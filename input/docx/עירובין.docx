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7E8" w:rsidRDefault="005F07E8">
      <w:pPr>
        <w:rPr>
          <w:rFonts w:hint="cs"/>
          <w:rtl/>
        </w:rPr>
        <w:sectPr w:rsidR="005F07E8" w:rsidSect="00674086">
          <w:pgSz w:w="6804" w:h="11907" w:code="8"/>
          <w:pgMar w:top="567" w:right="567" w:bottom="284" w:left="567" w:header="284" w:footer="284" w:gutter="0"/>
          <w:pgNumType w:start="1"/>
          <w:cols w:space="720"/>
          <w:bidi/>
          <w:rtlGutter/>
          <w:docGrid w:linePitch="360"/>
        </w:sectPr>
      </w:pPr>
    </w:p>
    <w:p w:rsidR="005851B8" w:rsidRDefault="005851B8" w:rsidP="005851B8">
      <w:pPr>
        <w:pStyle w:val="afff5"/>
        <w:framePr w:wrap="around"/>
        <w:rPr>
          <w:rStyle w:val="afffe"/>
          <w:sz w:val="20"/>
          <w:rtl/>
        </w:rPr>
        <w:sectPr w:rsidR="005851B8" w:rsidSect="00674086">
          <w:headerReference w:type="default" r:id="rId7"/>
          <w:pgSz w:w="6804" w:h="11907" w:code="8"/>
          <w:pgMar w:top="567" w:right="567" w:bottom="284" w:left="567" w:header="284" w:footer="284" w:gutter="0"/>
          <w:pgNumType w:start="1"/>
          <w:cols w:space="720"/>
          <w:bidi/>
          <w:rtlGutter/>
          <w:docGrid w:linePitch="360"/>
        </w:sectPr>
      </w:pPr>
      <w:r>
        <w:rPr>
          <w:rStyle w:val="afffe"/>
          <w:rFonts w:hint="cs"/>
          <w:sz w:val="20"/>
          <w:rtl/>
        </w:rPr>
        <w:lastRenderedPageBreak/>
        <w:t>עיר</w:t>
      </w:r>
      <w:r w:rsidR="00C67867">
        <w:rPr>
          <w:rStyle w:val="afffe"/>
          <w:rFonts w:hint="cs"/>
          <w:sz w:val="20"/>
          <w:rtl/>
        </w:rPr>
        <w:t>+</w:t>
      </w:r>
      <w:r>
        <w:rPr>
          <w:rStyle w:val="afffe"/>
          <w:rFonts w:hint="cs"/>
          <w:sz w:val="20"/>
          <w:rtl/>
        </w:rPr>
        <w:t>ובין</w:t>
      </w:r>
    </w:p>
    <w:p w:rsidR="005851B8" w:rsidRPr="00C67867" w:rsidRDefault="005851B8" w:rsidP="00C67867">
      <w:pPr>
        <w:pStyle w:val="afff6"/>
        <w:framePr w:wrap="around"/>
        <w:spacing w:line="276" w:lineRule="auto"/>
        <w:rPr>
          <w:del w:id="98151" w:author="Claude" w:date="2026-10-11T09:07:58Z"/>
          <w:rFonts w:ascii="Fb Fontext" w:hAnsi="Fb Fontext"/>
          <w:sz w:val="20"/>
          <w:rtl/>
        </w:rPr>
      </w:pPr>
      <w:del w:id="98149" w:author="Claude" w:date="2026-10-11T09:07:58Z">
        <w:r w:rsidRPr="006F178A">
          <w:rPr>
            <w:rFonts w:ascii="Fb Fontext" w:hAnsi="Fb Fontext" w:hint="cs"/>
            <w:sz w:val="20"/>
            <w:rtl/>
          </w:rPr>
          <w:delText xml:space="preserve">פרק ראש</w:delText>
        </w:r>
      </w:del>
      <w:del w:id="98150" w:author="Claude" w:date="2026-10-11T09:07:58Z">
        <w:r w:rsidRPr="006F178A">
          <w:rPr>
            <w:rFonts w:hint="cs"/>
            <w:sz w:val="20"/>
            <w:rtl/>
          </w:rPr>
          <w:delText xml:space="preserve">ון</w:delText>
        </w:r>
      </w:del>
    </w:p>
    <w:p w:rsidR="005851B8" w:rsidRPr="002B5789" w:rsidRDefault="005851B8" w:rsidP="005851B8">
      <w:pPr>
        <w:pStyle w:val="afff7"/>
        <w:framePr w:wrap="around"/>
        <w:spacing w:line="276" w:lineRule="auto"/>
        <w:rPr>
          <w:del w:id="98154" w:author="Claude" w:date="2026-10-11T09:07:58Z"/>
          <w:b/>
          <w:bCs w:val="0"/>
          <w:sz w:val="20"/>
          <w:rtl/>
        </w:rPr>
      </w:pPr>
      <w:del w:id="98152" w:author="Claude" w:date="2026-10-11T09:07:58Z">
        <w:r w:rsidRPr="006F178A">
          <w:rPr>
            <w:rFonts w:hint="cs"/>
            <w:sz w:val="20"/>
            <w:rtl/>
          </w:rPr>
          <w:delText xml:space="preserve">מבוי שהוא גבוה</w:delText>
        </w:r>
      </w:del>
      <w:del w:id="98153" w:author="Claude" w:date="2026-10-11T09:07:58Z">
        <w:r w:rsidR="00C67867">
          <w:rPr>
            <w:rFonts w:hint="cs"/>
            <w:sz w:val="20"/>
            <w:rtl/>
          </w:rPr>
          <w:delText xml:space="preserve">+</w:delText>
        </w:r>
      </w:del>
    </w:p>
    <w:p>
      <w:pPr>
        <w:pStyle w:val="PetichatPerek"/>
        <w:rPr>
          <w:ins w:id="98148" w:author="Claude" w:date="2026-10-11T09:07:58Z"/>
        </w:rPr>
      </w:pPr>
      <w:ins w:id="98147" w:author="Claude" w:date="2026-10-11T09:07:58Z">
        <w:r>
          <w:rPr>
            <w:rFonts w:ascii="Fb Fontext" w:hAnsi="Fb Fontext" w:hint="cs"/>
            <w:sz w:val="20"/>
            <w:rtl/>
          </w:rPr>
          <w:t xml:space="preserve">פרק ראשון</w:t>
        </w:r>
        <w:r>
          <w:rPr>
            <w:rFonts w:ascii="Fb Fontext" w:hAnsi="Fb Fontext" w:hint="cs"/>
            <w:sz w:val="20"/>
            <w:rtl/>
          </w:rPr>
          <w:t xml:space="preserve"> - </w:t>
        </w:r>
        <w:r>
          <w:rPr>
            <w:rFonts w:hint="cs"/>
            <w:sz w:val="20"/>
            <w:rtl/>
          </w:rPr>
          <w:t xml:space="preserve">מבוי שהוא גבוה</w:t>
        </w:r>
        <w:del w:id="90001" w:author="קלוד" w:date="2026-10-11T13:26:07Z">
          <w:r>
            <w:rPr>
              <w:rFonts w:hint="cs"/>
              <w:sz w:val="20"/>
              <w:rtl/>
            </w:rPr>
            <w:delText xml:space="preserve">+</w:delText>
          </w:r>
        </w:del>
      </w:ins>
    </w:p>
    <w:p w:rsidR="005851B8" w:rsidRPr="00E62A50" w:rsidRDefault="005851B8" w:rsidP="005851B8">
      <w:pPr>
        <w:pStyle w:val="afff9"/>
        <w:spacing w:before="120"/>
        <w:rPr>
          <w:rtl/>
        </w:rPr>
        <w:pPrChange w:id="90001" w:author="קלוד" w:date="2026-10-11T12:09:42Z">
          <w:pPr>
            <w:pStyle w:val="afff9"/>
          </w:pPr>
        </w:pPrChange>
      </w:pPr>
      <w:r w:rsidRPr="00E62A50">
        <w:rPr>
          <w:rtl/>
          <w:rPrChange w:id="40001" w:author="Claude" w:date="2026-10-11T09:07:36Z">
            <w:rPr>
              <w:sz w:val="20"/>
              <w:rtl/>
            </w:rPr>
          </w:rPrChange>
        </w:rPr>
        <w:t>משנה.</w:t>
      </w:r>
    </w:p>
    <w:p w:rsidR="005851B8" w:rsidRPr="00E62A50" w:rsidRDefault="005851B8" w:rsidP="005851B8">
      <w:pPr>
        <w:pStyle w:val="afff9"/>
        <w:rPr>
          <w:rtl/>
        </w:rPr>
      </w:pPr>
      <w:r>
        <w:rPr>
          <w:rtl/>
        </w:rPr>
        <w:t xml:space="preserve">מבוי שהוא גבוה למעלה מעשרים אמה - ת"ק ימעט, </w:t>
      </w:r>
      <w:r>
        <w:rPr>
          <w:rStyle w:val="TanaimMishna"/>
          <w:rtl/>
          <w:rPrChange w:id="98078" w:author="Claude" w:date="2026-10-11T09:07:58Z">
            <w:rPr>
              <w:rtl/>
            </w:rPr>
          </w:rPrChange>
        </w:rPr>
        <w:t xml:space="preserve">ר"י</w:t>
      </w:r>
      <w:r>
        <w:rPr>
          <w:rtl/>
        </w:rPr>
        <w:t xml:space="preserve"> אינו צריך.</w:t>
      </w:r>
    </w:p>
    <w:p w:rsidR="005851B8" w:rsidRPr="00E62A50" w:rsidRDefault="005851B8" w:rsidP="005851B8">
      <w:pPr>
        <w:pStyle w:val="afff9"/>
        <w:rPr>
          <w:rtl/>
        </w:rPr>
      </w:pPr>
      <w:r w:rsidRPr="00E62A50">
        <w:rPr>
          <w:rtl/>
        </w:rPr>
        <w:t>והרחב מעשר אמות - ימעט.</w:t>
      </w:r>
    </w:p>
    <w:p w:rsidR="005851B8" w:rsidRPr="00E62A50" w:rsidRDefault="005851B8" w:rsidP="005F07E8">
      <w:pPr>
        <w:pStyle w:val="afff9"/>
        <w:rPr>
          <w:rtl/>
        </w:rPr>
      </w:pPr>
      <w:r w:rsidRPr="00E62A50">
        <w:rPr>
          <w:rtl/>
        </w:rPr>
        <w:t>ואם יש לו צורת הפתח אף על פי שהוא רחב מעשר אמות אין צריך למעט.</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719" w:author="קלוד" w:date="2026-10-11T12:24:08Z"/>
        </w:rPr>
      </w:pPr>
      <w:ins w:id="90720" w:author="קלוד" w:date="2026-10-11T12:24:08Z">
        <w:r>
          <w:rPr>
            <w:color w:val="7B3F00"/>
          </w:rPr>
          <w:t xml:space="preserve">גבוה מעשרים - סוכה פסולה ומבוי נתקן</w:t>
        </w:r>
      </w:ins>
    </w:p>
    <w:p w:rsidR="005851B8" w:rsidRPr="006F178A" w:rsidRDefault="005851B8" w:rsidP="005851B8">
      <w:pPr>
        <w:rPr>
          <w:rtl/>
        </w:rPr>
      </w:pPr>
      <w:r w:rsidRPr="006F178A">
        <w:rPr>
          <w:rFonts w:ascii="Fb Fontext" w:hAnsi="Fb Fontext"/>
          <w:rtl/>
        </w:rPr>
        <w:t xml:space="preserve">סוכה דאורייתא - תני פסולה, מבוי דרבנן - תני </w:t>
      </w:r>
      <w:ins w:id="93350" w:author="מנוע מכני" w:date="2026-10-11T12:04:40Z">
        <w:r>
          <w:rPr>
            <w:rFonts w:ascii="Fb Fontext" w:hAnsi="Fb Fontext"/>
            <w:rtl/>
          </w:rPr>
          <w:t xml:space="preserve">תקנה</w:t>
        </w:r>
      </w:ins>
      <w:del w:id="93351" w:author="מנוע מכני" w:date="2026-10-11T12:04:40Z">
        <w:r w:rsidRPr="006F178A">
          <w:rPr>
            <w:rFonts w:ascii="Fb Fontext" w:hAnsi="Fb Fontext"/>
            <w:rtl/>
          </w:rPr>
          <w:delText xml:space="preserve">תקנתא</w:delText>
        </w:r>
      </w:del>
      <w:r w:rsidRPr="006F178A">
        <w:rPr>
          <w:rFonts w:ascii="Fb Fontext" w:hAnsi="Fb Fontext"/>
          <w:rtl/>
        </w:rPr>
        <w:t xml:space="preserve">.</w:t>
      </w:r>
    </w:p>
    <w:p>
      <w:pPr>
        <w:pStyle w:val="38"/>
        <w:rPr>
          <w:ins w:id="94726" w:author="מנוע מכני" w:date="2026-10-11T12:04:40Z"/>
        </w:rPr>
      </w:pPr>
      <w:r w:rsidRPr="006F178A">
        <w:t>ו</w:t>
      </w:r>
      <w:r w:rsidRPr="00910D80">
        <w:t>אב"א</w:t>
      </w:r>
    </w:p>
    <w:p w:rsidR="005851B8" w:rsidRPr="006F178A" w:rsidRDefault="005851B8" w:rsidP="005851B8">
      <w:pPr>
        <w:rPr>
          <w:rtl/>
        </w:rPr>
      </w:pPr>
      <w:del w:id="94727" w:author="מנוע מכני" w:date="2026-10-11T12:04:40Z">
        <w:r w:rsidRPr="006F178A">
          <w:rPr>
            <w:rtl/>
          </w:rPr>
          <w:delText xml:space="preserve"> </w:delText>
        </w:r>
      </w:del>
      <w:r w:rsidRPr="006F178A">
        <w:rPr>
          <w:rtl/>
        </w:rPr>
        <w:t xml:space="preserve">דאורייתא </w:t>
      </w:r>
      <w:ins w:id="90518" w:author="מנוע מכני" w:date="2026-10-11T12:04:40Z">
        <w:r>
          <w:rPr>
            <w:rtl/>
          </w:rPr>
          <w:t xml:space="preserve">גם</w:t>
        </w:r>
      </w:ins>
      <w:del w:id="90519" w:author="מנוע מכני" w:date="2026-10-11T12:04:40Z">
        <w:r w:rsidRPr="006F178A">
          <w:rPr>
            <w:rtl/>
          </w:rPr>
          <w:delText xml:space="preserve">נמי</w:delText>
        </w:r>
      </w:del>
      <w:r w:rsidRPr="006F178A">
        <w:rPr>
          <w:rtl/>
        </w:rPr>
        <w:t xml:space="preserve"> תני </w:t>
      </w:r>
      <w:ins w:id="93352" w:author="מנוע מכני" w:date="2026-10-11T12:04:40Z">
        <w:r>
          <w:rPr>
            <w:rtl/>
          </w:rPr>
          <w:t xml:space="preserve">תקנה</w:t>
        </w:r>
      </w:ins>
      <w:del w:id="93353" w:author="מנוע מכני" w:date="2026-10-11T12:04:40Z">
        <w:r w:rsidRPr="006F178A">
          <w:rPr>
            <w:rtl/>
          </w:rPr>
          <w:delText xml:space="preserve">תקנתא</w:delText>
        </w:r>
      </w:del>
      <w:r w:rsidRPr="006F178A">
        <w:rPr>
          <w:rtl/>
        </w:rPr>
        <w:t xml:space="preserve">, אלא: סוכה דנפישין מיליה - פסיק ותני פסולה.</w:t>
      </w:r>
    </w:p>
    <w:p w:rsidR="005851B8" w:rsidRPr="006F178A" w:rsidRDefault="005851B8" w:rsidP="005851B8">
      <w:pPr>
        <w:rPr>
          <w:rtl/>
        </w:rPr>
      </w:pPr>
      <w:r w:rsidRPr="006F178A">
        <w:rPr>
          <w:rtl/>
        </w:rPr>
        <w:t xml:space="preserve">מבוי דלא נפישי מיליה - תני </w:t>
      </w:r>
      <w:ins w:id="93354" w:author="מנוע מכני" w:date="2026-10-11T12:04:40Z">
        <w:r>
          <w:rPr>
            <w:rtl/>
          </w:rPr>
          <w:t xml:space="preserve">תקנה</w:t>
        </w:r>
      </w:ins>
      <w:del w:id="93355" w:author="מנוע מכני" w:date="2026-10-11T12:04:40Z">
        <w:r w:rsidRPr="006F178A">
          <w:rPr>
            <w:rtl/>
          </w:rPr>
          <w:delText xml:space="preserve">תקנתא</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717" w:author="קלוד" w:date="2026-10-11T12:24:08Z"/>
        </w:rPr>
      </w:pPr>
      <w:ins w:id="90718" w:author="קלוד" w:date="2026-10-11T12:24:08Z">
        <w:r>
          <w:rPr>
            <w:color w:val="7B3F00"/>
          </w:rPr>
          <w:t xml:space="preserve">מקור עשרים אמה - פתחו של היכל או של אולם</w:t>
        </w:r>
      </w:ins>
    </w:p>
    <w:p w:rsidR="005851B8" w:rsidRPr="006F178A" w:rsidRDefault="005851B8" w:rsidP="005851B8">
      <w:pPr>
        <w:rPr>
          <w:rtl/>
        </w:rPr>
      </w:pPr>
      <w:r w:rsidRPr="006F178A">
        <w:rPr>
          <w:rStyle w:val="2fb"/>
          <w:rFonts w:ascii="Fb Fontext" w:hAnsi="Fb Fontext"/>
          <w:rtl/>
        </w:rPr>
        <w:t xml:space="preserve">ריא"ר</w:t>
      </w:r>
      <w:r w:rsidRPr="006F178A">
        <w:rPr>
          <w:rFonts w:ascii="Fb Fontext" w:hAnsi="Fb Fontext"/>
          <w:rtl/>
        </w:rPr>
        <w:t xml:space="preserve"> חכמים </w:t>
      </w:r>
      <w:r w:rsidRPr="006F178A">
        <w:rPr>
          <w:rFonts w:ascii="Fb Fontext" w:hAnsi="Fb Fontext"/>
          <w:rtl/>
        </w:rPr>
        <w:t xml:space="preserve">לא</w:t>
      </w:r>
      <w:r w:rsidRPr="006F178A">
        <w:rPr>
          <w:rFonts w:ascii="Fb Fontext" w:hAnsi="Fb Fontext"/>
          <w:rtl/>
        </w:rPr>
        <w:t xml:space="preserve"> למדוה אלא מפתחו של היכל.</w:t>
      </w:r>
    </w:p>
    <w:p w:rsidR="005851B8" w:rsidRPr="006F178A" w:rsidRDefault="005851B8" w:rsidP="005851B8">
      <w:pPr>
        <w:rPr>
          <w:rtl/>
        </w:rPr>
      </w:pPr>
      <w:r w:rsidRPr="006F178A">
        <w:rPr>
          <w:rStyle w:val="2fb"/>
          <w:rtl/>
        </w:rPr>
        <w:t xml:space="preserve">ור"י</w:t>
      </w:r>
      <w:r w:rsidRPr="006F178A">
        <w:rPr>
          <w:rtl/>
        </w:rPr>
        <w:t xml:space="preserve"> </w:t>
      </w:r>
      <w:r w:rsidRPr="006F178A">
        <w:rPr>
          <w:rtl/>
        </w:rPr>
        <w:t xml:space="preserve">לא</w:t>
      </w:r>
      <w:r w:rsidRPr="006F178A">
        <w:rPr>
          <w:rtl/>
        </w:rPr>
        <w:t xml:space="preserve"> למדה אלא מפתחו של אולם.</w:t>
      </w:r>
    </w:p>
    <w:p>
      <w:pPr>
        <w:pStyle w:val="38"/>
        <w:rPr>
          <w:ins w:id="94728" w:author="מנוע מכני" w:date="2026-10-11T12:04:40Z"/>
        </w:rPr>
      </w:pPr>
      <w:r w:rsidRPr="006F178A">
        <w:t xml:space="preserve">דתנן</w:t>
      </w:r>
      <w:r w:rsidRPr="006F178A">
        <w:t xml:space="preserve">:</w:t>
      </w:r>
    </w:p>
    <w:p w:rsidR="005851B8" w:rsidRPr="006F178A" w:rsidRDefault="005851B8" w:rsidP="005851B8">
      <w:pPr>
        <w:rPr>
          <w:rStyle w:val="afffe"/>
          <w:rFonts w:ascii="Fb Fontext" w:hAnsi="Fb Fontext"/>
          <w:b/>
          <w:rtl/>
        </w:rPr>
      </w:pPr>
      <w:del w:id="94729" w:author="מנוע מכני" w:date="2026-10-11T12:04:40Z">
        <w:r w:rsidRPr="006F178A">
          <w:rPr>
            <w:rtl/>
          </w:rPr>
          <w:delText xml:space="preserve"> </w:delText>
        </w:r>
      </w:del>
      <w:r w:rsidRPr="006F178A">
        <w:rPr>
          <w:rtl/>
        </w:rPr>
        <w:t xml:space="preserve">פתחו של היכל גבהו כ' אמה ורחבו י' אמות, ושל אולם גבהו מ' אמה ורחבו כ' אמות.</w:t>
      </w:r>
    </w:p>
    <w:p w:rsidR="005851B8" w:rsidRPr="006F178A" w:rsidRDefault="005851B8" w:rsidP="005851B8">
      <w:pPr>
        <w:rPr>
          <w:rtl/>
        </w:rPr>
      </w:pPr>
      <w:r w:rsidRPr="006F178A">
        <w:rPr>
          <w:rStyle w:val="afffe"/>
          <w:rFonts w:ascii="Fb Fontext" w:hAnsi="Fb Fontext"/>
          <w:b/>
          <w:rtl/>
        </w:rPr>
        <w:t>א.</w:t>
      </w:r>
      <w:r w:rsidRPr="006F178A">
        <w:rPr>
          <w:rtl/>
        </w:rPr>
        <w:t xml:space="preserve"> ושניהן מקרא אחד דרשו </w:t>
      </w:r>
      <w:r w:rsidRPr="00C30480">
        <w:rPr>
          <w:rStyle w:val="afffff0"/>
          <w:rtl/>
        </w:rPr>
        <w:t>"ושחטו פתח אהל מועד"</w:t>
      </w:r>
      <w:r w:rsidRPr="006F178A">
        <w:rPr>
          <w:rtl/>
        </w:rPr>
        <w:t xml:space="preserve"> דלרבנן אהיכל כתיב וקדושתו לחוד.</w:t>
      </w:r>
    </w:p>
    <w:p w:rsidR="005851B8" w:rsidRPr="006F178A" w:rsidRDefault="005851B8" w:rsidP="005851B8">
      <w:pPr>
        <w:rPr>
          <w:rStyle w:val="afffe"/>
          <w:rFonts w:ascii="Fb Fontext" w:hAnsi="Fb Fontext"/>
          <w:b/>
          <w:rtl/>
        </w:rPr>
      </w:pPr>
      <w:r w:rsidRPr="006F178A">
        <w:rPr>
          <w:rStyle w:val="2fb"/>
          <w:rtl/>
        </w:rPr>
        <w:t xml:space="preserve">ור"י</w:t>
      </w:r>
      <w:r w:rsidRPr="006F178A">
        <w:rPr>
          <w:rtl/>
        </w:rPr>
        <w:t xml:space="preserve"> אתרוויהו כתיב והיכל ואולם קדושה אחת.</w:t>
      </w:r>
    </w:p>
    <w:p>
      <w:pPr>
        <w:pStyle w:val="38"/>
        <w:rPr>
          <w:ins w:id="94730" w:author="מנוע מכני" w:date="2026-10-11T12:04:40Z"/>
        </w:rPr>
      </w:pPr>
      <w:r w:rsidRPr="006F178A">
        <w:t>ב.</w:t>
      </w:r>
      <w:r w:rsidRPr="006F178A">
        <w:t xml:space="preserve"> ו</w:t>
      </w:r>
      <w:r w:rsidRPr="00910D80">
        <w:t>אב"א</w:t>
      </w:r>
      <w:r w:rsidRPr="006F178A">
        <w:t xml:space="preserve"> לר"י</w:t>
      </w:r>
      <w:r>
        <w:t>:</w:t>
      </w:r>
    </w:p>
    <w:p w:rsidR="005851B8" w:rsidRPr="006F178A" w:rsidRDefault="005851B8" w:rsidP="005851B8">
      <w:pPr>
        <w:rPr>
          <w:rtl/>
        </w:rPr>
      </w:pPr>
      <w:del w:id="94731" w:author="מנוע מכני" w:date="2026-10-11T12:04:40Z">
        <w:r w:rsidRPr="006F178A">
          <w:rPr>
            <w:rtl/>
          </w:rPr>
          <w:delText xml:space="preserve"> </w:delText>
        </w:r>
      </w:del>
      <w:ins w:id="90522" w:author="מנוע מכני" w:date="2026-10-11T12:04:40Z">
        <w:r>
          <w:rPr>
            <w:rtl/>
          </w:rPr>
          <w:t xml:space="preserve">גם</w:t>
        </w:r>
      </w:ins>
      <w:del w:id="90523" w:author="מנוע מכני" w:date="2026-10-11T12:04:40Z">
        <w:r w:rsidRPr="006F178A">
          <w:rPr>
            <w:rtl/>
          </w:rPr>
          <w:delText xml:space="preserve">נמי</w:delText>
        </w:r>
      </w:del>
      <w:r w:rsidRPr="006F178A">
        <w:rPr>
          <w:rtl/>
        </w:rPr>
        <w:t xml:space="preserve"> היכל לחוד ואולם לחוד </w:t>
      </w:r>
      <w:ins w:id="90520" w:author="מנוע מכני" w:date="2026-10-11T12:04:40Z">
        <w:r>
          <w:rPr>
            <w:rtl/>
          </w:rPr>
          <w:t xml:space="preserve">וכאן</w:t>
        </w:r>
      </w:ins>
      <w:del w:id="90521" w:author="מנוע מכני" w:date="2026-10-11T12:04:40Z">
        <w:r w:rsidRPr="006F178A">
          <w:rPr>
            <w:rtl/>
          </w:rPr>
          <w:delText xml:space="preserve">והכא</w:delText>
        </w:r>
      </w:del>
      <w:r w:rsidRPr="006F178A">
        <w:rPr>
          <w:rtl/>
        </w:rPr>
        <w:t xml:space="preserve"> משום </w:t>
      </w:r>
      <w:r>
        <w:rPr>
          <w:rtl/>
        </w:rPr>
        <w:t>ד'</w:t>
      </w:r>
      <w:r w:rsidRPr="00C30480">
        <w:rPr>
          <w:rStyle w:val="afffff0"/>
          <w:rtl/>
        </w:rPr>
        <w:t>אל פתח אולם הבית</w:t>
      </w:r>
      <w:r w:rsidRPr="006F178A">
        <w:rPr>
          <w:rtl/>
        </w:rPr>
        <w:t>.</w:t>
      </w:r>
    </w:p>
    <w:p>
      <w:pPr>
        <w:pStyle w:val="38"/>
        <w:rPr>
          <w:ins w:id="94732" w:author="מנוע מכני" w:date="2026-10-11T12:04:40Z"/>
        </w:rPr>
      </w:pPr>
      <w:r w:rsidRPr="006F178A">
        <w:t>ורבנן</w:t>
      </w:r>
      <w:r>
        <w:t>:</w:t>
      </w:r>
    </w:p>
    <w:p w:rsidR="005851B8" w:rsidRPr="006F178A" w:rsidRDefault="005851B8" w:rsidP="005851B8">
      <w:pPr>
        <w:ind w:firstLine="0"/>
        <w:rPr>
          <w:rtl/>
        </w:rPr>
      </w:pPr>
      <w:del w:id="94733" w:author="מנוע מכני" w:date="2026-10-11T12:04:40Z">
        <w:r w:rsidRPr="006F178A">
          <w:rPr>
            <w:rtl/>
          </w:rPr>
          <w:delText xml:space="preserve"> </w:delText>
        </w:r>
      </w:del>
      <w:r w:rsidRPr="00C30480">
        <w:rPr>
          <w:rStyle w:val="afffff0"/>
          <w:rtl/>
        </w:rPr>
        <w:t>אל פתח אולם הבית</w:t>
      </w:r>
      <w:r w:rsidRPr="006F178A">
        <w:rPr>
          <w:rtl/>
        </w:rPr>
        <w:t xml:space="preserve"> - הבית הפתוח לאולם.</w:t>
      </w:r>
    </w:p>
    <w:p w:rsidR="005851B8" w:rsidRPr="006F178A" w:rsidRDefault="005851B8" w:rsidP="005851B8">
      <w:pPr>
        <w:rPr>
          <w:rtl/>
        </w:rPr>
      </w:pPr>
      <w:r>
        <w:rPr>
          <w:rtl/>
        </w:rPr>
        <w:t>ואפי'</w:t>
      </w:r>
      <w:r w:rsidRPr="006F178A">
        <w:rPr>
          <w:rtl/>
        </w:rPr>
        <w:t xml:space="preserve"> דקרא על משכן מ"מ מקדש איקרי משכן </w:t>
      </w:r>
      <w:r>
        <w:rPr>
          <w:rFonts w:hint="cs"/>
          <w:rtl/>
        </w:rPr>
        <w:t>ד</w:t>
      </w:r>
      <w:r w:rsidRPr="00C30480">
        <w:rPr>
          <w:rStyle w:val="afffff0"/>
          <w:rtl/>
        </w:rPr>
        <w:t>ונתתי את משכני בתוככם</w:t>
      </w:r>
      <w:r w:rsidRPr="006F178A">
        <w:rPr>
          <w:rtl/>
        </w:rPr>
        <w:t>.</w:t>
      </w:r>
    </w:p>
    <w:p w:rsidR="005851B8" w:rsidRPr="009757B9" w:rsidRDefault="005851B8" w:rsidP="005851B8">
      <w:pPr>
        <w:ind w:left="1174" w:firstLine="266"/>
        <w:rPr>
          <w:rFonts w:cs="Guttman Vilna"/>
          <w:b/>
          <w:bCs/>
          <w:rtl/>
        </w:rPr>
      </w:pPr>
      <w:del w:id="90071" w:author="מנוע מכני" w:date="2026-10-11T12:04:40Z">
        <w:r>
          <w:rPr>
            <w:rFonts w:hint="cs"/>
            <w:rtl/>
          </w:rPr>
          <w:delText xml:space="preserve">    </w:delText>
        </w:r>
      </w:del>
      <w:r w:rsidRPr="006F178A">
        <w:rPr>
          <w:rtl/>
        </w:rPr>
        <w:t xml:space="preserve">משכן איקרי מקדש </w:t>
      </w:r>
      <w:r w:rsidRPr="00C30480">
        <w:rPr>
          <w:rStyle w:val="afffff0"/>
          <w:rtl/>
        </w:rPr>
        <w:t>ועשו לי מקדש ושכנתי בתוכם</w:t>
      </w:r>
      <w:r w:rsidRPr="006F178A">
        <w:rPr>
          <w:rtl/>
        </w:rPr>
        <w:t>.</w:t>
      </w:r>
    </w:p>
    <w:p w:rsidR="005851B8" w:rsidRDefault="005851B8" w:rsidP="005851B8">
      <w:pPr>
        <w:rPr>
          <w:rtl/>
        </w:rPr>
      </w:pPr>
      <w:r w:rsidRPr="006F178A">
        <w:rPr>
          <w:rtl/>
        </w:rPr>
        <w:t xml:space="preserve">[</w:t>
      </w:r>
      <w:r w:rsidRPr="006F178A">
        <w:rPr>
          <w:rStyle w:val="2fb"/>
          <w:rtl/>
        </w:rPr>
        <w:t xml:space="preserve">מריא"ש</w:t>
      </w:r>
      <w:r w:rsidRPr="006F178A">
        <w:rPr>
          <w:rtl/>
        </w:rPr>
        <w:t xml:space="preserve"> דשלמים ששחטן קודם פתיחת דלתות ההיכל פסולין דושחטו פתח אהל מועד,</w:t>
      </w:r>
    </w:p>
    <w:p w:rsidR="005851B8" w:rsidRPr="006F178A" w:rsidRDefault="005851B8" w:rsidP="005851B8">
      <w:pPr>
        <w:rPr>
          <w:rtl/>
        </w:rPr>
      </w:pPr>
      <w:r w:rsidRPr="006F178A">
        <w:rPr>
          <w:rtl/>
        </w:rPr>
        <w:t>בזמן שפתוחין, ולא בזמן שהן נעולים א"א דבמשכן כתיב.</w:t>
      </w:r>
    </w:p>
    <w:p w:rsidR="005851B8" w:rsidRDefault="005851B8" w:rsidP="005851B8">
      <w:pPr>
        <w:rPr>
          <w:rtl/>
        </w:rPr>
      </w:pPr>
      <w:r w:rsidRPr="006F178A">
        <w:rPr>
          <w:rtl/>
        </w:rPr>
        <w:t>ומ</w:t>
      </w:r>
      <w:r w:rsidRPr="00C30480">
        <w:rPr>
          <w:rStyle w:val="afffff0"/>
          <w:rtl/>
        </w:rPr>
        <w:t>ונשאו הקהתים נשאי המקדש והקימו את המשכן וגו'</w:t>
      </w:r>
      <w:r w:rsidRPr="006F178A">
        <w:rPr>
          <w:rtl/>
        </w:rPr>
        <w:t xml:space="preserve"> א"א דההוא בארון כתיב]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132755" w:rsidRDefault="005851B8" w:rsidP="005851B8">
      <w:pPr>
        <w:rPr>
          <w:rFonts w:ascii="Fb Fontext" w:hAnsi="Fb Fontext"/>
          <w:spacing w:val="-2"/>
          <w:rtl/>
        </w:rPr>
      </w:pPr>
      <w:r w:rsidRPr="00132755">
        <w:rPr>
          <w:rFonts w:ascii="Fb Fontext" w:hAnsi="Fb Fontext"/>
          <w:spacing w:val="-2"/>
          <w:rtl/>
        </w:rPr>
        <w:t xml:space="preserve">מפתח שער החצר שהיה עשרים אמה רוחבו [שהרי חמש עשרה לכל צד היו קלעים א"א </w:t>
      </w:r>
      <w:ins w:id="90001" w:author="Claude - סמנטי" w:date="2026-10-11T12:19:31Z">
        <w:r>
          <w:rPr>
            <w:rFonts w:ascii="Fb Fontext" w:hAnsi="Fb Fontext"/>
            <w:spacing w:val="-2"/>
            <w:rtl/>
          </w:rPr>
          <w:t xml:space="preserve">ללמוד</w:t>
        </w:r>
      </w:ins>
      <w:del w:id="90002" w:author="Claude - סמנטי" w:date="2026-10-11T12:19:31Z">
        <w:r w:rsidRPr="00132755">
          <w:rPr>
            <w:rFonts w:ascii="Fb Fontext" w:hAnsi="Fb Fontext"/>
            <w:spacing w:val="-2"/>
            <w:rtl/>
          </w:rPr>
          <w:delText xml:space="preserve">למילף</w:delText>
        </w:r>
      </w:del>
    </w:p>
    <w:p w:rsidR="005851B8" w:rsidRPr="006F178A" w:rsidRDefault="005851B8" w:rsidP="005851B8">
      <w:pPr>
        <w:pStyle w:val="affffb"/>
        <w:rPr>
          <w:rtl/>
        </w:rPr>
      </w:pPr>
      <w:r>
        <w:rPr>
          <w:rtl/>
        </w:rPr>
        <w:t xml:space="preserve">- </w:t>
      </w:r>
      <w:r w:rsidRPr="006F178A">
        <w:rPr>
          <w:rtl/>
        </w:rPr>
        <w:t>דהיינו פתח שער החצר ולא פתח סתם.</w:t>
      </w:r>
    </w:p>
    <w:p>
      <w:pPr>
        <w:pStyle w:val="38"/>
        <w:rPr>
          <w:ins w:id="94734" w:author="מנוע מכני" w:date="2026-10-11T12:04:40Z"/>
        </w:rPr>
      </w:pPr>
      <w:r w:rsidRPr="006F178A">
        <w:t>ו</w:t>
      </w:r>
      <w:r w:rsidRPr="00910D80">
        <w:t>אב"א</w:t>
      </w:r>
    </w:p>
    <w:p w:rsidR="005851B8" w:rsidRDefault="005851B8" w:rsidP="005851B8">
      <w:pPr>
        <w:rPr>
          <w:rFonts w:ascii="Fb Fontext" w:hAnsi="Fb Fontext"/>
          <w:rtl/>
        </w:rPr>
      </w:pPr>
      <w:del w:id="94735" w:author="מנוע מכני" w:date="2026-10-11T12:04:40Z">
        <w:r w:rsidRPr="006F178A">
          <w:rPr>
            <w:rFonts w:ascii="Fb Fontext" w:hAnsi="Fb Fontext"/>
            <w:rtl/>
          </w:rPr>
          <w:delText xml:space="preserve"> </w:delText>
        </w:r>
      </w:del>
      <w:r w:rsidRPr="006F178A">
        <w:rPr>
          <w:rFonts w:ascii="Fb Fontext" w:hAnsi="Fb Fontext"/>
          <w:rtl/>
        </w:rPr>
        <w:t xml:space="preserve">קלעים חמש עשרה אמה לכתף - בגובהה [ולא ברוחב הפתח]</w:t>
      </w:r>
    </w:p>
    <w:p w:rsidR="005851B8" w:rsidRDefault="005851B8" w:rsidP="005851B8">
      <w:pPr>
        <w:rPr>
          <w:rtl/>
        </w:rPr>
      </w:pPr>
      <w:r w:rsidRPr="006F178A">
        <w:rPr>
          <w:rtl/>
        </w:rPr>
        <w:t>והא דוקומה חמש אמות היינו ממשפת מזבח ולמעלה [שלא יראו כהן בעבודתו]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2fb"/>
          <w:rFonts w:ascii="Fb Fontext" w:hAnsi="Fb Fontext"/>
          <w:rtl/>
        </w:rPr>
        <w:t xml:space="preserve">ר"י</w:t>
      </w:r>
      <w:r w:rsidRPr="006F178A">
        <w:rPr>
          <w:rFonts w:ascii="Fb Fontext" w:hAnsi="Fb Fontext"/>
          <w:rtl/>
        </w:rPr>
        <w:t xml:space="preserve"> פליג גם ארוחב הפתח דא"צ למעט מי' אמה וכך </w:t>
      </w:r>
      <w:ins w:id="94462" w:author="מנוע מכני" w:date="2026-10-11T12:04:40Z">
        <w:r>
          <w:rPr>
            <w:rFonts w:ascii="Fb Fontext" w:hAnsi="Fb Fontext"/>
            <w:rtl/>
          </w:rPr>
          <w:t xml:space="preserve">ישנו</w:t>
        </w:r>
      </w:ins>
      <w:del w:id="94463" w:author="מנוע מכני" w:date="2026-10-11T12:04:40Z">
        <w:r w:rsidRPr="006F178A">
          <w:rPr>
            <w:rFonts w:ascii="Fb Fontext" w:hAnsi="Fb Fontext"/>
            <w:rtl/>
          </w:rPr>
          <w:delText xml:space="preserve">איתא</w:delText>
        </w:r>
      </w:del>
      <w:r w:rsidRPr="006F178A">
        <w:rPr>
          <w:rFonts w:ascii="Fb Fontext" w:hAnsi="Fb Fontext"/>
          <w:rtl/>
        </w:rPr>
        <w:t xml:space="preserve"> בבריתא.</w:t>
      </w:r>
    </w:p>
    <w:p w:rsidR="005851B8" w:rsidRPr="00132755" w:rsidRDefault="005851B8" w:rsidP="005851B8">
      <w:pPr>
        <w:rPr>
          <w:spacing w:val="-4"/>
          <w:rtl/>
        </w:rPr>
      </w:pPr>
      <w:r w:rsidRPr="00132755">
        <w:rPr>
          <w:spacing w:val="-4"/>
          <w:rtl/>
        </w:rPr>
        <w:t>ובמתני' פליג בגובה וה"ה לרוחב.</w:t>
      </w:r>
      <w:r w:rsidRPr="00132755">
        <w:rPr>
          <w:rFonts w:hint="cs"/>
          <w:spacing w:val="-4"/>
          <w:rtl/>
        </w:rPr>
        <w:t xml:space="preserve"> </w:t>
      </w:r>
      <w:r w:rsidRPr="00132755">
        <w:rPr>
          <w:spacing w:val="-4"/>
          <w:rtl/>
        </w:rPr>
        <w:t xml:space="preserve">ואם אפשר אפי' בחמישין, </w:t>
      </w:r>
      <w:r w:rsidRPr="00132755">
        <w:rPr>
          <w:rStyle w:val="2fb"/>
          <w:spacing w:val="-4"/>
          <w:rtl/>
        </w:rPr>
        <w:t xml:space="preserve">לרב</w:t>
      </w:r>
      <w:r w:rsidRPr="00132755">
        <w:rPr>
          <w:rFonts w:hint="cs"/>
          <w:spacing w:val="-4"/>
          <w:rtl/>
        </w:rPr>
        <w:t xml:space="preserve"> ד</w:t>
      </w:r>
      <w:r w:rsidRPr="00132755">
        <w:rPr>
          <w:spacing w:val="-4"/>
          <w:rtl/>
        </w:rPr>
        <w:t>ווקא ארבעין, וחמשים גוזמא.</w:t>
      </w:r>
    </w:p>
    <w:p w:rsidR="005851B8" w:rsidRPr="006F178A" w:rsidRDefault="005851B8" w:rsidP="005851B8">
      <w:pPr>
        <w:rPr>
          <w:rtl/>
        </w:rPr>
      </w:pPr>
      <w:r w:rsidRPr="006F178A">
        <w:rPr>
          <w:rStyle w:val="2fb"/>
          <w:rtl/>
        </w:rPr>
        <w:t xml:space="preserve">ולר"י</w:t>
      </w:r>
      <w:r w:rsidRPr="006F178A">
        <w:rPr>
          <w:rtl/>
        </w:rPr>
        <w:t xml:space="preserve"> מפתחא דמלכין גמר </w:t>
      </w:r>
      <w:r>
        <w:rPr>
          <w:rtl/>
        </w:rPr>
        <w:t>ואפי'</w:t>
      </w:r>
      <w:r w:rsidRPr="006F178A">
        <w:rPr>
          <w:rtl/>
        </w:rPr>
        <w:t xml:space="preserve"> יותר.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ins w:id="93210" w:author="מנוע מכני" w:date="2026-10-11T12:04:40Z">
        <w:r>
          <w:rPr>
            <w:rFonts w:ascii="Fb Fontext" w:hAnsi="Fb Fontext"/>
            <w:rtl/>
          </w:rPr>
          <w:t xml:space="preserve">אף</w:t>
        </w:r>
      </w:ins>
      <w:del w:id="93211" w:author="מנוע מכני" w:date="2026-10-11T12:04:40Z">
        <w:r w:rsidRPr="006F178A">
          <w:rPr>
            <w:rFonts w:ascii="Fb Fontext" w:hAnsi="Fb Fontext"/>
            <w:rtl/>
          </w:rPr>
          <w:delText xml:space="preserve">אע"ג</w:delText>
        </w:r>
      </w:del>
      <w:r w:rsidRPr="006F178A">
        <w:rPr>
          <w:rFonts w:ascii="Fb Fontext" w:hAnsi="Fb Fontext"/>
          <w:rtl/>
        </w:rPr>
        <w:t xml:space="preserve"> דרבנן ילפי מפתחו של היכל מ"מ הדלתות שם לצניעות </w:t>
      </w:r>
      <w:ins w:id="91882" w:author="מנוע מכני" w:date="2026-10-11T12:04:40Z">
        <w:r>
          <w:rPr>
            <w:rFonts w:ascii="Fb Fontext" w:hAnsi="Fb Fontext"/>
            <w:rtl/>
          </w:rPr>
          <w:t xml:space="preserve">סתם</w:t>
        </w:r>
      </w:ins>
      <w:del w:id="91883" w:author="מנוע מכני" w:date="2026-10-11T12:04:40Z">
        <w:r w:rsidRPr="006F178A">
          <w:rPr>
            <w:rFonts w:ascii="Fb Fontext" w:hAnsi="Fb Fontext"/>
            <w:rtl/>
          </w:rPr>
          <w:delText xml:space="preserve">בעלמא</w:delText>
        </w:r>
      </w:del>
      <w:r w:rsidRPr="006F178A">
        <w:rPr>
          <w:rFonts w:ascii="Fb Fontext" w:hAnsi="Fb Fontext"/>
          <w:rtl/>
        </w:rPr>
        <w:t xml:space="preserve">.</w:t>
      </w:r>
    </w:p>
    <w:p w:rsidR="005851B8" w:rsidRPr="006F178A" w:rsidRDefault="005851B8" w:rsidP="005851B8">
      <w:pPr>
        <w:rPr>
          <w:rtl/>
        </w:rPr>
      </w:pPr>
      <w:r w:rsidRPr="006F178A">
        <w:rPr>
          <w:rtl/>
        </w:rPr>
        <w:t xml:space="preserve">ורבנן, </w:t>
      </w:r>
      <w:ins w:id="93480" w:author="מנוע מכני" w:date="2026-10-11T12:04:40Z">
        <w:r>
          <w:rPr>
            <w:rtl/>
          </w:rPr>
          <w:t xml:space="preserve">אם </w:t>
        </w:r>
      </w:ins>
      <w:del w:id="93481" w:author="מנוע מכני" w:date="2026-10-11T12:04:40Z">
        <w:r w:rsidRPr="006F178A">
          <w:rPr>
            <w:rtl/>
          </w:rPr>
          <w:delText xml:space="preserve">אי </w:delText>
        </w:r>
      </w:del>
      <w:r w:rsidRPr="006F178A">
        <w:rPr>
          <w:rtl/>
        </w:rPr>
        <w:t xml:space="preserve">מפתחו של היכל גמירי - ליבעו דלתות כהיכל.</w:t>
      </w:r>
    </w:p>
    <w:p w:rsidR="005851B8" w:rsidRDefault="005851B8" w:rsidP="005851B8">
      <w:pPr>
        <w:rPr>
          <w:rtl/>
        </w:rPr>
      </w:pPr>
      <w:r w:rsidRPr="006F178A">
        <w:rPr>
          <w:rStyle w:val="2fb"/>
          <w:rtl/>
        </w:rPr>
        <w:t xml:space="preserve">ולרב</w:t>
      </w:r>
      <w:r w:rsidRPr="006F178A">
        <w:rPr>
          <w:rtl/>
        </w:rPr>
        <w:t xml:space="preserve"> יקשה </w:t>
      </w:r>
      <w:ins w:id="90524" w:author="מנוע מכני" w:date="2026-10-11T12:04:40Z">
        <w:r>
          <w:rPr>
            <w:rtl/>
          </w:rPr>
          <w:t xml:space="preserve">דאמרו</w:t>
        </w:r>
      </w:ins>
      <w:del w:id="90525" w:author="מנוע מכני" w:date="2026-10-11T12:04:40Z">
        <w:r w:rsidRPr="006F178A">
          <w:rPr>
            <w:rtl/>
          </w:rPr>
          <w:delText xml:space="preserve">דאמרי</w:delText>
        </w:r>
      </w:del>
      <w:r w:rsidRPr="006F178A">
        <w:rPr>
          <w:rtl/>
        </w:rPr>
        <w:t xml:space="preserve"> </w:t>
      </w:r>
      <w:ins w:id="91884" w:author="מנוע מכני" w:date="2026-10-11T12:04:40Z">
        <w:r>
          <w:rPr>
            <w:rtl/>
          </w:rPr>
          <w:t xml:space="preserve">מאלו</w:t>
        </w:r>
      </w:ins>
      <w:del w:id="91885" w:author="מנוע מכני" w:date="2026-10-11T12:04:40Z">
        <w:r w:rsidRPr="006F178A">
          <w:rPr>
            <w:rtl/>
          </w:rPr>
          <w:delText xml:space="preserve">מהני</w:delText>
        </w:r>
      </w:del>
      <w:r w:rsidRPr="006F178A">
        <w:rPr>
          <w:rtl/>
        </w:rPr>
        <w:t xml:space="preserve"> צורת הפתח יותר מעשר אמות [שלא היה כן בדלתות היכל]</w:t>
      </w:r>
    </w:p>
    <w:p w:rsidR="005851B8" w:rsidRPr="006F178A" w:rsidRDefault="005851B8" w:rsidP="005851B8">
      <w:pPr>
        <w:rPr>
          <w:rtl/>
        </w:rPr>
      </w:pPr>
      <w:r w:rsidRPr="006F178A">
        <w:rPr>
          <w:rtl/>
        </w:rPr>
        <w:t xml:space="preserve">ובאמת </w:t>
      </w:r>
      <w:r w:rsidRPr="006F178A">
        <w:rPr>
          <w:rStyle w:val="2fb"/>
          <w:rtl/>
        </w:rPr>
        <w:t xml:space="preserve">ר"י</w:t>
      </w:r>
      <w:r w:rsidRPr="006F178A">
        <w:rPr>
          <w:rtl/>
        </w:rPr>
        <w:t xml:space="preserve"> שנה לחב"ר </w:t>
      </w:r>
      <w:ins w:id="91886" w:author="מנוע מכני" w:date="2026-10-11T12:04:40Z">
        <w:r>
          <w:rPr>
            <w:rtl/>
          </w:rPr>
          <w:t xml:space="preserve">לפניו</w:t>
        </w:r>
      </w:ins>
      <w:del w:id="91887" w:author="מנוע מכני" w:date="2026-10-11T12:04:40Z">
        <w:r w:rsidRPr="006F178A">
          <w:rPr>
            <w:rtl/>
          </w:rPr>
          <w:delText xml:space="preserve">קמיה</w:delText>
        </w:r>
      </w:del>
      <w:r w:rsidRPr="006F178A">
        <w:rPr>
          <w:rtl/>
        </w:rPr>
        <w:t xml:space="preserve"> </w:t>
      </w:r>
      <w:r w:rsidRPr="006F178A">
        <w:rPr>
          <w:rStyle w:val="2fb"/>
          <w:rtl/>
        </w:rPr>
        <w:t xml:space="preserve">דרב</w:t>
      </w:r>
      <w:r w:rsidRPr="006F178A">
        <w:rPr>
          <w:rtl/>
        </w:rPr>
        <w:t xml:space="preserve"> דבאמת צריך למעט.</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ג.</w:t>
      </w:r>
    </w:p>
    <w:p>
      <w:pPr>
        <w:pStyle w:val="afffff8"/>
        <w:rPr>
          <w:ins w:id="90715" w:author="קלוד" w:date="2026-10-11T12:24:08Z"/>
        </w:rPr>
      </w:pPr>
      <w:ins w:id="90716" w:author="קלוד" w:date="2026-10-11T12:24:08Z">
        <w:r>
          <w:rPr>
            <w:color w:val="7B3F00"/>
          </w:rPr>
          <w:t xml:space="preserve">אמלתרא ביותר מעשרים אמה - קושיא לרב</w:t>
        </w:r>
      </w:ins>
    </w:p>
    <w:p w:rsidR="005851B8" w:rsidRPr="00E62A50" w:rsidRDefault="005851B8" w:rsidP="005851B8">
      <w:pPr>
        <w:rPr>
          <w:spacing w:val="-4"/>
          <w:rtl/>
        </w:rPr>
      </w:pPr>
      <w:r w:rsidRPr="006F178A">
        <w:rPr>
          <w:rFonts w:ascii="Fb Fontext" w:hAnsi="Fb Fontext"/>
          <w:rtl/>
        </w:rPr>
        <w:t>•</w:t>
      </w:r>
      <w:r w:rsidRPr="006F178A">
        <w:rPr>
          <w:rFonts w:ascii="Fb Fontext" w:hAnsi="Fb Fontext" w:hint="cs"/>
          <w:rtl/>
        </w:rPr>
        <w:t xml:space="preserve"> </w:t>
      </w:r>
      <w:r w:rsidRPr="00E62A50">
        <w:rPr>
          <w:rStyle w:val="2fb"/>
          <w:rFonts w:ascii="Fb Fontext" w:hAnsi="Fb Fontext"/>
          <w:spacing w:val="-4"/>
          <w:rtl/>
        </w:rPr>
        <w:t xml:space="preserve">לרב</w:t>
      </w:r>
      <w:r w:rsidRPr="00E62A50">
        <w:rPr>
          <w:rFonts w:ascii="Fb Fontext" w:hAnsi="Fb Fontext"/>
          <w:spacing w:val="-4"/>
          <w:rtl/>
        </w:rPr>
        <w:t xml:space="preserve"> דיליף מפתח של היכל איך יפרנס הברייתא דבאמלתרא </w:t>
      </w:r>
      <w:ins w:id="91888" w:author="מנוע מכני" w:date="2026-10-11T12:04:40Z">
        <w:r>
          <w:rPr>
            <w:rFonts w:ascii="Fb Fontext" w:hAnsi="Fb Fontext"/>
            <w:spacing w:val="-4"/>
            <w:rtl/>
          </w:rPr>
          <w:t xml:space="preserve">מאלו</w:t>
        </w:r>
      </w:ins>
      <w:del w:id="91889" w:author="מנוע מכני" w:date="2026-10-11T12:04:40Z">
        <w:r w:rsidRPr="00E62A50">
          <w:rPr>
            <w:rFonts w:ascii="Fb Fontext" w:hAnsi="Fb Fontext"/>
            <w:spacing w:val="-4"/>
            <w:rtl/>
          </w:rPr>
          <w:delText xml:space="preserve">מהני</w:delText>
        </w:r>
      </w:del>
      <w:r w:rsidRPr="00E62A50">
        <w:rPr>
          <w:rFonts w:ascii="Fb Fontext" w:hAnsi="Fb Fontext"/>
          <w:spacing w:val="-4"/>
          <w:rtl/>
        </w:rPr>
        <w:t xml:space="preserve"> גם יותר מכ' אמה ובהיכל היה אמלתרא דתבנית היכל כתבנית אולם ושם היו חמש אמלתראות של מילה זו למעלה מזו.</w:t>
      </w:r>
    </w:p>
    <w:p>
      <w:pPr>
        <w:pStyle w:val="38"/>
        <w:rPr>
          <w:ins w:id="94737" w:author="מנוע מכני" w:date="2026-10-11T12:04:40Z"/>
        </w:rPr>
      </w:pPr>
      <w:del w:id="94736" w:author="מנוע מכני" w:date="2026-10-11T12:04:40Z">
        <w:r w:rsidRPr="006F178A">
          <w:delText xml:space="preserve">•</w:delText>
        </w:r>
      </w:del>
      <w:r w:rsidRPr="006F178A">
        <w:t xml:space="preserve"> </w:t>
      </w:r>
      <w:r w:rsidRPr="006F178A">
        <w:t xml:space="preserve">והך</w:t>
      </w:r>
    </w:p>
    <w:p w:rsidR="005851B8" w:rsidRPr="006F178A" w:rsidRDefault="005851B8" w:rsidP="005851B8">
      <w:pPr>
        <w:rPr>
          <w:rtl/>
        </w:rPr>
      </w:pPr>
      <w:del w:id="94738" w:author="מנוע מכני" w:date="2026-10-11T12:04:40Z">
        <w:r w:rsidRPr="006F178A">
          <w:rPr>
            <w:rtl/>
          </w:rPr>
          <w:delText xml:space="preserve"> </w:delText>
        </w:r>
      </w:del>
      <w:r w:rsidRPr="006F178A">
        <w:rPr>
          <w:rtl/>
        </w:rPr>
        <w:t xml:space="preserve">דאמלתרא ביותר מכ' אמה דברי חמא בריה </w:t>
      </w:r>
      <w:r w:rsidRPr="006F178A">
        <w:rPr>
          <w:rStyle w:val="2fb"/>
          <w:rtl/>
        </w:rPr>
        <w:t xml:space="preserve">דרב"א</w:t>
      </w:r>
      <w:r w:rsidRPr="006F178A">
        <w:rPr>
          <w:rtl/>
        </w:rPr>
        <w:t xml:space="preserve"> וא"כ ברייתא היא ותיקשי </w:t>
      </w:r>
      <w:r w:rsidRPr="006F178A">
        <w:rPr>
          <w:rStyle w:val="2fb"/>
          <w:rtl/>
        </w:rPr>
        <w:t xml:space="preserve">לרב</w:t>
      </w:r>
      <w:r w:rsidRPr="006F178A">
        <w:rPr>
          <w:rtl/>
        </w:rPr>
        <w:t xml:space="preserve">.</w:t>
      </w:r>
    </w:p>
    <w:p w:rsidR="005851B8" w:rsidRPr="006F178A" w:rsidRDefault="005851B8" w:rsidP="005851B8">
      <w:pPr>
        <w:rPr>
          <w:rtl/>
        </w:rPr>
      </w:pPr>
      <w:r w:rsidRPr="006F178A">
        <w:rPr>
          <w:rtl/>
        </w:rPr>
        <w:t xml:space="preserve">-</w:t>
      </w:r>
      <w:r w:rsidRPr="006F178A">
        <w:rPr>
          <w:rStyle w:val="2fb"/>
          <w:rtl/>
        </w:rPr>
        <w:t xml:space="preserve">רב</w:t>
      </w:r>
      <w:r w:rsidRPr="006F178A">
        <w:rPr>
          <w:rtl/>
        </w:rPr>
        <w:t xml:space="preserve"> </w:t>
      </w:r>
      <w:ins w:id="93852" w:author="מנוע מכני" w:date="2026-10-11T12:04:40Z">
        <w:r>
          <w:rPr>
            <w:rtl/>
          </w:rPr>
          <w:t xml:space="preserve">סבר</w:t>
        </w:r>
      </w:ins>
      <w:del w:id="93853" w:author="מנוע מכני" w:date="2026-10-11T12:04:40Z">
        <w:r w:rsidRPr="006F178A">
          <w:rPr>
            <w:rtl/>
          </w:rPr>
          <w:delText xml:space="preserve">ס"ל</w:delText>
        </w:r>
      </w:del>
      <w:r w:rsidRPr="006F178A">
        <w:rPr>
          <w:rtl/>
        </w:rPr>
        <w:t xml:space="preserve"> דגם בלא דבריו מתני' קשיין אהדדי ובהכרח תנאי היא ואין להקשות </w:t>
      </w:r>
      <w:ins w:id="90526" w:author="מנוע מכני" w:date="2026-10-11T12:04:40Z">
        <w:r>
          <w:rPr>
            <w:rtl/>
          </w:rPr>
          <w:t xml:space="preserve">משם</w:t>
        </w:r>
      </w:ins>
      <w:del w:id="90527" w:author="מנוע מכני" w:date="2026-10-11T12:04:40Z">
        <w:r w:rsidRPr="006F178A">
          <w:rPr>
            <w:rtl/>
          </w:rPr>
          <w:delText xml:space="preserve">מהתם</w:delText>
        </w:r>
      </w:del>
      <w:r w:rsidRPr="006F178A">
        <w:rPr>
          <w:rtl/>
        </w:rPr>
        <w:t xml:space="preserve">.</w:t>
      </w:r>
    </w:p>
    <w:p w:rsidR="005851B8" w:rsidRPr="00E62A50" w:rsidRDefault="005851B8" w:rsidP="005851B8">
      <w:pPr>
        <w:rPr>
          <w:spacing w:val="-4"/>
          <w:rtl/>
        </w:rPr>
      </w:pPr>
      <w:r w:rsidRPr="00E62A50">
        <w:rPr>
          <w:rStyle w:val="2fb"/>
          <w:spacing w:val="-4"/>
          <w:rtl/>
        </w:rPr>
        <w:t xml:space="preserve">רנב"י</w:t>
      </w:r>
      <w:r w:rsidRPr="00E62A50">
        <w:rPr>
          <w:spacing w:val="-4"/>
          <w:rtl/>
        </w:rPr>
        <w:t xml:space="preserve"> בלא </w:t>
      </w:r>
      <w:r w:rsidRPr="00E62A50">
        <w:rPr>
          <w:rStyle w:val="2fb"/>
          <w:spacing w:val="-4"/>
          <w:rtl/>
        </w:rPr>
        <w:t xml:space="preserve">רב</w:t>
      </w:r>
      <w:r w:rsidRPr="00E62A50">
        <w:rPr>
          <w:spacing w:val="-4"/>
          <w:rtl/>
        </w:rPr>
        <w:t xml:space="preserve"> </w:t>
      </w:r>
      <w:r w:rsidRPr="00E62A50">
        <w:rPr>
          <w:spacing w:val="-4"/>
          <w:rtl/>
        </w:rPr>
        <w:t xml:space="preserve">לא</w:t>
      </w:r>
      <w:r w:rsidRPr="00E62A50">
        <w:rPr>
          <w:spacing w:val="-4"/>
          <w:rtl/>
        </w:rPr>
        <w:t xml:space="preserve"> יקשה דאפשר דקורה משום היכר הוא וטעם זה </w:t>
      </w:r>
      <w:ins w:id="91890" w:author="מנוע מכני" w:date="2026-10-11T12:04:40Z">
        <w:r>
          <w:rPr>
            <w:spacing w:val="-4"/>
            <w:rtl/>
          </w:rPr>
          <w:t xml:space="preserve">מאלו</w:t>
        </w:r>
      </w:ins>
      <w:del w:id="91891" w:author="מנוע מכני" w:date="2026-10-11T12:04:40Z">
        <w:r w:rsidRPr="00E62A50">
          <w:rPr>
            <w:spacing w:val="-4"/>
            <w:rtl/>
          </w:rPr>
          <w:delText xml:space="preserve">מהני</w:delText>
        </w:r>
      </w:del>
      <w:r w:rsidRPr="00E62A50">
        <w:rPr>
          <w:spacing w:val="-4"/>
          <w:rtl/>
        </w:rPr>
        <w:t xml:space="preserve"> באמלתרא יותר מכ' אמה.</w:t>
      </w:r>
    </w:p>
    <w:p w:rsidR="00C67867" w:rsidRPr="006F178A" w:rsidRDefault="00C67867" w:rsidP="00C67867">
      <w:pPr>
        <w:pStyle w:val="afff8"/>
        <w:framePr w:wrap="around" w:x="2358" w:y="11626"/>
        <w:spacing w:after="0" w:line="276" w:lineRule="auto"/>
        <w:rPr>
          <w:rtl/>
        </w:rPr>
      </w:pPr>
      <w:r>
        <w:rPr>
          <w:rFonts w:hint="cs"/>
          <w:b/>
          <w:bCs/>
          <w:rtl/>
        </w:rPr>
        <w:t>(</w:t>
      </w:r>
      <w:r w:rsidRPr="002B5789">
        <w:rPr>
          <w:rFonts w:hint="cs"/>
          <w:b/>
          <w:bCs/>
          <w:rtl/>
        </w:rPr>
        <w:t>ב.</w:t>
      </w:r>
      <w:r w:rsidRPr="006F178A">
        <w:rPr>
          <w:rFonts w:hint="cs"/>
          <w:rtl/>
        </w:rPr>
        <w:t>- יז.</w:t>
      </w:r>
      <w:r>
        <w:rPr>
          <w:rFonts w:hint="cs"/>
          <w:rtl/>
        </w:rPr>
        <w:t>)</w:t>
      </w:r>
    </w:p>
    <w:p>
      <w:pPr>
        <w:pStyle w:val="38"/>
        <w:rPr>
          <w:ins w:id="94740" w:author="מנוע מכני" w:date="2026-10-11T12:04:40Z"/>
        </w:rPr>
      </w:pPr>
      <w:del w:id="94739" w:author="מנוע מכני" w:date="2026-10-11T12:04:40Z">
        <w:r w:rsidRPr="006F178A">
          <w:delText xml:space="preserve">•</w:delText>
        </w:r>
      </w:del>
      <w:r w:rsidRPr="006F178A">
        <w:t xml:space="preserve"> </w:t>
      </w:r>
      <w:r w:rsidRPr="006F178A">
        <w:t xml:space="preserve">והך</w:t>
      </w:r>
    </w:p>
    <w:p w:rsidR="005851B8" w:rsidRPr="006F178A" w:rsidRDefault="005851B8" w:rsidP="005851B8">
      <w:pPr>
        <w:rPr>
          <w:rtl/>
        </w:rPr>
      </w:pPr>
      <w:del w:id="94741" w:author="מנוע מכני" w:date="2026-10-11T12:04:40Z">
        <w:r w:rsidRPr="006F178A">
          <w:rPr>
            <w:rtl/>
          </w:rPr>
          <w:delText xml:space="preserve"> </w:delText>
        </w:r>
      </w:del>
      <w:r w:rsidRPr="006F178A">
        <w:rPr>
          <w:rtl/>
        </w:rPr>
        <w:t xml:space="preserve">דפתחו של היכל היינו השיעור הרגיל של היכר.</w:t>
      </w:r>
    </w:p>
    <w:p w:rsidR="005851B8" w:rsidRPr="007C4031" w:rsidRDefault="005851B8" w:rsidP="005851B8">
      <w:pPr>
        <w:rPr>
          <w:rtl/>
        </w:rPr>
      </w:pPr>
      <w:r w:rsidRPr="007C4031">
        <w:rPr>
          <w:rtl/>
        </w:rPr>
        <w:lastRenderedPageBreak/>
        <w:t xml:space="preserve">ואפי' </w:t>
      </w:r>
      <w:ins w:id="93482" w:author="מנוע מכני" w:date="2026-10-11T12:04:40Z">
        <w:r>
          <w:rPr>
            <w:rtl/>
          </w:rPr>
          <w:t xml:space="preserve">אם </w:t>
        </w:r>
      </w:ins>
      <w:del w:id="93483" w:author="מנוע מכני" w:date="2026-10-11T12:04:40Z">
        <w:r w:rsidRPr="007C4031">
          <w:rPr>
            <w:rtl/>
          </w:rPr>
          <w:lastRenderedPageBreak/>
          <w:delText xml:space="preserve">אי </w:delText>
        </w:r>
      </w:del>
      <w:r w:rsidRPr="007C4031">
        <w:rPr>
          <w:rStyle w:val="2fb"/>
          <w:rtl/>
        </w:rPr>
        <w:lastRenderedPageBreak/>
        <w:t xml:space="preserve">רנב"י</w:t>
      </w:r>
      <w:r w:rsidRPr="007C4031">
        <w:rPr>
          <w:rtl/>
        </w:rPr>
        <w:lastRenderedPageBreak/>
        <w:t xml:space="preserve"> </w:t>
      </w:r>
      <w:ins w:id="93854" w:author="מנוע מכני" w:date="2026-10-11T12:04:40Z">
        <w:r>
          <w:rPr>
            <w:rtl/>
          </w:rPr>
          <w:t xml:space="preserve">סבר</w:t>
        </w:r>
      </w:ins>
      <w:del w:id="93855" w:author="מנוע מכני" w:date="2026-10-11T12:04:40Z">
        <w:r w:rsidRPr="007C4031">
          <w:rPr>
            <w:rtl/>
          </w:rPr>
          <w:lastRenderedPageBreak/>
          <w:delText xml:space="preserve">ס"ל</w:delText>
        </w:r>
      </w:del>
      <w:r w:rsidRPr="007C4031">
        <w:rPr>
          <w:rtl/>
        </w:rPr>
        <w:lastRenderedPageBreak/>
        <w:t xml:space="preserve"> </w:t>
      </w:r>
      <w:r w:rsidRPr="007C4031">
        <w:rPr>
          <w:rStyle w:val="2fb"/>
          <w:rtl/>
        </w:rPr>
        <w:lastRenderedPageBreak/>
        <w:t xml:space="preserve">דרבה</w:t>
      </w:r>
      <w:r w:rsidRPr="007C4031">
        <w:rPr>
          <w:rtl/>
        </w:rPr>
        <w:lastRenderedPageBreak/>
        <w:t xml:space="preserve"> ד</w:t>
      </w:r>
      <w:r w:rsidRPr="00C30480">
        <w:rPr>
          <w:rStyle w:val="afffff0"/>
          <w:rtl/>
        </w:rPr>
        <w:t>למען ידעו דורותיכם</w:t>
      </w:r>
      <w:r w:rsidRPr="007C4031">
        <w:rPr>
          <w:rtl/>
        </w:rPr>
        <w:t xml:space="preserve"> בסוכה </w:t>
      </w:r>
      <w:ins w:id="90528" w:author="מנוע מכני" w:date="2026-10-11T12:04:40Z">
        <w:r>
          <w:rPr>
            <w:rtl/>
          </w:rPr>
          <w:t xml:space="preserve">דחלקו</w:t>
        </w:r>
      </w:ins>
      <w:del w:id="90529" w:author="מנוע מכני" w:date="2026-10-11T12:04:40Z">
        <w:r w:rsidRPr="007C4031">
          <w:rPr>
            <w:rtl/>
          </w:rPr>
          <w:delText xml:space="preserve">דפל</w:delText>
        </w:r>
        <w:r>
          <w:rPr>
            <w:rFonts w:hint="cs"/>
            <w:rtl/>
          </w:rPr>
          <w:delText xml:space="preserve">י</w:delText>
        </w:r>
        <w:r w:rsidRPr="007C4031">
          <w:rPr>
            <w:rtl/>
          </w:rPr>
          <w:delText xml:space="preserve">גי</w:delText>
        </w:r>
      </w:del>
      <w:r w:rsidRPr="007C4031">
        <w:rPr>
          <w:rtl/>
        </w:rPr>
        <w:t xml:space="preserve"> רבנן </w:t>
      </w:r>
      <w:r w:rsidRPr="007C4031">
        <w:rPr>
          <w:rStyle w:val="2fb"/>
          <w:rtl/>
        </w:rPr>
        <w:t xml:space="preserve">ור"י</w:t>
      </w:r>
      <w:r w:rsidRPr="007C4031">
        <w:rPr>
          <w:rtl/>
        </w:rPr>
        <w:t xml:space="preserve"> בכ' אמה </w:t>
      </w:r>
      <w:ins w:id="93484" w:author="מנוע מכני" w:date="2026-10-11T12:04:40Z">
        <w:r>
          <w:rPr>
            <w:rtl/>
          </w:rPr>
          <w:t xml:space="preserve">אם </w:t>
        </w:r>
      </w:ins>
      <w:del w:id="93485" w:author="מנוע מכני" w:date="2026-10-11T12:04:40Z">
        <w:r w:rsidRPr="007C4031">
          <w:rPr>
            <w:rtl/>
          </w:rPr>
          <w:delText xml:space="preserve">אי </w:delText>
        </w:r>
      </w:del>
      <w:r w:rsidRPr="007C4031">
        <w:rPr>
          <w:rtl/>
        </w:rPr>
        <w:t xml:space="preserve">יש היכר.</w:t>
      </w:r>
    </w:p>
    <w:p w:rsidR="005851B8" w:rsidRPr="007C4031" w:rsidRDefault="005851B8" w:rsidP="005851B8">
      <w:pPr>
        <w:rPr>
          <w:rtl/>
        </w:rPr>
      </w:pPr>
      <w:r w:rsidRPr="007C4031">
        <w:rPr>
          <w:rtl/>
        </w:rPr>
        <w:t xml:space="preserve">מ"מ </w:t>
      </w:r>
      <w:r>
        <w:rPr>
          <w:rtl/>
        </w:rPr>
        <w:t>צריכא דבסוכה ד</w:t>
      </w:r>
      <w:r w:rsidRPr="007C4031">
        <w:rPr>
          <w:rtl/>
        </w:rPr>
        <w:t xml:space="preserve">לישיבה </w:t>
      </w:r>
      <w:r w:rsidRPr="007C4031">
        <w:rPr>
          <w:rStyle w:val="2fb"/>
          <w:rtl/>
        </w:rPr>
        <w:t xml:space="preserve">לר"י</w:t>
      </w:r>
      <w:r w:rsidRPr="007C4031">
        <w:rPr>
          <w:rtl/>
        </w:rPr>
        <w:t xml:space="preserve"> אפשר </w:t>
      </w:r>
      <w:ins w:id="91892" w:author="מנוע מכני" w:date="2026-10-11T12:04:40Z">
        <w:r>
          <w:rPr>
            <w:rtl/>
          </w:rPr>
          <w:t xml:space="preserve">דלכך</w:t>
        </w:r>
      </w:ins>
      <w:del w:id="91893" w:author="מנוע מכני" w:date="2026-10-11T12:04:40Z">
        <w:r w:rsidRPr="007C4031">
          <w:rPr>
            <w:rtl/>
          </w:rPr>
          <w:delText xml:space="preserve">דלהכי</w:delText>
        </w:r>
      </w:del>
      <w:r w:rsidRPr="007C4031">
        <w:rPr>
          <w:rtl/>
        </w:rPr>
        <w:t xml:space="preserve"> שלטא עינא </w:t>
      </w:r>
      <w:r w:rsidRPr="007C4031">
        <w:rPr>
          <w:rtl/>
        </w:rPr>
        <w:t xml:space="preserve">משא"כ</w:t>
      </w:r>
      <w:r w:rsidRPr="007C4031">
        <w:rPr>
          <w:rtl/>
        </w:rPr>
        <w:t xml:space="preserve"> במבוי דלהילוך </w:t>
      </w:r>
      <w:ins w:id="94278" w:author="מנוע מכני" w:date="2026-10-11T12:04:40Z">
        <w:r>
          <w:rPr>
            <w:rtl/>
          </w:rPr>
          <w:t xml:space="preserve">עשה</w:t>
        </w:r>
      </w:ins>
      <w:del w:id="94279" w:author="מנוע מכני" w:date="2026-10-11T12:04:40Z">
        <w:r w:rsidRPr="007C4031">
          <w:rPr>
            <w:rtl/>
          </w:rPr>
          <w:delText xml:space="preserve">עביד</w:delText>
        </w:r>
      </w:del>
      <w:r w:rsidRPr="007C4031">
        <w:rPr>
          <w:rtl/>
        </w:rPr>
        <w:t xml:space="preserve">.</w:t>
      </w:r>
    </w:p>
    <w:p w:rsidR="005851B8" w:rsidRPr="006F178A" w:rsidRDefault="005851B8" w:rsidP="005851B8">
      <w:pPr>
        <w:rPr>
          <w:rtl/>
        </w:rPr>
      </w:pPr>
      <w:r w:rsidRPr="00770264">
        <w:rPr>
          <w:b/>
          <w:bCs/>
          <w:rtl/>
        </w:rPr>
        <w:t>וצריכא</w:t>
      </w:r>
      <w:r w:rsidRPr="006F178A">
        <w:rPr>
          <w:rtl/>
        </w:rPr>
        <w:t xml:space="preserve"> גם במבוי דדווקא </w:t>
      </w:r>
      <w:ins w:id="90530" w:author="מנוע מכני" w:date="2026-10-11T12:04:40Z">
        <w:r>
          <w:rPr>
            <w:rtl/>
          </w:rPr>
          <w:t xml:space="preserve">שם</w:t>
        </w:r>
      </w:ins>
      <w:del w:id="90531" w:author="מנוע מכני" w:date="2026-10-11T12:04:40Z">
        <w:r w:rsidRPr="006F178A">
          <w:rPr>
            <w:rtl/>
          </w:rPr>
          <w:delText xml:space="preserve">התם</w:delText>
        </w:r>
      </w:del>
      <w:r w:rsidRPr="006F178A">
        <w:rPr>
          <w:rtl/>
        </w:rPr>
        <w:t xml:space="preserve"> </w:t>
      </w:r>
      <w:ins w:id="93856" w:author="מנוע מכני" w:date="2026-10-11T12:04:40Z">
        <w:r>
          <w:rPr>
            <w:rtl/>
          </w:rPr>
          <w:t xml:space="preserve">סבר</w:t>
        </w:r>
      </w:ins>
      <w:del w:id="93857" w:author="מנוע מכני" w:date="2026-10-11T12:04:40Z">
        <w:r w:rsidRPr="006F178A">
          <w:rPr>
            <w:rtl/>
          </w:rPr>
          <w:delText xml:space="preserve">ס"ל</w:delText>
        </w:r>
      </w:del>
      <w:r w:rsidRPr="006F178A">
        <w:rPr>
          <w:rtl/>
        </w:rPr>
        <w:t xml:space="preserve"> לרבנן דפסול דלהילוך הוא אבל סוכה דלישיבה </w:t>
      </w:r>
      <w:r w:rsidRPr="006F178A">
        <w:rPr>
          <w:rtl/>
        </w:rPr>
        <w:t xml:space="preserve">ס"ד</w:t>
      </w:r>
      <w:r w:rsidRPr="006F178A">
        <w:rPr>
          <w:rtl/>
        </w:rPr>
        <w:t xml:space="preserve"> דמהני </w:t>
      </w:r>
      <w:r w:rsidRPr="006F178A">
        <w:rPr>
          <w:rtl/>
        </w:rPr>
        <w:t xml:space="preserve">קמ"ל</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 xml:space="preserve">אמלתרא </w:t>
      </w:r>
      <w:r w:rsidRPr="006F178A">
        <w:rPr>
          <w:rStyle w:val="2fb"/>
          <w:rFonts w:ascii="Fb Fontext" w:hAnsi="Fb Fontext"/>
          <w:rtl/>
        </w:rPr>
        <w:t xml:space="preserve">רחבדר"א</w:t>
      </w:r>
      <w:r w:rsidRPr="006F178A">
        <w:rPr>
          <w:rFonts w:ascii="Fb Fontext" w:hAnsi="Fb Fontext"/>
          <w:rtl/>
        </w:rPr>
        <w:t xml:space="preserve"> קיני [של עופות- חקוקים] אבל פסקי דארזא </w:t>
      </w:r>
      <w:r w:rsidRPr="006F178A">
        <w:rPr>
          <w:rFonts w:ascii="Fb Fontext" w:hAnsi="Fb Fontext"/>
          <w:rtl/>
        </w:rPr>
        <w:t xml:space="preserve">לא</w:t>
      </w:r>
      <w:r w:rsidRPr="006F178A">
        <w:rPr>
          <w:rFonts w:ascii="Fb Fontext" w:hAnsi="Fb Fontext"/>
          <w:rtl/>
        </w:rPr>
        <w:t xml:space="preserve">.</w:t>
      </w:r>
    </w:p>
    <w:p>
      <w:pPr>
        <w:pStyle w:val="38"/>
        <w:rPr>
          <w:ins w:id="94742" w:author="מנוע מכני" w:date="2026-10-11T12:04:40Z"/>
        </w:rPr>
      </w:pPr>
      <w:r w:rsidRPr="006F178A">
        <w:t xml:space="preserve">ר"ד ממה שאמרו במערבא:</w:t>
      </w:r>
    </w:p>
    <w:p w:rsidR="005851B8" w:rsidRPr="006F178A" w:rsidRDefault="005851B8" w:rsidP="005851B8">
      <w:pPr>
        <w:rPr>
          <w:rtl/>
        </w:rPr>
      </w:pPr>
      <w:del w:id="94743" w:author="מנוע מכני" w:date="2026-10-11T12:04:40Z">
        <w:r w:rsidRPr="006F178A">
          <w:rPr>
            <w:rtl/>
          </w:rPr>
          <w:delText xml:space="preserve"> </w:delText>
        </w:r>
      </w:del>
      <w:r w:rsidRPr="006F178A">
        <w:rPr>
          <w:rtl/>
        </w:rPr>
        <w:t xml:space="preserve">פסקי דארזא. -דכיוון דחשיב </w:t>
      </w:r>
      <w:ins w:id="91896" w:author="מנוע מכני" w:date="2026-10-11T12:04:40Z">
        <w:r>
          <w:rPr>
            <w:rtl/>
          </w:rPr>
          <w:t xml:space="preserve">יש</w:t>
        </w:r>
      </w:ins>
      <w:del w:id="91897" w:author="מנוע מכני" w:date="2026-10-11T12:04:40Z">
        <w:r w:rsidRPr="006F178A">
          <w:rPr>
            <w:rtl/>
          </w:rPr>
          <w:delText xml:space="preserve">אית</w:delText>
        </w:r>
      </w:del>
      <w:r w:rsidRPr="006F178A">
        <w:rPr>
          <w:rtl/>
        </w:rPr>
        <w:t xml:space="preserve"> </w:t>
      </w:r>
      <w:ins w:id="91894" w:author="מנוע מכני" w:date="2026-10-11T12:04:40Z">
        <w:r>
          <w:rPr>
            <w:rtl/>
          </w:rPr>
          <w:t xml:space="preserve">לו</w:t>
        </w:r>
      </w:ins>
      <w:del w:id="91895" w:author="מנוע מכני" w:date="2026-10-11T12:04:40Z">
        <w:r w:rsidRPr="006F178A">
          <w:rPr>
            <w:rtl/>
          </w:rPr>
          <w:delText xml:space="preserve">ליה</w:delText>
        </w:r>
      </w:del>
      <w:r w:rsidRPr="006F178A">
        <w:rPr>
          <w:rtl/>
        </w:rPr>
        <w:t xml:space="preserve"> קלא- וכ"ש קיני.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ג.</w:t>
      </w:r>
    </w:p>
    <w:p>
      <w:pPr>
        <w:pStyle w:val="afffff8"/>
        <w:rPr>
          <w:ins w:id="90713" w:author="קלוד" w:date="2026-10-11T12:24:08Z"/>
        </w:rPr>
      </w:pPr>
      <w:ins w:id="90714" w:author="קלוד" w:date="2026-10-11T12:24:08Z">
        <w:r>
          <w:rPr>
            <w:color w:val="7B3F00"/>
          </w:rPr>
          <w:t xml:space="preserve">מקצת סכך בתוך עשרים ומקצת למעלה</w:t>
        </w:r>
      </w:ins>
    </w:p>
    <w:p w:rsidR="005851B8" w:rsidRPr="006F178A" w:rsidRDefault="005851B8" w:rsidP="005851B8">
      <w:pPr>
        <w:rPr>
          <w:rStyle w:val="afffe"/>
          <w:rFonts w:ascii="Fb Fontext" w:hAnsi="Fb Fontext"/>
          <w:rtl/>
        </w:rPr>
      </w:pPr>
      <w:r w:rsidRPr="006F178A">
        <w:rPr>
          <w:rStyle w:val="afffe"/>
          <w:rFonts w:ascii="Fb Fontext" w:hAnsi="Fb Fontext"/>
          <w:rtl/>
        </w:rPr>
        <w:t>מקצת סכך בתוך עשרים ומקצת סכך למעלה מעשרים.</w:t>
      </w:r>
    </w:p>
    <w:p>
      <w:pPr>
        <w:pStyle w:val="38"/>
        <w:rPr>
          <w:ins w:id="94744" w:author="מנוע מכני" w:date="2026-10-11T12:04:40Z"/>
        </w:rPr>
      </w:pPr>
      <w:r w:rsidRPr="006F178A">
        <w:t>רבה</w:t>
      </w:r>
      <w:r w:rsidRPr="006F178A">
        <w:t xml:space="preserve">:</w:t>
      </w:r>
    </w:p>
    <w:p w:rsidR="005851B8" w:rsidRDefault="005851B8" w:rsidP="005851B8">
      <w:pPr>
        <w:rPr>
          <w:rtl/>
        </w:rPr>
      </w:pPr>
      <w:del w:id="94745" w:author="מנוע מכני" w:date="2026-10-11T12:04:40Z">
        <w:r w:rsidRPr="006F178A">
          <w:rPr>
            <w:rtl/>
          </w:rPr>
          <w:delText xml:space="preserve"> </w:delText>
        </w:r>
      </w:del>
      <w:r w:rsidRPr="006F178A">
        <w:rPr>
          <w:rtl/>
        </w:rPr>
        <w:t xml:space="preserve">במבוי - כשר [דלרבים הם ומדכרי אהדדי], בסוכה - פסול. [</w:t>
      </w:r>
      <w:ins w:id="90003" w:author="Claude - סמנטי" w:date="2026-10-11T12:19:31Z">
        <w:r>
          <w:rPr>
            <w:rtl/>
          </w:rPr>
          <w:t xml:space="preserve">של יחיד</w:t>
        </w:r>
      </w:ins>
      <w:del w:id="90004" w:author="Claude - סמנטי" w:date="2026-10-11T12:19:31Z">
        <w:r w:rsidRPr="006F178A">
          <w:rPr>
            <w:rtl/>
          </w:rPr>
          <w:delText xml:space="preserve">דליחיד</w:delText>
        </w:r>
      </w:del>
      <w:r w:rsidRPr="006F178A">
        <w:rPr>
          <w:rtl/>
        </w:rPr>
        <w:t xml:space="preserve"> הוא]</w:t>
      </w:r>
    </w:p>
    <w:p w:rsidR="005851B8" w:rsidRPr="009757B9" w:rsidRDefault="005851B8" w:rsidP="005851B8">
      <w:pPr>
        <w:rPr>
          <w:rFonts w:cs="Guttman Vilna"/>
          <w:b/>
          <w:bCs/>
          <w:rtl/>
        </w:rPr>
      </w:pPr>
      <w:r w:rsidRPr="006F178A">
        <w:rPr>
          <w:rStyle w:val="2fb"/>
          <w:rFonts w:ascii="Fb Fontext" w:hAnsi="Fb Fontext"/>
          <w:rtl/>
        </w:rPr>
        <w:t>ולרבינא</w:t>
      </w:r>
      <w:r w:rsidRPr="006F178A">
        <w:rPr>
          <w:rtl/>
        </w:rPr>
        <w:t xml:space="preserve"> מבוי כשר דרבנן הוא </w:t>
      </w:r>
      <w:r w:rsidRPr="006F178A">
        <w:rPr>
          <w:rtl/>
        </w:rPr>
        <w:t xml:space="preserve">לא</w:t>
      </w:r>
      <w:r w:rsidRPr="006F178A">
        <w:rPr>
          <w:rtl/>
        </w:rPr>
        <w:t xml:space="preserve"> אחמירו רבנן סוכה שהיא דאורייתא אחמירו רבנן.</w:t>
      </w:r>
    </w:p>
    <w:p w:rsidR="005851B8" w:rsidRDefault="005851B8" w:rsidP="005851B8">
      <w:pPr>
        <w:rPr>
          <w:rtl/>
        </w:rPr>
      </w:pPr>
      <w:r w:rsidRPr="006F178A">
        <w:rPr>
          <w:rtl/>
        </w:rPr>
        <w:t xml:space="preserve">[ואי"ז מטעם דקלוש דא"ה נימא </w:t>
      </w:r>
      <w:ins w:id="91898" w:author="מנוע מכני" w:date="2026-10-11T12:04:40Z">
        <w:r>
          <w:rPr>
            <w:rtl/>
          </w:rPr>
          <w:t xml:space="preserve">כך</w:t>
        </w:r>
      </w:ins>
      <w:del w:id="91899" w:author="מנוע מכני" w:date="2026-10-11T12:04:40Z">
        <w:r w:rsidRPr="006F178A">
          <w:rPr>
            <w:rtl/>
          </w:rPr>
          <w:delText xml:space="preserve">הכי</w:delText>
        </w:r>
      </w:del>
      <w:r w:rsidRPr="006F178A">
        <w:rPr>
          <w:rtl/>
        </w:rPr>
        <w:t xml:space="preserve"> גם בסוכה</w:t>
      </w:r>
    </w:p>
    <w:p>
      <w:pPr>
        <w:pStyle w:val="38"/>
        <w:rPr>
          <w:ins w:id="94746" w:author="מנוע מכני" w:date="2026-10-11T12:04:40Z"/>
        </w:rPr>
      </w:pPr>
      <w:r w:rsidRPr="006F178A">
        <w:t xml:space="preserve">וא"א</w:t>
      </w:r>
    </w:p>
    <w:p w:rsidR="005851B8" w:rsidRDefault="005851B8" w:rsidP="005851B8">
      <w:pPr>
        <w:rPr>
          <w:rtl/>
        </w:rPr>
      </w:pPr>
      <w:del w:id="94747" w:author="מנוע מכני" w:date="2026-10-11T12:04:40Z">
        <w:r w:rsidRPr="006F178A">
          <w:rPr>
            <w:rtl/>
          </w:rPr>
          <w:delText xml:space="preserve"> </w:delText>
        </w:r>
      </w:del>
      <w:r w:rsidRPr="006F178A">
        <w:rPr>
          <w:rtl/>
        </w:rPr>
        <w:t xml:space="preserve">דנעשה כשיפודין של מתכת דא"ה גם בסוכה נימא נעשה כצילתה מרובה מחמתה]</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ראב"מ</w:t>
      </w:r>
      <w:r w:rsidRPr="006F178A">
        <w:rPr>
          <w:rtl/>
        </w:rPr>
        <w:t xml:space="preserve"> תני איפכא.</w:t>
      </w:r>
    </w:p>
    <w:p>
      <w:pPr>
        <w:pStyle w:val="38"/>
        <w:rPr>
          <w:ins w:id="94748" w:author="מנוע מכני" w:date="2026-10-11T12:04:40Z"/>
        </w:rPr>
      </w:pPr>
      <w:r w:rsidRPr="006F178A">
        <w:t xml:space="preserve">רבה:</w:t>
      </w:r>
    </w:p>
    <w:p w:rsidR="005851B8" w:rsidRPr="00BC7B88" w:rsidRDefault="005851B8" w:rsidP="005851B8">
      <w:pPr>
        <w:rPr>
          <w:b/>
          <w:bCs/>
          <w:rtl/>
        </w:rPr>
      </w:pPr>
      <w:del w:id="94749" w:author="מנוע מכני" w:date="2026-10-11T12:04:40Z">
        <w:r w:rsidRPr="006F178A">
          <w:rPr>
            <w:rtl/>
          </w:rPr>
          <w:delText xml:space="preserve"> </w:delText>
        </w:r>
      </w:del>
      <w:r w:rsidRPr="006F178A">
        <w:rPr>
          <w:rtl/>
        </w:rPr>
        <w:t xml:space="preserve">במבוי - פסול, בסוכה - כשירה.</w:t>
      </w:r>
    </w:p>
    <w:p>
      <w:pPr>
        <w:pStyle w:val="38"/>
        <w:rPr>
          <w:ins w:id="94750" w:author="מנוע מכני" w:date="2026-10-11T12:04:40Z"/>
        </w:rPr>
      </w:pPr>
      <w:r w:rsidRPr="00BC7B88">
        <w:t>רבא</w:t>
      </w:r>
      <w:r>
        <w:t>:</w:t>
      </w:r>
    </w:p>
    <w:p w:rsidR="005851B8" w:rsidRPr="006F178A" w:rsidRDefault="005851B8" w:rsidP="005851B8">
      <w:pPr>
        <w:rPr>
          <w:rtl/>
        </w:rPr>
      </w:pPr>
      <w:del w:id="94751" w:author="מנוע מכני" w:date="2026-10-11T12:04:40Z">
        <w:r>
          <w:rPr>
            <w:rtl/>
          </w:rPr>
          <w:delText xml:space="preserve"> </w:delText>
        </w:r>
      </w:del>
      <w:r>
        <w:rPr>
          <w:rtl/>
        </w:rPr>
        <w:t xml:space="preserve">במבוי דרבים הוא וסמכי אהד</w:t>
      </w:r>
      <w:r w:rsidRPr="006F178A">
        <w:rPr>
          <w:rtl/>
        </w:rPr>
        <w:t>די ולא חמימי ולא קרירי, בסוכה דיחיד הוא ורמי אנפשיה.</w:t>
      </w:r>
    </w:p>
    <w:p w:rsidR="005851B8" w:rsidRPr="006F178A" w:rsidRDefault="005851B8" w:rsidP="005851B8">
      <w:pPr>
        <w:rPr>
          <w:rtl/>
        </w:rPr>
      </w:pPr>
      <w:r w:rsidRPr="006F178A">
        <w:rPr>
          <w:rStyle w:val="2fb"/>
          <w:rtl/>
        </w:rPr>
        <w:t xml:space="preserve">רבינא</w:t>
      </w:r>
      <w:r w:rsidRPr="006F178A">
        <w:rPr>
          <w:rtl/>
        </w:rPr>
        <w:t xml:space="preserve"> סוכה דאורייתא - </w:t>
      </w:r>
      <w:ins w:id="93486" w:author="מנוע מכני" w:date="2026-10-11T12:04:40Z">
        <w:r>
          <w:rPr>
            <w:rtl/>
          </w:rPr>
          <w:t xml:space="preserve">לא</w:t>
        </w:r>
        <w:r>
          <w:rPr>
            <w:rtl/>
          </w:rPr>
          <w:t xml:space="preserve"> צריך</w:t>
        </w:r>
      </w:ins>
      <w:del w:id="93487" w:author="מנוע מכני" w:date="2026-10-11T12:04:40Z">
        <w:r w:rsidRPr="006F178A">
          <w:rPr>
            <w:rtl/>
          </w:rPr>
          <w:delText xml:space="preserve">לא בעי</w:delText>
        </w:r>
      </w:del>
      <w:r w:rsidRPr="006F178A">
        <w:rPr>
          <w:rtl/>
        </w:rPr>
        <w:t xml:space="preserve"> חיזוק, מבוי דרבנן - בעי חיזוק.</w:t>
      </w:r>
    </w:p>
    <w:p w:rsidR="005851B8" w:rsidRPr="006F178A" w:rsidRDefault="005851B8" w:rsidP="005851B8">
      <w:pPr>
        <w:rPr>
          <w:rtl/>
        </w:rPr>
      </w:pPr>
      <w:r w:rsidRPr="006F178A">
        <w:rPr>
          <w:rtl/>
        </w:rPr>
        <w:t>•</w:t>
      </w:r>
      <w:r w:rsidRPr="006F178A">
        <w:rPr>
          <w:rFonts w:hint="cs"/>
          <w:rtl/>
        </w:rPr>
        <w:t xml:space="preserve"> </w:t>
      </w:r>
      <w:r w:rsidRPr="006F178A">
        <w:rPr>
          <w:rStyle w:val="afffe"/>
          <w:rFonts w:ascii="Fb Fontext" w:hAnsi="Fb Fontext"/>
          <w:rtl/>
        </w:rPr>
        <w:t>למעשה</w:t>
      </w:r>
      <w:r w:rsidRPr="006F178A">
        <w:rPr>
          <w:rtl/>
        </w:rPr>
        <w:t xml:space="preserve">: </w:t>
      </w:r>
      <w:r w:rsidRPr="006F178A">
        <w:rPr>
          <w:rStyle w:val="2fb"/>
          <w:rtl/>
        </w:rPr>
        <w:t xml:space="preserve">לרבה</w:t>
      </w:r>
      <w:r w:rsidRPr="006F178A">
        <w:rPr>
          <w:rtl/>
        </w:rPr>
        <w:t xml:space="preserve"> בר </w:t>
      </w:r>
      <w:r w:rsidRPr="006F178A">
        <w:rPr>
          <w:rStyle w:val="2fb"/>
          <w:rtl/>
        </w:rPr>
        <w:t xml:space="preserve">רב</w:t>
      </w:r>
      <w:r w:rsidRPr="006F178A">
        <w:rPr>
          <w:rtl/>
        </w:rPr>
        <w:t xml:space="preserve"> </w:t>
      </w:r>
      <w:r w:rsidRPr="006F178A">
        <w:rPr>
          <w:rStyle w:val="2fb"/>
          <w:rtl/>
        </w:rPr>
        <w:t xml:space="preserve">עולא</w:t>
      </w:r>
      <w:r w:rsidRPr="006F178A">
        <w:rPr>
          <w:rtl/>
        </w:rPr>
        <w:t xml:space="preserve"> זה וזה פסול.</w:t>
      </w:r>
    </w:p>
    <w:p>
      <w:pPr>
        <w:pStyle w:val="38"/>
        <w:rPr>
          <w:ins w:id="94752" w:author="מנוע מכני" w:date="2026-10-11T12:04:40Z"/>
        </w:rPr>
      </w:pPr>
      <w:r w:rsidRPr="002D0727">
        <w:t>ל</w:t>
      </w:r>
      <w:r w:rsidRPr="002D0727">
        <w:t>רבא</w:t>
      </w:r>
      <w:r w:rsidRPr="006F178A">
        <w:t xml:space="preserve">:</w:t>
      </w:r>
    </w:p>
    <w:p w:rsidR="005851B8" w:rsidRPr="009757B9" w:rsidRDefault="005851B8" w:rsidP="005851B8">
      <w:pPr>
        <w:rPr>
          <w:rFonts w:cs="Guttman Vilna"/>
          <w:b/>
          <w:bCs/>
          <w:rtl/>
        </w:rPr>
      </w:pPr>
      <w:del w:id="94753" w:author="מנוע מכני" w:date="2026-10-11T12:04:40Z">
        <w:r w:rsidRPr="006F178A">
          <w:rPr>
            <w:rtl/>
          </w:rPr>
          <w:delText xml:space="preserve"> </w:delText>
        </w:r>
      </w:del>
      <w:r w:rsidRPr="006F178A">
        <w:rPr>
          <w:rtl/>
        </w:rPr>
        <w:t xml:space="preserve">זה וזה כשר.</w:t>
      </w:r>
      <w:r w:rsidRPr="006F178A">
        <w:rPr>
          <w:rFonts w:hint="cs"/>
          <w:rtl/>
        </w:rPr>
        <w:t xml:space="preserve"> </w:t>
      </w:r>
      <w:r w:rsidRPr="006F178A">
        <w:rPr>
          <w:rtl/>
        </w:rPr>
        <w:t xml:space="preserve">דחלל סוכה </w:t>
      </w:r>
      <w:r w:rsidRPr="006F178A">
        <w:rPr>
          <w:rtl/>
        </w:rPr>
        <w:t xml:space="preserve">תנן</w:t>
      </w:r>
      <w:r w:rsidRPr="006F178A">
        <w:rPr>
          <w:rtl/>
        </w:rPr>
        <w:t xml:space="preserve"> וחלל מבוי </w:t>
      </w:r>
      <w:r w:rsidRPr="006F178A">
        <w:rPr>
          <w:rtl/>
        </w:rPr>
        <w:t xml:space="preserve">תנן</w:t>
      </w:r>
      <w:r w:rsidRPr="006F178A">
        <w:rPr>
          <w:rtl/>
        </w:rPr>
        <w:t xml:space="preserve">.</w:t>
      </w:r>
    </w:p>
    <w:p w:rsidR="005851B8" w:rsidRPr="009757B9" w:rsidRDefault="005851B8" w:rsidP="005851B8">
      <w:pPr>
        <w:rPr>
          <w:rFonts w:cs="Guttman Vilna"/>
          <w:b/>
          <w:bCs/>
          <w:rtl/>
        </w:rPr>
      </w:pPr>
      <w:r w:rsidRPr="006F178A">
        <w:rPr>
          <w:rtl/>
        </w:rPr>
        <w:t xml:space="preserve">וסייע </w:t>
      </w:r>
      <w:r w:rsidRPr="006F178A">
        <w:rPr>
          <w:rStyle w:val="2fb"/>
          <w:rtl/>
        </w:rPr>
        <w:t xml:space="preserve">ר"פ</w:t>
      </w:r>
      <w:r w:rsidRPr="006F178A">
        <w:rPr>
          <w:rtl/>
        </w:rPr>
        <w:t xml:space="preserve"> </w:t>
      </w:r>
      <w:r w:rsidRPr="002D0727">
        <w:rPr>
          <w:rStyle w:val="2fb"/>
          <w:b/>
          <w:bCs/>
          <w:rtl/>
        </w:rPr>
        <w:t>לרבא</w:t>
      </w:r>
      <w:r w:rsidRPr="006F178A">
        <w:rPr>
          <w:rtl/>
        </w:rPr>
        <w:t xml:space="preserve"> מהא דמבוי שהוא גבוה מכ' אמה יותר מפתחו של היכל ימעט.</w:t>
      </w:r>
    </w:p>
    <w:p w:rsidR="005851B8" w:rsidRPr="009757B9" w:rsidRDefault="005851B8" w:rsidP="005851B8">
      <w:pPr>
        <w:rPr>
          <w:rFonts w:cs="Guttman Vilna"/>
          <w:b/>
          <w:bCs/>
          <w:rtl/>
        </w:rPr>
      </w:pPr>
      <w:r w:rsidRPr="006F178A">
        <w:rPr>
          <w:rtl/>
        </w:rPr>
        <w:t>והיכל גופו - חללו כ'.</w:t>
      </w:r>
    </w:p>
    <w:p w:rsidR="005851B8" w:rsidRPr="006F178A" w:rsidRDefault="005851B8" w:rsidP="005851B8">
      <w:pPr>
        <w:rPr>
          <w:rtl/>
        </w:rPr>
      </w:pPr>
      <w:r w:rsidRPr="006F178A">
        <w:rPr>
          <w:rtl/>
        </w:rPr>
        <w:t xml:space="preserve">והא דמניח קורה משפת כ' ולמטה הא </w:t>
      </w:r>
      <w:r w:rsidRPr="006F178A">
        <w:rPr>
          <w:rtl/>
        </w:rPr>
        <w:t xml:space="preserve">קמ"ל</w:t>
      </w:r>
      <w:r w:rsidRPr="006F178A">
        <w:rPr>
          <w:rtl/>
        </w:rPr>
        <w:t xml:space="preserve"> דלמטה די' טפחים כלמעלה דכ' אמה.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711" w:author="קלוד" w:date="2026-10-11T12:24:08Z"/>
        </w:rPr>
      </w:pPr>
      <w:ins w:id="90712" w:author="קלוד" w:date="2026-10-11T12:24:08Z">
        <w:r>
          <w:rPr>
            <w:color w:val="7B3F00"/>
          </w:rPr>
          <w:t xml:space="preserve">אמת סוכה ומבוי באמה בת חמשה, כלאים בת ששה</w:t>
        </w:r>
      </w:ins>
    </w:p>
    <w:p w:rsidR="005851B8" w:rsidRPr="006F178A" w:rsidRDefault="005851B8" w:rsidP="005851B8">
      <w:pPr>
        <w:rPr>
          <w:rtl/>
        </w:rPr>
      </w:pPr>
      <w:r w:rsidRPr="006F178A">
        <w:rPr>
          <w:rStyle w:val="2fb"/>
          <w:rFonts w:ascii="Fb Fontext" w:hAnsi="Fb Fontext"/>
          <w:rtl/>
        </w:rPr>
        <w:t xml:space="preserve">אביי</w:t>
      </w:r>
      <w:r w:rsidRPr="006F178A">
        <w:rPr>
          <w:rStyle w:val="afffe"/>
          <w:rFonts w:ascii="Fb Fontext" w:hAnsi="Fb Fontext"/>
          <w:rtl/>
        </w:rPr>
        <w:t xml:space="preserve"> </w:t>
      </w:r>
      <w:r w:rsidRPr="006F178A">
        <w:rPr>
          <w:rStyle w:val="2fb"/>
          <w:rFonts w:ascii="Fb Fontext" w:hAnsi="Fb Fontext"/>
          <w:rtl/>
        </w:rPr>
        <w:t xml:space="preserve">מר"נ</w:t>
      </w:r>
      <w:r w:rsidRPr="006F178A">
        <w:rPr>
          <w:rStyle w:val="afffe"/>
          <w:rFonts w:ascii="Fb Fontext" w:hAnsi="Fb Fontext"/>
          <w:rtl/>
        </w:rPr>
        <w:t xml:space="preserve"> </w:t>
      </w:r>
      <w:r w:rsidRPr="006F178A">
        <w:rPr>
          <w:rFonts w:ascii="Fb Fontext" w:hAnsi="Fb Fontext"/>
          <w:rtl/>
        </w:rPr>
        <w:t>אמת סוכה ואמת מבוי - באמה בת חמשה. ו</w:t>
      </w:r>
      <w:r w:rsidRPr="006F178A">
        <w:rPr>
          <w:rFonts w:ascii="Fb Fontext" w:hAnsi="Fb Fontext"/>
          <w:b/>
          <w:bCs/>
          <w:rtl/>
        </w:rPr>
        <w:t>הלכתא</w:t>
      </w:r>
      <w:r w:rsidRPr="006F178A">
        <w:rPr>
          <w:rFonts w:ascii="Fb Fontext" w:hAnsi="Fb Fontext"/>
          <w:rtl/>
        </w:rPr>
        <w:t xml:space="preserve"> לגובהו ולפירצת מבוי.</w:t>
      </w:r>
    </w:p>
    <w:p w:rsidR="005851B8" w:rsidRPr="006F178A" w:rsidRDefault="005851B8" w:rsidP="005851B8">
      <w:pPr>
        <w:rPr>
          <w:rtl/>
        </w:rPr>
      </w:pPr>
      <w:r w:rsidRPr="006F178A">
        <w:rPr>
          <w:rStyle w:val="afffe"/>
          <w:rFonts w:ascii="Fb Fontext" w:hAnsi="Fb Fontext"/>
          <w:rtl/>
        </w:rPr>
        <w:t>אמת</w:t>
      </w:r>
      <w:r w:rsidRPr="006F178A">
        <w:rPr>
          <w:rtl/>
        </w:rPr>
        <w:t xml:space="preserve"> </w:t>
      </w:r>
      <w:r w:rsidRPr="006F178A">
        <w:rPr>
          <w:rStyle w:val="afffe"/>
          <w:rFonts w:ascii="Fb Fontext" w:hAnsi="Fb Fontext"/>
          <w:rtl/>
        </w:rPr>
        <w:t>כלאים</w:t>
      </w:r>
      <w:r w:rsidRPr="006F178A">
        <w:rPr>
          <w:rtl/>
        </w:rPr>
        <w:t xml:space="preserve"> - באמה בת ששה.</w:t>
      </w:r>
    </w:p>
    <w:p w:rsidR="005851B8" w:rsidRPr="00132755" w:rsidRDefault="005851B8" w:rsidP="005851B8">
      <w:pPr>
        <w:rPr>
          <w:spacing w:val="-2"/>
          <w:rtl/>
        </w:rPr>
      </w:pPr>
      <w:r w:rsidRPr="00132755">
        <w:rPr>
          <w:spacing w:val="-2"/>
          <w:rtl/>
        </w:rPr>
        <w:t xml:space="preserve">הא דנפיק </w:t>
      </w:r>
      <w:ins w:id="94316" w:author="מנוע מכני" w:date="2026-10-11T12:04:40Z">
        <w:r>
          <w:rPr>
            <w:spacing w:val="-2"/>
            <w:rtl/>
          </w:rPr>
          <w:t xml:space="preserve">לנו</w:t>
        </w:r>
      </w:ins>
      <w:del w:id="94317" w:author="מנוע מכני" w:date="2026-10-11T12:04:40Z">
        <w:r w:rsidRPr="00132755">
          <w:rPr>
            <w:spacing w:val="-2"/>
            <w:rtl/>
          </w:rPr>
          <w:delText xml:space="preserve">לן</w:delText>
        </w:r>
      </w:del>
      <w:r w:rsidRPr="00132755">
        <w:rPr>
          <w:spacing w:val="-2"/>
          <w:rtl/>
        </w:rPr>
        <w:t xml:space="preserve"> בסוכה ומבוי לקולא והיינו בד' אמות דמשך מבוי </w:t>
      </w:r>
      <w:r w:rsidRPr="00132755">
        <w:rPr>
          <w:rStyle w:val="2fb"/>
          <w:spacing w:val="-2"/>
          <w:rtl/>
        </w:rPr>
        <w:t xml:space="preserve">ר"נ</w:t>
      </w:r>
      <w:r w:rsidRPr="00132755">
        <w:rPr>
          <w:spacing w:val="-2"/>
          <w:rtl/>
        </w:rPr>
        <w:t xml:space="preserve"> </w:t>
      </w:r>
      <w:ins w:id="93858" w:author="מנוע מכני" w:date="2026-10-11T12:04:40Z">
        <w:r>
          <w:rPr>
            <w:spacing w:val="-2"/>
            <w:rtl/>
          </w:rPr>
          <w:t xml:space="preserve">סבר</w:t>
        </w:r>
      </w:ins>
      <w:del w:id="93859" w:author="מנוע מכני" w:date="2026-10-11T12:04:40Z">
        <w:r w:rsidRPr="00132755">
          <w:rPr>
            <w:spacing w:val="-2"/>
            <w:rtl/>
          </w:rPr>
          <w:delText xml:space="preserve">ס"ל</w:delText>
        </w:r>
      </w:del>
      <w:r w:rsidRPr="00132755">
        <w:rPr>
          <w:spacing w:val="-2"/>
          <w:rtl/>
        </w:rPr>
        <w:t xml:space="preserve"> דמשך מבוי ד' טפחים.</w:t>
      </w:r>
    </w:p>
    <w:p>
      <w:pPr>
        <w:pStyle w:val="38"/>
        <w:rPr>
          <w:ins w:id="94754" w:author="מנוע מכני" w:date="2026-10-11T12:04:40Z"/>
        </w:rPr>
      </w:pPr>
      <w:r w:rsidRPr="006F178A">
        <w:t>ו</w:t>
      </w:r>
      <w:r w:rsidRPr="00910D80">
        <w:t>אב"א</w:t>
      </w:r>
    </w:p>
    <w:p w:rsidR="005851B8" w:rsidRPr="006F178A" w:rsidRDefault="005851B8" w:rsidP="005851B8">
      <w:pPr>
        <w:rPr>
          <w:rtl/>
        </w:rPr>
      </w:pPr>
      <w:del w:id="94755" w:author="מנוע מכני" w:date="2026-10-11T12:04:40Z">
        <w:r w:rsidRPr="006F178A">
          <w:rPr>
            <w:rtl/>
          </w:rPr>
          <w:delText xml:space="preserve"> </w:delText>
        </w:r>
      </w:del>
      <w:r w:rsidRPr="006F178A">
        <w:rPr>
          <w:rtl/>
        </w:rPr>
        <w:t xml:space="preserve">הא דאמה בת חמשה היינו ברוב אמות </w:t>
      </w:r>
      <w:ins w:id="91900" w:author="מנוע מכני" w:date="2026-10-11T12:04:40Z">
        <w:r>
          <w:rPr>
            <w:rtl/>
          </w:rPr>
          <w:t xml:space="preserve">אומר</w:t>
        </w:r>
      </w:ins>
      <w:del w:id="91901" w:author="מנוע מכני" w:date="2026-10-11T12:04:40Z">
        <w:r w:rsidRPr="006F178A">
          <w:rPr>
            <w:rtl/>
          </w:rPr>
          <w:delText xml:space="preserve">קאמר</w:delText>
        </w:r>
      </w:del>
      <w:r w:rsidRPr="006F178A">
        <w:rPr>
          <w:rtl/>
        </w:rPr>
        <w:t xml:space="preserve">.</w:t>
      </w:r>
    </w:p>
    <w:p w:rsidR="005851B8" w:rsidRPr="006F178A" w:rsidRDefault="005851B8" w:rsidP="005851B8">
      <w:pPr>
        <w:rPr>
          <w:rtl/>
        </w:rPr>
      </w:pPr>
      <w:r w:rsidRPr="006F178A">
        <w:rPr>
          <w:rStyle w:val="afffe"/>
          <w:rFonts w:ascii="Fb Fontext" w:hAnsi="Fb Fontext"/>
          <w:rtl/>
        </w:rPr>
        <w:t>אמת סוכה</w:t>
      </w:r>
      <w:r w:rsidRPr="006F178A">
        <w:rPr>
          <w:rtl/>
        </w:rPr>
        <w:t xml:space="preserve"> באמה בת חמשה -ו</w:t>
      </w:r>
      <w:r w:rsidRPr="006F178A">
        <w:rPr>
          <w:b/>
          <w:bCs/>
          <w:rtl/>
        </w:rPr>
        <w:t>הלכתא</w:t>
      </w:r>
      <w:r w:rsidRPr="006F178A">
        <w:rPr>
          <w:rtl/>
        </w:rPr>
        <w:t xml:space="preserve"> לגובהה ולדופן עקומה.</w:t>
      </w:r>
    </w:p>
    <w:p w:rsidR="005851B8" w:rsidRPr="00132755" w:rsidRDefault="005851B8" w:rsidP="005851B8">
      <w:pPr>
        <w:rPr>
          <w:spacing w:val="-6"/>
          <w:rtl/>
        </w:rPr>
      </w:pPr>
      <w:r w:rsidRPr="00132755">
        <w:rPr>
          <w:spacing w:val="-6"/>
          <w:rtl/>
        </w:rPr>
        <w:t xml:space="preserve">והא </w:t>
      </w:r>
      <w:ins w:id="90532" w:author="מנוע מכני" w:date="2026-10-11T12:04:40Z">
        <w:r>
          <w:rPr>
            <w:spacing w:val="-6"/>
            <w:rtl/>
          </w:rPr>
          <w:t xml:space="preserve">דיש</w:t>
        </w:r>
      </w:ins>
      <w:del w:id="90533" w:author="מנוע מכני" w:date="2026-10-11T12:04:40Z">
        <w:r w:rsidRPr="00132755">
          <w:rPr>
            <w:spacing w:val="-6"/>
            <w:rtl/>
          </w:rPr>
          <w:delText xml:space="preserve">דאיכא</w:delText>
        </w:r>
      </w:del>
      <w:r w:rsidRPr="00132755">
        <w:rPr>
          <w:spacing w:val="-6"/>
          <w:rtl/>
        </w:rPr>
        <w:t xml:space="preserve"> משך סוכה בד' אמות דלקולא, </w:t>
      </w:r>
      <w:ins w:id="93860" w:author="מנוע מכני" w:date="2026-10-11T12:04:40Z">
        <w:r>
          <w:rPr>
            <w:spacing w:val="-6"/>
            <w:rtl/>
          </w:rPr>
          <w:t xml:space="preserve">סבר</w:t>
        </w:r>
      </w:ins>
      <w:del w:id="93861" w:author="מנוע מכני" w:date="2026-10-11T12:04:40Z">
        <w:r w:rsidRPr="00132755">
          <w:rPr>
            <w:spacing w:val="-6"/>
            <w:rtl/>
          </w:rPr>
          <w:delText xml:space="preserve">ס"ל</w:delText>
        </w:r>
      </w:del>
      <w:r w:rsidRPr="00132755">
        <w:rPr>
          <w:spacing w:val="-6"/>
          <w:rtl/>
        </w:rPr>
        <w:t xml:space="preserve"> כרבנן דאפי' אינה מחזקת אלא ראשו ורובו ושולחנו.</w:t>
      </w:r>
    </w:p>
    <w:p>
      <w:pPr>
        <w:pStyle w:val="38"/>
        <w:rPr>
          <w:ins w:id="94756" w:author="מנוע מכני" w:date="2026-10-11T12:04:40Z"/>
        </w:rPr>
      </w:pPr>
      <w:r w:rsidRPr="006F178A">
        <w:t>ו</w:t>
      </w:r>
      <w:r w:rsidRPr="00910D80">
        <w:t>אב"א</w:t>
      </w:r>
    </w:p>
    <w:p w:rsidR="005851B8" w:rsidRPr="006F178A" w:rsidRDefault="005851B8" w:rsidP="005851B8">
      <w:pPr>
        <w:rPr>
          <w:rtl/>
        </w:rPr>
      </w:pPr>
      <w:del w:id="94757" w:author="מנוע מכני" w:date="2026-10-11T12:04:40Z">
        <w:r w:rsidRPr="006F178A">
          <w:rPr>
            <w:rtl/>
          </w:rPr>
          <w:delText xml:space="preserve"> </w:delText>
        </w:r>
      </w:del>
      <w:r>
        <w:rPr>
          <w:rtl/>
        </w:rPr>
        <w:t>אפי'</w:t>
      </w:r>
      <w:r w:rsidRPr="006F178A">
        <w:rPr>
          <w:rtl/>
        </w:rPr>
        <w:t xml:space="preserve"> </w:t>
      </w:r>
      <w:r w:rsidRPr="006F178A">
        <w:rPr>
          <w:rStyle w:val="2fb"/>
          <w:rtl/>
        </w:rPr>
        <w:t xml:space="preserve">כרבי</w:t>
      </w:r>
      <w:r w:rsidRPr="006F178A">
        <w:rPr>
          <w:rtl/>
        </w:rPr>
        <w:t xml:space="preserve"> דבעי' ד' על ד' אמות, ורוב אמות </w:t>
      </w:r>
      <w:ins w:id="91902" w:author="מנוע מכני" w:date="2026-10-11T12:04:40Z">
        <w:r>
          <w:rPr>
            <w:rtl/>
          </w:rPr>
          <w:t xml:space="preserve">אומר</w:t>
        </w:r>
      </w:ins>
      <w:del w:id="91903" w:author="מנוע מכני" w:date="2026-10-11T12:04:40Z">
        <w:r w:rsidRPr="006F178A">
          <w:rPr>
            <w:rtl/>
          </w:rPr>
          <w:delText xml:space="preserve">קאמר</w:delText>
        </w:r>
      </w:del>
      <w:r w:rsidRPr="006F178A">
        <w:rPr>
          <w:rtl/>
        </w:rPr>
        <w:t xml:space="preserve">.</w:t>
      </w:r>
    </w:p>
    <w:p w:rsidR="005851B8" w:rsidRPr="006F178A" w:rsidRDefault="005851B8" w:rsidP="005851B8">
      <w:pPr>
        <w:rPr>
          <w:rtl/>
        </w:rPr>
      </w:pPr>
      <w:r w:rsidRPr="006F178A">
        <w:rPr>
          <w:rStyle w:val="afffe"/>
          <w:rFonts w:ascii="Fb Fontext" w:hAnsi="Fb Fontext"/>
          <w:rtl/>
        </w:rPr>
        <w:t>אמת</w:t>
      </w:r>
      <w:r w:rsidRPr="006F178A">
        <w:rPr>
          <w:rtl/>
        </w:rPr>
        <w:t xml:space="preserve"> </w:t>
      </w:r>
      <w:r w:rsidRPr="006F178A">
        <w:rPr>
          <w:rStyle w:val="afffe"/>
          <w:rFonts w:ascii="Fb Fontext" w:hAnsi="Fb Fontext"/>
          <w:rtl/>
        </w:rPr>
        <w:t>כלאים</w:t>
      </w:r>
      <w:r w:rsidRPr="006F178A">
        <w:rPr>
          <w:rtl/>
        </w:rPr>
        <w:t xml:space="preserve"> באמה בת ששה. הילכתא לקרחת הכרם ולמחול הכרם.</w:t>
      </w:r>
    </w:p>
    <w:p>
      <w:pPr>
        <w:pStyle w:val="38"/>
        <w:rPr>
          <w:ins w:id="94758" w:author="מנוע מכני" w:date="2026-10-11T12:04:40Z"/>
        </w:rPr>
      </w:pPr>
      <w:r w:rsidRPr="006F178A">
        <w:t xml:space="preserve">דתנן</w:t>
      </w:r>
      <w:r w:rsidRPr="006F178A">
        <w:t xml:space="preserve">:</w:t>
      </w:r>
    </w:p>
    <w:p w:rsidR="005851B8" w:rsidRPr="006F178A" w:rsidRDefault="005851B8" w:rsidP="005851B8">
      <w:pPr>
        <w:rPr>
          <w:rtl/>
        </w:rPr>
      </w:pPr>
      <w:del w:id="94759" w:author="מנוע מכני" w:date="2026-10-11T12:04:40Z">
        <w:r w:rsidRPr="006F178A">
          <w:rPr>
            <w:rtl/>
          </w:rPr>
          <w:delText xml:space="preserve"> </w:delText>
        </w:r>
      </w:del>
      <w:r w:rsidRPr="006F178A">
        <w:rPr>
          <w:rtl/>
        </w:rPr>
        <w:t xml:space="preserve">קרחת הכרם לב"ש כ"ד אמות. </w:t>
      </w:r>
      <w:r w:rsidRPr="006F178A">
        <w:rPr>
          <w:rtl/>
        </w:rPr>
        <w:t xml:space="preserve">וב"ה</w:t>
      </w:r>
      <w:r w:rsidRPr="006F178A">
        <w:rPr>
          <w:rtl/>
        </w:rPr>
        <w:t xml:space="preserve"> ט"ז אמות.</w:t>
      </w:r>
    </w:p>
    <w:p w:rsidR="005851B8" w:rsidRPr="009757B9" w:rsidRDefault="005851B8" w:rsidP="005851B8">
      <w:pPr>
        <w:rPr>
          <w:rFonts w:cs="Guttman Vilna"/>
          <w:b/>
          <w:bCs/>
          <w:rtl/>
        </w:rPr>
      </w:pPr>
      <w:r w:rsidRPr="006F178A">
        <w:rPr>
          <w:rtl/>
        </w:rPr>
        <w:t xml:space="preserve">ומחול הכרם </w:t>
      </w:r>
      <w:r w:rsidRPr="006F178A">
        <w:rPr>
          <w:rtl/>
        </w:rPr>
        <w:t xml:space="preserve">ב"ש</w:t>
      </w:r>
      <w:r w:rsidRPr="006F178A">
        <w:rPr>
          <w:rtl/>
        </w:rPr>
        <w:t xml:space="preserve"> ט"ז אמות, </w:t>
      </w:r>
      <w:r w:rsidRPr="006F178A">
        <w:rPr>
          <w:rtl/>
        </w:rPr>
        <w:t xml:space="preserve">וב"ה</w:t>
      </w:r>
      <w:r w:rsidRPr="006F178A">
        <w:rPr>
          <w:rtl/>
        </w:rPr>
        <w:t xml:space="preserve"> י"ב אמות.</w:t>
      </w:r>
    </w:p>
    <w:p w:rsidR="005851B8" w:rsidRDefault="005851B8" w:rsidP="005851B8">
      <w:pPr>
        <w:rPr>
          <w:rtl/>
        </w:rPr>
      </w:pPr>
      <w:r w:rsidRPr="006F178A">
        <w:rPr>
          <w:rtl/>
        </w:rPr>
        <w:t>קרחת הכרם [שחרב אמצעיתו דביש ט"ז אמה זורע ומשייר מקום לחרישה והיינו ד' אמות]</w:t>
      </w:r>
    </w:p>
    <w:p w:rsidR="005851B8" w:rsidRPr="009757B9" w:rsidRDefault="005851B8" w:rsidP="005851B8">
      <w:pPr>
        <w:rPr>
          <w:rFonts w:cs="Guttman Vilna"/>
          <w:b/>
          <w:bCs/>
          <w:rtl/>
        </w:rPr>
      </w:pPr>
      <w:r w:rsidRPr="006F178A">
        <w:rPr>
          <w:rtl/>
        </w:rPr>
        <w:t>מחול הכרם בין כרם לגדר דביש י"ב אמה נותן כדי עבודה וזורע השאר.</w:t>
      </w:r>
    </w:p>
    <w:p w:rsidR="005851B8" w:rsidRPr="006F178A" w:rsidRDefault="005851B8" w:rsidP="005851B8">
      <w:pPr>
        <w:rPr>
          <w:rtl/>
        </w:rPr>
      </w:pPr>
      <w:r>
        <w:rPr>
          <w:rtl/>
        </w:rPr>
        <w:t>ואפי'</w:t>
      </w:r>
      <w:r w:rsidRPr="006F178A">
        <w:rPr>
          <w:rtl/>
        </w:rPr>
        <w:t xml:space="preserve"> </w:t>
      </w:r>
      <w:ins w:id="90534" w:author="מנוע מכני" w:date="2026-10-11T12:04:40Z">
        <w:r>
          <w:rPr>
            <w:rtl/>
          </w:rPr>
          <w:t xml:space="preserve">דיש</w:t>
        </w:r>
      </w:ins>
      <w:del w:id="90535" w:author="מנוע מכני" w:date="2026-10-11T12:04:40Z">
        <w:r w:rsidRPr="006F178A">
          <w:rPr>
            <w:rtl/>
          </w:rPr>
          <w:delText xml:space="preserve">דאיכא</w:delText>
        </w:r>
      </w:del>
      <w:r w:rsidRPr="006F178A">
        <w:rPr>
          <w:rtl/>
        </w:rPr>
        <w:t xml:space="preserve"> רצופים דבעי' ד"א בין שורה לשורה </w:t>
      </w:r>
      <w:ins w:id="93862" w:author="מנוע מכני" w:date="2026-10-11T12:04:40Z">
        <w:r>
          <w:rPr>
            <w:rtl/>
          </w:rPr>
          <w:t xml:space="preserve">סבר</w:t>
        </w:r>
      </w:ins>
      <w:del w:id="93863" w:author="מנוע מכני" w:date="2026-10-11T12:04:40Z">
        <w:r w:rsidRPr="006F178A">
          <w:rPr>
            <w:rtl/>
          </w:rPr>
          <w:delText xml:space="preserve">ס"ל</w:delText>
        </w:r>
      </w:del>
      <w:r w:rsidRPr="006F178A">
        <w:rPr>
          <w:rtl/>
        </w:rPr>
        <w:t xml:space="preserve"> כרבנן דכרם, ורואין את האמצעיים כאילו אינם.</w:t>
      </w:r>
    </w:p>
    <w:p>
      <w:pPr>
        <w:pStyle w:val="38"/>
        <w:rPr>
          <w:ins w:id="94760" w:author="מנוע מכני" w:date="2026-10-11T12:04:40Z"/>
        </w:rPr>
      </w:pPr>
      <w:r w:rsidRPr="006F178A">
        <w:t>ו</w:t>
      </w:r>
      <w:r w:rsidRPr="00910D80">
        <w:t>אב"א</w:t>
      </w:r>
    </w:p>
    <w:p w:rsidR="005851B8" w:rsidRPr="006F178A" w:rsidRDefault="005851B8" w:rsidP="005851B8">
      <w:pPr>
        <w:rPr>
          <w:rtl/>
        </w:rPr>
      </w:pPr>
      <w:del w:id="94761" w:author="מנוע מכני" w:date="2026-10-11T12:04:40Z">
        <w:r w:rsidRPr="006F178A">
          <w:rPr>
            <w:rtl/>
          </w:rPr>
          <w:delText xml:space="preserve"> </w:delText>
        </w:r>
      </w:del>
      <w:r>
        <w:rPr>
          <w:rtl/>
        </w:rPr>
        <w:t>אפי'</w:t>
      </w:r>
      <w:r w:rsidRPr="006F178A">
        <w:rPr>
          <w:rtl/>
        </w:rPr>
        <w:t xml:space="preserve"> </w:t>
      </w:r>
      <w:r w:rsidRPr="006F178A">
        <w:rPr>
          <w:rStyle w:val="2fb"/>
          <w:rtl/>
        </w:rPr>
        <w:t xml:space="preserve">כר"ש</w:t>
      </w:r>
      <w:r w:rsidRPr="006F178A">
        <w:rPr>
          <w:rtl/>
        </w:rPr>
        <w:t xml:space="preserve"> </w:t>
      </w:r>
      <w:ins w:id="90536" w:author="מנוע מכני" w:date="2026-10-11T12:04:40Z">
        <w:r>
          <w:rPr>
            <w:rtl/>
          </w:rPr>
          <w:t xml:space="preserve">דלא</w:t>
        </w:r>
      </w:ins>
      <w:del w:id="90537" w:author="מנוע מכני" w:date="2026-10-11T12:04:40Z">
        <w:r w:rsidRPr="006F178A">
          <w:rPr>
            <w:rtl/>
          </w:rPr>
          <w:delText xml:space="preserve">דלאו</w:delText>
        </w:r>
      </w:del>
      <w:r w:rsidRPr="006F178A">
        <w:rPr>
          <w:rtl/>
        </w:rPr>
        <w:t xml:space="preserve"> כרם הוא ורוב אמות </w:t>
      </w:r>
      <w:ins w:id="91904" w:author="מנוע מכני" w:date="2026-10-11T12:04:40Z">
        <w:r>
          <w:rPr>
            <w:rtl/>
          </w:rPr>
          <w:t xml:space="preserve">אומר</w:t>
        </w:r>
      </w:ins>
      <w:del w:id="91905" w:author="מנוע מכני" w:date="2026-10-11T12:04:40Z">
        <w:r w:rsidRPr="006F178A">
          <w:rPr>
            <w:rtl/>
          </w:rPr>
          <w:delText xml:space="preserve">קאמר</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ד.</w:t>
      </w:r>
    </w:p>
    <w:p w:rsidR="005851B8" w:rsidRPr="009757B9" w:rsidRDefault="005851B8" w:rsidP="005851B8">
      <w:pPr>
        <w:rPr>
          <w:rFonts w:cs="Guttman Vilna"/>
          <w:b/>
          <w:bCs/>
          <w:rtl/>
        </w:rPr>
      </w:pPr>
      <w:r w:rsidRPr="006F178A">
        <w:rPr>
          <w:rStyle w:val="2fb"/>
          <w:rFonts w:ascii="Fb Fontext" w:hAnsi="Fb Fontext"/>
          <w:rtl/>
        </w:rPr>
        <w:t xml:space="preserve">רבא</w:t>
      </w:r>
      <w:r w:rsidRPr="006F178A">
        <w:rPr>
          <w:rStyle w:val="afffe"/>
          <w:rFonts w:ascii="Fb Fontext" w:hAnsi="Fb Fontext"/>
          <w:rtl/>
        </w:rPr>
        <w:t xml:space="preserve"> </w:t>
      </w:r>
      <w:r w:rsidRPr="006F178A">
        <w:rPr>
          <w:rStyle w:val="2fb"/>
          <w:rFonts w:ascii="Fb Fontext" w:hAnsi="Fb Fontext"/>
          <w:rtl/>
        </w:rPr>
        <w:t xml:space="preserve">מר"נ</w:t>
      </w:r>
      <w:r w:rsidRPr="006F178A">
        <w:rPr>
          <w:rtl/>
        </w:rPr>
        <w:t xml:space="preserve"> כל אמות באמה בת ששה, אלא הללו שוחקות והללו עצבות.</w:t>
      </w:r>
    </w:p>
    <w:p>
      <w:pPr>
        <w:pStyle w:val="38"/>
        <w:rPr>
          <w:ins w:id="94762" w:author="מנוע מכני" w:date="2026-10-11T12:04:40Z"/>
        </w:rPr>
      </w:pPr>
      <w:r w:rsidRPr="00132755">
        <w:t xml:space="preserve">הך</w:t>
      </w:r>
    </w:p>
    <w:p w:rsidR="005851B8" w:rsidRPr="00132755" w:rsidRDefault="005851B8" w:rsidP="005851B8">
      <w:pPr>
        <w:rPr>
          <w:spacing w:val="-6"/>
          <w:rtl/>
        </w:rPr>
      </w:pPr>
      <w:del w:id="94763" w:author="מנוע מכני" w:date="2026-10-11T12:04:40Z">
        <w:r w:rsidRPr="00132755">
          <w:rPr>
            <w:spacing w:val="-6"/>
            <w:rtl/>
          </w:rPr>
          <w:delText xml:space="preserve"> </w:delText>
        </w:r>
      </w:del>
      <w:r w:rsidRPr="00132755">
        <w:rPr>
          <w:spacing w:val="-6"/>
          <w:rtl/>
        </w:rPr>
        <w:t xml:space="preserve">דכל אמות שאמרו חכמים באמה בת ששה, ובלבד שלא יהו מכוונות. </w:t>
      </w:r>
      <w:r w:rsidRPr="00132755">
        <w:rPr>
          <w:rStyle w:val="2fb"/>
          <w:b/>
          <w:bCs/>
          <w:spacing w:val="-6"/>
          <w:rtl/>
        </w:rPr>
        <w:t>לרבא</w:t>
      </w:r>
      <w:r w:rsidRPr="00132755">
        <w:rPr>
          <w:spacing w:val="-6"/>
          <w:rtl/>
        </w:rPr>
        <w:t xml:space="preserve"> </w:t>
      </w:r>
      <w:ins w:id="94464" w:author="מנוע מכני" w:date="2026-10-11T12:04:40Z">
        <w:r>
          <w:rPr>
            <w:spacing w:val="-6"/>
            <w:rtl/>
          </w:rPr>
          <w:t xml:space="preserve">יפה</w:t>
        </w:r>
      </w:ins>
      <w:del w:id="94465" w:author="מנוע מכני" w:date="2026-10-11T12:04:40Z">
        <w:r w:rsidRPr="00132755">
          <w:rPr>
            <w:spacing w:val="-6"/>
            <w:rtl/>
          </w:rPr>
          <w:delText xml:space="preserve">שפיר</w:delText>
        </w:r>
      </w:del>
      <w:r w:rsidRPr="00132755">
        <w:rPr>
          <w:spacing w:val="-6"/>
          <w:rtl/>
        </w:rPr>
        <w:t xml:space="preserve"> </w:t>
      </w:r>
      <w:ins w:id="90005" w:author="Claude - סמנטי" w:date="2026-10-11T12:19:31Z">
        <w:r>
          <w:rPr>
            <w:spacing w:val="-6"/>
            <w:rtl/>
          </w:rPr>
          <w:t xml:space="preserve">שיהיו</w:t>
        </w:r>
      </w:ins>
      <w:del w:id="90006" w:author="Claude - סמנטי" w:date="2026-10-11T12:19:31Z">
        <w:r w:rsidRPr="00132755">
          <w:rPr>
            <w:spacing w:val="-6"/>
            <w:rtl/>
          </w:rPr>
          <w:delText xml:space="preserve">דליהוו</w:delText>
        </w:r>
      </w:del>
      <w:r w:rsidRPr="00132755">
        <w:rPr>
          <w:spacing w:val="-6"/>
          <w:rtl/>
        </w:rPr>
        <w:t xml:space="preserve"> שוחקות.</w:t>
      </w:r>
    </w:p>
    <w:p w:rsidR="005851B8" w:rsidRPr="006F178A" w:rsidRDefault="005851B8" w:rsidP="005851B8">
      <w:pPr>
        <w:rPr>
          <w:rtl/>
        </w:rPr>
      </w:pPr>
      <w:r w:rsidRPr="006F178A">
        <w:rPr>
          <w:rStyle w:val="afffe"/>
          <w:rFonts w:ascii="Fb Fontext" w:hAnsi="Fb Fontext"/>
          <w:rtl/>
        </w:rPr>
        <w:t xml:space="preserve">אבל </w:t>
      </w:r>
      <w:r w:rsidRPr="006F178A">
        <w:rPr>
          <w:rStyle w:val="2fb"/>
          <w:rFonts w:ascii="Fb Fontext" w:hAnsi="Fb Fontext"/>
          <w:rtl/>
        </w:rPr>
        <w:t xml:space="preserve">לאביי</w:t>
      </w:r>
      <w:r w:rsidRPr="006F178A">
        <w:rPr>
          <w:rtl/>
        </w:rPr>
        <w:t xml:space="preserve"> דהיינו בת ששה צ"ל דאמה שאמרו </w:t>
      </w:r>
      <w:ins w:id="91906" w:author="מנוע מכני" w:date="2026-10-11T12:04:40Z">
        <w:r>
          <w:rPr>
            <w:rtl/>
          </w:rPr>
          <w:t xml:space="preserve">עליו</w:t>
        </w:r>
      </w:ins>
      <w:del w:id="91907" w:author="מנוע מכני" w:date="2026-10-11T12:04:40Z">
        <w:r w:rsidRPr="006F178A">
          <w:rPr>
            <w:rtl/>
          </w:rPr>
          <w:delText xml:space="preserve">עליה</w:delText>
        </w:r>
      </w:del>
      <w:r w:rsidRPr="006F178A">
        <w:rPr>
          <w:rtl/>
        </w:rPr>
        <w:t xml:space="preserve"> שהיא בת ששה היינו שוחקות ולא עצבות והיינו </w:t>
      </w:r>
      <w:r w:rsidRPr="006F178A">
        <w:rPr>
          <w:rStyle w:val="2fb"/>
          <w:rtl/>
        </w:rPr>
        <w:t xml:space="preserve">כרשב"ג</w:t>
      </w:r>
      <w:r w:rsidRPr="006F178A">
        <w:rPr>
          <w:rtl/>
        </w:rPr>
        <w:t xml:space="preserve"> דסיפא דברייתא ולא </w:t>
      </w:r>
      <w:r w:rsidRPr="006F178A">
        <w:rPr>
          <w:rStyle w:val="2fb"/>
          <w:rtl/>
        </w:rPr>
        <w:t xml:space="preserve">כת"ק</w:t>
      </w:r>
      <w:r w:rsidRPr="006F178A">
        <w:rPr>
          <w:rtl/>
        </w:rPr>
        <w:t xml:space="preserve"> </w:t>
      </w:r>
      <w:r w:rsidRPr="0092079A">
        <w:rPr>
          <w:rStyle w:val="2fb"/>
          <w:b/>
          <w:bCs/>
          <w:rtl/>
        </w:rPr>
        <w:t>ולאביי</w:t>
      </w:r>
      <w:r w:rsidRPr="006F178A">
        <w:rPr>
          <w:rtl/>
        </w:rPr>
        <w:t xml:space="preserve"> וודאי תנאי היא.</w:t>
      </w:r>
    </w:p>
    <w:p w:rsidR="005851B8" w:rsidRPr="006F178A" w:rsidRDefault="005851B8" w:rsidP="005851B8">
      <w:pPr>
        <w:rPr>
          <w:rtl/>
        </w:rPr>
      </w:pPr>
      <w:r w:rsidRPr="006F178A">
        <w:rPr>
          <w:rStyle w:val="2fb"/>
          <w:rFonts w:ascii="Fb Fontext" w:hAnsi="Fb Fontext"/>
          <w:sz w:val="20"/>
          <w:rtl/>
        </w:rPr>
        <w:t>לרבא</w:t>
      </w:r>
      <w:r w:rsidRPr="006F178A">
        <w:rPr>
          <w:rFonts w:ascii="Fb Fontext" w:hAnsi="Fb Fontext"/>
          <w:sz w:val="20"/>
          <w:rtl/>
        </w:rPr>
        <w:t xml:space="preserve"> אפשר </w:t>
      </w:r>
      <w:r w:rsidRPr="006F178A">
        <w:rPr>
          <w:rStyle w:val="2fb"/>
          <w:rFonts w:ascii="Fb Fontext" w:hAnsi="Fb Fontext"/>
          <w:sz w:val="20"/>
          <w:rtl/>
        </w:rPr>
        <w:t xml:space="preserve">דרשב"ג</w:t>
      </w:r>
      <w:r w:rsidRPr="006F178A">
        <w:rPr>
          <w:rFonts w:ascii="Fb Fontext" w:hAnsi="Fb Fontext"/>
          <w:sz w:val="20"/>
          <w:rtl/>
        </w:rPr>
        <w:t xml:space="preserve"> </w:t>
      </w:r>
      <w:r w:rsidRPr="006F178A">
        <w:rPr>
          <w:rFonts w:ascii="Fb Fontext" w:hAnsi="Fb Fontext"/>
          <w:sz w:val="20"/>
          <w:rtl/>
        </w:rPr>
        <w:t xml:space="preserve">לא</w:t>
      </w:r>
      <w:r w:rsidRPr="006F178A">
        <w:rPr>
          <w:rFonts w:ascii="Fb Fontext" w:hAnsi="Fb Fontext"/>
          <w:sz w:val="20"/>
          <w:rtl/>
        </w:rPr>
        <w:t xml:space="preserve"> פליג את"ק ולפירושי </w:t>
      </w:r>
      <w:ins w:id="90538" w:author="מנוע מכני" w:date="2026-10-11T12:04:40Z">
        <w:r>
          <w:rPr>
            <w:rFonts w:ascii="Fb Fontext" w:hAnsi="Fb Fontext"/>
            <w:sz w:val="20"/>
            <w:rtl/>
          </w:rPr>
          <w:t xml:space="preserve">דבר</w:t>
        </w:r>
      </w:ins>
      <w:del w:id="90539" w:author="מנוע מכני" w:date="2026-10-11T12:04:40Z">
        <w:r w:rsidRPr="006F178A">
          <w:rPr>
            <w:rFonts w:ascii="Fb Fontext" w:hAnsi="Fb Fontext"/>
            <w:sz w:val="20"/>
            <w:rtl/>
          </w:rPr>
          <w:delText xml:space="preserve">מילתא</w:delText>
        </w:r>
      </w:del>
      <w:r w:rsidRPr="006F178A">
        <w:rPr>
          <w:rFonts w:ascii="Fb Fontext" w:hAnsi="Fb Fontext"/>
          <w:sz w:val="20"/>
          <w:rtl/>
        </w:rPr>
        <w:t xml:space="preserve"> דבאמת כלאיים </w:t>
      </w:r>
      <w:r w:rsidRPr="006F178A">
        <w:rPr>
          <w:rFonts w:ascii="Fb Fontext" w:hAnsi="Fb Fontext"/>
          <w:sz w:val="20"/>
          <w:rtl/>
        </w:rPr>
        <w:t xml:space="preserve">לא</w:t>
      </w:r>
      <w:r w:rsidRPr="006F178A">
        <w:rPr>
          <w:rFonts w:ascii="Fb Fontext" w:hAnsi="Fb Fontext"/>
          <w:sz w:val="20"/>
          <w:rtl/>
        </w:rPr>
        <w:t xml:space="preserve"> יצמצם.</w:t>
      </w:r>
    </w:p>
    <w:p>
      <w:pPr>
        <w:pStyle w:val="38"/>
        <w:rPr>
          <w:ins w:id="94764" w:author="מנוע מכני" w:date="2026-10-11T12:04:40Z"/>
        </w:rPr>
      </w:pPr>
      <w:r w:rsidRPr="006F178A">
        <w:lastRenderedPageBreak/>
        <w:t xml:space="preserve">והך</w:t>
      </w:r>
    </w:p>
    <w:p w:rsidR="005851B8" w:rsidRPr="006F178A" w:rsidRDefault="005851B8" w:rsidP="005851B8">
      <w:pPr>
        <w:rPr>
          <w:rtl/>
        </w:rPr>
      </w:pPr>
      <w:del w:id="94765" w:author="מנוע מכני" w:date="2026-10-11T12:04:40Z">
        <w:r w:rsidRPr="006F178A">
          <w:rPr>
            <w:rFonts w:ascii="Fb Fontext" w:hAnsi="Fb Fontext"/>
            <w:rtl/>
          </w:rPr>
          <w:lastRenderedPageBreak/>
          <w:delText xml:space="preserve"> </w:delText>
        </w:r>
      </w:del>
      <w:r w:rsidRPr="006F178A">
        <w:rPr>
          <w:rFonts w:ascii="Fb Fontext" w:hAnsi="Fb Fontext"/>
          <w:rtl/>
        </w:rPr>
        <w:lastRenderedPageBreak/>
        <w:t xml:space="preserve">דאמה בת ששה [ולא אמת כלאיים] בא </w:t>
      </w:r>
      <w:ins w:id="94318" w:author="מנוע מכני" w:date="2026-10-11T12:04:40Z">
        <w:r>
          <w:rPr>
            <w:rFonts w:ascii="Fb Fontext" w:hAnsi="Fb Fontext"/>
            <w:rtl/>
          </w:rPr>
          <w:t xml:space="preserve">למעט</w:t>
        </w:r>
      </w:ins>
      <w:del w:id="94319" w:author="מנוע מכני" w:date="2026-10-11T12:04:40Z">
        <w:r w:rsidRPr="006F178A">
          <w:rPr>
            <w:rFonts w:ascii="Fb Fontext" w:hAnsi="Fb Fontext"/>
            <w:rtl/>
          </w:rPr>
          <w:lastRenderedPageBreak/>
          <w:delText xml:space="preserve">למעוטי</w:delText>
        </w:r>
      </w:del>
      <w:r w:rsidRPr="006F178A">
        <w:rPr>
          <w:rFonts w:ascii="Fb Fontext" w:hAnsi="Fb Fontext"/>
          <w:rtl/>
        </w:rPr>
        <w:lastRenderedPageBreak/>
        <w:t xml:space="preserve"> אמה יסוד ואמה סובב.</w:t>
      </w:r>
    </w:p>
    <w:p w:rsidR="005851B8" w:rsidRDefault="005851B8" w:rsidP="005851B8">
      <w:pPr>
        <w:rPr>
          <w:rtl/>
        </w:rPr>
      </w:pPr>
      <w:r w:rsidRPr="006F178A">
        <w:rPr>
          <w:rtl/>
        </w:rPr>
        <w:t>[דכל האמות הם גדולות חוץ מחיק האמה של יסוד שהיא אמה קטנה]</w:t>
      </w:r>
    </w:p>
    <w:p w:rsidR="005851B8" w:rsidRPr="009757B9" w:rsidRDefault="005851B8" w:rsidP="005851B8">
      <w:pPr>
        <w:rPr>
          <w:rFonts w:cs="Guttman Vilna"/>
          <w:b/>
          <w:bCs/>
          <w:rtl/>
        </w:rPr>
      </w:pPr>
      <w:r w:rsidRPr="002F73F8">
        <w:rPr>
          <w:rStyle w:val="afffff0"/>
          <w:rtl/>
        </w:rPr>
        <w:t>ד</w:t>
      </w:r>
      <w:r w:rsidRPr="002F73F8">
        <w:rPr>
          <w:rStyle w:val="afffff0"/>
          <w:rFonts w:hint="cs"/>
          <w:rtl/>
        </w:rPr>
        <w:t>'</w:t>
      </w:r>
      <w:r w:rsidRPr="002F73F8">
        <w:rPr>
          <w:rStyle w:val="afffff0"/>
          <w:rtl/>
        </w:rPr>
        <w:t>ואלה מדות המזבח חיק האמה</w:t>
      </w:r>
      <w:r w:rsidRPr="002F73F8">
        <w:rPr>
          <w:rStyle w:val="afffff0"/>
          <w:rFonts w:hint="cs"/>
          <w:rtl/>
        </w:rPr>
        <w:t>'</w:t>
      </w:r>
      <w:r w:rsidRPr="002F73F8">
        <w:rPr>
          <w:rStyle w:val="afffff0"/>
          <w:rtl/>
        </w:rPr>
        <w:t xml:space="preserve"> </w:t>
      </w:r>
      <w:r w:rsidRPr="006F178A">
        <w:rPr>
          <w:rtl/>
        </w:rPr>
        <w:t>- זה יסוד,</w:t>
      </w:r>
      <w:r w:rsidRPr="006F178A">
        <w:rPr>
          <w:rtl/>
        </w:rPr>
        <w:tab/>
      </w:r>
      <w:r w:rsidRPr="006F178A">
        <w:rPr>
          <w:rtl/>
        </w:rPr>
        <w:tab/>
      </w:r>
      <w:r w:rsidRPr="00523F92">
        <w:rPr>
          <w:rStyle w:val="afffff0"/>
          <w:rFonts w:hint="cs"/>
          <w:rtl/>
        </w:rPr>
        <w:t>'</w:t>
      </w:r>
      <w:ins w:id="90531" w:author="Claude - סמנטי" w:date="2026-10-11T12:19:31Z">
        <w:r>
          <w:rPr>
            <w:rStyle w:val="afffff0"/>
            <w:rtl/>
          </w:rPr>
          <w:t xml:space="preserve">וְאַמָּה רֹחַב</w:t>
        </w:r>
      </w:ins>
      <w:del w:id="90532" w:author="Claude - סמנטי" w:date="2026-10-11T12:19:31Z">
        <w:r w:rsidRPr="00523F92">
          <w:rPr>
            <w:rStyle w:val="afffff0"/>
            <w:rtl/>
          </w:rPr>
          <w:delText xml:space="preserve">ואמה רחב</w:delText>
        </w:r>
      </w:del>
      <w:r w:rsidRPr="00523F92">
        <w:rPr>
          <w:rStyle w:val="afffff0"/>
          <w:rFonts w:hint="cs"/>
          <w:rtl/>
        </w:rPr>
        <w:t>'</w:t>
      </w:r>
      <w:r w:rsidRPr="00523F92">
        <w:rPr>
          <w:rStyle w:val="afffff0"/>
          <w:rtl/>
        </w:rPr>
        <w:t xml:space="preserve"> </w:t>
      </w:r>
      <w:r w:rsidRPr="006F178A">
        <w:rPr>
          <w:rtl/>
        </w:rPr>
        <w:t>- זה סובב,</w:t>
      </w:r>
    </w:p>
    <w:p w:rsidR="005851B8" w:rsidRPr="009757B9" w:rsidRDefault="005851B8" w:rsidP="005851B8">
      <w:pPr>
        <w:rPr>
          <w:rFonts w:cs="Guttman Vilna"/>
          <w:b/>
          <w:bCs/>
          <w:rtl/>
        </w:rPr>
      </w:pPr>
      <w:r w:rsidRPr="00523F92">
        <w:rPr>
          <w:rStyle w:val="afffff0"/>
          <w:rFonts w:hint="cs"/>
          <w:rtl/>
        </w:rPr>
        <w:t>'</w:t>
      </w:r>
      <w:ins w:id="90535" w:author="Claude - סמנטי" w:date="2026-10-11T12:19:31Z">
        <w:r>
          <w:rPr>
            <w:rStyle w:val="afffff0"/>
            <w:rtl/>
          </w:rPr>
          <w:t xml:space="preserve">וּגְבוּלָהּ אֶל שְׂפָתָהּ סָבִיב</w:t>
        </w:r>
      </w:ins>
      <w:del w:id="90536" w:author="Claude - סמנטי" w:date="2026-10-11T12:19:31Z">
        <w:r w:rsidRPr="00523F92">
          <w:rPr>
            <w:rStyle w:val="afffff0"/>
            <w:rtl/>
          </w:rPr>
          <w:delText xml:space="preserve">וגבולה אל שפתה סביב</w:delText>
        </w:r>
      </w:del>
      <w:r w:rsidRPr="00523F92">
        <w:rPr>
          <w:rStyle w:val="afffff0"/>
          <w:rFonts w:hint="cs"/>
          <w:rtl/>
        </w:rPr>
        <w:t>'</w:t>
      </w:r>
      <w:r w:rsidRPr="00523F92">
        <w:rPr>
          <w:rStyle w:val="afffff0"/>
          <w:rtl/>
        </w:rPr>
        <w:t xml:space="preserve"> </w:t>
      </w:r>
      <w:r w:rsidRPr="006F178A">
        <w:rPr>
          <w:rtl/>
        </w:rPr>
        <w:t xml:space="preserve">- אלו הקרנות, </w:t>
      </w:r>
      <w:r w:rsidRPr="006F178A">
        <w:rPr>
          <w:rtl/>
        </w:rPr>
        <w:tab/>
      </w:r>
      <w:r w:rsidRPr="006F178A">
        <w:rPr>
          <w:rtl/>
        </w:rPr>
        <w:tab/>
      </w:r>
      <w:r w:rsidRPr="00523F92">
        <w:rPr>
          <w:rStyle w:val="afffff0"/>
          <w:rFonts w:hint="cs"/>
          <w:rtl/>
        </w:rPr>
        <w:t>'</w:t>
      </w:r>
      <w:ins w:id="90533" w:author="Claude - סמנטי" w:date="2026-10-11T12:19:31Z">
        <w:r>
          <w:rPr>
            <w:rStyle w:val="afffff0"/>
            <w:rtl/>
          </w:rPr>
          <w:t xml:space="preserve">וְזֶה גַּב הַמִּזְבֵּחַ</w:t>
        </w:r>
      </w:ins>
      <w:del w:id="90534" w:author="Claude - סמנטי" w:date="2026-10-11T12:19:31Z">
        <w:r w:rsidRPr="00523F92">
          <w:rPr>
            <w:rStyle w:val="afffff0"/>
            <w:rtl/>
          </w:rPr>
          <w:delText xml:space="preserve">וזה גב המזבח</w:delText>
        </w:r>
      </w:del>
      <w:r w:rsidRPr="00523F92">
        <w:rPr>
          <w:rStyle w:val="afffff0"/>
          <w:rFonts w:hint="cs"/>
          <w:rtl/>
        </w:rPr>
        <w:t>'</w:t>
      </w:r>
      <w:r w:rsidRPr="00523F92">
        <w:rPr>
          <w:rStyle w:val="afffff0"/>
          <w:rtl/>
        </w:rPr>
        <w:t xml:space="preserve"> </w:t>
      </w:r>
      <w:r w:rsidRPr="006F178A">
        <w:rPr>
          <w:rtl/>
        </w:rPr>
        <w:t>- זה מזבח הזהב.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709" w:author="קלוד" w:date="2026-10-11T12:24:08Z"/>
        </w:rPr>
      </w:pPr>
      <w:ins w:id="90710" w:author="קלוד" w:date="2026-10-11T12:24:08Z">
        <w:r>
          <w:rPr>
            <w:color w:val="7B3F00"/>
          </w:rPr>
          <w:t xml:space="preserve">שיעורין חציצין ומחיצין - הלכה למשה מסיני</w:t>
        </w:r>
      </w:ins>
    </w:p>
    <w:p>
      <w:pPr>
        <w:pStyle w:val="38"/>
        <w:rPr>
          <w:ins w:id="94766" w:author="מנוע מכני" w:date="2026-10-11T12:04:40Z"/>
        </w:rPr>
      </w:pPr>
      <w:r w:rsidRPr="006F178A">
        <w:t>רחב"א מרב</w:t>
      </w:r>
      <w:r w:rsidRPr="006F178A">
        <w:t>:</w:t>
      </w:r>
    </w:p>
    <w:p w:rsidR="005851B8" w:rsidRPr="006F178A" w:rsidRDefault="005851B8" w:rsidP="005851B8">
      <w:pPr>
        <w:rPr>
          <w:rtl/>
        </w:rPr>
      </w:pPr>
      <w:del w:id="94767" w:author="מנוע מכני" w:date="2026-10-11T12:04:40Z">
        <w:r w:rsidRPr="006F178A">
          <w:rPr>
            <w:rFonts w:ascii="Fb Fontext" w:hAnsi="Fb Fontext"/>
            <w:rtl/>
          </w:rPr>
          <w:delText xml:space="preserve"> </w:delText>
        </w:r>
      </w:del>
      <w:r w:rsidRPr="006F178A">
        <w:rPr>
          <w:rStyle w:val="afffe"/>
          <w:rFonts w:ascii="Fb Fontext" w:hAnsi="Fb Fontext"/>
          <w:rtl/>
        </w:rPr>
        <w:t>שיעורין חציצין ומחיצין</w:t>
      </w:r>
      <w:r w:rsidRPr="006F178A">
        <w:rPr>
          <w:rFonts w:ascii="Fb Fontext" w:hAnsi="Fb Fontext"/>
          <w:rtl/>
        </w:rPr>
        <w:t xml:space="preserve"> הלכה למשה מסיני.</w:t>
      </w:r>
    </w:p>
    <w:p w:rsidR="005851B8" w:rsidRPr="006F178A" w:rsidRDefault="005851B8" w:rsidP="005851B8">
      <w:pPr>
        <w:rPr>
          <w:rtl/>
        </w:rPr>
      </w:pPr>
      <w:r w:rsidRPr="006F178A">
        <w:rPr>
          <w:rtl/>
        </w:rPr>
        <w:t>•</w:t>
      </w:r>
      <w:r w:rsidRPr="006F178A">
        <w:rPr>
          <w:rFonts w:hint="cs"/>
          <w:rtl/>
        </w:rPr>
        <w:t xml:space="preserve"> </w:t>
      </w:r>
      <w:r w:rsidRPr="006F178A">
        <w:rPr>
          <w:rStyle w:val="afffe"/>
          <w:rFonts w:ascii="Fb Fontext" w:hAnsi="Fb Fontext"/>
          <w:rtl/>
        </w:rPr>
        <w:t>שיעורין</w:t>
      </w:r>
      <w:r w:rsidRPr="006F178A">
        <w:rPr>
          <w:rtl/>
        </w:rPr>
        <w:t>- דכל קרא ד</w:t>
      </w:r>
      <w:r w:rsidRPr="00C30480">
        <w:rPr>
          <w:rStyle w:val="afffff0"/>
          <w:rtl/>
        </w:rPr>
        <w:t>אארץ חטה ושערה וגו</w:t>
      </w:r>
      <w:r>
        <w:rPr>
          <w:rtl/>
        </w:rPr>
        <w:t>'</w:t>
      </w:r>
      <w:r w:rsidRPr="006F178A">
        <w:rPr>
          <w:rtl/>
        </w:rPr>
        <w:t xml:space="preserve"> לשיעורין נאמר.</w:t>
      </w:r>
    </w:p>
    <w:p w:rsidR="005851B8" w:rsidRPr="00132755" w:rsidRDefault="005851B8" w:rsidP="005851B8">
      <w:pPr>
        <w:rPr>
          <w:spacing w:val="-4"/>
          <w:rtl/>
        </w:rPr>
      </w:pPr>
      <w:r w:rsidRPr="00132755">
        <w:rPr>
          <w:rStyle w:val="afffe"/>
          <w:rFonts w:ascii="Fb Fontext" w:hAnsi="Fb Fontext"/>
          <w:spacing w:val="-4"/>
          <w:rtl/>
        </w:rPr>
        <w:t>חטה</w:t>
      </w:r>
      <w:r w:rsidRPr="00132755">
        <w:rPr>
          <w:spacing w:val="-4"/>
          <w:rtl/>
        </w:rPr>
        <w:t>-דבלבוש כליו הוא טמא מיד והם אחר אכילת פרס דחיטין ולא שעורין ובמיסב ואוכל ליפתן.</w:t>
      </w:r>
    </w:p>
    <w:p w:rsidR="005851B8" w:rsidRDefault="005851B8" w:rsidP="005851B8">
      <w:pPr>
        <w:rPr>
          <w:rtl/>
        </w:rPr>
      </w:pPr>
      <w:r w:rsidRPr="006F178A">
        <w:rPr>
          <w:rtl/>
        </w:rPr>
        <w:t>[ואם הם על כתיפיו הוא והם טמאים מיד דוהבא אל הבית]</w:t>
      </w:r>
    </w:p>
    <w:p w:rsidR="005851B8" w:rsidRPr="006F178A" w:rsidRDefault="005851B8" w:rsidP="005851B8">
      <w:pPr>
        <w:rPr>
          <w:rtl/>
        </w:rPr>
      </w:pPr>
      <w:r w:rsidRPr="006F178A">
        <w:rPr>
          <w:rStyle w:val="afffe"/>
          <w:rFonts w:ascii="Fb Fontext" w:hAnsi="Fb Fontext"/>
          <w:rtl/>
        </w:rPr>
        <w:t>שעורה</w:t>
      </w:r>
      <w:r w:rsidRPr="006F178A">
        <w:rPr>
          <w:rtl/>
        </w:rPr>
        <w:t>- עצם כשעורה מטמא במגע ובמשא, ואינו מטמא באהל.</w:t>
      </w:r>
    </w:p>
    <w:p w:rsidR="005851B8" w:rsidRDefault="005851B8" w:rsidP="005851B8">
      <w:pPr>
        <w:rPr>
          <w:rtl/>
        </w:rPr>
      </w:pPr>
      <w:r w:rsidRPr="006F178A">
        <w:rPr>
          <w:rtl/>
        </w:rPr>
        <w:t>[עד שיהא או גולגולת או שדרה או רוב בנין או רוב מנין]</w:t>
      </w:r>
    </w:p>
    <w:p w:rsidR="005851B8" w:rsidRDefault="005851B8" w:rsidP="005851B8">
      <w:pPr>
        <w:rPr>
          <w:rtl/>
        </w:rPr>
      </w:pPr>
      <w:r w:rsidRPr="006F178A">
        <w:rPr>
          <w:rStyle w:val="afffe"/>
          <w:rFonts w:ascii="Fb Fontext" w:hAnsi="Fb Fontext"/>
          <w:rtl/>
        </w:rPr>
        <w:t>גפן</w:t>
      </w:r>
      <w:r w:rsidRPr="006F178A">
        <w:rPr>
          <w:rtl/>
        </w:rPr>
        <w:t xml:space="preserve"> - כדי רביעית יין לנזיר [למלקות]</w:t>
      </w:r>
    </w:p>
    <w:p w:rsidR="005851B8" w:rsidRPr="006F178A" w:rsidRDefault="005851B8" w:rsidP="005851B8">
      <w:pPr>
        <w:rPr>
          <w:rtl/>
        </w:rPr>
      </w:pPr>
      <w:r w:rsidRPr="006F178A">
        <w:rPr>
          <w:rStyle w:val="afffe"/>
          <w:rFonts w:ascii="Fb Fontext" w:hAnsi="Fb Fontext" w:hint="cs"/>
          <w:rtl/>
        </w:rPr>
        <w:t>ת</w:t>
      </w:r>
      <w:r w:rsidRPr="006F178A">
        <w:rPr>
          <w:rStyle w:val="afffe"/>
          <w:rFonts w:ascii="Fb Fontext" w:hAnsi="Fb Fontext"/>
          <w:rtl/>
        </w:rPr>
        <w:t>אנה</w:t>
      </w:r>
      <w:r w:rsidRPr="006F178A">
        <w:rPr>
          <w:rtl/>
        </w:rPr>
        <w:t xml:space="preserve"> - כגרוגרת [יבשה] להוצאת שבת.</w:t>
      </w:r>
    </w:p>
    <w:p w:rsidR="005851B8" w:rsidRPr="006F178A" w:rsidRDefault="005851B8" w:rsidP="005851B8">
      <w:pPr>
        <w:rPr>
          <w:rtl/>
        </w:rPr>
      </w:pPr>
      <w:r w:rsidRPr="006F178A">
        <w:rPr>
          <w:rStyle w:val="afffe"/>
          <w:rFonts w:ascii="Fb Fontext" w:hAnsi="Fb Fontext"/>
          <w:rtl/>
        </w:rPr>
        <w:t>רמון</w:t>
      </w:r>
      <w:r w:rsidRPr="006F178A">
        <w:rPr>
          <w:rtl/>
        </w:rPr>
        <w:t xml:space="preserve"> - כדתנן: כל כלי בעלי בתים שיעורן כרימונים.</w:t>
      </w:r>
    </w:p>
    <w:p w:rsidR="005851B8" w:rsidRPr="006F178A" w:rsidRDefault="005851B8" w:rsidP="005851B8">
      <w:pPr>
        <w:rPr>
          <w:rtl/>
        </w:rPr>
      </w:pPr>
      <w:r w:rsidRPr="006F178A">
        <w:rPr>
          <w:rtl/>
        </w:rPr>
        <w:t xml:space="preserve">• </w:t>
      </w:r>
      <w:r w:rsidRPr="00C30480">
        <w:rPr>
          <w:b/>
          <w:bCs/>
          <w:rtl/>
        </w:rPr>
        <w:t>אר</w:t>
      </w:r>
      <w:r w:rsidRPr="006F178A">
        <w:rPr>
          <w:rStyle w:val="afffe"/>
          <w:rFonts w:ascii="Fb Fontext" w:hAnsi="Fb Fontext"/>
          <w:rtl/>
        </w:rPr>
        <w:t>ץ</w:t>
      </w:r>
      <w:r w:rsidRPr="006F178A">
        <w:rPr>
          <w:rtl/>
        </w:rPr>
        <w:t xml:space="preserve"> </w:t>
      </w:r>
      <w:r w:rsidRPr="006F178A">
        <w:rPr>
          <w:rStyle w:val="afffe"/>
          <w:rFonts w:ascii="Fb Fontext" w:hAnsi="Fb Fontext"/>
          <w:rtl/>
        </w:rPr>
        <w:t>זית</w:t>
      </w:r>
      <w:r w:rsidRPr="006F178A">
        <w:rPr>
          <w:rtl/>
        </w:rPr>
        <w:t xml:space="preserve"> </w:t>
      </w:r>
      <w:r w:rsidRPr="006F178A">
        <w:rPr>
          <w:rStyle w:val="afffe"/>
          <w:rFonts w:ascii="Fb Fontext" w:hAnsi="Fb Fontext"/>
          <w:rtl/>
        </w:rPr>
        <w:t>שמן</w:t>
      </w:r>
      <w:r w:rsidRPr="006F178A">
        <w:rPr>
          <w:rtl/>
        </w:rPr>
        <w:t>- שרוב שיעוריה כזיתים.</w:t>
      </w:r>
    </w:p>
    <w:p w:rsidR="005851B8" w:rsidRPr="00132755" w:rsidRDefault="005851B8" w:rsidP="005851B8">
      <w:pPr>
        <w:rPr>
          <w:spacing w:val="-2"/>
          <w:rtl/>
        </w:rPr>
      </w:pPr>
      <w:r w:rsidRPr="00132755">
        <w:rPr>
          <w:spacing w:val="-2"/>
          <w:rtl/>
        </w:rPr>
        <w:t>[אכילת חלב ודם ונותר ופיגול וטמא ונבילה ובהמה טמאה, ובשר המת להאהיל, ומגע נבילות]</w:t>
      </w:r>
    </w:p>
    <w:p w:rsidR="005851B8" w:rsidRPr="006F178A" w:rsidRDefault="005851B8" w:rsidP="005851B8">
      <w:pPr>
        <w:rPr>
          <w:rtl/>
        </w:rPr>
      </w:pPr>
      <w:r w:rsidRPr="006F178A">
        <w:rPr>
          <w:rStyle w:val="afffe"/>
          <w:rFonts w:ascii="Fb Fontext" w:hAnsi="Fb Fontext"/>
          <w:rtl/>
        </w:rPr>
        <w:t>דבש</w:t>
      </w:r>
      <w:r w:rsidRPr="006F178A">
        <w:rPr>
          <w:rtl/>
        </w:rPr>
        <w:t xml:space="preserve"> - ככותבת הגסה ליום הכיפורים והיינו ד</w:t>
      </w:r>
      <w:r w:rsidRPr="006F178A">
        <w:rPr>
          <w:b/>
          <w:bCs/>
          <w:rtl/>
        </w:rPr>
        <w:t>הלכתא</w:t>
      </w:r>
      <w:r w:rsidRPr="006F178A">
        <w:rPr>
          <w:rtl/>
        </w:rPr>
        <w:t xml:space="preserve"> </w:t>
      </w:r>
      <w:ins w:id="91908" w:author="מנוע מכני" w:date="2026-10-11T12:04:40Z">
        <w:r>
          <w:rPr>
            <w:rtl/>
          </w:rPr>
          <w:t xml:space="preserve">הם</w:t>
        </w:r>
      </w:ins>
      <w:del w:id="91909" w:author="מנוע מכני" w:date="2026-10-11T12:04:40Z">
        <w:r w:rsidRPr="006F178A">
          <w:rPr>
            <w:rtl/>
          </w:rPr>
          <w:delText xml:space="preserve">נינהו</w:delText>
        </w:r>
      </w:del>
      <w:r w:rsidRPr="006F178A">
        <w:rPr>
          <w:rtl/>
        </w:rPr>
        <w:t xml:space="preserve"> ואסמכינהו רבנן אקראי.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707" w:author="קלוד" w:date="2026-10-11T12:24:08Z"/>
        </w:rPr>
      </w:pPr>
      <w:ins w:id="90708" w:author="קלוד" w:date="2026-10-11T12:24:08Z">
        <w:r>
          <w:rPr>
            <w:color w:val="7B3F00"/>
          </w:rPr>
          <w:t xml:space="preserve">חציצין - מה חוצץ בטבילה</w:t>
        </w:r>
      </w:ins>
    </w:p>
    <w:p w:rsidR="005851B8" w:rsidRPr="006F178A" w:rsidRDefault="005851B8" w:rsidP="005851B8">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חציצין</w:t>
      </w:r>
      <w:r w:rsidRPr="006F178A">
        <w:rPr>
          <w:rFonts w:ascii="Fb Fontext" w:hAnsi="Fb Fontext"/>
          <w:rtl/>
        </w:rPr>
        <w:t xml:space="preserve"> - דאורייתא –</w:t>
      </w:r>
      <w:r w:rsidRPr="00C30480">
        <w:rPr>
          <w:rStyle w:val="afffff0"/>
          <w:rFonts w:hint="cs"/>
          <w:rtl/>
        </w:rPr>
        <w:t>'</w:t>
      </w:r>
      <w:r w:rsidRPr="00C30480">
        <w:rPr>
          <w:rStyle w:val="afffff0"/>
          <w:rtl/>
        </w:rPr>
        <w:t>ורחץ את כל בשרו</w:t>
      </w:r>
      <w:r w:rsidRPr="00C30480">
        <w:rPr>
          <w:rStyle w:val="afffff0"/>
          <w:rFonts w:hint="cs"/>
          <w:rtl/>
        </w:rPr>
        <w:t>'</w:t>
      </w:r>
      <w:r w:rsidRPr="00C30480">
        <w:rPr>
          <w:rStyle w:val="afffff0"/>
          <w:rtl/>
        </w:rPr>
        <w:t>-</w:t>
      </w:r>
      <w:r w:rsidRPr="006F178A">
        <w:rPr>
          <w:rFonts w:ascii="Fb Fontext" w:hAnsi="Fb Fontext"/>
          <w:rtl/>
        </w:rPr>
        <w:t xml:space="preserve"> שלא יהא דבר חוצץ בין בשרו למים- מי מקוה.</w:t>
      </w:r>
    </w:p>
    <w:p w:rsidR="005851B8" w:rsidRPr="009757B9" w:rsidRDefault="005851B8" w:rsidP="005851B8">
      <w:pPr>
        <w:rPr>
          <w:rFonts w:cs="Guttman Vilna"/>
          <w:b/>
          <w:bCs/>
          <w:rtl/>
        </w:rPr>
      </w:pPr>
      <w:r w:rsidRPr="00523F92">
        <w:rPr>
          <w:rStyle w:val="afffff0"/>
          <w:rFonts w:hint="cs"/>
          <w:rtl/>
        </w:rPr>
        <w:t>'</w:t>
      </w:r>
      <w:ins w:id="90537" w:author="Claude - סמנטי" w:date="2026-10-11T12:19:31Z">
        <w:r>
          <w:rPr>
            <w:rStyle w:val="afffff0"/>
            <w:rtl/>
          </w:rPr>
          <w:t xml:space="preserve">כָּל בְּשָׂרוֹ</w:t>
        </w:r>
      </w:ins>
      <w:del w:id="90538" w:author="Claude - סמנטי" w:date="2026-10-11T12:19:31Z">
        <w:r w:rsidRPr="00523F92">
          <w:rPr>
            <w:rStyle w:val="afffff0"/>
            <w:rtl/>
          </w:rPr>
          <w:delText xml:space="preserve">כל בשרו</w:delText>
        </w:r>
      </w:del>
      <w:r w:rsidRPr="00523F92">
        <w:rPr>
          <w:rStyle w:val="afffff0"/>
          <w:rFonts w:hint="cs"/>
          <w:rtl/>
        </w:rPr>
        <w:t>'</w:t>
      </w:r>
      <w:r w:rsidRPr="00523F92">
        <w:rPr>
          <w:rStyle w:val="afffff0"/>
          <w:rtl/>
        </w:rPr>
        <w:t xml:space="preserve"> </w:t>
      </w:r>
      <w:r w:rsidRPr="006F178A">
        <w:rPr>
          <w:rtl/>
        </w:rPr>
        <w:t>- שכל גופו עולה בהן. אמה על אמה ברום שלוש ושיערו חכמים למקוה מ' סאה.</w:t>
      </w:r>
    </w:p>
    <w:p w:rsidR="005851B8" w:rsidRPr="009757B9" w:rsidRDefault="005851B8" w:rsidP="005851B8">
      <w:pPr>
        <w:rPr>
          <w:rFonts w:cs="Guttman Vilna"/>
          <w:b/>
          <w:bCs/>
          <w:rtl/>
        </w:rPr>
      </w:pPr>
      <w:r w:rsidRPr="00523F92">
        <w:rPr>
          <w:rStyle w:val="afffff0"/>
          <w:rFonts w:hint="cs"/>
          <w:rtl/>
        </w:rPr>
        <w:t>'</w:t>
      </w:r>
      <w:ins w:id="90539" w:author="Claude - סמנטי" w:date="2026-10-11T12:19:31Z">
        <w:r>
          <w:rPr>
            <w:rStyle w:val="afffff0"/>
            <w:rtl/>
          </w:rPr>
          <w:t xml:space="preserve">אֶת כָּל</w:t>
        </w:r>
      </w:ins>
      <w:del w:id="90540" w:author="Claude - סמנטי" w:date="2026-10-11T12:19:31Z">
        <w:r w:rsidRPr="00523F92">
          <w:rPr>
            <w:rStyle w:val="afffff0"/>
            <w:rtl/>
          </w:rPr>
          <w:delText xml:space="preserve">את כל</w:delText>
        </w:r>
      </w:del>
      <w:r w:rsidRPr="00523F92">
        <w:rPr>
          <w:rStyle w:val="afffff0"/>
          <w:rFonts w:hint="cs"/>
          <w:rtl/>
        </w:rPr>
        <w:t>'</w:t>
      </w:r>
      <w:r w:rsidRPr="00523F92">
        <w:rPr>
          <w:rStyle w:val="afffff0"/>
          <w:rtl/>
        </w:rPr>
        <w:t xml:space="preserve"> </w:t>
      </w:r>
      <w:r w:rsidRPr="006F178A">
        <w:rPr>
          <w:rtl/>
        </w:rPr>
        <w:t>- הטפל לבשרו והיינו שערו.</w:t>
      </w:r>
    </w:p>
    <w:p w:rsidR="005851B8" w:rsidRPr="006F178A" w:rsidRDefault="005851B8" w:rsidP="005851B8">
      <w:pPr>
        <w:rPr>
          <w:rtl/>
        </w:rPr>
      </w:pPr>
      <w:r w:rsidRPr="006F178A">
        <w:rPr>
          <w:rStyle w:val="2fb"/>
          <w:rtl/>
        </w:rPr>
        <w:t xml:space="preserve">כדרבר"ה</w:t>
      </w:r>
      <w:r w:rsidRPr="006F178A">
        <w:rPr>
          <w:rtl/>
        </w:rPr>
        <w:t xml:space="preserve"> נימא אחת קשורה - חוצצת, שלש - אינן חוצצות, שתים - א"י.</w:t>
      </w:r>
    </w:p>
    <w:p w:rsidR="005851B8" w:rsidRPr="007C4031" w:rsidRDefault="005851B8" w:rsidP="005851B8">
      <w:pPr>
        <w:rPr>
          <w:rtl/>
        </w:rPr>
      </w:pPr>
      <w:r w:rsidRPr="007C4031">
        <w:rPr>
          <w:rStyle w:val="afffe"/>
          <w:rFonts w:ascii="Fb Fontext" w:hAnsi="Fb Fontext"/>
          <w:rtl/>
        </w:rPr>
        <w:t>הילכתא</w:t>
      </w:r>
      <w:r w:rsidRPr="007C4031">
        <w:rPr>
          <w:rtl/>
        </w:rPr>
        <w:t xml:space="preserve"> לרובו ולמיעוטו, ולמקפיד ולשאין מקפיד, </w:t>
      </w:r>
      <w:r w:rsidRPr="007C4031">
        <w:rPr>
          <w:rStyle w:val="2fb"/>
          <w:rtl/>
        </w:rPr>
        <w:t xml:space="preserve">וכדר"יצ</w:t>
      </w:r>
      <w:r w:rsidRPr="007C4031">
        <w:rPr>
          <w:rtl/>
        </w:rPr>
        <w:t xml:space="preserve"> דד"ת רובו ומקפיד עליו - חוצץ.</w:t>
      </w:r>
    </w:p>
    <w:p w:rsidR="005851B8" w:rsidRDefault="005851B8" w:rsidP="005851B8">
      <w:pPr>
        <w:rPr>
          <w:rtl/>
        </w:rPr>
      </w:pPr>
      <w:r w:rsidRPr="006F178A">
        <w:rPr>
          <w:rtl/>
        </w:rPr>
        <w:t>ושאינו מקפיד עליו - אינו חוצץ. וגזרו על רובו שאינו מקפיד משום רובו המקפיד,</w:t>
      </w:r>
    </w:p>
    <w:p w:rsidR="005851B8" w:rsidRPr="009757B9" w:rsidRDefault="005851B8" w:rsidP="005851B8">
      <w:pPr>
        <w:rPr>
          <w:rFonts w:cs="Guttman Vilna"/>
          <w:b/>
          <w:bCs/>
          <w:rtl/>
        </w:rPr>
      </w:pPr>
      <w:r w:rsidRPr="006F178A">
        <w:rPr>
          <w:rtl/>
        </w:rPr>
        <w:t>ועל מיעוטו המקפיד משום רובו המקפיד. ולא גזרי' גזירה לגזירה על מיעוט שאינו מקפיד.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705" w:author="קלוד" w:date="2026-10-11T12:24:08Z"/>
        </w:rPr>
      </w:pPr>
      <w:ins w:id="90706" w:author="קלוד" w:date="2026-10-11T12:24:08Z">
        <w:r>
          <w:rPr>
            <w:color w:val="7B3F00"/>
          </w:rPr>
          <w:t xml:space="preserve">מחיצות הלכה למשה מסיני - ארון וכפורת</w:t>
        </w:r>
      </w:ins>
    </w:p>
    <w:p w:rsidR="005851B8" w:rsidRPr="006F178A" w:rsidRDefault="005851B8" w:rsidP="005851B8">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מחיצות</w:t>
      </w:r>
      <w:r w:rsidRPr="006F178A">
        <w:rPr>
          <w:rFonts w:ascii="Fb Fontext" w:hAnsi="Fb Fontext"/>
          <w:rtl/>
        </w:rPr>
        <w:t xml:space="preserve"> - דאורייתא </w:t>
      </w:r>
      <w:ins w:id="91910" w:author="מנוע מכני" w:date="2026-10-11T12:04:40Z">
        <w:r>
          <w:rPr>
            <w:rFonts w:ascii="Fb Fontext" w:hAnsi="Fb Fontext"/>
            <w:rtl/>
          </w:rPr>
          <w:t xml:space="preserve">הם</w:t>
        </w:r>
      </w:ins>
      <w:del w:id="91911" w:author="מנוע מכני" w:date="2026-10-11T12:04:40Z">
        <w:r w:rsidRPr="006F178A">
          <w:rPr>
            <w:rFonts w:ascii="Fb Fontext" w:hAnsi="Fb Fontext"/>
            <w:rtl/>
          </w:rPr>
          <w:delText xml:space="preserve">נינהו</w:delText>
        </w:r>
      </w:del>
      <w:r w:rsidRPr="006F178A">
        <w:rPr>
          <w:rFonts w:ascii="Fb Fontext" w:hAnsi="Fb Fontext"/>
          <w:rtl/>
        </w:rPr>
        <w:t xml:space="preserve">, דאמר מר: ארון תשעה. וכפורת טפח - הרי כאן עשרה.</w:t>
      </w:r>
    </w:p>
    <w:p w:rsidR="005851B8" w:rsidRPr="006F178A" w:rsidRDefault="005851B8" w:rsidP="005851B8">
      <w:pPr>
        <w:rPr>
          <w:rtl/>
        </w:rPr>
      </w:pPr>
      <w:r w:rsidRPr="006F178A">
        <w:rPr>
          <w:rtl/>
        </w:rPr>
        <w:t xml:space="preserve">צריכא </w:t>
      </w:r>
      <w:r w:rsidRPr="006F178A">
        <w:rPr>
          <w:rStyle w:val="2fb"/>
          <w:rtl/>
        </w:rPr>
        <w:t xml:space="preserve">לר"י</w:t>
      </w:r>
      <w:r w:rsidRPr="006F178A">
        <w:rPr>
          <w:rtl/>
        </w:rPr>
        <w:t xml:space="preserve"> דאמר אמת בנין באמה בת ששה, אמת כלים באמה בת חמשה.</w:t>
      </w:r>
    </w:p>
    <w:p w:rsidR="005851B8" w:rsidRPr="006F178A" w:rsidRDefault="005851B8" w:rsidP="005851B8">
      <w:pPr>
        <w:rPr>
          <w:rtl/>
        </w:rPr>
      </w:pPr>
      <w:r>
        <w:rPr>
          <w:rtl/>
        </w:rPr>
        <w:t>ואפי'</w:t>
      </w:r>
      <w:r w:rsidRPr="006F178A">
        <w:rPr>
          <w:rtl/>
        </w:rPr>
        <w:t xml:space="preserve"> </w:t>
      </w:r>
      <w:r w:rsidRPr="006F178A">
        <w:rPr>
          <w:rStyle w:val="2fb"/>
          <w:rtl/>
        </w:rPr>
        <w:t xml:space="preserve">לר"מ</w:t>
      </w:r>
      <w:r w:rsidRPr="006F178A">
        <w:rPr>
          <w:rtl/>
        </w:rPr>
        <w:t xml:space="preserve"> דכל האמות היו בבינוניות, </w:t>
      </w:r>
      <w:r w:rsidRPr="006F178A">
        <w:rPr>
          <w:b/>
          <w:bCs/>
          <w:rtl/>
        </w:rPr>
        <w:t>הלכתא</w:t>
      </w:r>
      <w:r w:rsidRPr="006F178A">
        <w:rPr>
          <w:rtl/>
        </w:rPr>
        <w:t xml:space="preserve"> לגוד וללבוד ולדופן עקומה.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703" w:author="קלוד" w:date="2026-10-11T12:24:08Z"/>
        </w:rPr>
      </w:pPr>
      <w:ins w:id="90704" w:author="קלוד" w:date="2026-10-11T12:24:08Z">
        <w:r>
          <w:rPr>
            <w:color w:val="7B3F00"/>
          </w:rPr>
          <w:t xml:space="preserve">מיעוט רחבו של מבוי גבוה - טפח או ארבעה</w:t>
        </w:r>
      </w:ins>
    </w:p>
    <w:p w:rsidR="005851B8" w:rsidRPr="006F178A" w:rsidRDefault="005851B8" w:rsidP="005851B8">
      <w:pPr>
        <w:rPr>
          <w:rtl/>
        </w:rPr>
      </w:pPr>
      <w:r w:rsidRPr="006F178A">
        <w:rPr>
          <w:rFonts w:ascii="Fb Fontext" w:hAnsi="Fb Fontext"/>
          <w:rtl/>
        </w:rPr>
        <w:t xml:space="preserve">היה גבוה מעשרים אמה ובא למעט רחבו </w:t>
      </w:r>
      <w:r w:rsidRPr="006F178A">
        <w:rPr>
          <w:rStyle w:val="2fb"/>
          <w:rFonts w:ascii="Fb Fontext" w:hAnsi="Fb Fontext"/>
          <w:rtl/>
        </w:rPr>
        <w:t xml:space="preserve">לרב יוסף</w:t>
      </w:r>
      <w:r w:rsidRPr="006F178A">
        <w:rPr>
          <w:rFonts w:ascii="Fb Fontext" w:hAnsi="Fb Fontext"/>
          <w:rtl/>
        </w:rPr>
        <w:t xml:space="preserve"> טפח </w:t>
      </w:r>
      <w:r w:rsidRPr="0092079A">
        <w:rPr>
          <w:rStyle w:val="2fb"/>
          <w:rFonts w:ascii="Fb Fontext" w:hAnsi="Fb Fontext"/>
          <w:b/>
          <w:bCs/>
          <w:rtl/>
        </w:rPr>
        <w:t>ולאביי</w:t>
      </w:r>
      <w:r w:rsidRPr="006F178A">
        <w:rPr>
          <w:rFonts w:ascii="Fb Fontext" w:hAnsi="Fb Fontext"/>
          <w:rtl/>
        </w:rPr>
        <w:t xml:space="preserve"> ארבעה.</w:t>
      </w:r>
    </w:p>
    <w:p>
      <w:pPr>
        <w:pStyle w:val="38"/>
        <w:rPr>
          <w:ins w:id="94768" w:author="מנוע מכני" w:date="2026-10-11T12:04:40Z"/>
        </w:rPr>
      </w:pPr>
      <w:ins w:id="90540" w:author="מנוע מכני" w:date="2026-10-11T12:04:40Z">
        <w:r>
          <w:t xml:space="preserve">וחלקו</w:t>
        </w:r>
      </w:ins>
    </w:p>
    <w:p w:rsidR="005851B8" w:rsidRPr="006F178A" w:rsidRDefault="005851B8" w:rsidP="005851B8">
      <w:pPr>
        <w:rPr>
          <w:rStyle w:val="afffe"/>
          <w:rFonts w:ascii="Fb Fontext" w:hAnsi="Fb Fontext"/>
          <w:b/>
          <w:rtl/>
        </w:rPr>
      </w:pPr>
      <w:del w:id="90541" w:author="מנוע מכני" w:date="2026-10-11T12:04:40Z">
        <w:r w:rsidRPr="006F178A">
          <w:rPr>
            <w:b/>
            <w:bCs/>
            <w:rtl/>
          </w:rPr>
          <w:delText xml:space="preserve">ופליגי</w:delText>
        </w:r>
      </w:del>
      <w:del w:id="94769" w:author="מנוע מכני" w:date="2026-10-11T12:04:40Z">
        <w:r w:rsidRPr="006F178A">
          <w:rPr>
            <w:rStyle w:val="afffe"/>
            <w:rFonts w:ascii="Fb Fontext" w:hAnsi="Fb Fontext"/>
            <w:rtl/>
          </w:rPr>
          <w:delText xml:space="preserve"> </w:delText>
        </w:r>
      </w:del>
      <w:r w:rsidRPr="006F178A">
        <w:rPr>
          <w:rStyle w:val="afffe"/>
          <w:rFonts w:ascii="Fb Fontext" w:hAnsi="Fb Fontext"/>
          <w:rtl/>
        </w:rPr>
        <w:t xml:space="preserve">א.</w:t>
      </w:r>
      <w:r w:rsidRPr="006F178A">
        <w:rPr>
          <w:rtl/>
        </w:rPr>
        <w:t xml:space="preserve"> </w:t>
      </w:r>
      <w:ins w:id="93488" w:author="מנוע מכני" w:date="2026-10-11T12:04:40Z">
        <w:r>
          <w:rPr>
            <w:rtl/>
          </w:rPr>
          <w:t xml:space="preserve">אם </w:t>
        </w:r>
      </w:ins>
      <w:del w:id="93489" w:author="מנוע מכני" w:date="2026-10-11T12:04:40Z">
        <w:r w:rsidRPr="006F178A">
          <w:rPr>
            <w:rtl/>
          </w:rPr>
          <w:delText xml:space="preserve">אי </w:delText>
        </w:r>
      </w:del>
      <w:r w:rsidRPr="006F178A">
        <w:rPr>
          <w:rtl/>
        </w:rPr>
        <w:t xml:space="preserve">מותר להשתמש תחת הקורה.</w:t>
      </w:r>
    </w:p>
    <w:p w:rsidR="005851B8" w:rsidRPr="006F178A" w:rsidRDefault="005851B8" w:rsidP="005851B8">
      <w:pPr>
        <w:rPr>
          <w:rStyle w:val="afffe"/>
          <w:rFonts w:ascii="Fb Fontext" w:hAnsi="Fb Fontext"/>
          <w:b/>
          <w:rtl/>
        </w:rPr>
      </w:pPr>
      <w:r w:rsidRPr="006F178A">
        <w:rPr>
          <w:rStyle w:val="afffe"/>
          <w:rFonts w:ascii="Fb Fontext" w:hAnsi="Fb Fontext"/>
          <w:b/>
          <w:rtl/>
        </w:rPr>
        <w:t>ב.</w:t>
      </w:r>
      <w:r w:rsidRPr="006F178A">
        <w:rPr>
          <w:rtl/>
        </w:rPr>
        <w:t xml:space="preserve"> </w:t>
      </w:r>
      <w:ins w:id="93490" w:author="מנוע מכני" w:date="2026-10-11T12:04:40Z">
        <w:r>
          <w:rPr>
            <w:rtl/>
          </w:rPr>
          <w:t xml:space="preserve">אם </w:t>
        </w:r>
      </w:ins>
      <w:del w:id="93491" w:author="מנוע מכני" w:date="2026-10-11T12:04:40Z">
        <w:r w:rsidRPr="006F178A">
          <w:rPr>
            <w:rtl/>
          </w:rPr>
          <w:delText xml:space="preserve">אי </w:delText>
        </w:r>
      </w:del>
      <w:r w:rsidRPr="006F178A">
        <w:rPr>
          <w:rtl/>
        </w:rPr>
        <w:t xml:space="preserve">קורה משום היכר, או משום מחיצה.</w:t>
      </w:r>
    </w:p>
    <w:p w:rsidR="005851B8" w:rsidRPr="006F178A" w:rsidRDefault="005851B8" w:rsidP="005851B8">
      <w:pPr>
        <w:rPr>
          <w:rStyle w:val="afffe"/>
          <w:rFonts w:ascii="Fb Fontext" w:hAnsi="Fb Fontext"/>
          <w:b/>
          <w:rtl/>
        </w:rPr>
      </w:pPr>
      <w:r w:rsidRPr="006F178A">
        <w:rPr>
          <w:rStyle w:val="afffe"/>
          <w:rFonts w:ascii="Fb Fontext" w:hAnsi="Fb Fontext"/>
          <w:b/>
          <w:rtl/>
        </w:rPr>
        <w:t>ג.</w:t>
      </w:r>
      <w:r w:rsidRPr="006F178A">
        <w:rPr>
          <w:rtl/>
        </w:rPr>
        <w:t xml:space="preserve"> </w:t>
      </w:r>
      <w:ins w:id="93492" w:author="מנוע מכני" w:date="2026-10-11T12:04:40Z">
        <w:r>
          <w:rPr>
            <w:rtl/>
          </w:rPr>
          <w:t xml:space="preserve">אם </w:t>
        </w:r>
      </w:ins>
      <w:del w:id="93493" w:author="מנוע מכני" w:date="2026-10-11T12:04:40Z">
        <w:r w:rsidRPr="006F178A">
          <w:rPr>
            <w:rtl/>
          </w:rPr>
          <w:delText xml:space="preserve">אי </w:delText>
        </w:r>
      </w:del>
      <w:ins w:id="90542" w:author="מנוע מכני" w:date="2026-10-11T12:04:40Z">
        <w:r>
          <w:rPr>
            <w:rtl/>
          </w:rPr>
          <w:t xml:space="preserve">אומרים</w:t>
        </w:r>
      </w:ins>
      <w:del w:id="90543" w:author="מנוע מכני" w:date="2026-10-11T12:04:40Z">
        <w:r w:rsidRPr="006F178A">
          <w:rPr>
            <w:rtl/>
          </w:rPr>
          <w:delText xml:space="preserve">אמרינן</w:delText>
        </w:r>
      </w:del>
      <w:r w:rsidRPr="006F178A">
        <w:rPr>
          <w:rtl/>
        </w:rPr>
        <w:t xml:space="preserve"> היכר של מטה כהיכר של מעלה.</w:t>
      </w:r>
    </w:p>
    <w:p w:rsidR="005851B8" w:rsidRPr="009757B9" w:rsidRDefault="005851B8" w:rsidP="005851B8">
      <w:pPr>
        <w:rPr>
          <w:rFonts w:cs="Guttman Vilna"/>
          <w:b/>
          <w:bCs/>
          <w:rtl/>
        </w:rPr>
      </w:pPr>
      <w:r w:rsidRPr="006F178A">
        <w:rPr>
          <w:rStyle w:val="afffe"/>
          <w:rFonts w:ascii="Fb Fontext" w:hAnsi="Fb Fontext"/>
          <w:b/>
          <w:rtl/>
        </w:rPr>
        <w:t>ד.</w:t>
      </w:r>
      <w:r w:rsidRPr="006F178A">
        <w:rPr>
          <w:rtl/>
        </w:rPr>
        <w:t xml:space="preserve"> </w:t>
      </w:r>
      <w:r>
        <w:rPr>
          <w:rtl/>
        </w:rPr>
        <w:t>אפי'</w:t>
      </w:r>
      <w:r w:rsidRPr="006F178A">
        <w:rPr>
          <w:rtl/>
        </w:rPr>
        <w:t xml:space="preserve"> כי היכר של מעלה </w:t>
      </w:r>
      <w:ins w:id="90544" w:author="מנוע מכני" w:date="2026-10-11T12:04:40Z">
        <w:r>
          <w:rPr>
            <w:rtl/>
          </w:rPr>
          <w:t xml:space="preserve">כאן</w:t>
        </w:r>
      </w:ins>
      <w:del w:id="90545" w:author="מנוע מכני" w:date="2026-10-11T12:04:40Z">
        <w:r w:rsidRPr="006F178A">
          <w:rPr>
            <w:rtl/>
          </w:rPr>
          <w:delText xml:space="preserve">הכא</w:delText>
        </w:r>
      </w:del>
      <w:r w:rsidRPr="006F178A">
        <w:rPr>
          <w:rtl/>
        </w:rPr>
        <w:t xml:space="preserve"> בגזירה שמא יפחות </w:t>
      </w:r>
      <w:ins w:id="94158" w:author="מנוע מכני" w:date="2026-10-11T12:04:40Z">
        <w:r>
          <w:rPr>
            <w:rtl/>
          </w:rPr>
          <w:t xml:space="preserve">חלקו</w:t>
        </w:r>
      </w:ins>
      <w:del w:id="94159" w:author="מנוע מכני" w:date="2026-10-11T12:04:40Z">
        <w:r w:rsidRPr="006F178A">
          <w:rPr>
            <w:rtl/>
          </w:rPr>
          <w:delText xml:space="preserve">קמיפלגי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ה.</w:t>
      </w:r>
    </w:p>
    <w:p>
      <w:pPr>
        <w:pStyle w:val="afffff8"/>
        <w:rPr>
          <w:ins w:id="90701" w:author="קלוד" w:date="2026-10-11T12:24:08Z"/>
        </w:rPr>
      </w:pPr>
      <w:ins w:id="90702" w:author="קלוד" w:date="2026-10-11T12:24:08Z">
        <w:r>
          <w:rPr>
            <w:color w:val="7B3F00"/>
          </w:rPr>
          <w:t xml:space="preserve">פחות מעשרה וחקק להשלימו - משך המבוי</w:t>
        </w:r>
      </w:ins>
    </w:p>
    <w:p w:rsidR="005851B8" w:rsidRDefault="005851B8" w:rsidP="005851B8">
      <w:pPr>
        <w:rPr>
          <w:rFonts w:ascii="Fb Fontext" w:hAnsi="Fb Fontext"/>
          <w:rtl/>
        </w:rPr>
      </w:pPr>
      <w:r w:rsidRPr="00C30480">
        <w:rPr>
          <w:rFonts w:ascii="Fb Fontext" w:hAnsi="Fb Fontext"/>
          <w:b/>
          <w:bCs/>
          <w:rtl/>
        </w:rPr>
        <w:t xml:space="preserve">היה פחות מעשרה טפחים וחקק בו להשלימו לעשרה. </w:t>
      </w:r>
    </w:p>
    <w:p w:rsidR="005851B8" w:rsidRPr="006F178A" w:rsidRDefault="005851B8" w:rsidP="005851B8">
      <w:pPr>
        <w:rPr>
          <w:rtl/>
        </w:rPr>
      </w:pPr>
      <w:r w:rsidRPr="006F178A">
        <w:rPr>
          <w:rFonts w:ascii="Fb Fontext" w:hAnsi="Fb Fontext"/>
          <w:rtl/>
        </w:rPr>
        <w:t xml:space="preserve">משכו </w:t>
      </w:r>
      <w:r w:rsidRPr="006F178A">
        <w:rPr>
          <w:rFonts w:ascii="Fb Fontext" w:hAnsi="Fb Fontext" w:hint="cs"/>
          <w:rtl/>
        </w:rPr>
        <w:t>-</w:t>
      </w:r>
      <w:r>
        <w:rPr>
          <w:rFonts w:hint="cs"/>
          <w:rtl/>
        </w:rPr>
        <w:t xml:space="preserve"> </w:t>
      </w:r>
      <w:r w:rsidRPr="006F178A">
        <w:rPr>
          <w:rStyle w:val="2fb"/>
          <w:rFonts w:ascii="Fb Fontext" w:hAnsi="Fb Fontext"/>
          <w:rtl/>
        </w:rPr>
        <w:t>לרב</w:t>
      </w:r>
      <w:r w:rsidRPr="006F178A">
        <w:rPr>
          <w:rStyle w:val="2fb"/>
          <w:rtl/>
        </w:rPr>
        <w:t xml:space="preserve"> </w:t>
      </w:r>
      <w:r w:rsidRPr="006F178A">
        <w:rPr>
          <w:rStyle w:val="2fb"/>
          <w:rFonts w:ascii="Fb Fontext" w:hAnsi="Fb Fontext"/>
          <w:rtl/>
        </w:rPr>
        <w:t>יוסף</w:t>
      </w:r>
      <w:r w:rsidRPr="006F178A">
        <w:rPr>
          <w:rtl/>
        </w:rPr>
        <w:t xml:space="preserve"> בארבעה טפחים </w:t>
      </w:r>
      <w:r w:rsidRPr="0092079A">
        <w:rPr>
          <w:rStyle w:val="2fb"/>
          <w:b/>
          <w:bCs/>
          <w:rtl/>
        </w:rPr>
        <w:t>ולאביי</w:t>
      </w:r>
      <w:r w:rsidRPr="006F178A">
        <w:rPr>
          <w:rtl/>
        </w:rPr>
        <w:t xml:space="preserve"> בארבע אמות.</w:t>
      </w:r>
    </w:p>
    <w:p w:rsidR="005851B8" w:rsidRDefault="005851B8" w:rsidP="005851B8">
      <w:pPr>
        <w:rPr>
          <w:rtl/>
        </w:rPr>
      </w:pPr>
      <w:r w:rsidRPr="0092079A">
        <w:rPr>
          <w:rStyle w:val="2fb"/>
          <w:rFonts w:ascii="Fb Fontext" w:hAnsi="Fb Fontext"/>
          <w:b/>
          <w:rtl/>
        </w:rPr>
        <w:t>ולאביי</w:t>
      </w:r>
      <w:r w:rsidRPr="006F178A">
        <w:rPr>
          <w:rtl/>
        </w:rPr>
        <w:t xml:space="preserve"> </w:t>
      </w:r>
      <w:r w:rsidRPr="006F178A">
        <w:rPr>
          <w:rtl/>
        </w:rPr>
        <w:t xml:space="preserve">לא</w:t>
      </w:r>
      <w:r w:rsidRPr="006F178A">
        <w:rPr>
          <w:rtl/>
        </w:rPr>
        <w:t xml:space="preserve"> דמי להא </w:t>
      </w:r>
      <w:r w:rsidRPr="006F178A">
        <w:rPr>
          <w:rStyle w:val="2fb"/>
          <w:rtl/>
        </w:rPr>
        <w:t xml:space="preserve">דרב אמי</w:t>
      </w:r>
      <w:r w:rsidRPr="006F178A">
        <w:rPr>
          <w:rtl/>
        </w:rPr>
        <w:t xml:space="preserve"> דמבוי שנפרץ מצידו כלפי ראשו, דאיתמר </w:t>
      </w:r>
      <w:ins w:id="91912" w:author="מנוע מכני" w:date="2026-10-11T12:04:40Z">
        <w:r>
          <w:rPr>
            <w:rtl/>
          </w:rPr>
          <w:t xml:space="preserve">משמו</w:t>
        </w:r>
      </w:ins>
      <w:del w:id="91913" w:author="מנוע מכני" w:date="2026-10-11T12:04:40Z">
        <w:r w:rsidRPr="006F178A">
          <w:rPr>
            <w:rtl/>
          </w:rPr>
          <w:delText xml:space="preserve">משמיה</w:delText>
        </w:r>
      </w:del>
      <w:r w:rsidRPr="006F178A">
        <w:rPr>
          <w:rtl/>
        </w:rPr>
        <w:t xml:space="preserve"> </w:t>
      </w:r>
      <w:r w:rsidRPr="006F178A">
        <w:rPr>
          <w:rStyle w:val="2fb"/>
          <w:rtl/>
        </w:rPr>
        <w:t xml:space="preserve">דרבי אמי</w:t>
      </w:r>
      <w:r w:rsidRPr="006F178A">
        <w:rPr>
          <w:rtl/>
        </w:rPr>
        <w:t xml:space="preserve"> </w:t>
      </w:r>
      <w:r w:rsidRPr="006F178A">
        <w:rPr>
          <w:rStyle w:val="2fb"/>
          <w:rtl/>
        </w:rPr>
        <w:t xml:space="preserve">ורבי אסי</w:t>
      </w:r>
    </w:p>
    <w:p w:rsidR="005851B8" w:rsidRDefault="005851B8" w:rsidP="005851B8">
      <w:pPr>
        <w:rPr>
          <w:rtl/>
        </w:rPr>
      </w:pPr>
      <w:r w:rsidRPr="006F178A">
        <w:rPr>
          <w:rtl/>
        </w:rPr>
        <w:t>אם יש שם פס ד' טפחים - מתיר בפירצה עד עשר. [שהפתח הגדול משמש למבוי משלו]</w:t>
      </w:r>
    </w:p>
    <w:p w:rsidR="005851B8" w:rsidRDefault="005851B8" w:rsidP="005851B8">
      <w:pPr>
        <w:rPr>
          <w:rtl/>
        </w:rPr>
      </w:pPr>
      <w:r w:rsidRPr="006F178A">
        <w:rPr>
          <w:rtl/>
        </w:rPr>
        <w:t xml:space="preserve">ואם </w:t>
      </w:r>
      <w:ins w:id="90546" w:author="מנוע מכני" w:date="2026-10-11T12:04:40Z">
        <w:r>
          <w:rPr>
            <w:rtl/>
          </w:rPr>
          <w:t xml:space="preserve">לא</w:t>
        </w:r>
      </w:ins>
      <w:del w:id="90547" w:author="מנוע מכני" w:date="2026-10-11T12:04:40Z">
        <w:r w:rsidRPr="006F178A">
          <w:rPr>
            <w:rtl/>
          </w:rPr>
          <w:delText xml:space="preserve">לאו</w:delText>
        </w:r>
      </w:del>
      <w:r w:rsidRPr="006F178A">
        <w:rPr>
          <w:rtl/>
        </w:rPr>
        <w:t xml:space="preserve">, פחות משלשה - מתיר, שלשה - אינו מתיר. [שבנ"א מקצרין משם]</w:t>
      </w:r>
    </w:p>
    <w:p w:rsidR="005851B8" w:rsidRPr="009757B9" w:rsidRDefault="005851B8" w:rsidP="005851B8">
      <w:pPr>
        <w:rPr>
          <w:rFonts w:cs="Guttman Vilna"/>
          <w:b/>
          <w:bCs/>
          <w:rtl/>
        </w:rPr>
      </w:pPr>
      <w:ins w:id="93864" w:author="מנוע מכני" w:date="2026-10-11T12:04:40Z">
        <w:r>
          <w:rPr>
            <w:rtl/>
          </w:rPr>
          <w:t xml:space="preserve">דסבר</w:t>
        </w:r>
      </w:ins>
      <w:del w:id="93865" w:author="מנוע מכני" w:date="2026-10-11T12:04:40Z">
        <w:r w:rsidRPr="006F178A">
          <w:rPr>
            <w:rtl/>
          </w:rPr>
          <w:delText xml:space="preserve">דס"ל</w:delText>
        </w:r>
      </w:del>
      <w:r w:rsidRPr="006F178A">
        <w:rPr>
          <w:rtl/>
        </w:rPr>
        <w:t xml:space="preserve"> </w:t>
      </w:r>
      <w:r w:rsidRPr="006F178A">
        <w:rPr>
          <w:rStyle w:val="2fb"/>
          <w:rtl/>
        </w:rPr>
        <w:t xml:space="preserve">לאביי</w:t>
      </w:r>
      <w:r w:rsidRPr="006F178A">
        <w:rPr>
          <w:rtl/>
        </w:rPr>
        <w:t xml:space="preserve"> דיש לחלק </w:t>
      </w:r>
      <w:ins w:id="90548" w:author="מנוע מכני" w:date="2026-10-11T12:04:40Z">
        <w:r>
          <w:rPr>
            <w:rtl/>
          </w:rPr>
          <w:t xml:space="preserve">דכאן</w:t>
        </w:r>
      </w:ins>
      <w:del w:id="90549" w:author="מנוע מכני" w:date="2026-10-11T12:04:40Z">
        <w:r w:rsidRPr="006F178A">
          <w:rPr>
            <w:rtl/>
          </w:rPr>
          <w:delText xml:space="preserve">דהכא</w:delText>
        </w:r>
      </w:del>
      <w:r w:rsidRPr="006F178A">
        <w:rPr>
          <w:rtl/>
        </w:rPr>
        <w:t xml:space="preserve"> תחילת שם מבוי </w:t>
      </w:r>
      <w:ins w:id="91914" w:author="מנוע מכני" w:date="2026-10-11T12:04:40Z">
        <w:r>
          <w:rPr>
            <w:rtl/>
          </w:rPr>
          <w:t xml:space="preserve">ולכך</w:t>
        </w:r>
      </w:ins>
      <w:del w:id="91915" w:author="מנוע מכני" w:date="2026-10-11T12:04:40Z">
        <w:r w:rsidRPr="006F178A">
          <w:rPr>
            <w:rtl/>
          </w:rPr>
          <w:delText xml:space="preserve">ולהכי</w:delText>
        </w:r>
      </w:del>
      <w:r w:rsidRPr="006F178A">
        <w:rPr>
          <w:rtl/>
        </w:rPr>
        <w:t xml:space="preserve"> בעי' הכשר גמור.</w:t>
      </w:r>
    </w:p>
    <w:p w:rsidR="005851B8" w:rsidRPr="009757B9" w:rsidRDefault="005851B8" w:rsidP="005851B8">
      <w:pPr>
        <w:rPr>
          <w:rFonts w:cs="Guttman Vilna"/>
          <w:b/>
          <w:bCs/>
          <w:rtl/>
        </w:rPr>
      </w:pPr>
      <w:r w:rsidRPr="006F178A">
        <w:rPr>
          <w:rtl/>
        </w:rPr>
        <w:t xml:space="preserve">משא"כ</w:t>
      </w:r>
      <w:r w:rsidRPr="006F178A">
        <w:rPr>
          <w:rtl/>
        </w:rPr>
        <w:t xml:space="preserve"> </w:t>
      </w:r>
      <w:ins w:id="90550" w:author="מנוע מכני" w:date="2026-10-11T12:04:40Z">
        <w:r>
          <w:rPr>
            <w:rtl/>
          </w:rPr>
          <w:t xml:space="preserve">שם</w:t>
        </w:r>
      </w:ins>
      <w:del w:id="90551" w:author="מנוע מכני" w:date="2026-10-11T12:04:40Z">
        <w:r w:rsidRPr="006F178A">
          <w:rPr>
            <w:rtl/>
          </w:rPr>
          <w:delText xml:space="preserve">התם</w:delText>
        </w:r>
      </w:del>
      <w:r w:rsidRPr="006F178A">
        <w:rPr>
          <w:rtl/>
        </w:rPr>
        <w:t xml:space="preserve"> בפירצה סוף מבוי ואין בכח פירצה לעקור השם.</w:t>
      </w:r>
    </w:p>
    <w:p w:rsidR="005851B8" w:rsidRPr="006F178A" w:rsidRDefault="005851B8" w:rsidP="005851B8">
      <w:pPr>
        <w:rPr>
          <w:rStyle w:val="afffe"/>
          <w:rFonts w:ascii="Fb Fontext" w:hAnsi="Fb Fontext"/>
          <w:b/>
          <w:rtl/>
        </w:rPr>
      </w:pPr>
      <w:r w:rsidRPr="006F178A">
        <w:rPr>
          <w:rStyle w:val="afffe"/>
          <w:rFonts w:ascii="Fb Fontext" w:hAnsi="Fb Fontext"/>
          <w:rtl/>
        </w:rPr>
        <w:lastRenderedPageBreak/>
        <w:t xml:space="preserve">המקור לדברי </w:t>
      </w:r>
      <w:r w:rsidRPr="006F178A">
        <w:rPr>
          <w:rStyle w:val="2fb"/>
          <w:rFonts w:ascii="Fb Fontext" w:hAnsi="Fb Fontext"/>
          <w:rtl/>
        </w:rPr>
        <w:lastRenderedPageBreak/>
        <w:t xml:space="preserve">אביי</w:t>
      </w:r>
      <w:r w:rsidRPr="006F178A">
        <w:rPr>
          <w:rStyle w:val="afffe"/>
          <w:rFonts w:ascii="Fb Fontext" w:hAnsi="Fb Fontext"/>
          <w:rtl/>
        </w:rPr>
        <w:lastRenderedPageBreak/>
        <w:t xml:space="preserve">.</w:t>
      </w:r>
    </w:p>
    <w:p w:rsidR="005851B8" w:rsidRPr="009757B9" w:rsidRDefault="005851B8" w:rsidP="005851B8">
      <w:pPr>
        <w:rPr>
          <w:rFonts w:cs="Guttman Vilna"/>
          <w:b/>
          <w:bCs/>
          <w:rtl/>
        </w:rPr>
      </w:pPr>
      <w:r w:rsidRPr="006F178A">
        <w:rPr>
          <w:rStyle w:val="afffe"/>
          <w:rFonts w:ascii="Fb Fontext" w:hAnsi="Fb Fontext"/>
          <w:b/>
          <w:rtl/>
        </w:rPr>
        <w:t>א.</w:t>
      </w:r>
      <w:r w:rsidRPr="006F178A">
        <w:rPr>
          <w:rtl/>
        </w:rPr>
        <w:t xml:space="preserve"> </w:t>
      </w:r>
      <w:r w:rsidRPr="006F178A">
        <w:rPr>
          <w:rStyle w:val="2fb"/>
          <w:rtl/>
        </w:rPr>
        <w:t xml:space="preserve">אביי</w:t>
      </w:r>
      <w:r w:rsidRPr="006F178A">
        <w:rPr>
          <w:rtl/>
        </w:rPr>
        <w:t xml:space="preserve"> יליף מהא </w:t>
      </w:r>
      <w:r w:rsidRPr="006F178A">
        <w:rPr>
          <w:rtl/>
        </w:rPr>
        <w:t xml:space="preserve">דתניא</w:t>
      </w:r>
      <w:r w:rsidRPr="006F178A">
        <w:rPr>
          <w:rtl/>
        </w:rPr>
        <w:t xml:space="preserve"> אין מבוי ניתר בלחי וקורה עד שיהו בתים וחצרות פתוחין לתוכו.</w:t>
      </w:r>
    </w:p>
    <w:p w:rsidR="005851B8" w:rsidRDefault="005851B8" w:rsidP="005851B8">
      <w:pPr>
        <w:rPr>
          <w:rtl/>
        </w:rPr>
      </w:pPr>
      <w:ins w:id="93494" w:author="מנוע מכני" w:date="2026-10-11T12:04:40Z">
        <w:r>
          <w:rPr>
            <w:rtl/>
          </w:rPr>
          <w:t xml:space="preserve">ואם </w:t>
        </w:r>
      </w:ins>
      <w:del w:id="93495" w:author="מנוע מכני" w:date="2026-10-11T12:04:40Z">
        <w:r w:rsidRPr="006F178A">
          <w:rPr>
            <w:rtl/>
          </w:rPr>
          <w:delText xml:space="preserve">ואי </w:delText>
        </w:r>
      </w:del>
      <w:r w:rsidRPr="006F178A">
        <w:rPr>
          <w:rtl/>
        </w:rPr>
        <w:t xml:space="preserve">בד"ט </w:t>
      </w:r>
      <w:ins w:id="94466" w:author="מנוע מכני" w:date="2026-10-11T12:04:40Z">
        <w:r>
          <w:rPr>
            <w:rtl/>
          </w:rPr>
          <w:t xml:space="preserve">איך</w:t>
        </w:r>
      </w:ins>
      <w:del w:id="94467" w:author="מנוע מכני" w:date="2026-10-11T12:04:40Z">
        <w:r w:rsidRPr="006F178A">
          <w:rPr>
            <w:rtl/>
          </w:rPr>
          <w:delText xml:space="preserve">היכי</w:delText>
        </w:r>
      </w:del>
      <w:r w:rsidRPr="006F178A">
        <w:rPr>
          <w:rtl/>
        </w:rPr>
        <w:t xml:space="preserve"> משכח"ל [וא"א דמיירי דפתח לה בדופן האמצעי והיינו בריבוע דהאמר </w:t>
      </w:r>
      <w:r w:rsidRPr="006F178A">
        <w:rPr>
          <w:rStyle w:val="2fb"/>
          <w:rtl/>
        </w:rPr>
        <w:t xml:space="preserve">ר"נ</w:t>
      </w:r>
      <w:r w:rsidRPr="006F178A">
        <w:rPr>
          <w:rtl/>
        </w:rPr>
        <w:t xml:space="preserve"> </w:t>
      </w:r>
      <w:ins w:id="90007" w:author="Claude - סמנטי" w:date="2026-10-11T12:19:31Z">
        <w:r>
          <w:rPr>
            <w:rtl/>
          </w:rPr>
          <w:t xml:space="preserve">מקובל בידינו</w:t>
        </w:r>
      </w:ins>
      <w:del w:id="90008" w:author="Claude - סמנטי" w:date="2026-10-11T12:19:31Z">
        <w:r w:rsidRPr="006F178A">
          <w:rPr>
            <w:rtl/>
          </w:rPr>
          <w:delText xml:space="preserve">נקיטינן</w:delText>
        </w:r>
      </w:del>
      <w:r w:rsidRPr="006F178A">
        <w:rPr>
          <w:rtl/>
        </w:rPr>
        <w:t xml:space="preserve">, איזהו מבוי שניתר בלחי וקורה - כל שארכו יתר על רחבו, ובתים וחצרות פתוחין לתוכו.]</w:t>
      </w:r>
    </w:p>
    <w:p w:rsidR="005851B8" w:rsidRPr="009757B9" w:rsidRDefault="005851B8" w:rsidP="005851B8">
      <w:pPr>
        <w:rPr>
          <w:rFonts w:cs="Guttman Vilna"/>
          <w:b/>
          <w:bCs/>
          <w:rtl/>
        </w:rPr>
      </w:pPr>
      <w:r w:rsidRPr="006F178A">
        <w:rPr>
          <w:rtl/>
        </w:rPr>
        <w:t>•</w:t>
      </w:r>
      <w:r w:rsidRPr="006F178A">
        <w:rPr>
          <w:rFonts w:hint="cs"/>
          <w:rtl/>
        </w:rPr>
        <w:t xml:space="preserve"> </w:t>
      </w:r>
      <w:r w:rsidRPr="006F178A">
        <w:rPr>
          <w:rStyle w:val="2fb"/>
          <w:rtl/>
        </w:rPr>
        <w:t xml:space="preserve">ולרב יוסף</w:t>
      </w:r>
      <w:r w:rsidRPr="006F178A">
        <w:rPr>
          <w:rtl/>
        </w:rPr>
        <w:t xml:space="preserve"> צ"ל דמיירי - דפתח </w:t>
      </w:r>
      <w:ins w:id="91916" w:author="מנוע מכני" w:date="2026-10-11T12:04:40Z">
        <w:r>
          <w:rPr>
            <w:rtl/>
          </w:rPr>
          <w:t xml:space="preserve">לו</w:t>
        </w:r>
      </w:ins>
      <w:del w:id="91917" w:author="מנוע מכני" w:date="2026-10-11T12:04:40Z">
        <w:r w:rsidRPr="006F178A">
          <w:rPr>
            <w:rtl/>
          </w:rPr>
          <w:delText xml:space="preserve">ליה</w:delText>
        </w:r>
      </w:del>
      <w:r w:rsidRPr="006F178A">
        <w:rPr>
          <w:rtl/>
        </w:rPr>
        <w:t xml:space="preserve"> בקרן זוית. ויש בצמצום.</w:t>
      </w:r>
    </w:p>
    <w:p w:rsidR="005851B8" w:rsidRPr="009757B9" w:rsidRDefault="005851B8" w:rsidP="005851B8">
      <w:pPr>
        <w:rPr>
          <w:rFonts w:cs="Guttman Vilna"/>
          <w:b/>
          <w:bCs/>
          <w:rtl/>
        </w:rPr>
      </w:pPr>
      <w:r w:rsidRPr="006F178A">
        <w:rPr>
          <w:rStyle w:val="afffe"/>
          <w:rFonts w:ascii="Fb Fontext" w:hAnsi="Fb Fontext"/>
          <w:b/>
          <w:rtl/>
        </w:rPr>
        <w:t>ב.</w:t>
      </w:r>
      <w:r w:rsidRPr="006F178A">
        <w:rPr>
          <w:rtl/>
        </w:rPr>
        <w:t xml:space="preserve"> עוד מקור לדברי </w:t>
      </w:r>
      <w:r w:rsidRPr="006F178A">
        <w:rPr>
          <w:rStyle w:val="2fb"/>
          <w:rtl/>
        </w:rPr>
        <w:t xml:space="preserve">אביי</w:t>
      </w:r>
      <w:r w:rsidRPr="006F178A">
        <w:rPr>
          <w:rtl/>
        </w:rPr>
        <w:t xml:space="preserve"> מהא </w:t>
      </w:r>
      <w:r w:rsidRPr="006F178A">
        <w:rPr>
          <w:rStyle w:val="2fb"/>
          <w:rtl/>
        </w:rPr>
        <w:t xml:space="preserve">דר"ה</w:t>
      </w:r>
      <w:r w:rsidRPr="006F178A">
        <w:rPr>
          <w:rtl/>
        </w:rPr>
        <w:t xml:space="preserve"> לחי הבולט מדופנו של מבוי.</w:t>
      </w:r>
    </w:p>
    <w:p w:rsidR="005851B8" w:rsidRPr="00132755" w:rsidRDefault="005851B8" w:rsidP="005851B8">
      <w:pPr>
        <w:rPr>
          <w:spacing w:val="-2"/>
          <w:rtl/>
        </w:rPr>
      </w:pPr>
      <w:r w:rsidRPr="00132755">
        <w:rPr>
          <w:spacing w:val="-2"/>
          <w:rtl/>
        </w:rPr>
        <w:t>פחות מארבע אמות - נידון משום לחי, ואינו צריך לחי אחר להתירו [ולחי העומד מאליו כשר]</w:t>
      </w:r>
    </w:p>
    <w:p w:rsidR="005851B8" w:rsidRPr="009757B9" w:rsidRDefault="005851B8" w:rsidP="005851B8">
      <w:pPr>
        <w:rPr>
          <w:rFonts w:cs="Guttman Vilna"/>
          <w:b/>
          <w:bCs/>
          <w:rtl/>
        </w:rPr>
      </w:pPr>
      <w:r w:rsidRPr="006F178A">
        <w:rPr>
          <w:b/>
          <w:rtl/>
        </w:rPr>
        <w:t>• אר</w:t>
      </w:r>
      <w:r w:rsidRPr="006F178A">
        <w:rPr>
          <w:rtl/>
        </w:rPr>
        <w:t xml:space="preserve">בע אמות - נידון משום מבוי, וצריך לחי אחר להתירו. </w:t>
      </w:r>
      <w:r>
        <w:rPr>
          <w:rtl/>
        </w:rPr>
        <w:t>חזי'</w:t>
      </w:r>
      <w:r w:rsidRPr="006F178A">
        <w:rPr>
          <w:rtl/>
        </w:rPr>
        <w:t xml:space="preserve"> דבעי' ד' אמות.</w:t>
      </w:r>
    </w:p>
    <w:p w:rsidR="005851B8" w:rsidRPr="009757B9" w:rsidRDefault="005851B8" w:rsidP="005851B8">
      <w:pPr>
        <w:rPr>
          <w:rFonts w:cs="Guttman Vilna"/>
          <w:b/>
          <w:bCs/>
          <w:rtl/>
        </w:rPr>
      </w:pPr>
      <w:r w:rsidRPr="006F178A">
        <w:rPr>
          <w:rtl/>
        </w:rPr>
        <w:t>•</w:t>
      </w:r>
      <w:r w:rsidRPr="006F178A">
        <w:rPr>
          <w:rFonts w:hint="cs"/>
          <w:rtl/>
        </w:rPr>
        <w:t xml:space="preserve"> </w:t>
      </w:r>
      <w:r w:rsidRPr="006F178A">
        <w:rPr>
          <w:rStyle w:val="2fb"/>
          <w:rtl/>
        </w:rPr>
        <w:t xml:space="preserve">ולרב יוסף</w:t>
      </w:r>
      <w:r w:rsidRPr="006F178A">
        <w:rPr>
          <w:rtl/>
        </w:rPr>
        <w:t xml:space="preserve"> צ"ל דלאפוקי מתורת לחי - עד </w:t>
      </w:r>
      <w:ins w:id="90552" w:author="מנוע מכני" w:date="2026-10-11T12:04:40Z">
        <w:r>
          <w:rPr>
            <w:rtl/>
          </w:rPr>
          <w:t xml:space="preserve">דיש</w:t>
        </w:r>
      </w:ins>
      <w:del w:id="90553" w:author="מנוע מכני" w:date="2026-10-11T12:04:40Z">
        <w:r w:rsidRPr="006F178A">
          <w:rPr>
            <w:rtl/>
          </w:rPr>
          <w:delText xml:space="preserve">דאיכא</w:delText>
        </w:r>
      </w:del>
      <w:r w:rsidRPr="006F178A">
        <w:rPr>
          <w:rtl/>
        </w:rPr>
        <w:t xml:space="preserve"> ארבע אמות.</w:t>
      </w:r>
    </w:p>
    <w:p w:rsidR="005851B8" w:rsidRPr="009757B9" w:rsidRDefault="005851B8" w:rsidP="005851B8">
      <w:pPr>
        <w:rPr>
          <w:rFonts w:cs="Guttman Vilna"/>
          <w:b/>
          <w:bCs/>
          <w:rtl/>
        </w:rPr>
      </w:pPr>
      <w:r w:rsidRPr="006F178A">
        <w:rPr>
          <w:rtl/>
        </w:rPr>
        <w:t xml:space="preserve">מיהו </w:t>
      </w:r>
      <w:ins w:id="90009" w:author="Claude - סמנטי" w:date="2026-10-11T12:19:31Z">
        <w:r>
          <w:rPr>
            <w:rtl/>
          </w:rPr>
          <w:t xml:space="preserve">להיות</w:t>
        </w:r>
      </w:ins>
      <w:del w:id="90010" w:author="Claude - סמנטי" w:date="2026-10-11T12:19:31Z">
        <w:r w:rsidRPr="006F178A">
          <w:rPr>
            <w:rtl/>
          </w:rPr>
          <w:delText xml:space="preserve">למיהוי</w:delText>
        </w:r>
      </w:del>
      <w:r w:rsidRPr="006F178A">
        <w:rPr>
          <w:rtl/>
        </w:rPr>
        <w:t xml:space="preserve"> מבוי - </w:t>
      </w:r>
      <w:ins w:id="90094" w:author="מנוע מכני" w:date="2026-10-11T12:04:40Z">
        <w:r>
          <w:rPr>
            <w:rtl/>
          </w:rPr>
          <w:t xml:space="preserve">אפי'</w:t>
        </w:r>
      </w:ins>
      <w:del w:id="90095" w:author="מנוע מכני" w:date="2026-10-11T12:04:40Z">
        <w:r w:rsidRPr="006F178A">
          <w:rPr>
            <w:rtl/>
          </w:rPr>
          <w:delText xml:space="preserve">אפילו</w:delText>
        </w:r>
      </w:del>
      <w:r w:rsidRPr="006F178A">
        <w:rPr>
          <w:rtl/>
        </w:rPr>
        <w:t xml:space="preserve"> בד' טפחים </w:t>
      </w:r>
      <w:ins w:id="90554" w:author="מנוע מכני" w:date="2026-10-11T12:04:40Z">
        <w:r>
          <w:rPr>
            <w:rtl/>
          </w:rPr>
          <w:t xml:space="preserve">גם</w:t>
        </w:r>
      </w:ins>
      <w:del w:id="90555" w:author="מנוע מכני" w:date="2026-10-11T12:04:40Z">
        <w:r w:rsidRPr="006F178A">
          <w:rPr>
            <w:rtl/>
          </w:rPr>
          <w:delText xml:space="preserve">נמי</w:delText>
        </w:r>
      </w:del>
      <w:r w:rsidRPr="006F178A">
        <w:rPr>
          <w:rtl/>
        </w:rPr>
        <w:t xml:space="preserve"> הוי מבוי.</w:t>
      </w:r>
    </w:p>
    <w:p w:rsidR="005851B8" w:rsidRPr="006F178A" w:rsidRDefault="005851B8" w:rsidP="005851B8">
      <w:pPr>
        <w:rPr>
          <w:rtl/>
        </w:rPr>
      </w:pPr>
      <w:r w:rsidRPr="006F178A">
        <w:rPr>
          <w:rStyle w:val="afffe"/>
          <w:rFonts w:ascii="Fb Fontext" w:hAnsi="Fb Fontext"/>
          <w:rtl/>
        </w:rPr>
        <w:t>ל</w:t>
      </w:r>
      <w:r w:rsidRPr="006F178A">
        <w:rPr>
          <w:rStyle w:val="afffe"/>
          <w:rFonts w:ascii="Fb Fontext" w:hAnsi="Fb Fontext"/>
          <w:b/>
          <w:rtl/>
        </w:rPr>
        <w:t>הלכתא</w:t>
      </w:r>
      <w:r w:rsidRPr="006F178A">
        <w:rPr>
          <w:rtl/>
        </w:rPr>
        <w:t xml:space="preserve"> </w:t>
      </w:r>
      <w:r w:rsidRPr="006F178A">
        <w:rPr>
          <w:rStyle w:val="2fb"/>
          <w:rtl/>
        </w:rPr>
        <w:t xml:space="preserve">הר"מ</w:t>
      </w:r>
      <w:r w:rsidRPr="006F178A">
        <w:rPr>
          <w:rtl/>
        </w:rPr>
        <w:t xml:space="preserve"> פסק </w:t>
      </w:r>
      <w:r w:rsidRPr="006F178A">
        <w:rPr>
          <w:rStyle w:val="2fb"/>
          <w:rtl/>
        </w:rPr>
        <w:t xml:space="preserve">כר"אמ</w:t>
      </w:r>
      <w:r w:rsidRPr="006F178A">
        <w:rPr>
          <w:rtl/>
        </w:rPr>
        <w:t xml:space="preserve"> </w:t>
      </w:r>
      <w:r w:rsidRPr="006F178A">
        <w:rPr>
          <w:rStyle w:val="2fb"/>
          <w:rtl/>
        </w:rPr>
        <w:t xml:space="preserve">ור"אס</w:t>
      </w:r>
      <w:r w:rsidRPr="006F178A">
        <w:rPr>
          <w:rtl/>
        </w:rPr>
        <w:t xml:space="preserve"> דביש פס ד' מתיר בפירצה עד עשר.</w:t>
      </w:r>
    </w:p>
    <w:p w:rsidR="005851B8" w:rsidRPr="006F178A" w:rsidRDefault="005851B8" w:rsidP="005851B8">
      <w:pPr>
        <w:rPr>
          <w:rtl/>
        </w:rPr>
      </w:pPr>
      <w:r w:rsidRPr="006F178A">
        <w:rPr>
          <w:rtl/>
        </w:rPr>
        <w:t>ובשו"ע</w:t>
      </w:r>
      <w:r>
        <w:rPr>
          <w:rFonts w:hint="cs"/>
          <w:rtl/>
        </w:rPr>
        <w:t>:</w:t>
      </w:r>
      <w:r w:rsidRPr="006F178A">
        <w:rPr>
          <w:rtl/>
        </w:rPr>
        <w:t xml:space="preserve"> פסק </w:t>
      </w:r>
      <w:r>
        <w:rPr>
          <w:rtl/>
        </w:rPr>
        <w:t>אפי'</w:t>
      </w:r>
      <w:r w:rsidRPr="006F178A">
        <w:rPr>
          <w:rtl/>
        </w:rPr>
        <w:t xml:space="preserve"> בלא פס ד' מתיר עד עשר והוא דלא בקעי רבים.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ה:</w:t>
      </w:r>
    </w:p>
    <w:p>
      <w:pPr>
        <w:pStyle w:val="afffff8"/>
        <w:rPr>
          <w:ins w:id="90699" w:author="קלוד" w:date="2026-10-11T12:24:08Z"/>
        </w:rPr>
      </w:pPr>
      <w:ins w:id="90700" w:author="קלוד" w:date="2026-10-11T12:24:08Z">
        <w:r>
          <w:rPr>
            <w:color w:val="7B3F00"/>
          </w:rPr>
          <w:t xml:space="preserve">לחי הבולט מדופנו של מבוי - ארבע אמות</w:t>
        </w:r>
      </w:ins>
    </w:p>
    <w:p w:rsidR="005851B8" w:rsidRPr="00315795" w:rsidRDefault="005851B8" w:rsidP="005851B8">
      <w:pPr>
        <w:rPr>
          <w:rStyle w:val="afffe"/>
          <w:rFonts w:ascii="Fb Fontext" w:hAnsi="Fb Fontext"/>
          <w:b/>
          <w:bCs w:val="0"/>
          <w:rtl/>
        </w:rPr>
      </w:pPr>
      <w:r w:rsidRPr="00315795">
        <w:rPr>
          <w:rFonts w:ascii="Fb Fontext" w:hAnsi="Fb Fontext"/>
          <w:b/>
          <w:bCs/>
          <w:rtl/>
        </w:rPr>
        <w:t>לחי הבולט מדפנו של מבוי דביותר מד"א עושה לו לחי.</w:t>
      </w:r>
    </w:p>
    <w:p w:rsidR="005851B8" w:rsidRPr="009757B9" w:rsidRDefault="005851B8" w:rsidP="005851B8">
      <w:pPr>
        <w:rPr>
          <w:rFonts w:cs="Guttman Vilna"/>
          <w:b/>
          <w:bCs/>
          <w:rtl/>
        </w:rPr>
      </w:pPr>
      <w:r w:rsidRPr="006F178A">
        <w:rPr>
          <w:rStyle w:val="2fb"/>
          <w:rFonts w:ascii="Fb Fontext" w:hAnsi="Fb Fontext"/>
          <w:rtl/>
        </w:rPr>
        <w:t>לר"פ</w:t>
      </w:r>
      <w:r w:rsidRPr="006F178A">
        <w:rPr>
          <w:rtl/>
        </w:rPr>
        <w:t xml:space="preserve"> באידך גיסא</w:t>
      </w:r>
      <w:r w:rsidRPr="006F178A">
        <w:rPr>
          <w:rFonts w:hint="cs"/>
          <w:rtl/>
        </w:rPr>
        <w:t>,</w:t>
      </w:r>
      <w:r>
        <w:rPr>
          <w:rFonts w:hint="cs"/>
          <w:rtl/>
        </w:rPr>
        <w:t xml:space="preserve"> </w:t>
      </w:r>
      <w:r w:rsidRPr="006F178A">
        <w:rPr>
          <w:rStyle w:val="2fb"/>
          <w:rFonts w:ascii="Fb Fontext" w:hAnsi="Fb Fontext"/>
          <w:rtl/>
        </w:rPr>
        <w:t>ולרהבדר"י</w:t>
      </w:r>
      <w:r w:rsidRPr="006F178A">
        <w:rPr>
          <w:rtl/>
        </w:rPr>
        <w:t xml:space="preserve"> </w:t>
      </w:r>
      <w:r>
        <w:rPr>
          <w:rtl/>
        </w:rPr>
        <w:t>אפי'</w:t>
      </w:r>
      <w:r w:rsidRPr="006F178A">
        <w:rPr>
          <w:rtl/>
        </w:rPr>
        <w:t xml:space="preserve"> באותו כותל והיינו דמטפי או דמבצר.</w:t>
      </w:r>
    </w:p>
    <w:p w:rsidR="005851B8" w:rsidRPr="009757B9" w:rsidRDefault="005851B8" w:rsidP="005851B8">
      <w:pPr>
        <w:rPr>
          <w:rFonts w:cs="Guttman Vilna"/>
          <w:b/>
          <w:bCs/>
          <w:rtl/>
        </w:rPr>
      </w:pPr>
      <w:r w:rsidRPr="006F178A">
        <w:rPr>
          <w:rtl/>
        </w:rPr>
        <w:t>•</w:t>
      </w:r>
      <w:r w:rsidRPr="006F178A">
        <w:rPr>
          <w:rFonts w:hint="cs"/>
          <w:rtl/>
        </w:rPr>
        <w:t xml:space="preserve"> </w:t>
      </w:r>
      <w:r w:rsidRPr="006F178A">
        <w:rPr>
          <w:rStyle w:val="2fb"/>
          <w:rtl/>
        </w:rPr>
        <w:t xml:space="preserve">רהבדר"י</w:t>
      </w:r>
      <w:r w:rsidRPr="006F178A">
        <w:rPr>
          <w:rtl/>
        </w:rPr>
        <w:t xml:space="preserve"> </w:t>
      </w:r>
      <w:r w:rsidRPr="006F178A">
        <w:rPr>
          <w:rtl/>
        </w:rPr>
        <w:t xml:space="preserve">לא</w:t>
      </w:r>
      <w:r w:rsidRPr="006F178A">
        <w:rPr>
          <w:rtl/>
        </w:rPr>
        <w:t xml:space="preserve"> אמרן אלא במבוי שמונה, אבל במבוי שבעה - ניתר בעומד מרובה [בפתחו] על הפרוץ.</w:t>
      </w:r>
    </w:p>
    <w:p w:rsidR="005851B8" w:rsidRPr="009757B9" w:rsidRDefault="005851B8" w:rsidP="005851B8">
      <w:pPr>
        <w:rPr>
          <w:rFonts w:cs="Guttman Vilna"/>
          <w:b/>
          <w:bCs/>
          <w:rtl/>
        </w:rPr>
      </w:pPr>
      <w:r w:rsidRPr="006F178A">
        <w:rPr>
          <w:rFonts w:hint="cs"/>
          <w:rtl/>
        </w:rPr>
        <w:t>וק</w:t>
      </w:r>
      <w:r w:rsidRPr="006F178A">
        <w:rPr>
          <w:rtl/>
        </w:rPr>
        <w:t>"</w:t>
      </w:r>
      <w:r w:rsidRPr="006F178A">
        <w:rPr>
          <w:rFonts w:hint="cs"/>
          <w:rtl/>
        </w:rPr>
        <w:t>ו</w:t>
      </w:r>
      <w:r w:rsidRPr="006F178A">
        <w:rPr>
          <w:rtl/>
        </w:rPr>
        <w:t xml:space="preserve"> מחצר. שאינה ניתרת בלחי וקורה - ניתרת בעומד מרובה על הפרוץ, </w:t>
      </w:r>
      <w:r w:rsidRPr="006F178A">
        <w:rPr>
          <w:rtl/>
        </w:rPr>
        <w:t xml:space="preserve">כ"ש</w:t>
      </w:r>
      <w:r w:rsidRPr="006F178A">
        <w:rPr>
          <w:rtl/>
        </w:rPr>
        <w:t xml:space="preserve"> מבוי.</w:t>
      </w:r>
    </w:p>
    <w:p w:rsidR="005851B8" w:rsidRPr="00132755" w:rsidRDefault="005851B8" w:rsidP="005851B8">
      <w:pPr>
        <w:rPr>
          <w:rFonts w:cs="Guttman Vilna"/>
          <w:b/>
          <w:bCs/>
          <w:spacing w:val="-4"/>
          <w:rtl/>
        </w:rPr>
      </w:pPr>
      <w:r w:rsidRPr="00132755">
        <w:rPr>
          <w:spacing w:val="-4"/>
          <w:rtl/>
        </w:rPr>
        <w:t>•</w:t>
      </w:r>
      <w:r w:rsidRPr="00132755">
        <w:rPr>
          <w:rFonts w:hint="cs"/>
          <w:spacing w:val="-4"/>
          <w:rtl/>
        </w:rPr>
        <w:t xml:space="preserve"> </w:t>
      </w:r>
      <w:r w:rsidRPr="00132755">
        <w:rPr>
          <w:spacing w:val="-4"/>
          <w:rtl/>
        </w:rPr>
        <w:t>ואע"פ דחצר ניתרת בפירצתה עד י' אמות ולחי עד ד' טפחים</w:t>
      </w:r>
      <w:r w:rsidRPr="00132755">
        <w:rPr>
          <w:rFonts w:hint="cs"/>
          <w:spacing w:val="-4"/>
          <w:rtl/>
        </w:rPr>
        <w:t>-</w:t>
      </w:r>
      <w:r w:rsidRPr="00132755">
        <w:rPr>
          <w:spacing w:val="-4"/>
          <w:rtl/>
        </w:rPr>
        <w:t xml:space="preserve"> </w:t>
      </w:r>
      <w:r w:rsidRPr="00132755">
        <w:rPr>
          <w:rStyle w:val="2fb"/>
          <w:spacing w:val="-4"/>
          <w:rtl/>
        </w:rPr>
        <w:t xml:space="preserve">רבד"י</w:t>
      </w:r>
      <w:r w:rsidRPr="00132755">
        <w:rPr>
          <w:spacing w:val="-4"/>
          <w:rtl/>
        </w:rPr>
        <w:t xml:space="preserve"> </w:t>
      </w:r>
      <w:ins w:id="93866" w:author="מנוע מכני" w:date="2026-10-11T12:04:40Z">
        <w:r>
          <w:rPr>
            <w:spacing w:val="-4"/>
            <w:rtl/>
          </w:rPr>
          <w:t xml:space="preserve">סבר</w:t>
        </w:r>
      </w:ins>
      <w:del w:id="93867" w:author="מנוע מכני" w:date="2026-10-11T12:04:40Z">
        <w:r w:rsidRPr="00132755">
          <w:rPr>
            <w:spacing w:val="-4"/>
            <w:rtl/>
          </w:rPr>
          <w:delText xml:space="preserve">ס"ל</w:delText>
        </w:r>
      </w:del>
      <w:r w:rsidRPr="00132755">
        <w:rPr>
          <w:spacing w:val="-4"/>
          <w:rtl/>
        </w:rPr>
        <w:t xml:space="preserve"> מבוי </w:t>
      </w:r>
      <w:ins w:id="90556" w:author="מנוע מכני" w:date="2026-10-11T12:04:40Z">
        <w:r>
          <w:rPr>
            <w:spacing w:val="-4"/>
            <w:rtl/>
          </w:rPr>
          <w:t xml:space="preserve">גם</w:t>
        </w:r>
      </w:ins>
      <w:del w:id="90557" w:author="מנוע מכני" w:date="2026-10-11T12:04:40Z">
        <w:r w:rsidRPr="00132755">
          <w:rPr>
            <w:spacing w:val="-4"/>
            <w:rtl/>
          </w:rPr>
          <w:delText xml:space="preserve">נמי</w:delText>
        </w:r>
      </w:del>
      <w:r w:rsidRPr="00132755">
        <w:rPr>
          <w:spacing w:val="-4"/>
          <w:rtl/>
        </w:rPr>
        <w:t xml:space="preserve"> פרצתו בעשר.</w:t>
      </w:r>
    </w:p>
    <w:p w:rsidR="005851B8" w:rsidRPr="009757B9" w:rsidRDefault="005851B8" w:rsidP="005851B8">
      <w:pPr>
        <w:rPr>
          <w:rFonts w:cs="Guttman Vilna"/>
          <w:b/>
          <w:bCs/>
          <w:rtl/>
        </w:rPr>
      </w:pPr>
      <w:r w:rsidRPr="006F178A">
        <w:rPr>
          <w:rtl/>
        </w:rPr>
        <w:t>•</w:t>
      </w:r>
      <w:r w:rsidRPr="006F178A">
        <w:rPr>
          <w:rFonts w:hint="cs"/>
          <w:rtl/>
        </w:rPr>
        <w:t xml:space="preserve"> </w:t>
      </w:r>
      <w:r w:rsidRPr="006F178A">
        <w:rPr>
          <w:rtl/>
        </w:rPr>
        <w:t xml:space="preserve">וטעמיה דנפשיה </w:t>
      </w:r>
      <w:r w:rsidRPr="006F178A">
        <w:rPr>
          <w:rtl/>
        </w:rPr>
        <w:t xml:space="preserve">אמר</w:t>
      </w:r>
      <w:r w:rsidRPr="006F178A">
        <w:rPr>
          <w:rtl/>
        </w:rPr>
        <w:t xml:space="preserve"> ולא בא לפרש דברי </w:t>
      </w:r>
      <w:r w:rsidRPr="006F178A">
        <w:rPr>
          <w:rStyle w:val="2fb"/>
          <w:rtl/>
        </w:rPr>
        <w:t xml:space="preserve">ר"ה</w:t>
      </w:r>
      <w:r w:rsidRPr="006F178A">
        <w:rPr>
          <w:rtl/>
        </w:rPr>
        <w:t xml:space="preserve"> דפירצתו בד' טפחים.</w:t>
      </w:r>
    </w:p>
    <w:p w:rsidR="005851B8" w:rsidRPr="009757B9" w:rsidRDefault="005851B8" w:rsidP="005851B8">
      <w:pPr>
        <w:rPr>
          <w:rFonts w:cs="Guttman Vilna"/>
          <w:b/>
          <w:bCs/>
          <w:rtl/>
        </w:rPr>
      </w:pPr>
      <w:r w:rsidRPr="006F178A">
        <w:rPr>
          <w:rtl/>
        </w:rPr>
        <w:t>•</w:t>
      </w:r>
      <w:r w:rsidRPr="006F178A">
        <w:rPr>
          <w:rFonts w:hint="cs"/>
          <w:rtl/>
        </w:rPr>
        <w:t xml:space="preserve"> </w:t>
      </w:r>
      <w:r w:rsidRPr="006F178A">
        <w:rPr>
          <w:rStyle w:val="2fb"/>
          <w:rtl/>
        </w:rPr>
        <w:t xml:space="preserve">רב אשי</w:t>
      </w:r>
      <w:r w:rsidRPr="006F178A">
        <w:rPr>
          <w:rtl/>
        </w:rPr>
        <w:t xml:space="preserve"> </w:t>
      </w:r>
      <w:ins w:id="90096" w:author="מנוע מכני" w:date="2026-10-11T12:04:40Z">
        <w:r>
          <w:rPr>
            <w:rtl/>
          </w:rPr>
          <w:t xml:space="preserve">דאפי'</w:t>
        </w:r>
      </w:ins>
      <w:del w:id="90097" w:author="מנוע מכני" w:date="2026-10-11T12:04:40Z">
        <w:r w:rsidRPr="006F178A">
          <w:rPr>
            <w:rtl/>
          </w:rPr>
          <w:delText xml:space="preserve">דאפילו</w:delText>
        </w:r>
      </w:del>
      <w:r w:rsidRPr="006F178A">
        <w:rPr>
          <w:rtl/>
        </w:rPr>
        <w:t xml:space="preserve"> </w:t>
      </w:r>
      <w:ins w:id="94320" w:author="מנוע מכני" w:date="2026-10-11T12:04:40Z">
        <w:r>
          <w:rPr>
            <w:rtl/>
          </w:rPr>
          <w:t xml:space="preserve">תאמר</w:t>
        </w:r>
      </w:ins>
      <w:del w:id="94321" w:author="מנוע מכני" w:date="2026-10-11T12:04:40Z">
        <w:r w:rsidRPr="006F178A">
          <w:rPr>
            <w:rtl/>
          </w:rPr>
          <w:delText xml:space="preserve">תימא</w:delText>
        </w:r>
      </w:del>
      <w:r w:rsidRPr="006F178A">
        <w:rPr>
          <w:rtl/>
        </w:rPr>
        <w:t xml:space="preserve"> במבוי שמונה </w:t>
      </w:r>
      <w:ins w:id="90558" w:author="מנוע מכני" w:date="2026-10-11T12:04:40Z">
        <w:r>
          <w:rPr>
            <w:rtl/>
          </w:rPr>
          <w:t xml:space="preserve">גם</w:t>
        </w:r>
      </w:ins>
      <w:del w:id="90559" w:author="מנוע מכני" w:date="2026-10-11T12:04:40Z">
        <w:r w:rsidRPr="006F178A">
          <w:rPr>
            <w:rtl/>
          </w:rPr>
          <w:delText xml:space="preserve">נמי</w:delText>
        </w:r>
      </w:del>
      <w:r w:rsidRPr="006F178A">
        <w:rPr>
          <w:rtl/>
        </w:rPr>
        <w:t xml:space="preserve"> </w:t>
      </w:r>
      <w:r w:rsidRPr="006F178A">
        <w:rPr>
          <w:rtl/>
        </w:rPr>
        <w:t xml:space="preserve">לא</w:t>
      </w:r>
      <w:r w:rsidRPr="006F178A">
        <w:rPr>
          <w:rtl/>
        </w:rPr>
        <w:t xml:space="preserve"> צריך לחי.</w:t>
      </w:r>
    </w:p>
    <w:p w:rsidR="005851B8" w:rsidRPr="009757B9" w:rsidRDefault="005851B8" w:rsidP="005851B8">
      <w:pPr>
        <w:rPr>
          <w:rFonts w:cs="Guttman Vilna"/>
          <w:b/>
          <w:bCs/>
          <w:rtl/>
        </w:rPr>
      </w:pPr>
      <w:r w:rsidRPr="006F178A">
        <w:rPr>
          <w:rFonts w:hint="cs"/>
          <w:rtl/>
        </w:rPr>
        <w:t>דממ</w:t>
      </w:r>
      <w:r w:rsidRPr="006F178A">
        <w:rPr>
          <w:rtl/>
        </w:rPr>
        <w:t>"</w:t>
      </w:r>
      <w:r w:rsidRPr="006F178A">
        <w:rPr>
          <w:rFonts w:hint="cs"/>
          <w:rtl/>
        </w:rPr>
        <w:t>נ</w:t>
      </w:r>
      <w:r w:rsidRPr="006F178A">
        <w:rPr>
          <w:rtl/>
        </w:rPr>
        <w:t xml:space="preserve"> </w:t>
      </w:r>
      <w:ins w:id="93496" w:author="מנוע מכני" w:date="2026-10-11T12:04:40Z">
        <w:r>
          <w:rPr>
            <w:rtl/>
          </w:rPr>
          <w:t xml:space="preserve">אם </w:t>
        </w:r>
      </w:ins>
      <w:del w:id="93497" w:author="מנוע מכני" w:date="2026-10-11T12:04:40Z">
        <w:r w:rsidRPr="006F178A">
          <w:rPr>
            <w:rtl/>
          </w:rPr>
          <w:delText xml:space="preserve">אי </w:delText>
        </w:r>
      </w:del>
      <w:r w:rsidRPr="006F178A">
        <w:rPr>
          <w:rtl/>
        </w:rPr>
        <w:t xml:space="preserve">עומד נפיש - ניתר בעומד מרובה על הפרוץ, </w:t>
      </w:r>
      <w:ins w:id="93498" w:author="מנוע מכני" w:date="2026-10-11T12:04:40Z">
        <w:r>
          <w:rPr>
            <w:rtl/>
          </w:rPr>
          <w:t xml:space="preserve">ואם </w:t>
        </w:r>
      </w:ins>
      <w:del w:id="93499" w:author="מנוע מכני" w:date="2026-10-11T12:04:40Z">
        <w:r w:rsidRPr="006F178A">
          <w:rPr>
            <w:rtl/>
          </w:rPr>
          <w:delText xml:space="preserve">ואי </w:delText>
        </w:r>
      </w:del>
      <w:r w:rsidRPr="006F178A">
        <w:rPr>
          <w:rtl/>
        </w:rPr>
        <w:t xml:space="preserve">פרוץ נפיש - נידון משום לחי.</w:t>
      </w:r>
    </w:p>
    <w:p w:rsidR="005851B8" w:rsidRPr="009757B9" w:rsidRDefault="005851B8" w:rsidP="005851B8">
      <w:pPr>
        <w:rPr>
          <w:rFonts w:cs="Guttman Vilna"/>
          <w:b/>
          <w:bCs/>
          <w:rtl/>
        </w:rPr>
      </w:pPr>
      <w:ins w:id="93500" w:author="מנוע מכני" w:date="2026-10-11T12:04:40Z">
        <w:r>
          <w:rPr>
            <w:rtl/>
          </w:rPr>
          <w:t xml:space="preserve">ואם </w:t>
        </w:r>
      </w:ins>
      <w:del w:id="93501" w:author="מנוע מכני" w:date="2026-10-11T12:04:40Z">
        <w:r w:rsidRPr="006F178A">
          <w:rPr>
            <w:rtl/>
          </w:rPr>
          <w:delText xml:space="preserve">ואי </w:delText>
        </w:r>
      </w:del>
      <w:r w:rsidRPr="006F178A">
        <w:rPr>
          <w:rtl/>
        </w:rPr>
        <w:t xml:space="preserve">שוו אהדדי </w:t>
      </w:r>
      <w:ins w:id="94160" w:author="מנוע מכני" w:date="2026-10-11T12:04:40Z">
        <w:r>
          <w:rPr>
            <w:rtl/>
          </w:rPr>
          <w:t xml:space="preserve">היה</w:t>
        </w:r>
      </w:ins>
      <w:del w:id="94161" w:author="מנוע מכני" w:date="2026-10-11T12:04:40Z">
        <w:r w:rsidRPr="006F178A">
          <w:rPr>
            <w:rtl/>
          </w:rPr>
          <w:delText xml:space="preserve">הוה</w:delText>
        </w:r>
      </w:del>
      <w:r w:rsidRPr="006F178A">
        <w:rPr>
          <w:rtl/>
        </w:rPr>
        <w:t xml:space="preserve"> </w:t>
      </w:r>
      <w:ins w:id="91918" w:author="מנוע מכני" w:date="2026-10-11T12:04:40Z">
        <w:r>
          <w:rPr>
            <w:rtl/>
          </w:rPr>
          <w:t xml:space="preserve">לו</w:t>
        </w:r>
      </w:ins>
      <w:del w:id="91919" w:author="מנוע מכני" w:date="2026-10-11T12:04:40Z">
        <w:r w:rsidRPr="006F178A">
          <w:rPr>
            <w:rtl/>
          </w:rPr>
          <w:delText xml:space="preserve">ליה</w:delText>
        </w:r>
      </w:del>
      <w:r w:rsidRPr="006F178A">
        <w:rPr>
          <w:rtl/>
        </w:rPr>
        <w:t xml:space="preserve"> ספק דבריהן, וספק דבריהן להקל.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ו.</w:t>
      </w:r>
    </w:p>
    <w:p>
      <w:pPr>
        <w:pStyle w:val="afffff8"/>
        <w:rPr>
          <w:ins w:id="90697" w:author="קלוד" w:date="2026-10-11T12:24:08Z"/>
        </w:rPr>
      </w:pPr>
      <w:ins w:id="90698" w:author="קלוד" w:date="2026-10-11T12:24:08Z">
        <w:r>
          <w:rPr>
            <w:color w:val="7B3F00"/>
          </w:rPr>
          <w:t xml:space="preserve">פירצת מבוי מצידו בעשר ומראשו בארבעה</w:t>
        </w:r>
      </w:ins>
    </w:p>
    <w:p>
      <w:pPr>
        <w:pStyle w:val="38"/>
        <w:rPr>
          <w:ins w:id="94771" w:author="מנוע מכני" w:date="2026-10-11T12:04:40Z"/>
        </w:rPr>
      </w:pPr>
      <w:del w:id="94770" w:author="מנוע מכני" w:date="2026-10-11T12:04:40Z">
        <w:r w:rsidRPr="006F178A">
          <w:delText xml:space="preserve">•</w:delText>
        </w:r>
      </w:del>
      <w:r w:rsidRPr="006F178A">
        <w:t xml:space="preserve"> </w:t>
      </w:r>
      <w:r w:rsidRPr="006F178A">
        <w:t>רחב"ר מרב</w:t>
      </w:r>
      <w:r>
        <w:t>:</w:t>
      </w:r>
    </w:p>
    <w:p w:rsidR="005851B8" w:rsidRPr="00315795" w:rsidRDefault="005851B8" w:rsidP="005851B8">
      <w:pPr>
        <w:rPr>
          <w:rFonts w:ascii="Fb Fontext" w:hAnsi="Fb Fontext"/>
          <w:b/>
          <w:bCs/>
          <w:rtl/>
        </w:rPr>
      </w:pPr>
      <w:del w:id="94772" w:author="מנוע מכני" w:date="2026-10-11T12:04:40Z">
        <w:r w:rsidRPr="006F178A">
          <w:rPr>
            <w:rFonts w:ascii="Fb Fontext" w:hAnsi="Fb Fontext"/>
            <w:rtl/>
          </w:rPr>
          <w:delText xml:space="preserve"> </w:delText>
        </w:r>
      </w:del>
      <w:r>
        <w:rPr>
          <w:rFonts w:ascii="Fb Fontext" w:hAnsi="Fb Fontext"/>
          <w:b/>
          <w:bCs/>
          <w:rtl/>
        </w:rPr>
        <w:t>מבוי שנפרץ מצידו - בעשר [דפתח</w:t>
      </w:r>
      <w:r w:rsidRPr="00315795">
        <w:rPr>
          <w:rFonts w:ascii="Fb Fontext" w:hAnsi="Fb Fontext"/>
          <w:b/>
          <w:bCs/>
          <w:rtl/>
        </w:rPr>
        <w:t xml:space="preserve"> הוא]</w:t>
      </w:r>
    </w:p>
    <w:p w:rsidR="005851B8" w:rsidRDefault="005851B8" w:rsidP="005851B8">
      <w:pPr>
        <w:rPr>
          <w:rtl/>
        </w:rPr>
      </w:pPr>
      <w:r w:rsidRPr="006F178A">
        <w:rPr>
          <w:rtl/>
        </w:rPr>
        <w:t xml:space="preserve">מראשו </w:t>
      </w:r>
      <w:r>
        <w:rPr>
          <w:rtl/>
        </w:rPr>
        <w:t>- בארבעה. והיינו בקרן זוית דפתח</w:t>
      </w:r>
      <w:r w:rsidRPr="006F178A">
        <w:rPr>
          <w:rtl/>
        </w:rPr>
        <w:t xml:space="preserve"> </w:t>
      </w:r>
      <w:r w:rsidRPr="006F178A">
        <w:rPr>
          <w:rtl/>
        </w:rPr>
        <w:t xml:space="preserve">לא</w:t>
      </w:r>
      <w:r w:rsidRPr="006F178A">
        <w:rPr>
          <w:rtl/>
        </w:rPr>
        <w:t xml:space="preserve"> עבדי </w:t>
      </w:r>
      <w:ins w:id="94468" w:author="מנוע מכני" w:date="2026-10-11T12:04:40Z">
        <w:r>
          <w:rPr>
            <w:rtl/>
          </w:rPr>
          <w:t xml:space="preserve">אנשים</w:t>
        </w:r>
      </w:ins>
      <w:del w:id="94469" w:author="מנוע מכני" w:date="2026-10-11T12:04:40Z">
        <w:r w:rsidRPr="006F178A">
          <w:rPr>
            <w:rtl/>
          </w:rPr>
          <w:delText xml:space="preserve">אינשי</w:delText>
        </w:r>
      </w:del>
      <w:r w:rsidRPr="006F178A">
        <w:rPr>
          <w:rtl/>
        </w:rPr>
        <w:t xml:space="preserve"> בקרן זוית]</w:t>
      </w:r>
    </w:p>
    <w:p w:rsidR="005851B8" w:rsidRPr="006F178A" w:rsidRDefault="005851B8" w:rsidP="005851B8">
      <w:pPr>
        <w:rPr>
          <w:rtl/>
        </w:rPr>
      </w:pPr>
      <w:r w:rsidRPr="006F178A">
        <w:rPr>
          <w:rtl/>
        </w:rPr>
        <w:t>•</w:t>
      </w:r>
      <w:r w:rsidRPr="006F178A">
        <w:rPr>
          <w:rFonts w:hint="cs"/>
          <w:rtl/>
        </w:rPr>
        <w:t xml:space="preserve"> </w:t>
      </w:r>
      <w:ins w:id="90098" w:author="מנוע מכני" w:date="2026-10-11T12:04:40Z">
        <w:r>
          <w:rPr>
            <w:rStyle w:val="2fb"/>
            <w:rtl/>
          </w:rPr>
          <w:t xml:space="preserve">ור"ה</w:t>
        </w:r>
      </w:ins>
      <w:del w:id="90099" w:author="מנוע מכני" w:date="2026-10-11T12:04:40Z">
        <w:r w:rsidRPr="006F178A">
          <w:rPr>
            <w:rtl/>
          </w:rPr>
          <w:delText xml:space="preserve">ורב הונא</w:delText>
        </w:r>
      </w:del>
      <w:r w:rsidRPr="006F178A">
        <w:rPr>
          <w:rtl/>
        </w:rPr>
        <w:t xml:space="preserve"> אחד זה ואחד זה בארבעה.</w:t>
      </w:r>
    </w:p>
    <w:p w:rsidR="005851B8" w:rsidRPr="006F178A" w:rsidRDefault="005851B8" w:rsidP="005851B8">
      <w:pPr>
        <w:rPr>
          <w:rtl/>
        </w:rPr>
      </w:pPr>
      <w:r w:rsidRPr="006F178A">
        <w:rPr>
          <w:rtl/>
        </w:rPr>
        <w:t xml:space="preserve">וא"ל</w:t>
      </w:r>
      <w:r w:rsidRPr="006F178A">
        <w:rPr>
          <w:rtl/>
        </w:rPr>
        <w:t xml:space="preserve"> </w:t>
      </w:r>
      <w:r w:rsidRPr="006F178A">
        <w:rPr>
          <w:rStyle w:val="2fb"/>
          <w:rtl/>
        </w:rPr>
        <w:t xml:space="preserve">ר"ה</w:t>
      </w:r>
      <w:r w:rsidRPr="006F178A">
        <w:rPr>
          <w:rtl/>
        </w:rPr>
        <w:t xml:space="preserve"> </w:t>
      </w:r>
      <w:r w:rsidRPr="006F178A">
        <w:rPr>
          <w:rStyle w:val="2fb"/>
          <w:rtl/>
        </w:rPr>
        <w:t xml:space="preserve">לרחב"ר</w:t>
      </w:r>
      <w:r w:rsidRPr="006F178A">
        <w:rPr>
          <w:rtl/>
        </w:rPr>
        <w:t xml:space="preserve"> דלא </w:t>
      </w:r>
      <w:ins w:id="94280" w:author="מנוע מכני" w:date="2026-10-11T12:04:40Z">
        <w:r>
          <w:rPr>
            <w:rtl/>
          </w:rPr>
          <w:t xml:space="preserve">יחלק</w:t>
        </w:r>
      </w:ins>
      <w:del w:id="94281" w:author="מנוע מכני" w:date="2026-10-11T12:04:40Z">
        <w:r w:rsidRPr="006F178A">
          <w:rPr>
            <w:rtl/>
          </w:rPr>
          <w:delText xml:space="preserve">לפלוג</w:delText>
        </w:r>
      </w:del>
      <w:r w:rsidRPr="006F178A">
        <w:rPr>
          <w:rtl/>
        </w:rPr>
        <w:t xml:space="preserve"> </w:t>
      </w:r>
      <w:ins w:id="91920" w:author="מנוע מכני" w:date="2026-10-11T12:04:40Z">
        <w:r>
          <w:rPr>
            <w:rtl/>
          </w:rPr>
          <w:t xml:space="preserve">עליו</w:t>
        </w:r>
      </w:ins>
      <w:del w:id="91921" w:author="מנוע מכני" w:date="2026-10-11T12:04:40Z">
        <w:r w:rsidRPr="006F178A">
          <w:rPr>
            <w:rtl/>
          </w:rPr>
          <w:delText xml:space="preserve">עליה</w:delText>
        </w:r>
      </w:del>
      <w:r w:rsidRPr="006F178A">
        <w:rPr>
          <w:rtl/>
        </w:rPr>
        <w:t xml:space="preserve"> ד</w:t>
      </w:r>
      <w:r>
        <w:rPr>
          <w:rtl/>
        </w:rPr>
        <w:t>אפי'</w:t>
      </w:r>
      <w:r w:rsidRPr="006F178A">
        <w:rPr>
          <w:rtl/>
        </w:rPr>
        <w:t xml:space="preserve"> </w:t>
      </w:r>
      <w:r w:rsidRPr="006F178A">
        <w:rPr>
          <w:rStyle w:val="2fb"/>
          <w:rtl/>
        </w:rPr>
        <w:t xml:space="preserve">רב</w:t>
      </w:r>
      <w:r w:rsidRPr="006F178A">
        <w:rPr>
          <w:rtl/>
        </w:rPr>
        <w:t xml:space="preserve"> </w:t>
      </w:r>
      <w:ins w:id="94282" w:author="מנוע מכני" w:date="2026-10-11T12:04:40Z">
        <w:r>
          <w:rPr>
            <w:rtl/>
          </w:rPr>
          <w:t xml:space="preserve">עשה</w:t>
        </w:r>
      </w:ins>
      <w:del w:id="94283" w:author="מנוע מכני" w:date="2026-10-11T12:04:40Z">
        <w:r w:rsidRPr="006F178A">
          <w:rPr>
            <w:rtl/>
          </w:rPr>
          <w:delText xml:space="preserve">עביד</w:delText>
        </w:r>
      </w:del>
      <w:r w:rsidRPr="006F178A">
        <w:rPr>
          <w:rtl/>
        </w:rPr>
        <w:t xml:space="preserve"> כן בדמחריא.</w:t>
      </w:r>
    </w:p>
    <w:p w:rsidR="005851B8" w:rsidRPr="006F178A" w:rsidRDefault="005851B8" w:rsidP="005851B8">
      <w:pPr>
        <w:rPr>
          <w:rtl/>
        </w:rPr>
      </w:pPr>
      <w:r w:rsidRPr="006F178A">
        <w:rPr>
          <w:rtl/>
        </w:rPr>
        <w:t xml:space="preserve">וא"ל</w:t>
      </w:r>
      <w:r w:rsidRPr="006F178A">
        <w:rPr>
          <w:rtl/>
        </w:rPr>
        <w:t xml:space="preserve"> </w:t>
      </w:r>
      <w:r w:rsidRPr="006F178A">
        <w:rPr>
          <w:rStyle w:val="2fb"/>
          <w:rtl/>
        </w:rPr>
        <w:t xml:space="preserve">רחב"ר</w:t>
      </w:r>
      <w:r w:rsidRPr="006F178A">
        <w:rPr>
          <w:rtl/>
        </w:rPr>
        <w:t xml:space="preserve"> </w:t>
      </w:r>
      <w:r w:rsidRPr="006F178A">
        <w:rPr>
          <w:rStyle w:val="2fb"/>
          <w:rtl/>
        </w:rPr>
        <w:t xml:space="preserve">לר"ה</w:t>
      </w:r>
      <w:r w:rsidRPr="006F178A">
        <w:rPr>
          <w:rtl/>
        </w:rPr>
        <w:t xml:space="preserve"> </w:t>
      </w:r>
      <w:r w:rsidRPr="006F178A">
        <w:rPr>
          <w:rStyle w:val="2fb"/>
          <w:rtl/>
        </w:rPr>
        <w:t xml:space="preserve">רב</w:t>
      </w:r>
      <w:r w:rsidRPr="006F178A">
        <w:rPr>
          <w:rtl/>
        </w:rPr>
        <w:t xml:space="preserve"> בקעה מצא, וגדר בה גדר.</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רנב"י</w:t>
      </w:r>
      <w:r w:rsidRPr="006F178A">
        <w:rPr>
          <w:rtl/>
        </w:rPr>
        <w:t xml:space="preserve"> </w:t>
      </w:r>
      <w:ins w:id="91922" w:author="מנוע מכני" w:date="2026-10-11T12:04:40Z">
        <w:r>
          <w:rPr>
            <w:rtl/>
          </w:rPr>
          <w:t xml:space="preserve">כמותו</w:t>
        </w:r>
      </w:ins>
      <w:del w:id="91923" w:author="מנוע מכני" w:date="2026-10-11T12:04:40Z">
        <w:r w:rsidRPr="006F178A">
          <w:rPr>
            <w:rtl/>
          </w:rPr>
          <w:delText xml:space="preserve">כוותיה</w:delText>
        </w:r>
      </w:del>
      <w:r w:rsidRPr="006F178A">
        <w:rPr>
          <w:rtl/>
        </w:rPr>
        <w:t xml:space="preserve"> </w:t>
      </w:r>
      <w:r w:rsidRPr="006F178A">
        <w:rPr>
          <w:rStyle w:val="2fb"/>
          <w:rtl/>
        </w:rPr>
        <w:t xml:space="preserve">דר"ה</w:t>
      </w:r>
      <w:r w:rsidRPr="006F178A">
        <w:rPr>
          <w:rtl/>
        </w:rPr>
        <w:t xml:space="preserve"> </w:t>
      </w:r>
      <w:ins w:id="94470" w:author="מנוע מכני" w:date="2026-10-11T12:04:40Z">
        <w:r>
          <w:rPr>
            <w:rtl/>
          </w:rPr>
          <w:t xml:space="preserve">מסתבר</w:t>
        </w:r>
      </w:ins>
      <w:del w:id="94471" w:author="מנוע מכני" w:date="2026-10-11T12:04:40Z">
        <w:r w:rsidRPr="006F178A">
          <w:rPr>
            <w:rtl/>
          </w:rPr>
          <w:delText xml:space="preserve">מסתברא</w:delText>
        </w:r>
      </w:del>
      <w:r w:rsidRPr="006F178A">
        <w:rPr>
          <w:rtl/>
        </w:rPr>
        <w:t xml:space="preserve">.</w:t>
      </w:r>
    </w:p>
    <w:p w:rsidR="005851B8" w:rsidRPr="00B3644D" w:rsidRDefault="005851B8" w:rsidP="005851B8">
      <w:pPr>
        <w:rPr>
          <w:spacing w:val="-6"/>
          <w:rtl/>
        </w:rPr>
      </w:pPr>
      <w:r w:rsidRPr="00B3644D">
        <w:rPr>
          <w:spacing w:val="-6"/>
          <w:rtl/>
        </w:rPr>
        <w:t xml:space="preserve">דאיתמר: מבוי עקום, </w:t>
      </w:r>
      <w:r w:rsidRPr="00B3644D">
        <w:rPr>
          <w:rStyle w:val="2fb"/>
          <w:rFonts w:ascii="Fb Fontext" w:hAnsi="Fb Fontext"/>
          <w:spacing w:val="-6"/>
          <w:rtl/>
        </w:rPr>
        <w:t>לרב</w:t>
      </w:r>
      <w:r w:rsidRPr="00B3644D">
        <w:rPr>
          <w:spacing w:val="-6"/>
          <w:rtl/>
        </w:rPr>
        <w:t xml:space="preserve"> תורתו כמפולש,</w:t>
      </w:r>
      <w:r w:rsidRPr="00B3644D">
        <w:rPr>
          <w:rFonts w:hint="cs"/>
          <w:spacing w:val="-6"/>
          <w:rtl/>
        </w:rPr>
        <w:t xml:space="preserve"> [</w:t>
      </w:r>
      <w:r w:rsidRPr="00B3644D">
        <w:rPr>
          <w:spacing w:val="-6"/>
          <w:rtl/>
        </w:rPr>
        <w:t>וצריך לחי או קורה או צורת הפתח בראשיו ובעקמומיותו]</w:t>
      </w:r>
    </w:p>
    <w:p>
      <w:pPr>
        <w:pStyle w:val="38"/>
        <w:rPr>
          <w:ins w:id="94773" w:author="מנוע מכני" w:date="2026-10-11T12:04:40Z"/>
        </w:rPr>
      </w:pPr>
      <w:r w:rsidRPr="006F178A">
        <w:t>ושמואל</w:t>
      </w:r>
      <w:r w:rsidRPr="006F178A">
        <w:t xml:space="preserve">:</w:t>
      </w:r>
    </w:p>
    <w:p w:rsidR="005851B8" w:rsidRPr="006F178A" w:rsidRDefault="005851B8" w:rsidP="005851B8">
      <w:pPr>
        <w:rPr>
          <w:rtl/>
        </w:rPr>
      </w:pPr>
      <w:del w:id="94774" w:author="מנוע מכני" w:date="2026-10-11T12:04:40Z">
        <w:r w:rsidRPr="006F178A">
          <w:rPr>
            <w:rtl/>
          </w:rPr>
          <w:delText xml:space="preserve"> </w:delText>
        </w:r>
      </w:del>
      <w:r w:rsidRPr="006F178A">
        <w:rPr>
          <w:rtl/>
        </w:rPr>
        <w:t xml:space="preserve">תורתו כסתום.</w:t>
      </w:r>
    </w:p>
    <w:p>
      <w:pPr>
        <w:pStyle w:val="38"/>
        <w:rPr>
          <w:ins w:id="94775" w:author="מנוע מכני" w:date="2026-10-11T12:04:40Z"/>
        </w:rPr>
      </w:pPr>
      <w:r w:rsidRPr="006F178A">
        <w:t xml:space="preserve">והיינו</w:t>
      </w:r>
    </w:p>
    <w:p w:rsidR="005851B8" w:rsidRDefault="005851B8" w:rsidP="005851B8">
      <w:pPr>
        <w:rPr>
          <w:rtl/>
        </w:rPr>
      </w:pPr>
      <w:del w:id="94776" w:author="מנוע מכני" w:date="2026-10-11T12:04:40Z">
        <w:r w:rsidRPr="006F178A">
          <w:rPr>
            <w:rtl/>
          </w:rPr>
          <w:delText xml:space="preserve"> </w:delText>
        </w:r>
      </w:del>
      <w:r w:rsidRPr="006F178A">
        <w:rPr>
          <w:rtl/>
        </w:rPr>
        <w:t xml:space="preserve">בעשר ופחות ואהך </w:t>
      </w:r>
      <w:r w:rsidRPr="006F178A">
        <w:rPr>
          <w:rtl/>
        </w:rPr>
        <w:t xml:space="preserve">אמר</w:t>
      </w:r>
      <w:r w:rsidRPr="006F178A">
        <w:rPr>
          <w:rtl/>
        </w:rPr>
        <w:t xml:space="preserve"> </w:t>
      </w:r>
      <w:r w:rsidRPr="006F178A">
        <w:rPr>
          <w:rStyle w:val="2fb"/>
          <w:rtl/>
        </w:rPr>
        <w:t xml:space="preserve">רב</w:t>
      </w:r>
      <w:r w:rsidRPr="006F178A">
        <w:rPr>
          <w:rtl/>
        </w:rPr>
        <w:t xml:space="preserve"> דכמפולש [דביותר וודאי </w:t>
      </w:r>
      <w:r w:rsidRPr="006F178A">
        <w:rPr>
          <w:rStyle w:val="2fb"/>
          <w:rtl/>
        </w:rPr>
        <w:t xml:space="preserve">שמואל</w:t>
      </w:r>
      <w:r w:rsidRPr="006F178A">
        <w:rPr>
          <w:rtl/>
        </w:rPr>
        <w:t xml:space="preserve"> יודה דכמפולש]</w:t>
      </w:r>
    </w:p>
    <w:p w:rsidR="005851B8" w:rsidRPr="006F178A" w:rsidRDefault="005851B8" w:rsidP="005851B8">
      <w:pPr>
        <w:rPr>
          <w:rtl/>
        </w:rPr>
      </w:pPr>
      <w:r>
        <w:rPr>
          <w:rtl/>
        </w:rPr>
        <w:t xml:space="preserve">ואל"ה </w:t>
      </w:r>
      <w:ins w:id="91924" w:author="מנוע מכני" w:date="2026-10-11T12:04:40Z">
        <w:r>
          <w:rPr>
            <w:rtl/>
          </w:rPr>
          <w:t xml:space="preserve">למה</w:t>
        </w:r>
      </w:ins>
      <w:del w:id="91925" w:author="מנוע מכני" w:date="2026-10-11T12:04:40Z">
        <w:r>
          <w:rPr>
            <w:rtl/>
          </w:rPr>
          <w:delText xml:space="preserve">אמאי</w:delText>
        </w:r>
      </w:del>
      <w:r>
        <w:rPr>
          <w:rtl/>
        </w:rPr>
        <w:t xml:space="preserve"> </w:t>
      </w:r>
      <w:r>
        <w:rPr>
          <w:rtl/>
        </w:rPr>
        <w:t xml:space="preserve">לא</w:t>
      </w:r>
      <w:r>
        <w:rPr>
          <w:rtl/>
        </w:rPr>
        <w:t xml:space="preserve"> ידון </w:t>
      </w:r>
      <w:r>
        <w:rPr>
          <w:rStyle w:val="2fb"/>
          <w:rtl/>
        </w:rPr>
        <w:t xml:space="preserve">רב</w:t>
      </w:r>
      <w:r>
        <w:rPr>
          <w:rtl/>
        </w:rPr>
        <w:t xml:space="preserve"> עקמומי</w:t>
      </w:r>
      <w:r w:rsidRPr="006F178A">
        <w:rPr>
          <w:rtl/>
        </w:rPr>
        <w:t xml:space="preserve">תו כפירצה מן הצד דבעשר בהכרח </w:t>
      </w:r>
      <w:ins w:id="93868" w:author="מנוע מכני" w:date="2026-10-11T12:04:40Z">
        <w:r>
          <w:rPr>
            <w:rtl/>
          </w:rPr>
          <w:t xml:space="preserve">דסבר</w:t>
        </w:r>
      </w:ins>
      <w:del w:id="93869" w:author="מנוע מכני" w:date="2026-10-11T12:04:40Z">
        <w:r w:rsidRPr="006F178A">
          <w:rPr>
            <w:rtl/>
          </w:rPr>
          <w:delText xml:space="preserve">דס"ל</w:delText>
        </w:r>
      </w:del>
      <w:r w:rsidRPr="006F178A">
        <w:rPr>
          <w:rtl/>
        </w:rPr>
        <w:t xml:space="preserve"> דפירצת מבוי מצידו בד'.</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רחב"ר</w:t>
      </w:r>
      <w:r w:rsidRPr="006F178A">
        <w:rPr>
          <w:rtl/>
        </w:rPr>
        <w:t xml:space="preserve"> עני דשאני </w:t>
      </w:r>
      <w:ins w:id="90560" w:author="מנוע מכני" w:date="2026-10-11T12:04:40Z">
        <w:r>
          <w:rPr>
            <w:rtl/>
          </w:rPr>
          <w:t xml:space="preserve">שם</w:t>
        </w:r>
      </w:ins>
      <w:del w:id="90561" w:author="מנוע מכני" w:date="2026-10-11T12:04:40Z">
        <w:r w:rsidRPr="006F178A">
          <w:rPr>
            <w:rtl/>
          </w:rPr>
          <w:delText xml:space="preserve">התם</w:delText>
        </w:r>
      </w:del>
      <w:r w:rsidRPr="006F178A">
        <w:rPr>
          <w:rtl/>
        </w:rPr>
        <w:t xml:space="preserve">, </w:t>
      </w:r>
      <w:r>
        <w:rPr>
          <w:rtl/>
        </w:rPr>
        <w:t>ד</w:t>
      </w:r>
      <w:r w:rsidRPr="006F178A">
        <w:rPr>
          <w:rtl/>
        </w:rPr>
        <w:t>בקעי בה רבים. ואין לנו לדונו כפרצה אלא כמפולש.</w:t>
      </w:r>
    </w:p>
    <w:p w:rsidR="005851B8" w:rsidRPr="00B3644D" w:rsidRDefault="005851B8" w:rsidP="005851B8">
      <w:pPr>
        <w:rPr>
          <w:spacing w:val="-4"/>
          <w:rtl/>
        </w:rPr>
      </w:pPr>
      <w:r w:rsidRPr="00B3644D">
        <w:rPr>
          <w:spacing w:val="-4"/>
          <w:rtl/>
        </w:rPr>
        <w:t>•</w:t>
      </w:r>
      <w:r w:rsidRPr="00B3644D">
        <w:rPr>
          <w:rFonts w:hint="cs"/>
          <w:spacing w:val="-4"/>
          <w:rtl/>
        </w:rPr>
        <w:t xml:space="preserve"> </w:t>
      </w:r>
      <w:r w:rsidRPr="00B3644D">
        <w:rPr>
          <w:rStyle w:val="2fb"/>
          <w:spacing w:val="-4"/>
          <w:rtl/>
        </w:rPr>
        <w:t xml:space="preserve">ול</w:t>
      </w:r>
      <w:ins w:id="90009" w:author="מנוע מכני" w:date="2026-10-11T12:04:40Z">
        <w:r>
          <w:rPr>
            <w:rStyle w:val="2fb"/>
            <w:spacing w:val="-4"/>
            <w:rtl/>
          </w:rPr>
          <w:t xml:space="preserve">ר"ה</w:t>
        </w:r>
      </w:ins>
      <w:del w:id="90010" w:author="מנוע מכני" w:date="2026-10-11T12:04:40Z">
        <w:r w:rsidRPr="00B3644D">
          <w:rPr>
            <w:spacing w:val="-4"/>
            <w:rtl/>
          </w:rPr>
          <w:delText xml:space="preserve">ר"'ה</w:delText>
        </w:r>
      </w:del>
      <w:r w:rsidRPr="00B3644D">
        <w:rPr>
          <w:spacing w:val="-4"/>
          <w:rtl/>
        </w:rPr>
        <w:t xml:space="preserve"> שאני </w:t>
      </w:r>
      <w:r w:rsidRPr="00B3644D">
        <w:rPr>
          <w:rStyle w:val="2fb"/>
          <w:spacing w:val="-4"/>
          <w:rtl/>
        </w:rPr>
        <w:t xml:space="preserve">מרב אמי</w:t>
      </w:r>
      <w:r w:rsidRPr="00B3644D">
        <w:rPr>
          <w:spacing w:val="-4"/>
          <w:rtl/>
        </w:rPr>
        <w:t xml:space="preserve"> </w:t>
      </w:r>
      <w:r w:rsidRPr="00B3644D">
        <w:rPr>
          <w:rStyle w:val="2fb"/>
          <w:spacing w:val="-4"/>
          <w:rtl/>
        </w:rPr>
        <w:t xml:space="preserve">ורב אסי</w:t>
      </w:r>
      <w:r w:rsidRPr="00B3644D">
        <w:rPr>
          <w:spacing w:val="-4"/>
          <w:rtl/>
        </w:rPr>
        <w:t xml:space="preserve"> דפירצה, </w:t>
      </w:r>
      <w:ins w:id="90562" w:author="מנוע מכני" w:date="2026-10-11T12:04:40Z">
        <w:r>
          <w:rPr>
            <w:spacing w:val="-4"/>
            <w:rtl/>
          </w:rPr>
          <w:t xml:space="preserve">דשם</w:t>
        </w:r>
      </w:ins>
      <w:del w:id="90563" w:author="מנוע מכני" w:date="2026-10-11T12:04:40Z">
        <w:r w:rsidRPr="00B3644D">
          <w:rPr>
            <w:spacing w:val="-4"/>
            <w:rtl/>
          </w:rPr>
          <w:delText xml:space="preserve">דהתם</w:delText>
        </w:r>
      </w:del>
      <w:r w:rsidRPr="00B3644D">
        <w:rPr>
          <w:spacing w:val="-4"/>
          <w:rtl/>
        </w:rPr>
        <w:t xml:space="preserve"> </w:t>
      </w:r>
      <w:r w:rsidRPr="00B3644D">
        <w:rPr>
          <w:rFonts w:hint="cs"/>
          <w:spacing w:val="-4"/>
          <w:rtl/>
        </w:rPr>
        <w:t>יש</w:t>
      </w:r>
      <w:r w:rsidRPr="00B3644D">
        <w:rPr>
          <w:spacing w:val="-4"/>
          <w:rtl/>
        </w:rPr>
        <w:t xml:space="preserve"> גדודי שחוסם ולכן פס ארבעה מתיר עד עשר.</w:t>
      </w:r>
    </w:p>
    <w:p w:rsidR="005851B8" w:rsidRPr="006F178A" w:rsidRDefault="005851B8" w:rsidP="005851B8">
      <w:pPr>
        <w:rPr>
          <w:rtl/>
        </w:rPr>
      </w:pPr>
      <w:ins w:id="90566" w:author="מנוע מכני" w:date="2026-10-11T12:04:40Z">
        <w:r>
          <w:rPr>
            <w:rtl/>
          </w:rPr>
          <w:t xml:space="preserve">וכאן</w:t>
        </w:r>
      </w:ins>
      <w:del w:id="90567" w:author="מנוע מכני" w:date="2026-10-11T12:04:40Z">
        <w:r w:rsidRPr="006F178A">
          <w:rPr>
            <w:rtl/>
          </w:rPr>
          <w:delText xml:space="preserve">והכא</w:delText>
        </w:r>
      </w:del>
      <w:r w:rsidRPr="006F178A">
        <w:rPr>
          <w:rtl/>
        </w:rPr>
        <w:t xml:space="preserve"> </w:t>
      </w:r>
      <w:ins w:id="90564" w:author="מנוע מכני" w:date="2026-10-11T12:04:40Z">
        <w:r>
          <w:rPr>
            <w:rtl/>
          </w:rPr>
          <w:t xml:space="preserve">אין</w:t>
        </w:r>
      </w:ins>
      <w:del w:id="90565" w:author="מנוע מכני" w:date="2026-10-11T12:04:40Z">
        <w:r w:rsidRPr="006F178A">
          <w:rPr>
            <w:rtl/>
          </w:rPr>
          <w:delText xml:space="preserve">ליכא</w:delText>
        </w:r>
      </w:del>
      <w:r w:rsidRPr="006F178A">
        <w:rPr>
          <w:rtl/>
        </w:rPr>
        <w:t xml:space="preserve"> גידודי ולכן רק עד ארבעה טפחים.</w:t>
      </w:r>
    </w:p>
    <w:p w:rsidR="005851B8" w:rsidRPr="006F178A" w:rsidRDefault="005851B8" w:rsidP="005851B8">
      <w:pPr>
        <w:rPr>
          <w:rtl/>
        </w:rPr>
      </w:pPr>
      <w:r w:rsidRPr="006F178A">
        <w:rPr>
          <w:rStyle w:val="afffe"/>
          <w:rFonts w:ascii="Fb Fontext" w:hAnsi="Fb Fontext"/>
          <w:rtl/>
        </w:rPr>
        <w:t>ל</w:t>
      </w:r>
      <w:r w:rsidRPr="006F178A">
        <w:rPr>
          <w:rStyle w:val="afffe"/>
          <w:rFonts w:ascii="Fb Fontext" w:hAnsi="Fb Fontext"/>
          <w:b/>
          <w:rtl/>
        </w:rPr>
        <w:t>הלכתא</w:t>
      </w:r>
      <w:r w:rsidRPr="006F178A">
        <w:rPr>
          <w:rtl/>
        </w:rPr>
        <w:t xml:space="preserve"> במבוי עקום </w:t>
      </w:r>
      <w:r w:rsidRPr="006F178A">
        <w:rPr>
          <w:rStyle w:val="2fb"/>
          <w:rtl/>
        </w:rPr>
        <w:t xml:space="preserve">הר"מ</w:t>
      </w:r>
      <w:r w:rsidRPr="006F178A">
        <w:rPr>
          <w:rtl/>
        </w:rPr>
        <w:t xml:space="preserve"> והשו"ע פסקו </w:t>
      </w:r>
      <w:r w:rsidRPr="006F178A">
        <w:rPr>
          <w:rStyle w:val="2fb"/>
          <w:rtl/>
        </w:rPr>
        <w:t xml:space="preserve">כרב</w:t>
      </w:r>
      <w:r w:rsidRPr="006F178A">
        <w:rPr>
          <w:rtl/>
        </w:rPr>
        <w:t xml:space="preserve"> דתורתו כמפולש.</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95" w:author="קלוד" w:date="2026-10-11T12:24:08Z"/>
        </w:rPr>
      </w:pPr>
      <w:ins w:id="90696" w:author="קלוד" w:date="2026-10-11T12:24:08Z">
        <w:r>
          <w:rPr>
            <w:color w:val="7B3F00"/>
          </w:rPr>
          <w:t xml:space="preserve">מבוי המופלש לרה"ר - צורת הפתח, לחי וקורה, או דלתות</w:t>
        </w:r>
      </w:ins>
    </w:p>
    <w:p w:rsidR="005851B8" w:rsidRPr="006F178A" w:rsidRDefault="005851B8" w:rsidP="005851B8">
      <w:pPr>
        <w:rPr>
          <w:rtl/>
        </w:rPr>
      </w:pPr>
      <w:r w:rsidRPr="006F178A">
        <w:rPr>
          <w:rFonts w:ascii="Fb Fontext" w:hAnsi="Fb Fontext"/>
          <w:rtl/>
        </w:rPr>
        <w:t xml:space="preserve">כיצד מערבין מבואות המופלשין </w:t>
      </w:r>
      <w:r w:rsidRPr="006F178A">
        <w:rPr>
          <w:rStyle w:val="2fb"/>
          <w:rFonts w:ascii="Fb Fontext" w:hAnsi="Fb Fontext"/>
          <w:rtl/>
        </w:rPr>
        <w:t xml:space="preserve">לרה"ר</w:t>
      </w:r>
      <w:r w:rsidRPr="006F178A">
        <w:rPr>
          <w:rFonts w:ascii="Fb Fontext" w:hAnsi="Fb Fontext"/>
          <w:rtl/>
        </w:rPr>
        <w:t xml:space="preserve"> עושה צורת הפתח מכאן, ולחי וקורה מכאן.</w:t>
      </w:r>
    </w:p>
    <w:p w:rsidR="005851B8" w:rsidRPr="006F178A" w:rsidRDefault="005851B8" w:rsidP="005851B8">
      <w:pPr>
        <w:rPr>
          <w:rtl/>
        </w:rPr>
      </w:pPr>
      <w:r w:rsidRPr="006F178A">
        <w:rPr>
          <w:rtl/>
        </w:rPr>
        <w:t>חנניה אומר: לב"ש עושה דלת מכאן ודלת מכאן, וכשהוא יוצא ונכנס - נועל.</w:t>
      </w:r>
    </w:p>
    <w:p w:rsidR="005851B8" w:rsidRPr="006F178A" w:rsidRDefault="005851B8" w:rsidP="005851B8">
      <w:pPr>
        <w:rPr>
          <w:rtl/>
        </w:rPr>
      </w:pPr>
      <w:r w:rsidRPr="006F178A">
        <w:rPr>
          <w:rtl/>
        </w:rPr>
        <w:t>ולב"ה עושה דלת מכאן, ולחי וקורה מכאן.</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rsidR="005851B8" w:rsidRPr="006F178A" w:rsidRDefault="005851B8" w:rsidP="005851B8">
      <w:pPr>
        <w:rPr>
          <w:rtl/>
        </w:rPr>
      </w:pPr>
      <w:r w:rsidRPr="006F178A">
        <w:rPr>
          <w:rStyle w:val="2fb"/>
          <w:rFonts w:ascii="Fb Fontext" w:hAnsi="Fb Fontext"/>
          <w:rtl/>
        </w:rPr>
        <w:t xml:space="preserve">דברה"ר</w:t>
      </w:r>
      <w:r w:rsidRPr="006F178A">
        <w:rPr>
          <w:rFonts w:ascii="Fb Fontext" w:hAnsi="Fb Fontext"/>
          <w:rtl/>
        </w:rPr>
        <w:t xml:space="preserve"> ממש בעי' דלתות וכד</w:t>
      </w:r>
      <w:r>
        <w:rPr>
          <w:rFonts w:ascii="Fb Fontext" w:hAnsi="Fb Fontext"/>
          <w:rtl/>
        </w:rPr>
        <w:t>חזי'</w:t>
      </w:r>
      <w:r w:rsidRPr="006F178A">
        <w:rPr>
          <w:rFonts w:ascii="Fb Fontext" w:hAnsi="Fb Fontext"/>
          <w:rtl/>
        </w:rPr>
        <w:t xml:space="preserve"> דיתר ע"כ [בגוונא דגשר דפי תקרה יורד] </w:t>
      </w:r>
      <w:r w:rsidRPr="006F178A">
        <w:rPr>
          <w:rStyle w:val="2fb"/>
          <w:rFonts w:ascii="Fb Fontext" w:hAnsi="Fb Fontext"/>
          <w:rtl/>
        </w:rPr>
        <w:t xml:space="preserve">אר"י</w:t>
      </w:r>
      <w:r w:rsidRPr="006F178A">
        <w:rPr>
          <w:rFonts w:ascii="Fb Fontext" w:hAnsi="Fb Fontext"/>
          <w:rtl/>
        </w:rPr>
        <w:t xml:space="preserve"> מי שהיו לו שני בתים משני צידי </w:t>
      </w:r>
      <w:r w:rsidRPr="006F178A">
        <w:rPr>
          <w:rFonts w:ascii="Fb Fontext" w:hAnsi="Fb Fontext"/>
          <w:rtl/>
        </w:rPr>
        <w:t xml:space="preserve">ר</w:t>
      </w:r>
      <w:r w:rsidRPr="006F178A">
        <w:rPr>
          <w:rFonts w:ascii="Fb Fontext" w:hAnsi="Fb Fontext" w:hint="cs"/>
          <w:rtl/>
        </w:rPr>
        <w:t>ה</w:t>
      </w:r>
      <w:r w:rsidRPr="006F178A">
        <w:rPr>
          <w:rFonts w:ascii="Fb Fontext" w:hAnsi="Fb Fontext"/>
          <w:rtl/>
        </w:rPr>
        <w:t>"</w:t>
      </w:r>
      <w:r w:rsidRPr="006F178A">
        <w:rPr>
          <w:rFonts w:ascii="Fb Fontext" w:hAnsi="Fb Fontext" w:hint="cs"/>
          <w:rtl/>
        </w:rPr>
        <w:t>ר</w:t>
      </w:r>
      <w:r w:rsidRPr="006F178A">
        <w:rPr>
          <w:rFonts w:ascii="Fb Fontext" w:hAnsi="Fb Fontext"/>
          <w:rtl/>
        </w:rPr>
        <w:t xml:space="preserve"> - עושה לחי מכאן ולחי מכאן, או קורה מכאן וקורה מכאן - ונושא ונותן באמצע.</w:t>
      </w:r>
    </w:p>
    <w:p w:rsidR="005851B8" w:rsidRDefault="005851B8" w:rsidP="005851B8">
      <w:pPr>
        <w:rPr>
          <w:rtl/>
        </w:rPr>
      </w:pPr>
      <w:r w:rsidRPr="006F178A">
        <w:rPr>
          <w:rtl/>
        </w:rPr>
        <w:t>אמרו לו רבנן דאין מערבין רשות הרבים בכך [ובעי ג' מחיצות ודלת ולא לחי]</w:t>
      </w:r>
    </w:p>
    <w:p w:rsidR="005851B8" w:rsidRPr="006F178A" w:rsidRDefault="005851B8" w:rsidP="005851B8">
      <w:pPr>
        <w:rPr>
          <w:rtl/>
        </w:rPr>
      </w:pPr>
      <w:r w:rsidRPr="006F178A">
        <w:rPr>
          <w:rtl/>
        </w:rPr>
        <w:t xml:space="preserve">וכי </w:t>
      </w:r>
      <w:ins w:id="94322" w:author="מנוע מכני" w:date="2026-10-11T12:04:40Z">
        <w:r>
          <w:rPr>
            <w:rtl/>
          </w:rPr>
          <w:t xml:space="preserve">תאמר</w:t>
        </w:r>
      </w:ins>
      <w:del w:id="94323" w:author="מנוע מכני" w:date="2026-10-11T12:04:40Z">
        <w:r w:rsidRPr="006F178A">
          <w:rPr>
            <w:rtl/>
          </w:rPr>
          <w:delText xml:space="preserve">תימא</w:delText>
        </w:r>
      </w:del>
      <w:r w:rsidRPr="006F178A">
        <w:rPr>
          <w:rtl/>
        </w:rPr>
        <w:t xml:space="preserve">: בכך הוא דלא מיערבא, הא בדלתות מיערבא.</w:t>
      </w:r>
    </w:p>
    <w:p w:rsidR="005851B8" w:rsidRPr="00B3644D" w:rsidRDefault="005851B8" w:rsidP="005851B8">
      <w:pPr>
        <w:rPr>
          <w:spacing w:val="-2"/>
          <w:rtl/>
        </w:rPr>
      </w:pPr>
      <w:r w:rsidRPr="00B3644D">
        <w:rPr>
          <w:spacing w:val="-2"/>
          <w:rtl/>
        </w:rPr>
        <w:t xml:space="preserve">וכדרבבב'ח </w:t>
      </w:r>
      <w:r w:rsidRPr="00B3644D">
        <w:rPr>
          <w:rStyle w:val="2fb"/>
          <w:spacing w:val="-2"/>
          <w:rtl/>
        </w:rPr>
        <w:t xml:space="preserve">מר"י</w:t>
      </w:r>
      <w:r w:rsidRPr="00B3644D">
        <w:rPr>
          <w:rFonts w:hint="cs"/>
          <w:spacing w:val="-2"/>
          <w:rtl/>
        </w:rPr>
        <w:t>:</w:t>
      </w:r>
      <w:r w:rsidRPr="00B3644D">
        <w:rPr>
          <w:spacing w:val="-2"/>
          <w:rtl/>
        </w:rPr>
        <w:t xml:space="preserve"> דירושלים, אילמלא דלתותיה ננעלות בלילה חייבין </w:t>
      </w:r>
      <w:ins w:id="91926" w:author="מנוע מכני" w:date="2026-10-11T12:04:40Z">
        <w:r>
          <w:rPr>
            <w:spacing w:val="-2"/>
            <w:rtl/>
          </w:rPr>
          <w:t xml:space="preserve">עליו</w:t>
        </w:r>
      </w:ins>
      <w:del w:id="91927" w:author="מנוע מכני" w:date="2026-10-11T12:04:40Z">
        <w:r w:rsidRPr="00B3644D">
          <w:rPr>
            <w:spacing w:val="-2"/>
            <w:rtl/>
          </w:rPr>
          <w:delText xml:space="preserve">עליה</w:delText>
        </w:r>
      </w:del>
      <w:r w:rsidRPr="00B3644D">
        <w:rPr>
          <w:spacing w:val="-2"/>
          <w:rtl/>
        </w:rPr>
        <w:t xml:space="preserve"> משום רשות הרבים.</w:t>
      </w:r>
    </w:p>
    <w:p>
      <w:pPr>
        <w:pStyle w:val="38"/>
        <w:rPr>
          <w:ins w:id="94777" w:author="מנוע מכני" w:date="2026-10-11T12:04:40Z"/>
        </w:rPr>
      </w:pPr>
      <w:r w:rsidRPr="007C4031">
        <w:t xml:space="preserve">ואמר עולא:</w:t>
      </w:r>
    </w:p>
    <w:p w:rsidR="005851B8" w:rsidRPr="007C4031" w:rsidRDefault="005851B8" w:rsidP="005851B8">
      <w:pPr>
        <w:rPr>
          <w:rtl/>
        </w:rPr>
      </w:pPr>
      <w:del w:id="94778" w:author="מנוע מכני" w:date="2026-10-11T12:04:40Z">
        <w:r w:rsidRPr="007C4031">
          <w:rPr>
            <w:rtl/>
          </w:rPr>
          <w:delText xml:space="preserve"> </w:delText>
        </w:r>
      </w:del>
      <w:ins w:id="91928" w:author="מנוע מכני" w:date="2026-10-11T12:04:40Z">
        <w:r>
          <w:rPr>
            <w:rtl/>
          </w:rPr>
          <w:t xml:space="preserve">אלו</w:t>
        </w:r>
      </w:ins>
      <w:del w:id="91929" w:author="מנוע מכני" w:date="2026-10-11T12:04:40Z">
        <w:r w:rsidRPr="007C4031">
          <w:rPr>
            <w:rtl/>
          </w:rPr>
          <w:delText xml:space="preserve">הני</w:delText>
        </w:r>
      </w:del>
      <w:r w:rsidRPr="007C4031">
        <w:rPr>
          <w:rtl/>
        </w:rPr>
        <w:t xml:space="preserve"> אבולי דמחוזא, אילמלא דלתותיהן ננעלות - חייבין עליהן משום </w:t>
      </w:r>
      <w:r w:rsidRPr="007C4031">
        <w:rPr>
          <w:rtl/>
        </w:rPr>
        <w:t xml:space="preserve">ר</w:t>
      </w:r>
      <w:ins w:id="90029" w:author="מנוע מכני" w:date="2026-10-11T12:04:40Z">
        <w:r>
          <w:rPr>
            <w:rFonts w:hint="cs"/>
            <w:rtl/>
          </w:rPr>
          <w:t xml:space="preserve">ה"ר</w:t>
        </w:r>
      </w:ins>
      <w:del w:id="90030" w:author="מנוע מכני" w:date="2026-10-11T12:04:40Z">
        <w:r>
          <w:rPr>
            <w:rFonts w:hint="cs"/>
            <w:rtl/>
          </w:rPr>
          <w:delText xml:space="preserve">ה''ר</w:delText>
        </w:r>
      </w:del>
      <w:r w:rsidRPr="007C4031">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93" w:author="קלוד" w:date="2026-10-11T12:24:08Z"/>
        </w:rPr>
      </w:pPr>
      <w:ins w:id="90694" w:author="קלוד" w:date="2026-10-11T12:24:08Z">
        <w:r>
          <w:rPr>
            <w:color w:val="7B3F00"/>
          </w:rPr>
          <w:t xml:space="preserve">הלכה כחנניה - האם צריך לנעול הדלתות בפועל</w:t>
        </w:r>
      </w:ins>
    </w:p>
    <w:p w:rsidR="005851B8" w:rsidRPr="006F178A" w:rsidRDefault="005851B8" w:rsidP="005851B8">
      <w:pPr>
        <w:rPr>
          <w:rtl/>
        </w:rPr>
      </w:pPr>
      <w:r w:rsidRPr="006F178A">
        <w:rPr>
          <w:rFonts w:ascii="Fb Fontext" w:hAnsi="Fb Fontext"/>
          <w:rtl/>
        </w:rPr>
        <w:t xml:space="preserve">איתמר, </w:t>
      </w:r>
      <w:r w:rsidRPr="006F178A">
        <w:rPr>
          <w:rStyle w:val="2fb"/>
          <w:rFonts w:ascii="Fb Fontext" w:hAnsi="Fb Fontext"/>
          <w:rtl/>
        </w:rPr>
        <w:t>רב</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הילכתא כתנא </w:t>
      </w:r>
      <w:ins w:id="93356" w:author="מנוע מכני" w:date="2026-10-11T12:04:40Z">
        <w:r>
          <w:rPr>
            <w:rFonts w:ascii="Fb Fontext" w:hAnsi="Fb Fontext"/>
            <w:rtl/>
          </w:rPr>
          <w:t xml:space="preserve">ראשון</w:t>
        </w:r>
      </w:ins>
      <w:del w:id="93357" w:author="מנוע מכני" w:date="2026-10-11T12:04:40Z">
        <w:r w:rsidRPr="006F178A">
          <w:rPr>
            <w:rFonts w:ascii="Fb Fontext" w:hAnsi="Fb Fontext"/>
            <w:rtl/>
          </w:rPr>
          <w:delText xml:space="preserve">קמא</w:delText>
        </w:r>
      </w:del>
      <w:r w:rsidRPr="006F178A">
        <w:rPr>
          <w:rFonts w:ascii="Fb Fontext" w:hAnsi="Fb Fontext"/>
          <w:rtl/>
        </w:rPr>
        <w:t xml:space="preserve">.</w:t>
      </w:r>
    </w:p>
    <w:p>
      <w:pPr>
        <w:pStyle w:val="38"/>
        <w:rPr>
          <w:ins w:id="94779" w:author="מנוע מכני" w:date="2026-10-11T12:04:40Z"/>
        </w:rPr>
      </w:pPr>
      <w:r w:rsidRPr="006F178A">
        <w:t>ושמואל</w:t>
      </w:r>
      <w:del w:id="97021" w:author="מנוע מכני" w:date="2026-10-11T12:04:40Z">
        <w:r w:rsidRPr="006F178A">
          <w:delText xml:space="preserve"> אמר</w:delText>
        </w:r>
      </w:del>
      <w:r w:rsidRPr="006F178A">
        <w:t xml:space="preserve">:</w:t>
      </w:r>
    </w:p>
    <w:p w:rsidR="005851B8" w:rsidRPr="006F178A" w:rsidRDefault="005851B8" w:rsidP="005851B8">
      <w:pPr>
        <w:ind w:firstLine="0"/>
        <w:rPr>
          <w:rtl/>
        </w:rPr>
      </w:pPr>
      <w:del w:id="94780" w:author="מנוע מכני" w:date="2026-10-11T12:04:40Z">
        <w:r w:rsidRPr="006F178A">
          <w:rPr>
            <w:rtl/>
          </w:rPr>
          <w:delText xml:space="preserve"> </w:delText>
        </w:r>
      </w:del>
      <w:r w:rsidRPr="006F178A">
        <w:rPr>
          <w:rtl/>
        </w:rPr>
        <w:t xml:space="preserve">הלכה כחנניה.</w:t>
      </w:r>
    </w:p>
    <w:p w:rsidR="005851B8" w:rsidRPr="006F178A" w:rsidRDefault="005851B8" w:rsidP="005851B8">
      <w:pPr>
        <w:rPr>
          <w:rtl/>
        </w:rPr>
      </w:pPr>
      <w:r w:rsidRPr="006F178A">
        <w:rPr>
          <w:rtl/>
        </w:rPr>
        <w:t xml:space="preserve">וכחנניה ואליבא דבית הלל וא"צ לנעול בפועל וכן כמה אמוראים </w:t>
      </w:r>
      <w:r w:rsidRPr="006F178A">
        <w:rPr>
          <w:rStyle w:val="2fb"/>
          <w:rtl/>
        </w:rPr>
        <w:t xml:space="preserve">ור"מ</w:t>
      </w:r>
      <w:r w:rsidRPr="006F178A">
        <w:rPr>
          <w:rtl/>
        </w:rPr>
        <w:t xml:space="preserve"> </w:t>
      </w:r>
      <w:r w:rsidRPr="006F178A">
        <w:rPr>
          <w:rStyle w:val="2fb"/>
          <w:rtl/>
        </w:rPr>
        <w:t xml:space="preserve">משמואל</w:t>
      </w:r>
      <w:r w:rsidRPr="006F178A">
        <w:rPr>
          <w:rtl/>
        </w:rPr>
        <w:t xml:space="preserve"> </w:t>
      </w:r>
      <w:ins w:id="93870" w:author="מנוע מכני" w:date="2026-10-11T12:04:40Z">
        <w:r>
          <w:rPr>
            <w:rtl/>
          </w:rPr>
          <w:t xml:space="preserve">גופו</w:t>
        </w:r>
      </w:ins>
      <w:del w:id="93871" w:author="מנוע מכני" w:date="2026-10-11T12:04:40Z">
        <w:r w:rsidRPr="006F178A">
          <w:rPr>
            <w:rtl/>
          </w:rPr>
          <w:delText xml:space="preserve">גופיה</w:delText>
        </w:r>
      </w:del>
      <w:r w:rsidRPr="006F178A">
        <w:rPr>
          <w:rtl/>
        </w:rPr>
        <w:t xml:space="preserve">.</w:t>
      </w:r>
    </w:p>
    <w:p>
      <w:pPr>
        <w:pStyle w:val="38"/>
        <w:rPr>
          <w:ins w:id="94782" w:author="מנוע מכני" w:date="2026-10-11T12:04:40Z"/>
        </w:rPr>
      </w:pPr>
      <w:del w:id="94781" w:author="מנוע מכני" w:date="2026-10-11T12:04:40Z">
        <w:r w:rsidRPr="006F178A">
          <w:delText xml:space="preserve">•</w:delText>
        </w:r>
      </w:del>
      <w:r w:rsidRPr="006F178A">
        <w:t xml:space="preserve"> </w:t>
      </w:r>
      <w:ins w:id="90570" w:author="מנוע מכני" w:date="2026-10-11T12:04:40Z">
        <w:r>
          <w:t xml:space="preserve">יש</w:t>
        </w:r>
      </w:ins>
      <w:del w:id="90571" w:author="מנוע מכני" w:date="2026-10-11T12:04:40Z">
        <w:r w:rsidRPr="006F178A">
          <w:delText xml:space="preserve">איכא</w:delText>
        </w:r>
      </w:del>
      <w:r w:rsidRPr="006F178A">
        <w:t xml:space="preserve"> </w:t>
      </w:r>
      <w:ins w:id="90568" w:author="מנוע מכני" w:date="2026-10-11T12:04:40Z">
        <w:r>
          <w:t xml:space="preserve">דאמרו</w:t>
        </w:r>
      </w:ins>
      <w:del w:id="90569" w:author="מנוע מכני" w:date="2026-10-11T12:04:40Z">
        <w:r w:rsidRPr="006F178A">
          <w:delText xml:space="preserve">דאמרי</w:delText>
        </w:r>
      </w:del>
      <w:r w:rsidRPr="006F178A">
        <w:t xml:space="preserve">, </w:t>
      </w:r>
      <w:r w:rsidRPr="006F178A">
        <w:t xml:space="preserve">אמר</w:t>
      </w:r>
      <w:r w:rsidRPr="006F178A">
        <w:t xml:space="preserve"> רב מתנה:</w:t>
      </w:r>
    </w:p>
    <w:p w:rsidR="005851B8" w:rsidRPr="006F178A" w:rsidRDefault="005851B8" w:rsidP="005851B8">
      <w:pPr>
        <w:rPr>
          <w:rtl/>
        </w:rPr>
      </w:pPr>
      <w:del w:id="94783" w:author="מנוע מכני" w:date="2026-10-11T12:04:40Z">
        <w:r w:rsidRPr="006F178A">
          <w:rPr>
            <w:rtl/>
          </w:rPr>
          <w:delText xml:space="preserve"> </w:delText>
        </w:r>
      </w:del>
      <w:r w:rsidRPr="006F178A">
        <w:rPr>
          <w:rtl/>
        </w:rPr>
        <w:t xml:space="preserve">בדידי</w:t>
      </w:r>
      <w:r>
        <w:rPr>
          <w:rFonts w:hint="cs"/>
          <w:rtl/>
        </w:rPr>
        <w:t xml:space="preserve"> היה מעשה</w:t>
      </w:r>
      <w:r w:rsidRPr="006F178A">
        <w:rPr>
          <w:rtl/>
        </w:rPr>
        <w:t xml:space="preserve">, ואמר לי </w:t>
      </w:r>
      <w:r w:rsidRPr="006F178A">
        <w:rPr>
          <w:rStyle w:val="2fb"/>
          <w:rtl/>
        </w:rPr>
        <w:t xml:space="preserve">שמואל</w:t>
      </w:r>
      <w:r w:rsidRPr="006F178A">
        <w:rPr>
          <w:rtl/>
        </w:rPr>
        <w:t xml:space="preserve">: אין צריך לנעול.</w:t>
      </w:r>
    </w:p>
    <w:p>
      <w:pPr>
        <w:pStyle w:val="38"/>
        <w:rPr>
          <w:ins w:id="94784" w:author="מנוע מכני" w:date="2026-10-11T12:04:40Z"/>
        </w:rPr>
      </w:pPr>
      <w:r w:rsidRPr="006F178A">
        <w:t xml:space="preserve">והך</w:t>
      </w:r>
    </w:p>
    <w:p w:rsidR="005851B8" w:rsidRPr="009757B9" w:rsidRDefault="005851B8" w:rsidP="005851B8">
      <w:pPr>
        <w:rPr>
          <w:rFonts w:cs="Guttman Vilna"/>
          <w:b/>
          <w:bCs/>
          <w:rtl/>
        </w:rPr>
      </w:pPr>
      <w:del w:id="94785" w:author="מנוע מכני" w:date="2026-10-11T12:04:40Z">
        <w:r w:rsidRPr="006F178A">
          <w:rPr>
            <w:rtl/>
          </w:rPr>
          <w:delText xml:space="preserve"> </w:delText>
        </w:r>
      </w:del>
      <w:r w:rsidRPr="006F178A">
        <w:rPr>
          <w:rStyle w:val="2fb"/>
          <w:rtl/>
        </w:rPr>
        <w:t xml:space="preserve">דשמואל</w:t>
      </w:r>
      <w:r w:rsidRPr="006F178A">
        <w:rPr>
          <w:rtl/>
        </w:rPr>
        <w:t xml:space="preserve"> עבר בשערי מחוזא הגם שהיו טמונות בעפר משום שמגופות היו.</w:t>
      </w:r>
    </w:p>
    <w:p w:rsidR="005851B8" w:rsidRPr="009757B9" w:rsidRDefault="005851B8" w:rsidP="005851B8">
      <w:pPr>
        <w:rPr>
          <w:rFonts w:cs="Guttman Vilna"/>
          <w:b/>
          <w:bCs/>
          <w:rtl/>
        </w:rPr>
      </w:pPr>
      <w:r w:rsidRPr="006F178A">
        <w:rPr>
          <w:rtl/>
        </w:rPr>
        <w:t xml:space="preserve">והא </w:t>
      </w:r>
      <w:r w:rsidRPr="006F178A">
        <w:rPr>
          <w:rStyle w:val="2fb"/>
          <w:rtl/>
        </w:rPr>
        <w:t xml:space="preserve">דר"נ</w:t>
      </w:r>
      <w:r w:rsidRPr="006F178A">
        <w:rPr>
          <w:rtl/>
        </w:rPr>
        <w:t xml:space="preserve"> ביקש לפנות העפר היינו </w:t>
      </w:r>
      <w:ins w:id="93872" w:author="מנוע מכני" w:date="2026-10-11T12:04:40Z">
        <w:r>
          <w:rPr>
            <w:rtl/>
          </w:rPr>
          <w:t xml:space="preserve">דסבר</w:t>
        </w:r>
      </w:ins>
      <w:del w:id="93873" w:author="מנוע מכני" w:date="2026-10-11T12:04:40Z">
        <w:r w:rsidRPr="006F178A">
          <w:rPr>
            <w:rtl/>
          </w:rPr>
          <w:delText xml:space="preserve">דס"ל</w:delText>
        </w:r>
      </w:del>
      <w:r w:rsidRPr="006F178A">
        <w:rPr>
          <w:rtl/>
        </w:rPr>
        <w:t xml:space="preserve"> דבעי' ראויות לנעול ולא ממש.</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הר"ם</w:t>
      </w:r>
      <w:r w:rsidRPr="006F178A">
        <w:rPr>
          <w:rtl/>
        </w:rPr>
        <w:t xml:space="preserve"> פסק דסגי בצוה"פ ולשו"ע הביא דעת הריף </w:t>
      </w:r>
      <w:r w:rsidRPr="006F178A">
        <w:rPr>
          <w:rStyle w:val="2fb"/>
          <w:rtl/>
        </w:rPr>
        <w:t xml:space="preserve">והרא"ש</w:t>
      </w:r>
      <w:r w:rsidRPr="006F178A">
        <w:rPr>
          <w:rtl/>
        </w:rPr>
        <w:t xml:space="preserve"> שפסקו </w:t>
      </w:r>
      <w:r w:rsidRPr="006F178A">
        <w:rPr>
          <w:rStyle w:val="2fb"/>
          <w:rtl/>
        </w:rPr>
        <w:t xml:space="preserve">כרי"ו</w:t>
      </w:r>
      <w:r w:rsidRPr="006F178A">
        <w:rPr>
          <w:rtl/>
        </w:rPr>
        <w:t xml:space="preserve"> דבעי נעולות.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ו:</w:t>
      </w:r>
    </w:p>
    <w:p>
      <w:pPr>
        <w:pStyle w:val="afffff8"/>
        <w:rPr>
          <w:ins w:id="90691" w:author="קלוד" w:date="2026-10-11T12:24:08Z"/>
        </w:rPr>
      </w:pPr>
      <w:ins w:id="90692" w:author="קלוד" w:date="2026-10-11T12:24:08Z">
        <w:r>
          <w:rPr>
            <w:color w:val="7B3F00"/>
          </w:rPr>
          <w:t xml:space="preserve">מבוי עקום בנהרדעא - חומרי רב וחומרי שמואל</w:t>
        </w:r>
      </w:ins>
    </w:p>
    <w:p w:rsidR="005851B8" w:rsidRPr="00B3644D" w:rsidRDefault="005851B8" w:rsidP="005851B8">
      <w:pPr>
        <w:rPr>
          <w:rStyle w:val="afffe"/>
          <w:rFonts w:ascii="Fb Fontext" w:hAnsi="Fb Fontext"/>
          <w:spacing w:val="-2"/>
          <w:rtl/>
        </w:rPr>
      </w:pPr>
      <w:r w:rsidRPr="00B3644D">
        <w:rPr>
          <w:rFonts w:ascii="Fb Fontext" w:hAnsi="Fb Fontext" w:hint="cs"/>
          <w:spacing w:val="-2"/>
          <w:rtl/>
        </w:rPr>
        <w:t>אותו</w:t>
      </w:r>
      <w:r w:rsidRPr="00B3644D">
        <w:rPr>
          <w:rFonts w:ascii="Fb Fontext" w:hAnsi="Fb Fontext"/>
          <w:spacing w:val="-2"/>
          <w:rtl/>
        </w:rPr>
        <w:t xml:space="preserve"> מבוי עקום </w:t>
      </w:r>
      <w:r w:rsidRPr="00B3644D">
        <w:rPr>
          <w:rFonts w:ascii="Fb Fontext" w:hAnsi="Fb Fontext" w:hint="cs"/>
          <w:spacing w:val="-2"/>
          <w:rtl/>
        </w:rPr>
        <w:t>שהיה</w:t>
      </w:r>
      <w:r w:rsidRPr="00B3644D">
        <w:rPr>
          <w:rFonts w:ascii="Fb Fontext" w:hAnsi="Fb Fontext"/>
          <w:spacing w:val="-2"/>
          <w:rtl/>
        </w:rPr>
        <w:t xml:space="preserve"> בנהרדעא, רמי </w:t>
      </w:r>
      <w:ins w:id="91930" w:author="מנוע מכני" w:date="2026-10-11T12:04:40Z">
        <w:r>
          <w:rPr>
            <w:rFonts w:ascii="Fb Fontext" w:hAnsi="Fb Fontext"/>
            <w:spacing w:val="-2"/>
            <w:rtl/>
          </w:rPr>
          <w:t xml:space="preserve">עליו</w:t>
        </w:r>
      </w:ins>
      <w:del w:id="91931" w:author="מנוע מכני" w:date="2026-10-11T12:04:40Z">
        <w:r w:rsidRPr="00B3644D">
          <w:rPr>
            <w:rFonts w:ascii="Fb Fontext" w:hAnsi="Fb Fontext"/>
            <w:spacing w:val="-2"/>
            <w:rtl/>
          </w:rPr>
          <w:delText xml:space="preserve">עליה</w:delText>
        </w:r>
      </w:del>
      <w:r w:rsidRPr="00B3644D">
        <w:rPr>
          <w:rFonts w:ascii="Fb Fontext" w:hAnsi="Fb Fontext"/>
          <w:spacing w:val="-2"/>
          <w:rtl/>
        </w:rPr>
        <w:t xml:space="preserve"> חומריה </w:t>
      </w:r>
      <w:r w:rsidRPr="00B3644D">
        <w:rPr>
          <w:rStyle w:val="2fb"/>
          <w:rFonts w:ascii="Fb Fontext" w:hAnsi="Fb Fontext"/>
          <w:spacing w:val="-2"/>
          <w:rtl/>
        </w:rPr>
        <w:t xml:space="preserve">דרב</w:t>
      </w:r>
      <w:r w:rsidRPr="00B3644D">
        <w:rPr>
          <w:rFonts w:ascii="Fb Fontext" w:hAnsi="Fb Fontext"/>
          <w:spacing w:val="-2"/>
          <w:rtl/>
        </w:rPr>
        <w:t xml:space="preserve"> וחומריה </w:t>
      </w:r>
      <w:r w:rsidRPr="00B3644D">
        <w:rPr>
          <w:rStyle w:val="2fb"/>
          <w:rFonts w:ascii="Fb Fontext" w:hAnsi="Fb Fontext"/>
          <w:spacing w:val="-2"/>
          <w:rtl/>
        </w:rPr>
        <w:t xml:space="preserve">דשמואל</w:t>
      </w:r>
      <w:r w:rsidRPr="00B3644D">
        <w:rPr>
          <w:rFonts w:ascii="Fb Fontext" w:hAnsi="Fb Fontext"/>
          <w:spacing w:val="-2"/>
          <w:rtl/>
        </w:rPr>
        <w:t xml:space="preserve">, ו</w:t>
      </w:r>
      <w:r w:rsidRPr="00B3644D">
        <w:rPr>
          <w:rFonts w:ascii="Fb Fontext" w:hAnsi="Fb Fontext" w:hint="cs"/>
          <w:spacing w:val="-2"/>
          <w:rtl/>
        </w:rPr>
        <w:t>ה</w:t>
      </w:r>
      <w:r w:rsidRPr="00B3644D">
        <w:rPr>
          <w:rFonts w:ascii="Fb Fontext" w:hAnsi="Fb Fontext"/>
          <w:spacing w:val="-2"/>
          <w:rtl/>
        </w:rPr>
        <w:t>צר</w:t>
      </w:r>
      <w:r w:rsidRPr="00B3644D">
        <w:rPr>
          <w:rFonts w:ascii="Fb Fontext" w:hAnsi="Fb Fontext" w:hint="cs"/>
          <w:spacing w:val="-2"/>
          <w:rtl/>
        </w:rPr>
        <w:t>י</w:t>
      </w:r>
      <w:r w:rsidRPr="00B3644D">
        <w:rPr>
          <w:rFonts w:ascii="Fb Fontext" w:hAnsi="Fb Fontext"/>
          <w:spacing w:val="-2"/>
          <w:rtl/>
        </w:rPr>
        <w:t>כוהו דלתות.</w:t>
      </w:r>
    </w:p>
    <w:p w:rsidR="005851B8" w:rsidRPr="009757B9" w:rsidRDefault="005851B8" w:rsidP="005851B8">
      <w:pPr>
        <w:rPr>
          <w:rFonts w:cs="Guttman Vilna"/>
          <w:b/>
          <w:bCs/>
          <w:rtl/>
        </w:rPr>
      </w:pPr>
      <w:r w:rsidRPr="006F178A">
        <w:rPr>
          <w:rStyle w:val="afffe"/>
          <w:rFonts w:ascii="Fb Fontext" w:hAnsi="Fb Fontext"/>
          <w:rtl/>
        </w:rPr>
        <w:t xml:space="preserve">חומריה </w:t>
      </w:r>
      <w:r w:rsidRPr="006F178A">
        <w:rPr>
          <w:rStyle w:val="2fb"/>
          <w:rFonts w:ascii="Fb Fontext" w:hAnsi="Fb Fontext"/>
          <w:rtl/>
        </w:rPr>
        <w:t xml:space="preserve">דרב</w:t>
      </w:r>
      <w:r w:rsidRPr="006F178A">
        <w:rPr>
          <w:rtl/>
        </w:rPr>
        <w:t xml:space="preserve"> - דאמר תורתו כמפולש.</w:t>
      </w:r>
    </w:p>
    <w:p>
      <w:pPr>
        <w:pStyle w:val="38"/>
        <w:rPr>
          <w:ins w:id="94786" w:author="מנוע מכני" w:date="2026-10-11T12:04:40Z"/>
        </w:rPr>
      </w:pPr>
      <w:r w:rsidRPr="006F178A">
        <w:t>וחומריה</w:t>
      </w:r>
      <w:r w:rsidRPr="006F178A">
        <w:t xml:space="preserve"> </w:t>
      </w:r>
      <w:r w:rsidRPr="006F178A">
        <w:t>דשמואל</w:t>
      </w:r>
      <w:r w:rsidRPr="006F178A">
        <w:t xml:space="preserve">, דאמר:</w:t>
      </w:r>
    </w:p>
    <w:p w:rsidR="005851B8" w:rsidRPr="009757B9" w:rsidRDefault="005851B8" w:rsidP="005851B8">
      <w:pPr>
        <w:rPr>
          <w:rFonts w:cs="Guttman Vilna"/>
          <w:b/>
          <w:bCs/>
          <w:rtl/>
        </w:rPr>
      </w:pPr>
      <w:del w:id="94787" w:author="מנוע מכני" w:date="2026-10-11T12:04:40Z">
        <w:r w:rsidRPr="006F178A">
          <w:rPr>
            <w:rtl/>
          </w:rPr>
          <w:delText xml:space="preserve"> </w:delText>
        </w:r>
      </w:del>
      <w:r w:rsidRPr="006F178A">
        <w:rPr>
          <w:rtl/>
        </w:rPr>
        <w:t xml:space="preserve">הלכה כחנניה.</w:t>
      </w:r>
    </w:p>
    <w:p>
      <w:pPr>
        <w:pStyle w:val="38"/>
        <w:rPr>
          <w:ins w:id="94788" w:author="מנוע מכני" w:date="2026-10-11T12:04:40Z"/>
        </w:rPr>
      </w:pPr>
      <w:r w:rsidRPr="006F178A">
        <w:t xml:space="preserve">והאמר שמואל:</w:t>
      </w:r>
    </w:p>
    <w:p w:rsidR="005851B8" w:rsidRPr="006F178A" w:rsidRDefault="005851B8" w:rsidP="005851B8">
      <w:pPr>
        <w:rPr>
          <w:rtl/>
        </w:rPr>
      </w:pPr>
      <w:del w:id="94789" w:author="מנוע מכני" w:date="2026-10-11T12:04:40Z">
        <w:r w:rsidRPr="006F178A">
          <w:rPr>
            <w:rtl/>
          </w:rPr>
          <w:delText xml:space="preserve"> </w:delText>
        </w:r>
      </w:del>
      <w:r w:rsidRPr="006F178A">
        <w:rPr>
          <w:rtl/>
        </w:rPr>
        <w:t xml:space="preserve">תורתו כסתום. - </w:t>
      </w:r>
      <w:r w:rsidRPr="006F178A">
        <w:rPr>
          <w:rStyle w:val="2fb"/>
          <w:rtl/>
        </w:rPr>
        <w:t xml:space="preserve">כרב</w:t>
      </w:r>
      <w:r w:rsidRPr="006F178A">
        <w:rPr>
          <w:rtl/>
        </w:rPr>
        <w:t xml:space="preserve">, דאמר: תורתו כמפולש.</w:t>
      </w:r>
    </w:p>
    <w:p>
      <w:pPr>
        <w:pStyle w:val="38"/>
        <w:rPr>
          <w:ins w:id="94790" w:author="מנוע מכני" w:date="2026-10-11T12:04:40Z"/>
        </w:rPr>
      </w:pPr>
      <w:r w:rsidRPr="006F178A">
        <w:t xml:space="preserve">והיינו</w:t>
      </w:r>
    </w:p>
    <w:p w:rsidR="005851B8" w:rsidRPr="006F178A" w:rsidRDefault="005851B8" w:rsidP="005851B8">
      <w:pPr>
        <w:rPr>
          <w:rtl/>
        </w:rPr>
      </w:pPr>
      <w:del w:id="94791" w:author="מנוע מכני" w:date="2026-10-11T12:04:40Z">
        <w:r w:rsidRPr="006F178A">
          <w:rPr>
            <w:rtl/>
          </w:rPr>
          <w:delText xml:space="preserve"> </w:delText>
        </w:r>
      </w:del>
      <w:r w:rsidRPr="006F178A">
        <w:rPr>
          <w:rFonts w:hint="cs"/>
          <w:rtl/>
        </w:rPr>
        <w:t xml:space="preserve">דעבדי </w:t>
      </w:r>
      <w:r w:rsidRPr="006F178A">
        <w:rPr>
          <w:rtl/>
        </w:rPr>
        <w:t xml:space="preserve">כבי </w:t>
      </w:r>
      <w:ins w:id="91932" w:author="מנוע מכני" w:date="2026-10-11T12:04:40Z">
        <w:r>
          <w:rPr>
            <w:rtl/>
          </w:rPr>
          <w:t xml:space="preserve">שני</w:t>
        </w:r>
      </w:ins>
      <w:del w:id="91933" w:author="מנוע מכני" w:date="2026-10-11T12:04:40Z">
        <w:r w:rsidRPr="006F178A">
          <w:rPr>
            <w:rtl/>
          </w:rPr>
          <w:delText xml:space="preserve">תרי</w:delText>
        </w:r>
      </w:del>
      <w:r w:rsidRPr="006F178A">
        <w:rPr>
          <w:rFonts w:hint="cs"/>
          <w:rtl/>
        </w:rPr>
        <w:t>,</w:t>
      </w:r>
      <w:r>
        <w:rPr>
          <w:rtl/>
        </w:rPr>
        <w:t xml:space="preserve"> </w:t>
      </w:r>
      <w:ins w:id="90572" w:author="מנוע מכני" w:date="2026-10-11T12:04:40Z">
        <w:r>
          <w:rPr>
            <w:rtl/>
          </w:rPr>
          <w:t xml:space="preserve">מקום</w:t>
        </w:r>
      </w:ins>
      <w:del w:id="90573" w:author="מנוע מכני" w:date="2026-10-11T12:04:40Z">
        <w:r w:rsidRPr="006F178A">
          <w:rPr>
            <w:rtl/>
          </w:rPr>
          <w:delText xml:space="preserve">היכא</w:delText>
        </w:r>
      </w:del>
      <w:r w:rsidRPr="006F178A">
        <w:rPr>
          <w:rtl/>
        </w:rPr>
        <w:t xml:space="preserve"> שלא סתרי אהדדי.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4792" w:author="מנוע מכני" w:date="2026-10-11T12:04:40Z"/>
        </w:rPr>
      </w:pPr>
      <w:r w:rsidRPr="006F178A">
        <w:t xml:space="preserve">הך</w:t>
      </w:r>
    </w:p>
    <w:p w:rsidR="005851B8" w:rsidRPr="006F178A" w:rsidRDefault="005851B8" w:rsidP="005851B8">
      <w:pPr>
        <w:rPr>
          <w:rtl/>
        </w:rPr>
      </w:pPr>
      <w:del w:id="94793" w:author="מנוע מכני" w:date="2026-10-11T12:04:40Z">
        <w:r w:rsidRPr="006F178A">
          <w:rPr>
            <w:rFonts w:ascii="Fb Fontext" w:hAnsi="Fb Fontext"/>
            <w:rtl/>
          </w:rPr>
          <w:delText xml:space="preserve"> </w:delText>
        </w:r>
      </w:del>
      <w:r w:rsidRPr="006F178A">
        <w:rPr>
          <w:rFonts w:ascii="Fb Fontext" w:hAnsi="Fb Fontext"/>
          <w:rtl/>
        </w:rPr>
        <w:t xml:space="preserve">דלא עבדי </w:t>
      </w:r>
      <w:ins w:id="91934" w:author="מנוע מכני" w:date="2026-10-11T12:04:40Z">
        <w:r>
          <w:rPr>
            <w:rFonts w:ascii="Fb Fontext" w:hAnsi="Fb Fontext"/>
            <w:rtl/>
          </w:rPr>
          <w:t xml:space="preserve">כשני</w:t>
        </w:r>
      </w:ins>
      <w:del w:id="91935" w:author="מנוע מכני" w:date="2026-10-11T12:04:40Z">
        <w:r w:rsidRPr="006F178A">
          <w:rPr>
            <w:rFonts w:ascii="Fb Fontext" w:hAnsi="Fb Fontext"/>
            <w:rtl/>
          </w:rPr>
          <w:delText xml:space="preserve">כתרי</w:delText>
        </w:r>
      </w:del>
      <w:r w:rsidRPr="006F178A">
        <w:rPr>
          <w:rFonts w:ascii="Fb Fontext" w:hAnsi="Fb Fontext"/>
          <w:rtl/>
        </w:rPr>
        <w:t xml:space="preserve"> חומרי.</w:t>
      </w:r>
    </w:p>
    <w:p>
      <w:pPr>
        <w:pStyle w:val="afffff8"/>
        <w:rPr>
          <w:ins w:id="90689" w:author="קלוד" w:date="2026-10-11T12:24:08Z"/>
        </w:rPr>
      </w:pPr>
      <w:ins w:id="90690" w:author="קלוד" w:date="2026-10-11T12:24:08Z">
        <w:r>
          <w:rPr>
            <w:color w:val="7B3F00"/>
          </w:rPr>
          <w:t xml:space="preserve">מקולי ב"ש ומקולי ב"ה - רשע, ומחומריהם - כסיל</w:t>
        </w:r>
      </w:ins>
    </w:p>
    <w:p>
      <w:pPr>
        <w:pStyle w:val="38"/>
        <w:rPr>
          <w:ins w:id="94794" w:author="מנוע מכני" w:date="2026-10-11T12:04:40Z"/>
        </w:rPr>
      </w:pPr>
      <w:r w:rsidRPr="00B3644D">
        <w:t xml:space="preserve">תניא</w:t>
      </w:r>
      <w:r w:rsidRPr="00B3644D">
        <w:t xml:space="preserve">:</w:t>
      </w:r>
    </w:p>
    <w:p w:rsidR="005851B8" w:rsidRPr="00B3644D" w:rsidRDefault="005851B8" w:rsidP="005851B8">
      <w:pPr>
        <w:rPr>
          <w:spacing w:val="-2"/>
          <w:rtl/>
        </w:rPr>
      </w:pPr>
      <w:del w:id="94795" w:author="מנוע מכני" w:date="2026-10-11T12:04:40Z">
        <w:r w:rsidRPr="00B3644D">
          <w:rPr>
            <w:spacing w:val="-2"/>
            <w:rtl/>
          </w:rPr>
          <w:delText xml:space="preserve"> </w:delText>
        </w:r>
      </w:del>
      <w:r w:rsidRPr="00B3644D">
        <w:rPr>
          <w:spacing w:val="-2"/>
          <w:rtl/>
        </w:rPr>
        <w:t xml:space="preserve">לעולם הלכה כבית הלל, והרוצה לעשות כדברי בית </w:t>
      </w:r>
      <w:ins w:id="91936" w:author="מנוע מכני" w:date="2026-10-11T12:04:40Z">
        <w:r>
          <w:rPr>
            <w:spacing w:val="-2"/>
            <w:rtl/>
          </w:rPr>
          <w:t xml:space="preserve">שמה</w:t>
        </w:r>
      </w:ins>
      <w:del w:id="91937" w:author="מנוע מכני" w:date="2026-10-11T12:04:40Z">
        <w:r w:rsidRPr="00B3644D">
          <w:rPr>
            <w:spacing w:val="-2"/>
            <w:rtl/>
          </w:rPr>
          <w:delText xml:space="preserve">שמאי</w:delText>
        </w:r>
      </w:del>
      <w:r w:rsidRPr="00B3644D">
        <w:rPr>
          <w:spacing w:val="-2"/>
          <w:rtl/>
        </w:rPr>
        <w:t xml:space="preserve"> [קוליהון וחומריהון] - עושה.</w:t>
      </w:r>
    </w:p>
    <w:p w:rsidR="005851B8" w:rsidRPr="009757B9" w:rsidRDefault="005851B8" w:rsidP="005851B8">
      <w:pPr>
        <w:rPr>
          <w:rFonts w:cs="Guttman Vilna"/>
          <w:b/>
          <w:bCs/>
          <w:rtl/>
        </w:rPr>
      </w:pPr>
      <w:r w:rsidRPr="006F178A">
        <w:rPr>
          <w:rtl/>
        </w:rPr>
        <w:t>כדברי בית הלל [קוליהון וחומריהון] - עושה.</w:t>
      </w:r>
    </w:p>
    <w:p w:rsidR="005851B8" w:rsidRPr="009757B9" w:rsidRDefault="005851B8" w:rsidP="005851B8">
      <w:pPr>
        <w:rPr>
          <w:rFonts w:cs="Guttman Vilna"/>
          <w:b/>
          <w:bCs/>
          <w:rtl/>
        </w:rPr>
      </w:pPr>
      <w:r w:rsidRPr="006F178A">
        <w:rPr>
          <w:rtl/>
        </w:rPr>
        <w:t xml:space="preserve">מקולי בית </w:t>
      </w:r>
      <w:ins w:id="91938" w:author="מנוע מכני" w:date="2026-10-11T12:04:40Z">
        <w:r>
          <w:rPr>
            <w:rtl/>
          </w:rPr>
          <w:t xml:space="preserve">שמה</w:t>
        </w:r>
      </w:ins>
      <w:del w:id="91939" w:author="מנוע מכני" w:date="2026-10-11T12:04:40Z">
        <w:r w:rsidRPr="006F178A">
          <w:rPr>
            <w:rtl/>
          </w:rPr>
          <w:delText xml:space="preserve">שמאי</w:delText>
        </w:r>
      </w:del>
      <w:r w:rsidRPr="006F178A">
        <w:rPr>
          <w:rtl/>
        </w:rPr>
        <w:t xml:space="preserve"> ומקולי בית הלל - רשע.</w:t>
      </w:r>
    </w:p>
    <w:p w:rsidR="005851B8" w:rsidRPr="009757B9" w:rsidRDefault="005851B8" w:rsidP="005851B8">
      <w:pPr>
        <w:rPr>
          <w:rFonts w:cs="Guttman Vilna"/>
          <w:b/>
          <w:bCs/>
          <w:rtl/>
        </w:rPr>
      </w:pPr>
      <w:r w:rsidRPr="006F178A">
        <w:rPr>
          <w:rtl/>
        </w:rPr>
        <w:t xml:space="preserve">מחומרי בית </w:t>
      </w:r>
      <w:ins w:id="91940" w:author="מנוע מכני" w:date="2026-10-11T12:04:40Z">
        <w:r>
          <w:rPr>
            <w:rtl/>
          </w:rPr>
          <w:t xml:space="preserve">שמה</w:t>
        </w:r>
      </w:ins>
      <w:del w:id="91941" w:author="מנוע מכני" w:date="2026-10-11T12:04:40Z">
        <w:r w:rsidRPr="006F178A">
          <w:rPr>
            <w:rtl/>
          </w:rPr>
          <w:delText xml:space="preserve">שמאי</w:delText>
        </w:r>
      </w:del>
      <w:r w:rsidRPr="006F178A">
        <w:rPr>
          <w:rtl/>
        </w:rPr>
        <w:t xml:space="preserve"> ומחומרי בית הלל - </w:t>
      </w:r>
      <w:r w:rsidRPr="00D67563">
        <w:rPr>
          <w:rStyle w:val="afffff0"/>
          <w:rtl/>
        </w:rPr>
        <w:t>הכסיל בחשך הולך</w:t>
      </w:r>
      <w:r w:rsidRPr="006F178A">
        <w:rPr>
          <w:rtl/>
        </w:rPr>
        <w:t>.</w:t>
      </w:r>
    </w:p>
    <w:p>
      <w:pPr>
        <w:pStyle w:val="38"/>
        <w:rPr>
          <w:ins w:id="94796" w:author="מנוע מכני" w:date="2026-10-11T12:04:40Z"/>
        </w:rPr>
      </w:pPr>
      <w:r w:rsidRPr="006F178A">
        <w:t xml:space="preserve">והך</w:t>
      </w:r>
    </w:p>
    <w:p w:rsidR="005851B8" w:rsidRPr="006F178A" w:rsidRDefault="005851B8" w:rsidP="005851B8">
      <w:pPr>
        <w:rPr>
          <w:rStyle w:val="afffe"/>
          <w:rFonts w:ascii="Fb Fontext" w:hAnsi="Fb Fontext"/>
          <w:b/>
          <w:rtl/>
        </w:rPr>
      </w:pPr>
      <w:del w:id="94797" w:author="מנוע מכני" w:date="2026-10-11T12:04:40Z">
        <w:r w:rsidRPr="006F178A">
          <w:rPr>
            <w:rtl/>
          </w:rPr>
          <w:delText xml:space="preserve"> </w:delText>
        </w:r>
      </w:del>
      <w:r w:rsidRPr="006F178A">
        <w:rPr>
          <w:rtl/>
        </w:rPr>
        <w:t xml:space="preserve">דלעולם הלכה כב"ה.</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Style w:val="afffe"/>
          <w:rFonts w:ascii="Fb Fontext" w:hAnsi="Fb Fontext"/>
          <w:rtl/>
        </w:rPr>
        <w:t xml:space="preserve"> </w:t>
      </w:r>
      <w:r w:rsidRPr="006F178A">
        <w:rPr>
          <w:rtl/>
        </w:rPr>
        <w:t>כאן - קודם בת קול, כאן - לאחר בת קול.</w:t>
      </w:r>
    </w:p>
    <w:p>
      <w:pPr>
        <w:pStyle w:val="38"/>
        <w:rPr>
          <w:ins w:id="94798" w:author="מנוע מכני" w:date="2026-10-11T12:04:40Z"/>
        </w:rPr>
      </w:pPr>
      <w:r w:rsidRPr="006F178A">
        <w:t>ב.</w:t>
      </w:r>
      <w:r w:rsidRPr="006F178A">
        <w:t xml:space="preserve"> ו</w:t>
      </w:r>
      <w:r w:rsidRPr="00910D80">
        <w:t>אב"א</w:t>
      </w:r>
    </w:p>
    <w:p w:rsidR="005851B8" w:rsidRPr="006F178A" w:rsidRDefault="005851B8" w:rsidP="005851B8">
      <w:pPr>
        <w:rPr>
          <w:rStyle w:val="afffe"/>
          <w:rFonts w:ascii="Fb Fontext" w:hAnsi="Fb Fontext"/>
          <w:b/>
          <w:rtl/>
        </w:rPr>
      </w:pPr>
      <w:del w:id="94799" w:author="מנוע מכני" w:date="2026-10-11T12:04:40Z">
        <w:r w:rsidRPr="006F178A">
          <w:rPr>
            <w:rtl/>
          </w:rPr>
          <w:delText xml:space="preserve"> </w:delText>
        </w:r>
      </w:del>
      <w:r w:rsidRPr="006F178A">
        <w:rPr>
          <w:rtl/>
        </w:rPr>
        <w:t xml:space="preserve">הא והא לאחר בת קול, </w:t>
      </w:r>
      <w:r w:rsidRPr="006F178A">
        <w:rPr>
          <w:rStyle w:val="2fb"/>
          <w:rtl/>
        </w:rPr>
        <w:t xml:space="preserve">ור"י</w:t>
      </w:r>
      <w:r w:rsidRPr="006F178A">
        <w:rPr>
          <w:rtl/>
        </w:rPr>
        <w:t xml:space="preserve"> דלא משגח בב"ק.</w:t>
      </w:r>
    </w:p>
    <w:p w:rsidR="005851B8" w:rsidRPr="006F178A" w:rsidRDefault="005851B8" w:rsidP="005851B8">
      <w:pPr>
        <w:rPr>
          <w:rStyle w:val="afffe"/>
          <w:rFonts w:ascii="Fb Fontext" w:hAnsi="Fb Fontext"/>
          <w:b/>
          <w:rtl/>
        </w:rPr>
      </w:pPr>
      <w:r w:rsidRPr="006F178A">
        <w:rPr>
          <w:rStyle w:val="afffe"/>
          <w:rFonts w:ascii="Fb Fontext" w:hAnsi="Fb Fontext"/>
          <w:b/>
          <w:rtl/>
        </w:rPr>
        <w:t>ג.</w:t>
      </w:r>
      <w:r w:rsidRPr="006F178A">
        <w:rPr>
          <w:rtl/>
        </w:rPr>
        <w:t xml:space="preserve"> </w:t>
      </w:r>
      <w:r w:rsidRPr="006F178A">
        <w:rPr>
          <w:rStyle w:val="2fb"/>
          <w:rtl/>
        </w:rPr>
        <w:t xml:space="preserve">ורבי</w:t>
      </w:r>
      <w:r w:rsidRPr="006F178A">
        <w:rPr>
          <w:rtl/>
        </w:rPr>
        <w:t xml:space="preserve"> יהושע היא, דלא משגח בבת קול.</w:t>
      </w:r>
    </w:p>
    <w:p w:rsidR="005851B8" w:rsidRDefault="005851B8" w:rsidP="005851B8">
      <w:pPr>
        <w:rPr>
          <w:rFonts w:ascii="Fb Fontext" w:hAnsi="Fb Fontext"/>
          <w:sz w:val="20"/>
          <w:rtl/>
        </w:rPr>
      </w:pPr>
      <w:r w:rsidRPr="006F178A">
        <w:rPr>
          <w:rStyle w:val="afffe"/>
          <w:rFonts w:ascii="Fb Fontext" w:hAnsi="Fb Fontext"/>
          <w:b/>
          <w:sz w:val="20"/>
          <w:rtl/>
        </w:rPr>
        <w:t>ד.</w:t>
      </w:r>
      <w:r w:rsidRPr="006F178A">
        <w:rPr>
          <w:rFonts w:ascii="Fb Fontext" w:hAnsi="Fb Fontext"/>
          <w:sz w:val="20"/>
          <w:rtl/>
        </w:rPr>
        <w:t xml:space="preserve"> ו</w:t>
      </w:r>
      <w:r w:rsidRPr="00910D80">
        <w:rPr>
          <w:rFonts w:ascii="Fb Fontext" w:hAnsi="Fb Fontext"/>
          <w:b/>
          <w:bCs/>
          <w:sz w:val="20"/>
          <w:rtl/>
        </w:rPr>
        <w:t>א</w:t>
      </w:r>
      <w:r w:rsidRPr="00910D80">
        <w:rPr>
          <w:rFonts w:ascii="Fb Fontext" w:hAnsi="Fb Fontext" w:hint="cs"/>
          <w:b/>
          <w:bCs/>
          <w:sz w:val="20"/>
          <w:rtl/>
        </w:rPr>
        <w:t>ב</w:t>
      </w:r>
      <w:r w:rsidRPr="00910D80">
        <w:rPr>
          <w:rFonts w:ascii="Fb Fontext" w:hAnsi="Fb Fontext"/>
          <w:b/>
          <w:bCs/>
          <w:sz w:val="20"/>
          <w:rtl/>
        </w:rPr>
        <w:t>"</w:t>
      </w:r>
      <w:r w:rsidRPr="00910D80">
        <w:rPr>
          <w:rFonts w:ascii="Fb Fontext" w:hAnsi="Fb Fontext" w:hint="cs"/>
          <w:b/>
          <w:bCs/>
          <w:sz w:val="20"/>
          <w:rtl/>
        </w:rPr>
        <w:t>א</w:t>
      </w:r>
      <w:r w:rsidRPr="006F178A">
        <w:rPr>
          <w:rFonts w:ascii="Fb Fontext" w:hAnsi="Fb Fontext"/>
          <w:sz w:val="20"/>
          <w:rtl/>
        </w:rPr>
        <w:t xml:space="preserve">, כקולי דמר וחומרותיו או כקולי דמר וחומרותיו [ והיינו כמו מחלוקת </w:t>
      </w:r>
      <w:r w:rsidRPr="006F178A">
        <w:rPr>
          <w:rFonts w:ascii="Fb Fontext" w:hAnsi="Fb Fontext"/>
          <w:sz w:val="20"/>
          <w:rtl/>
        </w:rPr>
        <w:t xml:space="preserve">ב"ש</w:t>
      </w:r>
      <w:r w:rsidRPr="006F178A">
        <w:rPr>
          <w:rFonts w:ascii="Fb Fontext" w:hAnsi="Fb Fontext"/>
          <w:sz w:val="20"/>
          <w:rtl/>
        </w:rPr>
        <w:t xml:space="preserve"> </w:t>
      </w:r>
      <w:r w:rsidRPr="006F178A">
        <w:rPr>
          <w:rFonts w:ascii="Fb Fontext" w:hAnsi="Fb Fontext"/>
          <w:sz w:val="20"/>
          <w:rtl/>
        </w:rPr>
        <w:t xml:space="preserve">וב"ה</w:t>
      </w:r>
      <w:r w:rsidRPr="006F178A">
        <w:rPr>
          <w:rFonts w:ascii="Fb Fontext" w:hAnsi="Fb Fontext"/>
          <w:sz w:val="20"/>
          <w:rtl/>
        </w:rPr>
        <w:t xml:space="preserve">]</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ז.</w:t>
      </w:r>
    </w:p>
    <w:p>
      <w:pPr>
        <w:pStyle w:val="38"/>
        <w:rPr>
          <w:ins w:id="94801" w:author="מנוע מכני" w:date="2026-10-11T12:04:40Z"/>
        </w:rPr>
      </w:pPr>
      <w:del w:id="94800" w:author="מנוע מכני" w:date="2026-10-11T12:04:40Z">
        <w:r w:rsidRPr="006F178A">
          <w:delText xml:space="preserve">•</w:delText>
        </w:r>
      </w:del>
      <w:r w:rsidRPr="006F178A">
        <w:t xml:space="preserve"> </w:t>
      </w:r>
      <w:del w:id="97022" w:author="מנוע מכני" w:date="2026-10-11T12:04:40Z">
        <w:r w:rsidRPr="006F178A">
          <w:delText xml:space="preserve">אמר </w:delText>
        </w:r>
      </w:del>
      <w:r w:rsidRPr="006F178A">
        <w:t xml:space="preserve">רב שיזבי:</w:t>
      </w:r>
    </w:p>
    <w:p w:rsidR="005851B8" w:rsidRPr="006F178A" w:rsidRDefault="005851B8" w:rsidP="005851B8">
      <w:pPr>
        <w:rPr>
          <w:rtl/>
        </w:rPr>
      </w:pPr>
      <w:del w:id="94802" w:author="מנוע מכני" w:date="2026-10-11T12:04:40Z">
        <w:r w:rsidRPr="006F178A">
          <w:rPr>
            <w:rFonts w:ascii="Fb Fontext" w:hAnsi="Fb Fontext"/>
            <w:rtl/>
          </w:rPr>
          <w:delText xml:space="preserve"> </w:delText>
        </w:r>
      </w:del>
      <w:r w:rsidRPr="006F178A">
        <w:rPr>
          <w:rFonts w:ascii="Fb Fontext" w:hAnsi="Fb Fontext"/>
          <w:rtl/>
        </w:rPr>
        <w:t xml:space="preserve">כי </w:t>
      </w:r>
      <w:r w:rsidRPr="006F178A">
        <w:rPr>
          <w:rFonts w:ascii="Fb Fontext" w:hAnsi="Fb Fontext"/>
          <w:rtl/>
        </w:rPr>
        <w:t xml:space="preserve">לא</w:t>
      </w:r>
      <w:r w:rsidRPr="006F178A">
        <w:rPr>
          <w:rFonts w:ascii="Fb Fontext" w:hAnsi="Fb Fontext"/>
          <w:rtl/>
        </w:rPr>
        <w:t xml:space="preserve"> </w:t>
      </w:r>
      <w:ins w:id="90011" w:author="Claude - סמנטי" w:date="2026-10-11T12:19:31Z">
        <w:r>
          <w:rPr>
            <w:rFonts w:ascii="Fb Fontext" w:hAnsi="Fb Fontext"/>
            <w:rtl/>
          </w:rPr>
          <w:t xml:space="preserve">אנו עושים</w:t>
        </w:r>
      </w:ins>
      <w:del w:id="90012" w:author="Claude - סמנטי" w:date="2026-10-11T12:19:31Z">
        <w:r w:rsidRPr="006F178A">
          <w:rPr>
            <w:rFonts w:ascii="Fb Fontext" w:hAnsi="Fb Fontext"/>
            <w:rtl/>
          </w:rPr>
          <w:delText xml:space="preserve">עבדינן</w:delText>
        </w:r>
      </w:del>
      <w:r w:rsidRPr="006F178A">
        <w:rPr>
          <w:rFonts w:ascii="Fb Fontext" w:hAnsi="Fb Fontext"/>
          <w:rtl/>
        </w:rPr>
        <w:t xml:space="preserve"> כחומרי דבי </w:t>
      </w:r>
      <w:ins w:id="91942" w:author="מנוע מכני" w:date="2026-10-11T12:04:40Z">
        <w:r>
          <w:rPr>
            <w:rFonts w:ascii="Fb Fontext" w:hAnsi="Fb Fontext"/>
            <w:rtl/>
          </w:rPr>
          <w:t xml:space="preserve">שני</w:t>
        </w:r>
      </w:ins>
      <w:del w:id="91943" w:author="מנוע מכני" w:date="2026-10-11T12:04:40Z">
        <w:r w:rsidRPr="006F178A">
          <w:rPr>
            <w:rFonts w:ascii="Fb Fontext" w:hAnsi="Fb Fontext"/>
            <w:rtl/>
          </w:rPr>
          <w:delText xml:space="preserve">תרי</w:delText>
        </w:r>
      </w:del>
      <w:r w:rsidRPr="006F178A">
        <w:rPr>
          <w:rFonts w:ascii="Fb Fontext" w:hAnsi="Fb Fontext"/>
          <w:rtl/>
        </w:rPr>
        <w:t xml:space="preserve"> - </w:t>
      </w:r>
      <w:ins w:id="90574" w:author="מנוע מכני" w:date="2026-10-11T12:04:40Z">
        <w:r>
          <w:rPr>
            <w:rFonts w:ascii="Fb Fontext" w:hAnsi="Fb Fontext"/>
            <w:rtl/>
          </w:rPr>
          <w:t xml:space="preserve">מקום</w:t>
        </w:r>
      </w:ins>
      <w:del w:id="90575" w:author="מנוע מכני" w:date="2026-10-11T12:04:40Z">
        <w:r w:rsidRPr="006F178A">
          <w:rPr>
            <w:rFonts w:ascii="Fb Fontext" w:hAnsi="Fb Fontext"/>
            <w:rtl/>
          </w:rPr>
          <w:delText xml:space="preserve">היכא</w:delText>
        </w:r>
      </w:del>
      <w:r w:rsidRPr="006F178A">
        <w:rPr>
          <w:rFonts w:ascii="Fb Fontext" w:hAnsi="Fb Fontext"/>
          <w:rtl/>
        </w:rPr>
        <w:t xml:space="preserve"> שסתרי אהדדי.</w:t>
      </w:r>
    </w:p>
    <w:p w:rsidR="005851B8" w:rsidRPr="006F178A" w:rsidRDefault="005851B8" w:rsidP="005851B8">
      <w:pPr>
        <w:rPr>
          <w:rtl/>
        </w:rPr>
      </w:pPr>
      <w:r w:rsidRPr="006F178A">
        <w:rPr>
          <w:rtl/>
        </w:rPr>
        <w:t>כגון שדרה וגולגולת שחסרו דאינם מטמאים באוהל ומאידך נקראים טריפה.</w:t>
      </w:r>
    </w:p>
    <w:p>
      <w:pPr>
        <w:pStyle w:val="38"/>
        <w:rPr>
          <w:ins w:id="94803" w:author="מנוע מכני" w:date="2026-10-11T12:04:40Z"/>
        </w:rPr>
      </w:pPr>
      <w:r w:rsidRPr="006F178A">
        <w:t xml:space="preserve">דתנן</w:t>
      </w:r>
      <w:r w:rsidRPr="006F178A">
        <w:t xml:space="preserve">:</w:t>
      </w:r>
    </w:p>
    <w:p w:rsidR="005851B8" w:rsidRPr="009757B9" w:rsidRDefault="005851B8" w:rsidP="005851B8">
      <w:pPr>
        <w:rPr>
          <w:rFonts w:cs="Guttman Vilna"/>
          <w:b/>
          <w:bCs/>
          <w:rtl/>
        </w:rPr>
      </w:pPr>
      <w:del w:id="94804" w:author="מנוע מכני" w:date="2026-10-11T12:04:40Z">
        <w:r w:rsidRPr="006F178A">
          <w:rPr>
            <w:rtl/>
          </w:rPr>
          <w:delText xml:space="preserve"> </w:delText>
        </w:r>
      </w:del>
      <w:r w:rsidRPr="006F178A">
        <w:rPr>
          <w:rtl/>
        </w:rPr>
        <w:t xml:space="preserve">השדרה והגולגולת שחסרו.</w:t>
      </w:r>
    </w:p>
    <w:p w:rsidR="005851B8" w:rsidRPr="009757B9" w:rsidRDefault="005851B8" w:rsidP="005851B8">
      <w:pPr>
        <w:rPr>
          <w:rFonts w:cs="Guttman Vilna"/>
          <w:b/>
          <w:bCs/>
          <w:rtl/>
        </w:rPr>
      </w:pPr>
      <w:r w:rsidRPr="006F178A">
        <w:rPr>
          <w:rtl/>
        </w:rPr>
        <w:t>•</w:t>
      </w:r>
      <w:r w:rsidRPr="006F178A">
        <w:rPr>
          <w:rFonts w:hint="cs"/>
          <w:rtl/>
        </w:rPr>
        <w:t xml:space="preserve"> </w:t>
      </w:r>
      <w:r w:rsidRPr="006F178A">
        <w:rPr>
          <w:rtl/>
        </w:rPr>
        <w:t xml:space="preserve">וכמה חסרון </w:t>
      </w:r>
      <w:r w:rsidRPr="006F178A">
        <w:rPr>
          <w:rStyle w:val="afffe"/>
          <w:rFonts w:ascii="Fb Fontext" w:hAnsi="Fb Fontext"/>
          <w:rtl/>
        </w:rPr>
        <w:t>בשדרה</w:t>
      </w:r>
      <w:r w:rsidRPr="006F178A">
        <w:rPr>
          <w:rtl/>
        </w:rPr>
        <w:t xml:space="preserve">. </w:t>
      </w:r>
      <w:r w:rsidRPr="006F178A">
        <w:rPr>
          <w:rtl/>
        </w:rPr>
        <w:t xml:space="preserve">ב"ש</w:t>
      </w:r>
      <w:r w:rsidRPr="006F178A">
        <w:rPr>
          <w:rtl/>
        </w:rPr>
        <w:t xml:space="preserve"> שתי חוליות, </w:t>
      </w:r>
      <w:r w:rsidRPr="006F178A">
        <w:rPr>
          <w:rtl/>
        </w:rPr>
        <w:t xml:space="preserve">וב"ה</w:t>
      </w:r>
      <w:r w:rsidRPr="006F178A">
        <w:rPr>
          <w:rtl/>
        </w:rPr>
        <w:t xml:space="preserve"> חוליא אחת.</w:t>
      </w:r>
    </w:p>
    <w:p w:rsidR="005851B8" w:rsidRPr="009757B9" w:rsidRDefault="005851B8" w:rsidP="005851B8">
      <w:pPr>
        <w:rPr>
          <w:rFonts w:cs="Guttman Vilna"/>
          <w:b/>
          <w:bCs/>
          <w:rtl/>
        </w:rPr>
      </w:pPr>
      <w:r w:rsidRPr="006F178A">
        <w:rPr>
          <w:rStyle w:val="afffe"/>
          <w:rFonts w:ascii="Fb Fontext" w:hAnsi="Fb Fontext"/>
          <w:rtl/>
        </w:rPr>
        <w:t>ובגולגולת</w:t>
      </w:r>
      <w:r w:rsidRPr="006F178A">
        <w:rPr>
          <w:rtl/>
        </w:rPr>
        <w:t xml:space="preserve">, </w:t>
      </w:r>
      <w:r w:rsidRPr="006F178A">
        <w:rPr>
          <w:rtl/>
        </w:rPr>
        <w:t xml:space="preserve">ב"ש</w:t>
      </w:r>
      <w:r w:rsidRPr="006F178A">
        <w:rPr>
          <w:rtl/>
        </w:rPr>
        <w:t xml:space="preserve"> כמלא מקדח, </w:t>
      </w:r>
      <w:r w:rsidRPr="006F178A">
        <w:rPr>
          <w:rtl/>
        </w:rPr>
        <w:t xml:space="preserve">וב"ה</w:t>
      </w:r>
      <w:r w:rsidRPr="006F178A">
        <w:rPr>
          <w:rtl/>
        </w:rPr>
        <w:t xml:space="preserve"> כדי שינטל מן החי וימות.</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ואריא"ש</w:t>
      </w:r>
      <w:r w:rsidRPr="006F178A">
        <w:rPr>
          <w:rtl/>
        </w:rPr>
        <w:t xml:space="preserve"> וכן לענין טריפה.</w:t>
      </w:r>
    </w:p>
    <w:p w:rsidR="005851B8" w:rsidRPr="006F178A" w:rsidRDefault="005851B8" w:rsidP="005851B8">
      <w:pPr>
        <w:rPr>
          <w:rtl/>
        </w:rPr>
      </w:pPr>
      <w:r w:rsidRPr="006F178A">
        <w:rPr>
          <w:rtl/>
        </w:rPr>
        <w:t xml:space="preserve">אבל </w:t>
      </w:r>
      <w:ins w:id="90576" w:author="מנוע מכני" w:date="2026-10-11T12:04:40Z">
        <w:r>
          <w:rPr>
            <w:rtl/>
          </w:rPr>
          <w:t xml:space="preserve">מקום</w:t>
        </w:r>
      </w:ins>
      <w:del w:id="90577" w:author="מנוע מכני" w:date="2026-10-11T12:04:40Z">
        <w:r w:rsidRPr="006F178A">
          <w:rPr>
            <w:rtl/>
          </w:rPr>
          <w:delText xml:space="preserve">היכא</w:delText>
        </w:r>
      </w:del>
      <w:r w:rsidRPr="006F178A">
        <w:rPr>
          <w:rtl/>
        </w:rPr>
        <w:t xml:space="preserve"> שלא סתרי אהדדי - </w:t>
      </w:r>
      <w:ins w:id="90013" w:author="Claude - סמנטי" w:date="2026-10-11T12:19:31Z">
        <w:r>
          <w:rPr>
            <w:rtl/>
          </w:rPr>
          <w:t xml:space="preserve">אנו עושים</w:t>
        </w:r>
      </w:ins>
      <w:del w:id="90014" w:author="Claude - סמנטי" w:date="2026-10-11T12:19:31Z">
        <w:r w:rsidRPr="006F178A">
          <w:rPr>
            <w:rtl/>
          </w:rPr>
          <w:delText xml:space="preserve">עבדינן</w:delText>
        </w:r>
      </w:del>
      <w:r w:rsidRPr="006F178A">
        <w:rPr>
          <w:rtl/>
        </w:rPr>
        <w:t xml:space="preserve">.</w:t>
      </w:r>
    </w:p>
    <w:p>
      <w:pPr>
        <w:pStyle w:val="38"/>
        <w:rPr>
          <w:ins w:id="94805" w:author="מנוע מכני" w:date="2026-10-11T12:04:40Z"/>
        </w:rPr>
      </w:pPr>
      <w:r w:rsidRPr="006F178A">
        <w:t xml:space="preserve">והך</w:t>
      </w:r>
    </w:p>
    <w:p w:rsidR="005851B8" w:rsidRPr="006F178A" w:rsidRDefault="005851B8" w:rsidP="005851B8">
      <w:pPr>
        <w:rPr>
          <w:rtl/>
        </w:rPr>
      </w:pPr>
      <w:del w:id="94806" w:author="מנוע מכני" w:date="2026-10-11T12:04:40Z">
        <w:r w:rsidRPr="006F178A">
          <w:rPr>
            <w:rtl/>
          </w:rPr>
          <w:delText xml:space="preserve"> </w:delText>
        </w:r>
      </w:del>
      <w:r w:rsidRPr="006F178A">
        <w:rPr>
          <w:rStyle w:val="2fb"/>
          <w:rtl/>
        </w:rPr>
        <w:t xml:space="preserve">דר"ע</w:t>
      </w:r>
      <w:r w:rsidRPr="006F178A">
        <w:rPr>
          <w:rtl/>
        </w:rPr>
        <w:t xml:space="preserve"> שליקט אתרוג באחד בשבט, ונהג בו שני עישורין, אחד כדברי </w:t>
      </w:r>
      <w:r w:rsidRPr="006F178A">
        <w:rPr>
          <w:rtl/>
        </w:rPr>
        <w:t xml:space="preserve">ב"ש</w:t>
      </w:r>
      <w:r w:rsidRPr="006F178A">
        <w:rPr>
          <w:rtl/>
        </w:rPr>
        <w:t xml:space="preserve"> ואחד כדברי </w:t>
      </w:r>
      <w:r w:rsidRPr="006F178A">
        <w:rPr>
          <w:rtl/>
        </w:rPr>
        <w:t xml:space="preserve">ב"ה</w:t>
      </w:r>
      <w:r w:rsidRPr="006F178A">
        <w:rPr>
          <w:rtl/>
        </w:rPr>
        <w:t xml:space="preserve"> דגמריה איסתפיק </w:t>
      </w:r>
      <w:ins w:id="91944" w:author="מנוע מכני" w:date="2026-10-11T12:04:40Z">
        <w:r>
          <w:rPr>
            <w:rtl/>
          </w:rPr>
          <w:t xml:space="preserve">לו</w:t>
        </w:r>
      </w:ins>
      <w:del w:id="91945" w:author="מנוע מכני" w:date="2026-10-11T12:04:40Z">
        <w:r w:rsidRPr="006F178A">
          <w:rPr>
            <w:rtl/>
          </w:rPr>
          <w:delText xml:space="preserve">ליה</w:delText>
        </w:r>
      </w:del>
      <w:r w:rsidRPr="006F178A">
        <w:rPr>
          <w:rtl/>
        </w:rPr>
        <w:t xml:space="preserve">, ולא ידע </w:t>
      </w:r>
      <w:ins w:id="93502" w:author="מנוע מכני" w:date="2026-10-11T12:04:40Z">
        <w:r>
          <w:rPr>
            <w:rtl/>
          </w:rPr>
          <w:t xml:space="preserve">אם </w:t>
        </w:r>
      </w:ins>
      <w:del w:id="93503" w:author="מנוע מכני" w:date="2026-10-11T12:04:40Z">
        <w:r w:rsidRPr="006F178A">
          <w:rPr>
            <w:rtl/>
          </w:rPr>
          <w:delText xml:space="preserve">אי </w:delText>
        </w:r>
      </w:del>
      <w:r w:rsidRPr="006F178A">
        <w:rPr>
          <w:rtl/>
        </w:rPr>
        <w:t xml:space="preserve">ב"ה</w:t>
      </w:r>
      <w:r w:rsidRPr="006F178A">
        <w:rPr>
          <w:rtl/>
        </w:rPr>
        <w:t xml:space="preserve"> בחד בשבט אמור, </w:t>
      </w:r>
      <w:ins w:id="93504" w:author="מנוע מכני" w:date="2026-10-11T12:04:40Z">
        <w:r>
          <w:rPr>
            <w:rtl/>
          </w:rPr>
          <w:t xml:space="preserve">אם </w:t>
        </w:r>
      </w:ins>
      <w:del w:id="93505" w:author="מנוע מכני" w:date="2026-10-11T12:04:40Z">
        <w:r w:rsidRPr="006F178A">
          <w:rPr>
            <w:rtl/>
          </w:rPr>
          <w:delText xml:space="preserve">אי </w:delText>
        </w:r>
      </w:del>
      <w:r w:rsidRPr="006F178A">
        <w:rPr>
          <w:rtl/>
        </w:rPr>
        <w:t xml:space="preserve">בחמיסר בשבט אמור, ועבד </w:t>
      </w:r>
      <w:ins w:id="90578" w:author="מנוע מכני" w:date="2026-10-11T12:04:40Z">
        <w:r>
          <w:rPr>
            <w:rtl/>
          </w:rPr>
          <w:t xml:space="preserve">כאן</w:t>
        </w:r>
      </w:ins>
      <w:del w:id="90579" w:author="מנוע מכני" w:date="2026-10-11T12:04:40Z">
        <w:r w:rsidRPr="006F178A">
          <w:rPr>
            <w:rtl/>
          </w:rPr>
          <w:delText xml:space="preserve">הכא</w:delText>
        </w:r>
      </w:del>
      <w:r w:rsidRPr="006F178A">
        <w:rPr>
          <w:rtl/>
        </w:rPr>
        <w:t xml:space="preserve"> לחומרא </w:t>
      </w:r>
      <w:ins w:id="90580" w:author="מנוע מכני" w:date="2026-10-11T12:04:40Z">
        <w:r>
          <w:rPr>
            <w:rtl/>
          </w:rPr>
          <w:t xml:space="preserve">וכאן</w:t>
        </w:r>
      </w:ins>
      <w:del w:id="90581" w:author="מנוע מכני" w:date="2026-10-11T12:04:40Z">
        <w:r w:rsidRPr="006F178A">
          <w:rPr>
            <w:rtl/>
          </w:rPr>
          <w:delText xml:space="preserve">והכא</w:delText>
        </w:r>
      </w:del>
      <w:r w:rsidRPr="006F178A">
        <w:rPr>
          <w:rtl/>
        </w:rPr>
        <w:t xml:space="preserve"> לחומרא.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ז.</w:t>
      </w:r>
    </w:p>
    <w:p>
      <w:pPr>
        <w:pStyle w:val="afffff8"/>
        <w:rPr>
          <w:ins w:id="90687" w:author="קלוד" w:date="2026-10-11T12:24:08Z"/>
        </w:rPr>
      </w:pPr>
      <w:ins w:id="90688" w:author="קלוד" w:date="2026-10-11T12:24:08Z">
        <w:r>
          <w:rPr>
            <w:color w:val="7B3F00"/>
          </w:rPr>
          <w:t xml:space="preserve">מבוי המופלש - דווקא בסרטיא ופלטיא נחלקו</w:t>
        </w:r>
      </w:ins>
    </w:p>
    <w:p>
      <w:pPr>
        <w:pStyle w:val="38"/>
        <w:rPr>
          <w:ins w:id="94807" w:author="מנוע מכני" w:date="2026-10-11T12:04:40Z"/>
        </w:rPr>
      </w:pPr>
      <w:r w:rsidRPr="006F178A">
        <w:t>ר"ה אריא"ר</w:t>
      </w:r>
      <w:r>
        <w:t>:</w:t>
      </w:r>
    </w:p>
    <w:p w:rsidR="005851B8" w:rsidRDefault="005851B8" w:rsidP="005851B8">
      <w:pPr>
        <w:rPr>
          <w:rFonts w:ascii="Fb Fontext" w:hAnsi="Fb Fontext"/>
          <w:rtl/>
        </w:rPr>
      </w:pPr>
      <w:del w:id="94808" w:author="מנוע מכני" w:date="2026-10-11T12:04:40Z">
        <w:r w:rsidRPr="006F178A">
          <w:rPr>
            <w:rFonts w:ascii="Fb Fontext" w:hAnsi="Fb Fontext"/>
            <w:rtl/>
          </w:rPr>
          <w:delText xml:space="preserve"> </w:delText>
        </w:r>
      </w:del>
      <w:r w:rsidRPr="006F178A">
        <w:rPr>
          <w:rFonts w:ascii="Fb Fontext" w:hAnsi="Fb Fontext"/>
          <w:rtl/>
        </w:rPr>
        <w:t xml:space="preserve">מחלוקת בסרטיא מכאן וסרטיא מכאן ופלטיא מכאן ופלטיא מכאן. [</w:t>
      </w:r>
      <w:ins w:id="93506" w:author="מנוע מכני" w:date="2026-10-11T12:04:40Z">
        <w:r>
          <w:rPr>
            <w:rFonts w:ascii="Fb Fontext" w:hAnsi="Fb Fontext"/>
            <w:rtl/>
          </w:rPr>
          <w:t xml:space="preserve">אם </w:t>
        </w:r>
      </w:ins>
      <w:del w:id="93507" w:author="מנוע מכני" w:date="2026-10-11T12:04:40Z">
        <w:r w:rsidRPr="006F178A">
          <w:rPr>
            <w:rFonts w:ascii="Fb Fontext" w:hAnsi="Fb Fontext"/>
            <w:rtl/>
          </w:rPr>
          <w:delText xml:space="preserve">אי </w:delText>
        </w:r>
      </w:del>
      <w:r w:rsidRPr="006F178A">
        <w:rPr>
          <w:rFonts w:ascii="Fb Fontext" w:hAnsi="Fb Fontext"/>
          <w:rtl/>
        </w:rPr>
        <w:t xml:space="preserve">דלת או צוה"פ מכאן]</w:t>
      </w:r>
    </w:p>
    <w:p w:rsidR="005851B8" w:rsidRPr="006F178A" w:rsidRDefault="005851B8" w:rsidP="005851B8">
      <w:pPr>
        <w:rPr>
          <w:rtl/>
        </w:rPr>
      </w:pPr>
      <w:r w:rsidRPr="006F178A">
        <w:rPr>
          <w:rtl/>
        </w:rPr>
        <w:t>אבל סרטיא מכאן ובקעה מכאן, נעשה כבקעה מכאן ומכאן ועושה צורת הפתח מכאן, ולחי וקורה מכאן.</w:t>
      </w:r>
    </w:p>
    <w:p w:rsidR="005851B8" w:rsidRPr="006F178A" w:rsidRDefault="005851B8" w:rsidP="005851B8">
      <w:pPr>
        <w:rPr>
          <w:rtl/>
        </w:rPr>
      </w:pPr>
      <w:r w:rsidRPr="006F178A">
        <w:rPr>
          <w:rtl/>
        </w:rPr>
        <w:t xml:space="preserve">ומסיים בה </w:t>
      </w:r>
      <w:ins w:id="91946" w:author="מנוע מכני" w:date="2026-10-11T12:04:40Z">
        <w:r>
          <w:rPr>
            <w:rStyle w:val="afffe"/>
            <w:rFonts w:ascii="Fb Fontext" w:hAnsi="Fb Fontext"/>
            <w:rtl/>
          </w:rPr>
          <w:t xml:space="preserve">משמו</w:t>
        </w:r>
      </w:ins>
      <w:del w:id="91947" w:author="מנוע מכני" w:date="2026-10-11T12:04:40Z">
        <w:r w:rsidRPr="006F178A">
          <w:rPr>
            <w:rStyle w:val="afffe"/>
            <w:rFonts w:ascii="Fb Fontext" w:hAnsi="Fb Fontext"/>
            <w:rtl/>
          </w:rPr>
          <w:delText xml:space="preserve">משמיה</w:delText>
        </w:r>
      </w:del>
      <w:r w:rsidRPr="006F178A">
        <w:rPr>
          <w:rStyle w:val="afffe"/>
          <w:rFonts w:ascii="Fb Fontext" w:hAnsi="Fb Fontext"/>
          <w:rtl/>
        </w:rPr>
        <w:t xml:space="preserve"> </w:t>
      </w:r>
      <w:r w:rsidRPr="006F178A">
        <w:rPr>
          <w:rStyle w:val="2fb"/>
          <w:rFonts w:ascii="Fb Fontext" w:hAnsi="Fb Fontext"/>
          <w:rtl/>
        </w:rPr>
        <w:t xml:space="preserve">דר"י</w:t>
      </w:r>
      <w:r w:rsidRPr="006F178A">
        <w:rPr>
          <w:rtl/>
        </w:rPr>
        <w:t xml:space="preserve"> אם היה מבוי כלה לרחבה - אינו צריך כלום.</w:t>
      </w:r>
    </w:p>
    <w:p>
      <w:pPr>
        <w:pStyle w:val="afffff8"/>
        <w:rPr>
          <w:ins w:id="90685" w:author="קלוד" w:date="2026-10-11T12:24:08Z"/>
        </w:rPr>
      </w:pPr>
      <w:ins w:id="90686" w:author="קלוד" w:date="2026-10-11T12:24:08Z">
        <w:r>
          <w:rPr>
            <w:color w:val="7B3F00"/>
          </w:rPr>
          <w:t xml:space="preserve">מבוי שכלה לרחבה - דברי רב או שמואל</w:t>
        </w:r>
      </w:ins>
    </w:p>
    <w:p w:rsidR="005851B8" w:rsidRPr="006F178A" w:rsidRDefault="005851B8" w:rsidP="005851B8">
      <w:pPr>
        <w:rPr>
          <w:rtl/>
        </w:rPr>
      </w:pPr>
      <w:r w:rsidRPr="006F178A">
        <w:rPr>
          <w:rStyle w:val="2fb"/>
          <w:rFonts w:ascii="Fb Fontext" w:hAnsi="Fb Fontext"/>
          <w:rtl/>
        </w:rPr>
        <w:t>לאביי</w:t>
      </w:r>
      <w:r w:rsidRPr="006F178A">
        <w:rPr>
          <w:rtl/>
        </w:rPr>
        <w:t xml:space="preserve"> הך דמבוי שכלה לרחבה </w:t>
      </w:r>
      <w:r w:rsidRPr="006F178A">
        <w:rPr>
          <w:rFonts w:hint="cs"/>
          <w:rtl/>
        </w:rPr>
        <w:t xml:space="preserve">- </w:t>
      </w:r>
      <w:r w:rsidRPr="006F178A">
        <w:rPr>
          <w:rtl/>
        </w:rPr>
        <w:t xml:space="preserve">הוא </w:t>
      </w:r>
      <w:r w:rsidRPr="006F178A">
        <w:rPr>
          <w:rStyle w:val="2fb"/>
          <w:rtl/>
        </w:rPr>
        <w:t xml:space="preserve">ר"י</w:t>
      </w:r>
      <w:r w:rsidRPr="006F178A">
        <w:rPr>
          <w:rtl/>
        </w:rPr>
        <w:t xml:space="preserve"> </w:t>
      </w:r>
      <w:ins w:id="91948" w:author="מנוע מכני" w:date="2026-10-11T12:04:40Z">
        <w:r>
          <w:rPr>
            <w:rtl/>
          </w:rPr>
          <w:t xml:space="preserve">משמו</w:t>
        </w:r>
      </w:ins>
      <w:del w:id="91949" w:author="מנוע מכני" w:date="2026-10-11T12:04:40Z">
        <w:r w:rsidRPr="006F178A">
          <w:rPr>
            <w:rtl/>
          </w:rPr>
          <w:delText xml:space="preserve">משמיה</w:delText>
        </w:r>
      </w:del>
      <w:r w:rsidRPr="006F178A">
        <w:rPr>
          <w:rtl/>
        </w:rPr>
        <w:t xml:space="preserve"> </w:t>
      </w:r>
      <w:r w:rsidRPr="006F178A">
        <w:rPr>
          <w:rStyle w:val="2fb"/>
          <w:rtl/>
        </w:rPr>
        <w:t xml:space="preserve">שמואל</w:t>
      </w:r>
      <w:r w:rsidRPr="006F178A">
        <w:rPr>
          <w:rtl/>
        </w:rPr>
        <w:t xml:space="preserve"> ולא </w:t>
      </w:r>
      <w:r w:rsidRPr="006F178A">
        <w:rPr>
          <w:rStyle w:val="2fb"/>
          <w:rtl/>
        </w:rPr>
        <w:t xml:space="preserve">דרב</w:t>
      </w:r>
      <w:r w:rsidRPr="006F178A">
        <w:rPr>
          <w:rtl/>
        </w:rPr>
        <w:t xml:space="preserve">.</w:t>
      </w:r>
    </w:p>
    <w:p w:rsidR="005851B8" w:rsidRPr="009757B9" w:rsidRDefault="005851B8" w:rsidP="005851B8">
      <w:pPr>
        <w:rPr>
          <w:rFonts w:cs="Guttman Vilna"/>
          <w:b/>
          <w:bCs/>
          <w:rtl/>
        </w:rPr>
      </w:pPr>
      <w:ins w:id="90582" w:author="מנוע מכני" w:date="2026-10-11T12:04:40Z">
        <w:r>
          <w:rPr>
            <w:rtl/>
          </w:rPr>
          <w:t xml:space="preserve">שהרי</w:t>
        </w:r>
      </w:ins>
      <w:del w:id="90583" w:author="מנוע מכני" w:date="2026-10-11T12:04:40Z">
        <w:r w:rsidRPr="006F178A">
          <w:rPr>
            <w:rtl/>
          </w:rPr>
          <w:delText xml:space="preserve">דהא</w:delText>
        </w:r>
      </w:del>
      <w:r w:rsidRPr="006F178A">
        <w:rPr>
          <w:rtl/>
        </w:rPr>
        <w:t xml:space="preserve"> </w:t>
      </w:r>
      <w:r w:rsidRPr="006F178A">
        <w:rPr>
          <w:rStyle w:val="2fb"/>
          <w:rtl/>
        </w:rPr>
        <w:t xml:space="preserve">ריא"ר</w:t>
      </w:r>
      <w:r w:rsidRPr="006F178A">
        <w:rPr>
          <w:rtl/>
        </w:rPr>
        <w:t xml:space="preserve"> </w:t>
      </w:r>
      <w:r w:rsidRPr="006F178A">
        <w:rPr>
          <w:rStyle w:val="2fb"/>
          <w:rtl/>
        </w:rPr>
        <w:t xml:space="preserve">מרב</w:t>
      </w:r>
      <w:r w:rsidRPr="006F178A">
        <w:rPr>
          <w:rtl/>
        </w:rPr>
        <w:t xml:space="preserve"> מבוי שנפרץ במלואו לחצר, ונפרצה חצר כנגדו חצר מותרת ומבוי אסור.</w:t>
      </w:r>
    </w:p>
    <w:p w:rsidR="005851B8" w:rsidRDefault="005851B8" w:rsidP="005851B8">
      <w:pPr>
        <w:rPr>
          <w:rtl/>
        </w:rPr>
      </w:pPr>
      <w:r w:rsidRPr="006F178A">
        <w:rPr>
          <w:rtl/>
        </w:rPr>
        <w:t>[ולא הוי כמבוי שכלה לרחבה דא"צ כלום]</w:t>
      </w:r>
    </w:p>
    <w:p w:rsidR="005851B8" w:rsidRDefault="005851B8" w:rsidP="005851B8">
      <w:pPr>
        <w:rPr>
          <w:rtl/>
        </w:rPr>
      </w:pPr>
      <w:r w:rsidRPr="006F178A">
        <w:rPr>
          <w:rStyle w:val="afffe"/>
          <w:rFonts w:ascii="Fb Fontext" w:hAnsi="Fb Fontext"/>
          <w:rtl/>
        </w:rPr>
        <w:t>ומאידך</w:t>
      </w:r>
      <w:r w:rsidRPr="006F178A">
        <w:rPr>
          <w:rtl/>
        </w:rPr>
        <w:t xml:space="preserve"> מעשה בכפר רועים במבוי שכלה לרחבה </w:t>
      </w:r>
      <w:r w:rsidRPr="006F178A">
        <w:rPr>
          <w:rStyle w:val="2fb"/>
          <w:rtl/>
        </w:rPr>
        <w:t xml:space="preserve">ור"י</w:t>
      </w:r>
      <w:r w:rsidRPr="006F178A">
        <w:rPr>
          <w:rtl/>
        </w:rPr>
        <w:t xml:space="preserve"> </w:t>
      </w:r>
      <w:r w:rsidRPr="006F178A">
        <w:rPr>
          <w:rtl/>
        </w:rPr>
        <w:t xml:space="preserve">לא</w:t>
      </w:r>
      <w:r w:rsidRPr="006F178A">
        <w:rPr>
          <w:rtl/>
        </w:rPr>
        <w:t xml:space="preserve"> הצריך </w:t>
      </w:r>
      <w:ins w:id="91950" w:author="מנוע מכני" w:date="2026-10-11T12:04:40Z">
        <w:r>
          <w:rPr>
            <w:rtl/>
          </w:rPr>
          <w:t xml:space="preserve">כלום</w:t>
        </w:r>
      </w:ins>
      <w:del w:id="91951" w:author="מנוע מכני" w:date="2026-10-11T12:04:40Z">
        <w:r w:rsidRPr="006F178A">
          <w:rPr>
            <w:rtl/>
          </w:rPr>
          <w:delText xml:space="preserve">מידי</w:delText>
        </w:r>
      </w:del>
      <w:r w:rsidRPr="006F178A">
        <w:rPr>
          <w:rtl/>
        </w:rPr>
        <w:t xml:space="preserve">,</w:t>
      </w:r>
    </w:p>
    <w:p w:rsidR="005851B8" w:rsidRPr="006F178A" w:rsidRDefault="005851B8" w:rsidP="005851B8">
      <w:pPr>
        <w:pStyle w:val="affffb"/>
        <w:rPr>
          <w:rtl/>
        </w:rPr>
      </w:pPr>
      <w:r>
        <w:rPr>
          <w:rtl/>
        </w:rPr>
        <w:t xml:space="preserve">- </w:t>
      </w:r>
      <w:r w:rsidRPr="006F178A">
        <w:rPr>
          <w:rtl/>
        </w:rPr>
        <w:t xml:space="preserve">ובהכרח </w:t>
      </w:r>
      <w:ins w:id="90584" w:author="מנוע מכני" w:date="2026-10-11T12:04:40Z">
        <w:r>
          <w:rPr>
            <w:rtl/>
          </w:rPr>
          <w:t xml:space="preserve">שהרי</w:t>
        </w:r>
      </w:ins>
      <w:del w:id="90585" w:author="מנוע מכני" w:date="2026-10-11T12:04:40Z">
        <w:r w:rsidRPr="006F178A">
          <w:rPr>
            <w:rtl/>
          </w:rPr>
          <w:delText xml:space="preserve">דהא</w:delText>
        </w:r>
      </w:del>
      <w:r w:rsidRPr="006F178A">
        <w:rPr>
          <w:rtl/>
        </w:rPr>
        <w:t xml:space="preserve"> דכלה לרחבה </w:t>
      </w:r>
      <w:r w:rsidRPr="006F178A">
        <w:rPr>
          <w:rStyle w:val="2fb"/>
          <w:rtl/>
        </w:rPr>
        <w:t xml:space="preserve">שמואל</w:t>
      </w:r>
      <w:r w:rsidRPr="006F178A">
        <w:rPr>
          <w:rtl/>
        </w:rPr>
        <w:t xml:space="preserve"> הוא.</w:t>
      </w:r>
    </w:p>
    <w:p w:rsidR="005851B8" w:rsidRPr="006F178A" w:rsidRDefault="005851B8" w:rsidP="005851B8">
      <w:pPr>
        <w:rPr>
          <w:rtl/>
        </w:rPr>
      </w:pPr>
      <w:r w:rsidRPr="006F178A">
        <w:rPr>
          <w:rStyle w:val="2fb"/>
          <w:rFonts w:ascii="Fb Fontext" w:hAnsi="Fb Fontext"/>
          <w:rtl/>
        </w:rPr>
        <w:t>ולרב ששת</w:t>
      </w:r>
      <w:r w:rsidRPr="006F178A">
        <w:rPr>
          <w:rFonts w:ascii="Fb Fontext" w:hAnsi="Fb Fontext"/>
          <w:rtl/>
        </w:rPr>
        <w:t xml:space="preserve"> אפשר עדיין </w:t>
      </w:r>
      <w:r w:rsidRPr="006F178A">
        <w:rPr>
          <w:rStyle w:val="2fb"/>
          <w:rFonts w:ascii="Fb Fontext" w:hAnsi="Fb Fontext"/>
          <w:rtl/>
        </w:rPr>
        <w:t xml:space="preserve">דרב</w:t>
      </w:r>
      <w:r w:rsidRPr="006F178A">
        <w:rPr>
          <w:rFonts w:ascii="Fb Fontext" w:hAnsi="Fb Fontext"/>
          <w:rtl/>
        </w:rPr>
        <w:t xml:space="preserve"> הוא לפי </w:t>
      </w:r>
      <w:ins w:id="91952" w:author="מנוע מכני" w:date="2026-10-11T12:04:40Z">
        <w:r>
          <w:rPr>
            <w:rFonts w:ascii="Fb Fontext" w:hAnsi="Fb Fontext"/>
            <w:rtl/>
          </w:rPr>
          <w:t xml:space="preserve">מה</w:t>
        </w:r>
      </w:ins>
      <w:del w:id="91953" w:author="מנוע מכני" w:date="2026-10-11T12:04:40Z">
        <w:r w:rsidRPr="006F178A">
          <w:rPr>
            <w:rFonts w:ascii="Fb Fontext" w:hAnsi="Fb Fontext"/>
            <w:rtl/>
          </w:rPr>
          <w:delText xml:space="preserve">מאי</w:delText>
        </w:r>
      </w:del>
      <w:r w:rsidRPr="006F178A">
        <w:rPr>
          <w:rFonts w:ascii="Fb Fontext" w:hAnsi="Fb Fontext"/>
          <w:rtl/>
        </w:rPr>
        <w:t xml:space="preserve"> שחילקנו בין עירבו ללא עירבו.</w:t>
      </w:r>
    </w:p>
    <w:p w:rsidR="005851B8" w:rsidRPr="009757B9" w:rsidRDefault="005851B8" w:rsidP="005851B8">
      <w:pPr>
        <w:rPr>
          <w:rFonts w:cs="Guttman Vilna"/>
          <w:b/>
          <w:bCs/>
          <w:rtl/>
        </w:rPr>
      </w:pPr>
      <w:r w:rsidRPr="006F178A">
        <w:rPr>
          <w:rtl/>
        </w:rPr>
        <w:t>וכאן - שעירבו בני חצר עם בני מבוי ומבוי וחצר אחד הם.</w:t>
      </w:r>
    </w:p>
    <w:p w:rsidR="005851B8" w:rsidRDefault="005851B8" w:rsidP="005851B8">
      <w:pPr>
        <w:rPr>
          <w:rtl/>
        </w:rPr>
      </w:pPr>
      <w:r w:rsidRPr="006F178A">
        <w:rPr>
          <w:rtl/>
        </w:rPr>
        <w:t xml:space="preserve">וכאן שלא עירבו </w:t>
      </w:r>
      <w:ins w:id="91954" w:author="מנוע מכני" w:date="2026-10-11T12:04:40Z">
        <w:r>
          <w:rPr>
            <w:rtl/>
          </w:rPr>
          <w:t xml:space="preserve">ולכך</w:t>
        </w:r>
      </w:ins>
      <w:del w:id="91955" w:author="מנוע מכני" w:date="2026-10-11T12:04:40Z">
        <w:r w:rsidRPr="006F178A">
          <w:rPr>
            <w:rtl/>
          </w:rPr>
          <w:delText xml:space="preserve">ולהכי</w:delText>
        </w:r>
      </w:del>
      <w:r w:rsidRPr="006F178A">
        <w:rPr>
          <w:rtl/>
        </w:rPr>
        <w:t xml:space="preserve"> אסר במבוי שהוא פתוח לגמרי לחצר</w:t>
      </w:r>
      <w:r w:rsidRPr="006F178A">
        <w:rPr>
          <w:rFonts w:hint="cs"/>
          <w:rtl/>
        </w:rPr>
        <w:t>,</w:t>
      </w:r>
    </w:p>
    <w:p w:rsidR="005851B8" w:rsidRPr="009757B9" w:rsidRDefault="005851B8" w:rsidP="005851B8">
      <w:pPr>
        <w:rPr>
          <w:rFonts w:cs="Guttman Vilna"/>
          <w:b/>
          <w:bCs/>
          <w:rtl/>
        </w:rPr>
      </w:pPr>
      <w:r w:rsidRPr="006F178A">
        <w:rPr>
          <w:rtl/>
        </w:rPr>
        <w:t xml:space="preserve">משא"כ</w:t>
      </w:r>
      <w:r w:rsidRPr="006F178A">
        <w:rPr>
          <w:rtl/>
        </w:rPr>
        <w:t xml:space="preserve"> בחצר התיר לטלטל שרק בחלקה פתוחה למבוי.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ח.</w:t>
      </w:r>
    </w:p>
    <w:p w:rsidR="005851B8" w:rsidRDefault="005851B8" w:rsidP="005851B8">
      <w:pPr>
        <w:rPr>
          <w:rFonts w:ascii="Fb Fontext" w:hAnsi="Fb Fontext"/>
          <w:rtl/>
        </w:rPr>
      </w:pPr>
      <w:r w:rsidRPr="006F178A">
        <w:rPr>
          <w:rStyle w:val="afffe"/>
          <w:rFonts w:ascii="Fb Fontext" w:hAnsi="Fb Fontext"/>
          <w:rtl/>
        </w:rPr>
        <w:t>ולהו"א</w:t>
      </w:r>
      <w:r w:rsidRPr="006F178A">
        <w:rPr>
          <w:rFonts w:ascii="Fb Fontext" w:hAnsi="Fb Fontext"/>
          <w:rtl/>
        </w:rPr>
        <w:t xml:space="preserve"> </w:t>
      </w:r>
      <w:ins w:id="93874" w:author="מנוע מכני" w:date="2026-10-11T12:04:40Z">
        <w:r>
          <w:rPr>
            <w:rFonts w:ascii="Fb Fontext" w:hAnsi="Fb Fontext"/>
            <w:rtl/>
          </w:rPr>
          <w:t xml:space="preserve">דסבר</w:t>
        </w:r>
      </w:ins>
      <w:del w:id="93875" w:author="מנוע מכני" w:date="2026-10-11T12:04:40Z">
        <w:r w:rsidRPr="006F178A">
          <w:rPr>
            <w:rFonts w:ascii="Fb Fontext" w:hAnsi="Fb Fontext"/>
            <w:rtl/>
          </w:rPr>
          <w:delText xml:space="preserve">דס"ל</w:delText>
        </w:r>
      </w:del>
      <w:r w:rsidRPr="006F178A">
        <w:rPr>
          <w:rFonts w:ascii="Fb Fontext" w:hAnsi="Fb Fontext"/>
          <w:rtl/>
        </w:rPr>
        <w:t xml:space="preserve"> </w:t>
      </w:r>
      <w:ins w:id="90586" w:author="מנוע מכני" w:date="2026-10-11T12:04:40Z">
        <w:r>
          <w:rPr>
            <w:rFonts w:ascii="Fb Fontext" w:hAnsi="Fb Fontext"/>
            <w:rtl/>
          </w:rPr>
          <w:t xml:space="preserve">דחלקו</w:t>
        </w:r>
      </w:ins>
      <w:del w:id="90587" w:author="מנוע מכני" w:date="2026-10-11T12:04:40Z">
        <w:r w:rsidRPr="006F178A">
          <w:rPr>
            <w:rFonts w:ascii="Fb Fontext" w:hAnsi="Fb Fontext"/>
            <w:rtl/>
          </w:rPr>
          <w:delText xml:space="preserve">דפליגי</w:delText>
        </w:r>
      </w:del>
      <w:r w:rsidRPr="006F178A">
        <w:rPr>
          <w:rFonts w:ascii="Fb Fontext" w:hAnsi="Fb Fontext"/>
          <w:rtl/>
        </w:rPr>
        <w:t xml:space="preserve"> גם בעירב וגם בשלא עירבו [לפי </w:t>
      </w:r>
      <w:r w:rsidRPr="006F178A">
        <w:rPr>
          <w:rStyle w:val="2fb"/>
          <w:rFonts w:ascii="Fb Fontext" w:hAnsi="Fb Fontext"/>
          <w:rtl/>
        </w:rPr>
        <w:t xml:space="preserve">אביי</w:t>
      </w:r>
      <w:r w:rsidRPr="006F178A">
        <w:rPr>
          <w:rFonts w:ascii="Fb Fontext" w:hAnsi="Fb Fontext"/>
          <w:rtl/>
        </w:rPr>
        <w:t xml:space="preserve"> </w:t>
      </w:r>
      <w:r w:rsidRPr="006F178A">
        <w:rPr>
          <w:rStyle w:val="2fb"/>
          <w:rFonts w:ascii="Fb Fontext" w:hAnsi="Fb Fontext"/>
          <w:rtl/>
        </w:rPr>
        <w:t xml:space="preserve">ורב יוסף</w:t>
      </w:r>
      <w:r w:rsidRPr="006F178A">
        <w:rPr>
          <w:rFonts w:ascii="Fb Fontext" w:hAnsi="Fb Fontext"/>
          <w:rtl/>
        </w:rPr>
        <w:t xml:space="preserve"> קודם </w:t>
      </w:r>
      <w:r w:rsidRPr="006F178A">
        <w:rPr>
          <w:rStyle w:val="2fb"/>
          <w:rFonts w:ascii="Fb Fontext" w:hAnsi="Fb Fontext"/>
          <w:rtl/>
        </w:rPr>
        <w:t xml:space="preserve">רב ששת</w:t>
      </w:r>
      <w:r w:rsidRPr="006F178A">
        <w:rPr>
          <w:rFonts w:ascii="Fb Fontext" w:hAnsi="Fb Fontext"/>
          <w:rtl/>
        </w:rPr>
        <w:t xml:space="preserve">]</w:t>
      </w:r>
    </w:p>
    <w:p w:rsidR="005851B8" w:rsidRPr="006F178A" w:rsidRDefault="005851B8" w:rsidP="005851B8">
      <w:pPr>
        <w:rPr>
          <w:rtl/>
        </w:rPr>
      </w:pPr>
      <w:r w:rsidRPr="006F178A">
        <w:rPr>
          <w:rStyle w:val="afffe"/>
          <w:rFonts w:ascii="Fb Fontext" w:hAnsi="Fb Fontext"/>
          <w:rtl/>
        </w:rPr>
        <w:t>בשלא עירבו</w:t>
      </w:r>
      <w:r w:rsidRPr="006F178A">
        <w:rPr>
          <w:rtl/>
        </w:rPr>
        <w:t xml:space="preserve"> </w:t>
      </w:r>
      <w:ins w:id="90588" w:author="מנוע מכני" w:date="2026-10-11T12:04:40Z">
        <w:r>
          <w:rPr>
            <w:rtl/>
          </w:rPr>
          <w:t xml:space="preserve">חלקו</w:t>
        </w:r>
      </w:ins>
      <w:del w:id="90589" w:author="מנוע מכני" w:date="2026-10-11T12:04:40Z">
        <w:r w:rsidRPr="006F178A">
          <w:rPr>
            <w:rtl/>
          </w:rPr>
          <w:delText xml:space="preserve">פליגי</w:delText>
        </w:r>
      </w:del>
      <w:r w:rsidRPr="006F178A">
        <w:rPr>
          <w:rtl/>
        </w:rPr>
        <w:t xml:space="preserve"> בנראה מבחוץ ושוה מבפנים. </w:t>
      </w:r>
      <w:r w:rsidRPr="006F178A">
        <w:rPr>
          <w:rStyle w:val="2fb"/>
          <w:rFonts w:ascii="Fb Fontext" w:hAnsi="Fb Fontext"/>
          <w:rtl/>
        </w:rPr>
        <w:t>דלרב</w:t>
      </w:r>
      <w:r w:rsidRPr="006F178A">
        <w:rPr>
          <w:rtl/>
        </w:rPr>
        <w:t xml:space="preserve"> הויא כמחיצה ושרי לטלטולי והפירצה כפתח.</w:t>
      </w:r>
    </w:p>
    <w:p w:rsidR="005851B8" w:rsidRPr="009757B9" w:rsidRDefault="005851B8" w:rsidP="005851B8">
      <w:pPr>
        <w:rPr>
          <w:rFonts w:cs="Guttman Vilna"/>
          <w:b/>
          <w:bCs/>
          <w:rtl/>
        </w:rPr>
      </w:pPr>
      <w:r w:rsidRPr="006F178A">
        <w:rPr>
          <w:rStyle w:val="2fb"/>
          <w:rFonts w:ascii="Fb Fontext" w:hAnsi="Fb Fontext"/>
          <w:rtl/>
        </w:rPr>
        <w:t xml:space="preserve">ולר"י</w:t>
      </w:r>
      <w:r w:rsidRPr="006F178A">
        <w:rPr>
          <w:rStyle w:val="afffe"/>
          <w:rFonts w:ascii="Fb Fontext" w:hAnsi="Fb Fontext"/>
          <w:rtl/>
        </w:rPr>
        <w:t xml:space="preserve"> </w:t>
      </w:r>
      <w:r w:rsidRPr="006F178A">
        <w:rPr>
          <w:rtl/>
        </w:rPr>
        <w:t xml:space="preserve">לא</w:t>
      </w:r>
      <w:r w:rsidRPr="006F178A">
        <w:rPr>
          <w:rtl/>
        </w:rPr>
        <w:t xml:space="preserve"> הוי כמחיצה ובני החצר אוסרים הטלטול על בני המבוי כל זמן שלא עירבו.</w:t>
      </w:r>
    </w:p>
    <w:p w:rsidR="005851B8" w:rsidRDefault="005851B8" w:rsidP="005851B8">
      <w:pPr>
        <w:rPr>
          <w:rtl/>
        </w:rPr>
      </w:pPr>
      <w:r w:rsidRPr="009757B9">
        <w:rPr>
          <w:rtl/>
        </w:rPr>
        <w:t>• בע</w:t>
      </w:r>
      <w:r w:rsidRPr="001F68A8">
        <w:rPr>
          <w:rtl/>
        </w:rPr>
        <w:t>ירבו</w:t>
      </w:r>
      <w:r w:rsidRPr="009757B9">
        <w:rPr>
          <w:rtl/>
        </w:rPr>
        <w:t xml:space="preserve"> - </w:t>
      </w:r>
      <w:ins w:id="94162" w:author="מנוע מכני" w:date="2026-10-11T12:04:40Z">
        <w:r>
          <w:rPr>
            <w:rtl/>
          </w:rPr>
          <w:t xml:space="preserve">חלקו</w:t>
        </w:r>
      </w:ins>
      <w:del w:id="94163" w:author="מנוע מכני" w:date="2026-10-11T12:04:40Z">
        <w:r w:rsidRPr="009757B9">
          <w:rPr>
            <w:rtl/>
          </w:rPr>
          <w:delText xml:space="preserve">קמיפלגי</w:delText>
        </w:r>
      </w:del>
      <w:r w:rsidRPr="009757B9">
        <w:rPr>
          <w:rtl/>
        </w:rPr>
        <w:t xml:space="preserve"> </w:t>
      </w:r>
      <w:r w:rsidRPr="009757B9">
        <w:rPr>
          <w:rStyle w:val="2fb"/>
          <w:rtl/>
        </w:rPr>
        <w:t xml:space="preserve">בדר"יוס</w:t>
      </w:r>
      <w:r w:rsidRPr="009757B9">
        <w:rPr>
          <w:rtl/>
        </w:rPr>
        <w:t xml:space="preserve"> </w:t>
      </w:r>
      <w:ins w:id="94250" w:author="מנוע מכני" w:date="2026-10-11T12:04:40Z">
        <w:r>
          <w:rPr>
            <w:rtl/>
          </w:rPr>
          <w:t xml:space="preserve">דווקא ב</w:t>
        </w:r>
      </w:ins>
      <w:del w:id="94251" w:author="מנוע מכני" w:date="2026-10-11T12:04:40Z">
        <w:r w:rsidRPr="009757B9">
          <w:rPr>
            <w:rtl/>
          </w:rPr>
          <w:delText xml:space="preserve">לא שנו אלא ש</w:delText>
        </w:r>
      </w:del>
      <w:r w:rsidRPr="009757B9">
        <w:rPr>
          <w:rtl/>
        </w:rPr>
        <w:t xml:space="preserve">כלה לאמצע רחבה. אבל כלה לצידי רחבה - אסור. [דמיחזי כמפולש]</w:t>
      </w:r>
    </w:p>
    <w:p>
      <w:pPr>
        <w:pStyle w:val="afffff8"/>
        <w:rPr>
          <w:ins w:id="90683" w:author="קלוד" w:date="2026-10-11T12:24:08Z"/>
        </w:rPr>
      </w:pPr>
      <w:ins w:id="90684" w:author="קלוד" w:date="2026-10-11T12:24:08Z">
        <w:r>
          <w:rPr>
            <w:color w:val="7B3F00"/>
          </w:rPr>
          <w:t xml:space="preserve">כלה לצידי רחבה - זה כנגד זה, ורחבה דיחיד</w:t>
        </w:r>
      </w:ins>
    </w:p>
    <w:p>
      <w:pPr>
        <w:pStyle w:val="38"/>
        <w:rPr>
          <w:ins w:id="94809" w:author="מנוע מכני" w:date="2026-10-11T12:04:40Z"/>
        </w:rPr>
      </w:pPr>
      <w:r w:rsidRPr="00B3644D">
        <w:t>א.</w:t>
      </w:r>
      <w:r w:rsidRPr="00B3644D">
        <w:t xml:space="preserve"> רבה:</w:t>
      </w:r>
    </w:p>
    <w:p w:rsidR="005851B8" w:rsidRPr="00B3644D" w:rsidRDefault="005851B8" w:rsidP="005851B8">
      <w:pPr>
        <w:rPr>
          <w:rStyle w:val="afffe"/>
          <w:rFonts w:ascii="Fb Fontext" w:hAnsi="Fb Fontext"/>
          <w:b/>
          <w:spacing w:val="-2"/>
          <w:rtl/>
        </w:rPr>
      </w:pPr>
      <w:del w:id="94810" w:author="מנוע מכני" w:date="2026-10-11T12:04:40Z">
        <w:r w:rsidRPr="00B3644D">
          <w:rPr>
            <w:spacing w:val="-2"/>
            <w:rtl/>
          </w:rPr>
          <w:delText xml:space="preserve"> </w:delText>
        </w:r>
      </w:del>
      <w:r w:rsidRPr="00B3644D">
        <w:rPr>
          <w:spacing w:val="-2"/>
          <w:rtl/>
        </w:rPr>
        <w:t xml:space="preserve">הא דאמרת לאמצע רחבה מותר </w:t>
      </w:r>
      <w:r w:rsidRPr="00B3644D">
        <w:rPr>
          <w:spacing w:val="-2"/>
          <w:rtl/>
        </w:rPr>
        <w:t xml:space="preserve">לא</w:t>
      </w:r>
      <w:r w:rsidRPr="00B3644D">
        <w:rPr>
          <w:spacing w:val="-2"/>
          <w:rtl/>
        </w:rPr>
        <w:t xml:space="preserve"> אמרן אלא זה שלא כנגד זה, אבל זה כנגד זה אסור.</w:t>
      </w:r>
    </w:p>
    <w:p w:rsidR="005851B8" w:rsidRPr="006F178A" w:rsidRDefault="005851B8" w:rsidP="005851B8">
      <w:pPr>
        <w:rPr>
          <w:rtl/>
        </w:rPr>
      </w:pPr>
      <w:r w:rsidRPr="006F178A">
        <w:rPr>
          <w:rStyle w:val="afffe"/>
          <w:rFonts w:ascii="Fb Fontext" w:hAnsi="Fb Fontext"/>
          <w:b/>
          <w:rtl/>
        </w:rPr>
        <w:t>ב.</w:t>
      </w:r>
      <w:r w:rsidRPr="006F178A">
        <w:rPr>
          <w:rtl/>
        </w:rPr>
        <w:t xml:space="preserve"> </w:t>
      </w:r>
      <w:r w:rsidRPr="006F178A">
        <w:rPr>
          <w:rStyle w:val="2fb"/>
          <w:rtl/>
        </w:rPr>
        <w:t xml:space="preserve">רב</w:t>
      </w:r>
      <w:r w:rsidRPr="006F178A">
        <w:rPr>
          <w:rtl/>
        </w:rPr>
        <w:t xml:space="preserve"> משרשיא הא דאמרת זה שלא כנגד זה מותר </w:t>
      </w:r>
      <w:r w:rsidRPr="006F178A">
        <w:rPr>
          <w:rtl/>
        </w:rPr>
        <w:t xml:space="preserve">לא</w:t>
      </w:r>
      <w:r w:rsidRPr="006F178A">
        <w:rPr>
          <w:rtl/>
        </w:rPr>
        <w:t xml:space="preserve"> אמרן אלא רחבה דרבים, אבל רחבה </w:t>
      </w:r>
      <w:r w:rsidRPr="00B3644D">
        <w:rPr>
          <w:spacing w:val="-4"/>
          <w:rtl/>
        </w:rPr>
        <w:t xml:space="preserve">דיחיד - פעמים דמימלך עלה ובני לה בתים, והוי </w:t>
      </w:r>
      <w:ins w:id="91956" w:author="מנוע מכני" w:date="2026-10-11T12:04:40Z">
        <w:r>
          <w:rPr>
            <w:spacing w:val="-4"/>
            <w:rtl/>
          </w:rPr>
          <w:t xml:space="preserve">לו</w:t>
        </w:r>
      </w:ins>
      <w:del w:id="91957" w:author="מנוע מכני" w:date="2026-10-11T12:04:40Z">
        <w:r w:rsidRPr="00B3644D">
          <w:rPr>
            <w:spacing w:val="-4"/>
            <w:rtl/>
          </w:rPr>
          <w:delText xml:space="preserve">ליה</w:delText>
        </w:r>
      </w:del>
      <w:r w:rsidRPr="00B3644D">
        <w:rPr>
          <w:spacing w:val="-4"/>
          <w:rtl/>
        </w:rPr>
        <w:t xml:space="preserve"> כמבוי שכלה לה לצידי רחבה - ואסור.</w:t>
      </w:r>
    </w:p>
    <w:p w:rsidR="005851B8" w:rsidRPr="006F178A" w:rsidRDefault="005851B8" w:rsidP="005851B8">
      <w:pPr>
        <w:rPr>
          <w:rtl/>
        </w:rPr>
      </w:pPr>
      <w:r w:rsidRPr="006F178A">
        <w:rPr>
          <w:rtl/>
        </w:rPr>
        <w:t>וכד</w:t>
      </w:r>
      <w:r>
        <w:rPr>
          <w:rtl/>
        </w:rPr>
        <w:t>חזי'</w:t>
      </w:r>
      <w:r w:rsidRPr="006F178A">
        <w:rPr>
          <w:rtl/>
        </w:rPr>
        <w:t xml:space="preserve"> ברבי יצחק מעשה במבוי אחד שצידו אחד כלה לים וצידו אחד כלה לאשפה, ובא מעשה לפני </w:t>
      </w:r>
      <w:r w:rsidRPr="006F178A">
        <w:rPr>
          <w:rStyle w:val="2fb"/>
          <w:rtl/>
        </w:rPr>
        <w:t xml:space="preserve">רבי</w:t>
      </w:r>
      <w:r w:rsidRPr="006F178A">
        <w:rPr>
          <w:rtl/>
        </w:rPr>
        <w:t xml:space="preserve">.</w:t>
      </w:r>
    </w:p>
    <w:p w:rsidR="005851B8" w:rsidRPr="006F178A" w:rsidRDefault="005851B8" w:rsidP="005851B8">
      <w:pPr>
        <w:rPr>
          <w:rtl/>
        </w:rPr>
      </w:pPr>
      <w:r w:rsidRPr="006F178A">
        <w:rPr>
          <w:rtl/>
        </w:rPr>
        <w:t xml:space="preserve">ולא </w:t>
      </w:r>
      <w:r w:rsidRPr="006F178A">
        <w:rPr>
          <w:rtl/>
        </w:rPr>
        <w:t xml:space="preserve">אמר</w:t>
      </w:r>
      <w:r w:rsidRPr="006F178A">
        <w:rPr>
          <w:rtl/>
        </w:rPr>
        <w:t xml:space="preserve"> בה: </w:t>
      </w:r>
      <w:r w:rsidRPr="006F178A">
        <w:rPr>
          <w:rtl/>
        </w:rPr>
        <w:t xml:space="preserve">לא</w:t>
      </w:r>
      <w:r w:rsidRPr="006F178A">
        <w:rPr>
          <w:rtl/>
        </w:rPr>
        <w:t xml:space="preserve"> איסור- </w:t>
      </w:r>
      <w:ins w:id="90590" w:author="מנוע מכני" w:date="2026-10-11T12:04:40Z">
        <w:r>
          <w:rPr>
            <w:rtl/>
          </w:rPr>
          <w:t xml:space="preserve">שהרי</w:t>
        </w:r>
      </w:ins>
      <w:del w:id="90591" w:author="מנוע מכני" w:date="2026-10-11T12:04:40Z">
        <w:r w:rsidRPr="006F178A">
          <w:rPr>
            <w:rtl/>
          </w:rPr>
          <w:delText xml:space="preserve">דהא</w:delText>
        </w:r>
      </w:del>
      <w:r w:rsidRPr="006F178A">
        <w:rPr>
          <w:rtl/>
        </w:rPr>
        <w:t xml:space="preserve"> קיימי מחיצות.</w:t>
      </w:r>
    </w:p>
    <w:p w:rsidR="005851B8" w:rsidRDefault="005851B8" w:rsidP="005851B8">
      <w:pPr>
        <w:rPr>
          <w:rtl/>
        </w:rPr>
      </w:pPr>
      <w:r w:rsidRPr="006F178A">
        <w:rPr>
          <w:rtl/>
        </w:rPr>
        <w:t xml:space="preserve">ולא היתר-</w:t>
      </w:r>
      <w:ins w:id="91958" w:author="מנוע מכני" w:date="2026-10-11T12:04:40Z">
        <w:r>
          <w:rPr>
            <w:rtl/>
          </w:rPr>
          <w:t xml:space="preserve">דחוששים</w:t>
        </w:r>
      </w:ins>
      <w:del w:id="91959" w:author="מנוע מכני" w:date="2026-10-11T12:04:40Z">
        <w:r w:rsidRPr="006F178A">
          <w:rPr>
            <w:rtl/>
          </w:rPr>
          <w:delText xml:space="preserve">דחיישינן</w:delText>
        </w:r>
      </w:del>
      <w:r w:rsidRPr="006F178A">
        <w:rPr>
          <w:rtl/>
        </w:rPr>
        <w:t xml:space="preserve"> שמא תינטל אשפה, ויעלה הים שרטון,</w:t>
      </w:r>
    </w:p>
    <w:p>
      <w:pPr>
        <w:pStyle w:val="38"/>
        <w:rPr>
          <w:ins w:id="94811" w:author="מנוע מכני" w:date="2026-10-11T12:04:40Z"/>
        </w:rPr>
      </w:pPr>
      <w:r w:rsidRPr="006F178A">
        <w:t xml:space="preserve">והיינו</w:t>
      </w:r>
    </w:p>
    <w:p w:rsidR="005851B8" w:rsidRPr="009757B9" w:rsidRDefault="005851B8" w:rsidP="005851B8">
      <w:pPr>
        <w:rPr>
          <w:rFonts w:cs="Guttman Vilna"/>
          <w:b/>
          <w:bCs/>
          <w:rtl/>
        </w:rPr>
      </w:pPr>
      <w:del w:id="94812" w:author="מנוע מכני" w:date="2026-10-11T12:04:40Z">
        <w:r w:rsidRPr="006F178A">
          <w:rPr>
            <w:rtl/>
          </w:rPr>
          <w:delText xml:space="preserve"> </w:delText>
        </w:r>
      </w:del>
      <w:r w:rsidRPr="006F178A">
        <w:rPr>
          <w:rtl/>
        </w:rPr>
        <w:t xml:space="preserve">באשפה דיחיד דברבים </w:t>
      </w:r>
      <w:r w:rsidRPr="006F178A">
        <w:rPr>
          <w:rtl/>
        </w:rPr>
        <w:t xml:space="preserve">לא</w:t>
      </w:r>
      <w:r w:rsidRPr="006F178A">
        <w:rPr>
          <w:rtl/>
        </w:rPr>
        <w:t xml:space="preserve"> חישי' וכנ"ל ברחבה.</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ריב"אב</w:t>
      </w:r>
      <w:r w:rsidRPr="006F178A">
        <w:rPr>
          <w:rtl/>
        </w:rPr>
        <w:t xml:space="preserve"> </w:t>
      </w:r>
      <w:ins w:id="93876" w:author="מנוע מכני" w:date="2026-10-11T12:04:40Z">
        <w:r>
          <w:rPr>
            <w:rtl/>
          </w:rPr>
          <w:t xml:space="preserve">סבר</w:t>
        </w:r>
      </w:ins>
      <w:del w:id="93877" w:author="מנוע מכני" w:date="2026-10-11T12:04:40Z">
        <w:r w:rsidRPr="006F178A">
          <w:rPr>
            <w:rtl/>
          </w:rPr>
          <w:delText xml:space="preserve">ס"ל</w:delText>
        </w:r>
      </w:del>
      <w:r w:rsidRPr="006F178A">
        <w:rPr>
          <w:rtl/>
        </w:rPr>
        <w:t xml:space="preserve"> דחכמים אוסרין. </w:t>
      </w:r>
      <w:r w:rsidRPr="006F178A">
        <w:rPr>
          <w:rStyle w:val="2fb"/>
          <w:rtl/>
        </w:rPr>
        <w:t xml:space="preserve">ואר"נ</w:t>
      </w:r>
      <w:r w:rsidRPr="006F178A">
        <w:rPr>
          <w:rtl/>
        </w:rPr>
        <w:t xml:space="preserve"> הלכה כדברי חכמים.</w:t>
      </w:r>
    </w:p>
    <w:p>
      <w:pPr>
        <w:pStyle w:val="38"/>
        <w:rPr>
          <w:ins w:id="94814" w:author="מנוע מכני" w:date="2026-10-11T12:04:40Z"/>
        </w:rPr>
      </w:pPr>
      <w:del w:id="94813" w:author="מנוע מכני" w:date="2026-10-11T12:04:40Z">
        <w:r w:rsidRPr="006F178A">
          <w:delText xml:space="preserve">•</w:delText>
        </w:r>
      </w:del>
      <w:r w:rsidRPr="006F178A">
        <w:t xml:space="preserve"> </w:t>
      </w:r>
      <w:r w:rsidRPr="004C00C0">
        <w:t xml:space="preserve">א"ד:</w:t>
      </w:r>
    </w:p>
    <w:p w:rsidR="005851B8" w:rsidRPr="006F178A" w:rsidRDefault="005851B8" w:rsidP="005851B8">
      <w:pPr>
        <w:rPr>
          <w:rtl/>
        </w:rPr>
      </w:pPr>
      <w:del w:id="94815" w:author="מנוע מכני" w:date="2026-10-11T12:04:40Z">
        <w:r w:rsidRPr="004C00C0">
          <w:rPr>
            <w:b/>
            <w:bCs/>
            <w:rtl/>
          </w:rPr>
          <w:delText xml:space="preserve"> </w:delText>
        </w:r>
      </w:del>
      <w:r w:rsidRPr="006F178A">
        <w:rPr>
          <w:rStyle w:val="2fb"/>
          <w:rtl/>
        </w:rPr>
        <w:t xml:space="preserve">ריב"אב</w:t>
      </w:r>
      <w:r w:rsidRPr="006F178A">
        <w:rPr>
          <w:rtl/>
        </w:rPr>
        <w:t xml:space="preserve"> וחכמים מתירין. </w:t>
      </w:r>
      <w:r w:rsidRPr="006F178A">
        <w:rPr>
          <w:rStyle w:val="2fb"/>
          <w:rtl/>
        </w:rPr>
        <w:t xml:space="preserve">ואר"נ</w:t>
      </w:r>
      <w:r w:rsidRPr="006F178A">
        <w:rPr>
          <w:rtl/>
        </w:rPr>
        <w:t xml:space="preserve"> אין הלכה כדברי חכמים.</w:t>
      </w:r>
    </w:p>
    <w:p w:rsidR="005851B8" w:rsidRPr="006F178A" w:rsidRDefault="005851B8" w:rsidP="005851B8">
      <w:pPr>
        <w:rPr>
          <w:rtl/>
        </w:rPr>
      </w:pPr>
      <w:r w:rsidRPr="006F178A">
        <w:rPr>
          <w:rStyle w:val="2fb"/>
          <w:rtl/>
        </w:rPr>
        <w:t xml:space="preserve">ומרימר</w:t>
      </w:r>
      <w:r w:rsidRPr="006F178A">
        <w:rPr>
          <w:rtl/>
        </w:rPr>
        <w:t xml:space="preserve"> פסיק לה לסורא באוזלי, </w:t>
      </w:r>
      <w:r w:rsidRPr="006F178A">
        <w:rPr>
          <w:rtl/>
        </w:rPr>
        <w:t xml:space="preserve">אמר</w:t>
      </w:r>
      <w:r w:rsidRPr="006F178A">
        <w:rPr>
          <w:rtl/>
        </w:rPr>
        <w:t xml:space="preserve">: </w:t>
      </w:r>
      <w:ins w:id="91960" w:author="מנוע מכני" w:date="2026-10-11T12:04:40Z">
        <w:r>
          <w:rPr>
            <w:rtl/>
          </w:rPr>
          <w:t xml:space="preserve">חוששים</w:t>
        </w:r>
      </w:ins>
      <w:del w:id="91961" w:author="מנוע מכני" w:date="2026-10-11T12:04:40Z">
        <w:r w:rsidRPr="006F178A">
          <w:rPr>
            <w:rtl/>
          </w:rPr>
          <w:delText xml:space="preserve">חיישינן</w:delText>
        </w:r>
      </w:del>
      <w:r w:rsidRPr="006F178A">
        <w:rPr>
          <w:rtl/>
        </w:rPr>
        <w:t xml:space="preserve"> שמא יעלה הים שרטון.</w:t>
      </w:r>
    </w:p>
    <w:p w:rsidR="005851B8" w:rsidRPr="006F178A" w:rsidRDefault="005851B8" w:rsidP="005851B8">
      <w:pPr>
        <w:rPr>
          <w:rtl/>
        </w:rPr>
      </w:pPr>
      <w:r w:rsidRPr="006F178A">
        <w:rPr>
          <w:rtl/>
        </w:rPr>
        <w:t>•</w:t>
      </w:r>
      <w:r w:rsidRPr="006F178A">
        <w:rPr>
          <w:rFonts w:hint="cs"/>
          <w:rtl/>
        </w:rPr>
        <w:t xml:space="preserve"> </w:t>
      </w:r>
      <w:r>
        <w:rPr>
          <w:rFonts w:hint="cs"/>
          <w:rtl/>
        </w:rPr>
        <w:t>אותו</w:t>
      </w:r>
      <w:r w:rsidRPr="006F178A">
        <w:rPr>
          <w:rtl/>
        </w:rPr>
        <w:t xml:space="preserve"> מבוי עקום </w:t>
      </w:r>
      <w:r>
        <w:rPr>
          <w:rFonts w:hint="cs"/>
          <w:rtl/>
        </w:rPr>
        <w:t>שהיה</w:t>
      </w:r>
      <w:r w:rsidRPr="006F178A">
        <w:rPr>
          <w:rtl/>
        </w:rPr>
        <w:t xml:space="preserve"> בסורא כרוך בודיא אותיבו </w:t>
      </w:r>
      <w:ins w:id="91962" w:author="מנוע מכני" w:date="2026-10-11T12:04:40Z">
        <w:r>
          <w:rPr>
            <w:rtl/>
          </w:rPr>
          <w:t xml:space="preserve">בו</w:t>
        </w:r>
      </w:ins>
      <w:del w:id="91963" w:author="מנוע מכני" w:date="2026-10-11T12:04:40Z">
        <w:r w:rsidRPr="006F178A">
          <w:rPr>
            <w:rtl/>
          </w:rPr>
          <w:delText xml:space="preserve">ביה</w:delText>
        </w:r>
      </w:del>
      <w:r w:rsidRPr="006F178A">
        <w:rPr>
          <w:rtl/>
        </w:rPr>
        <w:t xml:space="preserve"> בעקמומיתיהו.</w:t>
      </w:r>
    </w:p>
    <w:p w:rsidR="005851B8" w:rsidRPr="006F178A" w:rsidRDefault="005851B8" w:rsidP="005851B8">
      <w:pPr>
        <w:rPr>
          <w:rtl/>
        </w:rPr>
      </w:pPr>
      <w:r w:rsidRPr="006F178A">
        <w:rPr>
          <w:rStyle w:val="2fb"/>
          <w:rtl/>
        </w:rPr>
        <w:t xml:space="preserve">ור"ח</w:t>
      </w:r>
      <w:r w:rsidRPr="006F178A">
        <w:rPr>
          <w:rtl/>
        </w:rPr>
        <w:t xml:space="preserve"> </w:t>
      </w:r>
      <w:r w:rsidRPr="006F178A">
        <w:rPr>
          <w:rtl/>
        </w:rPr>
        <w:t xml:space="preserve">אמר</w:t>
      </w:r>
      <w:r w:rsidRPr="006F178A">
        <w:rPr>
          <w:rtl/>
        </w:rPr>
        <w:t xml:space="preserve"> </w:t>
      </w:r>
      <w:ins w:id="90015" w:author="Claude - סמנטי" w:date="2026-10-11T12:19:31Z">
        <w:r>
          <w:rPr>
            <w:rtl/>
          </w:rPr>
          <w:t xml:space="preserve">שהוא</w:t>
        </w:r>
      </w:ins>
      <w:del w:id="90016" w:author="Claude - סמנטי" w:date="2026-10-11T12:19:31Z">
        <w:r w:rsidRPr="006F178A">
          <w:rPr>
            <w:rtl/>
          </w:rPr>
          <w:delText xml:space="preserve">דהוא</w:delText>
        </w:r>
      </w:del>
      <w:r w:rsidRPr="006F178A">
        <w:rPr>
          <w:rtl/>
        </w:rPr>
        <w:t xml:space="preserve"> </w:t>
      </w:r>
      <w:r w:rsidRPr="006F178A">
        <w:rPr>
          <w:rtl/>
        </w:rPr>
        <w:t xml:space="preserve">לא</w:t>
      </w:r>
      <w:r w:rsidRPr="006F178A">
        <w:rPr>
          <w:rtl/>
        </w:rPr>
        <w:t xml:space="preserve"> </w:t>
      </w:r>
      <w:r w:rsidRPr="006F178A">
        <w:rPr>
          <w:rStyle w:val="2fb"/>
          <w:rtl/>
        </w:rPr>
        <w:t xml:space="preserve">כרב</w:t>
      </w:r>
      <w:r w:rsidRPr="006F178A">
        <w:rPr>
          <w:rtl/>
        </w:rPr>
        <w:t xml:space="preserve"> ולא </w:t>
      </w:r>
      <w:r w:rsidRPr="006F178A">
        <w:rPr>
          <w:rStyle w:val="2fb"/>
          <w:rtl/>
        </w:rPr>
        <w:t xml:space="preserve">כשמואל</w:t>
      </w:r>
      <w:r w:rsidRPr="006F178A">
        <w:rPr>
          <w:rtl/>
        </w:rPr>
        <w:t xml:space="preserve">. - </w:t>
      </w:r>
      <w:r w:rsidRPr="006F178A">
        <w:rPr>
          <w:rStyle w:val="2fb"/>
          <w:rtl/>
        </w:rPr>
        <w:t xml:space="preserve">לרב</w:t>
      </w:r>
      <w:r w:rsidRPr="006F178A">
        <w:rPr>
          <w:rtl/>
        </w:rPr>
        <w:t xml:space="preserve"> דאמר תורתו כמפולש - צורת הפתח בעי.</w:t>
      </w:r>
    </w:p>
    <w:p w:rsidR="005851B8" w:rsidRPr="006F178A" w:rsidRDefault="005851B8" w:rsidP="005851B8">
      <w:pPr>
        <w:rPr>
          <w:rtl/>
        </w:rPr>
      </w:pPr>
      <w:r>
        <w:rPr>
          <w:rtl/>
        </w:rPr>
        <w:t>ואפי'</w:t>
      </w:r>
      <w:r w:rsidRPr="006F178A">
        <w:rPr>
          <w:rtl/>
        </w:rPr>
        <w:t xml:space="preserve"> </w:t>
      </w:r>
      <w:r w:rsidRPr="006F178A">
        <w:rPr>
          <w:rStyle w:val="2fb"/>
          <w:rtl/>
        </w:rPr>
        <w:t xml:space="preserve">לשמואל</w:t>
      </w:r>
      <w:r w:rsidRPr="006F178A">
        <w:rPr>
          <w:rtl/>
        </w:rPr>
        <w:t xml:space="preserve"> דאמר תורתו כסתום - </w:t>
      </w:r>
      <w:ins w:id="91972" w:author="מנוע מכני" w:date="2026-10-11T12:04:40Z">
        <w:r>
          <w:rPr>
            <w:rtl/>
          </w:rPr>
          <w:t xml:space="preserve">אלו</w:t>
        </w:r>
      </w:ins>
      <w:del w:id="91973" w:author="מנוע מכני" w:date="2026-10-11T12:04:40Z">
        <w:r w:rsidRPr="006F178A">
          <w:rPr>
            <w:rtl/>
          </w:rPr>
          <w:delText xml:space="preserve">הני</w:delText>
        </w:r>
      </w:del>
      <w:r w:rsidRPr="006F178A">
        <w:rPr>
          <w:rtl/>
        </w:rPr>
        <w:t xml:space="preserve"> </w:t>
      </w:r>
      <w:ins w:id="91964" w:author="מנוע מכני" w:date="2026-10-11T12:04:40Z">
        <w:r>
          <w:rPr>
            <w:rtl/>
          </w:rPr>
          <w:t xml:space="preserve">דברים</w:t>
        </w:r>
      </w:ins>
      <w:del w:id="91965" w:author="מנוע מכני" w:date="2026-10-11T12:04:40Z">
        <w:r w:rsidRPr="006F178A">
          <w:rPr>
            <w:rtl/>
          </w:rPr>
          <w:delText xml:space="preserve">מילי</w:delText>
        </w:r>
      </w:del>
      <w:r w:rsidRPr="006F178A">
        <w:rPr>
          <w:rtl/>
        </w:rPr>
        <w:t xml:space="preserve"> לחי </w:t>
      </w:r>
      <w:ins w:id="94324" w:author="מנוע מכני" w:date="2026-10-11T12:04:40Z">
        <w:r>
          <w:rPr>
            <w:rtl/>
          </w:rPr>
          <w:t xml:space="preserve">גמור</w:t>
        </w:r>
      </w:ins>
      <w:del w:id="94325" w:author="מנוע מכני" w:date="2026-10-11T12:04:40Z">
        <w:r w:rsidRPr="006F178A">
          <w:rPr>
            <w:rtl/>
          </w:rPr>
          <w:delText xml:space="preserve">מעליא</w:delText>
        </w:r>
      </w:del>
      <w:r w:rsidRPr="006F178A">
        <w:rPr>
          <w:rtl/>
        </w:rPr>
        <w:t xml:space="preserve">, אבל </w:t>
      </w:r>
      <w:ins w:id="91970" w:author="מנוע מכני" w:date="2026-10-11T12:04:40Z">
        <w:r>
          <w:rPr>
            <w:rtl/>
          </w:rPr>
          <w:t xml:space="preserve">זה</w:t>
        </w:r>
      </w:ins>
      <w:del w:id="91971" w:author="מנוע מכני" w:date="2026-10-11T12:04:40Z">
        <w:r w:rsidRPr="006F178A">
          <w:rPr>
            <w:rtl/>
          </w:rPr>
          <w:delText xml:space="preserve">האי</w:delText>
        </w:r>
      </w:del>
      <w:r w:rsidRPr="006F178A">
        <w:rPr>
          <w:rtl/>
        </w:rPr>
        <w:t xml:space="preserve"> כיון דנשיב </w:t>
      </w:r>
      <w:ins w:id="91968" w:author="מנוע מכני" w:date="2026-10-11T12:04:40Z">
        <w:r>
          <w:rPr>
            <w:rtl/>
          </w:rPr>
          <w:t xml:space="preserve">בו</w:t>
        </w:r>
      </w:ins>
      <w:del w:id="91969" w:author="מנוע מכני" w:date="2026-10-11T12:04:40Z">
        <w:r w:rsidRPr="006F178A">
          <w:rPr>
            <w:rtl/>
          </w:rPr>
          <w:delText xml:space="preserve">ביה</w:delText>
        </w:r>
      </w:del>
      <w:r w:rsidRPr="006F178A">
        <w:rPr>
          <w:rtl/>
        </w:rPr>
        <w:t xml:space="preserve"> זיקא ושדי </w:t>
      </w:r>
      <w:ins w:id="91966" w:author="מנוע מכני" w:date="2026-10-11T12:04:40Z">
        <w:r>
          <w:rPr>
            <w:rtl/>
          </w:rPr>
          <w:t xml:space="preserve">לו</w:t>
        </w:r>
      </w:ins>
      <w:del w:id="91967" w:author="מנוע מכני" w:date="2026-10-11T12:04:40Z">
        <w:r w:rsidRPr="006F178A">
          <w:rPr>
            <w:rtl/>
          </w:rPr>
          <w:delText xml:space="preserve">ליה</w:delText>
        </w:r>
      </w:del>
      <w:r w:rsidRPr="006F178A">
        <w:rPr>
          <w:rtl/>
        </w:rPr>
        <w:t xml:space="preserve"> - </w:t>
      </w:r>
      <w:r w:rsidRPr="006F178A">
        <w:rPr>
          <w:rtl/>
        </w:rPr>
        <w:t xml:space="preserve">לא</w:t>
      </w:r>
      <w:r w:rsidRPr="006F178A">
        <w:rPr>
          <w:rtl/>
        </w:rPr>
        <w:t xml:space="preserve"> כלום הוא.</w:t>
      </w:r>
    </w:p>
    <w:p w:rsidR="005851B8" w:rsidRPr="006F178A" w:rsidRDefault="005851B8" w:rsidP="005851B8">
      <w:pPr>
        <w:rPr>
          <w:rtl/>
        </w:rPr>
      </w:pPr>
      <w:ins w:id="91978" w:author="מנוע מכני" w:date="2026-10-11T12:04:40Z">
        <w:r>
          <w:rPr>
            <w:rtl/>
          </w:rPr>
          <w:t xml:space="preserve">ולכך</w:t>
        </w:r>
      </w:ins>
      <w:del w:id="91979" w:author="מנוע מכני" w:date="2026-10-11T12:04:40Z">
        <w:r w:rsidRPr="006F178A">
          <w:rPr>
            <w:rtl/>
          </w:rPr>
          <w:delText xml:space="preserve">ולהכי</w:delText>
        </w:r>
      </w:del>
      <w:r w:rsidRPr="006F178A">
        <w:rPr>
          <w:rtl/>
        </w:rPr>
        <w:t xml:space="preserve"> </w:t>
      </w:r>
      <w:ins w:id="93508" w:author="מנוע מכני" w:date="2026-10-11T12:04:40Z">
        <w:r>
          <w:rPr>
            <w:rtl/>
          </w:rPr>
          <w:t xml:space="preserve">אם </w:t>
        </w:r>
      </w:ins>
      <w:del w:id="93509" w:author="מנוע מכני" w:date="2026-10-11T12:04:40Z">
        <w:r w:rsidRPr="006F178A">
          <w:rPr>
            <w:rtl/>
          </w:rPr>
          <w:delText xml:space="preserve">אי </w:delText>
        </w:r>
      </w:del>
      <w:r w:rsidRPr="006F178A">
        <w:rPr>
          <w:rtl/>
        </w:rPr>
        <w:t xml:space="preserve">נעיץ </w:t>
      </w:r>
      <w:ins w:id="91974" w:author="מנוע מכני" w:date="2026-10-11T12:04:40Z">
        <w:r>
          <w:rPr>
            <w:rtl/>
          </w:rPr>
          <w:t xml:space="preserve">בו</w:t>
        </w:r>
      </w:ins>
      <w:del w:id="91975" w:author="מנוע מכני" w:date="2026-10-11T12:04:40Z">
        <w:r w:rsidRPr="006F178A">
          <w:rPr>
            <w:rtl/>
          </w:rPr>
          <w:delText xml:space="preserve">ביה</w:delText>
        </w:r>
      </w:del>
      <w:r w:rsidRPr="006F178A">
        <w:rPr>
          <w:rtl/>
        </w:rPr>
        <w:t xml:space="preserve"> </w:t>
      </w:r>
      <w:ins w:id="90017" w:author="Claude - סמנטי" w:date="2026-10-11T12:19:31Z">
        <w:r>
          <w:rPr>
            <w:rtl/>
          </w:rPr>
          <w:t xml:space="preserve">יתד</w:t>
        </w:r>
      </w:ins>
      <w:del w:id="90018" w:author="Claude - סמנטי" w:date="2026-10-11T12:19:31Z">
        <w:r w:rsidRPr="006F178A">
          <w:rPr>
            <w:rtl/>
          </w:rPr>
          <w:delText xml:space="preserve">סיכתא</w:delText>
        </w:r>
      </w:del>
      <w:r w:rsidRPr="006F178A">
        <w:rPr>
          <w:rtl/>
        </w:rPr>
        <w:t xml:space="preserve"> וחביר המחצלת </w:t>
      </w:r>
      <w:ins w:id="91976" w:author="מנוע מכני" w:date="2026-10-11T12:04:40Z">
        <w:r>
          <w:rPr>
            <w:rtl/>
          </w:rPr>
          <w:t xml:space="preserve">מאלו</w:t>
        </w:r>
      </w:ins>
      <w:del w:id="91977" w:author="מנוע מכני" w:date="2026-10-11T12:04:40Z">
        <w:r w:rsidRPr="006F178A">
          <w:rPr>
            <w:rtl/>
          </w:rPr>
          <w:delText xml:space="preserve">מהני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81" w:author="קלוד" w:date="2026-10-11T12:24:08Z"/>
        </w:rPr>
      </w:pPr>
      <w:ins w:id="90682" w:author="קלוד" w:date="2026-10-11T12:24:08Z">
        <w:r>
          <w:rPr>
            <w:color w:val="7B3F00"/>
          </w:rPr>
          <w:t xml:space="preserve">מבוי שנפרץ במלואו לחצר - חצר מותרת ומבוי אסור</w:t>
        </w:r>
      </w:ins>
    </w:p>
    <w:p>
      <w:pPr>
        <w:pStyle w:val="38"/>
        <w:rPr>
          <w:ins w:id="94817" w:author="מנוע מכני" w:date="2026-10-11T12:04:40Z"/>
        </w:rPr>
      </w:pPr>
      <w:del w:id="94816" w:author="מנוע מכני" w:date="2026-10-11T12:04:40Z">
        <w:r w:rsidRPr="006F178A">
          <w:delText xml:space="preserve">•</w:delText>
        </w:r>
      </w:del>
      <w:r w:rsidRPr="006F178A">
        <w:t xml:space="preserve"> </w:t>
      </w:r>
      <w:r w:rsidRPr="006F178A">
        <w:t>ריב"א מרב</w:t>
      </w:r>
      <w:r w:rsidRPr="006F178A">
        <w:t>:</w:t>
      </w:r>
    </w:p>
    <w:p w:rsidR="005851B8" w:rsidRPr="006F178A" w:rsidRDefault="005851B8" w:rsidP="005851B8">
      <w:pPr>
        <w:rPr>
          <w:rtl/>
        </w:rPr>
      </w:pPr>
      <w:del w:id="94818" w:author="מנוע מכני" w:date="2026-10-11T12:04:40Z">
        <w:r w:rsidRPr="006F178A">
          <w:rPr>
            <w:rFonts w:ascii="Fb Fontext" w:hAnsi="Fb Fontext"/>
            <w:rtl/>
          </w:rPr>
          <w:delText xml:space="preserve"> </w:delText>
        </w:r>
      </w:del>
      <w:r w:rsidRPr="006F178A">
        <w:rPr>
          <w:rFonts w:ascii="Fb Fontext" w:hAnsi="Fb Fontext"/>
          <w:rtl/>
        </w:rPr>
        <w:t xml:space="preserve">מבוי שנפרץ במלואו לחצר, ונפרצה חצר כנגדו - חצר מותרת, ומבוי אסור.</w:t>
      </w:r>
    </w:p>
    <w:p w:rsidR="005851B8" w:rsidRPr="006F178A" w:rsidRDefault="005851B8" w:rsidP="005851B8">
      <w:pPr>
        <w:rPr>
          <w:rtl/>
        </w:rPr>
      </w:pPr>
      <w:r w:rsidRPr="006F178A">
        <w:rPr>
          <w:rtl/>
        </w:rPr>
        <w:t xml:space="preserve">דקמ"ל </w:t>
      </w:r>
      <w:r>
        <w:rPr>
          <w:rtl/>
        </w:rPr>
        <w:t>אפי'</w:t>
      </w:r>
      <w:r w:rsidRPr="006F178A">
        <w:rPr>
          <w:rtl/>
        </w:rPr>
        <w:t xml:space="preserve"> </w:t>
      </w:r>
      <w:ins w:id="90592" w:author="מנוע מכני" w:date="2026-10-11T12:04:40Z">
        <w:r>
          <w:rPr>
            <w:rtl/>
          </w:rPr>
          <w:t xml:space="preserve">מקום</w:t>
        </w:r>
      </w:ins>
      <w:del w:id="90593" w:author="מנוע מכני" w:date="2026-10-11T12:04:40Z">
        <w:r w:rsidRPr="006F178A">
          <w:rPr>
            <w:rtl/>
          </w:rPr>
          <w:delText xml:space="preserve">היכא</w:delText>
        </w:r>
      </w:del>
      <w:r w:rsidRPr="006F178A">
        <w:rPr>
          <w:rtl/>
        </w:rPr>
        <w:t xml:space="preserve"> שקא דרסי בה רבים </w:t>
      </w:r>
      <w:ins w:id="90100" w:author="מנוע מכני" w:date="2026-10-11T12:04:40Z">
        <w:r>
          <w:rPr>
            <w:rtl/>
          </w:rPr>
          <w:t xml:space="preserve">אפי'</w:t>
        </w:r>
      </w:ins>
      <w:del w:id="90101" w:author="מנוע מכני" w:date="2026-10-11T12:04:40Z">
        <w:r w:rsidRPr="006F178A">
          <w:rPr>
            <w:rtl/>
          </w:rPr>
          <w:delText xml:space="preserve">אפילו</w:delText>
        </w:r>
      </w:del>
      <w:r w:rsidRPr="006F178A">
        <w:rPr>
          <w:rtl/>
        </w:rPr>
        <w:t xml:space="preserve"> חצר מותרת.</w:t>
      </w:r>
    </w:p>
    <w:p w:rsidR="005851B8" w:rsidRPr="006F178A" w:rsidRDefault="005851B8" w:rsidP="005851B8">
      <w:pPr>
        <w:rPr>
          <w:rtl/>
        </w:rPr>
      </w:pPr>
      <w:r w:rsidRPr="006F178A">
        <w:rPr>
          <w:rtl/>
        </w:rPr>
        <w:t>•</w:t>
      </w:r>
      <w:r w:rsidRPr="006F178A">
        <w:rPr>
          <w:rFonts w:hint="cs"/>
          <w:rtl/>
        </w:rPr>
        <w:t xml:space="preserve"> </w:t>
      </w:r>
      <w:r w:rsidRPr="006F178A">
        <w:rPr>
          <w:rtl/>
        </w:rPr>
        <w:t xml:space="preserve">והא דתנינא חצר שהרבים נכנסין לה בזו ויוצאין לה בזו – </w:t>
      </w:r>
      <w:r w:rsidRPr="006F178A">
        <w:rPr>
          <w:rtl/>
        </w:rPr>
        <w:t xml:space="preserve">ר</w:t>
      </w:r>
      <w:r w:rsidRPr="006F178A">
        <w:rPr>
          <w:rFonts w:hint="cs"/>
          <w:rtl/>
        </w:rPr>
        <w:t>ה</w:t>
      </w:r>
      <w:r w:rsidRPr="006F178A">
        <w:rPr>
          <w:rtl/>
        </w:rPr>
        <w:t>"</w:t>
      </w:r>
      <w:r w:rsidRPr="006F178A">
        <w:rPr>
          <w:rFonts w:hint="cs"/>
          <w:rtl/>
        </w:rPr>
        <w:t>ר</w:t>
      </w:r>
      <w:r w:rsidRPr="006F178A">
        <w:rPr>
          <w:rtl/>
        </w:rPr>
        <w:t xml:space="preserve"> לטומאה, </w:t>
      </w:r>
      <w:r w:rsidRPr="006F178A">
        <w:rPr>
          <w:rStyle w:val="2fb"/>
          <w:rtl/>
        </w:rPr>
        <w:t xml:space="preserve">ור</w:t>
      </w:r>
      <w:r w:rsidRPr="006F178A">
        <w:rPr>
          <w:rStyle w:val="2fb"/>
          <w:rFonts w:hint="cs"/>
          <w:rtl/>
        </w:rPr>
        <w:t>ה</w:t>
      </w:r>
      <w:r w:rsidRPr="006F178A">
        <w:rPr>
          <w:rStyle w:val="2fb"/>
          <w:rtl/>
        </w:rPr>
        <w:t>"</w:t>
      </w:r>
      <w:r w:rsidRPr="006F178A">
        <w:rPr>
          <w:rStyle w:val="2fb"/>
          <w:rFonts w:hint="cs"/>
          <w:rtl/>
        </w:rPr>
        <w:t>י</w:t>
      </w:r>
      <w:r w:rsidRPr="006F178A">
        <w:rPr>
          <w:rtl/>
        </w:rPr>
        <w:t xml:space="preserve"> לשבת.</w:t>
      </w:r>
    </w:p>
    <w:p w:rsidR="005851B8" w:rsidRPr="006F178A" w:rsidRDefault="005851B8" w:rsidP="005851B8">
      <w:pPr>
        <w:rPr>
          <w:rtl/>
        </w:rPr>
      </w:pPr>
      <w:r w:rsidRPr="006F178A">
        <w:rPr>
          <w:rtl/>
        </w:rPr>
        <w:t xml:space="preserve">קמ"ל</w:t>
      </w:r>
      <w:r w:rsidRPr="006F178A">
        <w:rPr>
          <w:rtl/>
        </w:rPr>
        <w:t xml:space="preserve"> ד</w:t>
      </w:r>
      <w:r>
        <w:rPr>
          <w:rtl/>
        </w:rPr>
        <w:t>אפי'</w:t>
      </w:r>
      <w:r w:rsidRPr="006F178A">
        <w:rPr>
          <w:rtl/>
        </w:rPr>
        <w:t xml:space="preserve"> בזה כנגד זה מ"מ </w:t>
      </w:r>
      <w:r w:rsidRPr="006F178A">
        <w:rPr>
          <w:rStyle w:val="2fb"/>
          <w:rtl/>
        </w:rPr>
        <w:t xml:space="preserve">רשה"י</w:t>
      </w:r>
      <w:r w:rsidRPr="006F178A">
        <w:rPr>
          <w:rtl/>
        </w:rPr>
        <w:t xml:space="preserve"> לשבת.</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ולרבה</w:t>
      </w:r>
      <w:r w:rsidRPr="006F178A">
        <w:rPr>
          <w:rtl/>
        </w:rPr>
        <w:t xml:space="preserve"> </w:t>
      </w:r>
      <w:ins w:id="93878" w:author="מנוע מכני" w:date="2026-10-11T12:04:40Z">
        <w:r>
          <w:rPr>
            <w:rtl/>
          </w:rPr>
          <w:t xml:space="preserve">דסבר</w:t>
        </w:r>
      </w:ins>
      <w:del w:id="93879" w:author="מנוע מכני" w:date="2026-10-11T12:04:40Z">
        <w:r w:rsidRPr="006F178A">
          <w:rPr>
            <w:rtl/>
          </w:rPr>
          <w:delText xml:space="preserve">דס"ל</w:delText>
        </w:r>
      </w:del>
      <w:r w:rsidRPr="006F178A">
        <w:rPr>
          <w:rtl/>
        </w:rPr>
        <w:t xml:space="preserve"> זה כנגד זה אסור הא </w:t>
      </w:r>
      <w:r w:rsidRPr="006F178A">
        <w:rPr>
          <w:rStyle w:val="2fb"/>
          <w:rtl/>
        </w:rPr>
        <w:t xml:space="preserve">דרב</w:t>
      </w:r>
      <w:r w:rsidRPr="006F178A">
        <w:rPr>
          <w:rtl/>
        </w:rPr>
        <w:t xml:space="preserve"> מוקי לה - בזה שלא כנגד זה.</w:t>
      </w:r>
    </w:p>
    <w:p w:rsidR="005851B8" w:rsidRPr="006F178A" w:rsidRDefault="005851B8" w:rsidP="005851B8">
      <w:pPr>
        <w:rPr>
          <w:rtl/>
        </w:rPr>
      </w:pPr>
      <w:r w:rsidRPr="006F178A">
        <w:rPr>
          <w:rtl/>
        </w:rPr>
        <w:t xml:space="preserve">- ותרתי היינו דלזרוק </w:t>
      </w:r>
      <w:r>
        <w:rPr>
          <w:rtl/>
        </w:rPr>
        <w:t>ואפי'</w:t>
      </w:r>
      <w:r w:rsidRPr="006F178A">
        <w:rPr>
          <w:rtl/>
        </w:rPr>
        <w:t xml:space="preserve"> לטלטל, </w:t>
      </w:r>
      <w:r w:rsidRPr="006F178A">
        <w:rPr>
          <w:rtl/>
        </w:rPr>
        <w:t xml:space="preserve">קמ"ל</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ח:</w:t>
      </w:r>
    </w:p>
    <w:p>
      <w:pPr>
        <w:pStyle w:val="afffff8"/>
        <w:rPr>
          <w:ins w:id="90679" w:author="קלוד" w:date="2026-10-11T12:24:08Z"/>
        </w:rPr>
      </w:pPr>
      <w:ins w:id="90680" w:author="קלוד" w:date="2026-10-11T12:24:08Z">
        <w:r>
          <w:rPr>
            <w:color w:val="7B3F00"/>
          </w:rPr>
          <w:t xml:space="preserve">מבוי העשוי כנדל - צורת הפתח לגדול</w:t>
        </w:r>
      </w:ins>
    </w:p>
    <w:p w:rsidR="005851B8" w:rsidRPr="006F178A" w:rsidRDefault="005851B8" w:rsidP="005851B8">
      <w:pPr>
        <w:rPr>
          <w:rStyle w:val="afffe"/>
          <w:rFonts w:ascii="Fb Fontext" w:hAnsi="Fb Fontext"/>
          <w:rtl/>
        </w:rPr>
      </w:pPr>
      <w:r w:rsidRPr="006F178A">
        <w:rPr>
          <w:rStyle w:val="afffe"/>
          <w:rFonts w:ascii="Fb Fontext" w:hAnsi="Fb Fontext"/>
          <w:rtl/>
        </w:rPr>
        <w:t>מבוי העשוי כנדל.</w:t>
      </w:r>
    </w:p>
    <w:p>
      <w:pPr>
        <w:pStyle w:val="38"/>
        <w:rPr>
          <w:ins w:id="94819" w:author="מנוע מכני" w:date="2026-10-11T12:04:40Z"/>
        </w:rPr>
      </w:pPr>
      <w:r w:rsidRPr="00BA0193">
        <w:t>אביי</w:t>
      </w:r>
      <w:r w:rsidRPr="006F178A">
        <w:t xml:space="preserve">:</w:t>
      </w:r>
    </w:p>
    <w:p w:rsidR="005851B8" w:rsidRPr="009757B9" w:rsidRDefault="005851B8" w:rsidP="005851B8">
      <w:pPr>
        <w:rPr>
          <w:rFonts w:cs="Guttman Vilna"/>
          <w:b/>
          <w:bCs/>
          <w:rtl/>
        </w:rPr>
      </w:pPr>
      <w:del w:id="94820" w:author="מנוע מכני" w:date="2026-10-11T12:04:40Z">
        <w:r w:rsidRPr="006F178A">
          <w:rPr>
            <w:rtl/>
          </w:rPr>
          <w:delText xml:space="preserve"> </w:delText>
        </w:r>
      </w:del>
      <w:r w:rsidRPr="006F178A">
        <w:rPr>
          <w:rtl/>
        </w:rPr>
        <w:t xml:space="preserve">עושה צורת הפתח לגדול, והנך </w:t>
      </w:r>
      <w:ins w:id="90594" w:author="מנוע מכני" w:date="2026-10-11T12:04:40Z">
        <w:r>
          <w:rPr>
            <w:rtl/>
          </w:rPr>
          <w:t xml:space="preserve">כולם</w:t>
        </w:r>
      </w:ins>
      <w:del w:id="90595" w:author="מנוע מכני" w:date="2026-10-11T12:04:40Z">
        <w:r w:rsidRPr="006F178A">
          <w:rPr>
            <w:rtl/>
          </w:rPr>
          <w:delText xml:space="preserve">כולהו</w:delText>
        </w:r>
      </w:del>
      <w:r w:rsidRPr="006F178A">
        <w:rPr>
          <w:rtl/>
        </w:rPr>
        <w:t xml:space="preserve"> מישתרו בלחי וקורה.</w:t>
      </w:r>
    </w:p>
    <w:p w:rsidR="005851B8" w:rsidRPr="009757B9" w:rsidRDefault="005851B8" w:rsidP="005851B8">
      <w:pPr>
        <w:rPr>
          <w:rFonts w:cs="Guttman Vilna"/>
          <w:b/>
          <w:bCs/>
          <w:rtl/>
        </w:rPr>
      </w:pPr>
      <w:r>
        <w:rPr>
          <w:b/>
          <w:bCs/>
          <w:rtl/>
        </w:rPr>
        <w:t>והקשה</w:t>
      </w:r>
      <w:r w:rsidRPr="00BA0193">
        <w:rPr>
          <w:b/>
          <w:bCs/>
          <w:rtl/>
        </w:rPr>
        <w:t xml:space="preserve"> </w:t>
      </w:r>
      <w:r w:rsidRPr="00BA0193">
        <w:rPr>
          <w:rStyle w:val="2fb"/>
          <w:b/>
          <w:bCs/>
          <w:rtl/>
        </w:rPr>
        <w:t xml:space="preserve">רבא</w:t>
      </w:r>
      <w:r w:rsidRPr="006F178A">
        <w:rPr>
          <w:rtl/>
        </w:rPr>
        <w:t xml:space="preserve"> דא"ה היינו </w:t>
      </w:r>
      <w:ins w:id="93880" w:author="מנוע מכני" w:date="2026-10-11T12:04:40Z">
        <w:r>
          <w:rPr>
            <w:rtl/>
          </w:rPr>
          <w:t xml:space="preserve">סבר</w:t>
        </w:r>
      </w:ins>
      <w:del w:id="93881" w:author="מנוע מכני" w:date="2026-10-11T12:04:40Z">
        <w:r w:rsidRPr="006F178A">
          <w:rPr>
            <w:rtl/>
          </w:rPr>
          <w:delText xml:space="preserve">ס"ל</w:delText>
        </w:r>
      </w:del>
      <w:r w:rsidRPr="006F178A">
        <w:rPr>
          <w:rtl/>
        </w:rPr>
        <w:t xml:space="preserve"> </w:t>
      </w:r>
      <w:r w:rsidRPr="006F178A">
        <w:rPr>
          <w:rStyle w:val="2fb"/>
          <w:rtl/>
        </w:rPr>
        <w:t xml:space="preserve">כשמואל</w:t>
      </w:r>
      <w:r w:rsidRPr="006F178A">
        <w:rPr>
          <w:rtl/>
        </w:rPr>
        <w:t xml:space="preserve"> דתורתו כסתום וא"כ ל"ל צורת הפתח לגדול.</w:t>
      </w:r>
    </w:p>
    <w:p w:rsidR="005851B8" w:rsidRPr="009757B9" w:rsidRDefault="005851B8" w:rsidP="005851B8">
      <w:pPr>
        <w:rPr>
          <w:rFonts w:cs="Guttman Vilna"/>
          <w:b/>
          <w:bCs/>
          <w:rtl/>
        </w:rPr>
      </w:pPr>
      <w:r w:rsidRPr="00BA0193">
        <w:rPr>
          <w:b/>
          <w:bCs/>
          <w:rtl/>
        </w:rPr>
        <w:t>ועוד</w:t>
      </w:r>
      <w:r w:rsidRPr="006F178A">
        <w:rPr>
          <w:rtl/>
        </w:rPr>
        <w:t xml:space="preserve"> הא ההוא מבוי עקום </w:t>
      </w:r>
      <w:ins w:id="94164" w:author="מנוע מכני" w:date="2026-10-11T12:04:40Z">
        <w:r>
          <w:rPr>
            <w:rtl/>
          </w:rPr>
          <w:t xml:space="preserve">דהיה</w:t>
        </w:r>
      </w:ins>
      <w:del w:id="94165" w:author="מנוע מכני" w:date="2026-10-11T12:04:40Z">
        <w:r w:rsidRPr="006F178A">
          <w:rPr>
            <w:rtl/>
          </w:rPr>
          <w:delText xml:space="preserve">דהוה</w:delText>
        </w:r>
      </w:del>
      <w:r w:rsidRPr="006F178A">
        <w:rPr>
          <w:rtl/>
        </w:rPr>
        <w:t xml:space="preserve"> בנהרדעא, וחשו לדרב.</w:t>
      </w:r>
    </w:p>
    <w:p>
      <w:pPr>
        <w:pStyle w:val="38"/>
        <w:rPr>
          <w:ins w:id="94821" w:author="מנוע מכני" w:date="2026-10-11T12:04:40Z"/>
        </w:rPr>
      </w:pPr>
      <w:r w:rsidRPr="00BA0193">
        <w:t xml:space="preserve">אלא </w:t>
      </w:r>
      <w:r w:rsidRPr="00BA0193">
        <w:t xml:space="preserve">אמר</w:t>
      </w:r>
    </w:p>
    <w:p w:rsidR="005851B8" w:rsidRDefault="005851B8" w:rsidP="005851B8">
      <w:pPr>
        <w:rPr>
          <w:rtl/>
        </w:rPr>
      </w:pPr>
      <w:del w:id="94822" w:author="מנוע מכני" w:date="2026-10-11T12:04:40Z">
        <w:r w:rsidRPr="00BA0193">
          <w:rPr>
            <w:b/>
            <w:bCs/>
            <w:rtl/>
          </w:rPr>
          <w:delText xml:space="preserve"> </w:delText>
        </w:r>
      </w:del>
      <w:r w:rsidRPr="00BA0193">
        <w:rPr>
          <w:rStyle w:val="2fb"/>
          <w:b/>
          <w:bCs/>
          <w:rtl/>
        </w:rPr>
        <w:t xml:space="preserve">רבא</w:t>
      </w:r>
      <w:r w:rsidRPr="006F178A">
        <w:rPr>
          <w:rtl/>
        </w:rPr>
        <w:t xml:space="preserve"> עושה צורת הפתח </w:t>
      </w:r>
      <w:r>
        <w:rPr>
          <w:rFonts w:hint="cs"/>
          <w:rtl/>
        </w:rPr>
        <w:t>לכולו בצד ד</w:t>
      </w:r>
      <w:r w:rsidRPr="006F178A">
        <w:rPr>
          <w:rtl/>
        </w:rPr>
        <w:t>מבוי], ו</w:t>
      </w:r>
      <w:r>
        <w:rPr>
          <w:rFonts w:hint="cs"/>
          <w:rtl/>
        </w:rPr>
        <w:t xml:space="preserve">הצד השני </w:t>
      </w:r>
      <w:r w:rsidRPr="006F178A">
        <w:rPr>
          <w:rtl/>
        </w:rPr>
        <w:t xml:space="preserve">מישתרו בלחי וקורה. [והיינו </w:t>
      </w:r>
      <w:r w:rsidRPr="006F178A">
        <w:rPr>
          <w:rStyle w:val="2fb"/>
          <w:rtl/>
        </w:rPr>
        <w:t xml:space="preserve">כרב</w:t>
      </w:r>
      <w:r w:rsidRPr="006F178A">
        <w:rPr>
          <w:rtl/>
        </w:rPr>
        <w:t xml:space="preserve"> דכמפולש]</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77" w:author="קלוד" w:date="2026-10-11T12:24:08Z"/>
        </w:rPr>
      </w:pPr>
      <w:ins w:id="90678" w:author="קלוד" w:date="2026-10-11T12:24:08Z">
        <w:r>
          <w:rPr>
            <w:color w:val="7B3F00"/>
          </w:rPr>
          <w:t xml:space="preserve">מבוי שצידו אחד ארוך ואחד קצר - קורה באלכסון</w:t>
        </w:r>
      </w:ins>
    </w:p>
    <w:p w:rsidR="005851B8" w:rsidRDefault="005851B8" w:rsidP="005851B8">
      <w:pPr>
        <w:rPr>
          <w:rFonts w:ascii="Fb Fontext" w:hAnsi="Fb Fontext"/>
          <w:rtl/>
        </w:rPr>
      </w:pPr>
      <w:r w:rsidRPr="00BA0193">
        <w:rPr>
          <w:rFonts w:ascii="Fb Fontext" w:hAnsi="Fb Fontext"/>
          <w:b/>
          <w:bCs/>
          <w:rtl/>
        </w:rPr>
        <w:t>מבוי שצידו אחד ארוך וצידו אחד קצר,</w:t>
      </w:r>
      <w:r w:rsidRPr="006F178A">
        <w:rPr>
          <w:rFonts w:ascii="Fb Fontext" w:hAnsi="Fb Fontext"/>
          <w:rtl/>
        </w:rPr>
        <w:t xml:space="preserve"> </w:t>
      </w:r>
    </w:p>
    <w:p>
      <w:pPr>
        <w:pStyle w:val="38"/>
        <w:rPr>
          <w:ins w:id="94823" w:author="מנוע מכני" w:date="2026-10-11T12:04:40Z"/>
        </w:rPr>
      </w:pPr>
      <w:ins w:id="90031" w:author="מנוע מכני" w:date="2026-10-11T12:04:40Z">
        <w:r>
          <w:t xml:space="preserve">ר"כ</w:t>
        </w:r>
      </w:ins>
      <w:del w:id="90032" w:author="מנוע מכני" w:date="2026-10-11T12:04:40Z">
        <w:r>
          <w:delText xml:space="preserve">ר''כ</w:delText>
        </w:r>
      </w:del>
      <w:r>
        <w:t xml:space="preserve">:</w:t>
      </w:r>
    </w:p>
    <w:p w:rsidR="005851B8" w:rsidRPr="006F178A" w:rsidRDefault="005851B8" w:rsidP="005851B8">
      <w:pPr>
        <w:rPr>
          <w:rtl/>
        </w:rPr>
      </w:pPr>
      <w:del w:id="94824" w:author="מנוע מכני" w:date="2026-10-11T12:04:40Z">
        <w:r>
          <w:rPr>
            <w:rFonts w:ascii="Fb Fontext" w:hAnsi="Fb Fontext" w:hint="cs"/>
            <w:rtl/>
          </w:rPr>
          <w:delText xml:space="preserve"> </w:delText>
        </w:r>
      </w:del>
      <w:r w:rsidRPr="006F178A">
        <w:rPr>
          <w:rFonts w:ascii="Fb Fontext" w:hAnsi="Fb Fontext"/>
          <w:rtl/>
        </w:rPr>
        <w:t>פחות מארבע אמות</w:t>
      </w:r>
      <w:r>
        <w:rPr>
          <w:rFonts w:ascii="Fb Fontext" w:hAnsi="Fb Fontext" w:hint="cs"/>
          <w:rtl/>
        </w:rPr>
        <w:t>:</w:t>
      </w:r>
      <w:r w:rsidRPr="006F178A">
        <w:rPr>
          <w:rFonts w:ascii="Fb Fontext" w:hAnsi="Fb Fontext"/>
          <w:rtl/>
        </w:rPr>
        <w:t xml:space="preserve"> - מניח את הקורה באלכסון.</w:t>
      </w:r>
    </w:p>
    <w:p>
      <w:pPr>
        <w:pStyle w:val="38"/>
        <w:rPr>
          <w:ins w:id="94825" w:author="מנוע מכני" w:date="2026-10-11T12:04:40Z"/>
        </w:rPr>
      </w:pPr>
      <w:del w:id="90072" w:author="מנוע מכני" w:date="2026-10-11T12:04:40Z">
        <w:r>
          <w:delText xml:space="preserve">         </w:delText>
        </w:r>
      </w:del>
      <w:r w:rsidRPr="006F178A">
        <w:t>ארבע אמות</w:t>
      </w:r>
      <w:r>
        <w:t>:</w:t>
      </w:r>
    </w:p>
    <w:p w:rsidR="005851B8" w:rsidRPr="006F178A" w:rsidRDefault="005851B8" w:rsidP="005851B8">
      <w:pPr>
        <w:ind w:firstLine="0"/>
        <w:rPr>
          <w:rtl/>
        </w:rPr>
      </w:pPr>
      <w:del w:id="94826" w:author="מנוע מכני" w:date="2026-10-11T12:04:40Z">
        <w:r w:rsidRPr="006F178A">
          <w:rPr>
            <w:rtl/>
          </w:rPr>
          <w:delText xml:space="preserve"> </w:delText>
        </w:r>
      </w:del>
      <w:r w:rsidRPr="006F178A">
        <w:rPr>
          <w:rtl/>
        </w:rPr>
        <w:t xml:space="preserve">- מניח את הקורה כנגד הקצר.</w:t>
      </w:r>
    </w:p>
    <w:p w:rsidR="005851B8" w:rsidRPr="00BC7B88" w:rsidRDefault="005851B8" w:rsidP="005851B8">
      <w:pPr>
        <w:rPr>
          <w:b/>
          <w:bCs/>
          <w:rtl/>
        </w:rPr>
      </w:pPr>
      <w:r w:rsidRPr="006F178A">
        <w:rPr>
          <w:rtl/>
        </w:rPr>
        <w:t xml:space="preserve">וטעמא </w:t>
      </w:r>
      <w:ins w:id="91980" w:author="מנוע מכני" w:date="2026-10-11T12:04:40Z">
        <w:r>
          <w:rPr>
            <w:rtl/>
          </w:rPr>
          <w:t xml:space="preserve">שלהם</w:t>
        </w:r>
      </w:ins>
      <w:del w:id="91981" w:author="מנוע מכני" w:date="2026-10-11T12:04:40Z">
        <w:r w:rsidRPr="006F178A">
          <w:rPr>
            <w:rtl/>
          </w:rPr>
          <w:delText xml:space="preserve">דידהו</w:delText>
        </w:r>
      </w:del>
      <w:r w:rsidRPr="006F178A">
        <w:rPr>
          <w:rtl/>
        </w:rPr>
        <w:t xml:space="preserve">: קורה משום מחיצה, ובאלכסון </w:t>
      </w:r>
      <w:ins w:id="90596" w:author="מנוע מכני" w:date="2026-10-11T12:04:40Z">
        <w:r>
          <w:rPr>
            <w:rtl/>
          </w:rPr>
          <w:t xml:space="preserve">גם</w:t>
        </w:r>
      </w:ins>
      <w:del w:id="90597" w:author="מנוע מכני" w:date="2026-10-11T12:04:40Z">
        <w:r w:rsidRPr="006F178A">
          <w:rPr>
            <w:rtl/>
          </w:rPr>
          <w:delText xml:space="preserve">נמי</w:delText>
        </w:r>
      </w:del>
      <w:r w:rsidRPr="006F178A">
        <w:rPr>
          <w:rtl/>
        </w:rPr>
        <w:t xml:space="preserve"> הוי מחיצה.</w:t>
      </w:r>
    </w:p>
    <w:p w:rsidR="005851B8" w:rsidRPr="006F178A" w:rsidRDefault="005851B8" w:rsidP="005851B8">
      <w:pPr>
        <w:rPr>
          <w:rtl/>
        </w:rPr>
      </w:pPr>
      <w:r w:rsidRPr="00BC7B88">
        <w:rPr>
          <w:rStyle w:val="2fb"/>
          <w:b/>
          <w:bCs/>
          <w:rtl/>
        </w:rPr>
        <w:t>רבא</w:t>
      </w:r>
      <w:r>
        <w:rPr>
          <w:rtl/>
        </w:rPr>
        <w:t xml:space="preserve"> אחד זה ואחד זה </w:t>
      </w:r>
      <w:r w:rsidRPr="006F178A">
        <w:rPr>
          <w:rtl/>
        </w:rPr>
        <w:t xml:space="preserve">אינו מניח את הקורה אלא כנגד הקצר- דקורה טעמא משום היכר, ובאלכסון </w:t>
      </w:r>
      <w:r w:rsidRPr="006F178A">
        <w:rPr>
          <w:rtl/>
        </w:rPr>
        <w:t xml:space="preserve">לא</w:t>
      </w:r>
      <w:r w:rsidRPr="006F178A">
        <w:rPr>
          <w:rtl/>
        </w:rPr>
        <w:t xml:space="preserve"> הוי היכר.</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ר"כ</w:t>
      </w:r>
      <w:r w:rsidRPr="006F178A">
        <w:rPr>
          <w:rtl/>
        </w:rPr>
        <w:t xml:space="preserve"> הואיל </w:t>
      </w:r>
      <w:ins w:id="93358" w:author="מנוע מכני" w:date="2026-10-11T12:04:40Z">
        <w:r>
          <w:rPr>
            <w:rtl/>
          </w:rPr>
          <w:t xml:space="preserve">ושמועה</w:t>
        </w:r>
      </w:ins>
      <w:del w:id="93359" w:author="מנוע מכני" w:date="2026-10-11T12:04:40Z">
        <w:r w:rsidRPr="006F178A">
          <w:rPr>
            <w:rtl/>
          </w:rPr>
          <w:delText xml:space="preserve">ושמעתתא</w:delText>
        </w:r>
      </w:del>
      <w:r w:rsidRPr="006F178A">
        <w:rPr>
          <w:rtl/>
        </w:rPr>
        <w:t xml:space="preserve"> דכהני היא - אימא בה </w:t>
      </w:r>
      <w:ins w:id="90598" w:author="מנוע מכני" w:date="2026-10-11T12:04:40Z">
        <w:r>
          <w:rPr>
            <w:rtl/>
          </w:rPr>
          <w:t xml:space="preserve">דבר</w:t>
        </w:r>
      </w:ins>
      <w:del w:id="90599" w:author="מנוע מכני" w:date="2026-10-11T12:04:40Z">
        <w:r w:rsidRPr="006F178A">
          <w:rPr>
            <w:rtl/>
          </w:rPr>
          <w:delText xml:space="preserve">מילתא</w:delText>
        </w:r>
      </w:del>
      <w:r w:rsidRPr="006F178A">
        <w:rPr>
          <w:rtl/>
        </w:rPr>
        <w:t xml:space="preserve">.</w:t>
      </w:r>
    </w:p>
    <w:p w:rsidR="005851B8" w:rsidRPr="006F178A" w:rsidRDefault="005851B8" w:rsidP="005851B8">
      <w:pPr>
        <w:rPr>
          <w:rtl/>
        </w:rPr>
      </w:pPr>
      <w:ins w:id="90600" w:author="מנוע מכני" w:date="2026-10-11T12:04:40Z">
        <w:r>
          <w:rPr>
            <w:rtl/>
          </w:rPr>
          <w:t xml:space="preserve">שהרי</w:t>
        </w:r>
      </w:ins>
      <w:del w:id="90601" w:author="מנוע מכני" w:date="2026-10-11T12:04:40Z">
        <w:r w:rsidRPr="006F178A">
          <w:rPr>
            <w:rtl/>
          </w:rPr>
          <w:delText xml:space="preserve">דהא</w:delText>
        </w:r>
      </w:del>
      <w:r w:rsidRPr="006F178A">
        <w:rPr>
          <w:rtl/>
        </w:rPr>
        <w:t xml:space="preserve"> דאמרת מניח הקורה באלכסון - </w:t>
      </w:r>
      <w:r w:rsidRPr="006F178A">
        <w:rPr>
          <w:rtl/>
        </w:rPr>
        <w:t xml:space="preserve">לא</w:t>
      </w:r>
      <w:r w:rsidRPr="006F178A">
        <w:rPr>
          <w:rtl/>
        </w:rPr>
        <w:t xml:space="preserve"> אמרן אלא שאין באלכסונו יותר מעשר.</w:t>
      </w:r>
    </w:p>
    <w:p w:rsidR="005851B8" w:rsidRPr="006F178A" w:rsidRDefault="005851B8" w:rsidP="005851B8">
      <w:pPr>
        <w:rPr>
          <w:rtl/>
        </w:rPr>
      </w:pPr>
      <w:r w:rsidRPr="006F178A">
        <w:rPr>
          <w:rtl/>
        </w:rPr>
        <w:t xml:space="preserve">אבל יש באלכסונו יותר מעשר - </w:t>
      </w:r>
      <w:r w:rsidRPr="00935E29">
        <w:rPr>
          <w:b/>
          <w:bCs/>
          <w:rtl/>
        </w:rPr>
        <w:t>דברי הכל</w:t>
      </w:r>
      <w:r w:rsidRPr="006F178A">
        <w:rPr>
          <w:rtl/>
        </w:rPr>
        <w:t xml:space="preserve"> אינו מניח אלא כנגד הקצר.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75" w:author="קלוד" w:date="2026-10-11T12:24:08Z"/>
        </w:rPr>
      </w:pPr>
      <w:ins w:id="90676" w:author="קלוד" w:date="2026-10-11T12:24:08Z">
        <w:r>
          <w:rPr>
            <w:color w:val="7B3F00"/>
          </w:rPr>
          <w:t xml:space="preserve">האם מותר להשתמש תחת הקורה?</w:t>
        </w:r>
      </w:ins>
    </w:p>
    <w:p>
      <w:pPr>
        <w:pStyle w:val="38"/>
        <w:rPr>
          <w:ins w:id="94828" w:author="מנוע מכני" w:date="2026-10-11T12:04:40Z"/>
        </w:rPr>
      </w:pPr>
      <w:del w:id="94827" w:author="מנוע מכני" w:date="2026-10-11T12:04:40Z">
        <w:r w:rsidRPr="006F178A">
          <w:delText xml:space="preserve">•</w:delText>
        </w:r>
      </w:del>
      <w:r w:rsidRPr="006F178A">
        <w:t xml:space="preserve"> </w:t>
      </w:r>
      <w:r w:rsidRPr="00910D80">
        <w:t>איבעיא להו</w:t>
      </w:r>
      <w:r w:rsidRPr="006F178A">
        <w:t xml:space="preserve">:</w:t>
      </w:r>
    </w:p>
    <w:p w:rsidR="005851B8" w:rsidRPr="006F178A" w:rsidRDefault="005851B8" w:rsidP="005851B8">
      <w:pPr>
        <w:rPr>
          <w:rtl/>
        </w:rPr>
      </w:pPr>
      <w:del w:id="94829" w:author="מנוע מכני" w:date="2026-10-11T12:04:40Z">
        <w:r w:rsidRPr="006F178A">
          <w:rPr>
            <w:rFonts w:ascii="Fb Fontext" w:hAnsi="Fb Fontext"/>
            <w:rtl/>
          </w:rPr>
          <w:delText xml:space="preserve"> </w:delText>
        </w:r>
      </w:del>
      <w:r w:rsidRPr="006F178A">
        <w:rPr>
          <w:rFonts w:ascii="Fb Fontext" w:hAnsi="Fb Fontext"/>
          <w:rtl/>
        </w:rPr>
        <w:t xml:space="preserve">מהו להשתמש תחת הקורה.</w:t>
      </w:r>
    </w:p>
    <w:p>
      <w:pPr>
        <w:pStyle w:val="38"/>
        <w:rPr>
          <w:ins w:id="94830" w:author="מנוע מכני" w:date="2026-10-11T12:04:40Z"/>
        </w:rPr>
      </w:pPr>
      <w:r w:rsidRPr="006F178A">
        <w:t xml:space="preserve">רב ורבי חייא </w:t>
      </w:r>
      <w:r w:rsidRPr="006F178A">
        <w:t>ורי"ו</w:t>
      </w:r>
      <w:del w:id="97023" w:author="מנוע מכני" w:date="2026-10-11T12:04:40Z">
        <w:r w:rsidRPr="006F178A">
          <w:delText xml:space="preserve"> אמרו</w:delText>
        </w:r>
      </w:del>
      <w:r w:rsidRPr="006F178A">
        <w:t xml:space="preserve">:</w:t>
      </w:r>
    </w:p>
    <w:p w:rsidR="005851B8" w:rsidRPr="006F178A" w:rsidRDefault="005851B8" w:rsidP="005851B8">
      <w:pPr>
        <w:rPr>
          <w:rtl/>
        </w:rPr>
      </w:pPr>
      <w:del w:id="94831" w:author="מנוע מכני" w:date="2026-10-11T12:04:40Z">
        <w:r w:rsidRPr="006F178A">
          <w:rPr>
            <w:rtl/>
          </w:rPr>
          <w:delText xml:space="preserve"> </w:delText>
        </w:r>
      </w:del>
      <w:r w:rsidRPr="006F178A">
        <w:rPr>
          <w:rtl/>
        </w:rPr>
        <w:t xml:space="preserve">מותר להשתמש תחת הקורה.</w:t>
      </w:r>
    </w:p>
    <w:p>
      <w:pPr>
        <w:pStyle w:val="38"/>
        <w:rPr>
          <w:ins w:id="94832" w:author="מנוע מכני" w:date="2026-10-11T12:04:40Z"/>
        </w:rPr>
      </w:pPr>
      <w:r w:rsidRPr="006F178A">
        <w:t xml:space="preserve">שמואל ורשב"ר </w:t>
      </w:r>
      <w:r w:rsidRPr="006F178A">
        <w:t>ורשב"ל</w:t>
      </w:r>
      <w:del w:id="97024" w:author="מנוע מכני" w:date="2026-10-11T12:04:40Z">
        <w:r w:rsidRPr="006F178A">
          <w:delText xml:space="preserve"> אמרו</w:delText>
        </w:r>
      </w:del>
      <w:r w:rsidRPr="006F178A">
        <w:t xml:space="preserve">:</w:t>
      </w:r>
    </w:p>
    <w:p w:rsidR="005851B8" w:rsidRPr="006F178A" w:rsidRDefault="005851B8" w:rsidP="005851B8">
      <w:pPr>
        <w:rPr>
          <w:rtl/>
        </w:rPr>
      </w:pPr>
      <w:del w:id="94833" w:author="מנוע מכני" w:date="2026-10-11T12:04:40Z">
        <w:r w:rsidRPr="006F178A">
          <w:rPr>
            <w:rtl/>
          </w:rPr>
          <w:delText xml:space="preserve"> </w:delText>
        </w:r>
      </w:del>
      <w:r w:rsidRPr="006F178A">
        <w:rPr>
          <w:rtl/>
        </w:rPr>
        <w:t xml:space="preserve">אסור להשתמש תחת הקורה.</w:t>
      </w:r>
    </w:p>
    <w:p w:rsidR="005851B8" w:rsidRPr="006F178A" w:rsidRDefault="005851B8" w:rsidP="005851B8">
      <w:pPr>
        <w:rPr>
          <w:rtl/>
        </w:rPr>
      </w:pPr>
      <w:r w:rsidRPr="006F178A">
        <w:rPr>
          <w:rtl/>
        </w:rPr>
        <w:t xml:space="preserve">וא"ל</w:t>
      </w:r>
      <w:r w:rsidRPr="006F178A">
        <w:rPr>
          <w:rtl/>
        </w:rPr>
        <w:t xml:space="preserve"> דפלגי </w:t>
      </w:r>
      <w:ins w:id="93510" w:author="מנוע מכני" w:date="2026-10-11T12:04:40Z">
        <w:r>
          <w:rPr>
            <w:rtl/>
          </w:rPr>
          <w:t xml:space="preserve">אם </w:t>
        </w:r>
      </w:ins>
      <w:del w:id="93511" w:author="מנוע מכני" w:date="2026-10-11T12:04:40Z">
        <w:r w:rsidRPr="006F178A">
          <w:rPr>
            <w:rtl/>
          </w:rPr>
          <w:delText xml:space="preserve">אי </w:delText>
        </w:r>
      </w:del>
      <w:r w:rsidRPr="006F178A">
        <w:rPr>
          <w:rtl/>
        </w:rPr>
        <w:t xml:space="preserve">קורה משום היכר או מחיצה.</w:t>
      </w:r>
    </w:p>
    <w:p w:rsidR="005851B8" w:rsidRPr="006F178A" w:rsidRDefault="005851B8" w:rsidP="005851B8">
      <w:pPr>
        <w:rPr>
          <w:rtl/>
        </w:rPr>
      </w:pPr>
      <w:r w:rsidRPr="006F178A">
        <w:rPr>
          <w:rtl/>
        </w:rPr>
        <w:t xml:space="preserve">דיתכן דכו"ע משום היכר </w:t>
      </w:r>
      <w:ins w:id="90602" w:author="מנוע מכני" w:date="2026-10-11T12:04:40Z">
        <w:r>
          <w:rPr>
            <w:b/>
            <w:bCs/>
            <w:rtl/>
          </w:rPr>
          <w:t xml:space="preserve">וחלקו</w:t>
        </w:r>
      </w:ins>
      <w:del w:id="90603" w:author="מנוע מכני" w:date="2026-10-11T12:04:40Z">
        <w:r w:rsidRPr="006F178A">
          <w:rPr>
            <w:b/>
            <w:bCs/>
            <w:rtl/>
          </w:rPr>
          <w:delText xml:space="preserve">ופליגי</w:delText>
        </w:r>
      </w:del>
      <w:r>
        <w:rPr>
          <w:rtl/>
        </w:rPr>
        <w:t xml:space="preserve"> </w:t>
      </w:r>
      <w:ins w:id="93512" w:author="מנוע מכני" w:date="2026-10-11T12:04:40Z">
        <w:r>
          <w:rPr>
            <w:rtl/>
          </w:rPr>
          <w:t xml:space="preserve">אם </w:t>
        </w:r>
      </w:ins>
      <w:del w:id="93513" w:author="מנוע מכני" w:date="2026-10-11T12:04:40Z">
        <w:r>
          <w:rPr>
            <w:rtl/>
          </w:rPr>
          <w:delText xml:space="preserve">אי </w:delText>
        </w:r>
      </w:del>
      <w:r>
        <w:rPr>
          <w:rtl/>
        </w:rPr>
        <w:t xml:space="preserve">היכיר</w:t>
      </w:r>
      <w:r w:rsidRPr="006F178A">
        <w:rPr>
          <w:rtl/>
        </w:rPr>
        <w:t xml:space="preserve"> מלגיו, </w:t>
      </w:r>
      <w:ins w:id="93514" w:author="מנוע מכני" w:date="2026-10-11T12:04:40Z">
        <w:r>
          <w:rPr>
            <w:rtl/>
          </w:rPr>
          <w:t xml:space="preserve">אם </w:t>
        </w:r>
      </w:ins>
      <w:del w:id="93515" w:author="מנוע מכני" w:date="2026-10-11T12:04:40Z">
        <w:r w:rsidRPr="006F178A">
          <w:rPr>
            <w:rtl/>
          </w:rPr>
          <w:delText xml:space="preserve">אי </w:delText>
        </w:r>
      </w:del>
      <w:r w:rsidRPr="006F178A">
        <w:rPr>
          <w:rtl/>
        </w:rPr>
        <w:t xml:space="preserve">היכירא מלבר.</w:t>
      </w:r>
    </w:p>
    <w:p>
      <w:pPr>
        <w:pStyle w:val="38"/>
        <w:rPr>
          <w:ins w:id="94834" w:author="מנוע מכני" w:date="2026-10-11T12:04:40Z"/>
        </w:rPr>
      </w:pPr>
      <w:r w:rsidRPr="006F178A">
        <w:t>ו</w:t>
      </w:r>
      <w:r w:rsidRPr="00910D80">
        <w:t>אב"א</w:t>
      </w:r>
    </w:p>
    <w:p w:rsidR="005851B8" w:rsidRDefault="005851B8" w:rsidP="005851B8">
      <w:pPr>
        <w:rPr>
          <w:rtl/>
        </w:rPr>
      </w:pPr>
      <w:del w:id="94835" w:author="מנוע מכני" w:date="2026-10-11T12:04:40Z">
        <w:r w:rsidRPr="006F178A">
          <w:rPr>
            <w:rtl/>
          </w:rPr>
          <w:delText xml:space="preserve"> </w:delText>
        </w:r>
      </w:del>
      <w:r w:rsidRPr="006F178A">
        <w:rPr>
          <w:rtl/>
        </w:rPr>
        <w:t xml:space="preserve">כו"ע</w:t>
      </w:r>
      <w:r w:rsidRPr="006F178A">
        <w:rPr>
          <w:rtl/>
        </w:rPr>
        <w:t xml:space="preserve"> משום מחיצה,</w:t>
      </w:r>
    </w:p>
    <w:p>
      <w:pPr>
        <w:pStyle w:val="38"/>
        <w:rPr>
          <w:ins w:id="94836" w:author="מנוע מכני" w:date="2026-10-11T12:04:40Z"/>
        </w:rPr>
      </w:pPr>
      <w:ins w:id="90604" w:author="מנוע מכני" w:date="2026-10-11T12:04:40Z">
        <w:r>
          <w:t xml:space="preserve">וחלקו</w:t>
        </w:r>
      </w:ins>
    </w:p>
    <w:p w:rsidR="005851B8" w:rsidRPr="006F178A" w:rsidRDefault="005851B8" w:rsidP="005851B8">
      <w:pPr>
        <w:rPr>
          <w:rtl/>
        </w:rPr>
      </w:pPr>
      <w:del w:id="90605" w:author="מנוע מכני" w:date="2026-10-11T12:04:40Z">
        <w:r w:rsidRPr="006F178A">
          <w:rPr>
            <w:b/>
            <w:bCs/>
            <w:rtl/>
          </w:rPr>
          <w:delText xml:space="preserve">ופליגי</w:delText>
        </w:r>
      </w:del>
      <w:del w:id="94837" w:author="מנוע מכני" w:date="2026-10-11T12:04:40Z">
        <w:r w:rsidRPr="006F178A">
          <w:rPr>
            <w:rtl/>
          </w:rPr>
          <w:delText xml:space="preserve"> </w:delText>
        </w:r>
      </w:del>
      <w:r w:rsidRPr="006F178A">
        <w:rPr>
          <w:rtl/>
        </w:rPr>
        <w:t xml:space="preserve">דמר סבר: חודו הפנימי יורד וסותם, ומר סבר: חודו החיצון יורד וסותם.</w:t>
      </w:r>
    </w:p>
    <w:p w:rsidR="005851B8" w:rsidRPr="006F178A" w:rsidRDefault="005851B8" w:rsidP="005851B8">
      <w:pPr>
        <w:rPr>
          <w:rtl/>
        </w:rPr>
      </w:pPr>
      <w:r w:rsidRPr="006F178A">
        <w:rPr>
          <w:rtl/>
        </w:rPr>
        <w:t xml:space="preserve">ואהך </w:t>
      </w:r>
      <w:r w:rsidRPr="006F178A">
        <w:rPr>
          <w:rStyle w:val="2fb"/>
          <w:rtl/>
        </w:rPr>
        <w:t xml:space="preserve">אר"ח</w:t>
      </w:r>
      <w:r w:rsidRPr="006F178A">
        <w:rPr>
          <w:rtl/>
        </w:rPr>
        <w:t xml:space="preserve"> ד</w:t>
      </w:r>
      <w:r w:rsidRPr="006F178A">
        <w:rPr>
          <w:b/>
          <w:bCs/>
          <w:rtl/>
        </w:rPr>
        <w:t>הכל מודים</w:t>
      </w:r>
      <w:r w:rsidRPr="006F178A">
        <w:rPr>
          <w:rtl/>
        </w:rPr>
        <w:t xml:space="preserve"> בבין לחיים שאסור.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רמב"ח</w:t>
      </w:r>
      <w:r w:rsidRPr="006F178A">
        <w:rPr>
          <w:rFonts w:ascii="Fb Fontext" w:hAnsi="Fb Fontext"/>
          <w:rtl/>
        </w:rPr>
        <w:t xml:space="preserve"> </w:t>
      </w:r>
      <w:r w:rsidRPr="006F178A">
        <w:rPr>
          <w:rStyle w:val="2fb"/>
          <w:rFonts w:ascii="Fb Fontext" w:hAnsi="Fb Fontext"/>
          <w:rtl/>
        </w:rPr>
        <w:t xml:space="preserve">מר"ח</w:t>
      </w:r>
      <w:r w:rsidRPr="006F178A">
        <w:rPr>
          <w:rFonts w:ascii="Fb Fontext" w:hAnsi="Fb Fontext"/>
          <w:rtl/>
        </w:rPr>
        <w:t xml:space="preserve"> נעץ שתי יתידות בשני כותלי מבוי מבחוץ, והניח קורה על גביהן מהו.</w:t>
      </w:r>
    </w:p>
    <w:p>
      <w:pPr>
        <w:pStyle w:val="38"/>
        <w:rPr>
          <w:ins w:id="94838" w:author="מנוע מכני" w:date="2026-10-11T12:04:40Z"/>
        </w:rPr>
      </w:pPr>
      <w:r w:rsidRPr="006F178A">
        <w:t xml:space="preserve">-</w:t>
      </w:r>
      <w:r w:rsidRPr="006F178A">
        <w:t xml:space="preserve">וא"ל</w:t>
      </w:r>
      <w:r w:rsidRPr="006F178A">
        <w:t xml:space="preserve"> </w:t>
      </w:r>
      <w:r w:rsidRPr="006F178A">
        <w:t>ר"ח</w:t>
      </w:r>
      <w:r w:rsidRPr="006F178A">
        <w:t>:</w:t>
      </w:r>
    </w:p>
    <w:p w:rsidR="005851B8" w:rsidRPr="006F178A" w:rsidRDefault="005851B8" w:rsidP="005851B8">
      <w:pPr>
        <w:rPr>
          <w:rtl/>
        </w:rPr>
      </w:pPr>
      <w:del w:id="94839" w:author="מנוע מכני" w:date="2026-10-11T12:04:40Z">
        <w:r w:rsidRPr="006F178A">
          <w:rPr>
            <w:rtl/>
          </w:rPr>
          <w:delText xml:space="preserve"> </w:delText>
        </w:r>
      </w:del>
      <w:r w:rsidRPr="006F178A">
        <w:rPr>
          <w:rtl/>
        </w:rPr>
        <w:t xml:space="preserve">לדברי המתיר - אסור, לדברי האוסר - מותר.</w:t>
      </w:r>
    </w:p>
    <w:p>
      <w:pPr>
        <w:pStyle w:val="38"/>
        <w:rPr>
          <w:ins w:id="94840" w:author="מנוע מכני" w:date="2026-10-11T12:04:40Z"/>
        </w:rPr>
      </w:pPr>
      <w:r w:rsidRPr="006F178A">
        <w:t>רבא</w:t>
      </w:r>
      <w:r w:rsidRPr="006F178A">
        <w:t xml:space="preserve">:</w:t>
      </w:r>
    </w:p>
    <w:p w:rsidR="005851B8" w:rsidRPr="006F178A" w:rsidRDefault="005851B8" w:rsidP="005851B8">
      <w:pPr>
        <w:rPr>
          <w:rtl/>
        </w:rPr>
      </w:pPr>
      <w:del w:id="94841" w:author="מנוע מכני" w:date="2026-10-11T12:04:40Z">
        <w:r w:rsidRPr="006F178A">
          <w:rPr>
            <w:rtl/>
          </w:rPr>
          <w:delText xml:space="preserve"> </w:delText>
        </w:r>
      </w:del>
      <w:r w:rsidRPr="006F178A">
        <w:rPr>
          <w:rtl/>
        </w:rPr>
        <w:t xml:space="preserve">לדברי האוסר, </w:t>
      </w:r>
      <w:ins w:id="90610" w:author="מנוע מכני" w:date="2026-10-11T12:04:40Z">
        <w:r>
          <w:rPr>
            <w:rtl/>
          </w:rPr>
          <w:t xml:space="preserve">גם</w:t>
        </w:r>
      </w:ins>
      <w:del w:id="90611" w:author="מנוע מכני" w:date="2026-10-11T12:04:40Z">
        <w:r w:rsidRPr="006F178A">
          <w:rPr>
            <w:rtl/>
          </w:rPr>
          <w:delText xml:space="preserve">נמי</w:delText>
        </w:r>
      </w:del>
      <w:r w:rsidRPr="006F178A">
        <w:rPr>
          <w:rtl/>
        </w:rPr>
        <w:t xml:space="preserve"> אסור. </w:t>
      </w:r>
      <w:ins w:id="90606" w:author="מנוע מכני" w:date="2026-10-11T12:04:40Z">
        <w:r>
          <w:rPr>
            <w:rtl/>
          </w:rPr>
          <w:t xml:space="preserve">צריך</w:t>
        </w:r>
      </w:ins>
      <w:del w:id="90607" w:author="מנוע מכני" w:date="2026-10-11T12:04:40Z">
        <w:r w:rsidRPr="006F178A">
          <w:rPr>
            <w:rtl/>
          </w:rPr>
          <w:delText xml:space="preserve">בעינן</w:delText>
        </w:r>
      </w:del>
      <w:r w:rsidRPr="006F178A">
        <w:rPr>
          <w:rtl/>
        </w:rPr>
        <w:t xml:space="preserve"> קורה על גבי מבוי, </w:t>
      </w:r>
      <w:ins w:id="90608" w:author="מנוע מכני" w:date="2026-10-11T12:04:40Z">
        <w:r>
          <w:rPr>
            <w:rtl/>
          </w:rPr>
          <w:t xml:space="preserve">ואין</w:t>
        </w:r>
      </w:ins>
      <w:del w:id="90609" w:author="מנוע מכני" w:date="2026-10-11T12:04:40Z">
        <w:r w:rsidRPr="006F178A">
          <w:rPr>
            <w:rtl/>
          </w:rPr>
          <w:delText xml:space="preserve">וליכא</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ט.</w:t>
      </w:r>
    </w:p>
    <w:p>
      <w:pPr>
        <w:pStyle w:val="afffff8"/>
        <w:rPr>
          <w:ins w:id="90673" w:author="קלוד" w:date="2026-10-11T12:24:08Z"/>
        </w:rPr>
      </w:pPr>
      <w:ins w:id="90674" w:author="קלוד" w:date="2026-10-11T12:24:08Z">
        <w:r>
          <w:rPr>
            <w:color w:val="7B3F00"/>
          </w:rPr>
          <w:t xml:space="preserve">קורה משוכה או תלויה - שלשה או ארבעה</w:t>
        </w:r>
      </w:ins>
    </w:p>
    <w:p w:rsidR="005851B8" w:rsidRPr="006F178A" w:rsidRDefault="005851B8" w:rsidP="005851B8">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איתיביה</w:t>
      </w:r>
      <w:r w:rsidRPr="006F178A">
        <w:rPr>
          <w:rFonts w:ascii="Fb Fontext" w:hAnsi="Fb Fontext"/>
          <w:rtl/>
        </w:rPr>
        <w:t xml:space="preserve"> </w:t>
      </w:r>
      <w:r w:rsidRPr="006F178A">
        <w:rPr>
          <w:rStyle w:val="2fb"/>
          <w:rFonts w:ascii="Fb Fontext" w:hAnsi="Fb Fontext"/>
          <w:rtl/>
        </w:rPr>
        <w:t xml:space="preserve">רב</w:t>
      </w:r>
      <w:r w:rsidRPr="006F178A">
        <w:rPr>
          <w:rFonts w:ascii="Fb Fontext" w:hAnsi="Fb Fontext"/>
          <w:rtl/>
        </w:rPr>
        <w:t xml:space="preserve"> אדא בר מתנה </w:t>
      </w:r>
      <w:r w:rsidRPr="002D0727">
        <w:rPr>
          <w:rStyle w:val="2fb"/>
          <w:rFonts w:ascii="Fb Fontext" w:hAnsi="Fb Fontext"/>
          <w:b/>
          <w:bCs/>
          <w:rtl/>
        </w:rPr>
        <w:t>לרבא</w:t>
      </w:r>
      <w:r w:rsidRPr="006F178A">
        <w:rPr>
          <w:rFonts w:ascii="Fb Fontext" w:hAnsi="Fb Fontext"/>
          <w:rtl/>
        </w:rPr>
        <w:t>: היתה קורתו משוכה או תלויה.</w:t>
      </w:r>
    </w:p>
    <w:p w:rsidR="005851B8" w:rsidRPr="006F178A" w:rsidRDefault="005851B8" w:rsidP="005851B8">
      <w:pPr>
        <w:ind w:firstLine="0"/>
        <w:rPr>
          <w:rtl/>
        </w:rPr>
      </w:pPr>
      <w:del w:id="90073" w:author="מנוע מכני" w:date="2026-10-11T12:04:40Z">
        <w:r>
          <w:rPr>
            <w:rStyle w:val="afffe"/>
            <w:rFonts w:ascii="Fb Fontext" w:hAnsi="Fb Fontext" w:hint="cs"/>
            <w:rtl/>
          </w:rPr>
          <w:delText xml:space="preserve">   </w:delText>
        </w:r>
      </w:del>
      <w:r w:rsidRPr="006F178A">
        <w:rPr>
          <w:rStyle w:val="afffe"/>
          <w:rFonts w:ascii="Fb Fontext" w:hAnsi="Fb Fontext"/>
          <w:rtl/>
        </w:rPr>
        <w:t>פחות</w:t>
      </w:r>
      <w:r w:rsidRPr="006F178A">
        <w:rPr>
          <w:rtl/>
        </w:rPr>
        <w:t xml:space="preserve"> </w:t>
      </w:r>
      <w:r w:rsidRPr="006F178A">
        <w:rPr>
          <w:rStyle w:val="afffe"/>
          <w:rFonts w:ascii="Fb Fontext" w:hAnsi="Fb Fontext"/>
          <w:rtl/>
        </w:rPr>
        <w:t>משלשה</w:t>
      </w:r>
      <w:r w:rsidRPr="006F178A">
        <w:rPr>
          <w:rtl/>
        </w:rPr>
        <w:t xml:space="preserve"> - אין צריך להביא קורה אחרת.</w:t>
      </w:r>
      <w:r w:rsidRPr="006F178A">
        <w:rPr>
          <w:rFonts w:hint="cs"/>
          <w:rtl/>
        </w:rPr>
        <w:t xml:space="preserve"> </w:t>
      </w:r>
      <w:r w:rsidRPr="006F178A">
        <w:rPr>
          <w:rStyle w:val="afffe"/>
          <w:rFonts w:ascii="Fb Fontext" w:hAnsi="Fb Fontext"/>
          <w:rtl/>
        </w:rPr>
        <w:t>שלשה</w:t>
      </w:r>
      <w:r w:rsidRPr="006F178A">
        <w:rPr>
          <w:rtl/>
        </w:rPr>
        <w:t xml:space="preserve"> - צריך להביא קורה אחרת.</w:t>
      </w:r>
    </w:p>
    <w:p>
      <w:pPr>
        <w:pStyle w:val="38"/>
        <w:rPr>
          <w:ins w:id="94842" w:author="מנוע מכני" w:date="2026-10-11T12:04:40Z"/>
        </w:rPr>
      </w:pPr>
      <w:r w:rsidRPr="006F178A">
        <w:t>רשב"ג</w:t>
      </w:r>
      <w:r w:rsidRPr="006F178A">
        <w:t>:</w:t>
      </w:r>
    </w:p>
    <w:p w:rsidR="005851B8" w:rsidRPr="006F178A" w:rsidRDefault="005851B8" w:rsidP="005851B8">
      <w:pPr>
        <w:rPr>
          <w:rtl/>
        </w:rPr>
      </w:pPr>
      <w:del w:id="94843" w:author="מנוע מכני" w:date="2026-10-11T12:04:40Z">
        <w:r w:rsidRPr="006F178A">
          <w:rPr>
            <w:rtl/>
          </w:rPr>
          <w:delText xml:space="preserve"> </w:delText>
        </w:r>
      </w:del>
      <w:r w:rsidRPr="006F178A">
        <w:rPr>
          <w:rStyle w:val="afffe"/>
          <w:rFonts w:ascii="Fb Fontext" w:hAnsi="Fb Fontext"/>
          <w:rtl/>
        </w:rPr>
        <w:t>פחות</w:t>
      </w:r>
      <w:r w:rsidRPr="006F178A">
        <w:rPr>
          <w:rtl/>
        </w:rPr>
        <w:t xml:space="preserve"> </w:t>
      </w:r>
      <w:r w:rsidRPr="006F178A">
        <w:rPr>
          <w:rStyle w:val="afffe"/>
          <w:rFonts w:ascii="Fb Fontext" w:hAnsi="Fb Fontext"/>
          <w:rtl/>
        </w:rPr>
        <w:t>מארבעה</w:t>
      </w:r>
      <w:r w:rsidRPr="006F178A">
        <w:rPr>
          <w:rtl/>
        </w:rPr>
        <w:t xml:space="preserve"> - אין צריך להביא קורה אחרת.</w:t>
      </w:r>
      <w:r w:rsidRPr="006F178A">
        <w:rPr>
          <w:rFonts w:hint="cs"/>
          <w:rtl/>
        </w:rPr>
        <w:t xml:space="preserve"> </w:t>
      </w:r>
      <w:r w:rsidRPr="006F178A">
        <w:rPr>
          <w:rStyle w:val="afffe"/>
          <w:rFonts w:ascii="Fb Fontext" w:hAnsi="Fb Fontext"/>
          <w:rtl/>
        </w:rPr>
        <w:t>ארבעה</w:t>
      </w:r>
      <w:r w:rsidRPr="006F178A">
        <w:rPr>
          <w:rtl/>
        </w:rPr>
        <w:t xml:space="preserve"> - צריך להביא קורה אחרת.</w:t>
      </w:r>
    </w:p>
    <w:p w:rsidR="005851B8" w:rsidRPr="006F178A" w:rsidRDefault="005851B8" w:rsidP="005851B8">
      <w:pPr>
        <w:rPr>
          <w:rStyle w:val="afffe"/>
          <w:rFonts w:ascii="Fb Fontext" w:hAnsi="Fb Fontext"/>
          <w:b/>
          <w:rtl/>
        </w:rPr>
      </w:pPr>
      <w:ins w:id="91982" w:author="מנוע מכני" w:date="2026-10-11T12:04:40Z">
        <w:r>
          <w:rPr>
            <w:rtl/>
          </w:rPr>
          <w:t xml:space="preserve">מה</w:t>
        </w:r>
      </w:ins>
      <w:del w:id="91983" w:author="מנוע מכני" w:date="2026-10-11T12:04:40Z">
        <w:r w:rsidRPr="006F178A">
          <w:rPr>
            <w:rtl/>
          </w:rPr>
          <w:delText xml:space="preserve">מאי</w:delText>
        </w:r>
      </w:del>
      <w:r w:rsidRPr="006F178A">
        <w:rPr>
          <w:rtl/>
        </w:rPr>
        <w:t xml:space="preserve"> </w:t>
      </w:r>
      <w:ins w:id="90612" w:author="מנוע מכני" w:date="2026-10-11T12:04:40Z">
        <w:r>
          <w:rPr>
            <w:rtl/>
          </w:rPr>
          <w:t xml:space="preserve">לא</w:t>
        </w:r>
      </w:ins>
      <w:del w:id="90613" w:author="מנוע מכני" w:date="2026-10-11T12:04:40Z">
        <w:r w:rsidRPr="006F178A">
          <w:rPr>
            <w:rtl/>
          </w:rPr>
          <w:delText xml:space="preserve">לאו</w:delText>
        </w:r>
      </w:del>
      <w:r w:rsidRPr="006F178A">
        <w:rPr>
          <w:rtl/>
        </w:rPr>
        <w:t xml:space="preserve"> - משוכה מבחוץ, ותלויה מבפנים.</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Pr>
          <w:rtl/>
        </w:rPr>
        <w:t xml:space="preserve"> אידי ואידי מבפנים</w:t>
      </w:r>
      <w:r>
        <w:rPr>
          <w:rFonts w:hint="cs"/>
          <w:rtl/>
        </w:rPr>
        <w:t xml:space="preserve">, </w:t>
      </w:r>
      <w:r w:rsidRPr="006F178A">
        <w:rPr>
          <w:rtl/>
        </w:rPr>
        <w:t>משוכה - מרוח אחת, ותלויה - משתי רוחות</w:t>
      </w:r>
      <w:r>
        <w:rPr>
          <w:rFonts w:hint="cs"/>
          <w:rtl/>
        </w:rPr>
        <w:t xml:space="preserve"> </w:t>
      </w:r>
      <w:r w:rsidRPr="00BA0193">
        <w:rPr>
          <w:b/>
          <w:bCs/>
          <w:rtl/>
        </w:rPr>
        <w:t>וקמ</w:t>
      </w:r>
      <w:r>
        <w:rPr>
          <w:rtl/>
        </w:rPr>
        <w:t xml:space="preserve">"ל</w:t>
      </w:r>
      <w:r>
        <w:rPr>
          <w:rtl/>
        </w:rPr>
        <w:t xml:space="preserve"> דגם בשתי רוחות א</w:t>
      </w:r>
      <w:r>
        <w:rPr>
          <w:rFonts w:hint="cs"/>
          <w:rtl/>
        </w:rPr>
        <w:t>מרי'</w:t>
      </w:r>
      <w:r w:rsidRPr="006F178A">
        <w:rPr>
          <w:rtl/>
        </w:rPr>
        <w:t xml:space="preserve"> לבוד.</w:t>
      </w:r>
    </w:p>
    <w:p w:rsidR="005851B8" w:rsidRPr="006F178A" w:rsidRDefault="005851B8" w:rsidP="005851B8">
      <w:pPr>
        <w:rPr>
          <w:rtl/>
        </w:rPr>
      </w:pPr>
      <w:r w:rsidRPr="006F178A">
        <w:rPr>
          <w:rStyle w:val="afffe"/>
          <w:rFonts w:ascii="Fb Fontext" w:hAnsi="Fb Fontext"/>
          <w:b/>
          <w:rtl/>
        </w:rPr>
        <w:t>ב.</w:t>
      </w:r>
      <w:r w:rsidRPr="006F178A">
        <w:rPr>
          <w:rtl/>
        </w:rPr>
        <w:t xml:space="preserve"> </w:t>
      </w:r>
      <w:r w:rsidRPr="006F178A">
        <w:rPr>
          <w:rStyle w:val="2fb"/>
          <w:rtl/>
        </w:rPr>
        <w:t xml:space="preserve">רב אשי</w:t>
      </w:r>
      <w:r w:rsidRPr="006F178A">
        <w:rPr>
          <w:rtl/>
        </w:rPr>
        <w:t xml:space="preserve"> משוכה והיא תלויה. וכגון שנעץ שתי יתידות עקומות על שני כותלי מבוי, שאין בגובהן שלשה.</w:t>
      </w:r>
      <w:r>
        <w:rPr>
          <w:rFonts w:hint="cs"/>
          <w:rtl/>
        </w:rPr>
        <w:t xml:space="preserve"> </w:t>
      </w:r>
      <w:r w:rsidRPr="006F178A">
        <w:rPr>
          <w:rtl/>
        </w:rPr>
        <w:t xml:space="preserve">ואין בעקמומיתן שלשה. </w:t>
      </w:r>
      <w:r w:rsidRPr="00BA0193">
        <w:rPr>
          <w:b/>
          <w:bCs/>
          <w:rtl/>
        </w:rPr>
        <w:t>וקמ</w:t>
      </w:r>
      <w:r w:rsidRPr="006F178A">
        <w:rPr>
          <w:rtl/>
        </w:rPr>
        <w:t xml:space="preserve">"ל</w:t>
      </w:r>
      <w:r w:rsidRPr="006F178A">
        <w:rPr>
          <w:rtl/>
        </w:rPr>
        <w:t xml:space="preserve"> ד</w:t>
      </w:r>
      <w:r>
        <w:rPr>
          <w:rtl/>
        </w:rPr>
        <w:t>אמרי'</w:t>
      </w:r>
      <w:r w:rsidRPr="006F178A">
        <w:rPr>
          <w:rtl/>
        </w:rPr>
        <w:t xml:space="preserve"> גם חבוט וגם לבוד.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71" w:author="קלוד" w:date="2026-10-11T12:24:08Z"/>
        </w:rPr>
      </w:pPr>
      <w:ins w:id="90672" w:author="קלוד" w:date="2026-10-11T12:24:08Z">
        <w:r>
          <w:rPr>
            <w:color w:val="7B3F00"/>
          </w:rPr>
          <w:t xml:space="preserve">בין לחיים ותחת הקורה - כרמלית</w:t>
        </w:r>
      </w:ins>
    </w:p>
    <w:p>
      <w:pPr>
        <w:pStyle w:val="38"/>
        <w:rPr>
          <w:ins w:id="94845" w:author="מנוע מכני" w:date="2026-10-11T12:04:40Z"/>
        </w:rPr>
      </w:pPr>
      <w:del w:id="94844" w:author="מנוע מכני" w:date="2026-10-11T12:04:40Z">
        <w:r w:rsidRPr="006F178A">
          <w:delText xml:space="preserve">•</w:delText>
        </w:r>
      </w:del>
      <w:r w:rsidRPr="006F178A">
        <w:t xml:space="preserve"> </w:t>
      </w:r>
      <w:r w:rsidRPr="006F178A">
        <w:t xml:space="preserve">תני רבי זכאי </w:t>
      </w:r>
      <w:ins w:id="91984" w:author="מנוע מכני" w:date="2026-10-11T12:04:40Z">
        <w:r>
          <w:t xml:space="preserve">לפניו</w:t>
        </w:r>
      </w:ins>
      <w:del w:id="91985" w:author="מנוע מכני" w:date="2026-10-11T12:04:40Z">
        <w:r w:rsidRPr="006F178A">
          <w:delText xml:space="preserve">קמיה</w:delText>
        </w:r>
      </w:del>
      <w:r w:rsidRPr="006F178A">
        <w:t xml:space="preserve"> ד</w:t>
      </w:r>
      <w:r w:rsidRPr="00BA0193">
        <w:t>רי"ו:</w:t>
      </w:r>
    </w:p>
    <w:p w:rsidR="005851B8" w:rsidRPr="00BA0193" w:rsidRDefault="005851B8" w:rsidP="005851B8">
      <w:pPr>
        <w:rPr>
          <w:b/>
          <w:bCs/>
          <w:rtl/>
        </w:rPr>
      </w:pPr>
      <w:del w:id="94846" w:author="מנוע מכני" w:date="2026-10-11T12:04:40Z">
        <w:r w:rsidRPr="006F178A">
          <w:rPr>
            <w:rFonts w:ascii="Fb Fontext" w:hAnsi="Fb Fontext"/>
            <w:rtl/>
          </w:rPr>
          <w:delText xml:space="preserve"> </w:delText>
        </w:r>
      </w:del>
      <w:r w:rsidRPr="00BA0193">
        <w:rPr>
          <w:rFonts w:ascii="Fb Fontext" w:hAnsi="Fb Fontext"/>
          <w:b/>
          <w:bCs/>
          <w:rtl/>
        </w:rPr>
        <w:t>בין לחיים ותחת הקורה - נידון ככרמלית.</w:t>
      </w:r>
    </w:p>
    <w:p>
      <w:pPr>
        <w:pStyle w:val="38"/>
        <w:rPr>
          <w:ins w:id="94847" w:author="מנוע מכני" w:date="2026-10-11T12:04:40Z"/>
        </w:rPr>
      </w:pPr>
      <w:r w:rsidRPr="002D0727">
        <w:t>אביי</w:t>
      </w:r>
      <w:r w:rsidRPr="006F178A">
        <w:t xml:space="preserve">:</w:t>
      </w:r>
    </w:p>
    <w:p w:rsidR="005851B8" w:rsidRPr="009757B9" w:rsidRDefault="005851B8" w:rsidP="005851B8">
      <w:pPr>
        <w:rPr>
          <w:rFonts w:cs="Guttman Vilna"/>
          <w:b/>
          <w:bCs/>
          <w:rtl/>
        </w:rPr>
      </w:pPr>
      <w:del w:id="94848" w:author="מנוע מכני" w:date="2026-10-11T12:04:40Z">
        <w:r w:rsidRPr="006F178A">
          <w:rPr>
            <w:rtl/>
          </w:rPr>
          <w:delText xml:space="preserve"> </w:delText>
        </w:r>
      </w:del>
      <w:ins w:id="94472" w:author="מנוע מכני" w:date="2026-10-11T12:04:40Z">
        <w:r>
          <w:rPr>
            <w:rtl/>
          </w:rPr>
          <w:t xml:space="preserve">מסתבר</w:t>
        </w:r>
      </w:ins>
      <w:del w:id="94473" w:author="מנוע מכני" w:date="2026-10-11T12:04:40Z">
        <w:r w:rsidRPr="006F178A">
          <w:rPr>
            <w:rtl/>
          </w:rPr>
          <w:delText xml:space="preserve">מסתברא</w:delText>
        </w:r>
      </w:del>
      <w:r w:rsidRPr="006F178A">
        <w:rPr>
          <w:rtl/>
        </w:rPr>
        <w:t xml:space="preserve"> מילתי</w:t>
      </w:r>
      <w:r>
        <w:rPr>
          <w:rtl/>
        </w:rPr>
        <w:t xml:space="preserve">ה </w:t>
      </w:r>
      <w:r>
        <w:rPr>
          <w:rStyle w:val="2fb"/>
          <w:rtl/>
        </w:rPr>
        <w:t xml:space="preserve">דרי"ו</w:t>
      </w:r>
      <w:r>
        <w:rPr>
          <w:rtl/>
        </w:rPr>
        <w:t xml:space="preserve"> תחת הקורה, אבל בין לחיי</w:t>
      </w:r>
      <w:r>
        <w:rPr>
          <w:rFonts w:hint="cs"/>
          <w:rtl/>
        </w:rPr>
        <w:t>ם</w:t>
      </w:r>
      <w:r w:rsidRPr="006F178A">
        <w:rPr>
          <w:rtl/>
        </w:rPr>
        <w:t xml:space="preserve"> - אסור.</w:t>
      </w:r>
    </w:p>
    <w:p>
      <w:pPr>
        <w:pStyle w:val="38"/>
        <w:rPr>
          <w:ins w:id="94849" w:author="מנוע מכני" w:date="2026-10-11T12:04:40Z"/>
        </w:rPr>
      </w:pPr>
      <w:r w:rsidRPr="00D94B4B">
        <w:t>רבא</w:t>
      </w:r>
      <w:r w:rsidRPr="00D94B4B">
        <w:t>:</w:t>
      </w:r>
    </w:p>
    <w:p w:rsidR="005851B8" w:rsidRPr="009757B9" w:rsidRDefault="005851B8" w:rsidP="005851B8">
      <w:pPr>
        <w:rPr>
          <w:rFonts w:cs="Guttman Vilna"/>
          <w:b/>
          <w:bCs/>
          <w:rtl/>
        </w:rPr>
      </w:pPr>
      <w:del w:id="94850" w:author="מנוע מכני" w:date="2026-10-11T12:04:40Z">
        <w:r w:rsidRPr="006F178A">
          <w:rPr>
            <w:rtl/>
          </w:rPr>
          <w:delText xml:space="preserve"> </w:delText>
        </w:r>
      </w:del>
      <w:r w:rsidRPr="006F178A">
        <w:rPr>
          <w:rtl/>
        </w:rPr>
        <w:t xml:space="preserve">בין לחיים </w:t>
      </w:r>
      <w:ins w:id="90614" w:author="מנוע מכני" w:date="2026-10-11T12:04:40Z">
        <w:r>
          <w:rPr>
            <w:rtl/>
          </w:rPr>
          <w:t xml:space="preserve">גם</w:t>
        </w:r>
      </w:ins>
      <w:del w:id="90615" w:author="מנוע מכני" w:date="2026-10-11T12:04:40Z">
        <w:r w:rsidRPr="006F178A">
          <w:rPr>
            <w:rtl/>
          </w:rPr>
          <w:delText xml:space="preserve">נמי</w:delText>
        </w:r>
      </w:del>
      <w:r w:rsidRPr="006F178A">
        <w:rPr>
          <w:rtl/>
        </w:rPr>
        <w:t xml:space="preserve"> מותר.</w:t>
      </w:r>
    </w:p>
    <w:p>
      <w:pPr>
        <w:pStyle w:val="38"/>
        <w:rPr>
          <w:ins w:id="94851" w:author="מנוע מכני" w:date="2026-10-11T12:04:40Z"/>
        </w:rPr>
      </w:pPr>
      <w:r w:rsidRPr="00B3644D">
        <w:t>לרבא</w:t>
      </w:r>
      <w:r w:rsidRPr="00B3644D">
        <w:t>:</w:t>
      </w:r>
    </w:p>
    <w:p w:rsidR="005851B8" w:rsidRPr="00B3644D" w:rsidRDefault="005851B8" w:rsidP="005851B8">
      <w:pPr>
        <w:rPr>
          <w:spacing w:val="-2"/>
          <w:rtl/>
        </w:rPr>
      </w:pPr>
      <w:del w:id="94852" w:author="מנוע מכני" w:date="2026-10-11T12:04:40Z">
        <w:r w:rsidRPr="00B3644D">
          <w:rPr>
            <w:spacing w:val="-2"/>
            <w:rtl/>
          </w:rPr>
          <w:delText xml:space="preserve"> </w:delText>
        </w:r>
      </w:del>
      <w:r w:rsidRPr="00B3644D">
        <w:rPr>
          <w:rStyle w:val="2fb"/>
          <w:spacing w:val="-2"/>
          <w:rtl/>
        </w:rPr>
        <w:t xml:space="preserve">כדר"יו</w:t>
      </w:r>
      <w:r w:rsidRPr="00B3644D">
        <w:rPr>
          <w:spacing w:val="-2"/>
          <w:rtl/>
        </w:rPr>
        <w:t xml:space="preserve"> דמקום שאין בו ד' על ד' מותר לבני </w:t>
      </w:r>
      <w:r w:rsidRPr="00B3644D">
        <w:rPr>
          <w:spacing w:val="-2"/>
          <w:rtl/>
        </w:rPr>
        <w:t xml:space="preserve">רה"ר</w:t>
      </w:r>
      <w:r w:rsidRPr="00B3644D">
        <w:rPr>
          <w:spacing w:val="-2"/>
          <w:rtl/>
        </w:rPr>
        <w:t xml:space="preserve"> </w:t>
      </w:r>
      <w:r w:rsidRPr="00B3644D">
        <w:rPr>
          <w:rStyle w:val="2fb"/>
          <w:spacing w:val="-2"/>
          <w:rtl/>
        </w:rPr>
        <w:t xml:space="preserve">ורה"י</w:t>
      </w:r>
      <w:r w:rsidRPr="00B3644D">
        <w:rPr>
          <w:spacing w:val="-2"/>
          <w:rtl/>
        </w:rPr>
        <w:t xml:space="preserve"> לכתף עליו, ובלבד שלא יחליפו.</w:t>
      </w:r>
    </w:p>
    <w:p>
      <w:pPr>
        <w:pStyle w:val="38"/>
        <w:rPr>
          <w:ins w:id="94853" w:author="מנוע מכני" w:date="2026-10-11T12:04:40Z"/>
        </w:rPr>
      </w:pPr>
      <w:r w:rsidRPr="006F178A">
        <w:lastRenderedPageBreak/>
        <w:t xml:space="preserve">והיינו</w:t>
      </w:r>
    </w:p>
    <w:p w:rsidR="005851B8" w:rsidRPr="009757B9" w:rsidRDefault="005851B8" w:rsidP="005851B8">
      <w:pPr>
        <w:rPr>
          <w:rFonts w:cs="Guttman Vilna"/>
          <w:b/>
          <w:bCs/>
          <w:rtl/>
        </w:rPr>
      </w:pPr>
      <w:del w:id="94854" w:author="מנוע מכני" w:date="2026-10-11T12:04:40Z">
        <w:r w:rsidRPr="006F178A">
          <w:rPr>
            <w:rtl/>
          </w:rPr>
          <w:lastRenderedPageBreak/>
          <w:delText xml:space="preserve"> </w:delText>
        </w:r>
      </w:del>
      <w:r w:rsidRPr="006F178A">
        <w:rPr>
          <w:rtl/>
        </w:rPr>
        <w:lastRenderedPageBreak/>
        <w:t xml:space="preserve">דבטל לגבי שניהם.</w:t>
      </w:r>
    </w:p>
    <w:p w:rsidR="005851B8" w:rsidRPr="006F178A" w:rsidRDefault="005851B8" w:rsidP="005851B8">
      <w:pPr>
        <w:rPr>
          <w:rtl/>
        </w:rPr>
      </w:pPr>
      <w:r w:rsidRPr="006F178A">
        <w:rPr>
          <w:rStyle w:val="2fb"/>
          <w:rtl/>
        </w:rPr>
        <w:t xml:space="preserve">ואביי</w:t>
      </w:r>
      <w:r w:rsidRPr="006F178A">
        <w:rPr>
          <w:rtl/>
        </w:rPr>
        <w:t xml:space="preserve"> - </w:t>
      </w:r>
      <w:ins w:id="90616" w:author="מנוע מכני" w:date="2026-10-11T12:04:40Z">
        <w:r>
          <w:rPr>
            <w:rtl/>
          </w:rPr>
          <w:t xml:space="preserve">שם</w:t>
        </w:r>
      </w:ins>
      <w:del w:id="90617" w:author="מנוע מכני" w:date="2026-10-11T12:04:40Z">
        <w:r w:rsidRPr="006F178A">
          <w:rPr>
            <w:rtl/>
          </w:rPr>
          <w:delText xml:space="preserve">התם</w:delText>
        </w:r>
      </w:del>
      <w:r w:rsidRPr="006F178A">
        <w:rPr>
          <w:rtl/>
        </w:rPr>
        <w:t xml:space="preserve"> בגבוה שלשה.</w:t>
      </w:r>
    </w:p>
    <w:p>
      <w:pPr>
        <w:pStyle w:val="38"/>
        <w:rPr>
          <w:ins w:id="94855" w:author="מנוע מכני" w:date="2026-10-11T12:04:40Z"/>
        </w:rPr>
      </w:pPr>
      <w:r w:rsidRPr="0092079A">
        <w:t>ולאביי</w:t>
      </w:r>
      <w:r w:rsidRPr="006F178A">
        <w:t xml:space="preserve">:</w:t>
      </w:r>
    </w:p>
    <w:p w:rsidR="005851B8" w:rsidRPr="006F178A" w:rsidRDefault="005851B8" w:rsidP="005851B8">
      <w:pPr>
        <w:rPr>
          <w:rtl/>
        </w:rPr>
      </w:pPr>
      <w:del w:id="94856" w:author="מנוע מכני" w:date="2026-10-11T12:04:40Z">
        <w:r w:rsidRPr="006F178A">
          <w:rPr>
            <w:rtl/>
          </w:rPr>
          <w:delText xml:space="preserve"> </w:delText>
        </w:r>
      </w:del>
      <w:r w:rsidRPr="006F178A">
        <w:rPr>
          <w:rtl/>
        </w:rPr>
        <w:t xml:space="preserve">מוכח </w:t>
      </w:r>
      <w:r w:rsidRPr="006F178A">
        <w:rPr>
          <w:rStyle w:val="2fb"/>
          <w:rtl/>
        </w:rPr>
        <w:t xml:space="preserve">מרב</w:t>
      </w:r>
      <w:r w:rsidRPr="006F178A">
        <w:rPr>
          <w:rtl/>
        </w:rPr>
        <w:t xml:space="preserve"> דתוך הפתח צריך לחי אחר להתירו. </w:t>
      </w:r>
      <w:r>
        <w:rPr>
          <w:rtl/>
        </w:rPr>
        <w:t>ואפי'</w:t>
      </w:r>
      <w:r w:rsidRPr="006F178A">
        <w:rPr>
          <w:rtl/>
        </w:rPr>
        <w:t xml:space="preserve"> דאין בו ד' על ד'.</w:t>
      </w:r>
    </w:p>
    <w:p w:rsidR="005851B8" w:rsidRPr="00B3644D" w:rsidRDefault="005851B8" w:rsidP="005851B8">
      <w:pPr>
        <w:rPr>
          <w:spacing w:val="-2"/>
          <w:rtl/>
        </w:rPr>
      </w:pPr>
      <w:r w:rsidRPr="00B3644D">
        <w:rPr>
          <w:rStyle w:val="2fb"/>
          <w:spacing w:val="-2"/>
          <w:rtl/>
        </w:rPr>
        <w:t xml:space="preserve">ורבא</w:t>
      </w:r>
      <w:r w:rsidRPr="00B3644D">
        <w:rPr>
          <w:spacing w:val="-2"/>
          <w:rtl/>
        </w:rPr>
        <w:t xml:space="preserve"> - </w:t>
      </w:r>
      <w:ins w:id="90618" w:author="מנוע מכני" w:date="2026-10-11T12:04:40Z">
        <w:r>
          <w:rPr>
            <w:spacing w:val="-2"/>
            <w:rtl/>
          </w:rPr>
          <w:t xml:space="preserve">שם</w:t>
        </w:r>
      </w:ins>
      <w:del w:id="90619" w:author="מנוע מכני" w:date="2026-10-11T12:04:40Z">
        <w:r w:rsidRPr="00B3644D">
          <w:rPr>
            <w:spacing w:val="-2"/>
            <w:rtl/>
          </w:rPr>
          <w:delText xml:space="preserve">התם</w:delText>
        </w:r>
      </w:del>
      <w:r w:rsidRPr="00B3644D">
        <w:rPr>
          <w:spacing w:val="-2"/>
          <w:rtl/>
        </w:rPr>
        <w:t xml:space="preserve"> דפתוח לכרמלית, אבל </w:t>
      </w:r>
      <w:r w:rsidRPr="00B3644D">
        <w:rPr>
          <w:rStyle w:val="2fb"/>
          <w:spacing w:val="-2"/>
          <w:rtl/>
        </w:rPr>
        <w:t xml:space="preserve">לרה"ר</w:t>
      </w:r>
      <w:r w:rsidRPr="00B3644D">
        <w:rPr>
          <w:spacing w:val="-2"/>
          <w:rtl/>
        </w:rPr>
        <w:t xml:space="preserve"> שרי דמצא מין את מינו [</w:t>
      </w:r>
      <w:r w:rsidRPr="00B3644D">
        <w:rPr>
          <w:spacing w:val="-2"/>
          <w:rtl/>
        </w:rPr>
        <w:t xml:space="preserve">רה"ר</w:t>
      </w:r>
      <w:r w:rsidRPr="00B3644D">
        <w:rPr>
          <w:spacing w:val="-2"/>
          <w:rtl/>
        </w:rPr>
        <w:t xml:space="preserve">] וניעור להיות כמוהו.</w:t>
      </w:r>
    </w:p>
    <w:p>
      <w:pPr>
        <w:pStyle w:val="38"/>
        <w:rPr>
          <w:ins w:id="94858" w:author="מנוע מכני" w:date="2026-10-11T12:04:40Z"/>
        </w:rPr>
      </w:pPr>
      <w:del w:id="94857" w:author="מנוע מכני" w:date="2026-10-11T12:04:40Z">
        <w:r w:rsidRPr="006F178A">
          <w:delText xml:space="preserve">•</w:delText>
        </w:r>
      </w:del>
      <w:r w:rsidRPr="006F178A">
        <w:t xml:space="preserve"> </w:t>
      </w:r>
      <w:r w:rsidRPr="006F178A">
        <w:t xml:space="preserve">והך</w:t>
      </w:r>
    </w:p>
    <w:p w:rsidR="005851B8" w:rsidRPr="006F178A" w:rsidRDefault="005851B8" w:rsidP="005851B8">
      <w:pPr>
        <w:rPr>
          <w:rtl/>
        </w:rPr>
      </w:pPr>
      <w:del w:id="94859" w:author="מנוע מכני" w:date="2026-10-11T12:04:40Z">
        <w:r w:rsidRPr="006F178A">
          <w:rPr>
            <w:rtl/>
          </w:rPr>
          <w:delText xml:space="preserve"> </w:delText>
        </w:r>
      </w:del>
      <w:r w:rsidRPr="006F178A">
        <w:rPr>
          <w:rStyle w:val="2fb"/>
          <w:rtl/>
        </w:rPr>
        <w:t xml:space="preserve">דר"יו</w:t>
      </w:r>
      <w:r w:rsidRPr="006F178A">
        <w:rPr>
          <w:rtl/>
        </w:rPr>
        <w:t xml:space="preserve"> דמבוי שרצפו בלחיין פחות פחות מארבעה - באנו למחלוקת </w:t>
      </w:r>
      <w:r w:rsidRPr="006F178A">
        <w:rPr>
          <w:rStyle w:val="2fb"/>
          <w:rtl/>
        </w:rPr>
        <w:t xml:space="preserve">רשב"ג</w:t>
      </w:r>
      <w:r w:rsidRPr="006F178A">
        <w:rPr>
          <w:rtl/>
        </w:rPr>
        <w:t xml:space="preserve"> ורבנן.</w:t>
      </w:r>
    </w:p>
    <w:p w:rsidR="005851B8" w:rsidRPr="009757B9" w:rsidRDefault="005851B8" w:rsidP="005851B8">
      <w:pPr>
        <w:rPr>
          <w:rFonts w:cs="Guttman Vilna"/>
          <w:b/>
          <w:bCs/>
          <w:rtl/>
        </w:rPr>
      </w:pPr>
      <w:r w:rsidRPr="006F178A">
        <w:rPr>
          <w:rStyle w:val="2fb"/>
          <w:rtl/>
        </w:rPr>
        <w:t xml:space="preserve">דלרשב"ג</w:t>
      </w:r>
      <w:r w:rsidRPr="006F178A">
        <w:rPr>
          <w:rtl/>
        </w:rPr>
        <w:t xml:space="preserve"> דאמר </w:t>
      </w:r>
      <w:ins w:id="90620" w:author="מנוע מכני" w:date="2026-10-11T12:04:40Z">
        <w:r>
          <w:rPr>
            <w:rtl/>
          </w:rPr>
          <w:t xml:space="preserve">אומרים</w:t>
        </w:r>
      </w:ins>
      <w:del w:id="90621" w:author="מנוע מכני" w:date="2026-10-11T12:04:40Z">
        <w:r w:rsidRPr="006F178A">
          <w:rPr>
            <w:rtl/>
          </w:rPr>
          <w:delText xml:space="preserve">אמרינן</w:delText>
        </w:r>
      </w:del>
      <w:r w:rsidRPr="006F178A">
        <w:rPr>
          <w:rtl/>
        </w:rPr>
        <w:t xml:space="preserve"> לבוד - משתמש עד חודו הפנימי של לחי הפנימי.</w:t>
      </w:r>
    </w:p>
    <w:p w:rsidR="005851B8" w:rsidRPr="009757B9" w:rsidRDefault="005851B8" w:rsidP="005851B8">
      <w:pPr>
        <w:rPr>
          <w:rFonts w:cs="Guttman Vilna"/>
          <w:b/>
          <w:bCs/>
          <w:rtl/>
        </w:rPr>
      </w:pPr>
      <w:r w:rsidRPr="006F178A">
        <w:rPr>
          <w:rtl/>
        </w:rPr>
        <w:t xml:space="preserve">לרבנן </w:t>
      </w:r>
      <w:ins w:id="90624" w:author="מנוע מכני" w:date="2026-10-11T12:04:40Z">
        <w:r>
          <w:rPr>
            <w:rtl/>
          </w:rPr>
          <w:t xml:space="preserve">דאמרו</w:t>
        </w:r>
      </w:ins>
      <w:del w:id="90625" w:author="מנוע מכני" w:date="2026-10-11T12:04:40Z">
        <w:r w:rsidRPr="006F178A">
          <w:rPr>
            <w:rtl/>
          </w:rPr>
          <w:delText xml:space="preserve">דאמרי</w:delText>
        </w:r>
      </w:del>
      <w:r w:rsidRPr="006F178A">
        <w:rPr>
          <w:rtl/>
        </w:rPr>
        <w:t xml:space="preserve"> </w:t>
      </w:r>
      <w:r w:rsidRPr="006F178A">
        <w:rPr>
          <w:rtl/>
        </w:rPr>
        <w:t xml:space="preserve">לא</w:t>
      </w:r>
      <w:r w:rsidRPr="006F178A">
        <w:rPr>
          <w:rtl/>
        </w:rPr>
        <w:t xml:space="preserve"> </w:t>
      </w:r>
      <w:ins w:id="90622" w:author="מנוע מכני" w:date="2026-10-11T12:04:40Z">
        <w:r>
          <w:rPr>
            <w:rtl/>
          </w:rPr>
          <w:t xml:space="preserve">אומרים</w:t>
        </w:r>
      </w:ins>
      <w:del w:id="90623" w:author="מנוע מכני" w:date="2026-10-11T12:04:40Z">
        <w:r w:rsidRPr="006F178A">
          <w:rPr>
            <w:rtl/>
          </w:rPr>
          <w:delText xml:space="preserve">אמרינן</w:delText>
        </w:r>
      </w:del>
      <w:r w:rsidRPr="006F178A">
        <w:rPr>
          <w:rtl/>
        </w:rPr>
        <w:t xml:space="preserve"> לבוד - משתמש עד חודו הפנימי של חיצון.</w:t>
      </w:r>
    </w:p>
    <w:p w:rsidR="005851B8" w:rsidRDefault="005851B8" w:rsidP="005851B8">
      <w:pPr>
        <w:rPr>
          <w:rtl/>
        </w:rPr>
      </w:pPr>
      <w:r w:rsidRPr="006F178A">
        <w:rPr>
          <w:rtl/>
        </w:rPr>
        <w:t xml:space="preserve">[ויוצא </w:t>
      </w:r>
      <w:r w:rsidRPr="006F178A">
        <w:rPr>
          <w:rStyle w:val="2fb"/>
          <w:rtl/>
        </w:rPr>
        <w:t xml:space="preserve">דלר"י</w:t>
      </w:r>
      <w:r w:rsidRPr="006F178A">
        <w:rPr>
          <w:rtl/>
        </w:rPr>
        <w:t xml:space="preserve"> בין לחיין - דכולי </w:t>
      </w:r>
      <w:ins w:id="93360" w:author="מנוע מכני" w:date="2026-10-11T12:04:40Z">
        <w:r>
          <w:rPr>
            <w:rtl/>
          </w:rPr>
          <w:t xml:space="preserve">עולם</w:t>
        </w:r>
      </w:ins>
      <w:del w:id="93361" w:author="מנוע מכני" w:date="2026-10-11T12:04:40Z">
        <w:r w:rsidRPr="006F178A">
          <w:rPr>
            <w:rtl/>
          </w:rPr>
          <w:delText xml:space="preserve">עלמא</w:delText>
        </w:r>
      </w:del>
      <w:r w:rsidRPr="006F178A">
        <w:rPr>
          <w:rtl/>
        </w:rPr>
        <w:t xml:space="preserve"> אסור ושלא כדבריו דמות]</w:t>
      </w:r>
    </w:p>
    <w:p>
      <w:pPr>
        <w:pStyle w:val="38"/>
        <w:rPr>
          <w:ins w:id="94860" w:author="מנוע מכני" w:date="2026-10-11T12:04:40Z"/>
        </w:rPr>
      </w:pPr>
      <w:r w:rsidRPr="002D0727">
        <w:t>לרבא</w:t>
      </w:r>
      <w:r w:rsidRPr="006F178A">
        <w:t>:</w:t>
      </w:r>
    </w:p>
    <w:p w:rsidR="005851B8" w:rsidRPr="006F178A" w:rsidRDefault="005851B8" w:rsidP="005851B8">
      <w:pPr>
        <w:rPr>
          <w:rtl/>
        </w:rPr>
      </w:pPr>
      <w:del w:id="94861" w:author="מנוע מכני" w:date="2026-10-11T12:04:40Z">
        <w:r w:rsidRPr="006F178A">
          <w:rPr>
            <w:rtl/>
          </w:rPr>
          <w:delText xml:space="preserve"> </w:delText>
        </w:r>
      </w:del>
      <w:r w:rsidRPr="006F178A">
        <w:rPr>
          <w:rtl/>
        </w:rPr>
        <w:t xml:space="preserve">מיירי בכרמלית אבל </w:t>
      </w:r>
      <w:r w:rsidRPr="006F178A">
        <w:rPr>
          <w:rStyle w:val="2fb"/>
          <w:rtl/>
        </w:rPr>
        <w:t xml:space="preserve">לרה"ר</w:t>
      </w:r>
      <w:r w:rsidRPr="006F178A">
        <w:rPr>
          <w:rtl/>
        </w:rPr>
        <w:t xml:space="preserve"> שרי דמצא מין את מינו וניעור.</w:t>
      </w:r>
    </w:p>
    <w:p>
      <w:pPr>
        <w:pStyle w:val="38"/>
        <w:rPr>
          <w:ins w:id="94862" w:author="מנוע מכני" w:date="2026-10-11T12:04:40Z"/>
        </w:rPr>
      </w:pPr>
      <w:r w:rsidRPr="006F178A">
        <w:t>רב אשי</w:t>
      </w:r>
      <w:r w:rsidRPr="006F178A">
        <w:t>:</w:t>
      </w:r>
    </w:p>
    <w:p w:rsidR="005851B8" w:rsidRPr="006F178A" w:rsidRDefault="005851B8" w:rsidP="005851B8">
      <w:pPr>
        <w:rPr>
          <w:rtl/>
        </w:rPr>
      </w:pPr>
      <w:del w:id="94863" w:author="מנוע מכני" w:date="2026-10-11T12:04:40Z">
        <w:r w:rsidRPr="006F178A">
          <w:rPr>
            <w:rtl/>
          </w:rPr>
          <w:delText xml:space="preserve"> </w:delText>
        </w:r>
      </w:del>
      <w:r w:rsidRPr="006F178A">
        <w:rPr>
          <w:rtl/>
        </w:rPr>
        <w:t xml:space="preserve">[לעולם </w:t>
      </w:r>
      <w:r w:rsidRPr="006F178A">
        <w:rPr>
          <w:rStyle w:val="2fb"/>
          <w:rtl/>
        </w:rPr>
        <w:t xml:space="preserve">לרי"ו</w:t>
      </w:r>
      <w:r w:rsidRPr="006F178A">
        <w:rPr>
          <w:rtl/>
        </w:rPr>
        <w:t xml:space="preserve"> בין לחיים מותר] </w:t>
      </w:r>
      <w:ins w:id="90626" w:author="מנוע מכני" w:date="2026-10-11T12:04:40Z">
        <w:r>
          <w:rPr>
            <w:rtl/>
          </w:rPr>
          <w:t xml:space="preserve">וכאן</w:t>
        </w:r>
      </w:ins>
      <w:del w:id="90627" w:author="מנוע מכני" w:date="2026-10-11T12:04:40Z">
        <w:r w:rsidRPr="006F178A">
          <w:rPr>
            <w:rtl/>
          </w:rPr>
          <w:delText xml:space="preserve">והכא</w:delText>
        </w:r>
      </w:del>
      <w:r w:rsidRPr="006F178A">
        <w:rPr>
          <w:rtl/>
        </w:rPr>
        <w:t xml:space="preserve"> מיירי ברצפו בלחיים פחות פחות מד', במשך </w:t>
      </w:r>
      <w:r w:rsidRPr="006F178A">
        <w:rPr>
          <w:rFonts w:hint="cs"/>
          <w:rtl/>
        </w:rPr>
        <w:t>ד'</w:t>
      </w:r>
      <w:r w:rsidRPr="006F178A">
        <w:rPr>
          <w:rtl/>
        </w:rPr>
        <w:t xml:space="preserve"> אמות.</w:t>
      </w:r>
    </w:p>
    <w:p w:rsidR="005851B8" w:rsidRPr="00B3644D" w:rsidRDefault="005851B8" w:rsidP="005851B8">
      <w:pPr>
        <w:rPr>
          <w:spacing w:val="-2"/>
          <w:rtl/>
        </w:rPr>
      </w:pPr>
      <w:r w:rsidRPr="00B3644D">
        <w:rPr>
          <w:rStyle w:val="afffe"/>
          <w:rFonts w:ascii="Fb Fontext" w:hAnsi="Fb Fontext"/>
          <w:spacing w:val="-2"/>
          <w:rtl/>
        </w:rPr>
        <w:t>ולרבנן</w:t>
      </w:r>
      <w:r w:rsidRPr="00B3644D">
        <w:rPr>
          <w:spacing w:val="-2"/>
          <w:rtl/>
        </w:rPr>
        <w:t xml:space="preserve"> דלא </w:t>
      </w:r>
      <w:ins w:id="90628" w:author="מנוע מכני" w:date="2026-10-11T12:04:40Z">
        <w:r>
          <w:rPr>
            <w:spacing w:val="-2"/>
            <w:rtl/>
          </w:rPr>
          <w:t xml:space="preserve">אומרים</w:t>
        </w:r>
      </w:ins>
      <w:del w:id="90629" w:author="מנוע מכני" w:date="2026-10-11T12:04:40Z">
        <w:r w:rsidRPr="00B3644D">
          <w:rPr>
            <w:spacing w:val="-2"/>
            <w:rtl/>
          </w:rPr>
          <w:delText xml:space="preserve">אמרינן</w:delText>
        </w:r>
      </w:del>
      <w:r w:rsidRPr="00B3644D">
        <w:rPr>
          <w:spacing w:val="-2"/>
          <w:rtl/>
        </w:rPr>
        <w:t xml:space="preserve"> לבוד </w:t>
      </w:r>
      <w:r w:rsidRPr="00B3644D">
        <w:rPr>
          <w:rFonts w:hint="cs"/>
          <w:spacing w:val="-2"/>
          <w:rtl/>
        </w:rPr>
        <w:t>א</w:t>
      </w:r>
      <w:r w:rsidRPr="00B3644D">
        <w:rPr>
          <w:spacing w:val="-2"/>
          <w:rtl/>
        </w:rPr>
        <w:t>"</w:t>
      </w:r>
      <w:r w:rsidRPr="00B3644D">
        <w:rPr>
          <w:rFonts w:hint="cs"/>
          <w:spacing w:val="-2"/>
          <w:rtl/>
        </w:rPr>
        <w:t>צ</w:t>
      </w:r>
      <w:r w:rsidRPr="00B3644D">
        <w:rPr>
          <w:spacing w:val="-2"/>
          <w:rtl/>
        </w:rPr>
        <w:t xml:space="preserve"> לחי אחר להתירו. </w:t>
      </w:r>
      <w:r w:rsidRPr="00B3644D">
        <w:rPr>
          <w:rStyle w:val="2fb"/>
          <w:rFonts w:ascii="Fb Fontext" w:hAnsi="Fb Fontext"/>
          <w:spacing w:val="-2"/>
          <w:rtl/>
        </w:rPr>
        <w:t>ולר</w:t>
      </w:r>
      <w:r w:rsidRPr="00B3644D">
        <w:rPr>
          <w:rStyle w:val="2fb"/>
          <w:rFonts w:ascii="Fb Fontext" w:hAnsi="Fb Fontext" w:hint="cs"/>
          <w:spacing w:val="-2"/>
          <w:rtl/>
        </w:rPr>
        <w:t>שב</w:t>
      </w:r>
      <w:r w:rsidRPr="00B3644D">
        <w:rPr>
          <w:rStyle w:val="2fb"/>
          <w:rFonts w:ascii="Fb Fontext" w:hAnsi="Fb Fontext"/>
          <w:spacing w:val="-2"/>
          <w:rtl/>
        </w:rPr>
        <w:t>"</w:t>
      </w:r>
      <w:r w:rsidRPr="00B3644D">
        <w:rPr>
          <w:rStyle w:val="2fb"/>
          <w:rFonts w:ascii="Fb Fontext" w:hAnsi="Fb Fontext" w:hint="cs"/>
          <w:spacing w:val="-2"/>
          <w:rtl/>
        </w:rPr>
        <w:t>ג</w:t>
      </w:r>
      <w:r w:rsidRPr="00B3644D">
        <w:rPr>
          <w:rFonts w:hint="cs"/>
          <w:spacing w:val="-2"/>
          <w:rtl/>
        </w:rPr>
        <w:t>-</w:t>
      </w:r>
      <w:r w:rsidRPr="00B3644D">
        <w:rPr>
          <w:spacing w:val="-2"/>
          <w:rtl/>
        </w:rPr>
        <w:t xml:space="preserve"> להוי כנראה מבחוץ ושוה מבפנים.</w:t>
      </w:r>
    </w:p>
    <w:p w:rsidR="005851B8" w:rsidRPr="006F178A" w:rsidRDefault="005851B8" w:rsidP="005851B8">
      <w:pPr>
        <w:rPr>
          <w:rtl/>
        </w:rPr>
      </w:pPr>
      <w:r w:rsidRPr="006F178A">
        <w:rPr>
          <w:rStyle w:val="2fb"/>
          <w:rtl/>
        </w:rPr>
        <w:t xml:space="preserve">ולרשב"ג</w:t>
      </w:r>
      <w:r w:rsidRPr="006F178A">
        <w:rPr>
          <w:rtl/>
        </w:rPr>
        <w:t xml:space="preserve"> </w:t>
      </w:r>
      <w:ins w:id="90630" w:author="מנוע מכני" w:date="2026-10-11T12:04:40Z">
        <w:r>
          <w:rPr>
            <w:rtl/>
          </w:rPr>
          <w:t xml:space="preserve">דאומרים</w:t>
        </w:r>
      </w:ins>
      <w:del w:id="90631" w:author="מנוע מכני" w:date="2026-10-11T12:04:40Z">
        <w:r w:rsidRPr="006F178A">
          <w:rPr>
            <w:rtl/>
          </w:rPr>
          <w:delText xml:space="preserve">דאמרינן</w:delText>
        </w:r>
      </w:del>
      <w:r w:rsidRPr="006F178A">
        <w:rPr>
          <w:rtl/>
        </w:rPr>
        <w:t xml:space="preserve"> לבוד - </w:t>
      </w:r>
      <w:ins w:id="94166" w:author="מנוע מכני" w:date="2026-10-11T12:04:40Z">
        <w:r>
          <w:rPr>
            <w:rtl/>
          </w:rPr>
          <w:t xml:space="preserve">היה</w:t>
        </w:r>
      </w:ins>
      <w:del w:id="94167" w:author="מנוע מכני" w:date="2026-10-11T12:04:40Z">
        <w:r w:rsidRPr="006F178A">
          <w:rPr>
            <w:rtl/>
          </w:rPr>
          <w:delText xml:space="preserve">הוה</w:delText>
        </w:r>
      </w:del>
      <w:r w:rsidRPr="006F178A">
        <w:rPr>
          <w:rtl/>
        </w:rPr>
        <w:t xml:space="preserve"> </w:t>
      </w:r>
      <w:ins w:id="91986" w:author="מנוע מכני" w:date="2026-10-11T12:04:40Z">
        <w:r>
          <w:rPr>
            <w:rtl/>
          </w:rPr>
          <w:t xml:space="preserve">לו</w:t>
        </w:r>
      </w:ins>
      <w:del w:id="91987" w:author="מנוע מכני" w:date="2026-10-11T12:04:40Z">
        <w:r w:rsidRPr="006F178A">
          <w:rPr>
            <w:rtl/>
          </w:rPr>
          <w:delText xml:space="preserve">ליה</w:delText>
        </w:r>
      </w:del>
      <w:r w:rsidRPr="006F178A">
        <w:rPr>
          <w:rtl/>
        </w:rPr>
        <w:t xml:space="preserve"> מבוי, וצריך לחי אחר להתירו.</w:t>
      </w:r>
    </w:p>
    <w:p w:rsidR="005851B8" w:rsidRDefault="005851B8" w:rsidP="005851B8">
      <w:pPr>
        <w:rPr>
          <w:rtl/>
        </w:rPr>
      </w:pPr>
      <w:r w:rsidRPr="006F178A">
        <w:rPr>
          <w:rtl/>
        </w:rPr>
        <w:t xml:space="preserve">[</w:t>
      </w:r>
      <w:r w:rsidRPr="006F178A">
        <w:rPr>
          <w:rStyle w:val="2fb"/>
          <w:rtl/>
        </w:rPr>
        <w:t xml:space="preserve">וכר"יו</w:t>
      </w:r>
      <w:r w:rsidRPr="006F178A">
        <w:rPr>
          <w:rtl/>
        </w:rPr>
        <w:t xml:space="preserve"> דנראה מבחוץ ושוה מבפנים אינו נידון משום לחי]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ט:</w:t>
      </w:r>
    </w:p>
    <w:p>
      <w:pPr>
        <w:pStyle w:val="afffff8"/>
        <w:rPr>
          <w:ins w:id="90669" w:author="קלוד" w:date="2026-10-11T12:24:08Z"/>
        </w:rPr>
      </w:pPr>
      <w:ins w:id="90670" w:author="קלוד" w:date="2026-10-11T12:24:08Z">
        <w:r>
          <w:rPr>
            <w:color w:val="7B3F00"/>
          </w:rPr>
          <w:t xml:space="preserve">נראה מבחוץ ושוה מבפנים - האם נידון משום לחי?</w:t>
        </w:r>
      </w:ins>
    </w:p>
    <w:p w:rsidR="005851B8" w:rsidRPr="006F178A" w:rsidRDefault="005851B8" w:rsidP="005851B8">
      <w:pPr>
        <w:rPr>
          <w:rStyle w:val="afffe"/>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איתמר נראה מבפנים ושוה מבחוץ - נידון משום לחי.</w:t>
      </w:r>
    </w:p>
    <w:p w:rsidR="005851B8" w:rsidRPr="009757B9" w:rsidRDefault="005851B8" w:rsidP="005851B8">
      <w:pPr>
        <w:rPr>
          <w:rFonts w:cs="Guttman Vilna"/>
          <w:b/>
          <w:bCs/>
          <w:rtl/>
        </w:rPr>
      </w:pPr>
      <w:r w:rsidRPr="006F178A">
        <w:rPr>
          <w:rtl/>
        </w:rPr>
        <w:t xml:space="preserve">נראה מבחוץ ושוה מבפנים, </w:t>
      </w:r>
      <w:r w:rsidRPr="006F178A">
        <w:rPr>
          <w:rStyle w:val="2fb"/>
          <w:rtl/>
        </w:rPr>
        <w:t xml:space="preserve">רבי חייא</w:t>
      </w:r>
      <w:r w:rsidRPr="006F178A">
        <w:rPr>
          <w:rtl/>
        </w:rPr>
        <w:t xml:space="preserve"> </w:t>
      </w:r>
      <w:r w:rsidRPr="006F178A">
        <w:rPr>
          <w:rStyle w:val="2fb"/>
          <w:rtl/>
        </w:rPr>
        <w:t xml:space="preserve">ור"ש</w:t>
      </w:r>
      <w:r w:rsidRPr="006F178A">
        <w:rPr>
          <w:rtl/>
        </w:rPr>
        <w:t xml:space="preserve"> ברבי.</w:t>
      </w:r>
    </w:p>
    <w:p w:rsidR="005851B8" w:rsidRPr="009757B9" w:rsidRDefault="005851B8" w:rsidP="005851B8">
      <w:pPr>
        <w:rPr>
          <w:rFonts w:cs="Guttman Vilna"/>
          <w:b/>
          <w:bCs/>
          <w:rtl/>
        </w:rPr>
      </w:pPr>
      <w:r w:rsidRPr="006F178A">
        <w:rPr>
          <w:rtl/>
        </w:rPr>
        <w:t xml:space="preserve">חד </w:t>
      </w:r>
      <w:r w:rsidRPr="006F178A">
        <w:rPr>
          <w:rtl/>
        </w:rPr>
        <w:t xml:space="preserve">אמר</w:t>
      </w:r>
      <w:r w:rsidRPr="006F178A">
        <w:rPr>
          <w:rtl/>
        </w:rPr>
        <w:t xml:space="preserve">: נידון משום לחי, וחד </w:t>
      </w:r>
      <w:r w:rsidRPr="006F178A">
        <w:rPr>
          <w:rtl/>
        </w:rPr>
        <w:t xml:space="preserve">אמר</w:t>
      </w:r>
      <w:r w:rsidRPr="006F178A">
        <w:rPr>
          <w:rtl/>
        </w:rPr>
        <w:t xml:space="preserve">: אינו נידון משום לחי.</w:t>
      </w:r>
    </w:p>
    <w:p w:rsidR="005851B8" w:rsidRPr="009757B9" w:rsidRDefault="005851B8" w:rsidP="005851B8">
      <w:pPr>
        <w:rPr>
          <w:rFonts w:cs="Guttman Vilna"/>
          <w:b/>
          <w:bCs/>
          <w:rtl/>
        </w:rPr>
      </w:pPr>
      <w:r w:rsidRPr="006F178A">
        <w:rPr>
          <w:rtl/>
        </w:rPr>
        <w:t>•</w:t>
      </w:r>
      <w:r w:rsidRPr="006F178A">
        <w:rPr>
          <w:rFonts w:hint="cs"/>
          <w:rtl/>
        </w:rPr>
        <w:t xml:space="preserve"> </w:t>
      </w:r>
      <w:r w:rsidRPr="006F178A">
        <w:rPr>
          <w:rtl/>
        </w:rPr>
        <w:t xml:space="preserve">תסתיים </w:t>
      </w:r>
      <w:r w:rsidRPr="006F178A">
        <w:rPr>
          <w:rStyle w:val="2fb"/>
          <w:rtl/>
        </w:rPr>
        <w:t xml:space="preserve">דרבי חייא</w:t>
      </w:r>
      <w:r w:rsidRPr="006F178A">
        <w:rPr>
          <w:rtl/>
        </w:rPr>
        <w:t xml:space="preserve"> הוא דאמר נידון משום לחי.</w:t>
      </w:r>
    </w:p>
    <w:p w:rsidR="005851B8" w:rsidRDefault="005851B8" w:rsidP="005851B8">
      <w:pPr>
        <w:rPr>
          <w:rtl/>
        </w:rPr>
      </w:pPr>
      <w:r w:rsidRPr="006F178A">
        <w:rPr>
          <w:rtl/>
        </w:rPr>
        <w:t xml:space="preserve">דתני </w:t>
      </w:r>
      <w:r w:rsidRPr="006F178A">
        <w:rPr>
          <w:rStyle w:val="2fb"/>
          <w:rtl/>
        </w:rPr>
        <w:t xml:space="preserve">ר"ח</w:t>
      </w:r>
      <w:r w:rsidRPr="006F178A">
        <w:rPr>
          <w:rtl/>
        </w:rPr>
        <w:t xml:space="preserve"> כותל שצידו אחד כנוס מחבירו, בין שנראה מבחוץ ושוה מבפנים, ובין שנראה מבפנים ושוה מבחוץ - נידון משום לחי, תסתיים. [</w:t>
      </w:r>
      <w:r w:rsidRPr="006F178A">
        <w:rPr>
          <w:rStyle w:val="2fb"/>
          <w:rtl/>
        </w:rPr>
        <w:t xml:space="preserve">ור"י</w:t>
      </w:r>
      <w:r w:rsidRPr="006F178A">
        <w:rPr>
          <w:rtl/>
        </w:rPr>
        <w:t xml:space="preserve"> שמיע ולא סבר לה </w:t>
      </w:r>
      <w:ins w:id="91988" w:author="מנוע מכני" w:date="2026-10-11T12:04:40Z">
        <w:r>
          <w:rPr>
            <w:rtl/>
          </w:rPr>
          <w:t xml:space="preserve">ולכך</w:t>
        </w:r>
      </w:ins>
      <w:del w:id="91989" w:author="מנוע מכני" w:date="2026-10-11T12:04:40Z">
        <w:r w:rsidRPr="006F178A">
          <w:rPr>
            <w:rtl/>
          </w:rPr>
          <w:delText xml:space="preserve">ולהכי</w:delText>
        </w:r>
      </w:del>
      <w:r w:rsidRPr="006F178A">
        <w:rPr>
          <w:rtl/>
        </w:rPr>
        <w:t xml:space="preserve"> </w:t>
      </w:r>
      <w:r w:rsidRPr="006F178A">
        <w:rPr>
          <w:rtl/>
        </w:rPr>
        <w:t xml:space="preserve">לא</w:t>
      </w:r>
      <w:r w:rsidRPr="006F178A">
        <w:rPr>
          <w:rtl/>
        </w:rPr>
        <w:t xml:space="preserve"> תני לה]</w:t>
      </w:r>
    </w:p>
    <w:p>
      <w:pPr>
        <w:pStyle w:val="38"/>
        <w:rPr>
          <w:ins w:id="94865" w:author="מנוע מכני" w:date="2026-10-11T12:04:40Z"/>
        </w:rPr>
      </w:pPr>
      <w:del w:id="94864" w:author="מנוע מכני" w:date="2026-10-11T12:04:40Z">
        <w:r w:rsidRPr="006F178A">
          <w:delText xml:space="preserve">•</w:delText>
        </w:r>
      </w:del>
      <w:r w:rsidRPr="006F178A">
        <w:t xml:space="preserve"> </w:t>
      </w:r>
      <w:r w:rsidRPr="006F178A">
        <w:t>א</w:t>
      </w:r>
      <w:r w:rsidRPr="006F178A">
        <w:t>רבר</w:t>
      </w:r>
      <w:r w:rsidRPr="006F178A">
        <w:t>"</w:t>
      </w:r>
      <w:r w:rsidRPr="006F178A">
        <w:t>ה</w:t>
      </w:r>
      <w:r w:rsidRPr="006F178A">
        <w:t xml:space="preserve">:</w:t>
      </w:r>
    </w:p>
    <w:p w:rsidR="005851B8" w:rsidRPr="009757B9" w:rsidRDefault="005851B8" w:rsidP="005851B8">
      <w:pPr>
        <w:rPr>
          <w:rFonts w:cs="Guttman Vilna"/>
          <w:b/>
          <w:bCs/>
          <w:rtl/>
        </w:rPr>
      </w:pPr>
      <w:del w:id="94866" w:author="מנוע מכני" w:date="2026-10-11T12:04:40Z">
        <w:r w:rsidRPr="006F178A">
          <w:rPr>
            <w:rtl/>
          </w:rPr>
          <w:delText xml:space="preserve"> </w:delText>
        </w:r>
      </w:del>
      <w:r w:rsidRPr="006F178A">
        <w:rPr>
          <w:rtl/>
        </w:rPr>
        <w:t xml:space="preserve">נראה מבחוץ ושוה מבפנים - נידון משום לחי.</w:t>
      </w:r>
    </w:p>
    <w:p>
      <w:pPr>
        <w:pStyle w:val="38"/>
        <w:rPr>
          <w:ins w:id="94867" w:author="מנוע מכני" w:date="2026-10-11T12:04:40Z"/>
        </w:rPr>
      </w:pPr>
      <w:r w:rsidRPr="006F178A">
        <w:t xml:space="preserve">רבה:</w:t>
      </w:r>
    </w:p>
    <w:p w:rsidR="005851B8" w:rsidRPr="009757B9" w:rsidRDefault="005851B8" w:rsidP="005851B8">
      <w:pPr>
        <w:rPr>
          <w:rFonts w:cs="Guttman Vilna"/>
          <w:b/>
          <w:bCs/>
          <w:rtl/>
        </w:rPr>
      </w:pPr>
      <w:del w:id="94868" w:author="מנוע מכני" w:date="2026-10-11T12:04:40Z">
        <w:r w:rsidRPr="006F178A">
          <w:rPr>
            <w:rtl/>
          </w:rPr>
          <w:delText xml:space="preserve"> </w:delText>
        </w:r>
      </w:del>
      <w:ins w:id="90019" w:author="Claude - סמנטי" w:date="2026-10-11T12:19:31Z">
        <w:r>
          <w:rPr>
            <w:rtl/>
          </w:rPr>
          <w:t xml:space="preserve">ומקשים</w:t>
        </w:r>
      </w:ins>
      <w:del w:id="90020" w:author="Claude - סמנטי" w:date="2026-10-11T12:19:31Z">
        <w:r w:rsidRPr="006F178A">
          <w:rPr>
            <w:rtl/>
          </w:rPr>
          <w:delText xml:space="preserve">ומותבינן</w:delText>
        </w:r>
      </w:del>
      <w:r w:rsidRPr="006F178A">
        <w:rPr>
          <w:rtl/>
        </w:rPr>
        <w:t xml:space="preserve"> אשמעתין חצר קטנה שנפרצה לגדולה- גדולה מותרת וקטנה אסורה, מפני שהיא כפתחה של גדולה. ואם </w:t>
      </w:r>
      <w:ins w:id="94474" w:author="מנוע מכני" w:date="2026-10-11T12:04:40Z">
        <w:r>
          <w:rPr>
            <w:rtl/>
          </w:rPr>
          <w:t xml:space="preserve">ישנו</w:t>
        </w:r>
      </w:ins>
      <w:del w:id="94475" w:author="מנוע מכני" w:date="2026-10-11T12:04:40Z">
        <w:r w:rsidRPr="006F178A">
          <w:rPr>
            <w:rtl/>
          </w:rPr>
          <w:delText xml:space="preserve">איתא</w:delText>
        </w:r>
      </w:del>
      <w:r w:rsidRPr="006F178A">
        <w:rPr>
          <w:rtl/>
        </w:rPr>
        <w:t xml:space="preserve">, קטנה </w:t>
      </w:r>
      <w:ins w:id="90632" w:author="מנוע מכני" w:date="2026-10-11T12:04:40Z">
        <w:r>
          <w:rPr>
            <w:rtl/>
          </w:rPr>
          <w:t xml:space="preserve">גם</w:t>
        </w:r>
      </w:ins>
      <w:del w:id="90633" w:author="מנוע מכני" w:date="2026-10-11T12:04:40Z">
        <w:r w:rsidRPr="006F178A">
          <w:rPr>
            <w:rtl/>
          </w:rPr>
          <w:delText xml:space="preserve">נמי</w:delText>
        </w:r>
      </w:del>
      <w:r w:rsidRPr="006F178A">
        <w:rPr>
          <w:rtl/>
        </w:rPr>
        <w:t xml:space="preserve"> תשתרי בנראה מבחוץ ושוה מבפנים.</w:t>
      </w:r>
    </w:p>
    <w:p w:rsidR="005851B8" w:rsidRPr="009757B9" w:rsidRDefault="005851B8" w:rsidP="005851B8">
      <w:pPr>
        <w:rPr>
          <w:rFonts w:cs="Guttman Vilna"/>
          <w:b/>
          <w:bCs/>
          <w:rtl/>
        </w:rPr>
      </w:pPr>
      <w:r w:rsidRPr="006F178A">
        <w:rPr>
          <w:rStyle w:val="2fb"/>
          <w:rtl/>
        </w:rPr>
        <w:t xml:space="preserve">ר"ז</w:t>
      </w:r>
      <w:r w:rsidRPr="006F178A">
        <w:rPr>
          <w:rtl/>
        </w:rPr>
        <w:t xml:space="preserve"> מיירי בנכנסין כותלי קטנה לגדולה.</w:t>
      </w:r>
      <w:r w:rsidRPr="006F178A">
        <w:rPr>
          <w:rStyle w:val="afffe"/>
          <w:rFonts w:ascii="Fb Fontext" w:hAnsi="Fb Fontext"/>
          <w:rtl/>
        </w:rPr>
        <w:t xml:space="preserve"> א.</w:t>
      </w:r>
      <w:r w:rsidRPr="006F178A">
        <w:rPr>
          <w:rtl/>
        </w:rPr>
        <w:t xml:space="preserve"> </w:t>
      </w:r>
      <w:ins w:id="90634" w:author="מנוע מכני" w:date="2026-10-11T12:04:40Z">
        <w:r>
          <w:rPr>
            <w:rtl/>
          </w:rPr>
          <w:t xml:space="preserve">ואין</w:t>
        </w:r>
      </w:ins>
      <w:del w:id="90635" w:author="מנוע מכני" w:date="2026-10-11T12:04:40Z">
        <w:r w:rsidRPr="006F178A">
          <w:rPr>
            <w:rtl/>
          </w:rPr>
          <w:delText xml:space="preserve">וליכא</w:delText>
        </w:r>
      </w:del>
      <w:r w:rsidRPr="006F178A">
        <w:rPr>
          <w:rtl/>
        </w:rPr>
        <w:t xml:space="preserve"> </w:t>
      </w:r>
      <w:ins w:id="94476" w:author="מנוע מכני" w:date="2026-10-11T12:04:40Z">
        <w:r>
          <w:rPr>
            <w:rtl/>
          </w:rPr>
          <w:t xml:space="preserve">לומר</w:t>
        </w:r>
      </w:ins>
      <w:del w:id="94477" w:author="מנוע מכני" w:date="2026-10-11T12:04:40Z">
        <w:r w:rsidRPr="006F178A">
          <w:rPr>
            <w:rtl/>
          </w:rPr>
          <w:delText xml:space="preserve">למימר</w:delText>
        </w:r>
      </w:del>
      <w:r w:rsidRPr="006F178A">
        <w:rPr>
          <w:rtl/>
        </w:rPr>
        <w:t xml:space="preserve"> לבוד דמפלגי </w:t>
      </w:r>
      <w:ins w:id="90636" w:author="מנוע מכני" w:date="2026-10-11T12:04:40Z">
        <w:r>
          <w:rPr>
            <w:rtl/>
          </w:rPr>
          <w:t xml:space="preserve">הרבה</w:t>
        </w:r>
      </w:ins>
      <w:del w:id="90637" w:author="מנוע מכני" w:date="2026-10-11T12:04:40Z">
        <w:r w:rsidRPr="006F178A">
          <w:rPr>
            <w:rtl/>
          </w:rPr>
          <w:delText xml:space="preserve">טובא</w:delText>
        </w:r>
      </w:del>
      <w:r w:rsidRPr="006F178A">
        <w:rPr>
          <w:rStyle w:val="afffe"/>
          <w:rFonts w:ascii="Fb Fontext" w:hAnsi="Fb Fontext"/>
          <w:rtl/>
        </w:rPr>
        <w:t xml:space="preserve"> ב.</w:t>
      </w:r>
      <w:r w:rsidRPr="006F178A">
        <w:rPr>
          <w:rtl/>
        </w:rPr>
        <w:t xml:space="preserve"> ומצד אחד.</w:t>
      </w:r>
    </w:p>
    <w:p w:rsidR="005851B8" w:rsidRPr="00132755" w:rsidRDefault="005851B8" w:rsidP="005851B8">
      <w:pPr>
        <w:rPr>
          <w:spacing w:val="-2"/>
          <w:rtl/>
        </w:rPr>
      </w:pPr>
      <w:r w:rsidRPr="00132755">
        <w:rPr>
          <w:spacing w:val="-2"/>
          <w:rtl/>
        </w:rPr>
        <w:t xml:space="preserve">[</w:t>
      </w:r>
      <w:ins w:id="90642" w:author="מנוע מכני" w:date="2026-10-11T12:04:40Z">
        <w:r>
          <w:rPr>
            <w:spacing w:val="-2"/>
            <w:rtl/>
          </w:rPr>
          <w:t xml:space="preserve">שהרי</w:t>
        </w:r>
      </w:ins>
      <w:del w:id="90643" w:author="מנוע מכני" w:date="2026-10-11T12:04:40Z">
        <w:r w:rsidRPr="00132755">
          <w:rPr>
            <w:spacing w:val="-2"/>
            <w:rtl/>
          </w:rPr>
          <w:delText xml:space="preserve">דהא</w:delText>
        </w:r>
      </w:del>
      <w:r w:rsidRPr="00132755">
        <w:rPr>
          <w:spacing w:val="-2"/>
          <w:rtl/>
        </w:rPr>
        <w:t xml:space="preserve"> מיירי בקטנה </w:t>
      </w:r>
      <w:r w:rsidRPr="00132755">
        <w:rPr>
          <w:rFonts w:hint="cs"/>
          <w:spacing w:val="-2"/>
          <w:rtl/>
        </w:rPr>
        <w:t xml:space="preserve">י' </w:t>
      </w:r>
      <w:r w:rsidRPr="00132755">
        <w:rPr>
          <w:spacing w:val="-2"/>
          <w:rtl/>
        </w:rPr>
        <w:t>וגדולה ב</w:t>
      </w:r>
      <w:r w:rsidRPr="00132755">
        <w:rPr>
          <w:rFonts w:hint="cs"/>
          <w:spacing w:val="-2"/>
          <w:rtl/>
        </w:rPr>
        <w:t>י'א</w:t>
      </w:r>
      <w:r w:rsidRPr="00132755">
        <w:rPr>
          <w:spacing w:val="-2"/>
          <w:rtl/>
        </w:rPr>
        <w:t xml:space="preserve">, </w:t>
      </w:r>
      <w:ins w:id="93516" w:author="מנוע מכני" w:date="2026-10-11T12:04:40Z">
        <w:r>
          <w:rPr>
            <w:spacing w:val="-2"/>
            <w:rtl/>
          </w:rPr>
          <w:t xml:space="preserve">ואם </w:t>
        </w:r>
      </w:ins>
      <w:del w:id="93517" w:author="מנוע מכני" w:date="2026-10-11T12:04:40Z">
        <w:r w:rsidRPr="00132755">
          <w:rPr>
            <w:spacing w:val="-2"/>
            <w:rtl/>
          </w:rPr>
          <w:delText xml:space="preserve">ואי </w:delText>
        </w:r>
      </w:del>
      <w:ins w:id="90021" w:author="Claude - סמנטי" w:date="2026-10-11T12:19:31Z">
        <w:r>
          <w:rPr>
            <w:spacing w:val="-2"/>
            <w:rtl/>
          </w:rPr>
          <w:t xml:space="preserve">באמצע</w:t>
        </w:r>
      </w:ins>
      <w:del w:id="90022" w:author="Claude - סמנטי" w:date="2026-10-11T12:19:31Z">
        <w:r w:rsidRPr="00132755">
          <w:rPr>
            <w:spacing w:val="-2"/>
            <w:rtl/>
          </w:rPr>
          <w:delText xml:space="preserve">באמצעיתא</w:delText>
        </w:r>
      </w:del>
      <w:r w:rsidRPr="00132755">
        <w:rPr>
          <w:spacing w:val="-2"/>
          <w:rtl/>
        </w:rPr>
        <w:t xml:space="preserve"> </w:t>
      </w:r>
      <w:ins w:id="90638" w:author="מנוע מכני" w:date="2026-10-11T12:04:40Z">
        <w:r>
          <w:rPr>
            <w:spacing w:val="-2"/>
            <w:rtl/>
          </w:rPr>
          <w:t xml:space="preserve">יש</w:t>
        </w:r>
      </w:ins>
      <w:del w:id="90639" w:author="מנוע מכני" w:date="2026-10-11T12:04:40Z">
        <w:r w:rsidRPr="00132755">
          <w:rPr>
            <w:spacing w:val="-2"/>
            <w:rtl/>
          </w:rPr>
          <w:delText xml:space="preserve">איכא</w:delText>
        </w:r>
      </w:del>
      <w:r w:rsidRPr="00132755">
        <w:rPr>
          <w:spacing w:val="-2"/>
          <w:rtl/>
        </w:rPr>
        <w:t xml:space="preserve"> </w:t>
      </w:r>
      <w:ins w:id="94478" w:author="מנוע מכני" w:date="2026-10-11T12:04:40Z">
        <w:r>
          <w:rPr>
            <w:spacing w:val="-2"/>
            <w:rtl/>
          </w:rPr>
          <w:t xml:space="preserve">לומר</w:t>
        </w:r>
      </w:ins>
      <w:del w:id="94479" w:author="מנוע מכני" w:date="2026-10-11T12:04:40Z">
        <w:r w:rsidRPr="00132755">
          <w:rPr>
            <w:spacing w:val="-2"/>
            <w:rtl/>
          </w:rPr>
          <w:delText xml:space="preserve">למימר</w:delText>
        </w:r>
      </w:del>
      <w:r w:rsidRPr="00132755">
        <w:rPr>
          <w:spacing w:val="-2"/>
          <w:rtl/>
        </w:rPr>
        <w:t xml:space="preserve"> לבוד וא"כ </w:t>
      </w:r>
      <w:ins w:id="90640" w:author="מנוע מכני" w:date="2026-10-11T12:04:40Z">
        <w:r>
          <w:rPr>
            <w:spacing w:val="-2"/>
            <w:rtl/>
          </w:rPr>
          <w:t xml:space="preserve">כאן</w:t>
        </w:r>
      </w:ins>
      <w:del w:id="90641" w:author="מנוע מכני" w:date="2026-10-11T12:04:40Z">
        <w:r w:rsidRPr="00132755">
          <w:rPr>
            <w:spacing w:val="-2"/>
            <w:rtl/>
          </w:rPr>
          <w:delText xml:space="preserve">הכא</w:delText>
        </w:r>
      </w:del>
      <w:r w:rsidRPr="00132755">
        <w:rPr>
          <w:spacing w:val="-2"/>
          <w:rtl/>
        </w:rPr>
        <w:t xml:space="preserve"> מיירי במן הצד]</w:t>
      </w:r>
    </w:p>
    <w:p>
      <w:pPr>
        <w:pStyle w:val="38"/>
        <w:rPr>
          <w:ins w:id="94869" w:author="מנוע מכני" w:date="2026-10-11T12:04:40Z"/>
        </w:rPr>
      </w:pPr>
      <w:r w:rsidRPr="006F178A">
        <w:t>ג.</w:t>
      </w:r>
      <w:r w:rsidRPr="006F178A">
        <w:t xml:space="preserve"> וא"א</w:t>
      </w:r>
    </w:p>
    <w:p w:rsidR="005851B8" w:rsidRPr="009757B9" w:rsidRDefault="005851B8" w:rsidP="005851B8">
      <w:pPr>
        <w:rPr>
          <w:rFonts w:cs="Guttman Vilna"/>
          <w:b/>
          <w:bCs/>
          <w:rtl/>
        </w:rPr>
      </w:pPr>
      <w:del w:id="94870" w:author="מנוע מכני" w:date="2026-10-11T12:04:40Z">
        <w:r w:rsidRPr="006F178A">
          <w:rPr>
            <w:rtl/>
          </w:rPr>
          <w:delText xml:space="preserve"> </w:delText>
        </w:r>
      </w:del>
      <w:r w:rsidRPr="006F178A">
        <w:rPr>
          <w:rtl/>
        </w:rPr>
        <w:t xml:space="preserve">לומר לבוד מצד אחד </w:t>
      </w:r>
      <w:r w:rsidRPr="006F178A">
        <w:rPr>
          <w:rStyle w:val="2fb"/>
          <w:rtl/>
        </w:rPr>
        <w:t xml:space="preserve">כדרבי</w:t>
      </w:r>
      <w:r w:rsidRPr="006F178A">
        <w:rPr>
          <w:rtl/>
        </w:rPr>
        <w:t xml:space="preserve"> דבעי' שני פסין ולא כרבנן </w:t>
      </w:r>
      <w:ins w:id="93882" w:author="מנוע מכני" w:date="2026-10-11T12:04:40Z">
        <w:r>
          <w:rPr>
            <w:rtl/>
          </w:rPr>
          <w:t xml:space="preserve">דסבר</w:t>
        </w:r>
      </w:ins>
      <w:del w:id="93883" w:author="מנוע מכני" w:date="2026-10-11T12:04:40Z">
        <w:r w:rsidRPr="006F178A">
          <w:rPr>
            <w:rtl/>
          </w:rPr>
          <w:delText xml:space="preserve">דס"ל</w:delText>
        </w:r>
      </w:del>
      <w:r w:rsidRPr="006F178A">
        <w:rPr>
          <w:rtl/>
        </w:rPr>
        <w:t xml:space="preserve"> דסגי בפס אחד.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w:t>
      </w:r>
    </w:p>
    <w:p>
      <w:pPr>
        <w:pStyle w:val="38"/>
        <w:rPr>
          <w:ins w:id="94871" w:author="מנוע מכני" w:date="2026-10-11T12:04:40Z"/>
        </w:rPr>
      </w:pPr>
      <w:r w:rsidRPr="006F178A">
        <w:t xml:space="preserve">והיינו</w:t>
      </w:r>
    </w:p>
    <w:p w:rsidR="005851B8" w:rsidRPr="006F178A" w:rsidRDefault="005851B8" w:rsidP="005851B8">
      <w:pPr>
        <w:rPr>
          <w:rtl/>
        </w:rPr>
      </w:pPr>
      <w:del w:id="94872" w:author="מנוע מכני" w:date="2026-10-11T12:04:40Z">
        <w:r w:rsidRPr="006F178A">
          <w:rPr>
            <w:rFonts w:ascii="Fb Fontext" w:hAnsi="Fb Fontext"/>
            <w:rtl/>
          </w:rPr>
          <w:delText xml:space="preserve"> </w:delText>
        </w:r>
      </w:del>
      <w:r w:rsidRPr="006F178A">
        <w:rPr>
          <w:rFonts w:ascii="Fb Fontext" w:hAnsi="Fb Fontext"/>
          <w:rtl/>
        </w:rPr>
        <w:t xml:space="preserve">בנראה מבחוץ ושוה מבפנים - דאינו נידון משום לחי.</w:t>
      </w:r>
    </w:p>
    <w:p w:rsidR="005851B8" w:rsidRPr="00B3644D" w:rsidRDefault="005851B8" w:rsidP="005851B8">
      <w:pPr>
        <w:rPr>
          <w:spacing w:val="-4"/>
          <w:rtl/>
        </w:rPr>
      </w:pPr>
      <w:r w:rsidRPr="00B3644D">
        <w:rPr>
          <w:rStyle w:val="2fb"/>
          <w:spacing w:val="-4"/>
          <w:rtl/>
        </w:rPr>
        <w:t xml:space="preserve">ורבי</w:t>
      </w:r>
      <w:r w:rsidRPr="00B3644D">
        <w:rPr>
          <w:spacing w:val="-4"/>
          <w:rtl/>
        </w:rPr>
        <w:t xml:space="preserve"> </w:t>
      </w:r>
      <w:ins w:id="93884" w:author="מנוע מכני" w:date="2026-10-11T12:04:40Z">
        <w:r>
          <w:rPr>
            <w:spacing w:val="-4"/>
            <w:rtl/>
          </w:rPr>
          <w:t xml:space="preserve">סבר</w:t>
        </w:r>
      </w:ins>
      <w:del w:id="93885" w:author="מנוע מכני" w:date="2026-10-11T12:04:40Z">
        <w:r w:rsidRPr="00B3644D">
          <w:rPr>
            <w:spacing w:val="-4"/>
            <w:rtl/>
          </w:rPr>
          <w:delText xml:space="preserve">ס</w:delText>
        </w:r>
        <w:r w:rsidRPr="00B3644D">
          <w:rPr>
            <w:rFonts w:hint="cs"/>
            <w:spacing w:val="-4"/>
            <w:rtl/>
          </w:rPr>
          <w:delText xml:space="preserve">"ל</w:delText>
        </w:r>
      </w:del>
      <w:r w:rsidRPr="00B3644D">
        <w:rPr>
          <w:spacing w:val="-4"/>
          <w:rtl/>
        </w:rPr>
        <w:t xml:space="preserve"> </w:t>
      </w:r>
      <w:r w:rsidRPr="00B3644D">
        <w:rPr>
          <w:rStyle w:val="2fb"/>
          <w:spacing w:val="-4"/>
          <w:rtl/>
        </w:rPr>
        <w:t xml:space="preserve">כרבי יוסי</w:t>
      </w:r>
      <w:r w:rsidRPr="00B3644D">
        <w:rPr>
          <w:spacing w:val="-4"/>
          <w:rtl/>
        </w:rPr>
        <w:t xml:space="preserve"> [דכל לחי צריך שלושה], </w:t>
      </w:r>
      <w:r w:rsidRPr="00B3644D">
        <w:rPr>
          <w:rStyle w:val="2fb"/>
          <w:spacing w:val="-4"/>
          <w:rtl/>
        </w:rPr>
        <w:t xml:space="preserve">ודר"ז</w:t>
      </w:r>
      <w:r w:rsidRPr="00B3644D">
        <w:rPr>
          <w:spacing w:val="-4"/>
          <w:rtl/>
        </w:rPr>
        <w:t xml:space="preserve"> </w:t>
      </w:r>
      <w:r w:rsidRPr="00B3644D">
        <w:rPr>
          <w:rStyle w:val="2fb"/>
          <w:spacing w:val="-4"/>
          <w:rtl/>
        </w:rPr>
        <w:t xml:space="preserve">ודרבינא</w:t>
      </w:r>
      <w:r w:rsidRPr="00B3644D">
        <w:rPr>
          <w:spacing w:val="-4"/>
          <w:rtl/>
        </w:rPr>
        <w:t xml:space="preserve"> </w:t>
      </w:r>
      <w:ins w:id="90644" w:author="מנוע מכני" w:date="2026-10-11T12:04:40Z">
        <w:r>
          <w:rPr>
            <w:rStyle w:val="afffe"/>
            <w:rFonts w:ascii="Fb Fontext" w:hAnsi="Fb Fontext"/>
            <w:spacing w:val="-4"/>
            <w:rtl/>
          </w:rPr>
          <w:t xml:space="preserve">אין</w:t>
        </w:r>
      </w:ins>
      <w:del w:id="90645" w:author="מנוע מכני" w:date="2026-10-11T12:04:40Z">
        <w:r w:rsidRPr="00B3644D">
          <w:rPr>
            <w:rStyle w:val="afffe"/>
            <w:rFonts w:ascii="Fb Fontext" w:hAnsi="Fb Fontext"/>
            <w:spacing w:val="-4"/>
            <w:rtl/>
          </w:rPr>
          <w:delText xml:space="preserve">ליתא</w:delText>
        </w:r>
      </w:del>
      <w:r w:rsidRPr="00B3644D">
        <w:rPr>
          <w:spacing w:val="-4"/>
          <w:rtl/>
        </w:rPr>
        <w:t xml:space="preserve"> – מש</w:t>
      </w:r>
      <w:r w:rsidRPr="00B3644D">
        <w:rPr>
          <w:rFonts w:hint="cs"/>
          <w:spacing w:val="-4"/>
          <w:rtl/>
        </w:rPr>
        <w:t>"ה</w:t>
      </w:r>
      <w:r w:rsidRPr="00B3644D">
        <w:rPr>
          <w:spacing w:val="-4"/>
          <w:rtl/>
        </w:rPr>
        <w:t xml:space="preserve"> קטנה ב</w:t>
      </w:r>
      <w:r w:rsidRPr="00B3644D">
        <w:rPr>
          <w:rFonts w:hint="cs"/>
          <w:spacing w:val="-4"/>
          <w:rtl/>
        </w:rPr>
        <w:t xml:space="preserve">י' </w:t>
      </w:r>
      <w:r w:rsidRPr="00B3644D">
        <w:rPr>
          <w:spacing w:val="-4"/>
          <w:rtl/>
        </w:rPr>
        <w:t>וגדולה</w:t>
      </w:r>
      <w:r w:rsidRPr="00B3644D">
        <w:rPr>
          <w:rFonts w:hint="cs"/>
          <w:spacing w:val="-4"/>
          <w:rtl/>
        </w:rPr>
        <w:t xml:space="preserve"> בי'א</w:t>
      </w:r>
      <w:r w:rsidRPr="00B3644D">
        <w:rPr>
          <w:spacing w:val="-4"/>
          <w:rtl/>
        </w:rPr>
        <w:t>.</w:t>
      </w:r>
    </w:p>
    <w:p w:rsidR="005851B8" w:rsidRDefault="005851B8" w:rsidP="005851B8">
      <w:pPr>
        <w:rPr>
          <w:rtl/>
        </w:rPr>
      </w:pPr>
      <w:r w:rsidRPr="006F178A">
        <w:rPr>
          <w:rtl/>
        </w:rPr>
        <w:t xml:space="preserve">[</w:t>
      </w:r>
      <w:ins w:id="93518" w:author="מנוע מכני" w:date="2026-10-11T12:04:40Z">
        <w:r>
          <w:rPr>
            <w:rtl/>
          </w:rPr>
          <w:t xml:space="preserve">דאם </w:t>
        </w:r>
      </w:ins>
      <w:del w:id="93519" w:author="מנוע מכני" w:date="2026-10-11T12:04:40Z">
        <w:r w:rsidRPr="006F178A">
          <w:rPr>
            <w:rtl/>
          </w:rPr>
          <w:delText xml:space="preserve">דאי </w:delText>
        </w:r>
      </w:del>
      <w:r w:rsidRPr="006F178A">
        <w:rPr>
          <w:rStyle w:val="2fb"/>
          <w:rtl/>
        </w:rPr>
        <w:t xml:space="preserve">דר"ז</w:t>
      </w:r>
      <w:r w:rsidRPr="006F178A">
        <w:rPr>
          <w:rtl/>
        </w:rPr>
        <w:t xml:space="preserve"> </w:t>
      </w:r>
      <w:r w:rsidRPr="006F178A">
        <w:rPr>
          <w:rStyle w:val="2fb"/>
          <w:rtl/>
        </w:rPr>
        <w:t xml:space="preserve">ודרבינא</w:t>
      </w:r>
      <w:r w:rsidRPr="006F178A">
        <w:rPr>
          <w:rtl/>
        </w:rPr>
        <w:t xml:space="preserve"> </w:t>
      </w:r>
      <w:ins w:id="94480" w:author="מנוע מכני" w:date="2026-10-11T12:04:40Z">
        <w:r>
          <w:rPr>
            <w:rtl/>
          </w:rPr>
          <w:t xml:space="preserve">ישנו</w:t>
        </w:r>
      </w:ins>
      <w:del w:id="94481" w:author="מנוע מכני" w:date="2026-10-11T12:04:40Z">
        <w:r w:rsidRPr="006F178A">
          <w:rPr>
            <w:rtl/>
          </w:rPr>
          <w:delText xml:space="preserve">איתא</w:delText>
        </w:r>
      </w:del>
      <w:r w:rsidRPr="006F178A">
        <w:rPr>
          <w:rtl/>
        </w:rPr>
        <w:t xml:space="preserve">, </w:t>
      </w:r>
      <w:r w:rsidRPr="006F178A">
        <w:rPr>
          <w:rStyle w:val="2fb"/>
          <w:rtl/>
        </w:rPr>
        <w:t xml:space="preserve">ורבי</w:t>
      </w:r>
      <w:r w:rsidRPr="006F178A">
        <w:rPr>
          <w:rtl/>
        </w:rPr>
        <w:t xml:space="preserve"> </w:t>
      </w:r>
      <w:r w:rsidRPr="006F178A">
        <w:rPr>
          <w:rtl/>
        </w:rPr>
        <w:t xml:space="preserve">לא</w:t>
      </w:r>
      <w:r w:rsidRPr="006F178A">
        <w:rPr>
          <w:rtl/>
        </w:rPr>
        <w:t xml:space="preserve"> </w:t>
      </w:r>
      <w:ins w:id="93886" w:author="מנוע מכני" w:date="2026-10-11T12:04:40Z">
        <w:r>
          <w:rPr>
            <w:rtl/>
          </w:rPr>
          <w:t xml:space="preserve">סבר</w:t>
        </w:r>
      </w:ins>
      <w:del w:id="93887" w:author="מנוע מכני" w:date="2026-10-11T12:04:40Z">
        <w:r w:rsidRPr="006F178A">
          <w:rPr>
            <w:rtl/>
          </w:rPr>
          <w:delText xml:space="preserve">ס"ל</w:delText>
        </w:r>
      </w:del>
      <w:r w:rsidRPr="006F178A">
        <w:rPr>
          <w:rtl/>
        </w:rPr>
        <w:t xml:space="preserve"> </w:t>
      </w:r>
      <w:r w:rsidRPr="006F178A">
        <w:rPr>
          <w:rStyle w:val="2fb"/>
          <w:rtl/>
        </w:rPr>
        <w:t xml:space="preserve">כרבי יוסי</w:t>
      </w:r>
      <w:r w:rsidRPr="006F178A">
        <w:rPr>
          <w:rtl/>
        </w:rPr>
        <w:t xml:space="preserve"> ממ"נ </w:t>
      </w:r>
      <w:r w:rsidRPr="006F178A">
        <w:rPr>
          <w:rtl/>
        </w:rPr>
        <w:t xml:space="preserve">לא</w:t>
      </w:r>
      <w:r w:rsidRPr="006F178A">
        <w:rPr>
          <w:rtl/>
        </w:rPr>
        <w:t xml:space="preserve"> צריך י"א</w:t>
      </w:r>
    </w:p>
    <w:p w:rsidR="005851B8" w:rsidRPr="009757B9" w:rsidRDefault="005851B8" w:rsidP="005851B8">
      <w:pPr>
        <w:rPr>
          <w:rFonts w:cs="Guttman Vilna"/>
          <w:b/>
          <w:bCs/>
          <w:rtl/>
        </w:rPr>
      </w:pPr>
      <w:ins w:id="93520" w:author="מנוע מכני" w:date="2026-10-11T12:04:40Z">
        <w:r>
          <w:rPr>
            <w:rtl/>
          </w:rPr>
          <w:t xml:space="preserve">דאם </w:t>
        </w:r>
      </w:ins>
      <w:del w:id="93521" w:author="מנוע מכני" w:date="2026-10-11T12:04:40Z">
        <w:r w:rsidRPr="006F178A">
          <w:rPr>
            <w:rtl/>
          </w:rPr>
          <w:delText xml:space="preserve">דאי </w:delText>
        </w:r>
      </w:del>
      <w:r w:rsidRPr="006F178A">
        <w:rPr>
          <w:rtl/>
        </w:rPr>
        <w:t xml:space="preserve">למשרייה לגדולה </w:t>
      </w:r>
      <w:ins w:id="90023" w:author="Claude - סמנטי" w:date="2026-10-11T12:19:31Z">
        <w:r>
          <w:rPr>
            <w:rtl/>
          </w:rPr>
          <w:t xml:space="preserve">בא</w:t>
        </w:r>
      </w:ins>
      <w:del w:id="90024" w:author="Claude - סמנטי" w:date="2026-10-11T12:19:31Z">
        <w:r w:rsidRPr="006F178A">
          <w:rPr>
            <w:rtl/>
          </w:rPr>
          <w:delText xml:space="preserve">קאתי</w:delText>
        </w:r>
      </w:del>
      <w:r w:rsidRPr="006F178A">
        <w:rPr>
          <w:rtl/>
        </w:rPr>
        <w:t xml:space="preserve"> בעשר ושני טפחים סגיא.</w:t>
      </w:r>
    </w:p>
    <w:p w:rsidR="005851B8" w:rsidRDefault="005851B8" w:rsidP="005851B8">
      <w:pPr>
        <w:rPr>
          <w:rtl/>
        </w:rPr>
      </w:pPr>
      <w:ins w:id="93522" w:author="מנוע מכני" w:date="2026-10-11T12:04:40Z">
        <w:r>
          <w:rPr>
            <w:rtl/>
          </w:rPr>
          <w:t xml:space="preserve">ואם </w:t>
        </w:r>
      </w:ins>
      <w:del w:id="93523" w:author="מנוע מכני" w:date="2026-10-11T12:04:40Z">
        <w:r w:rsidRPr="006F178A">
          <w:rPr>
            <w:rtl/>
          </w:rPr>
          <w:delText xml:space="preserve">ואי </w:delText>
        </w:r>
      </w:del>
      <w:ins w:id="90029" w:author="Claude - סמנטי" w:date="2026-10-11T12:19:31Z">
        <w:r>
          <w:rPr>
            <w:rtl/>
          </w:rPr>
          <w:t xml:space="preserve">לאסור</w:t>
        </w:r>
      </w:ins>
      <w:del w:id="90030" w:author="Claude - סמנטי" w:date="2026-10-11T12:19:31Z">
        <w:r w:rsidRPr="006F178A">
          <w:rPr>
            <w:rtl/>
          </w:rPr>
          <w:delText xml:space="preserve">למיסרה</w:delText>
        </w:r>
      </w:del>
      <w:r w:rsidRPr="006F178A">
        <w:rPr>
          <w:rtl/>
        </w:rPr>
        <w:t xml:space="preserve"> לקטנה </w:t>
      </w:r>
      <w:ins w:id="90027" w:author="Claude - סמנטי" w:date="2026-10-11T12:19:31Z">
        <w:r>
          <w:rPr>
            <w:rtl/>
          </w:rPr>
          <w:t xml:space="preserve">בא</w:t>
        </w:r>
      </w:ins>
      <w:del w:id="90028" w:author="Claude - סמנטי" w:date="2026-10-11T12:19:31Z">
        <w:r w:rsidRPr="006F178A">
          <w:rPr>
            <w:rtl/>
          </w:rPr>
          <w:delText xml:space="preserve">קאתי</w:delText>
        </w:r>
      </w:del>
      <w:r w:rsidRPr="006F178A">
        <w:rPr>
          <w:rtl/>
        </w:rPr>
        <w:t xml:space="preserve"> - </w:t>
      </w:r>
      <w:ins w:id="90025" w:author="Claude - סמנטי" w:date="2026-10-11T12:19:31Z">
        <w:r>
          <w:rPr>
            <w:rtl/>
          </w:rPr>
          <w:t xml:space="preserve">להשמיענו</w:t>
        </w:r>
      </w:ins>
      <w:del w:id="90026" w:author="Claude - סמנטי" w:date="2026-10-11T12:19:31Z">
        <w:r w:rsidRPr="006F178A">
          <w:rPr>
            <w:rtl/>
          </w:rPr>
          <w:delText xml:space="preserve">לאשמועינן</w:delText>
        </w:r>
      </w:del>
      <w:r w:rsidRPr="006F178A">
        <w:rPr>
          <w:rtl/>
        </w:rPr>
        <w:t xml:space="preserve"> דמפלגי </w:t>
      </w:r>
      <w:ins w:id="90646" w:author="מנוע מכני" w:date="2026-10-11T12:04:40Z">
        <w:r>
          <w:rPr>
            <w:rtl/>
          </w:rPr>
          <w:t xml:space="preserve">הרבה</w:t>
        </w:r>
      </w:ins>
      <w:del w:id="90647" w:author="מנוע מכני" w:date="2026-10-11T12:04:40Z">
        <w:r w:rsidRPr="006F178A">
          <w:rPr>
            <w:rtl/>
          </w:rPr>
          <w:delText xml:space="preserve">טובא</w:delText>
        </w:r>
      </w:del>
      <w:r w:rsidRPr="006F178A">
        <w:rPr>
          <w:rtl/>
        </w:rPr>
        <w:t xml:space="preserve">.]</w:t>
      </w:r>
    </w:p>
    <w:p>
      <w:pPr>
        <w:pStyle w:val="38"/>
        <w:rPr>
          <w:ins w:id="94874" w:author="מנוע מכני" w:date="2026-10-11T12:04:40Z"/>
        </w:rPr>
      </w:pPr>
      <w:del w:id="94873" w:author="מנוע מכני" w:date="2026-10-11T12:04:40Z">
        <w:r w:rsidRPr="006F178A">
          <w:delText xml:space="preserve">•</w:delText>
        </w:r>
      </w:del>
      <w:r w:rsidRPr="006F178A">
        <w:t xml:space="preserve"> </w:t>
      </w:r>
      <w:r w:rsidRPr="006F178A">
        <w:t xml:space="preserve">רב יוסף:</w:t>
      </w:r>
    </w:p>
    <w:p w:rsidR="005851B8" w:rsidRPr="006F178A" w:rsidRDefault="005851B8" w:rsidP="005851B8">
      <w:pPr>
        <w:rPr>
          <w:rtl/>
        </w:rPr>
      </w:pPr>
      <w:del w:id="94875" w:author="מנוע מכני" w:date="2026-10-11T12:04:40Z">
        <w:r w:rsidRPr="006F178A">
          <w:rPr>
            <w:rtl/>
          </w:rPr>
          <w:delText xml:space="preserve"> </w:delText>
        </w:r>
      </w:del>
      <w:r w:rsidRPr="006F178A">
        <w:rPr>
          <w:rtl/>
        </w:rPr>
        <w:t xml:space="preserve">לא</w:t>
      </w:r>
      <w:r w:rsidRPr="006F178A">
        <w:rPr>
          <w:rtl/>
        </w:rPr>
        <w:t xml:space="preserve"> שמיע לי הא </w:t>
      </w:r>
      <w:ins w:id="93362" w:author="מנוע מכני" w:date="2026-10-11T12:04:40Z">
        <w:r>
          <w:rPr>
            <w:rtl/>
          </w:rPr>
          <w:t xml:space="preserve">שמועה</w:t>
        </w:r>
      </w:ins>
      <w:del w:id="93363" w:author="מנוע מכני" w:date="2026-10-11T12:04:40Z">
        <w:r w:rsidRPr="006F178A">
          <w:rPr>
            <w:rtl/>
          </w:rPr>
          <w:delText xml:space="preserve">שמעתתא</w:delText>
        </w:r>
      </w:del>
      <w:r w:rsidRPr="006F178A">
        <w:rPr>
          <w:rtl/>
        </w:rPr>
        <w:t xml:space="preserve">.</w:t>
      </w:r>
    </w:p>
    <w:p w:rsidR="005851B8" w:rsidRDefault="005851B8" w:rsidP="005851B8">
      <w:pPr>
        <w:rPr>
          <w:rtl/>
        </w:rPr>
      </w:pPr>
      <w:r w:rsidRPr="006F178A">
        <w:rPr>
          <w:rtl/>
        </w:rPr>
        <w:t xml:space="preserve">וא"ל</w:t>
      </w:r>
      <w:r w:rsidRPr="006F178A">
        <w:rPr>
          <w:rtl/>
        </w:rPr>
        <w:t xml:space="preserve"> </w:t>
      </w:r>
      <w:r w:rsidRPr="006F178A">
        <w:rPr>
          <w:rStyle w:val="2fb"/>
          <w:rtl/>
        </w:rPr>
        <w:t xml:space="preserve">אביי</w:t>
      </w:r>
      <w:r w:rsidRPr="006F178A">
        <w:rPr>
          <w:rtl/>
        </w:rPr>
        <w:t xml:space="preserve"> </w:t>
      </w:r>
      <w:ins w:id="90031" w:author="Claude - סמנטי" w:date="2026-10-11T12:19:31Z">
        <w:r>
          <w:rPr>
            <w:rtl/>
          </w:rPr>
          <w:t xml:space="preserve">שהוא</w:t>
        </w:r>
      </w:ins>
      <w:del w:id="90032" w:author="Claude - סמנטי" w:date="2026-10-11T12:19:31Z">
        <w:r w:rsidRPr="006F178A">
          <w:rPr>
            <w:rtl/>
          </w:rPr>
          <w:delText xml:space="preserve">דהוא</w:delText>
        </w:r>
      </w:del>
      <w:r w:rsidRPr="006F178A">
        <w:rPr>
          <w:rtl/>
        </w:rPr>
        <w:t xml:space="preserve"> </w:t>
      </w:r>
      <w:r w:rsidRPr="006F178A">
        <w:rPr>
          <w:rtl/>
        </w:rPr>
        <w:t xml:space="preserve">א"ל</w:t>
      </w:r>
      <w:r w:rsidRPr="006F178A">
        <w:rPr>
          <w:rtl/>
        </w:rPr>
        <w:t xml:space="preserve"> </w:t>
      </w:r>
      <w:r w:rsidRPr="006F178A">
        <w:rPr>
          <w:rStyle w:val="2fb"/>
          <w:rtl/>
        </w:rPr>
        <w:t xml:space="preserve">וארב"א</w:t>
      </w:r>
      <w:r w:rsidRPr="006F178A">
        <w:rPr>
          <w:rtl/>
        </w:rPr>
        <w:t xml:space="preserve"> </w:t>
      </w:r>
      <w:r w:rsidRPr="006F178A">
        <w:rPr>
          <w:rStyle w:val="2fb"/>
          <w:rtl/>
        </w:rPr>
        <w:t xml:space="preserve">מר"ה</w:t>
      </w:r>
      <w:r w:rsidRPr="006F178A">
        <w:rPr>
          <w:rtl/>
        </w:rPr>
        <w:t xml:space="preserve"> דלחי המושך עם דפנו של מבוי</w:t>
      </w:r>
    </w:p>
    <w:p w:rsidR="005851B8" w:rsidRPr="009757B9" w:rsidRDefault="005851B8" w:rsidP="005851B8">
      <w:pPr>
        <w:rPr>
          <w:rFonts w:cs="Guttman Vilna"/>
          <w:b/>
          <w:bCs/>
          <w:rtl/>
        </w:rPr>
      </w:pPr>
      <w:r w:rsidRPr="006F178A">
        <w:rPr>
          <w:rStyle w:val="afffe"/>
          <w:rFonts w:ascii="Fb Fontext" w:hAnsi="Fb Fontext"/>
          <w:rtl/>
        </w:rPr>
        <w:t>פחות ד"א</w:t>
      </w:r>
      <w:r w:rsidRPr="006F178A">
        <w:rPr>
          <w:rFonts w:hint="cs"/>
          <w:rtl/>
        </w:rPr>
        <w:t>-</w:t>
      </w:r>
      <w:r>
        <w:rPr>
          <w:rFonts w:hint="cs"/>
          <w:rtl/>
        </w:rPr>
        <w:t xml:space="preserve"> </w:t>
      </w:r>
      <w:r w:rsidRPr="006F178A">
        <w:rPr>
          <w:rtl/>
        </w:rPr>
        <w:t>נידון משום לחי ומשתמש עם חודו הפנימי.</w:t>
      </w:r>
    </w:p>
    <w:p w:rsidR="005851B8" w:rsidRPr="009757B9" w:rsidRDefault="005851B8" w:rsidP="005851B8">
      <w:pPr>
        <w:rPr>
          <w:rFonts w:cs="Guttman Vilna"/>
          <w:b/>
          <w:bCs/>
          <w:rtl/>
        </w:rPr>
      </w:pPr>
      <w:r w:rsidRPr="006F178A">
        <w:rPr>
          <w:rStyle w:val="afffe"/>
          <w:rFonts w:ascii="Fb Fontext" w:hAnsi="Fb Fontext"/>
          <w:b/>
          <w:rtl/>
        </w:rPr>
        <w:t>ד"א</w:t>
      </w:r>
      <w:r w:rsidRPr="006F178A">
        <w:rPr>
          <w:rtl/>
        </w:rPr>
        <w:t xml:space="preserve"> </w:t>
      </w:r>
      <w:r w:rsidRPr="006F178A">
        <w:rPr>
          <w:rFonts w:hint="cs"/>
          <w:rtl/>
        </w:rPr>
        <w:t xml:space="preserve">- </w:t>
      </w:r>
      <w:r w:rsidRPr="006F178A">
        <w:rPr>
          <w:rtl/>
        </w:rPr>
        <w:t>נידון משום מבוי, ואסור להשתמש בכולו.</w:t>
      </w:r>
    </w:p>
    <w:p w:rsidR="005851B8" w:rsidRPr="006F178A" w:rsidRDefault="005851B8" w:rsidP="005851B8">
      <w:pPr>
        <w:rPr>
          <w:rStyle w:val="afffe"/>
          <w:rFonts w:ascii="Fb Fontext" w:hAnsi="Fb Fontext"/>
          <w:b/>
          <w:rtl/>
        </w:rPr>
      </w:pPr>
      <w:r w:rsidRPr="006F178A">
        <w:rPr>
          <w:rtl/>
        </w:rPr>
        <w:t xml:space="preserve">ואהך </w:t>
      </w:r>
      <w:r w:rsidRPr="006F178A">
        <w:rPr>
          <w:rtl/>
        </w:rPr>
        <w:t xml:space="preserve">א"ל</w:t>
      </w:r>
      <w:r w:rsidRPr="006F178A">
        <w:rPr>
          <w:rtl/>
        </w:rPr>
        <w:t xml:space="preserve"> דש"מ תלת.</w:t>
      </w:r>
    </w:p>
    <w:p w:rsidR="005851B8" w:rsidRDefault="005851B8" w:rsidP="005851B8">
      <w:pPr>
        <w:rPr>
          <w:rStyle w:val="afffe"/>
          <w:rFonts w:ascii="Fb Fontext" w:hAnsi="Fb Fontext"/>
          <w:rtl/>
        </w:rPr>
      </w:pPr>
      <w:r w:rsidRPr="006F178A">
        <w:rPr>
          <w:rStyle w:val="afffe"/>
          <w:rFonts w:ascii="Fb Fontext" w:hAnsi="Fb Fontext"/>
          <w:b/>
          <w:rtl/>
        </w:rPr>
        <w:t>א.</w:t>
      </w:r>
      <w:r w:rsidRPr="006F178A">
        <w:rPr>
          <w:rtl/>
        </w:rPr>
        <w:t xml:space="preserve"> </w:t>
      </w:r>
      <w:r w:rsidRPr="006F178A">
        <w:rPr>
          <w:rtl/>
        </w:rPr>
        <w:t xml:space="preserve">ש"מ</w:t>
      </w:r>
      <w:r w:rsidRPr="006F178A">
        <w:rPr>
          <w:rtl/>
        </w:rPr>
        <w:t xml:space="preserve"> בין לחיין אסור,</w:t>
      </w:r>
      <w:r w:rsidRPr="006F178A">
        <w:rPr>
          <w:rStyle w:val="afffe"/>
          <w:rFonts w:ascii="Fb Fontext" w:hAnsi="Fb Fontext"/>
          <w:rtl/>
        </w:rPr>
        <w:t xml:space="preserve"> ב.</w:t>
      </w:r>
      <w:r w:rsidRPr="006F178A">
        <w:rPr>
          <w:rtl/>
        </w:rPr>
        <w:t xml:space="preserve"> וש"מ משך מבוי בארבע,</w:t>
      </w:r>
    </w:p>
    <w:p w:rsidR="005851B8" w:rsidRPr="009757B9" w:rsidRDefault="005851B8" w:rsidP="005851B8">
      <w:pPr>
        <w:rPr>
          <w:rFonts w:cs="Guttman Vilna"/>
          <w:b/>
          <w:bCs/>
          <w:rtl/>
        </w:rPr>
      </w:pPr>
      <w:r w:rsidRPr="006F178A">
        <w:rPr>
          <w:rStyle w:val="afffe"/>
          <w:rFonts w:ascii="Fb Fontext" w:hAnsi="Fb Fontext"/>
          <w:b/>
          <w:rtl/>
        </w:rPr>
        <w:t>ג.</w:t>
      </w:r>
      <w:r w:rsidRPr="006F178A">
        <w:rPr>
          <w:rtl/>
        </w:rPr>
        <w:t xml:space="preserve"> וש"מ נראה מבחוץ ושוה מבפנים - נידון משום לחי.</w:t>
      </w:r>
    </w:p>
    <w:p>
      <w:pPr>
        <w:pStyle w:val="38"/>
        <w:rPr>
          <w:ins w:id="94876" w:author="מנוע מכני" w:date="2026-10-11T12:04:40Z"/>
        </w:rPr>
      </w:pPr>
      <w:r w:rsidRPr="00B3644D">
        <w:t>ו</w:t>
      </w:r>
      <w:r w:rsidRPr="00B3644D">
        <w:t>הלכתא</w:t>
      </w:r>
      <w:r w:rsidRPr="00B3644D">
        <w:t xml:space="preserve">:</w:t>
      </w:r>
    </w:p>
    <w:p w:rsidR="005851B8" w:rsidRPr="00B3644D" w:rsidRDefault="005851B8" w:rsidP="005851B8">
      <w:pPr>
        <w:rPr>
          <w:rFonts w:cs="Guttman Vilna"/>
          <w:b/>
          <w:bCs/>
          <w:spacing w:val="-4"/>
          <w:rtl/>
        </w:rPr>
      </w:pPr>
      <w:del w:id="94877" w:author="מנוע מכני" w:date="2026-10-11T12:04:40Z">
        <w:r w:rsidRPr="00B3644D">
          <w:rPr>
            <w:spacing w:val="-4"/>
            <w:rtl/>
          </w:rPr>
          <w:delText xml:space="preserve"> </w:delText>
        </w:r>
      </w:del>
      <w:r w:rsidRPr="00B3644D">
        <w:rPr>
          <w:spacing w:val="-4"/>
          <w:rtl/>
        </w:rPr>
        <w:t xml:space="preserve">נראה מבחוץ ושוה מבפנים נידון משום לחי. ואפי' דתיובתא כיוון דתני </w:t>
      </w:r>
      <w:r w:rsidRPr="00B3644D">
        <w:rPr>
          <w:rStyle w:val="2fb"/>
          <w:spacing w:val="-4"/>
          <w:rtl/>
        </w:rPr>
        <w:t xml:space="preserve">רבי חייא</w:t>
      </w:r>
      <w:r w:rsidRPr="00B3644D">
        <w:rPr>
          <w:spacing w:val="-4"/>
          <w:rtl/>
        </w:rPr>
        <w:t xml:space="preserve"> </w:t>
      </w:r>
      <w:ins w:id="91990" w:author="מנוע מכני" w:date="2026-10-11T12:04:40Z">
        <w:r>
          <w:rPr>
            <w:spacing w:val="-4"/>
            <w:rtl/>
          </w:rPr>
          <w:t xml:space="preserve">כמותו</w:t>
        </w:r>
      </w:ins>
      <w:del w:id="91991" w:author="מנוע מכני" w:date="2026-10-11T12:04:40Z">
        <w:r w:rsidRPr="00B3644D">
          <w:rPr>
            <w:spacing w:val="-4"/>
            <w:rtl/>
          </w:rPr>
          <w:delText xml:space="preserve">כוותיה</w:delText>
        </w:r>
      </w:del>
      <w:r w:rsidRPr="00B3644D">
        <w:rPr>
          <w:spacing w:val="-4"/>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י.</w:t>
      </w:r>
    </w:p>
    <w:p>
      <w:pPr>
        <w:pStyle w:val="afffff8"/>
        <w:rPr>
          <w:ins w:id="90667" w:author="קלוד" w:date="2026-10-11T12:24:08Z"/>
        </w:rPr>
      </w:pPr>
      <w:ins w:id="90668" w:author="קלוד" w:date="2026-10-11T12:24:08Z">
        <w:r>
          <w:rPr>
            <w:color w:val="7B3F00"/>
          </w:rPr>
          <w:t xml:space="preserve">מבוי רחב יותר מעשר - האם ימעט עד י"ג ושליש</w:t>
        </w:r>
      </w:ins>
    </w:p>
    <w:p w:rsidR="005851B8" w:rsidRPr="009757B9" w:rsidRDefault="005851B8" w:rsidP="005851B8">
      <w:pPr>
        <w:rPr>
          <w:rFonts w:cs="Guttman Vilna"/>
          <w:b/>
          <w:bCs/>
          <w:rtl/>
        </w:rPr>
      </w:pPr>
      <w:del w:id="90074" w:author="מנוע מכני" w:date="2026-10-11T12:04:40Z">
        <w:r>
          <w:rPr>
            <w:rStyle w:val="afffe"/>
            <w:rFonts w:ascii="Fb Fontext" w:hAnsi="Fb Fontext" w:hint="cs"/>
            <w:rtl/>
          </w:rPr>
          <w:delText xml:space="preserve"> </w:delText>
        </w:r>
      </w:del>
      <w:r w:rsidRPr="006F178A">
        <w:rPr>
          <w:rtl/>
        </w:rPr>
        <w:t xml:space="preserve">הרחב מעשר ימעט, </w:t>
      </w:r>
      <w:r w:rsidRPr="006F178A">
        <w:rPr>
          <w:rStyle w:val="2fb"/>
          <w:rtl/>
        </w:rPr>
        <w:t xml:space="preserve">ולר"י</w:t>
      </w:r>
      <w:r w:rsidRPr="006F178A">
        <w:rPr>
          <w:rtl/>
        </w:rPr>
        <w:t xml:space="preserve"> אינו צריך למעט.</w:t>
      </w:r>
    </w:p>
    <w:p w:rsidR="005851B8" w:rsidRPr="00B3644D" w:rsidRDefault="005851B8" w:rsidP="005851B8">
      <w:pPr>
        <w:rPr>
          <w:rFonts w:cs="Guttman Vilna"/>
          <w:b/>
          <w:bCs/>
          <w:spacing w:val="-6"/>
          <w:rtl/>
        </w:rPr>
      </w:pPr>
      <w:r w:rsidRPr="00B3644D">
        <w:rPr>
          <w:rStyle w:val="2fb"/>
          <w:spacing w:val="-6"/>
          <w:rtl/>
        </w:rPr>
        <w:t xml:space="preserve">ר"א</w:t>
      </w:r>
      <w:r w:rsidRPr="00B3644D">
        <w:rPr>
          <w:spacing w:val="-6"/>
          <w:rtl/>
        </w:rPr>
        <w:t xml:space="preserve"> </w:t>
      </w:r>
      <w:ins w:id="91992" w:author="מנוע מכני" w:date="2026-10-11T12:04:40Z">
        <w:r>
          <w:rPr>
            <w:spacing w:val="-6"/>
            <w:rtl/>
          </w:rPr>
          <w:t xml:space="preserve">לפניו</w:t>
        </w:r>
      </w:ins>
      <w:del w:id="91993" w:author="מנוע מכני" w:date="2026-10-11T12:04:40Z">
        <w:r w:rsidRPr="00B3644D">
          <w:rPr>
            <w:spacing w:val="-6"/>
            <w:rtl/>
          </w:rPr>
          <w:delText xml:space="preserve">קמיה</w:delText>
        </w:r>
      </w:del>
      <w:r w:rsidRPr="00B3644D">
        <w:rPr>
          <w:spacing w:val="-6"/>
          <w:rtl/>
        </w:rPr>
        <w:t xml:space="preserve"> </w:t>
      </w:r>
      <w:r w:rsidRPr="00B3644D">
        <w:rPr>
          <w:rStyle w:val="2fb"/>
          <w:spacing w:val="-6"/>
          <w:rtl/>
        </w:rPr>
        <w:t xml:space="preserve">דרב יוסף</w:t>
      </w:r>
      <w:r w:rsidRPr="00B3644D">
        <w:rPr>
          <w:spacing w:val="-6"/>
          <w:rtl/>
        </w:rPr>
        <w:t xml:space="preserve"> עד </w:t>
      </w:r>
      <w:r w:rsidRPr="00B3644D">
        <w:rPr>
          <w:rFonts w:hint="cs"/>
          <w:spacing w:val="-6"/>
          <w:rtl/>
        </w:rPr>
        <w:t>י</w:t>
      </w:r>
      <w:r w:rsidRPr="00B3644D">
        <w:rPr>
          <w:spacing w:val="-6"/>
          <w:rtl/>
        </w:rPr>
        <w:t>"</w:t>
      </w:r>
      <w:r w:rsidRPr="00B3644D">
        <w:rPr>
          <w:rFonts w:hint="cs"/>
          <w:spacing w:val="-6"/>
          <w:rtl/>
        </w:rPr>
        <w:t>ג</w:t>
      </w:r>
      <w:r w:rsidRPr="00B3644D">
        <w:rPr>
          <w:spacing w:val="-6"/>
          <w:rtl/>
        </w:rPr>
        <w:t xml:space="preserve"> אמה ושליש. וק"ו מפסי ביראות, שהתרתה בהן פרוץ מרובה על העומד.</w:t>
      </w:r>
    </w:p>
    <w:p w:rsidR="005851B8" w:rsidRPr="00B3644D" w:rsidRDefault="005851B8" w:rsidP="005851B8">
      <w:pPr>
        <w:rPr>
          <w:rFonts w:cs="Guttman Vilna"/>
          <w:b/>
          <w:bCs/>
          <w:spacing w:val="-4"/>
          <w:rtl/>
        </w:rPr>
      </w:pPr>
      <w:r w:rsidRPr="00B3644D">
        <w:rPr>
          <w:rStyle w:val="afffe"/>
          <w:rFonts w:ascii="Fb Fontext" w:hAnsi="Fb Fontext"/>
          <w:spacing w:val="-4"/>
          <w:rtl/>
        </w:rPr>
        <w:t>ודחתה הגמ'</w:t>
      </w:r>
      <w:r w:rsidRPr="00B3644D">
        <w:rPr>
          <w:spacing w:val="-4"/>
          <w:rtl/>
        </w:rPr>
        <w:t xml:space="preserve"> דהיא הנותנת, מבוי דלא התרת בו פרוץ מרובה על העומד תתיר בו יותר מ</w:t>
      </w:r>
      <w:r w:rsidRPr="00B3644D">
        <w:rPr>
          <w:rFonts w:hint="cs"/>
          <w:spacing w:val="-4"/>
          <w:rtl/>
        </w:rPr>
        <w:t>י</w:t>
      </w:r>
      <w:r w:rsidRPr="00B3644D">
        <w:rPr>
          <w:spacing w:val="-4"/>
          <w:rtl/>
        </w:rPr>
        <w:t>"</w:t>
      </w:r>
      <w:r w:rsidRPr="00B3644D">
        <w:rPr>
          <w:rFonts w:hint="cs"/>
          <w:spacing w:val="-4"/>
          <w:rtl/>
        </w:rPr>
        <w:t xml:space="preserve">ג </w:t>
      </w:r>
      <w:r w:rsidRPr="00B3644D">
        <w:rPr>
          <w:spacing w:val="-4"/>
          <w:rtl/>
        </w:rPr>
        <w:t>ושליש.</w:t>
      </w:r>
    </w:p>
    <w:p w:rsidR="005851B8" w:rsidRPr="009757B9" w:rsidRDefault="005851B8" w:rsidP="005851B8">
      <w:pPr>
        <w:rPr>
          <w:rFonts w:cs="Guttman Vilna"/>
          <w:b/>
          <w:bCs/>
          <w:rtl/>
        </w:rPr>
      </w:pPr>
      <w:r w:rsidRPr="006F178A">
        <w:rPr>
          <w:rtl/>
        </w:rPr>
        <w:t xml:space="preserve">א"נ</w:t>
      </w:r>
      <w:r w:rsidRPr="006F178A">
        <w:rPr>
          <w:rtl/>
        </w:rPr>
        <w:t xml:space="preserve"> דווקא פסי ביראות דאקילת </w:t>
      </w:r>
      <w:ins w:id="91994" w:author="מנוע מכני" w:date="2026-10-11T12:04:40Z">
        <w:r>
          <w:rPr>
            <w:rtl/>
          </w:rPr>
          <w:t xml:space="preserve">בהם</w:t>
        </w:r>
      </w:ins>
      <w:del w:id="91995" w:author="מנוע מכני" w:date="2026-10-11T12:04:40Z">
        <w:r w:rsidRPr="006F178A">
          <w:rPr>
            <w:rtl/>
          </w:rPr>
          <w:delText xml:space="preserve">בהו</w:delText>
        </w:r>
      </w:del>
      <w:r w:rsidRPr="006F178A">
        <w:rPr>
          <w:rtl/>
        </w:rPr>
        <w:t xml:space="preserve"> חד קולא - אקיל </w:t>
      </w:r>
      <w:ins w:id="91996" w:author="מנוע מכני" w:date="2026-10-11T12:04:40Z">
        <w:r>
          <w:rPr>
            <w:rtl/>
          </w:rPr>
          <w:t xml:space="preserve">בהם</w:t>
        </w:r>
      </w:ins>
      <w:del w:id="91997" w:author="מנוע מכני" w:date="2026-10-11T12:04:40Z">
        <w:r w:rsidRPr="006F178A">
          <w:rPr>
            <w:rtl/>
          </w:rPr>
          <w:delText xml:space="preserve">בהו</w:delText>
        </w:r>
      </w:del>
      <w:r w:rsidRPr="006F178A">
        <w:rPr>
          <w:rtl/>
        </w:rPr>
        <w:t xml:space="preserve"> קולא אחרינא, </w:t>
      </w:r>
      <w:r w:rsidRPr="006F178A">
        <w:rPr>
          <w:rtl/>
        </w:rPr>
        <w:t xml:space="preserve">משא"כ</w:t>
      </w:r>
      <w:r w:rsidRPr="006F178A">
        <w:rPr>
          <w:rtl/>
        </w:rPr>
        <w:t xml:space="preserve"> מבוי</w:t>
      </w:r>
      <w:r w:rsidRPr="006F178A">
        <w:rPr>
          <w:rFonts w:hint="cs"/>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65" w:author="קלוד" w:date="2026-10-11T12:24:08Z"/>
        </w:rPr>
      </w:pPr>
      <w:ins w:id="90666" w:author="קלוד" w:date="2026-10-11T12:24:08Z">
        <w:r>
          <w:rPr>
            <w:color w:val="7B3F00"/>
          </w:rPr>
          <w:t xml:space="preserve">מבוי רחב עשרים - קנה באמצעיתו או פס</w:t>
        </w:r>
      </w:ins>
    </w:p>
    <w:p w:rsidR="005851B8" w:rsidRPr="00D67563" w:rsidRDefault="005851B8" w:rsidP="005851B8">
      <w:pPr>
        <w:rPr>
          <w:b/>
          <w:bCs/>
          <w:rtl/>
        </w:rPr>
      </w:pPr>
      <w:r w:rsidRPr="00D67563">
        <w:rPr>
          <w:rFonts w:ascii="Fb Fontext" w:hAnsi="Fb Fontext"/>
          <w:b/>
          <w:bCs/>
          <w:rtl/>
        </w:rPr>
        <w:t>•</w:t>
      </w:r>
      <w:r w:rsidRPr="00D67563">
        <w:rPr>
          <w:rFonts w:ascii="Fb Fontext" w:hAnsi="Fb Fontext" w:hint="cs"/>
          <w:b/>
          <w:bCs/>
          <w:rtl/>
        </w:rPr>
        <w:t xml:space="preserve"> </w:t>
      </w:r>
      <w:r w:rsidRPr="00D67563">
        <w:rPr>
          <w:rFonts w:ascii="Fb Fontext" w:hAnsi="Fb Fontext"/>
          <w:b/>
          <w:bCs/>
          <w:rtl/>
        </w:rPr>
        <w:t xml:space="preserve">תני לוי מבוי שהוא רחב </w:t>
      </w:r>
      <w:r w:rsidRPr="00D67563">
        <w:rPr>
          <w:rFonts w:ascii="Fb Fontext" w:hAnsi="Fb Fontext" w:hint="cs"/>
          <w:b/>
          <w:bCs/>
          <w:rtl/>
        </w:rPr>
        <w:t>כ'</w:t>
      </w:r>
      <w:r w:rsidRPr="00D67563">
        <w:rPr>
          <w:rFonts w:ascii="Fb Fontext" w:hAnsi="Fb Fontext"/>
          <w:b/>
          <w:bCs/>
          <w:rtl/>
        </w:rPr>
        <w:t xml:space="preserve"> אמה נועץ קנה באמצעיתו, ודיו.</w:t>
      </w:r>
    </w:p>
    <w:p w:rsidR="005851B8" w:rsidRPr="006F178A" w:rsidRDefault="005851B8" w:rsidP="005851B8">
      <w:pPr>
        <w:rPr>
          <w:rtl/>
        </w:rPr>
      </w:pPr>
      <w:r w:rsidRPr="006F178A">
        <w:rPr>
          <w:rtl/>
        </w:rPr>
        <w:t xml:space="preserve">הוא תני לה והוא </w:t>
      </w:r>
      <w:r w:rsidRPr="006F178A">
        <w:rPr>
          <w:rtl/>
        </w:rPr>
        <w:t xml:space="preserve">אמר</w:t>
      </w:r>
      <w:r w:rsidRPr="006F178A">
        <w:rPr>
          <w:rtl/>
        </w:rPr>
        <w:t xml:space="preserve"> לה: דאין הלכה כאותה משנה.</w:t>
      </w:r>
    </w:p>
    <w:p>
      <w:pPr>
        <w:pStyle w:val="38"/>
        <w:rPr>
          <w:ins w:id="94879" w:author="מנוע מכני" w:date="2026-10-11T12:04:40Z"/>
        </w:rPr>
      </w:pPr>
      <w:del w:id="94878" w:author="מנוע מכני" w:date="2026-10-11T12:04:40Z">
        <w:r w:rsidRPr="00B3644D">
          <w:delText xml:space="preserve">•</w:delText>
        </w:r>
      </w:del>
      <w:r w:rsidRPr="00B3644D">
        <w:t xml:space="preserve"> </w:t>
      </w:r>
      <w:r w:rsidRPr="00B3644D">
        <w:t xml:space="preserve">א"ד:</w:t>
      </w:r>
    </w:p>
    <w:p w:rsidR="005851B8" w:rsidRPr="00B3644D" w:rsidRDefault="005851B8" w:rsidP="005851B8">
      <w:pPr>
        <w:rPr>
          <w:spacing w:val="-4"/>
          <w:rtl/>
        </w:rPr>
      </w:pPr>
      <w:del w:id="94880" w:author="מנוע מכני" w:date="2026-10-11T12:04:40Z">
        <w:r w:rsidRPr="00B3644D">
          <w:rPr>
            <w:b/>
            <w:bCs/>
            <w:spacing w:val="-4"/>
            <w:rtl/>
          </w:rPr>
          <w:delText xml:space="preserve"> </w:delText>
        </w:r>
      </w:del>
      <w:r w:rsidRPr="00B3644D">
        <w:rPr>
          <w:rStyle w:val="2fb"/>
          <w:spacing w:val="-4"/>
          <w:rtl/>
        </w:rPr>
        <w:t xml:space="preserve">שמואל</w:t>
      </w:r>
      <w:r w:rsidRPr="00B3644D">
        <w:rPr>
          <w:spacing w:val="-4"/>
          <w:rtl/>
        </w:rPr>
        <w:t xml:space="preserve"> </w:t>
      </w:r>
      <w:ins w:id="91998" w:author="מנוע מכני" w:date="2026-10-11T12:04:40Z">
        <w:r>
          <w:rPr>
            <w:spacing w:val="-4"/>
            <w:rtl/>
          </w:rPr>
          <w:t xml:space="preserve">משמו</w:t>
        </w:r>
      </w:ins>
      <w:del w:id="91999" w:author="מנוע מכני" w:date="2026-10-11T12:04:40Z">
        <w:r w:rsidRPr="00B3644D">
          <w:rPr>
            <w:spacing w:val="-4"/>
            <w:rtl/>
          </w:rPr>
          <w:delText xml:space="preserve">משמיה</w:delText>
        </w:r>
      </w:del>
      <w:r w:rsidRPr="00B3644D">
        <w:rPr>
          <w:spacing w:val="-4"/>
          <w:rtl/>
        </w:rPr>
        <w:t xml:space="preserve"> דלוי עושה פס גבוה עשרה במשך ארבע אמות, ומעמידו לארכו של מבוי.</w:t>
      </w:r>
    </w:p>
    <w:p w:rsidR="005851B8" w:rsidRPr="006F178A" w:rsidRDefault="005851B8" w:rsidP="005851B8">
      <w:pPr>
        <w:rPr>
          <w:rtl/>
        </w:rPr>
      </w:pPr>
      <w:ins w:id="93524" w:author="מנוע מכני" w:date="2026-10-11T12:04:40Z">
        <w:r>
          <w:rPr>
            <w:rtl/>
          </w:rPr>
          <w:t xml:space="preserve">אם </w:t>
        </w:r>
      </w:ins>
      <w:del w:id="93525" w:author="מנוע מכני" w:date="2026-10-11T12:04:40Z">
        <w:r w:rsidRPr="006F178A">
          <w:rPr>
            <w:rtl/>
          </w:rPr>
          <w:delText xml:space="preserve">אי </w:delText>
        </w:r>
      </w:del>
      <w:ins w:id="90648" w:author="מנוע מכני" w:date="2026-10-11T12:04:40Z">
        <w:r>
          <w:rPr>
            <w:rtl/>
          </w:rPr>
          <w:t xml:space="preserve">גם</w:t>
        </w:r>
      </w:ins>
      <w:del w:id="90649" w:author="מנוע מכני" w:date="2026-10-11T12:04:40Z">
        <w:r w:rsidRPr="006F178A">
          <w:rPr>
            <w:rtl/>
          </w:rPr>
          <w:delText xml:space="preserve">נמי</w:delText>
        </w:r>
      </w:del>
      <w:r w:rsidRPr="006F178A">
        <w:rPr>
          <w:rtl/>
        </w:rPr>
        <w:t xml:space="preserve"> </w:t>
      </w:r>
      <w:r w:rsidRPr="006F178A">
        <w:rPr>
          <w:rStyle w:val="2fb"/>
          <w:rtl/>
        </w:rPr>
        <w:t xml:space="preserve">כדר"י</w:t>
      </w:r>
      <w:r w:rsidRPr="006F178A">
        <w:rPr>
          <w:rtl/>
        </w:rPr>
        <w:t xml:space="preserve"> דמבוי שהוא רחב </w:t>
      </w:r>
      <w:r w:rsidRPr="006F178A">
        <w:rPr>
          <w:rFonts w:hint="cs"/>
          <w:rtl/>
        </w:rPr>
        <w:t>ט</w:t>
      </w:r>
      <w:r w:rsidRPr="006F178A">
        <w:rPr>
          <w:rtl/>
        </w:rPr>
        <w:t>"</w:t>
      </w:r>
      <w:r w:rsidRPr="006F178A">
        <w:rPr>
          <w:rFonts w:hint="cs"/>
          <w:rtl/>
        </w:rPr>
        <w:t>ו</w:t>
      </w:r>
      <w:r w:rsidRPr="006F178A">
        <w:rPr>
          <w:rtl/>
        </w:rPr>
        <w:t xml:space="preserve"> אמה - מרחיק </w:t>
      </w:r>
      <w:r w:rsidRPr="006F178A">
        <w:rPr>
          <w:rFonts w:hint="cs"/>
          <w:rtl/>
        </w:rPr>
        <w:t>ב'</w:t>
      </w:r>
      <w:r w:rsidRPr="006F178A">
        <w:rPr>
          <w:rtl/>
        </w:rPr>
        <w:t xml:space="preserve"> אמות ועושה פס </w:t>
      </w:r>
      <w:r w:rsidRPr="006F178A">
        <w:rPr>
          <w:rFonts w:hint="cs"/>
          <w:rtl/>
        </w:rPr>
        <w:t>ג</w:t>
      </w:r>
      <w:r w:rsidRPr="006F178A">
        <w:rPr>
          <w:rtl/>
        </w:rPr>
        <w:t xml:space="preserve"> אמות.</w:t>
      </w:r>
    </w:p>
    <w:p w:rsidR="005851B8" w:rsidRDefault="005851B8" w:rsidP="005851B8">
      <w:pPr>
        <w:rPr>
          <w:rtl/>
        </w:rPr>
      </w:pPr>
      <w:r w:rsidRPr="006F178A">
        <w:rPr>
          <w:rtl/>
        </w:rPr>
        <w:t>[שיהא בפתח הקטן עומד מרובה על הפרוץ וממילא נשאר פתח עשר]</w:t>
      </w:r>
    </w:p>
    <w:p w:rsidR="005851B8" w:rsidRPr="007C4031" w:rsidRDefault="005851B8" w:rsidP="005851B8">
      <w:pPr>
        <w:rPr>
          <w:rtl/>
        </w:rPr>
      </w:pPr>
      <w:r w:rsidRPr="007C4031">
        <w:rPr>
          <w:rtl/>
        </w:rPr>
        <w:t>•</w:t>
      </w:r>
      <w:r w:rsidRPr="007C4031">
        <w:rPr>
          <w:rFonts w:hint="cs"/>
          <w:rtl/>
        </w:rPr>
        <w:t xml:space="preserve"> </w:t>
      </w:r>
      <w:r w:rsidRPr="007C4031">
        <w:rPr>
          <w:rtl/>
        </w:rPr>
        <w:t>ולא יעשה אמה וחצ</w:t>
      </w:r>
      <w:r w:rsidRPr="007C4031">
        <w:rPr>
          <w:rFonts w:hint="cs"/>
          <w:rtl/>
        </w:rPr>
        <w:t>י</w:t>
      </w:r>
      <w:r w:rsidRPr="007C4031">
        <w:rPr>
          <w:rtl/>
        </w:rPr>
        <w:t xml:space="preserve"> מכל צד דאפי' </w:t>
      </w:r>
      <w:ins w:id="93526" w:author="מנוע מכני" w:date="2026-10-11T12:04:40Z">
        <w:r>
          <w:rPr>
            <w:rtl/>
          </w:rPr>
          <w:t xml:space="preserve">אם </w:t>
        </w:r>
      </w:ins>
      <w:del w:id="93527" w:author="מנוע מכני" w:date="2026-10-11T12:04:40Z">
        <w:r w:rsidRPr="007C4031">
          <w:rPr>
            <w:rtl/>
          </w:rPr>
          <w:delText xml:space="preserve">אי </w:delText>
        </w:r>
      </w:del>
      <w:r w:rsidRPr="007C4031">
        <w:rPr>
          <w:rtl/>
        </w:rPr>
        <w:t xml:space="preserve">מיקרי עומד מרובה מ"מ אויר מכל </w:t>
      </w:r>
      <w:r>
        <w:rPr>
          <w:rFonts w:hint="cs"/>
          <w:rtl/>
        </w:rPr>
        <w:t xml:space="preserve">צד </w:t>
      </w:r>
      <w:r w:rsidRPr="007C4031">
        <w:rPr>
          <w:rtl/>
        </w:rPr>
        <w:t xml:space="preserve">מבטל </w:t>
      </w:r>
      <w:ins w:id="92000" w:author="מנוע מכני" w:date="2026-10-11T12:04:40Z">
        <w:r>
          <w:rPr>
            <w:rtl/>
          </w:rPr>
          <w:t xml:space="preserve">לו</w:t>
        </w:r>
      </w:ins>
      <w:del w:id="92001" w:author="מנוע מכני" w:date="2026-10-11T12:04:40Z">
        <w:r w:rsidRPr="007C4031">
          <w:rPr>
            <w:rtl/>
          </w:rPr>
          <w:delText xml:space="preserve">ליה</w:delText>
        </w:r>
      </w:del>
      <w:r w:rsidRPr="007C4031">
        <w:rPr>
          <w:rtl/>
        </w:rPr>
        <w:t xml:space="preserve">.</w:t>
      </w:r>
    </w:p>
    <w:p w:rsidR="005851B8" w:rsidRPr="00B3644D" w:rsidRDefault="005851B8" w:rsidP="005851B8">
      <w:pPr>
        <w:rPr>
          <w:spacing w:val="-2"/>
          <w:rtl/>
        </w:rPr>
      </w:pPr>
      <w:r w:rsidRPr="00B3644D">
        <w:rPr>
          <w:spacing w:val="-2"/>
          <w:rtl/>
        </w:rPr>
        <w:t>•</w:t>
      </w:r>
      <w:r w:rsidRPr="00B3644D">
        <w:rPr>
          <w:rFonts w:hint="cs"/>
          <w:spacing w:val="-2"/>
          <w:rtl/>
        </w:rPr>
        <w:t xml:space="preserve"> </w:t>
      </w:r>
      <w:r w:rsidRPr="00B3644D">
        <w:rPr>
          <w:spacing w:val="-2"/>
          <w:rtl/>
        </w:rPr>
        <w:t xml:space="preserve">וכן </w:t>
      </w:r>
      <w:r w:rsidRPr="00B3644D">
        <w:rPr>
          <w:spacing w:val="-2"/>
          <w:rtl/>
        </w:rPr>
        <w:t xml:space="preserve">לא</w:t>
      </w:r>
      <w:r w:rsidRPr="00B3644D">
        <w:rPr>
          <w:spacing w:val="-2"/>
          <w:rtl/>
        </w:rPr>
        <w:t xml:space="preserve"> יעשה פס אמה וירחיק ג' אמות דאפי' </w:t>
      </w:r>
      <w:ins w:id="93528" w:author="מנוע מכני" w:date="2026-10-11T12:04:40Z">
        <w:r>
          <w:rPr>
            <w:spacing w:val="-2"/>
            <w:rtl/>
          </w:rPr>
          <w:t xml:space="preserve">אם </w:t>
        </w:r>
      </w:ins>
      <w:del w:id="93529" w:author="מנוע מכני" w:date="2026-10-11T12:04:40Z">
        <w:r w:rsidRPr="00B3644D">
          <w:rPr>
            <w:spacing w:val="-2"/>
            <w:rtl/>
          </w:rPr>
          <w:delText xml:space="preserve">אי </w:delText>
        </w:r>
      </w:del>
      <w:ins w:id="92002" w:author="מנוע מכני" w:date="2026-10-11T12:04:40Z">
        <w:r>
          <w:rPr>
            <w:spacing w:val="-2"/>
            <w:rtl/>
          </w:rPr>
          <w:t xml:space="preserve">מאלו</w:t>
        </w:r>
      </w:ins>
      <w:del w:id="92003" w:author="מנוע מכני" w:date="2026-10-11T12:04:40Z">
        <w:r w:rsidRPr="00B3644D">
          <w:rPr>
            <w:spacing w:val="-2"/>
            <w:rtl/>
          </w:rPr>
          <w:delText xml:space="preserve">מהני</w:delText>
        </w:r>
      </w:del>
      <w:r w:rsidRPr="00B3644D">
        <w:rPr>
          <w:spacing w:val="-2"/>
          <w:rtl/>
        </w:rPr>
        <w:t xml:space="preserve"> עומד כפרוץ </w:t>
      </w:r>
      <w:ins w:id="90650" w:author="מנוע מכני" w:date="2026-10-11T12:04:40Z">
        <w:r>
          <w:rPr>
            <w:spacing w:val="-2"/>
            <w:rtl/>
          </w:rPr>
          <w:t xml:space="preserve">כאן</w:t>
        </w:r>
      </w:ins>
      <w:del w:id="90651" w:author="מנוע מכני" w:date="2026-10-11T12:04:40Z">
        <w:r w:rsidRPr="00B3644D">
          <w:rPr>
            <w:spacing w:val="-2"/>
            <w:rtl/>
          </w:rPr>
          <w:delText xml:space="preserve">הכא</w:delText>
        </w:r>
      </w:del>
      <w:r w:rsidRPr="00B3644D">
        <w:rPr>
          <w:spacing w:val="-2"/>
          <w:rtl/>
        </w:rPr>
        <w:t xml:space="preserve"> אויר מ</w:t>
      </w:r>
      <w:r w:rsidRPr="00B3644D">
        <w:rPr>
          <w:rFonts w:hint="cs"/>
          <w:spacing w:val="-2"/>
          <w:rtl/>
        </w:rPr>
        <w:t>ב' צדדים מבטל</w:t>
      </w:r>
    </w:p>
    <w:p w:rsidR="005851B8" w:rsidRPr="006F178A" w:rsidRDefault="005851B8" w:rsidP="005851B8">
      <w:pPr>
        <w:rPr>
          <w:rtl/>
        </w:rPr>
      </w:pPr>
      <w:r w:rsidRPr="006F178A">
        <w:rPr>
          <w:rtl/>
        </w:rPr>
        <w:t>•</w:t>
      </w:r>
      <w:r w:rsidRPr="006F178A">
        <w:rPr>
          <w:rFonts w:hint="cs"/>
          <w:rtl/>
        </w:rPr>
        <w:t xml:space="preserve"> </w:t>
      </w:r>
      <w:r w:rsidRPr="006F178A">
        <w:rPr>
          <w:rtl/>
        </w:rPr>
        <w:t xml:space="preserve">ולהרחיק אמה ולעשות פס אמה ומחצה פעמים </w:t>
      </w:r>
      <w:ins w:id="92004" w:author="מנוע מכני" w:date="2026-10-11T12:04:40Z">
        <w:r>
          <w:rPr>
            <w:rtl/>
          </w:rPr>
          <w:t xml:space="preserve">מאלו</w:t>
        </w:r>
      </w:ins>
      <w:del w:id="92005" w:author="מנוע מכני" w:date="2026-10-11T12:04:40Z">
        <w:r w:rsidRPr="006F178A">
          <w:rPr>
            <w:rtl/>
          </w:rPr>
          <w:delText xml:space="preserve">מהני</w:delText>
        </w:r>
      </w:del>
      <w:r w:rsidRPr="006F178A">
        <w:rPr>
          <w:rtl/>
        </w:rPr>
        <w:t xml:space="preserve"> אלא דלא אטרחוה רבנן.</w:t>
      </w:r>
    </w:p>
    <w:p w:rsidR="005851B8" w:rsidRDefault="005851B8" w:rsidP="005851B8">
      <w:pPr>
        <w:rPr>
          <w:rtl/>
        </w:rPr>
      </w:pPr>
      <w:r w:rsidRPr="006F178A">
        <w:rPr>
          <w:rtl/>
        </w:rPr>
        <w:t>•</w:t>
      </w:r>
      <w:r w:rsidRPr="006F178A">
        <w:rPr>
          <w:rFonts w:hint="cs"/>
          <w:rtl/>
        </w:rPr>
        <w:t xml:space="preserve"> </w:t>
      </w:r>
      <w:r w:rsidRPr="006F178A">
        <w:rPr>
          <w:rtl/>
        </w:rPr>
        <w:t>ולא חישי' שיעלה בפתח קטן</w:t>
      </w:r>
      <w:r w:rsidRPr="006F178A">
        <w:rPr>
          <w:rFonts w:hint="cs"/>
          <w:rtl/>
        </w:rPr>
        <w:t>,</w:t>
      </w:r>
      <w:r w:rsidRPr="006F178A">
        <w:rPr>
          <w:rtl/>
        </w:rPr>
        <w:t xml:space="preserve"> דחזקה אין אדם מניח פתח גדול ונכנס בפתח קטן</w:t>
      </w:r>
    </w:p>
    <w:p w:rsidR="005851B8" w:rsidRDefault="005851B8" w:rsidP="005851B8">
      <w:pPr>
        <w:rPr>
          <w:rtl/>
        </w:rPr>
      </w:pPr>
      <w:r w:rsidRPr="006F178A">
        <w:rPr>
          <w:rtl/>
        </w:rPr>
        <w:t>[במקום שאינו ממעט בהילוך</w:t>
      </w:r>
      <w:r w:rsidRPr="006F178A">
        <w:rPr>
          <w:rFonts w:hint="cs"/>
          <w:rtl/>
        </w:rPr>
        <w:t>-</w:t>
      </w:r>
      <w:r w:rsidRPr="006F178A">
        <w:rPr>
          <w:rtl/>
        </w:rPr>
        <w:t xml:space="preserve"> ול"ד להך דפתח בצד המבוי דאז אדם ממעט בהילוך]</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63" w:author="קלוד" w:date="2026-10-11T12:24:08Z"/>
        </w:rPr>
      </w:pPr>
      <w:ins w:id="90664" w:author="קלוד" w:date="2026-10-11T12:24:08Z">
        <w:r>
          <w:rPr>
            <w:color w:val="7B3F00"/>
          </w:rPr>
          <w:t xml:space="preserve">עור העסלא וחללו - מצטרפין בטפח</w:t>
        </w:r>
      </w:ins>
    </w:p>
    <w:p>
      <w:pPr>
        <w:pStyle w:val="38"/>
        <w:rPr>
          <w:ins w:id="94882" w:author="מנוע מכני" w:date="2026-10-11T12:04:40Z"/>
        </w:rPr>
      </w:pPr>
      <w:del w:id="94881" w:author="מנוע מכני" w:date="2026-10-11T12:04:40Z">
        <w:r w:rsidRPr="006F178A">
          <w:delText xml:space="preserve">•</w:delText>
        </w:r>
      </w:del>
      <w:r w:rsidRPr="006F178A">
        <w:t xml:space="preserve"> </w:t>
      </w:r>
      <w:r w:rsidRPr="006F178A">
        <w:t xml:space="preserve">תנן</w:t>
      </w:r>
      <w:r w:rsidRPr="006F178A">
        <w:t xml:space="preserve"> </w:t>
      </w:r>
      <w:ins w:id="90652" w:author="מנוע מכני" w:date="2026-10-11T12:04:40Z">
        <w:r>
          <w:t xml:space="preserve">שם</w:t>
        </w:r>
      </w:ins>
      <w:del w:id="90653" w:author="מנוע מכני" w:date="2026-10-11T12:04:40Z">
        <w:r w:rsidRPr="006F178A">
          <w:delText xml:space="preserve">התם</w:delText>
        </w:r>
      </w:del>
      <w:r w:rsidRPr="006F178A">
        <w:t xml:space="preserve">:</w:t>
      </w:r>
    </w:p>
    <w:p w:rsidR="005851B8" w:rsidRPr="006F178A" w:rsidRDefault="005851B8" w:rsidP="005851B8">
      <w:pPr>
        <w:rPr>
          <w:rtl/>
        </w:rPr>
      </w:pPr>
      <w:del w:id="94883" w:author="מנוע מכני" w:date="2026-10-11T12:04:40Z">
        <w:r w:rsidRPr="006F178A">
          <w:rPr>
            <w:rFonts w:ascii="Fb Fontext" w:hAnsi="Fb Fontext"/>
            <w:rtl/>
          </w:rPr>
          <w:delText xml:space="preserve"> </w:delText>
        </w:r>
      </w:del>
      <w:r w:rsidRPr="006F178A">
        <w:rPr>
          <w:rFonts w:ascii="Fb Fontext" w:hAnsi="Fb Fontext"/>
          <w:rtl/>
        </w:rPr>
        <w:t xml:space="preserve">עור העסלא וחלל שלו - מצטרפין בטפח. להעביר הטומאה.</w:t>
      </w:r>
    </w:p>
    <w:p>
      <w:pPr>
        <w:pStyle w:val="38"/>
        <w:rPr>
          <w:ins w:id="94885" w:author="מנוע מכני" w:date="2026-10-11T12:04:40Z"/>
        </w:rPr>
      </w:pPr>
      <w:del w:id="94884" w:author="מנוע מכני" w:date="2026-10-11T12:04:40Z">
        <w:r w:rsidRPr="006F178A">
          <w:delText xml:space="preserve">•</w:delText>
        </w:r>
      </w:del>
      <w:r w:rsidRPr="006F178A">
        <w:t xml:space="preserve"> </w:t>
      </w:r>
      <w:r w:rsidRPr="006F178A">
        <w:t>רב</w:t>
      </w:r>
      <w:r w:rsidRPr="006F178A">
        <w:t xml:space="preserve"> </w:t>
      </w:r>
      <w:r w:rsidRPr="006F178A">
        <w:t>דימי</w:t>
      </w:r>
      <w:r w:rsidRPr="006F178A">
        <w:t>:</w:t>
      </w:r>
    </w:p>
    <w:p w:rsidR="005851B8" w:rsidRPr="009757B9" w:rsidRDefault="005851B8" w:rsidP="005851B8">
      <w:pPr>
        <w:rPr>
          <w:rFonts w:cs="Guttman Vilna"/>
          <w:b/>
          <w:bCs/>
          <w:rtl/>
        </w:rPr>
      </w:pPr>
      <w:del w:id="94886" w:author="מנוע מכני" w:date="2026-10-11T12:04:40Z">
        <w:r w:rsidRPr="006F178A">
          <w:rPr>
            <w:rtl/>
          </w:rPr>
          <w:delText xml:space="preserve"> </w:delText>
        </w:r>
      </w:del>
      <w:r w:rsidRPr="006F178A">
        <w:rPr>
          <w:rtl/>
        </w:rPr>
        <w:t xml:space="preserve">אצבעיים מכאן ואצבעיים מכאן, ואצבעיים ריוח באמצע.-</w:t>
      </w:r>
      <w:ins w:id="90033" w:author="Claude - סמנטי" w:date="2026-10-11T12:19:31Z">
        <w:r>
          <w:rPr>
            <w:rtl/>
          </w:rPr>
          <w:t xml:space="preserve">בקטנה</w:t>
        </w:r>
      </w:ins>
      <w:del w:id="90034" w:author="Claude - סמנטי" w:date="2026-10-11T12:19:31Z">
        <w:r w:rsidRPr="006F178A">
          <w:rPr>
            <w:rtl/>
          </w:rPr>
          <w:delText xml:space="preserve">בזוטרתא</w:delText>
        </w:r>
      </w:del>
      <w:r w:rsidRPr="006F178A">
        <w:rPr>
          <w:rtl/>
        </w:rPr>
        <w:t xml:space="preserve">.</w:t>
      </w:r>
    </w:p>
    <w:p>
      <w:pPr>
        <w:pStyle w:val="38"/>
        <w:rPr>
          <w:ins w:id="94888" w:author="מנוע מכני" w:date="2026-10-11T12:04:40Z"/>
        </w:rPr>
      </w:pPr>
      <w:del w:id="94887" w:author="מנוע מכני" w:date="2026-10-11T12:04:40Z">
        <w:r w:rsidRPr="006F178A">
          <w:delText xml:space="preserve">•</w:delText>
        </w:r>
      </w:del>
      <w:r w:rsidRPr="006F178A">
        <w:t xml:space="preserve"> </w:t>
      </w:r>
      <w:r w:rsidRPr="006F178A">
        <w:t>רבין</w:t>
      </w:r>
      <w:r w:rsidRPr="006F178A">
        <w:t>:</w:t>
      </w:r>
    </w:p>
    <w:p w:rsidR="005851B8" w:rsidRPr="009757B9" w:rsidRDefault="005851B8" w:rsidP="005851B8">
      <w:pPr>
        <w:rPr>
          <w:rFonts w:cs="Guttman Vilna"/>
          <w:b/>
          <w:bCs/>
          <w:rtl/>
        </w:rPr>
      </w:pPr>
      <w:del w:id="94889" w:author="מנוע מכני" w:date="2026-10-11T12:04:40Z">
        <w:r w:rsidRPr="006F178A">
          <w:rPr>
            <w:rtl/>
          </w:rPr>
          <w:delText xml:space="preserve"> </w:delText>
        </w:r>
      </w:del>
      <w:r w:rsidRPr="006F178A">
        <w:rPr>
          <w:rtl/>
        </w:rPr>
        <w:t xml:space="preserve">אצבע ומחצה מכאן, ואצבע ומחצה מכאן, ואצבע ריוח באמצע. ברברבא ולא </w:t>
      </w:r>
      <w:ins w:id="90654" w:author="מנוע מכני" w:date="2026-10-11T12:04:40Z">
        <w:r>
          <w:rPr>
            <w:rtl/>
          </w:rPr>
          <w:t xml:space="preserve">חלקו</w:t>
        </w:r>
      </w:ins>
      <w:del w:id="90655" w:author="מנוע מכני" w:date="2026-10-11T12:04:40Z">
        <w:r w:rsidRPr="006F178A">
          <w:rPr>
            <w:rtl/>
          </w:rPr>
          <w:delText xml:space="preserve">פליגי</w:delText>
        </w:r>
      </w:del>
      <w:r w:rsidRPr="006F178A">
        <w:rPr>
          <w:rtl/>
        </w:rPr>
        <w:t xml:space="preserve">.</w:t>
      </w:r>
    </w:p>
    <w:p>
      <w:pPr>
        <w:pStyle w:val="38"/>
        <w:rPr>
          <w:ins w:id="94890" w:author="מנוע מכני" w:date="2026-10-11T12:04:40Z"/>
        </w:rPr>
      </w:pPr>
      <w:ins w:id="90656" w:author="מנוע מכני" w:date="2026-10-11T12:04:40Z">
        <w:r>
          <w:t xml:space="preserve">וחלקו</w:t>
        </w:r>
      </w:ins>
    </w:p>
    <w:p w:rsidR="005851B8" w:rsidRPr="009757B9" w:rsidRDefault="005851B8" w:rsidP="005851B8">
      <w:pPr>
        <w:rPr>
          <w:rFonts w:cs="Guttman Vilna"/>
          <w:b/>
          <w:bCs/>
          <w:rtl/>
        </w:rPr>
      </w:pPr>
      <w:del w:id="90657" w:author="מנוע מכני" w:date="2026-10-11T12:04:40Z">
        <w:r w:rsidRPr="006F178A">
          <w:rPr>
            <w:b/>
            <w:bCs/>
            <w:rtl/>
          </w:rPr>
          <w:delText xml:space="preserve">ופל</w:delText>
        </w:r>
        <w:r w:rsidRPr="006F178A">
          <w:rPr>
            <w:rFonts w:hint="cs"/>
            <w:b/>
            <w:bCs/>
            <w:rtl/>
          </w:rPr>
          <w:delText xml:space="preserve">י</w:delText>
        </w:r>
        <w:r w:rsidRPr="006F178A">
          <w:rPr>
            <w:b/>
            <w:bCs/>
            <w:rtl/>
          </w:rPr>
          <w:delText xml:space="preserve">גי</w:delText>
        </w:r>
      </w:del>
      <w:del w:id="94891" w:author="מנוע מכני" w:date="2026-10-11T12:04:40Z">
        <w:r w:rsidRPr="006F178A">
          <w:rPr>
            <w:rtl/>
          </w:rPr>
          <w:delText xml:space="preserve"> </w:delText>
        </w:r>
      </w:del>
      <w:r w:rsidRPr="006F178A">
        <w:rPr>
          <w:rtl/>
        </w:rPr>
        <w:t xml:space="preserve">בפרוץ כעומד </w:t>
      </w:r>
      <w:r w:rsidRPr="006F178A">
        <w:rPr>
          <w:rStyle w:val="2fb"/>
          <w:rtl/>
        </w:rPr>
        <w:t xml:space="preserve">דלרבין</w:t>
      </w:r>
      <w:r w:rsidRPr="006F178A">
        <w:rPr>
          <w:rtl/>
        </w:rPr>
        <w:t xml:space="preserve"> הוי כעומד </w:t>
      </w:r>
      <w:ins w:id="92006" w:author="מנוע מכני" w:date="2026-10-11T12:04:40Z">
        <w:r>
          <w:rPr>
            <w:rtl/>
          </w:rPr>
          <w:t xml:space="preserve">לכך</w:t>
        </w:r>
      </w:ins>
      <w:del w:id="92007" w:author="מנוע מכני" w:date="2026-10-11T12:04:40Z">
        <w:r w:rsidRPr="006F178A">
          <w:rPr>
            <w:rtl/>
          </w:rPr>
          <w:delText xml:space="preserve">להכי</w:delText>
        </w:r>
      </w:del>
      <w:r w:rsidRPr="006F178A">
        <w:rPr>
          <w:rtl/>
        </w:rPr>
        <w:t xml:space="preserve"> נקט דהחלל באמצע קטן מן הצדדין </w:t>
      </w:r>
      <w:r w:rsidRPr="006F178A">
        <w:rPr>
          <w:rtl/>
        </w:rPr>
        <w:t xml:space="preserve">משא"כ</w:t>
      </w:r>
      <w:r w:rsidRPr="006F178A">
        <w:rPr>
          <w:rtl/>
        </w:rPr>
        <w:t xml:space="preserve"> </w:t>
      </w:r>
      <w:r w:rsidRPr="006F178A">
        <w:rPr>
          <w:rStyle w:val="2fb"/>
          <w:rtl/>
        </w:rPr>
        <w:t xml:space="preserve">לר"ד</w:t>
      </w:r>
      <w:r w:rsidRPr="006F178A">
        <w:rPr>
          <w:rtl/>
        </w:rPr>
        <w:t xml:space="preserve"> דהן שוין </w:t>
      </w:r>
      <w:ins w:id="90658" w:author="מנוע מכני" w:date="2026-10-11T12:04:40Z">
        <w:r>
          <w:rPr>
            <w:rtl/>
          </w:rPr>
          <w:t xml:space="preserve">ולא</w:t>
        </w:r>
      </w:ins>
      <w:del w:id="90659" w:author="מנוע מכני" w:date="2026-10-11T12:04:40Z">
        <w:r w:rsidRPr="006F178A">
          <w:rPr>
            <w:rtl/>
          </w:rPr>
          <w:delText xml:space="preserve">ולאו</w:delText>
        </w:r>
      </w:del>
      <w:r w:rsidRPr="006F178A">
        <w:rPr>
          <w:rtl/>
        </w:rPr>
        <w:t xml:space="preserve"> כעומד.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יא.</w:t>
      </w:r>
    </w:p>
    <w:p>
      <w:pPr>
        <w:pStyle w:val="afffff8"/>
        <w:rPr>
          <w:ins w:id="90661" w:author="קלוד" w:date="2026-10-11T12:24:08Z"/>
        </w:rPr>
      </w:pPr>
      <w:ins w:id="90662" w:author="קלוד" w:date="2026-10-11T12:24:08Z">
        <w:r>
          <w:rPr>
            <w:color w:val="7B3F00"/>
          </w:rPr>
          <w:t xml:space="preserve">צורת הפתח ברחב מעשר - האם ממעטת</w:t>
        </w:r>
      </w:ins>
    </w:p>
    <w:p w:rsidR="005851B8" w:rsidRDefault="005851B8" w:rsidP="005851B8">
      <w:pPr>
        <w:rPr>
          <w:rFonts w:ascii="Fb Fontext" w:hAnsi="Fb Fontext"/>
          <w:rtl/>
        </w:rPr>
      </w:pPr>
      <w:r w:rsidRPr="00B115E6">
        <w:rPr>
          <w:rFonts w:ascii="Fb Fontext" w:hAnsi="Fb Fontext"/>
          <w:b/>
          <w:bCs/>
          <w:rtl/>
        </w:rPr>
        <w:t xml:space="preserve">יש לו צורת הפתח </w:t>
      </w:r>
      <w:ins w:id="93212" w:author="מנוע מכני" w:date="2026-10-11T12:04:40Z">
        <w:r>
          <w:rPr>
            <w:rFonts w:ascii="Fb Fontext" w:hAnsi="Fb Fontext"/>
            <w:b/>
            <w:bCs/>
            <w:rtl/>
          </w:rPr>
          <w:t xml:space="preserve">אף</w:t>
        </w:r>
      </w:ins>
      <w:del w:id="93213" w:author="מנוע מכני" w:date="2026-10-11T12:04:40Z">
        <w:r w:rsidRPr="00B115E6">
          <w:rPr>
            <w:rFonts w:ascii="Fb Fontext" w:hAnsi="Fb Fontext"/>
            <w:b/>
            <w:bCs/>
            <w:rtl/>
          </w:rPr>
          <w:delText xml:space="preserve">אע"פ</w:delText>
        </w:r>
      </w:del>
      <w:r w:rsidRPr="00B115E6">
        <w:rPr>
          <w:rFonts w:ascii="Fb Fontext" w:hAnsi="Fb Fontext"/>
          <w:b/>
          <w:bCs/>
          <w:rtl/>
        </w:rPr>
        <w:t xml:space="preserve"> שרחב מעשר אינו צריך למעט.</w:t>
      </w:r>
      <w:r w:rsidRPr="006F178A">
        <w:rPr>
          <w:rFonts w:ascii="Fb Fontext" w:hAnsi="Fb Fontext"/>
          <w:rtl/>
        </w:rPr>
        <w:t xml:space="preserve"> </w:t>
      </w:r>
    </w:p>
    <w:p w:rsidR="005851B8" w:rsidRPr="006F178A" w:rsidRDefault="005851B8" w:rsidP="005851B8">
      <w:pPr>
        <w:rPr>
          <w:rtl/>
        </w:rPr>
      </w:pPr>
      <w:r w:rsidRPr="006F178A">
        <w:rPr>
          <w:rFonts w:ascii="Fb Fontext" w:hAnsi="Fb Fontext"/>
          <w:rtl/>
        </w:rPr>
        <w:t xml:space="preserve">וכן </w:t>
      </w:r>
      <w:ins w:id="92008" w:author="מנוע מכני" w:date="2026-10-11T12:04:40Z">
        <w:r>
          <w:rPr>
            <w:rFonts w:ascii="Fb Fontext" w:hAnsi="Fb Fontext"/>
            <w:rtl/>
          </w:rPr>
          <w:t xml:space="preserve">מאלו</w:t>
        </w:r>
      </w:ins>
      <w:del w:id="92009" w:author="מנוע מכני" w:date="2026-10-11T12:04:40Z">
        <w:r w:rsidRPr="006F178A">
          <w:rPr>
            <w:rFonts w:ascii="Fb Fontext" w:hAnsi="Fb Fontext"/>
            <w:rtl/>
          </w:rPr>
          <w:delText xml:space="preserve">מהני</w:delText>
        </w:r>
      </w:del>
      <w:r w:rsidRPr="006F178A">
        <w:rPr>
          <w:rFonts w:ascii="Fb Fontext" w:hAnsi="Fb Fontext"/>
          <w:rtl/>
        </w:rPr>
        <w:t xml:space="preserve"> לענין גובהו וכדתניא.</w:t>
      </w:r>
    </w:p>
    <w:p w:rsidR="005851B8" w:rsidRPr="006F178A" w:rsidRDefault="005851B8" w:rsidP="005851B8">
      <w:pPr>
        <w:rPr>
          <w:rtl/>
        </w:rPr>
      </w:pPr>
      <w:r w:rsidRPr="006F178A">
        <w:rPr>
          <w:rtl/>
        </w:rPr>
        <w:t>אמלתרא דמהניא בגבהו כדתניא.</w:t>
      </w:r>
    </w:p>
    <w:p w:rsidR="005851B8" w:rsidRDefault="005851B8" w:rsidP="005851B8">
      <w:pPr>
        <w:rPr>
          <w:rtl/>
        </w:rPr>
      </w:pPr>
      <w:r w:rsidRPr="006F178A">
        <w:rPr>
          <w:rStyle w:val="afffe"/>
          <w:rFonts w:ascii="Fb Fontext" w:hAnsi="Fb Fontext"/>
          <w:rtl/>
        </w:rPr>
        <w:t>ברוחבו</w:t>
      </w:r>
      <w:r w:rsidRPr="006F178A">
        <w:rPr>
          <w:rtl/>
        </w:rPr>
        <w:t xml:space="preserve">- </w:t>
      </w:r>
      <w:ins w:id="94326" w:author="מנוע מכני" w:date="2026-10-11T12:04:40Z">
        <w:r>
          <w:rPr>
            <w:rtl/>
          </w:rPr>
          <w:t xml:space="preserve">שונה</w:t>
        </w:r>
      </w:ins>
      <w:del w:id="94327" w:author="מנוע מכני" w:date="2026-10-11T12:04:40Z">
        <w:r w:rsidRPr="006F178A">
          <w:rPr>
            <w:rtl/>
          </w:rPr>
          <w:delText xml:space="preserve">מתני</w:delText>
        </w:r>
      </w:del>
      <w:r w:rsidRPr="006F178A">
        <w:rPr>
          <w:rtl/>
        </w:rPr>
        <w:t xml:space="preserve"> </w:t>
      </w:r>
      <w:r w:rsidRPr="006F178A">
        <w:rPr>
          <w:rStyle w:val="2fb"/>
          <w:rtl/>
        </w:rPr>
        <w:t xml:space="preserve">ר"י</w:t>
      </w:r>
      <w:r w:rsidRPr="006F178A">
        <w:rPr>
          <w:rtl/>
        </w:rPr>
        <w:t xml:space="preserve"> לחב"ר </w:t>
      </w:r>
      <w:ins w:id="92010" w:author="מנוע מכני" w:date="2026-10-11T12:04:40Z">
        <w:r>
          <w:rPr>
            <w:rtl/>
          </w:rPr>
          <w:t xml:space="preserve">לפניו</w:t>
        </w:r>
      </w:ins>
      <w:del w:id="92011" w:author="מנוע מכני" w:date="2026-10-11T12:04:40Z">
        <w:r w:rsidRPr="006F178A">
          <w:rPr>
            <w:rtl/>
          </w:rPr>
          <w:delText xml:space="preserve">קמיה</w:delText>
        </w:r>
      </w:del>
      <w:r w:rsidRPr="006F178A">
        <w:rPr>
          <w:rtl/>
        </w:rPr>
        <w:t xml:space="preserve"> </w:t>
      </w:r>
      <w:r w:rsidRPr="006F178A">
        <w:rPr>
          <w:rStyle w:val="2fb"/>
          <w:rtl/>
        </w:rPr>
        <w:t xml:space="preserve">דרב</w:t>
      </w:r>
      <w:r w:rsidRPr="006F178A">
        <w:rPr>
          <w:rtl/>
        </w:rPr>
        <w:t xml:space="preserve">: אינו צריך למעט. </w:t>
      </w:r>
      <w:r w:rsidRPr="006F178A">
        <w:rPr>
          <w:rtl/>
        </w:rPr>
        <w:t xml:space="preserve">וא"ל</w:t>
      </w:r>
      <w:r w:rsidRPr="006F178A">
        <w:rPr>
          <w:rtl/>
        </w:rPr>
        <w:t xml:space="preserve"> אתנייה צריך למעט [</w:t>
      </w:r>
      <w:r>
        <w:rPr>
          <w:rtl/>
        </w:rPr>
        <w:t>אפי'</w:t>
      </w:r>
      <w:r w:rsidRPr="006F178A">
        <w:rPr>
          <w:rtl/>
        </w:rPr>
        <w:t xml:space="preserve"> ביש לו צוה"פ]</w:t>
      </w:r>
    </w:p>
    <w:p w:rsidR="005851B8" w:rsidRDefault="005851B8" w:rsidP="005851B8">
      <w:pPr>
        <w:rPr>
          <w:rtl/>
        </w:rPr>
      </w:pPr>
      <w:r w:rsidRPr="006F178A">
        <w:rPr>
          <w:rStyle w:val="2fb"/>
          <w:rtl/>
        </w:rPr>
        <w:t xml:space="preserve">רב יוסף</w:t>
      </w:r>
      <w:r w:rsidRPr="006F178A">
        <w:rPr>
          <w:rtl/>
        </w:rPr>
        <w:t xml:space="preserve"> למד </w:t>
      </w:r>
      <w:r w:rsidRPr="006F178A">
        <w:rPr>
          <w:rStyle w:val="2fb"/>
          <w:rtl/>
        </w:rPr>
        <w:t xml:space="preserve">מרב</w:t>
      </w:r>
      <w:r w:rsidRPr="006F178A">
        <w:rPr>
          <w:rtl/>
        </w:rPr>
        <w:t xml:space="preserve"> דלא </w:t>
      </w:r>
      <w:ins w:id="92012" w:author="מנוע מכני" w:date="2026-10-11T12:04:40Z">
        <w:r>
          <w:rPr>
            <w:rtl/>
          </w:rPr>
          <w:t xml:space="preserve">מאלו</w:t>
        </w:r>
      </w:ins>
      <w:del w:id="92013" w:author="מנוע מכני" w:date="2026-10-11T12:04:40Z">
        <w:r w:rsidRPr="006F178A">
          <w:rPr>
            <w:rtl/>
          </w:rPr>
          <w:delText xml:space="preserve">מהני</w:delText>
        </w:r>
      </w:del>
      <w:r w:rsidRPr="006F178A">
        <w:rPr>
          <w:rtl/>
        </w:rPr>
        <w:t xml:space="preserve"> דאמר דחצר שרובה פתחים וחלונות - אינה ניתרת בצורת הפתח</w:t>
      </w:r>
    </w:p>
    <w:p w:rsidR="005851B8" w:rsidRPr="009757B9" w:rsidRDefault="005851B8" w:rsidP="005851B8">
      <w:pPr>
        <w:rPr>
          <w:rFonts w:cs="Guttman Vilna"/>
          <w:b/>
          <w:bCs/>
          <w:rtl/>
        </w:rPr>
      </w:pPr>
      <w:r w:rsidRPr="006F178A">
        <w:rPr>
          <w:rtl/>
        </w:rPr>
        <w:t xml:space="preserve">וק"ו ממבוי דיותר מעשר אוסר </w:t>
      </w:r>
      <w:r>
        <w:rPr>
          <w:rtl/>
        </w:rPr>
        <w:t>אפי'</w:t>
      </w:r>
      <w:r w:rsidRPr="006F178A">
        <w:rPr>
          <w:rtl/>
        </w:rPr>
        <w:t xml:space="preserve"> שיש צוה"פ</w:t>
      </w:r>
      <w:r w:rsidRPr="006F178A">
        <w:rPr>
          <w:rFonts w:hint="cs"/>
          <w:rtl/>
        </w:rPr>
        <w:t>,</w:t>
      </w:r>
      <w:r>
        <w:rPr>
          <w:rFonts w:hint="cs"/>
          <w:rtl/>
        </w:rPr>
        <w:t xml:space="preserve"> </w:t>
      </w:r>
      <w:r w:rsidRPr="006F178A">
        <w:rPr>
          <w:rtl/>
        </w:rPr>
        <w:t xml:space="preserve">כ"ש</w:t>
      </w:r>
      <w:r w:rsidRPr="006F178A">
        <w:rPr>
          <w:rtl/>
        </w:rPr>
        <w:t xml:space="preserve"> בחצר בפרוץ מרובה על העומד דאוסר </w:t>
      </w:r>
      <w:r>
        <w:rPr>
          <w:rtl/>
        </w:rPr>
        <w:t>אפי'</w:t>
      </w:r>
      <w:r w:rsidRPr="006F178A">
        <w:rPr>
          <w:rtl/>
        </w:rPr>
        <w:t xml:space="preserve"> ביש צוה"פ.</w:t>
      </w:r>
    </w:p>
    <w:p w:rsidR="005851B8" w:rsidRPr="00F677B7" w:rsidRDefault="005851B8" w:rsidP="005851B8">
      <w:pPr>
        <w:rPr>
          <w:rFonts w:cs="Guttman Vilna"/>
          <w:b/>
          <w:bCs/>
          <w:rtl/>
        </w:rPr>
      </w:pPr>
      <w:ins w:id="90035" w:author="Claude - סמנטי" w:date="2026-10-11T12:19:31Z">
        <w:r>
          <w:rPr>
            <w:rStyle w:val="afffe"/>
            <w:rFonts w:ascii="Fb Fontext" w:hAnsi="Fb Fontext"/>
            <w:rtl/>
          </w:rPr>
          <w:t xml:space="preserve">ודוחים</w:t>
        </w:r>
      </w:ins>
      <w:del w:id="90036" w:author="Claude - סמנטי" w:date="2026-10-11T12:19:31Z">
        <w:r w:rsidRPr="007C4031">
          <w:rPr>
            <w:rStyle w:val="afffe"/>
            <w:rFonts w:ascii="Fb Fontext" w:hAnsi="Fb Fontext"/>
            <w:rtl/>
          </w:rPr>
          <w:delText xml:space="preserve">ודח</w:delText>
        </w:r>
        <w:r>
          <w:rPr>
            <w:rStyle w:val="afffe"/>
            <w:rFonts w:ascii="Fb Fontext" w:hAnsi="Fb Fontext" w:hint="cs"/>
            <w:rtl/>
          </w:rPr>
          <w:delText xml:space="preserve">ינן</w:delText>
        </w:r>
      </w:del>
      <w:r w:rsidRPr="00F677B7">
        <w:rPr>
          <w:rFonts w:hint="cs"/>
          <w:rtl/>
        </w:rPr>
        <w:t xml:space="preserve"> </w:t>
      </w:r>
      <w:r w:rsidRPr="00F677B7">
        <w:rPr>
          <w:rtl/>
        </w:rPr>
        <w:t xml:space="preserve">מה ליותר מעשר האוסר במבוי שכן </w:t>
      </w:r>
      <w:r w:rsidRPr="00F677B7">
        <w:rPr>
          <w:rtl/>
        </w:rPr>
        <w:t xml:space="preserve">לא</w:t>
      </w:r>
      <w:r w:rsidRPr="00F677B7">
        <w:rPr>
          <w:rtl/>
        </w:rPr>
        <w:t xml:space="preserve"> התרת בו אצל פסי ביראות </w:t>
      </w:r>
      <w:r w:rsidRPr="00F677B7">
        <w:rPr>
          <w:rStyle w:val="2fb"/>
          <w:rtl/>
        </w:rPr>
        <w:t xml:space="preserve">לר"מ</w:t>
      </w:r>
      <w:r w:rsidRPr="00F677B7">
        <w:rPr>
          <w:rtl/>
        </w:rPr>
        <w:t xml:space="preserve">.</w:t>
      </w:r>
    </w:p>
    <w:p w:rsidR="005851B8" w:rsidRPr="006F178A" w:rsidRDefault="005851B8" w:rsidP="005851B8">
      <w:pPr>
        <w:rPr>
          <w:rtl/>
        </w:rPr>
      </w:pPr>
      <w:r w:rsidRPr="006F178A">
        <w:rPr>
          <w:rtl/>
        </w:rPr>
        <w:t>תאמר בפרוץ מרובה על העומד האוסר בחצר - שכן התרת אצל פסי ביראות ל</w:t>
      </w:r>
      <w:r w:rsidRPr="00935E29">
        <w:rPr>
          <w:b/>
          <w:bCs/>
          <w:rtl/>
        </w:rPr>
        <w:t>דברי הכל</w:t>
      </w:r>
      <w:r w:rsidRPr="006F178A">
        <w:rPr>
          <w:rtl/>
        </w:rPr>
        <w:t>.</w:t>
      </w:r>
    </w:p>
    <w:p w:rsidR="005851B8" w:rsidRPr="006F178A" w:rsidRDefault="005851B8" w:rsidP="005851B8">
      <w:pPr>
        <w:rPr>
          <w:rtl/>
        </w:rPr>
      </w:pPr>
      <w:r w:rsidRPr="006F178A">
        <w:rPr>
          <w:rtl/>
        </w:rPr>
        <w:t>•</w:t>
      </w:r>
      <w:r w:rsidRPr="006F178A">
        <w:rPr>
          <w:rFonts w:hint="cs"/>
          <w:rtl/>
        </w:rPr>
        <w:t xml:space="preserve"> </w:t>
      </w:r>
      <w:r w:rsidRPr="006F178A">
        <w:rPr>
          <w:rStyle w:val="afffe"/>
          <w:rFonts w:ascii="Fb Fontext" w:hAnsi="Fb Fontext"/>
          <w:rtl/>
        </w:rPr>
        <w:t>ראייה</w:t>
      </w:r>
      <w:r w:rsidRPr="006F178A">
        <w:rPr>
          <w:rtl/>
        </w:rPr>
        <w:t xml:space="preserve"> [</w:t>
      </w:r>
      <w:r w:rsidRPr="006F178A">
        <w:rPr>
          <w:rStyle w:val="2fb"/>
          <w:rtl/>
        </w:rPr>
        <w:t xml:space="preserve">לר"י</w:t>
      </w:r>
      <w:r w:rsidRPr="006F178A">
        <w:rPr>
          <w:rtl/>
        </w:rPr>
        <w:t xml:space="preserve"> </w:t>
      </w:r>
      <w:r w:rsidRPr="006F178A">
        <w:rPr>
          <w:rStyle w:val="2fb"/>
          <w:rtl/>
        </w:rPr>
        <w:t xml:space="preserve">מרב</w:t>
      </w:r>
      <w:r w:rsidRPr="006F178A">
        <w:rPr>
          <w:rtl/>
        </w:rPr>
        <w:t xml:space="preserve"> דלא מהניא] דפנות הללו שריבה בהן פתחים וחלונות - מותר, ובלבד שיהא עומד מרובה על הפרוץ.</w:t>
      </w:r>
    </w:p>
    <w:p w:rsidR="005851B8" w:rsidRDefault="005851B8" w:rsidP="005851B8">
      <w:pPr>
        <w:rPr>
          <w:rtl/>
        </w:rPr>
      </w:pPr>
      <w:r w:rsidRPr="006F178A">
        <w:rPr>
          <w:rStyle w:val="afffe"/>
          <w:rFonts w:ascii="Fb Fontext" w:hAnsi="Fb Fontext"/>
          <w:rtl/>
        </w:rPr>
        <w:t xml:space="preserve">ודחה </w:t>
      </w:r>
      <w:r w:rsidRPr="006F178A">
        <w:rPr>
          <w:rStyle w:val="2fb"/>
          <w:rFonts w:ascii="Fb Fontext" w:hAnsi="Fb Fontext"/>
          <w:rtl/>
        </w:rPr>
        <w:t xml:space="preserve">ר</w:t>
      </w:r>
      <w:r w:rsidRPr="006F178A">
        <w:rPr>
          <w:rStyle w:val="2fb"/>
          <w:rFonts w:ascii="Fb Fontext" w:hAnsi="Fb Fontext" w:hint="cs"/>
          <w:rtl/>
        </w:rPr>
        <w:t>"כ</w:t>
      </w:r>
      <w:r w:rsidRPr="006F178A">
        <w:rPr>
          <w:rFonts w:hint="cs"/>
          <w:rtl/>
        </w:rPr>
        <w:t xml:space="preserve"> </w:t>
      </w:r>
      <w:ins w:id="90660" w:author="מנוע מכני" w:date="2026-10-11T12:04:40Z">
        <w:r>
          <w:rPr>
            <w:rtl/>
          </w:rPr>
          <w:t xml:space="preserve">דשם</w:t>
        </w:r>
      </w:ins>
      <w:del w:id="90661" w:author="מנוע מכני" w:date="2026-10-11T12:04:40Z">
        <w:r w:rsidRPr="006F178A">
          <w:rPr>
            <w:rtl/>
          </w:rPr>
          <w:delText xml:space="preserve">דהתם</w:delText>
        </w:r>
      </w:del>
      <w:r w:rsidRPr="006F178A">
        <w:rPr>
          <w:rtl/>
        </w:rPr>
        <w:t xml:space="preserve"> אין צוה"פ דמ</w:t>
      </w:r>
      <w:r>
        <w:rPr>
          <w:rtl/>
        </w:rPr>
        <w:t xml:space="preserve">יירי בפתחי </w:t>
      </w:r>
      <w:ins w:id="92014" w:author="מנוע מכני" w:date="2026-10-11T12:04:40Z">
        <w:r>
          <w:rPr>
            <w:rtl/>
          </w:rPr>
          <w:t xml:space="preserve">שמה</w:t>
        </w:r>
      </w:ins>
      <w:del w:id="92015" w:author="מנוע מכני" w:date="2026-10-11T12:04:40Z">
        <w:r>
          <w:rPr>
            <w:rtl/>
          </w:rPr>
          <w:delText xml:space="preserve">ש</w:delText>
        </w:r>
        <w:r w:rsidRPr="006F178A">
          <w:rPr>
            <w:rtl/>
          </w:rPr>
          <w:delText xml:space="preserve">מאי</w:delText>
        </w:r>
      </w:del>
      <w:r w:rsidRPr="006F178A">
        <w:rPr>
          <w:rtl/>
        </w:rPr>
        <w:t xml:space="preserve"> [</w:t>
      </w:r>
      <w:r w:rsidRPr="006F178A">
        <w:rPr>
          <w:rStyle w:val="2fb"/>
          <w:rtl/>
        </w:rPr>
        <w:t xml:space="preserve">רב</w:t>
      </w:r>
      <w:r w:rsidRPr="006F178A">
        <w:rPr>
          <w:rtl/>
        </w:rPr>
        <w:t xml:space="preserve"> רחומי </w:t>
      </w:r>
      <w:r w:rsidRPr="006F178A">
        <w:rPr>
          <w:rStyle w:val="2fb"/>
          <w:rtl/>
        </w:rPr>
        <w:t xml:space="preserve">ורב יוסף</w:t>
      </w:r>
      <w:r w:rsidRPr="006F178A">
        <w:rPr>
          <w:rtl/>
        </w:rPr>
        <w:t xml:space="preserve"> -</w:t>
      </w:r>
      <w:ins w:id="92016" w:author="מנוע מכני" w:date="2026-10-11T12:04:40Z">
        <w:r>
          <w:rPr>
            <w:rtl/>
          </w:rPr>
          <w:t xml:space="preserve">דאין</w:t>
        </w:r>
      </w:ins>
      <w:del w:id="92017" w:author="מנוע מכני" w:date="2026-10-11T12:04:40Z">
        <w:r w:rsidRPr="006F178A">
          <w:rPr>
            <w:rtl/>
          </w:rPr>
          <w:delText xml:space="preserve">דלית</w:delText>
        </w:r>
      </w:del>
      <w:r w:rsidRPr="006F178A">
        <w:rPr>
          <w:rtl/>
        </w:rPr>
        <w:t xml:space="preserve"> </w:t>
      </w:r>
      <w:ins w:id="93298" w:author="מנוע מכני" w:date="2026-10-11T12:04:40Z">
        <w:r>
          <w:rPr>
            <w:rtl/>
          </w:rPr>
          <w:t xml:space="preserve">להם</w:t>
        </w:r>
      </w:ins>
      <w:del w:id="93299" w:author="מנוע מכני" w:date="2026-10-11T12:04:40Z">
        <w:r w:rsidRPr="006F178A">
          <w:rPr>
            <w:rtl/>
          </w:rPr>
          <w:delText xml:space="preserve">להו</w:delText>
        </w:r>
      </w:del>
      <w:r w:rsidRPr="006F178A">
        <w:rPr>
          <w:rtl/>
        </w:rPr>
        <w:t xml:space="preserve"> או משקוף או תקרה]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Default="005851B8" w:rsidP="005851B8">
      <w:pPr>
        <w:rPr>
          <w:rFonts w:ascii="Fb Fontext" w:hAnsi="Fb Fontext"/>
          <w:rtl/>
        </w:rPr>
      </w:pPr>
      <w:r w:rsidRPr="006F178A">
        <w:rPr>
          <w:rFonts w:ascii="Fb Fontext" w:hAnsi="Fb Fontext"/>
          <w:rtl/>
        </w:rPr>
        <w:t xml:space="preserve">ואף </w:t>
      </w:r>
      <w:r w:rsidRPr="006F178A">
        <w:rPr>
          <w:rStyle w:val="2fb"/>
          <w:rFonts w:ascii="Fb Fontext" w:hAnsi="Fb Fontext"/>
          <w:rtl/>
        </w:rPr>
        <w:t xml:space="preserve">רי"ו</w:t>
      </w:r>
      <w:r w:rsidRPr="006F178A">
        <w:rPr>
          <w:rFonts w:ascii="Fb Fontext" w:hAnsi="Fb Fontext"/>
          <w:rtl/>
        </w:rPr>
        <w:t xml:space="preserve"> סבר </w:t>
      </w:r>
      <w:r w:rsidRPr="006F178A">
        <w:rPr>
          <w:rStyle w:val="2fb"/>
          <w:rFonts w:ascii="Fb Fontext" w:hAnsi="Fb Fontext"/>
          <w:rtl/>
        </w:rPr>
        <w:t xml:space="preserve">כרב</w:t>
      </w:r>
      <w:r w:rsidRPr="006F178A">
        <w:rPr>
          <w:rFonts w:ascii="Fb Fontext" w:hAnsi="Fb Fontext"/>
          <w:rtl/>
        </w:rPr>
        <w:t xml:space="preserve"> </w:t>
      </w:r>
      <w:r w:rsidRPr="006F178A">
        <w:rPr>
          <w:rStyle w:val="2fb"/>
          <w:rFonts w:ascii="Fb Fontext" w:hAnsi="Fb Fontext"/>
          <w:rtl/>
        </w:rPr>
        <w:t xml:space="preserve">דארבר"א</w:t>
      </w:r>
      <w:r w:rsidRPr="006F178A">
        <w:rPr>
          <w:rFonts w:ascii="Fb Fontext" w:hAnsi="Fb Fontext"/>
          <w:rtl/>
        </w:rPr>
        <w:t xml:space="preserve"> </w:t>
      </w:r>
      <w:r w:rsidRPr="006F178A">
        <w:rPr>
          <w:rStyle w:val="2fb"/>
          <w:rFonts w:ascii="Fb Fontext" w:hAnsi="Fb Fontext"/>
          <w:rtl/>
        </w:rPr>
        <w:t xml:space="preserve">מר"יצ</w:t>
      </w:r>
      <w:r w:rsidRPr="006F178A">
        <w:rPr>
          <w:rFonts w:ascii="Fb Fontext" w:hAnsi="Fb Fontext"/>
          <w:rtl/>
        </w:rPr>
        <w:t xml:space="preserve"> דמעשה באחד מבקעת בית חורתן שנעץ ד' קונדיסין בד' פינות השדה, ומתח זמורה עליהם, וחכמים התירו לענין כלאים:</w:t>
      </w:r>
    </w:p>
    <w:p w:rsidR="005851B8" w:rsidRPr="006F178A" w:rsidRDefault="005851B8" w:rsidP="005851B8">
      <w:pPr>
        <w:rPr>
          <w:rtl/>
        </w:rPr>
      </w:pPr>
      <w:r w:rsidRPr="006F178A">
        <w:rPr>
          <w:rStyle w:val="2fb"/>
          <w:rFonts w:ascii="Fb Fontext" w:hAnsi="Fb Fontext"/>
          <w:rtl/>
        </w:rPr>
        <w:t>ור"ל</w:t>
      </w:r>
      <w:r w:rsidRPr="006F178A">
        <w:rPr>
          <w:rtl/>
        </w:rPr>
        <w:t xml:space="preserve"> </w:t>
      </w:r>
      <w:r w:rsidRPr="006F178A">
        <w:rPr>
          <w:rtl/>
        </w:rPr>
        <w:t xml:space="preserve">אמר</w:t>
      </w:r>
      <w:r w:rsidRPr="006F178A">
        <w:rPr>
          <w:rtl/>
        </w:rPr>
        <w:t xml:space="preserve"> דכדרך שהתירו לו לענין כלאים כך התירו לו לענין שבת.</w:t>
      </w:r>
    </w:p>
    <w:p>
      <w:pPr>
        <w:pStyle w:val="38"/>
        <w:rPr>
          <w:ins w:id="94892" w:author="מנוע מכני" w:date="2026-10-11T12:04:40Z"/>
        </w:rPr>
      </w:pPr>
      <w:r w:rsidRPr="006F178A">
        <w:t>ור"יו</w:t>
      </w:r>
      <w:r w:rsidRPr="006F178A">
        <w:t>:</w:t>
      </w:r>
    </w:p>
    <w:p w:rsidR="005851B8" w:rsidRPr="006F178A" w:rsidRDefault="005851B8" w:rsidP="005851B8">
      <w:pPr>
        <w:rPr>
          <w:rtl/>
        </w:rPr>
      </w:pPr>
      <w:del w:id="94893" w:author="מנוע מכני" w:date="2026-10-11T12:04:40Z">
        <w:r w:rsidRPr="006F178A">
          <w:rPr>
            <w:rtl/>
          </w:rPr>
          <w:delText xml:space="preserve"> </w:delText>
        </w:r>
      </w:del>
      <w:r w:rsidRPr="006F178A">
        <w:rPr>
          <w:rtl/>
        </w:rPr>
        <w:t xml:space="preserve">לכלאים התירו לו, לענין שבת </w:t>
      </w:r>
      <w:r w:rsidRPr="006F178A">
        <w:rPr>
          <w:rtl/>
        </w:rPr>
        <w:t xml:space="preserve">לא</w:t>
      </w:r>
      <w:r w:rsidRPr="006F178A">
        <w:rPr>
          <w:rtl/>
        </w:rPr>
        <w:t xml:space="preserve"> התירו לו.</w:t>
      </w:r>
    </w:p>
    <w:p w:rsidR="005851B8" w:rsidRDefault="005851B8" w:rsidP="005851B8">
      <w:pPr>
        <w:rPr>
          <w:rtl/>
        </w:rPr>
      </w:pPr>
      <w:r w:rsidRPr="006F178A">
        <w:rPr>
          <w:rtl/>
        </w:rPr>
        <w:t xml:space="preserve">ורצתה הגמ' לומר </w:t>
      </w:r>
      <w:ins w:id="90662" w:author="מנוע מכני" w:date="2026-10-11T12:04:40Z">
        <w:r>
          <w:rPr>
            <w:rtl/>
          </w:rPr>
          <w:t xml:space="preserve">דחלקו</w:t>
        </w:r>
      </w:ins>
      <w:del w:id="90663" w:author="מנוע מכני" w:date="2026-10-11T12:04:40Z">
        <w:r w:rsidRPr="006F178A">
          <w:rPr>
            <w:rtl/>
          </w:rPr>
          <w:delText xml:space="preserve">דפליגי</w:delText>
        </w:r>
      </w:del>
      <w:r w:rsidRPr="006F178A">
        <w:rPr>
          <w:rtl/>
        </w:rPr>
        <w:t xml:space="preserve"> ביותר מעשר [דבתוך עשר </w:t>
      </w:r>
      <w:r w:rsidRPr="00E6185C">
        <w:rPr>
          <w:b/>
          <w:bCs/>
          <w:rtl/>
        </w:rPr>
        <w:t>לכו"ע</w:t>
      </w:r>
      <w:r w:rsidRPr="006F178A">
        <w:rPr>
          <w:rtl/>
        </w:rPr>
        <w:t xml:space="preserve"> פתח הוא]</w:t>
      </w:r>
    </w:p>
    <w:p w:rsidR="005851B8" w:rsidRPr="006F178A" w:rsidRDefault="005851B8" w:rsidP="005851B8">
      <w:pPr>
        <w:rPr>
          <w:rtl/>
        </w:rPr>
      </w:pPr>
      <w:r w:rsidRPr="006F178A">
        <w:rPr>
          <w:rStyle w:val="afffe"/>
          <w:rFonts w:ascii="Fb Fontext" w:hAnsi="Fb Fontext"/>
          <w:rtl/>
        </w:rPr>
        <w:t>ודחתה</w:t>
      </w:r>
      <w:r w:rsidRPr="006F178A">
        <w:rPr>
          <w:rtl/>
        </w:rPr>
        <w:t xml:space="preserve"> </w:t>
      </w:r>
      <w:ins w:id="90664" w:author="מנוע מכני" w:date="2026-10-11T12:04:40Z">
        <w:r>
          <w:rPr>
            <w:rtl/>
          </w:rPr>
          <w:t xml:space="preserve">דחלקו</w:t>
        </w:r>
      </w:ins>
      <w:del w:id="90665" w:author="מנוע מכני" w:date="2026-10-11T12:04:40Z">
        <w:r w:rsidRPr="006F178A">
          <w:rPr>
            <w:rtl/>
          </w:rPr>
          <w:delText xml:space="preserve">דפליגי</w:delText>
        </w:r>
      </w:del>
      <w:r w:rsidRPr="006F178A">
        <w:rPr>
          <w:rtl/>
        </w:rPr>
        <w:t xml:space="preserve"> במן הצד </w:t>
      </w:r>
      <w:r w:rsidRPr="006F178A">
        <w:rPr>
          <w:rStyle w:val="2fb"/>
          <w:rtl/>
        </w:rPr>
        <w:t xml:space="preserve">ובר"ח</w:t>
      </w:r>
      <w:r w:rsidRPr="006F178A">
        <w:rPr>
          <w:rtl/>
        </w:rPr>
        <w:t xml:space="preserve"> </w:t>
      </w:r>
      <w:ins w:id="93530" w:author="מנוע מכני" w:date="2026-10-11T12:04:40Z">
        <w:r>
          <w:rPr>
            <w:rtl/>
          </w:rPr>
          <w:t xml:space="preserve">אם </w:t>
        </w:r>
      </w:ins>
      <w:del w:id="93531" w:author="מנוע מכני" w:date="2026-10-11T12:04:40Z">
        <w:r w:rsidRPr="006F178A">
          <w:rPr>
            <w:rtl/>
          </w:rPr>
          <w:delText xml:space="preserve">אי </w:delText>
        </w:r>
      </w:del>
      <w:r w:rsidRPr="006F178A">
        <w:rPr>
          <w:rtl/>
        </w:rPr>
        <w:t xml:space="preserve">מיקרי צוה"פ או לו.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4895" w:author="מנוע מכני" w:date="2026-10-11T12:04:40Z"/>
        </w:rPr>
      </w:pPr>
      <w:del w:id="94894" w:author="מנוע מכני" w:date="2026-10-11T12:04:40Z">
        <w:r w:rsidRPr="006F178A">
          <w:lastRenderedPageBreak/>
          <w:delText xml:space="preserve">•</w:delText>
        </w:r>
      </w:del>
      <w:r w:rsidRPr="006F178A">
        <w:t xml:space="preserve"> </w:t>
      </w:r>
      <w:r w:rsidRPr="006F178A">
        <w:t xml:space="preserve">הך</w:t>
      </w:r>
    </w:p>
    <w:p w:rsidR="005851B8" w:rsidRPr="006F178A" w:rsidRDefault="005851B8" w:rsidP="005851B8">
      <w:pPr>
        <w:rPr>
          <w:rtl/>
        </w:rPr>
      </w:pPr>
      <w:del w:id="94896" w:author="מנוע מכני" w:date="2026-10-11T12:04:40Z">
        <w:r w:rsidRPr="006F178A">
          <w:rPr>
            <w:rFonts w:ascii="Fb Fontext" w:hAnsi="Fb Fontext"/>
            <w:rtl/>
          </w:rPr>
          <w:delText xml:space="preserve"> </w:delText>
        </w:r>
      </w:del>
      <w:r w:rsidRPr="006F178A">
        <w:rPr>
          <w:rStyle w:val="2fb"/>
          <w:rFonts w:ascii="Fb Fontext" w:hAnsi="Fb Fontext"/>
          <w:rtl/>
        </w:rPr>
        <w:t xml:space="preserve">דר"ל</w:t>
      </w:r>
      <w:r w:rsidRPr="006F178A">
        <w:rPr>
          <w:rFonts w:ascii="Fb Fontext" w:hAnsi="Fb Fontext"/>
          <w:rtl/>
        </w:rPr>
        <w:t xml:space="preserve"> דפאה שונה משבת הוא דרביה </w:t>
      </w:r>
      <w:r w:rsidRPr="006F178A">
        <w:rPr>
          <w:rStyle w:val="2fb"/>
          <w:rFonts w:ascii="Fb Fontext" w:hAnsi="Fb Fontext"/>
          <w:rtl/>
        </w:rPr>
        <w:t xml:space="preserve">דאר"ל</w:t>
      </w:r>
      <w:r w:rsidRPr="006F178A">
        <w:rPr>
          <w:rFonts w:ascii="Fb Fontext" w:hAnsi="Fb Fontext"/>
          <w:rtl/>
        </w:rPr>
        <w:t xml:space="preserve"> </w:t>
      </w:r>
      <w:r w:rsidRPr="006F178A">
        <w:rPr>
          <w:rStyle w:val="2fb"/>
          <w:rFonts w:ascii="Fb Fontext" w:hAnsi="Fb Fontext"/>
          <w:rtl/>
        </w:rPr>
        <w:t xml:space="preserve">מריב"ח</w:t>
      </w:r>
      <w:r w:rsidRPr="006F178A">
        <w:rPr>
          <w:rFonts w:ascii="Fb Fontext" w:hAnsi="Fb Fontext"/>
          <w:rtl/>
        </w:rPr>
        <w:t xml:space="preserve"> פיאה מותרת לענין כלאים, אבל </w:t>
      </w:r>
      <w:r w:rsidRPr="006F178A">
        <w:rPr>
          <w:rFonts w:ascii="Fb Fontext" w:hAnsi="Fb Fontext"/>
          <w:rtl/>
        </w:rPr>
        <w:t xml:space="preserve">לא</w:t>
      </w:r>
      <w:r w:rsidRPr="006F178A">
        <w:rPr>
          <w:rFonts w:ascii="Fb Fontext" w:hAnsi="Fb Fontext"/>
          <w:rtl/>
        </w:rPr>
        <w:t xml:space="preserve"> לשבת.</w:t>
      </w:r>
    </w:p>
    <w:p>
      <w:pPr>
        <w:pStyle w:val="38"/>
        <w:rPr>
          <w:ins w:id="94898" w:author="מנוע מכני" w:date="2026-10-11T12:04:40Z"/>
        </w:rPr>
      </w:pPr>
      <w:del w:id="94897" w:author="מנוע מכני" w:date="2026-10-11T12:04:40Z">
        <w:r w:rsidRPr="006F178A">
          <w:delText xml:space="preserve">•</w:delText>
        </w:r>
      </w:del>
      <w:r w:rsidRPr="006F178A">
        <w:t xml:space="preserve"> </w:t>
      </w:r>
      <w:r w:rsidRPr="006F178A">
        <w:t xml:space="preserve">והך</w:t>
      </w:r>
    </w:p>
    <w:p w:rsidR="005851B8" w:rsidRPr="006F178A" w:rsidRDefault="005851B8" w:rsidP="005851B8">
      <w:pPr>
        <w:rPr>
          <w:rtl/>
        </w:rPr>
      </w:pPr>
      <w:del w:id="94899" w:author="מנוע מכני" w:date="2026-10-11T12:04:40Z">
        <w:r w:rsidRPr="006F178A">
          <w:rPr>
            <w:rtl/>
          </w:rPr>
          <w:delText xml:space="preserve"> </w:delText>
        </w:r>
      </w:del>
      <w:r w:rsidRPr="006F178A">
        <w:rPr>
          <w:rStyle w:val="2fb"/>
          <w:rtl/>
        </w:rPr>
        <w:t xml:space="preserve">דריו"ח</w:t>
      </w:r>
      <w:r w:rsidRPr="006F178A">
        <w:rPr>
          <w:rtl/>
        </w:rPr>
        <w:t xml:space="preserve"> דכמחיצות לשבת דלא, כך מחיצות לכלאים דלא -היינו במן הצד וביותר מעשר.</w:t>
      </w:r>
    </w:p>
    <w:p w:rsidR="005851B8" w:rsidRPr="006F178A" w:rsidRDefault="005851B8" w:rsidP="005851B8">
      <w:pPr>
        <w:rPr>
          <w:rtl/>
        </w:rPr>
      </w:pPr>
      <w:r w:rsidRPr="006F178A">
        <w:rPr>
          <w:rtl/>
        </w:rPr>
        <w:t xml:space="preserve">וכמו שהורה </w:t>
      </w:r>
      <w:r w:rsidRPr="006F178A">
        <w:rPr>
          <w:rStyle w:val="2fb"/>
          <w:rtl/>
        </w:rPr>
        <w:t xml:space="preserve">ריב"נ</w:t>
      </w:r>
      <w:r w:rsidRPr="006F178A">
        <w:rPr>
          <w:rtl/>
        </w:rPr>
        <w:t xml:space="preserve"> </w:t>
      </w:r>
      <w:r w:rsidRPr="006F178A">
        <w:rPr>
          <w:rStyle w:val="2fb"/>
          <w:rtl/>
        </w:rPr>
        <w:t xml:space="preserve">לרבי</w:t>
      </w:r>
      <w:r w:rsidRPr="006F178A">
        <w:rPr>
          <w:rtl/>
        </w:rPr>
        <w:t xml:space="preserve"> יהושע [שהלך אצלו לת"ת] דבמן הצד בעשר</w:t>
      </w:r>
      <w:r>
        <w:rPr>
          <w:rFonts w:hint="cs"/>
          <w:rtl/>
        </w:rPr>
        <w:t>,</w:t>
      </w:r>
      <w:r w:rsidRPr="006F178A">
        <w:rPr>
          <w:rtl/>
        </w:rPr>
        <w:t xml:space="preserve"> מותר לזרוע כלאיים וביותר אסור.</w:t>
      </w:r>
    </w:p>
    <w:p w:rsidR="005851B8" w:rsidRPr="009757B9" w:rsidRDefault="005851B8" w:rsidP="005851B8">
      <w:pPr>
        <w:rPr>
          <w:rFonts w:cs="Guttman Vilna"/>
          <w:b/>
          <w:bCs/>
          <w:rtl/>
        </w:rPr>
      </w:pPr>
      <w:r w:rsidRPr="006F178A">
        <w:rPr>
          <w:rtl/>
        </w:rPr>
        <w:t>[וודאי דלא מייר</w:t>
      </w:r>
      <w:r w:rsidRPr="006F178A">
        <w:rPr>
          <w:rFonts w:hint="cs"/>
          <w:rtl/>
        </w:rPr>
        <w:t>י</w:t>
      </w:r>
      <w:r w:rsidRPr="006F178A">
        <w:rPr>
          <w:rtl/>
        </w:rPr>
        <w:t xml:space="preserve"> בצוה"פ דעל גבן דא"ה וודאי מותר.</w:t>
      </w:r>
    </w:p>
    <w:p w:rsidR="005851B8" w:rsidRDefault="005851B8" w:rsidP="005851B8">
      <w:pPr>
        <w:rPr>
          <w:rtl/>
        </w:rPr>
      </w:pPr>
      <w:r w:rsidRPr="006F178A">
        <w:rPr>
          <w:rtl/>
        </w:rPr>
        <w:t xml:space="preserve">כדתניא היו שם קנין הדוקרנין, ועשה להן פיאה מלמעלה, </w:t>
      </w:r>
      <w:ins w:id="90102" w:author="מנוע מכני" w:date="2026-10-11T12:04:40Z">
        <w:r>
          <w:rPr>
            <w:rtl/>
          </w:rPr>
          <w:t xml:space="preserve">אפי'</w:t>
        </w:r>
      </w:ins>
      <w:del w:id="90103" w:author="מנוע מכני" w:date="2026-10-11T12:04:40Z">
        <w:r w:rsidRPr="006F178A">
          <w:rPr>
            <w:rtl/>
          </w:rPr>
          <w:delText xml:space="preserve">אפילו</w:delText>
        </w:r>
      </w:del>
      <w:r w:rsidRPr="006F178A">
        <w:rPr>
          <w:rtl/>
        </w:rPr>
        <w:t xml:space="preserve"> יותר מעשר - מותר]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ר"ח</w:t>
      </w:r>
      <w:r w:rsidRPr="006F178A">
        <w:rPr>
          <w:rFonts w:ascii="Fb Fontext" w:hAnsi="Fb Fontext"/>
          <w:rtl/>
        </w:rPr>
        <w:t xml:space="preserve"> צורת הפתח שעשאה מן הצד - </w:t>
      </w:r>
      <w:r w:rsidRPr="006F178A">
        <w:rPr>
          <w:rFonts w:ascii="Fb Fontext" w:hAnsi="Fb Fontext"/>
          <w:rtl/>
        </w:rPr>
        <w:t xml:space="preserve">לא</w:t>
      </w:r>
      <w:r w:rsidRPr="006F178A">
        <w:rPr>
          <w:rFonts w:ascii="Fb Fontext" w:hAnsi="Fb Fontext"/>
          <w:rtl/>
        </w:rPr>
        <w:t xml:space="preserve"> עשה ולא כלום.</w:t>
      </w:r>
    </w:p>
    <w:p w:rsidR="005851B8" w:rsidRPr="006F178A" w:rsidRDefault="005851B8" w:rsidP="005851B8">
      <w:pPr>
        <w:rPr>
          <w:rtl/>
        </w:rPr>
      </w:pPr>
      <w:r w:rsidRPr="006F178A">
        <w:rPr>
          <w:rtl/>
        </w:rPr>
        <w:t xml:space="preserve">אבל צריכה שתהא בריאה כדי להעמיד בה דלת, </w:t>
      </w:r>
      <w:ins w:id="90104" w:author="מנוע מכני" w:date="2026-10-11T12:04:40Z">
        <w:r>
          <w:rPr>
            <w:rtl/>
          </w:rPr>
          <w:t xml:space="preserve">ואפי'</w:t>
        </w:r>
      </w:ins>
      <w:del w:id="90105" w:author="מנוע מכני" w:date="2026-10-11T12:04:40Z">
        <w:r w:rsidRPr="006F178A">
          <w:rPr>
            <w:rtl/>
          </w:rPr>
          <w:delText xml:space="preserve">ואפילו</w:delText>
        </w:r>
      </w:del>
      <w:r w:rsidRPr="006F178A">
        <w:rPr>
          <w:rtl/>
        </w:rPr>
        <w:t xml:space="preserve"> של קשין.</w:t>
      </w:r>
    </w:p>
    <w:p w:rsidR="005851B8" w:rsidRDefault="005851B8" w:rsidP="005851B8">
      <w:pPr>
        <w:rPr>
          <w:rtl/>
        </w:rPr>
      </w:pPr>
      <w:r w:rsidRPr="006F178A">
        <w:rPr>
          <w:rtl/>
        </w:rPr>
        <w:t>•</w:t>
      </w:r>
      <w:r w:rsidRPr="006F178A">
        <w:rPr>
          <w:rFonts w:hint="cs"/>
          <w:rtl/>
        </w:rPr>
        <w:t xml:space="preserve"> </w:t>
      </w:r>
      <w:r w:rsidRPr="006F178A">
        <w:rPr>
          <w:rStyle w:val="2fb"/>
          <w:rtl/>
        </w:rPr>
        <w:t xml:space="preserve">אר"ל</w:t>
      </w:r>
      <w:r w:rsidRPr="006F178A">
        <w:rPr>
          <w:rtl/>
        </w:rPr>
        <w:t xml:space="preserve"> </w:t>
      </w:r>
      <w:r w:rsidRPr="006F178A">
        <w:rPr>
          <w:rStyle w:val="2fb"/>
          <w:rtl/>
        </w:rPr>
        <w:t xml:space="preserve">מרבי ינאי</w:t>
      </w:r>
      <w:r w:rsidRPr="006F178A">
        <w:rPr>
          <w:rtl/>
        </w:rPr>
        <w:t xml:space="preserve">. צורת הפתח צריכה היכר ציר. היינו אבקתא [חור הציר]</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רב אשי</w:t>
      </w:r>
      <w:r w:rsidRPr="006F178A">
        <w:rPr>
          <w:rtl/>
        </w:rPr>
        <w:t xml:space="preserve"> </w:t>
      </w:r>
      <w:r w:rsidRPr="006F178A">
        <w:rPr>
          <w:rtl/>
        </w:rPr>
        <w:t xml:space="preserve">לא</w:t>
      </w:r>
      <w:r w:rsidRPr="006F178A">
        <w:rPr>
          <w:rtl/>
        </w:rPr>
        <w:t xml:space="preserve"> </w:t>
      </w:r>
      <w:r w:rsidRPr="006F178A">
        <w:rPr>
          <w:rtl/>
        </w:rPr>
        <w:t xml:space="preserve">אמר</w:t>
      </w:r>
      <w:r w:rsidRPr="006F178A">
        <w:rPr>
          <w:rtl/>
        </w:rPr>
        <w:t xml:space="preserve"> לתלמידיו כלום </w:t>
      </w:r>
      <w:r w:rsidRPr="006F178A">
        <w:rPr>
          <w:rStyle w:val="2fb"/>
          <w:rtl/>
        </w:rPr>
        <w:t xml:space="preserve">בצורה"פ</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59" w:author="קלוד" w:date="2026-10-11T12:24:08Z"/>
        </w:rPr>
      </w:pPr>
      <w:ins w:id="90660" w:author="קלוד" w:date="2026-10-11T12:24:08Z">
        <w:r>
          <w:rPr>
            <w:color w:val="7B3F00"/>
          </w:rPr>
          <w:t xml:space="preserve">צורת הפתח - האם הקנים צריכין ליגע בקורה</w:t>
        </w:r>
      </w:ins>
    </w:p>
    <w:p>
      <w:pPr>
        <w:pStyle w:val="38"/>
        <w:rPr>
          <w:ins w:id="94900" w:author="מנוע מכני" w:date="2026-10-11T12:04:40Z"/>
        </w:rPr>
      </w:pPr>
      <w:r w:rsidRPr="00132755">
        <w:t xml:space="preserve">תנא:</w:t>
      </w:r>
    </w:p>
    <w:p w:rsidR="005851B8" w:rsidRPr="00132755" w:rsidRDefault="005851B8" w:rsidP="005851B8">
      <w:pPr>
        <w:rPr>
          <w:spacing w:val="-4"/>
          <w:rtl/>
        </w:rPr>
      </w:pPr>
      <w:del w:id="94901" w:author="מנוע מכני" w:date="2026-10-11T12:04:40Z">
        <w:r w:rsidRPr="00132755">
          <w:rPr>
            <w:rFonts w:ascii="Fb Fontext" w:hAnsi="Fb Fontext"/>
            <w:spacing w:val="-4"/>
            <w:rtl/>
          </w:rPr>
          <w:delText xml:space="preserve"> </w:delText>
        </w:r>
      </w:del>
      <w:r w:rsidRPr="00132755">
        <w:rPr>
          <w:rFonts w:ascii="Fb Fontext" w:hAnsi="Fb Fontext"/>
          <w:spacing w:val="-4"/>
          <w:rtl/>
        </w:rPr>
        <w:t xml:space="preserve">צורת הפתח שאמרו - קנה מכאן וקנה מכאן וקנה על גביהן. צריכין ליגע או אין צריכין ליגע.</w:t>
      </w:r>
    </w:p>
    <w:p>
      <w:pPr>
        <w:pStyle w:val="38"/>
        <w:rPr>
          <w:ins w:id="94902" w:author="מנוע מכני" w:date="2026-10-11T12:04:40Z"/>
        </w:rPr>
      </w:pPr>
      <w:r w:rsidRPr="006F178A">
        <w:t>לר</w:t>
      </w:r>
      <w:r w:rsidRPr="006F178A">
        <w:t xml:space="preserve">"נ:</w:t>
      </w:r>
    </w:p>
    <w:p w:rsidR="005851B8" w:rsidRPr="006F178A" w:rsidRDefault="005851B8" w:rsidP="005851B8">
      <w:pPr>
        <w:rPr>
          <w:rtl/>
        </w:rPr>
      </w:pPr>
      <w:del w:id="94903" w:author="מנוע מכני" w:date="2026-10-11T12:04:40Z">
        <w:r w:rsidRPr="006F178A">
          <w:rPr>
            <w:rtl/>
          </w:rPr>
          <w:delText xml:space="preserve"> </w:delText>
        </w:r>
      </w:del>
      <w:r w:rsidRPr="006F178A">
        <w:rPr>
          <w:rtl/>
        </w:rPr>
        <w:t xml:space="preserve">אין צריכין ליגע. </w:t>
      </w:r>
      <w:r w:rsidRPr="006F178A">
        <w:rPr>
          <w:rStyle w:val="2fb"/>
          <w:rFonts w:ascii="Fb Fontext" w:hAnsi="Fb Fontext"/>
          <w:rtl/>
        </w:rPr>
        <w:t>ולרב</w:t>
      </w:r>
      <w:r w:rsidRPr="006F178A">
        <w:rPr>
          <w:rStyle w:val="2fb"/>
          <w:rtl/>
        </w:rPr>
        <w:t xml:space="preserve"> </w:t>
      </w:r>
      <w:r w:rsidRPr="006F178A">
        <w:rPr>
          <w:rStyle w:val="2fb"/>
          <w:rFonts w:ascii="Fb Fontext" w:hAnsi="Fb Fontext"/>
          <w:rtl/>
        </w:rPr>
        <w:t>ששת</w:t>
      </w:r>
      <w:r w:rsidRPr="006F178A">
        <w:rPr>
          <w:rtl/>
        </w:rPr>
        <w:t>: צריכין ליגע.</w:t>
      </w:r>
    </w:p>
    <w:p w:rsidR="005851B8" w:rsidRPr="006F178A" w:rsidRDefault="005851B8" w:rsidP="005851B8">
      <w:pPr>
        <w:rPr>
          <w:rtl/>
        </w:rPr>
      </w:pPr>
      <w:r w:rsidRPr="006F178A">
        <w:rPr>
          <w:rStyle w:val="2fb"/>
          <w:rtl/>
        </w:rPr>
        <w:t>ר</w:t>
      </w:r>
      <w:r w:rsidRPr="006F178A">
        <w:rPr>
          <w:rStyle w:val="2fb"/>
          <w:rFonts w:hint="cs"/>
          <w:rtl/>
        </w:rPr>
        <w:t>"נ</w:t>
      </w:r>
      <w:r w:rsidRPr="006F178A">
        <w:rPr>
          <w:rtl/>
        </w:rPr>
        <w:t xml:space="preserve"> </w:t>
      </w:r>
      <w:r>
        <w:rPr>
          <w:rFonts w:hint="cs"/>
          <w:rtl/>
        </w:rPr>
        <w:t xml:space="preserve">עשה מעשה </w:t>
      </w:r>
      <w:r w:rsidRPr="006F178A">
        <w:rPr>
          <w:rtl/>
        </w:rPr>
        <w:t xml:space="preserve">בי ריש </w:t>
      </w:r>
      <w:ins w:id="94482" w:author="מנוע מכני" w:date="2026-10-11T12:04:40Z">
        <w:r>
          <w:rPr>
            <w:rtl/>
          </w:rPr>
          <w:t xml:space="preserve">גלות</w:t>
        </w:r>
      </w:ins>
      <w:del w:id="94483" w:author="מנוע מכני" w:date="2026-10-11T12:04:40Z">
        <w:r w:rsidRPr="006F178A">
          <w:rPr>
            <w:rtl/>
          </w:rPr>
          <w:delText xml:space="preserve">גלותא</w:delText>
        </w:r>
      </w:del>
      <w:r w:rsidRPr="006F178A">
        <w:rPr>
          <w:rtl/>
        </w:rPr>
        <w:t xml:space="preserve"> כשמעתיה שלא נגעו זב"ז</w:t>
      </w:r>
      <w:r w:rsidRPr="006F178A">
        <w:rPr>
          <w:rFonts w:hint="cs"/>
          <w:rtl/>
        </w:rPr>
        <w:t>,</w:t>
      </w:r>
      <w:r w:rsidRPr="006F178A">
        <w:rPr>
          <w:rtl/>
        </w:rPr>
        <w:t xml:space="preserve"> </w:t>
      </w:r>
      <w:r w:rsidRPr="006F178A">
        <w:rPr>
          <w:rStyle w:val="2fb"/>
          <w:rtl/>
        </w:rPr>
        <w:t xml:space="preserve">ור"</w:t>
      </w:r>
      <w:r w:rsidRPr="006F178A">
        <w:rPr>
          <w:rStyle w:val="2fb"/>
          <w:rFonts w:hint="cs"/>
          <w:rtl/>
        </w:rPr>
        <w:t>ש</w:t>
      </w:r>
      <w:r w:rsidRPr="006F178A">
        <w:rPr>
          <w:rtl/>
        </w:rPr>
        <w:t xml:space="preserve"> </w:t>
      </w:r>
      <w:r w:rsidRPr="006F178A">
        <w:rPr>
          <w:rtl/>
        </w:rPr>
        <w:t xml:space="preserve">אמר</w:t>
      </w:r>
      <w:r w:rsidRPr="006F178A">
        <w:rPr>
          <w:rtl/>
        </w:rPr>
        <w:t xml:space="preserve"> לשמשו שישלפם וחבשוהו והוציאו.</w:t>
      </w:r>
    </w:p>
    <w:p w:rsidR="005851B8" w:rsidRPr="006F178A" w:rsidRDefault="005851B8" w:rsidP="005851B8">
      <w:pPr>
        <w:rPr>
          <w:rtl/>
        </w:rPr>
      </w:pPr>
      <w:r w:rsidRPr="006F178A">
        <w:rPr>
          <w:rtl/>
        </w:rPr>
        <w:t>•</w:t>
      </w:r>
      <w:r w:rsidRPr="006F178A">
        <w:rPr>
          <w:rFonts w:hint="cs"/>
          <w:rtl/>
        </w:rPr>
        <w:t xml:space="preserve"> </w:t>
      </w:r>
      <w:r>
        <w:rPr>
          <w:rtl/>
        </w:rPr>
        <w:t>מצאו</w:t>
      </w:r>
      <w:r w:rsidRPr="006F178A">
        <w:rPr>
          <w:rtl/>
        </w:rPr>
        <w:t xml:space="preserve"> </w:t>
      </w:r>
      <w:r w:rsidRPr="006F178A">
        <w:rPr>
          <w:rStyle w:val="2fb"/>
          <w:rtl/>
        </w:rPr>
        <w:t xml:space="preserve">ר"ש</w:t>
      </w:r>
      <w:r w:rsidRPr="006F178A">
        <w:rPr>
          <w:rtl/>
        </w:rPr>
        <w:t xml:space="preserve"> </w:t>
      </w:r>
      <w:r w:rsidRPr="006F178A">
        <w:rPr>
          <w:rStyle w:val="2fb"/>
          <w:rtl/>
        </w:rPr>
        <w:t xml:space="preserve">לרב"ש</w:t>
      </w:r>
      <w:r w:rsidRPr="006F178A">
        <w:rPr>
          <w:rtl/>
        </w:rPr>
        <w:t xml:space="preserve"> וביקש ממנו </w:t>
      </w:r>
      <w:ins w:id="93364" w:author="מנוע מכני" w:date="2026-10-11T12:04:40Z">
        <w:r>
          <w:rPr>
            <w:rtl/>
          </w:rPr>
          <w:t xml:space="preserve">שמועה</w:t>
        </w:r>
      </w:ins>
      <w:del w:id="93365" w:author="מנוע מכני" w:date="2026-10-11T12:04:40Z">
        <w:r w:rsidRPr="006F178A">
          <w:rPr>
            <w:rtl/>
          </w:rPr>
          <w:delText xml:space="preserve">שמעתתא</w:delText>
        </w:r>
      </w:del>
      <w:r w:rsidRPr="006F178A">
        <w:rPr>
          <w:rtl/>
        </w:rPr>
        <w:t xml:space="preserve"> </w:t>
      </w:r>
      <w:r w:rsidRPr="006F178A">
        <w:rPr>
          <w:rtl/>
        </w:rPr>
        <w:t xml:space="preserve">וא"ל</w:t>
      </w:r>
      <w:r w:rsidRPr="006F178A">
        <w:rPr>
          <w:rtl/>
        </w:rPr>
        <w:t xml:space="preserve">.</w:t>
      </w:r>
    </w:p>
    <w:p w:rsidR="005851B8" w:rsidRPr="006F178A" w:rsidRDefault="005851B8" w:rsidP="005851B8">
      <w:pPr>
        <w:rPr>
          <w:rtl/>
        </w:rPr>
      </w:pPr>
      <w:r w:rsidRPr="006F178A">
        <w:rPr>
          <w:rtl/>
        </w:rPr>
        <w:t xml:space="preserve">הא דתנינא כיפה, </w:t>
      </w:r>
      <w:r w:rsidRPr="006F178A">
        <w:rPr>
          <w:rStyle w:val="2fb"/>
          <w:rtl/>
        </w:rPr>
        <w:t xml:space="preserve">ר"מ</w:t>
      </w:r>
      <w:r w:rsidRPr="006F178A">
        <w:rPr>
          <w:rtl/>
        </w:rPr>
        <w:t xml:space="preserve"> מחייב במזוזה וחכמים פוטרין.</w:t>
      </w:r>
    </w:p>
    <w:p w:rsidR="005851B8" w:rsidRDefault="005851B8" w:rsidP="005851B8">
      <w:pPr>
        <w:rPr>
          <w:rtl/>
        </w:rPr>
      </w:pPr>
      <w:r w:rsidRPr="006F178A">
        <w:rPr>
          <w:rtl/>
        </w:rPr>
        <w:t>•</w:t>
      </w:r>
      <w:r w:rsidRPr="006F178A">
        <w:rPr>
          <w:rFonts w:hint="cs"/>
          <w:rtl/>
        </w:rPr>
        <w:t xml:space="preserve"> </w:t>
      </w:r>
      <w:r w:rsidRPr="006F178A">
        <w:rPr>
          <w:rtl/>
        </w:rPr>
        <w:t>ושוין שאם יש ברגליה עשרה שהיא חייבת. [ומשמע דא"צ ליגע]</w:t>
      </w:r>
    </w:p>
    <w:p w:rsidR="005851B8" w:rsidRPr="006F178A" w:rsidRDefault="005851B8" w:rsidP="005851B8">
      <w:pPr>
        <w:rPr>
          <w:rtl/>
        </w:rPr>
      </w:pPr>
      <w:r w:rsidRPr="006F178A">
        <w:rPr>
          <w:rtl/>
        </w:rPr>
        <w:t xml:space="preserve">ואמר </w:t>
      </w:r>
      <w:r w:rsidRPr="006F178A">
        <w:rPr>
          <w:rStyle w:val="2fb"/>
          <w:rtl/>
        </w:rPr>
        <w:t xml:space="preserve">אביי</w:t>
      </w:r>
      <w:r w:rsidRPr="006F178A">
        <w:rPr>
          <w:rtl/>
        </w:rPr>
        <w:t xml:space="preserve"> ד</w:t>
      </w:r>
      <w:r w:rsidRPr="006F178A">
        <w:rPr>
          <w:b/>
          <w:bCs/>
          <w:rtl/>
        </w:rPr>
        <w:t>הכל מודים</w:t>
      </w:r>
      <w:r w:rsidRPr="006F178A">
        <w:rPr>
          <w:rtl/>
        </w:rPr>
        <w:t xml:space="preserve"> </w:t>
      </w:r>
      <w:ins w:id="93532" w:author="מנוע מכני" w:date="2026-10-11T12:04:40Z">
        <w:r>
          <w:rPr>
            <w:rtl/>
          </w:rPr>
          <w:t xml:space="preserve">דאם </w:t>
        </w:r>
      </w:ins>
      <w:del w:id="93533" w:author="מנוע מכני" w:date="2026-10-11T12:04:40Z">
        <w:r w:rsidRPr="006F178A">
          <w:rPr>
            <w:rtl/>
          </w:rPr>
          <w:delText xml:space="preserve">דאי </w:delText>
        </w:r>
      </w:del>
      <w:r w:rsidRPr="006F178A">
        <w:rPr>
          <w:rtl/>
        </w:rPr>
        <w:t xml:space="preserve">אין גבוהה עשרה [אינו פתח] או אין ברגליה שלושה [ארעא סמיכתא] ולא כלום.</w:t>
      </w:r>
    </w:p>
    <w:p>
      <w:pPr>
        <w:pStyle w:val="38"/>
        <w:rPr>
          <w:ins w:id="94905" w:author="מנוע מכני" w:date="2026-10-11T12:04:40Z"/>
        </w:rPr>
      </w:pPr>
      <w:del w:id="94904" w:author="מנוע מכני" w:date="2026-10-11T12:04:40Z">
        <w:r w:rsidRPr="00132755">
          <w:delText xml:space="preserve">•</w:delText>
        </w:r>
      </w:del>
      <w:r w:rsidRPr="00132755">
        <w:t xml:space="preserve"> </w:t>
      </w:r>
      <w:ins w:id="90666" w:author="מנוע מכני" w:date="2026-10-11T12:04:40Z">
        <w:r>
          <w:t xml:space="preserve">וחלקו</w:t>
        </w:r>
      </w:ins>
    </w:p>
    <w:p w:rsidR="005851B8" w:rsidRPr="00132755" w:rsidRDefault="005851B8" w:rsidP="005851B8">
      <w:pPr>
        <w:rPr>
          <w:spacing w:val="-4"/>
          <w:rtl/>
        </w:rPr>
      </w:pPr>
      <w:del w:id="90667" w:author="מנוע מכני" w:date="2026-10-11T12:04:40Z">
        <w:r w:rsidRPr="00132755">
          <w:rPr>
            <w:b/>
            <w:bCs/>
            <w:spacing w:val="-4"/>
            <w:rtl/>
          </w:rPr>
          <w:delText xml:space="preserve">ופליגי</w:delText>
        </w:r>
      </w:del>
      <w:del w:id="94906" w:author="מנוע מכני" w:date="2026-10-11T12:04:40Z">
        <w:r w:rsidRPr="00132755">
          <w:rPr>
            <w:spacing w:val="-4"/>
            <w:rtl/>
          </w:rPr>
          <w:delText xml:space="preserve"> </w:delText>
        </w:r>
      </w:del>
      <w:r w:rsidRPr="00132755">
        <w:rPr>
          <w:spacing w:val="-4"/>
          <w:rtl/>
        </w:rPr>
        <w:t xml:space="preserve">ביש ברגליה שלשה וגבוהה עשרה ואין רחבה ארבעה, ויש בה לחוק להשלימה לארבעה.</w:t>
      </w:r>
    </w:p>
    <w:p>
      <w:pPr>
        <w:pStyle w:val="38"/>
        <w:rPr>
          <w:ins w:id="94907" w:author="מנוע מכני" w:date="2026-10-11T12:04:40Z"/>
        </w:rPr>
      </w:pPr>
      <w:r w:rsidRPr="006F178A">
        <w:t xml:space="preserve">ר"מ סבר:</w:t>
      </w:r>
    </w:p>
    <w:p w:rsidR="005851B8" w:rsidRPr="006F178A" w:rsidRDefault="005851B8" w:rsidP="005851B8">
      <w:pPr>
        <w:rPr>
          <w:rtl/>
        </w:rPr>
      </w:pPr>
      <w:del w:id="94908" w:author="מנוע מכני" w:date="2026-10-11T12:04:40Z">
        <w:r w:rsidRPr="006F178A">
          <w:rPr>
            <w:rtl/>
          </w:rPr>
          <w:delText xml:space="preserve"> </w:delText>
        </w:r>
      </w:del>
      <w:r w:rsidRPr="006F178A">
        <w:rPr>
          <w:rtl/>
        </w:rPr>
        <w:t xml:space="preserve">חוקקין להשלים, ורבנן סברי: אין חוקקין להשלים.</w:t>
      </w:r>
    </w:p>
    <w:p w:rsidR="005851B8" w:rsidRPr="006F178A" w:rsidRDefault="005851B8" w:rsidP="005851B8">
      <w:pPr>
        <w:rPr>
          <w:rtl/>
        </w:rPr>
      </w:pPr>
      <w:ins w:id="92018" w:author="מנוע מכני" w:date="2026-10-11T12:04:40Z">
        <w:r>
          <w:rPr>
            <w:rtl/>
          </w:rPr>
          <w:t xml:space="preserve">ולכך</w:t>
        </w:r>
      </w:ins>
      <w:del w:id="92019" w:author="מנוע מכני" w:date="2026-10-11T12:04:40Z">
        <w:r w:rsidRPr="006F178A">
          <w:rPr>
            <w:rtl/>
          </w:rPr>
          <w:delText xml:space="preserve">ולהכי</w:delText>
        </w:r>
      </w:del>
      <w:r w:rsidRPr="006F178A">
        <w:rPr>
          <w:rtl/>
        </w:rPr>
        <w:t xml:space="preserve"> </w:t>
      </w:r>
      <w:r w:rsidRPr="006F178A">
        <w:rPr>
          <w:rtl/>
        </w:rPr>
        <w:t xml:space="preserve">א"ל</w:t>
      </w:r>
      <w:r w:rsidRPr="006F178A">
        <w:rPr>
          <w:rtl/>
        </w:rPr>
        <w:t xml:space="preserve"> דלא יאמר </w:t>
      </w:r>
      <w:r w:rsidRPr="006F178A">
        <w:rPr>
          <w:rStyle w:val="2fb"/>
          <w:rtl/>
        </w:rPr>
        <w:t xml:space="preserve">לר"נ</w:t>
      </w:r>
      <w:r w:rsidRPr="006F178A">
        <w:rPr>
          <w:rtl/>
        </w:rPr>
        <w:t xml:space="preserve"> מהא </w:t>
      </w:r>
      <w:ins w:id="93366" w:author="מנוע מכני" w:date="2026-10-11T12:04:40Z">
        <w:r>
          <w:rPr>
            <w:rtl/>
          </w:rPr>
          <w:t xml:space="preserve">ברייתא</w:t>
        </w:r>
      </w:ins>
      <w:del w:id="93367" w:author="מנוע מכני" w:date="2026-10-11T12:04:40Z">
        <w:r w:rsidRPr="006F178A">
          <w:rPr>
            <w:rtl/>
          </w:rPr>
          <w:delText xml:space="preserve">מתניתא</w:delText>
        </w:r>
      </w:del>
      <w:r w:rsidRPr="006F178A">
        <w:rPr>
          <w:rtl/>
        </w:rPr>
        <w:t xml:space="preserve"> דכיפה.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49" w:author="קלוד" w:date="2026-10-11T09:07:28Z"/>
        </w:rPr>
      </w:pPr>
      <w:ins w:id="20248" w:author="קלוד" w:date="2026-10-11T09:07:28Z">
        <w:r>
          <w:t xml:space="preserve">משנה ב</w:t>
        </w:r>
      </w:ins>
    </w:p>
    <w:p w:rsidR="005851B8" w:rsidRPr="002D26EF" w:rsidRDefault="005851B8" w:rsidP="002D26EF">
      <w:pPr>
        <w:pStyle w:val="afff9"/>
        <w:rPr>
          <w:del w:id="20083" w:author="קלוד" w:date="2026-10-11T09:07:28Z"/>
          <w:rStyle w:val="afffe"/>
          <w:rFonts w:ascii="Fb Fontext" w:hAnsi="Fb Fontext"/>
          <w:b/>
          <w:bCs w:val="0"/>
          <w:rtl/>
        </w:rPr>
      </w:pPr>
      <w:del w:id="20082" w:author="קלוד" w:date="2026-10-11T09:07:28Z">
        <w:r w:rsidRPr="002D26EF">
          <w:rPr>
            <w:rStyle w:val="afffe"/>
            <w:rFonts w:ascii="Fb Fontext" w:hAnsi="Fb Fontext"/>
            <w:bCs w:val="0"/>
            <w:rtl/>
          </w:rPr>
          <w:delText xml:space="preserve">משנה.</w:delText>
        </w:r>
      </w:del>
    </w:p>
    <w:p w:rsidR="005851B8" w:rsidRPr="002D26EF" w:rsidRDefault="005851B8" w:rsidP="002D26EF">
      <w:pPr>
        <w:pStyle w:val="afff9"/>
        <w:spacing w:before="120"/>
        <w:rPr>
          <w:rStyle w:val="afffe"/>
          <w:rFonts w:ascii="Fb Fontext" w:hAnsi="Fb Fontext"/>
          <w:b/>
          <w:bCs w:val="0"/>
          <w:rtl/>
        </w:rPr>
        <w:pPrChange w:id="90002" w:author="קלוד" w:date="2026-10-11T12:09:42Z">
          <w:pPr>
            <w:pStyle w:val="afff9"/>
          </w:pPr>
        </w:pPrChange>
      </w:pPr>
      <w:r w:rsidRPr="002D26EF">
        <w:rPr>
          <w:rStyle w:val="afffe"/>
          <w:rFonts w:ascii="Fb Fontext" w:hAnsi="Fb Fontext"/>
          <w:bCs w:val="0"/>
          <w:rtl/>
        </w:rPr>
        <w:t>הכשר מבוי. לב"ש לחי וקורה, ולב"ה או לחי או קורה. ולר"א: לחיין.</w:t>
      </w:r>
    </w:p>
    <w:p w:rsidR="005851B8" w:rsidRPr="002D26EF" w:rsidRDefault="005851B8" w:rsidP="002D26EF">
      <w:pPr>
        <w:pStyle w:val="afff9"/>
        <w:rPr>
          <w:rStyle w:val="afffe"/>
          <w:rFonts w:ascii="Fb Fontext" w:hAnsi="Fb Fontext"/>
          <w:b/>
          <w:bCs w:val="0"/>
          <w:rtl/>
        </w:rPr>
      </w:pPr>
      <w:r w:rsidRPr="002D26EF">
        <w:rPr>
          <w:rStyle w:val="afffe"/>
          <w:rFonts w:ascii="Fb Fontext" w:hAnsi="Fb Fontext"/>
          <w:bCs w:val="0"/>
          <w:rtl/>
        </w:rPr>
        <w:t>משום רבי ישמעאל אמר תלמיד אחד לפני רבי עקיבא דנחלקו ב"ש וב"ה על רחב מארבע אמות ועד עשר דפחות מזה לתרוויהו ניתר בלחי או בקורה.</w:t>
      </w:r>
    </w:p>
    <w:p w:rsidR="005851B8" w:rsidRPr="002D26EF" w:rsidRDefault="005851B8" w:rsidP="002D26EF">
      <w:pPr>
        <w:pStyle w:val="afff9"/>
        <w:rPr>
          <w:rtl/>
        </w:rPr>
      </w:pPr>
      <w:r w:rsidRPr="002D26EF">
        <w:rPr>
          <w:rStyle w:val="afffe"/>
          <w:rFonts w:ascii="Fb Fontext" w:hAnsi="Fb Fontext"/>
          <w:bCs w:val="0"/>
          <w:rtl/>
        </w:rPr>
        <w:t>ואר"ע על זה ועל זה נחלקו</w:t>
      </w:r>
      <w:r w:rsidRPr="002D26EF">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57" w:author="קלוד" w:date="2026-10-11T12:24:08Z"/>
        </w:rPr>
      </w:pPr>
      <w:ins w:id="90658" w:author="קלוד" w:date="2026-10-11T12:24:08Z">
        <w:r>
          <w:rPr>
            <w:color w:val="7B3F00"/>
          </w:rPr>
          <w:t xml:space="preserve">ב"ש וב"ה - ד' מחיצות או ג' לזריקה</w:t>
        </w:r>
      </w:ins>
    </w:p>
    <w:p w:rsidR="005851B8" w:rsidRDefault="005851B8" w:rsidP="005851B8">
      <w:pPr>
        <w:rPr>
          <w:rFonts w:ascii="Fb Fontext" w:hAnsi="Fb Fontext"/>
          <w:rtl/>
        </w:rPr>
      </w:pPr>
      <w:r w:rsidRPr="006F178A">
        <w:rPr>
          <w:rStyle w:val="2fb"/>
          <w:rFonts w:ascii="Fb Fontext" w:hAnsi="Fb Fontext"/>
          <w:rtl/>
        </w:rPr>
        <w:t xml:space="preserve">רב יהודה</w:t>
      </w:r>
      <w:r w:rsidRPr="006F178A">
        <w:rPr>
          <w:rFonts w:ascii="Fb Fontext" w:hAnsi="Fb Fontext"/>
          <w:rtl/>
        </w:rPr>
        <w:t xml:space="preserve"> והיינו במבוי סתום [ולא במפולש שהוא דלא כחנניה </w:t>
      </w:r>
      <w:r w:rsidRPr="006F178A">
        <w:rPr>
          <w:rStyle w:val="2fb"/>
          <w:rFonts w:ascii="Fb Fontext" w:hAnsi="Fb Fontext"/>
          <w:rtl/>
        </w:rPr>
        <w:t xml:space="preserve">ות"ק</w:t>
      </w:r>
      <w:r w:rsidRPr="006F178A">
        <w:rPr>
          <w:rFonts w:ascii="Fb Fontext" w:hAnsi="Fb Fontext"/>
          <w:rtl/>
        </w:rPr>
        <w:t xml:space="preserve">]</w:t>
      </w:r>
    </w:p>
    <w:p w:rsidR="005851B8" w:rsidRDefault="005851B8" w:rsidP="005851B8">
      <w:pPr>
        <w:rPr>
          <w:rtl/>
        </w:rPr>
      </w:pPr>
      <w:r w:rsidRPr="006F178A">
        <w:rPr>
          <w:rtl/>
        </w:rPr>
        <w:t xml:space="preserve">ולב"ש </w:t>
      </w:r>
      <w:r w:rsidRPr="006F178A">
        <w:rPr>
          <w:rtl/>
        </w:rPr>
        <w:t xml:space="preserve">לא</w:t>
      </w:r>
      <w:r w:rsidRPr="006F178A">
        <w:rPr>
          <w:rtl/>
        </w:rPr>
        <w:t xml:space="preserve"> דד' מחיצות דאור</w:t>
      </w:r>
      <w:r w:rsidRPr="006F178A">
        <w:rPr>
          <w:rFonts w:hint="cs"/>
          <w:rtl/>
        </w:rPr>
        <w:t>י</w:t>
      </w:r>
      <w:r w:rsidRPr="006F178A">
        <w:rPr>
          <w:rtl/>
        </w:rPr>
        <w:t xml:space="preserve">יתא אלא דלזרוק </w:t>
      </w:r>
      <w:r w:rsidRPr="006F178A">
        <w:rPr>
          <w:rStyle w:val="2fb"/>
          <w:rtl/>
        </w:rPr>
        <w:t xml:space="preserve">מרה"ר</w:t>
      </w:r>
      <w:r w:rsidRPr="006F178A">
        <w:rPr>
          <w:rtl/>
        </w:rPr>
        <w:t xml:space="preserve"> לשם משלש הוא דמחייב,</w:t>
      </w:r>
    </w:p>
    <w:p w:rsidR="005851B8" w:rsidRPr="009757B9" w:rsidRDefault="005851B8" w:rsidP="005851B8">
      <w:pPr>
        <w:rPr>
          <w:rFonts w:cs="Guttman Vilna"/>
          <w:b/>
          <w:bCs/>
          <w:rtl/>
        </w:rPr>
      </w:pPr>
      <w:r w:rsidRPr="006F178A">
        <w:rPr>
          <w:rtl/>
        </w:rPr>
        <w:t xml:space="preserve">אבל לטלטל גזור עד </w:t>
      </w:r>
      <w:ins w:id="90668" w:author="מנוע מכני" w:date="2026-10-11T12:04:40Z">
        <w:r>
          <w:rPr>
            <w:rtl/>
          </w:rPr>
          <w:t xml:space="preserve">דיש</w:t>
        </w:r>
      </w:ins>
      <w:del w:id="90669" w:author="מנוע מכני" w:date="2026-10-11T12:04:40Z">
        <w:r w:rsidRPr="006F178A">
          <w:rPr>
            <w:rtl/>
          </w:rPr>
          <w:delText xml:space="preserve">דאיכא</w:delText>
        </w:r>
      </w:del>
      <w:r w:rsidRPr="006F178A">
        <w:rPr>
          <w:rtl/>
        </w:rPr>
        <w:t xml:space="preserve"> ארבע.</w:t>
      </w:r>
    </w:p>
    <w:p w:rsidR="005851B8" w:rsidRPr="00B3644D" w:rsidRDefault="005851B8" w:rsidP="005851B8">
      <w:pPr>
        <w:rPr>
          <w:spacing w:val="-2"/>
          <w:rtl/>
        </w:rPr>
      </w:pPr>
      <w:r w:rsidRPr="00B3644D">
        <w:rPr>
          <w:spacing w:val="-2"/>
          <w:rtl/>
        </w:rPr>
        <w:t xml:space="preserve">ולב"ה </w:t>
      </w:r>
      <w:r w:rsidRPr="00B3644D">
        <w:rPr>
          <w:spacing w:val="-2"/>
          <w:rtl/>
        </w:rPr>
        <w:t xml:space="preserve">לא</w:t>
      </w:r>
      <w:r w:rsidRPr="00B3644D">
        <w:rPr>
          <w:spacing w:val="-2"/>
          <w:rtl/>
        </w:rPr>
        <w:t xml:space="preserve"> דג' מחצות דאורייתא, אלא לזרוק משנים מחייב ולטלטל גזור רבנן עד </w:t>
      </w:r>
      <w:ins w:id="90670" w:author="מנוע מכני" w:date="2026-10-11T12:04:40Z">
        <w:r>
          <w:rPr>
            <w:spacing w:val="-2"/>
            <w:rtl/>
          </w:rPr>
          <w:t xml:space="preserve">דיש</w:t>
        </w:r>
      </w:ins>
      <w:del w:id="90671" w:author="מנוע מכני" w:date="2026-10-11T12:04:40Z">
        <w:r w:rsidRPr="00B3644D">
          <w:rPr>
            <w:spacing w:val="-2"/>
            <w:rtl/>
          </w:rPr>
          <w:delText xml:space="preserve">דאיכא</w:delText>
        </w:r>
      </w:del>
      <w:r w:rsidRPr="00B3644D">
        <w:rPr>
          <w:spacing w:val="-2"/>
          <w:rtl/>
        </w:rPr>
        <w:t xml:space="preserve"> שלוש.</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יב.</w:t>
      </w:r>
    </w:p>
    <w:p w:rsidR="005851B8" w:rsidRDefault="005851B8" w:rsidP="005851B8">
      <w:pPr>
        <w:rPr>
          <w:rFonts w:ascii="Fb Fontext" w:hAnsi="Fb Fontext"/>
          <w:rtl/>
        </w:rPr>
      </w:pPr>
      <w:r w:rsidRPr="006F178A">
        <w:rPr>
          <w:rStyle w:val="2fb"/>
          <w:rFonts w:ascii="Fb Fontext" w:hAnsi="Fb Fontext"/>
          <w:rtl/>
        </w:rPr>
        <w:t xml:space="preserve">ר"א</w:t>
      </w:r>
      <w:r w:rsidRPr="006F178A">
        <w:rPr>
          <w:rStyle w:val="afffe"/>
          <w:rFonts w:ascii="Fb Fontext" w:hAnsi="Fb Fontext"/>
          <w:rtl/>
        </w:rPr>
        <w:t xml:space="preserve"> לחיין.</w:t>
      </w:r>
      <w:r w:rsidRPr="006F178A">
        <w:rPr>
          <w:rStyle w:val="afffe"/>
          <w:rFonts w:ascii="Fb Fontext" w:hAnsi="Fb Fontext" w:hint="cs"/>
          <w:rtl/>
        </w:rPr>
        <w:t xml:space="preserve"> </w:t>
      </w:r>
      <w:r w:rsidRPr="006F178A">
        <w:rPr>
          <w:rFonts w:ascii="Fb Fontext" w:hAnsi="Fb Fontext"/>
          <w:rtl/>
        </w:rPr>
        <w:t>ובפשטות היינו עם קורה</w:t>
      </w:r>
    </w:p>
    <w:p w:rsidR="005851B8" w:rsidRPr="006F178A" w:rsidRDefault="005851B8" w:rsidP="005851B8">
      <w:pPr>
        <w:rPr>
          <w:rtl/>
        </w:rPr>
      </w:pPr>
      <w:r w:rsidRPr="006F178A">
        <w:rPr>
          <w:rtl/>
        </w:rPr>
        <w:t>וכהה</w:t>
      </w:r>
      <w:r w:rsidRPr="006F178A">
        <w:rPr>
          <w:rFonts w:hint="cs"/>
          <w:rtl/>
        </w:rPr>
        <w:t>ו</w:t>
      </w:r>
      <w:r w:rsidRPr="006F178A">
        <w:rPr>
          <w:rtl/>
        </w:rPr>
        <w:t xml:space="preserve">א מעשה שהלך </w:t>
      </w:r>
      <w:r w:rsidRPr="006F178A">
        <w:rPr>
          <w:rStyle w:val="2fb"/>
          <w:rtl/>
        </w:rPr>
        <w:t xml:space="preserve">לרבי</w:t>
      </w:r>
      <w:r w:rsidRPr="006F178A">
        <w:rPr>
          <w:rtl/>
        </w:rPr>
        <w:t xml:space="preserve"> פרידא תלמידו לאובלין </w:t>
      </w:r>
      <w:r w:rsidRPr="006F178A">
        <w:rPr>
          <w:rtl/>
        </w:rPr>
        <w:t xml:space="preserve">וא"ל</w:t>
      </w:r>
      <w:r w:rsidRPr="006F178A">
        <w:rPr>
          <w:rtl/>
        </w:rPr>
        <w:t xml:space="preserve"> שיעשה שני לחיין יסתם ומה בכך.</w:t>
      </w:r>
    </w:p>
    <w:p w:rsidR="005851B8" w:rsidRDefault="005851B8" w:rsidP="005851B8">
      <w:pPr>
        <w:rPr>
          <w:rtl/>
        </w:rPr>
      </w:pPr>
      <w:r w:rsidRPr="006F178A">
        <w:rPr>
          <w:rtl/>
        </w:rPr>
        <w:t xml:space="preserve">[ודחתה הגמ' דכוונת </w:t>
      </w:r>
      <w:r w:rsidRPr="006F178A">
        <w:rPr>
          <w:rStyle w:val="2fb"/>
          <w:rtl/>
        </w:rPr>
        <w:t xml:space="preserve">ר"א</w:t>
      </w:r>
      <w:r w:rsidRPr="006F178A">
        <w:rPr>
          <w:rtl/>
        </w:rPr>
        <w:t xml:space="preserve"> דוכי לסותמו בשני לחיין אני צריך]</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rtl/>
        </w:rPr>
      </w:pPr>
      <w:r w:rsidRPr="006F178A">
        <w:rPr>
          <w:rStyle w:val="afffe"/>
          <w:rFonts w:ascii="Fb Fontext" w:hAnsi="Fb Fontext"/>
          <w:rtl/>
        </w:rPr>
        <w:t>המשך הברייתא.</w:t>
      </w:r>
    </w:p>
    <w:p w:rsidR="005851B8" w:rsidRPr="009757B9" w:rsidRDefault="005851B8" w:rsidP="005851B8">
      <w:pPr>
        <w:rPr>
          <w:rFonts w:cs="Guttman Vilna"/>
          <w:b/>
          <w:bCs/>
          <w:rtl/>
        </w:rPr>
      </w:pPr>
      <w:r w:rsidRPr="006F178A">
        <w:rPr>
          <w:rStyle w:val="2fb"/>
          <w:rtl/>
        </w:rPr>
        <w:t xml:space="preserve">רשב"ג</w:t>
      </w:r>
      <w:r w:rsidRPr="006F178A">
        <w:rPr>
          <w:rtl/>
        </w:rPr>
        <w:t xml:space="preserve"> </w:t>
      </w:r>
      <w:r w:rsidRPr="006F178A">
        <w:rPr>
          <w:rtl/>
        </w:rPr>
        <w:t xml:space="preserve">לא</w:t>
      </w:r>
      <w:r w:rsidRPr="006F178A">
        <w:rPr>
          <w:rtl/>
        </w:rPr>
        <w:t xml:space="preserve"> נחלקו </w:t>
      </w:r>
      <w:r w:rsidRPr="006F178A">
        <w:rPr>
          <w:rtl/>
        </w:rPr>
        <w:t xml:space="preserve">ב"ש</w:t>
      </w:r>
      <w:r w:rsidRPr="006F178A">
        <w:rPr>
          <w:rtl/>
        </w:rPr>
        <w:t xml:space="preserve"> ובית הלל על מבוי שהוא פחות מארבע אמות - שאינו צריך כלום.</w:t>
      </w:r>
    </w:p>
    <w:p w:rsidR="005851B8" w:rsidRPr="009757B9" w:rsidRDefault="005851B8" w:rsidP="005851B8">
      <w:pPr>
        <w:rPr>
          <w:rFonts w:cs="Guttman Vilna"/>
          <w:b/>
          <w:bCs/>
          <w:rtl/>
        </w:rPr>
      </w:pPr>
      <w:r w:rsidRPr="006F178A">
        <w:rPr>
          <w:rtl/>
        </w:rPr>
        <w:lastRenderedPageBreak/>
        <w:t>ונחלקו - על רחב מארבע אמות ועד עשר. דלב"ש לחי וקורה, ולב"ה או לחי או קורה.</w:t>
      </w:r>
    </w:p>
    <w:p w:rsidR="005851B8" w:rsidRDefault="005851B8" w:rsidP="005851B8">
      <w:pPr>
        <w:rPr>
          <w:rtl/>
        </w:rPr>
      </w:pPr>
      <w:r w:rsidRPr="006F178A">
        <w:rPr>
          <w:rtl/>
        </w:rPr>
        <w:t xml:space="preserve">והא דתלמיד של </w:t>
      </w:r>
      <w:r w:rsidRPr="006F178A">
        <w:rPr>
          <w:rStyle w:val="2fb"/>
          <w:rtl/>
        </w:rPr>
        <w:t xml:space="preserve">ר"י</w:t>
      </w:r>
      <w:r w:rsidRPr="006F178A">
        <w:rPr>
          <w:rtl/>
        </w:rPr>
        <w:t xml:space="preserve"> </w:t>
      </w:r>
      <w:r w:rsidRPr="006F178A">
        <w:rPr>
          <w:rtl/>
        </w:rPr>
        <w:t xml:space="preserve">אמר</w:t>
      </w:r>
      <w:r w:rsidRPr="006F178A">
        <w:rPr>
          <w:rtl/>
        </w:rPr>
        <w:t xml:space="preserve"> היינו דאינו צריך לחי וקורה כב"ש, ולא לחיין </w:t>
      </w:r>
      <w:ins w:id="90106" w:author="מנוע מכני" w:date="2026-10-11T12:04:40Z">
        <w:r>
          <w:rPr>
            <w:rStyle w:val="2fb"/>
            <w:rtl/>
          </w:rPr>
          <w:t xml:space="preserve">כר"א</w:t>
        </w:r>
      </w:ins>
      <w:del w:id="90107" w:author="מנוע מכני" w:date="2026-10-11T12:04:40Z">
        <w:r w:rsidRPr="006F178A">
          <w:rPr>
            <w:rtl/>
          </w:rPr>
          <w:delText xml:space="preserve">כרבי אליעזר</w:delText>
        </w:r>
      </w:del>
      <w:r w:rsidRPr="006F178A">
        <w:rPr>
          <w:rtl/>
        </w:rPr>
        <w:t xml:space="preserve">,</w:t>
      </w:r>
    </w:p>
    <w:p>
      <w:pPr>
        <w:pStyle w:val="38"/>
        <w:rPr>
          <w:ins w:id="94909" w:author="מנוע מכני" w:date="2026-10-11T12:04:40Z"/>
        </w:rPr>
      </w:pPr>
      <w:r w:rsidRPr="006F178A">
        <w:t xml:space="preserve">אלא:</w:t>
      </w:r>
    </w:p>
    <w:p w:rsidR="005851B8" w:rsidRPr="009757B9" w:rsidRDefault="005851B8" w:rsidP="005851B8">
      <w:pPr>
        <w:rPr>
          <w:rFonts w:cs="Guttman Vilna"/>
          <w:b/>
          <w:bCs/>
          <w:rtl/>
        </w:rPr>
      </w:pPr>
      <w:del w:id="94910" w:author="מנוע מכני" w:date="2026-10-11T12:04:40Z">
        <w:r w:rsidRPr="006F178A">
          <w:rPr>
            <w:rtl/>
          </w:rPr>
          <w:delText xml:space="preserve"> </w:delText>
        </w:r>
      </w:del>
      <w:r w:rsidRPr="006F178A">
        <w:rPr>
          <w:rtl/>
        </w:rPr>
        <w:t xml:space="preserve">או לחי או קורה כב"ה.</w:t>
      </w:r>
      <w:r w:rsidRPr="006F178A">
        <w:rPr>
          <w:rFonts w:hint="cs"/>
          <w:rtl/>
        </w:rPr>
        <w:t xml:space="preserve"> </w:t>
      </w:r>
      <w:r w:rsidRPr="006F178A">
        <w:rPr>
          <w:rtl/>
        </w:rPr>
        <w:t>ופחות מד"ט אינו צריך כלום.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55" w:author="קלוד" w:date="2026-10-11T12:24:08Z"/>
        </w:rPr>
      </w:pPr>
      <w:ins w:id="90656" w:author="קלוד" w:date="2026-10-11T12:24:08Z">
        <w:r>
          <w:rPr>
            <w:color w:val="7B3F00"/>
          </w:rPr>
          <w:t xml:space="preserve">פסי חצר - מודים חכמים לר"א בשני פסין</w:t>
        </w:r>
      </w:ins>
    </w:p>
    <w:p w:rsidR="005851B8" w:rsidRDefault="005851B8" w:rsidP="005851B8">
      <w:pPr>
        <w:rPr>
          <w:rFonts w:ascii="Fb Fontext" w:hAnsi="Fb Fontext"/>
          <w:rtl/>
        </w:rPr>
      </w:pPr>
      <w:r w:rsidRPr="006F178A">
        <w:rPr>
          <w:rStyle w:val="2fb"/>
          <w:rFonts w:ascii="Fb Fontext" w:hAnsi="Fb Fontext"/>
          <w:rtl/>
        </w:rPr>
        <w:t xml:space="preserve">ר"ש</w:t>
      </w:r>
      <w:r w:rsidRPr="006F178A">
        <w:rPr>
          <w:rFonts w:ascii="Fb Fontext" w:hAnsi="Fb Fontext"/>
          <w:rtl/>
        </w:rPr>
        <w:t xml:space="preserve"> </w:t>
      </w:r>
      <w:r w:rsidRPr="006F178A">
        <w:rPr>
          <w:rStyle w:val="2fb"/>
          <w:rFonts w:ascii="Fb Fontext" w:hAnsi="Fb Fontext"/>
          <w:rtl/>
        </w:rPr>
        <w:t xml:space="preserve">מריב"א</w:t>
      </w:r>
      <w:r w:rsidRPr="006F178A">
        <w:rPr>
          <w:rFonts w:ascii="Fb Fontext" w:hAnsi="Fb Fontext"/>
          <w:rtl/>
        </w:rPr>
        <w:t xml:space="preserve"> </w:t>
      </w:r>
      <w:r w:rsidRPr="006F178A">
        <w:rPr>
          <w:rStyle w:val="2fb"/>
          <w:rFonts w:ascii="Fb Fontext" w:hAnsi="Fb Fontext"/>
          <w:rtl/>
        </w:rPr>
        <w:t xml:space="preserve">מרב</w:t>
      </w:r>
      <w:r w:rsidRPr="006F178A">
        <w:rPr>
          <w:rFonts w:ascii="Fb Fontext" w:hAnsi="Fb Fontext"/>
          <w:rtl/>
        </w:rPr>
        <w:t xml:space="preserve"> מודים חכמים </w:t>
      </w:r>
      <w:ins w:id="90108" w:author="מנוע מכני" w:date="2026-10-11T12:04:40Z">
        <w:r>
          <w:rPr>
            <w:rStyle w:val="2fb"/>
            <w:rFonts w:ascii="Fb Fontext" w:hAnsi="Fb Fontext"/>
            <w:rtl/>
          </w:rPr>
          <w:t xml:space="preserve">לר"א</w:t>
        </w:r>
      </w:ins>
      <w:del w:id="90109" w:author="מנוע מכני" w:date="2026-10-11T12:04:40Z">
        <w:r w:rsidRPr="006F178A">
          <w:rPr>
            <w:rFonts w:ascii="Fb Fontext" w:hAnsi="Fb Fontext"/>
            <w:rtl/>
          </w:rPr>
          <w:delText xml:space="preserve">לרבי אליעזר</w:delText>
        </w:r>
      </w:del>
      <w:r w:rsidRPr="006F178A">
        <w:rPr>
          <w:rFonts w:ascii="Fb Fontext" w:hAnsi="Fb Fontext"/>
          <w:rtl/>
        </w:rPr>
        <w:t xml:space="preserve"> בפסי חצר [שנפרצה למקום האסור לה]</w:t>
      </w:r>
    </w:p>
    <w:p w:rsidR="005851B8" w:rsidRPr="006F178A" w:rsidRDefault="005851B8" w:rsidP="005851B8">
      <w:pPr>
        <w:rPr>
          <w:rtl/>
        </w:rPr>
      </w:pPr>
      <w:r w:rsidRPr="006F178A">
        <w:rPr>
          <w:rStyle w:val="2fb"/>
          <w:rtl/>
        </w:rPr>
        <w:t xml:space="preserve">ר"נ</w:t>
      </w:r>
      <w:r w:rsidRPr="006F178A">
        <w:rPr>
          <w:rtl/>
        </w:rPr>
        <w:t xml:space="preserve"> הלכה </w:t>
      </w:r>
      <w:ins w:id="90110" w:author="מנוע מכני" w:date="2026-10-11T12:04:40Z">
        <w:r>
          <w:rPr>
            <w:rStyle w:val="2fb"/>
            <w:rtl/>
          </w:rPr>
          <w:t xml:space="preserve">כר"א</w:t>
        </w:r>
      </w:ins>
      <w:del w:id="90111" w:author="מנוע מכני" w:date="2026-10-11T12:04:40Z">
        <w:r w:rsidRPr="006F178A">
          <w:rPr>
            <w:rtl/>
          </w:rPr>
          <w:delText xml:space="preserve">כרבי אליעזר</w:delText>
        </w:r>
      </w:del>
      <w:r w:rsidRPr="006F178A">
        <w:rPr>
          <w:rtl/>
        </w:rPr>
        <w:t xml:space="preserve"> בפסי חצר.</w:t>
      </w:r>
    </w:p>
    <w:p w:rsidR="005851B8" w:rsidRPr="006F178A" w:rsidRDefault="005851B8" w:rsidP="005851B8">
      <w:pPr>
        <w:rPr>
          <w:rtl/>
        </w:rPr>
      </w:pPr>
      <w:r w:rsidRPr="006F178A">
        <w:rPr>
          <w:rStyle w:val="2fb"/>
          <w:rFonts w:ascii="Fb Fontext" w:hAnsi="Fb Fontext"/>
          <w:sz w:val="20"/>
          <w:rtl/>
        </w:rPr>
        <w:t xml:space="preserve">רנב"י</w:t>
      </w:r>
      <w:r w:rsidRPr="006F178A">
        <w:rPr>
          <w:rFonts w:ascii="Fb Fontext" w:hAnsi="Fb Fontext"/>
          <w:sz w:val="20"/>
          <w:rtl/>
        </w:rPr>
        <w:t xml:space="preserve"> היינו </w:t>
      </w:r>
      <w:r w:rsidRPr="006F178A">
        <w:rPr>
          <w:rStyle w:val="2fb"/>
          <w:rFonts w:ascii="Fb Fontext" w:hAnsi="Fb Fontext"/>
          <w:sz w:val="20"/>
          <w:rtl/>
        </w:rPr>
        <w:t xml:space="preserve">רבי</w:t>
      </w:r>
      <w:r w:rsidRPr="006F178A">
        <w:rPr>
          <w:rFonts w:ascii="Fb Fontext" w:hAnsi="Fb Fontext"/>
          <w:sz w:val="20"/>
          <w:rtl/>
        </w:rPr>
        <w:t xml:space="preserve"> דרבנן </w:t>
      </w:r>
      <w:ins w:id="90672" w:author="מנוע מכני" w:date="2026-10-11T12:04:40Z">
        <w:r>
          <w:rPr>
            <w:rFonts w:ascii="Fb Fontext" w:hAnsi="Fb Fontext"/>
            <w:sz w:val="20"/>
            <w:rtl/>
          </w:rPr>
          <w:t xml:space="preserve">חלקו</w:t>
        </w:r>
      </w:ins>
      <w:del w:id="90673" w:author="מנוע מכני" w:date="2026-10-11T12:04:40Z">
        <w:r w:rsidRPr="006F178A">
          <w:rPr>
            <w:rFonts w:ascii="Fb Fontext" w:hAnsi="Fb Fontext"/>
            <w:sz w:val="20"/>
            <w:rtl/>
          </w:rPr>
          <w:delText xml:space="preserve">פליגי</w:delText>
        </w:r>
      </w:del>
      <w:r w:rsidRPr="006F178A">
        <w:rPr>
          <w:rFonts w:ascii="Fb Fontext" w:hAnsi="Fb Fontext"/>
          <w:sz w:val="20"/>
          <w:rtl/>
        </w:rPr>
        <w:t xml:space="preserve"> </w:t>
      </w:r>
      <w:ins w:id="92020" w:author="מנוע מכני" w:date="2026-10-11T12:04:40Z">
        <w:r>
          <w:rPr>
            <w:rFonts w:ascii="Fb Fontext" w:hAnsi="Fb Fontext"/>
            <w:sz w:val="20"/>
            <w:rtl/>
          </w:rPr>
          <w:t xml:space="preserve">עליו</w:t>
        </w:r>
      </w:ins>
      <w:del w:id="92021" w:author="מנוע מכני" w:date="2026-10-11T12:04:40Z">
        <w:r w:rsidRPr="006F178A">
          <w:rPr>
            <w:rFonts w:ascii="Fb Fontext" w:hAnsi="Fb Fontext"/>
            <w:sz w:val="20"/>
            <w:rtl/>
          </w:rPr>
          <w:delText xml:space="preserve">עליה</w:delText>
        </w:r>
      </w:del>
      <w:r w:rsidRPr="006F178A">
        <w:rPr>
          <w:rFonts w:ascii="Fb Fontext" w:hAnsi="Fb Fontext"/>
          <w:sz w:val="20"/>
          <w:rtl/>
        </w:rPr>
        <w:t xml:space="preserve"> </w:t>
      </w:r>
      <w:ins w:id="93888" w:author="מנוע מכני" w:date="2026-10-11T12:04:40Z">
        <w:r>
          <w:rPr>
            <w:rFonts w:ascii="Fb Fontext" w:hAnsi="Fb Fontext"/>
            <w:sz w:val="20"/>
            <w:rtl/>
          </w:rPr>
          <w:t xml:space="preserve">וסבר</w:t>
        </w:r>
      </w:ins>
      <w:del w:id="93889" w:author="מנוע מכני" w:date="2026-10-11T12:04:40Z">
        <w:r w:rsidRPr="006F178A">
          <w:rPr>
            <w:rFonts w:ascii="Fb Fontext" w:hAnsi="Fb Fontext"/>
            <w:sz w:val="20"/>
            <w:rtl/>
          </w:rPr>
          <w:delText xml:space="preserve">וס"ל</w:delText>
        </w:r>
      </w:del>
      <w:r w:rsidRPr="006F178A">
        <w:rPr>
          <w:rFonts w:ascii="Fb Fontext" w:hAnsi="Fb Fontext"/>
          <w:sz w:val="20"/>
          <w:rtl/>
        </w:rPr>
        <w:t xml:space="preserve"> דסגי בפס אחד.</w:t>
      </w:r>
    </w:p>
    <w:p>
      <w:pPr>
        <w:pStyle w:val="38"/>
        <w:rPr>
          <w:ins w:id="94911" w:author="מנוע מכני" w:date="2026-10-11T12:04:40Z"/>
        </w:rPr>
      </w:pPr>
      <w:r w:rsidRPr="00132755">
        <w:t xml:space="preserve">הך</w:t>
      </w:r>
    </w:p>
    <w:p w:rsidR="005851B8" w:rsidRPr="00132755" w:rsidRDefault="005851B8" w:rsidP="005851B8">
      <w:pPr>
        <w:rPr>
          <w:spacing w:val="-4"/>
          <w:rtl/>
        </w:rPr>
      </w:pPr>
      <w:del w:id="94912" w:author="מנוע מכני" w:date="2026-10-11T12:04:40Z">
        <w:r w:rsidRPr="00132755">
          <w:rPr>
            <w:rFonts w:ascii="Fb Fontext" w:hAnsi="Fb Fontext"/>
            <w:spacing w:val="-4"/>
            <w:rtl/>
          </w:rPr>
          <w:delText xml:space="preserve"> </w:delText>
        </w:r>
      </w:del>
      <w:ins w:id="90112" w:author="מנוע מכני" w:date="2026-10-11T12:04:40Z">
        <w:r>
          <w:rPr>
            <w:rStyle w:val="2fb"/>
            <w:rFonts w:ascii="Fb Fontext" w:hAnsi="Fb Fontext"/>
            <w:spacing w:val="-4"/>
            <w:rtl/>
          </w:rPr>
          <w:t xml:space="preserve">דרי"ו</w:t>
        </w:r>
      </w:ins>
      <w:del w:id="90113" w:author="מנוע מכני" w:date="2026-10-11T12:04:40Z">
        <w:r w:rsidRPr="00132755">
          <w:rPr>
            <w:rFonts w:ascii="Fb Fontext" w:hAnsi="Fb Fontext"/>
            <w:spacing w:val="-4"/>
            <w:rtl/>
          </w:rPr>
          <w:delText xml:space="preserve">דרבי יוחנן</w:delText>
        </w:r>
      </w:del>
      <w:r w:rsidRPr="00132755">
        <w:rPr>
          <w:rFonts w:ascii="Fb Fontext" w:hAnsi="Fb Fontext"/>
          <w:spacing w:val="-4"/>
          <w:rtl/>
        </w:rPr>
        <w:t xml:space="preserve"> דבעי' שני פסין היינו מרוח אחת, אבל בשתי רוחות סגי במשהו לכאן ומשהו לכאן.</w:t>
      </w:r>
    </w:p>
    <w:p w:rsidR="005851B8" w:rsidRDefault="005851B8" w:rsidP="005851B8">
      <w:pPr>
        <w:rPr>
          <w:rtl/>
        </w:rPr>
      </w:pPr>
      <w:r w:rsidRPr="006F178A">
        <w:rPr>
          <w:rtl/>
        </w:rPr>
        <w:t xml:space="preserve">[</w:t>
      </w:r>
      <w:ins w:id="90674" w:author="מנוע מכני" w:date="2026-10-11T12:04:40Z">
        <w:r>
          <w:rPr>
            <w:rtl/>
          </w:rPr>
          <w:t xml:space="preserve">שהרי</w:t>
        </w:r>
      </w:ins>
      <w:del w:id="90675" w:author="מנוע מכני" w:date="2026-10-11T12:04:40Z">
        <w:r w:rsidRPr="006F178A">
          <w:rPr>
            <w:rtl/>
          </w:rPr>
          <w:delText xml:space="preserve">דהא</w:delText>
        </w:r>
      </w:del>
      <w:r w:rsidRPr="006F178A">
        <w:rPr>
          <w:rtl/>
        </w:rPr>
        <w:t xml:space="preserve"> קטנה בעשר וגדולה באחת עשרה א"א יותר מג"ט לכל חצר]</w:t>
      </w:r>
    </w:p>
    <w:p>
      <w:pPr>
        <w:pStyle w:val="38"/>
        <w:rPr>
          <w:ins w:id="94913" w:author="מנוע מכני" w:date="2026-10-11T12:04:40Z"/>
        </w:rPr>
      </w:pPr>
      <w:r w:rsidRPr="006F178A">
        <w:t xml:space="preserve">והך</w:t>
      </w:r>
    </w:p>
    <w:p w:rsidR="005851B8" w:rsidRPr="006F178A" w:rsidRDefault="005851B8" w:rsidP="005851B8">
      <w:pPr>
        <w:rPr>
          <w:rtl/>
        </w:rPr>
      </w:pPr>
      <w:del w:id="94914" w:author="מנוע מכני" w:date="2026-10-11T12:04:40Z">
        <w:r w:rsidRPr="006F178A">
          <w:rPr>
            <w:rtl/>
          </w:rPr>
          <w:delText xml:space="preserve"> </w:delText>
        </w:r>
      </w:del>
      <w:r w:rsidRPr="006F178A">
        <w:rPr>
          <w:rtl/>
        </w:rPr>
        <w:t xml:space="preserve">דבעי' שני פסין היינו </w:t>
      </w:r>
      <w:r w:rsidRPr="006F178A">
        <w:rPr>
          <w:rStyle w:val="2fb"/>
          <w:rtl/>
        </w:rPr>
        <w:t xml:space="preserve">כרבי</w:t>
      </w:r>
      <w:r w:rsidRPr="006F178A">
        <w:rPr>
          <w:rtl/>
        </w:rPr>
        <w:t xml:space="preserve"> דפליג אחכמים </w:t>
      </w:r>
      <w:ins w:id="93890" w:author="מנוע מכני" w:date="2026-10-11T12:04:40Z">
        <w:r>
          <w:rPr>
            <w:rtl/>
          </w:rPr>
          <w:t xml:space="preserve">וסבר</w:t>
        </w:r>
      </w:ins>
      <w:del w:id="93891" w:author="מנוע מכני" w:date="2026-10-11T12:04:40Z">
        <w:r w:rsidRPr="006F178A">
          <w:rPr>
            <w:rtl/>
          </w:rPr>
          <w:delText xml:space="preserve">וס"ל</w:delText>
        </w:r>
      </w:del>
      <w:r w:rsidRPr="006F178A">
        <w:rPr>
          <w:rtl/>
        </w:rPr>
        <w:t xml:space="preserve"> </w:t>
      </w:r>
      <w:r w:rsidRPr="006F178A">
        <w:rPr>
          <w:rStyle w:val="2fb"/>
          <w:rtl/>
        </w:rPr>
        <w:t xml:space="preserve">כרבי יוסי</w:t>
      </w:r>
      <w:r w:rsidRPr="006F178A">
        <w:rPr>
          <w:rtl/>
        </w:rPr>
        <w:t xml:space="preserve"> דסגי בג' טפחים.</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אריא"ש</w:t>
      </w:r>
      <w:r w:rsidRPr="006F178A">
        <w:rPr>
          <w:rtl/>
        </w:rPr>
        <w:t xml:space="preserve"> חצר ניתרת בפס אחד.</w:t>
      </w:r>
    </w:p>
    <w:p w:rsidR="005851B8" w:rsidRPr="006F178A" w:rsidRDefault="005851B8" w:rsidP="005851B8">
      <w:pPr>
        <w:rPr>
          <w:rtl/>
        </w:rPr>
      </w:pPr>
      <w:r w:rsidRPr="006F178A">
        <w:rPr>
          <w:rStyle w:val="2fb"/>
          <w:rtl/>
        </w:rPr>
        <w:t xml:space="preserve">רב</w:t>
      </w:r>
      <w:r w:rsidRPr="006F178A">
        <w:rPr>
          <w:rtl/>
        </w:rPr>
        <w:t xml:space="preserve"> חנניא בר שילא שמע </w:t>
      </w:r>
      <w:r w:rsidRPr="006F178A">
        <w:rPr>
          <w:rStyle w:val="2fb"/>
          <w:rtl/>
        </w:rPr>
        <w:t xml:space="preserve">משמואל</w:t>
      </w:r>
      <w:r w:rsidRPr="006F178A">
        <w:rPr>
          <w:rtl/>
        </w:rPr>
        <w:t xml:space="preserve"> דאו ברוב דופן או בשני פסין דווקא בלשון ים הנכנס לחצר דהקלו חכמים במים.</w:t>
      </w:r>
    </w:p>
    <w:p w:rsidR="005851B8" w:rsidRPr="006F178A" w:rsidRDefault="005851B8" w:rsidP="005851B8">
      <w:pPr>
        <w:rPr>
          <w:rStyle w:val="afffe"/>
          <w:rFonts w:ascii="Fb Fontext" w:hAnsi="Fb Fontext"/>
          <w:b/>
          <w:rtl/>
        </w:rPr>
      </w:pPr>
      <w:r w:rsidRPr="006F178A">
        <w:rPr>
          <w:rtl/>
        </w:rPr>
        <w:t>וכד</w:t>
      </w:r>
      <w:r>
        <w:rPr>
          <w:rtl/>
        </w:rPr>
        <w:t>חזי'</w:t>
      </w:r>
      <w:r w:rsidRPr="006F178A">
        <w:rPr>
          <w:rtl/>
        </w:rPr>
        <w:t xml:space="preserve"> דבמחיצה התלויה בחורבה מתרת רק במים וקל הוא שהקלו חכמים במים.</w:t>
      </w:r>
    </w:p>
    <w:p>
      <w:pPr>
        <w:pStyle w:val="38"/>
        <w:rPr>
          <w:ins w:id="94915" w:author="מנוע מכני" w:date="2026-10-11T12:04:40Z"/>
        </w:rPr>
      </w:pPr>
      <w:r w:rsidRPr="00132755">
        <w:t>א.</w:t>
      </w:r>
      <w:r w:rsidRPr="00132755">
        <w:t xml:space="preserve"> והך</w:t>
      </w:r>
    </w:p>
    <w:p w:rsidR="005851B8" w:rsidRPr="00132755" w:rsidRDefault="005851B8" w:rsidP="005851B8">
      <w:pPr>
        <w:rPr>
          <w:spacing w:val="-4"/>
          <w:rtl/>
        </w:rPr>
      </w:pPr>
      <w:del w:id="94916" w:author="מנוע מכני" w:date="2026-10-11T12:04:40Z">
        <w:r w:rsidRPr="00132755">
          <w:rPr>
            <w:spacing w:val="-4"/>
            <w:rtl/>
          </w:rPr>
          <w:delText xml:space="preserve"> </w:delText>
        </w:r>
      </w:del>
      <w:r w:rsidRPr="00132755">
        <w:rPr>
          <w:spacing w:val="-4"/>
          <w:rtl/>
        </w:rPr>
        <w:t xml:space="preserve">סתירה </w:t>
      </w:r>
      <w:ins w:id="92022" w:author="מנוע מכני" w:date="2026-10-11T12:04:40Z">
        <w:r>
          <w:rPr>
            <w:spacing w:val="-4"/>
            <w:rtl/>
          </w:rPr>
          <w:t xml:space="preserve">משמו</w:t>
        </w:r>
      </w:ins>
      <w:del w:id="92023" w:author="מנוע מכני" w:date="2026-10-11T12:04:40Z">
        <w:r w:rsidRPr="00132755">
          <w:rPr>
            <w:spacing w:val="-4"/>
            <w:rtl/>
          </w:rPr>
          <w:delText xml:space="preserve">משמיה</w:delText>
        </w:r>
      </w:del>
      <w:r w:rsidRPr="00132755">
        <w:rPr>
          <w:spacing w:val="-4"/>
          <w:rtl/>
        </w:rPr>
        <w:t xml:space="preserve"> </w:t>
      </w:r>
      <w:r w:rsidRPr="00132755">
        <w:rPr>
          <w:rStyle w:val="2fb"/>
          <w:spacing w:val="-4"/>
          <w:rtl/>
        </w:rPr>
        <w:t xml:space="preserve">דשמואל</w:t>
      </w:r>
      <w:r w:rsidRPr="00132755">
        <w:rPr>
          <w:spacing w:val="-4"/>
          <w:rtl/>
        </w:rPr>
        <w:t xml:space="preserve"> הא דפס אחד </w:t>
      </w:r>
      <w:ins w:id="92024" w:author="מנוע מכני" w:date="2026-10-11T12:04:40Z">
        <w:r>
          <w:rPr>
            <w:spacing w:val="-4"/>
            <w:rtl/>
          </w:rPr>
          <w:t xml:space="preserve">מאלו</w:t>
        </w:r>
      </w:ins>
      <w:del w:id="92025" w:author="מנוע מכני" w:date="2026-10-11T12:04:40Z">
        <w:r w:rsidRPr="00132755">
          <w:rPr>
            <w:spacing w:val="-4"/>
            <w:rtl/>
          </w:rPr>
          <w:delText xml:space="preserve">מהני</w:delText>
        </w:r>
      </w:del>
      <w:r w:rsidRPr="00132755">
        <w:rPr>
          <w:spacing w:val="-4"/>
          <w:rtl/>
        </w:rPr>
        <w:t xml:space="preserve"> בארבעה, והא משני רוחות במשהו לכל אחד.</w:t>
      </w:r>
    </w:p>
    <w:p w:rsidR="005851B8" w:rsidRPr="009757B9" w:rsidRDefault="005851B8" w:rsidP="005851B8">
      <w:pPr>
        <w:rPr>
          <w:rFonts w:ascii="Fb Fontext" w:hAnsi="Fb Fontext" w:cs="Guttman Vilna"/>
          <w:b/>
          <w:bCs/>
          <w:sz w:val="20"/>
          <w:rtl/>
        </w:rPr>
      </w:pPr>
      <w:r w:rsidRPr="006F178A">
        <w:rPr>
          <w:rStyle w:val="2fb"/>
          <w:rFonts w:ascii="Fb Fontext" w:hAnsi="Fb Fontext"/>
          <w:sz w:val="20"/>
          <w:rtl/>
        </w:rPr>
        <w:t xml:space="preserve">ולר"פ</w:t>
      </w:r>
      <w:r w:rsidRPr="006F178A">
        <w:rPr>
          <w:rFonts w:ascii="Fb Fontext" w:hAnsi="Fb Fontext"/>
          <w:sz w:val="20"/>
          <w:rtl/>
        </w:rPr>
        <w:t xml:space="preserve"> דהקשה </w:t>
      </w:r>
      <w:ins w:id="90037" w:author="Claude - סמנטי" w:date="2026-10-11T12:19:31Z">
        <w:r>
          <w:rPr>
            <w:rFonts w:ascii="Fb Fontext" w:hAnsi="Fb Fontext"/>
            <w:sz w:val="20"/>
            <w:rtl/>
          </w:rPr>
          <w:t xml:space="preserve">על ברייתא</w:t>
        </w:r>
      </w:ins>
      <w:del w:id="90038" w:author="Claude - סמנטי" w:date="2026-10-11T12:19:31Z">
        <w:r w:rsidRPr="006F178A">
          <w:rPr>
            <w:rFonts w:ascii="Fb Fontext" w:hAnsi="Fb Fontext"/>
            <w:sz w:val="20"/>
            <w:rtl/>
          </w:rPr>
          <w:delText xml:space="preserve">אברייתא</w:delText>
        </w:r>
      </w:del>
      <w:r w:rsidRPr="006F178A">
        <w:rPr>
          <w:rFonts w:ascii="Fb Fontext" w:hAnsi="Fb Fontext"/>
          <w:sz w:val="20"/>
          <w:rtl/>
        </w:rPr>
        <w:t xml:space="preserve"> דרוב דופן גופא [ד</w:t>
      </w:r>
      <w:r>
        <w:rPr>
          <w:rFonts w:ascii="Fb Fontext" w:hAnsi="Fb Fontext"/>
          <w:sz w:val="20"/>
          <w:rtl/>
        </w:rPr>
        <w:t>אפי'</w:t>
      </w:r>
      <w:r w:rsidRPr="006F178A">
        <w:rPr>
          <w:rFonts w:ascii="Fb Fontext" w:hAnsi="Fb Fontext"/>
          <w:sz w:val="20"/>
          <w:rtl/>
        </w:rPr>
        <w:t xml:space="preserve"> בדופן שבעה משמע דסגי בג' ומשהו] מהך </w:t>
      </w:r>
      <w:r w:rsidRPr="006F178A">
        <w:rPr>
          <w:rStyle w:val="2fb"/>
          <w:rFonts w:ascii="Fb Fontext" w:hAnsi="Fb Fontext"/>
          <w:sz w:val="20"/>
          <w:rtl/>
        </w:rPr>
        <w:t xml:space="preserve">דרב</w:t>
      </w:r>
      <w:r w:rsidRPr="006F178A">
        <w:rPr>
          <w:rFonts w:ascii="Fb Fontext" w:hAnsi="Fb Fontext"/>
          <w:sz w:val="20"/>
          <w:rtl/>
        </w:rPr>
        <w:t xml:space="preserve"> אחלי דבעי ארבעה.</w:t>
      </w:r>
    </w:p>
    <w:p>
      <w:pPr>
        <w:pStyle w:val="38"/>
        <w:rPr>
          <w:ins w:id="94917" w:author="מנוע מכני" w:date="2026-10-11T12:04:40Z"/>
        </w:rPr>
      </w:pPr>
      <w:r w:rsidRPr="00910D80">
        <w:t>אב</w:t>
      </w:r>
      <w:r w:rsidRPr="00910D80">
        <w:t>"</w:t>
      </w:r>
      <w:r w:rsidRPr="00910D80">
        <w:t>א</w:t>
      </w:r>
      <w:r w:rsidRPr="006F178A">
        <w:t xml:space="preserve">:</w:t>
      </w:r>
    </w:p>
    <w:p w:rsidR="005851B8" w:rsidRPr="006F178A" w:rsidRDefault="005851B8" w:rsidP="005851B8">
      <w:pPr>
        <w:rPr>
          <w:rtl/>
        </w:rPr>
      </w:pPr>
      <w:del w:id="94918" w:author="מנוע מכני" w:date="2026-10-11T12:04:40Z">
        <w:r w:rsidRPr="006F178A">
          <w:rPr>
            <w:rFonts w:ascii="Fb Fontext" w:hAnsi="Fb Fontext"/>
            <w:rtl/>
          </w:rPr>
          <w:delText xml:space="preserve"> </w:delText>
        </w:r>
      </w:del>
      <w:r w:rsidRPr="006F178A">
        <w:rPr>
          <w:rFonts w:ascii="Fb Fontext" w:hAnsi="Fb Fontext"/>
          <w:rtl/>
        </w:rPr>
        <w:t xml:space="preserve">כאן - בחצר, כאן - במבוי.</w:t>
      </w:r>
    </w:p>
    <w:p>
      <w:pPr>
        <w:pStyle w:val="38"/>
        <w:rPr>
          <w:ins w:id="94919" w:author="מנוע מכני" w:date="2026-10-11T12:04:40Z"/>
        </w:rPr>
      </w:pPr>
      <w:r w:rsidRPr="006F178A">
        <w:t>ו</w:t>
      </w:r>
      <w:r w:rsidRPr="00910D80">
        <w:t>א</w:t>
      </w:r>
      <w:r w:rsidRPr="00910D80">
        <w:t>ב</w:t>
      </w:r>
      <w:r w:rsidRPr="00910D80">
        <w:t>"</w:t>
      </w:r>
      <w:r w:rsidRPr="00910D80">
        <w:t>א</w:t>
      </w:r>
      <w:r w:rsidRPr="006F178A">
        <w:t xml:space="preserve">:</w:t>
      </w:r>
    </w:p>
    <w:p w:rsidR="005851B8" w:rsidRPr="006F178A" w:rsidRDefault="005851B8" w:rsidP="005851B8">
      <w:pPr>
        <w:rPr>
          <w:rtl/>
        </w:rPr>
      </w:pPr>
      <w:del w:id="94920" w:author="מנוע מכני" w:date="2026-10-11T12:04:40Z">
        <w:r w:rsidRPr="006F178A">
          <w:rPr>
            <w:rtl/>
          </w:rPr>
          <w:delText xml:space="preserve"> </w:delText>
        </w:r>
      </w:del>
      <w:r w:rsidRPr="006F178A">
        <w:rPr>
          <w:rStyle w:val="2fb"/>
          <w:rtl/>
        </w:rPr>
        <w:t xml:space="preserve">דרב</w:t>
      </w:r>
      <w:r w:rsidRPr="006F178A">
        <w:rPr>
          <w:rtl/>
        </w:rPr>
        <w:t xml:space="preserve"> אחלי </w:t>
      </w:r>
      <w:ins w:id="93892" w:author="מנוע מכני" w:date="2026-10-11T12:04:40Z">
        <w:r>
          <w:rPr>
            <w:rtl/>
          </w:rPr>
          <w:t xml:space="preserve">גופו</w:t>
        </w:r>
      </w:ins>
      <w:del w:id="93893" w:author="מנוע מכני" w:date="2026-10-11T12:04:40Z">
        <w:r w:rsidRPr="006F178A">
          <w:rPr>
            <w:rtl/>
          </w:rPr>
          <w:delText xml:space="preserve">גופיה</w:delText>
        </w:r>
      </w:del>
      <w:r w:rsidRPr="006F178A">
        <w:rPr>
          <w:rtl/>
        </w:rPr>
        <w:t xml:space="preserve"> תנאי היא.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4922" w:author="מנוע מכני" w:date="2026-10-11T12:04:40Z"/>
        </w:rPr>
      </w:pPr>
      <w:del w:id="94921" w:author="מנוע מכני" w:date="2026-10-11T12:04:40Z">
        <w:r w:rsidRPr="00132755">
          <w:delText xml:space="preserve">•</w:delText>
        </w:r>
      </w:del>
      <w:r w:rsidRPr="00132755">
        <w:t xml:space="preserve"> ת"ר</w:t>
      </w:r>
      <w:r w:rsidRPr="00132755">
        <w:t xml:space="preserve">:</w:t>
      </w:r>
    </w:p>
    <w:p w:rsidR="005851B8" w:rsidRPr="00132755" w:rsidRDefault="005851B8" w:rsidP="005851B8">
      <w:pPr>
        <w:rPr>
          <w:spacing w:val="-6"/>
          <w:rtl/>
        </w:rPr>
      </w:pPr>
      <w:del w:id="94923" w:author="מנוע מכני" w:date="2026-10-11T12:04:40Z">
        <w:r w:rsidRPr="00132755">
          <w:rPr>
            <w:rFonts w:ascii="Fb Fontext" w:hAnsi="Fb Fontext"/>
            <w:spacing w:val="-6"/>
            <w:rtl/>
          </w:rPr>
          <w:delText xml:space="preserve"> </w:delText>
        </w:r>
      </w:del>
      <w:r w:rsidRPr="00132755">
        <w:rPr>
          <w:rFonts w:ascii="Fb Fontext" w:hAnsi="Fb Fontext"/>
          <w:spacing w:val="-6"/>
          <w:rtl/>
        </w:rPr>
        <w:t xml:space="preserve">לשון ים הנכנס לחצר אין ממלאין הימנו בשבת אלא אם כן יש לו מחיצה גבוה עשרה טפחים.</w:t>
      </w:r>
    </w:p>
    <w:p w:rsidR="005851B8" w:rsidRDefault="005851B8" w:rsidP="005851B8">
      <w:pPr>
        <w:rPr>
          <w:rtl/>
        </w:rPr>
      </w:pPr>
      <w:r w:rsidRPr="006F178A">
        <w:rPr>
          <w:rtl/>
        </w:rPr>
        <w:t>אבל פירצתו בעשרה או פחות אין צריך כלום. [שהרי יש שיור מכאן ומכאן]</w:t>
      </w:r>
    </w:p>
    <w:p w:rsidR="005851B8" w:rsidRPr="006F178A" w:rsidRDefault="005851B8" w:rsidP="005851B8">
      <w:pPr>
        <w:rPr>
          <w:rtl/>
        </w:rPr>
      </w:pPr>
      <w:r w:rsidRPr="006F178A">
        <w:rPr>
          <w:rtl/>
        </w:rPr>
        <w:t xml:space="preserve">ממלא הוא דלא </w:t>
      </w:r>
      <w:ins w:id="90041" w:author="Claude - סמנטי" w:date="2026-10-11T12:19:31Z">
        <w:r>
          <w:rPr>
            <w:rtl/>
          </w:rPr>
          <w:t xml:space="preserve">ממלאים</w:t>
        </w:r>
      </w:ins>
      <w:del w:id="90042" w:author="Claude - סמנטי" w:date="2026-10-11T12:19:31Z">
        <w:r w:rsidRPr="006F178A">
          <w:rPr>
            <w:rtl/>
          </w:rPr>
          <w:delText xml:space="preserve">ממלאינן</w:delText>
        </w:r>
      </w:del>
      <w:r w:rsidRPr="006F178A">
        <w:rPr>
          <w:rtl/>
        </w:rPr>
        <w:t xml:space="preserve">, הא טלטולי </w:t>
      </w:r>
      <w:ins w:id="90039" w:author="Claude - סמנטי" w:date="2026-10-11T12:19:31Z">
        <w:r>
          <w:rPr>
            <w:rtl/>
          </w:rPr>
          <w:t xml:space="preserve">מטלטלים</w:t>
        </w:r>
      </w:ins>
      <w:del w:id="90040" w:author="Claude - סמנטי" w:date="2026-10-11T12:19:31Z">
        <w:r w:rsidRPr="006F178A">
          <w:rPr>
            <w:rtl/>
          </w:rPr>
          <w:delText xml:space="preserve">מטלטלינן</w:delText>
        </w:r>
      </w:del>
      <w:r w:rsidRPr="006F178A">
        <w:rPr>
          <w:rtl/>
        </w:rPr>
        <w:t xml:space="preserve"> [באותה חצר והיינו דמיירי </w:t>
      </w:r>
      <w:ins w:id="92028" w:author="מנוע מכני" w:date="2026-10-11T12:04:40Z">
        <w:r>
          <w:rPr>
            <w:rtl/>
          </w:rPr>
          <w:t xml:space="preserve">דיש</w:t>
        </w:r>
      </w:ins>
      <w:del w:id="92029" w:author="מנוע מכני" w:date="2026-10-11T12:04:40Z">
        <w:r w:rsidRPr="006F178A">
          <w:rPr>
            <w:rtl/>
          </w:rPr>
          <w:delText xml:space="preserve">דאית</w:delText>
        </w:r>
      </w:del>
      <w:r w:rsidRPr="006F178A">
        <w:rPr>
          <w:rtl/>
        </w:rPr>
        <w:t xml:space="preserve"> </w:t>
      </w:r>
      <w:ins w:id="92026" w:author="מנוע מכני" w:date="2026-10-11T12:04:40Z">
        <w:r>
          <w:rPr>
            <w:rtl/>
          </w:rPr>
          <w:t xml:space="preserve">לו</w:t>
        </w:r>
      </w:ins>
      <w:del w:id="92027" w:author="מנוע מכני" w:date="2026-10-11T12:04:40Z">
        <w:r w:rsidRPr="006F178A">
          <w:rPr>
            <w:rtl/>
          </w:rPr>
          <w:delText xml:space="preserve">ליה</w:delText>
        </w:r>
      </w:del>
      <w:r w:rsidRPr="006F178A">
        <w:rPr>
          <w:rtl/>
        </w:rPr>
        <w:t xml:space="preserve"> גידודי. והים כיסהו.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53" w:author="קלוד" w:date="2026-10-11T12:24:08Z"/>
        </w:rPr>
      </w:pPr>
      <w:ins w:id="90654" w:author="קלוד" w:date="2026-10-11T12:24:08Z">
        <w:r>
          <w:rPr>
            <w:color w:val="7B3F00"/>
          </w:rPr>
          <w:t xml:space="preserve">לחי משום מחיצה, וקורה משום היכר</w:t>
        </w:r>
      </w:ins>
    </w:p>
    <w:p>
      <w:pPr>
        <w:pStyle w:val="38"/>
        <w:rPr>
          <w:ins w:id="94925" w:author="מנוע מכני" w:date="2026-10-11T12:04:40Z"/>
        </w:rPr>
      </w:pPr>
      <w:del w:id="94924" w:author="מנוע מכני" w:date="2026-10-11T12:04:40Z">
        <w:r w:rsidRPr="006F178A">
          <w:delText xml:space="preserve">•</w:delText>
        </w:r>
      </w:del>
      <w:r w:rsidRPr="006F178A">
        <w:t xml:space="preserve"> אר</w:t>
      </w:r>
      <w:r w:rsidRPr="006F178A">
        <w:t xml:space="preserve">"י:</w:t>
      </w:r>
    </w:p>
    <w:p w:rsidR="005851B8" w:rsidRPr="006F178A" w:rsidRDefault="005851B8" w:rsidP="005851B8">
      <w:pPr>
        <w:rPr>
          <w:rtl/>
        </w:rPr>
      </w:pPr>
      <w:del w:id="94926" w:author="מנוע מכני" w:date="2026-10-11T12:04:40Z">
        <w:r w:rsidRPr="006F178A">
          <w:rPr>
            <w:rFonts w:ascii="Fb Fontext" w:hAnsi="Fb Fontext"/>
            <w:rtl/>
          </w:rPr>
          <w:delText xml:space="preserve"> </w:delText>
        </w:r>
      </w:del>
      <w:r w:rsidRPr="006F178A">
        <w:rPr>
          <w:rFonts w:ascii="Fb Fontext" w:hAnsi="Fb Fontext"/>
          <w:rtl/>
        </w:rPr>
        <w:t xml:space="preserve">מבוי ש</w:t>
      </w:r>
      <w:r>
        <w:rPr>
          <w:rFonts w:ascii="Fb Fontext" w:hAnsi="Fb Fontext"/>
          <w:rtl/>
        </w:rPr>
        <w:t>אינו ראוי לשיתוף, הכשירו בלחי -</w:t>
      </w:r>
      <w:r w:rsidRPr="006F178A">
        <w:rPr>
          <w:rFonts w:ascii="Fb Fontext" w:hAnsi="Fb Fontext"/>
          <w:rtl/>
        </w:rPr>
        <w:t>הזורק לתוכו חייב. הכשירו בקורה - הזורק לתוכו פטור.</w:t>
      </w:r>
    </w:p>
    <w:p w:rsidR="005851B8" w:rsidRPr="006F178A" w:rsidRDefault="005851B8" w:rsidP="005851B8">
      <w:pPr>
        <w:rPr>
          <w:rtl/>
        </w:rPr>
      </w:pPr>
      <w:ins w:id="93296" w:author="מנוע מכני" w:date="2026-10-11T12:04:40Z">
        <w:r>
          <w:rPr>
            <w:rtl/>
          </w:rPr>
          <w:t xml:space="preserve">ומשמע</w:t>
        </w:r>
        <w:r>
          <w:rPr>
            <w:rtl/>
          </w:rPr>
          <w:t xml:space="preserve"> ש</w:t>
        </w:r>
      </w:ins>
      <w:del w:id="93297" w:author="מנוע מכני" w:date="2026-10-11T12:04:40Z">
        <w:r w:rsidRPr="006F178A">
          <w:rPr>
            <w:rtl/>
          </w:rPr>
          <w:delText xml:space="preserve">אלמא </w:delText>
        </w:r>
      </w:del>
      <w:r w:rsidRPr="006F178A">
        <w:rPr>
          <w:rtl/>
        </w:rPr>
        <w:t xml:space="preserve">סבר: לחי משום מחיצה, וקורה משום היכר. וכן </w:t>
      </w:r>
      <w:r w:rsidRPr="006F178A">
        <w:rPr>
          <w:rtl/>
        </w:rPr>
        <w:t xml:space="preserve">אמר</w:t>
      </w:r>
      <w:r w:rsidRPr="006F178A">
        <w:rPr>
          <w:rtl/>
        </w:rPr>
        <w:t xml:space="preserve"> </w:t>
      </w:r>
      <w:r w:rsidRPr="006F178A">
        <w:rPr>
          <w:rStyle w:val="2fb"/>
          <w:rtl/>
        </w:rPr>
        <w:t xml:space="preserve">רבה</w:t>
      </w:r>
      <w:r w:rsidRPr="006F178A">
        <w:rPr>
          <w:rtl/>
        </w:rPr>
        <w:t xml:space="preserve"> לחי משום מחיצה וקורה משום היכר.</w:t>
      </w:r>
    </w:p>
    <w:p w:rsidR="005851B8" w:rsidRPr="006F178A" w:rsidRDefault="005851B8" w:rsidP="005851B8">
      <w:pPr>
        <w:rPr>
          <w:rtl/>
        </w:rPr>
      </w:pPr>
      <w:r w:rsidRPr="006F178A">
        <w:rPr>
          <w:rStyle w:val="2fb"/>
          <w:rtl/>
        </w:rPr>
        <w:t xml:space="preserve">ורבא</w:t>
      </w:r>
      <w:r w:rsidRPr="006F178A">
        <w:rPr>
          <w:rtl/>
        </w:rPr>
        <w:t xml:space="preserve"> </w:t>
      </w:r>
      <w:r w:rsidRPr="006F178A">
        <w:rPr>
          <w:rtl/>
        </w:rPr>
        <w:t xml:space="preserve">אמר</w:t>
      </w:r>
      <w:r w:rsidRPr="006F178A">
        <w:rPr>
          <w:rtl/>
        </w:rPr>
        <w:t xml:space="preserve"> אחד זה ואחד זה משום היכר.</w:t>
      </w:r>
    </w:p>
    <w:p>
      <w:pPr>
        <w:pStyle w:val="38"/>
        <w:rPr>
          <w:ins w:id="94928" w:author="מנוע מכני" w:date="2026-10-11T12:04:40Z"/>
        </w:rPr>
      </w:pPr>
      <w:r w:rsidRPr="006F178A">
        <w:t xml:space="preserve">והך</w:t>
      </w:r>
    </w:p>
    <w:p w:rsidR="005851B8" w:rsidRPr="006F178A" w:rsidRDefault="005851B8" w:rsidP="005851B8">
      <w:pPr>
        <w:rPr>
          <w:rtl/>
        </w:rPr>
      </w:pPr>
      <w:del w:id="94929" w:author="מנוע מכני" w:date="2026-10-11T12:04:40Z">
        <w:r w:rsidRPr="006F178A">
          <w:rPr>
            <w:rtl/>
          </w:rPr>
          <w:delText xml:space="preserve"> </w:delText>
        </w:r>
      </w:del>
      <w:r w:rsidRPr="006F178A">
        <w:rPr>
          <w:rtl/>
        </w:rPr>
        <w:t xml:space="preserve">דהזורק למבוי, היינו צריך רק לחי הזורק לתוכו - חייב.</w:t>
      </w:r>
    </w:p>
    <w:p w:rsidR="005851B8" w:rsidRPr="009757B9" w:rsidRDefault="005851B8" w:rsidP="005851B8">
      <w:pPr>
        <w:rPr>
          <w:rFonts w:cs="Guttman Vilna"/>
          <w:b/>
          <w:bCs/>
          <w:rtl/>
        </w:rPr>
      </w:pPr>
      <w:r w:rsidRPr="006F178A">
        <w:rPr>
          <w:rtl/>
        </w:rPr>
        <w:t>לחי ודבר אחר - הזורק לתוכו פטור.</w:t>
      </w:r>
    </w:p>
    <w:p>
      <w:pPr>
        <w:pStyle w:val="38"/>
        <w:rPr>
          <w:ins w:id="94930" w:author="מנוע מכני" w:date="2026-10-11T12:04:40Z"/>
        </w:rPr>
      </w:pPr>
      <w:r w:rsidRPr="006F178A">
        <w:t xml:space="preserve">והך</w:t>
      </w:r>
    </w:p>
    <w:p w:rsidR="005851B8" w:rsidRDefault="005851B8" w:rsidP="005851B8">
      <w:pPr>
        <w:rPr>
          <w:rtl/>
        </w:rPr>
      </w:pPr>
      <w:del w:id="94931" w:author="מנוע מכני" w:date="2026-10-11T12:04:40Z">
        <w:r w:rsidRPr="006F178A">
          <w:rPr>
            <w:rtl/>
          </w:rPr>
          <w:delText xml:space="preserve"> </w:delText>
        </w:r>
      </w:del>
      <w:r w:rsidRPr="006F178A">
        <w:rPr>
          <w:rStyle w:val="2fb"/>
          <w:rtl/>
        </w:rPr>
        <w:t xml:space="preserve">דר"י</w:t>
      </w:r>
      <w:r w:rsidRPr="006F178A">
        <w:rPr>
          <w:rtl/>
        </w:rPr>
        <w:t xml:space="preserve"> דשתי בתים בשני צידי </w:t>
      </w:r>
      <w:r w:rsidRPr="006F178A">
        <w:rPr>
          <w:rtl/>
        </w:rPr>
        <w:t xml:space="preserve">רה"ר</w:t>
      </w:r>
      <w:r w:rsidRPr="006F178A">
        <w:rPr>
          <w:rtl/>
        </w:rPr>
        <w:t xml:space="preserve"> עושה לחי משני צדדים או קורה משני צדדים</w:t>
      </w:r>
    </w:p>
    <w:p w:rsidR="005851B8" w:rsidRPr="006F178A" w:rsidRDefault="005851B8" w:rsidP="005851B8">
      <w:pPr>
        <w:rPr>
          <w:rtl/>
        </w:rPr>
      </w:pPr>
      <w:r w:rsidRPr="006F178A">
        <w:rPr>
          <w:rFonts w:hint="cs"/>
          <w:rtl/>
        </w:rPr>
        <w:t xml:space="preserve">- </w:t>
      </w:r>
      <w:r w:rsidRPr="006F178A">
        <w:rPr>
          <w:rtl/>
        </w:rPr>
        <w:t>ה</w:t>
      </w:r>
      <w:r w:rsidRPr="006F178A">
        <w:rPr>
          <w:rFonts w:hint="cs"/>
          <w:rtl/>
        </w:rPr>
        <w:t>י</w:t>
      </w:r>
      <w:r w:rsidRPr="006F178A">
        <w:rPr>
          <w:rtl/>
        </w:rPr>
        <w:t xml:space="preserve">ינו </w:t>
      </w:r>
      <w:ins w:id="93894" w:author="מנוע מכני" w:date="2026-10-11T12:04:40Z">
        <w:r>
          <w:rPr>
            <w:rtl/>
          </w:rPr>
          <w:t xml:space="preserve">דסבר</w:t>
        </w:r>
      </w:ins>
      <w:del w:id="93895" w:author="מנוע מכני" w:date="2026-10-11T12:04:40Z">
        <w:r w:rsidRPr="006F178A">
          <w:rPr>
            <w:rtl/>
          </w:rPr>
          <w:delText xml:space="preserve">דס"ל</w:delText>
        </w:r>
      </w:del>
      <w:r w:rsidRPr="006F178A">
        <w:rPr>
          <w:rtl/>
        </w:rPr>
        <w:t xml:space="preserve"> שתי מחיצות</w:t>
      </w:r>
      <w:r w:rsidRPr="006F178A">
        <w:rPr>
          <w:rFonts w:hint="cs"/>
          <w:rtl/>
        </w:rPr>
        <w:t xml:space="preserve"> </w:t>
      </w:r>
      <w:r w:rsidRPr="006F178A">
        <w:rPr>
          <w:rtl/>
        </w:rPr>
        <w:t>דאורייתא.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51" w:author="קלוד" w:date="2026-10-11T12:24:08Z"/>
        </w:rPr>
      </w:pPr>
      <w:ins w:id="90652" w:author="קלוד" w:date="2026-10-11T12:24:08Z">
        <w:r>
          <w:rPr>
            <w:color w:val="7B3F00"/>
          </w:rPr>
          <w:t xml:space="preserve">מבוי שארכו כרחבו - אינו ניתר בלחי וקורה</w:t>
        </w:r>
      </w:ins>
    </w:p>
    <w:p>
      <w:pPr>
        <w:pStyle w:val="38"/>
        <w:rPr>
          <w:ins w:id="94932" w:author="מנוע מכני" w:date="2026-10-11T12:04:40Z"/>
        </w:rPr>
      </w:pPr>
      <w:r w:rsidRPr="006F178A">
        <w:t>ריא"ר</w:t>
      </w:r>
      <w:r>
        <w:t>:</w:t>
      </w:r>
    </w:p>
    <w:p w:rsidR="005851B8" w:rsidRPr="006F178A" w:rsidRDefault="005851B8" w:rsidP="005851B8">
      <w:pPr>
        <w:rPr>
          <w:rtl/>
        </w:rPr>
      </w:pPr>
      <w:del w:id="94933" w:author="מנוע מכני" w:date="2026-10-11T12:04:40Z">
        <w:r w:rsidRPr="006F178A">
          <w:rPr>
            <w:rFonts w:ascii="Fb Fontext" w:hAnsi="Fb Fontext"/>
            <w:rtl/>
          </w:rPr>
          <w:delText xml:space="preserve"> </w:delText>
        </w:r>
      </w:del>
      <w:r w:rsidRPr="006F178A">
        <w:rPr>
          <w:rFonts w:ascii="Fb Fontext" w:hAnsi="Fb Fontext"/>
          <w:rtl/>
        </w:rPr>
        <w:t xml:space="preserve">מבוי שארכו כרחבו אינו ניתר בלחי משהו.</w:t>
      </w:r>
    </w:p>
    <w:p>
      <w:pPr>
        <w:pStyle w:val="38"/>
        <w:rPr>
          <w:ins w:id="94934" w:author="מנוע מכני" w:date="2026-10-11T12:04:40Z"/>
        </w:rPr>
      </w:pPr>
      <w:r w:rsidRPr="006F178A">
        <w:t>רחבר"א מרב</w:t>
      </w:r>
      <w:r>
        <w:t>:</w:t>
      </w:r>
    </w:p>
    <w:p w:rsidR="005851B8" w:rsidRPr="006F178A" w:rsidRDefault="005851B8" w:rsidP="005851B8">
      <w:pPr>
        <w:rPr>
          <w:rtl/>
        </w:rPr>
      </w:pPr>
      <w:del w:id="94935" w:author="מנוע מכני" w:date="2026-10-11T12:04:40Z">
        <w:r w:rsidRPr="006F178A">
          <w:rPr>
            <w:rtl/>
          </w:rPr>
          <w:delText xml:space="preserve"> </w:delText>
        </w:r>
      </w:del>
      <w:r w:rsidRPr="006F178A">
        <w:rPr>
          <w:rtl/>
        </w:rPr>
        <w:t xml:space="preserve">מבוי שארכו כרחבו אינו ניתר בקורה טפח.</w:t>
      </w:r>
    </w:p>
    <w:p w:rsidR="005851B8" w:rsidRPr="006061D7" w:rsidRDefault="005851B8" w:rsidP="005851B8">
      <w:pPr>
        <w:rPr>
          <w:rtl/>
        </w:rPr>
      </w:pPr>
      <w:r w:rsidRPr="006061D7">
        <w:rPr>
          <w:rtl/>
        </w:rPr>
        <w:t xml:space="preserve">וזהו </w:t>
      </w:r>
      <w:r w:rsidRPr="006061D7">
        <w:rPr>
          <w:rStyle w:val="2fb"/>
          <w:rtl/>
        </w:rPr>
        <w:t xml:space="preserve">דר"ז</w:t>
      </w:r>
      <w:r w:rsidRPr="006061D7">
        <w:rPr>
          <w:rtl/>
        </w:rPr>
        <w:t xml:space="preserve"> כמה מכוונן </w:t>
      </w:r>
      <w:ins w:id="93368" w:author="מנוע מכני" w:date="2026-10-11T12:04:40Z">
        <w:r>
          <w:rPr>
            <w:rtl/>
          </w:rPr>
          <w:t xml:space="preserve">שמועה</w:t>
        </w:r>
      </w:ins>
      <w:del w:id="93369" w:author="מנוע מכני" w:date="2026-10-11T12:04:40Z">
        <w:r w:rsidRPr="006061D7">
          <w:rPr>
            <w:rtl/>
          </w:rPr>
          <w:delText xml:space="preserve">שמעתא</w:delText>
        </w:r>
      </w:del>
      <w:r w:rsidRPr="006061D7">
        <w:rPr>
          <w:rtl/>
        </w:rPr>
        <w:t xml:space="preserve"> דסבי. כיון דארכו כרחבו </w:t>
      </w:r>
      <w:r w:rsidRPr="006061D7">
        <w:rPr>
          <w:rFonts w:hint="cs"/>
          <w:rtl/>
        </w:rPr>
        <w:t>הו"ל</w:t>
      </w:r>
      <w:r w:rsidRPr="006061D7">
        <w:rPr>
          <w:rtl/>
        </w:rPr>
        <w:t xml:space="preserve"> חצר, דאינה ניתרת בלחי וקורה אלא בפס ארבעה.</w:t>
      </w:r>
    </w:p>
    <w:p w:rsidR="005851B8" w:rsidRPr="006F178A" w:rsidRDefault="005851B8" w:rsidP="005851B8">
      <w:pPr>
        <w:rPr>
          <w:rtl/>
        </w:rPr>
      </w:pPr>
      <w:r w:rsidRPr="006F178A">
        <w:rPr>
          <w:rFonts w:ascii="Fb Fontext" w:hAnsi="Fb Fontext"/>
          <w:rtl/>
        </w:rPr>
        <w:t xml:space="preserve">והא דלא </w:t>
      </w:r>
      <w:ins w:id="92030" w:author="מנוע מכני" w:date="2026-10-11T12:04:40Z">
        <w:r>
          <w:rPr>
            <w:rFonts w:ascii="Fb Fontext" w:hAnsi="Fb Fontext"/>
            <w:rtl/>
          </w:rPr>
          <w:t xml:space="preserve">מאלו</w:t>
        </w:r>
      </w:ins>
      <w:del w:id="92031" w:author="מנוע מכני" w:date="2026-10-11T12:04:40Z">
        <w:r w:rsidRPr="006F178A">
          <w:rPr>
            <w:rFonts w:ascii="Fb Fontext" w:hAnsi="Fb Fontext"/>
            <w:rtl/>
          </w:rPr>
          <w:delText xml:space="preserve">מהני</w:delText>
        </w:r>
      </w:del>
      <w:r w:rsidRPr="006F178A">
        <w:rPr>
          <w:rFonts w:ascii="Fb Fontext" w:hAnsi="Fb Fontext"/>
          <w:rtl/>
        </w:rPr>
        <w:t xml:space="preserve"> בלחי פס ומשהו להתיר</w:t>
      </w:r>
      <w:r w:rsidRPr="006F178A">
        <w:rPr>
          <w:rFonts w:ascii="Fb Fontext" w:hAnsi="Fb Fontext" w:hint="cs"/>
          <w:rtl/>
        </w:rPr>
        <w:t>-</w:t>
      </w:r>
      <w:r w:rsidRPr="006F178A">
        <w:rPr>
          <w:rFonts w:ascii="Fb Fontext" w:hAnsi="Fb Fontext"/>
          <w:rtl/>
        </w:rPr>
        <w:t xml:space="preserve"> דבפסי חצר בעי' ארבעה.</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ר"נ</w:t>
      </w:r>
      <w:r w:rsidRPr="006F178A">
        <w:rPr>
          <w:rtl/>
        </w:rPr>
        <w:t xml:space="preserve"> </w:t>
      </w:r>
      <w:ins w:id="90043" w:author="Claude - סמנטי" w:date="2026-10-11T12:19:31Z">
        <w:r>
          <w:rPr>
            <w:rtl/>
          </w:rPr>
          <w:t xml:space="preserve">מקובל בידינו</w:t>
        </w:r>
      </w:ins>
      <w:del w:id="90044" w:author="Claude - סמנטי" w:date="2026-10-11T12:19:31Z">
        <w:r w:rsidRPr="006F178A">
          <w:rPr>
            <w:rtl/>
          </w:rPr>
          <w:delText xml:space="preserve">נקטינן</w:delText>
        </w:r>
      </w:del>
      <w:r w:rsidRPr="006F178A">
        <w:rPr>
          <w:rtl/>
        </w:rPr>
        <w:t xml:space="preserve">, איזהו מבוי שניתר בלחי וקורה - כל שארכו יתר על רחבו, ובתים וחצרות פתוחים לתוכו.</w:t>
      </w:r>
    </w:p>
    <w:p w:rsidR="005851B8" w:rsidRDefault="005851B8" w:rsidP="005851B8">
      <w:pPr>
        <w:rPr>
          <w:rtl/>
        </w:rPr>
      </w:pPr>
      <w:r w:rsidRPr="006F178A">
        <w:rPr>
          <w:rtl/>
        </w:rPr>
        <w:t>ואיזו היא חצר שאינה ניתרת בלחי וקורה אלא בפס ארבעה</w:t>
      </w:r>
    </w:p>
    <w:p w:rsidR="005851B8" w:rsidRPr="006F178A" w:rsidRDefault="005851B8" w:rsidP="005851B8">
      <w:pPr>
        <w:rPr>
          <w:rtl/>
        </w:rPr>
      </w:pPr>
      <w:r w:rsidRPr="006F178A">
        <w:rPr>
          <w:rStyle w:val="2fb"/>
          <w:rFonts w:ascii="Fb Fontext" w:hAnsi="Fb Fontext"/>
          <w:rtl/>
        </w:rPr>
        <w:t>שמואל</w:t>
      </w:r>
      <w:r w:rsidRPr="006F178A">
        <w:rPr>
          <w:rtl/>
        </w:rPr>
        <w:t xml:space="preserve"> עד </w:t>
      </w:r>
      <w:ins w:id="90676" w:author="מנוע מכני" w:date="2026-10-11T12:04:40Z">
        <w:r>
          <w:rPr>
            <w:rtl/>
          </w:rPr>
          <w:t xml:space="preserve">דיש</w:t>
        </w:r>
      </w:ins>
      <w:del w:id="90677" w:author="מנוע מכני" w:date="2026-10-11T12:04:40Z">
        <w:r w:rsidRPr="006F178A">
          <w:rPr>
            <w:rtl/>
          </w:rPr>
          <w:delText xml:space="preserve">דאיכא</w:delText>
        </w:r>
      </w:del>
      <w:r w:rsidRPr="006F178A">
        <w:rPr>
          <w:rtl/>
        </w:rPr>
        <w:t xml:space="preserve"> פי שנים ברחבה.</w:t>
      </w:r>
      <w:ins w:id="93268" w:author="מנוע מכני" w:date="2026-10-11T12:04:40Z">
        <w:r>
          <w:rPr>
            <w:rFonts w:hint="cs"/>
            <w:rtl/>
          </w:rPr>
          <w:t xml:space="preserve"> </w:t>
        </w:r>
      </w:ins>
      <w:del w:id="93269" w:author="מנוע מכני" w:date="2026-10-11T12:04:40Z">
        <w:r>
          <w:rPr>
            <w:rFonts w:hint="cs"/>
            <w:rtl/>
          </w:rPr>
          <w:delText xml:space="preserve"> </w:delText>
        </w:r>
        <w:r w:rsidRPr="006F178A">
          <w:rPr>
            <w:rFonts w:hint="cs"/>
            <w:rtl/>
          </w:rPr>
          <w:delText xml:space="preserve"> </w:delText>
        </w:r>
      </w:del>
      <w:r w:rsidRPr="006F178A">
        <w:rPr>
          <w:rtl/>
        </w:rPr>
        <w:t xml:space="preserve">א"ל</w:t>
      </w:r>
      <w:r w:rsidRPr="006F178A">
        <w:rPr>
          <w:rtl/>
        </w:rPr>
        <w:t xml:space="preserve"> </w:t>
      </w:r>
      <w:r w:rsidRPr="006F178A">
        <w:rPr>
          <w:rStyle w:val="2fb"/>
          <w:rFonts w:ascii="Fb Fontext" w:hAnsi="Fb Fontext"/>
          <w:rtl/>
        </w:rPr>
        <w:t>רב</w:t>
      </w:r>
      <w:r w:rsidRPr="006F178A">
        <w:rPr>
          <w:rtl/>
        </w:rPr>
        <w:t xml:space="preserve"> </w:t>
      </w:r>
      <w:ins w:id="92032" w:author="מנוע מכני" w:date="2026-10-11T12:04:40Z">
        <w:r>
          <w:rPr>
            <w:rtl/>
          </w:rPr>
          <w:t xml:space="preserve">כך</w:t>
        </w:r>
      </w:ins>
      <w:del w:id="92033" w:author="מנוע מכני" w:date="2026-10-11T12:04:40Z">
        <w:r w:rsidRPr="006F178A">
          <w:rPr>
            <w:rtl/>
          </w:rPr>
          <w:delText xml:space="preserve">הכי</w:delText>
        </w:r>
      </w:del>
      <w:r w:rsidRPr="006F178A">
        <w:rPr>
          <w:rtl/>
        </w:rPr>
        <w:t xml:space="preserve"> </w:t>
      </w:r>
      <w:r w:rsidRPr="006F178A">
        <w:rPr>
          <w:rtl/>
        </w:rPr>
        <w:t xml:space="preserve">אמר</w:t>
      </w:r>
      <w:r w:rsidRPr="006F178A">
        <w:rPr>
          <w:rtl/>
        </w:rPr>
        <w:t xml:space="preserve"> חביבי, </w:t>
      </w:r>
      <w:ins w:id="90114" w:author="מנוע מכני" w:date="2026-10-11T12:04:40Z">
        <w:r>
          <w:rPr>
            <w:rtl/>
          </w:rPr>
          <w:t xml:space="preserve">אפי'</w:t>
        </w:r>
      </w:ins>
      <w:del w:id="90115" w:author="מנוע מכני" w:date="2026-10-11T12:04:40Z">
        <w:r w:rsidRPr="006F178A">
          <w:rPr>
            <w:rtl/>
          </w:rPr>
          <w:delText xml:space="preserve">אפילו</w:delText>
        </w:r>
      </w:del>
      <w:r w:rsidRPr="006F178A">
        <w:rPr>
          <w:rtl/>
        </w:rPr>
        <w:t xml:space="preserve"> משהו.</w:t>
      </w:r>
    </w:p>
    <w:p w:rsidR="005851B8" w:rsidRDefault="005851B8" w:rsidP="005851B8">
      <w:pPr>
        <w:pStyle w:val="affffd"/>
        <w:spacing w:after="0"/>
        <w:rPr>
          <w:del w:id="90002" w:author="מנוע עיצוב" w:date="2026-10-11T12:09:26Z"/>
          <w:rFonts w:ascii="MS Mincho" w:hAnsi="MS Mincho"/>
          <w:bCs w:val="0"/>
          <w:rtl/>
        </w:rPr>
      </w:pPr>
      <w:del w:id="90001" w:author="מנוע עיצוב" w:date="2026-10-11T12:09:26Z">
        <w:r>
          <w:rPr>
            <w:rFonts w:ascii="MS Mincho" w:hAnsi="MS Mincho" w:hint="cs"/>
            <w:bCs w:val="0"/>
            <w:rtl/>
          </w:rPr>
          <w:lastRenderedPageBreak/>
          <w:delText xml:space="preserve"> ׻</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יג.</w:t>
      </w:r>
    </w:p>
    <w:p w:rsidR="005851B8" w:rsidRPr="006F178A" w:rsidRDefault="005851B8" w:rsidP="005851B8">
      <w:pPr>
        <w:pStyle w:val="affff1"/>
        <w:ind w:end="0"/>
        <w:rPr>
          <w:rFonts w:cs="FontbitDavid"/>
          <w:b/>
          <w:sz w:val="20"/>
          <w:rtl/>
        </w:rPr>
        <w:pPrChange w:id="20049" w:author="קלוד" w:date="2026-10-11T09:07:28Z">
          <w:pPr>
            <w:pStyle w:val="affff1"/>
            <w:rPr>
              <w:rFonts w:cs="FontbitDavid"/>
              <w:b/>
              <w:sz w:val="20"/>
              <w:rtl/>
            </w:rPr>
          </w:pPr>
        </w:pPrChange>
      </w:pPr>
      <w:ins w:id="9801" w:author="מספור קטעי משנה" w:date="2026-10-11T09:25:21Z">
        <w:r>
          <w:rPr>
            <w:rStyle w:val="MisparKeta"/>
          </w:rPr>
          <w:t xml:space="preserve">א. </w:t>
        </w:r>
      </w:ins>
      <w:r w:rsidRPr="00E62A50">
        <w:rPr>
          <w:rStyle w:val="afffe"/>
          <w:rFonts w:ascii="Fb Fontext" w:hAnsi="Fb Fontext"/>
          <w:bCs w:val="0"/>
          <w:rtl/>
          <w:rPrChange w:id="40002" w:author="Claude" w:date="2026-10-11T09:07:36Z">
            <w:rPr>
              <w:rStyle w:val="afffe"/>
              <w:rFonts w:ascii="Fb Fontext" w:hAnsi="Fb Fontext"/>
              <w:bCs w:val="0"/>
              <w:sz w:val="20"/>
              <w:rtl/>
            </w:rPr>
          </w:rPrChange>
        </w:rPr>
        <w:t>ר"ע אומר על זה ועל זה נחלקו כו'</w:t>
      </w:r>
      <w:r w:rsidRPr="006F178A">
        <w:rPr>
          <w:rFonts w:cs="FontbitDavid"/>
          <w:b/>
          <w:rtl/>
          <w:rPrChange w:id="40003" w:author="Claude" w:date="2026-10-11T09:07:36Z">
            <w:rPr>
              <w:rFonts w:cs="FontbitDavid"/>
              <w:b/>
              <w:sz w:val="20"/>
              <w:rtl/>
            </w:rPr>
          </w:rPrChange>
        </w:rPr>
        <w:t>.</w:t>
      </w:r>
    </w:p>
    <w:p w:rsidR="005851B8" w:rsidRDefault="005851B8" w:rsidP="005851B8">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ולא </w:t>
      </w:r>
      <w:r w:rsidRPr="006F178A">
        <w:rPr>
          <w:rStyle w:val="2fb"/>
          <w:rFonts w:ascii="Fb Fontext" w:hAnsi="Fb Fontext"/>
          <w:rtl/>
        </w:rPr>
        <w:t xml:space="preserve">כת"ק</w:t>
      </w:r>
      <w:r w:rsidRPr="006F178A">
        <w:rPr>
          <w:rFonts w:ascii="Fb Fontext" w:hAnsi="Fb Fontext"/>
          <w:rtl/>
        </w:rPr>
        <w:t xml:space="preserve"> </w:t>
      </w:r>
      <w:ins w:id="90678" w:author="מנוע מכני" w:date="2026-10-11T12:04:40Z">
        <w:r>
          <w:rPr>
            <w:rStyle w:val="afffe"/>
            <w:rFonts w:ascii="Fb Fontext" w:hAnsi="Fb Fontext"/>
            <w:rtl/>
          </w:rPr>
          <w:t xml:space="preserve">ויש</w:t>
        </w:r>
      </w:ins>
      <w:del w:id="90679" w:author="מנוע מכני" w:date="2026-10-11T12:04:40Z">
        <w:r w:rsidRPr="006F178A">
          <w:rPr>
            <w:rStyle w:val="afffe"/>
            <w:rFonts w:ascii="Fb Fontext" w:hAnsi="Fb Fontext"/>
            <w:rtl/>
          </w:rPr>
          <w:delText xml:space="preserve">ואיכא</w:delText>
        </w:r>
      </w:del>
      <w:r w:rsidRPr="006F178A">
        <w:rPr>
          <w:rFonts w:ascii="Fb Fontext" w:hAnsi="Fb Fontext"/>
          <w:rtl/>
        </w:rPr>
        <w:t xml:space="preserve"> </w:t>
      </w:r>
      <w:ins w:id="90045" w:author="Claude - סמנטי" w:date="2026-10-11T12:19:31Z">
        <w:r>
          <w:rPr>
            <w:rStyle w:val="afffe"/>
            <w:rFonts w:ascii="Fb Fontext" w:hAnsi="Fb Fontext"/>
            <w:rtl/>
          </w:rPr>
          <w:t xml:space="preserve">ביניהם</w:t>
        </w:r>
      </w:ins>
      <w:del w:id="90046" w:author="Claude - סמנטי" w:date="2026-10-11T12:19:31Z">
        <w:r w:rsidRPr="006F178A">
          <w:rPr>
            <w:rStyle w:val="afffe"/>
            <w:rFonts w:ascii="Fb Fontext" w:hAnsi="Fb Fontext"/>
            <w:rtl/>
          </w:rPr>
          <w:delText xml:space="preserve">בינייהו</w:delText>
        </w:r>
      </w:del>
      <w:r w:rsidRPr="006F178A">
        <w:rPr>
          <w:rFonts w:ascii="Fb Fontext" w:hAnsi="Fb Fontext"/>
          <w:rtl/>
        </w:rPr>
        <w:t xml:space="preserve"> </w:t>
      </w:r>
      <w:r w:rsidRPr="006F178A">
        <w:rPr>
          <w:rStyle w:val="2fb"/>
          <w:rFonts w:ascii="Fb Fontext" w:hAnsi="Fb Fontext"/>
          <w:rtl/>
        </w:rPr>
        <w:t xml:space="preserve">דרב</w:t>
      </w:r>
      <w:r w:rsidRPr="006F178A">
        <w:rPr>
          <w:rFonts w:ascii="Fb Fontext" w:hAnsi="Fb Fontext"/>
          <w:rtl/>
        </w:rPr>
        <w:t xml:space="preserve"> אחלי דבעי ארבעה [ולא מסיימי מאן]</w:t>
      </w:r>
    </w:p>
    <w:p>
      <w:pPr>
        <w:pStyle w:val="38"/>
        <w:rPr>
          <w:ins w:id="94936" w:author="מנוע מכני" w:date="2026-10-11T12:04:40Z"/>
        </w:rPr>
      </w:pPr>
      <w:r w:rsidRPr="006F178A">
        <w:t xml:space="preserve">הך</w:t>
      </w:r>
    </w:p>
    <w:p w:rsidR="005851B8" w:rsidRPr="006F178A" w:rsidRDefault="005851B8" w:rsidP="005851B8">
      <w:pPr>
        <w:rPr>
          <w:rtl/>
        </w:rPr>
      </w:pPr>
      <w:del w:id="94937" w:author="מנוע מכני" w:date="2026-10-11T12:04:40Z">
        <w:r w:rsidRPr="006F178A">
          <w:rPr>
            <w:rtl/>
          </w:rPr>
          <w:delText xml:space="preserve"> </w:delText>
        </w:r>
      </w:del>
      <w:r w:rsidRPr="006F178A">
        <w:rPr>
          <w:rtl/>
        </w:rPr>
        <w:t xml:space="preserve">דתלמיד מדרבי ישמעאל </w:t>
      </w:r>
      <w:r w:rsidRPr="006F178A">
        <w:rPr>
          <w:rStyle w:val="2fb"/>
          <w:rtl/>
        </w:rPr>
        <w:t xml:space="preserve">ר"ע</w:t>
      </w:r>
      <w:r w:rsidRPr="006F178A">
        <w:rPr>
          <w:rtl/>
        </w:rPr>
        <w:t xml:space="preserve"> רק </w:t>
      </w:r>
      <w:r w:rsidRPr="006F178A">
        <w:rPr>
          <w:rtl/>
        </w:rPr>
        <w:t xml:space="preserve">אמר</w:t>
      </w:r>
      <w:r w:rsidRPr="006F178A">
        <w:rPr>
          <w:rtl/>
        </w:rPr>
        <w:t xml:space="preserve"> שהלכה כדבריו לחדד בה את התלמידים.</w:t>
      </w:r>
    </w:p>
    <w:p>
      <w:pPr>
        <w:pStyle w:val="38"/>
        <w:rPr>
          <w:ins w:id="96993" w:author="מנוע מכני" w:date="2026-10-11T12:04:40Z"/>
        </w:rPr>
      </w:pPr>
      <w:del w:id="97073" w:author="מנוע מכני" w:date="2026-10-11T12:04:40Z">
        <w:r w:rsidRPr="006F178A">
          <w:delText xml:space="preserve">•</w:delText>
        </w:r>
        <w:r w:rsidRPr="006F178A">
          <w:delText xml:space="preserve"> </w:delText>
        </w:r>
      </w:del>
      <w:r w:rsidRPr="006F178A">
        <w:t xml:space="preserve">רנב"י</w:t>
      </w:r>
    </w:p>
    <w:p w:rsidR="005851B8" w:rsidRDefault="005851B8" w:rsidP="005851B8">
      <w:pPr>
        <w:rPr>
          <w:rtl/>
        </w:rPr>
      </w:pPr>
      <w:del w:id="96994" w:author="מנוע מכני" w:date="2026-10-11T12:04:40Z">
        <w:r w:rsidRPr="006F178A">
          <w:rPr>
            <w:rtl/>
          </w:rPr>
          <w:delText xml:space="preserve"> </w:delText>
        </w:r>
      </w:del>
      <w:r w:rsidRPr="006F178A">
        <w:rPr>
          <w:rtl/>
        </w:rPr>
        <w:t xml:space="preserve">- </w:t>
      </w:r>
      <w:r w:rsidRPr="006F178A">
        <w:rPr>
          <w:rStyle w:val="afffe"/>
          <w:rFonts w:ascii="Fb Fontext" w:hAnsi="Fb Fontext"/>
          <w:rtl/>
        </w:rPr>
        <w:t>נראין</w:t>
      </w:r>
      <w:r w:rsidRPr="006F178A">
        <w:rPr>
          <w:rtl/>
        </w:rPr>
        <w:t xml:space="preserve"> [ולא שאמר שהלכה כדבריו]</w:t>
      </w:r>
    </w:p>
    <w:p>
      <w:pPr>
        <w:pStyle w:val="afffff8"/>
        <w:rPr>
          <w:ins w:id="90649" w:author="קלוד" w:date="2026-10-11T12:24:08Z"/>
        </w:rPr>
      </w:pPr>
      <w:ins w:id="90650" w:author="קלוד" w:date="2026-10-11T12:24:08Z">
        <w:r>
          <w:rPr>
            <w:color w:val="7B3F00"/>
          </w:rPr>
          <w:t xml:space="preserve">'אמר תלמיד אחד לפני ר"ע' - הוא ר"מ</w:t>
        </w:r>
      </w:ins>
    </w:p>
    <w:p w:rsidR="005851B8" w:rsidRDefault="005851B8" w:rsidP="005851B8">
      <w:pPr>
        <w:rPr>
          <w:rtl/>
        </w:rPr>
      </w:pPr>
      <w:r w:rsidRPr="006F178A">
        <w:rPr>
          <w:rtl/>
        </w:rPr>
        <w:t>•</w:t>
      </w:r>
      <w:r w:rsidRPr="006F178A">
        <w:rPr>
          <w:rFonts w:hint="cs"/>
          <w:rtl/>
        </w:rPr>
        <w:t xml:space="preserve"> </w:t>
      </w:r>
      <w:r w:rsidRPr="006F178A">
        <w:rPr>
          <w:rStyle w:val="2fb"/>
          <w:rtl/>
        </w:rPr>
        <w:t xml:space="preserve">אריב"ל</w:t>
      </w:r>
      <w:r w:rsidRPr="006F178A">
        <w:rPr>
          <w:rtl/>
        </w:rPr>
        <w:t xml:space="preserve"> כל מקום שאתה מוצא משום </w:t>
      </w:r>
      <w:r w:rsidRPr="006F178A">
        <w:rPr>
          <w:rStyle w:val="2fb"/>
          <w:rtl/>
        </w:rPr>
        <w:t xml:space="preserve">רבי ישמעאל</w:t>
      </w:r>
      <w:r w:rsidRPr="006F178A">
        <w:rPr>
          <w:rtl/>
        </w:rPr>
        <w:t xml:space="preserve"> </w:t>
      </w:r>
      <w:r w:rsidRPr="006F178A">
        <w:rPr>
          <w:rtl/>
        </w:rPr>
        <w:t xml:space="preserve">אמר</w:t>
      </w:r>
      <w:r w:rsidRPr="006F178A">
        <w:rPr>
          <w:rtl/>
        </w:rPr>
        <w:t xml:space="preserve"> תלמיד אחד לפני </w:t>
      </w:r>
      <w:r w:rsidRPr="006F178A">
        <w:rPr>
          <w:rStyle w:val="2fb"/>
          <w:rtl/>
        </w:rPr>
        <w:t xml:space="preserve">ר"ע</w:t>
      </w:r>
    </w:p>
    <w:p w:rsidR="005851B8" w:rsidRPr="006F178A" w:rsidRDefault="005851B8" w:rsidP="005851B8">
      <w:pPr>
        <w:rPr>
          <w:rtl/>
        </w:rPr>
      </w:pPr>
      <w:r w:rsidRPr="006F178A">
        <w:rPr>
          <w:rtl/>
        </w:rPr>
        <w:t xml:space="preserve">- אינו אלא </w:t>
      </w:r>
      <w:r w:rsidRPr="006F178A">
        <w:rPr>
          <w:rStyle w:val="2fb"/>
          <w:rtl/>
        </w:rPr>
        <w:t xml:space="preserve">ר"מ</w:t>
      </w:r>
      <w:r w:rsidRPr="006F178A">
        <w:rPr>
          <w:rtl/>
        </w:rPr>
        <w:t xml:space="preserve">, ששימש את </w:t>
      </w:r>
      <w:r w:rsidRPr="006F178A">
        <w:rPr>
          <w:rStyle w:val="2fb"/>
          <w:rtl/>
        </w:rPr>
        <w:t xml:space="preserve">ר"יש</w:t>
      </w:r>
      <w:r w:rsidRPr="006F178A">
        <w:rPr>
          <w:rtl/>
        </w:rPr>
        <w:t xml:space="preserve"> </w:t>
      </w:r>
      <w:r w:rsidRPr="006F178A">
        <w:rPr>
          <w:rStyle w:val="2fb"/>
          <w:rtl/>
        </w:rPr>
        <w:t xml:space="preserve">ור"ע</w:t>
      </w:r>
      <w:r w:rsidRPr="006F178A">
        <w:rPr>
          <w:rtl/>
        </w:rPr>
        <w:t xml:space="preserve">.</w:t>
      </w:r>
    </w:p>
    <w:p w:rsidR="005851B8" w:rsidRPr="00132755" w:rsidRDefault="005851B8" w:rsidP="005851B8">
      <w:pPr>
        <w:rPr>
          <w:spacing w:val="-6"/>
          <w:rtl/>
        </w:rPr>
      </w:pPr>
      <w:r w:rsidRPr="00132755">
        <w:rPr>
          <w:spacing w:val="-6"/>
          <w:rtl/>
        </w:rPr>
        <w:t xml:space="preserve">קודם למד אצל </w:t>
      </w:r>
      <w:r w:rsidRPr="00132755">
        <w:rPr>
          <w:rStyle w:val="2fb"/>
          <w:spacing w:val="-6"/>
          <w:rtl/>
        </w:rPr>
        <w:t xml:space="preserve">ר"ע</w:t>
      </w:r>
      <w:r w:rsidRPr="00132755">
        <w:rPr>
          <w:spacing w:val="-6"/>
          <w:rtl/>
        </w:rPr>
        <w:t xml:space="preserve"> ומדלא מצי </w:t>
      </w:r>
      <w:ins w:id="94716" w:author="מנוע מכני" w:date="2026-10-11T12:04:40Z">
        <w:r>
          <w:rPr>
            <w:spacing w:val="-6"/>
            <w:rtl/>
          </w:rPr>
          <w:t xml:space="preserve">לקום</w:t>
        </w:r>
      </w:ins>
      <w:del w:id="94717" w:author="מנוע מכני" w:date="2026-10-11T12:04:40Z">
        <w:r w:rsidRPr="00132755">
          <w:rPr>
            <w:spacing w:val="-6"/>
            <w:rtl/>
          </w:rPr>
          <w:delText xml:space="preserve">למיקם</w:delText>
        </w:r>
      </w:del>
      <w:r w:rsidRPr="00132755">
        <w:rPr>
          <w:spacing w:val="-6"/>
          <w:rtl/>
        </w:rPr>
        <w:t xml:space="preserve"> אליביה הלך </w:t>
      </w:r>
      <w:r w:rsidRPr="00132755">
        <w:rPr>
          <w:rStyle w:val="2fb"/>
          <w:spacing w:val="-6"/>
          <w:rtl/>
        </w:rPr>
        <w:t xml:space="preserve">לר"י</w:t>
      </w:r>
      <w:r w:rsidRPr="00132755">
        <w:rPr>
          <w:spacing w:val="-6"/>
          <w:rtl/>
        </w:rPr>
        <w:t xml:space="preserve"> וגמר גמרא </w:t>
      </w:r>
      <w:r w:rsidRPr="00132755">
        <w:rPr>
          <w:spacing w:val="-6"/>
          <w:rtl/>
        </w:rPr>
        <w:t xml:space="preserve">ו</w:t>
      </w:r>
      <w:r w:rsidRPr="00132755">
        <w:rPr>
          <w:rFonts w:hint="cs"/>
          <w:spacing w:val="-6"/>
          <w:rtl/>
        </w:rPr>
        <w:t xml:space="preserve">א</w:t>
      </w:r>
      <w:ins w:id="90033" w:author="מנוע מכני" w:date="2026-10-11T12:04:40Z">
        <w:r>
          <w:rPr>
            <w:rFonts w:hint="cs"/>
            <w:spacing w:val="-6"/>
            <w:rtl/>
          </w:rPr>
          <w:t xml:space="preserve">ח"כ</w:t>
        </w:r>
      </w:ins>
      <w:del w:id="90034" w:author="מנוע מכני" w:date="2026-10-11T12:04:40Z">
        <w:r w:rsidRPr="00132755">
          <w:rPr>
            <w:rFonts w:hint="cs"/>
            <w:spacing w:val="-6"/>
            <w:rtl/>
          </w:rPr>
          <w:delText xml:space="preserve">ח''כ</w:delText>
        </w:r>
      </w:del>
      <w:r w:rsidRPr="00132755">
        <w:rPr>
          <w:rFonts w:hint="cs"/>
          <w:spacing w:val="-6"/>
          <w:rtl/>
        </w:rPr>
        <w:t xml:space="preserve"> בא </w:t>
      </w:r>
      <w:r w:rsidRPr="00132755">
        <w:rPr>
          <w:rStyle w:val="2fb"/>
          <w:spacing w:val="-6"/>
          <w:rtl/>
        </w:rPr>
        <w:t xml:space="preserve">ל</w:t>
      </w:r>
      <w:ins w:id="90011" w:author="מנוע מכני" w:date="2026-10-11T12:04:40Z">
        <w:r>
          <w:rPr>
            <w:rStyle w:val="2fb"/>
            <w:spacing w:val="-6"/>
            <w:rtl/>
          </w:rPr>
          <w:t xml:space="preserve">ר"ע</w:t>
        </w:r>
      </w:ins>
      <w:del w:id="90012" w:author="מנוע מכני" w:date="2026-10-11T12:04:40Z">
        <w:r w:rsidRPr="00132755">
          <w:rPr>
            <w:spacing w:val="-6"/>
            <w:rtl/>
          </w:rPr>
          <w:delText xml:space="preserve">ר"'ע</w:delText>
        </w:r>
      </w:del>
      <w:r w:rsidRPr="00132755">
        <w:rPr>
          <w:spacing w:val="-6"/>
          <w:rtl/>
        </w:rPr>
        <w:t xml:space="preserve"> לסבור סברא.</w:t>
      </w:r>
    </w:p>
    <w:p w:rsidR="005851B8" w:rsidRPr="006F178A" w:rsidRDefault="005851B8" w:rsidP="005851B8">
      <w:pPr>
        <w:rPr>
          <w:rtl/>
        </w:rPr>
      </w:pPr>
      <w:r w:rsidRPr="006F178A">
        <w:rPr>
          <w:rtl/>
        </w:rPr>
        <w:t xml:space="preserve">וחד מרבותיו אסר עליו שימוש בקנקנתום וחד התיר [דוכתב ומחה כתב שיכול לימחות שלא יתעו על ידו אם זבוב ישב אתגיה דדלת ומשוי לי </w:t>
      </w:r>
      <w:r w:rsidRPr="006F178A">
        <w:rPr>
          <w:rStyle w:val="2fb"/>
          <w:rtl/>
        </w:rPr>
        <w:t xml:space="preserve">רי"ש</w:t>
      </w:r>
      <w:r w:rsidRPr="006F178A">
        <w:rPr>
          <w:rtl/>
        </w:rPr>
        <w:t xml:space="preserve">] וסתירה בין הברייתא </w:t>
      </w:r>
      <w:ins w:id="90047" w:author="Claude - סמנטי" w:date="2026-10-11T12:19:31Z">
        <w:r>
          <w:rPr>
            <w:rtl/>
          </w:rPr>
          <w:t xml:space="preserve">לומר</w:t>
        </w:r>
      </w:ins>
      <w:del w:id="90048" w:author="Claude - סמנטי" w:date="2026-10-11T12:19:31Z">
        <w:r w:rsidRPr="006F178A">
          <w:rPr>
            <w:rtl/>
          </w:rPr>
          <w:delText xml:space="preserve">למימרא</w:delText>
        </w:r>
      </w:del>
      <w:r w:rsidRPr="006F178A">
        <w:rPr>
          <w:rtl/>
        </w:rPr>
        <w:t xml:space="preserve"> של </w:t>
      </w:r>
      <w:r w:rsidRPr="006F178A">
        <w:rPr>
          <w:rStyle w:val="2fb"/>
          <w:rtl/>
        </w:rPr>
        <w:t xml:space="preserve">ריא"ז</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47" w:author="קלוד" w:date="2026-10-11T12:24:08Z"/>
        </w:rPr>
      </w:pPr>
      <w:ins w:id="90648" w:author="קלוד" w:date="2026-10-11T12:24:08Z">
        <w:r>
          <w:rPr>
            <w:color w:val="7B3F00"/>
          </w:rPr>
          <w:t xml:space="preserve">קנקנתום בדיו - חוץ מפרשת סוטה</w:t>
        </w:r>
      </w:ins>
    </w:p>
    <w:p>
      <w:pPr>
        <w:pStyle w:val="38"/>
        <w:rPr>
          <w:ins w:id="94939" w:author="מנוע מכני" w:date="2026-10-11T12:04:40Z"/>
        </w:rPr>
      </w:pPr>
      <w:del w:id="94938" w:author="מנוע מכני" w:date="2026-10-11T12:04:40Z">
        <w:r w:rsidRPr="006F178A">
          <w:delText xml:space="preserve">•</w:delText>
        </w:r>
      </w:del>
      <w:r w:rsidRPr="006F178A">
        <w:t xml:space="preserve"> </w:t>
      </w:r>
      <w:r w:rsidRPr="006F178A">
        <w:t xml:space="preserve">ר"מ היה</w:t>
      </w:r>
      <w:del w:id="97025" w:author="מנוע מכני" w:date="2026-10-11T12:04:40Z">
        <w:r w:rsidRPr="006F178A">
          <w:delText xml:space="preserve"> אומר</w:delText>
        </w:r>
      </w:del>
      <w:r w:rsidRPr="006F178A">
        <w:t xml:space="preserve">:</w:t>
      </w:r>
    </w:p>
    <w:p w:rsidR="005851B8" w:rsidRPr="006F178A" w:rsidRDefault="005851B8" w:rsidP="005851B8">
      <w:pPr>
        <w:rPr>
          <w:rtl/>
        </w:rPr>
      </w:pPr>
      <w:del w:id="94940" w:author="מנוע מכני" w:date="2026-10-11T12:04:40Z">
        <w:r w:rsidRPr="006F178A">
          <w:rPr>
            <w:rFonts w:ascii="Fb Fontext" w:hAnsi="Fb Fontext"/>
            <w:rtl/>
          </w:rPr>
          <w:delText xml:space="preserve"> </w:delText>
        </w:r>
      </w:del>
      <w:r w:rsidRPr="006F178A">
        <w:rPr>
          <w:rFonts w:ascii="Fb Fontext" w:hAnsi="Fb Fontext"/>
          <w:rtl/>
        </w:rPr>
        <w:t xml:space="preserve">לכל מטילין קנקנתום לתוך הדיו, חוץ מפרשת סוטה.</w:t>
      </w:r>
    </w:p>
    <w:p>
      <w:pPr>
        <w:pStyle w:val="38"/>
        <w:rPr>
          <w:ins w:id="94941" w:author="מנוע מכני" w:date="2026-10-11T12:04:40Z"/>
        </w:rPr>
      </w:pPr>
      <w:r w:rsidRPr="006F178A">
        <w:t>ולר"י</w:t>
      </w:r>
      <w:r w:rsidRPr="006F178A">
        <w:t>:</w:t>
      </w:r>
    </w:p>
    <w:p w:rsidR="005851B8" w:rsidRPr="006F178A" w:rsidRDefault="005851B8" w:rsidP="005851B8">
      <w:pPr>
        <w:rPr>
          <w:rtl/>
        </w:rPr>
      </w:pPr>
      <w:del w:id="94942" w:author="מנוע מכני" w:date="2026-10-11T12:04:40Z">
        <w:r w:rsidRPr="006F178A">
          <w:rPr>
            <w:rtl/>
          </w:rPr>
          <w:delText xml:space="preserve"> </w:delText>
        </w:r>
      </w:del>
      <w:r w:rsidRPr="006F178A">
        <w:rPr>
          <w:rtl/>
        </w:rPr>
        <w:t xml:space="preserve">חוץ מפרשת סוטה שבמקדש.</w:t>
      </w:r>
    </w:p>
    <w:p w:rsidR="005851B8" w:rsidRPr="006F178A" w:rsidRDefault="005851B8" w:rsidP="005851B8">
      <w:pPr>
        <w:rPr>
          <w:rtl/>
        </w:rPr>
      </w:pPr>
      <w:ins w:id="90680" w:author="מנוע מכני" w:date="2026-10-11T12:04:40Z">
        <w:r>
          <w:rPr>
            <w:rStyle w:val="afffe"/>
            <w:rFonts w:ascii="Fb Fontext" w:hAnsi="Fb Fontext"/>
            <w:rtl/>
          </w:rPr>
          <w:t xml:space="preserve">ויש</w:t>
        </w:r>
      </w:ins>
      <w:del w:id="90681" w:author="מנוע מכני" w:date="2026-10-11T12:04:40Z">
        <w:r w:rsidRPr="006F178A">
          <w:rPr>
            <w:rStyle w:val="afffe"/>
            <w:rFonts w:ascii="Fb Fontext" w:hAnsi="Fb Fontext"/>
            <w:rtl/>
          </w:rPr>
          <w:delText xml:space="preserve">ואיכא</w:delText>
        </w:r>
      </w:del>
      <w:r w:rsidRPr="006F178A">
        <w:rPr>
          <w:rtl/>
        </w:rPr>
        <w:t xml:space="preserve"> </w:t>
      </w:r>
      <w:ins w:id="90049" w:author="Claude - סמנטי" w:date="2026-10-11T12:19:31Z">
        <w:r>
          <w:rPr>
            <w:rStyle w:val="afffe"/>
            <w:rFonts w:ascii="Fb Fontext" w:hAnsi="Fb Fontext"/>
            <w:rtl/>
          </w:rPr>
          <w:t xml:space="preserve">ביניהם</w:t>
        </w:r>
      </w:ins>
      <w:del w:id="90050" w:author="Claude - סמנטי" w:date="2026-10-11T12:19:31Z">
        <w:r w:rsidRPr="006F178A">
          <w:rPr>
            <w:rStyle w:val="afffe"/>
            <w:rFonts w:ascii="Fb Fontext" w:hAnsi="Fb Fontext"/>
            <w:rtl/>
          </w:rPr>
          <w:delText xml:space="preserve">בנייהו</w:delText>
        </w:r>
      </w:del>
      <w:r w:rsidRPr="006F178A">
        <w:rPr>
          <w:rtl/>
        </w:rPr>
        <w:t xml:space="preserve"> למחוק לה מן התורה.</w:t>
      </w:r>
    </w:p>
    <w:p w:rsidR="005851B8" w:rsidRPr="006F178A" w:rsidRDefault="005851B8" w:rsidP="005851B8">
      <w:pPr>
        <w:rPr>
          <w:rtl/>
        </w:rPr>
      </w:pPr>
      <w:r w:rsidRPr="006F178A">
        <w:rPr>
          <w:rtl/>
        </w:rPr>
        <w:t>•</w:t>
      </w:r>
      <w:r w:rsidRPr="006F178A">
        <w:rPr>
          <w:rFonts w:hint="cs"/>
          <w:rtl/>
        </w:rPr>
        <w:t xml:space="preserve"> </w:t>
      </w:r>
      <w:r w:rsidRPr="006F178A">
        <w:rPr>
          <w:rStyle w:val="afffe"/>
          <w:rFonts w:ascii="Fb Fontext" w:hAnsi="Fb Fontext"/>
          <w:rtl/>
        </w:rPr>
        <w:t>וכתנאי</w:t>
      </w:r>
      <w:r w:rsidRPr="006F178A">
        <w:rPr>
          <w:rtl/>
        </w:rPr>
        <w:t xml:space="preserve"> דדתניא: אין מגילתה כשירה להשקות בה סוטה אחרת.</w:t>
      </w:r>
    </w:p>
    <w:p w:rsidR="005851B8" w:rsidRPr="009757B9" w:rsidRDefault="005851B8" w:rsidP="005851B8">
      <w:pPr>
        <w:rPr>
          <w:rFonts w:cs="Guttman Vilna"/>
          <w:b/>
          <w:bCs/>
          <w:rtl/>
        </w:rPr>
      </w:pPr>
      <w:r w:rsidRPr="006F178A">
        <w:rPr>
          <w:rStyle w:val="2fb"/>
          <w:rtl/>
        </w:rPr>
        <w:t xml:space="preserve">ראב"י</w:t>
      </w:r>
      <w:r w:rsidRPr="006F178A">
        <w:rPr>
          <w:rtl/>
        </w:rPr>
        <w:t xml:space="preserve"> מגילתה כשירה להשקות בה סוטה אחרת.</w:t>
      </w:r>
    </w:p>
    <w:p>
      <w:pPr>
        <w:pStyle w:val="38"/>
        <w:rPr>
          <w:ins w:id="94943" w:author="מנוע מכני" w:date="2026-10-11T12:04:40Z"/>
        </w:rPr>
      </w:pPr>
      <w:r w:rsidRPr="00132755">
        <w:t>ודחתה</w:t>
      </w:r>
      <w:r w:rsidRPr="00132755">
        <w:t xml:space="preserve"> </w:t>
      </w:r>
      <w:r w:rsidRPr="00132755">
        <w:t>הגמ'</w:t>
      </w:r>
      <w:r w:rsidRPr="00132755">
        <w:t xml:space="preserve"> לר"פ</w:t>
      </w:r>
      <w:r w:rsidRPr="00132755">
        <w:t>:</w:t>
      </w:r>
    </w:p>
    <w:p w:rsidR="005851B8" w:rsidRPr="00132755" w:rsidRDefault="005851B8" w:rsidP="005851B8">
      <w:pPr>
        <w:rPr>
          <w:rFonts w:cs="Guttman Vilna"/>
          <w:b/>
          <w:bCs/>
          <w:spacing w:val="-6"/>
          <w:rtl/>
        </w:rPr>
      </w:pPr>
      <w:del w:id="94944" w:author="מנוע מכני" w:date="2026-10-11T12:04:40Z">
        <w:r w:rsidRPr="00132755">
          <w:rPr>
            <w:spacing w:val="-6"/>
            <w:rtl/>
          </w:rPr>
          <w:delText xml:space="preserve"> </w:delText>
        </w:r>
      </w:del>
      <w:r w:rsidRPr="00132755">
        <w:rPr>
          <w:spacing w:val="-6"/>
          <w:rtl/>
        </w:rPr>
        <w:t xml:space="preserve">דדוקא </w:t>
      </w:r>
      <w:ins w:id="90682" w:author="מנוע מכני" w:date="2026-10-11T12:04:40Z">
        <w:r>
          <w:rPr>
            <w:spacing w:val="-6"/>
            <w:rtl/>
          </w:rPr>
          <w:t xml:space="preserve">שם</w:t>
        </w:r>
      </w:ins>
      <w:del w:id="90683" w:author="מנוע מכני" w:date="2026-10-11T12:04:40Z">
        <w:r w:rsidRPr="00132755">
          <w:rPr>
            <w:spacing w:val="-6"/>
            <w:rtl/>
          </w:rPr>
          <w:delText xml:space="preserve">התם</w:delText>
        </w:r>
      </w:del>
      <w:r w:rsidRPr="00132755">
        <w:rPr>
          <w:spacing w:val="-6"/>
          <w:rtl/>
        </w:rPr>
        <w:t xml:space="preserve"> דאינתיק לשום רחל </w:t>
      </w:r>
      <w:r w:rsidRPr="00132755">
        <w:rPr>
          <w:spacing w:val="-6"/>
          <w:rtl/>
        </w:rPr>
        <w:t xml:space="preserve">לא</w:t>
      </w:r>
      <w:r w:rsidRPr="00132755">
        <w:rPr>
          <w:spacing w:val="-6"/>
          <w:rtl/>
        </w:rPr>
        <w:t xml:space="preserve"> </w:t>
      </w:r>
      <w:ins w:id="92034" w:author="מנוע מכני" w:date="2026-10-11T12:04:40Z">
        <w:r>
          <w:rPr>
            <w:spacing w:val="-6"/>
            <w:rtl/>
          </w:rPr>
          <w:t xml:space="preserve">מאלו</w:t>
        </w:r>
      </w:ins>
      <w:del w:id="92035" w:author="מנוע מכני" w:date="2026-10-11T12:04:40Z">
        <w:r w:rsidRPr="00132755">
          <w:rPr>
            <w:spacing w:val="-6"/>
            <w:rtl/>
          </w:rPr>
          <w:delText xml:space="preserve">מהני</w:delText>
        </w:r>
      </w:del>
      <w:r w:rsidRPr="00132755">
        <w:rPr>
          <w:spacing w:val="-6"/>
          <w:rtl/>
        </w:rPr>
        <w:t xml:space="preserve"> לאחרת </w:t>
      </w:r>
      <w:r w:rsidRPr="00132755">
        <w:rPr>
          <w:spacing w:val="-6"/>
          <w:rtl/>
        </w:rPr>
        <w:t xml:space="preserve">משא"כ</w:t>
      </w:r>
      <w:r w:rsidRPr="00132755">
        <w:rPr>
          <w:spacing w:val="-6"/>
          <w:rtl/>
        </w:rPr>
        <w:t xml:space="preserve"> תורה דסתמא כתיבא.</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ולרנב"י</w:t>
      </w:r>
      <w:r w:rsidRPr="006F178A">
        <w:rPr>
          <w:rtl/>
        </w:rPr>
        <w:t xml:space="preserve"> דווקא </w:t>
      </w:r>
      <w:ins w:id="90684" w:author="מנוע מכני" w:date="2026-10-11T12:04:40Z">
        <w:r>
          <w:rPr>
            <w:rtl/>
          </w:rPr>
          <w:t xml:space="preserve">שם</w:t>
        </w:r>
      </w:ins>
      <w:del w:id="90685" w:author="מנוע מכני" w:date="2026-10-11T12:04:40Z">
        <w:r w:rsidRPr="006F178A">
          <w:rPr>
            <w:rtl/>
          </w:rPr>
          <w:delText xml:space="preserve">התם</w:delText>
        </w:r>
      </w:del>
      <w:r w:rsidRPr="006F178A">
        <w:rPr>
          <w:rtl/>
        </w:rPr>
        <w:t xml:space="preserve"> דאיכתיב לשום סוטה בעולם, אבל גבי תורה דלהתלמד כתיבא - </w:t>
      </w:r>
      <w:ins w:id="92036" w:author="מנוע מכני" w:date="2026-10-11T12:04:40Z">
        <w:r>
          <w:rPr>
            <w:rtl/>
          </w:rPr>
          <w:t xml:space="preserve">כך</w:t>
        </w:r>
      </w:ins>
      <w:del w:id="92037" w:author="מנוע מכני" w:date="2026-10-11T12:04:40Z">
        <w:r w:rsidRPr="006F178A">
          <w:rPr>
            <w:rtl/>
          </w:rPr>
          <w:delText xml:space="preserve">הכי</w:delText>
        </w:r>
      </w:del>
      <w:r w:rsidRPr="006F178A">
        <w:rPr>
          <w:rtl/>
        </w:rPr>
        <w:t xml:space="preserve"> </w:t>
      </w:r>
      <w:ins w:id="90686" w:author="מנוע מכני" w:date="2026-10-11T12:04:40Z">
        <w:r>
          <w:rPr>
            <w:rtl/>
          </w:rPr>
          <w:t xml:space="preserve">גם</w:t>
        </w:r>
      </w:ins>
      <w:del w:id="90687" w:author="מנוע מכני" w:date="2026-10-11T12:04:40Z">
        <w:r w:rsidRPr="006F178A">
          <w:rPr>
            <w:rtl/>
          </w:rPr>
          <w:delText xml:space="preserve">נמי</w:delText>
        </w:r>
      </w:del>
      <w:r w:rsidRPr="006F178A">
        <w:rPr>
          <w:rtl/>
        </w:rPr>
        <w:t xml:space="preserve"> דלא </w:t>
      </w:r>
      <w:ins w:id="90051" w:author="Claude - סמנטי" w:date="2026-10-11T12:19:31Z">
        <w:r>
          <w:rPr>
            <w:rtl/>
          </w:rPr>
          <w:t xml:space="preserve">מוחקים</w:t>
        </w:r>
      </w:ins>
      <w:del w:id="90052" w:author="Claude - סמנטי" w:date="2026-10-11T12:19:31Z">
        <w:r w:rsidRPr="006F178A">
          <w:rPr>
            <w:rtl/>
          </w:rPr>
          <w:delText xml:space="preserve">מחקינן</w:delText>
        </w:r>
      </w:del>
      <w:r w:rsidRPr="006F178A">
        <w:rPr>
          <w:rtl/>
        </w:rPr>
        <w:t xml:space="preserve">.</w:t>
      </w:r>
    </w:p>
    <w:p w:rsidR="005851B8" w:rsidRPr="006F178A" w:rsidRDefault="005851B8" w:rsidP="005851B8">
      <w:pPr>
        <w:rPr>
          <w:rtl/>
        </w:rPr>
      </w:pPr>
      <w:r w:rsidRPr="006F178A">
        <w:rPr>
          <w:rtl/>
        </w:rPr>
        <w:t>•</w:t>
      </w:r>
      <w:r w:rsidRPr="006F178A">
        <w:rPr>
          <w:rFonts w:hint="cs"/>
          <w:rtl/>
        </w:rPr>
        <w:t xml:space="preserve"> </w:t>
      </w:r>
      <w:r w:rsidRPr="006F178A">
        <w:rPr>
          <w:rtl/>
        </w:rPr>
        <w:t xml:space="preserve">לא</w:t>
      </w:r>
      <w:r w:rsidRPr="006F178A">
        <w:rPr>
          <w:rtl/>
        </w:rPr>
        <w:t xml:space="preserve"> דמי לגט ד</w:t>
      </w:r>
      <w:r w:rsidRPr="00B115E6">
        <w:rPr>
          <w:rStyle w:val="afffff0"/>
          <w:rtl/>
        </w:rPr>
        <w:t xml:space="preserve">וכתב לה </w:t>
      </w:r>
      <w:r w:rsidRPr="006F178A">
        <w:rPr>
          <w:rtl/>
        </w:rPr>
        <w:t>לשמה</w:t>
      </w:r>
      <w:r>
        <w:rPr>
          <w:rFonts w:hint="cs"/>
          <w:rtl/>
        </w:rPr>
        <w:t>,</w:t>
      </w:r>
      <w:r w:rsidRPr="006F178A">
        <w:rPr>
          <w:rtl/>
        </w:rPr>
        <w:t xml:space="preserve"> דלא </w:t>
      </w:r>
      <w:ins w:id="92038" w:author="מנוע מכני" w:date="2026-10-11T12:04:40Z">
        <w:r>
          <w:rPr>
            <w:rtl/>
          </w:rPr>
          <w:t xml:space="preserve">מאלו</w:t>
        </w:r>
      </w:ins>
      <w:del w:id="92039" w:author="מנוע מכני" w:date="2026-10-11T12:04:40Z">
        <w:r w:rsidRPr="006F178A">
          <w:rPr>
            <w:rtl/>
          </w:rPr>
          <w:delText xml:space="preserve">מהני</w:delText>
        </w:r>
      </w:del>
      <w:r w:rsidRPr="006F178A">
        <w:rPr>
          <w:rtl/>
        </w:rPr>
        <w:t xml:space="preserve"> לגרש בשמה כשמה </w:t>
      </w:r>
      <w:r>
        <w:rPr>
          <w:rtl/>
        </w:rPr>
        <w:t>וכו'</w:t>
      </w:r>
      <w:r w:rsidRPr="006F178A">
        <w:rPr>
          <w:rtl/>
        </w:rPr>
        <w:t xml:space="preserve"> </w:t>
      </w:r>
      <w:ins w:id="90688" w:author="מנוע מכני" w:date="2026-10-11T12:04:40Z">
        <w:r>
          <w:rPr>
            <w:rtl/>
          </w:rPr>
          <w:t xml:space="preserve">דכאן</w:t>
        </w:r>
      </w:ins>
      <w:del w:id="90689" w:author="מנוע מכני" w:date="2026-10-11T12:04:40Z">
        <w:r w:rsidRPr="006F178A">
          <w:rPr>
            <w:rtl/>
          </w:rPr>
          <w:delText xml:space="preserve">דהכא</w:delText>
        </w:r>
      </w:del>
      <w:r w:rsidRPr="006F178A">
        <w:rPr>
          <w:rtl/>
        </w:rPr>
        <w:t xml:space="preserve"> </w:t>
      </w:r>
      <w:r w:rsidRPr="00B115E6">
        <w:rPr>
          <w:rStyle w:val="afffff0"/>
          <w:rtl/>
        </w:rPr>
        <w:t xml:space="preserve">ועשה </w:t>
      </w:r>
      <w:r w:rsidRPr="006F178A">
        <w:rPr>
          <w:rtl/>
        </w:rPr>
        <w:t>כתיב ועשיה דידה מחיקה היא.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יג:</w:t>
      </w:r>
    </w:p>
    <w:p>
      <w:pPr>
        <w:pStyle w:val="afffff8"/>
        <w:rPr>
          <w:ins w:id="90645" w:author="קלוד" w:date="2026-10-11T12:24:08Z"/>
        </w:rPr>
      </w:pPr>
      <w:ins w:id="90646" w:author="קלוד" w:date="2026-10-11T12:24:08Z">
        <w:r>
          <w:rPr>
            <w:color w:val="7B3F00"/>
          </w:rPr>
          <w:t xml:space="preserve">ר"מ - מדוע לא נקבעה הלכה כמותו</w:t>
        </w:r>
      </w:ins>
    </w:p>
    <w:p>
      <w:pPr>
        <w:pStyle w:val="38"/>
        <w:rPr>
          <w:ins w:id="94946" w:author="מנוע מכני" w:date="2026-10-11T12:04:40Z"/>
        </w:rPr>
      </w:pPr>
      <w:del w:id="94945" w:author="מנוע מכני" w:date="2026-10-11T12:04:40Z">
        <w:r w:rsidRPr="006F178A">
          <w:delText xml:space="preserve">•</w:delText>
        </w:r>
      </w:del>
      <w:r w:rsidRPr="006F178A">
        <w:t xml:space="preserve"> </w:t>
      </w:r>
      <w:r w:rsidRPr="006F178A">
        <w:t xml:space="preserve">א"ר אחא בר חנינא:</w:t>
      </w:r>
    </w:p>
    <w:p w:rsidR="005851B8" w:rsidRDefault="005851B8" w:rsidP="005851B8">
      <w:pPr>
        <w:rPr>
          <w:rFonts w:ascii="Fb Fontext" w:hAnsi="Fb Fontext"/>
          <w:rtl/>
        </w:rPr>
      </w:pPr>
      <w:del w:id="94947" w:author="מנוע מכני" w:date="2026-10-11T12:04:40Z">
        <w:r w:rsidRPr="006F178A">
          <w:rPr>
            <w:rFonts w:ascii="Fb Fontext" w:hAnsi="Fb Fontext"/>
            <w:rtl/>
          </w:rPr>
          <w:delText xml:space="preserve"> </w:delText>
        </w:r>
      </w:del>
      <w:r w:rsidRPr="006F178A">
        <w:rPr>
          <w:rFonts w:ascii="Fb Fontext" w:hAnsi="Fb Fontext"/>
          <w:rtl/>
        </w:rPr>
        <w:t xml:space="preserve">גלוי וידוע לפני מי שאמר והיה העולם שאין בדורו של </w:t>
      </w:r>
      <w:r w:rsidRPr="006F178A">
        <w:rPr>
          <w:rStyle w:val="2fb"/>
          <w:rFonts w:ascii="Fb Fontext" w:hAnsi="Fb Fontext"/>
          <w:rtl/>
        </w:rPr>
        <w:t xml:space="preserve">ר"מ</w:t>
      </w:r>
      <w:r w:rsidRPr="006F178A">
        <w:rPr>
          <w:rFonts w:ascii="Fb Fontext" w:hAnsi="Fb Fontext"/>
          <w:rtl/>
        </w:rPr>
        <w:t xml:space="preserve"> כמותו,</w:t>
      </w:r>
    </w:p>
    <w:p w:rsidR="005851B8" w:rsidRPr="006F178A" w:rsidRDefault="005851B8" w:rsidP="005851B8">
      <w:pPr>
        <w:rPr>
          <w:rtl/>
        </w:rPr>
      </w:pPr>
      <w:r w:rsidRPr="006F178A">
        <w:rPr>
          <w:rtl/>
        </w:rPr>
        <w:t>ולא קבעו הלכה כמותו - שלא יכלו חביריו לעמוד על סוף דעתו. שהוא אומר על טמא טהור ומראה לו פנים, על טהור טמא ומראה לו פנים.</w:t>
      </w:r>
    </w:p>
    <w:p w:rsidR="005851B8" w:rsidRPr="006F178A" w:rsidRDefault="005851B8" w:rsidP="005851B8">
      <w:pPr>
        <w:rPr>
          <w:rtl/>
        </w:rPr>
      </w:pPr>
      <w:r w:rsidRPr="006F178A">
        <w:rPr>
          <w:rtl/>
        </w:rPr>
        <w:t xml:space="preserve">ולא </w:t>
      </w:r>
      <w:r w:rsidRPr="006F178A">
        <w:rPr>
          <w:rStyle w:val="2fb"/>
          <w:rtl/>
        </w:rPr>
        <w:t xml:space="preserve">ר"מ</w:t>
      </w:r>
      <w:r w:rsidRPr="006F178A">
        <w:rPr>
          <w:rtl/>
        </w:rPr>
        <w:t xml:space="preserve"> שמו אלא </w:t>
      </w:r>
      <w:r w:rsidRPr="006F178A">
        <w:rPr>
          <w:rStyle w:val="2fb"/>
          <w:rtl/>
        </w:rPr>
        <w:t xml:space="preserve">רבי</w:t>
      </w:r>
      <w:r w:rsidRPr="006F178A">
        <w:rPr>
          <w:rtl/>
        </w:rPr>
        <w:t xml:space="preserve"> נהוראי שמו, ונקרא שמו </w:t>
      </w:r>
      <w:r w:rsidRPr="006F178A">
        <w:rPr>
          <w:rStyle w:val="2fb"/>
          <w:rtl/>
        </w:rPr>
        <w:t xml:space="preserve">ר"מ</w:t>
      </w:r>
      <w:r w:rsidRPr="006F178A">
        <w:rPr>
          <w:rtl/>
        </w:rPr>
        <w:t xml:space="preserve"> - שהוא מאיר עיני חכמים בהלכה.</w:t>
      </w:r>
    </w:p>
    <w:p w:rsidR="005851B8" w:rsidRPr="009757B9" w:rsidRDefault="005851B8" w:rsidP="005851B8">
      <w:pPr>
        <w:rPr>
          <w:rFonts w:cs="Guttman Vilna"/>
          <w:b/>
          <w:bCs/>
          <w:rtl/>
        </w:rPr>
      </w:pPr>
      <w:r w:rsidRPr="006F178A">
        <w:rPr>
          <w:rtl/>
        </w:rPr>
        <w:t xml:space="preserve">ולא נהוראי שמו אלא </w:t>
      </w:r>
      <w:r w:rsidRPr="006F178A">
        <w:rPr>
          <w:rStyle w:val="2fb"/>
          <w:rtl/>
        </w:rPr>
        <w:t xml:space="preserve">רבי</w:t>
      </w:r>
      <w:r w:rsidRPr="006F178A">
        <w:rPr>
          <w:rtl/>
        </w:rPr>
        <w:t xml:space="preserve"> נחמיה שמו, </w:t>
      </w:r>
      <w:ins w:id="90690" w:author="מנוע מכני" w:date="2026-10-11T12:04:40Z">
        <w:r>
          <w:rPr>
            <w:rtl/>
          </w:rPr>
          <w:t xml:space="preserve">ואמרו</w:t>
        </w:r>
      </w:ins>
      <w:del w:id="90691" w:author="מנוע מכני" w:date="2026-10-11T12:04:40Z">
        <w:r w:rsidRPr="006F178A">
          <w:rPr>
            <w:rtl/>
          </w:rPr>
          <w:delText xml:space="preserve">ואמרי</w:delText>
        </w:r>
      </w:del>
      <w:r w:rsidRPr="006F178A">
        <w:rPr>
          <w:rtl/>
        </w:rPr>
        <w:t xml:space="preserve"> לה </w:t>
      </w:r>
      <w:r w:rsidRPr="006F178A">
        <w:rPr>
          <w:rStyle w:val="2fb"/>
          <w:rtl/>
        </w:rPr>
        <w:t xml:space="preserve">ראב"ע</w:t>
      </w:r>
      <w:r w:rsidRPr="006F178A">
        <w:rPr>
          <w:rtl/>
        </w:rPr>
        <w:t xml:space="preserve"> שמו,</w:t>
      </w:r>
    </w:p>
    <w:p w:rsidR="005851B8" w:rsidRPr="009757B9" w:rsidRDefault="005851B8" w:rsidP="005851B8">
      <w:pPr>
        <w:rPr>
          <w:rFonts w:cs="Guttman Vilna"/>
          <w:b/>
          <w:bCs/>
          <w:rtl/>
        </w:rPr>
      </w:pPr>
      <w:r w:rsidRPr="006F178A">
        <w:rPr>
          <w:rtl/>
        </w:rPr>
        <w:t>ולמה נקרא שמו נהוראי - שמנהיר עיני חכמים בהלכה.</w:t>
      </w:r>
    </w:p>
    <w:p>
      <w:pPr>
        <w:pStyle w:val="38"/>
        <w:rPr>
          <w:ins w:id="94949" w:author="מנוע מכני" w:date="2026-10-11T12:04:40Z"/>
        </w:rPr>
      </w:pPr>
      <w:del w:id="94948" w:author="מנוע מכני" w:date="2026-10-11T12:04:40Z">
        <w:r w:rsidRPr="006061D7">
          <w:delText xml:space="preserve">•</w:delText>
        </w:r>
      </w:del>
      <w:r w:rsidRPr="006061D7">
        <w:t xml:space="preserve"> </w:t>
      </w:r>
      <w:r w:rsidRPr="006061D7">
        <w:t xml:space="preserve">רבי:</w:t>
      </w:r>
    </w:p>
    <w:p w:rsidR="005851B8" w:rsidRPr="006061D7" w:rsidRDefault="005851B8" w:rsidP="005851B8">
      <w:pPr>
        <w:rPr>
          <w:rtl/>
        </w:rPr>
      </w:pPr>
      <w:del w:id="94950" w:author="מנוע מכני" w:date="2026-10-11T12:04:40Z">
        <w:r w:rsidRPr="006061D7">
          <w:rPr>
            <w:rtl/>
          </w:rPr>
          <w:delText xml:space="preserve"> </w:delText>
        </w:r>
      </w:del>
      <w:ins w:id="92040" w:author="מנוע מכני" w:date="2026-10-11T12:04:40Z">
        <w:r>
          <w:rPr>
            <w:rtl/>
          </w:rPr>
          <w:t xml:space="preserve">זה</w:t>
        </w:r>
      </w:ins>
      <w:del w:id="92041" w:author="מנוע מכני" w:date="2026-10-11T12:04:40Z">
        <w:r w:rsidRPr="006061D7">
          <w:rPr>
            <w:rtl/>
          </w:rPr>
          <w:delText xml:space="preserve">האי</w:delText>
        </w:r>
      </w:del>
      <w:r w:rsidRPr="006061D7">
        <w:rPr>
          <w:rtl/>
        </w:rPr>
        <w:t xml:space="preserve"> דמחדדנא מחבראי - דחזיתיה </w:t>
      </w:r>
      <w:r w:rsidRPr="006061D7">
        <w:rPr>
          <w:rStyle w:val="2fb"/>
          <w:rtl/>
        </w:rPr>
        <w:t xml:space="preserve">לר</w:t>
      </w:r>
      <w:r>
        <w:rPr>
          <w:rStyle w:val="2fb"/>
          <w:rtl/>
        </w:rPr>
        <w:t xml:space="preserve">"מ</w:t>
      </w:r>
      <w:r>
        <w:rPr>
          <w:rtl/>
        </w:rPr>
        <w:t xml:space="preserve"> מאחוריה, ואילו </w:t>
      </w:r>
      <w:r>
        <w:rPr>
          <w:rFonts w:hint="cs"/>
          <w:rtl/>
        </w:rPr>
        <w:t>ראיתיו מלפניו</w:t>
      </w:r>
      <w:r>
        <w:rPr>
          <w:rtl/>
        </w:rPr>
        <w:t xml:space="preserve"> </w:t>
      </w:r>
      <w:r>
        <w:rPr>
          <w:rFonts w:hint="cs"/>
          <w:rtl/>
        </w:rPr>
        <w:t xml:space="preserve">הייתי מחודד יותר </w:t>
      </w:r>
      <w:r w:rsidRPr="002F73F8">
        <w:rPr>
          <w:rStyle w:val="afffff0"/>
          <w:rFonts w:hint="cs"/>
          <w:rtl/>
        </w:rPr>
        <w:t>ד'</w:t>
      </w:r>
      <w:ins w:id="90541" w:author="Claude - סמנטי" w:date="2026-10-11T12:19:31Z">
        <w:r>
          <w:rPr>
            <w:rStyle w:val="afffff0"/>
            <w:rtl/>
          </w:rPr>
          <w:t xml:space="preserve">וְהָיוּ עֵינֶיךָ רֹאוֹת אֶת מוֹרֶיךָ</w:t>
        </w:r>
      </w:ins>
      <w:del w:id="90542" w:author="Claude - סמנטי" w:date="2026-10-11T12:19:31Z">
        <w:r w:rsidRPr="002F73F8">
          <w:rPr>
            <w:rStyle w:val="afffff0"/>
            <w:rtl/>
          </w:rPr>
          <w:delText xml:space="preserve">והיו עיניך ראות את מוריך</w:delText>
        </w:r>
      </w:del>
      <w:r w:rsidRPr="002F73F8">
        <w:rPr>
          <w:rStyle w:val="afffff0"/>
          <w:rFonts w:hint="cs"/>
          <w:rtl/>
        </w:rPr>
        <w:t>'</w:t>
      </w:r>
      <w:r w:rsidRPr="002F73F8">
        <w:rPr>
          <w:rStyle w:val="afffff0"/>
          <w:rtl/>
        </w:rPr>
        <w:t>.</w:t>
      </w:r>
    </w:p>
    <w:p w:rsidR="005851B8" w:rsidRPr="006F178A" w:rsidRDefault="005851B8" w:rsidP="005851B8">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w:t>
      </w:r>
      <w:r w:rsidRPr="006F178A">
        <w:rPr>
          <w:rFonts w:ascii="Fb Fontext" w:hAnsi="Fb Fontext"/>
          <w:rtl/>
        </w:rPr>
        <w:t xml:space="preserve"> אבהו </w:t>
      </w:r>
      <w:r w:rsidRPr="006F178A">
        <w:rPr>
          <w:rStyle w:val="2fb"/>
          <w:rFonts w:ascii="Fb Fontext" w:hAnsi="Fb Fontext"/>
          <w:rtl/>
        </w:rPr>
        <w:t xml:space="preserve">מרי"ו</w:t>
      </w:r>
      <w:r w:rsidRPr="006F178A">
        <w:rPr>
          <w:rFonts w:ascii="Fb Fontext" w:hAnsi="Fb Fontext"/>
          <w:rtl/>
        </w:rPr>
        <w:t xml:space="preserve"> - תלמיד היה לו </w:t>
      </w:r>
      <w:r w:rsidRPr="006F178A">
        <w:rPr>
          <w:rStyle w:val="2fb"/>
          <w:rFonts w:ascii="Fb Fontext" w:hAnsi="Fb Fontext"/>
          <w:rtl/>
        </w:rPr>
        <w:t xml:space="preserve">לר"מ</w:t>
      </w:r>
      <w:r w:rsidRPr="006F178A">
        <w:rPr>
          <w:rFonts w:ascii="Fb Fontext" w:hAnsi="Fb Fontext"/>
          <w:rtl/>
        </w:rPr>
        <w:t xml:space="preserve"> וסומכוס שמו, שהיה אומר על כל דבר ודבר של טומאה ארבעים ושמונה טעמי טומאה, ועל כל דבר ודבר של טהרה ארבעים ושמונה טעמי טהרה.</w:t>
      </w:r>
    </w:p>
    <w:p>
      <w:pPr>
        <w:pStyle w:val="38"/>
        <w:rPr>
          <w:ins w:id="94952" w:author="מנוע מכני" w:date="2026-10-11T12:04:40Z"/>
        </w:rPr>
      </w:pPr>
      <w:del w:id="94951" w:author="מנוע מכני" w:date="2026-10-11T12:04:40Z">
        <w:r w:rsidRPr="006F178A">
          <w:delText xml:space="preserve">•</w:delText>
        </w:r>
      </w:del>
      <w:r w:rsidRPr="006F178A">
        <w:t xml:space="preserve"> </w:t>
      </w:r>
      <w:r w:rsidRPr="006F178A">
        <w:t xml:space="preserve">תנא:</w:t>
      </w:r>
    </w:p>
    <w:p w:rsidR="005851B8" w:rsidRPr="006F178A" w:rsidRDefault="005851B8" w:rsidP="005851B8">
      <w:pPr>
        <w:rPr>
          <w:rtl/>
        </w:rPr>
      </w:pPr>
      <w:del w:id="94953" w:author="מנוע מכני" w:date="2026-10-11T12:04:40Z">
        <w:r w:rsidRPr="006F178A">
          <w:rPr>
            <w:rtl/>
          </w:rPr>
          <w:delText xml:space="preserve"> </w:delText>
        </w:r>
      </w:del>
      <w:r w:rsidRPr="006F178A">
        <w:rPr>
          <w:rtl/>
        </w:rPr>
        <w:t xml:space="preserve">תלמיד ותיק היה ביבנה שהיה מטהר את השרץ במאה וחמשים טעמים.</w:t>
      </w:r>
    </w:p>
    <w:p>
      <w:pPr>
        <w:pStyle w:val="38"/>
        <w:rPr>
          <w:ins w:id="94955" w:author="מנוע מכני" w:date="2026-10-11T12:04:40Z"/>
        </w:rPr>
      </w:pPr>
      <w:del w:id="94954" w:author="מנוע מכני" w:date="2026-10-11T12:04:40Z">
        <w:r w:rsidRPr="006F178A">
          <w:delText xml:space="preserve">•</w:delText>
        </w:r>
      </w:del>
      <w:r w:rsidRPr="006F178A">
        <w:t xml:space="preserve"> </w:t>
      </w:r>
      <w:r w:rsidRPr="006F178A">
        <w:t xml:space="preserve">רבינא:</w:t>
      </w:r>
    </w:p>
    <w:p w:rsidR="005851B8" w:rsidRDefault="005851B8" w:rsidP="005851B8">
      <w:pPr>
        <w:rPr>
          <w:rtl/>
        </w:rPr>
      </w:pPr>
      <w:del w:id="94956" w:author="מנוע מכני" w:date="2026-10-11T12:04:40Z">
        <w:r w:rsidRPr="006F178A">
          <w:rPr>
            <w:rtl/>
          </w:rPr>
          <w:delText xml:space="preserve"> </w:delText>
        </w:r>
      </w:del>
      <w:r w:rsidRPr="006F178A">
        <w:rPr>
          <w:rtl/>
        </w:rPr>
        <w:t xml:space="preserve">אני אדון ואטהרנו. ומה נחש שממית ומרבה טומאה - טהור, </w:t>
      </w:r>
      <w:ins w:id="90035" w:author="מנוע מכני" w:date="2026-10-11T12:04:40Z">
        <w:r>
          <w:rPr>
            <w:rFonts w:hint="cs"/>
            <w:rtl/>
          </w:rPr>
          <w:t xml:space="preserve">כ"ש</w:t>
        </w:r>
      </w:ins>
      <w:del w:id="90036" w:author="מנוע מכני" w:date="2026-10-11T12:04:40Z">
        <w:r>
          <w:rPr>
            <w:rFonts w:hint="cs"/>
            <w:rtl/>
          </w:rPr>
          <w:delText xml:space="preserve">כ''ש</w:delText>
        </w:r>
      </w:del>
      <w:r>
        <w:rPr>
          <w:rFonts w:hint="cs"/>
          <w:rtl/>
        </w:rPr>
        <w:t xml:space="preserve"> </w:t>
      </w:r>
      <w:r w:rsidRPr="006F178A">
        <w:rPr>
          <w:rtl/>
        </w:rPr>
        <w:t xml:space="preserve">שרץ שאין ממית ומרבה טומאה </w:t>
      </w:r>
    </w:p>
    <w:p>
      <w:pPr>
        <w:pStyle w:val="38"/>
        <w:rPr>
          <w:ins w:id="96995" w:author="מנוע מכני" w:date="2026-10-11T12:04:40Z"/>
        </w:rPr>
      </w:pPr>
      <w:r w:rsidRPr="006F178A">
        <w:t xml:space="preserve">- ולא היא,</w:t>
      </w:r>
    </w:p>
    <w:p w:rsidR="005851B8" w:rsidRDefault="005851B8" w:rsidP="005851B8">
      <w:pPr>
        <w:ind w:firstLine="0"/>
        <w:rPr>
          <w:rtl/>
        </w:rPr>
      </w:pPr>
      <w:del w:id="96996" w:author="מנוע מכני" w:date="2026-10-11T12:04:40Z">
        <w:r w:rsidRPr="006F178A">
          <w:rPr>
            <w:rtl/>
          </w:rPr>
          <w:delText xml:space="preserve"> </w:delText>
        </w:r>
      </w:del>
      <w:r w:rsidRPr="006F178A">
        <w:rPr>
          <w:rtl/>
        </w:rPr>
        <w:t xml:space="preserve">מעשה קוץ </w:t>
      </w:r>
      <w:ins w:id="92042" w:author="מנוע מכני" w:date="2026-10-11T12:04:40Z">
        <w:r>
          <w:rPr>
            <w:rtl/>
          </w:rPr>
          <w:t xml:space="preserve">סתם</w:t>
        </w:r>
      </w:ins>
      <w:del w:id="92043" w:author="מנוע מכני" w:date="2026-10-11T12:04:40Z">
        <w:r w:rsidRPr="006F178A">
          <w:rPr>
            <w:rtl/>
          </w:rPr>
          <w:delText xml:space="preserve">בעלמא</w:delText>
        </w:r>
      </w:del>
      <w:r w:rsidRPr="006F178A">
        <w:rPr>
          <w:rtl/>
        </w:rPr>
        <w:t xml:space="preserve"> קעביד. [והיינו כח הטומאה </w:t>
      </w:r>
      <w:r w:rsidRPr="006F178A">
        <w:rPr>
          <w:rtl/>
        </w:rPr>
        <w:t xml:space="preserve">לא</w:t>
      </w:r>
      <w:r w:rsidRPr="006F178A">
        <w:rPr>
          <w:rtl/>
        </w:rPr>
        <w:t xml:space="preserve"> מעצם ההכשה]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43" w:author="קלוד" w:date="2026-10-11T12:24:08Z"/>
        </w:rPr>
      </w:pPr>
      <w:ins w:id="90644" w:author="קלוד" w:date="2026-10-11T12:24:08Z">
        <w:r>
          <w:rPr>
            <w:color w:val="7B3F00"/>
          </w:rPr>
          <w:t xml:space="preserve">'אלו ואלו דברי אלהים חיים' - מדוע הלכה כב"ה</w:t>
        </w:r>
      </w:ins>
    </w:p>
    <w:p>
      <w:pPr>
        <w:pStyle w:val="38"/>
        <w:rPr>
          <w:ins w:id="94957" w:author="מנוע מכני" w:date="2026-10-11T12:04:40Z"/>
        </w:rPr>
      </w:pPr>
      <w:r w:rsidRPr="006F178A">
        <w:t xml:space="preserve">רבי אבא משמואל:</w:t>
      </w:r>
    </w:p>
    <w:p w:rsidR="005851B8" w:rsidRPr="006F178A" w:rsidRDefault="005851B8" w:rsidP="005851B8">
      <w:pPr>
        <w:rPr>
          <w:rtl/>
        </w:rPr>
      </w:pPr>
      <w:del w:id="94958" w:author="מנוע מכני" w:date="2026-10-11T12:04:40Z">
        <w:r w:rsidRPr="006F178A">
          <w:rPr>
            <w:rFonts w:ascii="Fb Fontext" w:hAnsi="Fb Fontext"/>
            <w:rtl/>
          </w:rPr>
          <w:delText xml:space="preserve"> </w:delText>
        </w:r>
      </w:del>
      <w:r w:rsidRPr="006F178A">
        <w:rPr>
          <w:rFonts w:ascii="Fb Fontext" w:hAnsi="Fb Fontext" w:hint="cs"/>
          <w:rtl/>
        </w:rPr>
        <w:t xml:space="preserve">ג' </w:t>
      </w:r>
      <w:r w:rsidRPr="006F178A">
        <w:rPr>
          <w:rFonts w:ascii="Fb Fontext" w:hAnsi="Fb Fontext"/>
          <w:rtl/>
        </w:rPr>
        <w:t xml:space="preserve">שנים נחלקו </w:t>
      </w:r>
      <w:r w:rsidRPr="006F178A">
        <w:rPr>
          <w:rFonts w:ascii="Fb Fontext" w:hAnsi="Fb Fontext"/>
          <w:rtl/>
        </w:rPr>
        <w:t xml:space="preserve">ב</w:t>
      </w:r>
      <w:r w:rsidRPr="006F178A">
        <w:rPr>
          <w:rFonts w:ascii="Fb Fontext" w:hAnsi="Fb Fontext" w:hint="cs"/>
          <w:rtl/>
        </w:rPr>
        <w:t xml:space="preserve">"ש</w:t>
      </w:r>
      <w:r w:rsidRPr="006F178A">
        <w:rPr>
          <w:rFonts w:ascii="Fb Fontext" w:hAnsi="Fb Fontext" w:hint="cs"/>
          <w:rtl/>
        </w:rPr>
        <w:t xml:space="preserve"> </w:t>
      </w:r>
      <w:r w:rsidRPr="006F178A">
        <w:rPr>
          <w:rFonts w:ascii="Fb Fontext" w:hAnsi="Fb Fontext" w:hint="cs"/>
          <w:rtl/>
        </w:rPr>
        <w:t xml:space="preserve">וב"ה</w:t>
      </w:r>
      <w:r w:rsidRPr="006F178A">
        <w:rPr>
          <w:rFonts w:ascii="Fb Fontext" w:hAnsi="Fb Fontext"/>
          <w:rtl/>
        </w:rPr>
        <w:t xml:space="preserve"> </w:t>
      </w:r>
      <w:r w:rsidRPr="006F178A">
        <w:rPr>
          <w:rFonts w:ascii="Fb Fontext" w:hAnsi="Fb Fontext" w:hint="cs"/>
          <w:rtl/>
        </w:rPr>
        <w:t xml:space="preserve">הללו </w:t>
      </w:r>
      <w:r w:rsidRPr="006F178A">
        <w:rPr>
          <w:rFonts w:ascii="Fb Fontext" w:hAnsi="Fb Fontext"/>
          <w:rtl/>
        </w:rPr>
        <w:t>אומרים הלכה כמותנו והללו אומרים הלכה כמותנו.</w:t>
      </w:r>
    </w:p>
    <w:p w:rsidR="005851B8" w:rsidRPr="006F178A" w:rsidRDefault="005851B8" w:rsidP="005851B8">
      <w:pPr>
        <w:rPr>
          <w:rtl/>
        </w:rPr>
      </w:pPr>
      <w:r w:rsidRPr="006F178A">
        <w:rPr>
          <w:rtl/>
        </w:rPr>
        <w:t>יצאה ב"ק ואמרה: אלו ואלו דברי אלהים חיים הן, והלכה כב"ה.</w:t>
      </w:r>
    </w:p>
    <w:p w:rsidR="005851B8" w:rsidRPr="006F178A" w:rsidRDefault="005851B8" w:rsidP="005851B8">
      <w:pPr>
        <w:rPr>
          <w:rtl/>
        </w:rPr>
      </w:pPr>
      <w:r w:rsidRPr="006F178A">
        <w:rPr>
          <w:rtl/>
        </w:rPr>
        <w:t>•</w:t>
      </w:r>
      <w:r w:rsidRPr="006F178A">
        <w:rPr>
          <w:rFonts w:hint="cs"/>
          <w:rtl/>
        </w:rPr>
        <w:t xml:space="preserve"> </w:t>
      </w:r>
      <w:r w:rsidRPr="006F178A">
        <w:rPr>
          <w:rtl/>
        </w:rPr>
        <w:t>והגם שאלו ואלו דברי אלהים חיים –</w:t>
      </w:r>
    </w:p>
    <w:p w:rsidR="005851B8" w:rsidRPr="006F178A" w:rsidRDefault="005851B8" w:rsidP="005851B8">
      <w:pPr>
        <w:rPr>
          <w:rtl/>
        </w:rPr>
      </w:pPr>
      <w:r w:rsidRPr="006F178A">
        <w:rPr>
          <w:rtl/>
        </w:rPr>
        <w:t xml:space="preserve">זכו </w:t>
      </w:r>
      <w:r w:rsidRPr="006F178A">
        <w:rPr>
          <w:rtl/>
        </w:rPr>
        <w:t xml:space="preserve">ב"ה</w:t>
      </w:r>
      <w:r w:rsidRPr="006F178A">
        <w:rPr>
          <w:rtl/>
        </w:rPr>
        <w:t xml:space="preserve"> לקבוע הלכה כמותן- מפני שנוחין ועלובין היו, ושונין דבריהן ודברי </w:t>
      </w:r>
      <w:r w:rsidRPr="006F178A">
        <w:rPr>
          <w:rtl/>
        </w:rPr>
        <w:t xml:space="preserve">ב"ש</w:t>
      </w:r>
      <w:r w:rsidRPr="006F178A">
        <w:rPr>
          <w:rtl/>
        </w:rPr>
        <w:t xml:space="preserve">.</w:t>
      </w:r>
    </w:p>
    <w:p w:rsidR="005851B8" w:rsidRDefault="005851B8" w:rsidP="005851B8">
      <w:pPr>
        <w:rPr>
          <w:rtl/>
        </w:rPr>
      </w:pPr>
      <w:r w:rsidRPr="006F178A">
        <w:rPr>
          <w:rStyle w:val="afffe"/>
          <w:rFonts w:ascii="Fb Fontext" w:hAnsi="Fb Fontext"/>
          <w:rtl/>
        </w:rPr>
        <w:lastRenderedPageBreak/>
        <w:t>ולא עוד</w:t>
      </w:r>
      <w:r w:rsidRPr="006F178A">
        <w:rPr>
          <w:rtl/>
        </w:rPr>
        <w:t xml:space="preserve"> אלא שמקדימין דברי </w:t>
      </w:r>
      <w:r w:rsidRPr="006F178A">
        <w:rPr>
          <w:rtl/>
        </w:rPr>
        <w:t xml:space="preserve">ב"ש</w:t>
      </w:r>
      <w:r w:rsidRPr="006F178A">
        <w:rPr>
          <w:rtl/>
        </w:rPr>
        <w:t xml:space="preserve"> לדבריהן. כאותה ששנינו: מי שהיה ראשו ורובו בסוכה ושלחנו בתוך הבית, </w:t>
      </w:r>
      <w:r w:rsidRPr="006F178A">
        <w:rPr>
          <w:rtl/>
        </w:rPr>
        <w:t xml:space="preserve">ב"ש</w:t>
      </w:r>
      <w:r w:rsidRPr="006F178A">
        <w:rPr>
          <w:rtl/>
        </w:rPr>
        <w:t xml:space="preserve"> פוסלין </w:t>
      </w:r>
      <w:r w:rsidRPr="006F178A">
        <w:rPr>
          <w:rtl/>
        </w:rPr>
        <w:t xml:space="preserve">וב"ה</w:t>
      </w:r>
      <w:r w:rsidRPr="006F178A">
        <w:rPr>
          <w:rtl/>
        </w:rPr>
        <w:t xml:space="preserve"> מכשירין. </w:t>
      </w:r>
    </w:p>
    <w:p>
      <w:pPr>
        <w:pStyle w:val="38"/>
        <w:rPr>
          <w:ins w:id="94959" w:author="מנוע מכני" w:date="2026-10-11T12:04:40Z"/>
        </w:rPr>
      </w:pPr>
      <w:r w:rsidRPr="006F178A">
        <w:t xml:space="preserve">אמרו </w:t>
      </w:r>
      <w:r w:rsidRPr="006F178A">
        <w:t xml:space="preserve">ב"ה</w:t>
      </w:r>
      <w:r w:rsidRPr="006F178A">
        <w:t xml:space="preserve"> לב"ש:</w:t>
      </w:r>
    </w:p>
    <w:p w:rsidR="005851B8" w:rsidRDefault="005851B8" w:rsidP="005851B8">
      <w:pPr>
        <w:rPr>
          <w:rtl/>
        </w:rPr>
      </w:pPr>
      <w:del w:id="94960" w:author="מנוע מכני" w:date="2026-10-11T12:04:40Z">
        <w:r w:rsidRPr="006F178A">
          <w:rPr>
            <w:rtl/>
          </w:rPr>
          <w:delText xml:space="preserve"> </w:delText>
        </w:r>
      </w:del>
      <w:r w:rsidRPr="006F178A">
        <w:rPr>
          <w:rtl/>
        </w:rPr>
        <w:t xml:space="preserve">לא</w:t>
      </w:r>
      <w:r w:rsidRPr="006F178A">
        <w:rPr>
          <w:rtl/>
        </w:rPr>
        <w:t xml:space="preserve"> כך היה מעשה שהלכו זקני </w:t>
      </w:r>
      <w:r w:rsidRPr="006F178A">
        <w:rPr>
          <w:rtl/>
        </w:rPr>
        <w:t xml:space="preserve">ב"ש</w:t>
      </w:r>
      <w:r w:rsidRPr="006F178A">
        <w:rPr>
          <w:rtl/>
        </w:rPr>
        <w:t xml:space="preserve"> וזקני </w:t>
      </w:r>
      <w:r w:rsidRPr="006F178A">
        <w:rPr>
          <w:rtl/>
        </w:rPr>
        <w:t xml:space="preserve">ב"ה</w:t>
      </w:r>
      <w:r w:rsidRPr="006F178A">
        <w:rPr>
          <w:rtl/>
        </w:rPr>
        <w:t xml:space="preserve"> לבקר את </w:t>
      </w:r>
      <w:r w:rsidRPr="006F178A">
        <w:rPr>
          <w:rStyle w:val="2fb"/>
          <w:rtl/>
        </w:rPr>
        <w:t xml:space="preserve">רי"ו</w:t>
      </w:r>
      <w:r w:rsidRPr="006F178A">
        <w:rPr>
          <w:rtl/>
        </w:rPr>
        <w:t xml:space="preserve"> בן החורנית, ומצאוהו יושב ראשו ורובו בסוכה ושלחנו בתוך הבית. </w:t>
      </w:r>
    </w:p>
    <w:p>
      <w:pPr>
        <w:pStyle w:val="38"/>
        <w:rPr>
          <w:ins w:id="94961" w:author="מנוע מכני" w:date="2026-10-11T12:04:40Z"/>
        </w:rPr>
      </w:pPr>
      <w:r w:rsidRPr="006F178A">
        <w:t xml:space="preserve">אמרו להן </w:t>
      </w:r>
      <w:r w:rsidRPr="006F178A">
        <w:t xml:space="preserve">ב</w:t>
      </w:r>
      <w:r w:rsidRPr="006F178A">
        <w:t>"ש</w:t>
      </w:r>
      <w:r w:rsidRPr="006F178A">
        <w:t xml:space="preserve">:</w:t>
      </w:r>
    </w:p>
    <w:p w:rsidR="005851B8" w:rsidRPr="006F178A" w:rsidRDefault="005851B8" w:rsidP="005851B8">
      <w:pPr>
        <w:rPr>
          <w:rtl/>
        </w:rPr>
      </w:pPr>
      <w:del w:id="94962" w:author="מנוע מכני" w:date="2026-10-11T12:04:40Z">
        <w:r w:rsidRPr="006F178A">
          <w:rPr>
            <w:rtl/>
          </w:rPr>
          <w:delText xml:space="preserve"> </w:delText>
        </w:r>
      </w:del>
      <w:r w:rsidRPr="006F178A">
        <w:rPr>
          <w:rtl/>
        </w:rPr>
        <w:t xml:space="preserve">משם ראיה. אף הן אמרו לו: אם כך היית נוהג </w:t>
      </w:r>
      <w:r w:rsidRPr="006F178A">
        <w:rPr>
          <w:rtl/>
        </w:rPr>
        <w:t xml:space="preserve">לא</w:t>
      </w:r>
      <w:r w:rsidRPr="006F178A">
        <w:rPr>
          <w:rtl/>
        </w:rPr>
        <w:t xml:space="preserve"> קיימת מצות סוכה מימיך.</w:t>
      </w:r>
    </w:p>
    <w:p w:rsidR="005851B8" w:rsidRPr="006F178A" w:rsidRDefault="005851B8" w:rsidP="005851B8">
      <w:pPr>
        <w:rPr>
          <w:rtl/>
        </w:rPr>
      </w:pPr>
      <w:r w:rsidRPr="006F178A">
        <w:rPr>
          <w:rStyle w:val="afffe"/>
          <w:rFonts w:ascii="Fb Fontext" w:hAnsi="Fb Fontext"/>
          <w:rtl/>
        </w:rPr>
        <w:t>ללמדך</w:t>
      </w:r>
      <w:r w:rsidRPr="006F178A">
        <w:rPr>
          <w:rtl/>
        </w:rPr>
        <w:t xml:space="preserve">, שכל המשפיל עצמו </w:t>
      </w:r>
      <w:r w:rsidRPr="006F178A">
        <w:rPr>
          <w:rtl/>
        </w:rPr>
        <w:t xml:space="preserve">הקב"ה</w:t>
      </w:r>
      <w:r w:rsidRPr="006F178A">
        <w:rPr>
          <w:rtl/>
        </w:rPr>
        <w:t xml:space="preserve"> מגביהו, וכל המגביה עצמו </w:t>
      </w:r>
      <w:r w:rsidRPr="006F178A">
        <w:rPr>
          <w:rtl/>
        </w:rPr>
        <w:t xml:space="preserve">הקב"ה</w:t>
      </w:r>
      <w:r w:rsidRPr="006F178A">
        <w:rPr>
          <w:rtl/>
        </w:rPr>
        <w:t xml:space="preserve"> משפילו.</w:t>
      </w:r>
    </w:p>
    <w:p w:rsidR="005851B8" w:rsidRPr="009757B9" w:rsidRDefault="005851B8" w:rsidP="005851B8">
      <w:pPr>
        <w:rPr>
          <w:rFonts w:cs="Guttman Vilna"/>
          <w:b/>
          <w:bCs/>
          <w:rtl/>
        </w:rPr>
      </w:pPr>
      <w:r w:rsidRPr="006F178A">
        <w:rPr>
          <w:rtl/>
        </w:rPr>
        <w:t>כל המחזר על הגדולה - גדולה בורחת ממנו, וכל הבורח מן הגדולה - גדולה מחזרת אחריו.</w:t>
      </w:r>
    </w:p>
    <w:p w:rsidR="005851B8" w:rsidRPr="009757B9" w:rsidRDefault="005851B8" w:rsidP="005851B8">
      <w:pPr>
        <w:rPr>
          <w:rFonts w:cs="Guttman Vilna"/>
          <w:b/>
          <w:bCs/>
          <w:rtl/>
        </w:rPr>
      </w:pPr>
      <w:r w:rsidRPr="006F178A">
        <w:rPr>
          <w:rtl/>
        </w:rPr>
        <w:t>וכל הדוחק את השעה - שעה דוחקתו, וכל הנדחה מפני שעה - שעה עומדת לו.</w:t>
      </w:r>
    </w:p>
    <w:p>
      <w:pPr>
        <w:pStyle w:val="afffff8"/>
        <w:rPr>
          <w:ins w:id="90641" w:author="קלוד" w:date="2026-10-11T12:24:08Z"/>
        </w:rPr>
      </w:pPr>
      <w:ins w:id="90642" w:author="קלוד" w:date="2026-10-11T12:24:08Z">
        <w:r>
          <w:rPr>
            <w:color w:val="7B3F00"/>
          </w:rPr>
          <w:t xml:space="preserve">נוח לו לאדם שלא נברא - ב"ש וב"ה</w:t>
        </w:r>
      </w:ins>
    </w:p>
    <w:p>
      <w:pPr>
        <w:pStyle w:val="38"/>
        <w:rPr>
          <w:ins w:id="94964" w:author="מנוע מכני" w:date="2026-10-11T12:04:40Z"/>
        </w:rPr>
      </w:pPr>
      <w:del w:id="94963" w:author="מנוע מכני" w:date="2026-10-11T12:04:40Z">
        <w:r w:rsidRPr="00132755">
          <w:delText xml:space="preserve">•</w:delText>
        </w:r>
      </w:del>
      <w:r w:rsidRPr="00132755">
        <w:t xml:space="preserve"> </w:t>
      </w:r>
      <w:r w:rsidRPr="00132755">
        <w:t>ת"ר</w:t>
      </w:r>
      <w:r w:rsidRPr="00132755">
        <w:t xml:space="preserve">:</w:t>
      </w:r>
    </w:p>
    <w:p w:rsidR="005851B8" w:rsidRPr="00132755" w:rsidRDefault="005851B8" w:rsidP="005851B8">
      <w:pPr>
        <w:rPr>
          <w:spacing w:val="-4"/>
          <w:rtl/>
        </w:rPr>
      </w:pPr>
      <w:del w:id="94965" w:author="מנוע מכני" w:date="2026-10-11T12:04:40Z">
        <w:r w:rsidRPr="00132755">
          <w:rPr>
            <w:spacing w:val="-4"/>
            <w:rtl/>
          </w:rPr>
          <w:delText xml:space="preserve"> </w:delText>
        </w:r>
      </w:del>
      <w:r w:rsidRPr="00132755">
        <w:rPr>
          <w:spacing w:val="-4"/>
          <w:rtl/>
        </w:rPr>
        <w:t xml:space="preserve">שתי שנים ומחצה נחלקו </w:t>
      </w:r>
      <w:r w:rsidRPr="00132755">
        <w:rPr>
          <w:spacing w:val="-4"/>
          <w:rtl/>
        </w:rPr>
        <w:t xml:space="preserve">ב"ש</w:t>
      </w:r>
      <w:r w:rsidRPr="00132755">
        <w:rPr>
          <w:spacing w:val="-4"/>
          <w:rtl/>
        </w:rPr>
        <w:t xml:space="preserve"> </w:t>
      </w:r>
      <w:r w:rsidRPr="00132755">
        <w:rPr>
          <w:spacing w:val="-4"/>
          <w:rtl/>
        </w:rPr>
        <w:t xml:space="preserve">וב"ה</w:t>
      </w:r>
      <w:r w:rsidRPr="00132755">
        <w:rPr>
          <w:spacing w:val="-4"/>
          <w:rtl/>
        </w:rPr>
        <w:t xml:space="preserve">, הללו אומרים: נוח לו לאדם שלא נברא יותר משנברא.</w:t>
      </w:r>
    </w:p>
    <w:p w:rsidR="005851B8" w:rsidRPr="006F178A" w:rsidRDefault="005851B8" w:rsidP="005851B8">
      <w:pPr>
        <w:rPr>
          <w:rtl/>
        </w:rPr>
      </w:pPr>
      <w:r w:rsidRPr="006F178A">
        <w:rPr>
          <w:rtl/>
        </w:rPr>
        <w:t>והללו אומרים: נוח לו לאדם שנברא יותר משלא נברא. נמנו וגמרו: נוח לו לאדם שלא נברא יותר משנברא.</w:t>
      </w:r>
    </w:p>
    <w:p w:rsidR="005851B8" w:rsidRPr="006F178A" w:rsidRDefault="005851B8" w:rsidP="005851B8">
      <w:pPr>
        <w:rPr>
          <w:rtl/>
        </w:rPr>
      </w:pPr>
      <w:r w:rsidRPr="006F178A">
        <w:rPr>
          <w:rtl/>
        </w:rPr>
        <w:t xml:space="preserve">עכשיו שנברא - יפשפש במעשיו. </w:t>
      </w:r>
      <w:ins w:id="90692" w:author="מנוע מכני" w:date="2026-10-11T12:04:40Z">
        <w:r>
          <w:rPr>
            <w:rtl/>
          </w:rPr>
          <w:t xml:space="preserve">ואמרו</w:t>
        </w:r>
      </w:ins>
      <w:del w:id="90693" w:author="מנוע מכני" w:date="2026-10-11T12:04:40Z">
        <w:r w:rsidRPr="006F178A">
          <w:rPr>
            <w:rtl/>
          </w:rPr>
          <w:delText xml:space="preserve">ואמרי</w:delText>
        </w:r>
      </w:del>
      <w:r w:rsidRPr="006F178A">
        <w:rPr>
          <w:rtl/>
        </w:rPr>
        <w:t xml:space="preserve"> לה: ימשמש במעשיו.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יג:</w:t>
      </w:r>
    </w:p>
    <w:p>
      <w:pPr>
        <w:pStyle w:val="MishnaBatzad"/>
        <w:rPr>
          <w:ins w:id="20251" w:author="קלוד" w:date="2026-10-11T09:07:28Z"/>
        </w:rPr>
      </w:pPr>
      <w:ins w:id="20250" w:author="קלוד" w:date="2026-10-11T09:07:28Z">
        <w:r>
          <w:t xml:space="preserve">משנה ג</w:t>
        </w:r>
      </w:ins>
    </w:p>
    <w:p w:rsidR="005851B8" w:rsidRPr="00E62A50" w:rsidRDefault="005851B8" w:rsidP="005851B8">
      <w:pPr>
        <w:pStyle w:val="afff9"/>
        <w:rPr>
          <w:del w:id="20085" w:author="קלוד" w:date="2026-10-11T09:07:28Z"/>
          <w:rStyle w:val="afffe"/>
          <w:rFonts w:ascii="Fb Fontext" w:hAnsi="Fb Fontext"/>
          <w:bCs w:val="0"/>
          <w:rtl/>
        </w:rPr>
      </w:pPr>
      <w:del w:id="20084" w:author="קלוד" w:date="2026-10-11T09:07:28Z">
        <w:r w:rsidRPr="00E62A50">
          <w:rPr>
            <w:rStyle w:val="afffe"/>
            <w:rFonts w:ascii="Fb Fontext" w:hAnsi="Fb Fontext"/>
            <w:bCs w:val="0"/>
            <w:rtl/>
          </w:rPr>
          <w:delText xml:space="preserve"> משנה.</w:delText>
        </w:r>
      </w:del>
    </w:p>
    <w:p w:rsidR="005851B8" w:rsidRPr="00E62A50" w:rsidRDefault="005851B8" w:rsidP="005851B8">
      <w:pPr>
        <w:pStyle w:val="afff9"/>
        <w:spacing w:before="120"/>
        <w:rPr>
          <w:rStyle w:val="afffe"/>
          <w:rFonts w:ascii="Fb Fontext" w:hAnsi="Fb Fontext"/>
          <w:bCs w:val="0"/>
          <w:rtl/>
        </w:rPr>
        <w:pPrChange w:id="90003" w:author="קלוד" w:date="2026-10-11T12:09:42Z">
          <w:pPr>
            <w:pStyle w:val="afff9"/>
          </w:pPr>
        </w:pPrChange>
      </w:pPr>
      <w:r w:rsidRPr="00E62A50">
        <w:rPr>
          <w:rStyle w:val="afffe"/>
          <w:rFonts w:ascii="Fb Fontext" w:hAnsi="Fb Fontext"/>
          <w:bCs w:val="0"/>
          <w:rtl/>
        </w:rPr>
        <w:t xml:space="preserve">הקורה שאמרו - רחבה כדי לקבל אריח. ואריח חצי לבנה של שלשה טפחים. </w:t>
      </w:r>
    </w:p>
    <w:p w:rsidR="005851B8" w:rsidRPr="00E62A50" w:rsidRDefault="005851B8" w:rsidP="005851B8">
      <w:pPr>
        <w:pStyle w:val="afff9"/>
        <w:rPr>
          <w:rStyle w:val="afffe"/>
          <w:rFonts w:ascii="Fb Fontext" w:hAnsi="Fb Fontext"/>
          <w:bCs w:val="0"/>
          <w:rtl/>
        </w:rPr>
      </w:pPr>
      <w:r w:rsidRPr="00E62A50">
        <w:rPr>
          <w:rStyle w:val="afffe"/>
          <w:rFonts w:ascii="Fb Fontext" w:hAnsi="Fb Fontext"/>
          <w:bCs w:val="0"/>
          <w:rtl/>
        </w:rPr>
        <w:t xml:space="preserve">דייה לקורה שתהא רחבה טפח כדי לקבל אריח לרחבו. </w:t>
      </w:r>
    </w:p>
    <w:p w:rsidR="005851B8" w:rsidRPr="00E62A50" w:rsidRDefault="005851B8" w:rsidP="005851B8">
      <w:pPr>
        <w:pStyle w:val="afff9"/>
        <w:rPr>
          <w:rStyle w:val="afffe"/>
          <w:rFonts w:ascii="Fb Fontext" w:hAnsi="Fb Fontext"/>
          <w:bCs w:val="0"/>
          <w:rtl/>
        </w:rPr>
      </w:pPr>
      <w:r w:rsidRPr="00E62A50">
        <w:rPr>
          <w:rStyle w:val="afffe"/>
          <w:rFonts w:ascii="Fb Fontext" w:hAnsi="Fb Fontext"/>
          <w:bCs w:val="0"/>
          <w:rtl/>
        </w:rPr>
        <w:t>רחבה כדי לקבל אריח, ובריאה כדי לקבל אריח.</w:t>
      </w:r>
    </w:p>
    <w:p w:rsidR="005851B8" w:rsidRPr="00E62A50" w:rsidRDefault="005851B8" w:rsidP="005851B8">
      <w:pPr>
        <w:pStyle w:val="afff9"/>
        <w:rPr>
          <w:rStyle w:val="afffe"/>
          <w:rFonts w:ascii="Fb Fontext" w:hAnsi="Fb Fontext"/>
          <w:bCs w:val="0"/>
          <w:rtl/>
        </w:rPr>
      </w:pPr>
      <w:r w:rsidRPr="00E62A50">
        <w:rPr>
          <w:rStyle w:val="afffe"/>
          <w:rFonts w:ascii="Fb Fontext" w:hAnsi="Fb Fontext"/>
          <w:bCs w:val="0"/>
          <w:rtl/>
        </w:rPr>
        <w:t>ולר"י</w:t>
      </w:r>
      <w:r w:rsidRPr="00E62A50">
        <w:rPr>
          <w:rStyle w:val="afffe"/>
          <w:rFonts w:ascii="Fb Fontext" w:hAnsi="Fb Fontext" w:hint="cs"/>
          <w:bCs w:val="0"/>
          <w:rtl/>
        </w:rPr>
        <w:t>:</w:t>
      </w:r>
      <w:r w:rsidRPr="00E62A50">
        <w:rPr>
          <w:rStyle w:val="afffe"/>
          <w:rFonts w:ascii="Fb Fontext" w:hAnsi="Fb Fontext"/>
          <w:bCs w:val="0"/>
          <w:rtl/>
        </w:rPr>
        <w:t xml:space="preserve"> רחבה אף על פי שאין בריאה.</w:t>
      </w:r>
    </w:p>
    <w:p w:rsidR="005851B8" w:rsidRPr="00E62A50" w:rsidRDefault="005851B8" w:rsidP="005851B8">
      <w:pPr>
        <w:pStyle w:val="afff9"/>
        <w:rPr>
          <w:rStyle w:val="afffe"/>
          <w:rFonts w:ascii="Fb Fontext" w:hAnsi="Fb Fontext"/>
          <w:bCs w:val="0"/>
          <w:rtl/>
        </w:rPr>
      </w:pPr>
      <w:r w:rsidRPr="00E62A50">
        <w:rPr>
          <w:rStyle w:val="afffe"/>
          <w:rFonts w:ascii="Fb Fontext" w:hAnsi="Fb Fontext"/>
          <w:bCs w:val="0"/>
          <w:rtl/>
        </w:rPr>
        <w:t>היתה של קש ושל קנים - רואין אותה כאילו היא של מתכת.</w:t>
      </w:r>
    </w:p>
    <w:p w:rsidR="005851B8" w:rsidRPr="00E62A50" w:rsidRDefault="005851B8" w:rsidP="005851B8">
      <w:pPr>
        <w:pStyle w:val="afff9"/>
        <w:rPr>
          <w:rStyle w:val="afffe"/>
          <w:rFonts w:ascii="Fb Fontext" w:hAnsi="Fb Fontext"/>
          <w:bCs w:val="0"/>
          <w:rtl/>
        </w:rPr>
      </w:pPr>
      <w:r w:rsidRPr="00E62A50">
        <w:rPr>
          <w:rStyle w:val="afffe"/>
          <w:rFonts w:ascii="Fb Fontext" w:hAnsi="Fb Fontext"/>
          <w:bCs w:val="0"/>
          <w:rtl/>
        </w:rPr>
        <w:t>עקומה - רואין אותה כאילו היא פשוטה.</w:t>
      </w:r>
    </w:p>
    <w:p w:rsidR="005851B8" w:rsidRPr="00E62A50" w:rsidRDefault="005851B8" w:rsidP="005851B8">
      <w:pPr>
        <w:pStyle w:val="afff9"/>
        <w:rPr>
          <w:rtl/>
        </w:rPr>
      </w:pPr>
      <w:r w:rsidRPr="00E62A50">
        <w:rPr>
          <w:rStyle w:val="afffe"/>
          <w:rFonts w:ascii="Fb Fontext" w:hAnsi="Fb Fontext"/>
          <w:bCs w:val="0"/>
          <w:rtl/>
        </w:rPr>
        <w:t>עגולה - רואין אותה כאילו היא מרובעת. כל שיש בהיקיפו שלשה טפחים יש בו רוחב טפח</w:t>
      </w:r>
      <w:r w:rsidRPr="00E62A50">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יד.</w:t>
      </w:r>
    </w:p>
    <w:p>
      <w:pPr>
        <w:pStyle w:val="afffff8"/>
        <w:rPr>
          <w:ins w:id="90639" w:author="קלוד" w:date="2026-10-11T12:24:08Z"/>
        </w:rPr>
      </w:pPr>
      <w:ins w:id="90640" w:author="קלוד" w:date="2026-10-11T12:24:08Z">
        <w:r>
          <w:rPr>
            <w:color w:val="7B3F00"/>
          </w:rPr>
          <w:t xml:space="preserve">קורה - רוחב טפח ובריאות לקבל אריח</w:t>
        </w:r>
      </w:ins>
    </w:p>
    <w:p w:rsidR="005851B8" w:rsidRPr="006F178A" w:rsidRDefault="005851B8" w:rsidP="005851B8">
      <w:pPr>
        <w:rPr>
          <w:rtl/>
        </w:rPr>
      </w:pPr>
      <w:r w:rsidRPr="006F178A">
        <w:rPr>
          <w:rFonts w:ascii="Fb Fontext" w:hAnsi="Fb Fontext"/>
          <w:rtl/>
        </w:rPr>
        <w:t>•</w:t>
      </w:r>
      <w:r w:rsidRPr="006F178A">
        <w:rPr>
          <w:rFonts w:ascii="Fb Fontext" w:hAnsi="Fb Fontext" w:hint="cs"/>
          <w:rtl/>
        </w:rPr>
        <w:t xml:space="preserve"> </w:t>
      </w:r>
      <w:ins w:id="92046" w:author="מנוע מכני" w:date="2026-10-11T12:04:40Z">
        <w:r>
          <w:rPr>
            <w:rFonts w:ascii="Fb Fontext" w:hAnsi="Fb Fontext"/>
            <w:rtl/>
          </w:rPr>
          <w:t xml:space="preserve">זה</w:t>
        </w:r>
      </w:ins>
      <w:del w:id="92047" w:author="מנוע מכני" w:date="2026-10-11T12:04:40Z">
        <w:r w:rsidRPr="006F178A">
          <w:rPr>
            <w:rFonts w:ascii="Fb Fontext" w:hAnsi="Fb Fontext"/>
            <w:rtl/>
          </w:rPr>
          <w:delText xml:space="preserve">האי</w:delText>
        </w:r>
      </w:del>
      <w:r w:rsidRPr="006F178A">
        <w:rPr>
          <w:rFonts w:ascii="Fb Fontext" w:hAnsi="Fb Fontext"/>
          <w:rtl/>
        </w:rPr>
        <w:t xml:space="preserve"> </w:t>
      </w:r>
      <w:r w:rsidRPr="006F178A">
        <w:rPr>
          <w:rStyle w:val="afffe"/>
          <w:rFonts w:ascii="Fb Fontext" w:hAnsi="Fb Fontext"/>
          <w:rtl/>
        </w:rPr>
        <w:t>דטפח</w:t>
      </w:r>
      <w:r w:rsidRPr="006F178A">
        <w:rPr>
          <w:rFonts w:ascii="Fb Fontext" w:hAnsi="Fb Fontext"/>
          <w:rtl/>
        </w:rPr>
        <w:t xml:space="preserve"> היינו דרחב לקבל טפח, ואידך חצי טפח מלבין </w:t>
      </w:r>
      <w:ins w:id="92044" w:author="מנוע מכני" w:date="2026-10-11T12:04:40Z">
        <w:r>
          <w:rPr>
            <w:rFonts w:ascii="Fb Fontext" w:hAnsi="Fb Fontext"/>
            <w:rtl/>
          </w:rPr>
          <w:t xml:space="preserve">לו</w:t>
        </w:r>
      </w:ins>
      <w:del w:id="92045" w:author="מנוע מכני" w:date="2026-10-11T12:04:40Z">
        <w:r w:rsidRPr="006F178A">
          <w:rPr>
            <w:rFonts w:ascii="Fb Fontext" w:hAnsi="Fb Fontext"/>
            <w:rtl/>
          </w:rPr>
          <w:delText xml:space="preserve">ליה</w:delText>
        </w:r>
      </w:del>
      <w:r w:rsidRPr="006F178A">
        <w:rPr>
          <w:rFonts w:ascii="Fb Fontext" w:hAnsi="Fb Fontext"/>
          <w:rtl/>
        </w:rPr>
        <w:t xml:space="preserve"> בטינא, משהו </w:t>
      </w:r>
      <w:ins w:id="92048" w:author="מנוע מכני" w:date="2026-10-11T12:04:40Z">
        <w:r>
          <w:rPr>
            <w:rFonts w:ascii="Fb Fontext" w:hAnsi="Fb Fontext"/>
            <w:rtl/>
          </w:rPr>
          <w:t xml:space="preserve">מזה</w:t>
        </w:r>
      </w:ins>
      <w:del w:id="92049" w:author="מנוע מכני" w:date="2026-10-11T12:04:40Z">
        <w:r w:rsidRPr="006F178A">
          <w:rPr>
            <w:rFonts w:ascii="Fb Fontext" w:hAnsi="Fb Fontext"/>
            <w:rtl/>
          </w:rPr>
          <w:delText xml:space="preserve">מהאי</w:delText>
        </w:r>
      </w:del>
      <w:r w:rsidRPr="006F178A">
        <w:rPr>
          <w:rFonts w:ascii="Fb Fontext" w:hAnsi="Fb Fontext"/>
          <w:rtl/>
        </w:rPr>
        <w:t xml:space="preserve"> גיסא ומשהו </w:t>
      </w:r>
      <w:ins w:id="92050" w:author="מנוע מכני" w:date="2026-10-11T12:04:40Z">
        <w:r>
          <w:rPr>
            <w:rFonts w:ascii="Fb Fontext" w:hAnsi="Fb Fontext"/>
            <w:rtl/>
          </w:rPr>
          <w:t xml:space="preserve">מזה</w:t>
        </w:r>
      </w:ins>
      <w:del w:id="92051" w:author="מנוע מכני" w:date="2026-10-11T12:04:40Z">
        <w:r w:rsidRPr="006F178A">
          <w:rPr>
            <w:rFonts w:ascii="Fb Fontext" w:hAnsi="Fb Fontext"/>
            <w:rtl/>
          </w:rPr>
          <w:delText xml:space="preserve">מהאי</w:delText>
        </w:r>
      </w:del>
      <w:r w:rsidRPr="006F178A">
        <w:rPr>
          <w:rFonts w:ascii="Fb Fontext" w:hAnsi="Fb Fontext"/>
          <w:rtl/>
        </w:rPr>
        <w:t xml:space="preserve"> גיסא, </w:t>
      </w:r>
      <w:ins w:id="94484" w:author="מנוע מכני" w:date="2026-10-11T12:04:40Z">
        <w:r>
          <w:rPr>
            <w:rFonts w:ascii="Fb Fontext" w:hAnsi="Fb Fontext"/>
            <w:rtl/>
          </w:rPr>
          <w:t xml:space="preserve">ועומדת</w:t>
        </w:r>
      </w:ins>
      <w:del w:id="94485" w:author="מנוע מכני" w:date="2026-10-11T12:04:40Z">
        <w:r w:rsidRPr="006F178A">
          <w:rPr>
            <w:rFonts w:ascii="Fb Fontext" w:hAnsi="Fb Fontext"/>
            <w:rtl/>
          </w:rPr>
          <w:delText xml:space="preserve">וקיימא</w:delText>
        </w:r>
      </w:del>
      <w:r w:rsidRPr="006F178A">
        <w:rPr>
          <w:rFonts w:ascii="Fb Fontext" w:hAnsi="Fb Fontext"/>
          <w:rtl/>
        </w:rPr>
        <w:t xml:space="preserve">.</w:t>
      </w:r>
    </w:p>
    <w:p w:rsidR="005851B8" w:rsidRPr="00B3644D" w:rsidRDefault="005851B8" w:rsidP="005851B8">
      <w:pPr>
        <w:rPr>
          <w:spacing w:val="-2"/>
          <w:rtl/>
        </w:rPr>
      </w:pPr>
      <w:r w:rsidRPr="00B3644D">
        <w:rPr>
          <w:spacing w:val="-2"/>
          <w:rtl/>
        </w:rPr>
        <w:t>•</w:t>
      </w:r>
      <w:r w:rsidRPr="00B3644D">
        <w:rPr>
          <w:rFonts w:hint="cs"/>
          <w:spacing w:val="-2"/>
          <w:rtl/>
        </w:rPr>
        <w:t xml:space="preserve"> </w:t>
      </w:r>
      <w:r w:rsidRPr="00B3644D">
        <w:rPr>
          <w:rStyle w:val="afffe"/>
          <w:rFonts w:ascii="Fb Fontext" w:hAnsi="Fb Fontext"/>
          <w:spacing w:val="-2"/>
          <w:rtl/>
        </w:rPr>
        <w:t>קורה</w:t>
      </w:r>
      <w:r w:rsidRPr="00B3644D">
        <w:rPr>
          <w:spacing w:val="-2"/>
          <w:rtl/>
        </w:rPr>
        <w:t xml:space="preserve"> </w:t>
      </w:r>
      <w:r w:rsidRPr="00B3644D">
        <w:rPr>
          <w:rStyle w:val="afffe"/>
          <w:rFonts w:ascii="Fb Fontext" w:hAnsi="Fb Fontext"/>
          <w:spacing w:val="-2"/>
          <w:rtl/>
        </w:rPr>
        <w:t>שאמרו</w:t>
      </w:r>
      <w:r w:rsidRPr="00B3644D">
        <w:rPr>
          <w:spacing w:val="-2"/>
          <w:rtl/>
        </w:rPr>
        <w:t xml:space="preserve"> </w:t>
      </w:r>
      <w:r w:rsidRPr="00B3644D">
        <w:rPr>
          <w:rStyle w:val="2fb"/>
          <w:spacing w:val="-2"/>
          <w:rtl/>
        </w:rPr>
        <w:t xml:space="preserve">רבר"ה</w:t>
      </w:r>
      <w:r w:rsidRPr="00B3644D">
        <w:rPr>
          <w:spacing w:val="-2"/>
          <w:rtl/>
        </w:rPr>
        <w:t xml:space="preserve"> רק היא צריכה שתהא בריאה כדי לקבל אריח, ומעמידי קורה אינן צריכין.</w:t>
      </w:r>
    </w:p>
    <w:p w:rsidR="005851B8" w:rsidRPr="006F178A" w:rsidRDefault="005851B8" w:rsidP="005851B8">
      <w:pPr>
        <w:rPr>
          <w:rtl/>
        </w:rPr>
      </w:pPr>
      <w:r w:rsidRPr="006F178A">
        <w:rPr>
          <w:rStyle w:val="2fb"/>
          <w:rtl/>
        </w:rPr>
        <w:t xml:space="preserve">ורב חסדא</w:t>
      </w:r>
      <w:r w:rsidRPr="006F178A">
        <w:rPr>
          <w:rtl/>
        </w:rPr>
        <w:t xml:space="preserve"> אחד זה ואחד זה צריכין שיהיו בריאין כדי לקבל קורה ואריח.</w:t>
      </w:r>
    </w:p>
    <w:p w:rsidR="005851B8" w:rsidRPr="006F178A" w:rsidRDefault="005851B8" w:rsidP="005851B8">
      <w:pPr>
        <w:rPr>
          <w:rtl/>
        </w:rPr>
      </w:pPr>
      <w:r w:rsidRPr="006F178A">
        <w:rPr>
          <w:rtl/>
        </w:rPr>
        <w:t>•</w:t>
      </w:r>
      <w:r w:rsidRPr="006F178A">
        <w:rPr>
          <w:rFonts w:hint="cs"/>
          <w:rtl/>
        </w:rPr>
        <w:t xml:space="preserve"> </w:t>
      </w:r>
      <w:r w:rsidRPr="006F178A">
        <w:rPr>
          <w:rtl/>
        </w:rPr>
        <w:t xml:space="preserve">הניח קורה על גבי מבוי, ופרס </w:t>
      </w:r>
      <w:ins w:id="92052" w:author="מנוע מכני" w:date="2026-10-11T12:04:40Z">
        <w:r>
          <w:rPr>
            <w:rtl/>
          </w:rPr>
          <w:t xml:space="preserve">עליו</w:t>
        </w:r>
      </w:ins>
      <w:del w:id="92053" w:author="מנוע מכני" w:date="2026-10-11T12:04:40Z">
        <w:r w:rsidRPr="006F178A">
          <w:rPr>
            <w:rtl/>
          </w:rPr>
          <w:delText xml:space="preserve">עליה</w:delText>
        </w:r>
      </w:del>
      <w:r w:rsidRPr="006F178A">
        <w:rPr>
          <w:rtl/>
        </w:rPr>
        <w:t xml:space="preserve"> מחצלת, והגביה מן הקרקע שלשה.</w:t>
      </w:r>
    </w:p>
    <w:p w:rsidR="005851B8" w:rsidRPr="006F178A" w:rsidRDefault="005851B8" w:rsidP="005851B8">
      <w:pPr>
        <w:rPr>
          <w:rtl/>
        </w:rPr>
      </w:pPr>
      <w:r w:rsidRPr="006F178A">
        <w:rPr>
          <w:rStyle w:val="2fb"/>
          <w:rtl/>
        </w:rPr>
        <w:t xml:space="preserve">רב ששת</w:t>
      </w:r>
      <w:r w:rsidRPr="006F178A">
        <w:rPr>
          <w:rtl/>
        </w:rPr>
        <w:t xml:space="preserve"> -קורה אין כאן - </w:t>
      </w:r>
      <w:ins w:id="90694" w:author="מנוע מכני" w:date="2026-10-11T12:04:40Z">
        <w:r>
          <w:rPr>
            <w:rtl/>
          </w:rPr>
          <w:t xml:space="preserve">שהרי</w:t>
        </w:r>
      </w:ins>
      <w:del w:id="90695" w:author="מנוע מכני" w:date="2026-10-11T12:04:40Z">
        <w:r w:rsidRPr="006F178A">
          <w:rPr>
            <w:rtl/>
          </w:rPr>
          <w:delText xml:space="preserve">דהא</w:delText>
        </w:r>
      </w:del>
      <w:r w:rsidRPr="006F178A">
        <w:rPr>
          <w:rtl/>
        </w:rPr>
        <w:t xml:space="preserve"> מיכסיא.</w:t>
      </w:r>
      <w:r w:rsidRPr="006F178A">
        <w:rPr>
          <w:rFonts w:hint="cs"/>
          <w:rtl/>
        </w:rPr>
        <w:t xml:space="preserve"> </w:t>
      </w:r>
      <w:r w:rsidRPr="006F178A">
        <w:rPr>
          <w:rtl/>
        </w:rPr>
        <w:t>מחיצה אין כאן - דהיא מחיצה שהגדיים בוקעין בה.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37" w:author="קלוד" w:date="2026-10-11T12:24:08Z"/>
        </w:rPr>
      </w:pPr>
      <w:ins w:id="90638" w:author="קלוד" w:date="2026-10-11T12:24:08Z">
        <w:r>
          <w:rPr>
            <w:color w:val="7B3F00"/>
          </w:rPr>
          <w:t xml:space="preserve">קורה שאינה נוגעת בכותל - פחות משלשה</w:t>
        </w:r>
      </w:ins>
    </w:p>
    <w:p w:rsidR="005851B8" w:rsidRDefault="005851B8" w:rsidP="005851B8">
      <w:pPr>
        <w:rPr>
          <w:rFonts w:ascii="Fb Fontext" w:hAnsi="Fb Fontext"/>
          <w:rtl/>
        </w:rPr>
      </w:pPr>
      <w:r w:rsidRPr="006F178A">
        <w:rPr>
          <w:rStyle w:val="afffe"/>
          <w:rFonts w:ascii="Fb Fontext" w:hAnsi="Fb Fontext"/>
          <w:rtl/>
        </w:rPr>
        <w:t>קורה היוצאה מכותל זה ואינה נוגעת בכותל זה,</w:t>
      </w:r>
    </w:p>
    <w:p w:rsidR="005851B8" w:rsidRPr="006F178A" w:rsidRDefault="005851B8" w:rsidP="005851B8">
      <w:pPr>
        <w:rPr>
          <w:rtl/>
        </w:rPr>
      </w:pPr>
      <w:r w:rsidRPr="006F178A">
        <w:rPr>
          <w:rtl/>
        </w:rPr>
        <w:t>וכן שתי קורות היוצאות משני כתלים ואינן נוגעות זו בזו.</w:t>
      </w:r>
    </w:p>
    <w:p w:rsidR="005851B8" w:rsidRPr="006F178A" w:rsidRDefault="005851B8" w:rsidP="005851B8">
      <w:pPr>
        <w:rPr>
          <w:rtl/>
        </w:rPr>
      </w:pPr>
      <w:r w:rsidRPr="006F178A">
        <w:rPr>
          <w:rStyle w:val="afffe"/>
          <w:rFonts w:ascii="Fb Fontext" w:hAnsi="Fb Fontext"/>
          <w:rtl/>
        </w:rPr>
        <w:t>פחות</w:t>
      </w:r>
      <w:r w:rsidRPr="006F178A">
        <w:rPr>
          <w:rtl/>
        </w:rPr>
        <w:t xml:space="preserve"> </w:t>
      </w:r>
      <w:r w:rsidRPr="006F178A">
        <w:rPr>
          <w:rStyle w:val="afffe"/>
          <w:rFonts w:ascii="Fb Fontext" w:hAnsi="Fb Fontext"/>
          <w:rtl/>
        </w:rPr>
        <w:t>משלשה</w:t>
      </w:r>
      <w:r w:rsidRPr="006F178A">
        <w:rPr>
          <w:rtl/>
        </w:rPr>
        <w:t xml:space="preserve"> - אין צריך להביא קורה אחרת, </w:t>
      </w:r>
      <w:r w:rsidRPr="006F178A">
        <w:rPr>
          <w:rStyle w:val="afffe"/>
          <w:rFonts w:ascii="Fb Fontext" w:hAnsi="Fb Fontext"/>
          <w:rtl/>
        </w:rPr>
        <w:t>שלשה</w:t>
      </w:r>
      <w:r w:rsidRPr="006F178A">
        <w:rPr>
          <w:rtl/>
        </w:rPr>
        <w:t xml:space="preserve"> - צריך להביא קורה אחרת.</w:t>
      </w:r>
    </w:p>
    <w:p>
      <w:pPr>
        <w:pStyle w:val="38"/>
        <w:rPr>
          <w:ins w:id="94966" w:author="מנוע מכני" w:date="2026-10-11T12:04:40Z"/>
        </w:rPr>
      </w:pPr>
      <w:r w:rsidRPr="006F178A">
        <w:t>רשב"ג</w:t>
      </w:r>
      <w:r w:rsidRPr="006F178A">
        <w:t>:</w:t>
      </w:r>
    </w:p>
    <w:p w:rsidR="005851B8" w:rsidRPr="006F178A" w:rsidRDefault="005851B8" w:rsidP="005851B8">
      <w:pPr>
        <w:rPr>
          <w:rtl/>
        </w:rPr>
      </w:pPr>
      <w:del w:id="94967" w:author="מנוע מכני" w:date="2026-10-11T12:04:40Z">
        <w:r w:rsidRPr="006F178A">
          <w:rPr>
            <w:rtl/>
          </w:rPr>
          <w:delText xml:space="preserve"> </w:delText>
        </w:r>
      </w:del>
      <w:r w:rsidRPr="006F178A">
        <w:rPr>
          <w:rStyle w:val="afffe"/>
          <w:rFonts w:ascii="Fb Fontext" w:hAnsi="Fb Fontext"/>
          <w:rtl/>
        </w:rPr>
        <w:t>פחות</w:t>
      </w:r>
      <w:r w:rsidRPr="006F178A">
        <w:rPr>
          <w:rtl/>
        </w:rPr>
        <w:t xml:space="preserve"> </w:t>
      </w:r>
      <w:r w:rsidRPr="006F178A">
        <w:rPr>
          <w:rStyle w:val="afffe"/>
          <w:rFonts w:ascii="Fb Fontext" w:hAnsi="Fb Fontext"/>
          <w:rtl/>
        </w:rPr>
        <w:t>מארבע</w:t>
      </w:r>
      <w:r w:rsidRPr="006F178A">
        <w:rPr>
          <w:rtl/>
        </w:rPr>
        <w:t xml:space="preserve"> </w:t>
      </w:r>
      <w:r w:rsidRPr="006F178A">
        <w:rPr>
          <w:rFonts w:hint="cs"/>
          <w:rtl/>
        </w:rPr>
        <w:t xml:space="preserve">- </w:t>
      </w:r>
      <w:r w:rsidRPr="006F178A">
        <w:rPr>
          <w:rtl/>
        </w:rPr>
        <w:t xml:space="preserve">אין צריך להביא קורה אחרת, </w:t>
      </w:r>
      <w:r w:rsidRPr="006F178A">
        <w:rPr>
          <w:rStyle w:val="afffe"/>
          <w:rFonts w:ascii="Fb Fontext" w:hAnsi="Fb Fontext"/>
          <w:rtl/>
        </w:rPr>
        <w:t>ארבע</w:t>
      </w:r>
      <w:r w:rsidRPr="006F178A">
        <w:rPr>
          <w:rtl/>
        </w:rPr>
        <w:t xml:space="preserve"> - צריך להביא קורה אחרת.</w:t>
      </w:r>
    </w:p>
    <w:p w:rsidR="005851B8" w:rsidRDefault="005851B8" w:rsidP="005851B8">
      <w:pPr>
        <w:rPr>
          <w:rtl/>
        </w:rPr>
      </w:pPr>
      <w:r w:rsidRPr="006F178A">
        <w:rPr>
          <w:rStyle w:val="afffe"/>
          <w:rFonts w:ascii="Fb Fontext" w:hAnsi="Fb Fontext"/>
          <w:rtl/>
        </w:rPr>
        <w:t>שתי קורות המתאימות,</w:t>
      </w:r>
      <w:r w:rsidRPr="006F178A">
        <w:rPr>
          <w:rtl/>
        </w:rPr>
        <w:t xml:space="preserve"> </w:t>
      </w:r>
      <w:r w:rsidRPr="006F178A">
        <w:rPr>
          <w:rStyle w:val="afffe"/>
          <w:rFonts w:ascii="Fb Fontext" w:hAnsi="Fb Fontext"/>
          <w:rtl/>
        </w:rPr>
        <w:t>שאין בכל אחת לבד לקבל אריח</w:t>
      </w:r>
      <w:r w:rsidRPr="006F178A">
        <w:rPr>
          <w:rtl/>
        </w:rPr>
        <w:t>-</w:t>
      </w:r>
    </w:p>
    <w:p w:rsidR="005851B8" w:rsidRPr="009757B9" w:rsidRDefault="005851B8" w:rsidP="005851B8">
      <w:pPr>
        <w:rPr>
          <w:rFonts w:cs="Guttman Vilna"/>
          <w:b/>
          <w:bCs/>
          <w:rtl/>
        </w:rPr>
      </w:pPr>
      <w:r w:rsidRPr="006F178A">
        <w:rPr>
          <w:rtl/>
        </w:rPr>
        <w:t xml:space="preserve">צריך שיקבלו אריח </w:t>
      </w:r>
      <w:r w:rsidRPr="006F178A">
        <w:rPr>
          <w:rStyle w:val="afffe"/>
          <w:rFonts w:ascii="Fb Fontext" w:hAnsi="Fb Fontext"/>
          <w:rtl/>
        </w:rPr>
        <w:t>לרוחבו</w:t>
      </w:r>
      <w:r w:rsidRPr="006F178A">
        <w:rPr>
          <w:rtl/>
        </w:rPr>
        <w:t xml:space="preserve"> ואם </w:t>
      </w:r>
      <w:r w:rsidRPr="006F178A">
        <w:rPr>
          <w:rtl/>
        </w:rPr>
        <w:t xml:space="preserve">לא</w:t>
      </w:r>
      <w:r w:rsidRPr="006F178A">
        <w:rPr>
          <w:rtl/>
        </w:rPr>
        <w:t xml:space="preserve"> צריך קורה אחרת.</w:t>
      </w:r>
    </w:p>
    <w:p w:rsidR="005851B8" w:rsidRPr="009757B9" w:rsidRDefault="005851B8" w:rsidP="005851B8">
      <w:pPr>
        <w:rPr>
          <w:rFonts w:cs="Guttman Vilna"/>
          <w:b/>
          <w:bCs/>
          <w:rtl/>
        </w:rPr>
      </w:pPr>
      <w:r w:rsidRPr="006F178A">
        <w:rPr>
          <w:rStyle w:val="2fb"/>
          <w:rtl/>
        </w:rPr>
        <w:t xml:space="preserve">רשב"ג</w:t>
      </w:r>
      <w:r w:rsidRPr="006F178A">
        <w:rPr>
          <w:rtl/>
        </w:rPr>
        <w:t xml:space="preserve"> צריך שיקבלו אריח </w:t>
      </w:r>
      <w:r w:rsidRPr="006F178A">
        <w:rPr>
          <w:rStyle w:val="afffe"/>
          <w:rFonts w:ascii="Fb Fontext" w:hAnsi="Fb Fontext"/>
          <w:rtl/>
        </w:rPr>
        <w:t>לארכו</w:t>
      </w:r>
      <w:r w:rsidRPr="006F178A">
        <w:rPr>
          <w:rtl/>
        </w:rPr>
        <w:t xml:space="preserve"> שלשה ואם </w:t>
      </w:r>
      <w:ins w:id="90696" w:author="מנוע מכני" w:date="2026-10-11T12:04:40Z">
        <w:r>
          <w:rPr>
            <w:rtl/>
          </w:rPr>
          <w:t xml:space="preserve">לא</w:t>
        </w:r>
      </w:ins>
      <w:del w:id="90697" w:author="מנוע מכני" w:date="2026-10-11T12:04:40Z">
        <w:r w:rsidRPr="006F178A">
          <w:rPr>
            <w:rtl/>
          </w:rPr>
          <w:delText xml:space="preserve">לאו</w:delText>
        </w:r>
      </w:del>
      <w:r w:rsidRPr="006F178A">
        <w:rPr>
          <w:rtl/>
        </w:rPr>
        <w:t xml:space="preserve"> - צריך להביא קורה אחרת.</w:t>
      </w:r>
    </w:p>
    <w:p w:rsidR="005851B8" w:rsidRPr="006F178A" w:rsidRDefault="005851B8" w:rsidP="005851B8">
      <w:pPr>
        <w:rPr>
          <w:rtl/>
        </w:rPr>
      </w:pPr>
      <w:r w:rsidRPr="006F178A">
        <w:rPr>
          <w:rStyle w:val="afffe"/>
          <w:rFonts w:ascii="Fb Fontext" w:hAnsi="Fb Fontext"/>
          <w:rtl/>
        </w:rPr>
        <w:t>אחת למעלה ואחת למטה</w:t>
      </w:r>
      <w:r w:rsidRPr="006F178A">
        <w:rPr>
          <w:rtl/>
        </w:rPr>
        <w:t>.</w:t>
      </w:r>
    </w:p>
    <w:p w:rsidR="005851B8" w:rsidRPr="009757B9" w:rsidRDefault="005851B8" w:rsidP="005851B8">
      <w:pPr>
        <w:rPr>
          <w:rFonts w:cs="Guttman Vilna"/>
          <w:b/>
          <w:bCs/>
          <w:rtl/>
        </w:rPr>
      </w:pPr>
      <w:r w:rsidRPr="006F178A">
        <w:rPr>
          <w:rStyle w:val="2fb"/>
          <w:rtl/>
        </w:rPr>
        <w:t xml:space="preserve">ריב"י</w:t>
      </w:r>
      <w:r w:rsidRPr="006F178A">
        <w:rPr>
          <w:rtl/>
        </w:rPr>
        <w:t xml:space="preserve"> רואין את העליונה כאילו היא למטה, והתחתונה כאילו היא למעלה, ובלבד שלא תהא עליונה למעלה מעשרים אמה ותחתונה למטה מעשרה.</w:t>
      </w:r>
    </w:p>
    <w:p w:rsidR="005851B8" w:rsidRPr="009757B9" w:rsidRDefault="005851B8" w:rsidP="005851B8">
      <w:pPr>
        <w:rPr>
          <w:rFonts w:cs="Guttman Vilna"/>
          <w:b/>
          <w:bCs/>
          <w:rtl/>
        </w:rPr>
      </w:pPr>
      <w:ins w:id="93896" w:author="מנוע מכני" w:date="2026-10-11T12:04:40Z">
        <w:r>
          <w:rPr>
            <w:rtl/>
          </w:rPr>
          <w:t xml:space="preserve">וסבר</w:t>
        </w:r>
      </w:ins>
      <w:del w:id="93897" w:author="מנוע מכני" w:date="2026-10-11T12:04:40Z">
        <w:r w:rsidRPr="006F178A">
          <w:rPr>
            <w:rtl/>
          </w:rPr>
          <w:delText xml:space="preserve">וס"ל</w:delText>
        </w:r>
      </w:del>
      <w:r w:rsidRPr="006F178A">
        <w:rPr>
          <w:rtl/>
        </w:rPr>
        <w:t xml:space="preserve"> כאבוה </w:t>
      </w:r>
      <w:ins w:id="92060" w:author="מנוע מכני" w:date="2026-10-11T12:04:40Z">
        <w:r>
          <w:rPr>
            <w:rtl/>
          </w:rPr>
          <w:t xml:space="preserve">דיש</w:t>
        </w:r>
      </w:ins>
      <w:del w:id="92061" w:author="מנוע מכני" w:date="2026-10-11T12:04:40Z">
        <w:r w:rsidRPr="006F178A">
          <w:rPr>
            <w:rtl/>
          </w:rPr>
          <w:delText xml:space="preserve">דאית</w:delText>
        </w:r>
      </w:del>
      <w:r w:rsidRPr="006F178A">
        <w:rPr>
          <w:rtl/>
        </w:rPr>
        <w:t xml:space="preserve"> </w:t>
      </w:r>
      <w:ins w:id="92056" w:author="מנוע מכני" w:date="2026-10-11T12:04:40Z">
        <w:r>
          <w:rPr>
            <w:rtl/>
          </w:rPr>
          <w:t xml:space="preserve">לו</w:t>
        </w:r>
      </w:ins>
      <w:del w:id="92057" w:author="מנוע מכני" w:date="2026-10-11T12:04:40Z">
        <w:r w:rsidRPr="006F178A">
          <w:rPr>
            <w:rtl/>
          </w:rPr>
          <w:delText xml:space="preserve">ליה</w:delText>
        </w:r>
      </w:del>
      <w:r w:rsidRPr="006F178A">
        <w:rPr>
          <w:rtl/>
        </w:rPr>
        <w:t xml:space="preserve"> רואין </w:t>
      </w:r>
      <w:ins w:id="94328" w:author="מנוע מכני" w:date="2026-10-11T12:04:40Z">
        <w:r>
          <w:rPr>
            <w:rtl/>
          </w:rPr>
          <w:t xml:space="preserve">וחולק</w:t>
        </w:r>
      </w:ins>
      <w:del w:id="94329" w:author="מנוע מכני" w:date="2026-10-11T12:04:40Z">
        <w:r w:rsidRPr="006F178A">
          <w:rPr>
            <w:rtl/>
          </w:rPr>
          <w:delText xml:space="preserve">ופליג</w:delText>
        </w:r>
      </w:del>
      <w:r w:rsidRPr="006F178A">
        <w:rPr>
          <w:rtl/>
        </w:rPr>
        <w:t xml:space="preserve"> </w:t>
      </w:r>
      <w:ins w:id="92054" w:author="מנוע מכני" w:date="2026-10-11T12:04:40Z">
        <w:r>
          <w:rPr>
            <w:rtl/>
          </w:rPr>
          <w:t xml:space="preserve">עליו</w:t>
        </w:r>
      </w:ins>
      <w:del w:id="92055" w:author="מנוע מכני" w:date="2026-10-11T12:04:40Z">
        <w:r w:rsidRPr="006F178A">
          <w:rPr>
            <w:rtl/>
          </w:rPr>
          <w:delText xml:space="preserve">עליה</w:delText>
        </w:r>
      </w:del>
      <w:r w:rsidRPr="006F178A">
        <w:rPr>
          <w:rtl/>
        </w:rPr>
        <w:t xml:space="preserve"> </w:t>
      </w:r>
      <w:ins w:id="94330" w:author="מנוע מכני" w:date="2026-10-11T12:04:40Z">
        <w:r>
          <w:rPr>
            <w:rtl/>
          </w:rPr>
          <w:t xml:space="preserve">באחת</w:t>
        </w:r>
      </w:ins>
      <w:del w:id="94331" w:author="מנוע מכני" w:date="2026-10-11T12:04:40Z">
        <w:r w:rsidRPr="006F178A">
          <w:rPr>
            <w:rtl/>
          </w:rPr>
          <w:delText xml:space="preserve">בחדא</w:delText>
        </w:r>
      </w:del>
      <w:r w:rsidRPr="006F178A">
        <w:rPr>
          <w:rtl/>
        </w:rPr>
        <w:t xml:space="preserve"> דלמעלה מכ' </w:t>
      </w:r>
      <w:r w:rsidRPr="006F178A">
        <w:rPr>
          <w:rtl/>
        </w:rPr>
        <w:t xml:space="preserve">לא</w:t>
      </w:r>
      <w:r w:rsidRPr="006F178A">
        <w:rPr>
          <w:rtl/>
        </w:rPr>
        <w:t xml:space="preserve"> </w:t>
      </w:r>
      <w:ins w:id="92058" w:author="מנוע מכני" w:date="2026-10-11T12:04:40Z">
        <w:r>
          <w:rPr>
            <w:rtl/>
          </w:rPr>
          <w:t xml:space="preserve">מאלו</w:t>
        </w:r>
      </w:ins>
      <w:del w:id="92059" w:author="מנוע מכני" w:date="2026-10-11T12:04:40Z">
        <w:r w:rsidRPr="006F178A">
          <w:rPr>
            <w:rtl/>
          </w:rPr>
          <w:delText xml:space="preserve">מהני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יד.</w:t>
      </w:r>
    </w:p>
    <w:p w:rsidR="005851B8" w:rsidRPr="006F178A" w:rsidRDefault="005851B8" w:rsidP="005851B8">
      <w:pPr>
        <w:rPr>
          <w:rtl/>
        </w:rPr>
      </w:pPr>
      <w:del w:id="90075" w:author="מנוע מכני" w:date="2026-10-11T12:04:40Z">
        <w:r w:rsidRPr="006F178A">
          <w:rPr>
            <w:rStyle w:val="afffe"/>
            <w:rFonts w:ascii="Fb Fontext" w:hAnsi="Fb Fontext" w:hint="cs"/>
            <w:rtl/>
          </w:rPr>
          <w:delText xml:space="preserve"> </w:delText>
        </w:r>
      </w:del>
      <w:ins w:id="90116" w:author="מנוע מכני" w:date="2026-10-11T12:04:40Z">
        <w:r>
          <w:rPr>
            <w:rStyle w:val="2fb"/>
            <w:rFonts w:ascii="Fb Fontext" w:hAnsi="Fb Fontext"/>
            <w:rtl/>
          </w:rPr>
          <w:t xml:space="preserve">ר"י</w:t>
        </w:r>
      </w:ins>
      <w:del w:id="90117" w:author="מנוע מכני" w:date="2026-10-11T12:04:40Z">
        <w:r w:rsidRPr="006F178A">
          <w:rPr>
            <w:rStyle w:val="afffe"/>
            <w:rFonts w:ascii="Fb Fontext" w:hAnsi="Fb Fontext"/>
            <w:rtl/>
          </w:rPr>
          <w:delText xml:space="preserve">רבי יהודה</w:delText>
        </w:r>
      </w:del>
      <w:r w:rsidRPr="006F178A">
        <w:rPr>
          <w:rStyle w:val="afffe"/>
          <w:rFonts w:ascii="Fb Fontext" w:hAnsi="Fb Fontext"/>
          <w:rtl/>
        </w:rPr>
        <w:t xml:space="preserve"> רחבה אף על פי שאינה בריאה</w:t>
      </w:r>
      <w:r w:rsidRPr="006F178A">
        <w:rPr>
          <w:rFonts w:ascii="Fb Fontext" w:hAnsi="Fb Fontext"/>
          <w:rtl/>
        </w:rPr>
        <w:t>. והיינו ברחבה ארבעה.</w:t>
      </w:r>
    </w:p>
    <w:p w:rsidR="005851B8" w:rsidRPr="006F178A" w:rsidRDefault="005851B8" w:rsidP="005851B8">
      <w:pPr>
        <w:rPr>
          <w:rtl/>
        </w:rPr>
      </w:pPr>
      <w:r w:rsidRPr="006F178A">
        <w:rPr>
          <w:rtl/>
        </w:rPr>
        <w:t>ובפחות מד' בעי' רחבה ובריאה.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afffe"/>
          <w:rFonts w:ascii="Fb Fontext" w:hAnsi="Fb Fontext"/>
          <w:rtl/>
        </w:rPr>
        <w:t>היתה של קש</w:t>
      </w:r>
      <w:ins w:id="93270" w:author="מנוע מכני" w:date="2026-10-11T12:04:40Z">
        <w:ins w:id="93272" w:author="מנוע מכני" w:date="2026-10-11T12:04:40Z">
          <w:r>
            <w:rPr>
              <w:rFonts w:ascii="Fb Fontext" w:hAnsi="Fb Fontext"/>
              <w:rtl/>
            </w:rPr>
            <w:t xml:space="preserve"> </w:t>
          </w:r>
        </w:ins>
        <w:del w:id="93273" w:author="מנוע מכני" w:date="2026-10-11T12:04:40Z">
          <w:r>
            <w:rPr>
              <w:rFonts w:ascii="Fb Fontext" w:hAnsi="Fb Fontext"/>
              <w:rtl/>
            </w:rPr>
            <w:delText xml:space="preserve"> </w:delText>
          </w:r>
          <w:r>
            <w:rPr>
              <w:rFonts w:ascii="Fb Fontext" w:hAnsi="Fb Fontext" w:hint="cs"/>
              <w:rtl/>
            </w:rPr>
            <w:delText xml:space="preserve"> </w:delText>
          </w:r>
        </w:del>
      </w:ins>
      <w:del w:id="93271" w:author="מנוע מכני" w:date="2026-10-11T12:04:40Z">
        <w:r>
          <w:rPr>
            <w:rFonts w:ascii="Fb Fontext" w:hAnsi="Fb Fontext"/>
            <w:rtl/>
          </w:rPr>
          <w:delText xml:space="preserve"> </w:delText>
        </w:r>
        <w:r>
          <w:rPr>
            <w:rFonts w:ascii="Fb Fontext" w:hAnsi="Fb Fontext" w:hint="cs"/>
            <w:rtl/>
          </w:rPr>
          <w:delText xml:space="preserve"> </w:delText>
        </w:r>
      </w:del>
      <w:r w:rsidRPr="006F178A">
        <w:rPr>
          <w:rFonts w:ascii="Fb Fontext" w:hAnsi="Fb Fontext" w:hint="cs"/>
          <w:rtl/>
        </w:rPr>
        <w:t xml:space="preserve">- </w:t>
      </w:r>
      <w:r w:rsidRPr="006F178A">
        <w:rPr>
          <w:rFonts w:ascii="Fb Fontext" w:hAnsi="Fb Fontext"/>
          <w:rtl/>
        </w:rPr>
        <w:t xml:space="preserve">קמ"ל</w:t>
      </w:r>
      <w:r w:rsidRPr="006F178A">
        <w:rPr>
          <w:rFonts w:ascii="Fb Fontext" w:hAnsi="Fb Fontext"/>
          <w:rtl/>
        </w:rPr>
        <w:t xml:space="preserve"> ד</w:t>
      </w:r>
      <w:r>
        <w:rPr>
          <w:rFonts w:ascii="Fb Fontext" w:hAnsi="Fb Fontext"/>
          <w:rtl/>
        </w:rPr>
        <w:t>אמרי'</w:t>
      </w:r>
      <w:r w:rsidRPr="006F178A">
        <w:rPr>
          <w:rFonts w:ascii="Fb Fontext" w:hAnsi="Fb Fontext"/>
          <w:rtl/>
        </w:rPr>
        <w:t xml:space="preserve"> רואין </w:t>
      </w:r>
      <w:r>
        <w:rPr>
          <w:rFonts w:ascii="Fb Fontext" w:hAnsi="Fb Fontext"/>
          <w:rtl/>
        </w:rPr>
        <w:t>אפי'</w:t>
      </w:r>
      <w:r w:rsidRPr="006F178A">
        <w:rPr>
          <w:rFonts w:ascii="Fb Fontext" w:hAnsi="Fb Fontext"/>
          <w:rtl/>
        </w:rPr>
        <w:t xml:space="preserve"> בשאינה מינה.</w:t>
      </w:r>
    </w:p>
    <w:p w:rsidR="005851B8" w:rsidRDefault="005851B8" w:rsidP="005851B8">
      <w:pPr>
        <w:rPr>
          <w:rtl/>
        </w:rPr>
      </w:pPr>
      <w:r w:rsidRPr="006F178A">
        <w:rPr>
          <w:rStyle w:val="afffe"/>
          <w:rFonts w:ascii="Fb Fontext" w:hAnsi="Fb Fontext"/>
          <w:rtl/>
        </w:rPr>
        <w:t>עקומה רואין אותה כאילו היא פשוטה</w:t>
      </w:r>
      <w:r w:rsidRPr="006F178A">
        <w:rPr>
          <w:rtl/>
        </w:rPr>
        <w:t>,</w:t>
      </w:r>
    </w:p>
    <w:p w:rsidR="005851B8" w:rsidRPr="00132755" w:rsidRDefault="005851B8" w:rsidP="005851B8">
      <w:pPr>
        <w:rPr>
          <w:spacing w:val="-4"/>
          <w:rtl/>
        </w:rPr>
      </w:pPr>
      <w:r w:rsidRPr="00132755">
        <w:rPr>
          <w:spacing w:val="-4"/>
          <w:rtl/>
        </w:rPr>
        <w:t xml:space="preserve">וקמ"ל</w:t>
      </w:r>
      <w:r w:rsidRPr="00132755">
        <w:rPr>
          <w:spacing w:val="-4"/>
          <w:rtl/>
        </w:rPr>
        <w:t xml:space="preserve"> </w:t>
      </w:r>
      <w:r w:rsidRPr="00132755">
        <w:rPr>
          <w:rStyle w:val="2fb"/>
          <w:spacing w:val="-4"/>
          <w:rtl/>
        </w:rPr>
        <w:t xml:space="preserve">כדר"ז</w:t>
      </w:r>
      <w:r w:rsidRPr="00132755">
        <w:rPr>
          <w:spacing w:val="-4"/>
          <w:rtl/>
        </w:rPr>
        <w:t xml:space="preserve"> דבעקמומיתה חוץ למבוי או חוץ לכ', אפי' בתוך ג' </w:t>
      </w:r>
      <w:r w:rsidRPr="00132755">
        <w:rPr>
          <w:spacing w:val="-4"/>
          <w:rtl/>
        </w:rPr>
        <w:t xml:space="preserve">לא</w:t>
      </w:r>
      <w:r w:rsidRPr="00132755">
        <w:rPr>
          <w:spacing w:val="-4"/>
          <w:rtl/>
        </w:rPr>
        <w:t xml:space="preserve"> </w:t>
      </w:r>
      <w:ins w:id="90698" w:author="מנוע מכני" w:date="2026-10-11T12:04:40Z">
        <w:r>
          <w:rPr>
            <w:spacing w:val="-4"/>
            <w:rtl/>
          </w:rPr>
          <w:t xml:space="preserve">אמרו</w:t>
        </w:r>
      </w:ins>
      <w:del w:id="90699" w:author="מנוע מכני" w:date="2026-10-11T12:04:40Z">
        <w:r w:rsidRPr="00132755">
          <w:rPr>
            <w:spacing w:val="-4"/>
            <w:rtl/>
          </w:rPr>
          <w:delText xml:space="preserve">אמרי</w:delText>
        </w:r>
      </w:del>
      <w:r w:rsidRPr="00132755">
        <w:rPr>
          <w:spacing w:val="-4"/>
          <w:rtl/>
        </w:rPr>
        <w:t xml:space="preserve"> דאתי לאמשוכי בתרה.</w:t>
      </w:r>
    </w:p>
    <w:p w:rsidR="005851B8" w:rsidRPr="006F178A" w:rsidRDefault="005851B8" w:rsidP="005851B8">
      <w:pPr>
        <w:rPr>
          <w:rtl/>
        </w:rPr>
      </w:pPr>
      <w:r w:rsidRPr="006F178A">
        <w:rPr>
          <w:rStyle w:val="afffe"/>
          <w:rFonts w:ascii="Fb Fontext" w:hAnsi="Fb Fontext"/>
          <w:rtl/>
        </w:rPr>
        <w:t>עגולה רואין אותה כאילו היא מרובעת</w:t>
      </w:r>
      <w:r w:rsidRPr="006F178A">
        <w:rPr>
          <w:rtl/>
        </w:rPr>
        <w:t>.</w:t>
      </w:r>
    </w:p>
    <w:p w:rsidR="005851B8" w:rsidRPr="006F178A" w:rsidRDefault="005851B8" w:rsidP="005851B8">
      <w:pPr>
        <w:rPr>
          <w:rtl/>
        </w:rPr>
      </w:pPr>
      <w:r w:rsidRPr="006F178A">
        <w:rPr>
          <w:rtl/>
        </w:rPr>
        <w:t xml:space="preserve">וקמ"ל</w:t>
      </w:r>
      <w:r w:rsidRPr="006F178A">
        <w:rPr>
          <w:rtl/>
        </w:rPr>
        <w:t xml:space="preserve"> לסיפא דכל שיש בהיקפו שלשה טפחים יש בו רחב טפח.</w:t>
      </w:r>
    </w:p>
    <w:p w:rsidR="005851B8" w:rsidRPr="006F178A" w:rsidRDefault="005851B8" w:rsidP="005851B8">
      <w:pPr>
        <w:rPr>
          <w:rtl/>
        </w:rPr>
      </w:pPr>
      <w:r w:rsidRPr="006F178A">
        <w:rPr>
          <w:rtl/>
        </w:rPr>
        <w:t>והוא מקרא</w:t>
      </w:r>
      <w:r w:rsidRPr="006F178A">
        <w:rPr>
          <w:rStyle w:val="afffe"/>
          <w:rFonts w:ascii="Fb Fontext" w:hAnsi="Fb Fontext"/>
          <w:rtl/>
        </w:rPr>
        <w:t xml:space="preserve"> א.</w:t>
      </w:r>
      <w:r w:rsidRPr="006F178A">
        <w:rPr>
          <w:rtl/>
        </w:rPr>
        <w:t xml:space="preserve"> </w:t>
      </w:r>
      <w:r w:rsidRPr="00B115E6">
        <w:rPr>
          <w:rStyle w:val="afffff0"/>
          <w:rtl/>
        </w:rPr>
        <w:t xml:space="preserve">דויעש את הים מוצק עשר באמה משפתו עד שפתו עגל סביב וחמש באמה קומתו וקו </w:t>
      </w:r>
      <w:r w:rsidRPr="00132755">
        <w:rPr>
          <w:rStyle w:val="afffff0"/>
          <w:spacing w:val="-2"/>
          <w:rtl/>
        </w:rPr>
        <w:t xml:space="preserve">שלשים באמה יסב </w:t>
      </w:r>
      <w:ins w:id="94486" w:author="מנוע מכני" w:date="2026-10-11T12:04:40Z">
        <w:r>
          <w:rPr>
            <w:rStyle w:val="afffff0"/>
            <w:spacing w:val="-2"/>
            <w:rtl/>
          </w:rPr>
          <w:t xml:space="preserve">באו</w:t>
        </w:r>
      </w:ins>
      <w:del w:id="94487" w:author="מנוע מכני" w:date="2026-10-11T12:04:40Z">
        <w:r w:rsidRPr="00132755">
          <w:rPr>
            <w:rStyle w:val="afffff0"/>
            <w:spacing w:val="-2"/>
            <w:rtl/>
          </w:rPr>
          <w:delText xml:space="preserve">אתו</w:delText>
        </w:r>
      </w:del>
      <w:r w:rsidRPr="00132755">
        <w:rPr>
          <w:rStyle w:val="afffff0"/>
          <w:spacing w:val="-2"/>
          <w:rtl/>
        </w:rPr>
        <w:t xml:space="preserve"> סביב. ושפתו שפת פרח שושן</w:t>
      </w:r>
      <w:r w:rsidRPr="00132755">
        <w:rPr>
          <w:rStyle w:val="afffff0"/>
          <w:rFonts w:hint="cs"/>
          <w:spacing w:val="-2"/>
          <w:rtl/>
        </w:rPr>
        <w:t>'</w:t>
      </w:r>
      <w:r w:rsidRPr="00132755">
        <w:rPr>
          <w:spacing w:val="-2"/>
          <w:rtl/>
        </w:rPr>
        <w:t xml:space="preserve"> ואפי' </w:t>
      </w:r>
      <w:ins w:id="90700" w:author="מנוע מכני" w:date="2026-10-11T12:04:40Z">
        <w:r>
          <w:rPr>
            <w:spacing w:val="-2"/>
            <w:rtl/>
          </w:rPr>
          <w:t xml:space="preserve">דיש</w:t>
        </w:r>
      </w:ins>
      <w:del w:id="90701" w:author="מנוע מכני" w:date="2026-10-11T12:04:40Z">
        <w:r w:rsidRPr="00132755">
          <w:rPr>
            <w:spacing w:val="-2"/>
            <w:rtl/>
          </w:rPr>
          <w:delText xml:space="preserve">דאיכא</w:delText>
        </w:r>
      </w:del>
      <w:r w:rsidRPr="00132755">
        <w:rPr>
          <w:spacing w:val="-2"/>
          <w:rtl/>
        </w:rPr>
        <w:t xml:space="preserve"> משהו דדופן -חשיב מגוואי.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יד:-</w:t>
      </w:r>
    </w:p>
    <w:p>
      <w:pPr>
        <w:pStyle w:val="afffff8"/>
        <w:rPr>
          <w:ins w:id="90635" w:author="קלוד" w:date="2026-10-11T12:24:08Z"/>
        </w:rPr>
      </w:pPr>
      <w:ins w:id="90636" w:author="קלוד" w:date="2026-10-11T12:24:08Z">
        <w:r>
          <w:rPr>
            <w:color w:val="7B3F00"/>
          </w:rPr>
          <w:t xml:space="preserve">ים שעשה שלמה - מחזיק מאה וחמשים מקוואות</w:t>
        </w:r>
      </w:ins>
    </w:p>
    <w:p w:rsidR="005851B8" w:rsidRPr="006F178A" w:rsidRDefault="005851B8" w:rsidP="005851B8">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w:t>
      </w:r>
      <w:r w:rsidRPr="006F178A">
        <w:rPr>
          <w:rFonts w:ascii="Fb Fontext" w:hAnsi="Fb Fontext"/>
          <w:rtl/>
        </w:rPr>
        <w:t xml:space="preserve"> חייא- ים שעשה שלמה היה מחזיק מאה וחמשים מקוה טהרה.</w:t>
      </w:r>
    </w:p>
    <w:p w:rsidR="005851B8" w:rsidRPr="00E62A50" w:rsidRDefault="005851B8" w:rsidP="005851B8">
      <w:pPr>
        <w:rPr>
          <w:spacing w:val="-4"/>
          <w:rtl/>
        </w:rPr>
      </w:pPr>
      <w:r w:rsidRPr="00E62A50">
        <w:rPr>
          <w:spacing w:val="-4"/>
          <w:rtl/>
        </w:rPr>
        <w:t xml:space="preserve">דקיימ"ל מקוה – </w:t>
      </w:r>
      <w:r w:rsidRPr="00E62A50">
        <w:rPr>
          <w:rFonts w:hint="cs"/>
          <w:spacing w:val="-4"/>
          <w:rtl/>
        </w:rPr>
        <w:t xml:space="preserve">מ' </w:t>
      </w:r>
      <w:r w:rsidRPr="00E62A50">
        <w:rPr>
          <w:spacing w:val="-4"/>
          <w:rtl/>
        </w:rPr>
        <w:t>סאה, כדתניא</w:t>
      </w:r>
      <w:r w:rsidRPr="00E62A50">
        <w:rPr>
          <w:rStyle w:val="afffff0"/>
          <w:spacing w:val="-4"/>
          <w:rtl/>
        </w:rPr>
        <w:t xml:space="preserve"> </w:t>
      </w:r>
      <w:r w:rsidRPr="00E62A50">
        <w:rPr>
          <w:rStyle w:val="afffff0"/>
          <w:rFonts w:hint="cs"/>
          <w:spacing w:val="-4"/>
          <w:rtl/>
        </w:rPr>
        <w:t>'</w:t>
      </w:r>
      <w:r w:rsidRPr="00E62A50">
        <w:rPr>
          <w:rStyle w:val="afffff0"/>
          <w:spacing w:val="-4"/>
          <w:rtl/>
        </w:rPr>
        <w:t>ורחץ כל בשרו מים שכל גופו עולה בהן</w:t>
      </w:r>
      <w:r w:rsidRPr="00E62A50">
        <w:rPr>
          <w:rStyle w:val="afffff0"/>
          <w:rFonts w:hint="cs"/>
          <w:spacing w:val="-4"/>
          <w:rtl/>
        </w:rPr>
        <w:t>'</w:t>
      </w:r>
      <w:r w:rsidRPr="00E62A50">
        <w:rPr>
          <w:rStyle w:val="afffff0"/>
          <w:spacing w:val="-4"/>
          <w:rtl/>
        </w:rPr>
        <w:t>.</w:t>
      </w:r>
      <w:r w:rsidRPr="00E62A50">
        <w:rPr>
          <w:spacing w:val="-4"/>
          <w:rtl/>
        </w:rPr>
        <w:t xml:space="preserve"> אמה על אמה ברום </w:t>
      </w:r>
      <w:r w:rsidRPr="00E62A50">
        <w:rPr>
          <w:rFonts w:hint="cs"/>
          <w:spacing w:val="-4"/>
          <w:rtl/>
        </w:rPr>
        <w:t>ג'</w:t>
      </w:r>
      <w:r w:rsidRPr="00E62A50">
        <w:rPr>
          <w:spacing w:val="-4"/>
          <w:rtl/>
        </w:rPr>
        <w:t xml:space="preserve"> אמות.</w:t>
      </w:r>
    </w:p>
    <w:p>
      <w:pPr>
        <w:pStyle w:val="38"/>
        <w:rPr>
          <w:ins w:id="94968" w:author="מנוע מכני" w:date="2026-10-11T12:04:40Z"/>
        </w:rPr>
      </w:pPr>
      <w:r w:rsidRPr="006F178A">
        <w:t xml:space="preserve">והיינו</w:t>
      </w:r>
    </w:p>
    <w:p w:rsidR="005851B8" w:rsidRDefault="005851B8" w:rsidP="005851B8">
      <w:pPr>
        <w:rPr>
          <w:rtl/>
        </w:rPr>
      </w:pPr>
      <w:del w:id="94969" w:author="מנוע מכני" w:date="2026-10-11T12:04:40Z">
        <w:r w:rsidRPr="006F178A">
          <w:rPr>
            <w:rtl/>
          </w:rPr>
          <w:delText xml:space="preserve"> </w:delText>
        </w:r>
      </w:del>
      <w:r w:rsidRPr="006F178A">
        <w:rPr>
          <w:rtl/>
        </w:rPr>
        <w:t xml:space="preserve">- חמש מאות אמה [עשר על עשר ברום חמש]</w:t>
      </w:r>
    </w:p>
    <w:p w:rsidR="005851B8" w:rsidRDefault="005851B8" w:rsidP="005851B8">
      <w:pPr>
        <w:rPr>
          <w:rtl/>
        </w:rPr>
      </w:pPr>
      <w:r>
        <w:rPr>
          <w:rtl/>
        </w:rPr>
        <w:t>ואפי'</w:t>
      </w:r>
      <w:r w:rsidRPr="006F178A">
        <w:rPr>
          <w:rtl/>
        </w:rPr>
        <w:t xml:space="preserve"> </w:t>
      </w:r>
      <w:r w:rsidRPr="006F178A">
        <w:rPr>
          <w:rFonts w:hint="cs"/>
          <w:rtl/>
        </w:rPr>
        <w:t>ד</w:t>
      </w:r>
      <w:r w:rsidRPr="006F178A">
        <w:rPr>
          <w:rtl/>
        </w:rPr>
        <w:t>מאה - מאה מקוואות,</w:t>
      </w:r>
      <w:ins w:id="93274" w:author="מנוע מכני" w:date="2026-10-11T12:04:40Z">
        <w:r>
          <w:rPr>
            <w:rFonts w:hint="cs"/>
            <w:rtl/>
          </w:rPr>
          <w:t xml:space="preserve"> </w:t>
        </w:r>
      </w:ins>
      <w:del w:id="93275" w:author="מנוע מכני" w:date="2026-10-11T12:04:40Z">
        <w:r>
          <w:rPr>
            <w:rFonts w:hint="cs"/>
            <w:rtl/>
          </w:rPr>
          <w:delText xml:space="preserve">  </w:delText>
        </w:r>
      </w:del>
      <w:r w:rsidRPr="006F178A">
        <w:rPr>
          <w:rtl/>
        </w:rPr>
        <w:t xml:space="preserve">למאה וחמשין </w:t>
      </w:r>
      <w:r w:rsidRPr="006F178A">
        <w:rPr>
          <w:rFonts w:hint="cs"/>
          <w:rtl/>
        </w:rPr>
        <w:t xml:space="preserve">- </w:t>
      </w:r>
      <w:r w:rsidRPr="006F178A">
        <w:rPr>
          <w:rtl/>
        </w:rPr>
        <w:t>חמשין,</w:t>
      </w:r>
      <w:ins w:id="93276" w:author="מנוע מכני" w:date="2026-10-11T12:04:40Z">
        <w:ins w:id="93278" w:author="מנוע מכני" w:date="2026-10-11T12:04:40Z">
          <w:r>
            <w:rPr>
              <w:rFonts w:hint="cs"/>
              <w:rtl/>
            </w:rPr>
            <w:t xml:space="preserve"> </w:t>
          </w:r>
        </w:ins>
        <w:del w:id="93279" w:author="מנוע מכני" w:date="2026-10-11T12:04:40Z">
          <w:r>
            <w:rPr>
              <w:rFonts w:hint="cs"/>
              <w:rtl/>
            </w:rPr>
            <w:delText xml:space="preserve"> </w:delText>
          </w:r>
          <w:r w:rsidRPr="006F178A">
            <w:rPr>
              <w:rFonts w:hint="cs"/>
              <w:rtl/>
            </w:rPr>
            <w:delText xml:space="preserve"> </w:delText>
          </w:r>
        </w:del>
      </w:ins>
      <w:del w:id="93277" w:author="מנוע מכני" w:date="2026-10-11T12:04:40Z">
        <w:r>
          <w:rPr>
            <w:rFonts w:hint="cs"/>
            <w:rtl/>
          </w:rPr>
          <w:delText xml:space="preserve">  </w:delText>
        </w:r>
      </w:del>
      <w:r w:rsidRPr="006F178A">
        <w:rPr>
          <w:rtl/>
        </w:rPr>
        <w:t>וא"כ סגי בארבע מאות חמישים</w:t>
      </w:r>
    </w:p>
    <w:p w:rsidR="005851B8" w:rsidRPr="006F178A" w:rsidRDefault="005851B8" w:rsidP="005851B8">
      <w:pPr>
        <w:rPr>
          <w:rtl/>
        </w:rPr>
      </w:pPr>
      <w:r w:rsidRPr="006F178A">
        <w:rPr>
          <w:rtl/>
        </w:rPr>
        <w:t>•</w:t>
      </w:r>
      <w:r w:rsidRPr="006F178A">
        <w:rPr>
          <w:rFonts w:hint="cs"/>
          <w:rtl/>
        </w:rPr>
        <w:t xml:space="preserve"> </w:t>
      </w:r>
      <w:r w:rsidRPr="006F178A">
        <w:rPr>
          <w:rtl/>
        </w:rPr>
        <w:t xml:space="preserve">ים שעשה שלמה היינו </w:t>
      </w:r>
      <w:r w:rsidRPr="006F178A">
        <w:rPr>
          <w:rStyle w:val="afffe"/>
          <w:rFonts w:ascii="Fb Fontext" w:hAnsi="Fb Fontext"/>
          <w:rtl/>
        </w:rPr>
        <w:t>עגול</w:t>
      </w:r>
      <w:r w:rsidRPr="006F178A">
        <w:rPr>
          <w:rtl/>
        </w:rPr>
        <w:t xml:space="preserve"> וממילא פחות רבע מן הריבוע ועדיין הגם שלפ"ז יוצא מאה עשרים וחמש.</w:t>
      </w:r>
    </w:p>
    <w:p w:rsidR="005851B8" w:rsidRPr="006F178A" w:rsidRDefault="005851B8" w:rsidP="005851B8">
      <w:pPr>
        <w:rPr>
          <w:rtl/>
        </w:rPr>
      </w:pPr>
      <w:r w:rsidRPr="006F178A">
        <w:rPr>
          <w:rtl/>
        </w:rPr>
        <w:t>עדיין שלוש אמות התחתונות היו מרובעות ושתים עליונות עגולות.</w:t>
      </w:r>
    </w:p>
    <w:p>
      <w:pPr>
        <w:pStyle w:val="38"/>
        <w:rPr>
          <w:ins w:id="94970" w:author="מנוע מכני" w:date="2026-10-11T12:04:40Z"/>
        </w:rPr>
      </w:pPr>
      <w:r w:rsidRPr="006F178A">
        <w:t xml:space="preserve">והך</w:t>
      </w:r>
    </w:p>
    <w:p w:rsidR="005851B8" w:rsidRPr="006F178A" w:rsidRDefault="005851B8" w:rsidP="005851B8">
      <w:pPr>
        <w:rPr>
          <w:rtl/>
        </w:rPr>
      </w:pPr>
      <w:del w:id="94971" w:author="מנוע מכני" w:date="2026-10-11T12:04:40Z">
        <w:r w:rsidRPr="006F178A">
          <w:rPr>
            <w:rtl/>
          </w:rPr>
          <w:delText xml:space="preserve"> </w:delText>
        </w:r>
      </w:del>
      <w:r w:rsidRPr="006F178A">
        <w:rPr>
          <w:rtl/>
        </w:rPr>
        <w:t xml:space="preserve">דמאה חמישים מקוואות הוא החזיק מהך דאמה אלפים בת יכיל.</w:t>
      </w:r>
    </w:p>
    <w:p w:rsidR="005851B8" w:rsidRPr="006F178A" w:rsidRDefault="005851B8" w:rsidP="005851B8">
      <w:pPr>
        <w:rPr>
          <w:rtl/>
        </w:rPr>
      </w:pPr>
      <w:r w:rsidRPr="006F178A">
        <w:rPr>
          <w:rtl/>
        </w:rPr>
        <w:t>•</w:t>
      </w:r>
      <w:r w:rsidRPr="006F178A">
        <w:rPr>
          <w:rFonts w:hint="cs"/>
          <w:rtl/>
        </w:rPr>
        <w:t xml:space="preserve"> </w:t>
      </w:r>
      <w:r w:rsidRPr="006F178A">
        <w:rPr>
          <w:rtl/>
        </w:rPr>
        <w:t xml:space="preserve">בת כמה הויא - שלש סאין, </w:t>
      </w:r>
      <w:r>
        <w:rPr>
          <w:rtl/>
        </w:rPr>
        <w:t>ד'</w:t>
      </w:r>
      <w:r w:rsidRPr="006F178A">
        <w:rPr>
          <w:rtl/>
        </w:rPr>
        <w:t xml:space="preserve">מעשר הבת מן הכר. </w:t>
      </w:r>
      <w:ins w:id="94168" w:author="מנוע מכני" w:date="2026-10-11T12:04:40Z">
        <w:r>
          <w:rPr>
            <w:rtl/>
          </w:rPr>
          <w:t xml:space="preserve">דהיה</w:t>
        </w:r>
      </w:ins>
      <w:del w:id="94169" w:author="מנוע מכני" w:date="2026-10-11T12:04:40Z">
        <w:r w:rsidRPr="006F178A">
          <w:rPr>
            <w:rtl/>
          </w:rPr>
          <w:delText xml:space="preserve">דהוה</w:delText>
        </w:r>
      </w:del>
      <w:r w:rsidRPr="006F178A">
        <w:rPr>
          <w:rtl/>
        </w:rPr>
        <w:t xml:space="preserve"> </w:t>
      </w:r>
      <w:ins w:id="93300" w:author="מנוע מכני" w:date="2026-10-11T12:04:40Z">
        <w:r>
          <w:rPr>
            <w:rtl/>
          </w:rPr>
          <w:t xml:space="preserve">להם</w:t>
        </w:r>
      </w:ins>
      <w:del w:id="93301" w:author="מנוע מכני" w:date="2026-10-11T12:04:40Z">
        <w:r w:rsidRPr="006F178A">
          <w:rPr>
            <w:rtl/>
          </w:rPr>
          <w:delText xml:space="preserve">להו</w:delText>
        </w:r>
      </w:del>
      <w:r w:rsidRPr="006F178A">
        <w:rPr>
          <w:rtl/>
        </w:rPr>
        <w:t xml:space="preserve"> </w:t>
      </w:r>
      <w:ins w:id="90053" w:author="Claude - סמנטי" w:date="2026-10-11T12:19:31Z">
        <w:r>
          <w:rPr>
            <w:rtl/>
          </w:rPr>
          <w:t xml:space="preserve">שישה</w:t>
        </w:r>
      </w:ins>
      <w:del w:id="90054" w:author="Claude - סמנטי" w:date="2026-10-11T12:19:31Z">
        <w:r w:rsidRPr="006F178A">
          <w:rPr>
            <w:rtl/>
          </w:rPr>
          <w:delText xml:space="preserve">שיתא</w:delText>
        </w:r>
      </w:del>
      <w:r w:rsidRPr="006F178A">
        <w:rPr>
          <w:rtl/>
        </w:rPr>
        <w:t xml:space="preserve"> אלפי גריוי.</w:t>
      </w:r>
    </w:p>
    <w:p w:rsidR="005851B8" w:rsidRPr="006F178A" w:rsidRDefault="005851B8" w:rsidP="005851B8">
      <w:pPr>
        <w:rPr>
          <w:rtl/>
        </w:rPr>
      </w:pPr>
      <w:r w:rsidRPr="006F178A">
        <w:rPr>
          <w:rtl/>
        </w:rPr>
        <w:t xml:space="preserve">והא </w:t>
      </w:r>
      <w:r>
        <w:rPr>
          <w:rtl/>
        </w:rPr>
        <w:t>ד'</w:t>
      </w:r>
      <w:r w:rsidRPr="006F178A">
        <w:rPr>
          <w:rtl/>
        </w:rPr>
        <w:t>מחזיק בתים שלשת אלפים- ההוא לגודשא.</w:t>
      </w:r>
    </w:p>
    <w:p>
      <w:pPr>
        <w:pStyle w:val="38"/>
        <w:rPr>
          <w:ins w:id="94973" w:author="מנוע מכני" w:date="2026-10-11T12:04:40Z"/>
        </w:rPr>
      </w:pPr>
      <w:del w:id="94972" w:author="מנוע מכני" w:date="2026-10-11T12:04:40Z">
        <w:r w:rsidRPr="006F178A">
          <w:delText xml:space="preserve">•</w:delText>
        </w:r>
      </w:del>
      <w:r w:rsidRPr="006F178A">
        <w:t xml:space="preserve"> </w:t>
      </w:r>
      <w:r w:rsidRPr="006F178A">
        <w:t>אביי</w:t>
      </w:r>
      <w:r w:rsidRPr="006F178A">
        <w:t>:</w:t>
      </w:r>
    </w:p>
    <w:p w:rsidR="005851B8" w:rsidRPr="006F178A" w:rsidRDefault="005851B8" w:rsidP="005851B8">
      <w:pPr>
        <w:rPr>
          <w:rtl/>
        </w:rPr>
      </w:pPr>
      <w:del w:id="94974" w:author="מנוע מכני" w:date="2026-10-11T12:04:40Z">
        <w:r w:rsidRPr="006F178A">
          <w:rPr>
            <w:rtl/>
          </w:rPr>
          <w:delText xml:space="preserve"> </w:delText>
        </w:r>
      </w:del>
      <w:r w:rsidRPr="006F178A">
        <w:rPr>
          <w:rtl/>
        </w:rPr>
        <w:t xml:space="preserve">ש</w:t>
      </w:r>
      <w:r w:rsidRPr="006F178A">
        <w:rPr>
          <w:rFonts w:hint="cs"/>
          <w:rtl/>
        </w:rPr>
        <w:t>"מ</w:t>
      </w:r>
      <w:r w:rsidRPr="006F178A">
        <w:rPr>
          <w:rtl/>
        </w:rPr>
        <w:t xml:space="preserve"> </w:t>
      </w:r>
      <w:ins w:id="92064" w:author="מנוע מכני" w:date="2026-10-11T12:04:40Z">
        <w:r>
          <w:rPr>
            <w:rtl/>
          </w:rPr>
          <w:t xml:space="preserve">זה</w:t>
        </w:r>
      </w:ins>
      <w:del w:id="92065" w:author="מנוע מכני" w:date="2026-10-11T12:04:40Z">
        <w:r w:rsidRPr="006F178A">
          <w:rPr>
            <w:rtl/>
          </w:rPr>
          <w:delText xml:space="preserve">האי</w:delText>
        </w:r>
      </w:del>
      <w:r w:rsidRPr="006F178A">
        <w:rPr>
          <w:rtl/>
        </w:rPr>
        <w:t xml:space="preserve"> גודשה </w:t>
      </w:r>
      <w:ins w:id="92062" w:author="מנוע מכני" w:date="2026-10-11T12:04:40Z">
        <w:r>
          <w:rPr>
            <w:rtl/>
          </w:rPr>
          <w:t xml:space="preserve">שלושה</w:t>
        </w:r>
      </w:ins>
      <w:del w:id="92063" w:author="מנוע מכני" w:date="2026-10-11T12:04:40Z">
        <w:r w:rsidRPr="006F178A">
          <w:rPr>
            <w:rtl/>
          </w:rPr>
          <w:delText xml:space="preserve">תלתא</w:delText>
        </w:r>
      </w:del>
      <w:r w:rsidRPr="006F178A">
        <w:rPr>
          <w:rtl/>
        </w:rPr>
        <w:t xml:space="preserve"> הוי. ותנן </w:t>
      </w:r>
      <w:ins w:id="90702" w:author="מנוע מכני" w:date="2026-10-11T12:04:40Z">
        <w:r>
          <w:rPr>
            <w:rtl/>
          </w:rPr>
          <w:t xml:space="preserve">גם</w:t>
        </w:r>
      </w:ins>
      <w:del w:id="90703" w:author="מנוע מכני" w:date="2026-10-11T12:04:40Z">
        <w:r w:rsidRPr="006F178A">
          <w:rPr>
            <w:rtl/>
          </w:rPr>
          <w:delText xml:space="preserve">נמי</w:delText>
        </w:r>
      </w:del>
      <w:r w:rsidRPr="006F178A">
        <w:rPr>
          <w:rtl/>
        </w:rPr>
        <w:t xml:space="preserve">: שידה תיבה ומגדל, כוורת הקש, וכוורת הקנים, ובור ספינה אלכסנדרית, </w:t>
      </w:r>
      <w:ins w:id="93214" w:author="מנוע מכני" w:date="2026-10-11T12:04:40Z">
        <w:r>
          <w:rPr>
            <w:rtl/>
          </w:rPr>
          <w:t xml:space="preserve">אף</w:t>
        </w:r>
      </w:ins>
      <w:del w:id="93215" w:author="מנוע מכני" w:date="2026-10-11T12:04:40Z">
        <w:r w:rsidRPr="006F178A">
          <w:rPr>
            <w:rtl/>
          </w:rPr>
          <w:delText xml:space="preserve">א</w:delText>
        </w:r>
        <w:r w:rsidRPr="006F178A">
          <w:rPr>
            <w:rFonts w:hint="cs"/>
            <w:rtl/>
          </w:rPr>
          <w:delText xml:space="preserve">ע"פ</w:delText>
        </w:r>
      </w:del>
      <w:r w:rsidRPr="006F178A">
        <w:rPr>
          <w:rtl/>
        </w:rPr>
        <w:t xml:space="preserve"> שיש להן שולים והן מחזיקות ארבעים סאה בלח, שהן כוריים ביבש - טהורין.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53" w:author="קלוד" w:date="2026-10-11T09:07:28Z"/>
        </w:rPr>
      </w:pPr>
      <w:ins w:id="20252" w:author="קלוד" w:date="2026-10-11T09:07:28Z">
        <w:r>
          <w:t xml:space="preserve">משנה ו</w:t>
        </w:r>
      </w:ins>
    </w:p>
    <w:p w:rsidR="005851B8" w:rsidRPr="00E62A50" w:rsidRDefault="005851B8" w:rsidP="005851B8">
      <w:pPr>
        <w:pStyle w:val="afff9"/>
        <w:rPr>
          <w:del w:id="20087" w:author="קלוד" w:date="2026-10-11T09:07:28Z"/>
          <w:rtl/>
        </w:rPr>
      </w:pPr>
      <w:del w:id="20086"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04" w:author="קלוד" w:date="2026-10-11T12:09:42Z">
          <w:pPr>
            <w:pStyle w:val="afff9"/>
          </w:pPr>
        </w:pPrChange>
      </w:pPr>
      <w:r w:rsidRPr="00E62A50">
        <w:rPr>
          <w:rtl/>
        </w:rPr>
        <w:t>לחיין שאמרו - גובהן עשרה טפחים, ורחבן ועוביין כל שהוא.</w:t>
      </w:r>
    </w:p>
    <w:p w:rsidR="005851B8" w:rsidRPr="00E62A50" w:rsidRDefault="005851B8" w:rsidP="005851B8">
      <w:pPr>
        <w:pStyle w:val="afff9"/>
        <w:rPr>
          <w:rtl/>
        </w:rPr>
      </w:pPr>
      <w:r>
        <w:rPr>
          <w:rStyle w:val="TanaimMishna"/>
          <w:rtl/>
          <w:rPrChange w:id="20001" w:author="קלוד" w:date="2026-10-11T09:07:28Z">
            <w:rPr>
              <w:rtl/>
            </w:rPr>
          </w:rPrChange>
        </w:rPr>
        <w:t xml:space="preserve">רבי יוסי</w:t>
      </w:r>
      <w:r>
        <w:rPr>
          <w:rtl/>
        </w:rPr>
        <w:t xml:space="preserve"> אומר</w:t>
      </w:r>
      <w:r>
        <w:rPr>
          <w:rStyle w:val="TanaimMishna"/>
          <w:rtl/>
          <w:rPrChange w:id="98079" w:author="Claude" w:date="2026-10-11T09:07:58Z">
            <w:rPr>
              <w:rtl/>
            </w:rPr>
          </w:rPrChange>
        </w:rPr>
        <w:t xml:space="preserve">:</w:t>
      </w:r>
      <w:r>
        <w:rPr>
          <w:rtl/>
        </w:rPr>
        <w:t xml:space="preserve"> רחבן שלשה טפחים.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33" w:author="קלוד" w:date="2026-10-11T12:24:08Z"/>
        </w:rPr>
      </w:pPr>
      <w:ins w:id="90634" w:author="קלוד" w:date="2026-10-11T12:24:08Z">
        <w:r>
          <w:rPr>
            <w:color w:val="7B3F00"/>
          </w:rPr>
          <w:t xml:space="preserve">לחיין - גובהן עשרה, רחבן ועוביין כל שהוא</w:t>
        </w:r>
      </w:ins>
    </w:p>
    <w:p w:rsidR="005851B8" w:rsidRPr="00B3644D" w:rsidRDefault="005851B8" w:rsidP="005851B8">
      <w:pPr>
        <w:rPr>
          <w:spacing w:val="-2"/>
          <w:rtl/>
        </w:rPr>
      </w:pPr>
      <w:r w:rsidRPr="00B3644D">
        <w:rPr>
          <w:rFonts w:ascii="Fb Fontext" w:hAnsi="Fb Fontext"/>
          <w:spacing w:val="-2"/>
          <w:rtl/>
        </w:rPr>
        <w:t xml:space="preserve">לחיין שאמרו שבהן נחלקו </w:t>
      </w:r>
      <w:ins w:id="90118" w:author="מנוע מכני" w:date="2026-10-11T12:04:40Z">
        <w:r>
          <w:rPr>
            <w:rStyle w:val="2fb"/>
            <w:rFonts w:ascii="Fb Fontext" w:hAnsi="Fb Fontext"/>
            <w:spacing w:val="-2"/>
            <w:rtl/>
          </w:rPr>
          <w:t xml:space="preserve">ר"א</w:t>
        </w:r>
      </w:ins>
      <w:del w:id="90119" w:author="מנוע מכני" w:date="2026-10-11T12:04:40Z">
        <w:r w:rsidRPr="00B3644D">
          <w:rPr>
            <w:rFonts w:ascii="Fb Fontext" w:hAnsi="Fb Fontext"/>
            <w:spacing w:val="-2"/>
            <w:rtl/>
          </w:rPr>
          <w:delText xml:space="preserve">רבי אליעזר</w:delText>
        </w:r>
      </w:del>
      <w:r w:rsidRPr="00B3644D">
        <w:rPr>
          <w:rFonts w:ascii="Fb Fontext" w:hAnsi="Fb Fontext"/>
          <w:spacing w:val="-2"/>
          <w:rtl/>
        </w:rPr>
        <w:t xml:space="preserve"> וחכמים - גובהן עשרה טפחים, ורוחבן ועוביין כל שהוא.</w:t>
      </w:r>
    </w:p>
    <w:p>
      <w:pPr>
        <w:pStyle w:val="38"/>
        <w:rPr>
          <w:ins w:id="96997" w:author="מנוע מכני" w:date="2026-10-11T12:04:40Z"/>
        </w:rPr>
      </w:pPr>
      <w:r w:rsidRPr="006F178A">
        <w:t xml:space="preserve">רבי חייא</w:t>
      </w:r>
    </w:p>
    <w:p w:rsidR="005851B8" w:rsidRPr="009757B9" w:rsidRDefault="005851B8" w:rsidP="005851B8">
      <w:pPr>
        <w:rPr>
          <w:rFonts w:cs="Guttman Vilna"/>
          <w:b/>
          <w:bCs/>
          <w:rtl/>
        </w:rPr>
      </w:pPr>
      <w:del w:id="96998" w:author="מנוע מכני" w:date="2026-10-11T12:04:40Z">
        <w:r w:rsidRPr="006F178A">
          <w:rPr>
            <w:rtl/>
          </w:rPr>
          <w:delText xml:space="preserve"> </w:delText>
        </w:r>
      </w:del>
      <w:r w:rsidRPr="006F178A">
        <w:rPr>
          <w:rtl/>
        </w:rPr>
        <w:t xml:space="preserve">- </w:t>
      </w:r>
      <w:ins w:id="90120" w:author="מנוע מכני" w:date="2026-10-11T12:04:40Z">
        <w:r>
          <w:rPr>
            <w:rtl/>
          </w:rPr>
          <w:t xml:space="preserve">אפי'</w:t>
        </w:r>
      </w:ins>
      <w:del w:id="90121" w:author="מנוע מכני" w:date="2026-10-11T12:04:40Z">
        <w:r w:rsidRPr="006F178A">
          <w:rPr>
            <w:rtl/>
          </w:rPr>
          <w:delText xml:space="preserve">אפילו</w:delText>
        </w:r>
      </w:del>
      <w:r w:rsidRPr="006F178A">
        <w:rPr>
          <w:rtl/>
        </w:rPr>
        <w:t xml:space="preserve"> כחוט הסרבל.</w:t>
      </w:r>
    </w:p>
    <w:p w:rsidR="005851B8" w:rsidRPr="006F178A" w:rsidRDefault="005851B8" w:rsidP="005851B8">
      <w:pPr>
        <w:rPr>
          <w:rtl/>
        </w:rPr>
      </w:pPr>
      <w:r w:rsidRPr="006F178A">
        <w:rPr>
          <w:rtl/>
        </w:rPr>
        <w:t>•</w:t>
      </w:r>
      <w:r w:rsidRPr="006F178A">
        <w:rPr>
          <w:rFonts w:hint="cs"/>
          <w:rtl/>
        </w:rPr>
        <w:t xml:space="preserve"> </w:t>
      </w:r>
      <w:r w:rsidRPr="006F178A">
        <w:rPr>
          <w:rtl/>
        </w:rPr>
        <w:t xml:space="preserve">עשה לחי לחצי מבוי יש לו חצי מבוי. </w:t>
      </w:r>
      <w:r w:rsidRPr="006F178A">
        <w:rPr>
          <w:rtl/>
        </w:rPr>
        <w:t xml:space="preserve">וקמ"ל</w:t>
      </w:r>
      <w:r w:rsidRPr="006F178A">
        <w:rPr>
          <w:rtl/>
        </w:rPr>
        <w:t xml:space="preserve"> דלא חישי' שישתמש בכולו.</w:t>
      </w:r>
    </w:p>
    <w:p w:rsidR="005851B8" w:rsidRPr="006F178A" w:rsidRDefault="005851B8" w:rsidP="005851B8">
      <w:pPr>
        <w:rPr>
          <w:rtl/>
        </w:rPr>
      </w:pPr>
      <w:r w:rsidRPr="006F178A">
        <w:rPr>
          <w:rtl/>
        </w:rPr>
        <w:t>•</w:t>
      </w:r>
      <w:r w:rsidRPr="006F178A">
        <w:rPr>
          <w:rFonts w:hint="cs"/>
          <w:rtl/>
        </w:rPr>
        <w:t xml:space="preserve"> </w:t>
      </w:r>
      <w:r w:rsidRPr="006F178A">
        <w:rPr>
          <w:rStyle w:val="2fb"/>
          <w:rFonts w:ascii="Fb Fontext" w:hAnsi="Fb Fontext"/>
          <w:rtl/>
        </w:rPr>
        <w:t>רבא</w:t>
      </w:r>
      <w:r w:rsidRPr="006F178A">
        <w:rPr>
          <w:rtl/>
        </w:rPr>
        <w:t xml:space="preserve"> עשה לחי למבוי והגביהו מן הקרקע שלשה, או שהפליגו מן הכותל שלשה - </w:t>
      </w:r>
      <w:r w:rsidRPr="006F178A">
        <w:rPr>
          <w:rtl/>
        </w:rPr>
        <w:t xml:space="preserve">לא</w:t>
      </w:r>
      <w:r w:rsidRPr="006F178A">
        <w:rPr>
          <w:rtl/>
        </w:rPr>
        <w:t xml:space="preserve"> עשה ולא כלום.</w:t>
      </w:r>
    </w:p>
    <w:p w:rsidR="005851B8" w:rsidRPr="006F178A" w:rsidRDefault="005851B8" w:rsidP="005851B8">
      <w:pPr>
        <w:rPr>
          <w:rtl/>
        </w:rPr>
      </w:pPr>
      <w:r>
        <w:rPr>
          <w:rtl/>
        </w:rPr>
        <w:t>ואפי'</w:t>
      </w:r>
      <w:r w:rsidRPr="006F178A">
        <w:rPr>
          <w:rtl/>
        </w:rPr>
        <w:t xml:space="preserve"> </w:t>
      </w:r>
      <w:r w:rsidRPr="006F178A">
        <w:rPr>
          <w:rStyle w:val="2fb"/>
          <w:rtl/>
        </w:rPr>
        <w:t xml:space="preserve">לרשב"ג</w:t>
      </w:r>
      <w:r w:rsidRPr="006F178A">
        <w:rPr>
          <w:rtl/>
        </w:rPr>
        <w:t xml:space="preserve"> ד</w:t>
      </w:r>
      <w:r>
        <w:rPr>
          <w:rtl/>
        </w:rPr>
        <w:t>אמרי'</w:t>
      </w:r>
      <w:r w:rsidRPr="006F178A">
        <w:rPr>
          <w:rtl/>
        </w:rPr>
        <w:t xml:space="preserve"> לבוד </w:t>
      </w:r>
      <w:r w:rsidRPr="006F178A">
        <w:rPr>
          <w:rtl/>
        </w:rPr>
        <w:t xml:space="preserve">ה"מ</w:t>
      </w:r>
      <w:r w:rsidRPr="006F178A">
        <w:rPr>
          <w:rtl/>
        </w:rPr>
        <w:t xml:space="preserve"> למעלה אבל למטה דהגדיין בוקעין בה </w:t>
      </w:r>
      <w:r w:rsidRPr="006F178A">
        <w:rPr>
          <w:rtl/>
        </w:rPr>
        <w:t xml:space="preserve">לא</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יד:</w:t>
      </w:r>
    </w:p>
    <w:p w:rsidR="005851B8" w:rsidRPr="006F178A" w:rsidRDefault="005851B8" w:rsidP="005851B8">
      <w:pPr>
        <w:rPr>
          <w:rStyle w:val="afffe"/>
          <w:rFonts w:ascii="Fb Fontext" w:hAnsi="Fb Fontext"/>
          <w:rtl/>
        </w:rPr>
      </w:pPr>
      <w:r w:rsidRPr="006F178A">
        <w:rPr>
          <w:rStyle w:val="2fb"/>
          <w:rFonts w:ascii="Fb Fontext" w:hAnsi="Fb Fontext"/>
          <w:rtl/>
        </w:rPr>
        <w:t xml:space="preserve">רבי יוסי</w:t>
      </w:r>
      <w:r w:rsidRPr="006F178A">
        <w:rPr>
          <w:rStyle w:val="afffe"/>
          <w:rFonts w:ascii="Fb Fontext" w:hAnsi="Fb Fontext"/>
          <w:rtl/>
        </w:rPr>
        <w:t xml:space="preserve"> אומר רחבן שלשה טפחים.</w:t>
      </w:r>
    </w:p>
    <w:p w:rsidR="005851B8" w:rsidRPr="009757B9" w:rsidRDefault="005851B8" w:rsidP="005851B8">
      <w:pPr>
        <w:rPr>
          <w:rFonts w:cs="Guttman Vilna"/>
          <w:b/>
          <w:bCs/>
          <w:rtl/>
        </w:rPr>
      </w:pPr>
      <w:r w:rsidRPr="006F178A">
        <w:rPr>
          <w:rtl/>
        </w:rPr>
        <w:t>•</w:t>
      </w:r>
      <w:r w:rsidRPr="006F178A">
        <w:rPr>
          <w:rFonts w:hint="cs"/>
          <w:rtl/>
        </w:rPr>
        <w:t xml:space="preserve"> </w:t>
      </w:r>
      <w:r w:rsidRPr="006F178A">
        <w:rPr>
          <w:rStyle w:val="2fb"/>
          <w:rtl/>
        </w:rPr>
        <w:t xml:space="preserve">רב יוסף</w:t>
      </w:r>
      <w:r w:rsidRPr="006F178A">
        <w:rPr>
          <w:rtl/>
        </w:rPr>
        <w:t xml:space="preserve"> </w:t>
      </w:r>
      <w:r w:rsidRPr="006F178A">
        <w:rPr>
          <w:rStyle w:val="2fb"/>
          <w:rtl/>
        </w:rPr>
        <w:t xml:space="preserve">אריא"ש</w:t>
      </w:r>
      <w:r w:rsidRPr="006F178A">
        <w:rPr>
          <w:rtl/>
        </w:rPr>
        <w:t xml:space="preserve"> אין הלכה </w:t>
      </w:r>
      <w:r w:rsidRPr="006F178A">
        <w:rPr>
          <w:rStyle w:val="2fb"/>
          <w:rtl/>
        </w:rPr>
        <w:t xml:space="preserve">כרבי יוסי</w:t>
      </w:r>
      <w:r w:rsidRPr="006F178A">
        <w:rPr>
          <w:rtl/>
        </w:rPr>
        <w:t xml:space="preserve"> </w:t>
      </w:r>
      <w:r w:rsidRPr="006F178A">
        <w:rPr>
          <w:rtl/>
        </w:rPr>
        <w:t xml:space="preserve">לא</w:t>
      </w:r>
      <w:r w:rsidRPr="006F178A">
        <w:rPr>
          <w:rtl/>
        </w:rPr>
        <w:t xml:space="preserve"> בהילמי ולא בלחיין.</w:t>
      </w:r>
    </w:p>
    <w:p w:rsidR="005851B8" w:rsidRPr="009757B9" w:rsidRDefault="005851B8" w:rsidP="005851B8">
      <w:pPr>
        <w:rPr>
          <w:rFonts w:cs="Guttman Vilna"/>
          <w:b/>
          <w:bCs/>
          <w:rtl/>
        </w:rPr>
      </w:pPr>
      <w:r w:rsidRPr="006F178A">
        <w:rPr>
          <w:rStyle w:val="2fb"/>
          <w:rtl/>
        </w:rPr>
        <w:t xml:space="preserve">רהב"ח</w:t>
      </w:r>
      <w:r w:rsidRPr="006F178A">
        <w:rPr>
          <w:rtl/>
        </w:rPr>
        <w:t xml:space="preserve"> בהילמי אמרת </w:t>
      </w:r>
      <w:ins w:id="94332" w:author="מנוע מכני" w:date="2026-10-11T12:04:40Z">
        <w:r>
          <w:rPr>
            <w:rtl/>
          </w:rPr>
          <w:t xml:space="preserve">לנו</w:t>
        </w:r>
      </w:ins>
      <w:del w:id="94333" w:author="מנוע מכני" w:date="2026-10-11T12:04:40Z">
        <w:r w:rsidRPr="006F178A">
          <w:rPr>
            <w:rtl/>
          </w:rPr>
          <w:delText xml:space="preserve">לן</w:delText>
        </w:r>
      </w:del>
      <w:r w:rsidRPr="006F178A">
        <w:rPr>
          <w:rtl/>
        </w:rPr>
        <w:t xml:space="preserve"> [</w:t>
      </w:r>
      <w:ins w:id="90704" w:author="מנוע מכני" w:date="2026-10-11T12:04:40Z">
        <w:r>
          <w:rPr>
            <w:rtl/>
          </w:rPr>
          <w:t xml:space="preserve">דחלקו</w:t>
        </w:r>
      </w:ins>
      <w:del w:id="90705" w:author="מנוע מכני" w:date="2026-10-11T12:04:40Z">
        <w:r w:rsidRPr="006F178A">
          <w:rPr>
            <w:rtl/>
          </w:rPr>
          <w:delText xml:space="preserve">דפליגי</w:delText>
        </w:r>
      </w:del>
      <w:r w:rsidRPr="006F178A">
        <w:rPr>
          <w:rtl/>
        </w:rPr>
        <w:t xml:space="preserve"> רבנן </w:t>
      </w:r>
      <w:ins w:id="92068" w:author="מנוע מכני" w:date="2026-10-11T12:04:40Z">
        <w:r>
          <w:rPr>
            <w:rtl/>
          </w:rPr>
          <w:t xml:space="preserve">עליו</w:t>
        </w:r>
      </w:ins>
      <w:del w:id="92069" w:author="מנוע מכני" w:date="2026-10-11T12:04:40Z">
        <w:r w:rsidRPr="006F178A">
          <w:rPr>
            <w:rtl/>
          </w:rPr>
          <w:delText xml:space="preserve">עליה</w:delText>
        </w:r>
      </w:del>
      <w:r w:rsidRPr="006F178A">
        <w:rPr>
          <w:rtl/>
        </w:rPr>
        <w:t xml:space="preserve">], בלחיין </w:t>
      </w:r>
      <w:r w:rsidRPr="006F178A">
        <w:rPr>
          <w:rtl/>
        </w:rPr>
        <w:t xml:space="preserve">לא</w:t>
      </w:r>
      <w:r w:rsidRPr="006F178A">
        <w:rPr>
          <w:rtl/>
        </w:rPr>
        <w:t xml:space="preserve"> אמרת </w:t>
      </w:r>
      <w:ins w:id="94334" w:author="מנוע מכני" w:date="2026-10-11T12:04:40Z">
        <w:r>
          <w:rPr>
            <w:rtl/>
          </w:rPr>
          <w:t xml:space="preserve">לנו</w:t>
        </w:r>
      </w:ins>
      <w:del w:id="94335" w:author="מנוע מכני" w:date="2026-10-11T12:04:40Z">
        <w:r w:rsidRPr="006F178A">
          <w:rPr>
            <w:rtl/>
          </w:rPr>
          <w:delText xml:space="preserve">לן</w:delText>
        </w:r>
      </w:del>
      <w:r w:rsidRPr="006F178A">
        <w:rPr>
          <w:rtl/>
        </w:rPr>
        <w:t xml:space="preserve">. </w:t>
      </w:r>
      <w:r>
        <w:rPr>
          <w:rtl/>
        </w:rPr>
        <w:t>ואפי'</w:t>
      </w:r>
      <w:r w:rsidRPr="006F178A">
        <w:rPr>
          <w:rtl/>
        </w:rPr>
        <w:t xml:space="preserve"> </w:t>
      </w:r>
      <w:ins w:id="90706" w:author="מנוע מכני" w:date="2026-10-11T12:04:40Z">
        <w:r>
          <w:rPr>
            <w:rtl/>
          </w:rPr>
          <w:t xml:space="preserve">דחלקו</w:t>
        </w:r>
      </w:ins>
      <w:del w:id="90707" w:author="מנוע מכני" w:date="2026-10-11T12:04:40Z">
        <w:r w:rsidRPr="006F178A">
          <w:rPr>
            <w:rtl/>
          </w:rPr>
          <w:delText xml:space="preserve">דפליגי</w:delText>
        </w:r>
      </w:del>
      <w:r w:rsidRPr="006F178A">
        <w:rPr>
          <w:rtl/>
        </w:rPr>
        <w:t xml:space="preserve"> רבנן </w:t>
      </w:r>
      <w:ins w:id="92070" w:author="מנוע מכני" w:date="2026-10-11T12:04:40Z">
        <w:r>
          <w:rPr>
            <w:rtl/>
          </w:rPr>
          <w:t xml:space="preserve">עליו</w:t>
        </w:r>
      </w:ins>
      <w:del w:id="92071" w:author="מנוע מכני" w:date="2026-10-11T12:04:40Z">
        <w:r w:rsidRPr="006F178A">
          <w:rPr>
            <w:rtl/>
          </w:rPr>
          <w:delText xml:space="preserve">עליה</w:delText>
        </w:r>
      </w:del>
      <w:r w:rsidRPr="006F178A">
        <w:rPr>
          <w:rtl/>
        </w:rPr>
        <w:t xml:space="preserve"> </w:t>
      </w:r>
      <w:ins w:id="93898" w:author="מנוע מכני" w:date="2026-10-11T12:04:40Z">
        <w:r>
          <w:rPr>
            <w:rtl/>
          </w:rPr>
          <w:t xml:space="preserve">סבר</w:t>
        </w:r>
      </w:ins>
      <w:del w:id="93899" w:author="מנוע מכני" w:date="2026-10-11T12:04:40Z">
        <w:r w:rsidRPr="006F178A">
          <w:rPr>
            <w:rtl/>
          </w:rPr>
          <w:delText xml:space="preserve">ס"ל</w:delText>
        </w:r>
      </w:del>
      <w:r w:rsidRPr="006F178A">
        <w:rPr>
          <w:rtl/>
        </w:rPr>
        <w:t xml:space="preserve"> </w:t>
      </w:r>
      <w:r w:rsidRPr="006F178A">
        <w:rPr>
          <w:rStyle w:val="2fb"/>
          <w:rtl/>
        </w:rPr>
        <w:t xml:space="preserve">רבי</w:t>
      </w:r>
      <w:r w:rsidRPr="006F178A">
        <w:rPr>
          <w:rtl/>
        </w:rPr>
        <w:t xml:space="preserve"> </w:t>
      </w:r>
      <w:ins w:id="92066" w:author="מנוע מכני" w:date="2026-10-11T12:04:40Z">
        <w:r>
          <w:rPr>
            <w:rtl/>
          </w:rPr>
          <w:t xml:space="preserve">כמותו</w:t>
        </w:r>
      </w:ins>
      <w:del w:id="92067" w:author="מנוע מכני" w:date="2026-10-11T12:04:40Z">
        <w:r w:rsidRPr="006F178A">
          <w:rPr>
            <w:rtl/>
          </w:rPr>
          <w:delText xml:space="preserve">כוותיה</w:delText>
        </w:r>
      </w:del>
      <w:r w:rsidRPr="006F178A">
        <w:rPr>
          <w:rtl/>
        </w:rPr>
        <w:t xml:space="preserve">.</w:t>
      </w:r>
    </w:p>
    <w:p w:rsidR="005851B8" w:rsidRPr="009757B9" w:rsidRDefault="005851B8" w:rsidP="005851B8">
      <w:pPr>
        <w:rPr>
          <w:rFonts w:cs="Guttman Vilna"/>
          <w:b/>
          <w:bCs/>
          <w:rtl/>
        </w:rPr>
      </w:pPr>
      <w:r w:rsidRPr="006F178A">
        <w:rPr>
          <w:rStyle w:val="2fb"/>
          <w:rtl/>
        </w:rPr>
        <w:t xml:space="preserve">רב</w:t>
      </w:r>
      <w:r w:rsidRPr="006F178A">
        <w:rPr>
          <w:rtl/>
        </w:rPr>
        <w:t xml:space="preserve"> רחומי </w:t>
      </w:r>
      <w:ins w:id="94336" w:author="מנוע מכני" w:date="2026-10-11T12:04:40Z">
        <w:r>
          <w:rPr>
            <w:rtl/>
          </w:rPr>
          <w:t xml:space="preserve">שונה</w:t>
        </w:r>
      </w:ins>
      <w:del w:id="94337" w:author="מנוע מכני" w:date="2026-10-11T12:04:40Z">
        <w:r w:rsidRPr="006F178A">
          <w:rPr>
            <w:rtl/>
          </w:rPr>
          <w:delText xml:space="preserve">מתני</w:delText>
        </w:r>
      </w:del>
      <w:r w:rsidRPr="006F178A">
        <w:rPr>
          <w:rtl/>
        </w:rPr>
        <w:t xml:space="preserve"> </w:t>
      </w:r>
      <w:ins w:id="92072" w:author="מנוע מכני" w:date="2026-10-11T12:04:40Z">
        <w:r>
          <w:rPr>
            <w:rtl/>
          </w:rPr>
          <w:t xml:space="preserve">כך</w:t>
        </w:r>
      </w:ins>
      <w:del w:id="92073" w:author="מנוע מכני" w:date="2026-10-11T12:04:40Z">
        <w:r w:rsidRPr="006F178A">
          <w:rPr>
            <w:rtl/>
          </w:rPr>
          <w:delText xml:space="preserve">הכי</w:delText>
        </w:r>
      </w:del>
      <w:r w:rsidRPr="006F178A">
        <w:rPr>
          <w:rtl/>
        </w:rPr>
        <w:t xml:space="preserve">.</w:t>
      </w:r>
    </w:p>
    <w:p w:rsidR="005851B8" w:rsidRPr="009757B9" w:rsidRDefault="005851B8" w:rsidP="005851B8">
      <w:pPr>
        <w:rPr>
          <w:rFonts w:cs="Guttman Vilna"/>
          <w:b/>
          <w:bCs/>
          <w:rtl/>
        </w:rPr>
      </w:pPr>
      <w:r w:rsidRPr="006F178A">
        <w:rPr>
          <w:rtl/>
        </w:rPr>
        <w:t>•</w:t>
      </w:r>
      <w:r w:rsidRPr="006F178A">
        <w:rPr>
          <w:rFonts w:hint="cs"/>
          <w:rtl/>
        </w:rPr>
        <w:t xml:space="preserve"> </w:t>
      </w:r>
      <w:r w:rsidRPr="006F178A">
        <w:rPr>
          <w:rStyle w:val="2fb"/>
          <w:rtl/>
        </w:rPr>
        <w:t xml:space="preserve">ריבדר"ש</w:t>
      </w:r>
      <w:r w:rsidRPr="006F178A">
        <w:rPr>
          <w:rtl/>
        </w:rPr>
        <w:t xml:space="preserve"> </w:t>
      </w:r>
      <w:r w:rsidRPr="006F178A">
        <w:rPr>
          <w:rStyle w:val="2fb"/>
          <w:rtl/>
        </w:rPr>
        <w:t xml:space="preserve">מרב</w:t>
      </w:r>
      <w:r w:rsidRPr="006F178A">
        <w:rPr>
          <w:rtl/>
        </w:rPr>
        <w:t xml:space="preserve"> אין הלכה </w:t>
      </w:r>
      <w:r w:rsidRPr="006F178A">
        <w:rPr>
          <w:rStyle w:val="2fb"/>
          <w:rtl/>
        </w:rPr>
        <w:t xml:space="preserve">כרבי יוסי</w:t>
      </w:r>
      <w:r w:rsidRPr="006F178A">
        <w:rPr>
          <w:rtl/>
        </w:rPr>
        <w:t xml:space="preserve"> </w:t>
      </w:r>
      <w:r w:rsidRPr="006F178A">
        <w:rPr>
          <w:rtl/>
        </w:rPr>
        <w:t xml:space="preserve">לא</w:t>
      </w:r>
      <w:r w:rsidRPr="006F178A">
        <w:rPr>
          <w:rtl/>
        </w:rPr>
        <w:t xml:space="preserve"> בהילמי ולא בלחיין. וחזר בו </w:t>
      </w:r>
      <w:r w:rsidRPr="006F178A">
        <w:rPr>
          <w:rStyle w:val="2fb"/>
          <w:rtl/>
        </w:rPr>
        <w:t xml:space="preserve">דרבי יוסי</w:t>
      </w:r>
      <w:r w:rsidRPr="006F178A">
        <w:rPr>
          <w:rtl/>
        </w:rPr>
        <w:t xml:space="preserve"> נימוקו עמו.</w:t>
      </w:r>
    </w:p>
    <w:p w:rsidR="005851B8" w:rsidRPr="009757B9" w:rsidRDefault="005851B8" w:rsidP="005851B8">
      <w:pPr>
        <w:rPr>
          <w:rFonts w:cs="Guttman Vilna"/>
          <w:b/>
          <w:bCs/>
          <w:rtl/>
        </w:rPr>
      </w:pPr>
      <w:r w:rsidRPr="006F178A">
        <w:rPr>
          <w:rStyle w:val="2fb"/>
          <w:rtl/>
        </w:rPr>
        <w:t xml:space="preserve">ואביי</w:t>
      </w:r>
      <w:r w:rsidRPr="006F178A">
        <w:rPr>
          <w:rtl/>
        </w:rPr>
        <w:t xml:space="preserve"> </w:t>
      </w:r>
      <w:r w:rsidRPr="006F178A">
        <w:rPr>
          <w:rtl/>
        </w:rPr>
        <w:t xml:space="preserve">אמר</w:t>
      </w:r>
      <w:r w:rsidRPr="006F178A">
        <w:rPr>
          <w:rtl/>
        </w:rPr>
        <w:t xml:space="preserve"> </w:t>
      </w:r>
      <w:r w:rsidRPr="002D0727">
        <w:rPr>
          <w:rStyle w:val="2fb"/>
          <w:b/>
          <w:bCs/>
          <w:rtl/>
        </w:rPr>
        <w:t>לרבא</w:t>
      </w:r>
      <w:r w:rsidRPr="006F178A">
        <w:rPr>
          <w:rtl/>
        </w:rPr>
        <w:t xml:space="preserve"> בר </w:t>
      </w:r>
      <w:r w:rsidRPr="006F178A">
        <w:rPr>
          <w:rStyle w:val="2fb"/>
          <w:rtl/>
        </w:rPr>
        <w:t xml:space="preserve">רב חנן</w:t>
      </w:r>
      <w:r w:rsidRPr="006F178A">
        <w:rPr>
          <w:rtl/>
        </w:rPr>
        <w:t xml:space="preserve"> דהילכתא דפוק חזי </w:t>
      </w:r>
      <w:ins w:id="92074" w:author="מנוע מכני" w:date="2026-10-11T12:04:40Z">
        <w:r>
          <w:rPr>
            <w:rtl/>
          </w:rPr>
          <w:t xml:space="preserve">מה</w:t>
        </w:r>
      </w:ins>
      <w:del w:id="92075" w:author="מנוע מכני" w:date="2026-10-11T12:04:40Z">
        <w:r w:rsidRPr="006F178A">
          <w:rPr>
            <w:rtl/>
          </w:rPr>
          <w:delText xml:space="preserve">מאי</w:delText>
        </w:r>
      </w:del>
      <w:r w:rsidRPr="006F178A">
        <w:rPr>
          <w:rtl/>
        </w:rPr>
        <w:t xml:space="preserve"> עמא דבר.</w:t>
      </w:r>
    </w:p>
    <w:p w:rsidR="005851B8" w:rsidRPr="009757B9" w:rsidRDefault="005851B8" w:rsidP="005851B8">
      <w:pPr>
        <w:rPr>
          <w:rFonts w:cs="Guttman Vilna"/>
          <w:b/>
          <w:bCs/>
          <w:rtl/>
        </w:rPr>
      </w:pPr>
      <w:r w:rsidRPr="006F178A">
        <w:rPr>
          <w:rtl/>
        </w:rPr>
        <w:lastRenderedPageBreak/>
        <w:t>•</w:t>
      </w:r>
      <w:r w:rsidRPr="006F178A">
        <w:rPr>
          <w:rFonts w:hint="cs"/>
          <w:rtl/>
        </w:rPr>
        <w:t xml:space="preserve"> </w:t>
      </w:r>
      <w:ins w:id="90708" w:author="מנוע מכני" w:date="2026-10-11T12:04:40Z">
        <w:r>
          <w:rPr>
            <w:rtl/>
          </w:rPr>
          <w:t xml:space="preserve">יש</w:t>
        </w:r>
      </w:ins>
      <w:del w:id="90709" w:author="מנוע מכני" w:date="2026-10-11T12:04:40Z">
        <w:r w:rsidRPr="006F178A">
          <w:rPr>
            <w:rtl/>
          </w:rPr>
          <w:delText xml:space="preserve">איכא</w:delText>
        </w:r>
      </w:del>
      <w:r w:rsidRPr="006F178A">
        <w:rPr>
          <w:rtl/>
        </w:rPr>
        <w:t xml:space="preserve"> </w:t>
      </w:r>
      <w:ins w:id="94338" w:author="מנוע מכני" w:date="2026-10-11T12:04:40Z">
        <w:r>
          <w:rPr>
            <w:rtl/>
          </w:rPr>
          <w:t xml:space="preserve">דשונה</w:t>
        </w:r>
      </w:ins>
      <w:del w:id="94339" w:author="מנוע מכני" w:date="2026-10-11T12:04:40Z">
        <w:r w:rsidRPr="006F178A">
          <w:rPr>
            <w:rtl/>
          </w:rPr>
          <w:delText xml:space="preserve">דמתני</w:delText>
        </w:r>
      </w:del>
      <w:r w:rsidRPr="006F178A">
        <w:rPr>
          <w:rtl/>
        </w:rPr>
        <w:t xml:space="preserve"> לה אהא. השותה מים לצמאו אומר שהכל נהיה בדברו.</w:t>
      </w:r>
    </w:p>
    <w:p w:rsidR="005851B8" w:rsidRPr="00132755" w:rsidRDefault="005851B8" w:rsidP="005851B8">
      <w:pPr>
        <w:rPr>
          <w:rFonts w:cs="Guttman Vilna"/>
          <w:b/>
          <w:bCs/>
          <w:spacing w:val="-2"/>
          <w:rtl/>
        </w:rPr>
      </w:pPr>
      <w:r w:rsidRPr="00132755">
        <w:rPr>
          <w:rStyle w:val="2fb"/>
          <w:spacing w:val="-2"/>
          <w:rtl/>
        </w:rPr>
        <w:t>ולר"ט</w:t>
      </w:r>
      <w:r w:rsidRPr="00132755">
        <w:rPr>
          <w:rFonts w:hint="cs"/>
          <w:spacing w:val="-2"/>
          <w:rtl/>
        </w:rPr>
        <w:t>:</w:t>
      </w:r>
      <w:r w:rsidRPr="00132755">
        <w:rPr>
          <w:spacing w:val="-2"/>
          <w:rtl/>
        </w:rPr>
        <w:t xml:space="preserve"> בורא נפשות רבות וחסרונן על כל מה שבראת. </w:t>
      </w:r>
      <w:r w:rsidRPr="00132755">
        <w:rPr>
          <w:spacing w:val="-2"/>
          <w:rtl/>
        </w:rPr>
        <w:t xml:space="preserve">וא"ל</w:t>
      </w:r>
      <w:r w:rsidRPr="00132755">
        <w:rPr>
          <w:spacing w:val="-2"/>
          <w:rtl/>
        </w:rPr>
        <w:t xml:space="preserve"> דל</w:t>
      </w:r>
      <w:r w:rsidRPr="00132755">
        <w:rPr>
          <w:b/>
          <w:spacing w:val="-2"/>
          <w:rtl/>
        </w:rPr>
        <w:t>הלכתא</w:t>
      </w:r>
      <w:r w:rsidRPr="00132755">
        <w:rPr>
          <w:spacing w:val="-2"/>
          <w:rtl/>
        </w:rPr>
        <w:t xml:space="preserve"> פוק חזי </w:t>
      </w:r>
      <w:ins w:id="92076" w:author="מנוע מכני" w:date="2026-10-11T12:04:40Z">
        <w:r>
          <w:rPr>
            <w:spacing w:val="-2"/>
            <w:rtl/>
          </w:rPr>
          <w:t xml:space="preserve">מה</w:t>
        </w:r>
      </w:ins>
      <w:del w:id="92077" w:author="מנוע מכני" w:date="2026-10-11T12:04:40Z">
        <w:r w:rsidRPr="00132755">
          <w:rPr>
            <w:spacing w:val="-2"/>
            <w:rtl/>
          </w:rPr>
          <w:delText xml:space="preserve">מאי</w:delText>
        </w:r>
      </w:del>
      <w:r w:rsidRPr="00132755">
        <w:rPr>
          <w:spacing w:val="-2"/>
          <w:rtl/>
        </w:rPr>
        <w:t xml:space="preserve"> עמא דבר.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טו.</w:t>
      </w:r>
    </w:p>
    <w:p>
      <w:pPr>
        <w:pStyle w:val="afffff8"/>
        <w:rPr>
          <w:ins w:id="90631" w:author="קלוד" w:date="2026-10-11T12:24:08Z"/>
        </w:rPr>
      </w:pPr>
      <w:ins w:id="90632" w:author="קלוד" w:date="2026-10-11T12:24:08Z">
        <w:r>
          <w:rPr>
            <w:color w:val="7B3F00"/>
          </w:rPr>
          <w:t xml:space="preserve">לחי העומד מאליו - סומכין עליו מאתמול</w:t>
        </w:r>
      </w:ins>
    </w:p>
    <w:p w:rsidR="005851B8" w:rsidRPr="00A21D8D" w:rsidRDefault="005851B8" w:rsidP="005851B8">
      <w:pPr>
        <w:rPr>
          <w:b/>
          <w:bCs/>
          <w:rtl/>
        </w:rPr>
      </w:pPr>
      <w:r w:rsidRPr="00A21D8D">
        <w:rPr>
          <w:rFonts w:ascii="Fb Fontext" w:hAnsi="Fb Fontext"/>
          <w:b/>
          <w:bCs/>
          <w:rtl/>
        </w:rPr>
        <w:t>לחי העומד מאליו.</w:t>
      </w:r>
    </w:p>
    <w:p w:rsidR="005851B8" w:rsidRPr="006F178A" w:rsidRDefault="005851B8" w:rsidP="005851B8">
      <w:pPr>
        <w:rPr>
          <w:rtl/>
        </w:rPr>
      </w:pPr>
      <w:r w:rsidRPr="006F178A">
        <w:rPr>
          <w:rtl/>
        </w:rPr>
        <w:t xml:space="preserve">בסמכינן </w:t>
      </w:r>
      <w:ins w:id="92078" w:author="מנוע מכני" w:date="2026-10-11T12:04:40Z">
        <w:r>
          <w:rPr>
            <w:rtl/>
          </w:rPr>
          <w:t xml:space="preserve">עליו</w:t>
        </w:r>
      </w:ins>
      <w:del w:id="92079" w:author="מנוע מכני" w:date="2026-10-11T12:04:40Z">
        <w:r w:rsidRPr="006F178A">
          <w:rPr>
            <w:rtl/>
          </w:rPr>
          <w:delText xml:space="preserve">עליה</w:delText>
        </w:r>
      </w:del>
      <w:r w:rsidRPr="006F178A">
        <w:rPr>
          <w:rtl/>
        </w:rPr>
        <w:t xml:space="preserve"> מאתמול</w:t>
      </w:r>
      <w:r w:rsidRPr="006F178A">
        <w:rPr>
          <w:rFonts w:hint="cs"/>
          <w:rtl/>
        </w:rPr>
        <w:t>-</w:t>
      </w:r>
      <w:r>
        <w:rPr>
          <w:rFonts w:hint="cs"/>
          <w:rtl/>
        </w:rPr>
        <w:t xml:space="preserve"> </w:t>
      </w:r>
      <w:r w:rsidRPr="006F178A">
        <w:rPr>
          <w:rStyle w:val="2fb"/>
          <w:rFonts w:ascii="Fb Fontext" w:hAnsi="Fb Fontext"/>
          <w:rtl/>
        </w:rPr>
        <w:t>אביי</w:t>
      </w:r>
      <w:r w:rsidRPr="006F178A">
        <w:rPr>
          <w:rtl/>
        </w:rPr>
        <w:t xml:space="preserve"> דלחי משום מחיצה הוי לחי. </w:t>
      </w:r>
      <w:r w:rsidRPr="006F178A">
        <w:rPr>
          <w:rStyle w:val="2fb"/>
          <w:rFonts w:ascii="Fb Fontext" w:hAnsi="Fb Fontext"/>
          <w:rtl/>
        </w:rPr>
        <w:t>לרבא</w:t>
      </w:r>
      <w:r w:rsidRPr="006F178A">
        <w:rPr>
          <w:rtl/>
        </w:rPr>
        <w:t xml:space="preserve"> דאין בזה היכר </w:t>
      </w:r>
      <w:r w:rsidRPr="006F178A">
        <w:rPr>
          <w:rtl/>
        </w:rPr>
        <w:t xml:space="preserve">לא</w:t>
      </w:r>
      <w:r w:rsidRPr="006F178A">
        <w:rPr>
          <w:rtl/>
        </w:rPr>
        <w:t xml:space="preserve"> הוי לחי.</w:t>
      </w:r>
    </w:p>
    <w:p w:rsidR="005851B8" w:rsidRPr="006F178A" w:rsidRDefault="005851B8" w:rsidP="005851B8">
      <w:pPr>
        <w:rPr>
          <w:rtl/>
        </w:rPr>
      </w:pPr>
      <w:ins w:id="90712" w:author="מנוע מכני" w:date="2026-10-11T12:04:40Z">
        <w:r>
          <w:rPr>
            <w:rtl/>
          </w:rPr>
          <w:t xml:space="preserve">ומקום</w:t>
        </w:r>
      </w:ins>
      <w:del w:id="90713" w:author="מנוע מכני" w:date="2026-10-11T12:04:40Z">
        <w:r w:rsidRPr="006F178A">
          <w:rPr>
            <w:rtl/>
          </w:rPr>
          <w:delText xml:space="preserve">והיכא</w:delText>
        </w:r>
      </w:del>
      <w:r w:rsidRPr="006F178A">
        <w:rPr>
          <w:rtl/>
        </w:rPr>
        <w:t xml:space="preserve"> דלא </w:t>
      </w:r>
      <w:ins w:id="90055" w:author="Claude - סמנטי" w:date="2026-10-11T12:19:31Z">
        <w:r>
          <w:rPr>
            <w:rtl/>
          </w:rPr>
          <w:t xml:space="preserve">סומכים</w:t>
        </w:r>
      </w:ins>
      <w:del w:id="90056" w:author="Claude - סמנטי" w:date="2026-10-11T12:19:31Z">
        <w:r w:rsidRPr="006F178A">
          <w:rPr>
            <w:rtl/>
          </w:rPr>
          <w:delText xml:space="preserve">סמכינן</w:delText>
        </w:r>
      </w:del>
      <w:r w:rsidRPr="006F178A">
        <w:rPr>
          <w:rtl/>
        </w:rPr>
        <w:t xml:space="preserve"> </w:t>
      </w:r>
      <w:ins w:id="92080" w:author="מנוע מכני" w:date="2026-10-11T12:04:40Z">
        <w:r>
          <w:rPr>
            <w:rtl/>
          </w:rPr>
          <w:t xml:space="preserve">עליו</w:t>
        </w:r>
      </w:ins>
      <w:del w:id="92081" w:author="מנוע מכני" w:date="2026-10-11T12:04:40Z">
        <w:r w:rsidRPr="006F178A">
          <w:rPr>
            <w:rtl/>
          </w:rPr>
          <w:delText xml:space="preserve">עליה</w:delText>
        </w:r>
      </w:del>
      <w:r w:rsidRPr="006F178A">
        <w:rPr>
          <w:rtl/>
        </w:rPr>
        <w:t xml:space="preserve"> מאתמול - </w:t>
      </w:r>
      <w:r w:rsidRPr="006F178A">
        <w:rPr>
          <w:rtl/>
        </w:rPr>
        <w:t xml:space="preserve">כו"ע</w:t>
      </w:r>
      <w:r w:rsidRPr="006F178A">
        <w:rPr>
          <w:rtl/>
        </w:rPr>
        <w:t xml:space="preserve"> </w:t>
      </w:r>
      <w:r w:rsidRPr="006F178A">
        <w:rPr>
          <w:rtl/>
        </w:rPr>
        <w:t xml:space="preserve">לא</w:t>
      </w:r>
      <w:r w:rsidRPr="006F178A">
        <w:rPr>
          <w:rtl/>
        </w:rPr>
        <w:t xml:space="preserve"> </w:t>
      </w:r>
      <w:ins w:id="90710" w:author="מנוע מכני" w:date="2026-10-11T12:04:40Z">
        <w:r>
          <w:rPr>
            <w:rtl/>
          </w:rPr>
          <w:t xml:space="preserve">חלקו</w:t>
        </w:r>
      </w:ins>
      <w:del w:id="90711" w:author="מנוע מכני" w:date="2026-10-11T12:04:40Z">
        <w:r w:rsidRPr="006F178A">
          <w:rPr>
            <w:rtl/>
          </w:rPr>
          <w:delText xml:space="preserve">פליגי</w:delText>
        </w:r>
      </w:del>
      <w:r w:rsidRPr="006F178A">
        <w:rPr>
          <w:rtl/>
        </w:rPr>
        <w:t xml:space="preserve"> דלא הוי לחי.</w:t>
      </w:r>
    </w:p>
    <w:p w:rsidR="005851B8" w:rsidRPr="006F178A" w:rsidRDefault="005851B8" w:rsidP="005851B8">
      <w:pPr>
        <w:rPr>
          <w:rtl/>
        </w:rPr>
      </w:pPr>
      <w:r w:rsidRPr="006F178A">
        <w:rPr>
          <w:rtl/>
        </w:rPr>
        <w:t xml:space="preserve">ולא דמי למחיצה דכו"ע </w:t>
      </w:r>
      <w:r w:rsidRPr="006F178A">
        <w:rPr>
          <w:rtl/>
        </w:rPr>
        <w:t xml:space="preserve">לא</w:t>
      </w:r>
      <w:r w:rsidRPr="006F178A">
        <w:rPr>
          <w:rtl/>
        </w:rPr>
        <w:t xml:space="preserve"> </w:t>
      </w:r>
      <w:ins w:id="90714" w:author="מנוע מכני" w:date="2026-10-11T12:04:40Z">
        <w:r>
          <w:rPr>
            <w:rtl/>
          </w:rPr>
          <w:t xml:space="preserve">חלקו</w:t>
        </w:r>
      </w:ins>
      <w:del w:id="90715" w:author="מנוע מכני" w:date="2026-10-11T12:04:40Z">
        <w:r w:rsidRPr="006F178A">
          <w:rPr>
            <w:rtl/>
          </w:rPr>
          <w:delText xml:space="preserve">פליגי</w:delText>
        </w:r>
      </w:del>
      <w:r w:rsidRPr="006F178A">
        <w:rPr>
          <w:rtl/>
        </w:rPr>
        <w:t xml:space="preserve"> דמהני והוויא מחיצה.</w:t>
      </w:r>
    </w:p>
    <w:p w:rsidR="005851B8" w:rsidRDefault="005851B8" w:rsidP="005851B8">
      <w:pPr>
        <w:rPr>
          <w:rtl/>
        </w:rPr>
      </w:pPr>
      <w:r w:rsidRPr="006F178A">
        <w:rPr>
          <w:rtl/>
        </w:rPr>
        <w:t>[וכד</w:t>
      </w:r>
      <w:r>
        <w:rPr>
          <w:rtl/>
        </w:rPr>
        <w:t>חזי'</w:t>
      </w:r>
      <w:r w:rsidRPr="006F178A">
        <w:rPr>
          <w:rtl/>
        </w:rPr>
        <w:t xml:space="preserve"> בשבת בתל שהוא גבוה עשרה והוא מד' אמות עד סאתיים וכן בקמה </w:t>
      </w:r>
      <w:r>
        <w:rPr>
          <w:rtl/>
        </w:rPr>
        <w:t>וכו'</w:t>
      </w:r>
      <w:r w:rsidRPr="006F178A">
        <w:rPr>
          <w:rtl/>
        </w:rPr>
        <w:t xml:space="preserve"> דמהלך כולה וחוצה לה אלפים אמה וא"א לומר בתל ובנקע שעשאה לשם כך]</w:t>
      </w:r>
    </w:p>
    <w:p>
      <w:pPr>
        <w:pStyle w:val="38"/>
        <w:rPr>
          <w:ins w:id="94976" w:author="מנוע מכני" w:date="2026-10-11T12:04:40Z"/>
        </w:rPr>
      </w:pPr>
      <w:del w:id="94975" w:author="מנוע מכני" w:date="2026-10-11T12:04:40Z">
        <w:r w:rsidRPr="006F178A">
          <w:delText xml:space="preserve">•</w:delText>
        </w:r>
      </w:del>
      <w:r w:rsidRPr="006F178A">
        <w:t xml:space="preserve"> </w:t>
      </w:r>
      <w:r w:rsidRPr="006F178A">
        <w:t xml:space="preserve">הך</w:t>
      </w:r>
    </w:p>
    <w:p w:rsidR="005851B8" w:rsidRPr="006F178A" w:rsidRDefault="005851B8" w:rsidP="005851B8">
      <w:pPr>
        <w:rPr>
          <w:rtl/>
        </w:rPr>
      </w:pPr>
      <w:del w:id="94977" w:author="מנוע מכני" w:date="2026-10-11T12:04:40Z">
        <w:r w:rsidRPr="006F178A">
          <w:rPr>
            <w:rtl/>
          </w:rPr>
          <w:delText xml:space="preserve"> </w:delText>
        </w:r>
      </w:del>
      <w:r w:rsidRPr="006F178A">
        <w:rPr>
          <w:rtl/>
        </w:rPr>
        <w:t xml:space="preserve">דאבני גדר היוצאות מן הגדר, מובדלות זו מזו פחות מג' - דאין צריך לחי אחר, ומיירי דבנאן מתחילה לכך.</w:t>
      </w:r>
      <w:r w:rsidRPr="006F178A">
        <w:rPr>
          <w:rFonts w:hint="cs"/>
          <w:rtl/>
        </w:rPr>
        <w:t xml:space="preserve"> </w:t>
      </w:r>
      <w:r w:rsidRPr="006F178A">
        <w:rPr>
          <w:rtl/>
        </w:rPr>
        <w:t xml:space="preserve">קמ"ל</w:t>
      </w:r>
      <w:r w:rsidRPr="006F178A">
        <w:rPr>
          <w:rtl/>
        </w:rPr>
        <w:t xml:space="preserve"> דלא </w:t>
      </w:r>
      <w:ins w:id="90716" w:author="מנוע מכני" w:date="2026-10-11T12:04:40Z">
        <w:r>
          <w:rPr>
            <w:rtl/>
          </w:rPr>
          <w:t xml:space="preserve">אומרים</w:t>
        </w:r>
      </w:ins>
      <w:del w:id="90717" w:author="מנוע מכני" w:date="2026-10-11T12:04:40Z">
        <w:r w:rsidRPr="006F178A">
          <w:rPr>
            <w:rtl/>
          </w:rPr>
          <w:delText xml:space="preserve">אמרינן</w:delText>
        </w:r>
      </w:del>
      <w:r w:rsidRPr="006F178A">
        <w:rPr>
          <w:rtl/>
        </w:rPr>
        <w:t xml:space="preserve"> </w:t>
      </w:r>
      <w:ins w:id="94718" w:author="מנוע מכני" w:date="2026-10-11T12:04:40Z">
        <w:r>
          <w:rPr>
            <w:rtl/>
          </w:rPr>
          <w:t xml:space="preserve">דלאסור</w:t>
        </w:r>
      </w:ins>
      <w:del w:id="94719" w:author="מנוע מכני" w:date="2026-10-11T12:04:40Z">
        <w:r w:rsidRPr="006F178A">
          <w:rPr>
            <w:rtl/>
          </w:rPr>
          <w:delText xml:space="preserve">דלמיסר</w:delText>
        </w:r>
      </w:del>
      <w:r w:rsidRPr="006F178A">
        <w:rPr>
          <w:rtl/>
        </w:rPr>
        <w:t xml:space="preserve"> בנייינא עבידא.</w:t>
      </w:r>
    </w:p>
    <w:p>
      <w:pPr>
        <w:pStyle w:val="38"/>
        <w:rPr>
          <w:ins w:id="94979" w:author="מנוע מכני" w:date="2026-10-11T12:04:40Z"/>
        </w:rPr>
      </w:pPr>
      <w:del w:id="94978" w:author="מנוע מכני" w:date="2026-10-11T12:04:40Z">
        <w:r w:rsidRPr="006F178A">
          <w:delText xml:space="preserve">•</w:delText>
        </w:r>
      </w:del>
      <w:r w:rsidRPr="006F178A">
        <w:t xml:space="preserve"> </w:t>
      </w:r>
      <w:r w:rsidRPr="006F178A">
        <w:t xml:space="preserve">הך</w:t>
      </w:r>
    </w:p>
    <w:p w:rsidR="005851B8" w:rsidRPr="006F178A" w:rsidRDefault="005851B8" w:rsidP="005851B8">
      <w:pPr>
        <w:rPr>
          <w:rtl/>
        </w:rPr>
      </w:pPr>
      <w:del w:id="94980" w:author="מנוע מכני" w:date="2026-10-11T12:04:40Z">
        <w:r w:rsidRPr="006F178A">
          <w:rPr>
            <w:rtl/>
          </w:rPr>
          <w:delText xml:space="preserve"> </w:delText>
        </w:r>
      </w:del>
      <w:r w:rsidRPr="006F178A">
        <w:rPr>
          <w:rtl/>
        </w:rPr>
        <w:t xml:space="preserve">דכותל שצידו אחד כנוס מחברו, ונראה מבחוץ ושוה מבפנים, או נראה מבפנים ושוה מבחוץ</w:t>
      </w:r>
      <w:r w:rsidRPr="006F178A">
        <w:rPr>
          <w:rFonts w:hint="cs"/>
          <w:rtl/>
        </w:rPr>
        <w:t xml:space="preserve"> </w:t>
      </w:r>
      <w:r w:rsidRPr="006F178A">
        <w:rPr>
          <w:rtl/>
        </w:rPr>
        <w:t xml:space="preserve">נדון משום לחי. מיירי שעשאו מתחילה לכך. </w:t>
      </w:r>
      <w:r w:rsidRPr="006F178A">
        <w:rPr>
          <w:rtl/>
        </w:rPr>
        <w:t xml:space="preserve">קמ"ל</w:t>
      </w:r>
      <w:r w:rsidRPr="006F178A">
        <w:rPr>
          <w:rtl/>
        </w:rPr>
        <w:t xml:space="preserve"> נראה מבחוץ ושוה מבפנים - נדון משום לחי.</w:t>
      </w:r>
    </w:p>
    <w:p>
      <w:pPr>
        <w:pStyle w:val="38"/>
        <w:rPr>
          <w:ins w:id="94982" w:author="מנוע מכני" w:date="2026-10-11T12:04:40Z"/>
        </w:rPr>
      </w:pPr>
      <w:del w:id="94981" w:author="מנוע מכני" w:date="2026-10-11T12:04:40Z">
        <w:r w:rsidRPr="006F178A">
          <w:delText xml:space="preserve">•</w:delText>
        </w:r>
      </w:del>
      <w:r w:rsidRPr="006F178A">
        <w:t xml:space="preserve"> </w:t>
      </w:r>
      <w:r w:rsidRPr="006F178A">
        <w:t xml:space="preserve">הך</w:t>
      </w:r>
    </w:p>
    <w:p w:rsidR="005851B8" w:rsidRDefault="005851B8" w:rsidP="005851B8">
      <w:pPr>
        <w:rPr>
          <w:rtl/>
        </w:rPr>
      </w:pPr>
      <w:del w:id="94983" w:author="מנוע מכני" w:date="2026-10-11T12:04:40Z">
        <w:r w:rsidRPr="006F178A">
          <w:rPr>
            <w:rtl/>
          </w:rPr>
          <w:delText xml:space="preserve"> </w:delText>
        </w:r>
      </w:del>
      <w:r w:rsidRPr="006F178A">
        <w:rPr>
          <w:rStyle w:val="2fb"/>
          <w:rtl/>
        </w:rPr>
        <w:t xml:space="preserve">דרב</w:t>
      </w:r>
      <w:r w:rsidRPr="006F178A">
        <w:rPr>
          <w:rtl/>
        </w:rPr>
        <w:t xml:space="preserve"> </w:t>
      </w:r>
      <w:r>
        <w:rPr>
          <w:rFonts w:hint="cs"/>
          <w:rtl/>
        </w:rPr>
        <w:t>ישב</w:t>
      </w:r>
      <w:r w:rsidRPr="006F178A">
        <w:rPr>
          <w:rtl/>
        </w:rPr>
        <w:t xml:space="preserve"> ב</w:t>
      </w:r>
      <w:r>
        <w:rPr>
          <w:rFonts w:hint="cs"/>
          <w:rtl/>
        </w:rPr>
        <w:t>אותו מבוי</w:t>
      </w:r>
      <w:r w:rsidRPr="006F178A">
        <w:rPr>
          <w:rtl/>
        </w:rPr>
        <w:t>, ונפל הלחי ואמר לשמשו שיעמוד ולא סמך אדיקלא הוא</w:t>
      </w:r>
    </w:p>
    <w:p w:rsidR="005851B8" w:rsidRPr="00E62A50" w:rsidRDefault="005851B8" w:rsidP="00E62A50">
      <w:pPr>
        <w:rPr>
          <w:spacing w:val="-4"/>
          <w:rtl/>
        </w:rPr>
      </w:pPr>
      <w:r w:rsidRPr="00E62A50">
        <w:rPr>
          <w:spacing w:val="-4"/>
          <w:rtl/>
        </w:rPr>
        <w:t xml:space="preserve">משום </w:t>
      </w:r>
      <w:r w:rsidRPr="00E62A50">
        <w:rPr>
          <w:rFonts w:hint="cs"/>
          <w:spacing w:val="-4"/>
          <w:rtl/>
        </w:rPr>
        <w:t xml:space="preserve">לא</w:t>
      </w:r>
      <w:r w:rsidRPr="00E62A50">
        <w:rPr>
          <w:rFonts w:hint="cs"/>
          <w:spacing w:val="-4"/>
          <w:rtl/>
        </w:rPr>
        <w:t xml:space="preserve"> סמכי עלה מאתמול </w:t>
      </w:r>
      <w:r w:rsidRPr="00E62A50">
        <w:rPr>
          <w:rStyle w:val="2fb"/>
          <w:rFonts w:hint="cs"/>
          <w:spacing w:val="-4"/>
          <w:rtl/>
        </w:rPr>
        <w:t xml:space="preserve">ואביי</w:t>
      </w:r>
      <w:r w:rsidRPr="00E62A50">
        <w:rPr>
          <w:rFonts w:hint="cs"/>
          <w:spacing w:val="-4"/>
          <w:rtl/>
        </w:rPr>
        <w:t xml:space="preserve"> </w:t>
      </w:r>
      <w:r w:rsidRPr="00E62A50">
        <w:rPr>
          <w:rStyle w:val="2fb"/>
          <w:rFonts w:hint="cs"/>
          <w:spacing w:val="-4"/>
          <w:rtl/>
        </w:rPr>
        <w:t xml:space="preserve">ורבא</w:t>
      </w:r>
      <w:r w:rsidRPr="00E62A50">
        <w:rPr>
          <w:rFonts w:hint="cs"/>
          <w:spacing w:val="-4"/>
          <w:rtl/>
        </w:rPr>
        <w:t xml:space="preserve"> </w:t>
      </w:r>
      <w:ins w:id="90718" w:author="מנוע מכני" w:date="2026-10-11T12:04:40Z">
        <w:r>
          <w:rPr>
            <w:rFonts w:hint="cs"/>
            <w:spacing w:val="-4"/>
            <w:rtl/>
          </w:rPr>
          <w:t xml:space="preserve">חלקו</w:t>
        </w:r>
      </w:ins>
      <w:del w:id="90719" w:author="מנוע מכני" w:date="2026-10-11T12:04:40Z">
        <w:r w:rsidRPr="00E62A50">
          <w:rPr>
            <w:rFonts w:hint="cs"/>
            <w:spacing w:val="-4"/>
            <w:rtl/>
          </w:rPr>
          <w:delText xml:space="preserve">פליגי</w:delText>
        </w:r>
      </w:del>
      <w:r w:rsidRPr="00E62A50">
        <w:rPr>
          <w:rFonts w:hint="cs"/>
          <w:spacing w:val="-4"/>
          <w:rtl/>
        </w:rPr>
        <w:t xml:space="preserve"> בסמכי מאתמול דההוא עמוד דפיגי כל השנים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4985" w:author="מנוע מכני" w:date="2026-10-11T12:04:40Z"/>
        </w:rPr>
      </w:pPr>
      <w:del w:id="94984" w:author="מנוע מכני" w:date="2026-10-11T12:04:40Z">
        <w:r w:rsidRPr="00B3644D">
          <w:delText xml:space="preserve">•</w:delText>
        </w:r>
      </w:del>
      <w:r w:rsidRPr="00B3644D">
        <w:t xml:space="preserve"> </w:t>
      </w:r>
      <w:r w:rsidRPr="00B3644D">
        <w:t xml:space="preserve">הך</w:t>
      </w:r>
    </w:p>
    <w:p w:rsidR="005851B8" w:rsidRPr="00B3644D" w:rsidRDefault="005851B8" w:rsidP="005851B8">
      <w:pPr>
        <w:rPr>
          <w:rFonts w:ascii="Fb Fontext" w:hAnsi="Fb Fontext"/>
          <w:spacing w:val="-2"/>
          <w:rtl/>
        </w:rPr>
      </w:pPr>
      <w:del w:id="94986" w:author="מנוע מכני" w:date="2026-10-11T12:04:40Z">
        <w:r w:rsidRPr="00B3644D">
          <w:rPr>
            <w:rFonts w:ascii="Fb Fontext" w:hAnsi="Fb Fontext"/>
            <w:spacing w:val="-2"/>
            <w:rtl/>
          </w:rPr>
          <w:delText xml:space="preserve"> </w:delText>
        </w:r>
      </w:del>
      <w:r w:rsidRPr="00B3644D">
        <w:rPr>
          <w:rFonts w:ascii="Fb Fontext" w:hAnsi="Fb Fontext"/>
          <w:spacing w:val="-2"/>
          <w:rtl/>
        </w:rPr>
        <w:t xml:space="preserve">דעושה סוכתו בין האילנות, ואילנות דפנות לה כשירה אפשר דמיירי דנטען מתחילה לכך</w:t>
      </w:r>
    </w:p>
    <w:p w:rsidR="005851B8" w:rsidRPr="006F178A" w:rsidRDefault="005851B8" w:rsidP="005851B8">
      <w:pPr>
        <w:rPr>
          <w:rtl/>
        </w:rPr>
      </w:pPr>
      <w:r w:rsidRPr="006F178A">
        <w:rPr>
          <w:rtl/>
        </w:rPr>
        <w:t>וקמ"ל</w:t>
      </w:r>
      <w:r>
        <w:rPr>
          <w:rtl/>
        </w:rPr>
        <w:t xml:space="preserve"> דלא גזרי' שמא יבוא ל</w:t>
      </w:r>
      <w:r>
        <w:rPr>
          <w:rFonts w:hint="cs"/>
          <w:rtl/>
        </w:rPr>
        <w:t>השתמש</w:t>
      </w:r>
      <w:r w:rsidRPr="006F178A">
        <w:rPr>
          <w:rtl/>
        </w:rPr>
        <w:t xml:space="preserve"> באילן.</w:t>
      </w:r>
    </w:p>
    <w:p>
      <w:pPr>
        <w:pStyle w:val="38"/>
        <w:rPr>
          <w:ins w:id="94988" w:author="מנוע מכני" w:date="2026-10-11T12:04:40Z"/>
        </w:rPr>
      </w:pPr>
      <w:del w:id="94987" w:author="מנוע מכני" w:date="2026-10-11T12:04:40Z">
        <w:r w:rsidRPr="006F178A">
          <w:delText xml:space="preserve">•</w:delText>
        </w:r>
      </w:del>
      <w:r w:rsidRPr="006F178A">
        <w:t xml:space="preserve"> </w:t>
      </w:r>
      <w:r w:rsidRPr="006F178A">
        <w:t xml:space="preserve">הך</w:t>
      </w:r>
    </w:p>
    <w:p w:rsidR="005851B8" w:rsidRDefault="005851B8" w:rsidP="005851B8">
      <w:pPr>
        <w:rPr>
          <w:rtl/>
        </w:rPr>
      </w:pPr>
      <w:del w:id="94989" w:author="מנוע מכני" w:date="2026-10-11T12:04:40Z">
        <w:r w:rsidRPr="006F178A">
          <w:rPr>
            <w:rtl/>
          </w:rPr>
          <w:delText xml:space="preserve"> </w:delText>
        </w:r>
      </w:del>
      <w:r w:rsidRPr="006F178A">
        <w:rPr>
          <w:rtl/>
        </w:rPr>
        <w:t xml:space="preserve">דהיה שם אילן או גדר או מחיצת הקנים נידון משום דיומד מיירי שעשאן מתחילה לכך</w:t>
      </w:r>
    </w:p>
    <w:p w:rsidR="005851B8" w:rsidRPr="006F178A" w:rsidRDefault="005851B8" w:rsidP="005851B8">
      <w:pPr>
        <w:rPr>
          <w:rtl/>
        </w:rPr>
      </w:pPr>
      <w:r w:rsidRPr="006F178A">
        <w:rPr>
          <w:rtl/>
        </w:rPr>
        <w:t xml:space="preserve">וקמ"ל</w:t>
      </w:r>
      <w:r w:rsidRPr="006F178A">
        <w:rPr>
          <w:rtl/>
        </w:rPr>
        <w:t xml:space="preserve"> דחיצת הקנים קנה קנה פחות משלשה טפחים, כדבעא </w:t>
      </w:r>
      <w:r>
        <w:rPr>
          <w:rtl/>
        </w:rPr>
        <w:t>ממנו</w:t>
      </w:r>
      <w:r w:rsidRPr="006F178A">
        <w:rPr>
          <w:rtl/>
        </w:rPr>
        <w:t xml:space="preserve"> </w:t>
      </w:r>
      <w:r w:rsidRPr="006F178A">
        <w:rPr>
          <w:rStyle w:val="2fb"/>
          <w:rtl/>
        </w:rPr>
        <w:t xml:space="preserve">אביי</w:t>
      </w:r>
      <w:r w:rsidRPr="006F178A">
        <w:rPr>
          <w:rtl/>
        </w:rPr>
        <w:t xml:space="preserve"> </w:t>
      </w:r>
      <w:r w:rsidRPr="006F178A">
        <w:rPr>
          <w:rStyle w:val="2fb"/>
          <w:rtl/>
        </w:rPr>
        <w:t xml:space="preserve">מרבה</w:t>
      </w:r>
      <w:r w:rsidRPr="006F178A">
        <w:rPr>
          <w:rtl/>
        </w:rPr>
        <w:t xml:space="preserve">.</w:t>
      </w:r>
    </w:p>
    <w:p>
      <w:pPr>
        <w:pStyle w:val="38"/>
        <w:rPr>
          <w:ins w:id="94991" w:author="מנוע מכני" w:date="2026-10-11T12:04:40Z"/>
        </w:rPr>
      </w:pPr>
      <w:del w:id="94990" w:author="מנוע מכני" w:date="2026-10-11T12:04:40Z">
        <w:r w:rsidRPr="006F178A">
          <w:delText xml:space="preserve">•</w:delText>
        </w:r>
      </w:del>
      <w:r w:rsidRPr="006F178A">
        <w:t xml:space="preserve"> </w:t>
      </w:r>
      <w:r w:rsidRPr="006F178A">
        <w:t xml:space="preserve">הך</w:t>
      </w:r>
    </w:p>
    <w:p w:rsidR="005851B8" w:rsidRPr="006F178A" w:rsidRDefault="005851B8" w:rsidP="005851B8">
      <w:pPr>
        <w:rPr>
          <w:rtl/>
        </w:rPr>
      </w:pPr>
      <w:del w:id="94992" w:author="מנוע מכני" w:date="2026-10-11T12:04:40Z">
        <w:r w:rsidRPr="006F178A">
          <w:rPr>
            <w:rtl/>
          </w:rPr>
          <w:delText xml:space="preserve"> </w:delText>
        </w:r>
      </w:del>
      <w:r w:rsidRPr="006F178A">
        <w:rPr>
          <w:rtl/>
        </w:rPr>
        <w:t xml:space="preserve">דאילן המסיך על הארץ, אם אין נופו גבוה מן הארץ שלשה טפחים מטלטלין תחתיו.</w:t>
      </w:r>
    </w:p>
    <w:p w:rsidR="005851B8" w:rsidRPr="009757B9" w:rsidRDefault="005851B8" w:rsidP="005851B8">
      <w:pPr>
        <w:rPr>
          <w:rFonts w:cs="Guttman Vilna"/>
          <w:b/>
          <w:bCs/>
          <w:rtl/>
        </w:rPr>
      </w:pPr>
      <w:r w:rsidRPr="006F178A">
        <w:rPr>
          <w:rtl/>
        </w:rPr>
        <w:t>מיירי שנטעו מתחילה לכך והך דאין מטלטלין בו אלא בית סאתים.</w:t>
      </w:r>
    </w:p>
    <w:p w:rsidR="005851B8" w:rsidRPr="009757B9" w:rsidRDefault="005851B8" w:rsidP="005851B8">
      <w:pPr>
        <w:rPr>
          <w:rFonts w:cs="Guttman Vilna"/>
          <w:b/>
          <w:bCs/>
          <w:rtl/>
        </w:rPr>
      </w:pPr>
      <w:r w:rsidRPr="006F178A">
        <w:rPr>
          <w:rtl/>
        </w:rPr>
        <w:t xml:space="preserve">משום </w:t>
      </w:r>
      <w:ins w:id="90057" w:author="Claude - סמנטי" w:date="2026-10-11T12:19:31Z">
        <w:r>
          <w:rPr>
            <w:rtl/>
          </w:rPr>
          <w:t xml:space="preserve">שהיא</w:t>
        </w:r>
      </w:ins>
      <w:del w:id="90058" w:author="Claude - סמנטי" w:date="2026-10-11T12:19:31Z">
        <w:r w:rsidRPr="006F178A">
          <w:rPr>
            <w:rtl/>
          </w:rPr>
          <w:delText xml:space="preserve">דהוי</w:delText>
        </w:r>
      </w:del>
      <w:r w:rsidRPr="006F178A">
        <w:rPr>
          <w:rtl/>
        </w:rPr>
        <w:t xml:space="preserve"> דירה שתשמישה לאויר, דאין מטלטלין בה אלא בית סאתים.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E62A50" w:rsidRDefault="005851B8" w:rsidP="00E62A50">
      <w:pPr>
        <w:pStyle w:val="afff3"/>
        <w:framePr w:wrap="around"/>
        <w:rPr>
          <w:rtl/>
        </w:rPr>
      </w:pPr>
      <w:r w:rsidRPr="00E62A50">
        <w:rPr>
          <w:rFonts w:hint="cs"/>
          <w:rtl/>
        </w:rPr>
        <w:t>טו</w:t>
      </w:r>
      <w:r w:rsidRPr="00E62A50">
        <w:rPr>
          <w:rtl/>
        </w:rPr>
        <w:t>:</w:t>
      </w:r>
    </w:p>
    <w:p>
      <w:pPr>
        <w:pStyle w:val="MishnaBatzad"/>
        <w:rPr>
          <w:ins w:id="20255" w:author="קלוד" w:date="2026-10-11T09:07:28Z"/>
        </w:rPr>
      </w:pPr>
      <w:ins w:id="20254" w:author="קלוד" w:date="2026-10-11T09:07:28Z">
        <w:r>
          <w:t xml:space="preserve">משנה ז</w:t>
        </w:r>
      </w:ins>
    </w:p>
    <w:p w:rsidR="005851B8" w:rsidRPr="00E62A50" w:rsidRDefault="005851B8" w:rsidP="005851B8">
      <w:pPr>
        <w:pStyle w:val="afff9"/>
        <w:rPr>
          <w:del w:id="20089" w:author="קלוד" w:date="2026-10-11T09:07:28Z"/>
          <w:rtl/>
        </w:rPr>
      </w:pPr>
      <w:del w:id="20088"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05" w:author="קלוד" w:date="2026-10-11T12:09:42Z">
          <w:pPr>
            <w:pStyle w:val="afff9"/>
          </w:pPr>
        </w:pPrChange>
      </w:pPr>
      <w:r w:rsidRPr="00E62A50">
        <w:rPr>
          <w:rtl/>
        </w:rPr>
        <w:t>בכל עושין לחיין, אפילו בדבר שיש בו רוח חיים, ומטמא משום גולל.</w:t>
      </w:r>
    </w:p>
    <w:p w:rsidR="005851B8" w:rsidRPr="00E62A50" w:rsidRDefault="005851B8" w:rsidP="005851B8">
      <w:pPr>
        <w:pStyle w:val="afff9"/>
        <w:rPr>
          <w:rtl/>
        </w:rPr>
      </w:pPr>
      <w:r>
        <w:rPr>
          <w:rtl/>
        </w:rPr>
        <w:t xml:space="preserve">ו</w:t>
      </w:r>
      <w:r>
        <w:rPr>
          <w:rStyle w:val="TanaimMishna"/>
          <w:rtl/>
          <w:rPrChange w:id="20002" w:author="קלוד" w:date="2026-10-11T09:07:28Z">
            <w:rPr>
              <w:rtl/>
            </w:rPr>
          </w:rPrChange>
        </w:rPr>
        <w:t xml:space="preserve">רבי מאיר</w:t>
      </w:r>
      <w:r>
        <w:rPr>
          <w:rtl/>
        </w:rPr>
        <w:t xml:space="preserve"> אוסר. ומטהר.</w:t>
      </w:r>
    </w:p>
    <w:p w:rsidR="005851B8" w:rsidRPr="00E62A50" w:rsidRDefault="005851B8" w:rsidP="005851B8">
      <w:pPr>
        <w:pStyle w:val="afff9"/>
        <w:rPr>
          <w:rtl/>
        </w:rPr>
      </w:pPr>
      <w:r>
        <w:rPr>
          <w:rtl/>
        </w:rPr>
        <w:t xml:space="preserve">וכותבין עליו גיטי נשים, ו</w:t>
      </w:r>
      <w:r>
        <w:rPr>
          <w:rStyle w:val="TanaimMishna"/>
          <w:rtl/>
          <w:rPrChange w:id="20003" w:author="קלוד" w:date="2026-10-11T09:07:28Z">
            <w:rPr>
              <w:rtl/>
            </w:rPr>
          </w:rPrChange>
        </w:rPr>
        <w:t xml:space="preserve">רבי יוסי</w:t>
      </w:r>
      <w:r>
        <w:rPr>
          <w:rtl/>
        </w:rPr>
        <w:t xml:space="preserve"> הגלילי פוסל.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טו:</w:t>
      </w:r>
    </w:p>
    <w:p>
      <w:pPr>
        <w:pStyle w:val="afffff8"/>
        <w:rPr>
          <w:ins w:id="90629" w:author="קלוד" w:date="2026-10-11T12:24:08Z"/>
        </w:rPr>
      </w:pPr>
      <w:ins w:id="90630" w:author="קלוד" w:date="2026-10-11T12:24:08Z">
        <w:r>
          <w:rPr>
            <w:color w:val="7B3F00"/>
          </w:rPr>
          <w:t xml:space="preserve">לחי מדבר שיש בו רוח חיים - ר"מ אוסר</w:t>
        </w:r>
      </w:ins>
    </w:p>
    <w:p w:rsidR="005851B8" w:rsidRPr="006F178A" w:rsidRDefault="005851B8" w:rsidP="005851B8">
      <w:pPr>
        <w:rPr>
          <w:rtl/>
        </w:rPr>
      </w:pPr>
      <w:r w:rsidRPr="006F178A">
        <w:rPr>
          <w:rFonts w:ascii="Fb Fontext" w:hAnsi="Fb Fontext"/>
          <w:rtl/>
        </w:rPr>
        <w:t xml:space="preserve">תניא</w:t>
      </w:r>
      <w:r w:rsidRPr="006F178A">
        <w:rPr>
          <w:rFonts w:ascii="Fb Fontext" w:hAnsi="Fb Fontext"/>
          <w:rtl/>
        </w:rPr>
        <w:t xml:space="preserve">, </w:t>
      </w:r>
      <w:r w:rsidRPr="006F178A">
        <w:rPr>
          <w:rStyle w:val="2fb"/>
          <w:rFonts w:ascii="Fb Fontext" w:hAnsi="Fb Fontext"/>
          <w:rtl/>
        </w:rPr>
        <w:t xml:space="preserve">ר"מ</w:t>
      </w:r>
      <w:r w:rsidRPr="006F178A">
        <w:rPr>
          <w:rFonts w:ascii="Fb Fontext" w:hAnsi="Fb Fontext"/>
          <w:rtl/>
        </w:rPr>
        <w:t xml:space="preserve"> כל דבר שיש בו רוח חיים אין עושין אותו </w:t>
      </w:r>
      <w:r w:rsidRPr="006F178A">
        <w:rPr>
          <w:rFonts w:ascii="Fb Fontext" w:hAnsi="Fb Fontext"/>
          <w:rtl/>
        </w:rPr>
        <w:t xml:space="preserve">לא</w:t>
      </w:r>
      <w:r w:rsidRPr="006F178A">
        <w:rPr>
          <w:rFonts w:ascii="Fb Fontext" w:hAnsi="Fb Fontext"/>
          <w:rtl/>
        </w:rPr>
        <w:t xml:space="preserve"> דופן לסוכה, ולא לחי למבוי, </w:t>
      </w:r>
      <w:r w:rsidRPr="006F178A">
        <w:rPr>
          <w:rFonts w:ascii="Fb Fontext" w:hAnsi="Fb Fontext"/>
          <w:rtl/>
        </w:rPr>
        <w:t xml:space="preserve">לא</w:t>
      </w:r>
      <w:r w:rsidRPr="006F178A">
        <w:rPr>
          <w:rFonts w:ascii="Fb Fontext" w:hAnsi="Fb Fontext"/>
          <w:rtl/>
        </w:rPr>
        <w:t xml:space="preserve"> פסין לביראות ולא גולל לקבר.</w:t>
      </w:r>
    </w:p>
    <w:p w:rsidR="005851B8" w:rsidRPr="00132755" w:rsidRDefault="005851B8" w:rsidP="005851B8">
      <w:pPr>
        <w:rPr>
          <w:spacing w:val="-4"/>
          <w:rtl/>
        </w:rPr>
      </w:pPr>
      <w:r w:rsidRPr="00132755">
        <w:rPr>
          <w:rStyle w:val="2fb"/>
          <w:rFonts w:ascii="Fb Fontext" w:hAnsi="Fb Fontext"/>
          <w:spacing w:val="-4"/>
          <w:rtl/>
        </w:rPr>
        <w:t>ריה"ג</w:t>
      </w:r>
      <w:r w:rsidRPr="00132755">
        <w:rPr>
          <w:spacing w:val="-4"/>
          <w:rtl/>
        </w:rPr>
        <w:t xml:space="preserve"> אף אין כותבין עליו גיטי נשים. </w:t>
      </w:r>
      <w:r w:rsidRPr="00132755">
        <w:rPr>
          <w:rStyle w:val="afffff0"/>
          <w:spacing w:val="-4"/>
          <w:rtl/>
        </w:rPr>
        <w:t>וכתב לה</w:t>
      </w:r>
      <w:r w:rsidRPr="00132755">
        <w:rPr>
          <w:spacing w:val="-4"/>
          <w:rtl/>
        </w:rPr>
        <w:t xml:space="preserve"> מכל מקום, </w:t>
      </w:r>
      <w:r w:rsidRPr="00132755">
        <w:rPr>
          <w:rStyle w:val="afffff0"/>
          <w:spacing w:val="-4"/>
          <w:rtl/>
        </w:rPr>
        <w:t>ספר</w:t>
      </w:r>
      <w:r w:rsidRPr="00132755">
        <w:rPr>
          <w:rStyle w:val="afffe"/>
          <w:rFonts w:ascii="Fb Fontext" w:hAnsi="Fb Fontext"/>
          <w:spacing w:val="-4"/>
          <w:rtl/>
        </w:rPr>
        <w:t xml:space="preserve"> </w:t>
      </w:r>
      <w:r w:rsidRPr="00132755">
        <w:rPr>
          <w:spacing w:val="-4"/>
          <w:rtl/>
        </w:rPr>
        <w:t>דבר שאין בו רוח חיים ואינו אוכל.</w:t>
      </w:r>
    </w:p>
    <w:p w:rsidR="005851B8" w:rsidRPr="006F178A" w:rsidRDefault="005851B8" w:rsidP="005851B8">
      <w:pPr>
        <w:rPr>
          <w:rtl/>
        </w:rPr>
      </w:pPr>
      <w:r w:rsidRPr="00A21D8D">
        <w:rPr>
          <w:rStyle w:val="afffff0"/>
          <w:rtl/>
        </w:rPr>
        <w:t>ספר כריתות</w:t>
      </w:r>
      <w:r w:rsidRPr="006F178A">
        <w:rPr>
          <w:rtl/>
        </w:rPr>
        <w:t xml:space="preserve"> ספר ולא דבר אחר </w:t>
      </w:r>
      <w:r w:rsidRPr="006F178A">
        <w:rPr>
          <w:rStyle w:val="afffe"/>
          <w:rFonts w:ascii="Fb Fontext" w:hAnsi="Fb Fontext"/>
          <w:rtl/>
        </w:rPr>
        <w:t xml:space="preserve">כרת כריתות </w:t>
      </w:r>
      <w:r w:rsidRPr="006F178A">
        <w:rPr>
          <w:rtl/>
        </w:rPr>
        <w:t>לדבר הכרת לזמן שאינו קצוב.</w:t>
      </w:r>
    </w:p>
    <w:p w:rsidR="005851B8" w:rsidRDefault="005851B8" w:rsidP="005851B8">
      <w:pPr>
        <w:rPr>
          <w:rtl/>
        </w:rPr>
      </w:pPr>
      <w:r w:rsidRPr="006F178A">
        <w:rPr>
          <w:rStyle w:val="afffe"/>
          <w:rFonts w:ascii="Fb Fontext" w:hAnsi="Fb Fontext"/>
          <w:rtl/>
        </w:rPr>
        <w:t>ורבנן</w:t>
      </w:r>
      <w:r w:rsidRPr="006F178A">
        <w:rPr>
          <w:rtl/>
        </w:rPr>
        <w:t xml:space="preserve"> </w:t>
      </w:r>
      <w:r w:rsidRPr="00A21D8D">
        <w:rPr>
          <w:rStyle w:val="afffff0"/>
          <w:rtl/>
        </w:rPr>
        <w:t xml:space="preserve">ספר </w:t>
      </w:r>
      <w:r w:rsidRPr="006F178A">
        <w:rPr>
          <w:rtl/>
        </w:rPr>
        <w:t>לספירות דברים [דלא כתיב בספר]</w:t>
      </w:r>
    </w:p>
    <w:p w:rsidR="005851B8" w:rsidRPr="009757B9" w:rsidRDefault="005851B8" w:rsidP="005851B8">
      <w:pPr>
        <w:rPr>
          <w:rFonts w:cs="Guttman Vilna"/>
          <w:b/>
          <w:bCs/>
          <w:rtl/>
        </w:rPr>
      </w:pPr>
      <w:r w:rsidRPr="00A21D8D">
        <w:rPr>
          <w:rStyle w:val="afffff0"/>
          <w:rtl/>
        </w:rPr>
        <w:t>וכתב לה</w:t>
      </w:r>
      <w:r w:rsidRPr="006F178A">
        <w:rPr>
          <w:rtl/>
        </w:rPr>
        <w:t xml:space="preserve"> בכתיבה מתגרשת ולא בכסף ולא </w:t>
      </w:r>
      <w:ins w:id="90059" w:author="Claude - סמנטי" w:date="2026-10-11T12:19:31Z">
        <w:r>
          <w:rPr>
            <w:rtl/>
          </w:rPr>
          <w:t xml:space="preserve">מקישים</w:t>
        </w:r>
      </w:ins>
      <w:del w:id="90060" w:author="Claude - סמנטי" w:date="2026-10-11T12:19:31Z">
        <w:r w:rsidRPr="006F178A">
          <w:rPr>
            <w:rtl/>
          </w:rPr>
          <w:delText xml:space="preserve">מקישינן</w:delText>
        </w:r>
      </w:del>
      <w:r w:rsidRPr="006F178A">
        <w:rPr>
          <w:rtl/>
        </w:rPr>
        <w:t xml:space="preserve"> הויה ליציאה.</w:t>
      </w:r>
    </w:p>
    <w:p w:rsidR="005851B8" w:rsidRPr="009757B9" w:rsidRDefault="005851B8" w:rsidP="005851B8">
      <w:pPr>
        <w:rPr>
          <w:rFonts w:cs="Guttman Vilna"/>
          <w:b/>
          <w:bCs/>
          <w:rtl/>
        </w:rPr>
      </w:pPr>
      <w:r w:rsidRPr="00A21D8D">
        <w:rPr>
          <w:rStyle w:val="afffff0"/>
          <w:rtl/>
        </w:rPr>
        <w:t xml:space="preserve">ספר כריתות </w:t>
      </w:r>
      <w:r w:rsidRPr="006F178A">
        <w:rPr>
          <w:rtl/>
        </w:rPr>
        <w:t xml:space="preserve">דבר הכורת בינו לבינה דווקא [תנאי לזמן קצוב], </w:t>
      </w:r>
      <w:r w:rsidRPr="00A21D8D">
        <w:rPr>
          <w:rStyle w:val="afffff0"/>
          <w:rtl/>
        </w:rPr>
        <w:t>כרת כריתות</w:t>
      </w:r>
      <w:r w:rsidRPr="006F178A">
        <w:rPr>
          <w:rStyle w:val="afffe"/>
          <w:rFonts w:ascii="Fb Fontext" w:hAnsi="Fb Fontext"/>
          <w:rtl/>
        </w:rPr>
        <w:t xml:space="preserve"> </w:t>
      </w:r>
      <w:r w:rsidRPr="006F178A">
        <w:rPr>
          <w:rtl/>
        </w:rPr>
        <w:t xml:space="preserve">לא</w:t>
      </w:r>
      <w:r w:rsidRPr="006F178A">
        <w:rPr>
          <w:rtl/>
        </w:rPr>
        <w:t xml:space="preserve"> דרשי.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57" w:author="קלוד" w:date="2026-10-11T09:07:28Z"/>
        </w:rPr>
      </w:pPr>
      <w:ins w:id="20256" w:author="קלוד" w:date="2026-10-11T09:07:28Z">
        <w:r>
          <w:t xml:space="preserve">משנה ח</w:t>
        </w:r>
      </w:ins>
    </w:p>
    <w:p w:rsidR="005851B8" w:rsidRPr="00E62A50" w:rsidRDefault="005851B8" w:rsidP="005851B8">
      <w:pPr>
        <w:pStyle w:val="afff9"/>
        <w:rPr>
          <w:del w:id="20091" w:author="קלוד" w:date="2026-10-11T09:07:28Z"/>
          <w:rtl/>
        </w:rPr>
      </w:pPr>
      <w:del w:id="20090"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06" w:author="קלוד" w:date="2026-10-11T12:09:42Z">
          <w:pPr>
            <w:pStyle w:val="afff9"/>
          </w:pPr>
        </w:pPrChange>
      </w:pPr>
      <w:r w:rsidRPr="00E62A50">
        <w:rPr>
          <w:rtl/>
        </w:rPr>
        <w:t>שיירא שחנתה בבקעה והקיפוה כלי בהמה מטלטלין בתוכה.</w:t>
      </w:r>
    </w:p>
    <w:p w:rsidR="005851B8" w:rsidRPr="00E62A50" w:rsidRDefault="005851B8" w:rsidP="005851B8">
      <w:pPr>
        <w:pStyle w:val="afff9"/>
        <w:rPr>
          <w:rtl/>
        </w:rPr>
      </w:pPr>
      <w:r w:rsidRPr="00E62A50">
        <w:rPr>
          <w:rtl/>
        </w:rPr>
        <w:t>ובלבד שיהא גדר גבוה י' טפחים, ולא יהו פירצות יתרות על הבנין.</w:t>
      </w:r>
    </w:p>
    <w:p w:rsidR="005851B8" w:rsidRPr="00E62A50" w:rsidRDefault="005851B8" w:rsidP="005851B8">
      <w:pPr>
        <w:pStyle w:val="afff9"/>
        <w:rPr>
          <w:rtl/>
        </w:rPr>
      </w:pPr>
      <w:r w:rsidRPr="00E62A50">
        <w:rPr>
          <w:rtl/>
        </w:rPr>
        <w:t>כל פירצה שהיא כעשר אמות - מותרת, מפני שהיא כפתח, יתר מכאן - אסור.</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627" w:author="קלוד" w:date="2026-10-11T12:24:08Z"/>
        </w:rPr>
      </w:pPr>
      <w:ins w:id="90628" w:author="קלוד" w:date="2026-10-11T12:24:08Z">
        <w:r>
          <w:rPr>
            <w:color w:val="7B3F00"/>
          </w:rPr>
          <w:t xml:space="preserve">פרוץ כעומד - מותר או אסור</w:t>
        </w:r>
      </w:ins>
    </w:p>
    <w:p w:rsidR="005851B8" w:rsidRPr="006F178A" w:rsidRDefault="005851B8" w:rsidP="005851B8">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פרוץ</w:t>
      </w:r>
      <w:r w:rsidRPr="006F178A">
        <w:rPr>
          <w:rFonts w:ascii="Fb Fontext" w:hAnsi="Fb Fontext"/>
          <w:rtl/>
        </w:rPr>
        <w:t xml:space="preserve"> </w:t>
      </w:r>
      <w:r w:rsidRPr="006F178A">
        <w:rPr>
          <w:rStyle w:val="afffe"/>
          <w:rFonts w:ascii="Fb Fontext" w:hAnsi="Fb Fontext"/>
          <w:rtl/>
        </w:rPr>
        <w:t>כעומד</w:t>
      </w:r>
      <w:r w:rsidRPr="006F178A">
        <w:rPr>
          <w:rFonts w:ascii="Fb Fontext" w:hAnsi="Fb Fontext"/>
          <w:rtl/>
        </w:rPr>
        <w:t xml:space="preserve">. </w:t>
      </w:r>
      <w:ins w:id="90122" w:author="מנוע מכני" w:date="2026-10-11T12:04:40Z">
        <w:r>
          <w:rPr>
            <w:rStyle w:val="2fb"/>
            <w:rFonts w:ascii="Fb Fontext" w:hAnsi="Fb Fontext"/>
            <w:rtl/>
          </w:rPr>
          <w:t xml:space="preserve">ר"פ</w:t>
        </w:r>
      </w:ins>
      <w:del w:id="90123" w:author="מנוע מכני" w:date="2026-10-11T12:04:40Z">
        <w:r w:rsidRPr="006F178A">
          <w:rPr>
            <w:rStyle w:val="afffe"/>
            <w:rFonts w:ascii="Fb Fontext" w:hAnsi="Fb Fontext"/>
            <w:rtl/>
          </w:rPr>
          <w:delText xml:space="preserve">רב</w:delText>
        </w:r>
        <w:r w:rsidRPr="006F178A">
          <w:rPr>
            <w:rFonts w:ascii="Fb Fontext" w:hAnsi="Fb Fontext"/>
            <w:rtl/>
          </w:rPr>
          <w:delText xml:space="preserve"> </w:delText>
        </w:r>
        <w:r w:rsidRPr="006F178A">
          <w:rPr>
            <w:rStyle w:val="afffe"/>
            <w:rFonts w:ascii="Fb Fontext" w:hAnsi="Fb Fontext"/>
            <w:rtl/>
          </w:rPr>
          <w:delText xml:space="preserve">פפא</w:delText>
        </w:r>
      </w:del>
      <w:r w:rsidRPr="006F178A">
        <w:rPr>
          <w:rFonts w:ascii="Fb Fontext" w:hAnsi="Fb Fontext"/>
          <w:rtl/>
        </w:rPr>
        <w:t xml:space="preserve">: מותר, </w:t>
      </w:r>
      <w:ins w:id="92084" w:author="מנוע מכני" w:date="2026-10-11T12:04:40Z">
        <w:r>
          <w:rPr>
            <w:rFonts w:ascii="Fb Fontext" w:hAnsi="Fb Fontext"/>
            <w:rtl/>
          </w:rPr>
          <w:t xml:space="preserve">כך</w:t>
        </w:r>
      </w:ins>
      <w:del w:id="92085" w:author="מנוע מכני" w:date="2026-10-11T12:04:40Z">
        <w:r w:rsidRPr="006F178A">
          <w:rPr>
            <w:rFonts w:ascii="Fb Fontext" w:hAnsi="Fb Fontext"/>
            <w:rtl/>
          </w:rPr>
          <w:delText xml:space="preserve">הכי</w:delText>
        </w:r>
      </w:del>
      <w:r w:rsidRPr="006F178A">
        <w:rPr>
          <w:rFonts w:ascii="Fb Fontext" w:hAnsi="Fb Fontext"/>
          <w:rtl/>
        </w:rPr>
        <w:t xml:space="preserve"> אגמריה </w:t>
      </w:r>
      <w:ins w:id="92082" w:author="מנוע מכני" w:date="2026-10-11T12:04:40Z">
        <w:r>
          <w:rPr>
            <w:rFonts w:ascii="Fb Fontext" w:hAnsi="Fb Fontext"/>
            <w:rtl/>
          </w:rPr>
          <w:t xml:space="preserve">התורה</w:t>
        </w:r>
      </w:ins>
      <w:del w:id="92083" w:author="מנוע מכני" w:date="2026-10-11T12:04:40Z">
        <w:r w:rsidRPr="006F178A">
          <w:rPr>
            <w:rFonts w:ascii="Fb Fontext" w:hAnsi="Fb Fontext"/>
            <w:rtl/>
          </w:rPr>
          <w:delText xml:space="preserve">רחמנא</w:delText>
        </w:r>
      </w:del>
      <w:r w:rsidRPr="006F178A">
        <w:rPr>
          <w:rFonts w:ascii="Fb Fontext" w:hAnsi="Fb Fontext"/>
          <w:rtl/>
        </w:rPr>
        <w:t xml:space="preserve"> למשה: </w:t>
      </w:r>
      <w:r w:rsidRPr="006F178A">
        <w:rPr>
          <w:rFonts w:ascii="Fb Fontext" w:hAnsi="Fb Fontext"/>
          <w:rtl/>
        </w:rPr>
        <w:t xml:space="preserve">לא</w:t>
      </w:r>
      <w:r w:rsidRPr="006F178A">
        <w:rPr>
          <w:rFonts w:ascii="Fb Fontext" w:hAnsi="Fb Fontext"/>
          <w:rtl/>
        </w:rPr>
        <w:t xml:space="preserve"> תפרוץ רובה.</w:t>
      </w:r>
    </w:p>
    <w:p>
      <w:pPr>
        <w:pStyle w:val="38"/>
        <w:rPr>
          <w:ins w:id="94993" w:author="מנוע מכני" w:date="2026-10-11T12:04:40Z"/>
        </w:rPr>
      </w:pPr>
      <w:r w:rsidRPr="006F178A">
        <w:t>רהבדר</w:t>
      </w:r>
      <w:r w:rsidRPr="006F178A">
        <w:t xml:space="preserve">"י:</w:t>
      </w:r>
    </w:p>
    <w:p w:rsidR="005851B8" w:rsidRPr="009757B9" w:rsidRDefault="005851B8" w:rsidP="005851B8">
      <w:pPr>
        <w:rPr>
          <w:rFonts w:cs="Guttman Vilna"/>
          <w:b/>
          <w:bCs/>
          <w:rtl/>
        </w:rPr>
      </w:pPr>
      <w:del w:id="94994" w:author="מנוע מכני" w:date="2026-10-11T12:04:40Z">
        <w:r w:rsidRPr="006F178A">
          <w:rPr>
            <w:rtl/>
          </w:rPr>
          <w:delText xml:space="preserve"> </w:delText>
        </w:r>
      </w:del>
      <w:r w:rsidRPr="006F178A">
        <w:rPr>
          <w:rtl/>
        </w:rPr>
        <w:t xml:space="preserve">אסור. </w:t>
      </w:r>
      <w:ins w:id="92088" w:author="מנוע מכני" w:date="2026-10-11T12:04:40Z">
        <w:r>
          <w:rPr>
            <w:rtl/>
          </w:rPr>
          <w:t xml:space="preserve">כך</w:t>
        </w:r>
      </w:ins>
      <w:del w:id="92089" w:author="מנוע מכני" w:date="2026-10-11T12:04:40Z">
        <w:r w:rsidRPr="006F178A">
          <w:rPr>
            <w:rtl/>
          </w:rPr>
          <w:delText xml:space="preserve">הכי</w:delText>
        </w:r>
      </w:del>
      <w:r w:rsidRPr="006F178A">
        <w:rPr>
          <w:rtl/>
        </w:rPr>
        <w:t xml:space="preserve"> אגמריה </w:t>
      </w:r>
      <w:ins w:id="92086" w:author="מנוע מכני" w:date="2026-10-11T12:04:40Z">
        <w:r>
          <w:rPr>
            <w:rtl/>
          </w:rPr>
          <w:t xml:space="preserve">התורה</w:t>
        </w:r>
      </w:ins>
      <w:del w:id="92087" w:author="מנוע מכני" w:date="2026-10-11T12:04:40Z">
        <w:r w:rsidRPr="006F178A">
          <w:rPr>
            <w:rtl/>
          </w:rPr>
          <w:delText xml:space="preserve">רחמנא</w:delText>
        </w:r>
      </w:del>
      <w:r w:rsidRPr="006F178A">
        <w:rPr>
          <w:rtl/>
        </w:rPr>
        <w:t xml:space="preserve"> למשה: גדור רובה.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pStyle w:val="afff3"/>
        <w:framePr w:wrap="around"/>
        <w:rPr>
          <w:rStyle w:val="afffe"/>
          <w:rFonts w:ascii="Fb Fontext" w:hAnsi="Fb Fontext"/>
          <w:rtl/>
        </w:rPr>
      </w:pPr>
      <w:r w:rsidRPr="006F178A">
        <w:rPr>
          <w:rStyle w:val="afffe"/>
          <w:rFonts w:ascii="Fb Fontext" w:hAnsi="Fb Fontext" w:hint="cs"/>
          <w:rtl/>
        </w:rPr>
        <w:t>טז.</w:t>
      </w:r>
    </w:p>
    <w:p>
      <w:pPr>
        <w:pStyle w:val="38"/>
        <w:rPr>
          <w:ins w:id="94995" w:author="מנוע מכני" w:date="2026-10-11T12:04:40Z"/>
        </w:rPr>
      </w:pPr>
      <w:r w:rsidRPr="006F178A">
        <w:t xml:space="preserve">הך</w:t>
      </w:r>
    </w:p>
    <w:p w:rsidR="005851B8" w:rsidRPr="009757B9" w:rsidRDefault="005851B8" w:rsidP="005851B8">
      <w:pPr>
        <w:rPr>
          <w:rFonts w:cs="Guttman Vilna"/>
          <w:b/>
          <w:bCs/>
          <w:rtl/>
        </w:rPr>
      </w:pPr>
      <w:del w:id="94996" w:author="מנוע מכני" w:date="2026-10-11T12:04:40Z">
        <w:r w:rsidRPr="006F178A">
          <w:rPr>
            <w:rtl/>
          </w:rPr>
          <w:delText xml:space="preserve"> </w:delText>
        </w:r>
      </w:del>
      <w:r w:rsidRPr="006F178A">
        <w:rPr>
          <w:rtl/>
        </w:rPr>
        <w:t xml:space="preserve">דמתני' דמשמע דווקא יתרות על הבנין אסור הא כבנין מותר </w:t>
      </w:r>
      <w:ins w:id="93370" w:author="מנוע מכני" w:date="2026-10-11T12:04:40Z">
        <w:r>
          <w:rPr>
            <w:rtl/>
          </w:rPr>
          <w:t xml:space="preserve">קשה</w:t>
        </w:r>
      </w:ins>
      <w:del w:id="93371" w:author="מנוע מכני" w:date="2026-10-11T12:04:40Z">
        <w:r w:rsidRPr="006F178A">
          <w:rPr>
            <w:rtl/>
          </w:rPr>
          <w:delText xml:space="preserve">קשיא</w:delText>
        </w:r>
      </w:del>
      <w:r w:rsidRPr="006F178A">
        <w:rPr>
          <w:rtl/>
        </w:rPr>
        <w:t xml:space="preserve"> </w:t>
      </w:r>
      <w:r w:rsidRPr="006F178A">
        <w:rPr>
          <w:rStyle w:val="2fb"/>
          <w:rtl/>
        </w:rPr>
        <w:t xml:space="preserve">לרהבדר"י</w:t>
      </w:r>
      <w:r w:rsidRPr="006F178A">
        <w:rPr>
          <w:rtl/>
        </w:rPr>
        <w:t xml:space="preserve">.</w:t>
      </w:r>
    </w:p>
    <w:p>
      <w:pPr>
        <w:pStyle w:val="38"/>
        <w:rPr>
          <w:ins w:id="94997" w:author="מנוע מכני" w:date="2026-10-11T12:04:40Z"/>
        </w:rPr>
      </w:pPr>
      <w:r w:rsidRPr="006F178A">
        <w:t xml:space="preserve">הך</w:t>
      </w:r>
    </w:p>
    <w:p w:rsidR="005851B8" w:rsidRPr="009757B9" w:rsidRDefault="005851B8" w:rsidP="005851B8">
      <w:pPr>
        <w:rPr>
          <w:rFonts w:cs="Guttman Vilna"/>
          <w:b/>
          <w:bCs/>
          <w:rtl/>
        </w:rPr>
      </w:pPr>
      <w:del w:id="94998" w:author="מנוע מכני" w:date="2026-10-11T12:04:40Z">
        <w:r w:rsidRPr="006F178A">
          <w:rPr>
            <w:rtl/>
          </w:rPr>
          <w:delText xml:space="preserve"> </w:delText>
        </w:r>
      </w:del>
      <w:ins w:id="94340" w:author="מנוע מכני" w:date="2026-10-11T12:04:40Z">
        <w:r>
          <w:rPr>
            <w:rtl/>
          </w:rPr>
          <w:t xml:space="preserve">דמקרא</w:t>
        </w:r>
      </w:ins>
      <w:del w:id="94341" w:author="מנוע מכני" w:date="2026-10-11T12:04:40Z">
        <w:r w:rsidRPr="006F178A">
          <w:rPr>
            <w:rtl/>
          </w:rPr>
          <w:delText xml:space="preserve">דמקרה</w:delText>
        </w:r>
      </w:del>
      <w:r w:rsidRPr="006F178A">
        <w:rPr>
          <w:rtl/>
        </w:rPr>
        <w:t xml:space="preserve"> סוכתו בשפודין או בארוכות המטה, אם יש ריוח ביניהן כמותן כשירה. מיירי כשנכנס ויוצא.</w:t>
      </w:r>
    </w:p>
    <w:p w:rsidR="005851B8" w:rsidRPr="009757B9" w:rsidRDefault="005851B8" w:rsidP="005851B8">
      <w:pPr>
        <w:rPr>
          <w:rFonts w:cs="Guttman Vilna"/>
          <w:b/>
          <w:bCs/>
          <w:rtl/>
        </w:rPr>
      </w:pPr>
      <w:r w:rsidRPr="006F178A">
        <w:rPr>
          <w:rtl/>
        </w:rPr>
        <w:t>•</w:t>
      </w:r>
      <w:r w:rsidRPr="006F178A">
        <w:rPr>
          <w:rFonts w:hint="cs"/>
          <w:rtl/>
        </w:rPr>
        <w:t xml:space="preserve"> </w:t>
      </w:r>
      <w:r w:rsidRPr="006F178A">
        <w:rPr>
          <w:rStyle w:val="2fb"/>
          <w:rFonts w:ascii="Fb Fontext" w:hAnsi="Fb Fontext"/>
          <w:rtl/>
        </w:rPr>
        <w:t>לרב</w:t>
      </w:r>
      <w:r w:rsidRPr="006F178A">
        <w:rPr>
          <w:rStyle w:val="2fb"/>
          <w:rtl/>
        </w:rPr>
        <w:t xml:space="preserve"> </w:t>
      </w:r>
      <w:r w:rsidRPr="006F178A">
        <w:rPr>
          <w:rStyle w:val="2fb"/>
          <w:rFonts w:ascii="Fb Fontext" w:hAnsi="Fb Fontext"/>
          <w:rtl/>
        </w:rPr>
        <w:t>אמי</w:t>
      </w:r>
      <w:r w:rsidRPr="006F178A">
        <w:rPr>
          <w:rtl/>
        </w:rPr>
        <w:t xml:space="preserve"> במעדיף. </w:t>
      </w:r>
      <w:r w:rsidRPr="006F178A">
        <w:rPr>
          <w:rStyle w:val="2fb"/>
          <w:rFonts w:ascii="Fb Fontext" w:hAnsi="Fb Fontext"/>
          <w:rtl/>
        </w:rPr>
        <w:t>לרבא</w:t>
      </w:r>
      <w:r w:rsidRPr="006F178A">
        <w:rPr>
          <w:rtl/>
        </w:rPr>
        <w:t xml:space="preserve"> אם היו נתונין ערב - נותנו שתי, שתי - נותנו ערב. </w:t>
      </w:r>
      <w:ins w:id="92090" w:author="מנוע מכני" w:date="2026-10-11T12:04:40Z">
        <w:r>
          <w:rPr>
            <w:rtl/>
          </w:rPr>
          <w:t xml:space="preserve">ולכך</w:t>
        </w:r>
      </w:ins>
      <w:del w:id="92091" w:author="מנוע מכני" w:date="2026-10-11T12:04:40Z">
        <w:r w:rsidRPr="006F178A">
          <w:rPr>
            <w:rtl/>
          </w:rPr>
          <w:delText xml:space="preserve">ולהכי</w:delText>
        </w:r>
      </w:del>
      <w:r w:rsidRPr="006F178A">
        <w:rPr>
          <w:rtl/>
        </w:rPr>
        <w:t xml:space="preserve"> הויא רוב.</w:t>
      </w:r>
    </w:p>
    <w:p>
      <w:pPr>
        <w:pStyle w:val="38"/>
        <w:rPr>
          <w:ins w:id="95000" w:author="מנוע מכני" w:date="2026-10-11T12:04:40Z"/>
        </w:rPr>
      </w:pPr>
      <w:del w:id="94999" w:author="מנוע מכני" w:date="2026-10-11T12:04:40Z">
        <w:r w:rsidRPr="006F178A">
          <w:delText xml:space="preserve">•</w:delText>
        </w:r>
      </w:del>
      <w:r w:rsidRPr="006F178A">
        <w:t xml:space="preserve"> </w:t>
      </w:r>
      <w:r w:rsidRPr="006F178A">
        <w:t xml:space="preserve">והך</w:t>
      </w:r>
    </w:p>
    <w:p w:rsidR="005851B8" w:rsidRPr="009757B9" w:rsidRDefault="005851B8" w:rsidP="005851B8">
      <w:pPr>
        <w:rPr>
          <w:rFonts w:cs="Guttman Vilna"/>
          <w:b/>
          <w:bCs/>
          <w:rtl/>
        </w:rPr>
      </w:pPr>
      <w:del w:id="95001" w:author="מנוע מכני" w:date="2026-10-11T12:04:40Z">
        <w:r w:rsidRPr="006F178A">
          <w:rPr>
            <w:rtl/>
          </w:rPr>
          <w:delText xml:space="preserve"> </w:delText>
        </w:r>
      </w:del>
      <w:r w:rsidRPr="006F178A">
        <w:rPr>
          <w:rtl/>
        </w:rPr>
        <w:t xml:space="preserve">דשיירא שחנתה בבקעה והקיפוה בגמלין, באוכפות, בעביטין בשליפין בקנים בקולחות</w:t>
      </w:r>
    </w:p>
    <w:p w:rsidR="005851B8" w:rsidRPr="009757B9" w:rsidRDefault="005851B8" w:rsidP="005851B8">
      <w:pPr>
        <w:rPr>
          <w:rFonts w:cs="Guttman Vilna"/>
          <w:b/>
          <w:bCs/>
          <w:rtl/>
        </w:rPr>
      </w:pPr>
      <w:del w:id="90076" w:author="מנוע מכני" w:date="2026-10-11T12:04:40Z">
        <w:r w:rsidRPr="006F178A">
          <w:rPr>
            <w:rtl/>
          </w:rPr>
          <w:delText xml:space="preserve"> </w:delText>
        </w:r>
      </w:del>
      <w:r w:rsidRPr="006F178A">
        <w:rPr>
          <w:rtl/>
        </w:rPr>
        <w:t xml:space="preserve">- מטלטלין בתוכה ובלבד שלא יהא בין גמל לגמל כמלא גמל, ובין אוכף לאוכף כמלא אוכף, ובין עביט לעביט כמלא עביט. </w:t>
      </w:r>
      <w:r w:rsidRPr="006F178A">
        <w:rPr>
          <w:rFonts w:hint="cs"/>
          <w:rtl/>
        </w:rPr>
        <w:t>-</w:t>
      </w:r>
      <w:r>
        <w:rPr>
          <w:rFonts w:hint="cs"/>
          <w:rtl/>
        </w:rPr>
        <w:t xml:space="preserve"> </w:t>
      </w:r>
      <w:r w:rsidRPr="006F178A">
        <w:rPr>
          <w:rtl/>
        </w:rPr>
        <w:t>מיירי כשנכנס ויוצא.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25" w:author="קלוד" w:date="2026-10-11T12:24:08Z"/>
        </w:rPr>
      </w:pPr>
      <w:ins w:id="90626" w:author="קלוד" w:date="2026-10-11T12:24:08Z">
        <w:r>
          <w:rPr>
            <w:color w:val="7B3F00"/>
          </w:rPr>
          <w:t xml:space="preserve">שלש מדות במחיצות - ראיה לדין פרוץ כעומד</w:t>
        </w:r>
      </w:ins>
    </w:p>
    <w:p>
      <w:pPr>
        <w:pStyle w:val="38"/>
        <w:rPr>
          <w:ins w:id="95002" w:author="מנוע מכני" w:date="2026-10-11T12:04:40Z"/>
        </w:rPr>
      </w:pPr>
      <w:r w:rsidRPr="006F178A">
        <w:t>ת"ש</w:t>
      </w:r>
      <w:r w:rsidRPr="006F178A">
        <w:t xml:space="preserve">:</w:t>
      </w:r>
    </w:p>
    <w:p w:rsidR="005851B8" w:rsidRPr="006F178A" w:rsidRDefault="005851B8" w:rsidP="005851B8">
      <w:pPr>
        <w:rPr>
          <w:rtl/>
        </w:rPr>
      </w:pPr>
      <w:del w:id="95003" w:author="מנוע מכני" w:date="2026-10-11T12:04:40Z">
        <w:r w:rsidRPr="006F178A">
          <w:rPr>
            <w:rFonts w:ascii="Fb Fontext" w:hAnsi="Fb Fontext"/>
            <w:rtl/>
          </w:rPr>
          <w:delText xml:space="preserve"> </w:delText>
        </w:r>
      </w:del>
      <w:r w:rsidRPr="006F178A">
        <w:rPr>
          <w:rFonts w:ascii="Fb Fontext" w:hAnsi="Fb Fontext"/>
          <w:rtl/>
        </w:rPr>
        <w:t xml:space="preserve">נמצאת אתה אומר שלש מדות במחיצות.</w:t>
      </w:r>
    </w:p>
    <w:p w:rsidR="005851B8" w:rsidRPr="006F178A" w:rsidRDefault="005851B8" w:rsidP="005851B8">
      <w:pPr>
        <w:rPr>
          <w:rtl/>
        </w:rPr>
      </w:pPr>
      <w:r w:rsidRPr="006F178A">
        <w:rPr>
          <w:rStyle w:val="afffe"/>
          <w:rFonts w:ascii="Fb Fontext" w:hAnsi="Fb Fontext"/>
          <w:rtl/>
        </w:rPr>
        <w:t>כל שהוא פחות משלשה</w:t>
      </w:r>
      <w:r w:rsidRPr="006F178A">
        <w:rPr>
          <w:rtl/>
        </w:rPr>
        <w:t xml:space="preserve"> - צריך שלא יהא בין זה לזה שלשה, כדי שלא יזדקר הגדי בבת ראש.</w:t>
      </w:r>
    </w:p>
    <w:p w:rsidR="005851B8" w:rsidRPr="00B3644D" w:rsidRDefault="005851B8" w:rsidP="005851B8">
      <w:pPr>
        <w:rPr>
          <w:spacing w:val="-6"/>
          <w:rtl/>
        </w:rPr>
      </w:pPr>
      <w:r w:rsidRPr="00B3644D">
        <w:rPr>
          <w:rStyle w:val="afffe"/>
          <w:rFonts w:ascii="Fb Fontext" w:hAnsi="Fb Fontext"/>
          <w:spacing w:val="-6"/>
          <w:rtl/>
        </w:rPr>
        <w:t>כל שהוא שלשה ומשלשה עד ארבעה</w:t>
      </w:r>
      <w:r w:rsidRPr="00B3644D">
        <w:rPr>
          <w:spacing w:val="-6"/>
          <w:rtl/>
        </w:rPr>
        <w:t xml:space="preserve"> צריך שלא יהא בין זה לזה כמלואו, כדי שלא יהא פרוץ כעומד.</w:t>
      </w:r>
    </w:p>
    <w:p w:rsidR="005851B8" w:rsidRPr="006F178A" w:rsidRDefault="005851B8" w:rsidP="005851B8">
      <w:pPr>
        <w:rPr>
          <w:rtl/>
        </w:rPr>
      </w:pPr>
      <w:r w:rsidRPr="006F178A">
        <w:rPr>
          <w:rtl/>
        </w:rPr>
        <w:t>ואם היה פרוץ מרובה על העומד - אף כנגד העומד אסור.</w:t>
      </w:r>
    </w:p>
    <w:p w:rsidR="005851B8" w:rsidRPr="006F178A" w:rsidRDefault="005851B8" w:rsidP="005851B8">
      <w:pPr>
        <w:rPr>
          <w:rtl/>
        </w:rPr>
      </w:pPr>
      <w:r w:rsidRPr="006F178A">
        <w:rPr>
          <w:rStyle w:val="afffe"/>
          <w:rFonts w:ascii="Fb Fontext" w:hAnsi="Fb Fontext"/>
          <w:rtl/>
        </w:rPr>
        <w:t>כל שהוא ד' ומד' עד י' אמות</w:t>
      </w:r>
      <w:r w:rsidRPr="006F178A">
        <w:rPr>
          <w:rtl/>
        </w:rPr>
        <w:t xml:space="preserve"> - צריך שלא יהא בין זה לזה כמלואו, שלא יהא פרוץ כעומד.</w:t>
      </w:r>
    </w:p>
    <w:p w:rsidR="005851B8" w:rsidRPr="006F178A" w:rsidRDefault="005851B8" w:rsidP="005851B8">
      <w:pPr>
        <w:rPr>
          <w:rtl/>
        </w:rPr>
      </w:pPr>
      <w:r w:rsidRPr="006F178A">
        <w:rPr>
          <w:rtl/>
        </w:rPr>
        <w:t>ואם היה פרוץ כעומד - כנגד העומד מותר, כנגד הפרוץ אסור.</w:t>
      </w:r>
    </w:p>
    <w:p w:rsidR="005851B8" w:rsidRPr="006F178A" w:rsidRDefault="005851B8" w:rsidP="005851B8">
      <w:pPr>
        <w:rPr>
          <w:rtl/>
        </w:rPr>
      </w:pPr>
      <w:r w:rsidRPr="006F178A">
        <w:rPr>
          <w:rtl/>
        </w:rPr>
        <w:t>ואם היה עומד מרובה על הפרוץ - אף כנגד הפרוץ מותר.</w:t>
      </w:r>
    </w:p>
    <w:p w:rsidR="005851B8" w:rsidRPr="006F178A" w:rsidRDefault="005851B8" w:rsidP="005851B8">
      <w:pPr>
        <w:rPr>
          <w:rtl/>
        </w:rPr>
      </w:pPr>
      <w:r w:rsidRPr="006F178A">
        <w:rPr>
          <w:rStyle w:val="afffe"/>
          <w:rFonts w:ascii="Fb Fontext" w:hAnsi="Fb Fontext"/>
          <w:rtl/>
        </w:rPr>
        <w:t>נפרצה ביותר מעשר</w:t>
      </w:r>
      <w:r w:rsidRPr="006F178A">
        <w:rPr>
          <w:rtl/>
        </w:rPr>
        <w:t xml:space="preserve"> - אסור. היו שם קנים הדוקרנים ועושה להן פיאה מלמעלה </w:t>
      </w:r>
      <w:ins w:id="90124" w:author="מנוע מכני" w:date="2026-10-11T12:04:40Z">
        <w:r>
          <w:rPr>
            <w:rtl/>
          </w:rPr>
          <w:t xml:space="preserve">אפי'</w:t>
        </w:r>
      </w:ins>
      <w:del w:id="90125" w:author="מנוע מכני" w:date="2026-10-11T12:04:40Z">
        <w:r w:rsidRPr="006F178A">
          <w:rPr>
            <w:rtl/>
          </w:rPr>
          <w:delText xml:space="preserve">אפילו</w:delText>
        </w:r>
      </w:del>
      <w:r w:rsidRPr="006F178A">
        <w:rPr>
          <w:rtl/>
        </w:rPr>
        <w:t xml:space="preserve"> ביותר מ</w:t>
      </w:r>
      <w:r w:rsidRPr="006F178A">
        <w:rPr>
          <w:rFonts w:hint="cs"/>
          <w:rtl/>
        </w:rPr>
        <w:t>י'</w:t>
      </w:r>
      <w:r w:rsidRPr="006F178A">
        <w:rPr>
          <w:rtl/>
        </w:rPr>
        <w:t xml:space="preserve"> מותר.</w:t>
      </w:r>
    </w:p>
    <w:p w:rsidR="005851B8" w:rsidRPr="006F178A" w:rsidRDefault="005851B8" w:rsidP="005851B8">
      <w:pPr>
        <w:rPr>
          <w:rtl/>
        </w:rPr>
      </w:pPr>
      <w:r w:rsidRPr="006F178A">
        <w:rPr>
          <w:rtl/>
        </w:rPr>
        <w:t xml:space="preserve">קתני מיהת רישא משלשה ועד ארבעה, ובלבד שלא יהא בין זה לזה כמלואו, תיובתא </w:t>
      </w:r>
      <w:r w:rsidRPr="006F178A">
        <w:rPr>
          <w:rStyle w:val="2fb"/>
          <w:rtl/>
        </w:rPr>
        <w:t xml:space="preserve">דר"פ</w:t>
      </w:r>
      <w:r w:rsidRPr="006F178A">
        <w:rPr>
          <w:rtl/>
        </w:rPr>
        <w:t xml:space="preserve">.</w:t>
      </w:r>
    </w:p>
    <w:p w:rsidR="005851B8" w:rsidRPr="006F178A" w:rsidRDefault="005851B8" w:rsidP="005851B8">
      <w:pPr>
        <w:rPr>
          <w:rtl/>
        </w:rPr>
      </w:pPr>
      <w:r w:rsidRPr="006F178A">
        <w:rPr>
          <w:rtl/>
        </w:rPr>
        <w:t xml:space="preserve">ואהך </w:t>
      </w:r>
      <w:r w:rsidRPr="006F178A">
        <w:rPr>
          <w:rStyle w:val="2fb"/>
          <w:rtl/>
        </w:rPr>
        <w:t xml:space="preserve">אר"פ</w:t>
      </w:r>
      <w:r w:rsidRPr="006F178A">
        <w:rPr>
          <w:rtl/>
        </w:rPr>
        <w:t xml:space="preserve"> דמלואו היינו נכנס ויוצא. </w:t>
      </w:r>
      <w:r w:rsidRPr="006F178A">
        <w:rPr>
          <w:rtl/>
        </w:rPr>
        <w:t xml:space="preserve">וה"נ</w:t>
      </w:r>
      <w:r w:rsidRPr="006F178A">
        <w:rPr>
          <w:rtl/>
        </w:rPr>
        <w:t xml:space="preserve"> </w:t>
      </w:r>
      <w:ins w:id="94488" w:author="מנוע מכני" w:date="2026-10-11T12:04:40Z">
        <w:r>
          <w:rPr>
            <w:rtl/>
          </w:rPr>
          <w:t xml:space="preserve">מסתבר</w:t>
        </w:r>
      </w:ins>
      <w:del w:id="94489" w:author="מנוע מכני" w:date="2026-10-11T12:04:40Z">
        <w:r w:rsidRPr="006F178A">
          <w:rPr>
            <w:rtl/>
          </w:rPr>
          <w:delText xml:space="preserve">מסתברא</w:delText>
        </w:r>
      </w:del>
      <w:r w:rsidRPr="006F178A">
        <w:rPr>
          <w:rtl/>
        </w:rPr>
        <w:t xml:space="preserve">, מדקתני: אם היה פרוץ מרובה על העומד אף כנגד העומד אסור. הא כעומד - מותר. </w:t>
      </w:r>
      <w:r w:rsidRPr="006F178A">
        <w:rPr>
          <w:rtl/>
        </w:rPr>
        <w:t xml:space="preserve">ש"מ</w:t>
      </w:r>
      <w:r w:rsidRPr="006F178A">
        <w:rPr>
          <w:rtl/>
        </w:rPr>
        <w:t xml:space="preserve">.</w:t>
      </w:r>
    </w:p>
    <w:p>
      <w:pPr>
        <w:pStyle w:val="38"/>
        <w:rPr>
          <w:ins w:id="95005" w:author="מנוע מכני" w:date="2026-10-11T12:04:40Z"/>
        </w:rPr>
      </w:pPr>
      <w:del w:id="95004" w:author="מנוע מכני" w:date="2026-10-11T12:04:40Z">
        <w:r w:rsidRPr="006F178A">
          <w:delText xml:space="preserve">•</w:delText>
        </w:r>
      </w:del>
      <w:r w:rsidRPr="006F178A">
        <w:t xml:space="preserve"> </w:t>
      </w:r>
      <w:r w:rsidRPr="006F178A">
        <w:t xml:space="preserve">ול"ק ארהבדר"י:</w:t>
      </w:r>
    </w:p>
    <w:p w:rsidR="005851B8" w:rsidRPr="006F178A" w:rsidRDefault="005851B8" w:rsidP="005851B8">
      <w:pPr>
        <w:rPr>
          <w:rtl/>
        </w:rPr>
      </w:pPr>
      <w:del w:id="95006" w:author="מנוע מכני" w:date="2026-10-11T12:04:40Z">
        <w:r w:rsidRPr="006F178A">
          <w:rPr>
            <w:rtl/>
          </w:rPr>
          <w:delText xml:space="preserve"> </w:delText>
        </w:r>
      </w:del>
      <w:ins w:id="90061" w:author="Claude - סמנטי" w:date="2026-10-11T12:19:31Z">
        <w:r>
          <w:rPr>
            <w:rtl/>
          </w:rPr>
          <w:t xml:space="preserve">שלטעמך</w:t>
        </w:r>
      </w:ins>
      <w:del w:id="90062" w:author="Claude - סמנטי" w:date="2026-10-11T12:19:31Z">
        <w:r w:rsidRPr="006F178A">
          <w:rPr>
            <w:rtl/>
          </w:rPr>
          <w:delText xml:space="preserve">דליטעמיך</w:delText>
        </w:r>
      </w:del>
      <w:r w:rsidRPr="006F178A">
        <w:rPr>
          <w:rtl/>
        </w:rPr>
        <w:t xml:space="preserve">, אימא סיפא: אם היה עומד מרובה על הפרוץ אף כנגד הפרוץ מותר. הא כפרוץ - אסור. סיפא </w:t>
      </w:r>
      <w:ins w:id="93372" w:author="מנוע מכני" w:date="2026-10-11T12:04:40Z">
        <w:r>
          <w:rPr>
            <w:rtl/>
          </w:rPr>
          <w:t xml:space="preserve">קשה</w:t>
        </w:r>
      </w:ins>
      <w:del w:id="93373" w:author="מנוע מכני" w:date="2026-10-11T12:04:40Z">
        <w:r w:rsidRPr="006F178A">
          <w:rPr>
            <w:rtl/>
          </w:rPr>
          <w:delText xml:space="preserve">קשיא</w:delText>
        </w:r>
      </w:del>
      <w:r w:rsidRPr="006F178A">
        <w:rPr>
          <w:rtl/>
        </w:rPr>
        <w:t xml:space="preserve"> </w:t>
      </w:r>
      <w:ins w:id="90126" w:author="מנוע מכני" w:date="2026-10-11T12:04:40Z">
        <w:r>
          <w:rPr>
            <w:rStyle w:val="2fb"/>
            <w:rtl/>
          </w:rPr>
          <w:t xml:space="preserve">לר"פ</w:t>
        </w:r>
      </w:ins>
      <w:del w:id="90127" w:author="מנוע מכני" w:date="2026-10-11T12:04:40Z">
        <w:r w:rsidRPr="006F178A">
          <w:rPr>
            <w:rtl/>
          </w:rPr>
          <w:delText xml:space="preserve">לרב פפא</w:delText>
        </w:r>
      </w:del>
      <w:r w:rsidRPr="006F178A">
        <w:rPr>
          <w:rtl/>
        </w:rPr>
        <w:t xml:space="preserve">, רישא </w:t>
      </w:r>
      <w:ins w:id="93374" w:author="מנוע מכני" w:date="2026-10-11T12:04:40Z">
        <w:r>
          <w:rPr>
            <w:rtl/>
          </w:rPr>
          <w:t xml:space="preserve">קשה</w:t>
        </w:r>
      </w:ins>
      <w:del w:id="93375" w:author="מנוע מכני" w:date="2026-10-11T12:04:40Z">
        <w:r w:rsidRPr="006F178A">
          <w:rPr>
            <w:rtl/>
          </w:rPr>
          <w:delText xml:space="preserve">קשיא</w:delText>
        </w:r>
      </w:del>
      <w:r w:rsidRPr="006F178A">
        <w:rPr>
          <w:rtl/>
        </w:rPr>
        <w:t xml:space="preserve"> </w:t>
      </w:r>
      <w:r w:rsidRPr="006F178A">
        <w:rPr>
          <w:rStyle w:val="2fb"/>
          <w:rtl/>
        </w:rPr>
        <w:t xml:space="preserve">לרהבדר"י</w:t>
      </w:r>
      <w:r w:rsidRPr="006F178A">
        <w:rPr>
          <w:rtl/>
        </w:rPr>
        <w:t xml:space="preserve">.</w:t>
      </w:r>
    </w:p>
    <w:p w:rsidR="005851B8" w:rsidRPr="00B3644D" w:rsidRDefault="005851B8" w:rsidP="005851B8">
      <w:pPr>
        <w:rPr>
          <w:spacing w:val="-4"/>
          <w:rtl/>
        </w:rPr>
      </w:pPr>
      <w:r w:rsidRPr="00B3644D">
        <w:rPr>
          <w:rStyle w:val="afffe"/>
          <w:rFonts w:ascii="Fb Fontext" w:hAnsi="Fb Fontext"/>
          <w:spacing w:val="-4"/>
          <w:rtl/>
        </w:rPr>
        <w:t>סיפא</w:t>
      </w:r>
      <w:r w:rsidRPr="00B3644D">
        <w:rPr>
          <w:spacing w:val="-4"/>
          <w:rtl/>
        </w:rPr>
        <w:t xml:space="preserve"> </w:t>
      </w:r>
      <w:ins w:id="90128" w:author="מנוע מכני" w:date="2026-10-11T12:04:40Z">
        <w:r>
          <w:rPr>
            <w:rStyle w:val="2fb"/>
            <w:spacing w:val="-4"/>
            <w:rtl/>
          </w:rPr>
          <w:t xml:space="preserve">לר"פ</w:t>
        </w:r>
      </w:ins>
      <w:del w:id="90129" w:author="מנוע מכני" w:date="2026-10-11T12:04:40Z">
        <w:r w:rsidRPr="00B3644D">
          <w:rPr>
            <w:spacing w:val="-4"/>
            <w:rtl/>
          </w:rPr>
          <w:delText xml:space="preserve">לרב פפא</w:delText>
        </w:r>
      </w:del>
      <w:r w:rsidRPr="00B3644D">
        <w:rPr>
          <w:spacing w:val="-4"/>
          <w:rtl/>
        </w:rPr>
        <w:t xml:space="preserve"> </w:t>
      </w:r>
      <w:r w:rsidRPr="00B3644D">
        <w:rPr>
          <w:spacing w:val="-4"/>
          <w:rtl/>
        </w:rPr>
        <w:t xml:space="preserve">ל"ק</w:t>
      </w:r>
      <w:r w:rsidRPr="00B3644D">
        <w:rPr>
          <w:spacing w:val="-4"/>
          <w:rtl/>
        </w:rPr>
        <w:t xml:space="preserve"> - איידי דתנא רישא פרוץ מרובה על העומד תנא סיפא עומד מרובה על הפרוץ.</w:t>
      </w:r>
    </w:p>
    <w:p w:rsidR="005851B8" w:rsidRPr="006F178A" w:rsidRDefault="005851B8" w:rsidP="005851B8">
      <w:pPr>
        <w:rPr>
          <w:rtl/>
        </w:rPr>
      </w:pPr>
      <w:r w:rsidRPr="006F178A">
        <w:rPr>
          <w:rStyle w:val="afffe"/>
          <w:rFonts w:ascii="Fb Fontext" w:hAnsi="Fb Fontext"/>
          <w:rtl/>
        </w:rPr>
        <w:t>רישא</w:t>
      </w:r>
      <w:r w:rsidRPr="006F178A">
        <w:rPr>
          <w:rtl/>
        </w:rPr>
        <w:t xml:space="preserve"> </w:t>
      </w:r>
      <w:r w:rsidRPr="006F178A">
        <w:rPr>
          <w:rStyle w:val="2fb"/>
          <w:rtl/>
        </w:rPr>
        <w:t xml:space="preserve">רהבדר"י</w:t>
      </w:r>
      <w:r w:rsidRPr="006F178A">
        <w:rPr>
          <w:rtl/>
        </w:rPr>
        <w:t xml:space="preserve"> </w:t>
      </w:r>
      <w:r w:rsidRPr="006F178A">
        <w:rPr>
          <w:rtl/>
        </w:rPr>
        <w:t xml:space="preserve">ל"ק</w:t>
      </w:r>
      <w:r w:rsidRPr="006F178A">
        <w:rPr>
          <w:rtl/>
        </w:rPr>
        <w:t xml:space="preserve">, איידי דבעי </w:t>
      </w:r>
      <w:ins w:id="94720" w:author="מנוע מכני" w:date="2026-10-11T12:04:40Z">
        <w:r>
          <w:rPr>
            <w:rtl/>
          </w:rPr>
          <w:t xml:space="preserve">לשנות</w:t>
        </w:r>
      </w:ins>
      <w:del w:id="94721" w:author="מנוע מכני" w:date="2026-10-11T12:04:40Z">
        <w:r w:rsidRPr="006F178A">
          <w:rPr>
            <w:rtl/>
          </w:rPr>
          <w:delText xml:space="preserve">למיתני</w:delText>
        </w:r>
      </w:del>
      <w:r w:rsidRPr="006F178A">
        <w:rPr>
          <w:rtl/>
        </w:rPr>
        <w:t xml:space="preserve"> סיפא עומד מרובה על הפרוץ תנא רישא פרוץ מרובה על העומד.</w:t>
      </w:r>
    </w:p>
    <w:p w:rsidR="005851B8" w:rsidRPr="006F178A" w:rsidRDefault="005851B8" w:rsidP="005851B8">
      <w:pPr>
        <w:rPr>
          <w:rtl/>
        </w:rPr>
      </w:pPr>
      <w:r w:rsidRPr="006F178A">
        <w:rPr>
          <w:rtl/>
        </w:rPr>
        <w:t xml:space="preserve">בשלמא </w:t>
      </w:r>
      <w:ins w:id="90130" w:author="מנוע מכני" w:date="2026-10-11T12:04:40Z">
        <w:r>
          <w:rPr>
            <w:rStyle w:val="2fb"/>
            <w:rtl/>
          </w:rPr>
          <w:t xml:space="preserve">לר"פ</w:t>
        </w:r>
      </w:ins>
      <w:del w:id="90131" w:author="מנוע מכני" w:date="2026-10-11T12:04:40Z">
        <w:r w:rsidRPr="006F178A">
          <w:rPr>
            <w:rtl/>
          </w:rPr>
          <w:delText xml:space="preserve">לרב פפא</w:delText>
        </w:r>
      </w:del>
      <w:r w:rsidRPr="006F178A">
        <w:rPr>
          <w:rtl/>
        </w:rPr>
        <w:t xml:space="preserve"> - משום </w:t>
      </w:r>
      <w:ins w:id="92092" w:author="מנוע מכני" w:date="2026-10-11T12:04:40Z">
        <w:r>
          <w:rPr>
            <w:rtl/>
          </w:rPr>
          <w:t xml:space="preserve">כך</w:t>
        </w:r>
      </w:ins>
      <w:del w:id="92093" w:author="מנוע מכני" w:date="2026-10-11T12:04:40Z">
        <w:r w:rsidRPr="006F178A">
          <w:rPr>
            <w:rtl/>
          </w:rPr>
          <w:delText xml:space="preserve">הכי</w:delText>
        </w:r>
      </w:del>
      <w:r w:rsidRPr="006F178A">
        <w:rPr>
          <w:rtl/>
        </w:rPr>
        <w:t xml:space="preserve"> </w:t>
      </w:r>
      <w:r w:rsidRPr="006F178A">
        <w:rPr>
          <w:rtl/>
        </w:rPr>
        <w:t xml:space="preserve">לא</w:t>
      </w:r>
      <w:r w:rsidRPr="006F178A">
        <w:rPr>
          <w:rtl/>
        </w:rPr>
        <w:t xml:space="preserve"> עריב </w:t>
      </w:r>
      <w:ins w:id="93302" w:author="מנוע מכני" w:date="2026-10-11T12:04:40Z">
        <w:r>
          <w:rPr>
            <w:rtl/>
          </w:rPr>
          <w:t xml:space="preserve">להם</w:t>
        </w:r>
      </w:ins>
      <w:del w:id="93303" w:author="מנוע מכני" w:date="2026-10-11T12:04:40Z">
        <w:r w:rsidRPr="006F178A">
          <w:rPr>
            <w:rtl/>
          </w:rPr>
          <w:delText xml:space="preserve">להו</w:delText>
        </w:r>
      </w:del>
      <w:r w:rsidRPr="006F178A">
        <w:rPr>
          <w:rtl/>
        </w:rPr>
        <w:t xml:space="preserve"> ותני </w:t>
      </w:r>
      <w:ins w:id="93304" w:author="מנוע מכני" w:date="2026-10-11T12:04:40Z">
        <w:r>
          <w:rPr>
            <w:rtl/>
          </w:rPr>
          <w:t xml:space="preserve">להם</w:t>
        </w:r>
      </w:ins>
      <w:del w:id="93305" w:author="מנוע מכני" w:date="2026-10-11T12:04:40Z">
        <w:r w:rsidRPr="006F178A">
          <w:rPr>
            <w:rtl/>
          </w:rPr>
          <w:delText xml:space="preserve">להו</w:delText>
        </w:r>
      </w:del>
      <w:r w:rsidRPr="006F178A">
        <w:rPr>
          <w:rtl/>
        </w:rPr>
        <w:t xml:space="preserve">.</w:t>
      </w:r>
    </w:p>
    <w:p>
      <w:pPr>
        <w:pStyle w:val="38"/>
        <w:rPr>
          <w:ins w:id="95007" w:author="מנוע מכני" w:date="2026-10-11T12:04:40Z"/>
        </w:rPr>
      </w:pPr>
      <w:r w:rsidRPr="006F178A">
        <w:t xml:space="preserve">והך</w:t>
      </w:r>
    </w:p>
    <w:p w:rsidR="005851B8" w:rsidRPr="006F178A" w:rsidRDefault="005851B8" w:rsidP="005851B8">
      <w:pPr>
        <w:rPr>
          <w:rtl/>
        </w:rPr>
      </w:pPr>
      <w:del w:id="95008" w:author="מנוע מכני" w:date="2026-10-11T12:04:40Z">
        <w:r w:rsidRPr="006F178A">
          <w:rPr>
            <w:rtl/>
          </w:rPr>
          <w:delText xml:space="preserve"> </w:delText>
        </w:r>
      </w:del>
      <w:r w:rsidRPr="006F178A">
        <w:rPr>
          <w:rStyle w:val="2fb"/>
          <w:rtl/>
        </w:rPr>
        <w:t xml:space="preserve">דלרבדר"י</w:t>
      </w:r>
      <w:r w:rsidRPr="006F178A">
        <w:rPr>
          <w:rtl/>
        </w:rPr>
        <w:t xml:space="preserve"> </w:t>
      </w:r>
      <w:r w:rsidRPr="006F178A">
        <w:rPr>
          <w:rtl/>
        </w:rPr>
        <w:t xml:space="preserve">לא</w:t>
      </w:r>
      <w:r w:rsidRPr="006F178A">
        <w:rPr>
          <w:rtl/>
        </w:rPr>
        <w:t xml:space="preserve"> ערבינהו דכל שהוא פחות מג' וג' צריך שלא יהא בין זה לזה ג'.</w:t>
      </w:r>
    </w:p>
    <w:p w:rsidR="005851B8" w:rsidRPr="006F178A" w:rsidRDefault="005851B8" w:rsidP="005851B8">
      <w:pPr>
        <w:pStyle w:val="affffb"/>
        <w:rPr>
          <w:rtl/>
        </w:rPr>
      </w:pPr>
      <w:r>
        <w:rPr>
          <w:rtl/>
        </w:rPr>
        <w:t xml:space="preserve">- </w:t>
      </w:r>
      <w:r w:rsidRPr="006F178A">
        <w:rPr>
          <w:rtl/>
        </w:rPr>
        <w:t xml:space="preserve">משום דלא דמי </w:t>
      </w:r>
      <w:ins w:id="94284" w:author="מנוע מכני" w:date="2026-10-11T12:04:40Z">
        <w:r>
          <w:rPr>
            <w:rtl/>
          </w:rPr>
          <w:t xml:space="preserve">פסול</w:t>
        </w:r>
      </w:ins>
      <w:del w:id="94285" w:author="מנוע מכני" w:date="2026-10-11T12:04:40Z">
        <w:r w:rsidRPr="006F178A">
          <w:rPr>
            <w:rtl/>
          </w:rPr>
          <w:delText xml:space="preserve">פסולא</w:delText>
        </w:r>
      </w:del>
      <w:r w:rsidRPr="006F178A">
        <w:rPr>
          <w:rtl/>
        </w:rPr>
        <w:t xml:space="preserve"> דרישא לסיפא.</w:t>
      </w:r>
    </w:p>
    <w:p w:rsidR="005851B8" w:rsidRPr="006F178A" w:rsidRDefault="005851B8" w:rsidP="005851B8">
      <w:pPr>
        <w:rPr>
          <w:rtl/>
        </w:rPr>
      </w:pPr>
      <w:ins w:id="94286" w:author="מנוע מכני" w:date="2026-10-11T12:04:40Z">
        <w:r>
          <w:rPr>
            <w:rStyle w:val="afffe"/>
            <w:rFonts w:ascii="Fb Fontext" w:hAnsi="Fb Fontext"/>
            <w:rtl/>
          </w:rPr>
          <w:t xml:space="preserve">פסול</w:t>
        </w:r>
      </w:ins>
      <w:del w:id="94287" w:author="מנוע מכני" w:date="2026-10-11T12:04:40Z">
        <w:r w:rsidRPr="006F178A">
          <w:rPr>
            <w:rStyle w:val="afffe"/>
            <w:rFonts w:ascii="Fb Fontext" w:hAnsi="Fb Fontext"/>
            <w:rtl/>
          </w:rPr>
          <w:delText xml:space="preserve">פסולא</w:delText>
        </w:r>
      </w:del>
      <w:r w:rsidRPr="006F178A">
        <w:rPr>
          <w:rFonts w:ascii="Fb Fontext" w:hAnsi="Fb Fontext"/>
          <w:rtl/>
        </w:rPr>
        <w:t xml:space="preserve"> </w:t>
      </w:r>
      <w:r w:rsidRPr="006F178A">
        <w:rPr>
          <w:rStyle w:val="afffe"/>
          <w:rFonts w:ascii="Fb Fontext" w:hAnsi="Fb Fontext"/>
          <w:rtl/>
        </w:rPr>
        <w:t>דרישא</w:t>
      </w:r>
      <w:r w:rsidRPr="006F178A">
        <w:rPr>
          <w:rFonts w:ascii="Fb Fontext" w:hAnsi="Fb Fontext"/>
          <w:rtl/>
        </w:rPr>
        <w:t xml:space="preserve"> - כדי שלא יזדקר הגדי בבת אחת, </w:t>
      </w:r>
      <w:ins w:id="94288" w:author="מנוע מכני" w:date="2026-10-11T12:04:40Z">
        <w:r>
          <w:rPr>
            <w:rFonts w:ascii="Fb Fontext" w:hAnsi="Fb Fontext"/>
            <w:rtl/>
          </w:rPr>
          <w:t xml:space="preserve">פסול</w:t>
        </w:r>
      </w:ins>
      <w:del w:id="94289" w:author="מנוע מכני" w:date="2026-10-11T12:04:40Z">
        <w:r w:rsidRPr="006F178A">
          <w:rPr>
            <w:rFonts w:ascii="Fb Fontext" w:hAnsi="Fb Fontext"/>
            <w:rtl/>
          </w:rPr>
          <w:delText xml:space="preserve">פסולא</w:delText>
        </w:r>
      </w:del>
      <w:r w:rsidRPr="006F178A">
        <w:rPr>
          <w:rFonts w:ascii="Fb Fontext" w:hAnsi="Fb Fontext"/>
          <w:rtl/>
        </w:rPr>
        <w:t xml:space="preserve"> דסיפא - שלא יהא פרוץ כעומד.</w:t>
      </w:r>
    </w:p>
    <w:p w:rsidR="005851B8" w:rsidRPr="006F178A" w:rsidRDefault="005851B8" w:rsidP="005851B8">
      <w:pPr>
        <w:rPr>
          <w:rtl/>
        </w:rPr>
      </w:pPr>
      <w:r w:rsidRPr="006F178A">
        <w:rPr>
          <w:rtl/>
        </w:rPr>
        <w:t xml:space="preserve">פחות משלשה מני - רבנן היא, </w:t>
      </w:r>
      <w:ins w:id="90724" w:author="מנוע מכני" w:date="2026-10-11T12:04:40Z">
        <w:r>
          <w:rPr>
            <w:rtl/>
          </w:rPr>
          <w:t xml:space="preserve">דאמרו</w:t>
        </w:r>
      </w:ins>
      <w:del w:id="90725" w:author="מנוע מכני" w:date="2026-10-11T12:04:40Z">
        <w:r w:rsidRPr="006F178A">
          <w:rPr>
            <w:rtl/>
          </w:rPr>
          <w:delText xml:space="preserve">דאמרי</w:delText>
        </w:r>
      </w:del>
      <w:r w:rsidRPr="006F178A">
        <w:rPr>
          <w:rtl/>
        </w:rPr>
        <w:t xml:space="preserve">: פחות משלשה </w:t>
      </w:r>
      <w:ins w:id="90720" w:author="מנוע מכני" w:date="2026-10-11T12:04:40Z">
        <w:r>
          <w:rPr>
            <w:rtl/>
          </w:rPr>
          <w:t xml:space="preserve">אומרים</w:t>
        </w:r>
      </w:ins>
      <w:del w:id="90721" w:author="מנוע מכני" w:date="2026-10-11T12:04:40Z">
        <w:r w:rsidRPr="006F178A">
          <w:rPr>
            <w:rtl/>
          </w:rPr>
          <w:delText xml:space="preserve">אמרינן</w:delText>
        </w:r>
      </w:del>
      <w:r w:rsidRPr="006F178A">
        <w:rPr>
          <w:rtl/>
        </w:rPr>
        <w:t xml:space="preserve"> לבוד, שלשה </w:t>
      </w:r>
      <w:r w:rsidRPr="006F178A">
        <w:rPr>
          <w:rtl/>
        </w:rPr>
        <w:t xml:space="preserve">לא</w:t>
      </w:r>
      <w:r w:rsidRPr="006F178A">
        <w:rPr>
          <w:rtl/>
        </w:rPr>
        <w:t xml:space="preserve"> </w:t>
      </w:r>
      <w:ins w:id="90722" w:author="מנוע מכני" w:date="2026-10-11T12:04:40Z">
        <w:r>
          <w:rPr>
            <w:rtl/>
          </w:rPr>
          <w:t xml:space="preserve">אומרים</w:t>
        </w:r>
      </w:ins>
      <w:del w:id="90723" w:author="מנוע מכני" w:date="2026-10-11T12:04:40Z">
        <w:r w:rsidRPr="006F178A">
          <w:rPr>
            <w:rtl/>
          </w:rPr>
          <w:delText xml:space="preserve">אמרינן</w:delText>
        </w:r>
      </w:del>
      <w:r w:rsidRPr="006F178A">
        <w:rPr>
          <w:rtl/>
        </w:rPr>
        <w:t xml:space="preserve"> לבוד.</w:t>
      </w:r>
    </w:p>
    <w:p>
      <w:pPr>
        <w:pStyle w:val="38"/>
        <w:rPr>
          <w:ins w:id="95009" w:author="מנוע מכני" w:date="2026-10-11T12:04:40Z"/>
        </w:rPr>
      </w:pPr>
      <w:r w:rsidRPr="006F178A">
        <w:t xml:space="preserve">והך דסיפא:</w:t>
      </w:r>
    </w:p>
    <w:p w:rsidR="005851B8" w:rsidRPr="006F178A" w:rsidRDefault="005851B8" w:rsidP="005851B8">
      <w:pPr>
        <w:rPr>
          <w:rtl/>
        </w:rPr>
      </w:pPr>
      <w:del w:id="95010" w:author="מנוע מכני" w:date="2026-10-11T12:04:40Z">
        <w:r w:rsidRPr="006F178A">
          <w:rPr>
            <w:rtl/>
          </w:rPr>
          <w:delText xml:space="preserve"> </w:delText>
        </w:r>
      </w:del>
      <w:r w:rsidRPr="006F178A">
        <w:rPr>
          <w:rtl/>
        </w:rPr>
        <w:t xml:space="preserve">כל שהוא ג' ומג' ועד ד' דאתאן </w:t>
      </w:r>
      <w:r w:rsidRPr="006F178A">
        <w:rPr>
          <w:rStyle w:val="2fb"/>
          <w:rtl/>
        </w:rPr>
        <w:t xml:space="preserve">לרשב"ג</w:t>
      </w:r>
      <w:r w:rsidRPr="006F178A">
        <w:rPr>
          <w:rtl/>
        </w:rPr>
        <w:t xml:space="preserve">, </w:t>
      </w:r>
      <w:ins w:id="93900" w:author="מנוע מכני" w:date="2026-10-11T12:04:40Z">
        <w:r>
          <w:rPr>
            <w:rtl/>
          </w:rPr>
          <w:t xml:space="preserve">דסבר</w:t>
        </w:r>
      </w:ins>
      <w:del w:id="93901" w:author="מנוע מכני" w:date="2026-10-11T12:04:40Z">
        <w:r w:rsidRPr="006F178A">
          <w:rPr>
            <w:rtl/>
          </w:rPr>
          <w:delText xml:space="preserve">דס"ל</w:delText>
        </w:r>
      </w:del>
      <w:r w:rsidRPr="006F178A">
        <w:rPr>
          <w:rtl/>
        </w:rPr>
        <w:t xml:space="preserve"> פחות מארבעה לבוד. </w:t>
      </w:r>
      <w:ins w:id="93534" w:author="מנוע מכני" w:date="2026-10-11T12:04:40Z">
        <w:r>
          <w:rPr>
            <w:rtl/>
          </w:rPr>
          <w:t xml:space="preserve">דאם </w:t>
        </w:r>
      </w:ins>
      <w:del w:id="93535" w:author="מנוע מכני" w:date="2026-10-11T12:04:40Z">
        <w:r w:rsidRPr="006F178A">
          <w:rPr>
            <w:rtl/>
          </w:rPr>
          <w:delText xml:space="preserve">דאי </w:delText>
        </w:r>
      </w:del>
      <w:r w:rsidRPr="006F178A">
        <w:rPr>
          <w:rtl/>
        </w:rPr>
        <w:t xml:space="preserve">רבנן - מג' ועד ד'. ג' וד' חד הוא.</w:t>
      </w:r>
    </w:p>
    <w:p>
      <w:pPr>
        <w:pStyle w:val="38"/>
        <w:rPr>
          <w:ins w:id="95011" w:author="מנוע מכני" w:date="2026-10-11T12:04:40Z"/>
        </w:rPr>
      </w:pPr>
      <w:r w:rsidRPr="006F178A">
        <w:t>אביי</w:t>
      </w:r>
      <w:r w:rsidRPr="006F178A">
        <w:t xml:space="preserve">:</w:t>
      </w:r>
    </w:p>
    <w:p w:rsidR="005851B8" w:rsidRPr="006F178A" w:rsidRDefault="005851B8" w:rsidP="005851B8">
      <w:pPr>
        <w:rPr>
          <w:rtl/>
        </w:rPr>
      </w:pPr>
      <w:del w:id="95012" w:author="מנוע מכני" w:date="2026-10-11T12:04:40Z">
        <w:r w:rsidRPr="006F178A">
          <w:rPr>
            <w:rtl/>
          </w:rPr>
          <w:delText xml:space="preserve"> </w:delText>
        </w:r>
      </w:del>
      <w:r w:rsidRPr="006F178A">
        <w:rPr>
          <w:rtl/>
        </w:rPr>
        <w:t xml:space="preserve">מדרישא רבנן סיפא </w:t>
      </w:r>
      <w:ins w:id="90728" w:author="מנוע מכני" w:date="2026-10-11T12:04:40Z">
        <w:r>
          <w:rPr>
            <w:rtl/>
          </w:rPr>
          <w:t xml:space="preserve">גם</w:t>
        </w:r>
      </w:ins>
      <w:del w:id="90729" w:author="מנוע מכני" w:date="2026-10-11T12:04:40Z">
        <w:r w:rsidRPr="006F178A">
          <w:rPr>
            <w:rtl/>
          </w:rPr>
          <w:delText xml:space="preserve">נמי</w:delText>
        </w:r>
      </w:del>
      <w:r w:rsidRPr="006F178A">
        <w:rPr>
          <w:rtl/>
        </w:rPr>
        <w:t xml:space="preserve"> רבנן, ומודו רבנן דכל </w:t>
      </w:r>
      <w:ins w:id="90063" w:author="Claude - סמנטי" w:date="2026-10-11T12:19:31Z">
        <w:r>
          <w:rPr>
            <w:rtl/>
          </w:rPr>
          <w:t xml:space="preserve">להתיר</w:t>
        </w:r>
      </w:ins>
      <w:del w:id="90064" w:author="Claude - סמנטי" w:date="2026-10-11T12:19:31Z">
        <w:r w:rsidRPr="006F178A">
          <w:rPr>
            <w:rtl/>
          </w:rPr>
          <w:delText xml:space="preserve">למישרא</w:delText>
        </w:r>
      </w:del>
      <w:r w:rsidRPr="006F178A">
        <w:rPr>
          <w:rtl/>
        </w:rPr>
        <w:t xml:space="preserve"> כנגדו, </w:t>
      </w:r>
      <w:ins w:id="93536" w:author="מנוע מכני" w:date="2026-10-11T12:04:40Z">
        <w:r>
          <w:rPr>
            <w:rtl/>
          </w:rPr>
          <w:t xml:space="preserve">אם </w:t>
        </w:r>
      </w:ins>
      <w:del w:id="93537" w:author="מנוע מכני" w:date="2026-10-11T12:04:40Z">
        <w:r w:rsidRPr="006F178A">
          <w:rPr>
            <w:rtl/>
          </w:rPr>
          <w:delText xml:space="preserve">אי </w:delText>
        </w:r>
      </w:del>
      <w:ins w:id="90726" w:author="מנוע מכני" w:date="2026-10-11T12:04:40Z">
        <w:r>
          <w:rPr>
            <w:rtl/>
          </w:rPr>
          <w:t xml:space="preserve">יש</w:t>
        </w:r>
      </w:ins>
      <w:del w:id="90727" w:author="מנוע מכני" w:date="2026-10-11T12:04:40Z">
        <w:r w:rsidRPr="006F178A">
          <w:rPr>
            <w:rtl/>
          </w:rPr>
          <w:delText xml:space="preserve">איכא</w:delText>
        </w:r>
      </w:del>
      <w:r w:rsidRPr="006F178A">
        <w:rPr>
          <w:rtl/>
        </w:rPr>
        <w:t xml:space="preserve"> מקום ארבעה חשיב, </w:t>
      </w:r>
      <w:ins w:id="93538" w:author="מנוע מכני" w:date="2026-10-11T12:04:40Z">
        <w:r>
          <w:rPr>
            <w:rtl/>
          </w:rPr>
          <w:t xml:space="preserve">ואם </w:t>
        </w:r>
      </w:ins>
      <w:del w:id="93539" w:author="מנוע מכני" w:date="2026-10-11T12:04:40Z">
        <w:r w:rsidRPr="006F178A">
          <w:rPr>
            <w:rtl/>
          </w:rPr>
          <w:delText xml:space="preserve">ואי </w:delText>
        </w:r>
      </w:del>
      <w:r w:rsidRPr="006F178A">
        <w:rPr>
          <w:rtl/>
        </w:rPr>
        <w:t xml:space="preserve">לא</w:t>
      </w:r>
      <w:r w:rsidRPr="006F178A">
        <w:rPr>
          <w:rtl/>
        </w:rPr>
        <w:t xml:space="preserve"> - </w:t>
      </w:r>
      <w:r w:rsidRPr="006F178A">
        <w:rPr>
          <w:rtl/>
        </w:rPr>
        <w:t xml:space="preserve">לא</w:t>
      </w:r>
      <w:r w:rsidRPr="006F178A">
        <w:rPr>
          <w:rtl/>
        </w:rPr>
        <w:t xml:space="preserve"> חשיב.</w:t>
      </w:r>
    </w:p>
    <w:p>
      <w:pPr>
        <w:pStyle w:val="38"/>
        <w:rPr>
          <w:ins w:id="95013" w:author="מנוע מכני" w:date="2026-10-11T12:04:40Z"/>
        </w:rPr>
      </w:pPr>
      <w:r w:rsidRPr="006F178A">
        <w:t>רבא</w:t>
      </w:r>
      <w:r w:rsidRPr="006F178A">
        <w:t xml:space="preserve">:</w:t>
      </w:r>
    </w:p>
    <w:p w:rsidR="005851B8" w:rsidRPr="006F178A" w:rsidRDefault="005851B8" w:rsidP="005851B8">
      <w:pPr>
        <w:rPr>
          <w:rtl/>
        </w:rPr>
      </w:pPr>
      <w:del w:id="95014" w:author="מנוע מכני" w:date="2026-10-11T12:04:40Z">
        <w:r w:rsidRPr="006F178A">
          <w:rPr>
            <w:rtl/>
          </w:rPr>
          <w:delText xml:space="preserve"> </w:delText>
        </w:r>
      </w:del>
      <w:r w:rsidRPr="006F178A">
        <w:rPr>
          <w:rtl/>
        </w:rPr>
        <w:t xml:space="preserve">מדסיפא </w:t>
      </w:r>
      <w:r w:rsidRPr="006F178A">
        <w:rPr>
          <w:rStyle w:val="2fb"/>
          <w:rtl/>
        </w:rPr>
        <w:t xml:space="preserve">רשב"ג</w:t>
      </w:r>
      <w:r w:rsidRPr="006F178A">
        <w:rPr>
          <w:rtl/>
        </w:rPr>
        <w:t xml:space="preserve"> רישא </w:t>
      </w:r>
      <w:ins w:id="90730" w:author="מנוע מכני" w:date="2026-10-11T12:04:40Z">
        <w:r>
          <w:rPr>
            <w:rtl/>
          </w:rPr>
          <w:t xml:space="preserve">גם</w:t>
        </w:r>
      </w:ins>
      <w:del w:id="90731" w:author="מנוע מכני" w:date="2026-10-11T12:04:40Z">
        <w:r w:rsidRPr="006F178A">
          <w:rPr>
            <w:rtl/>
          </w:rPr>
          <w:delText xml:space="preserve">נמי</w:delText>
        </w:r>
      </w:del>
      <w:r w:rsidRPr="006F178A">
        <w:rPr>
          <w:rtl/>
        </w:rPr>
        <w:t xml:space="preserve"> </w:t>
      </w:r>
      <w:r w:rsidRPr="006F178A">
        <w:rPr>
          <w:rStyle w:val="2fb"/>
          <w:rtl/>
        </w:rPr>
        <w:t xml:space="preserve">רשב"ג</w:t>
      </w:r>
      <w:r w:rsidRPr="006F178A">
        <w:rPr>
          <w:rtl/>
        </w:rPr>
        <w:t xml:space="preserve">.</w:t>
      </w:r>
    </w:p>
    <w:p w:rsidR="005851B8" w:rsidRPr="006F178A" w:rsidRDefault="005851B8" w:rsidP="005851B8">
      <w:pPr>
        <w:rPr>
          <w:rtl/>
        </w:rPr>
      </w:pPr>
      <w:r>
        <w:rPr>
          <w:rtl/>
        </w:rPr>
        <w:t xml:space="preserve">וכי </w:t>
      </w:r>
      <w:r>
        <w:rPr>
          <w:rtl/>
        </w:rPr>
        <w:t xml:space="preserve">אמר</w:t>
      </w:r>
      <w:r>
        <w:rPr>
          <w:rtl/>
        </w:rPr>
        <w:t xml:space="preserve"> </w:t>
      </w:r>
      <w:r>
        <w:rPr>
          <w:rStyle w:val="2fb"/>
          <w:rtl/>
        </w:rPr>
        <w:t xml:space="preserve">רשב"ג</w:t>
      </w:r>
      <w:r>
        <w:rPr>
          <w:rtl/>
        </w:rPr>
        <w:t xml:space="preserve"> </w:t>
      </w:r>
      <w:ins w:id="90732" w:author="מנוע מכני" w:date="2026-10-11T12:04:40Z">
        <w:r>
          <w:rPr>
            <w:rtl/>
          </w:rPr>
          <w:t xml:space="preserve">אומרים</w:t>
        </w:r>
      </w:ins>
      <w:del w:id="90733" w:author="מנוע מכני" w:date="2026-10-11T12:04:40Z">
        <w:r>
          <w:rPr>
            <w:rtl/>
          </w:rPr>
          <w:delText xml:space="preserve">אמרינן</w:delText>
        </w:r>
      </w:del>
      <w:r>
        <w:rPr>
          <w:rtl/>
        </w:rPr>
        <w:t xml:space="preserve"> לבוד </w:t>
      </w:r>
      <w:ins w:id="92098" w:author="מנוע מכני" w:date="2026-10-11T12:04:40Z">
        <w:r>
          <w:rPr>
            <w:rtl/>
          </w:rPr>
          <w:t xml:space="preserve">אלו</w:t>
        </w:r>
      </w:ins>
      <w:del w:id="92099" w:author="מנוע מכני" w:date="2026-10-11T12:04:40Z">
        <w:r w:rsidRPr="006F178A">
          <w:rPr>
            <w:rtl/>
          </w:rPr>
          <w:delText xml:space="preserve">הני</w:delText>
        </w:r>
      </w:del>
      <w:r w:rsidRPr="006F178A">
        <w:rPr>
          <w:rtl/>
        </w:rPr>
        <w:t xml:space="preserve"> </w:t>
      </w:r>
      <w:ins w:id="92094" w:author="מנוע מכני" w:date="2026-10-11T12:04:40Z">
        <w:r>
          <w:rPr>
            <w:rtl/>
          </w:rPr>
          <w:t xml:space="preserve">דברים</w:t>
        </w:r>
      </w:ins>
      <w:del w:id="92095" w:author="מנוע מכני" w:date="2026-10-11T12:04:40Z">
        <w:r w:rsidRPr="006F178A">
          <w:rPr>
            <w:rtl/>
          </w:rPr>
          <w:delText xml:space="preserve">מילי</w:delText>
        </w:r>
      </w:del>
      <w:r w:rsidRPr="006F178A">
        <w:rPr>
          <w:rtl/>
        </w:rPr>
        <w:t xml:space="preserve"> למעלה, אבל למטה </w:t>
      </w:r>
      <w:ins w:id="94170" w:author="מנוע מכני" w:date="2026-10-11T12:04:40Z">
        <w:r>
          <w:rPr>
            <w:rtl/>
          </w:rPr>
          <w:t xml:space="preserve">היה</w:t>
        </w:r>
      </w:ins>
      <w:del w:id="94171" w:author="מנוע מכני" w:date="2026-10-11T12:04:40Z">
        <w:r w:rsidRPr="006F178A">
          <w:rPr>
            <w:rtl/>
          </w:rPr>
          <w:delText xml:space="preserve">הוה</w:delText>
        </w:r>
      </w:del>
      <w:r w:rsidRPr="006F178A">
        <w:rPr>
          <w:rtl/>
        </w:rPr>
        <w:t xml:space="preserve"> </w:t>
      </w:r>
      <w:ins w:id="92096" w:author="מנוע מכני" w:date="2026-10-11T12:04:40Z">
        <w:r>
          <w:rPr>
            <w:rtl/>
          </w:rPr>
          <w:t xml:space="preserve">לו</w:t>
        </w:r>
      </w:ins>
      <w:del w:id="92097" w:author="מנוע מכני" w:date="2026-10-11T12:04:40Z">
        <w:r w:rsidRPr="006F178A">
          <w:rPr>
            <w:rtl/>
          </w:rPr>
          <w:delText xml:space="preserve">ליה</w:delText>
        </w:r>
      </w:del>
      <w:r w:rsidRPr="006F178A">
        <w:rPr>
          <w:rtl/>
        </w:rPr>
        <w:t xml:space="preserve"> כמחיצה שהגדיים בוקעין בה - </w:t>
      </w:r>
      <w:r w:rsidRPr="006F178A">
        <w:rPr>
          <w:rtl/>
        </w:rPr>
        <w:t xml:space="preserve">לא</w:t>
      </w:r>
      <w:r w:rsidRPr="006F178A">
        <w:rPr>
          <w:rtl/>
        </w:rPr>
        <w:t xml:space="preserve"> </w:t>
      </w:r>
      <w:ins w:id="90734" w:author="מנוע מכני" w:date="2026-10-11T12:04:40Z">
        <w:r>
          <w:rPr>
            <w:rtl/>
          </w:rPr>
          <w:t xml:space="preserve">אומרים</w:t>
        </w:r>
      </w:ins>
      <w:del w:id="90735" w:author="מנוע מכני" w:date="2026-10-11T12:04:40Z">
        <w:r w:rsidRPr="006F178A">
          <w:rPr>
            <w:rtl/>
          </w:rPr>
          <w:delText xml:space="preserve">אמרינן</w:delText>
        </w:r>
      </w:del>
      <w:r w:rsidRPr="006F178A">
        <w:rPr>
          <w:rtl/>
        </w:rPr>
        <w:t xml:space="preserve"> לבוד.</w:t>
      </w:r>
    </w:p>
    <w:p>
      <w:pPr>
        <w:pStyle w:val="38"/>
        <w:rPr>
          <w:ins w:id="95016" w:author="מנוע מכני" w:date="2026-10-11T12:04:40Z"/>
        </w:rPr>
      </w:pPr>
      <w:del w:id="95015" w:author="מנוע מכני" w:date="2026-10-11T12:04:40Z">
        <w:r w:rsidRPr="00132755">
          <w:delText xml:space="preserve">•</w:delText>
        </w:r>
      </w:del>
      <w:r w:rsidRPr="00132755">
        <w:t xml:space="preserve"> </w:t>
      </w:r>
      <w:r w:rsidRPr="00132755">
        <w:t xml:space="preserve">ת"ש:</w:t>
      </w:r>
    </w:p>
    <w:p w:rsidR="005851B8" w:rsidRPr="00132755" w:rsidRDefault="005851B8" w:rsidP="005851B8">
      <w:pPr>
        <w:rPr>
          <w:spacing w:val="-4"/>
          <w:rtl/>
        </w:rPr>
      </w:pPr>
      <w:del w:id="95017" w:author="מנוע מכני" w:date="2026-10-11T12:04:40Z">
        <w:r w:rsidRPr="00132755">
          <w:rPr>
            <w:spacing w:val="-4"/>
            <w:rtl/>
          </w:rPr>
          <w:delText xml:space="preserve"> </w:delText>
        </w:r>
      </w:del>
      <w:r w:rsidRPr="00132755">
        <w:rPr>
          <w:spacing w:val="-4"/>
          <w:rtl/>
        </w:rPr>
        <w:t xml:space="preserve">דפנות הללו שרובן פתחים וחלונות - מותר, ובלבד שריבה בהן פתחים הא כפרוץ - אסור.</w:t>
      </w:r>
    </w:p>
    <w:p w:rsidR="005851B8" w:rsidRPr="006F178A" w:rsidRDefault="005851B8" w:rsidP="005851B8">
      <w:pPr>
        <w:rPr>
          <w:rtl/>
        </w:rPr>
      </w:pPr>
      <w:r w:rsidRPr="006F178A">
        <w:rPr>
          <w:rStyle w:val="afffe"/>
          <w:rFonts w:ascii="Fb Fontext" w:hAnsi="Fb Fontext"/>
          <w:rtl/>
        </w:rPr>
        <w:t>תיובתא</w:t>
      </w:r>
      <w:r w:rsidRPr="006F178A">
        <w:rPr>
          <w:rtl/>
        </w:rPr>
        <w:t xml:space="preserve"> </w:t>
      </w:r>
      <w:r w:rsidRPr="006F178A">
        <w:rPr>
          <w:rStyle w:val="2fb"/>
          <w:rtl/>
        </w:rPr>
        <w:t xml:space="preserve">דר"פ</w:t>
      </w:r>
      <w:r w:rsidRPr="006F178A">
        <w:rPr>
          <w:rtl/>
        </w:rPr>
        <w:t xml:space="preserve"> - תיובתא. והילכתא </w:t>
      </w:r>
      <w:ins w:id="92100" w:author="מנוע מכני" w:date="2026-10-11T12:04:40Z">
        <w:r>
          <w:rPr>
            <w:rtl/>
          </w:rPr>
          <w:t xml:space="preserve">כמותו</w:t>
        </w:r>
      </w:ins>
      <w:del w:id="92101" w:author="מנוע מכני" w:date="2026-10-11T12:04:40Z">
        <w:r w:rsidRPr="006F178A">
          <w:rPr>
            <w:rtl/>
          </w:rPr>
          <w:delText xml:space="preserve">כוותיה</w:delText>
        </w:r>
      </w:del>
      <w:r w:rsidRPr="006F178A">
        <w:rPr>
          <w:rtl/>
        </w:rPr>
        <w:t xml:space="preserve"> </w:t>
      </w:r>
      <w:r w:rsidRPr="006F178A">
        <w:rPr>
          <w:rStyle w:val="2fb"/>
          <w:rtl/>
        </w:rPr>
        <w:t xml:space="preserve">דר"פ</w:t>
      </w:r>
      <w:r w:rsidRPr="006F178A">
        <w:rPr>
          <w:rtl/>
        </w:rPr>
        <w:t xml:space="preserve">. ומשום דדייקא מתניתין </w:t>
      </w:r>
      <w:ins w:id="92102" w:author="מנוע מכני" w:date="2026-10-11T12:04:40Z">
        <w:r>
          <w:rPr>
            <w:rtl/>
          </w:rPr>
          <w:t xml:space="preserve">כמותו</w:t>
        </w:r>
      </w:ins>
      <w:del w:id="92103" w:author="מנוע מכני" w:date="2026-10-11T12:04:40Z">
        <w:r w:rsidRPr="006F178A">
          <w:rPr>
            <w:rtl/>
          </w:rPr>
          <w:delText xml:space="preserve">כוותיה</w:delText>
        </w:r>
      </w:del>
      <w:r w:rsidRPr="006F178A">
        <w:rPr>
          <w:rtl/>
        </w:rPr>
        <w:t xml:space="preserve">.</w:t>
      </w:r>
    </w:p>
    <w:p>
      <w:pPr>
        <w:pStyle w:val="38"/>
        <w:rPr>
          <w:ins w:id="95018" w:author="מנוע מכני" w:date="2026-10-11T12:04:40Z"/>
        </w:rPr>
      </w:pPr>
      <w:r w:rsidRPr="006F178A">
        <w:t xml:space="preserve">דתנן</w:t>
      </w:r>
      <w:r w:rsidRPr="006F178A">
        <w:t xml:space="preserve">:</w:t>
      </w:r>
    </w:p>
    <w:p w:rsidR="005851B8" w:rsidRPr="009757B9" w:rsidRDefault="005851B8" w:rsidP="005851B8">
      <w:pPr>
        <w:rPr>
          <w:rFonts w:cs="Guttman Vilna"/>
          <w:b/>
          <w:bCs/>
          <w:rtl/>
        </w:rPr>
      </w:pPr>
      <w:del w:id="95019" w:author="מנוע מכני" w:date="2026-10-11T12:04:40Z">
        <w:r w:rsidRPr="006F178A">
          <w:rPr>
            <w:rtl/>
          </w:rPr>
          <w:delText xml:space="preserve"> </w:delText>
        </w:r>
      </w:del>
      <w:r w:rsidRPr="006F178A">
        <w:rPr>
          <w:rtl/>
        </w:rPr>
        <w:t xml:space="preserve">לא</w:t>
      </w:r>
      <w:r w:rsidRPr="006F178A">
        <w:rPr>
          <w:rtl/>
        </w:rPr>
        <w:t xml:space="preserve"> יהיו פרצות יתירות על הבנין. הא כבנין - מותר.</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rsidR="005851B8"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טז:</w:t>
      </w:r>
    </w:p>
    <w:p>
      <w:pPr>
        <w:pStyle w:val="MishnaBatzad"/>
        <w:rPr>
          <w:ins w:id="20259" w:author="קלוד" w:date="2026-10-11T09:07:28Z"/>
        </w:rPr>
      </w:pPr>
      <w:ins w:id="20258" w:author="קלוד" w:date="2026-10-11T09:07:28Z">
        <w:r>
          <w:t xml:space="preserve">משנה ט</w:t>
        </w:r>
      </w:ins>
    </w:p>
    <w:p w:rsidR="005851B8" w:rsidRPr="00E62A50" w:rsidRDefault="005851B8" w:rsidP="005851B8">
      <w:pPr>
        <w:pStyle w:val="afff9"/>
        <w:rPr>
          <w:del w:id="20093" w:author="קלוד" w:date="2026-10-11T09:07:28Z"/>
          <w:rtl/>
        </w:rPr>
      </w:pPr>
      <w:del w:id="20092" w:author="קלוד" w:date="2026-10-11T09:07:28Z">
        <w:r w:rsidRPr="00E62A50">
          <w:rPr>
            <w:sz w:val="20"/>
            <w:rtl/>
          </w:rPr>
          <w:delText xml:space="preserve"> משנה.</w:delText>
        </w:r>
      </w:del>
    </w:p>
    <w:p w:rsidR="005851B8" w:rsidRPr="00E62A50" w:rsidRDefault="005851B8" w:rsidP="005851B8">
      <w:pPr>
        <w:pStyle w:val="afff9"/>
        <w:spacing w:before="120"/>
        <w:rPr>
          <w:rtl/>
        </w:rPr>
        <w:pPrChange w:id="90007" w:author="קלוד" w:date="2026-10-11T12:09:42Z">
          <w:pPr>
            <w:pStyle w:val="afff9"/>
          </w:pPr>
        </w:pPrChange>
      </w:pPr>
      <w:r w:rsidRPr="00E62A50">
        <w:rPr>
          <w:rtl/>
        </w:rPr>
        <w:t>מקיפין שלשה חבלים זה למעלה מזה וזה למעלה מזה, ובלבד שלא יהו בין חבל לחבירו שלשה טפחים. שיעור חבלים ועוביין - יתר על טפח, כדי שיהא הכל עשרה טפחים.</w:t>
      </w:r>
    </w:p>
    <w:p w:rsidR="005851B8" w:rsidRPr="00E62A50" w:rsidRDefault="005851B8" w:rsidP="005851B8">
      <w:pPr>
        <w:pStyle w:val="afff9"/>
        <w:rPr>
          <w:rtl/>
        </w:rPr>
      </w:pPr>
      <w:r>
        <w:rPr>
          <w:rtl/>
        </w:rPr>
        <w:t xml:space="preserve">מקיפין בקנים, ובלבד שלא יהא בין קנה לחבירו שלשה טפחים. ל</w:t>
      </w:r>
      <w:r>
        <w:rPr>
          <w:rStyle w:val="TanaimMishna"/>
          <w:rtl/>
          <w:rPrChange w:id="98080" w:author="Claude" w:date="2026-10-11T09:07:58Z">
            <w:rPr>
              <w:rtl/>
            </w:rPr>
          </w:rPrChange>
        </w:rPr>
        <w:t xml:space="preserve">ר"י</w:t>
      </w:r>
      <w:r>
        <w:rPr>
          <w:rtl/>
        </w:rPr>
        <w:t xml:space="preserve"> בשיירא דברו.</w:t>
      </w:r>
    </w:p>
    <w:p w:rsidR="005851B8" w:rsidRPr="00E62A50" w:rsidRDefault="005851B8" w:rsidP="005851B8">
      <w:pPr>
        <w:pStyle w:val="afff9"/>
        <w:rPr>
          <w:rtl/>
        </w:rPr>
      </w:pPr>
      <w:r w:rsidRPr="00E62A50">
        <w:rPr>
          <w:rtl/>
        </w:rPr>
        <w:t>וחכ"א: לא דברו בשיירא, אלא בהווה.</w:t>
      </w:r>
    </w:p>
    <w:p w:rsidR="005851B8" w:rsidRPr="00E62A50" w:rsidRDefault="005851B8" w:rsidP="005851B8">
      <w:pPr>
        <w:pStyle w:val="afff9"/>
        <w:rPr>
          <w:rtl/>
        </w:rPr>
      </w:pPr>
      <w:r w:rsidRPr="00E62A50">
        <w:rPr>
          <w:rtl/>
        </w:rPr>
        <w:t xml:space="preserve">כל מחיצה שאינה של שתי ושל ערב לריב"י אינה מחיצה, </w:t>
      </w:r>
    </w:p>
    <w:p w:rsidR="005851B8" w:rsidRPr="00E62A50" w:rsidRDefault="005851B8" w:rsidP="005851B8">
      <w:pPr>
        <w:pStyle w:val="afff9"/>
        <w:rPr>
          <w:rtl/>
        </w:rPr>
      </w:pPr>
      <w:r w:rsidRPr="00E62A50">
        <w:rPr>
          <w:rtl/>
        </w:rPr>
        <w:t>וחכ"א: אחד משני דברים.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23" w:author="קלוד" w:date="2026-10-11T12:24:08Z"/>
        </w:rPr>
      </w:pPr>
      <w:ins w:id="90624" w:author="קלוד" w:date="2026-10-11T12:24:08Z">
        <w:r>
          <w:rPr>
            <w:color w:val="7B3F00"/>
          </w:rPr>
          <w:t xml:space="preserve">עומד מרובה על הפרוץ בשתי ובערב</w:t>
        </w:r>
      </w:ins>
    </w:p>
    <w:p w:rsidR="005851B8" w:rsidRPr="006F178A" w:rsidRDefault="005851B8" w:rsidP="005851B8">
      <w:pPr>
        <w:rPr>
          <w:rtl/>
        </w:rPr>
      </w:pPr>
      <w:r w:rsidRPr="006F178A">
        <w:rPr>
          <w:rStyle w:val="2fb"/>
          <w:rFonts w:ascii="Fb Fontext" w:hAnsi="Fb Fontext"/>
          <w:rtl/>
        </w:rPr>
        <w:t xml:space="preserve">רב המנונא</w:t>
      </w:r>
      <w:r w:rsidRPr="006F178A">
        <w:rPr>
          <w:rFonts w:ascii="Fb Fontext" w:hAnsi="Fb Fontext"/>
          <w:rtl/>
        </w:rPr>
        <w:t xml:space="preserve"> </w:t>
      </w:r>
      <w:r w:rsidRPr="006F178A">
        <w:rPr>
          <w:rStyle w:val="2fb"/>
          <w:rFonts w:ascii="Fb Fontext" w:hAnsi="Fb Fontext"/>
          <w:rtl/>
        </w:rPr>
        <w:t xml:space="preserve">מרב</w:t>
      </w:r>
      <w:r w:rsidRPr="006F178A">
        <w:rPr>
          <w:rFonts w:ascii="Fb Fontext" w:hAnsi="Fb Fontext"/>
          <w:rtl/>
        </w:rPr>
        <w:t xml:space="preserve"> הרי אמרו עומד מרובה על הפרוץ בשתי - הוי עומד.</w:t>
      </w:r>
    </w:p>
    <w:p w:rsidR="005851B8" w:rsidRPr="006F178A" w:rsidRDefault="005851B8" w:rsidP="005851B8">
      <w:pPr>
        <w:rPr>
          <w:rtl/>
        </w:rPr>
      </w:pPr>
      <w:r w:rsidRPr="006F178A">
        <w:rPr>
          <w:rStyle w:val="afffe"/>
          <w:rFonts w:ascii="Fb Fontext" w:hAnsi="Fb Fontext"/>
          <w:rtl/>
        </w:rPr>
        <w:t xml:space="preserve">ובעי </w:t>
      </w:r>
      <w:r w:rsidRPr="006F178A">
        <w:rPr>
          <w:rStyle w:val="2fb"/>
          <w:rFonts w:ascii="Fb Fontext" w:hAnsi="Fb Fontext"/>
          <w:rtl/>
        </w:rPr>
        <w:t xml:space="preserve">רב המנונא</w:t>
      </w:r>
      <w:r w:rsidRPr="006F178A">
        <w:rPr>
          <w:rStyle w:val="afffe"/>
          <w:rFonts w:ascii="Fb Fontext" w:hAnsi="Fb Fontext"/>
          <w:rtl/>
        </w:rPr>
        <w:t xml:space="preserve"> בערב</w:t>
      </w:r>
      <w:r w:rsidRPr="006F178A">
        <w:rPr>
          <w:rtl/>
        </w:rPr>
        <w:t xml:space="preserve"> וא"א להוכיח מהא דשיעור חבלים ועוביין יתר על טפח, שיהו הכל עשרה טפחים. דדווקא כן דבלמטה בקעי בלמעלה אוירא </w:t>
      </w:r>
      <w:ins w:id="92106" w:author="מנוע מכני" w:date="2026-10-11T12:04:40Z">
        <w:r>
          <w:rPr>
            <w:rtl/>
          </w:rPr>
          <w:t xml:space="preserve">דשני</w:t>
        </w:r>
      </w:ins>
      <w:del w:id="92107" w:author="מנוע מכני" w:date="2026-10-11T12:04:40Z">
        <w:r w:rsidRPr="006F178A">
          <w:rPr>
            <w:rtl/>
          </w:rPr>
          <w:delText xml:space="preserve">דתרי</w:delText>
        </w:r>
      </w:del>
      <w:r w:rsidRPr="006F178A">
        <w:rPr>
          <w:rtl/>
        </w:rPr>
        <w:t xml:space="preserve"> גיסי מבטלי </w:t>
      </w:r>
      <w:ins w:id="92104" w:author="מנוע מכני" w:date="2026-10-11T12:04:40Z">
        <w:r>
          <w:rPr>
            <w:rtl/>
          </w:rPr>
          <w:t xml:space="preserve">לו</w:t>
        </w:r>
      </w:ins>
      <w:del w:id="92105" w:author="מנוע מכני" w:date="2026-10-11T12:04:40Z">
        <w:r w:rsidRPr="006F178A">
          <w:rPr>
            <w:rtl/>
          </w:rPr>
          <w:delText xml:space="preserve">ליה</w:delText>
        </w:r>
      </w:del>
      <w:r w:rsidRPr="006F178A">
        <w:rPr>
          <w:rtl/>
        </w:rPr>
        <w:t xml:space="preserve"> ובאמצע נפיק דעומד מרובה על הפרוץ משתי רוחות הוי עומד.</w:t>
      </w:r>
    </w:p>
    <w:p>
      <w:pPr>
        <w:pStyle w:val="38"/>
        <w:rPr>
          <w:ins w:id="95020" w:author="מנוע מכני" w:date="2026-10-11T12:04:40Z"/>
        </w:rPr>
      </w:pPr>
      <w:r w:rsidRPr="006F178A">
        <w:t xml:space="preserve">אלא</w:t>
      </w:r>
    </w:p>
    <w:p w:rsidR="005851B8" w:rsidRPr="006F178A" w:rsidRDefault="005851B8" w:rsidP="005851B8">
      <w:pPr>
        <w:rPr>
          <w:rtl/>
        </w:rPr>
      </w:pPr>
      <w:del w:id="95021" w:author="מנוע מכני" w:date="2026-10-11T12:04:40Z">
        <w:r w:rsidRPr="006F178A">
          <w:rPr>
            <w:rtl/>
          </w:rPr>
          <w:delText xml:space="preserve"> </w:delText>
        </w:r>
      </w:del>
      <w:r w:rsidRPr="006F178A">
        <w:rPr>
          <w:rtl/>
        </w:rPr>
        <w:t xml:space="preserve">בעי בגוונא דאייתי מחצלת </w:t>
      </w:r>
      <w:ins w:id="90065" w:author="Claude - סמנטי" w:date="2026-10-11T12:19:31Z">
        <w:r>
          <w:rPr>
            <w:rtl/>
          </w:rPr>
          <w:t xml:space="preserve">שהיא</w:t>
        </w:r>
      </w:ins>
      <w:del w:id="90066" w:author="Claude - סמנטי" w:date="2026-10-11T12:19:31Z">
        <w:r w:rsidRPr="006F178A">
          <w:rPr>
            <w:rtl/>
          </w:rPr>
          <w:delText xml:space="preserve">דהוי</w:delText>
        </w:r>
      </w:del>
      <w:r w:rsidRPr="006F178A">
        <w:rPr>
          <w:rtl/>
        </w:rPr>
        <w:t xml:space="preserve"> ז' ומשהו, וחקק בה ג' ושבק בה ד' ומשהו, ואוקמיה בפחות מג'.</w:t>
      </w:r>
    </w:p>
    <w:p w:rsidR="005851B8" w:rsidRPr="00B3644D" w:rsidRDefault="005851B8" w:rsidP="005851B8">
      <w:pPr>
        <w:rPr>
          <w:rFonts w:cs="Guttman Vilna"/>
          <w:b/>
          <w:bCs/>
          <w:spacing w:val="-4"/>
          <w:rtl/>
        </w:rPr>
      </w:pPr>
      <w:r w:rsidRPr="00B3644D">
        <w:rPr>
          <w:rStyle w:val="2fb"/>
          <w:spacing w:val="-4"/>
          <w:rtl/>
        </w:rPr>
        <w:t xml:space="preserve">רב אשי</w:t>
      </w:r>
      <w:r w:rsidRPr="00B3644D">
        <w:rPr>
          <w:spacing w:val="-4"/>
          <w:rtl/>
        </w:rPr>
        <w:t xml:space="preserve"> מחיצה תלויה איבעיא </w:t>
      </w:r>
      <w:ins w:id="92108" w:author="מנוע מכני" w:date="2026-10-11T12:04:40Z">
        <w:r>
          <w:rPr>
            <w:spacing w:val="-4"/>
            <w:rtl/>
          </w:rPr>
          <w:t xml:space="preserve">לזה</w:t>
        </w:r>
      </w:ins>
      <w:del w:id="92109" w:author="מנוע מכני" w:date="2026-10-11T12:04:40Z">
        <w:r w:rsidRPr="00B3644D">
          <w:rPr>
            <w:spacing w:val="-4"/>
            <w:rtl/>
          </w:rPr>
          <w:delText xml:space="preserve">להאי</w:delText>
        </w:r>
      </w:del>
      <w:r w:rsidRPr="00B3644D">
        <w:rPr>
          <w:spacing w:val="-4"/>
          <w:rtl/>
        </w:rPr>
        <w:t xml:space="preserve"> מתרת דווקא במים דקל הוא שהקילו חכמים או גם בחורבה.</w:t>
      </w:r>
    </w:p>
    <w:p w:rsidR="005851B8" w:rsidRDefault="005851B8" w:rsidP="005851B8">
      <w:pPr>
        <w:pStyle w:val="affffd"/>
        <w:spacing w:after="0"/>
        <w:rPr>
          <w:del w:id="90004" w:author="מנוע עיצוב" w:date="2026-10-11T12:09:26Z"/>
          <w:rFonts w:ascii="MS Mincho" w:hAnsi="MS Mincho"/>
          <w:bCs w:val="0"/>
          <w:rtl/>
        </w:rPr>
      </w:pPr>
      <w:del w:id="90003" w:author="מנוע עיצוב" w:date="2026-10-11T12:09:26Z">
        <w:r>
          <w:rPr>
            <w:rFonts w:ascii="MS Mincho" w:hAnsi="MS Mincho" w:hint="cs"/>
            <w:bCs w:val="0"/>
            <w:rtl/>
          </w:rPr>
          <w:delText xml:space="preserve"> ׻</w:delText>
        </w:r>
      </w:del>
    </w:p>
    <w:p w:rsidR="005851B8" w:rsidRPr="006F178A" w:rsidRDefault="005851B8" w:rsidP="005851B8">
      <w:pPr>
        <w:pStyle w:val="affff1"/>
        <w:ind w:end="0"/>
        <w:rPr>
          <w:rStyle w:val="afffe"/>
          <w:rFonts w:ascii="Fb Fontext" w:hAnsi="Fb Fontext" w:cs="FontbitDavid"/>
          <w:b/>
          <w:bCs w:val="0"/>
          <w:sz w:val="20"/>
          <w:rtl/>
        </w:rPr>
        <w:pPrChange w:id="20050" w:author="קלוד" w:date="2026-10-11T09:07:28Z">
          <w:pPr>
            <w:pStyle w:val="affff1"/>
            <w:rPr>
              <w:rStyle w:val="afffe"/>
              <w:rFonts w:ascii="Fb Fontext" w:hAnsi="Fb Fontext" w:cs="FontbitDavid"/>
              <w:b/>
              <w:bCs w:val="0"/>
              <w:sz w:val="20"/>
              <w:rtl/>
            </w:rPr>
          </w:pPr>
        </w:pPrChange>
      </w:pPr>
      <w:ins w:id="9802" w:author="מספור קטעי משנה" w:date="2026-10-11T09:25:21Z">
        <w:r>
          <w:rPr>
            <w:rStyle w:val="MisparKeta"/>
          </w:rPr>
          <w:t xml:space="preserve">ב. </w:t>
        </w:r>
      </w:ins>
      <w:r w:rsidRPr="00E62A50">
        <w:rPr>
          <w:rStyle w:val="afffe"/>
          <w:rFonts w:ascii="Fb Fontext" w:hAnsi="Fb Fontext"/>
          <w:bCs w:val="0"/>
          <w:rtl/>
          <w:rPrChange w:id="40004" w:author="Claude" w:date="2026-10-11T09:07:36Z">
            <w:rPr>
              <w:rStyle w:val="afffe"/>
              <w:rFonts w:ascii="Fb Fontext" w:hAnsi="Fb Fontext"/>
              <w:bCs w:val="0"/>
              <w:sz w:val="20"/>
              <w:rtl/>
            </w:rPr>
          </w:rPrChange>
        </w:rPr>
        <w:t>מקיפין בקנים וכו'</w:t>
      </w:r>
      <w:r w:rsidRPr="006F178A">
        <w:rPr>
          <w:rStyle w:val="afffe"/>
          <w:rFonts w:ascii="Fb Fontext" w:hAnsi="Fb Fontext" w:cs="FontbitDavid"/>
          <w:b/>
          <w:rtl/>
          <w:rPrChange w:id="40005" w:author="Claude" w:date="2026-10-11T09:07:36Z">
            <w:rPr>
              <w:rStyle w:val="afffe"/>
              <w:rFonts w:ascii="Fb Fontext" w:hAnsi="Fb Fontext" w:cs="FontbitDavid"/>
              <w:b/>
              <w:sz w:val="20"/>
              <w:rtl/>
            </w:rPr>
          </w:rPrChange>
        </w:rPr>
        <w:t>.</w:t>
      </w:r>
    </w:p>
    <w:p w:rsidR="005851B8" w:rsidRDefault="005851B8" w:rsidP="005851B8">
      <w:pPr>
        <w:rPr>
          <w:rFonts w:ascii="Fb Fontext" w:hAnsi="Fb Fontext"/>
          <w:rtl/>
        </w:rPr>
      </w:pPr>
      <w:r w:rsidRPr="006F178A">
        <w:rPr>
          <w:rFonts w:ascii="Fb Fontext" w:hAnsi="Fb Fontext"/>
          <w:rtl/>
        </w:rPr>
        <w:t xml:space="preserve">בשירא - אין, ביחיד - </w:t>
      </w:r>
      <w:r w:rsidRPr="006F178A">
        <w:rPr>
          <w:rFonts w:ascii="Fb Fontext" w:hAnsi="Fb Fontext"/>
          <w:rtl/>
        </w:rPr>
        <w:t xml:space="preserve">לא</w:t>
      </w:r>
      <w:r w:rsidRPr="006F178A">
        <w:rPr>
          <w:rFonts w:ascii="Fb Fontext" w:hAnsi="Fb Fontext"/>
          <w:rtl/>
        </w:rPr>
        <w:t xml:space="preserve">. והיינו לכל צרכן [</w:t>
      </w:r>
      <w:ins w:id="90067" w:author="Claude - סמנטי" w:date="2026-10-11T12:19:31Z">
        <w:r>
          <w:rPr>
            <w:rFonts w:ascii="Fb Fontext" w:hAnsi="Fb Fontext"/>
            <w:rtl/>
          </w:rPr>
          <w:t xml:space="preserve">של יחיד</w:t>
        </w:r>
      </w:ins>
      <w:del w:id="90068" w:author="Claude - סמנטי" w:date="2026-10-11T12:19:31Z">
        <w:r w:rsidRPr="006F178A">
          <w:rPr>
            <w:rFonts w:ascii="Fb Fontext" w:hAnsi="Fb Fontext"/>
            <w:rtl/>
          </w:rPr>
          <w:delText xml:space="preserve">דליחיד</w:delText>
        </w:r>
      </w:del>
      <w:r w:rsidRPr="006F178A">
        <w:rPr>
          <w:rFonts w:ascii="Fb Fontext" w:hAnsi="Fb Fontext"/>
          <w:rtl/>
        </w:rPr>
        <w:t xml:space="preserve"> רק עד שיעור זה נתנו להם]</w:t>
      </w:r>
    </w:p>
    <w:p w:rsidR="005851B8" w:rsidRPr="006F178A" w:rsidRDefault="005851B8" w:rsidP="005851B8">
      <w:pPr>
        <w:rPr>
          <w:rtl/>
        </w:rPr>
      </w:pPr>
      <w:r w:rsidRPr="006F178A">
        <w:rPr>
          <w:rtl/>
        </w:rPr>
        <w:t>והא דכל מחיצה שאינה של שתי וערב אינה מחיצה.</w:t>
      </w:r>
    </w:p>
    <w:p w:rsidR="005851B8" w:rsidRDefault="005851B8" w:rsidP="005851B8">
      <w:pPr>
        <w:rPr>
          <w:rtl/>
        </w:rPr>
      </w:pPr>
      <w:r w:rsidRPr="006F178A">
        <w:rPr>
          <w:rStyle w:val="2fb"/>
          <w:rtl/>
        </w:rPr>
        <w:t xml:space="preserve">לריב"י</w:t>
      </w:r>
      <w:r w:rsidRPr="006F178A">
        <w:rPr>
          <w:rtl/>
        </w:rPr>
        <w:t xml:space="preserve"> היינו לגבי ליתן להם כל צרכן [ועדין שרי בטלטול לשיעור הקטן]</w:t>
      </w:r>
    </w:p>
    <w:p>
      <w:pPr>
        <w:pStyle w:val="afffff8"/>
        <w:rPr>
          <w:ins w:id="90621" w:author="קלוד" w:date="2026-10-11T12:24:08Z"/>
        </w:rPr>
      </w:pPr>
      <w:ins w:id="90622" w:author="קלוד" w:date="2026-10-11T12:24:08Z">
        <w:r>
          <w:rPr>
            <w:color w:val="7B3F00"/>
          </w:rPr>
          <w:t xml:space="preserve">שיעור בית סאתים ליחיד, ובית שש לשיירא</w:t>
        </w:r>
      </w:ins>
    </w:p>
    <w:p w:rsidR="005851B8" w:rsidRPr="006F178A" w:rsidRDefault="005851B8" w:rsidP="005851B8">
      <w:pPr>
        <w:rPr>
          <w:rtl/>
        </w:rPr>
      </w:pPr>
      <w:r w:rsidRPr="006F178A">
        <w:rPr>
          <w:rtl/>
        </w:rPr>
        <w:t xml:space="preserve">וזהו </w:t>
      </w:r>
      <w:r w:rsidRPr="006F178A">
        <w:rPr>
          <w:rStyle w:val="2fb"/>
          <w:rtl/>
        </w:rPr>
        <w:t xml:space="preserve">דריב"י</w:t>
      </w:r>
      <w:r w:rsidRPr="006F178A">
        <w:rPr>
          <w:rtl/>
        </w:rPr>
        <w:t xml:space="preserve"> אחד יחיד ואחד שיירא לחבלים, יחיד לבית סאתים.</w:t>
      </w:r>
    </w:p>
    <w:p w:rsidR="005851B8" w:rsidRPr="006F178A" w:rsidRDefault="005851B8" w:rsidP="005851B8">
      <w:pPr>
        <w:rPr>
          <w:rtl/>
        </w:rPr>
      </w:pPr>
      <w:r w:rsidRPr="006F178A">
        <w:rPr>
          <w:rtl/>
        </w:rPr>
        <w:t>שנים נותנין להם בית סאתים, שלשה נעשו שיירא, ונותנין להן בית שש.</w:t>
      </w:r>
    </w:p>
    <w:p w:rsidR="005851B8" w:rsidRPr="006F178A" w:rsidRDefault="005851B8" w:rsidP="005851B8">
      <w:pPr>
        <w:rPr>
          <w:rtl/>
        </w:rPr>
      </w:pPr>
      <w:r w:rsidRPr="006F178A">
        <w:rPr>
          <w:rtl/>
        </w:rPr>
        <w:t>ולחכמים אחד יחיד ואחד שיירא נותנין להן כל צרכן ובלבד שלא יהא בית סאתים פנוי.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Default="005851B8" w:rsidP="005851B8">
      <w:pPr>
        <w:rPr>
          <w:rFonts w:ascii="Fb Fontext" w:hAnsi="Fb Fontext"/>
          <w:rtl/>
        </w:rPr>
      </w:pPr>
      <w:r w:rsidRPr="006F178A">
        <w:rPr>
          <w:rFonts w:ascii="Fb Fontext" w:hAnsi="Fb Fontext"/>
          <w:rtl/>
        </w:rPr>
        <w:t xml:space="preserve">דרש </w:t>
      </w:r>
      <w:ins w:id="90132" w:author="מנוע מכני" w:date="2026-10-11T12:04:40Z">
        <w:r>
          <w:rPr>
            <w:rStyle w:val="2fb"/>
            <w:rFonts w:ascii="Fb Fontext" w:hAnsi="Fb Fontext"/>
            <w:rtl/>
          </w:rPr>
          <w:t xml:space="preserve">ר"נ</w:t>
        </w:r>
      </w:ins>
      <w:del w:id="90133" w:author="מנוע מכני" w:date="2026-10-11T12:04:40Z">
        <w:r w:rsidRPr="006F178A">
          <w:rPr>
            <w:rFonts w:ascii="Fb Fontext" w:hAnsi="Fb Fontext"/>
            <w:rtl/>
          </w:rPr>
          <w:delText xml:space="preserve">רב נחמן</w:delText>
        </w:r>
      </w:del>
      <w:r w:rsidRPr="006F178A">
        <w:rPr>
          <w:rFonts w:ascii="Fb Fontext" w:hAnsi="Fb Fontext"/>
          <w:rtl/>
        </w:rPr>
        <w:t xml:space="preserve"> מרבינו </w:t>
      </w:r>
      <w:r w:rsidRPr="006F178A">
        <w:rPr>
          <w:rStyle w:val="2fb"/>
          <w:rFonts w:ascii="Fb Fontext" w:hAnsi="Fb Fontext"/>
          <w:rtl/>
        </w:rPr>
        <w:t xml:space="preserve">שמואל</w:t>
      </w:r>
      <w:r w:rsidRPr="006F178A">
        <w:rPr>
          <w:rFonts w:ascii="Fb Fontext" w:hAnsi="Fb Fontext"/>
          <w:rtl/>
        </w:rPr>
        <w:t xml:space="preserve"> [אחר שחזר בו] דהלכה כחכמים דבשיירא נותנין להן כל צרכן [</w:t>
      </w:r>
      <w:r>
        <w:rPr>
          <w:rFonts w:ascii="Fb Fontext" w:hAnsi="Fb Fontext"/>
          <w:rtl/>
        </w:rPr>
        <w:t>ואפי'</w:t>
      </w:r>
      <w:r w:rsidRPr="006F178A">
        <w:rPr>
          <w:rFonts w:ascii="Fb Fontext" w:hAnsi="Fb Fontext"/>
          <w:rtl/>
        </w:rPr>
        <w:t xml:space="preserve"> ביותר משש]</w:t>
      </w:r>
    </w:p>
    <w:p w:rsidR="005851B8" w:rsidRPr="006F178A" w:rsidRDefault="005851B8" w:rsidP="005851B8">
      <w:pPr>
        <w:rPr>
          <w:rtl/>
        </w:rPr>
      </w:pPr>
      <w:r w:rsidRPr="006F178A">
        <w:rPr>
          <w:rtl/>
        </w:rPr>
        <w:t xml:space="preserve">וביחיד ושנים נותנין להן בית סאתיים </w:t>
      </w:r>
      <w:r w:rsidRPr="006F178A">
        <w:rPr>
          <w:rStyle w:val="2fb"/>
          <w:rtl/>
        </w:rPr>
        <w:t xml:space="preserve">ריב"י</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רישא </w:t>
      </w:r>
      <w:r w:rsidRPr="006F178A">
        <w:rPr>
          <w:rStyle w:val="2fb"/>
          <w:rFonts w:ascii="Fb Fontext" w:hAnsi="Fb Fontext"/>
          <w:rtl/>
        </w:rPr>
        <w:t xml:space="preserve">רבי יוסי</w:t>
      </w:r>
      <w:r w:rsidRPr="006F178A">
        <w:rPr>
          <w:rFonts w:ascii="Fb Fontext" w:hAnsi="Fb Fontext"/>
          <w:rtl/>
        </w:rPr>
        <w:t xml:space="preserve"> </w:t>
      </w:r>
      <w:r w:rsidRPr="006F178A">
        <w:rPr>
          <w:rStyle w:val="2fb"/>
          <w:rFonts w:ascii="Fb Fontext" w:hAnsi="Fb Fontext"/>
          <w:rtl/>
        </w:rPr>
        <w:t xml:space="preserve">בר"י</w:t>
      </w:r>
      <w:r w:rsidRPr="006F178A">
        <w:rPr>
          <w:rFonts w:ascii="Fb Fontext" w:hAnsi="Fb Fontext"/>
          <w:rtl/>
        </w:rPr>
        <w:t xml:space="preserve"> וסיפא רבנן. - אין, משום </w:t>
      </w:r>
      <w:ins w:id="94490" w:author="מנוע מכני" w:date="2026-10-11T12:04:40Z">
        <w:r>
          <w:rPr>
            <w:rFonts w:ascii="Fb Fontext" w:hAnsi="Fb Fontext"/>
            <w:rtl/>
          </w:rPr>
          <w:t xml:space="preserve">דעומד</w:t>
        </w:r>
      </w:ins>
      <w:del w:id="94491" w:author="מנוע מכני" w:date="2026-10-11T12:04:40Z">
        <w:r w:rsidRPr="006F178A">
          <w:rPr>
            <w:rFonts w:ascii="Fb Fontext" w:hAnsi="Fb Fontext"/>
            <w:rtl/>
          </w:rPr>
          <w:delText xml:space="preserve">דקאי</w:delText>
        </w:r>
      </w:del>
      <w:r w:rsidRPr="006F178A">
        <w:rPr>
          <w:rFonts w:ascii="Fb Fontext" w:hAnsi="Fb Fontext"/>
          <w:rtl/>
        </w:rPr>
        <w:t xml:space="preserve"> אבוה בשיטתיה.</w:t>
      </w:r>
    </w:p>
    <w:p>
      <w:pPr>
        <w:pStyle w:val="afffff8"/>
        <w:rPr>
          <w:ins w:id="90619" w:author="קלוד" w:date="2026-10-11T12:24:08Z"/>
        </w:rPr>
      </w:pPr>
      <w:ins w:id="90620" w:author="קלוד" w:date="2026-10-11T12:24:08Z">
        <w:r>
          <w:rPr>
            <w:color w:val="7B3F00"/>
          </w:rPr>
          <w:t xml:space="preserve">שלשה בחמש אסורין, בשבע מותרין - לפי הצורך</w:t>
        </w:r>
      </w:ins>
    </w:p>
    <w:p>
      <w:pPr>
        <w:pStyle w:val="38"/>
        <w:rPr>
          <w:ins w:id="95023" w:author="מנוע מכני" w:date="2026-10-11T12:04:40Z"/>
        </w:rPr>
      </w:pPr>
      <w:del w:id="95022" w:author="מנוע מכני" w:date="2026-10-11T12:04:40Z">
        <w:r w:rsidRPr="006F178A">
          <w:delText xml:space="preserve">•</w:delText>
        </w:r>
      </w:del>
      <w:r w:rsidRPr="006F178A">
        <w:t xml:space="preserve"> </w:t>
      </w:r>
      <w:r w:rsidRPr="006F178A">
        <w:t xml:space="preserve">רב גידל מרב:</w:t>
      </w:r>
    </w:p>
    <w:p w:rsidR="005851B8" w:rsidRPr="006F178A" w:rsidRDefault="005851B8" w:rsidP="005851B8">
      <w:pPr>
        <w:rPr>
          <w:rtl/>
        </w:rPr>
      </w:pPr>
      <w:del w:id="95024" w:author="מנוע מכני" w:date="2026-10-11T12:04:40Z">
        <w:r w:rsidRPr="006F178A">
          <w:rPr>
            <w:rtl/>
          </w:rPr>
          <w:delText xml:space="preserve"> </w:delText>
        </w:r>
      </w:del>
      <w:r w:rsidRPr="006F178A">
        <w:rPr>
          <w:rtl/>
        </w:rPr>
        <w:t xml:space="preserve">שלשה, בחמש - אסורין, בשבע - מותרין.</w:t>
      </w:r>
    </w:p>
    <w:p>
      <w:pPr>
        <w:pStyle w:val="38"/>
        <w:rPr>
          <w:ins w:id="95025" w:author="מנוע מכני" w:date="2026-10-11T12:04:40Z"/>
        </w:rPr>
      </w:pPr>
      <w:r w:rsidRPr="006F178A">
        <w:t xml:space="preserve">אמרו </w:t>
      </w:r>
      <w:ins w:id="92110" w:author="מנוע מכני" w:date="2026-10-11T12:04:40Z">
        <w:r>
          <w:t xml:space="preserve">לו</w:t>
        </w:r>
      </w:ins>
      <w:del w:id="92111" w:author="מנוע מכני" w:date="2026-10-11T12:04:40Z">
        <w:r w:rsidRPr="006F178A">
          <w:delText xml:space="preserve">ליה</w:delText>
        </w:r>
      </w:del>
      <w:r w:rsidRPr="006F178A">
        <w:t xml:space="preserve">:</w:t>
      </w:r>
    </w:p>
    <w:p w:rsidR="005851B8" w:rsidRPr="006F178A" w:rsidRDefault="005851B8" w:rsidP="005851B8">
      <w:pPr>
        <w:rPr>
          <w:rtl/>
        </w:rPr>
      </w:pPr>
      <w:del w:id="95026" w:author="מנוע מכני" w:date="2026-10-11T12:04:40Z">
        <w:r w:rsidRPr="006F178A">
          <w:rPr>
            <w:rtl/>
          </w:rPr>
          <w:delText xml:space="preserve"> </w:delText>
        </w:r>
      </w:del>
      <w:r w:rsidRPr="006F178A">
        <w:rPr>
          <w:rtl/>
        </w:rPr>
        <w:t xml:space="preserve">אמר</w:t>
      </w:r>
      <w:r w:rsidRPr="006F178A">
        <w:rPr>
          <w:rtl/>
        </w:rPr>
        <w:t xml:space="preserve"> </w:t>
      </w:r>
      <w:r w:rsidRPr="006F178A">
        <w:rPr>
          <w:rStyle w:val="2fb"/>
          <w:rtl/>
        </w:rPr>
        <w:t xml:space="preserve">רב</w:t>
      </w:r>
      <w:r w:rsidRPr="006F178A">
        <w:rPr>
          <w:rtl/>
        </w:rPr>
        <w:t xml:space="preserve"> </w:t>
      </w:r>
      <w:ins w:id="92112" w:author="מנוע מכני" w:date="2026-10-11T12:04:40Z">
        <w:r>
          <w:rPr>
            <w:rtl/>
          </w:rPr>
          <w:t xml:space="preserve">כך</w:t>
        </w:r>
      </w:ins>
      <w:del w:id="92113" w:author="מנוע מכני" w:date="2026-10-11T12:04:40Z">
        <w:r w:rsidRPr="006F178A">
          <w:rPr>
            <w:rtl/>
          </w:rPr>
          <w:delText xml:space="preserve">הכי</w:delText>
        </w:r>
      </w:del>
      <w:r w:rsidRPr="006F178A">
        <w:rPr>
          <w:rtl/>
        </w:rPr>
        <w:t xml:space="preserve">. - </w:t>
      </w:r>
      <w:r w:rsidRPr="006F178A">
        <w:rPr>
          <w:rtl/>
        </w:rPr>
        <w:t xml:space="preserve">אמר</w:t>
      </w:r>
      <w:r w:rsidRPr="006F178A">
        <w:rPr>
          <w:rtl/>
        </w:rPr>
        <w:t xml:space="preserve"> </w:t>
      </w:r>
      <w:ins w:id="93306" w:author="מנוע מכני" w:date="2026-10-11T12:04:40Z">
        <w:r>
          <w:rPr>
            <w:rtl/>
          </w:rPr>
          <w:t xml:space="preserve">להם</w:t>
        </w:r>
      </w:ins>
      <w:del w:id="93307" w:author="מנוע מכני" w:date="2026-10-11T12:04:40Z">
        <w:r w:rsidRPr="006F178A">
          <w:rPr>
            <w:rtl/>
          </w:rPr>
          <w:delText xml:space="preserve">להו</w:delText>
        </w:r>
      </w:del>
      <w:r w:rsidRPr="006F178A">
        <w:rPr>
          <w:rtl/>
        </w:rPr>
        <w:t xml:space="preserve">: </w:t>
      </w:r>
      <w:ins w:id="90069" w:author="Claude - סמנטי" w:date="2026-10-11T12:19:31Z">
        <w:r>
          <w:rPr>
            <w:rtl/>
          </w:rPr>
          <w:t xml:space="preserve">תורה</w:t>
        </w:r>
      </w:ins>
      <w:del w:id="90070" w:author="Claude - סמנטי" w:date="2026-10-11T12:19:31Z">
        <w:r w:rsidRPr="006F178A">
          <w:rPr>
            <w:rtl/>
          </w:rPr>
          <w:delText xml:space="preserve">אורייתא</w:delText>
        </w:r>
      </w:del>
      <w:r w:rsidRPr="006F178A">
        <w:rPr>
          <w:rtl/>
        </w:rPr>
        <w:t xml:space="preserve"> נביאי וכתיבי, דאמר </w:t>
      </w:r>
      <w:r w:rsidRPr="006F178A">
        <w:rPr>
          <w:rStyle w:val="2fb"/>
          <w:rtl/>
        </w:rPr>
        <w:t xml:space="preserve">רב</w:t>
      </w:r>
      <w:r w:rsidRPr="006F178A">
        <w:rPr>
          <w:rtl/>
        </w:rPr>
        <w:t xml:space="preserve"> </w:t>
      </w:r>
      <w:ins w:id="92114" w:author="מנוע מכני" w:date="2026-10-11T12:04:40Z">
        <w:r>
          <w:rPr>
            <w:rtl/>
          </w:rPr>
          <w:t xml:space="preserve">כך</w:t>
        </w:r>
      </w:ins>
      <w:del w:id="92115" w:author="מנוע מכני" w:date="2026-10-11T12:04:40Z">
        <w:r w:rsidRPr="006F178A">
          <w:rPr>
            <w:rtl/>
          </w:rPr>
          <w:delText xml:space="preserve">הכי</w:delText>
        </w:r>
      </w:del>
      <w:r w:rsidRPr="006F178A">
        <w:rPr>
          <w:rtl/>
        </w:rPr>
        <w:t xml:space="preserve">.</w:t>
      </w:r>
    </w:p>
    <w:p>
      <w:pPr>
        <w:pStyle w:val="38"/>
        <w:rPr>
          <w:ins w:id="95028" w:author="מנוע מכני" w:date="2026-10-11T12:04:40Z"/>
        </w:rPr>
      </w:pPr>
      <w:del w:id="95027" w:author="מנוע מכני" w:date="2026-10-11T12:04:40Z">
        <w:r w:rsidRPr="006F178A">
          <w:delText xml:space="preserve">•</w:delText>
        </w:r>
      </w:del>
      <w:r w:rsidRPr="006F178A">
        <w:t xml:space="preserve"> </w:t>
      </w:r>
      <w:r w:rsidRPr="006F178A">
        <w:t xml:space="preserve">רב אשי:</w:t>
      </w:r>
    </w:p>
    <w:p w:rsidR="005851B8" w:rsidRPr="006F178A" w:rsidRDefault="005851B8" w:rsidP="005851B8">
      <w:pPr>
        <w:rPr>
          <w:rtl/>
        </w:rPr>
      </w:pPr>
      <w:del w:id="95029" w:author="מנוע מכני" w:date="2026-10-11T12:04:40Z">
        <w:r w:rsidRPr="006F178A">
          <w:rPr>
            <w:rtl/>
          </w:rPr>
          <w:delText xml:space="preserve"> </w:delText>
        </w:r>
      </w:del>
      <w:ins w:id="92120" w:author="מנוע מכני" w:date="2026-10-11T12:04:40Z">
        <w:r>
          <w:rPr>
            <w:rtl/>
          </w:rPr>
          <w:t xml:space="preserve">מה</w:t>
        </w:r>
      </w:ins>
      <w:del w:id="92121" w:author="מנוע מכני" w:date="2026-10-11T12:04:40Z">
        <w:r w:rsidRPr="006F178A">
          <w:rPr>
            <w:rtl/>
          </w:rPr>
          <w:delText xml:space="preserve">מאי</w:delText>
        </w:r>
      </w:del>
      <w:r w:rsidRPr="006F178A">
        <w:rPr>
          <w:rtl/>
        </w:rPr>
        <w:t xml:space="preserve"> </w:t>
      </w:r>
      <w:ins w:id="93376" w:author="מנוע מכני" w:date="2026-10-11T12:04:40Z">
        <w:r>
          <w:rPr>
            <w:rtl/>
          </w:rPr>
          <w:t xml:space="preserve">קשה</w:t>
        </w:r>
      </w:ins>
      <w:del w:id="93377" w:author="מנוע מכני" w:date="2026-10-11T12:04:40Z">
        <w:r w:rsidRPr="006F178A">
          <w:rPr>
            <w:rtl/>
          </w:rPr>
          <w:delText xml:space="preserve">קשיא</w:delText>
        </w:r>
      </w:del>
      <w:r w:rsidRPr="006F178A">
        <w:rPr>
          <w:rtl/>
        </w:rPr>
        <w:t xml:space="preserve">. </w:t>
      </w:r>
      <w:ins w:id="92116" w:author="מנוע מכני" w:date="2026-10-11T12:04:40Z">
        <w:r>
          <w:rPr>
            <w:rtl/>
          </w:rPr>
          <w:t xml:space="preserve">שמא</w:t>
        </w:r>
      </w:ins>
      <w:del w:id="92117" w:author="מנוע מכני" w:date="2026-10-11T12:04:40Z">
        <w:r w:rsidRPr="006F178A">
          <w:rPr>
            <w:rtl/>
          </w:rPr>
          <w:delText xml:space="preserve">דילמא</w:delText>
        </w:r>
      </w:del>
      <w:r w:rsidRPr="006F178A">
        <w:rPr>
          <w:rtl/>
        </w:rPr>
        <w:t xml:space="preserve"> </w:t>
      </w:r>
      <w:ins w:id="92122" w:author="מנוע מכני" w:date="2026-10-11T12:04:40Z">
        <w:r>
          <w:rPr>
            <w:rtl/>
          </w:rPr>
          <w:t xml:space="preserve">כך</w:t>
        </w:r>
      </w:ins>
      <w:del w:id="92123" w:author="מנוע מכני" w:date="2026-10-11T12:04:40Z">
        <w:r w:rsidRPr="006F178A">
          <w:rPr>
            <w:rtl/>
          </w:rPr>
          <w:delText xml:space="preserve">הכי</w:delText>
        </w:r>
      </w:del>
      <w:r w:rsidRPr="006F178A">
        <w:rPr>
          <w:rtl/>
        </w:rPr>
        <w:t xml:space="preserve"> </w:t>
      </w:r>
      <w:ins w:id="92118" w:author="מנוע מכני" w:date="2026-10-11T12:04:40Z">
        <w:r>
          <w:rPr>
            <w:rtl/>
          </w:rPr>
          <w:t xml:space="preserve">אומר</w:t>
        </w:r>
      </w:ins>
      <w:del w:id="92119" w:author="מנוע מכני" w:date="2026-10-11T12:04:40Z">
        <w:r w:rsidRPr="006F178A">
          <w:rPr>
            <w:rtl/>
          </w:rPr>
          <w:delText xml:space="preserve">קאמר</w:delText>
        </w:r>
      </w:del>
      <w:r w:rsidRPr="006F178A">
        <w:rPr>
          <w:rtl/>
        </w:rPr>
        <w:t xml:space="preserve">: הוצרכו לשש והקיפו בשבע - </w:t>
      </w:r>
      <w:ins w:id="90134" w:author="מנוע מכני" w:date="2026-10-11T12:04:40Z">
        <w:r>
          <w:rPr>
            <w:rtl/>
          </w:rPr>
          <w:t xml:space="preserve">אפי'</w:t>
        </w:r>
      </w:ins>
      <w:del w:id="90135" w:author="מנוע מכני" w:date="2026-10-11T12:04:40Z">
        <w:r w:rsidRPr="006F178A">
          <w:rPr>
            <w:rtl/>
          </w:rPr>
          <w:delText xml:space="preserve">אפילו</w:delText>
        </w:r>
      </w:del>
      <w:r w:rsidRPr="006F178A">
        <w:rPr>
          <w:rtl/>
        </w:rPr>
        <w:t xml:space="preserve"> בשבע מותרין, </w:t>
      </w:r>
      <w:r w:rsidRPr="006F178A">
        <w:rPr>
          <w:rtl/>
        </w:rPr>
        <w:t xml:space="preserve">לא</w:t>
      </w:r>
      <w:r w:rsidRPr="006F178A">
        <w:rPr>
          <w:rtl/>
        </w:rPr>
        <w:t xml:space="preserve"> הוצרכו אלא לחמש והקיפו בשבע - </w:t>
      </w:r>
      <w:ins w:id="90136" w:author="מנוע מכני" w:date="2026-10-11T12:04:40Z">
        <w:r>
          <w:rPr>
            <w:rtl/>
          </w:rPr>
          <w:t xml:space="preserve">אפי'</w:t>
        </w:r>
      </w:ins>
      <w:del w:id="90137" w:author="מנוע מכני" w:date="2026-10-11T12:04:40Z">
        <w:r w:rsidRPr="006F178A">
          <w:rPr>
            <w:rtl/>
          </w:rPr>
          <w:delText xml:space="preserve">אפילו</w:delText>
        </w:r>
      </w:del>
      <w:r w:rsidRPr="006F178A">
        <w:rPr>
          <w:rtl/>
        </w:rPr>
        <w:t xml:space="preserve"> בחמש אסורין.</w:t>
      </w:r>
    </w:p>
    <w:p w:rsidR="005851B8" w:rsidRPr="006F178A" w:rsidRDefault="005851B8" w:rsidP="005851B8">
      <w:pPr>
        <w:rPr>
          <w:rtl/>
        </w:rPr>
      </w:pPr>
      <w:r w:rsidRPr="006F178A">
        <w:rPr>
          <w:rtl/>
        </w:rPr>
        <w:t xml:space="preserve">ואלא הא דקתני ובלבד שלא יהא בית סאתים פנוי, </w:t>
      </w:r>
      <w:ins w:id="92124" w:author="מנוע מכני" w:date="2026-10-11T12:04:40Z">
        <w:r>
          <w:rPr>
            <w:rtl/>
          </w:rPr>
          <w:t xml:space="preserve">מה</w:t>
        </w:r>
      </w:ins>
      <w:del w:id="92125" w:author="מנוע מכני" w:date="2026-10-11T12:04:40Z">
        <w:r w:rsidRPr="006F178A">
          <w:rPr>
            <w:rtl/>
          </w:rPr>
          <w:delText xml:space="preserve">מאי</w:delText>
        </w:r>
      </w:del>
      <w:r w:rsidRPr="006F178A">
        <w:rPr>
          <w:rtl/>
        </w:rPr>
        <w:t xml:space="preserve"> </w:t>
      </w:r>
      <w:ins w:id="90736" w:author="מנוע מכני" w:date="2026-10-11T12:04:40Z">
        <w:r>
          <w:rPr>
            <w:rtl/>
          </w:rPr>
          <w:t xml:space="preserve">לא</w:t>
        </w:r>
      </w:ins>
      <w:del w:id="90737" w:author="מנוע מכני" w:date="2026-10-11T12:04:40Z">
        <w:r w:rsidRPr="006F178A">
          <w:rPr>
            <w:rtl/>
          </w:rPr>
          <w:delText xml:space="preserve">לאו</w:delText>
        </w:r>
      </w:del>
      <w:r w:rsidRPr="006F178A">
        <w:rPr>
          <w:rtl/>
        </w:rPr>
        <w:t xml:space="preserve"> פנוי מאדם. </w:t>
      </w:r>
      <w:r w:rsidRPr="006F178A">
        <w:rPr>
          <w:rtl/>
        </w:rPr>
        <w:t xml:space="preserve">לא</w:t>
      </w:r>
      <w:r w:rsidRPr="006F178A">
        <w:rPr>
          <w:rtl/>
        </w:rPr>
        <w:t xml:space="preserve">, פנוי מכלים.</w:t>
      </w:r>
    </w:p>
    <w:p w:rsidR="005851B8" w:rsidRDefault="005851B8" w:rsidP="005851B8">
      <w:pPr>
        <w:rPr>
          <w:b/>
          <w:bCs/>
          <w:rtl/>
        </w:rPr>
      </w:pPr>
    </w:p>
    <w:p>
      <w:pPr>
        <w:pStyle w:val="afffff8"/>
        <w:rPr>
          <w:ins w:id="90617" w:author="קלוד" w:date="2026-10-11T12:24:08Z"/>
        </w:rPr>
      </w:pPr>
      <w:ins w:id="90618" w:author="קלוד" w:date="2026-10-11T12:24:08Z">
        <w:r>
          <w:rPr>
            <w:color w:val="7B3F00"/>
          </w:rPr>
          <w:t xml:space="preserve">שבת גורמת או דיורין גורמין</w:t>
        </w:r>
      </w:ins>
    </w:p>
    <w:p>
      <w:pPr>
        <w:pStyle w:val="38"/>
        <w:rPr>
          <w:ins w:id="95030" w:author="מנוע מכני" w:date="2026-10-11T12:04:40Z"/>
        </w:rPr>
      </w:pPr>
      <w:r w:rsidRPr="0099085C">
        <w:t xml:space="preserve">איתמר:</w:t>
      </w:r>
    </w:p>
    <w:p w:rsidR="005851B8" w:rsidRDefault="005851B8" w:rsidP="005851B8">
      <w:pPr>
        <w:rPr>
          <w:b/>
          <w:bCs/>
          <w:rtl/>
        </w:rPr>
      </w:pPr>
      <w:del w:id="95031" w:author="מנוע מכני" w:date="2026-10-11T12:04:40Z">
        <w:r w:rsidRPr="0099085C">
          <w:rPr>
            <w:b/>
            <w:bCs/>
            <w:rtl/>
          </w:rPr>
          <w:delText xml:space="preserve"> </w:delText>
        </w:r>
      </w:del>
      <w:r w:rsidRPr="0099085C">
        <w:rPr>
          <w:b/>
          <w:bCs/>
          <w:rtl/>
        </w:rPr>
        <w:t xml:space="preserve">שלשה ומת אחד מהן, שנים ונתוספו עליהן.</w:t>
      </w:r>
    </w:p>
    <w:p>
      <w:pPr>
        <w:pStyle w:val="38"/>
        <w:rPr>
          <w:ins w:id="95032" w:author="מנוע מכני" w:date="2026-10-11T12:04:40Z"/>
        </w:rPr>
      </w:pPr>
      <w:ins w:id="90138" w:author="מנוע מכני" w:date="2026-10-11T12:04:40Z">
        <w:r>
          <w:t xml:space="preserve">ר"ה</w:t>
        </w:r>
      </w:ins>
      <w:del w:id="90139" w:author="מנוע מכני" w:date="2026-10-11T12:04:40Z">
        <w:r w:rsidRPr="006F178A">
          <w:delText xml:space="preserve">רב הונא</w:delText>
        </w:r>
      </w:del>
      <w:r w:rsidRPr="006F178A">
        <w:t xml:space="preserve"> ורבי יצחק:</w:t>
      </w:r>
    </w:p>
    <w:p w:rsidR="005851B8" w:rsidRPr="006F178A" w:rsidRDefault="005851B8" w:rsidP="005851B8">
      <w:pPr>
        <w:rPr>
          <w:rtl/>
        </w:rPr>
      </w:pPr>
      <w:del w:id="95033" w:author="מנוע מכני" w:date="2026-10-11T12:04:40Z">
        <w:r w:rsidRPr="006F178A">
          <w:rPr>
            <w:rtl/>
          </w:rPr>
          <w:delText xml:space="preserve"> </w:delText>
        </w:r>
      </w:del>
      <w:r w:rsidRPr="006F178A">
        <w:rPr>
          <w:rtl/>
        </w:rPr>
        <w:t xml:space="preserve">חד </w:t>
      </w:r>
      <w:r w:rsidRPr="006F178A">
        <w:rPr>
          <w:rtl/>
        </w:rPr>
        <w:t xml:space="preserve">אמר</w:t>
      </w:r>
      <w:r w:rsidRPr="006F178A">
        <w:rPr>
          <w:rtl/>
        </w:rPr>
        <w:t xml:space="preserve">: שבת גורמת, וחד </w:t>
      </w:r>
      <w:r w:rsidRPr="006F178A">
        <w:rPr>
          <w:rtl/>
        </w:rPr>
        <w:t xml:space="preserve">אמר</w:t>
      </w:r>
      <w:r w:rsidRPr="006F178A">
        <w:rPr>
          <w:rtl/>
        </w:rPr>
        <w:t xml:space="preserve">: דיורין גורמין.</w:t>
      </w:r>
    </w:p>
    <w:p w:rsidR="005851B8" w:rsidRPr="006F178A" w:rsidRDefault="005851B8" w:rsidP="005851B8">
      <w:pPr>
        <w:rPr>
          <w:rtl/>
        </w:rPr>
      </w:pPr>
      <w:r w:rsidRPr="006F178A">
        <w:rPr>
          <w:rtl/>
        </w:rPr>
        <w:t>•</w:t>
      </w:r>
      <w:r w:rsidRPr="006F178A">
        <w:rPr>
          <w:rFonts w:hint="cs"/>
          <w:rtl/>
        </w:rPr>
        <w:t xml:space="preserve"> </w:t>
      </w:r>
      <w:r w:rsidRPr="006F178A">
        <w:rPr>
          <w:rtl/>
        </w:rPr>
        <w:t xml:space="preserve">תסתיים </w:t>
      </w:r>
      <w:ins w:id="90140" w:author="מנוע מכני" w:date="2026-10-11T12:04:40Z">
        <w:r>
          <w:rPr>
            <w:rStyle w:val="2fb"/>
            <w:rtl/>
          </w:rPr>
          <w:t xml:space="preserve">דר"ה</w:t>
        </w:r>
      </w:ins>
      <w:del w:id="90141" w:author="מנוע מכני" w:date="2026-10-11T12:04:40Z">
        <w:r w:rsidRPr="006F178A">
          <w:rPr>
            <w:rtl/>
          </w:rPr>
          <w:delText xml:space="preserve">דרב הונא</w:delText>
        </w:r>
      </w:del>
      <w:r w:rsidRPr="006F178A">
        <w:rPr>
          <w:rtl/>
        </w:rPr>
        <w:t xml:space="preserve"> הוא דאמר שבת גורמת.</w:t>
      </w:r>
    </w:p>
    <w:p>
      <w:pPr>
        <w:pStyle w:val="38"/>
        <w:rPr>
          <w:ins w:id="95034" w:author="מנוע מכני" w:date="2026-10-11T12:04:40Z"/>
        </w:rPr>
      </w:pPr>
      <w:r w:rsidRPr="006F178A">
        <w:t xml:space="preserve">דרבה:</w:t>
      </w:r>
    </w:p>
    <w:p w:rsidR="005851B8" w:rsidRPr="006F178A" w:rsidRDefault="005851B8" w:rsidP="005851B8">
      <w:pPr>
        <w:rPr>
          <w:rtl/>
        </w:rPr>
      </w:pPr>
      <w:del w:id="95035" w:author="מנוע מכני" w:date="2026-10-11T12:04:40Z">
        <w:r w:rsidRPr="006F178A">
          <w:rPr>
            <w:rtl/>
          </w:rPr>
          <w:delText xml:space="preserve"> </w:delText>
        </w:r>
      </w:del>
      <w:r w:rsidRPr="006F178A">
        <w:rPr>
          <w:rtl/>
        </w:rPr>
        <w:t xml:space="preserve">בעאי </w:t>
      </w:r>
      <w:ins w:id="90142" w:author="מנוע מכני" w:date="2026-10-11T12:04:40Z">
        <w:r>
          <w:rPr>
            <w:rStyle w:val="2fb"/>
            <w:rtl/>
          </w:rPr>
          <w:t xml:space="preserve">מר"ה</w:t>
        </w:r>
      </w:ins>
      <w:del w:id="90143" w:author="מנוע מכני" w:date="2026-10-11T12:04:40Z">
        <w:r w:rsidRPr="006F178A">
          <w:rPr>
            <w:rtl/>
          </w:rPr>
          <w:delText xml:space="preserve">מרב הונא</w:delText>
        </w:r>
      </w:del>
      <w:r w:rsidRPr="006F178A">
        <w:rPr>
          <w:rtl/>
        </w:rPr>
        <w:t xml:space="preserve">, ובעאי </w:t>
      </w:r>
      <w:r w:rsidRPr="006F178A">
        <w:rPr>
          <w:rStyle w:val="2fb"/>
          <w:rtl/>
        </w:rPr>
        <w:t xml:space="preserve">מרב יהודה</w:t>
      </w:r>
      <w:r w:rsidRPr="006F178A">
        <w:rPr>
          <w:rtl/>
        </w:rPr>
        <w:t xml:space="preserve">: עירב דרך הפתח ונסתם הפתח, דרך החלון ונסתם החלון, מהו. ואמר לי: שבת הואיל והותרה הותרה. תסתיים.</w:t>
      </w:r>
    </w:p>
    <w:p w:rsidR="00E62A50" w:rsidRDefault="005851B8" w:rsidP="005851B8">
      <w:pPr>
        <w:rPr>
          <w:rtl/>
        </w:rPr>
      </w:pPr>
      <w:r w:rsidRPr="006F178A">
        <w:rPr>
          <w:rtl/>
        </w:rPr>
        <w:lastRenderedPageBreak/>
        <w:t>•</w:t>
      </w:r>
      <w:r w:rsidRPr="006F178A">
        <w:rPr>
          <w:rFonts w:hint="cs"/>
          <w:rtl/>
        </w:rPr>
        <w:t xml:space="preserve"> </w:t>
      </w:r>
      <w:r w:rsidRPr="006F178A">
        <w:rPr>
          <w:rtl/>
        </w:rPr>
        <w:t xml:space="preserve">לימא </w:t>
      </w:r>
      <w:r w:rsidRPr="006F178A">
        <w:rPr>
          <w:rStyle w:val="2fb"/>
          <w:rtl/>
        </w:rPr>
        <w:t xml:space="preserve">ר"</w:t>
      </w:r>
      <w:r w:rsidRPr="006F178A">
        <w:rPr>
          <w:rStyle w:val="2fb"/>
          <w:rFonts w:hint="cs"/>
          <w:rtl/>
        </w:rPr>
        <w:t>ה</w:t>
      </w:r>
      <w:r w:rsidRPr="006F178A">
        <w:rPr>
          <w:rtl/>
        </w:rPr>
        <w:t xml:space="preserve"> </w:t>
      </w:r>
      <w:r w:rsidRPr="006F178A">
        <w:rPr>
          <w:rStyle w:val="2fb"/>
          <w:rtl/>
        </w:rPr>
        <w:t xml:space="preserve">ורבי</w:t>
      </w:r>
      <w:r w:rsidRPr="006F178A">
        <w:rPr>
          <w:rtl/>
        </w:rPr>
        <w:t xml:space="preserve"> יצחק </w:t>
      </w:r>
      <w:ins w:id="90071" w:author="Claude - סמנטי" w:date="2026-10-11T12:19:31Z">
        <w:r>
          <w:rPr>
            <w:rtl/>
          </w:rPr>
          <w:t xml:space="preserve">במחלוקת</w:t>
        </w:r>
      </w:ins>
      <w:del w:id="90072" w:author="Claude - סמנטי" w:date="2026-10-11T12:19:31Z">
        <w:r w:rsidRPr="006F178A">
          <w:rPr>
            <w:rtl/>
          </w:rPr>
          <w:delText xml:space="preserve">בפלוגתא</w:delText>
        </w:r>
      </w:del>
      <w:r w:rsidRPr="006F178A">
        <w:rPr>
          <w:rtl/>
        </w:rPr>
        <w:t xml:space="preserve"> </w:t>
      </w:r>
      <w:r w:rsidRPr="006F178A">
        <w:rPr>
          <w:rStyle w:val="2fb"/>
          <w:rtl/>
        </w:rPr>
        <w:t xml:space="preserve">דרבי יוסי</w:t>
      </w:r>
      <w:r w:rsidRPr="006F178A">
        <w:rPr>
          <w:rtl/>
        </w:rPr>
        <w:t xml:space="preserve"> </w:t>
      </w:r>
      <w:r w:rsidRPr="006F178A">
        <w:rPr>
          <w:rStyle w:val="2fb"/>
          <w:rtl/>
        </w:rPr>
        <w:t xml:space="preserve">ור"י</w:t>
      </w:r>
      <w:r w:rsidRPr="006F178A">
        <w:rPr>
          <w:rtl/>
        </w:rPr>
        <w:t xml:space="preserve"> </w:t>
      </w:r>
      <w:ins w:id="94172" w:author="מנוע מכני" w:date="2026-10-11T12:04:40Z">
        <w:r>
          <w:rPr>
            <w:rtl/>
          </w:rPr>
          <w:t xml:space="preserve">חלקו</w:t>
        </w:r>
      </w:ins>
      <w:del w:id="94173" w:author="מנוע מכני" w:date="2026-10-11T12:04:40Z">
        <w:r w:rsidRPr="006F178A">
          <w:rPr>
            <w:rtl/>
          </w:rPr>
          <w:delText xml:space="preserve">קמיפלגי</w:delText>
        </w:r>
      </w:del>
      <w:r w:rsidRPr="006F178A">
        <w:rPr>
          <w:rtl/>
        </w:rPr>
        <w:t xml:space="preserve">, </w:t>
      </w:r>
      <w:r w:rsidRPr="006F178A">
        <w:rPr>
          <w:rtl/>
        </w:rPr>
        <w:t xml:space="preserve">דתנן</w:t>
      </w:r>
      <w:r w:rsidRPr="006F178A">
        <w:rPr>
          <w:rtl/>
        </w:rPr>
        <w:t xml:space="preserve">: חצר שנפרצה משתי רוחותיה, וכן בית שנפרץ משתי רוחותיו, וכן מבוי שניטלו קורותיו או לחייו </w:t>
      </w:r>
    </w:p>
    <w:p w:rsidR="005851B8" w:rsidRPr="006F178A" w:rsidRDefault="00E62A50" w:rsidP="00E62A50">
      <w:pPr>
        <w:rPr>
          <w:rtl/>
        </w:rPr>
      </w:pPr>
      <w:r>
        <w:rPr>
          <w:rStyle w:val="2fb"/>
          <w:rFonts w:hint="cs"/>
          <w:rtl/>
        </w:rPr>
        <w:t xml:space="preserve">ל</w:t>
      </w:r>
      <w:ins w:id="90037" w:author="מנוע מכני" w:date="2026-10-11T12:04:40Z">
        <w:r>
          <w:rPr>
            <w:rStyle w:val="2fb"/>
            <w:rFonts w:hint="cs"/>
            <w:rtl/>
          </w:rPr>
          <w:t xml:space="preserve">ר"י</w:t>
        </w:r>
      </w:ins>
      <w:del w:id="90038" w:author="מנוע מכני" w:date="2026-10-11T12:04:40Z">
        <w:r>
          <w:rPr>
            <w:rFonts w:hint="cs"/>
            <w:rtl/>
          </w:rPr>
          <w:delText xml:space="preserve">ר''י</w:delText>
        </w:r>
      </w:del>
      <w:r w:rsidR="005851B8" w:rsidRPr="006F178A">
        <w:rPr>
          <w:rtl/>
        </w:rPr>
        <w:t xml:space="preserve">- מותרין לאותה שבת ואסורין לעתיד לבא, </w:t>
      </w:r>
    </w:p>
    <w:p>
      <w:pPr>
        <w:pStyle w:val="38"/>
        <w:rPr>
          <w:ins w:id="95036" w:author="מנוע מכני" w:date="2026-10-11T12:04:40Z"/>
        </w:rPr>
      </w:pPr>
      <w:r>
        <w:t>ל</w:t>
      </w:r>
      <w:r>
        <w:t xml:space="preserve">רבי יוסי:</w:t>
      </w:r>
    </w:p>
    <w:p w:rsidR="005851B8" w:rsidRPr="006F178A" w:rsidRDefault="00E62A50" w:rsidP="00E62A50">
      <w:pPr>
        <w:rPr>
          <w:rtl/>
        </w:rPr>
      </w:pPr>
      <w:del w:id="95037" w:author="מנוע מכני" w:date="2026-10-11T12:04:40Z">
        <w:r>
          <w:rPr>
            <w:rtl/>
          </w:rPr>
          <w:delText xml:space="preserve"> </w:delText>
        </w:r>
      </w:del>
      <w:r>
        <w:rPr>
          <w:rtl/>
        </w:rPr>
        <w:t xml:space="preserve">אם מותרין לאותה שבת </w:t>
      </w:r>
      <w:r w:rsidR="005851B8" w:rsidRPr="006F178A">
        <w:rPr>
          <w:rtl/>
        </w:rPr>
        <w:t>מותרין לעת</w:t>
      </w:r>
      <w:r>
        <w:rPr>
          <w:rFonts w:hint="cs"/>
          <w:rtl/>
        </w:rPr>
        <w:t>"ל,</w:t>
      </w:r>
      <w:r w:rsidR="005851B8" w:rsidRPr="006F178A">
        <w:rPr>
          <w:rtl/>
        </w:rPr>
        <w:t xml:space="preserve"> ואם אסורין לעת</w:t>
      </w:r>
      <w:r>
        <w:rPr>
          <w:rFonts w:hint="cs"/>
          <w:rtl/>
        </w:rPr>
        <w:t>"ל</w:t>
      </w:r>
      <w:r w:rsidR="005851B8" w:rsidRPr="006F178A">
        <w:rPr>
          <w:rtl/>
        </w:rPr>
        <w:t xml:space="preserve"> - אסורין לאותה שבת.</w:t>
      </w:r>
    </w:p>
    <w:p>
      <w:pPr>
        <w:pStyle w:val="38"/>
        <w:rPr>
          <w:ins w:id="96999" w:author="מנוע מכני" w:date="2026-10-11T12:04:40Z"/>
        </w:rPr>
      </w:pPr>
      <w:r w:rsidRPr="006F178A">
        <w:t xml:space="preserve">לימא ר"ה דאמר כר"י,</w:t>
      </w:r>
    </w:p>
    <w:p w:rsidR="005851B8" w:rsidRDefault="005851B8" w:rsidP="005851B8">
      <w:pPr>
        <w:rPr>
          <w:rtl/>
        </w:rPr>
      </w:pPr>
      <w:del w:id="97000" w:author="מנוע מכני" w:date="2026-10-11T12:04:40Z">
        <w:r w:rsidRPr="006F178A">
          <w:rPr>
            <w:rtl/>
          </w:rPr>
          <w:delText xml:space="preserve"> </w:delText>
        </w:r>
      </w:del>
      <w:r w:rsidRPr="006F178A">
        <w:rPr>
          <w:rStyle w:val="2fb"/>
          <w:rtl/>
        </w:rPr>
        <w:t xml:space="preserve">ורבי</w:t>
      </w:r>
      <w:r w:rsidRPr="006F178A">
        <w:rPr>
          <w:rtl/>
        </w:rPr>
        <w:t xml:space="preserve"> יצחק דאמר </w:t>
      </w:r>
      <w:r w:rsidRPr="006F178A">
        <w:rPr>
          <w:rStyle w:val="2fb"/>
          <w:rtl/>
        </w:rPr>
        <w:t xml:space="preserve">כרבי יוסי</w:t>
      </w:r>
      <w:r w:rsidRPr="006F178A">
        <w:rPr>
          <w:rtl/>
        </w:rPr>
        <w:t xml:space="preserve">. </w:t>
      </w:r>
    </w:p>
    <w:p>
      <w:pPr>
        <w:pStyle w:val="38"/>
        <w:rPr>
          <w:ins w:id="95038" w:author="מנוע מכני" w:date="2026-10-11T12:04:40Z"/>
        </w:rPr>
      </w:pPr>
      <w:r w:rsidRPr="006F178A">
        <w:t xml:space="preserve">- </w:t>
      </w:r>
      <w:r w:rsidRPr="006F178A">
        <w:t xml:space="preserve">אמר</w:t>
      </w:r>
      <w:r w:rsidRPr="006F178A">
        <w:t xml:space="preserve"> לך </w:t>
      </w:r>
      <w:ins w:id="90144" w:author="מנוע מכני" w:date="2026-10-11T12:04:40Z">
        <w:r>
          <w:t xml:space="preserve">ר"ה</w:t>
        </w:r>
      </w:ins>
      <w:del w:id="90145" w:author="מנוע מכני" w:date="2026-10-11T12:04:40Z">
        <w:r w:rsidRPr="006F178A">
          <w:delText xml:space="preserve">רב הונא</w:delText>
        </w:r>
      </w:del>
      <w:r w:rsidRPr="006F178A">
        <w:t xml:space="preserve">:</w:t>
      </w:r>
    </w:p>
    <w:p w:rsidR="005851B8" w:rsidRPr="006F178A" w:rsidRDefault="005851B8" w:rsidP="005851B8">
      <w:pPr>
        <w:rPr>
          <w:rtl/>
        </w:rPr>
      </w:pPr>
      <w:del w:id="95039" w:author="מנוע מכני" w:date="2026-10-11T12:04:40Z">
        <w:r w:rsidRPr="006F178A">
          <w:rPr>
            <w:rtl/>
          </w:rPr>
          <w:delText xml:space="preserve"> </w:delText>
        </w:r>
      </w:del>
      <w:ins w:id="94496" w:author="מנוע מכני" w:date="2026-10-11T12:04:40Z">
        <w:r>
          <w:rPr>
            <w:rtl/>
          </w:rPr>
          <w:t xml:space="preserve">אני</w:t>
        </w:r>
      </w:ins>
      <w:del w:id="94497" w:author="מנוע מכני" w:date="2026-10-11T12:04:40Z">
        <w:r w:rsidRPr="006F178A">
          <w:rPr>
            <w:rtl/>
          </w:rPr>
          <w:delText xml:space="preserve">אנא</w:delText>
        </w:r>
      </w:del>
      <w:r w:rsidRPr="006F178A">
        <w:rPr>
          <w:rtl/>
        </w:rPr>
        <w:t xml:space="preserve"> </w:t>
      </w:r>
      <w:ins w:id="90738" w:author="מנוע מכני" w:date="2026-10-11T12:04:40Z">
        <w:r>
          <w:rPr>
            <w:rtl/>
          </w:rPr>
          <w:t xml:space="preserve">דאמרו</w:t>
        </w:r>
      </w:ins>
      <w:del w:id="90739" w:author="מנוע מכני" w:date="2026-10-11T12:04:40Z">
        <w:r w:rsidRPr="006F178A">
          <w:rPr>
            <w:rtl/>
          </w:rPr>
          <w:delText xml:space="preserve">דאמרי</w:delText>
        </w:r>
      </w:del>
      <w:r w:rsidRPr="006F178A">
        <w:rPr>
          <w:rtl/>
        </w:rPr>
        <w:t xml:space="preserve"> </w:t>
      </w:r>
      <w:ins w:id="90146" w:author="מנוע מכני" w:date="2026-10-11T12:04:40Z">
        <w:r>
          <w:rPr>
            <w:rtl/>
          </w:rPr>
          <w:t xml:space="preserve">אפי'</w:t>
        </w:r>
      </w:ins>
      <w:del w:id="90147" w:author="מנוע מכני" w:date="2026-10-11T12:04:40Z">
        <w:r w:rsidRPr="006F178A">
          <w:rPr>
            <w:rtl/>
          </w:rPr>
          <w:delText xml:space="preserve">אפילו</w:delText>
        </w:r>
      </w:del>
      <w:r w:rsidRPr="006F178A">
        <w:rPr>
          <w:rtl/>
        </w:rPr>
        <w:t xml:space="preserve"> </w:t>
      </w:r>
      <w:r w:rsidRPr="007C4031">
        <w:rPr>
          <w:rStyle w:val="2fb"/>
          <w:rtl/>
        </w:rPr>
        <w:t xml:space="preserve">לרבי יוסי</w:t>
      </w:r>
      <w:r w:rsidRPr="007C4031">
        <w:rPr>
          <w:rtl/>
        </w:rPr>
        <w:t xml:space="preserve">, </w:t>
      </w:r>
      <w:r>
        <w:rPr>
          <w:rFonts w:hint="cs"/>
          <w:rtl/>
        </w:rPr>
        <w:t xml:space="preserve">דווקא שם </w:t>
      </w:r>
      <w:r w:rsidRPr="007C4031">
        <w:rPr>
          <w:rtl/>
        </w:rPr>
        <w:t xml:space="preserve">אלא </w:t>
      </w:r>
      <w:ins w:id="94492" w:author="מנוע מכני" w:date="2026-10-11T12:04:40Z">
        <w:r>
          <w:rPr>
            <w:rtl/>
          </w:rPr>
          <w:t xml:space="preserve">דאינם</w:t>
        </w:r>
      </w:ins>
      <w:del w:id="94493" w:author="מנוע מכני" w:date="2026-10-11T12:04:40Z">
        <w:r w:rsidRPr="007C4031">
          <w:rPr>
            <w:rtl/>
          </w:rPr>
          <w:delText xml:space="preserve">דליתנהו</w:delText>
        </w:r>
      </w:del>
      <w:r w:rsidRPr="007C4031">
        <w:rPr>
          <w:rtl/>
        </w:rPr>
        <w:t xml:space="preserve"> למחיצות, </w:t>
      </w:r>
      <w:ins w:id="90740" w:author="מנוע מכני" w:date="2026-10-11T12:04:40Z">
        <w:r>
          <w:rPr>
            <w:rtl/>
          </w:rPr>
          <w:t xml:space="preserve">כאן</w:t>
        </w:r>
      </w:ins>
      <w:del w:id="90741" w:author="מנוע מכני" w:date="2026-10-11T12:04:40Z">
        <w:r w:rsidRPr="007C4031">
          <w:rPr>
            <w:rtl/>
          </w:rPr>
          <w:delText xml:space="preserve">הכא</w:delText>
        </w:r>
      </w:del>
      <w:r w:rsidRPr="007C4031">
        <w:rPr>
          <w:rtl/>
        </w:rPr>
        <w:t xml:space="preserve"> - </w:t>
      </w:r>
      <w:ins w:id="94494" w:author="מנוע מכני" w:date="2026-10-11T12:04:40Z">
        <w:r>
          <w:rPr>
            <w:rtl/>
          </w:rPr>
          <w:t xml:space="preserve">ישנם</w:t>
        </w:r>
      </w:ins>
      <w:del w:id="94495" w:author="מנוע מכני" w:date="2026-10-11T12:04:40Z">
        <w:r w:rsidRPr="007C4031">
          <w:rPr>
            <w:rtl/>
          </w:rPr>
          <w:delText xml:space="preserve">איתנהו</w:delText>
        </w:r>
      </w:del>
      <w:r w:rsidRPr="007C4031">
        <w:rPr>
          <w:rtl/>
        </w:rPr>
        <w:t xml:space="preserve"> למחיצות.</w:t>
      </w:r>
    </w:p>
    <w:p>
      <w:pPr>
        <w:pStyle w:val="38"/>
        <w:rPr>
          <w:ins w:id="95040" w:author="מנוע מכני" w:date="2026-10-11T12:04:40Z"/>
        </w:rPr>
      </w:pPr>
      <w:r w:rsidRPr="006F178A">
        <w:t xml:space="preserve">ורבי יצחק</w:t>
      </w:r>
      <w:del w:id="97026" w:author="מנוע מכני" w:date="2026-10-11T12:04:40Z">
        <w:r w:rsidRPr="006F178A">
          <w:delText xml:space="preserve"> אמר</w:delText>
        </w:r>
      </w:del>
      <w:r w:rsidRPr="006F178A">
        <w:t xml:space="preserve">:</w:t>
      </w:r>
    </w:p>
    <w:p w:rsidR="005851B8" w:rsidRPr="006F178A" w:rsidRDefault="005851B8" w:rsidP="005851B8">
      <w:pPr>
        <w:rPr>
          <w:rtl/>
        </w:rPr>
      </w:pPr>
      <w:del w:id="95041" w:author="מנוע מכני" w:date="2026-10-11T12:04:40Z">
        <w:r w:rsidRPr="006F178A">
          <w:rPr>
            <w:rtl/>
          </w:rPr>
          <w:delText xml:space="preserve"> </w:delText>
        </w:r>
      </w:del>
      <w:r w:rsidRPr="006F178A">
        <w:rPr>
          <w:rFonts w:hint="cs"/>
          <w:rtl/>
        </w:rPr>
        <w:t xml:space="preserve">דווקא </w:t>
      </w:r>
      <w:r w:rsidRPr="006F178A">
        <w:rPr>
          <w:rStyle w:val="2fb"/>
          <w:rFonts w:hint="cs"/>
          <w:rtl/>
        </w:rPr>
        <w:t xml:space="preserve">לר</w:t>
      </w:r>
      <w:r w:rsidRPr="006F178A">
        <w:rPr>
          <w:rStyle w:val="2fb"/>
          <w:rtl/>
        </w:rPr>
        <w:t>"</w:t>
      </w:r>
      <w:r w:rsidRPr="006F178A">
        <w:rPr>
          <w:rStyle w:val="2fb"/>
          <w:rFonts w:hint="cs"/>
          <w:rtl/>
        </w:rPr>
        <w:t xml:space="preserve">י</w:t>
      </w:r>
      <w:r w:rsidRPr="006F178A">
        <w:rPr>
          <w:rFonts w:hint="cs"/>
          <w:rtl/>
        </w:rPr>
        <w:t xml:space="preserve"> </w:t>
      </w:r>
      <w:ins w:id="94500" w:author="מנוע מכני" w:date="2026-10-11T12:04:40Z">
        <w:r>
          <w:rPr>
            <w:rtl/>
          </w:rPr>
          <w:t xml:space="preserve">דישנם</w:t>
        </w:r>
      </w:ins>
      <w:del w:id="94501" w:author="מנוע מכני" w:date="2026-10-11T12:04:40Z">
        <w:r w:rsidRPr="006F178A">
          <w:rPr>
            <w:rtl/>
          </w:rPr>
          <w:delText xml:space="preserve">דאיתנהו</w:delText>
        </w:r>
      </w:del>
      <w:r w:rsidRPr="006F178A">
        <w:rPr>
          <w:rtl/>
        </w:rPr>
        <w:t xml:space="preserve"> לדיורין - </w:t>
      </w:r>
      <w:ins w:id="90742" w:author="מנוע מכני" w:date="2026-10-11T12:04:40Z">
        <w:r>
          <w:rPr>
            <w:rtl/>
          </w:rPr>
          <w:t xml:space="preserve">כאן</w:t>
        </w:r>
      </w:ins>
      <w:del w:id="90743" w:author="מנוע מכני" w:date="2026-10-11T12:04:40Z">
        <w:r w:rsidRPr="006F178A">
          <w:rPr>
            <w:rtl/>
          </w:rPr>
          <w:delText xml:space="preserve">הכא</w:delText>
        </w:r>
      </w:del>
      <w:r w:rsidRPr="006F178A">
        <w:rPr>
          <w:rtl/>
        </w:rPr>
        <w:t xml:space="preserve"> </w:t>
      </w:r>
      <w:ins w:id="94498" w:author="מנוע מכני" w:date="2026-10-11T12:04:40Z">
        <w:r>
          <w:rPr>
            <w:rtl/>
          </w:rPr>
          <w:t xml:space="preserve">אינם</w:t>
        </w:r>
      </w:ins>
      <w:del w:id="94499" w:author="מנוע מכני" w:date="2026-10-11T12:04:40Z">
        <w:r w:rsidRPr="006F178A">
          <w:rPr>
            <w:rtl/>
          </w:rPr>
          <w:delText xml:space="preserve">ליתנהו</w:delText>
        </w:r>
      </w:del>
      <w:r w:rsidRPr="006F178A">
        <w:rPr>
          <w:rtl/>
        </w:rPr>
        <w:t xml:space="preserve"> לדיורין.</w:t>
      </w:r>
    </w:p>
    <w:p w:rsidR="005851B8" w:rsidRPr="006F178A" w:rsidRDefault="005851B8" w:rsidP="005851B8">
      <w:pPr>
        <w:rPr>
          <w:rtl/>
        </w:rPr>
      </w:pPr>
      <w:r w:rsidRPr="006F178A">
        <w:rPr>
          <w:rtl/>
        </w:rPr>
        <w:t>•</w:t>
      </w:r>
      <w:r w:rsidRPr="006F178A">
        <w:rPr>
          <w:rFonts w:hint="cs"/>
          <w:rtl/>
        </w:rPr>
        <w:t xml:space="preserve"> </w:t>
      </w:r>
      <w:r w:rsidRPr="006F178A">
        <w:rPr>
          <w:rtl/>
        </w:rPr>
        <w:t xml:space="preserve">וחכ"א אחד משני דברים. היינו תנא </w:t>
      </w:r>
      <w:ins w:id="93378" w:author="מנוע מכני" w:date="2026-10-11T12:04:40Z">
        <w:r>
          <w:rPr>
            <w:rtl/>
          </w:rPr>
          <w:t xml:space="preserve">ראשון</w:t>
        </w:r>
      </w:ins>
      <w:del w:id="93379" w:author="מנוע מכני" w:date="2026-10-11T12:04:40Z">
        <w:r w:rsidRPr="006F178A">
          <w:rPr>
            <w:rtl/>
          </w:rPr>
          <w:delText xml:space="preserve">קמא</w:delText>
        </w:r>
      </w:del>
      <w:r w:rsidRPr="006F178A">
        <w:rPr>
          <w:rtl/>
        </w:rPr>
        <w:t xml:space="preserve">. - </w:t>
      </w:r>
      <w:ins w:id="90744" w:author="מנוע מכני" w:date="2026-10-11T12:04:40Z">
        <w:r>
          <w:rPr>
            <w:b/>
            <w:bCs/>
            <w:rtl/>
          </w:rPr>
          <w:t xml:space="preserve">יש</w:t>
        </w:r>
      </w:ins>
      <w:del w:id="90745" w:author="מנוע מכני" w:date="2026-10-11T12:04:40Z">
        <w:r w:rsidRPr="00E1368E">
          <w:rPr>
            <w:b/>
            <w:bCs/>
            <w:rtl/>
          </w:rPr>
          <w:delText xml:space="preserve">איכא</w:delText>
        </w:r>
      </w:del>
      <w:r w:rsidRPr="00E1368E">
        <w:rPr>
          <w:b/>
          <w:bCs/>
          <w:rtl/>
        </w:rPr>
        <w:t xml:space="preserve"> </w:t>
      </w:r>
      <w:ins w:id="90073" w:author="Claude - סמנטי" w:date="2026-10-11T12:19:31Z">
        <w:r>
          <w:rPr>
            <w:b/>
            <w:bCs/>
            <w:rtl/>
          </w:rPr>
          <w:t xml:space="preserve">ביניהם</w:t>
        </w:r>
      </w:ins>
      <w:del w:id="90074" w:author="Claude - סמנטי" w:date="2026-10-11T12:19:31Z">
        <w:r w:rsidRPr="00E1368E">
          <w:rPr>
            <w:b/>
            <w:bCs/>
            <w:rtl/>
          </w:rPr>
          <w:delText xml:space="preserve">בינייהו</w:delText>
        </w:r>
      </w:del>
      <w:r w:rsidRPr="006F178A">
        <w:rPr>
          <w:rtl/>
        </w:rPr>
        <w:t xml:space="preserve"> יחיד בישוב.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יז.</w:t>
      </w:r>
    </w:p>
    <w:p>
      <w:pPr>
        <w:pStyle w:val="MishnaBatzad"/>
        <w:rPr>
          <w:ins w:id="20261" w:author="קלוד" w:date="2026-10-11T09:07:28Z"/>
        </w:rPr>
      </w:pPr>
      <w:ins w:id="20260" w:author="קלוד" w:date="2026-10-11T09:07:28Z">
        <w:r>
          <w:t xml:space="preserve">משנה י</w:t>
        </w:r>
      </w:ins>
    </w:p>
    <w:p w:rsidR="005851B8" w:rsidRPr="00E62A50" w:rsidRDefault="005851B8" w:rsidP="005851B8">
      <w:pPr>
        <w:pStyle w:val="afff9"/>
        <w:rPr>
          <w:del w:id="20095" w:author="קלוד" w:date="2026-10-11T09:07:28Z"/>
          <w:rtl/>
        </w:rPr>
      </w:pPr>
      <w:del w:id="20094" w:author="קלוד" w:date="2026-10-11T09:07:28Z">
        <w:r w:rsidRPr="00E62A50">
          <w:rPr>
            <w:sz w:val="20"/>
            <w:rtl/>
          </w:rPr>
          <w:delText xml:space="preserve"> משנה.</w:delText>
        </w:r>
      </w:del>
    </w:p>
    <w:p w:rsidR="005851B8" w:rsidRPr="00E62A50" w:rsidRDefault="005851B8" w:rsidP="005851B8">
      <w:pPr>
        <w:pStyle w:val="afff9"/>
        <w:spacing w:before="120"/>
        <w:rPr>
          <w:rtl/>
        </w:rPr>
        <w:pPrChange w:id="90008" w:author="קלוד" w:date="2026-10-11T12:09:42Z">
          <w:pPr>
            <w:pStyle w:val="afff9"/>
          </w:pPr>
        </w:pPrChange>
      </w:pPr>
      <w:r w:rsidRPr="00E62A50">
        <w:rPr>
          <w:rtl/>
        </w:rPr>
        <w:t>ארבעה דברים פטרו במחנה: מביאין עצים מכל מקום ופטורין מרחיצת ידים, ומדמאי, ומלערב.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15" w:author="קלוד" w:date="2026-10-11T12:24:08Z"/>
        </w:rPr>
      </w:pPr>
      <w:ins w:id="90616" w:author="קלוד" w:date="2026-10-11T12:24:08Z">
        <w:r>
          <w:rPr>
            <w:color w:val="7B3F00"/>
          </w:rPr>
          <w:t xml:space="preserve">מחנה היוצאת למלחמה - מותרין בגזל עצים יבשים</w:t>
        </w:r>
      </w:ins>
    </w:p>
    <w:p>
      <w:pPr>
        <w:pStyle w:val="38"/>
        <w:rPr>
          <w:ins w:id="95043" w:author="מנוע מכני" w:date="2026-10-11T12:04:40Z"/>
        </w:rPr>
      </w:pPr>
      <w:del w:id="95042"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5044" w:author="מנוע מכני" w:date="2026-10-11T12:04:40Z">
        <w:r w:rsidRPr="006F178A">
          <w:rPr>
            <w:rFonts w:ascii="Fb Fontext" w:hAnsi="Fb Fontext"/>
            <w:rtl/>
          </w:rPr>
          <w:delText xml:space="preserve"> </w:delText>
        </w:r>
      </w:del>
      <w:r w:rsidRPr="006F178A">
        <w:rPr>
          <w:rFonts w:ascii="Fb Fontext" w:hAnsi="Fb Fontext"/>
          <w:rtl/>
        </w:rPr>
        <w:t xml:space="preserve">מחנה היוצאת למלחמת הרשות - מותרין בגזל עצים יבשים.</w:t>
      </w:r>
    </w:p>
    <w:p w:rsidR="005851B8" w:rsidRPr="006F178A" w:rsidRDefault="005851B8" w:rsidP="005851B8">
      <w:pPr>
        <w:rPr>
          <w:rtl/>
        </w:rPr>
      </w:pPr>
      <w:r w:rsidRPr="006F178A">
        <w:rPr>
          <w:rStyle w:val="2fb"/>
          <w:rtl/>
        </w:rPr>
        <w:t xml:space="preserve">ריב"ת</w:t>
      </w:r>
      <w:r w:rsidRPr="006F178A">
        <w:rPr>
          <w:rtl/>
        </w:rPr>
        <w:t xml:space="preserve">: אף חונין בכל מקום, ובמקום שנהרגו שם נקברין.</w:t>
      </w:r>
    </w:p>
    <w:p w:rsidR="005851B8" w:rsidRPr="006F178A" w:rsidRDefault="005851B8" w:rsidP="005851B8">
      <w:pPr>
        <w:rPr>
          <w:rStyle w:val="afffe"/>
          <w:rFonts w:ascii="Fb Fontext" w:hAnsi="Fb Fontext"/>
          <w:rtl/>
        </w:rPr>
      </w:pPr>
      <w:r w:rsidRPr="006F178A">
        <w:rPr>
          <w:rStyle w:val="afffe"/>
          <w:rFonts w:ascii="Fb Fontext" w:hAnsi="Fb Fontext"/>
          <w:rtl/>
        </w:rPr>
        <w:t>מותרין בגזל עצים יבשים.</w:t>
      </w:r>
    </w:p>
    <w:p>
      <w:pPr>
        <w:pStyle w:val="38"/>
        <w:rPr>
          <w:ins w:id="95045" w:author="מנוע מכני" w:date="2026-10-11T12:04:40Z"/>
        </w:rPr>
      </w:pPr>
      <w:r w:rsidRPr="006F178A">
        <w:t xml:space="preserve">והך די' תנאים שהתנה יהושע:</w:t>
      </w:r>
    </w:p>
    <w:p w:rsidR="005851B8" w:rsidRPr="006F178A" w:rsidRDefault="005851B8" w:rsidP="005851B8">
      <w:pPr>
        <w:rPr>
          <w:rtl/>
        </w:rPr>
      </w:pPr>
      <w:del w:id="95046" w:author="מנוע מכני" w:date="2026-10-11T12:04:40Z">
        <w:r w:rsidRPr="006F178A">
          <w:rPr>
            <w:rtl/>
          </w:rPr>
          <w:delText xml:space="preserve"> </w:delText>
        </w:r>
      </w:del>
      <w:r w:rsidRPr="006F178A">
        <w:rPr>
          <w:rtl/>
        </w:rPr>
        <w:t xml:space="preserve">שיהו מרעין בחורשין ומלקטין עצים משדותיהן.</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w:t>
      </w:r>
      <w:ins w:id="90746" w:author="מנוע מכני" w:date="2026-10-11T12:04:40Z">
        <w:r>
          <w:rPr>
            <w:rtl/>
          </w:rPr>
          <w:t xml:space="preserve">שם</w:t>
        </w:r>
      </w:ins>
      <w:del w:id="90747" w:author="מנוע מכני" w:date="2026-10-11T12:04:40Z">
        <w:r w:rsidRPr="006F178A">
          <w:rPr>
            <w:rtl/>
          </w:rPr>
          <w:delText xml:space="preserve">התם</w:delText>
        </w:r>
      </w:del>
      <w:r w:rsidRPr="006F178A">
        <w:rPr>
          <w:rtl/>
        </w:rPr>
        <w:t xml:space="preserve"> בהיזמי והיגי </w:t>
      </w:r>
      <w:ins w:id="90748" w:author="מנוע מכני" w:date="2026-10-11T12:04:40Z">
        <w:r>
          <w:rPr>
            <w:rtl/>
          </w:rPr>
          <w:t xml:space="preserve">כאן</w:t>
        </w:r>
      </w:ins>
      <w:del w:id="90749" w:author="מנוע מכני" w:date="2026-10-11T12:04:40Z">
        <w:r w:rsidRPr="006F178A">
          <w:rPr>
            <w:rtl/>
          </w:rPr>
          <w:delText xml:space="preserve">הכא</w:delText>
        </w:r>
      </w:del>
      <w:r w:rsidRPr="006F178A">
        <w:rPr>
          <w:rtl/>
        </w:rPr>
        <w:t xml:space="preserve"> בשאר עצים.</w:t>
      </w:r>
    </w:p>
    <w:p w:rsidR="005851B8" w:rsidRPr="009757B9" w:rsidRDefault="005851B8" w:rsidP="005851B8">
      <w:pPr>
        <w:rPr>
          <w:rFonts w:cs="Guttman Vilna"/>
          <w:b/>
          <w:bCs/>
          <w:rtl/>
        </w:rPr>
      </w:pPr>
      <w:r w:rsidRPr="006F178A">
        <w:rPr>
          <w:rStyle w:val="afffe"/>
          <w:rFonts w:ascii="Fb Fontext" w:hAnsi="Fb Fontext"/>
          <w:b/>
          <w:rtl/>
        </w:rPr>
        <w:t>ב.</w:t>
      </w:r>
      <w:r w:rsidRPr="006F178A">
        <w:rPr>
          <w:rtl/>
        </w:rPr>
        <w:t xml:space="preserve"> </w:t>
      </w:r>
      <w:ins w:id="90750" w:author="מנוע מכני" w:date="2026-10-11T12:04:40Z">
        <w:r>
          <w:rPr>
            <w:rtl/>
          </w:rPr>
          <w:t xml:space="preserve">שם</w:t>
        </w:r>
      </w:ins>
      <w:del w:id="90751" w:author="מנוע מכני" w:date="2026-10-11T12:04:40Z">
        <w:r w:rsidRPr="006F178A">
          <w:rPr>
            <w:rtl/>
          </w:rPr>
          <w:delText xml:space="preserve">התם</w:delText>
        </w:r>
      </w:del>
      <w:r w:rsidRPr="006F178A">
        <w:rPr>
          <w:rtl/>
        </w:rPr>
        <w:t xml:space="preserve"> במחוברין, </w:t>
      </w:r>
      <w:ins w:id="90754" w:author="מנוע מכני" w:date="2026-10-11T12:04:40Z">
        <w:r>
          <w:rPr>
            <w:rtl/>
          </w:rPr>
          <w:t xml:space="preserve">כאן</w:t>
        </w:r>
      </w:ins>
      <w:del w:id="90755" w:author="מנוע מכני" w:date="2026-10-11T12:04:40Z">
        <w:r w:rsidRPr="006F178A">
          <w:rPr>
            <w:rtl/>
          </w:rPr>
          <w:delText xml:space="preserve">הכא</w:delText>
        </w:r>
      </w:del>
      <w:r w:rsidRPr="006F178A">
        <w:rPr>
          <w:rtl/>
        </w:rPr>
        <w:t xml:space="preserve"> בתלושין.</w:t>
      </w:r>
      <w:r w:rsidRPr="006F178A">
        <w:rPr>
          <w:rStyle w:val="afffe"/>
          <w:rFonts w:ascii="Fb Fontext" w:hAnsi="Fb Fontext"/>
          <w:rtl/>
        </w:rPr>
        <w:t xml:space="preserve"> ג.</w:t>
      </w:r>
      <w:r w:rsidRPr="006F178A">
        <w:rPr>
          <w:rtl/>
        </w:rPr>
        <w:t xml:space="preserve"> </w:t>
      </w:r>
      <w:ins w:id="90752" w:author="מנוע מכני" w:date="2026-10-11T12:04:40Z">
        <w:r>
          <w:rPr>
            <w:rtl/>
          </w:rPr>
          <w:t xml:space="preserve">שם</w:t>
        </w:r>
      </w:ins>
      <w:del w:id="90753" w:author="מנוע מכני" w:date="2026-10-11T12:04:40Z">
        <w:r w:rsidRPr="006F178A">
          <w:rPr>
            <w:rtl/>
          </w:rPr>
          <w:delText xml:space="preserve">התם</w:delText>
        </w:r>
      </w:del>
      <w:r w:rsidRPr="006F178A">
        <w:rPr>
          <w:rtl/>
        </w:rPr>
        <w:t xml:space="preserve"> בלחין, </w:t>
      </w:r>
      <w:ins w:id="90756" w:author="מנוע מכני" w:date="2026-10-11T12:04:40Z">
        <w:r>
          <w:rPr>
            <w:rtl/>
          </w:rPr>
          <w:t xml:space="preserve">כאן</w:t>
        </w:r>
      </w:ins>
      <w:del w:id="90757" w:author="מנוע מכני" w:date="2026-10-11T12:04:40Z">
        <w:r w:rsidRPr="006F178A">
          <w:rPr>
            <w:rtl/>
          </w:rPr>
          <w:delText xml:space="preserve">הכא</w:delText>
        </w:r>
      </w:del>
      <w:r w:rsidRPr="006F178A">
        <w:rPr>
          <w:rtl/>
        </w:rPr>
        <w:t xml:space="preserve"> ביבשים.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13" w:author="קלוד" w:date="2026-10-11T12:24:08Z"/>
        </w:rPr>
      </w:pPr>
      <w:ins w:id="90614" w:author="קלוד" w:date="2026-10-11T12:24:08Z">
        <w:r>
          <w:rPr>
            <w:color w:val="7B3F00"/>
          </w:rPr>
          <w:t xml:space="preserve">נקברים במקום שנהרגו - מת מצוה קונה מקומו</w:t>
        </w:r>
      </w:ins>
    </w:p>
    <w:p w:rsidR="005851B8" w:rsidRPr="006F178A" w:rsidRDefault="005851B8" w:rsidP="005851B8">
      <w:pPr>
        <w:rPr>
          <w:rtl/>
        </w:rPr>
      </w:pPr>
      <w:r w:rsidRPr="006F178A">
        <w:rPr>
          <w:rFonts w:ascii="Fb Fontext" w:hAnsi="Fb Fontext"/>
          <w:rtl/>
        </w:rPr>
        <w:t>ובמקום שנהרגים שם נקברים. פשיטא, מת מצוה הוא, ומת מצוה קונה מקומו.</w:t>
      </w:r>
    </w:p>
    <w:p w:rsidR="005851B8" w:rsidRPr="006F178A" w:rsidRDefault="005851B8" w:rsidP="005851B8">
      <w:pPr>
        <w:rPr>
          <w:rtl/>
        </w:rPr>
      </w:pPr>
      <w:r w:rsidRPr="006F178A">
        <w:rPr>
          <w:rtl/>
        </w:rPr>
        <w:t xml:space="preserve">- וקמ'ל דאע"ג </w:t>
      </w:r>
      <w:ins w:id="92128" w:author="מנוע מכני" w:date="2026-10-11T12:04:40Z">
        <w:r>
          <w:rPr>
            <w:rtl/>
          </w:rPr>
          <w:t xml:space="preserve">דיש</w:t>
        </w:r>
      </w:ins>
      <w:del w:id="92129" w:author="מנוע מכני" w:date="2026-10-11T12:04:40Z">
        <w:r w:rsidRPr="006F178A">
          <w:rPr>
            <w:rtl/>
          </w:rPr>
          <w:delText xml:space="preserve">דאית</w:delText>
        </w:r>
      </w:del>
      <w:r w:rsidRPr="006F178A">
        <w:rPr>
          <w:rtl/>
        </w:rPr>
        <w:t xml:space="preserve"> </w:t>
      </w:r>
      <w:ins w:id="92126" w:author="מנוע מכני" w:date="2026-10-11T12:04:40Z">
        <w:r>
          <w:rPr>
            <w:rtl/>
          </w:rPr>
          <w:t xml:space="preserve">לו</w:t>
        </w:r>
      </w:ins>
      <w:del w:id="92127" w:author="מנוע מכני" w:date="2026-10-11T12:04:40Z">
        <w:r w:rsidRPr="006F178A">
          <w:rPr>
            <w:rtl/>
          </w:rPr>
          <w:delText xml:space="preserve">ליה</w:delText>
        </w:r>
      </w:del>
      <w:r w:rsidRPr="006F178A">
        <w:rPr>
          <w:rtl/>
        </w:rPr>
        <w:t xml:space="preserve"> קוברין.</w:t>
      </w:r>
    </w:p>
    <w:p w:rsidR="005851B8" w:rsidRPr="006F178A" w:rsidRDefault="005851B8" w:rsidP="005851B8">
      <w:pPr>
        <w:rPr>
          <w:rtl/>
        </w:rPr>
      </w:pPr>
      <w:r w:rsidRPr="006F178A">
        <w:rPr>
          <w:rtl/>
        </w:rPr>
        <w:t>וכדתניא: איזהו מת מצוה - כל שאין לו קוברין, קורא ואחרים עונין אותו - אין זה מת מצוה.</w:t>
      </w:r>
    </w:p>
    <w:p w:rsidR="005851B8" w:rsidRPr="006F178A" w:rsidRDefault="005851B8" w:rsidP="005851B8">
      <w:pPr>
        <w:rPr>
          <w:rtl/>
        </w:rPr>
      </w:pPr>
      <w:r w:rsidRPr="006F178A">
        <w:rPr>
          <w:rtl/>
        </w:rPr>
        <w:t>מת מצווה קונה מקומו אבל מת העומד על המיצר מתוך שניתנה רשות לפנותו מן המיצר מפנהו לכל רוח שירצה.</w:t>
      </w:r>
    </w:p>
    <w:p w:rsidR="005851B8" w:rsidRPr="006F178A" w:rsidRDefault="005851B8" w:rsidP="005851B8">
      <w:pPr>
        <w:rPr>
          <w:rtl/>
        </w:rPr>
      </w:pPr>
      <w:r w:rsidRPr="006F178A">
        <w:rPr>
          <w:rtl/>
        </w:rPr>
        <w:t>•</w:t>
      </w:r>
      <w:r w:rsidRPr="006F178A">
        <w:rPr>
          <w:rFonts w:hint="cs"/>
          <w:rtl/>
        </w:rPr>
        <w:t xml:space="preserve"> </w:t>
      </w:r>
      <w:r w:rsidRPr="006F178A">
        <w:rPr>
          <w:rtl/>
        </w:rPr>
        <w:t>וכדתניא המוציא מת מוטל בסרטיא - מפניהו לימין אסרטיא או לשמאל אסרטיא.</w:t>
      </w:r>
    </w:p>
    <w:p w:rsidR="005851B8" w:rsidRDefault="005851B8" w:rsidP="005851B8">
      <w:pPr>
        <w:rPr>
          <w:rtl/>
        </w:rPr>
      </w:pPr>
      <w:r w:rsidRPr="006F178A">
        <w:rPr>
          <w:rtl/>
        </w:rPr>
        <w:t>שדה בור ושדה ניר - מפניהו לשדה בור, שדה ניר ושדה זרע - מפניהו לשדה ניר,</w:t>
      </w:r>
    </w:p>
    <w:p w:rsidR="005851B8" w:rsidRPr="009757B9" w:rsidRDefault="005851B8" w:rsidP="005851B8">
      <w:pPr>
        <w:rPr>
          <w:rFonts w:cs="Guttman Vilna"/>
          <w:b/>
          <w:bCs/>
          <w:rtl/>
        </w:rPr>
      </w:pPr>
      <w:r w:rsidRPr="006F178A">
        <w:rPr>
          <w:rtl/>
        </w:rPr>
        <w:t>היו שתיהן נירות, שתיהן זרועות, שתיהן בורות מפניהו לכל רוח שירצה.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11" w:author="קלוד" w:date="2026-10-11T12:24:08Z"/>
        </w:rPr>
      </w:pPr>
      <w:ins w:id="90612" w:author="קלוד" w:date="2026-10-11T12:24:08Z">
        <w:r>
          <w:rPr>
            <w:color w:val="7B3F00"/>
          </w:rPr>
          <w:t xml:space="preserve">מחנה פטורה מרחיצת ידים - מים אחרונים חובה</w:t>
        </w:r>
      </w:ins>
    </w:p>
    <w:p w:rsidR="005851B8" w:rsidRPr="006F178A" w:rsidRDefault="005851B8" w:rsidP="005851B8">
      <w:pPr>
        <w:rPr>
          <w:rStyle w:val="afffe"/>
          <w:rFonts w:ascii="Fb Fontext" w:hAnsi="Fb Fontext"/>
          <w:rtl/>
        </w:rPr>
      </w:pPr>
      <w:r w:rsidRPr="006F178A">
        <w:rPr>
          <w:rStyle w:val="afffe"/>
          <w:rFonts w:ascii="Fb Fontext" w:hAnsi="Fb Fontext"/>
          <w:rtl/>
        </w:rPr>
        <w:t>ופטורין מרחיצת ידים.</w:t>
      </w:r>
    </w:p>
    <w:p>
      <w:pPr>
        <w:pStyle w:val="38"/>
        <w:rPr>
          <w:ins w:id="95048" w:author="מנוע מכני" w:date="2026-10-11T12:04:40Z"/>
        </w:rPr>
      </w:pPr>
      <w:del w:id="95047" w:author="מנוע מכני" w:date="2026-10-11T12:04:40Z">
        <w:r w:rsidRPr="006F178A">
          <w:delText xml:space="preserve">•</w:delText>
        </w:r>
      </w:del>
      <w:r w:rsidRPr="006F178A">
        <w:t xml:space="preserve"> </w:t>
      </w:r>
      <w:r w:rsidRPr="006F178A">
        <w:t xml:space="preserve">אביי:</w:t>
      </w:r>
    </w:p>
    <w:p w:rsidR="005851B8" w:rsidRPr="006F178A" w:rsidRDefault="005851B8" w:rsidP="005851B8">
      <w:pPr>
        <w:rPr>
          <w:rtl/>
        </w:rPr>
      </w:pPr>
      <w:del w:id="95049" w:author="מנוע מכני" w:date="2026-10-11T12:04:40Z">
        <w:r w:rsidRPr="006F178A">
          <w:rPr>
            <w:rtl/>
          </w:rPr>
          <w:delText xml:space="preserve"> </w:delText>
        </w:r>
      </w:del>
      <w:ins w:id="94252" w:author="מנוע מכני" w:date="2026-10-11T12:04:40Z">
        <w:r>
          <w:rPr>
            <w:rtl/>
          </w:rPr>
          <w:t xml:space="preserve">דווקא </w:t>
        </w:r>
      </w:ins>
      <w:del w:id="94253" w:author="מנוע מכני" w:date="2026-10-11T12:04:40Z">
        <w:r w:rsidRPr="006F178A">
          <w:rPr>
            <w:rtl/>
          </w:rPr>
          <w:delText xml:space="preserve">לא שנו אלא </w:delText>
        </w:r>
      </w:del>
      <w:r w:rsidRPr="006F178A">
        <w:rPr>
          <w:rtl/>
        </w:rPr>
        <w:t xml:space="preserve">מים ראשונים אבל מים אחרונים חובה.</w:t>
      </w:r>
    </w:p>
    <w:p w:rsidR="005851B8" w:rsidRPr="006F178A" w:rsidRDefault="005851B8" w:rsidP="005851B8">
      <w:pPr>
        <w:rPr>
          <w:rtl/>
        </w:rPr>
      </w:pPr>
      <w:r w:rsidRPr="006F178A">
        <w:rPr>
          <w:rtl/>
        </w:rPr>
        <w:t>•</w:t>
      </w:r>
      <w:r w:rsidRPr="006F178A">
        <w:rPr>
          <w:rFonts w:hint="cs"/>
          <w:rtl/>
        </w:rPr>
        <w:t xml:space="preserve"> </w:t>
      </w:r>
      <w:r w:rsidRPr="006F178A">
        <w:rPr>
          <w:rStyle w:val="2fb"/>
          <w:rtl/>
        </w:rPr>
        <w:t xml:space="preserve">רחב"א</w:t>
      </w:r>
      <w:r w:rsidRPr="006F178A">
        <w:rPr>
          <w:rtl/>
        </w:rPr>
        <w:t xml:space="preserve"> מים אחרונים חובה מפני שמלח סדומית יש, שמסמא את העינים.</w:t>
      </w:r>
    </w:p>
    <w:p>
      <w:pPr>
        <w:pStyle w:val="38"/>
        <w:rPr>
          <w:ins w:id="95051" w:author="מנוע מכני" w:date="2026-10-11T12:04:40Z"/>
        </w:rPr>
      </w:pPr>
      <w:del w:id="95050" w:author="מנוע מכני" w:date="2026-10-11T12:04:40Z">
        <w:r w:rsidRPr="006F178A">
          <w:delText xml:space="preserve">•</w:delText>
        </w:r>
      </w:del>
      <w:r w:rsidRPr="006F178A">
        <w:t xml:space="preserve"> </w:t>
      </w:r>
      <w:r w:rsidRPr="006F178A">
        <w:t xml:space="preserve">אביי:</w:t>
      </w:r>
    </w:p>
    <w:p w:rsidR="005851B8" w:rsidRPr="006F178A" w:rsidRDefault="005851B8" w:rsidP="005851B8">
      <w:pPr>
        <w:rPr>
          <w:rtl/>
        </w:rPr>
      </w:pPr>
      <w:del w:id="95052" w:author="מנוע מכני" w:date="2026-10-11T12:04:40Z">
        <w:r w:rsidRPr="006F178A">
          <w:rPr>
            <w:rtl/>
          </w:rPr>
          <w:delText xml:space="preserve"> </w:delText>
        </w:r>
      </w:del>
      <w:r w:rsidRPr="006F178A">
        <w:rPr>
          <w:rtl/>
        </w:rPr>
        <w:t xml:space="preserve">ומשתכחא כקורטא בכורא.</w:t>
      </w:r>
    </w:p>
    <w:p w:rsidR="005851B8" w:rsidRPr="006F178A" w:rsidRDefault="005851B8" w:rsidP="005851B8">
      <w:pPr>
        <w:rPr>
          <w:rtl/>
        </w:rPr>
      </w:pPr>
      <w:r w:rsidRPr="006F178A">
        <w:rPr>
          <w:rtl/>
        </w:rPr>
        <w:t xml:space="preserve">ובמדד מלח </w:t>
      </w:r>
      <w:r w:rsidRPr="006F178A">
        <w:rPr>
          <w:rtl/>
        </w:rPr>
        <w:t xml:space="preserve">לא</w:t>
      </w:r>
      <w:r w:rsidRPr="006F178A">
        <w:rPr>
          <w:rtl/>
        </w:rPr>
        <w:t xml:space="preserve"> </w:t>
      </w:r>
      <w:ins w:id="94502" w:author="מנוע מכני" w:date="2026-10-11T12:04:40Z">
        <w:r>
          <w:rPr>
            <w:rtl/>
          </w:rPr>
          <w:t xml:space="preserve">צריכה</w:t>
        </w:r>
      </w:ins>
      <w:del w:id="94503" w:author="מנוע מכני" w:date="2026-10-11T12:04:40Z">
        <w:r w:rsidRPr="006F178A">
          <w:rPr>
            <w:rtl/>
          </w:rPr>
          <w:delText xml:space="preserve">מיבעיא</w:delText>
        </w:r>
      </w:del>
      <w:r w:rsidRPr="006F178A">
        <w:rPr>
          <w:rtl/>
        </w:rPr>
        <w:t xml:space="preserve"> דצריך רחיצה</w:t>
      </w:r>
    </w:p>
    <w:p w:rsidR="005851B8" w:rsidRPr="006F178A" w:rsidRDefault="005851B8" w:rsidP="005851B8">
      <w:pPr>
        <w:rPr>
          <w:rtl/>
        </w:rPr>
      </w:pPr>
      <w:r w:rsidRPr="006F178A">
        <w:rPr>
          <w:rStyle w:val="afffe"/>
          <w:rFonts w:ascii="Fb Fontext" w:hAnsi="Fb Fontext"/>
          <w:rtl/>
        </w:rPr>
        <w:t>ומדמאי</w:t>
      </w:r>
      <w:r w:rsidRPr="006F178A">
        <w:rPr>
          <w:rtl/>
        </w:rPr>
        <w:t xml:space="preserve"> </w:t>
      </w:r>
      <w:r w:rsidRPr="006F178A">
        <w:rPr>
          <w:rtl/>
        </w:rPr>
        <w:t xml:space="preserve">דתנן</w:t>
      </w:r>
      <w:r w:rsidRPr="006F178A">
        <w:rPr>
          <w:rtl/>
        </w:rPr>
        <w:t xml:space="preserve">: מאכילין את העניים </w:t>
      </w:r>
      <w:ins w:id="92130" w:author="מנוע מכני" w:date="2026-10-11T12:04:40Z">
        <w:r>
          <w:rPr>
            <w:rtl/>
          </w:rPr>
          <w:t xml:space="preserve">דמה</w:t>
        </w:r>
      </w:ins>
      <w:del w:id="92131" w:author="מנוע מכני" w:date="2026-10-11T12:04:40Z">
        <w:r w:rsidRPr="006F178A">
          <w:rPr>
            <w:rtl/>
          </w:rPr>
          <w:delText xml:space="preserve">דמאי</w:delText>
        </w:r>
      </w:del>
      <w:r w:rsidRPr="006F178A">
        <w:rPr>
          <w:rtl/>
        </w:rPr>
        <w:t xml:space="preserve"> ואת אכסניא </w:t>
      </w:r>
      <w:ins w:id="92132" w:author="מנוע מכני" w:date="2026-10-11T12:04:40Z">
        <w:r>
          <w:rPr>
            <w:rtl/>
          </w:rPr>
          <w:t xml:space="preserve">דמה</w:t>
        </w:r>
      </w:ins>
      <w:del w:id="92133" w:author="מנוע מכני" w:date="2026-10-11T12:04:40Z">
        <w:r w:rsidRPr="006F178A">
          <w:rPr>
            <w:rtl/>
          </w:rPr>
          <w:delText xml:space="preserve">דמאי</w:delText>
        </w:r>
      </w:del>
      <w:r w:rsidRPr="006F178A">
        <w:rPr>
          <w:rtl/>
        </w:rPr>
        <w:t xml:space="preserve">.</w:t>
      </w:r>
    </w:p>
    <w:p>
      <w:pPr>
        <w:pStyle w:val="38"/>
        <w:rPr>
          <w:ins w:id="95053" w:author="מנוע מכני" w:date="2026-10-11T12:04:40Z"/>
        </w:rPr>
      </w:pPr>
      <w:r w:rsidRPr="006F178A">
        <w:t xml:space="preserve">ר"ה:</w:t>
      </w:r>
    </w:p>
    <w:p w:rsidR="005851B8" w:rsidRDefault="005851B8" w:rsidP="005851B8">
      <w:pPr>
        <w:rPr>
          <w:rtl/>
        </w:rPr>
      </w:pPr>
      <w:del w:id="95054" w:author="מנוע מכני" w:date="2026-10-11T12:04:40Z">
        <w:r w:rsidRPr="006F178A">
          <w:rPr>
            <w:rtl/>
          </w:rPr>
          <w:delText xml:space="preserve"> </w:delText>
        </w:r>
      </w:del>
      <w:r w:rsidRPr="006F178A">
        <w:rPr>
          <w:rtl/>
        </w:rPr>
        <w:t xml:space="preserve">תנא, לב"ש: אין מאכילין את העניים </w:t>
      </w:r>
      <w:ins w:id="92134" w:author="מנוע מכני" w:date="2026-10-11T12:04:40Z">
        <w:r>
          <w:rPr>
            <w:rtl/>
          </w:rPr>
          <w:t xml:space="preserve">דמה</w:t>
        </w:r>
      </w:ins>
      <w:del w:id="92135" w:author="מנוע מכני" w:date="2026-10-11T12:04:40Z">
        <w:r w:rsidRPr="006F178A">
          <w:rPr>
            <w:rtl/>
          </w:rPr>
          <w:delText xml:space="preserve">דמאי</w:delText>
        </w:r>
      </w:del>
      <w:r w:rsidRPr="006F178A">
        <w:rPr>
          <w:rtl/>
        </w:rPr>
        <w:t xml:space="preserve"> ואת אכסניא </w:t>
      </w:r>
      <w:ins w:id="92136" w:author="מנוע מכני" w:date="2026-10-11T12:04:40Z">
        <w:r>
          <w:rPr>
            <w:rtl/>
          </w:rPr>
          <w:t xml:space="preserve">דמה</w:t>
        </w:r>
      </w:ins>
      <w:del w:id="92137" w:author="מנוע מכני" w:date="2026-10-11T12:04:40Z">
        <w:r w:rsidRPr="006F178A">
          <w:rPr>
            <w:rtl/>
          </w:rPr>
          <w:delText xml:space="preserve">דמאי</w:delText>
        </w:r>
      </w:del>
      <w:r w:rsidRPr="006F178A">
        <w:rPr>
          <w:rtl/>
        </w:rPr>
        <w:t xml:space="preserve">,</w:t>
      </w:r>
    </w:p>
    <w:p w:rsidR="005851B8" w:rsidRPr="009757B9" w:rsidRDefault="005851B8" w:rsidP="005851B8">
      <w:pPr>
        <w:rPr>
          <w:rFonts w:cs="Guttman Vilna"/>
          <w:b/>
          <w:bCs/>
          <w:rtl/>
        </w:rPr>
      </w:pPr>
      <w:r w:rsidRPr="006F178A">
        <w:rPr>
          <w:rtl/>
        </w:rPr>
        <w:t xml:space="preserve">ולב"ה: מאכילין את העניים </w:t>
      </w:r>
      <w:ins w:id="92138" w:author="מנוע מכני" w:date="2026-10-11T12:04:40Z">
        <w:r>
          <w:rPr>
            <w:rtl/>
          </w:rPr>
          <w:t xml:space="preserve">דמה</w:t>
        </w:r>
      </w:ins>
      <w:del w:id="92139" w:author="מנוע מכני" w:date="2026-10-11T12:04:40Z">
        <w:r w:rsidRPr="006F178A">
          <w:rPr>
            <w:rtl/>
          </w:rPr>
          <w:delText xml:space="preserve">דמאי</w:delText>
        </w:r>
      </w:del>
      <w:r w:rsidRPr="006F178A">
        <w:rPr>
          <w:rtl/>
        </w:rPr>
        <w:t xml:space="preserve"> ואת אכסניא </w:t>
      </w:r>
      <w:ins w:id="92140" w:author="מנוע מכני" w:date="2026-10-11T12:04:40Z">
        <w:r>
          <w:rPr>
            <w:rtl/>
          </w:rPr>
          <w:t xml:space="preserve">דמה</w:t>
        </w:r>
      </w:ins>
      <w:del w:id="92141" w:author="מנוע מכני" w:date="2026-10-11T12:04:40Z">
        <w:r w:rsidRPr="006F178A">
          <w:rPr>
            <w:rtl/>
          </w:rPr>
          <w:delText xml:space="preserve">דמאי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09" w:author="קלוד" w:date="2026-10-11T12:24:08Z"/>
        </w:rPr>
      </w:pPr>
      <w:ins w:id="90610" w:author="קלוד" w:date="2026-10-11T12:24:08Z">
        <w:r>
          <w:rPr>
            <w:color w:val="7B3F00"/>
          </w:rPr>
          <w:t xml:space="preserve">פטורין מלערב - עירובי חצירות ולא תחומין</w:t>
        </w:r>
      </w:ins>
    </w:p>
    <w:p w:rsidR="005851B8" w:rsidRPr="006F178A" w:rsidRDefault="005851B8" w:rsidP="005851B8">
      <w:pPr>
        <w:rPr>
          <w:rtl/>
        </w:rPr>
      </w:pPr>
      <w:r w:rsidRPr="006F178A">
        <w:rPr>
          <w:rStyle w:val="afffe"/>
          <w:rFonts w:ascii="Fb Fontext" w:hAnsi="Fb Fontext"/>
          <w:rtl/>
        </w:rPr>
        <w:t>ומלערב</w:t>
      </w:r>
      <w:r w:rsidRPr="006F178A">
        <w:rPr>
          <w:rFonts w:ascii="Fb Fontext" w:hAnsi="Fb Fontext"/>
          <w:rtl/>
        </w:rPr>
        <w:t xml:space="preserve">. דבי </w:t>
      </w:r>
      <w:r w:rsidRPr="006F178A">
        <w:rPr>
          <w:rStyle w:val="2fb"/>
          <w:rFonts w:ascii="Fb Fontext" w:hAnsi="Fb Fontext"/>
          <w:rtl/>
        </w:rPr>
        <w:t xml:space="preserve">רבי ינאי</w:t>
      </w:r>
      <w:r w:rsidRPr="006F178A">
        <w:rPr>
          <w:rFonts w:ascii="Fb Fontext" w:hAnsi="Fb Fontext"/>
          <w:rtl/>
        </w:rPr>
        <w:t xml:space="preserve">: עירובי חצירות, אבל עירובי תחומין - חייבין.</w:t>
      </w:r>
    </w:p>
    <w:p>
      <w:pPr>
        <w:pStyle w:val="38"/>
        <w:rPr>
          <w:ins w:id="95055" w:author="מנוע מכני" w:date="2026-10-11T12:04:40Z"/>
        </w:rPr>
      </w:pPr>
      <w:r w:rsidRPr="006F178A">
        <w:t xml:space="preserve">כדתני רבי חייא:</w:t>
      </w:r>
    </w:p>
    <w:p w:rsidR="005851B8" w:rsidRPr="009757B9" w:rsidRDefault="005851B8" w:rsidP="005851B8">
      <w:pPr>
        <w:rPr>
          <w:rFonts w:cs="Guttman Vilna"/>
          <w:b/>
          <w:bCs/>
          <w:rtl/>
        </w:rPr>
      </w:pPr>
      <w:del w:id="95056" w:author="מנוע מכני" w:date="2026-10-11T12:04:40Z">
        <w:r w:rsidRPr="006F178A">
          <w:rPr>
            <w:rtl/>
          </w:rPr>
          <w:delText xml:space="preserve"> </w:delText>
        </w:r>
      </w:del>
      <w:r w:rsidRPr="006F178A">
        <w:rPr>
          <w:rtl/>
        </w:rPr>
        <w:t xml:space="preserve">לוקין על עירובי תחומין דבר תורה.</w:t>
      </w:r>
    </w:p>
    <w:p w:rsidR="005851B8" w:rsidRPr="009757B9" w:rsidRDefault="005851B8" w:rsidP="005851B8">
      <w:pPr>
        <w:rPr>
          <w:rFonts w:cs="Guttman Vilna"/>
          <w:b/>
          <w:bCs/>
          <w:rtl/>
        </w:rPr>
      </w:pPr>
      <w:r w:rsidRPr="006F178A">
        <w:rPr>
          <w:rtl/>
        </w:rPr>
        <w:t xml:space="preserve">ואינו </w:t>
      </w:r>
      <w:ins w:id="90758" w:author="מנוע מכני" w:date="2026-10-11T12:04:40Z">
        <w:r>
          <w:rPr>
            <w:rtl/>
          </w:rPr>
          <w:t xml:space="preserve">לא</w:t>
        </w:r>
      </w:ins>
      <w:del w:id="90759" w:author="מנוע מכני" w:date="2026-10-11T12:04:40Z">
        <w:r w:rsidRPr="006F178A">
          <w:rPr>
            <w:rtl/>
          </w:rPr>
          <w:delText xml:space="preserve">לאו</w:delText>
        </w:r>
      </w:del>
      <w:r w:rsidRPr="006F178A">
        <w:rPr>
          <w:rtl/>
        </w:rPr>
        <w:t xml:space="preserve"> הניתן לאזהרת מיתת ב"ד דלא כתיב אל יוציא אלא אל יצא.</w:t>
      </w:r>
    </w:p>
    <w:p w:rsidR="005851B8" w:rsidRPr="006F178A" w:rsidRDefault="005851B8" w:rsidP="005851B8">
      <w:pPr>
        <w:pStyle w:val="affff"/>
        <w:rPr>
          <w:rStyle w:val="afffe"/>
          <w:sz w:val="20"/>
          <w:rtl/>
        </w:rPr>
        <w:sectPr w:rsidR="005851B8" w:rsidRPr="006F178A" w:rsidSect="00674086">
          <w:type w:val="continuous"/>
          <w:pgSz w:w="6804" w:h="11907" w:code="8"/>
          <w:pgMar w:top="567" w:right="567" w:bottom="284" w:left="567" w:header="284" w:footer="284" w:gutter="0"/>
          <w:pgNumType w:start="1"/>
          <w:cols w:space="284"/>
          <w:bidi/>
          <w:rtlGutter/>
          <w:docGrid w:linePitch="360"/>
        </w:sectPr>
      </w:pPr>
    </w:p>
    <w:p w:rsidR="005851B8" w:rsidRDefault="005851B8" w:rsidP="005851B8">
      <w:pPr>
        <w:pStyle w:val="Hadran"/>
        <w:rPr>
          <w:rStyle w:val="afffe"/>
          <w:sz w:val="20"/>
          <w:rtl/>
        </w:rPr>
        <w:sectPr w:rsidR="005851B8" w:rsidSect="00674086">
          <w:type w:val="continuous"/>
          <w:pgSz w:w="6804" w:h="11907" w:code="8"/>
          <w:pgMar w:top="567" w:right="567" w:bottom="284" w:left="567" w:header="284" w:footer="284" w:gutter="0"/>
          <w:pgNumType w:start="1"/>
          <w:cols w:space="720"/>
          <w:bidi/>
          <w:rtlGutter/>
          <w:docGrid w:linePitch="360"/>
        </w:sectPr>
        <w:pPrChange w:id="99217" w:author="Claude" w:date="2026-10-11T09:08:18Z">
          <w:pPr>
            <w:pStyle w:val="affff"/>
            <w:rPr>
              <w:rStyle w:val="afffe"/>
              <w:sz w:val="20"/>
              <w:rtl/>
            </w:rPr>
            <w:sectPr w:rsidR="005851B8" w:rsidSect="00674086">
              <w:type w:val="continuous"/>
              <w:pgSz w:w="6804" w:h="11907" w:code="8"/>
              <w:pgMar w:top="567" w:right="567" w:bottom="284" w:left="567" w:header="284" w:footer="284" w:gutter="0"/>
              <w:pgNumType w:start="1"/>
              <w:cols w:space="720"/>
              <w:bidi/>
              <w:rtlGutter/>
              <w:docGrid w:linePitch="360"/>
            </w:sectPr>
          </w:pPr>
        </w:pPrChange>
      </w:pPr>
      <w:r w:rsidRPr="006F178A">
        <w:rPr>
          <w:rStyle w:val="afffe"/>
          <w:sz w:val="20"/>
          <w:rtl/>
        </w:rPr>
        <w:t>הדרן עלך מבוי.</w:t>
      </w:r>
    </w:p>
    <w:p w:rsidR="005851B8" w:rsidRDefault="005851B8" w:rsidP="005851B8">
      <w:pPr>
        <w:pStyle w:val="afff6"/>
        <w:framePr w:wrap="around"/>
        <w:spacing w:line="276" w:lineRule="auto"/>
        <w:rPr>
          <w:del w:id="98158" w:author="Claude" w:date="2026-10-11T09:07:58Z"/>
          <w:rFonts w:ascii="Fb Fontext" w:hAnsi="Fb Fontext"/>
          <w:sz w:val="20"/>
          <w:rtl/>
        </w:rPr>
      </w:pPr>
      <w:del w:id="98157" w:author="Claude" w:date="2026-10-11T09:07:58Z">
        <w:r w:rsidRPr="006F178A">
          <w:rPr>
            <w:rFonts w:ascii="Fb Fontext" w:hAnsi="Fb Fontext" w:hint="cs"/>
            <w:sz w:val="20"/>
            <w:rtl/>
          </w:rPr>
          <w:delText xml:space="preserve">פרק שני</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יז:</w:t>
      </w:r>
    </w:p>
    <w:p w:rsidR="005851B8" w:rsidRPr="006F178A" w:rsidRDefault="0014095B" w:rsidP="005851B8">
      <w:pPr>
        <w:pStyle w:val="afff8"/>
        <w:framePr w:wrap="around"/>
        <w:spacing w:after="0" w:line="276" w:lineRule="auto"/>
        <w:rPr>
          <w:rtl/>
        </w:rPr>
      </w:pPr>
      <w:r>
        <w:rPr>
          <w:rFonts w:hint="cs"/>
          <w:rtl/>
        </w:rPr>
        <w:t>(</w:t>
      </w:r>
      <w:r w:rsidR="005851B8" w:rsidRPr="006F178A">
        <w:rPr>
          <w:rFonts w:hint="cs"/>
          <w:rtl/>
        </w:rPr>
        <w:t>יז.- כו:</w:t>
      </w:r>
      <w:r>
        <w:rPr>
          <w:rFonts w:hint="cs"/>
          <w:rtl/>
        </w:rPr>
        <w:t>)</w:t>
      </w:r>
    </w:p>
    <w:p w:rsidR="0014095B" w:rsidRDefault="0014095B" w:rsidP="0014095B">
      <w:pPr>
        <w:pStyle w:val="afff8"/>
        <w:framePr w:wrap="around"/>
        <w:rPr>
          <w:rtl/>
        </w:rPr>
      </w:pPr>
      <w:r>
        <w:rPr>
          <w:rFonts w:hint="cs"/>
          <w:rtl/>
        </w:rPr>
        <w:t>(יז.- כו:)</w:t>
      </w:r>
    </w:p>
    <w:p w:rsidR="0014095B" w:rsidRDefault="0014095B" w:rsidP="0014095B">
      <w:pPr>
        <w:pStyle w:val="afff7"/>
        <w:framePr w:wrap="around"/>
        <w:rPr>
          <w:del w:id="98160" w:author="Claude" w:date="2026-10-11T09:07:58Z"/>
          <w:rFonts w:hint="cs"/>
          <w:rtl/>
        </w:rPr>
      </w:pPr>
      <w:del w:id="98159" w:author="Claude" w:date="2026-10-11T09:07:58Z">
        <w:r>
          <w:rPr>
            <w:rFonts w:hint="cs"/>
            <w:rtl/>
          </w:rPr>
          <w:delText xml:space="preserve">עושין פסין </w:delText>
        </w:r>
      </w:del>
    </w:p>
    <w:p>
      <w:pPr>
        <w:pStyle w:val="PetichatPerek"/>
        <w:rPr>
          <w:ins w:id="98156" w:author="Claude" w:date="2026-10-11T09:07:58Z"/>
        </w:rPr>
      </w:pPr>
      <w:ins w:id="98155" w:author="Claude" w:date="2026-10-11T09:07:58Z">
        <w:r>
          <w:rPr>
            <w:rFonts w:ascii="Fb Fontext" w:hAnsi="Fb Fontext" w:hint="cs"/>
            <w:sz w:val="20"/>
            <w:rtl/>
          </w:rPr>
          <w:t xml:space="preserve">פרק שני</w:t>
        </w:r>
        <w:r>
          <w:rPr>
            <w:rFonts w:ascii="Fb Fontext" w:hAnsi="Fb Fontext" w:hint="cs"/>
            <w:sz w:val="20"/>
            <w:rtl/>
          </w:rPr>
          <w:t xml:space="preserve"> - </w:t>
        </w:r>
        <w:r>
          <w:rPr>
            <w:rFonts w:hint="cs"/>
            <w:rtl/>
          </w:rPr>
          <w:t xml:space="preserve">עושין פסין</w:t>
        </w:r>
      </w:ins>
    </w:p>
    <w:p>
      <w:pPr>
        <w:pStyle w:val="MishnaBatzad"/>
        <w:rPr>
          <w:ins w:id="20263" w:author="קלוד" w:date="2026-10-11T09:07:28Z"/>
        </w:rPr>
      </w:pPr>
      <w:ins w:id="20262" w:author="קלוד" w:date="2026-10-11T09:07:28Z">
        <w:r>
          <w:t xml:space="preserve">משנה א</w:t>
        </w:r>
      </w:ins>
    </w:p>
    <w:p w:rsidR="005851B8" w:rsidRPr="00E62A50" w:rsidRDefault="005851B8" w:rsidP="005851B8">
      <w:pPr>
        <w:pStyle w:val="afff9"/>
        <w:rPr>
          <w:del w:id="20097" w:author="קלוד" w:date="2026-10-11T09:07:28Z"/>
          <w:rtl/>
        </w:rPr>
      </w:pPr>
      <w:del w:id="20096"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09" w:author="קלוד" w:date="2026-10-11T12:09:42Z">
          <w:pPr>
            <w:pStyle w:val="afff9"/>
          </w:pPr>
        </w:pPrChange>
      </w:pPr>
      <w:r>
        <w:rPr>
          <w:rtl/>
        </w:rPr>
        <w:t xml:space="preserve">עושין פסין לביראות, </w:t>
      </w:r>
      <w:r>
        <w:rPr>
          <w:rStyle w:val="TanaimMishna"/>
          <w:rtl/>
          <w:rPrChange w:id="20004" w:author="קלוד" w:date="2026-10-11T09:07:28Z">
            <w:rPr>
              <w:rtl/>
            </w:rPr>
          </w:rPrChange>
        </w:rPr>
        <w:t xml:space="preserve">רבי יהודה</w:t>
      </w:r>
      <w:r>
        <w:rPr>
          <w:rtl/>
        </w:rPr>
        <w:t xml:space="preserve"> -ארבעה דיומדין נראין כשמונה.</w:t>
      </w:r>
    </w:p>
    <w:p w:rsidR="005851B8" w:rsidRPr="00E62A50" w:rsidRDefault="005851B8" w:rsidP="005851B8">
      <w:pPr>
        <w:pStyle w:val="afff9"/>
        <w:rPr>
          <w:rtl/>
        </w:rPr>
      </w:pPr>
      <w:r>
        <w:rPr>
          <w:rStyle w:val="TanaimMishna"/>
          <w:rtl/>
          <w:rPrChange w:id="20005" w:author="קלוד" w:date="2026-10-11T09:07:28Z">
            <w:rPr>
              <w:rtl/>
            </w:rPr>
          </w:rPrChange>
        </w:rPr>
        <w:t xml:space="preserve">רבי מאיר</w:t>
      </w:r>
      <w:r>
        <w:rPr>
          <w:rtl/>
        </w:rPr>
        <w:t xml:space="preserve"> שמונה נראין כשנים עשר, ארבעה דיומדין וארבעה פשוטין.</w:t>
      </w:r>
    </w:p>
    <w:p w:rsidR="005851B8" w:rsidRPr="00E62A50" w:rsidRDefault="005851B8" w:rsidP="005851B8">
      <w:pPr>
        <w:pStyle w:val="afff9"/>
        <w:rPr>
          <w:rtl/>
        </w:rPr>
      </w:pPr>
      <w:r w:rsidRPr="00E62A50">
        <w:rPr>
          <w:rtl/>
        </w:rPr>
        <w:t>גובהן עשרה טפחים ורוחבן ששה, ועוביים כל שהוא.</w:t>
      </w:r>
    </w:p>
    <w:p w:rsidR="005851B8" w:rsidRPr="00E62A50" w:rsidRDefault="005851B8" w:rsidP="005851B8">
      <w:pPr>
        <w:pStyle w:val="afff9"/>
        <w:rPr>
          <w:rtl/>
        </w:rPr>
      </w:pPr>
      <w:r w:rsidRPr="00E62A50">
        <w:rPr>
          <w:rFonts w:hint="cs"/>
          <w:rtl/>
        </w:rPr>
        <w:t>ו</w:t>
      </w:r>
      <w:r>
        <w:rPr>
          <w:rtl/>
        </w:rPr>
        <w:t xml:space="preserve">ביניהן כמלא שתי רבקות ל</w:t>
      </w:r>
      <w:r>
        <w:rPr>
          <w:rStyle w:val="TanaimMishna"/>
          <w:rtl/>
          <w:rPrChange w:id="98081" w:author="Claude" w:date="2026-10-11T09:07:58Z">
            <w:rPr>
              <w:rtl/>
            </w:rPr>
          </w:rPrChange>
        </w:rPr>
        <w:t xml:space="preserve">ר"מ</w:t>
      </w:r>
      <w:r>
        <w:rPr>
          <w:rStyle w:val="TanaimMishna"/>
          <w:rFonts w:hint="cs"/>
          <w:rtl/>
          <w:rPrChange w:id="98082" w:author="Claude" w:date="2026-10-11T09:07:58Z">
            <w:rPr>
              <w:rFonts w:hint="cs"/>
              <w:rtl/>
            </w:rPr>
          </w:rPrChange>
        </w:rPr>
        <w:t xml:space="preserve">:</w:t>
      </w:r>
      <w:r w:rsidRPr="00E62A50">
        <w:rPr>
          <w:rtl/>
        </w:rPr>
        <w:t xml:space="preserve"> של שלש שלש בקר.</w:t>
      </w:r>
    </w:p>
    <w:p w:rsidR="005851B8" w:rsidRPr="00E62A50" w:rsidRDefault="005851B8" w:rsidP="005851B8">
      <w:pPr>
        <w:pStyle w:val="afff9"/>
        <w:rPr>
          <w:rtl/>
        </w:rPr>
      </w:pPr>
      <w:r w:rsidRPr="00E62A50">
        <w:rPr>
          <w:rFonts w:hint="cs"/>
          <w:rtl/>
        </w:rPr>
        <w:t xml:space="preserve"> </w:t>
      </w:r>
      <w:r w:rsidRPr="00E62A50">
        <w:rPr>
          <w:rFonts w:hint="cs"/>
          <w:rtl/>
        </w:rPr>
        <w:tab/>
      </w:r>
      <w:r w:rsidRPr="00E62A50">
        <w:rPr>
          <w:rtl/>
        </w:rPr>
        <w:tab/>
      </w:r>
      <w:r w:rsidRPr="00E62A50">
        <w:rPr>
          <w:rtl/>
        </w:rPr>
        <w:tab/>
      </w:r>
      <w:r w:rsidRPr="00E62A50">
        <w:rPr>
          <w:rFonts w:hint="cs"/>
          <w:rtl/>
        </w:rPr>
        <w:t xml:space="preserve">  </w:t>
      </w:r>
      <w:r w:rsidRPr="00E62A50">
        <w:rPr>
          <w:rtl/>
        </w:rPr>
        <w:t>ולרבי יהודה</w:t>
      </w:r>
      <w:r w:rsidRPr="00E62A50">
        <w:rPr>
          <w:rFonts w:hint="cs"/>
          <w:rtl/>
        </w:rPr>
        <w:t>:</w:t>
      </w:r>
      <w:r w:rsidRPr="00E62A50">
        <w:rPr>
          <w:rtl/>
        </w:rPr>
        <w:t xml:space="preserve"> של ארבע.</w:t>
      </w:r>
    </w:p>
    <w:p w:rsidR="005851B8" w:rsidRPr="00E62A50" w:rsidRDefault="005851B8" w:rsidP="005851B8">
      <w:pPr>
        <w:pStyle w:val="afff9"/>
        <w:rPr>
          <w:rtl/>
        </w:rPr>
      </w:pPr>
      <w:r w:rsidRPr="00E62A50">
        <w:rPr>
          <w:rtl/>
        </w:rPr>
        <w:t>קשורות ולא מותרות, אחת נכנסת ואחת יוצאת.</w:t>
      </w:r>
    </w:p>
    <w:p w:rsidR="005851B8" w:rsidRPr="00E62A50" w:rsidRDefault="005851B8" w:rsidP="005851B8">
      <w:pPr>
        <w:pStyle w:val="afff9"/>
        <w:rPr>
          <w:rtl/>
        </w:rPr>
      </w:pPr>
      <w:r w:rsidRPr="00E62A50">
        <w:rPr>
          <w:rtl/>
        </w:rPr>
        <w:t>מותר להקריב לבאר ובלבד שתהא פרה ראשה ורובה בפנים ושותה.</w:t>
      </w:r>
    </w:p>
    <w:p w:rsidR="005851B8" w:rsidRPr="00E62A50" w:rsidRDefault="005851B8" w:rsidP="005851B8">
      <w:pPr>
        <w:pStyle w:val="afff9"/>
        <w:rPr>
          <w:rtl/>
        </w:rPr>
      </w:pPr>
      <w:r>
        <w:rPr>
          <w:rtl/>
        </w:rPr>
        <w:t xml:space="preserve">מותר להרחיק כל שהוא. ובלבד שירבה בפסין. ל</w:t>
      </w:r>
      <w:r>
        <w:rPr>
          <w:rStyle w:val="TanaimMishna"/>
          <w:rtl/>
          <w:rPrChange w:id="20006" w:author="קלוד" w:date="2026-10-11T09:07:28Z">
            <w:rPr>
              <w:rtl/>
            </w:rPr>
          </w:rPrChange>
        </w:rPr>
        <w:t xml:space="preserve">רבי יהודה</w:t>
      </w:r>
      <w:r>
        <w:rPr>
          <w:rtl/>
        </w:rPr>
        <w:t xml:space="preserve"> עד בית סאתים.</w:t>
      </w:r>
    </w:p>
    <w:p w:rsidR="005851B8" w:rsidRPr="00E62A50" w:rsidRDefault="005851B8" w:rsidP="005851B8">
      <w:pPr>
        <w:pStyle w:val="afff9"/>
        <w:rPr>
          <w:rtl/>
        </w:rPr>
      </w:pPr>
      <w:r w:rsidRPr="00E62A50">
        <w:rPr>
          <w:rtl/>
        </w:rPr>
        <w:t>וא"ל דבית סאתים רק לגנה ולקרפף.</w:t>
      </w:r>
    </w:p>
    <w:p w:rsidR="005851B8" w:rsidRPr="00E62A50" w:rsidRDefault="005851B8" w:rsidP="005851B8">
      <w:pPr>
        <w:pStyle w:val="afff9"/>
        <w:rPr>
          <w:rtl/>
        </w:rPr>
      </w:pPr>
      <w:r w:rsidRPr="00E62A50">
        <w:rPr>
          <w:rtl/>
        </w:rPr>
        <w:t>אבל אם היה דיר או סהר או מוקצה או חצר אפילו בית עשרה כורין מותר.</w:t>
      </w:r>
    </w:p>
    <w:p w:rsidR="005851B8" w:rsidRPr="00E62A50" w:rsidRDefault="005851B8" w:rsidP="005851B8">
      <w:pPr>
        <w:pStyle w:val="afff9"/>
        <w:rPr>
          <w:rtl/>
        </w:rPr>
      </w:pPr>
      <w:r w:rsidRPr="00E62A50">
        <w:rPr>
          <w:rtl/>
        </w:rPr>
        <w:t>ומותר להרחיק כל שהוא ובלבד שירבה בפסין.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יח.</w:t>
      </w:r>
    </w:p>
    <w:p>
      <w:pPr>
        <w:pStyle w:val="afffff8"/>
        <w:rPr>
          <w:ins w:id="90607" w:author="קלוד" w:date="2026-10-11T12:24:08Z"/>
        </w:rPr>
      </w:pPr>
      <w:ins w:id="90608" w:author="קלוד" w:date="2026-10-11T12:24:08Z">
        <w:r>
          <w:rPr>
            <w:color w:val="7B3F00"/>
          </w:rPr>
          <w:t xml:space="preserve">פסי ביראות - בין בור לבאר מים חיים</w:t>
        </w:r>
      </w:ins>
    </w:p>
    <w:p>
      <w:pPr>
        <w:pStyle w:val="38"/>
        <w:rPr>
          <w:ins w:id="95057" w:author="מנוע מכני" w:date="2026-10-11T12:04:40Z"/>
        </w:rPr>
      </w:pPr>
      <w:r w:rsidRPr="006F178A">
        <w:t xml:space="preserve">הך</w:t>
      </w:r>
    </w:p>
    <w:p w:rsidR="005851B8" w:rsidRPr="006F178A" w:rsidRDefault="005851B8" w:rsidP="005851B8">
      <w:pPr>
        <w:rPr>
          <w:rtl/>
        </w:rPr>
      </w:pPr>
      <w:del w:id="95058" w:author="מנוע מכני" w:date="2026-10-11T12:04:40Z">
        <w:r w:rsidRPr="006F178A">
          <w:rPr>
            <w:rFonts w:ascii="Fb Fontext" w:hAnsi="Fb Fontext"/>
            <w:rtl/>
          </w:rPr>
          <w:delText xml:space="preserve"> </w:delText>
        </w:r>
      </w:del>
      <w:r w:rsidRPr="006F178A">
        <w:rPr>
          <w:rFonts w:ascii="Fb Fontext" w:hAnsi="Fb Fontext"/>
          <w:rtl/>
        </w:rPr>
        <w:t xml:space="preserve">דחנניא שעושין חבלין לבור ולא פסין לבור יש לחלק בין בור לבאר.</w:t>
      </w:r>
    </w:p>
    <w:p>
      <w:pPr>
        <w:pStyle w:val="38"/>
        <w:rPr>
          <w:ins w:id="95059" w:author="מנוע מכני" w:date="2026-10-11T12:04:40Z"/>
        </w:rPr>
      </w:pPr>
      <w:r w:rsidRPr="006F178A">
        <w:t>ו</w:t>
      </w:r>
      <w:r w:rsidRPr="004C00C0">
        <w:t xml:space="preserve">א"ד</w:t>
      </w:r>
      <w:r w:rsidRPr="004C00C0">
        <w:t xml:space="preserve">:</w:t>
      </w:r>
    </w:p>
    <w:p w:rsidR="005851B8" w:rsidRPr="006F178A" w:rsidRDefault="005851B8" w:rsidP="005851B8">
      <w:pPr>
        <w:rPr>
          <w:rtl/>
        </w:rPr>
      </w:pPr>
      <w:del w:id="95060" w:author="מנוע מכני" w:date="2026-10-11T12:04:40Z">
        <w:r w:rsidRPr="004C00C0">
          <w:rPr>
            <w:b/>
            <w:bCs/>
            <w:rtl/>
          </w:rPr>
          <w:delText xml:space="preserve"> </w:delText>
        </w:r>
      </w:del>
      <w:r>
        <w:rPr>
          <w:rtl/>
        </w:rPr>
        <w:t>אפי'</w:t>
      </w:r>
      <w:r w:rsidRPr="006F178A">
        <w:rPr>
          <w:rtl/>
        </w:rPr>
        <w:t xml:space="preserve"> </w:t>
      </w:r>
      <w:ins w:id="93540" w:author="מנוע מכני" w:date="2026-10-11T12:04:40Z">
        <w:r>
          <w:rPr>
            <w:rtl/>
          </w:rPr>
          <w:t xml:space="preserve">אם </w:t>
        </w:r>
      </w:ins>
      <w:del w:id="93541" w:author="מנוע מכני" w:date="2026-10-11T12:04:40Z">
        <w:r w:rsidRPr="006F178A">
          <w:rPr>
            <w:rtl/>
          </w:rPr>
          <w:delText xml:space="preserve">אי </w:delText>
        </w:r>
      </w:del>
      <w:r w:rsidRPr="006F178A">
        <w:rPr>
          <w:rtl/>
        </w:rPr>
        <w:t xml:space="preserve">חנניא אומר דל"ש בור ול"ש באר חבלין אין פסין </w:t>
      </w:r>
      <w:r w:rsidRPr="006F178A">
        <w:rPr>
          <w:rtl/>
        </w:rPr>
        <w:t xml:space="preserve">לא</w:t>
      </w:r>
      <w:r w:rsidRPr="006F178A">
        <w:rPr>
          <w:rtl/>
        </w:rPr>
        <w:t xml:space="preserve"> - לדברי </w:t>
      </w:r>
      <w:r w:rsidRPr="006F178A">
        <w:rPr>
          <w:rStyle w:val="2fb"/>
          <w:rtl/>
        </w:rPr>
        <w:t xml:space="preserve">ת"ק</w:t>
      </w:r>
      <w:r>
        <w:rPr>
          <w:rFonts w:hint="cs"/>
          <w:rtl/>
        </w:rPr>
        <w:t xml:space="preserve"> </w:t>
      </w:r>
      <w:r w:rsidRPr="006F178A">
        <w:rPr>
          <w:rtl/>
        </w:rPr>
        <w:t xml:space="preserve">מהדר </w:t>
      </w:r>
      <w:ins w:id="92142" w:author="מנוע מכני" w:date="2026-10-11T12:04:40Z">
        <w:r>
          <w:rPr>
            <w:rtl/>
          </w:rPr>
          <w:t xml:space="preserve">לו</w:t>
        </w:r>
      </w:ins>
      <w:del w:id="92143" w:author="מנוע מכני" w:date="2026-10-11T12:04:40Z">
        <w:r w:rsidRPr="006F178A">
          <w:rPr>
            <w:rtl/>
          </w:rPr>
          <w:delText xml:space="preserve">ליה</w:delText>
        </w:r>
      </w:del>
      <w:r w:rsidRPr="006F178A">
        <w:rPr>
          <w:rtl/>
        </w:rPr>
        <w:t xml:space="preserve">.</w:t>
      </w:r>
    </w:p>
    <w:p>
      <w:pPr>
        <w:pStyle w:val="38"/>
        <w:rPr>
          <w:ins w:id="95061" w:author="מנוע מכני" w:date="2026-10-11T12:04:40Z"/>
        </w:rPr>
      </w:pPr>
      <w:r w:rsidRPr="006F178A">
        <w:t xml:space="preserve">והך</w:t>
      </w:r>
    </w:p>
    <w:p w:rsidR="005851B8" w:rsidRPr="006F178A" w:rsidRDefault="005851B8" w:rsidP="005851B8">
      <w:pPr>
        <w:rPr>
          <w:rtl/>
        </w:rPr>
      </w:pPr>
      <w:del w:id="95062" w:author="מנוע מכני" w:date="2026-10-11T12:04:40Z">
        <w:r w:rsidRPr="006F178A">
          <w:rPr>
            <w:rtl/>
          </w:rPr>
          <w:delText xml:space="preserve"> </w:delText>
        </w:r>
      </w:del>
      <w:r w:rsidRPr="006F178A">
        <w:rPr>
          <w:rStyle w:val="2fb"/>
          <w:rtl/>
        </w:rPr>
        <w:t xml:space="preserve">דר"ע</w:t>
      </w:r>
      <w:r w:rsidRPr="006F178A">
        <w:rPr>
          <w:rtl/>
        </w:rPr>
        <w:t xml:space="preserve"> דבבור היחיד עושה מחיצה גבוהה י' טפחים,- מתני' </w:t>
      </w:r>
      <w:r w:rsidRPr="006F178A">
        <w:rPr>
          <w:rtl/>
        </w:rPr>
        <w:t xml:space="preserve">לא</w:t>
      </w:r>
      <w:r w:rsidRPr="006F178A">
        <w:rPr>
          <w:rtl/>
        </w:rPr>
        <w:t xml:space="preserve"> מיירי מבור אלא בבאר מים חיים דיחיד ודרבים.</w:t>
      </w:r>
    </w:p>
    <w:p>
      <w:pPr>
        <w:pStyle w:val="38"/>
        <w:rPr>
          <w:ins w:id="95063" w:author="מנוע מכני" w:date="2026-10-11T12:04:40Z"/>
        </w:rPr>
      </w:pPr>
      <w:r w:rsidRPr="006F178A">
        <w:t xml:space="preserve">והך</w:t>
      </w:r>
    </w:p>
    <w:p w:rsidR="005851B8" w:rsidRPr="006F178A" w:rsidRDefault="005851B8" w:rsidP="005851B8">
      <w:pPr>
        <w:rPr>
          <w:rtl/>
        </w:rPr>
      </w:pPr>
      <w:del w:id="95064" w:author="מנוע מכני" w:date="2026-10-11T12:04:40Z">
        <w:r w:rsidRPr="006F178A">
          <w:rPr>
            <w:rtl/>
          </w:rPr>
          <w:delText xml:space="preserve"> </w:delText>
        </w:r>
      </w:del>
      <w:r w:rsidRPr="006F178A">
        <w:rPr>
          <w:rStyle w:val="2fb"/>
          <w:rtl/>
        </w:rPr>
        <w:t xml:space="preserve">דריב"ב</w:t>
      </w:r>
      <w:r w:rsidRPr="006F178A">
        <w:rPr>
          <w:rtl/>
        </w:rPr>
        <w:t xml:space="preserve"> דאין עושין פסין אלא לבאר הרבים בלבד,- ביראות דמתני' היינו ביראות </w:t>
      </w:r>
      <w:ins w:id="93380" w:author="מנוע מכני" w:date="2026-10-11T12:04:40Z">
        <w:r>
          <w:rPr>
            <w:rtl/>
          </w:rPr>
          <w:t xml:space="preserve">דעולם</w:t>
        </w:r>
      </w:ins>
      <w:del w:id="93381" w:author="מנוע מכני" w:date="2026-10-11T12:04:40Z">
        <w:r w:rsidRPr="006F178A">
          <w:rPr>
            <w:rtl/>
          </w:rPr>
          <w:delText xml:space="preserve">דעלמא</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A72C4A">
        <w:rPr>
          <w:rFonts w:ascii="Fb Fontext" w:hAnsi="Fb Fontext"/>
          <w:b/>
          <w:bCs/>
          <w:rtl/>
        </w:rPr>
        <w:t xml:space="preserve">דיומדין </w:t>
      </w:r>
      <w:r w:rsidRPr="006F178A">
        <w:rPr>
          <w:rFonts w:ascii="Fb Fontext" w:hAnsi="Fb Fontext"/>
          <w:rtl/>
        </w:rPr>
        <w:t xml:space="preserve">-</w:t>
      </w:r>
      <w:r w:rsidRPr="006F178A">
        <w:rPr>
          <w:rStyle w:val="2fb"/>
          <w:rFonts w:ascii="Fb Fontext" w:hAnsi="Fb Fontext"/>
          <w:rtl/>
        </w:rPr>
        <w:t xml:space="preserve">ריב"א</w:t>
      </w:r>
      <w:r w:rsidRPr="006F178A">
        <w:rPr>
          <w:rFonts w:ascii="Fb Fontext" w:hAnsi="Fb Fontext"/>
          <w:rtl/>
        </w:rPr>
        <w:t xml:space="preserve"> -דיו [זוג] עמודין.</w:t>
      </w:r>
    </w:p>
    <w:p>
      <w:pPr>
        <w:pStyle w:val="38"/>
        <w:rPr>
          <w:ins w:id="95065" w:author="מנוע מכני" w:date="2026-10-11T12:04:40Z"/>
        </w:rPr>
      </w:pPr>
      <w:r w:rsidRPr="006F178A">
        <w:t xml:space="preserve">תנן</w:t>
      </w:r>
      <w:r w:rsidRPr="006F178A">
        <w:t xml:space="preserve"> ר"י</w:t>
      </w:r>
      <w:r>
        <w:t>:</w:t>
      </w:r>
    </w:p>
    <w:p w:rsidR="005851B8" w:rsidRPr="006F178A" w:rsidRDefault="005851B8" w:rsidP="005851B8">
      <w:pPr>
        <w:rPr>
          <w:rtl/>
        </w:rPr>
      </w:pPr>
      <w:del w:id="95066" w:author="מנוע מכני" w:date="2026-10-11T12:04:40Z">
        <w:r w:rsidRPr="006F178A">
          <w:rPr>
            <w:rtl/>
          </w:rPr>
          <w:delText xml:space="preserve"> </w:delText>
        </w:r>
      </w:del>
      <w:r w:rsidRPr="006F178A">
        <w:rPr>
          <w:rtl/>
        </w:rPr>
        <w:t xml:space="preserve">כל השיתין [הגרועין] פטורין [ממעשר בלוקח מע"ה] חוץ מן הדיופרא.</w:t>
      </w:r>
    </w:p>
    <w:p w:rsidR="005851B8" w:rsidRPr="006F178A" w:rsidRDefault="005851B8" w:rsidP="005851B8">
      <w:pPr>
        <w:rPr>
          <w:rtl/>
        </w:rPr>
      </w:pPr>
      <w:r w:rsidRPr="00A72C4A">
        <w:rPr>
          <w:rFonts w:hint="cs"/>
          <w:b/>
          <w:bCs/>
          <w:rtl/>
        </w:rPr>
        <w:t>דיופרא</w:t>
      </w:r>
      <w:r w:rsidRPr="006F178A">
        <w:rPr>
          <w:rtl/>
        </w:rPr>
        <w:t>- אילן העושה דיו פירות בשנה.</w:t>
      </w:r>
    </w:p>
    <w:p>
      <w:pPr>
        <w:pStyle w:val="afffff8"/>
        <w:rPr>
          <w:ins w:id="90605" w:author="קלוד" w:date="2026-10-11T12:24:08Z"/>
        </w:rPr>
      </w:pPr>
      <w:ins w:id="90606" w:author="קלוד" w:date="2026-10-11T12:24:08Z">
        <w:r>
          <w:rPr>
            <w:color w:val="7B3F00"/>
          </w:rPr>
          <w:t xml:space="preserve">אדם הראשון - דיו פרצופין או זנב</w:t>
        </w:r>
      </w:ins>
    </w:p>
    <w:p w:rsidR="005851B8" w:rsidRPr="006F178A" w:rsidRDefault="005851B8" w:rsidP="005851B8">
      <w:pPr>
        <w:rPr>
          <w:rtl/>
        </w:rPr>
      </w:pPr>
      <w:r w:rsidRPr="006F178A">
        <w:rPr>
          <w:rStyle w:val="2fb"/>
          <w:rtl/>
        </w:rPr>
        <w:t xml:space="preserve">ריב"א</w:t>
      </w:r>
      <w:r w:rsidRPr="006F178A">
        <w:rPr>
          <w:rtl/>
        </w:rPr>
        <w:t xml:space="preserve">- דיו פרצוף פנים היה לו לאדם הראשון, -</w:t>
      </w:r>
      <w:r w:rsidRPr="00A72C4A">
        <w:rPr>
          <w:rStyle w:val="afffff0"/>
          <w:rtl/>
        </w:rPr>
        <w:t>אחור וקדם צרתני</w:t>
      </w:r>
      <w:r w:rsidRPr="006F178A">
        <w:rPr>
          <w:rtl/>
        </w:rPr>
        <w:t>.</w:t>
      </w:r>
    </w:p>
    <w:p w:rsidR="005851B8" w:rsidRPr="006F178A" w:rsidRDefault="005851B8" w:rsidP="005851B8">
      <w:pPr>
        <w:rPr>
          <w:rtl/>
        </w:rPr>
      </w:pPr>
      <w:r w:rsidRPr="00A72C4A">
        <w:rPr>
          <w:rStyle w:val="afffff0"/>
          <w:rtl/>
        </w:rPr>
        <w:t xml:space="preserve">ויבן ה'</w:t>
      </w:r>
      <w:r w:rsidRPr="00A72C4A">
        <w:rPr>
          <w:rStyle w:val="afffff0"/>
          <w:rtl/>
        </w:rPr>
        <w:t xml:space="preserve"> אלהים את הצלע וגו</w:t>
      </w:r>
      <w:r w:rsidRPr="00A72C4A">
        <w:rPr>
          <w:rStyle w:val="afffff0"/>
          <w:rtl/>
        </w:rPr>
        <w:t xml:space="preserve">'</w:t>
      </w:r>
      <w:r w:rsidRPr="006F178A">
        <w:rPr>
          <w:rtl/>
        </w:rPr>
        <w:t xml:space="preserve">, </w:t>
      </w:r>
      <w:r w:rsidRPr="006F178A">
        <w:rPr>
          <w:rStyle w:val="2fb"/>
          <w:rtl/>
        </w:rPr>
        <w:t xml:space="preserve">רב</w:t>
      </w:r>
      <w:r w:rsidRPr="006F178A">
        <w:rPr>
          <w:rtl/>
        </w:rPr>
        <w:t xml:space="preserve"> </w:t>
      </w:r>
      <w:r w:rsidRPr="006F178A">
        <w:rPr>
          <w:rStyle w:val="2fb"/>
          <w:rtl/>
        </w:rPr>
        <w:t xml:space="preserve">ושמואל</w:t>
      </w:r>
      <w:r w:rsidRPr="006F178A">
        <w:rPr>
          <w:rtl/>
        </w:rPr>
        <w:t xml:space="preserve">: חד </w:t>
      </w:r>
      <w:r w:rsidRPr="006F178A">
        <w:rPr>
          <w:rtl/>
        </w:rPr>
        <w:t xml:space="preserve">אמר</w:t>
      </w:r>
      <w:r w:rsidRPr="006F178A">
        <w:rPr>
          <w:rtl/>
        </w:rPr>
        <w:t xml:space="preserve">: פרצוף, וחד </w:t>
      </w:r>
      <w:r w:rsidRPr="006F178A">
        <w:rPr>
          <w:rtl/>
        </w:rPr>
        <w:t xml:space="preserve">אמר</w:t>
      </w:r>
      <w:r w:rsidRPr="006F178A">
        <w:rPr>
          <w:rtl/>
        </w:rPr>
        <w:t xml:space="preserve">: זנב.</w:t>
      </w:r>
    </w:p>
    <w:p w:rsidR="005851B8" w:rsidRPr="006F178A" w:rsidRDefault="005851B8" w:rsidP="005851B8">
      <w:pPr>
        <w:rPr>
          <w:rtl/>
        </w:rPr>
      </w:pPr>
      <w:r w:rsidRPr="00A72C4A">
        <w:rPr>
          <w:rStyle w:val="afffff0"/>
          <w:rtl/>
        </w:rPr>
        <w:t>אחור וקדם צרתני</w:t>
      </w:r>
      <w:r w:rsidRPr="006F178A">
        <w:rPr>
          <w:rtl/>
        </w:rPr>
        <w:t xml:space="preserve"> </w:t>
      </w:r>
      <w:r w:rsidRPr="006F178A">
        <w:rPr>
          <w:rtl/>
        </w:rPr>
        <w:t xml:space="preserve">למ"ד</w:t>
      </w:r>
      <w:r w:rsidRPr="006F178A">
        <w:rPr>
          <w:rtl/>
        </w:rPr>
        <w:t xml:space="preserve"> פרצוף </w:t>
      </w:r>
      <w:ins w:id="94504" w:author="מנוע מכני" w:date="2026-10-11T12:04:40Z">
        <w:r>
          <w:rPr>
            <w:rtl/>
          </w:rPr>
          <w:t xml:space="preserve">יפה</w:t>
        </w:r>
      </w:ins>
      <w:del w:id="94505" w:author="מנוע מכני" w:date="2026-10-11T12:04:40Z">
        <w:r w:rsidRPr="006F178A">
          <w:rPr>
            <w:rtl/>
          </w:rPr>
          <w:delText xml:space="preserve">שפיר</w:delText>
        </w:r>
      </w:del>
      <w:r w:rsidRPr="006F178A">
        <w:rPr>
          <w:rtl/>
        </w:rPr>
        <w:t xml:space="preserve">.</w:t>
      </w:r>
    </w:p>
    <w:p w:rsidR="005851B8" w:rsidRPr="009757B9" w:rsidRDefault="005851B8" w:rsidP="005851B8">
      <w:pPr>
        <w:ind w:firstLine="266"/>
        <w:rPr>
          <w:rFonts w:cs="Guttman Vilna"/>
          <w:b/>
          <w:bCs/>
          <w:rtl/>
        </w:rPr>
      </w:pPr>
      <w:del w:id="90077" w:author="מנוע מכני" w:date="2026-10-11T12:04:40Z">
        <w:r>
          <w:rPr>
            <w:rFonts w:hint="cs"/>
            <w:rtl/>
          </w:rPr>
          <w:delText xml:space="preserve">     </w:delText>
        </w:r>
      </w:del>
      <w:r w:rsidRPr="006F178A">
        <w:rPr>
          <w:rtl/>
        </w:rPr>
        <w:t xml:space="preserve">ולמ"ד</w:t>
      </w:r>
      <w:r w:rsidRPr="006F178A">
        <w:rPr>
          <w:rtl/>
        </w:rPr>
        <w:t xml:space="preserve"> זנב- אחור למעשה בראשית דאיברי במעלי </w:t>
      </w:r>
      <w:ins w:id="90075" w:author="Claude - סמנטי" w:date="2026-10-11T12:19:31Z">
        <w:r>
          <w:rPr>
            <w:rtl/>
          </w:rPr>
          <w:t xml:space="preserve">שבת</w:t>
        </w:r>
      </w:ins>
      <w:del w:id="90076" w:author="Claude - סמנטי" w:date="2026-10-11T12:19:31Z">
        <w:r w:rsidRPr="006F178A">
          <w:rPr>
            <w:rtl/>
          </w:rPr>
          <w:delText xml:space="preserve">שבתא</w:delText>
        </w:r>
      </w:del>
      <w:r w:rsidRPr="006F178A">
        <w:rPr>
          <w:rtl/>
        </w:rPr>
        <w:t xml:space="preserve">, וקדם לפורענות.</w:t>
      </w:r>
    </w:p>
    <w:p>
      <w:pPr>
        <w:pStyle w:val="38"/>
        <w:rPr>
          <w:ins w:id="95067" w:author="מנוע מכני" w:date="2026-10-11T12:04:40Z"/>
        </w:rPr>
      </w:pPr>
      <w:del w:id="90078" w:author="מנוע מכני" w:date="2026-10-11T12:04:40Z">
        <w:r>
          <w:delText xml:space="preserve">     </w:delText>
        </w:r>
      </w:del>
      <w:r w:rsidRPr="006F178A">
        <w:t xml:space="preserve">והיינו</w:t>
      </w:r>
    </w:p>
    <w:p w:rsidR="005851B8" w:rsidRPr="009757B9" w:rsidRDefault="005851B8" w:rsidP="005851B8">
      <w:pPr>
        <w:ind w:firstLine="266"/>
        <w:rPr>
          <w:rFonts w:cs="Guttman Vilna"/>
          <w:b/>
          <w:bCs/>
          <w:rtl/>
        </w:rPr>
      </w:pPr>
      <w:del w:id="95068" w:author="מנוע מכני" w:date="2026-10-11T12:04:40Z">
        <w:r w:rsidRPr="006F178A">
          <w:rPr>
            <w:rtl/>
          </w:rPr>
          <w:delText xml:space="preserve"> </w:delText>
        </w:r>
      </w:del>
      <w:r w:rsidRPr="006F178A">
        <w:rPr>
          <w:rtl/>
        </w:rPr>
        <w:t xml:space="preserve">למבול כמו </w:t>
      </w:r>
      <w:r>
        <w:rPr>
          <w:rtl/>
        </w:rPr>
        <w:t>שנא'</w:t>
      </w:r>
      <w:r w:rsidRPr="00AC624C">
        <w:rPr>
          <w:rStyle w:val="afffff0"/>
          <w:rtl/>
        </w:rPr>
        <w:t xml:space="preserve"> </w:t>
      </w:r>
      <w:r w:rsidRPr="00AC624C">
        <w:rPr>
          <w:rStyle w:val="afffff0"/>
          <w:rFonts w:hint="cs"/>
          <w:rtl/>
        </w:rPr>
        <w:t>'</w:t>
      </w:r>
      <w:r w:rsidRPr="00AC624C">
        <w:rPr>
          <w:rStyle w:val="afffff0"/>
          <w:rtl/>
        </w:rPr>
        <w:t>וימח את כל היקום אשר על פני האדמה מאדם ועד בהמה</w:t>
      </w:r>
      <w:r w:rsidRPr="00AC624C">
        <w:rPr>
          <w:rStyle w:val="afffff0"/>
          <w:rFonts w:hint="cs"/>
          <w:rtl/>
        </w:rPr>
        <w:t>'</w:t>
      </w:r>
      <w:r w:rsidRPr="00AC624C">
        <w:rPr>
          <w:rStyle w:val="afffff0"/>
          <w:rtl/>
        </w:rPr>
        <w:t>.</w:t>
      </w:r>
    </w:p>
    <w:p w:rsidR="005851B8" w:rsidRPr="006F178A" w:rsidRDefault="005851B8" w:rsidP="005851B8">
      <w:pPr>
        <w:rPr>
          <w:rtl/>
        </w:rPr>
      </w:pPr>
      <w:r w:rsidRPr="00A72C4A">
        <w:rPr>
          <w:rStyle w:val="afffff0"/>
          <w:rtl/>
        </w:rPr>
        <w:t>וייצר</w:t>
      </w:r>
      <w:r w:rsidRPr="006F178A">
        <w:rPr>
          <w:rtl/>
        </w:rPr>
        <w:t xml:space="preserve"> </w:t>
      </w:r>
      <w:r w:rsidRPr="006F178A">
        <w:rPr>
          <w:rtl/>
        </w:rPr>
        <w:t xml:space="preserve">למ"ד</w:t>
      </w:r>
      <w:r w:rsidRPr="006F178A">
        <w:rPr>
          <w:rtl/>
        </w:rPr>
        <w:t xml:space="preserve"> פרצוף </w:t>
      </w:r>
      <w:ins w:id="94506" w:author="מנוע מכני" w:date="2026-10-11T12:04:40Z">
        <w:r>
          <w:rPr>
            <w:rtl/>
          </w:rPr>
          <w:t xml:space="preserve">יפה</w:t>
        </w:r>
      </w:ins>
      <w:del w:id="94507" w:author="מנוע מכני" w:date="2026-10-11T12:04:40Z">
        <w:r w:rsidRPr="006F178A">
          <w:rPr>
            <w:rtl/>
          </w:rPr>
          <w:delText xml:space="preserve">שפיר</w:delText>
        </w:r>
      </w:del>
      <w:r w:rsidRPr="006F178A">
        <w:rPr>
          <w:rtl/>
        </w:rPr>
        <w:t xml:space="preserve">, </w:t>
      </w:r>
      <w:r w:rsidRPr="006F178A">
        <w:rPr>
          <w:rtl/>
        </w:rPr>
        <w:t xml:space="preserve">ולמ"ד</w:t>
      </w:r>
      <w:r w:rsidRPr="006F178A">
        <w:rPr>
          <w:rtl/>
        </w:rPr>
        <w:t xml:space="preserve"> זנב </w:t>
      </w:r>
      <w:r w:rsidRPr="006F178A">
        <w:rPr>
          <w:rStyle w:val="2fb"/>
          <w:rtl/>
        </w:rPr>
        <w:t xml:space="preserve">כרשב"פ</w:t>
      </w:r>
      <w:r w:rsidRPr="006F178A">
        <w:rPr>
          <w:rtl/>
        </w:rPr>
        <w:t xml:space="preserve"> אוי לי מיצרי אוי לי מיוצרי.</w:t>
      </w:r>
    </w:p>
    <w:p w:rsidR="005851B8" w:rsidRPr="006F178A" w:rsidRDefault="005851B8" w:rsidP="005851B8">
      <w:pPr>
        <w:rPr>
          <w:rtl/>
        </w:rPr>
      </w:pPr>
      <w:r w:rsidRPr="00A72C4A">
        <w:rPr>
          <w:rStyle w:val="afffff0"/>
          <w:rtl/>
        </w:rPr>
        <w:t>זכר ונקבה בראם</w:t>
      </w:r>
      <w:r w:rsidRPr="006F178A">
        <w:rPr>
          <w:rStyle w:val="afffe"/>
          <w:rFonts w:ascii="Fb Fontext" w:hAnsi="Fb Fontext"/>
          <w:rtl/>
        </w:rPr>
        <w:t xml:space="preserve"> </w:t>
      </w:r>
      <w:r w:rsidRPr="006F178A">
        <w:rPr>
          <w:rtl/>
        </w:rPr>
        <w:t xml:space="preserve">למ"ד</w:t>
      </w:r>
      <w:r w:rsidRPr="006F178A">
        <w:rPr>
          <w:rtl/>
        </w:rPr>
        <w:t xml:space="preserve"> פרצוף </w:t>
      </w:r>
      <w:ins w:id="94508" w:author="מנוע מכני" w:date="2026-10-11T12:04:40Z">
        <w:r>
          <w:rPr>
            <w:rtl/>
          </w:rPr>
          <w:t xml:space="preserve">יפה</w:t>
        </w:r>
      </w:ins>
      <w:del w:id="94509" w:author="מנוע מכני" w:date="2026-10-11T12:04:40Z">
        <w:r w:rsidRPr="006F178A">
          <w:rPr>
            <w:rtl/>
          </w:rPr>
          <w:delText xml:space="preserve">שפיר</w:delText>
        </w:r>
      </w:del>
      <w:r w:rsidRPr="006F178A">
        <w:rPr>
          <w:rtl/>
        </w:rPr>
        <w:t xml:space="preserve">, </w:t>
      </w:r>
      <w:r w:rsidRPr="006F178A">
        <w:rPr>
          <w:rtl/>
        </w:rPr>
        <w:t xml:space="preserve">ולמ"ד</w:t>
      </w:r>
      <w:r w:rsidRPr="006F178A">
        <w:rPr>
          <w:rtl/>
        </w:rPr>
        <w:t xml:space="preserve"> זנב </w:t>
      </w:r>
      <w:r w:rsidRPr="006F178A">
        <w:rPr>
          <w:rStyle w:val="2fb"/>
          <w:rtl/>
        </w:rPr>
        <w:t xml:space="preserve">כדר"</w:t>
      </w:r>
      <w:r w:rsidRPr="006F178A">
        <w:rPr>
          <w:rStyle w:val="2fb"/>
          <w:rFonts w:hint="cs"/>
          <w:rtl/>
        </w:rPr>
        <w:t>א</w:t>
      </w:r>
      <w:r w:rsidRPr="008F09C0">
        <w:rPr>
          <w:rStyle w:val="afffff0"/>
          <w:rFonts w:hint="cs"/>
          <w:rtl/>
        </w:rPr>
        <w:t xml:space="preserve"> '</w:t>
      </w:r>
      <w:r w:rsidRPr="008F09C0">
        <w:rPr>
          <w:rStyle w:val="afffff0"/>
          <w:rtl/>
        </w:rPr>
        <w:t>דבצלם אלוקים ברא אתו</w:t>
      </w:r>
      <w:r w:rsidRPr="008F09C0">
        <w:rPr>
          <w:rStyle w:val="afffff0"/>
          <w:rFonts w:hint="cs"/>
          <w:rtl/>
        </w:rPr>
        <w:t>'</w:t>
      </w:r>
      <w:r w:rsidRPr="008F09C0">
        <w:rPr>
          <w:rStyle w:val="afffff0"/>
          <w:rtl/>
        </w:rPr>
        <w:t xml:space="preserve"> </w:t>
      </w:r>
      <w:r w:rsidRPr="006F178A">
        <w:rPr>
          <w:rtl/>
        </w:rPr>
        <w:t xml:space="preserve">- בתחלה עלתה במחשבה לבראות שנים ולבסוף </w:t>
      </w:r>
      <w:r w:rsidRPr="006F178A">
        <w:rPr>
          <w:rtl/>
        </w:rPr>
        <w:t xml:space="preserve">לא</w:t>
      </w:r>
      <w:r w:rsidRPr="006F178A">
        <w:rPr>
          <w:rtl/>
        </w:rPr>
        <w:t xml:space="preserve"> נברא אלא אחד.</w:t>
      </w:r>
    </w:p>
    <w:p w:rsidR="005851B8" w:rsidRPr="006F178A" w:rsidRDefault="005851B8" w:rsidP="005851B8">
      <w:pPr>
        <w:rPr>
          <w:rtl/>
        </w:rPr>
      </w:pPr>
      <w:r w:rsidRPr="00A72C4A">
        <w:rPr>
          <w:rStyle w:val="afffff0"/>
          <w:rtl/>
        </w:rPr>
        <w:t>ויסגר בשר תחתנה</w:t>
      </w:r>
      <w:r w:rsidRPr="006F178A">
        <w:rPr>
          <w:rtl/>
        </w:rPr>
        <w:t xml:space="preserve">, </w:t>
      </w:r>
      <w:r w:rsidRPr="006F178A">
        <w:rPr>
          <w:rtl/>
        </w:rPr>
        <w:t xml:space="preserve">למ"ד</w:t>
      </w:r>
      <w:r w:rsidRPr="006F178A">
        <w:rPr>
          <w:rtl/>
        </w:rPr>
        <w:t xml:space="preserve"> פרצוף </w:t>
      </w:r>
      <w:ins w:id="94510" w:author="מנוע מכני" w:date="2026-10-11T12:04:40Z">
        <w:r>
          <w:rPr>
            <w:rtl/>
          </w:rPr>
          <w:t xml:space="preserve">יפה</w:t>
        </w:r>
      </w:ins>
      <w:del w:id="94511" w:author="מנוע מכני" w:date="2026-10-11T12:04:40Z">
        <w:r w:rsidRPr="006F178A">
          <w:rPr>
            <w:rtl/>
          </w:rPr>
          <w:delText xml:space="preserve">שפיר</w:delText>
        </w:r>
      </w:del>
      <w:r w:rsidRPr="006F178A">
        <w:rPr>
          <w:rtl/>
        </w:rPr>
        <w:t xml:space="preserve">, </w:t>
      </w:r>
      <w:r w:rsidRPr="006F178A">
        <w:rPr>
          <w:rtl/>
        </w:rPr>
        <w:t xml:space="preserve">ולמ"ד</w:t>
      </w:r>
      <w:r w:rsidRPr="006F178A">
        <w:rPr>
          <w:rtl/>
        </w:rPr>
        <w:t xml:space="preserve"> זנב </w:t>
      </w:r>
      <w:r w:rsidRPr="006F178A">
        <w:rPr>
          <w:rStyle w:val="2fb"/>
          <w:rtl/>
        </w:rPr>
        <w:t xml:space="preserve">רנב"י</w:t>
      </w:r>
      <w:r w:rsidRPr="006F178A">
        <w:rPr>
          <w:rtl/>
        </w:rPr>
        <w:t xml:space="preserve"> למקום חתך.</w:t>
      </w:r>
    </w:p>
    <w:p w:rsidR="005851B8" w:rsidRPr="006F178A" w:rsidRDefault="005851B8" w:rsidP="005851B8">
      <w:pPr>
        <w:rPr>
          <w:rtl/>
        </w:rPr>
      </w:pPr>
      <w:r w:rsidRPr="00A72C4A">
        <w:rPr>
          <w:rStyle w:val="afffff0"/>
          <w:rtl/>
        </w:rPr>
        <w:t>ויבן</w:t>
      </w:r>
      <w:r w:rsidRPr="006F178A">
        <w:rPr>
          <w:rtl/>
        </w:rPr>
        <w:t xml:space="preserve"> </w:t>
      </w:r>
      <w:r w:rsidRPr="006F178A">
        <w:rPr>
          <w:rtl/>
        </w:rPr>
        <w:t xml:space="preserve">למ"ד</w:t>
      </w:r>
      <w:r w:rsidRPr="006F178A">
        <w:rPr>
          <w:rtl/>
        </w:rPr>
        <w:t xml:space="preserve"> זנב </w:t>
      </w:r>
      <w:ins w:id="94512" w:author="מנוע מכני" w:date="2026-10-11T12:04:40Z">
        <w:r>
          <w:rPr>
            <w:rtl/>
          </w:rPr>
          <w:t xml:space="preserve">יפה</w:t>
        </w:r>
      </w:ins>
      <w:del w:id="94513" w:author="מנוע מכני" w:date="2026-10-11T12:04:40Z">
        <w:r w:rsidRPr="006F178A">
          <w:rPr>
            <w:rtl/>
          </w:rPr>
          <w:delText xml:space="preserve">שפיר</w:delText>
        </w:r>
      </w:del>
      <w:r w:rsidRPr="006F178A">
        <w:rPr>
          <w:rtl/>
        </w:rPr>
        <w:t xml:space="preserve">, למ'ד פרצוף.</w:t>
      </w:r>
    </w:p>
    <w:p w:rsidR="005851B8" w:rsidRPr="006F178A" w:rsidRDefault="005851B8" w:rsidP="005851B8">
      <w:pPr>
        <w:rPr>
          <w:b/>
          <w:bCs/>
          <w:rtl/>
        </w:rPr>
      </w:pPr>
      <w:r w:rsidRPr="006F178A">
        <w:rPr>
          <w:rStyle w:val="2fb"/>
          <w:rtl/>
        </w:rPr>
        <w:t>כרשב"מנ</w:t>
      </w:r>
      <w:r w:rsidRPr="008F09C0">
        <w:rPr>
          <w:rStyle w:val="afffff0"/>
          <w:rtl/>
        </w:rPr>
        <w:t xml:space="preserve"> </w:t>
      </w:r>
      <w:r w:rsidRPr="008F09C0">
        <w:rPr>
          <w:rStyle w:val="afffff0"/>
          <w:rFonts w:hint="cs"/>
          <w:rtl/>
        </w:rPr>
        <w:t>'</w:t>
      </w:r>
      <w:r w:rsidRPr="008F09C0">
        <w:rPr>
          <w:rStyle w:val="afffff0"/>
          <w:rtl/>
        </w:rPr>
        <w:t>הצלע</w:t>
      </w:r>
      <w:r w:rsidRPr="008F09C0">
        <w:rPr>
          <w:rStyle w:val="afffff0"/>
          <w:rFonts w:hint="cs"/>
          <w:rtl/>
        </w:rPr>
        <w:t>'</w:t>
      </w:r>
      <w:r w:rsidRPr="008F09C0">
        <w:rPr>
          <w:rStyle w:val="afffff0"/>
          <w:rtl/>
        </w:rPr>
        <w:t xml:space="preserve"> </w:t>
      </w:r>
      <w:r w:rsidRPr="006F178A">
        <w:rPr>
          <w:rtl/>
        </w:rPr>
        <w:t xml:space="preserve">- שקילעה </w:t>
      </w:r>
      <w:r w:rsidRPr="006F178A">
        <w:rPr>
          <w:rtl/>
        </w:rPr>
        <w:t xml:space="preserve">הקב"ה</w:t>
      </w:r>
      <w:r w:rsidRPr="006F178A">
        <w:rPr>
          <w:rtl/>
        </w:rPr>
        <w:t xml:space="preserve"> לחוה והביאה לאדם הראשון, שכן בכרכי הים קורין לקלעיתא בנייתא.</w:t>
      </w:r>
    </w:p>
    <w:p w:rsidR="005851B8" w:rsidRPr="00132755" w:rsidRDefault="005851B8" w:rsidP="005851B8">
      <w:pPr>
        <w:rPr>
          <w:spacing w:val="-2"/>
          <w:rtl/>
        </w:rPr>
      </w:pPr>
      <w:r w:rsidRPr="00132755">
        <w:rPr>
          <w:rStyle w:val="afffe"/>
          <w:rFonts w:ascii="Fb Fontext" w:hAnsi="Fb Fontext"/>
          <w:b/>
          <w:spacing w:val="-2"/>
          <w:rtl/>
        </w:rPr>
        <w:t>ד"</w:t>
      </w:r>
      <w:r w:rsidRPr="00132755">
        <w:rPr>
          <w:rStyle w:val="afffe"/>
          <w:rFonts w:ascii="Fb Fontext" w:hAnsi="Fb Fontext" w:hint="cs"/>
          <w:b/>
          <w:spacing w:val="-2"/>
          <w:rtl/>
        </w:rPr>
        <w:t>א</w:t>
      </w:r>
      <w:r w:rsidRPr="00132755">
        <w:rPr>
          <w:spacing w:val="-2"/>
          <w:rtl/>
        </w:rPr>
        <w:t xml:space="preserve"> שבנאה </w:t>
      </w:r>
      <w:r w:rsidRPr="00132755">
        <w:rPr>
          <w:spacing w:val="-2"/>
          <w:rtl/>
        </w:rPr>
        <w:t xml:space="preserve">הק</w:t>
      </w:r>
      <w:r w:rsidRPr="00132755">
        <w:rPr>
          <w:rFonts w:hint="cs"/>
          <w:spacing w:val="-2"/>
          <w:rtl/>
        </w:rPr>
        <w:t>ב</w:t>
      </w:r>
      <w:r w:rsidRPr="00132755">
        <w:rPr>
          <w:spacing w:val="-2"/>
          <w:rtl/>
        </w:rPr>
        <w:t>"</w:t>
      </w:r>
      <w:r w:rsidRPr="00132755">
        <w:rPr>
          <w:rFonts w:hint="cs"/>
          <w:spacing w:val="-2"/>
          <w:rtl/>
        </w:rPr>
        <w:t xml:space="preserve">ה</w:t>
      </w:r>
      <w:r w:rsidRPr="00132755">
        <w:rPr>
          <w:rFonts w:hint="cs"/>
          <w:spacing w:val="-2"/>
          <w:rtl/>
        </w:rPr>
        <w:t xml:space="preserve"> </w:t>
      </w:r>
      <w:r w:rsidRPr="00132755">
        <w:rPr>
          <w:spacing w:val="-2"/>
          <w:rtl/>
        </w:rPr>
        <w:t>לחוה כבניין אוצר, שרחב מלמטה וקצר מלמעלה כדי לקבל</w:t>
      </w:r>
      <w:r w:rsidRPr="00132755">
        <w:rPr>
          <w:rFonts w:hint="cs"/>
          <w:spacing w:val="-2"/>
          <w:rtl/>
        </w:rPr>
        <w:t xml:space="preserve"> </w:t>
      </w:r>
      <w:r w:rsidRPr="00132755">
        <w:rPr>
          <w:spacing w:val="-2"/>
          <w:rtl/>
        </w:rPr>
        <w:t>הפירות [הולד]</w:t>
      </w:r>
    </w:p>
    <w:p w:rsidR="005851B8" w:rsidRPr="006F178A" w:rsidRDefault="005851B8" w:rsidP="005851B8">
      <w:pPr>
        <w:rPr>
          <w:rtl/>
        </w:rPr>
      </w:pPr>
      <w:r w:rsidRPr="00A72C4A">
        <w:rPr>
          <w:rStyle w:val="afffff0"/>
          <w:rtl/>
        </w:rPr>
        <w:t>ויביאה אל האדם</w:t>
      </w:r>
      <w:r w:rsidRPr="006F178A">
        <w:rPr>
          <w:rtl/>
        </w:rPr>
        <w:t xml:space="preserve"> מלמד שעשה </w:t>
      </w:r>
      <w:r w:rsidRPr="006F178A">
        <w:rPr>
          <w:rtl/>
        </w:rPr>
        <w:t xml:space="preserve">הקב"ה</w:t>
      </w:r>
      <w:r w:rsidRPr="006F178A">
        <w:rPr>
          <w:rtl/>
        </w:rPr>
        <w:t xml:space="preserve"> שושבינות לאדם הראשון, מכאן לגדול שיעשה שושבינות לקטן ואל ירע לו.</w:t>
      </w:r>
    </w:p>
    <w:p w:rsidR="005851B8" w:rsidRPr="009757B9" w:rsidRDefault="005851B8" w:rsidP="005851B8">
      <w:pPr>
        <w:rPr>
          <w:rFonts w:cs="Guttman Vilna"/>
          <w:b/>
          <w:bCs/>
          <w:rtl/>
        </w:rPr>
      </w:pPr>
      <w:r w:rsidRPr="006F178A">
        <w:rPr>
          <w:rtl/>
        </w:rPr>
        <w:t xml:space="preserve">ולמ"ד</w:t>
      </w:r>
      <w:r w:rsidRPr="006F178A">
        <w:rPr>
          <w:rtl/>
        </w:rPr>
        <w:t xml:space="preserve"> פרצוף - </w:t>
      </w:r>
      <w:r w:rsidRPr="006F178A">
        <w:rPr>
          <w:rStyle w:val="2fb"/>
          <w:rtl/>
        </w:rPr>
        <w:t xml:space="preserve">רנב"י</w:t>
      </w:r>
      <w:r w:rsidRPr="006F178A">
        <w:rPr>
          <w:rtl/>
        </w:rPr>
        <w:t xml:space="preserve">- </w:t>
      </w:r>
      <w:ins w:id="94514" w:author="מנוע מכני" w:date="2026-10-11T12:04:40Z">
        <w:r>
          <w:rPr>
            <w:rtl/>
          </w:rPr>
          <w:t xml:space="preserve">מסתבר</w:t>
        </w:r>
      </w:ins>
      <w:del w:id="94515" w:author="מנוע מכני" w:date="2026-10-11T12:04:40Z">
        <w:r w:rsidRPr="006F178A">
          <w:rPr>
            <w:rtl/>
          </w:rPr>
          <w:delText xml:space="preserve">מסתברא</w:delText>
        </w:r>
      </w:del>
      <w:r w:rsidRPr="006F178A">
        <w:rPr>
          <w:rtl/>
        </w:rPr>
        <w:t xml:space="preserve"> דזכר סגי ברישא. </w:t>
      </w:r>
      <w:r w:rsidRPr="006F178A">
        <w:rPr>
          <w:rtl/>
        </w:rPr>
        <w:t xml:space="preserve">דתניא</w:t>
      </w:r>
      <w:r w:rsidRPr="006F178A">
        <w:rPr>
          <w:rtl/>
        </w:rPr>
        <w:t xml:space="preserve">: </w:t>
      </w:r>
      <w:r w:rsidRPr="006F178A">
        <w:rPr>
          <w:rtl/>
        </w:rPr>
        <w:t xml:space="preserve">לא</w:t>
      </w:r>
      <w:r w:rsidRPr="006F178A">
        <w:rPr>
          <w:rtl/>
        </w:rPr>
        <w:t xml:space="preserve"> יהלך אדם אחורי אשה בדרך, </w:t>
      </w:r>
      <w:ins w:id="90148" w:author="מנוע מכני" w:date="2026-10-11T12:04:40Z">
        <w:r>
          <w:rPr>
            <w:rtl/>
          </w:rPr>
          <w:t xml:space="preserve">ואפי'</w:t>
        </w:r>
      </w:ins>
      <w:del w:id="90149" w:author="מנוע מכני" w:date="2026-10-11T12:04:40Z">
        <w:r w:rsidRPr="006F178A">
          <w:rPr>
            <w:rtl/>
          </w:rPr>
          <w:delText xml:space="preserve">ואפילו</w:delText>
        </w:r>
      </w:del>
      <w:r w:rsidRPr="006F178A">
        <w:rPr>
          <w:rtl/>
        </w:rPr>
        <w:t xml:space="preserve"> היא אשתו. נזדמנה על הגשר - יסלקנה לצדדין. וכל העובר אחורי אשה בנהר אין לו חלק לעולם הבא.</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יח:</w:t>
      </w:r>
    </w:p>
    <w:p>
      <w:pPr>
        <w:pStyle w:val="afffff8"/>
        <w:rPr>
          <w:ins w:id="90603" w:author="קלוד" w:date="2026-10-11T12:24:08Z"/>
        </w:rPr>
      </w:pPr>
      <w:ins w:id="90604" w:author="קלוד" w:date="2026-10-11T12:24:08Z">
        <w:r>
          <w:rPr>
            <w:color w:val="7B3F00"/>
          </w:rPr>
          <w:t xml:space="preserve">מרצה מעות לאשה בשביל להסתכל - לא ינקה מגיהנם</w:t>
        </w:r>
      </w:ins>
    </w:p>
    <w:p w:rsidR="005851B8" w:rsidRDefault="005851B8" w:rsidP="005851B8">
      <w:pPr>
        <w:rPr>
          <w:rFonts w:ascii="Fb Fontext" w:hAnsi="Fb Fontext"/>
          <w:rtl/>
        </w:rPr>
      </w:pPr>
      <w:r w:rsidRPr="006F178A">
        <w:rPr>
          <w:rStyle w:val="afffe"/>
          <w:rFonts w:ascii="Fb Fontext" w:hAnsi="Fb Fontext"/>
          <w:b/>
          <w:rtl/>
        </w:rPr>
        <w:t>• ת"ר</w:t>
      </w:r>
      <w:r w:rsidRPr="006F178A">
        <w:rPr>
          <w:rFonts w:ascii="Fb Fontext" w:hAnsi="Fb Fontext"/>
          <w:rtl/>
        </w:rPr>
        <w:t xml:space="preserve"> המרצה מעות לאשה מידו לידה או מידה לידו בשביל שיסתכל בה, </w:t>
      </w:r>
      <w:ins w:id="90150" w:author="מנוע מכני" w:date="2026-10-11T12:04:40Z">
        <w:r>
          <w:rPr>
            <w:rFonts w:ascii="Fb Fontext" w:hAnsi="Fb Fontext"/>
            <w:rtl/>
          </w:rPr>
          <w:t xml:space="preserve">אפי'</w:t>
        </w:r>
      </w:ins>
      <w:del w:id="90151" w:author="מנוע מכני" w:date="2026-10-11T12:04:40Z">
        <w:r w:rsidRPr="006F178A">
          <w:rPr>
            <w:rFonts w:ascii="Fb Fontext" w:hAnsi="Fb Fontext"/>
            <w:rtl/>
          </w:rPr>
          <w:delText xml:space="preserve">אפילו</w:delText>
        </w:r>
      </w:del>
      <w:r w:rsidRPr="006F178A">
        <w:rPr>
          <w:rFonts w:ascii="Fb Fontext" w:hAnsi="Fb Fontext"/>
          <w:rtl/>
        </w:rPr>
        <w:t xml:space="preserve"> דומה למשה רבינו שקיבל תורה מהר סיני - </w:t>
      </w:r>
      <w:r w:rsidRPr="006F178A">
        <w:rPr>
          <w:rFonts w:ascii="Fb Fontext" w:hAnsi="Fb Fontext"/>
          <w:rtl/>
        </w:rPr>
        <w:t xml:space="preserve">לא</w:t>
      </w:r>
      <w:r w:rsidRPr="006F178A">
        <w:rPr>
          <w:rFonts w:ascii="Fb Fontext" w:hAnsi="Fb Fontext"/>
          <w:rtl/>
        </w:rPr>
        <w:t xml:space="preserve"> ינקה מדינה של גיהנם. </w:t>
      </w:r>
    </w:p>
    <w:p w:rsidR="005851B8" w:rsidRPr="006F178A" w:rsidRDefault="005851B8" w:rsidP="005851B8">
      <w:pPr>
        <w:ind w:firstLine="0"/>
        <w:rPr>
          <w:rtl/>
        </w:rPr>
      </w:pPr>
      <w:r w:rsidRPr="006F178A">
        <w:rPr>
          <w:rFonts w:ascii="Fb Fontext" w:hAnsi="Fb Fontext"/>
          <w:rtl/>
        </w:rPr>
        <w:lastRenderedPageBreak/>
        <w:t xml:space="preserve">ועליו הכתוב אומר </w:t>
      </w:r>
      <w:r w:rsidRPr="00A72C4A">
        <w:rPr>
          <w:rStyle w:val="afffff0"/>
          <w:rtl/>
        </w:rPr>
        <w:t xml:space="preserve">יד ליד </w:t>
      </w:r>
      <w:r w:rsidRPr="00A72C4A">
        <w:rPr>
          <w:rStyle w:val="afffff0"/>
          <w:rtl/>
        </w:rPr>
        <w:t xml:space="preserve">לא</w:t>
      </w:r>
      <w:r w:rsidRPr="00A72C4A">
        <w:rPr>
          <w:rStyle w:val="afffff0"/>
          <w:rtl/>
        </w:rPr>
        <w:t xml:space="preserve"> ינקה רע</w:t>
      </w:r>
      <w:r w:rsidRPr="006F178A">
        <w:rPr>
          <w:rFonts w:ascii="Fb Fontext" w:hAnsi="Fb Fontext"/>
          <w:rtl/>
        </w:rPr>
        <w:t xml:space="preserve"> - </w:t>
      </w:r>
      <w:r w:rsidRPr="006F178A">
        <w:rPr>
          <w:rFonts w:ascii="Fb Fontext" w:hAnsi="Fb Fontext"/>
          <w:rtl/>
        </w:rPr>
        <w:t xml:space="preserve">לא</w:t>
      </w:r>
      <w:r w:rsidRPr="006F178A">
        <w:rPr>
          <w:rFonts w:ascii="Fb Fontext" w:hAnsi="Fb Fontext"/>
          <w:rtl/>
        </w:rPr>
        <w:t xml:space="preserve"> ינקה מדינה של גיהנם.</w:t>
      </w:r>
    </w:p>
    <w:p>
      <w:pPr>
        <w:pStyle w:val="38"/>
        <w:rPr>
          <w:ins w:id="95069" w:author="מנוע מכני" w:date="2026-10-11T12:04:40Z"/>
        </w:rPr>
      </w:pPr>
      <w:r w:rsidRPr="006F178A">
        <w:t>ר"נ</w:t>
      </w:r>
      <w:r w:rsidRPr="006F178A">
        <w:t xml:space="preserve">:</w:t>
      </w:r>
    </w:p>
    <w:p w:rsidR="005851B8" w:rsidRPr="006F178A" w:rsidRDefault="005851B8" w:rsidP="005851B8">
      <w:pPr>
        <w:rPr>
          <w:rtl/>
        </w:rPr>
      </w:pPr>
      <w:del w:id="95070" w:author="מנוע מכני" w:date="2026-10-11T12:04:40Z">
        <w:r w:rsidRPr="006F178A">
          <w:rPr>
            <w:rFonts w:hint="cs"/>
            <w:rtl/>
          </w:rPr>
          <w:delText xml:space="preserve"> </w:delText>
        </w:r>
      </w:del>
      <w:r w:rsidRPr="006F178A">
        <w:rPr>
          <w:rtl/>
        </w:rPr>
        <w:t>מנוח עם הארץ היה, מהא ד</w:t>
      </w:r>
      <w:r w:rsidRPr="00A72C4A">
        <w:rPr>
          <w:rStyle w:val="afffff0"/>
          <w:rtl/>
        </w:rPr>
        <w:t>ויקם וילך מנוח אחרי אשתו</w:t>
      </w:r>
      <w:r w:rsidRPr="006F178A">
        <w:rPr>
          <w:rtl/>
        </w:rPr>
        <w:t>.</w:t>
      </w:r>
    </w:p>
    <w:p w:rsidR="005851B8" w:rsidRPr="00132755" w:rsidRDefault="005851B8" w:rsidP="005851B8">
      <w:pPr>
        <w:rPr>
          <w:spacing w:val="-4"/>
          <w:rtl/>
        </w:rPr>
      </w:pPr>
      <w:r w:rsidRPr="00132755">
        <w:rPr>
          <w:spacing w:val="-4"/>
          <w:rtl/>
        </w:rPr>
        <w:t xml:space="preserve">והתקיף </w:t>
      </w:r>
      <w:r w:rsidRPr="00132755">
        <w:rPr>
          <w:rStyle w:val="2fb"/>
          <w:spacing w:val="-4"/>
          <w:rtl/>
        </w:rPr>
        <w:t xml:space="preserve">רנב"י</w:t>
      </w:r>
      <w:r w:rsidRPr="00132755">
        <w:rPr>
          <w:spacing w:val="-4"/>
          <w:rtl/>
        </w:rPr>
        <w:t xml:space="preserve"> דלא גרע מאלקנה דאחרי אשתו וכן אלישע שהלך אחריה והיינו אחרי דבריה ועצתה.</w:t>
      </w:r>
    </w:p>
    <w:p w:rsidR="005851B8" w:rsidRPr="00132755" w:rsidRDefault="005851B8" w:rsidP="005851B8">
      <w:pPr>
        <w:rPr>
          <w:spacing w:val="-2"/>
          <w:rtl/>
        </w:rPr>
      </w:pPr>
      <w:r w:rsidRPr="00132755">
        <w:rPr>
          <w:spacing w:val="-2"/>
          <w:rtl/>
        </w:rPr>
        <w:t xml:space="preserve">ומי שאומר </w:t>
      </w:r>
      <w:r w:rsidRPr="00132755">
        <w:rPr>
          <w:rFonts w:hint="cs"/>
          <w:spacing w:val="-2"/>
          <w:rtl/>
        </w:rPr>
        <w:t>ש</w:t>
      </w:r>
      <w:r w:rsidRPr="00132755">
        <w:rPr>
          <w:spacing w:val="-2"/>
          <w:rtl/>
        </w:rPr>
        <w:t xml:space="preserve">עם הארץ היה אפי' בי </w:t>
      </w:r>
      <w:r w:rsidRPr="00132755">
        <w:rPr>
          <w:rStyle w:val="2fb"/>
          <w:spacing w:val="-2"/>
          <w:rtl/>
        </w:rPr>
        <w:t xml:space="preserve">רב</w:t>
      </w:r>
      <w:r w:rsidRPr="00132755">
        <w:rPr>
          <w:spacing w:val="-2"/>
          <w:rtl/>
        </w:rPr>
        <w:t xml:space="preserve"> </w:t>
      </w:r>
      <w:r w:rsidRPr="00132755">
        <w:rPr>
          <w:spacing w:val="-2"/>
          <w:rtl/>
        </w:rPr>
        <w:t xml:space="preserve">לא</w:t>
      </w:r>
      <w:r w:rsidRPr="00132755">
        <w:rPr>
          <w:spacing w:val="-2"/>
          <w:rtl/>
        </w:rPr>
        <w:t xml:space="preserve"> קרא </w:t>
      </w:r>
      <w:r w:rsidRPr="00132755">
        <w:rPr>
          <w:rStyle w:val="afffff0"/>
          <w:spacing w:val="-2"/>
          <w:rtl/>
        </w:rPr>
        <w:t xml:space="preserve">דותרכבנה על הגמלים ותלכנה אחרי האיש </w:t>
      </w:r>
      <w:r w:rsidRPr="00132755">
        <w:rPr>
          <w:spacing w:val="-2"/>
          <w:rtl/>
        </w:rPr>
        <w:t>ולא לפניו.</w:t>
      </w:r>
    </w:p>
    <w:p>
      <w:pPr>
        <w:pStyle w:val="38"/>
        <w:rPr>
          <w:ins w:id="95071" w:author="מנוע מכני" w:date="2026-10-11T12:04:40Z"/>
        </w:rPr>
      </w:pPr>
      <w:r w:rsidRPr="006F178A">
        <w:t>וכדר"יו</w:t>
      </w:r>
      <w:r>
        <w:t>:</w:t>
      </w:r>
    </w:p>
    <w:p w:rsidR="005851B8" w:rsidRPr="006F178A" w:rsidRDefault="005851B8" w:rsidP="005851B8">
      <w:pPr>
        <w:rPr>
          <w:rtl/>
        </w:rPr>
      </w:pPr>
      <w:del w:id="95072" w:author="מנוע מכני" w:date="2026-10-11T12:04:40Z">
        <w:r w:rsidRPr="006F178A">
          <w:rPr>
            <w:rtl/>
          </w:rPr>
          <w:delText xml:space="preserve"> </w:delText>
        </w:r>
      </w:del>
      <w:r w:rsidRPr="006F178A">
        <w:rPr>
          <w:rtl/>
        </w:rPr>
        <w:t xml:space="preserve">דאחרי ארי ולא אחרי אשה, אחרי אשה ולא אחרי </w:t>
      </w:r>
      <w:ins w:id="94446" w:author="מנוע מכני" w:date="2026-10-11T12:04:40Z">
        <w:r>
          <w:rPr>
            <w:rtl/>
          </w:rPr>
          <w:t xml:space="preserve">נכרי</w:t>
        </w:r>
      </w:ins>
      <w:del w:id="94447" w:author="מנוע מכני" w:date="2026-10-11T12:04:40Z">
        <w:r w:rsidRPr="006F178A">
          <w:rPr>
            <w:rtl/>
          </w:rPr>
          <w:delText xml:space="preserve">ע</w:delText>
        </w:r>
        <w:r w:rsidRPr="006F178A">
          <w:rPr>
            <w:rFonts w:hint="cs"/>
            <w:rtl/>
          </w:rPr>
          <w:delText xml:space="preserve">כו</w:delText>
        </w:r>
        <w:r w:rsidRPr="006F178A">
          <w:rPr>
            <w:rtl/>
          </w:rPr>
          <w:delText xml:space="preserve">"</w:delText>
        </w:r>
        <w:r w:rsidRPr="006F178A">
          <w:rPr>
            <w:rFonts w:hint="cs"/>
            <w:rtl/>
          </w:rPr>
          <w:delText xml:space="preserve">ם</w:delText>
        </w:r>
      </w:del>
      <w:r w:rsidRPr="006F178A">
        <w:rPr>
          <w:rtl/>
        </w:rPr>
        <w:t xml:space="preserve">, אחורי </w:t>
      </w:r>
      <w:ins w:id="94448" w:author="מנוע מכני" w:date="2026-10-11T12:04:40Z">
        <w:r>
          <w:rPr>
            <w:rtl/>
          </w:rPr>
          <w:t xml:space="preserve">נכרי</w:t>
        </w:r>
      </w:ins>
      <w:del w:id="94449" w:author="מנוע מכני" w:date="2026-10-11T12:04:40Z">
        <w:r w:rsidRPr="006F178A">
          <w:rPr>
            <w:rtl/>
          </w:rPr>
          <w:delText xml:space="preserve">ע</w:delText>
        </w:r>
        <w:r w:rsidRPr="006F178A">
          <w:rPr>
            <w:rFonts w:hint="cs"/>
            <w:rtl/>
          </w:rPr>
          <w:delText xml:space="preserve">כו</w:delText>
        </w:r>
        <w:r w:rsidRPr="006F178A">
          <w:rPr>
            <w:rtl/>
          </w:rPr>
          <w:delText xml:space="preserve">"</w:delText>
        </w:r>
        <w:r w:rsidRPr="006F178A">
          <w:rPr>
            <w:rFonts w:hint="cs"/>
            <w:rtl/>
          </w:rPr>
          <w:delText xml:space="preserve">ם</w:delText>
        </w:r>
      </w:del>
      <w:r w:rsidRPr="006F178A">
        <w:rPr>
          <w:rtl/>
        </w:rPr>
        <w:t xml:space="preserve"> ולא אחורי בית הכנסת בשעה שמתפללין.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601" w:author="קלוד" w:date="2026-10-11T12:24:08Z"/>
        </w:rPr>
      </w:pPr>
      <w:ins w:id="90602" w:author="קלוד" w:date="2026-10-11T12:24:08Z">
        <w:r>
          <w:rPr>
            <w:color w:val="7B3F00"/>
          </w:rPr>
          <w:t xml:space="preserve">אדם הראשון בנידוי - הוליד רוחין ושידין ולילין</w:t>
        </w:r>
      </w:ins>
    </w:p>
    <w:p w:rsidR="005851B8" w:rsidRPr="006F178A" w:rsidRDefault="005851B8" w:rsidP="005851B8">
      <w:pPr>
        <w:rPr>
          <w:rtl/>
        </w:rPr>
      </w:pPr>
      <w:r w:rsidRPr="006F178A">
        <w:rPr>
          <w:rStyle w:val="2fb"/>
          <w:rtl/>
        </w:rPr>
        <w:t xml:space="preserve">ריב"א</w:t>
      </w:r>
      <w:r w:rsidRPr="006F178A">
        <w:rPr>
          <w:rtl/>
        </w:rPr>
        <w:t xml:space="preserve"> כל אותן השנים שהיה אדם הראשון בנידוי הוליד רוחין ושידין ולילין, ד</w:t>
      </w:r>
      <w:r w:rsidRPr="00A72C4A">
        <w:rPr>
          <w:rStyle w:val="afffff0"/>
          <w:rtl/>
        </w:rPr>
        <w:t>ויחי אדם שלשים ומאת שנה ויולד בדמותו כצלמו</w:t>
      </w:r>
      <w:r w:rsidRPr="006F178A">
        <w:rPr>
          <w:rtl/>
        </w:rPr>
        <w:t xml:space="preserve">, מכלל דעד האידנא </w:t>
      </w:r>
      <w:ins w:id="90760" w:author="מנוע מכני" w:date="2026-10-11T12:04:40Z">
        <w:r>
          <w:rPr>
            <w:rtl/>
          </w:rPr>
          <w:t xml:space="preserve">לא</w:t>
        </w:r>
      </w:ins>
      <w:del w:id="90761" w:author="מנוע מכני" w:date="2026-10-11T12:04:40Z">
        <w:r w:rsidRPr="006F178A">
          <w:rPr>
            <w:rtl/>
          </w:rPr>
          <w:delText xml:space="preserve">לאו</w:delText>
        </w:r>
      </w:del>
      <w:r w:rsidRPr="006F178A">
        <w:rPr>
          <w:rtl/>
        </w:rPr>
        <w:t xml:space="preserve"> כצלמו</w:t>
      </w:r>
      <w:r>
        <w:rPr>
          <w:rtl/>
        </w:rPr>
        <w:t xml:space="preserve"> אוליד. והיינו מש"ז דחזא לאונס</w:t>
      </w:r>
      <w:r>
        <w:rPr>
          <w:rFonts w:hint="cs"/>
          <w:rtl/>
        </w:rPr>
        <w:t>ו</w:t>
      </w:r>
      <w:r w:rsidRPr="006F178A">
        <w:rPr>
          <w:rtl/>
        </w:rPr>
        <w:t>.</w:t>
      </w:r>
    </w:p>
    <w:p w:rsidR="005851B8" w:rsidRPr="00132755" w:rsidRDefault="005851B8" w:rsidP="005851B8">
      <w:pPr>
        <w:rPr>
          <w:rFonts w:ascii="Fb Fontext" w:hAnsi="Fb Fontext"/>
          <w:spacing w:val="-2"/>
          <w:rtl/>
        </w:rPr>
      </w:pPr>
      <w:r w:rsidRPr="00132755">
        <w:rPr>
          <w:rFonts w:ascii="Fb Fontext" w:hAnsi="Fb Fontext"/>
          <w:spacing w:val="-2"/>
          <w:rtl/>
        </w:rPr>
        <w:t>וכדר'מ אדם הראשון חסיד גדול היה, כיון שראה שנקנסה מיתה על ידו ישב בתענית</w:t>
      </w:r>
      <w:r w:rsidRPr="00132755">
        <w:rPr>
          <w:rFonts w:ascii="Fb Fontext" w:hAnsi="Fb Fontext" w:hint="cs"/>
          <w:spacing w:val="-2"/>
          <w:rtl/>
        </w:rPr>
        <w:t xml:space="preserve"> ק</w:t>
      </w:r>
      <w:r w:rsidRPr="00132755">
        <w:rPr>
          <w:rFonts w:ascii="Fb Fontext" w:hAnsi="Fb Fontext"/>
          <w:spacing w:val="-2"/>
          <w:rtl/>
        </w:rPr>
        <w:t>"</w:t>
      </w:r>
      <w:r w:rsidRPr="00132755">
        <w:rPr>
          <w:rFonts w:ascii="Fb Fontext" w:hAnsi="Fb Fontext" w:hint="cs"/>
          <w:spacing w:val="-2"/>
          <w:rtl/>
        </w:rPr>
        <w:t>ל שנה</w:t>
      </w:r>
      <w:r w:rsidRPr="00132755">
        <w:rPr>
          <w:rFonts w:ascii="Fb Fontext" w:hAnsi="Fb Fontext"/>
          <w:spacing w:val="-2"/>
          <w:rtl/>
        </w:rPr>
        <w:t>.</w:t>
      </w:r>
    </w:p>
    <w:p w:rsidR="005851B8" w:rsidRPr="006F178A" w:rsidRDefault="005851B8" w:rsidP="005851B8">
      <w:pPr>
        <w:rPr>
          <w:rFonts w:ascii="Fb Fontext" w:hAnsi="Fb Fontext"/>
          <w:rtl/>
        </w:rPr>
      </w:pPr>
      <w:r w:rsidRPr="006F178A">
        <w:rPr>
          <w:rFonts w:ascii="Fb Fontext" w:hAnsi="Fb Fontext"/>
          <w:rtl/>
        </w:rPr>
        <w:t>ופירש מן האשה מאה ושלשים שנה והעלה זרזי תאנים על בשרו מאה ושלשים שנה.</w:t>
      </w:r>
    </w:p>
    <w:p w:rsidR="005851B8" w:rsidRPr="006F178A" w:rsidRDefault="005851B8" w:rsidP="005851B8">
      <w:pPr>
        <w:rPr>
          <w:rFonts w:ascii="Fb Fontext" w:hAnsi="Fb Fontext"/>
          <w:rtl/>
        </w:rPr>
      </w:pPr>
      <w:r w:rsidRPr="006F178A">
        <w:rPr>
          <w:rStyle w:val="2fb"/>
          <w:rFonts w:ascii="Fb Fontext" w:hAnsi="Fb Fontext"/>
          <w:rtl/>
        </w:rPr>
        <w:t>ריב"א</w:t>
      </w:r>
      <w:r>
        <w:rPr>
          <w:rFonts w:ascii="Fb Fontext" w:hAnsi="Fb Fontext"/>
          <w:rtl/>
        </w:rPr>
        <w:t xml:space="preserve"> מקצת שבחו של אדם אומרים בפניו, </w:t>
      </w:r>
      <w:r>
        <w:rPr>
          <w:rStyle w:val="afffff0"/>
          <w:rFonts w:ascii="Fb Fontext" w:hAnsi="Fb Fontext"/>
          <w:rtl/>
          <w:rPrChange w:id="9001" w:author="מנוע פסוקים" w:date="2026-10-11T09:24:13Z">
            <w:rPr>
              <w:rFonts w:ascii="Fb Fontext" w:hAnsi="Fb Fontext"/>
              <w:rtl/>
            </w:rPr>
          </w:rPrChange>
        </w:rPr>
        <w:t xml:space="preserve">כי אתך ראיתי צדיק לפני בדור הזה</w:t>
      </w:r>
      <w:r>
        <w:rPr>
          <w:rFonts w:ascii="Fb Fontext" w:hAnsi="Fb Fontext"/>
          <w:rtl/>
        </w:rPr>
        <w:t xml:space="preserve">.</w:t>
      </w:r>
    </w:p>
    <w:p w:rsidR="005851B8" w:rsidRPr="006F178A" w:rsidRDefault="005851B8" w:rsidP="005851B8">
      <w:pPr>
        <w:rPr>
          <w:rFonts w:ascii="Fb Fontext" w:hAnsi="Fb Fontext"/>
          <w:rtl/>
        </w:rPr>
      </w:pPr>
      <w:r>
        <w:rPr>
          <w:rFonts w:ascii="Fb Fontext" w:hAnsi="Fb Fontext"/>
          <w:rtl/>
        </w:rPr>
        <w:t xml:space="preserve">כולו שלא בפניו </w:t>
      </w:r>
      <w:r>
        <w:rPr>
          <w:rStyle w:val="afffff0"/>
          <w:rFonts w:ascii="Fb Fontext" w:hAnsi="Fb Fontext"/>
          <w:rtl/>
          <w:rPrChange w:id="9002" w:author="מנוע פסוקים" w:date="2026-10-11T09:24:13Z">
            <w:rPr>
              <w:rFonts w:ascii="Fb Fontext" w:hAnsi="Fb Fontext"/>
              <w:rtl/>
            </w:rPr>
          </w:rPrChange>
        </w:rPr>
        <w:t xml:space="preserve">נח איש צדיק תמים היה בדרתיו</w:t>
      </w:r>
      <w:r>
        <w:rPr>
          <w:rFonts w:ascii="Fb Fontext" w:hAnsi="Fb Fontext"/>
          <w:rtl/>
        </w:rPr>
        <w:t xml:space="preserve">.</w:t>
      </w:r>
    </w:p>
    <w:p>
      <w:pPr>
        <w:pStyle w:val="afffff8"/>
        <w:rPr>
          <w:ins w:id="90599" w:author="קלוד" w:date="2026-10-11T12:24:08Z"/>
        </w:rPr>
      </w:pPr>
      <w:ins w:id="90600" w:author="קלוד" w:date="2026-10-11T12:24:08Z">
        <w:r>
          <w:rPr>
            <w:color w:val="7B3F00"/>
          </w:rPr>
          <w:t xml:space="preserve">יונה - מזונות מרורין ביד הקב"ה</w:t>
        </w:r>
      </w:ins>
    </w:p>
    <w:p w:rsidR="005851B8" w:rsidRPr="006F178A" w:rsidRDefault="005851B8" w:rsidP="005851B8">
      <w:pPr>
        <w:rPr>
          <w:rFonts w:ascii="Fb Fontext" w:hAnsi="Fb Fontext"/>
          <w:rtl/>
        </w:rPr>
      </w:pPr>
      <w:r w:rsidRPr="006F178A">
        <w:rPr>
          <w:rStyle w:val="2fb"/>
          <w:rFonts w:ascii="Fb Fontext" w:hAnsi="Fb Fontext"/>
          <w:rtl/>
        </w:rPr>
        <w:t>ריב"א</w:t>
      </w:r>
      <w:r w:rsidRPr="006F178A">
        <w:rPr>
          <w:rFonts w:ascii="Fb Fontext" w:hAnsi="Fb Fontext"/>
          <w:rtl/>
        </w:rPr>
        <w:t xml:space="preserve"> </w:t>
      </w:r>
      <w:r w:rsidRPr="00A72C4A">
        <w:rPr>
          <w:rStyle w:val="afffff0"/>
          <w:rtl/>
        </w:rPr>
        <w:t>והנה עלה זית טרף בפיה</w:t>
      </w:r>
      <w:r w:rsidRPr="006F178A">
        <w:rPr>
          <w:rFonts w:ascii="Fb Fontext" w:hAnsi="Fb Fontext"/>
          <w:rtl/>
        </w:rPr>
        <w:t xml:space="preserve"> - אמרה יונה לפני </w:t>
      </w:r>
      <w:r w:rsidRPr="006F178A">
        <w:rPr>
          <w:rFonts w:ascii="Fb Fontext" w:hAnsi="Fb Fontext"/>
          <w:rtl/>
        </w:rPr>
        <w:t xml:space="preserve">הקב"ה</w:t>
      </w:r>
      <w:r w:rsidRPr="006F178A">
        <w:rPr>
          <w:rFonts w:ascii="Fb Fontext" w:hAnsi="Fb Fontext"/>
          <w:rtl/>
        </w:rPr>
        <w:t xml:space="preserve"> </w:t>
      </w:r>
      <w:r w:rsidRPr="006F178A">
        <w:rPr>
          <w:rStyle w:val="2fb"/>
          <w:rFonts w:ascii="Fb Fontext" w:hAnsi="Fb Fontext"/>
          <w:rtl/>
        </w:rPr>
        <w:t xml:space="preserve">רבש"ע</w:t>
      </w:r>
      <w:r w:rsidRPr="006F178A">
        <w:rPr>
          <w:rFonts w:ascii="Fb Fontext" w:hAnsi="Fb Fontext"/>
          <w:rtl/>
        </w:rPr>
        <w:t xml:space="preserve">, יהיו מזונותי מרורין כזית ומסורין בידך.</w:t>
      </w:r>
    </w:p>
    <w:p w:rsidR="005851B8" w:rsidRPr="006F178A" w:rsidRDefault="005851B8" w:rsidP="005851B8">
      <w:pPr>
        <w:rPr>
          <w:rFonts w:ascii="Fb Fontext" w:hAnsi="Fb Fontext"/>
          <w:rtl/>
        </w:rPr>
      </w:pPr>
      <w:r w:rsidRPr="006F178A">
        <w:rPr>
          <w:rFonts w:ascii="Fb Fontext" w:hAnsi="Fb Fontext"/>
          <w:rtl/>
        </w:rPr>
        <w:t xml:space="preserve">ואל יהיו מתוקין כדבש ותלוין ביד בשר ודם. </w:t>
      </w:r>
      <w:r>
        <w:rPr>
          <w:rFonts w:ascii="Fb Fontext" w:hAnsi="Fb Fontext"/>
          <w:rtl/>
        </w:rPr>
        <w:t>ד'</w:t>
      </w:r>
      <w:r w:rsidRPr="006F178A">
        <w:rPr>
          <w:rFonts w:ascii="Fb Fontext" w:hAnsi="Fb Fontext"/>
          <w:rtl/>
        </w:rPr>
        <w:t>הכא</w:t>
      </w:r>
      <w:r w:rsidRPr="008F09C0">
        <w:rPr>
          <w:rStyle w:val="afffff0"/>
          <w:rtl/>
        </w:rPr>
        <w:t xml:space="preserve"> </w:t>
      </w:r>
      <w:r w:rsidRPr="008F09C0">
        <w:rPr>
          <w:rStyle w:val="afffff0"/>
          <w:rFonts w:hint="cs"/>
          <w:rtl/>
        </w:rPr>
        <w:t>'</w:t>
      </w:r>
      <w:r w:rsidRPr="008F09C0">
        <w:rPr>
          <w:rStyle w:val="afffff0"/>
          <w:rtl/>
        </w:rPr>
        <w:t>טרף</w:t>
      </w:r>
      <w:r w:rsidRPr="008F09C0">
        <w:rPr>
          <w:rStyle w:val="afffff0"/>
          <w:rFonts w:hint="cs"/>
          <w:rtl/>
        </w:rPr>
        <w:t>'</w:t>
      </w:r>
      <w:r w:rsidRPr="008F09C0">
        <w:rPr>
          <w:rStyle w:val="afffff0"/>
          <w:rtl/>
        </w:rPr>
        <w:t>,</w:t>
      </w:r>
      <w:r w:rsidRPr="006F178A">
        <w:rPr>
          <w:rFonts w:ascii="Fb Fontext" w:hAnsi="Fb Fontext"/>
          <w:rtl/>
        </w:rPr>
        <w:t xml:space="preserve"> וכתיב</w:t>
      </w:r>
      <w:r w:rsidRPr="008F09C0">
        <w:rPr>
          <w:rStyle w:val="afffff0"/>
          <w:rtl/>
        </w:rPr>
        <w:t xml:space="preserve"> </w:t>
      </w:r>
      <w:r w:rsidRPr="008F09C0">
        <w:rPr>
          <w:rStyle w:val="afffff0"/>
          <w:rFonts w:hint="cs"/>
          <w:rtl/>
        </w:rPr>
        <w:t>'</w:t>
      </w:r>
      <w:r w:rsidRPr="008F09C0">
        <w:rPr>
          <w:rStyle w:val="afffff0"/>
          <w:rtl/>
        </w:rPr>
        <w:t>הטריפני לחם חקי</w:t>
      </w:r>
      <w:r w:rsidRPr="008F09C0">
        <w:rPr>
          <w:rStyle w:val="afffff0"/>
          <w:rFonts w:hint="cs"/>
          <w:rtl/>
        </w:rPr>
        <w:t>'</w:t>
      </w:r>
      <w:r w:rsidRPr="008F09C0">
        <w:rPr>
          <w:rStyle w:val="afffff0"/>
          <w:rtl/>
        </w:rPr>
        <w:t>.</w:t>
      </w:r>
    </w:p>
    <w:p w:rsidR="005851B8" w:rsidRPr="006F178A" w:rsidRDefault="005851B8" w:rsidP="005851B8">
      <w:pPr>
        <w:rPr>
          <w:rFonts w:ascii="Fb Fontext" w:hAnsi="Fb Fontext"/>
          <w:rtl/>
        </w:rPr>
      </w:pPr>
      <w:r w:rsidRPr="006F178A">
        <w:rPr>
          <w:rStyle w:val="2fb"/>
          <w:rFonts w:ascii="Fb Fontext" w:hAnsi="Fb Fontext"/>
          <w:rtl/>
        </w:rPr>
        <w:t>ריב"א</w:t>
      </w:r>
      <w:r>
        <w:rPr>
          <w:rFonts w:ascii="Fb Fontext" w:hAnsi="Fb Fontext"/>
          <w:rtl/>
        </w:rPr>
        <w:t xml:space="preserve"> כל בית שנשמעין בו דברי תורה בלילה - שוב אינו נחרב, </w:t>
      </w:r>
      <w:r>
        <w:rPr>
          <w:rStyle w:val="afffff0"/>
          <w:rFonts w:ascii="Fb Fontext" w:hAnsi="Fb Fontext"/>
          <w:rtl/>
          <w:rPrChange w:id="9003" w:author="מנוע פסוקים" w:date="2026-10-11T09:24:13Z">
            <w:rPr>
              <w:rFonts w:ascii="Fb Fontext" w:hAnsi="Fb Fontext"/>
              <w:rtl/>
            </w:rPr>
          </w:rPrChange>
        </w:rPr>
        <w:t xml:space="preserve">ולא </w:t>
      </w:r>
      <w:r>
        <w:rPr>
          <w:rStyle w:val="afffff0"/>
          <w:rFonts w:ascii="Fb Fontext" w:hAnsi="Fb Fontext"/>
          <w:rtl/>
          <w:rPrChange w:id="9004" w:author="מנוע פסוקים" w:date="2026-10-11T09:24:13Z">
            <w:rPr>
              <w:rFonts w:ascii="Fb Fontext" w:hAnsi="Fb Fontext"/>
              <w:rtl/>
            </w:rPr>
          </w:rPrChange>
        </w:rPr>
        <w:t xml:space="preserve">אמר</w:t>
      </w:r>
      <w:r>
        <w:rPr>
          <w:rStyle w:val="afffff0"/>
          <w:rFonts w:ascii="Fb Fontext" w:hAnsi="Fb Fontext"/>
          <w:rtl/>
          <w:rPrChange w:id="9005" w:author="מנוע פסוקים" w:date="2026-10-11T09:24:13Z">
            <w:rPr>
              <w:rFonts w:ascii="Fb Fontext" w:hAnsi="Fb Fontext"/>
              <w:rtl/>
            </w:rPr>
          </w:rPrChange>
        </w:rPr>
        <w:t xml:space="preserve"> איה אלוה עושי נתן זמירות בלילה</w:t>
      </w:r>
      <w:r>
        <w:rPr>
          <w:rFonts w:ascii="Fb Fontext" w:hAnsi="Fb Fontext"/>
          <w:rtl/>
        </w:rPr>
        <w:t xml:space="preserve">.</w:t>
      </w:r>
    </w:p>
    <w:p w:rsidR="005851B8" w:rsidRPr="00A72C4A" w:rsidRDefault="005851B8" w:rsidP="005851B8">
      <w:pPr>
        <w:rPr>
          <w:rStyle w:val="afffff0"/>
          <w:rtl/>
        </w:rPr>
      </w:pPr>
      <w:r w:rsidRPr="007C4031">
        <w:rPr>
          <w:rStyle w:val="2fb"/>
          <w:rFonts w:ascii="Fb Fontext" w:hAnsi="Fb Fontext"/>
          <w:rtl/>
        </w:rPr>
        <w:t>ריב"א</w:t>
      </w:r>
      <w:r w:rsidRPr="007C4031">
        <w:rPr>
          <w:rFonts w:ascii="Fb Fontext" w:hAnsi="Fb Fontext"/>
          <w:rtl/>
        </w:rPr>
        <w:t xml:space="preserve"> מיום שחרב בי</w:t>
      </w:r>
      <w:r w:rsidRPr="007C4031">
        <w:rPr>
          <w:rFonts w:ascii="Fb Fontext" w:hAnsi="Fb Fontext" w:hint="cs"/>
          <w:rtl/>
        </w:rPr>
        <w:t>המ</w:t>
      </w:r>
      <w:r w:rsidRPr="007C4031">
        <w:rPr>
          <w:rFonts w:ascii="Fb Fontext" w:hAnsi="Fb Fontext"/>
          <w:rtl/>
        </w:rPr>
        <w:t>"</w:t>
      </w:r>
      <w:r w:rsidRPr="007C4031">
        <w:rPr>
          <w:rFonts w:ascii="Fb Fontext" w:hAnsi="Fb Fontext" w:hint="cs"/>
          <w:rtl/>
        </w:rPr>
        <w:t>ק ד</w:t>
      </w:r>
      <w:r w:rsidRPr="007C4031">
        <w:rPr>
          <w:rFonts w:ascii="Fb Fontext" w:hAnsi="Fb Fontext"/>
          <w:rtl/>
        </w:rPr>
        <w:t xml:space="preserve">יו לעולם שישתמש בשתי אותיות, - </w:t>
      </w:r>
      <w:r w:rsidRPr="00A72C4A">
        <w:rPr>
          <w:rStyle w:val="afffff0"/>
          <w:rtl/>
        </w:rPr>
        <w:t>כל הנשמה תהלל יה הללויה.</w:t>
      </w:r>
    </w:p>
    <w:p w:rsidR="005851B8" w:rsidRPr="006F178A" w:rsidRDefault="005851B8" w:rsidP="005851B8">
      <w:pPr>
        <w:rPr>
          <w:rtl/>
        </w:rPr>
      </w:pPr>
      <w:r w:rsidRPr="00A72C4A">
        <w:rPr>
          <w:rStyle w:val="2fb"/>
          <w:rtl/>
        </w:rPr>
        <w:t xml:space="preserve">ריב"א</w:t>
      </w:r>
      <w:r w:rsidRPr="00A72C4A">
        <w:rPr>
          <w:rtl/>
        </w:rPr>
        <w:t xml:space="preserve"> נתקללה בבל - נתקללו שכיניה</w:t>
      </w:r>
      <w:r w:rsidRPr="006F178A">
        <w:rPr>
          <w:rtl/>
        </w:rPr>
        <w:t xml:space="preserve">, </w:t>
      </w:r>
      <w:r>
        <w:rPr>
          <w:rtl/>
        </w:rPr>
        <w:t>ד'</w:t>
      </w:r>
      <w:ins w:id="90543" w:author="Claude - סמנטי" w:date="2026-10-11T12:19:31Z">
        <w:r>
          <w:rPr>
            <w:rStyle w:val="afffff0"/>
            <w:rtl/>
          </w:rPr>
          <w:t xml:space="preserve">וְשַׂמְתִּיהָ לְמוֹרַשׁ קִפֹּד וְאַגְמֵי מָיִם</w:t>
        </w:r>
      </w:ins>
      <w:del w:id="90544" w:author="Claude - סמנטי" w:date="2026-10-11T12:19:31Z">
        <w:r w:rsidRPr="00A72C4A">
          <w:rPr>
            <w:rStyle w:val="afffff0"/>
            <w:rtl/>
          </w:rPr>
          <w:delText xml:space="preserve">ושמתיה למורש קפד ואגמי מים</w:delText>
        </w:r>
      </w:del>
      <w:r w:rsidRPr="00A72C4A">
        <w:rPr>
          <w:rStyle w:val="afffff0"/>
          <w:rFonts w:hint="cs"/>
          <w:rtl/>
        </w:rPr>
        <w:t>'</w:t>
      </w:r>
      <w:r w:rsidRPr="006F178A">
        <w:rPr>
          <w:rtl/>
        </w:rPr>
        <w:t>.</w:t>
      </w:r>
    </w:p>
    <w:p w:rsidR="005851B8" w:rsidRPr="006F178A" w:rsidRDefault="005851B8" w:rsidP="005851B8">
      <w:pPr>
        <w:rPr>
          <w:rFonts w:ascii="Fb Fontext" w:hAnsi="Fb Fontext"/>
          <w:rtl/>
        </w:rPr>
      </w:pPr>
      <w:r w:rsidRPr="006F178A">
        <w:rPr>
          <w:rFonts w:ascii="Fb Fontext" w:hAnsi="Fb Fontext"/>
          <w:rtl/>
        </w:rPr>
        <w:t>נתקללה שומרון נתברכו שכיניה –</w:t>
      </w:r>
      <w:r w:rsidRPr="008F09C0">
        <w:rPr>
          <w:rStyle w:val="afffff0"/>
          <w:rtl/>
        </w:rPr>
        <w:t xml:space="preserve"> </w:t>
      </w:r>
      <w:r w:rsidRPr="008F09C0">
        <w:rPr>
          <w:rStyle w:val="afffff0"/>
          <w:rFonts w:hint="cs"/>
          <w:rtl/>
        </w:rPr>
        <w:t>'</w:t>
      </w:r>
      <w:ins w:id="90545" w:author="Claude - סמנטי" w:date="2026-10-11T12:19:31Z">
        <w:r>
          <w:rPr>
            <w:rStyle w:val="afffff0"/>
            <w:rtl/>
          </w:rPr>
          <w:t xml:space="preserve">וְשַׂמְתִּי שֹׁמְרוֹן לְעִי הַשָּׂדֶה לְמַטָּעֵי כָרֶם</w:t>
        </w:r>
      </w:ins>
      <w:del w:id="90546" w:author="Claude - סמנטי" w:date="2026-10-11T12:19:31Z">
        <w:r w:rsidRPr="008F09C0">
          <w:rPr>
            <w:rStyle w:val="afffff0"/>
            <w:rtl/>
          </w:rPr>
          <w:delText xml:space="preserve">ושמתי שמרון לעי השדה למטעי כרם</w:delText>
        </w:r>
      </w:del>
      <w:r w:rsidRPr="008F09C0">
        <w:rPr>
          <w:rStyle w:val="afffff0"/>
          <w:rFonts w:hint="cs"/>
          <w:rtl/>
        </w:rPr>
        <w:t>'</w:t>
      </w:r>
      <w:r w:rsidRPr="008F09C0">
        <w:rPr>
          <w:rStyle w:val="afffff0"/>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97" w:author="קלוד" w:date="2026-10-11T12:24:08Z"/>
        </w:rPr>
      </w:pPr>
      <w:ins w:id="90598" w:author="קלוד" w:date="2026-10-11T12:24:08Z">
        <w:r>
          <w:rPr>
            <w:color w:val="7B3F00"/>
          </w:rPr>
          <w:t xml:space="preserve">מדת בשר ודם ומדת הקב"ה - שותק ומשבח</w:t>
        </w:r>
      </w:ins>
    </w:p>
    <w:p w:rsidR="005851B8" w:rsidRPr="006F178A" w:rsidRDefault="005851B8" w:rsidP="005851B8">
      <w:pPr>
        <w:rPr>
          <w:rtl/>
        </w:rPr>
      </w:pPr>
      <w:r w:rsidRPr="006F178A">
        <w:rPr>
          <w:rStyle w:val="2fb"/>
          <w:rFonts w:ascii="Fb Fontext" w:hAnsi="Fb Fontext"/>
          <w:rtl/>
        </w:rPr>
        <w:t>ריב"א</w:t>
      </w:r>
      <w:r w:rsidRPr="006F178A">
        <w:rPr>
          <w:rFonts w:ascii="Fb Fontext" w:hAnsi="Fb Fontext"/>
          <w:rtl/>
        </w:rPr>
        <w:t xml:space="preserve"> בא וראה שלא כמדת </w:t>
      </w:r>
      <w:r w:rsidRPr="006F178A">
        <w:rPr>
          <w:rFonts w:ascii="Fb Fontext" w:hAnsi="Fb Fontext"/>
          <w:rtl/>
        </w:rPr>
        <w:t xml:space="preserve">הקב"ה</w:t>
      </w:r>
      <w:r w:rsidRPr="006F178A">
        <w:rPr>
          <w:rFonts w:ascii="Fb Fontext" w:hAnsi="Fb Fontext"/>
          <w:rtl/>
        </w:rPr>
        <w:t xml:space="preserve"> מדת בשר ודם.</w:t>
      </w:r>
    </w:p>
    <w:p w:rsidR="005851B8" w:rsidRPr="00132755" w:rsidRDefault="005851B8" w:rsidP="005851B8">
      <w:pPr>
        <w:rPr>
          <w:spacing w:val="-2"/>
          <w:rtl/>
        </w:rPr>
      </w:pPr>
      <w:r w:rsidRPr="00132755">
        <w:rPr>
          <w:spacing w:val="-2"/>
          <w:rtl/>
        </w:rPr>
        <w:t>מדת בשר ודם מתחייב אדם הריגה למלכות מטילין לו חכה לתוך פיו כדי שלא יקלל את המלך.</w:t>
      </w:r>
    </w:p>
    <w:p w:rsidR="005851B8" w:rsidRPr="006F178A" w:rsidRDefault="005851B8" w:rsidP="005851B8">
      <w:pPr>
        <w:rPr>
          <w:rtl/>
        </w:rPr>
      </w:pPr>
      <w:r w:rsidRPr="006F178A">
        <w:rPr>
          <w:rtl/>
        </w:rPr>
        <w:t xml:space="preserve">מדת </w:t>
      </w:r>
      <w:r w:rsidRPr="006F178A">
        <w:rPr>
          <w:rtl/>
        </w:rPr>
        <w:t xml:space="preserve">הקב"ה</w:t>
      </w:r>
      <w:r w:rsidRPr="006F178A">
        <w:rPr>
          <w:rtl/>
        </w:rPr>
        <w:t xml:space="preserve"> אדם מתחייב הריגה למקום - שותק, </w:t>
      </w:r>
      <w:r>
        <w:rPr>
          <w:rtl/>
        </w:rPr>
        <w:t>שנא'</w:t>
      </w:r>
      <w:r w:rsidRPr="00AC624C">
        <w:rPr>
          <w:rStyle w:val="afffff0"/>
          <w:rtl/>
        </w:rPr>
        <w:t xml:space="preserve"> </w:t>
      </w:r>
      <w:r w:rsidRPr="00AC624C">
        <w:rPr>
          <w:rStyle w:val="afffff0"/>
          <w:rFonts w:hint="cs"/>
          <w:rtl/>
        </w:rPr>
        <w:t>'</w:t>
      </w:r>
      <w:r w:rsidRPr="00AC624C">
        <w:rPr>
          <w:rStyle w:val="afffff0"/>
          <w:rtl/>
        </w:rPr>
        <w:t xml:space="preserve">לך </w:t>
      </w:r>
      <w:ins w:id="94342" w:author="מנוע מכני" w:date="2026-10-11T12:04:40Z">
        <w:r>
          <w:rPr>
            <w:rStyle w:val="afffff0"/>
            <w:rtl/>
          </w:rPr>
          <w:t xml:space="preserve">ושנה</w:t>
        </w:r>
      </w:ins>
      <w:del w:id="94343" w:author="מנוע מכני" w:date="2026-10-11T12:04:40Z">
        <w:r w:rsidRPr="00AC624C">
          <w:rPr>
            <w:rStyle w:val="afffff0"/>
            <w:rtl/>
          </w:rPr>
          <w:delText xml:space="preserve">דמיה</w:delText>
        </w:r>
      </w:del>
      <w:r w:rsidRPr="00AC624C">
        <w:rPr>
          <w:rStyle w:val="afffff0"/>
          <w:rtl/>
        </w:rPr>
        <w:t xml:space="preserve"> תהלה</w:t>
      </w:r>
      <w:r w:rsidRPr="00AC624C">
        <w:rPr>
          <w:rStyle w:val="afffff0"/>
          <w:rFonts w:hint="cs"/>
          <w:rtl/>
        </w:rPr>
        <w:t>'</w:t>
      </w:r>
      <w:r w:rsidRPr="00AC624C">
        <w:rPr>
          <w:rStyle w:val="afffff0"/>
          <w:rtl/>
        </w:rPr>
        <w:t>.</w:t>
      </w:r>
    </w:p>
    <w:p w:rsidR="005851B8" w:rsidRPr="006F178A" w:rsidRDefault="005851B8" w:rsidP="005851B8">
      <w:pPr>
        <w:rPr>
          <w:rtl/>
        </w:rPr>
      </w:pPr>
      <w:r w:rsidRPr="006F178A">
        <w:rPr>
          <w:rtl/>
        </w:rPr>
        <w:t xml:space="preserve">ולא עוד אלא שמשבח, </w:t>
      </w:r>
      <w:r>
        <w:rPr>
          <w:rtl/>
        </w:rPr>
        <w:t>שנא'</w:t>
      </w:r>
      <w:r w:rsidRPr="00AC624C">
        <w:rPr>
          <w:rStyle w:val="afffff0"/>
          <w:rtl/>
        </w:rPr>
        <w:t xml:space="preserve"> </w:t>
      </w:r>
      <w:r w:rsidRPr="00AC624C">
        <w:rPr>
          <w:rStyle w:val="afffff0"/>
          <w:rFonts w:hint="cs"/>
          <w:rtl/>
        </w:rPr>
        <w:t>'</w:t>
      </w:r>
      <w:r w:rsidRPr="00AC624C">
        <w:rPr>
          <w:rStyle w:val="afffff0"/>
          <w:rtl/>
        </w:rPr>
        <w:t>תהלה</w:t>
      </w:r>
      <w:r w:rsidRPr="00AC624C">
        <w:rPr>
          <w:rStyle w:val="afffff0"/>
          <w:rFonts w:hint="cs"/>
          <w:rtl/>
        </w:rPr>
        <w:t>'</w:t>
      </w:r>
      <w:r w:rsidRPr="00AC624C">
        <w:rPr>
          <w:rStyle w:val="afffff0"/>
          <w:rtl/>
        </w:rPr>
        <w:t>.</w:t>
      </w:r>
    </w:p>
    <w:p w:rsidR="005851B8" w:rsidRPr="006F178A" w:rsidRDefault="005851B8" w:rsidP="005851B8">
      <w:pPr>
        <w:rPr>
          <w:rtl/>
        </w:rPr>
      </w:pPr>
      <w:r w:rsidRPr="006F178A">
        <w:rPr>
          <w:rFonts w:ascii="Fb Fontext" w:hAnsi="Fb Fontext"/>
          <w:sz w:val="20"/>
          <w:rtl/>
        </w:rPr>
        <w:t xml:space="preserve">ולא עוד אלא שדומה לו כאילו מקריב קרבן </w:t>
      </w:r>
      <w:r>
        <w:rPr>
          <w:rFonts w:ascii="Fb Fontext" w:hAnsi="Fb Fontext"/>
          <w:sz w:val="20"/>
          <w:rtl/>
        </w:rPr>
        <w:t>שנא'</w:t>
      </w:r>
      <w:r w:rsidRPr="00AC624C">
        <w:rPr>
          <w:rStyle w:val="afffff0"/>
          <w:rtl/>
        </w:rPr>
        <w:t xml:space="preserve"> </w:t>
      </w:r>
      <w:r w:rsidRPr="00AC624C">
        <w:rPr>
          <w:rStyle w:val="afffff0"/>
          <w:rFonts w:hint="cs"/>
          <w:rtl/>
        </w:rPr>
        <w:t>'</w:t>
      </w:r>
      <w:ins w:id="90547" w:author="Claude - סמנטי" w:date="2026-10-11T12:19:31Z">
        <w:r>
          <w:rPr>
            <w:rStyle w:val="afffff0"/>
            <w:rtl/>
          </w:rPr>
          <w:t xml:space="preserve">וּלְךָ יְשֻׁלַּם נֶדֶר</w:t>
        </w:r>
      </w:ins>
      <w:del w:id="90548" w:author="Claude - סמנטי" w:date="2026-10-11T12:19:31Z">
        <w:r w:rsidRPr="00AC624C">
          <w:rPr>
            <w:rStyle w:val="afffff0"/>
            <w:rtl/>
          </w:rPr>
          <w:delText xml:space="preserve">ולך ישלם נדר</w:delText>
        </w:r>
      </w:del>
      <w:r w:rsidRPr="00AC624C">
        <w:rPr>
          <w:rStyle w:val="afffff0"/>
          <w:rFonts w:hint="cs"/>
          <w:rtl/>
        </w:rPr>
        <w:t>'</w:t>
      </w:r>
      <w:r w:rsidRPr="00AC624C">
        <w:rPr>
          <w:rStyle w:val="afffff0"/>
          <w:rtl/>
        </w:rPr>
        <w:t>.</w:t>
      </w:r>
    </w:p>
    <w:p>
      <w:pPr>
        <w:pStyle w:val="38"/>
        <w:rPr>
          <w:ins w:id="95073" w:author="מנוע מכני" w:date="2026-10-11T12:04:40Z"/>
        </w:rPr>
      </w:pPr>
      <w:r w:rsidRPr="006F178A">
        <w:t>היינו דאמר ריב"ל</w:t>
      </w:r>
      <w:r>
        <w:t>:</w:t>
      </w:r>
    </w:p>
    <w:p w:rsidR="005851B8" w:rsidRPr="006F178A" w:rsidRDefault="005851B8" w:rsidP="005851B8">
      <w:pPr>
        <w:rPr>
          <w:rtl/>
        </w:rPr>
      </w:pPr>
      <w:del w:id="95074" w:author="מנוע מכני" w:date="2026-10-11T12:04:40Z">
        <w:r w:rsidRPr="006F178A">
          <w:rPr>
            <w:rFonts w:ascii="Fb Fontext" w:hAnsi="Fb Fontext"/>
            <w:rtl/>
          </w:rPr>
          <w:delText xml:space="preserve"> </w:delText>
        </w:r>
      </w:del>
      <w:r w:rsidRPr="00A72C4A">
        <w:rPr>
          <w:rStyle w:val="afffff0"/>
          <w:rtl/>
        </w:rPr>
        <w:t>עברי בעמק הבכא מעין ישיתוהו גם ברכות יעטה מורה</w:t>
      </w:r>
      <w:r w:rsidRPr="006F178A">
        <w:rPr>
          <w:rFonts w:ascii="Fb Fontext" w:hAnsi="Fb Fontext"/>
          <w:rtl/>
        </w:rPr>
        <w:t>.</w:t>
      </w:r>
    </w:p>
    <w:p w:rsidR="005851B8" w:rsidRPr="009757B9" w:rsidRDefault="005851B8" w:rsidP="005851B8">
      <w:pPr>
        <w:rPr>
          <w:rFonts w:cs="Guttman Vilna"/>
          <w:b/>
          <w:bCs/>
          <w:rtl/>
        </w:rPr>
      </w:pPr>
      <w:r w:rsidRPr="00A72C4A">
        <w:rPr>
          <w:rStyle w:val="afffff0"/>
          <w:rtl/>
        </w:rPr>
        <w:t>עברי</w:t>
      </w:r>
      <w:r w:rsidRPr="006F178A">
        <w:rPr>
          <w:rtl/>
        </w:rPr>
        <w:t xml:space="preserve"> - אלו בני אדם שעוברין על רצונו של הקדוש ברוך הוא.</w:t>
      </w:r>
    </w:p>
    <w:p w:rsidR="005851B8" w:rsidRPr="009757B9" w:rsidRDefault="005851B8" w:rsidP="005851B8">
      <w:pPr>
        <w:rPr>
          <w:rFonts w:cs="Guttman Vilna"/>
          <w:b/>
          <w:bCs/>
          <w:rtl/>
        </w:rPr>
      </w:pPr>
      <w:r w:rsidRPr="00A72C4A">
        <w:rPr>
          <w:rStyle w:val="afffff0"/>
          <w:rtl/>
        </w:rPr>
        <w:t>עמק</w:t>
      </w:r>
      <w:r w:rsidRPr="006F178A">
        <w:rPr>
          <w:rStyle w:val="afffe"/>
          <w:rFonts w:ascii="Fb Fontext" w:hAnsi="Fb Fontext"/>
          <w:rtl/>
        </w:rPr>
        <w:t xml:space="preserve"> </w:t>
      </w:r>
      <w:r w:rsidRPr="006F178A">
        <w:rPr>
          <w:rtl/>
        </w:rPr>
        <w:t>- שמעמיקין להם גיהנם.</w:t>
      </w:r>
    </w:p>
    <w:p w:rsidR="005851B8" w:rsidRPr="009757B9" w:rsidRDefault="005851B8" w:rsidP="005851B8">
      <w:pPr>
        <w:rPr>
          <w:rFonts w:cs="Guttman Vilna"/>
          <w:b/>
          <w:bCs/>
          <w:rtl/>
        </w:rPr>
      </w:pPr>
      <w:r w:rsidRPr="00A72C4A">
        <w:rPr>
          <w:rStyle w:val="afffff0"/>
          <w:rtl/>
        </w:rPr>
        <w:t>הבכא</w:t>
      </w:r>
      <w:r w:rsidRPr="006F178A">
        <w:rPr>
          <w:rtl/>
        </w:rPr>
        <w:t xml:space="preserve"> - שבוכין ומורידין דמעות כמעיין של שיתין.</w:t>
      </w:r>
    </w:p>
    <w:p w:rsidR="005851B8" w:rsidRPr="009757B9" w:rsidRDefault="005851B8" w:rsidP="005851B8">
      <w:pPr>
        <w:rPr>
          <w:rFonts w:cs="Guttman Vilna"/>
          <w:b/>
          <w:bCs/>
          <w:rtl/>
        </w:rPr>
      </w:pPr>
      <w:r w:rsidRPr="00A72C4A">
        <w:rPr>
          <w:rStyle w:val="afffff0"/>
          <w:rtl/>
        </w:rPr>
        <w:t>גם ברכות יעטה מורה</w:t>
      </w:r>
      <w:r w:rsidRPr="006F178A">
        <w:rPr>
          <w:rtl/>
        </w:rPr>
        <w:t xml:space="preserve"> - שמצדיקין עליהם את הדין, ואומרים לפניו: רבונו של עולם יפה דנת, יפה זכית, יפה חייבת, ויפה תקנת גיהנם לרשעים גן עדן לצדיקים.</w:t>
      </w:r>
    </w:p>
    <w:p>
      <w:pPr>
        <w:pStyle w:val="afffff8"/>
        <w:rPr>
          <w:ins w:id="90595" w:author="קלוד" w:date="2026-10-11T12:24:08Z"/>
        </w:rPr>
      </w:pPr>
      <w:ins w:id="90596" w:author="קלוד" w:date="2026-10-11T12:24:08Z">
        <w:r>
          <w:rPr>
            <w:color w:val="7B3F00"/>
          </w:rPr>
          <w:t xml:space="preserve">רשעים על פתחו של גיהנם - אינם חוזרין בתשובה</w:t>
        </w:r>
      </w:ins>
    </w:p>
    <w:p>
      <w:pPr>
        <w:pStyle w:val="38"/>
        <w:rPr>
          <w:ins w:id="95075" w:author="מנוע מכני" w:date="2026-10-11T12:04:40Z"/>
        </w:rPr>
      </w:pPr>
      <w:r w:rsidRPr="006F178A">
        <w:t xml:space="preserve">והך</w:t>
      </w:r>
    </w:p>
    <w:p w:rsidR="005851B8" w:rsidRPr="006F178A" w:rsidRDefault="005851B8" w:rsidP="005851B8">
      <w:pPr>
        <w:rPr>
          <w:rtl/>
        </w:rPr>
      </w:pPr>
      <w:del w:id="95076" w:author="מנוע מכני" w:date="2026-10-11T12:04:40Z">
        <w:r w:rsidRPr="006F178A">
          <w:rPr>
            <w:rtl/>
          </w:rPr>
          <w:delText xml:space="preserve"> </w:delText>
        </w:r>
      </w:del>
      <w:r w:rsidRPr="006F178A">
        <w:rPr>
          <w:rStyle w:val="2fb"/>
          <w:rtl/>
        </w:rPr>
        <w:t xml:space="preserve">דרשב"ל</w:t>
      </w:r>
      <w:r w:rsidRPr="006F178A">
        <w:rPr>
          <w:rtl/>
        </w:rPr>
        <w:t xml:space="preserve"> דרשעים </w:t>
      </w:r>
      <w:ins w:id="90152" w:author="מנוע מכני" w:date="2026-10-11T12:04:40Z">
        <w:r>
          <w:rPr>
            <w:rtl/>
          </w:rPr>
          <w:t xml:space="preserve">אפי'</w:t>
        </w:r>
      </w:ins>
      <w:del w:id="90153" w:author="מנוע מכני" w:date="2026-10-11T12:04:40Z">
        <w:r w:rsidRPr="006F178A">
          <w:rPr>
            <w:rtl/>
          </w:rPr>
          <w:delText xml:space="preserve">אפילו</w:delText>
        </w:r>
      </w:del>
      <w:r w:rsidRPr="006F178A">
        <w:rPr>
          <w:rStyle w:val="afffff0"/>
          <w:rtl/>
        </w:rPr>
        <w:t xml:space="preserve"> על פתחו של גיהנם אינם חוזרין בתשובה, </w:t>
      </w:r>
      <w:r w:rsidRPr="00A72C4A">
        <w:rPr>
          <w:rStyle w:val="afffff0"/>
          <w:rtl/>
        </w:rPr>
        <w:t xml:space="preserve">ויצאו וראו בפגרי האנשים הפשעים בי וגו</w:t>
      </w:r>
      <w:r w:rsidRPr="00A72C4A">
        <w:rPr>
          <w:rStyle w:val="afffff0"/>
          <w:rtl/>
        </w:rPr>
        <w:t xml:space="preserve">'</w:t>
      </w:r>
      <w:r w:rsidRPr="006F178A">
        <w:rPr>
          <w:rtl/>
        </w:rPr>
        <w:t xml:space="preserve"> היינו שפושעים והולכין לעולם</w:t>
      </w:r>
      <w:r w:rsidRPr="006F178A">
        <w:rPr>
          <w:rFonts w:hint="cs"/>
          <w:rtl/>
        </w:rPr>
        <w:t>,</w:t>
      </w:r>
      <w:r w:rsidRPr="006F178A">
        <w:rPr>
          <w:rtl/>
        </w:rPr>
        <w:t xml:space="preserve"> היינו בפושעי </w:t>
      </w:r>
      <w:ins w:id="94450" w:author="מנוע מכני" w:date="2026-10-11T12:04:40Z">
        <w:r>
          <w:rPr>
            <w:rtl/>
          </w:rPr>
          <w:t xml:space="preserve">נכרי</w:t>
        </w:r>
      </w:ins>
      <w:del w:id="94451" w:author="מנוע מכני" w:date="2026-10-11T12:04:40Z">
        <w:r w:rsidRPr="006F178A">
          <w:rPr>
            <w:rtl/>
          </w:rPr>
          <w:delText xml:space="preserve">עכו"ם</w:delText>
        </w:r>
      </w:del>
      <w:r w:rsidRPr="006F178A">
        <w:rPr>
          <w:rtl/>
        </w:rPr>
        <w:t xml:space="preserve"> והך </w:t>
      </w:r>
      <w:r w:rsidRPr="006F178A">
        <w:rPr>
          <w:rStyle w:val="2fb"/>
          <w:rtl/>
        </w:rPr>
        <w:t xml:space="preserve">דריב"ל</w:t>
      </w:r>
      <w:r w:rsidRPr="006F178A">
        <w:rPr>
          <w:rtl/>
        </w:rPr>
        <w:t xml:space="preserve"> בפושעי </w:t>
      </w:r>
      <w:r>
        <w:rPr>
          <w:rFonts w:hint="cs"/>
          <w:rtl/>
        </w:rPr>
        <w:t>ישראל</w:t>
      </w:r>
      <w:r w:rsidRPr="006F178A">
        <w:rPr>
          <w:rtl/>
        </w:rPr>
        <w:t>.</w:t>
      </w:r>
    </w:p>
    <w:p w:rsidR="005851B8" w:rsidRDefault="005851B8" w:rsidP="005851B8">
      <w:pPr>
        <w:rPr>
          <w:rtl/>
        </w:rPr>
      </w:pPr>
      <w:r w:rsidRPr="006F178A">
        <w:rPr>
          <w:rtl/>
        </w:rPr>
        <w:t xml:space="preserve">וה"נ</w:t>
      </w:r>
      <w:r w:rsidRPr="006F178A">
        <w:rPr>
          <w:rtl/>
        </w:rPr>
        <w:t xml:space="preserve"> </w:t>
      </w:r>
      <w:ins w:id="94516" w:author="מנוע מכני" w:date="2026-10-11T12:04:40Z">
        <w:r>
          <w:rPr>
            <w:rtl/>
          </w:rPr>
          <w:t xml:space="preserve">מסתבר</w:t>
        </w:r>
      </w:ins>
      <w:del w:id="94517" w:author="מנוע מכני" w:date="2026-10-11T12:04:40Z">
        <w:r w:rsidRPr="006F178A">
          <w:rPr>
            <w:rtl/>
          </w:rPr>
          <w:delText xml:space="preserve">מסתברא</w:delText>
        </w:r>
      </w:del>
      <w:r w:rsidRPr="006F178A">
        <w:rPr>
          <w:rtl/>
        </w:rPr>
        <w:t xml:space="preserve"> </w:t>
      </w:r>
      <w:r w:rsidRPr="006F178A">
        <w:rPr>
          <w:rStyle w:val="2fb"/>
          <w:rtl/>
        </w:rPr>
        <w:t xml:space="preserve">מר"ל</w:t>
      </w:r>
      <w:r w:rsidRPr="006F178A">
        <w:rPr>
          <w:rtl/>
        </w:rPr>
        <w:t xml:space="preserve"> דפושעי ישראל אין אור גיהנם שולטת בהן </w:t>
      </w:r>
      <w:r w:rsidRPr="006F178A">
        <w:rPr>
          <w:rtl/>
        </w:rPr>
        <w:t xml:space="preserve">ק"ו</w:t>
      </w:r>
      <w:r w:rsidRPr="006F178A">
        <w:rPr>
          <w:rtl/>
        </w:rPr>
        <w:t xml:space="preserve"> ממזבח הזהב שאין עליו אלא כעובי דינר זהב ועמד כמה שנים ולא שלטה בו האור, </w:t>
      </w:r>
    </w:p>
    <w:p w:rsidR="005851B8" w:rsidRPr="006F178A" w:rsidRDefault="005851B8" w:rsidP="005851B8">
      <w:pPr>
        <w:ind w:firstLine="0"/>
        <w:rPr>
          <w:rtl/>
        </w:rPr>
      </w:pPr>
      <w:r w:rsidRPr="006F178A">
        <w:rPr>
          <w:rtl/>
        </w:rPr>
        <w:t xml:space="preserve">פושעי ישראל </w:t>
      </w:r>
      <w:ins w:id="90154" w:author="מנוע מכני" w:date="2026-10-11T12:04:40Z">
        <w:r>
          <w:rPr>
            <w:rtl/>
          </w:rPr>
          <w:t xml:space="preserve">שאפי'</w:t>
        </w:r>
      </w:ins>
      <w:del w:id="90155" w:author="מנוע מכני" w:date="2026-10-11T12:04:40Z">
        <w:r w:rsidRPr="006F178A">
          <w:rPr>
            <w:rtl/>
          </w:rPr>
          <w:delText xml:space="preserve">שאפילו</w:delText>
        </w:r>
      </w:del>
      <w:r w:rsidRPr="006F178A">
        <w:rPr>
          <w:rtl/>
        </w:rPr>
        <w:t xml:space="preserve"> ריקנין שבך מלאין מצות כרימון כפלח הרימון רקתך עאכו"כ.</w:t>
      </w:r>
    </w:p>
    <w:p w:rsidR="005851B8" w:rsidRPr="006F178A" w:rsidRDefault="005851B8" w:rsidP="005851B8">
      <w:pPr>
        <w:rPr>
          <w:rtl/>
        </w:rPr>
      </w:pPr>
      <w:r w:rsidRPr="006F178A">
        <w:rPr>
          <w:rtl/>
        </w:rPr>
        <w:t xml:space="preserve">והא </w:t>
      </w:r>
      <w:r>
        <w:rPr>
          <w:rtl/>
        </w:rPr>
        <w:t>ד'</w:t>
      </w:r>
      <w:r w:rsidRPr="00A72C4A">
        <w:rPr>
          <w:rStyle w:val="afffff0"/>
          <w:rtl/>
        </w:rPr>
        <w:t>עברי בעמק הבכא</w:t>
      </w:r>
      <w:r w:rsidRPr="006F178A">
        <w:rPr>
          <w:rtl/>
        </w:rPr>
        <w:t xml:space="preserve"> - ההוא דמחייבי ההיא </w:t>
      </w:r>
      <w:ins w:id="90077" w:author="Claude - סמנטי" w:date="2026-10-11T12:19:31Z">
        <w:r>
          <w:rPr>
            <w:rtl/>
          </w:rPr>
          <w:t xml:space="preserve">שעה</w:t>
        </w:r>
      </w:ins>
      <w:del w:id="90078" w:author="Claude - סמנטי" w:date="2026-10-11T12:19:31Z">
        <w:r w:rsidRPr="006F178A">
          <w:rPr>
            <w:rtl/>
          </w:rPr>
          <w:delText xml:space="preserve">שעתא</w:delText>
        </w:r>
      </w:del>
      <w:r w:rsidRPr="006F178A">
        <w:rPr>
          <w:rtl/>
        </w:rPr>
        <w:t xml:space="preserve"> בגיהנם, ואתי אברהם אבינו ומסיק </w:t>
      </w:r>
      <w:ins w:id="93308" w:author="מנוע מכני" w:date="2026-10-11T12:04:40Z">
        <w:r>
          <w:rPr>
            <w:rtl/>
          </w:rPr>
          <w:t xml:space="preserve">להם</w:t>
        </w:r>
      </w:ins>
      <w:del w:id="93309" w:author="מנוע מכני" w:date="2026-10-11T12:04:40Z">
        <w:r w:rsidRPr="006F178A">
          <w:rPr>
            <w:rtl/>
          </w:rPr>
          <w:delText xml:space="preserve">להו</w:delText>
        </w:r>
      </w:del>
      <w:r w:rsidRPr="006F178A">
        <w:rPr>
          <w:rtl/>
        </w:rPr>
        <w:t xml:space="preserve"> ומקבל </w:t>
      </w:r>
      <w:ins w:id="93310" w:author="מנוע מכני" w:date="2026-10-11T12:04:40Z">
        <w:r>
          <w:rPr>
            <w:rtl/>
          </w:rPr>
          <w:t xml:space="preserve">להם</w:t>
        </w:r>
      </w:ins>
      <w:del w:id="93311" w:author="מנוע מכני" w:date="2026-10-11T12:04:40Z">
        <w:r w:rsidRPr="006F178A">
          <w:rPr>
            <w:rtl/>
          </w:rPr>
          <w:delText xml:space="preserve">להו</w:delText>
        </w:r>
      </w:del>
      <w:r w:rsidRPr="006F178A">
        <w:rPr>
          <w:rtl/>
        </w:rPr>
        <w:t xml:space="preserve">, בר מישראל שבא על הגויה דמשכה ערלתו ולא מבשקר </w:t>
      </w:r>
      <w:ins w:id="92144" w:author="מנוע מכני" w:date="2026-10-11T12:04:40Z">
        <w:r>
          <w:rPr>
            <w:rtl/>
          </w:rPr>
          <w:t xml:space="preserve">לו</w:t>
        </w:r>
      </w:ins>
      <w:del w:id="92145" w:author="מנוע מכני" w:date="2026-10-11T12:04:40Z">
        <w:r w:rsidRPr="006F178A">
          <w:rPr>
            <w:rtl/>
          </w:rPr>
          <w:delText xml:space="preserve">ליה</w:delText>
        </w:r>
      </w:del>
      <w:r w:rsidRPr="006F178A">
        <w:rPr>
          <w:rtl/>
        </w:rPr>
        <w:t xml:space="preserve">.</w:t>
      </w:r>
    </w:p>
    <w:p w:rsidR="005851B8" w:rsidRPr="006F178A" w:rsidRDefault="005851B8" w:rsidP="005851B8">
      <w:pPr>
        <w:rPr>
          <w:rtl/>
        </w:rPr>
      </w:pPr>
      <w:r w:rsidRPr="006F178A">
        <w:rPr>
          <w:rStyle w:val="2fb"/>
          <w:rtl/>
        </w:rPr>
        <w:t xml:space="preserve">ור"כ</w:t>
      </w:r>
      <w:r w:rsidRPr="006F178A">
        <w:rPr>
          <w:rtl/>
        </w:rPr>
        <w:t xml:space="preserve"> פליג </w:t>
      </w:r>
      <w:r w:rsidRPr="006F178A">
        <w:rPr>
          <w:rStyle w:val="2fb"/>
          <w:rtl/>
        </w:rPr>
        <w:t xml:space="preserve">ארשב"ל</w:t>
      </w:r>
      <w:r w:rsidRPr="006F178A">
        <w:rPr>
          <w:rtl/>
        </w:rPr>
        <w:t xml:space="preserve"> </w:t>
      </w:r>
      <w:ins w:id="93902" w:author="מנוע מכני" w:date="2026-10-11T12:04:40Z">
        <w:r>
          <w:rPr>
            <w:rtl/>
          </w:rPr>
          <w:t xml:space="preserve">וסבר</w:t>
        </w:r>
      </w:ins>
      <w:del w:id="93903" w:author="מנוע מכני" w:date="2026-10-11T12:04:40Z">
        <w:r w:rsidRPr="006F178A">
          <w:rPr>
            <w:rtl/>
          </w:rPr>
          <w:delText xml:space="preserve">וס"ל</w:delText>
        </w:r>
      </w:del>
      <w:r w:rsidRPr="006F178A">
        <w:rPr>
          <w:rtl/>
        </w:rPr>
        <w:t xml:space="preserve"> דאין ראייה </w:t>
      </w:r>
      <w:ins w:id="93542" w:author="מנוע מכני" w:date="2026-10-11T12:04:40Z">
        <w:r>
          <w:rPr>
            <w:rtl/>
          </w:rPr>
          <w:t xml:space="preserve">דאם </w:t>
        </w:r>
      </w:ins>
      <w:del w:id="93543" w:author="מנוע מכני" w:date="2026-10-11T12:04:40Z">
        <w:r w:rsidRPr="006F178A">
          <w:rPr>
            <w:rtl/>
          </w:rPr>
          <w:delText xml:space="preserve">דאי </w:delText>
        </w:r>
      </w:del>
      <w:r w:rsidRPr="006F178A">
        <w:rPr>
          <w:rtl/>
        </w:rPr>
        <w:t xml:space="preserve">הפשעים דפשעי ואזלי, המוציא והמעלה [ממצרים] דמסיק ודמפיק הוא.</w:t>
      </w:r>
    </w:p>
    <w:p>
      <w:pPr>
        <w:pStyle w:val="38"/>
        <w:rPr>
          <w:ins w:id="95077" w:author="מנוע מכני" w:date="2026-10-11T12:04:40Z"/>
        </w:rPr>
      </w:pPr>
      <w:r w:rsidRPr="00132755">
        <w:t xml:space="preserve">אלא</w:t>
      </w:r>
    </w:p>
    <w:p w:rsidR="005851B8" w:rsidRPr="00132755" w:rsidRDefault="005851B8" w:rsidP="005851B8">
      <w:pPr>
        <w:rPr>
          <w:spacing w:val="-4"/>
          <w:rtl/>
        </w:rPr>
      </w:pPr>
      <w:del w:id="95078" w:author="מנוע מכני" w:date="2026-10-11T12:04:40Z">
        <w:r w:rsidRPr="00132755">
          <w:rPr>
            <w:spacing w:val="-4"/>
            <w:rtl/>
          </w:rPr>
          <w:delText xml:space="preserve"> </w:delText>
        </w:r>
      </w:del>
      <w:r w:rsidRPr="00132755">
        <w:rPr>
          <w:rStyle w:val="afffff0"/>
          <w:spacing w:val="-4"/>
          <w:rtl/>
        </w:rPr>
        <w:t>המוציא והמעלה</w:t>
      </w:r>
      <w:r w:rsidRPr="00132755">
        <w:rPr>
          <w:spacing w:val="-4"/>
          <w:rtl/>
        </w:rPr>
        <w:t xml:space="preserve"> שהעלה והוציא וכן גם הפושעים שפשעו כבר ולא שעדיין פושעים </w:t>
      </w:r>
      <w:r w:rsidRPr="00132755">
        <w:rPr>
          <w:rStyle w:val="2fb"/>
          <w:spacing w:val="-4"/>
          <w:rtl/>
        </w:rPr>
        <w:t xml:space="preserve">כרשב"ל</w:t>
      </w:r>
      <w:r w:rsidRPr="00132755">
        <w:rPr>
          <w:spacing w:val="-4"/>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593" w:author="קלוד" w:date="2026-10-11T12:24:08Z"/>
        </w:rPr>
      </w:pPr>
      <w:ins w:id="90594" w:author="קלוד" w:date="2026-10-11T12:24:08Z">
        <w:r>
          <w:rPr>
            <w:color w:val="7B3F00"/>
          </w:rPr>
          <w:t xml:space="preserve">שלשה פתחים לגיהנם - מדבר, ים וירושלים</w:t>
        </w:r>
      </w:ins>
    </w:p>
    <w:p>
      <w:pPr>
        <w:pStyle w:val="38"/>
        <w:rPr>
          <w:ins w:id="95080" w:author="מנוע מכני" w:date="2026-10-11T12:04:40Z"/>
        </w:rPr>
      </w:pPr>
      <w:del w:id="95079" w:author="מנוע מכני" w:date="2026-10-11T12:04:40Z">
        <w:r w:rsidRPr="006F178A">
          <w:delText xml:space="preserve">•</w:delText>
        </w:r>
      </w:del>
      <w:r w:rsidRPr="006F178A">
        <w:t xml:space="preserve"> אר</w:t>
      </w:r>
      <w:r w:rsidRPr="006F178A">
        <w:t>יב"א</w:t>
      </w:r>
      <w:r>
        <w:t>:</w:t>
      </w:r>
    </w:p>
    <w:p w:rsidR="005851B8" w:rsidRPr="006F178A" w:rsidRDefault="005851B8" w:rsidP="005851B8">
      <w:pPr>
        <w:rPr>
          <w:rtl/>
        </w:rPr>
      </w:pPr>
      <w:del w:id="95081" w:author="מנוע מכני" w:date="2026-10-11T12:04:40Z">
        <w:r w:rsidRPr="006F178A">
          <w:rPr>
            <w:rFonts w:ascii="Fb Fontext" w:hAnsi="Fb Fontext"/>
            <w:rtl/>
          </w:rPr>
          <w:delText xml:space="preserve"> </w:delText>
        </w:r>
      </w:del>
      <w:r w:rsidRPr="006F178A">
        <w:rPr>
          <w:rFonts w:ascii="Fb Fontext" w:hAnsi="Fb Fontext"/>
          <w:rtl/>
        </w:rPr>
        <w:t xml:space="preserve">שלשה פתחים יש לגיהנם, אחד במדבר ואחד בים ואחד בירושלים.</w:t>
      </w:r>
    </w:p>
    <w:p w:rsidR="005851B8" w:rsidRPr="009757B9" w:rsidRDefault="005851B8" w:rsidP="005851B8">
      <w:pPr>
        <w:rPr>
          <w:rFonts w:cs="Guttman Vilna"/>
          <w:b/>
          <w:bCs/>
          <w:rtl/>
        </w:rPr>
      </w:pPr>
      <w:r w:rsidRPr="00A72C4A">
        <w:rPr>
          <w:b/>
          <w:bCs/>
          <w:rtl/>
        </w:rPr>
        <w:t>במדבר</w:t>
      </w:r>
      <w:r w:rsidRPr="006F178A">
        <w:rPr>
          <w:rtl/>
        </w:rPr>
        <w:t xml:space="preserve"> -</w:t>
      </w:r>
      <w:r w:rsidRPr="00A72C4A">
        <w:rPr>
          <w:rStyle w:val="afffff0"/>
          <w:rtl/>
        </w:rPr>
        <w:t>וירדו הם וכל אשר להם חיים שאלה</w:t>
      </w:r>
      <w:r w:rsidRPr="006F178A">
        <w:rPr>
          <w:rtl/>
        </w:rPr>
        <w:t>.</w:t>
      </w:r>
    </w:p>
    <w:p w:rsidR="005851B8" w:rsidRPr="009757B9" w:rsidRDefault="005851B8" w:rsidP="005851B8">
      <w:pPr>
        <w:rPr>
          <w:rFonts w:cs="Guttman Vilna"/>
          <w:b/>
          <w:bCs/>
          <w:rtl/>
        </w:rPr>
      </w:pPr>
      <w:r w:rsidRPr="00A72C4A">
        <w:rPr>
          <w:b/>
          <w:bCs/>
          <w:rtl/>
        </w:rPr>
        <w:t>בים</w:t>
      </w:r>
      <w:r w:rsidRPr="006F178A">
        <w:rPr>
          <w:rtl/>
        </w:rPr>
        <w:t xml:space="preserve"> -</w:t>
      </w:r>
      <w:r w:rsidRPr="00A72C4A">
        <w:rPr>
          <w:rStyle w:val="afffff0"/>
          <w:rtl/>
        </w:rPr>
        <w:t>מבטן שאול שועתי שמעת קולי.</w:t>
      </w:r>
    </w:p>
    <w:p w:rsidR="005851B8" w:rsidRPr="009757B9" w:rsidRDefault="005851B8" w:rsidP="005851B8">
      <w:pPr>
        <w:rPr>
          <w:rFonts w:cs="Guttman Vilna"/>
          <w:b/>
          <w:bCs/>
          <w:rtl/>
        </w:rPr>
      </w:pPr>
      <w:r w:rsidRPr="00A72C4A">
        <w:rPr>
          <w:b/>
          <w:bCs/>
          <w:rtl/>
        </w:rPr>
        <w:t>בירושלים</w:t>
      </w:r>
      <w:r w:rsidRPr="006F178A">
        <w:rPr>
          <w:rtl/>
        </w:rPr>
        <w:t xml:space="preserve"> - </w:t>
      </w:r>
      <w:r w:rsidRPr="00A72C4A">
        <w:rPr>
          <w:rStyle w:val="afffff0"/>
          <w:rtl/>
        </w:rPr>
        <w:t>נאם ה' אשר אור לו בציון ותנור לו בירושלים</w:t>
      </w:r>
      <w:r w:rsidRPr="006F178A">
        <w:rPr>
          <w:rtl/>
        </w:rPr>
        <w:t>.</w:t>
      </w:r>
    </w:p>
    <w:p>
      <w:pPr>
        <w:pStyle w:val="38"/>
        <w:rPr>
          <w:ins w:id="95082" w:author="מנוע מכני" w:date="2026-10-11T12:04:40Z"/>
        </w:rPr>
      </w:pPr>
      <w:r w:rsidRPr="006F178A">
        <w:t>ותנדבר"י</w:t>
      </w:r>
      <w:r>
        <w:t>:</w:t>
      </w:r>
    </w:p>
    <w:p w:rsidR="005851B8" w:rsidRPr="006F178A" w:rsidRDefault="005851B8" w:rsidP="005851B8">
      <w:pPr>
        <w:rPr>
          <w:rtl/>
        </w:rPr>
      </w:pPr>
      <w:del w:id="95083" w:author="מנוע מכני" w:date="2026-10-11T12:04:40Z">
        <w:r w:rsidRPr="006F178A">
          <w:rPr>
            <w:rFonts w:ascii="Fb Fontext" w:hAnsi="Fb Fontext"/>
            <w:sz w:val="20"/>
            <w:rtl/>
          </w:rPr>
          <w:delText xml:space="preserve"> </w:delText>
        </w:r>
      </w:del>
      <w:r w:rsidRPr="00A72C4A">
        <w:rPr>
          <w:rStyle w:val="afffff0"/>
          <w:rtl/>
        </w:rPr>
        <w:t>אשר אור לו בציון</w:t>
      </w:r>
      <w:r w:rsidRPr="006F178A">
        <w:rPr>
          <w:rFonts w:ascii="Fb Fontext" w:hAnsi="Fb Fontext"/>
          <w:sz w:val="20"/>
          <w:rtl/>
        </w:rPr>
        <w:t xml:space="preserve"> - זו גיהנם, </w:t>
      </w:r>
      <w:r w:rsidRPr="00A72C4A">
        <w:rPr>
          <w:rStyle w:val="afffff0"/>
          <w:rtl/>
        </w:rPr>
        <w:t>ותנור לו בירושלים</w:t>
      </w:r>
      <w:r w:rsidRPr="006F178A">
        <w:rPr>
          <w:rFonts w:ascii="Fb Fontext" w:hAnsi="Fb Fontext"/>
          <w:sz w:val="20"/>
          <w:rtl/>
        </w:rPr>
        <w:t xml:space="preserve"> - זו פתחה של גיהנם.</w:t>
      </w:r>
    </w:p>
    <w:p>
      <w:pPr>
        <w:pStyle w:val="38"/>
        <w:rPr>
          <w:ins w:id="95084" w:author="מנוע מכני" w:date="2026-10-11T12:04:40Z"/>
        </w:rPr>
      </w:pPr>
      <w:r w:rsidRPr="006F178A">
        <w:t>ריב"ל</w:t>
      </w:r>
      <w:r>
        <w:t>:</w:t>
      </w:r>
    </w:p>
    <w:p w:rsidR="005851B8" w:rsidRPr="006F178A" w:rsidRDefault="005851B8" w:rsidP="005851B8">
      <w:pPr>
        <w:rPr>
          <w:rtl/>
        </w:rPr>
      </w:pPr>
      <w:del w:id="95085" w:author="מנוע מכני" w:date="2026-10-11T12:04:40Z">
        <w:r w:rsidRPr="006F178A">
          <w:rPr>
            <w:rFonts w:ascii="Fb Fontext" w:hAnsi="Fb Fontext"/>
            <w:rtl/>
          </w:rPr>
          <w:delText xml:space="preserve"> </w:delText>
        </w:r>
      </w:del>
      <w:r w:rsidRPr="006F178A">
        <w:rPr>
          <w:rFonts w:ascii="Fb Fontext" w:hAnsi="Fb Fontext"/>
          <w:rtl/>
        </w:rPr>
        <w:t xml:space="preserve">שתי תמרות יש בגי בן הנום ועולה עשן מביניהן.</w:t>
      </w:r>
    </w:p>
    <w:p w:rsidR="005851B8" w:rsidRPr="006F178A" w:rsidRDefault="005851B8" w:rsidP="005851B8">
      <w:pPr>
        <w:rPr>
          <w:rtl/>
        </w:rPr>
      </w:pPr>
      <w:r w:rsidRPr="006F178A">
        <w:rPr>
          <w:rFonts w:ascii="Fb Fontext" w:hAnsi="Fb Fontext"/>
          <w:sz w:val="20"/>
          <w:rtl/>
        </w:rPr>
        <w:t xml:space="preserve">וזו היא ששנינו ציני הר הברזל כשירות, וזו היא פתחה של גיהנם. - </w:t>
      </w:r>
      <w:ins w:id="92146" w:author="מנוע מכני" w:date="2026-10-11T12:04:40Z">
        <w:r>
          <w:rPr>
            <w:rFonts w:ascii="Fb Fontext" w:hAnsi="Fb Fontext"/>
            <w:sz w:val="20"/>
            <w:rtl/>
          </w:rPr>
          <w:t xml:space="preserve">שמא</w:t>
        </w:r>
      </w:ins>
      <w:del w:id="92147" w:author="מנוע מכני" w:date="2026-10-11T12:04:40Z">
        <w:r w:rsidRPr="006F178A">
          <w:rPr>
            <w:rFonts w:ascii="Fb Fontext" w:hAnsi="Fb Fontext"/>
            <w:sz w:val="20"/>
            <w:rtl/>
          </w:rPr>
          <w:delText xml:space="preserve">דילמא</w:delText>
        </w:r>
      </w:del>
      <w:r w:rsidRPr="006F178A">
        <w:rPr>
          <w:rFonts w:ascii="Fb Fontext" w:hAnsi="Fb Fontext"/>
          <w:sz w:val="20"/>
          <w:rtl/>
        </w:rPr>
        <w:t xml:space="preserve"> היינו דירושלים.</w:t>
      </w:r>
    </w:p>
    <w:p>
      <w:pPr>
        <w:pStyle w:val="afffff8"/>
        <w:rPr>
          <w:ins w:id="90591" w:author="קלוד" w:date="2026-10-11T12:24:08Z"/>
        </w:rPr>
      </w:pPr>
      <w:ins w:id="90592" w:author="קלוד" w:date="2026-10-11T12:24:08Z">
        <w:r>
          <w:rPr>
            <w:color w:val="7B3F00"/>
          </w:rPr>
          <w:t xml:space="preserve">שבעה שמות לגיהנם</w:t>
        </w:r>
      </w:ins>
    </w:p>
    <w:p>
      <w:pPr>
        <w:pStyle w:val="38"/>
        <w:rPr>
          <w:ins w:id="95086" w:author="מנוע מכני" w:date="2026-10-11T12:04:40Z"/>
        </w:rPr>
      </w:pPr>
      <w:r w:rsidRPr="006F178A">
        <w:t>ריב"ל</w:t>
      </w:r>
      <w:r>
        <w:t>:</w:t>
      </w:r>
    </w:p>
    <w:p w:rsidR="005851B8" w:rsidRPr="006F178A" w:rsidRDefault="005851B8" w:rsidP="005851B8">
      <w:pPr>
        <w:rPr>
          <w:rtl/>
        </w:rPr>
      </w:pPr>
      <w:del w:id="95087" w:author="מנוע מכני" w:date="2026-10-11T12:04:40Z">
        <w:r w:rsidRPr="006F178A">
          <w:rPr>
            <w:rFonts w:ascii="Fb Fontext" w:hAnsi="Fb Fontext"/>
            <w:rtl/>
          </w:rPr>
          <w:delText xml:space="preserve"> </w:delText>
        </w:r>
      </w:del>
      <w:r w:rsidRPr="006F178A">
        <w:rPr>
          <w:rFonts w:ascii="Fb Fontext" w:hAnsi="Fb Fontext"/>
          <w:rtl/>
        </w:rPr>
        <w:t xml:space="preserve">שבעה שמות יש לגיהנם.</w:t>
      </w:r>
    </w:p>
    <w:p w:rsidR="005851B8" w:rsidRPr="006F178A" w:rsidRDefault="005851B8" w:rsidP="005851B8">
      <w:pPr>
        <w:rPr>
          <w:rtl/>
        </w:rPr>
      </w:pPr>
      <w:r w:rsidRPr="006F178A">
        <w:rPr>
          <w:rtl/>
        </w:rPr>
        <w:t>שאול</w:t>
      </w:r>
      <w:r w:rsidRPr="006F178A">
        <w:rPr>
          <w:rFonts w:hint="cs"/>
          <w:rtl/>
        </w:rPr>
        <w:t>,</w:t>
      </w:r>
      <w:r w:rsidRPr="006F178A">
        <w:rPr>
          <w:rtl/>
        </w:rPr>
        <w:t xml:space="preserve"> ואבדון, ובאר שחת, ובור שאון, וטיט היון, וצלמות, וארץ התחתית.</w:t>
      </w:r>
    </w:p>
    <w:p w:rsidR="005851B8" w:rsidRPr="009757B9" w:rsidRDefault="005851B8" w:rsidP="005851B8">
      <w:pPr>
        <w:rPr>
          <w:rFonts w:cs="Guttman Vilna"/>
          <w:b/>
          <w:bCs/>
          <w:rtl/>
        </w:rPr>
      </w:pPr>
      <w:r w:rsidRPr="006F178A">
        <w:rPr>
          <w:rStyle w:val="afffe"/>
          <w:rFonts w:ascii="Fb Fontext" w:hAnsi="Fb Fontext"/>
          <w:rtl/>
        </w:rPr>
        <w:t>שאול</w:t>
      </w:r>
      <w:r w:rsidRPr="006F178A">
        <w:rPr>
          <w:rtl/>
        </w:rPr>
        <w:t xml:space="preserve"> </w:t>
      </w:r>
      <w:r w:rsidRPr="00A72C4A">
        <w:rPr>
          <w:rStyle w:val="afffff0"/>
          <w:rtl/>
        </w:rPr>
        <w:t>מבטן שאול שועתי שמעת קולי.</w:t>
      </w:r>
    </w:p>
    <w:p w:rsidR="005851B8" w:rsidRPr="009757B9" w:rsidRDefault="005851B8" w:rsidP="005851B8">
      <w:pPr>
        <w:rPr>
          <w:rFonts w:cs="Guttman Vilna"/>
          <w:b/>
          <w:bCs/>
          <w:rtl/>
        </w:rPr>
      </w:pPr>
      <w:r w:rsidRPr="006F178A">
        <w:rPr>
          <w:rStyle w:val="afffe"/>
          <w:rFonts w:ascii="Fb Fontext" w:hAnsi="Fb Fontext"/>
          <w:rtl/>
        </w:rPr>
        <w:t>אבדון</w:t>
      </w:r>
      <w:r w:rsidRPr="006F178A">
        <w:rPr>
          <w:rtl/>
        </w:rPr>
        <w:t xml:space="preserve"> </w:t>
      </w:r>
      <w:r w:rsidRPr="00A72C4A">
        <w:rPr>
          <w:rStyle w:val="afffff0"/>
          <w:rtl/>
        </w:rPr>
        <w:t>היספר בקבר חסדך אמונתך באבדון</w:t>
      </w:r>
      <w:r w:rsidRPr="006F178A">
        <w:rPr>
          <w:rtl/>
        </w:rPr>
        <w:t>.</w:t>
      </w:r>
    </w:p>
    <w:p w:rsidR="005851B8" w:rsidRPr="009757B9" w:rsidRDefault="005851B8" w:rsidP="005851B8">
      <w:pPr>
        <w:rPr>
          <w:rFonts w:cs="Guttman Vilna"/>
          <w:b/>
          <w:bCs/>
          <w:rtl/>
        </w:rPr>
      </w:pPr>
      <w:r w:rsidRPr="006F178A">
        <w:rPr>
          <w:rStyle w:val="afffe"/>
          <w:rFonts w:ascii="Fb Fontext" w:hAnsi="Fb Fontext"/>
          <w:rtl/>
        </w:rPr>
        <w:t>באר שחת -</w:t>
      </w:r>
      <w:r w:rsidRPr="006F178A">
        <w:rPr>
          <w:rtl/>
        </w:rPr>
        <w:t xml:space="preserve"> </w:t>
      </w:r>
      <w:r w:rsidRPr="00A72C4A">
        <w:rPr>
          <w:rStyle w:val="afffff0"/>
          <w:rtl/>
        </w:rPr>
        <w:t xml:space="preserve">כי </w:t>
      </w:r>
      <w:r w:rsidRPr="00A72C4A">
        <w:rPr>
          <w:rStyle w:val="afffff0"/>
          <w:rtl/>
        </w:rPr>
        <w:t xml:space="preserve">לא</w:t>
      </w:r>
      <w:r w:rsidRPr="00A72C4A">
        <w:rPr>
          <w:rStyle w:val="afffff0"/>
          <w:rtl/>
        </w:rPr>
        <w:t xml:space="preserve"> תעזב נפשי לשאול </w:t>
      </w:r>
      <w:r w:rsidRPr="00A72C4A">
        <w:rPr>
          <w:rStyle w:val="afffff0"/>
          <w:rtl/>
        </w:rPr>
        <w:t xml:space="preserve">לא</w:t>
      </w:r>
      <w:r w:rsidRPr="00A72C4A">
        <w:rPr>
          <w:rStyle w:val="afffff0"/>
          <w:rtl/>
        </w:rPr>
        <w:t xml:space="preserve"> תתן חסידך לראות שחת.</w:t>
      </w:r>
    </w:p>
    <w:p w:rsidR="005851B8" w:rsidRPr="009757B9" w:rsidRDefault="005851B8" w:rsidP="005851B8">
      <w:pPr>
        <w:rPr>
          <w:rFonts w:cs="Guttman Vilna"/>
          <w:b/>
          <w:bCs/>
          <w:rtl/>
        </w:rPr>
      </w:pPr>
      <w:r w:rsidRPr="006F178A">
        <w:rPr>
          <w:rStyle w:val="afffe"/>
          <w:rFonts w:ascii="Fb Fontext" w:hAnsi="Fb Fontext"/>
          <w:rtl/>
        </w:rPr>
        <w:t>ובור שאון</w:t>
      </w:r>
      <w:r w:rsidRPr="006F178A">
        <w:rPr>
          <w:rtl/>
        </w:rPr>
        <w:t xml:space="preserve"> </w:t>
      </w:r>
      <w:r w:rsidRPr="006F178A">
        <w:rPr>
          <w:rStyle w:val="afffe"/>
          <w:rFonts w:ascii="Fb Fontext" w:hAnsi="Fb Fontext"/>
          <w:rtl/>
        </w:rPr>
        <w:t>וטיט היון</w:t>
      </w:r>
      <w:r w:rsidRPr="006F178A">
        <w:rPr>
          <w:rtl/>
        </w:rPr>
        <w:t xml:space="preserve"> -</w:t>
      </w:r>
      <w:r w:rsidRPr="00A72C4A">
        <w:rPr>
          <w:rStyle w:val="afffff0"/>
          <w:rtl/>
        </w:rPr>
        <w:t>ויעלני מבור שאון מטיט היון</w:t>
      </w:r>
      <w:r w:rsidRPr="006F178A">
        <w:rPr>
          <w:rtl/>
        </w:rPr>
        <w:t>.</w:t>
      </w:r>
    </w:p>
    <w:p w:rsidR="005851B8" w:rsidRPr="009757B9" w:rsidRDefault="005851B8" w:rsidP="005851B8">
      <w:pPr>
        <w:rPr>
          <w:rFonts w:cs="Guttman Vilna"/>
          <w:b/>
          <w:bCs/>
          <w:rtl/>
        </w:rPr>
      </w:pPr>
      <w:r w:rsidRPr="006F178A">
        <w:rPr>
          <w:rStyle w:val="afffe"/>
          <w:rFonts w:ascii="Fb Fontext" w:hAnsi="Fb Fontext"/>
          <w:rtl/>
        </w:rPr>
        <w:t xml:space="preserve">וצלמות </w:t>
      </w:r>
      <w:r w:rsidRPr="006F178A">
        <w:rPr>
          <w:rtl/>
        </w:rPr>
        <w:t>-</w:t>
      </w:r>
      <w:r>
        <w:rPr>
          <w:rFonts w:hint="cs"/>
          <w:rtl/>
        </w:rPr>
        <w:t xml:space="preserve"> </w:t>
      </w:r>
      <w:r w:rsidRPr="00A72C4A">
        <w:rPr>
          <w:rStyle w:val="afffff0"/>
          <w:rtl/>
        </w:rPr>
        <w:t>ישבי חשך וצלמות.</w:t>
      </w:r>
    </w:p>
    <w:p w:rsidR="005851B8" w:rsidRPr="009757B9" w:rsidRDefault="005851B8" w:rsidP="005851B8">
      <w:pPr>
        <w:rPr>
          <w:rFonts w:cs="Guttman Vilna"/>
          <w:b/>
          <w:bCs/>
          <w:rtl/>
        </w:rPr>
      </w:pPr>
      <w:r w:rsidRPr="006F178A">
        <w:rPr>
          <w:rStyle w:val="afffe"/>
          <w:rFonts w:ascii="Fb Fontext" w:hAnsi="Fb Fontext"/>
          <w:rtl/>
        </w:rPr>
        <w:t>וארץ התחתית</w:t>
      </w:r>
      <w:r w:rsidRPr="006F178A">
        <w:rPr>
          <w:rtl/>
        </w:rPr>
        <w:t xml:space="preserve"> גמרא הוא.</w:t>
      </w:r>
    </w:p>
    <w:p w:rsidR="005851B8" w:rsidRPr="006F178A" w:rsidRDefault="005851B8" w:rsidP="005851B8">
      <w:pPr>
        <w:rPr>
          <w:rtl/>
        </w:rPr>
      </w:pPr>
      <w:r w:rsidRPr="006F178A">
        <w:rPr>
          <w:rtl/>
        </w:rPr>
        <w:t>והא דגיהנם- גיא שעמוקה כגיהנם שהכל יורד לה על עסקי הנם.</w:t>
      </w:r>
    </w:p>
    <w:p w:rsidR="005851B8" w:rsidRPr="006F178A" w:rsidRDefault="005851B8" w:rsidP="005851B8">
      <w:pPr>
        <w:rPr>
          <w:rtl/>
        </w:rPr>
      </w:pPr>
      <w:r w:rsidRPr="006F178A">
        <w:rPr>
          <w:rFonts w:ascii="Fb Fontext" w:hAnsi="Fb Fontext"/>
          <w:sz w:val="20"/>
          <w:rtl/>
        </w:rPr>
        <w:t xml:space="preserve">והא דתפתה, </w:t>
      </w:r>
      <w:r w:rsidRPr="00A72C4A">
        <w:rPr>
          <w:rStyle w:val="afffff0"/>
          <w:rtl/>
        </w:rPr>
        <w:t>כי ערוך מאתמול תפתה</w:t>
      </w:r>
      <w:r w:rsidRPr="006F178A">
        <w:rPr>
          <w:rFonts w:ascii="Fb Fontext" w:hAnsi="Fb Fontext"/>
          <w:sz w:val="20"/>
          <w:rtl/>
        </w:rPr>
        <w:t xml:space="preserve"> - ההוא שכל המתפתה ביצרו יפול שם.</w:t>
      </w:r>
    </w:p>
    <w:p>
      <w:pPr>
        <w:pStyle w:val="afffff8"/>
        <w:rPr>
          <w:ins w:id="90589" w:author="קלוד" w:date="2026-10-11T12:24:08Z"/>
        </w:rPr>
      </w:pPr>
      <w:ins w:id="90590" w:author="קלוד" w:date="2026-10-11T12:24:08Z">
        <w:r>
          <w:rPr>
            <w:color w:val="7B3F00"/>
          </w:rPr>
          <w:t xml:space="preserve">גן עדן - היכן פתחו</w:t>
        </w:r>
      </w:ins>
    </w:p>
    <w:p>
      <w:pPr>
        <w:pStyle w:val="38"/>
        <w:rPr>
          <w:ins w:id="95088" w:author="מנוע מכני" w:date="2026-10-11T12:04:40Z"/>
        </w:rPr>
      </w:pPr>
      <w:r w:rsidRPr="006F178A">
        <w:t>ר</w:t>
      </w:r>
      <w:r w:rsidRPr="006F178A">
        <w:t>"</w:t>
      </w:r>
      <w:r w:rsidRPr="006F178A">
        <w:t>ל:</w:t>
      </w:r>
    </w:p>
    <w:p w:rsidR="005851B8" w:rsidRPr="006F178A" w:rsidRDefault="005851B8" w:rsidP="005851B8">
      <w:pPr>
        <w:rPr>
          <w:rtl/>
        </w:rPr>
      </w:pPr>
      <w:del w:id="95089" w:author="מנוע מכני" w:date="2026-10-11T12:04:40Z">
        <w:r w:rsidRPr="006F178A">
          <w:rPr>
            <w:rStyle w:val="afffe"/>
            <w:rFonts w:ascii="Fb Fontext" w:hAnsi="Fb Fontext" w:hint="cs"/>
            <w:rtl/>
          </w:rPr>
          <w:delText xml:space="preserve"> </w:delText>
        </w:r>
      </w:del>
      <w:r w:rsidRPr="006F178A">
        <w:rPr>
          <w:rStyle w:val="afffe"/>
          <w:rFonts w:ascii="Fb Fontext" w:hAnsi="Fb Fontext"/>
          <w:rtl/>
        </w:rPr>
        <w:t>גן עדן</w:t>
      </w:r>
      <w:r w:rsidRPr="006F178A">
        <w:rPr>
          <w:rFonts w:ascii="Fb Fontext" w:hAnsi="Fb Fontext"/>
          <w:rtl/>
        </w:rPr>
        <w:t xml:space="preserve"> אם בארץ ישראל הוא - בית שאן פתחו.</w:t>
      </w:r>
    </w:p>
    <w:p w:rsidR="005851B8" w:rsidRPr="006F178A" w:rsidRDefault="005851B8" w:rsidP="005851B8">
      <w:pPr>
        <w:rPr>
          <w:rtl/>
        </w:rPr>
      </w:pPr>
      <w:r w:rsidRPr="006F178A">
        <w:rPr>
          <w:rtl/>
        </w:rPr>
        <w:t>ואם בערביא - בית גרם פתחו, ואם בין הנהרות הוא - דומסקנין פתחו.</w:t>
      </w:r>
    </w:p>
    <w:p w:rsidR="005851B8" w:rsidRPr="006F178A" w:rsidRDefault="005851B8" w:rsidP="005851B8">
      <w:pPr>
        <w:rPr>
          <w:rtl/>
        </w:rPr>
      </w:pPr>
      <w:r w:rsidRPr="006F178A">
        <w:rPr>
          <w:rtl/>
        </w:rPr>
        <w:t xml:space="preserve">בבבל, </w:t>
      </w:r>
      <w:r w:rsidRPr="006F178A">
        <w:rPr>
          <w:rStyle w:val="2fb"/>
          <w:rtl/>
        </w:rPr>
        <w:t xml:space="preserve">אביי</w:t>
      </w:r>
      <w:r w:rsidRPr="006F178A">
        <w:rPr>
          <w:rtl/>
        </w:rPr>
        <w:t xml:space="preserve"> משתבח בפירות עברו הדרומי של פרת, </w:t>
      </w:r>
      <w:r w:rsidRPr="006F178A">
        <w:rPr>
          <w:rStyle w:val="2fb"/>
          <w:rtl/>
        </w:rPr>
        <w:t xml:space="preserve">רבא</w:t>
      </w:r>
      <w:r w:rsidRPr="006F178A">
        <w:rPr>
          <w:rtl/>
        </w:rPr>
        <w:t xml:space="preserve"> משתבח בפירי דהרפניא.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87" w:author="קלוד" w:date="2026-10-11T12:24:08Z"/>
        </w:rPr>
      </w:pPr>
      <w:ins w:id="90588" w:author="קלוד" w:date="2026-10-11T12:24:08Z">
        <w:r>
          <w:rPr>
            <w:color w:val="7B3F00"/>
          </w:rPr>
          <w:t xml:space="preserve">קשורות ולא מותרות - אף לא כעין קשורות</w:t>
        </w:r>
      </w:ins>
    </w:p>
    <w:p w:rsidR="005851B8" w:rsidRPr="006F178A" w:rsidRDefault="005851B8" w:rsidP="005851B8">
      <w:pPr>
        <w:rPr>
          <w:rtl/>
        </w:rPr>
      </w:pPr>
      <w:r w:rsidRPr="006F178A">
        <w:rPr>
          <w:rStyle w:val="afffe"/>
          <w:rFonts w:ascii="Fb Fontext" w:hAnsi="Fb Fontext"/>
          <w:rtl/>
        </w:rPr>
        <w:t>קשורות</w:t>
      </w:r>
      <w:r w:rsidRPr="006F178A">
        <w:rPr>
          <w:rFonts w:ascii="Fb Fontext" w:hAnsi="Fb Fontext"/>
          <w:rtl/>
        </w:rPr>
        <w:t xml:space="preserve"> היינו ממש ולא מותרות והיא גופא </w:t>
      </w:r>
      <w:r w:rsidRPr="006F178A">
        <w:rPr>
          <w:rFonts w:ascii="Fb Fontext" w:hAnsi="Fb Fontext"/>
          <w:rtl/>
        </w:rPr>
        <w:t xml:space="preserve">קמ"ל</w:t>
      </w:r>
      <w:r w:rsidRPr="006F178A">
        <w:rPr>
          <w:rFonts w:ascii="Fb Fontext" w:hAnsi="Fb Fontext"/>
          <w:rtl/>
        </w:rPr>
        <w:t xml:space="preserve"> דלא </w:t>
      </w:r>
      <w:ins w:id="92148" w:author="מנוע מכני" w:date="2026-10-11T12:04:40Z">
        <w:r>
          <w:rPr>
            <w:rFonts w:ascii="Fb Fontext" w:hAnsi="Fb Fontext"/>
            <w:rtl/>
          </w:rPr>
          <w:t xml:space="preserve">מאלו</w:t>
        </w:r>
      </w:ins>
      <w:del w:id="92149" w:author="מנוע מכני" w:date="2026-10-11T12:04:40Z">
        <w:r w:rsidRPr="006F178A">
          <w:rPr>
            <w:rFonts w:ascii="Fb Fontext" w:hAnsi="Fb Fontext"/>
            <w:rtl/>
          </w:rPr>
          <w:delText xml:space="preserve">מהני</w:delText>
        </w:r>
      </w:del>
      <w:r w:rsidRPr="006F178A">
        <w:rPr>
          <w:rFonts w:ascii="Fb Fontext" w:hAnsi="Fb Fontext"/>
          <w:rtl/>
        </w:rPr>
        <w:t xml:space="preserve"> כעין קשורות.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85" w:author="קלוד" w:date="2026-10-11T12:24:08Z"/>
        </w:rPr>
      </w:pPr>
      <w:ins w:id="90586" w:author="קלוד" w:date="2026-10-11T12:24:08Z">
        <w:r>
          <w:rPr>
            <w:color w:val="7B3F00"/>
          </w:rPr>
          <w:t xml:space="preserve">ראשה ורובה של פרה - עוביה, לר"מ ולר"י</w:t>
        </w:r>
      </w:ins>
    </w:p>
    <w:p w:rsidR="005851B8" w:rsidRPr="006F178A" w:rsidRDefault="005851B8" w:rsidP="005851B8">
      <w:pPr>
        <w:rPr>
          <w:rtl/>
        </w:rPr>
      </w:pPr>
      <w:r w:rsidRPr="006F178A">
        <w:rPr>
          <w:rStyle w:val="afffe"/>
          <w:rFonts w:ascii="Fb Fontext" w:hAnsi="Fb Fontext"/>
          <w:rtl/>
        </w:rPr>
        <w:t>ראשה ורובה של פרה</w:t>
      </w:r>
      <w:r w:rsidRPr="006F178A">
        <w:rPr>
          <w:rFonts w:ascii="Fb Fontext" w:hAnsi="Fb Fontext" w:hint="cs"/>
          <w:rtl/>
        </w:rPr>
        <w:t>-</w:t>
      </w:r>
      <w:r w:rsidRPr="006F178A">
        <w:rPr>
          <w:rFonts w:ascii="Fb Fontext" w:hAnsi="Fb Fontext"/>
          <w:rtl/>
        </w:rPr>
        <w:t>שתי אמות.</w:t>
      </w:r>
    </w:p>
    <w:p w:rsidR="005851B8" w:rsidRPr="00A72C4A" w:rsidRDefault="005851B8" w:rsidP="005851B8">
      <w:pPr>
        <w:rPr>
          <w:b/>
          <w:bCs/>
          <w:rtl/>
        </w:rPr>
      </w:pPr>
      <w:r w:rsidRPr="00A72C4A">
        <w:rPr>
          <w:b/>
          <w:bCs/>
          <w:rtl/>
        </w:rPr>
        <w:t xml:space="preserve">וכמה עוביה של פרה </w:t>
      </w:r>
    </w:p>
    <w:p>
      <w:pPr>
        <w:pStyle w:val="38"/>
        <w:rPr>
          <w:ins w:id="95090" w:author="מנוע מכני" w:date="2026-10-11T12:04:40Z"/>
        </w:rPr>
      </w:pPr>
      <w:r w:rsidRPr="006F178A">
        <w:t>ר</w:t>
      </w:r>
      <w:r w:rsidRPr="006F178A">
        <w:t>"</w:t>
      </w:r>
      <w:r w:rsidRPr="006F178A">
        <w:t>מ</w:t>
      </w:r>
      <w:r w:rsidRPr="006F178A">
        <w:t>:</w:t>
      </w:r>
    </w:p>
    <w:p w:rsidR="005851B8" w:rsidRDefault="005851B8" w:rsidP="005851B8">
      <w:pPr>
        <w:rPr>
          <w:rtl/>
        </w:rPr>
      </w:pPr>
      <w:del w:id="95091" w:author="מנוע מכני" w:date="2026-10-11T12:04:40Z">
        <w:r w:rsidRPr="006F178A">
          <w:rPr>
            <w:rtl/>
          </w:rPr>
          <w:delText xml:space="preserve"> </w:delText>
        </w:r>
      </w:del>
      <w:r w:rsidRPr="006F178A">
        <w:rPr>
          <w:rtl/>
        </w:rPr>
        <w:t xml:space="preserve">אמה ושני שלישי אמה, שהן כעשר.</w:t>
      </w:r>
      <w:r w:rsidRPr="006F178A">
        <w:rPr>
          <w:rFonts w:hint="cs"/>
          <w:rtl/>
        </w:rPr>
        <w:t xml:space="preserve"> </w:t>
      </w:r>
      <w:r w:rsidRPr="006F178A">
        <w:rPr>
          <w:rtl/>
        </w:rPr>
        <w:t xml:space="preserve">כעשר משום דבעי </w:t>
      </w:r>
      <w:ins w:id="94722" w:author="מנוע מכני" w:date="2026-10-11T12:04:40Z">
        <w:r>
          <w:rPr>
            <w:rtl/>
          </w:rPr>
          <w:t xml:space="preserve">לשנות</w:t>
        </w:r>
      </w:ins>
      <w:del w:id="94723" w:author="מנוע מכני" w:date="2026-10-11T12:04:40Z">
        <w:r w:rsidRPr="006F178A">
          <w:rPr>
            <w:rtl/>
          </w:rPr>
          <w:delText xml:space="preserve">למיתני</w:delText>
        </w:r>
      </w:del>
      <w:r w:rsidRPr="006F178A">
        <w:rPr>
          <w:rtl/>
        </w:rPr>
        <w:t xml:space="preserve"> סיפא כשלוש עשרה]</w:t>
      </w:r>
    </w:p>
    <w:p>
      <w:pPr>
        <w:pStyle w:val="38"/>
        <w:rPr>
          <w:ins w:id="95092" w:author="מנוע מכני" w:date="2026-10-11T12:04:40Z"/>
        </w:rPr>
      </w:pPr>
      <w:r w:rsidRPr="006F178A">
        <w:t>ר"י</w:t>
      </w:r>
      <w:r w:rsidRPr="006F178A">
        <w:t>:</w:t>
      </w:r>
    </w:p>
    <w:p w:rsidR="005851B8" w:rsidRDefault="005851B8" w:rsidP="005851B8">
      <w:pPr>
        <w:rPr>
          <w:rtl/>
        </w:rPr>
      </w:pPr>
      <w:del w:id="95093" w:author="מנוע מכני" w:date="2026-10-11T12:04:40Z">
        <w:r w:rsidRPr="006F178A">
          <w:rPr>
            <w:rtl/>
          </w:rPr>
          <w:delText xml:space="preserve"> </w:delText>
        </w:r>
      </w:del>
      <w:r w:rsidRPr="006F178A">
        <w:rPr>
          <w:rtl/>
        </w:rPr>
        <w:t xml:space="preserve">כ</w:t>
      </w:r>
      <w:r w:rsidRPr="006F178A">
        <w:rPr>
          <w:rFonts w:hint="cs"/>
          <w:rtl/>
        </w:rPr>
        <w:t>י</w:t>
      </w:r>
      <w:r w:rsidRPr="006F178A">
        <w:rPr>
          <w:rtl/>
        </w:rPr>
        <w:t>"</w:t>
      </w:r>
      <w:r w:rsidRPr="006F178A">
        <w:rPr>
          <w:rFonts w:hint="cs"/>
          <w:rtl/>
        </w:rPr>
        <w:t>ג אמה וכי</w:t>
      </w:r>
      <w:r w:rsidRPr="006F178A">
        <w:rPr>
          <w:rtl/>
        </w:rPr>
        <w:t>"</w:t>
      </w:r>
      <w:r w:rsidRPr="006F178A">
        <w:rPr>
          <w:rFonts w:hint="cs"/>
          <w:rtl/>
        </w:rPr>
        <w:t>ד אמה</w:t>
      </w:r>
      <w:r w:rsidRPr="006F178A">
        <w:rPr>
          <w:rtl/>
        </w:rPr>
        <w:t>. [יתירות על י"ג ואינן מגיעות לי"ד]</w:t>
      </w:r>
    </w:p>
    <w:p>
      <w:pPr>
        <w:pStyle w:val="38"/>
        <w:rPr>
          <w:ins w:id="95094" w:author="מנוע מכני" w:date="2026-10-11T12:04:40Z"/>
        </w:rPr>
      </w:pPr>
      <w:r w:rsidRPr="006F178A">
        <w:t>ר"פ</w:t>
      </w:r>
      <w:r>
        <w:t>:</w:t>
      </w:r>
    </w:p>
    <w:p w:rsidR="005851B8" w:rsidRDefault="005851B8" w:rsidP="005851B8">
      <w:pPr>
        <w:rPr>
          <w:rtl/>
        </w:rPr>
      </w:pPr>
      <w:del w:id="95095" w:author="מנוע מכני" w:date="2026-10-11T12:04:40Z">
        <w:r w:rsidRPr="006F178A">
          <w:rPr>
            <w:rtl/>
          </w:rPr>
          <w:delText xml:space="preserve"> </w:delText>
        </w:r>
      </w:del>
      <w:r w:rsidRPr="006F178A">
        <w:rPr>
          <w:rtl/>
        </w:rPr>
        <w:t xml:space="preserve">[דלא שמיע </w:t>
      </w:r>
      <w:ins w:id="92150" w:author="מנוע מכני" w:date="2026-10-11T12:04:40Z">
        <w:r>
          <w:rPr>
            <w:rtl/>
          </w:rPr>
          <w:t xml:space="preserve">לו</w:t>
        </w:r>
      </w:ins>
      <w:del w:id="92151" w:author="מנוע מכני" w:date="2026-10-11T12:04:40Z">
        <w:r w:rsidRPr="006F178A">
          <w:rPr>
            <w:rtl/>
          </w:rPr>
          <w:delText xml:space="preserve">ליה</w:delText>
        </w:r>
      </w:del>
      <w:r w:rsidRPr="006F178A">
        <w:rPr>
          <w:rtl/>
        </w:rPr>
        <w:t xml:space="preserve"> ברייתא </w:t>
      </w:r>
      <w:r w:rsidRPr="006F178A">
        <w:rPr>
          <w:rtl/>
        </w:rPr>
        <w:t xml:space="preserve">וקמ"ל</w:t>
      </w:r>
      <w:r w:rsidRPr="006F178A">
        <w:rPr>
          <w:rtl/>
        </w:rPr>
        <w:t xml:space="preserve"> כברייתא]</w:t>
      </w:r>
    </w:p>
    <w:p w:rsidR="005851B8" w:rsidRPr="006F178A" w:rsidRDefault="005851B8" w:rsidP="005851B8">
      <w:pPr>
        <w:rPr>
          <w:rtl/>
        </w:rPr>
      </w:pPr>
      <w:r w:rsidRPr="006F178A">
        <w:rPr>
          <w:rtl/>
        </w:rPr>
        <w:t>בבור שמונה- דכו"</w:t>
      </w:r>
      <w:r w:rsidRPr="006F178A">
        <w:rPr>
          <w:rFonts w:hint="cs"/>
          <w:rtl/>
        </w:rPr>
        <w:t xml:space="preserve">ע </w:t>
      </w:r>
      <w:r w:rsidRPr="006F178A">
        <w:rPr>
          <w:rtl/>
        </w:rPr>
        <w:t xml:space="preserve">לא</w:t>
      </w:r>
      <w:r w:rsidRPr="006F178A">
        <w:rPr>
          <w:rtl/>
        </w:rPr>
        <w:t xml:space="preserve"> </w:t>
      </w:r>
      <w:ins w:id="90762" w:author="מנוע מכני" w:date="2026-10-11T12:04:40Z">
        <w:r>
          <w:rPr>
            <w:rtl/>
          </w:rPr>
          <w:t xml:space="preserve">חלקו</w:t>
        </w:r>
      </w:ins>
      <w:del w:id="90763" w:author="מנוע מכני" w:date="2026-10-11T12:04:40Z">
        <w:r w:rsidRPr="006F178A">
          <w:rPr>
            <w:rtl/>
          </w:rPr>
          <w:delText xml:space="preserve">פליגי</w:delText>
        </w:r>
      </w:del>
      <w:r w:rsidRPr="006F178A">
        <w:rPr>
          <w:rtl/>
        </w:rPr>
        <w:t xml:space="preserve"> דלא </w:t>
      </w:r>
      <w:ins w:id="90764" w:author="מנוע מכני" w:date="2026-10-11T12:04:40Z">
        <w:r>
          <w:rPr>
            <w:rtl/>
          </w:rPr>
          <w:t xml:space="preserve">צריך</w:t>
        </w:r>
      </w:ins>
      <w:del w:id="90765" w:author="מנוע מכני" w:date="2026-10-11T12:04:40Z">
        <w:r w:rsidRPr="006F178A">
          <w:rPr>
            <w:rtl/>
          </w:rPr>
          <w:delText xml:space="preserve">בעינן</w:delText>
        </w:r>
      </w:del>
      <w:r w:rsidRPr="006F178A">
        <w:rPr>
          <w:rtl/>
        </w:rPr>
        <w:t xml:space="preserve"> פשוטין, דרוחב עשר.</w:t>
      </w:r>
    </w:p>
    <w:p w:rsidR="005851B8" w:rsidRPr="006F178A" w:rsidRDefault="005851B8" w:rsidP="005851B8">
      <w:pPr>
        <w:rPr>
          <w:rtl/>
        </w:rPr>
      </w:pPr>
      <w:r w:rsidRPr="006F178A">
        <w:rPr>
          <w:rtl/>
        </w:rPr>
        <w:t xml:space="preserve">בבור שתים עשרה - </w:t>
      </w:r>
      <w:r w:rsidRPr="007759E1">
        <w:rPr>
          <w:rFonts w:hint="cs"/>
          <w:b/>
          <w:bCs/>
          <w:rtl/>
        </w:rPr>
        <w:t>דכו</w:t>
      </w:r>
      <w:r w:rsidRPr="007759E1">
        <w:rPr>
          <w:b/>
          <w:bCs/>
          <w:rtl/>
        </w:rPr>
        <w:t>"</w:t>
      </w:r>
      <w:r w:rsidRPr="007759E1">
        <w:rPr>
          <w:rFonts w:hint="cs"/>
          <w:b/>
          <w:bCs/>
          <w:rtl/>
        </w:rPr>
        <w:t>ע</w:t>
      </w:r>
      <w:r w:rsidRPr="006F178A">
        <w:rPr>
          <w:rtl/>
        </w:rPr>
        <w:t xml:space="preserve"> </w:t>
      </w:r>
      <w:r w:rsidRPr="006F178A">
        <w:rPr>
          <w:rtl/>
        </w:rPr>
        <w:t xml:space="preserve">לא</w:t>
      </w:r>
      <w:r w:rsidRPr="006F178A">
        <w:rPr>
          <w:rtl/>
        </w:rPr>
        <w:t xml:space="preserve"> </w:t>
      </w:r>
      <w:ins w:id="90766" w:author="מנוע מכני" w:date="2026-10-11T12:04:40Z">
        <w:r>
          <w:rPr>
            <w:rtl/>
          </w:rPr>
          <w:t xml:space="preserve">חלקו</w:t>
        </w:r>
      </w:ins>
      <w:del w:id="90767" w:author="מנוע מכני" w:date="2026-10-11T12:04:40Z">
        <w:r w:rsidRPr="006F178A">
          <w:rPr>
            <w:rtl/>
          </w:rPr>
          <w:delText xml:space="preserve">פליגי</w:delText>
        </w:r>
      </w:del>
      <w:r w:rsidRPr="006F178A">
        <w:rPr>
          <w:rtl/>
        </w:rPr>
        <w:t xml:space="preserve"> </w:t>
      </w:r>
      <w:ins w:id="90768" w:author="מנוע מכני" w:date="2026-10-11T12:04:40Z">
        <w:r>
          <w:rPr>
            <w:rtl/>
          </w:rPr>
          <w:t xml:space="preserve">דצריך</w:t>
        </w:r>
      </w:ins>
      <w:del w:id="90769" w:author="מנוע מכני" w:date="2026-10-11T12:04:40Z">
        <w:r w:rsidRPr="006F178A">
          <w:rPr>
            <w:rtl/>
          </w:rPr>
          <w:delText xml:space="preserve">דבעינן</w:delText>
        </w:r>
      </w:del>
      <w:r w:rsidRPr="006F178A">
        <w:rPr>
          <w:rtl/>
        </w:rPr>
        <w:t xml:space="preserve"> פשוטין. דרחב ארבע עשרה.</w:t>
      </w:r>
    </w:p>
    <w:p>
      <w:pPr>
        <w:pStyle w:val="38"/>
        <w:rPr>
          <w:ins w:id="95096" w:author="מנוע מכני" w:date="2026-10-11T12:04:40Z"/>
        </w:rPr>
      </w:pPr>
      <w:ins w:id="90770" w:author="מנוע מכני" w:date="2026-10-11T12:04:40Z">
        <w:r>
          <w:t xml:space="preserve">וחלקו</w:t>
        </w:r>
      </w:ins>
    </w:p>
    <w:p w:rsidR="005851B8" w:rsidRPr="006F178A" w:rsidRDefault="005851B8" w:rsidP="005851B8">
      <w:pPr>
        <w:rPr>
          <w:rtl/>
        </w:rPr>
      </w:pPr>
      <w:del w:id="90771" w:author="מנוע מכני" w:date="2026-10-11T12:04:40Z">
        <w:r>
          <w:rPr>
            <w:rFonts w:hint="cs"/>
            <w:b/>
            <w:bCs/>
            <w:rtl/>
          </w:rPr>
          <w:delText xml:space="preserve">ו</w:delText>
        </w:r>
        <w:r w:rsidRPr="007759E1">
          <w:rPr>
            <w:b/>
            <w:bCs/>
            <w:rtl/>
          </w:rPr>
          <w:delText xml:space="preserve">פליגי</w:delText>
        </w:r>
      </w:del>
      <w:del w:id="95097" w:author="מנוע מכני" w:date="2026-10-11T12:04:40Z">
        <w:r w:rsidRPr="007759E1">
          <w:rPr>
            <w:b/>
            <w:bCs/>
            <w:rtl/>
          </w:rPr>
          <w:delText xml:space="preserve"> </w:delText>
        </w:r>
      </w:del>
      <w:r w:rsidRPr="006F178A">
        <w:rPr>
          <w:rtl/>
        </w:rPr>
        <w:t xml:space="preserve">- משמונה עד שתים עשרה. </w:t>
      </w:r>
      <w:r w:rsidRPr="007759E1">
        <w:rPr>
          <w:rStyle w:val="2fb"/>
          <w:b/>
          <w:bCs/>
          <w:rtl/>
        </w:rPr>
        <w:t>לר</w:t>
      </w:r>
      <w:r w:rsidRPr="006F178A">
        <w:rPr>
          <w:rStyle w:val="2fb"/>
          <w:rtl/>
        </w:rPr>
        <w:t xml:space="preserve">"מ</w:t>
      </w:r>
      <w:r w:rsidRPr="006F178A">
        <w:rPr>
          <w:rtl/>
        </w:rPr>
        <w:t xml:space="preserve"> </w:t>
      </w:r>
      <w:ins w:id="90772" w:author="מנוע מכני" w:date="2026-10-11T12:04:40Z">
        <w:r>
          <w:rPr>
            <w:rtl/>
          </w:rPr>
          <w:t xml:space="preserve">צריך</w:t>
        </w:r>
      </w:ins>
      <w:del w:id="90773" w:author="מנוע מכני" w:date="2026-10-11T12:04:40Z">
        <w:r w:rsidRPr="006F178A">
          <w:rPr>
            <w:rtl/>
          </w:rPr>
          <w:delText xml:space="preserve">בעינן</w:delText>
        </w:r>
      </w:del>
      <w:r w:rsidRPr="006F178A">
        <w:rPr>
          <w:rtl/>
        </w:rPr>
        <w:t xml:space="preserve"> פשוטין, </w:t>
      </w:r>
      <w:r w:rsidRPr="007759E1">
        <w:rPr>
          <w:rStyle w:val="2fb"/>
          <w:b/>
          <w:bCs/>
          <w:rtl/>
        </w:rPr>
        <w:t xml:space="preserve">לר"י</w:t>
      </w:r>
      <w:r w:rsidRPr="007759E1">
        <w:rPr>
          <w:b/>
          <w:bCs/>
          <w:rtl/>
        </w:rPr>
        <w:t xml:space="preserve"> </w:t>
      </w:r>
      <w:r w:rsidRPr="006F178A">
        <w:rPr>
          <w:rtl/>
        </w:rPr>
        <w:t xml:space="preserve">לא</w:t>
      </w:r>
      <w:r w:rsidRPr="006F178A">
        <w:rPr>
          <w:rtl/>
        </w:rPr>
        <w:t xml:space="preserve"> </w:t>
      </w:r>
      <w:ins w:id="90774" w:author="מנוע מכני" w:date="2026-10-11T12:04:40Z">
        <w:r>
          <w:rPr>
            <w:rtl/>
          </w:rPr>
          <w:t xml:space="preserve">צריך</w:t>
        </w:r>
      </w:ins>
      <w:del w:id="90775" w:author="מנוע מכני" w:date="2026-10-11T12:04:40Z">
        <w:r w:rsidRPr="006F178A">
          <w:rPr>
            <w:rtl/>
          </w:rPr>
          <w:delText xml:space="preserve">בעינן</w:delText>
        </w:r>
      </w:del>
      <w:r w:rsidRPr="006F178A">
        <w:rPr>
          <w:rtl/>
        </w:rPr>
        <w:t xml:space="preserve"> פשוטין.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83" w:author="קלוד" w:date="2026-10-11T12:24:08Z"/>
        </w:rPr>
      </w:pPr>
      <w:ins w:id="90584" w:author="קלוד" w:date="2026-10-11T12:24:08Z">
        <w:r>
          <w:rPr>
            <w:color w:val="7B3F00"/>
          </w:rPr>
          <w:t xml:space="preserve">האם האריך בדיומדין כשיעור פשוטין?</w:t>
        </w:r>
      </w:ins>
    </w:p>
    <w:p>
      <w:pPr>
        <w:pStyle w:val="38"/>
        <w:rPr>
          <w:ins w:id="95098" w:author="מנוע מכני" w:date="2026-10-11T12:04:40Z"/>
        </w:rPr>
      </w:pPr>
      <w:r w:rsidRPr="00731B89">
        <w:t>בעא אביי מרבה:</w:t>
      </w:r>
    </w:p>
    <w:p w:rsidR="005851B8" w:rsidRPr="006F178A" w:rsidRDefault="005851B8" w:rsidP="005851B8">
      <w:pPr>
        <w:rPr>
          <w:rtl/>
        </w:rPr>
      </w:pPr>
      <w:del w:id="95099" w:author="מנוע מכני" w:date="2026-10-11T12:04:40Z">
        <w:r w:rsidRPr="006F178A">
          <w:rPr>
            <w:rFonts w:ascii="Fb Fontext" w:hAnsi="Fb Fontext"/>
            <w:rtl/>
          </w:rPr>
          <w:delText xml:space="preserve"> </w:delText>
        </w:r>
      </w:del>
      <w:r w:rsidRPr="00A72C4A">
        <w:rPr>
          <w:rFonts w:ascii="Fb Fontext" w:hAnsi="Fb Fontext"/>
          <w:b/>
          <w:bCs/>
          <w:rtl/>
        </w:rPr>
        <w:t xml:space="preserve">האריך בדיומדין כשיעור פשוטין, </w:t>
      </w:r>
      <w:r w:rsidRPr="00A72C4A">
        <w:rPr>
          <w:rStyle w:val="2fb"/>
          <w:rFonts w:ascii="Fb Fontext" w:hAnsi="Fb Fontext"/>
          <w:b/>
          <w:bCs/>
          <w:rtl/>
        </w:rPr>
        <w:t xml:space="preserve">לר"מ</w:t>
      </w:r>
      <w:r w:rsidRPr="00A72C4A">
        <w:rPr>
          <w:rFonts w:ascii="Fb Fontext" w:hAnsi="Fb Fontext"/>
          <w:b/>
          <w:bCs/>
          <w:rtl/>
        </w:rPr>
        <w:t xml:space="preserve"> מהו.</w:t>
      </w:r>
    </w:p>
    <w:p>
      <w:pPr>
        <w:pStyle w:val="38"/>
        <w:rPr>
          <w:ins w:id="95100" w:author="מנוע מכני" w:date="2026-10-11T12:04:40Z"/>
        </w:rPr>
      </w:pPr>
      <w:r w:rsidRPr="006F178A">
        <w:t xml:space="preserve">וא"א</w:t>
      </w:r>
    </w:p>
    <w:p w:rsidR="005851B8" w:rsidRPr="006F178A" w:rsidRDefault="005851B8" w:rsidP="005851B8">
      <w:pPr>
        <w:rPr>
          <w:rtl/>
        </w:rPr>
      </w:pPr>
      <w:del w:id="95101" w:author="מנוע מכני" w:date="2026-10-11T12:04:40Z">
        <w:r w:rsidRPr="006F178A">
          <w:rPr>
            <w:rtl/>
          </w:rPr>
          <w:delText xml:space="preserve"> </w:delText>
        </w:r>
      </w:del>
      <w:r w:rsidRPr="006F178A">
        <w:rPr>
          <w:rtl/>
        </w:rPr>
        <w:t xml:space="preserve">להוכיח מברייתא דבלבד שירבה בפסין דצ"ל עד שירבה פסין.</w:t>
      </w:r>
    </w:p>
    <w:p>
      <w:pPr>
        <w:pStyle w:val="38"/>
        <w:rPr>
          <w:ins w:id="95102" w:author="מנוע מכני" w:date="2026-10-11T12:04:40Z"/>
        </w:rPr>
      </w:pPr>
      <w:r w:rsidRPr="006F178A">
        <w:t>ו</w:t>
      </w:r>
      <w:r w:rsidRPr="004C00C0">
        <w:t xml:space="preserve">א"ד</w:t>
      </w:r>
      <w:r w:rsidRPr="004C00C0">
        <w:t xml:space="preserve">:</w:t>
      </w:r>
    </w:p>
    <w:p w:rsidR="005851B8" w:rsidRPr="006F178A" w:rsidRDefault="005851B8" w:rsidP="005851B8">
      <w:pPr>
        <w:rPr>
          <w:rtl/>
        </w:rPr>
      </w:pPr>
      <w:del w:id="95103" w:author="מנוע מכני" w:date="2026-10-11T12:04:40Z">
        <w:r w:rsidRPr="004C00C0">
          <w:rPr>
            <w:b/>
            <w:bCs/>
            <w:rtl/>
          </w:rPr>
          <w:delText xml:space="preserve"> </w:delText>
        </w:r>
      </w:del>
      <w:r w:rsidRPr="006F178A">
        <w:rPr>
          <w:rtl/>
        </w:rPr>
        <w:t>דצ"ל שהוכיח מלשון בלבד שירבה בפסין ד</w:t>
      </w:r>
      <w:r>
        <w:rPr>
          <w:rtl/>
        </w:rPr>
        <w:t>אפי'</w:t>
      </w:r>
      <w:r w:rsidRPr="006F178A">
        <w:rPr>
          <w:rtl/>
        </w:rPr>
        <w:t xml:space="preserve"> מאריך בדיומדין </w:t>
      </w:r>
      <w:r w:rsidRPr="006F178A">
        <w:rPr>
          <w:rtl/>
        </w:rPr>
        <w:t xml:space="preserve">ש"מ</w:t>
      </w:r>
      <w:r w:rsidRPr="006F178A">
        <w:rPr>
          <w:rtl/>
        </w:rPr>
        <w:t xml:space="preserve"> דמהני.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104" w:author="מנוע מכני" w:date="2026-10-11T12:04:40Z"/>
        </w:rPr>
      </w:pPr>
      <w:r w:rsidRPr="00B3644D">
        <w:t>בעא אביי מרבה</w:t>
      </w:r>
      <w:r w:rsidRPr="00B3644D">
        <w:t xml:space="preserve">:</w:t>
      </w:r>
    </w:p>
    <w:p w:rsidR="005851B8" w:rsidRPr="00B3644D" w:rsidRDefault="005851B8" w:rsidP="005851B8">
      <w:pPr>
        <w:rPr>
          <w:spacing w:val="-2"/>
          <w:rtl/>
        </w:rPr>
      </w:pPr>
      <w:del w:id="95105" w:author="מנוע מכני" w:date="2026-10-11T12:04:40Z">
        <w:r w:rsidRPr="00B3644D">
          <w:rPr>
            <w:rFonts w:ascii="Fb Fontext" w:hAnsi="Fb Fontext"/>
            <w:spacing w:val="-2"/>
            <w:rtl/>
          </w:rPr>
          <w:delText xml:space="preserve"> </w:delText>
        </w:r>
      </w:del>
      <w:r w:rsidRPr="00B3644D">
        <w:rPr>
          <w:rFonts w:ascii="Fb Fontext" w:hAnsi="Fb Fontext"/>
          <w:b/>
          <w:bCs/>
          <w:spacing w:val="-2"/>
          <w:rtl/>
        </w:rPr>
        <w:t xml:space="preserve">יותר משלש עשרה אמה ושליש </w:t>
      </w:r>
      <w:r w:rsidRPr="00B3644D">
        <w:rPr>
          <w:rStyle w:val="2fb"/>
          <w:rFonts w:ascii="Fb Fontext" w:hAnsi="Fb Fontext"/>
          <w:b/>
          <w:bCs/>
          <w:spacing w:val="-2"/>
          <w:rtl/>
        </w:rPr>
        <w:t xml:space="preserve">לר"י</w:t>
      </w:r>
      <w:r w:rsidRPr="00B3644D">
        <w:rPr>
          <w:rFonts w:ascii="Fb Fontext" w:hAnsi="Fb Fontext"/>
          <w:b/>
          <w:bCs/>
          <w:spacing w:val="-2"/>
          <w:rtl/>
        </w:rPr>
        <w:t xml:space="preserve"> מהו.</w:t>
      </w:r>
      <w:r w:rsidRPr="00B3644D">
        <w:rPr>
          <w:rFonts w:ascii="Fb Fontext" w:hAnsi="Fb Fontext"/>
          <w:spacing w:val="-2"/>
          <w:rtl/>
        </w:rPr>
        <w:t xml:space="preserve"> פשוטין </w:t>
      </w:r>
      <w:ins w:id="94290" w:author="מנוע מכני" w:date="2026-10-11T12:04:40Z">
        <w:r>
          <w:rPr>
            <w:rFonts w:ascii="Fb Fontext" w:hAnsi="Fb Fontext"/>
            <w:spacing w:val="-2"/>
            <w:rtl/>
          </w:rPr>
          <w:t xml:space="preserve">עשה</w:t>
        </w:r>
      </w:ins>
      <w:del w:id="94291" w:author="מנוע מכני" w:date="2026-10-11T12:04:40Z">
        <w:r w:rsidRPr="00B3644D">
          <w:rPr>
            <w:rFonts w:ascii="Fb Fontext" w:hAnsi="Fb Fontext"/>
            <w:spacing w:val="-2"/>
            <w:rtl/>
          </w:rPr>
          <w:delText xml:space="preserve">עביד</w:delText>
        </w:r>
      </w:del>
      <w:r w:rsidRPr="00B3644D">
        <w:rPr>
          <w:rFonts w:ascii="Fb Fontext" w:hAnsi="Fb Fontext"/>
          <w:spacing w:val="-2"/>
          <w:rtl/>
        </w:rPr>
        <w:t xml:space="preserve"> או בדיומדין מאריך.</w:t>
      </w:r>
    </w:p>
    <w:p w:rsidR="005851B8" w:rsidRPr="006F178A" w:rsidRDefault="005851B8" w:rsidP="005851B8">
      <w:pPr>
        <w:rPr>
          <w:rtl/>
        </w:rPr>
      </w:pPr>
      <w:r w:rsidRPr="006F178A">
        <w:rPr>
          <w:rtl/>
        </w:rPr>
        <w:t xml:space="preserve">ורצה להוכיח מתשובתו של </w:t>
      </w:r>
      <w:r w:rsidRPr="006F178A">
        <w:rPr>
          <w:rStyle w:val="2fb"/>
          <w:rtl/>
        </w:rPr>
        <w:t xml:space="preserve">ר"י</w:t>
      </w:r>
      <w:r w:rsidRPr="006F178A">
        <w:rPr>
          <w:rtl/>
        </w:rPr>
        <w:t xml:space="preserve"> לחכמים שחילק בין דיר וסהר ומוקצה </w:t>
      </w:r>
      <w:r>
        <w:rPr>
          <w:rtl/>
        </w:rPr>
        <w:t>וכו'</w:t>
      </w:r>
      <w:r w:rsidRPr="006F178A">
        <w:rPr>
          <w:rtl/>
        </w:rPr>
        <w:t xml:space="preserve"> דיש להם מחיצה, וזה אין להם מחיצה.</w:t>
      </w:r>
    </w:p>
    <w:p>
      <w:pPr>
        <w:pStyle w:val="38"/>
        <w:rPr>
          <w:ins w:id="95106" w:author="מנוע מכני" w:date="2026-10-11T12:04:40Z"/>
        </w:rPr>
      </w:pPr>
      <w:r w:rsidRPr="006F178A">
        <w:t>ודח</w:t>
      </w:r>
      <w:r>
        <w:t>י</w:t>
      </w:r>
      <w:r w:rsidRPr="006F178A">
        <w:t xml:space="preserve">'</w:t>
      </w:r>
    </w:p>
    <w:p w:rsidR="005851B8" w:rsidRPr="006F178A" w:rsidRDefault="005851B8" w:rsidP="005851B8">
      <w:pPr>
        <w:rPr>
          <w:rtl/>
        </w:rPr>
      </w:pPr>
      <w:del w:id="95107" w:author="מנוע מכני" w:date="2026-10-11T12:04:40Z">
        <w:r w:rsidRPr="006F178A">
          <w:rPr>
            <w:rtl/>
          </w:rPr>
          <w:delText xml:space="preserve"> </w:delText>
        </w:r>
      </w:del>
      <w:r w:rsidRPr="006F178A">
        <w:rPr>
          <w:rtl/>
        </w:rPr>
        <w:t xml:space="preserve">דיתכן דכוונתו זו תורת מחיצה </w:t>
      </w:r>
      <w:ins w:id="92152" w:author="מנוע מכני" w:date="2026-10-11T12:04:40Z">
        <w:r>
          <w:rPr>
            <w:rtl/>
          </w:rPr>
          <w:t xml:space="preserve">עליו</w:t>
        </w:r>
      </w:ins>
      <w:del w:id="92153" w:author="מנוע מכני" w:date="2026-10-11T12:04:40Z">
        <w:r w:rsidRPr="006F178A">
          <w:rPr>
            <w:rtl/>
          </w:rPr>
          <w:delText xml:space="preserve">עליה</w:delText>
        </w:r>
      </w:del>
      <w:r w:rsidRPr="006F178A">
        <w:rPr>
          <w:rtl/>
        </w:rPr>
        <w:t xml:space="preserve"> ופרצותיה עד עשר וזו תורת פסין עליהן ופרצותיהן ביג' אמה ושליש.</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יט:</w:t>
      </w:r>
    </w:p>
    <w:p>
      <w:pPr>
        <w:pStyle w:val="afffff8"/>
        <w:rPr>
          <w:ins w:id="90581" w:author="קלוד" w:date="2026-10-11T12:24:08Z"/>
        </w:rPr>
      </w:pPr>
      <w:ins w:id="90582" w:author="קלוד" w:date="2026-10-11T12:24:08Z">
        <w:r>
          <w:rPr>
            <w:color w:val="7B3F00"/>
          </w:rPr>
          <w:t xml:space="preserve">תל המתלקט עשרה - האם נידון משום דיומד?</w:t>
        </w:r>
      </w:ins>
    </w:p>
    <w:p>
      <w:pPr>
        <w:pStyle w:val="38"/>
        <w:rPr>
          <w:ins w:id="95108" w:author="מנוע מכני" w:date="2026-10-11T12:04:40Z"/>
        </w:rPr>
      </w:pPr>
      <w:r w:rsidRPr="007C4031">
        <w:t>בעא אביי מרבה</w:t>
      </w:r>
      <w:r w:rsidRPr="00F677B7">
        <w:t xml:space="preserve">:</w:t>
      </w:r>
    </w:p>
    <w:p w:rsidR="005851B8" w:rsidRDefault="005851B8" w:rsidP="005851B8">
      <w:pPr>
        <w:rPr>
          <w:rFonts w:ascii="Fb Fontext" w:hAnsi="Fb Fontext"/>
          <w:rtl/>
        </w:rPr>
      </w:pPr>
      <w:del w:id="95109" w:author="מנוע מכני" w:date="2026-10-11T12:04:40Z">
        <w:r w:rsidRPr="00F677B7">
          <w:rPr>
            <w:rFonts w:ascii="Fb Fontext" w:hAnsi="Fb Fontext"/>
            <w:rtl/>
          </w:rPr>
          <w:delText xml:space="preserve"> </w:delText>
        </w:r>
      </w:del>
      <w:r w:rsidRPr="00A72C4A">
        <w:rPr>
          <w:rFonts w:ascii="Fb Fontext" w:hAnsi="Fb Fontext"/>
          <w:b/>
          <w:bCs/>
          <w:rtl/>
        </w:rPr>
        <w:t>תל המתלקט עשרה מתוך ארבע נידון משום דיומד</w:t>
      </w:r>
      <w:r w:rsidRPr="00F677B7">
        <w:rPr>
          <w:rFonts w:ascii="Fb Fontext" w:hAnsi="Fb Fontext"/>
          <w:rtl/>
        </w:rPr>
        <w:t xml:space="preserve">, או </w:t>
      </w:r>
      <w:r>
        <w:rPr>
          <w:rFonts w:ascii="Fb Fontext" w:hAnsi="Fb Fontext" w:hint="cs"/>
          <w:rtl/>
        </w:rPr>
        <w:t xml:space="preserve">לא</w:t>
      </w:r>
      <w:r>
        <w:rPr>
          <w:rFonts w:ascii="Fb Fontext" w:hAnsi="Fb Fontext" w:hint="cs"/>
          <w:rtl/>
        </w:rPr>
        <w:t xml:space="preserve"> </w:t>
      </w:r>
    </w:p>
    <w:p w:rsidR="005851B8" w:rsidRPr="006F178A" w:rsidRDefault="005851B8" w:rsidP="005851B8">
      <w:pPr>
        <w:rPr>
          <w:rtl/>
        </w:rPr>
      </w:pPr>
      <w:r w:rsidRPr="006F178A">
        <w:rPr>
          <w:rtl/>
        </w:rPr>
        <w:t xml:space="preserve">ופשט מהא </w:t>
      </w:r>
      <w:ins w:id="90776" w:author="מנוע מכני" w:date="2026-10-11T12:04:40Z">
        <w:r>
          <w:rPr>
            <w:rtl/>
          </w:rPr>
          <w:t xml:space="preserve">דחלקו</w:t>
        </w:r>
      </w:ins>
      <w:del w:id="90777" w:author="מנוע מכני" w:date="2026-10-11T12:04:40Z">
        <w:r w:rsidRPr="006F178A">
          <w:rPr>
            <w:rtl/>
          </w:rPr>
          <w:delText xml:space="preserve">דפליגי</w:delText>
        </w:r>
      </w:del>
      <w:r w:rsidRPr="006F178A">
        <w:rPr>
          <w:rtl/>
        </w:rPr>
        <w:t xml:space="preserve"> </w:t>
      </w:r>
      <w:r w:rsidRPr="006F178A">
        <w:rPr>
          <w:rStyle w:val="2fb"/>
          <w:rtl/>
        </w:rPr>
        <w:t xml:space="preserve">רשב"א</w:t>
      </w:r>
      <w:r w:rsidRPr="006F178A">
        <w:rPr>
          <w:rtl/>
        </w:rPr>
        <w:t xml:space="preserve"> </w:t>
      </w:r>
      <w:r w:rsidRPr="006F178A">
        <w:rPr>
          <w:rStyle w:val="2fb"/>
          <w:rtl/>
        </w:rPr>
        <w:t xml:space="preserve">וריבשריב"ב</w:t>
      </w:r>
      <w:r w:rsidRPr="006F178A">
        <w:rPr>
          <w:rtl/>
        </w:rPr>
        <w:t xml:space="preserve"> </w:t>
      </w:r>
      <w:ins w:id="93544" w:author="מנוע מכני" w:date="2026-10-11T12:04:40Z">
        <w:r>
          <w:rPr>
            <w:rtl/>
          </w:rPr>
          <w:t xml:space="preserve">אם </w:t>
        </w:r>
      </w:ins>
      <w:del w:id="93545" w:author="מנוע מכני" w:date="2026-10-11T12:04:40Z">
        <w:r w:rsidRPr="006F178A">
          <w:rPr>
            <w:rtl/>
          </w:rPr>
          <w:delText xml:space="preserve">אי </w:delText>
        </w:r>
      </w:del>
      <w:r w:rsidRPr="006F178A">
        <w:rPr>
          <w:rtl/>
        </w:rPr>
        <w:t xml:space="preserve">רק באבן מרובעת אומרים רואין כל שאילו תחלק לכאן ולכאן או גם בעגולה </w:t>
      </w:r>
      <w:ins w:id="90778" w:author="מנוע מכני" w:date="2026-10-11T12:04:40Z">
        <w:r>
          <w:rPr>
            <w:b/>
            <w:bCs/>
            <w:rtl/>
          </w:rPr>
          <w:t xml:space="preserve">וחלקו</w:t>
        </w:r>
      </w:ins>
      <w:del w:id="90779" w:author="מנוע מכני" w:date="2026-10-11T12:04:40Z">
        <w:r w:rsidRPr="00E6185C">
          <w:rPr>
            <w:b/>
            <w:bCs/>
            <w:rtl/>
          </w:rPr>
          <w:delText xml:space="preserve">ופליגי</w:delText>
        </w:r>
      </w:del>
      <w:r w:rsidRPr="006F178A">
        <w:rPr>
          <w:rtl/>
        </w:rPr>
        <w:t xml:space="preserve"> </w:t>
      </w:r>
      <w:ins w:id="93546" w:author="מנוע מכני" w:date="2026-10-11T12:04:40Z">
        <w:r>
          <w:rPr>
            <w:rtl/>
          </w:rPr>
          <w:t xml:space="preserve">אם </w:t>
        </w:r>
      </w:ins>
      <w:del w:id="93547" w:author="מנוע מכני" w:date="2026-10-11T12:04:40Z">
        <w:r w:rsidRPr="006F178A">
          <w:rPr>
            <w:rtl/>
          </w:rPr>
          <w:delText xml:space="preserve">אי </w:delText>
        </w:r>
      </w:del>
      <w:r>
        <w:rPr>
          <w:rtl/>
        </w:rPr>
        <w:t>אמרי'</w:t>
      </w:r>
      <w:r w:rsidRPr="006F178A">
        <w:rPr>
          <w:rtl/>
        </w:rPr>
        <w:t xml:space="preserve"> רואין חד או </w:t>
      </w:r>
      <w:r>
        <w:rPr>
          <w:rtl/>
        </w:rPr>
        <w:t>אפי'</w:t>
      </w:r>
      <w:r w:rsidRPr="006F178A">
        <w:rPr>
          <w:rtl/>
        </w:rPr>
        <w:t xml:space="preserve"> </w:t>
      </w:r>
      <w:ins w:id="92154" w:author="מנוע מכני" w:date="2026-10-11T12:04:40Z">
        <w:r>
          <w:rPr>
            <w:rtl/>
          </w:rPr>
          <w:t xml:space="preserve">שני</w:t>
        </w:r>
      </w:ins>
      <w:del w:id="92155" w:author="מנוע מכני" w:date="2026-10-11T12:04:40Z">
        <w:r w:rsidRPr="006F178A">
          <w:rPr>
            <w:rtl/>
          </w:rPr>
          <w:delText xml:space="preserve">תרי</w:delText>
        </w:r>
      </w:del>
      <w:r w:rsidRPr="006F178A">
        <w:rPr>
          <w:rtl/>
        </w:rPr>
        <w:t xml:space="preserve"> רואין.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110" w:author="מנוע מכני" w:date="2026-10-11T12:04:40Z"/>
        </w:rPr>
      </w:pPr>
      <w:r w:rsidRPr="006F178A">
        <w:t>בעא אביי מרבה</w:t>
      </w:r>
      <w:r w:rsidRPr="006F178A">
        <w:t xml:space="preserve">:</w:t>
      </w:r>
    </w:p>
    <w:p w:rsidR="005851B8" w:rsidRPr="006F178A" w:rsidRDefault="005851B8" w:rsidP="005851B8">
      <w:pPr>
        <w:rPr>
          <w:rtl/>
        </w:rPr>
      </w:pPr>
      <w:del w:id="95111" w:author="מנוע מכני" w:date="2026-10-11T12:04:40Z">
        <w:r w:rsidRPr="006F178A">
          <w:rPr>
            <w:rFonts w:ascii="Fb Fontext" w:hAnsi="Fb Fontext"/>
            <w:rtl/>
          </w:rPr>
          <w:delText xml:space="preserve"> </w:delText>
        </w:r>
      </w:del>
      <w:r w:rsidRPr="00A72C4A">
        <w:rPr>
          <w:rFonts w:ascii="Fb Fontext" w:hAnsi="Fb Fontext"/>
          <w:b/>
          <w:bCs/>
          <w:rtl/>
        </w:rPr>
        <w:t xml:space="preserve">חיצת הקנים, קנה קנה פחות משלשה נידון משום דיומד או </w:t>
      </w:r>
      <w:ins w:id="90780" w:author="מנוע מכני" w:date="2026-10-11T12:04:40Z">
        <w:r>
          <w:rPr>
            <w:rFonts w:ascii="Fb Fontext" w:hAnsi="Fb Fontext"/>
            <w:b/>
            <w:bCs/>
            <w:rtl/>
          </w:rPr>
          <w:t xml:space="preserve">לא</w:t>
        </w:r>
      </w:ins>
      <w:del w:id="90781" w:author="מנוע מכני" w:date="2026-10-11T12:04:40Z">
        <w:r w:rsidRPr="00A72C4A">
          <w:rPr>
            <w:rFonts w:ascii="Fb Fontext" w:hAnsi="Fb Fontext"/>
            <w:b/>
            <w:bCs/>
            <w:rtl/>
          </w:rPr>
          <w:delText xml:space="preserve">לאו</w:delText>
        </w:r>
      </w:del>
      <w:r w:rsidRPr="006F178A">
        <w:rPr>
          <w:rFonts w:ascii="Fb Fontext" w:hAnsi="Fb Fontext"/>
          <w:rtl/>
        </w:rPr>
        <w:t>.</w:t>
      </w:r>
    </w:p>
    <w:p w:rsidR="005851B8" w:rsidRPr="006F178A" w:rsidRDefault="005851B8" w:rsidP="005851B8">
      <w:pPr>
        <w:rPr>
          <w:rtl/>
        </w:rPr>
      </w:pPr>
      <w:r w:rsidRPr="006F178A">
        <w:rPr>
          <w:rtl/>
        </w:rPr>
        <w:t>ורצה להוכיח ממתני' דאילן או גדר וחיצת הקנים נידון משום דיומד.</w:t>
      </w:r>
    </w:p>
    <w:p>
      <w:pPr>
        <w:pStyle w:val="38"/>
        <w:rPr>
          <w:ins w:id="95112" w:author="מנוע מכני" w:date="2026-10-11T12:04:40Z"/>
        </w:rPr>
      </w:pPr>
      <w:r w:rsidRPr="006F178A">
        <w:t xml:space="preserve">וא"א</w:t>
      </w:r>
    </w:p>
    <w:p w:rsidR="005851B8" w:rsidRPr="006F178A" w:rsidRDefault="005851B8" w:rsidP="005851B8">
      <w:pPr>
        <w:rPr>
          <w:rtl/>
        </w:rPr>
      </w:pPr>
      <w:del w:id="95113" w:author="מנוע מכני" w:date="2026-10-11T12:04:40Z">
        <w:r w:rsidRPr="006F178A">
          <w:rPr>
            <w:rtl/>
          </w:rPr>
          <w:delText xml:space="preserve"> </w:delText>
        </w:r>
      </w:del>
      <w:r w:rsidRPr="006F178A">
        <w:rPr>
          <w:rtl/>
        </w:rPr>
        <w:t xml:space="preserve">לדחות </w:t>
      </w:r>
      <w:ins w:id="90079" w:author="Claude - סמנטי" w:date="2026-10-11T12:19:31Z">
        <w:r>
          <w:rPr>
            <w:rtl/>
          </w:rPr>
          <w:t xml:space="preserve">שהוא</w:t>
        </w:r>
      </w:ins>
      <w:del w:id="90080" w:author="Claude - סמנטי" w:date="2026-10-11T12:19:31Z">
        <w:r w:rsidRPr="006F178A">
          <w:rPr>
            <w:rtl/>
          </w:rPr>
          <w:delText xml:space="preserve">דהוא</w:delText>
        </w:r>
      </w:del>
      <w:r w:rsidRPr="006F178A">
        <w:rPr>
          <w:rtl/>
        </w:rPr>
        <w:t xml:space="preserve"> גודריתא דאילן דאפשר </w:t>
      </w:r>
      <w:ins w:id="92158" w:author="מנוע מכני" w:date="2026-10-11T12:04:40Z">
        <w:r>
          <w:rPr>
            <w:rtl/>
          </w:rPr>
          <w:t xml:space="preserve">שני</w:t>
        </w:r>
      </w:ins>
      <w:del w:id="92159" w:author="מנוע מכני" w:date="2026-10-11T12:04:40Z">
        <w:r w:rsidRPr="006F178A">
          <w:rPr>
            <w:rtl/>
          </w:rPr>
          <w:delText xml:space="preserve">תרי</w:delText>
        </w:r>
      </w:del>
      <w:r w:rsidRPr="006F178A">
        <w:rPr>
          <w:rtl/>
        </w:rPr>
        <w:t xml:space="preserve"> אילן </w:t>
      </w:r>
      <w:ins w:id="92156" w:author="מנוע מכני" w:date="2026-10-11T12:04:40Z">
        <w:r>
          <w:rPr>
            <w:rtl/>
          </w:rPr>
          <w:t xml:space="preserve">הם</w:t>
        </w:r>
      </w:ins>
      <w:del w:id="92157" w:author="מנוע מכני" w:date="2026-10-11T12:04:40Z">
        <w:r w:rsidRPr="006F178A">
          <w:rPr>
            <w:rtl/>
          </w:rPr>
          <w:delText xml:space="preserve">נינהו</w:delText>
        </w:r>
      </w:del>
      <w:r w:rsidRPr="006F178A">
        <w:rPr>
          <w:rtl/>
        </w:rPr>
        <w:t xml:space="preserve"> ולא גרע </w:t>
      </w:r>
      <w:ins w:id="92160" w:author="מנוע מכני" w:date="2026-10-11T12:04:40Z">
        <w:r>
          <w:rPr>
            <w:rtl/>
          </w:rPr>
          <w:t xml:space="preserve">משני</w:t>
        </w:r>
      </w:ins>
      <w:del w:id="92161" w:author="מנוע מכני" w:date="2026-10-11T12:04:40Z">
        <w:r w:rsidRPr="006F178A">
          <w:rPr>
            <w:rtl/>
          </w:rPr>
          <w:delText xml:space="preserve">מתרי</w:delText>
        </w:r>
      </w:del>
      <w:r w:rsidRPr="006F178A">
        <w:rPr>
          <w:rtl/>
        </w:rPr>
        <w:t xml:space="preserve"> גווני גדר דמתני'.</w:t>
      </w:r>
    </w:p>
    <w:p w:rsidR="005851B8" w:rsidRPr="006F178A" w:rsidRDefault="005851B8" w:rsidP="005851B8">
      <w:pPr>
        <w:rPr>
          <w:rtl/>
        </w:rPr>
      </w:pPr>
      <w:ins w:id="90784" w:author="מנוע מכני" w:date="2026-10-11T12:04:40Z">
        <w:r>
          <w:rPr>
            <w:rtl/>
          </w:rPr>
          <w:t xml:space="preserve">יש</w:t>
        </w:r>
      </w:ins>
      <w:del w:id="90785" w:author="מנוע מכני" w:date="2026-10-11T12:04:40Z">
        <w:r w:rsidRPr="006F178A">
          <w:rPr>
            <w:rtl/>
          </w:rPr>
          <w:delText xml:space="preserve">איכא</w:delText>
        </w:r>
      </w:del>
      <w:r w:rsidRPr="006F178A">
        <w:rPr>
          <w:rtl/>
        </w:rPr>
        <w:t xml:space="preserve"> </w:t>
      </w:r>
      <w:ins w:id="90782" w:author="מנוע מכני" w:date="2026-10-11T12:04:40Z">
        <w:r>
          <w:rPr>
            <w:rtl/>
          </w:rPr>
          <w:t xml:space="preserve">דאמרו</w:t>
        </w:r>
      </w:ins>
      <w:del w:id="90783" w:author="מנוע מכני" w:date="2026-10-11T12:04:40Z">
        <w:r w:rsidRPr="006F178A">
          <w:rPr>
            <w:rtl/>
          </w:rPr>
          <w:delText xml:space="preserve">דאמרי</w:delText>
        </w:r>
      </w:del>
      <w:r w:rsidRPr="006F178A">
        <w:rPr>
          <w:rtl/>
        </w:rPr>
        <w:t xml:space="preserve">: גודריתא דקני</w:t>
      </w:r>
      <w:r>
        <w:rPr>
          <w:rtl/>
        </w:rPr>
        <w:t xml:space="preserve"> </w:t>
      </w:r>
      <w:ins w:id="94518" w:author="מנוע מכני" w:date="2026-10-11T12:04:40Z">
        <w:r>
          <w:rPr>
            <w:rtl/>
          </w:rPr>
          <w:t xml:space="preserve">צריכה</w:t>
        </w:r>
      </w:ins>
      <w:del w:id="94519" w:author="מנוע מכני" w:date="2026-10-11T12:04:40Z">
        <w:r w:rsidRPr="006F178A">
          <w:rPr>
            <w:rtl/>
          </w:rPr>
          <w:delText xml:space="preserve">מיבעיא</w:delText>
        </w:r>
      </w:del>
      <w:r w:rsidRPr="006F178A">
        <w:rPr>
          <w:rtl/>
        </w:rPr>
        <w:t xml:space="preserve"> </w:t>
      </w:r>
      <w:ins w:id="92162" w:author="מנוע מכני" w:date="2026-10-11T12:04:40Z">
        <w:r>
          <w:rPr>
            <w:rtl/>
          </w:rPr>
          <w:t xml:space="preserve">לו</w:t>
        </w:r>
      </w:ins>
      <w:del w:id="92163" w:author="מנוע מכני" w:date="2026-10-11T12:04:40Z">
        <w:r w:rsidRPr="006F178A">
          <w:rPr>
            <w:rtl/>
          </w:rPr>
          <w:delText xml:space="preserve">ליה</w:delText>
        </w:r>
      </w:del>
      <w:r w:rsidRPr="006F178A">
        <w:rPr>
          <w:rtl/>
        </w:rPr>
        <w:t xml:space="preserve">, ומהא רצה לפשוט ואהך </w:t>
      </w:r>
      <w:r w:rsidRPr="006F178A">
        <w:rPr>
          <w:rtl/>
        </w:rPr>
        <w:t xml:space="preserve">א"ל</w:t>
      </w:r>
      <w:r w:rsidRPr="006F178A">
        <w:rPr>
          <w:rtl/>
        </w:rPr>
        <w:t xml:space="preserve"> </w:t>
      </w:r>
      <w:ins w:id="92164" w:author="מנוע מכני" w:date="2026-10-11T12:04:40Z">
        <w:r>
          <w:rPr>
            <w:rtl/>
          </w:rPr>
          <w:t xml:space="preserve">דשני</w:t>
        </w:r>
      </w:ins>
      <w:del w:id="92165" w:author="מנוע מכני" w:date="2026-10-11T12:04:40Z">
        <w:r w:rsidRPr="006F178A">
          <w:rPr>
            <w:rtl/>
          </w:rPr>
          <w:delText xml:space="preserve">דתרי</w:delText>
        </w:r>
      </w:del>
      <w:r w:rsidRPr="006F178A">
        <w:rPr>
          <w:rtl/>
        </w:rPr>
        <w:t xml:space="preserve"> גווני אילן </w:t>
      </w:r>
      <w:r w:rsidRPr="006F178A">
        <w:rPr>
          <w:rtl/>
        </w:rPr>
        <w:t xml:space="preserve">וה"נ</w:t>
      </w:r>
      <w:r w:rsidRPr="006F178A">
        <w:rPr>
          <w:rtl/>
        </w:rPr>
        <w:t xml:space="preserve"> </w:t>
      </w:r>
      <w:ins w:id="92166" w:author="מנוע מכני" w:date="2026-10-11T12:04:40Z">
        <w:r>
          <w:rPr>
            <w:rtl/>
          </w:rPr>
          <w:t xml:space="preserve">שני</w:t>
        </w:r>
      </w:ins>
      <w:del w:id="92167" w:author="מנוע מכני" w:date="2026-10-11T12:04:40Z">
        <w:r w:rsidRPr="006F178A">
          <w:rPr>
            <w:rtl/>
          </w:rPr>
          <w:delText xml:space="preserve">תרי</w:delText>
        </w:r>
      </w:del>
      <w:r w:rsidRPr="006F178A">
        <w:rPr>
          <w:rtl/>
        </w:rPr>
        <w:t xml:space="preserve"> גווני גדר.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79" w:author="קלוד" w:date="2026-10-11T12:24:08Z"/>
        </w:rPr>
      </w:pPr>
      <w:ins w:id="90580" w:author="קלוד" w:date="2026-10-11T12:24:08Z">
        <w:r>
          <w:rPr>
            <w:color w:val="7B3F00"/>
          </w:rPr>
          <w:t xml:space="preserve">חצר הנכנסת לבין הפסין - האם מטלטלין?</w:t>
        </w:r>
      </w:ins>
    </w:p>
    <w:p>
      <w:pPr>
        <w:pStyle w:val="38"/>
        <w:rPr>
          <w:ins w:id="95114" w:author="מנוע מכני" w:date="2026-10-11T12:04:40Z"/>
        </w:rPr>
      </w:pPr>
      <w:r w:rsidRPr="00770264">
        <w:t>בעא אביי מרבה:</w:t>
      </w:r>
    </w:p>
    <w:p w:rsidR="005851B8" w:rsidRPr="006061D7" w:rsidRDefault="005851B8" w:rsidP="005851B8">
      <w:pPr>
        <w:rPr>
          <w:rtl/>
        </w:rPr>
      </w:pPr>
      <w:del w:id="95115" w:author="מנוע מכני" w:date="2026-10-11T12:04:40Z">
        <w:r w:rsidRPr="006061D7">
          <w:rPr>
            <w:rtl/>
          </w:rPr>
          <w:delText xml:space="preserve"> </w:delText>
        </w:r>
      </w:del>
      <w:r w:rsidRPr="006061D7">
        <w:rPr>
          <w:rtl/>
        </w:rPr>
        <w:t xml:space="preserve">חצר שראשה נכנס לבין הפסין, מהו לטלטל מתוכה לבין הפסין, ומבין הפסין לתוכה.</w:t>
      </w:r>
    </w:p>
    <w:p>
      <w:pPr>
        <w:pStyle w:val="38"/>
        <w:rPr>
          <w:ins w:id="95116" w:author="מנוע מכני" w:date="2026-10-11T12:04:40Z"/>
        </w:rPr>
      </w:pPr>
      <w:r w:rsidRPr="00770264">
        <w:t>רבה</w:t>
      </w:r>
      <w:r>
        <w:t>:</w:t>
      </w:r>
    </w:p>
    <w:p w:rsidR="005851B8" w:rsidRPr="009757B9" w:rsidRDefault="005851B8" w:rsidP="005851B8">
      <w:pPr>
        <w:ind w:hanging="29"/>
        <w:rPr>
          <w:rFonts w:cs="Guttman Vilna"/>
          <w:b/>
          <w:bCs/>
          <w:rtl/>
        </w:rPr>
      </w:pPr>
      <w:del w:id="95117" w:author="מנוע מכני" w:date="2026-10-11T12:04:40Z">
        <w:r w:rsidRPr="006F178A">
          <w:rPr>
            <w:rtl/>
          </w:rPr>
          <w:delText xml:space="preserve"> </w:delText>
        </w:r>
      </w:del>
      <w:r w:rsidRPr="006F178A">
        <w:rPr>
          <w:rtl/>
        </w:rPr>
        <w:t xml:space="preserve">אחד מותר ושתים אסור.</w:t>
      </w:r>
    </w:p>
    <w:p>
      <w:pPr>
        <w:pStyle w:val="38"/>
        <w:rPr>
          <w:ins w:id="95118" w:author="מנוע מכני" w:date="2026-10-11T12:04:40Z"/>
        </w:rPr>
      </w:pPr>
      <w:ins w:id="90156" w:author="מנוע מכני" w:date="2026-10-11T12:04:40Z">
        <w:r>
          <w:t xml:space="preserve">ר"ה</w:t>
        </w:r>
      </w:ins>
      <w:del w:id="90157" w:author="מנוע מכני" w:date="2026-10-11T12:04:40Z">
        <w:r w:rsidRPr="00770264">
          <w:delText xml:space="preserve">רב הונא</w:delText>
        </w:r>
      </w:del>
      <w:r w:rsidRPr="00770264">
        <w:t xml:space="preserve">:</w:t>
      </w:r>
    </w:p>
    <w:p w:rsidR="005851B8" w:rsidRPr="009757B9" w:rsidRDefault="005851B8" w:rsidP="005851B8">
      <w:pPr>
        <w:ind w:hanging="29"/>
        <w:rPr>
          <w:rFonts w:cs="Guttman Vilna"/>
          <w:b/>
          <w:bCs/>
          <w:rtl/>
        </w:rPr>
      </w:pPr>
      <w:del w:id="95119" w:author="מנוע מכני" w:date="2026-10-11T12:04:40Z">
        <w:r w:rsidRPr="006F178A">
          <w:rPr>
            <w:rtl/>
          </w:rPr>
          <w:delText xml:space="preserve"> </w:delText>
        </w:r>
      </w:del>
      <w:r w:rsidRPr="006F178A">
        <w:rPr>
          <w:rtl/>
        </w:rPr>
        <w:t xml:space="preserve">שתים אסורין, </w:t>
      </w:r>
      <w:ins w:id="90158" w:author="מנוע מכני" w:date="2026-10-11T12:04:40Z">
        <w:r>
          <w:rPr>
            <w:rtl/>
          </w:rPr>
          <w:t xml:space="preserve">ואפי'</w:t>
        </w:r>
      </w:ins>
      <w:del w:id="90159" w:author="מנוע מכני" w:date="2026-10-11T12:04:40Z">
        <w:r w:rsidRPr="006F178A">
          <w:rPr>
            <w:rtl/>
          </w:rPr>
          <w:delText xml:space="preserve">ואפילו</w:delText>
        </w:r>
      </w:del>
      <w:r w:rsidRPr="006F178A">
        <w:rPr>
          <w:rtl/>
        </w:rPr>
        <w:t xml:space="preserve"> עירבו, גזירה שמא יאמרו עירוב מועיל לבין הפסין.</w:t>
      </w:r>
    </w:p>
    <w:p>
      <w:pPr>
        <w:pStyle w:val="38"/>
        <w:rPr>
          <w:ins w:id="95120" w:author="מנוע מכני" w:date="2026-10-11T12:04:40Z"/>
        </w:rPr>
      </w:pPr>
      <w:r w:rsidRPr="00770264">
        <w:t>רבא</w:t>
      </w:r>
      <w:ins w:id="93462" w:author="מנוע מכני" w:date="2026-10-11T12:04:40Z">
        <w:r>
          <w:t xml:space="preserve">:</w:t>
        </w:r>
      </w:ins>
    </w:p>
    <w:p w:rsidR="005851B8" w:rsidRPr="009757B9" w:rsidRDefault="005851B8" w:rsidP="005851B8">
      <w:pPr>
        <w:ind w:hanging="29"/>
        <w:rPr>
          <w:rFonts w:cs="Guttman Vilna"/>
          <w:b/>
          <w:bCs/>
          <w:rtl/>
        </w:rPr>
      </w:pPr>
      <w:del w:id="93463" w:author="מנוע מכני" w:date="2026-10-11T12:04:40Z">
        <w:r w:rsidRPr="006F178A">
          <w:rPr>
            <w:rtl/>
          </w:rPr>
          <w:delText xml:space="preserve"> :</w:delText>
        </w:r>
      </w:del>
      <w:del w:id="95121" w:author="מנוע מכני" w:date="2026-10-11T12:04:40Z">
        <w:r w:rsidRPr="006F178A">
          <w:rPr>
            <w:rtl/>
          </w:rPr>
          <w:delText xml:space="preserve"> </w:delText>
        </w:r>
      </w:del>
      <w:r w:rsidRPr="006F178A">
        <w:rPr>
          <w:rtl/>
        </w:rPr>
        <w:t xml:space="preserve">עירבו מותר. </w:t>
      </w:r>
      <w:r>
        <w:rPr>
          <w:rtl/>
        </w:rPr>
        <w:t>אפי'</w:t>
      </w:r>
      <w:r w:rsidRPr="006F178A">
        <w:rPr>
          <w:rtl/>
        </w:rPr>
        <w:t xml:space="preserve"> שנים.</w:t>
      </w:r>
    </w:p>
    <w:p w:rsidR="005851B8" w:rsidRPr="006F178A" w:rsidRDefault="005851B8" w:rsidP="005851B8">
      <w:pPr>
        <w:rPr>
          <w:rtl/>
        </w:rPr>
      </w:pPr>
      <w:r w:rsidRPr="00770264">
        <w:rPr>
          <w:rStyle w:val="2fb"/>
          <w:rFonts w:ascii="Fb Fontext" w:hAnsi="Fb Fontext"/>
          <w:b/>
          <w:bCs/>
          <w:sz w:val="20"/>
          <w:rtl/>
        </w:rPr>
        <w:t>ואביי</w:t>
      </w:r>
      <w:r w:rsidRPr="006F178A">
        <w:rPr>
          <w:rFonts w:ascii="Fb Fontext" w:hAnsi="Fb Fontext"/>
          <w:sz w:val="20"/>
          <w:rtl/>
        </w:rPr>
        <w:t xml:space="preserve"> הביא </w:t>
      </w:r>
      <w:r w:rsidRPr="006F178A">
        <w:rPr>
          <w:rFonts w:ascii="Fb Fontext" w:hAnsi="Fb Fontext"/>
          <w:sz w:val="20"/>
          <w:rtl/>
        </w:rPr>
        <w:t xml:space="preserve">תניא</w:t>
      </w:r>
      <w:r w:rsidRPr="006F178A">
        <w:rPr>
          <w:rFonts w:ascii="Fb Fontext" w:hAnsi="Fb Fontext"/>
          <w:sz w:val="20"/>
          <w:rtl/>
        </w:rPr>
        <w:t xml:space="preserve"> דמסייע </w:t>
      </w:r>
      <w:r w:rsidRPr="002D0727">
        <w:rPr>
          <w:rStyle w:val="2fb"/>
          <w:rFonts w:ascii="Fb Fontext" w:hAnsi="Fb Fontext"/>
          <w:b/>
          <w:bCs/>
          <w:sz w:val="20"/>
          <w:rtl/>
        </w:rPr>
        <w:t>לרבא</w:t>
      </w:r>
      <w:r w:rsidRPr="006F178A">
        <w:rPr>
          <w:rFonts w:ascii="Fb Fontext" w:hAnsi="Fb Fontext"/>
          <w:sz w:val="20"/>
          <w:rtl/>
        </w:rPr>
        <w:t xml:space="preserve"> ולא קשייא </w:t>
      </w:r>
      <w:ins w:id="90160" w:author="מנוע מכני" w:date="2026-10-11T12:04:40Z">
        <w:r>
          <w:rPr>
            <w:rStyle w:val="2fb"/>
            <w:rFonts w:ascii="Fb Fontext" w:hAnsi="Fb Fontext"/>
            <w:sz w:val="20"/>
            <w:rtl/>
          </w:rPr>
          <w:t xml:space="preserve">לר"ה</w:t>
        </w:r>
      </w:ins>
      <w:del w:id="90161" w:author="מנוע מכני" w:date="2026-10-11T12:04:40Z">
        <w:r w:rsidRPr="006F178A">
          <w:rPr>
            <w:rFonts w:ascii="Fb Fontext" w:hAnsi="Fb Fontext"/>
            <w:sz w:val="20"/>
            <w:rtl/>
          </w:rPr>
          <w:delText xml:space="preserve">לרב הונא</w:delText>
        </w:r>
      </w:del>
      <w:r w:rsidRPr="006F178A">
        <w:rPr>
          <w:rFonts w:ascii="Fb Fontext" w:hAnsi="Fb Fontext"/>
          <w:sz w:val="20"/>
          <w:rtl/>
        </w:rPr>
        <w:t xml:space="preserve"> דס"ד </w:t>
      </w:r>
      <w:ins w:id="90786" w:author="מנוע מכני" w:date="2026-10-11T12:04:40Z">
        <w:r>
          <w:rPr>
            <w:rFonts w:ascii="Fb Fontext" w:hAnsi="Fb Fontext"/>
            <w:sz w:val="20"/>
            <w:rtl/>
          </w:rPr>
          <w:t xml:space="preserve">דשם</w:t>
        </w:r>
      </w:ins>
      <w:del w:id="90787" w:author="מנוע מכני" w:date="2026-10-11T12:04:40Z">
        <w:r w:rsidRPr="006F178A">
          <w:rPr>
            <w:rFonts w:ascii="Fb Fontext" w:hAnsi="Fb Fontext"/>
            <w:sz w:val="20"/>
            <w:rtl/>
          </w:rPr>
          <w:delText xml:space="preserve">דהתם</w:delText>
        </w:r>
      </w:del>
      <w:r w:rsidRPr="006F178A">
        <w:rPr>
          <w:rFonts w:ascii="Fb Fontext" w:hAnsi="Fb Fontext"/>
          <w:sz w:val="20"/>
          <w:rtl/>
        </w:rPr>
        <w:t xml:space="preserve"> הדרן וערבן.</w:t>
      </w:r>
    </w:p>
    <w:p>
      <w:pPr>
        <w:pStyle w:val="38"/>
        <w:rPr>
          <w:ins w:id="95122" w:author="מנוע מכני" w:date="2026-10-11T12:04:40Z"/>
        </w:rPr>
      </w:pPr>
      <w:r w:rsidRPr="00132755">
        <w:t>בעא אביי מרבה:</w:t>
      </w:r>
    </w:p>
    <w:p w:rsidR="005851B8" w:rsidRPr="00132755" w:rsidRDefault="005851B8" w:rsidP="005851B8">
      <w:pPr>
        <w:rPr>
          <w:spacing w:val="-2"/>
          <w:rtl/>
        </w:rPr>
      </w:pPr>
      <w:del w:id="95123" w:author="מנוע מכני" w:date="2026-10-11T12:04:40Z">
        <w:r w:rsidRPr="00132755">
          <w:rPr>
            <w:rFonts w:ascii="Fb Fontext" w:hAnsi="Fb Fontext"/>
            <w:spacing w:val="-2"/>
            <w:rtl/>
          </w:rPr>
          <w:delText xml:space="preserve"> </w:delText>
        </w:r>
      </w:del>
      <w:r w:rsidRPr="00132755">
        <w:rPr>
          <w:rFonts w:ascii="Fb Fontext" w:hAnsi="Fb Fontext"/>
          <w:spacing w:val="-2"/>
          <w:rtl/>
        </w:rPr>
        <w:t xml:space="preserve">יבשו מים בשבת </w:t>
      </w:r>
      <w:r w:rsidRPr="00132755">
        <w:rPr>
          <w:rFonts w:ascii="Fb Fontext" w:hAnsi="Fb Fontext"/>
          <w:spacing w:val="-2"/>
          <w:rtl/>
        </w:rPr>
        <w:t xml:space="preserve">וא"ל</w:t>
      </w:r>
      <w:r w:rsidRPr="00132755">
        <w:rPr>
          <w:rFonts w:ascii="Fb Fontext" w:hAnsi="Fb Fontext"/>
          <w:spacing w:val="-2"/>
          <w:rtl/>
        </w:rPr>
        <w:t xml:space="preserve"> דכיוון דנעשה רק למים </w:t>
      </w:r>
      <w:ins w:id="93548" w:author="מנוע מכני" w:date="2026-10-11T12:04:40Z">
        <w:r>
          <w:rPr>
            <w:rFonts w:ascii="Fb Fontext" w:hAnsi="Fb Fontext"/>
            <w:spacing w:val="-2"/>
            <w:rtl/>
          </w:rPr>
          <w:t xml:space="preserve">אם </w:t>
        </w:r>
      </w:ins>
      <w:del w:id="93549" w:author="מנוע מכני" w:date="2026-10-11T12:04:40Z">
        <w:r w:rsidRPr="00132755">
          <w:rPr>
            <w:rFonts w:ascii="Fb Fontext" w:hAnsi="Fb Fontext"/>
            <w:spacing w:val="-2"/>
            <w:rtl/>
          </w:rPr>
          <w:delText xml:space="preserve">אי </w:delText>
        </w:r>
      </w:del>
      <w:ins w:id="90788" w:author="מנוע מכני" w:date="2026-10-11T12:04:40Z">
        <w:r>
          <w:rPr>
            <w:rFonts w:ascii="Fb Fontext" w:hAnsi="Fb Fontext"/>
            <w:spacing w:val="-2"/>
            <w:rtl/>
          </w:rPr>
          <w:t xml:space="preserve">אין</w:t>
        </w:r>
      </w:ins>
      <w:del w:id="90789" w:author="מנוע מכני" w:date="2026-10-11T12:04:40Z">
        <w:r w:rsidRPr="00132755">
          <w:rPr>
            <w:rFonts w:ascii="Fb Fontext" w:hAnsi="Fb Fontext"/>
            <w:spacing w:val="-2"/>
            <w:rtl/>
          </w:rPr>
          <w:delText xml:space="preserve">ליתא</w:delText>
        </w:r>
      </w:del>
      <w:r w:rsidRPr="00132755">
        <w:rPr>
          <w:rFonts w:ascii="Fb Fontext" w:hAnsi="Fb Fontext"/>
          <w:spacing w:val="-2"/>
          <w:rtl/>
        </w:rPr>
        <w:t xml:space="preserve"> למים </w:t>
      </w:r>
      <w:ins w:id="90790" w:author="מנוע מכני" w:date="2026-10-11T12:04:40Z">
        <w:r>
          <w:rPr>
            <w:rFonts w:ascii="Fb Fontext" w:hAnsi="Fb Fontext"/>
            <w:spacing w:val="-2"/>
            <w:rtl/>
          </w:rPr>
          <w:t xml:space="preserve">אין</w:t>
        </w:r>
      </w:ins>
      <w:del w:id="90791" w:author="מנוע מכני" w:date="2026-10-11T12:04:40Z">
        <w:r w:rsidRPr="00132755">
          <w:rPr>
            <w:rFonts w:ascii="Fb Fontext" w:hAnsi="Fb Fontext"/>
            <w:spacing w:val="-2"/>
            <w:rtl/>
          </w:rPr>
          <w:delText xml:space="preserve">ליתא</w:delText>
        </w:r>
      </w:del>
      <w:r w:rsidRPr="00132755">
        <w:rPr>
          <w:rFonts w:ascii="Fb Fontext" w:hAnsi="Fb Fontext"/>
          <w:spacing w:val="-2"/>
          <w:rtl/>
        </w:rPr>
        <w:t xml:space="preserve"> למחיצה.</w:t>
      </w:r>
    </w:p>
    <w:p>
      <w:pPr>
        <w:pStyle w:val="38"/>
        <w:rPr>
          <w:ins w:id="95125" w:author="מנוע מכני" w:date="2026-10-11T12:04:40Z"/>
        </w:rPr>
      </w:pPr>
      <w:del w:id="95124" w:author="מנוע מכני" w:date="2026-10-11T12:04:40Z">
        <w:r w:rsidRPr="006F178A">
          <w:delText xml:space="preserve">•</w:delText>
        </w:r>
      </w:del>
      <w:r w:rsidRPr="006F178A">
        <w:t xml:space="preserve"> </w:t>
      </w:r>
      <w:r w:rsidRPr="00731B89">
        <w:t>בעי</w:t>
      </w:r>
      <w:r w:rsidRPr="006F178A">
        <w:t xml:space="preserve"> </w:t>
      </w:r>
      <w:r w:rsidRPr="00731B89">
        <w:t>רבין</w:t>
      </w:r>
      <w:r w:rsidRPr="006F178A">
        <w:t xml:space="preserve">:</w:t>
      </w:r>
    </w:p>
    <w:p w:rsidR="005851B8" w:rsidRPr="006F178A" w:rsidRDefault="005851B8" w:rsidP="005851B8">
      <w:pPr>
        <w:rPr>
          <w:rtl/>
        </w:rPr>
      </w:pPr>
      <w:del w:id="95126" w:author="מנוע מכני" w:date="2026-10-11T12:04:40Z">
        <w:r w:rsidRPr="006F178A">
          <w:rPr>
            <w:rtl/>
          </w:rPr>
          <w:delText xml:space="preserve"> </w:delText>
        </w:r>
      </w:del>
      <w:r w:rsidRPr="006F178A">
        <w:rPr>
          <w:rtl/>
        </w:rPr>
        <w:t xml:space="preserve">יבשו מים בשבת ובאו בשבת </w:t>
      </w:r>
      <w:r w:rsidRPr="006F178A">
        <w:rPr>
          <w:rStyle w:val="2fb"/>
          <w:rtl/>
        </w:rPr>
        <w:t xml:space="preserve">אביי</w:t>
      </w:r>
      <w:r w:rsidRPr="006F178A">
        <w:rPr>
          <w:rtl/>
        </w:rPr>
        <w:t xml:space="preserve"> ביבשו אסור ובבאו </w:t>
      </w:r>
      <w:r w:rsidRPr="006F178A">
        <w:rPr>
          <w:rtl/>
        </w:rPr>
        <w:t xml:space="preserve">הו"ל</w:t>
      </w:r>
      <w:r w:rsidRPr="006F178A">
        <w:rPr>
          <w:rtl/>
        </w:rPr>
        <w:t xml:space="preserve"> מחיצה העשויה בשבת ושמה מחיצה.</w:t>
      </w:r>
    </w:p>
    <w:p w:rsidR="005851B8" w:rsidRPr="006F178A" w:rsidRDefault="005851B8" w:rsidP="005851B8">
      <w:pPr>
        <w:rPr>
          <w:rtl/>
        </w:rPr>
      </w:pPr>
      <w:r w:rsidRPr="006F178A">
        <w:rPr>
          <w:rtl/>
        </w:rPr>
        <w:t xml:space="preserve">וכדתניא דבין בשוגג בין במזיד אונס או רצון שמה מחיצה ומה </w:t>
      </w:r>
      <w:r w:rsidRPr="006F178A">
        <w:rPr>
          <w:rStyle w:val="2fb"/>
          <w:rtl/>
        </w:rPr>
        <w:t xml:space="preserve">שר"נ</w:t>
      </w:r>
      <w:r w:rsidRPr="006F178A">
        <w:rPr>
          <w:rtl/>
        </w:rPr>
        <w:t xml:space="preserve"> התיר רק לזרוק [ולא לטלטל] היינו במזיד.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77" w:author="קלוד" w:date="2026-10-11T12:24:08Z"/>
        </w:rPr>
      </w:pPr>
      <w:ins w:id="90578" w:author="קלוד" w:date="2026-10-11T12:24:08Z">
        <w:r>
          <w:rPr>
            <w:color w:val="7B3F00"/>
          </w:rPr>
          <w:t xml:space="preserve">הזורק לבין פסי הביראות - חייב</w:t>
        </w:r>
      </w:ins>
    </w:p>
    <w:p>
      <w:pPr>
        <w:pStyle w:val="38"/>
        <w:rPr>
          <w:ins w:id="95127" w:author="מנוע מכני" w:date="2026-10-11T12:04:40Z"/>
        </w:rPr>
      </w:pPr>
      <w:ins w:id="90162" w:author="מנוע מכני" w:date="2026-10-11T12:04:40Z">
        <w:r>
          <w:t xml:space="preserve">ר"א</w:t>
        </w:r>
      </w:ins>
      <w:del w:id="90163" w:author="מנוע מכני" w:date="2026-10-11T12:04:40Z">
        <w:r w:rsidRPr="006061D7">
          <w:delText xml:space="preserve">רבי </w:delText>
        </w:r>
        <w:r>
          <w:delText xml:space="preserve">אלעזר</w:delText>
        </w:r>
      </w:del>
      <w:r>
        <w:t xml:space="preserve">:</w:t>
      </w:r>
    </w:p>
    <w:p w:rsidR="005851B8" w:rsidRDefault="005851B8" w:rsidP="005851B8">
      <w:pPr>
        <w:rPr>
          <w:rtl/>
        </w:rPr>
      </w:pPr>
      <w:del w:id="95128" w:author="מנוע מכני" w:date="2026-10-11T12:04:40Z">
        <w:r>
          <w:rPr>
            <w:rtl/>
          </w:rPr>
          <w:delText xml:space="preserve"> </w:delText>
        </w:r>
      </w:del>
      <w:r>
        <w:rPr>
          <w:rtl/>
        </w:rPr>
        <w:t xml:space="preserve">הזורק לבין פסי הביראות </w:t>
      </w:r>
      <w:r w:rsidRPr="006061D7">
        <w:rPr>
          <w:rtl/>
        </w:rPr>
        <w:t xml:space="preserve">חייב. </w:t>
      </w:r>
      <w:r w:rsidRPr="006061D7">
        <w:rPr>
          <w:rtl/>
        </w:rPr>
        <w:t xml:space="preserve">וקמ"ל</w:t>
      </w:r>
      <w:r w:rsidRPr="006061D7">
        <w:rPr>
          <w:rtl/>
        </w:rPr>
        <w:t xml:space="preserve"> דאע"ג דעבד כעין פסי ביראות [דלא היה שם בור]</w:t>
      </w:r>
    </w:p>
    <w:p w:rsidR="005851B8" w:rsidRPr="006F178A" w:rsidRDefault="005851B8" w:rsidP="005851B8">
      <w:pPr>
        <w:rPr>
          <w:rtl/>
        </w:rPr>
      </w:pPr>
      <w:r w:rsidRPr="006F178A">
        <w:rPr>
          <w:rtl/>
        </w:rPr>
        <w:t xml:space="preserve">ואע"ג דבקעי בה רבים </w:t>
      </w:r>
      <w:r w:rsidRPr="006F178A">
        <w:rPr>
          <w:rtl/>
        </w:rPr>
        <w:t xml:space="preserve">קמ"ל</w:t>
      </w:r>
      <w:r w:rsidRPr="006F178A">
        <w:rPr>
          <w:rtl/>
        </w:rPr>
        <w:t xml:space="preserve"> דלא מבטלי </w:t>
      </w:r>
      <w:ins w:id="90081" w:author="Claude - סמנטי" w:date="2026-10-11T12:19:31Z">
        <w:r>
          <w:rPr>
            <w:rtl/>
          </w:rPr>
          <w:t xml:space="preserve">מחיצה</w:t>
        </w:r>
      </w:ins>
      <w:del w:id="90082" w:author="Claude - סמנטי" w:date="2026-10-11T12:19:31Z">
        <w:r w:rsidRPr="006F178A">
          <w:rPr>
            <w:rtl/>
          </w:rPr>
          <w:delText xml:space="preserve">מחיצתא</w:delText>
        </w:r>
      </w:del>
      <w:r w:rsidRPr="006F178A">
        <w:rPr>
          <w:rtl/>
        </w:rPr>
        <w:t xml:space="preserve">.</w:t>
      </w:r>
    </w:p>
    <w:p>
      <w:pPr>
        <w:pStyle w:val="38"/>
        <w:rPr>
          <w:ins w:id="95129" w:author="מנוע מכני" w:date="2026-10-11T12:04:40Z"/>
        </w:rPr>
      </w:pPr>
      <w:r w:rsidRPr="006F178A">
        <w:t xml:space="preserve">והך</w:t>
      </w:r>
    </w:p>
    <w:p w:rsidR="005851B8" w:rsidRPr="006F178A" w:rsidRDefault="005851B8" w:rsidP="005851B8">
      <w:pPr>
        <w:rPr>
          <w:rtl/>
        </w:rPr>
      </w:pPr>
      <w:del w:id="95130" w:author="מנוע מכני" w:date="2026-10-11T12:04:40Z">
        <w:r w:rsidRPr="006F178A">
          <w:rPr>
            <w:rtl/>
          </w:rPr>
          <w:delText xml:space="preserve"> </w:delText>
        </w:r>
      </w:del>
      <w:r w:rsidRPr="006F178A">
        <w:rPr>
          <w:rtl/>
        </w:rPr>
        <w:t xml:space="preserve">דתנן</w:t>
      </w:r>
      <w:r w:rsidRPr="006F178A">
        <w:rPr>
          <w:rtl/>
        </w:rPr>
        <w:t xml:space="preserve"> </w:t>
      </w:r>
      <w:r w:rsidRPr="006F178A">
        <w:rPr>
          <w:rStyle w:val="2fb"/>
          <w:rtl/>
        </w:rPr>
        <w:t xml:space="preserve">לר"י</w:t>
      </w:r>
      <w:r w:rsidRPr="006F178A">
        <w:rPr>
          <w:rtl/>
        </w:rPr>
        <w:t xml:space="preserve"> דאם היתה דרך רשות הרבים מפסקתן, יסלקנה לצדדין, וחכ"א: אינו צריך.</w:t>
      </w:r>
    </w:p>
    <w:p w:rsidR="005851B8" w:rsidRPr="006061D7" w:rsidRDefault="005851B8" w:rsidP="005851B8">
      <w:pPr>
        <w:rPr>
          <w:rtl/>
        </w:rPr>
      </w:pPr>
      <w:r w:rsidRPr="006061D7">
        <w:rPr>
          <w:rtl/>
        </w:rPr>
        <w:t xml:space="preserve">ואהך </w:t>
      </w:r>
      <w:r w:rsidRPr="006061D7">
        <w:rPr>
          <w:rtl/>
        </w:rPr>
        <w:t xml:space="preserve">אמר</w:t>
      </w:r>
      <w:r w:rsidRPr="006061D7">
        <w:rPr>
          <w:rtl/>
        </w:rPr>
        <w:t xml:space="preserve"> </w:t>
      </w:r>
      <w:r w:rsidRPr="006061D7">
        <w:rPr>
          <w:rStyle w:val="2fb"/>
          <w:rtl/>
        </w:rPr>
        <w:t xml:space="preserve">ר"יו</w:t>
      </w:r>
      <w:r w:rsidRPr="006061D7">
        <w:rPr>
          <w:rtl/>
        </w:rPr>
        <w:t xml:space="preserve"> </w:t>
      </w:r>
      <w:r w:rsidRPr="006061D7">
        <w:rPr>
          <w:rStyle w:val="2fb"/>
          <w:rtl/>
        </w:rPr>
        <w:t xml:space="preserve">ור"א</w:t>
      </w:r>
      <w:r w:rsidRPr="006061D7">
        <w:rPr>
          <w:rtl/>
        </w:rPr>
        <w:t xml:space="preserve"> דכאן הודיעך כחן של מחיצות. </w:t>
      </w:r>
      <w:r w:rsidRPr="006061D7">
        <w:rPr>
          <w:rtl/>
        </w:rPr>
        <w:t xml:space="preserve">קמ"ל</w:t>
      </w:r>
      <w:r w:rsidRPr="006061D7">
        <w:rPr>
          <w:rtl/>
        </w:rPr>
        <w:t xml:space="preserve"> כאן </w:t>
      </w:r>
      <w:ins w:id="93904" w:author="מנוע מכני" w:date="2026-10-11T12:04:40Z">
        <w:r>
          <w:rPr>
            <w:rtl/>
          </w:rPr>
          <w:t xml:space="preserve">וסבר</w:t>
        </w:r>
      </w:ins>
      <w:del w:id="93905" w:author="מנוע מכני" w:date="2026-10-11T12:04:40Z">
        <w:r w:rsidRPr="006061D7">
          <w:rPr>
            <w:rtl/>
          </w:rPr>
          <w:delText xml:space="preserve">וס"ל</w:delText>
        </w:r>
      </w:del>
      <w:r w:rsidRPr="006061D7">
        <w:rPr>
          <w:rtl/>
        </w:rPr>
        <w:t xml:space="preserve"> </w:t>
      </w:r>
      <w:ins w:id="92168" w:author="מנוע מכני" w:date="2026-10-11T12:04:40Z">
        <w:r>
          <w:rPr>
            <w:rtl/>
          </w:rPr>
          <w:t xml:space="preserve">כמותו</w:t>
        </w:r>
      </w:ins>
      <w:del w:id="92169" w:author="מנוע מכני" w:date="2026-10-11T12:04:40Z">
        <w:r w:rsidRPr="006061D7">
          <w:rPr>
            <w:rtl/>
          </w:rPr>
          <w:delText xml:space="preserve">כוותיה</w:delText>
        </w:r>
      </w:del>
      <w:r w:rsidRPr="006061D7">
        <w:rPr>
          <w:rtl/>
        </w:rPr>
        <w:t xml:space="preserve"> </w:t>
      </w:r>
      <w:ins w:id="92170" w:author="מנוע מכני" w:date="2026-10-11T12:04:40Z">
        <w:r>
          <w:rPr>
            <w:rtl/>
          </w:rPr>
          <w:t xml:space="preserve">ואחת</w:t>
        </w:r>
      </w:ins>
      <w:del w:id="92171" w:author="מנוע מכני" w:date="2026-10-11T12:04:40Z">
        <w:r w:rsidRPr="006061D7">
          <w:rPr>
            <w:rtl/>
          </w:rPr>
          <w:delText xml:space="preserve">וחדא</w:delText>
        </w:r>
      </w:del>
      <w:r w:rsidRPr="006061D7">
        <w:rPr>
          <w:rtl/>
        </w:rPr>
        <w:t xml:space="preserve"> מכלל חבירתה איתמר.</w:t>
      </w:r>
    </w:p>
    <w:p w:rsidR="005851B8" w:rsidRDefault="005851B8" w:rsidP="005851B8">
      <w:pPr>
        <w:pStyle w:val="affffd"/>
        <w:spacing w:after="0"/>
        <w:rPr>
          <w:del w:id="90006" w:author="מנוע עיצוב" w:date="2026-10-11T12:09:26Z"/>
          <w:rFonts w:ascii="MS Mincho" w:hAnsi="MS Mincho"/>
          <w:bCs w:val="0"/>
          <w:rtl/>
        </w:rPr>
      </w:pPr>
      <w:del w:id="90005" w:author="מנוע עיצוב" w:date="2026-10-11T12:09:26Z">
        <w:r>
          <w:rPr>
            <w:rFonts w:ascii="MS Mincho" w:hAnsi="MS Mincho" w:hint="cs"/>
            <w:bCs w:val="0"/>
            <w:rtl/>
          </w:rPr>
          <w:delText xml:space="preserve"> ׻</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w:t>
      </w:r>
    </w:p>
    <w:p w:rsidR="005851B8" w:rsidRPr="009757B9" w:rsidRDefault="005851B8" w:rsidP="005851B8">
      <w:pPr>
        <w:pStyle w:val="affff1"/>
        <w:ind w:end="0"/>
        <w:rPr>
          <w:rStyle w:val="afffe"/>
          <w:rFonts w:ascii="Fb Fontext" w:hAnsi="Fb Fontext"/>
          <w:b/>
          <w:bCs w:val="0"/>
          <w:sz w:val="20"/>
          <w:rtl/>
        </w:rPr>
        <w:pPrChange w:id="20051" w:author="קלוד" w:date="2026-10-11T09:07:28Z">
          <w:pPr>
            <w:pStyle w:val="affff1"/>
            <w:rPr>
              <w:rStyle w:val="afffe"/>
              <w:rFonts w:ascii="Fb Fontext" w:hAnsi="Fb Fontext"/>
              <w:b/>
              <w:bCs w:val="0"/>
              <w:sz w:val="20"/>
              <w:rtl/>
            </w:rPr>
          </w:pPr>
        </w:pPrChange>
      </w:pPr>
      <w:ins w:id="9803" w:author="מספור קטעי משנה" w:date="2026-10-11T09:25:21Z">
        <w:r>
          <w:rPr>
            <w:rStyle w:val="MisparKeta"/>
          </w:rPr>
          <w:t xml:space="preserve">ג. </w:t>
        </w:r>
      </w:ins>
      <w:r w:rsidRPr="00E62A50">
        <w:rPr>
          <w:rStyle w:val="afffe"/>
          <w:rFonts w:ascii="Fb Fontext" w:hAnsi="Fb Fontext"/>
          <w:bCs w:val="0"/>
          <w:rtl/>
          <w:rPrChange w:id="40006" w:author="Claude" w:date="2026-10-11T09:07:36Z">
            <w:rPr>
              <w:rStyle w:val="afffe"/>
              <w:rFonts w:ascii="Fb Fontext" w:hAnsi="Fb Fontext"/>
              <w:bCs w:val="0"/>
              <w:sz w:val="20"/>
              <w:rtl/>
            </w:rPr>
          </w:rPrChange>
        </w:rPr>
        <w:t>מותר להקריב לבאר וכו'.</w:t>
      </w:r>
    </w:p>
    <w:p w:rsidR="005851B8" w:rsidRPr="006F178A" w:rsidRDefault="005851B8" w:rsidP="005851B8">
      <w:pPr>
        <w:rPr>
          <w:rtl/>
        </w:rPr>
      </w:pPr>
      <w:r w:rsidRPr="006F178A">
        <w:rPr>
          <w:rFonts w:ascii="Fb Fontext" w:hAnsi="Fb Fontext"/>
          <w:rtl/>
        </w:rPr>
        <w:t>גבי אדם אין ספק דבעי' שיהא ראשו ורובו במקום אחד שהוא שותה.</w:t>
      </w:r>
    </w:p>
    <w:p w:rsidR="005851B8" w:rsidRDefault="005851B8" w:rsidP="005851B8">
      <w:pPr>
        <w:rPr>
          <w:rtl/>
        </w:rPr>
      </w:pPr>
      <w:r w:rsidRPr="006F178A">
        <w:rPr>
          <w:rtl/>
        </w:rPr>
        <w:t xml:space="preserve">גבי פרה נסתפק </w:t>
      </w:r>
      <w:ins w:id="93550" w:author="מנוע מכני" w:date="2026-10-11T12:04:40Z">
        <w:r>
          <w:rPr>
            <w:rtl/>
          </w:rPr>
          <w:t xml:space="preserve">אם </w:t>
        </w:r>
      </w:ins>
      <w:del w:id="93551" w:author="מנוע מכני" w:date="2026-10-11T12:04:40Z">
        <w:r w:rsidRPr="006F178A">
          <w:rPr>
            <w:rtl/>
          </w:rPr>
          <w:delText xml:space="preserve">אי </w:delText>
        </w:r>
      </w:del>
      <w:r w:rsidRPr="006F178A">
        <w:rPr>
          <w:rtl/>
        </w:rPr>
        <w:t xml:space="preserve">בעי' ראשה ורובה והיינו </w:t>
      </w:r>
      <w:ins w:id="90792" w:author="מנוע מכני" w:date="2026-10-11T12:04:40Z">
        <w:r>
          <w:rPr>
            <w:rtl/>
          </w:rPr>
          <w:t xml:space="preserve">מקום</w:t>
        </w:r>
      </w:ins>
      <w:del w:id="90793" w:author="מנוע מכני" w:date="2026-10-11T12:04:40Z">
        <w:r w:rsidRPr="006F178A">
          <w:rPr>
            <w:rtl/>
          </w:rPr>
          <w:delText xml:space="preserve">היכא</w:delText>
        </w:r>
      </w:del>
      <w:r w:rsidRPr="006F178A">
        <w:rPr>
          <w:rtl/>
        </w:rPr>
        <w:t xml:space="preserve"> שנקיט </w:t>
      </w:r>
      <w:ins w:id="93382" w:author="מנוע מכני" w:date="2026-10-11T12:04:40Z">
        <w:r>
          <w:rPr>
            <w:rtl/>
          </w:rPr>
          <w:t xml:space="preserve">מנין</w:t>
        </w:r>
      </w:ins>
      <w:del w:id="93383" w:author="מנוע מכני" w:date="2026-10-11T12:04:40Z">
        <w:r w:rsidRPr="006F178A">
          <w:rPr>
            <w:rtl/>
          </w:rPr>
          <w:delText xml:space="preserve">מנא</w:delText>
        </w:r>
      </w:del>
      <w:r w:rsidRPr="006F178A">
        <w:rPr>
          <w:rtl/>
        </w:rPr>
        <w:t xml:space="preserve"> ונקיט לה.</w:t>
      </w:r>
      <w:r w:rsidRPr="006F178A">
        <w:rPr>
          <w:rFonts w:hint="cs"/>
          <w:rtl/>
        </w:rPr>
        <w:t xml:space="preserve"> </w:t>
      </w:r>
      <w:r w:rsidRPr="006F178A">
        <w:rPr>
          <w:rtl/>
        </w:rPr>
        <w:t>[דבלא נקיט לה וודאי בעי ראשה ורובה]</w:t>
      </w:r>
    </w:p>
    <w:p>
      <w:pPr>
        <w:pStyle w:val="afffff8"/>
        <w:rPr>
          <w:ins w:id="90575" w:author="קלוד" w:date="2026-10-11T12:24:08Z"/>
        </w:rPr>
      </w:pPr>
      <w:ins w:id="90576" w:author="קלוד" w:date="2026-10-11T12:24:08Z">
        <w:r>
          <w:rPr>
            <w:color w:val="7B3F00"/>
          </w:rPr>
          <w:t xml:space="preserve">אבוס ברה"ר שראשו בין הפסין - גזירה שמא יתקן</w:t>
        </w:r>
      </w:ins>
    </w:p>
    <w:p w:rsidR="005851B8" w:rsidRPr="006F178A" w:rsidRDefault="005851B8" w:rsidP="005851B8">
      <w:pPr>
        <w:rPr>
          <w:rtl/>
        </w:rPr>
      </w:pPr>
      <w:r w:rsidRPr="006F178A">
        <w:rPr>
          <w:rtl/>
        </w:rPr>
        <w:t xml:space="preserve">ובאבוס העומד </w:t>
      </w:r>
      <w:r w:rsidRPr="006F178A">
        <w:rPr>
          <w:rtl/>
        </w:rPr>
        <w:t xml:space="preserve">ברה"ר</w:t>
      </w:r>
      <w:r w:rsidRPr="006F178A">
        <w:rPr>
          <w:rtl/>
        </w:rPr>
        <w:t xml:space="preserve"> גבוה י' ורחב ד' וראשו אחד נכנס לבין הפסין וגזירה שמא יתקן ה</w:t>
      </w:r>
      <w:r w:rsidRPr="006F178A">
        <w:rPr>
          <w:rFonts w:hint="cs"/>
          <w:rtl/>
        </w:rPr>
        <w:t>אבוס</w:t>
      </w:r>
      <w:r w:rsidRPr="006F178A">
        <w:rPr>
          <w:rtl/>
        </w:rPr>
        <w:t xml:space="preserve"> ויניחנו </w:t>
      </w:r>
      <w:r w:rsidRPr="006F178A">
        <w:rPr>
          <w:rtl/>
        </w:rPr>
        <w:t xml:space="preserve">ברה"ר</w:t>
      </w:r>
      <w:r w:rsidRPr="006F178A">
        <w:rPr>
          <w:rtl/>
        </w:rPr>
        <w:t xml:space="preserve"> ויביאו אח"כ </w:t>
      </w:r>
      <w:r w:rsidRPr="006F178A">
        <w:rPr>
          <w:rStyle w:val="2fb"/>
          <w:rtl/>
        </w:rPr>
        <w:t xml:space="preserve">לרה"י</w:t>
      </w:r>
      <w:r w:rsidRPr="006F178A">
        <w:rPr>
          <w:rtl/>
        </w:rPr>
        <w:t xml:space="preserve"> [ולפיכך גזרו חכמים שלא יביא מעל האבוס אלא ישפוך בראש האבוס שבין הפסין.</w:t>
      </w:r>
      <w:r w:rsidRPr="006F178A">
        <w:rPr>
          <w:rFonts w:hint="cs"/>
          <w:rtl/>
        </w:rPr>
        <w:t>]</w:t>
      </w:r>
    </w:p>
    <w:p w:rsidR="005851B8" w:rsidRPr="006F178A" w:rsidRDefault="005851B8" w:rsidP="005851B8">
      <w:pPr>
        <w:rPr>
          <w:rtl/>
        </w:rPr>
      </w:pPr>
      <w:r w:rsidRPr="006F178A">
        <w:rPr>
          <w:rtl/>
        </w:rPr>
        <w:t>ולא דמי למקום שלא היה עקירה משעה ראשונה לכך ונמלך אח"כ דפטור.</w:t>
      </w:r>
    </w:p>
    <w:p>
      <w:pPr>
        <w:pStyle w:val="38"/>
        <w:rPr>
          <w:ins w:id="95131" w:author="מנוע מכני" w:date="2026-10-11T12:04:40Z"/>
        </w:rPr>
      </w:pPr>
      <w:r w:rsidRPr="006061D7">
        <w:t xml:space="preserve">וא"ד</w:t>
      </w:r>
      <w:r w:rsidRPr="006061D7">
        <w:t xml:space="preserve">:</w:t>
      </w:r>
    </w:p>
    <w:p w:rsidR="005851B8" w:rsidRPr="006061D7" w:rsidRDefault="005851B8" w:rsidP="005851B8">
      <w:pPr>
        <w:rPr>
          <w:rtl/>
        </w:rPr>
      </w:pPr>
      <w:del w:id="95132" w:author="מנוע מכני" w:date="2026-10-11T12:04:40Z">
        <w:r w:rsidRPr="006061D7">
          <w:rPr>
            <w:rtl/>
          </w:rPr>
          <w:delText xml:space="preserve"> </w:delText>
        </w:r>
      </w:del>
      <w:r w:rsidRPr="006061D7">
        <w:rPr>
          <w:rtl/>
        </w:rPr>
        <w:t xml:space="preserve">לאותו ספק בכה"ג ד</w:t>
      </w:r>
      <w:r w:rsidRPr="006061D7">
        <w:rPr>
          <w:rFonts w:hint="cs"/>
          <w:rtl/>
        </w:rPr>
        <w:t>א</w:t>
      </w:r>
      <w:r w:rsidRPr="006061D7">
        <w:rPr>
          <w:rtl/>
        </w:rPr>
        <w:t>וחז בכלי ולא בפרה דלל"ק מותר ולל"ב ספק ובאין ראשה ורובה בפנים אסור.</w:t>
      </w:r>
    </w:p>
    <w:p w:rsidR="005851B8" w:rsidRPr="00B3644D" w:rsidRDefault="005851B8" w:rsidP="005851B8">
      <w:pPr>
        <w:rPr>
          <w:spacing w:val="-4"/>
          <w:rtl/>
        </w:rPr>
      </w:pPr>
      <w:r w:rsidRPr="00B3644D">
        <w:rPr>
          <w:spacing w:val="-4"/>
          <w:rtl/>
        </w:rPr>
        <w:t xml:space="preserve">מהך דגמל שראשו ורובו מבפנים אובסין אותו מבפנים. ואיבוס כמאן דנקיט </w:t>
      </w:r>
      <w:ins w:id="93384" w:author="מנוע מכני" w:date="2026-10-11T12:04:40Z">
        <w:r>
          <w:rPr>
            <w:spacing w:val="-4"/>
            <w:rtl/>
          </w:rPr>
          <w:t xml:space="preserve">מנין</w:t>
        </w:r>
      </w:ins>
      <w:del w:id="93385" w:author="מנוע מכני" w:date="2026-10-11T12:04:40Z">
        <w:r w:rsidRPr="00B3644D">
          <w:rPr>
            <w:spacing w:val="-4"/>
            <w:rtl/>
          </w:rPr>
          <w:delText xml:space="preserve">מנא</w:delText>
        </w:r>
      </w:del>
      <w:r w:rsidRPr="00B3644D">
        <w:rPr>
          <w:spacing w:val="-4"/>
          <w:rtl/>
        </w:rPr>
        <w:t xml:space="preserve"> ונקיט לה דמיא.</w:t>
      </w:r>
    </w:p>
    <w:p w:rsidR="005851B8" w:rsidRPr="00B3644D" w:rsidRDefault="005851B8" w:rsidP="005851B8">
      <w:pPr>
        <w:rPr>
          <w:spacing w:val="-2"/>
          <w:rtl/>
        </w:rPr>
      </w:pPr>
      <w:r w:rsidRPr="00B3644D">
        <w:rPr>
          <w:spacing w:val="-2"/>
          <w:rtl/>
        </w:rPr>
        <w:t>אין להוכיח דבעי ראשו ורובו דשאני גמל שצוארו ארוך ואם יתקפנו ויעקר</w:t>
      </w:r>
      <w:r w:rsidRPr="00B3644D">
        <w:rPr>
          <w:rFonts w:hint="cs"/>
          <w:spacing w:val="-2"/>
          <w:rtl/>
        </w:rPr>
        <w:t xml:space="preserve"> </w:t>
      </w:r>
      <w:r w:rsidRPr="00B3644D">
        <w:rPr>
          <w:spacing w:val="-2"/>
          <w:rtl/>
        </w:rPr>
        <w:t>וצוא</w:t>
      </w:r>
      <w:r w:rsidRPr="00B3644D">
        <w:rPr>
          <w:rFonts w:hint="cs"/>
          <w:spacing w:val="-2"/>
          <w:rtl/>
        </w:rPr>
        <w:t>ר</w:t>
      </w:r>
      <w:r w:rsidRPr="00B3644D">
        <w:rPr>
          <w:spacing w:val="-2"/>
          <w:rtl/>
        </w:rPr>
        <w:t xml:space="preserve">ו יגיע עד </w:t>
      </w:r>
      <w:r w:rsidRPr="00B3644D">
        <w:rPr>
          <w:spacing w:val="-2"/>
          <w:rtl/>
        </w:rPr>
        <w:t xml:space="preserve">רה"ר</w:t>
      </w:r>
      <w:r w:rsidRPr="00B3644D">
        <w:rPr>
          <w:spacing w:val="-2"/>
          <w:rtl/>
        </w:rPr>
        <w:t xml:space="preserve">.</w:t>
      </w:r>
    </w:p>
    <w:p w:rsidR="005851B8" w:rsidRPr="00B3644D" w:rsidRDefault="005851B8" w:rsidP="005851B8">
      <w:pPr>
        <w:rPr>
          <w:spacing w:val="-2"/>
          <w:rtl/>
        </w:rPr>
      </w:pPr>
      <w:r w:rsidRPr="00B3644D">
        <w:rPr>
          <w:spacing w:val="-2"/>
          <w:rtl/>
        </w:rPr>
        <w:t xml:space="preserve">וכן הך דבהמה </w:t>
      </w:r>
      <w:r w:rsidRPr="00B3644D">
        <w:rPr>
          <w:spacing w:val="-2"/>
          <w:rtl/>
        </w:rPr>
        <w:t xml:space="preserve">ה"נ</w:t>
      </w:r>
      <w:r w:rsidRPr="00B3644D">
        <w:rPr>
          <w:spacing w:val="-2"/>
          <w:rtl/>
        </w:rPr>
        <w:t xml:space="preserve"> מיירי בגמל דלא קתני יחד וראייה </w:t>
      </w:r>
      <w:r w:rsidRPr="00B3644D">
        <w:rPr>
          <w:rStyle w:val="2fb"/>
          <w:spacing w:val="-2"/>
          <w:rtl/>
        </w:rPr>
        <w:t xml:space="preserve">דר"א</w:t>
      </w:r>
      <w:r w:rsidRPr="00B3644D">
        <w:rPr>
          <w:spacing w:val="-2"/>
          <w:rtl/>
        </w:rPr>
        <w:t xml:space="preserve"> אוסר בגמל </w:t>
      </w:r>
      <w:ins w:id="90083" w:author="Claude - סמנטי" w:date="2026-10-11T12:19:31Z">
        <w:r>
          <w:rPr>
            <w:spacing w:val="-2"/>
            <w:rtl/>
          </w:rPr>
          <w:t xml:space="preserve">שהואיל</w:t>
        </w:r>
      </w:ins>
      <w:del w:id="90084" w:author="Claude - סמנטי" w:date="2026-10-11T12:19:31Z">
        <w:r w:rsidRPr="00B3644D">
          <w:rPr>
            <w:spacing w:val="-2"/>
            <w:rtl/>
          </w:rPr>
          <w:delText xml:space="preserve">דהואיל</w:delText>
        </w:r>
      </w:del>
      <w:r w:rsidRPr="00B3644D">
        <w:rPr>
          <w:spacing w:val="-2"/>
          <w:rtl/>
        </w:rPr>
        <w:t xml:space="preserve"> וצווארו ארוך.</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כא.</w:t>
      </w:r>
    </w:p>
    <w:p>
      <w:pPr>
        <w:pStyle w:val="afffff8"/>
        <w:rPr>
          <w:ins w:id="90573" w:author="קלוד" w:date="2026-10-11T12:24:08Z"/>
        </w:rPr>
      </w:pPr>
      <w:ins w:id="90574" w:author="קלוד" w:date="2026-10-11T12:24:08Z">
        <w:r>
          <w:rPr>
            <w:color w:val="7B3F00"/>
          </w:rPr>
          <w:t xml:space="preserve">פסי ביראות - רק לעולי רגלים</w:t>
        </w:r>
      </w:ins>
    </w:p>
    <w:p>
      <w:pPr>
        <w:pStyle w:val="38"/>
        <w:rPr>
          <w:ins w:id="95133" w:author="מנוע מכני" w:date="2026-10-11T12:04:40Z"/>
        </w:rPr>
      </w:pPr>
      <w:r>
        <w:t xml:space="preserve">ר</w:t>
      </w:r>
      <w:ins w:id="90039" w:author="מנוע מכני" w:date="2026-10-11T12:04:40Z">
        <w:r>
          <w:t xml:space="preserve">י"צ</w:t>
        </w:r>
      </w:ins>
      <w:del w:id="90040" w:author="מנוע מכני" w:date="2026-10-11T12:04:40Z">
        <w:r>
          <w:delText xml:space="preserve">י''צ</w:delText>
        </w:r>
      </w:del>
      <w:r>
        <w:t xml:space="preserve"> </w:t>
      </w:r>
      <w:ins w:id="90041" w:author="מנוע מכני" w:date="2026-10-11T12:04:40Z">
        <w:r>
          <w:t xml:space="preserve">ב"א</w:t>
        </w:r>
      </w:ins>
      <w:del w:id="90042" w:author="מנוע מכני" w:date="2026-10-11T12:04:40Z">
        <w:r>
          <w:delText xml:space="preserve">ב''א</w:delText>
        </w:r>
      </w:del>
      <w:r w:rsidRPr="007C4031">
        <w:t xml:space="preserve">:</w:t>
      </w:r>
    </w:p>
    <w:p w:rsidR="005851B8" w:rsidRPr="007C4031" w:rsidRDefault="005851B8" w:rsidP="005851B8">
      <w:pPr>
        <w:rPr>
          <w:rtl/>
        </w:rPr>
      </w:pPr>
      <w:del w:id="95134" w:author="מנוע מכני" w:date="2026-10-11T12:04:40Z">
        <w:r w:rsidRPr="007C4031">
          <w:rPr>
            <w:rFonts w:ascii="Fb Fontext" w:hAnsi="Fb Fontext"/>
            <w:rtl/>
          </w:rPr>
          <w:delText xml:space="preserve"> </w:delText>
        </w:r>
      </w:del>
      <w:r w:rsidRPr="007C4031">
        <w:rPr>
          <w:rFonts w:ascii="Fb Fontext" w:hAnsi="Fb Fontext"/>
          <w:rtl/>
        </w:rPr>
        <w:t xml:space="preserve">לא</w:t>
      </w:r>
      <w:r w:rsidRPr="007C4031">
        <w:rPr>
          <w:rFonts w:ascii="Fb Fontext" w:hAnsi="Fb Fontext"/>
          <w:rtl/>
        </w:rPr>
        <w:t xml:space="preserve"> הותרו פסי ביראות אלא לעולי רגלים בלבד. והיינו לבהמת עולי רגלים.</w:t>
      </w:r>
    </w:p>
    <w:p>
      <w:pPr>
        <w:pStyle w:val="38"/>
        <w:rPr>
          <w:ins w:id="95135" w:author="מנוע מכני" w:date="2026-10-11T12:04:40Z"/>
        </w:rPr>
      </w:pPr>
      <w:r w:rsidRPr="006F178A">
        <w:t xml:space="preserve">והך</w:t>
      </w:r>
    </w:p>
    <w:p w:rsidR="005851B8" w:rsidRPr="006F178A" w:rsidRDefault="005851B8" w:rsidP="005851B8">
      <w:pPr>
        <w:rPr>
          <w:rtl/>
        </w:rPr>
      </w:pPr>
      <w:del w:id="95136" w:author="מנוע מכני" w:date="2026-10-11T12:04:40Z">
        <w:r w:rsidRPr="006F178A">
          <w:rPr>
            <w:rtl/>
          </w:rPr>
          <w:delText xml:space="preserve"> </w:delText>
        </w:r>
      </w:del>
      <w:r w:rsidRPr="006F178A">
        <w:rPr>
          <w:rtl/>
        </w:rPr>
        <w:t xml:space="preserve">דברייתא דבאר מים חיים בלבד היינו ראויים לאדם אבל אדם מטפס ועולה מטפס ויורד ואם היו רחבין </w:t>
      </w:r>
      <w:r>
        <w:rPr>
          <w:rtl/>
        </w:rPr>
        <w:t>אפי'</w:t>
      </w:r>
      <w:r w:rsidRPr="006F178A">
        <w:rPr>
          <w:rtl/>
        </w:rPr>
        <w:t xml:space="preserve"> לאדם </w:t>
      </w:r>
      <w:ins w:id="90794" w:author="מנוע מכני" w:date="2026-10-11T12:04:40Z">
        <w:r>
          <w:rPr>
            <w:rtl/>
          </w:rPr>
          <w:t xml:space="preserve">גם</w:t>
        </w:r>
      </w:ins>
      <w:del w:id="90795" w:author="מנוע מכני" w:date="2026-10-11T12:04:40Z">
        <w:r w:rsidRPr="006F178A">
          <w:rPr>
            <w:rtl/>
          </w:rPr>
          <w:delText xml:space="preserve">נמי</w:delText>
        </w:r>
      </w:del>
      <w:r w:rsidRPr="006F178A">
        <w:rPr>
          <w:rtl/>
        </w:rPr>
        <w:t xml:space="preserve">.</w:t>
      </w:r>
    </w:p>
    <w:p w:rsidR="005851B8" w:rsidRPr="006061D7" w:rsidRDefault="005851B8" w:rsidP="005851B8">
      <w:pPr>
        <w:rPr>
          <w:rtl/>
        </w:rPr>
      </w:pPr>
      <w:r w:rsidRPr="006061D7">
        <w:rPr>
          <w:rtl/>
        </w:rPr>
        <w:t xml:space="preserve">ומיירי באיבוס העומד </w:t>
      </w:r>
      <w:r w:rsidRPr="006061D7">
        <w:rPr>
          <w:rtl/>
        </w:rPr>
        <w:t xml:space="preserve">ברה"ר</w:t>
      </w:r>
      <w:r w:rsidRPr="006061D7">
        <w:rPr>
          <w:rtl/>
        </w:rPr>
        <w:t xml:space="preserve"> </w:t>
      </w:r>
      <w:ins w:id="92172" w:author="מנוע מכני" w:date="2026-10-11T12:04:40Z">
        <w:r>
          <w:rPr>
            <w:rtl/>
          </w:rPr>
          <w:t xml:space="preserve">ולכך</w:t>
        </w:r>
      </w:ins>
      <w:del w:id="92173" w:author="מנוע מכני" w:date="2026-10-11T12:04:40Z">
        <w:r w:rsidRPr="006061D7">
          <w:rPr>
            <w:rtl/>
          </w:rPr>
          <w:delText xml:space="preserve">ולהכי</w:delText>
        </w:r>
      </w:del>
      <w:r w:rsidRPr="006061D7">
        <w:rPr>
          <w:rtl/>
        </w:rPr>
        <w:t xml:space="preserve"> שופך לפני בהמתו ושותה מאיליה ופסי ביראות היינו למלאות מהן.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71" w:author="קלוד" w:date="2026-10-11T12:24:08Z"/>
        </w:rPr>
      </w:pPr>
      <w:ins w:id="90572" w:author="קלוד" w:date="2026-10-11T12:24:08Z">
        <w:r>
          <w:rPr>
            <w:color w:val="7B3F00"/>
          </w:rPr>
          <w:t xml:space="preserve">בורגנין ופסי ביראות - בבבל ובחוץ לארץ</w:t>
        </w:r>
      </w:ins>
    </w:p>
    <w:p w:rsidR="005851B8" w:rsidRPr="006F178A" w:rsidRDefault="005851B8" w:rsidP="005851B8">
      <w:pPr>
        <w:rPr>
          <w:rtl/>
        </w:rPr>
      </w:pPr>
      <w:r w:rsidRPr="006F178A">
        <w:rPr>
          <w:rStyle w:val="2fb"/>
          <w:rFonts w:ascii="Fb Fontext" w:hAnsi="Fb Fontext"/>
          <w:rtl/>
        </w:rPr>
        <w:t xml:space="preserve">ריב"א</w:t>
      </w:r>
      <w:r w:rsidRPr="006F178A">
        <w:rPr>
          <w:rFonts w:ascii="Fb Fontext" w:hAnsi="Fb Fontext"/>
          <w:rtl/>
        </w:rPr>
        <w:t xml:space="preserve"> </w:t>
      </w:r>
      <w:r w:rsidRPr="006F178A">
        <w:rPr>
          <w:rStyle w:val="2fb"/>
          <w:rFonts w:ascii="Fb Fontext" w:hAnsi="Fb Fontext"/>
          <w:rtl/>
        </w:rPr>
        <w:t xml:space="preserve">מרב</w:t>
      </w:r>
      <w:r w:rsidRPr="006F178A">
        <w:rPr>
          <w:rFonts w:ascii="Fb Fontext" w:hAnsi="Fb Fontext"/>
          <w:rtl/>
        </w:rPr>
        <w:t xml:space="preserve"> אין בורגנין בבבל - דשכיחי בידקי.</w:t>
      </w:r>
    </w:p>
    <w:p w:rsidR="005851B8" w:rsidRPr="006F178A" w:rsidRDefault="005851B8" w:rsidP="005851B8">
      <w:pPr>
        <w:rPr>
          <w:rtl/>
        </w:rPr>
      </w:pPr>
      <w:r w:rsidRPr="006F178A">
        <w:rPr>
          <w:rtl/>
        </w:rPr>
        <w:t xml:space="preserve">פסי ביראות בחוץ לארץ </w:t>
      </w:r>
      <w:r w:rsidRPr="006F178A">
        <w:rPr>
          <w:rtl/>
        </w:rPr>
        <w:t xml:space="preserve">לא</w:t>
      </w:r>
      <w:r w:rsidRPr="006F178A">
        <w:rPr>
          <w:rtl/>
        </w:rPr>
        <w:t xml:space="preserve"> - דלא שכיחי </w:t>
      </w:r>
      <w:ins w:id="90087" w:author="Claude - סמנטי" w:date="2026-10-11T12:19:31Z">
        <w:r>
          <w:rPr>
            <w:rtl/>
          </w:rPr>
          <w:t xml:space="preserve">ישיבה</w:t>
        </w:r>
      </w:ins>
      <w:del w:id="90088" w:author="Claude - סמנטי" w:date="2026-10-11T12:19:31Z">
        <w:r w:rsidRPr="006F178A">
          <w:rPr>
            <w:rtl/>
          </w:rPr>
          <w:delText xml:space="preserve">מתיבתא</w:delText>
        </w:r>
      </w:del>
      <w:r w:rsidRPr="006F178A">
        <w:rPr>
          <w:rtl/>
        </w:rPr>
        <w:t xml:space="preserve"> [ובעי לדבר מצווה] אבל איפכא </w:t>
      </w:r>
      <w:ins w:id="90085" w:author="Claude - סמנטי" w:date="2026-10-11T12:19:31Z">
        <w:r>
          <w:rPr>
            <w:rtl/>
          </w:rPr>
          <w:t xml:space="preserve">אנו עושים</w:t>
        </w:r>
      </w:ins>
      <w:del w:id="90086" w:author="Claude - סמנטי" w:date="2026-10-11T12:19:31Z">
        <w:r w:rsidRPr="006F178A">
          <w:rPr>
            <w:rtl/>
          </w:rPr>
          <w:delText xml:space="preserve">עבדינן</w:delText>
        </w:r>
      </w:del>
      <w:r w:rsidRPr="006F178A">
        <w:rPr>
          <w:rtl/>
        </w:rPr>
        <w:t xml:space="preserve">.</w:t>
      </w:r>
    </w:p>
    <w:p>
      <w:pPr>
        <w:pStyle w:val="38"/>
        <w:rPr>
          <w:ins w:id="95137" w:author="מנוע מכני" w:date="2026-10-11T12:04:40Z"/>
        </w:rPr>
      </w:pPr>
      <w:r w:rsidRPr="006F178A">
        <w:t>ו</w:t>
      </w:r>
      <w:r w:rsidRPr="004C00C0">
        <w:t xml:space="preserve">א"ד</w:t>
      </w:r>
      <w:r w:rsidRPr="004C00C0">
        <w:t xml:space="preserve">:</w:t>
      </w:r>
    </w:p>
    <w:p w:rsidR="005851B8" w:rsidRPr="006F178A" w:rsidRDefault="005851B8" w:rsidP="005851B8">
      <w:pPr>
        <w:rPr>
          <w:rtl/>
        </w:rPr>
      </w:pPr>
      <w:del w:id="95138" w:author="מנוע מכני" w:date="2026-10-11T12:04:40Z">
        <w:r w:rsidRPr="004C00C0">
          <w:rPr>
            <w:b/>
            <w:bCs/>
            <w:rtl/>
          </w:rPr>
          <w:delText xml:space="preserve"> </w:delText>
        </w:r>
      </w:del>
      <w:r w:rsidRPr="006F178A">
        <w:rPr>
          <w:rtl/>
        </w:rPr>
        <w:t xml:space="preserve">אין בורגנין בבבל- דשכיחי בידקי, בחוץ לארץ </w:t>
      </w:r>
      <w:ins w:id="90796" w:author="מנוע מכני" w:date="2026-10-11T12:04:40Z">
        <w:r>
          <w:rPr>
            <w:rtl/>
          </w:rPr>
          <w:t xml:space="preserve">גם</w:t>
        </w:r>
      </w:ins>
      <w:del w:id="90797" w:author="מנוע מכני" w:date="2026-10-11T12:04:40Z">
        <w:r w:rsidRPr="006F178A">
          <w:rPr>
            <w:rtl/>
          </w:rPr>
          <w:delText xml:space="preserve">נמי</w:delText>
        </w:r>
      </w:del>
      <w:r w:rsidRPr="006F178A">
        <w:rPr>
          <w:rtl/>
        </w:rPr>
        <w:t xml:space="preserve"> </w:t>
      </w:r>
      <w:r w:rsidRPr="006F178A">
        <w:rPr>
          <w:rtl/>
        </w:rPr>
        <w:t xml:space="preserve">לא</w:t>
      </w:r>
      <w:r w:rsidRPr="006F178A">
        <w:rPr>
          <w:rtl/>
        </w:rPr>
        <w:t xml:space="preserve"> - דשכיחי גנבי.</w:t>
      </w:r>
    </w:p>
    <w:p w:rsidR="005851B8" w:rsidRPr="00B3644D" w:rsidRDefault="005851B8" w:rsidP="005851B8">
      <w:pPr>
        <w:rPr>
          <w:spacing w:val="-6"/>
          <w:rtl/>
        </w:rPr>
      </w:pPr>
      <w:r w:rsidRPr="00B3644D">
        <w:rPr>
          <w:spacing w:val="-6"/>
          <w:rtl/>
        </w:rPr>
        <w:t xml:space="preserve">פסי ביראות בבבל </w:t>
      </w:r>
      <w:r w:rsidRPr="00B3644D">
        <w:rPr>
          <w:spacing w:val="-6"/>
          <w:rtl/>
        </w:rPr>
        <w:t xml:space="preserve">לא</w:t>
      </w:r>
      <w:r w:rsidRPr="00B3644D">
        <w:rPr>
          <w:spacing w:val="-6"/>
          <w:rtl/>
        </w:rPr>
        <w:t xml:space="preserve"> - דשכיחי מיא [והותר רק במקום הדחק], בחו"</w:t>
      </w:r>
      <w:r w:rsidRPr="00B3644D">
        <w:rPr>
          <w:rFonts w:hint="cs"/>
          <w:spacing w:val="-6"/>
          <w:rtl/>
        </w:rPr>
        <w:t xml:space="preserve">ל </w:t>
      </w:r>
      <w:ins w:id="90798" w:author="מנוע מכני" w:date="2026-10-11T12:04:40Z">
        <w:r>
          <w:rPr>
            <w:spacing w:val="-6"/>
            <w:rtl/>
          </w:rPr>
          <w:t xml:space="preserve">גם</w:t>
        </w:r>
      </w:ins>
      <w:del w:id="90799" w:author="מנוע מכני" w:date="2026-10-11T12:04:40Z">
        <w:r w:rsidRPr="00B3644D">
          <w:rPr>
            <w:spacing w:val="-6"/>
            <w:rtl/>
          </w:rPr>
          <w:delText xml:space="preserve">נמי</w:delText>
        </w:r>
      </w:del>
      <w:r w:rsidRPr="00B3644D">
        <w:rPr>
          <w:spacing w:val="-6"/>
          <w:rtl/>
        </w:rPr>
        <w:t xml:space="preserve"> </w:t>
      </w:r>
      <w:r w:rsidRPr="00B3644D">
        <w:rPr>
          <w:spacing w:val="-6"/>
          <w:rtl/>
        </w:rPr>
        <w:t xml:space="preserve">לא</w:t>
      </w:r>
      <w:r w:rsidRPr="00B3644D">
        <w:rPr>
          <w:spacing w:val="-6"/>
          <w:rtl/>
        </w:rPr>
        <w:t xml:space="preserve"> דלא שכיחי </w:t>
      </w:r>
      <w:ins w:id="90089" w:author="Claude - סמנטי" w:date="2026-10-11T12:19:31Z">
        <w:r>
          <w:rPr>
            <w:spacing w:val="-6"/>
            <w:rtl/>
          </w:rPr>
          <w:t xml:space="preserve">ישיבה</w:t>
        </w:r>
      </w:ins>
      <w:del w:id="90090" w:author="Claude - סמנטי" w:date="2026-10-11T12:19:31Z">
        <w:r w:rsidRPr="00B3644D">
          <w:rPr>
            <w:spacing w:val="-6"/>
            <w:rtl/>
          </w:rPr>
          <w:delText xml:space="preserve">מתיבתא</w:delText>
        </w:r>
      </w:del>
      <w:r w:rsidRPr="00B3644D">
        <w:rPr>
          <w:spacing w:val="-6"/>
          <w:rtl/>
        </w:rPr>
        <w:t xml:space="preserve">.</w:t>
      </w:r>
    </w:p>
    <w:p w:rsidR="005851B8" w:rsidRPr="006F178A" w:rsidRDefault="005851B8" w:rsidP="005851B8">
      <w:pPr>
        <w:rPr>
          <w:rtl/>
        </w:rPr>
      </w:pPr>
      <w:r w:rsidRPr="006F178A">
        <w:rPr>
          <w:rStyle w:val="2fb"/>
          <w:rtl/>
        </w:rPr>
        <w:t>מבדר"ה</w:t>
      </w:r>
      <w:r w:rsidRPr="006F178A">
        <w:rPr>
          <w:rFonts w:hint="cs"/>
          <w:rtl/>
        </w:rPr>
        <w:t xml:space="preserve"> </w:t>
      </w:r>
      <w:r w:rsidRPr="006F178A">
        <w:rPr>
          <w:rStyle w:val="2fb"/>
          <w:rtl/>
        </w:rPr>
        <w:t xml:space="preserve">בדריב"א</w:t>
      </w:r>
      <w:r w:rsidRPr="006F178A">
        <w:rPr>
          <w:rtl/>
        </w:rPr>
        <w:t xml:space="preserve"> הגיע מברנש לבי </w:t>
      </w:r>
      <w:ins w:id="90091" w:author="Claude - סמנטי" w:date="2026-10-11T12:19:31Z">
        <w:r>
          <w:rPr>
            <w:rtl/>
          </w:rPr>
          <w:t xml:space="preserve">כנסת</w:t>
        </w:r>
      </w:ins>
      <w:del w:id="90092" w:author="Claude - סמנטי" w:date="2026-10-11T12:19:31Z">
        <w:r w:rsidRPr="006F178A">
          <w:rPr>
            <w:rtl/>
          </w:rPr>
          <w:delText xml:space="preserve">כנישתא</w:delText>
        </w:r>
      </w:del>
      <w:r w:rsidRPr="006F178A">
        <w:rPr>
          <w:rtl/>
        </w:rPr>
        <w:t xml:space="preserve"> דדניאל </w:t>
      </w:r>
      <w:r>
        <w:rPr>
          <w:rtl/>
        </w:rPr>
        <w:t>אפי'</w:t>
      </w:r>
      <w:r w:rsidRPr="006F178A">
        <w:rPr>
          <w:rtl/>
        </w:rPr>
        <w:t xml:space="preserve"> דהיה </w:t>
      </w:r>
      <w:ins w:id="92174" w:author="מנוע מכני" w:date="2026-10-11T12:04:40Z">
        <w:r>
          <w:rPr>
            <w:rtl/>
          </w:rPr>
          <w:t xml:space="preserve">שלושה</w:t>
        </w:r>
      </w:ins>
      <w:del w:id="92175" w:author="מנוע מכני" w:date="2026-10-11T12:04:40Z">
        <w:r w:rsidRPr="006F178A">
          <w:rPr>
            <w:rtl/>
          </w:rPr>
          <w:delText xml:space="preserve">תלתא</w:delText>
        </w:r>
      </w:del>
      <w:r w:rsidRPr="006F178A">
        <w:rPr>
          <w:rtl/>
        </w:rPr>
        <w:t xml:space="preserve"> מפני בורגנין דמתוותא דמבלען בע' אמה ושירים.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69" w:author="קלוד" w:date="2026-10-11T12:24:08Z"/>
        </w:rPr>
      </w:pPr>
      <w:ins w:id="90570" w:author="קלוד" w:date="2026-10-11T12:24:08Z">
        <w:r>
          <w:rPr>
            <w:color w:val="7B3F00"/>
          </w:rPr>
          <w:t xml:space="preserve">דברים שנאמרו ולא פורשו - עד זכריה בן עדו</w:t>
        </w:r>
      </w:ins>
    </w:p>
    <w:p w:rsidR="005851B8" w:rsidRPr="006F178A" w:rsidRDefault="005851B8" w:rsidP="005851B8">
      <w:pPr>
        <w:rPr>
          <w:rtl/>
        </w:rPr>
      </w:pPr>
      <w:r w:rsidRPr="006F178A">
        <w:rPr>
          <w:rStyle w:val="2fb"/>
          <w:rFonts w:ascii="Fb Fontext" w:hAnsi="Fb Fontext"/>
          <w:rtl/>
        </w:rPr>
        <w:t xml:space="preserve">ר"ח</w:t>
      </w:r>
      <w:r w:rsidRPr="006F178A">
        <w:rPr>
          <w:rFonts w:ascii="Fb Fontext" w:hAnsi="Fb Fontext"/>
          <w:rtl/>
        </w:rPr>
        <w:t xml:space="preserve"> אמרו דוד ולא פירשו, - </w:t>
      </w:r>
      <w:r>
        <w:rPr>
          <w:rFonts w:ascii="Fb Fontext" w:hAnsi="Fb Fontext"/>
          <w:rtl/>
        </w:rPr>
        <w:t>ד'</w:t>
      </w:r>
      <w:r w:rsidRPr="00A72C4A">
        <w:rPr>
          <w:rStyle w:val="afffff0"/>
          <w:rtl/>
        </w:rPr>
        <w:t>לכל תכלה ראיתי קץ רחבה מצותך מאד</w:t>
      </w:r>
      <w:r w:rsidRPr="006F178A">
        <w:rPr>
          <w:rFonts w:ascii="Fb Fontext" w:hAnsi="Fb Fontext"/>
          <w:rtl/>
        </w:rPr>
        <w:t>.</w:t>
      </w:r>
    </w:p>
    <w:p w:rsidR="005851B8" w:rsidRPr="006F178A" w:rsidRDefault="005851B8" w:rsidP="005851B8">
      <w:pPr>
        <w:rPr>
          <w:rtl/>
        </w:rPr>
      </w:pPr>
      <w:r w:rsidRPr="006F178A">
        <w:rPr>
          <w:rtl/>
        </w:rPr>
        <w:t xml:space="preserve">אמרו איוב ולא פירשו - </w:t>
      </w:r>
      <w:r>
        <w:rPr>
          <w:rtl/>
        </w:rPr>
        <w:t>ד</w:t>
      </w:r>
      <w:r w:rsidRPr="00A72C4A">
        <w:rPr>
          <w:rStyle w:val="afffff0"/>
          <w:rtl/>
        </w:rPr>
        <w:t>'ארכה מארץ מדה ורחבה מני ים</w:t>
      </w:r>
      <w:r w:rsidRPr="006F178A">
        <w:rPr>
          <w:rtl/>
        </w:rPr>
        <w:t>.</w:t>
      </w:r>
    </w:p>
    <w:p w:rsidR="005851B8" w:rsidRPr="00B3644D" w:rsidRDefault="005851B8" w:rsidP="005851B8">
      <w:pPr>
        <w:rPr>
          <w:rStyle w:val="afffff0"/>
          <w:spacing w:val="-2"/>
          <w:rtl/>
        </w:rPr>
      </w:pPr>
      <w:r w:rsidRPr="00B3644D">
        <w:rPr>
          <w:spacing w:val="-2"/>
          <w:rtl/>
        </w:rPr>
        <w:t>אמרו יחזקאל ולא פירשו - ד</w:t>
      </w:r>
      <w:r w:rsidRPr="00B3644D">
        <w:rPr>
          <w:rStyle w:val="afffff0"/>
          <w:spacing w:val="-2"/>
          <w:rtl/>
        </w:rPr>
        <w:t>'ויפרש אותה לפני והיא כתובה פנים ואחור וכתוב אליה קינים והגה והי.</w:t>
      </w:r>
    </w:p>
    <w:p w:rsidR="005851B8" w:rsidRPr="006F178A" w:rsidRDefault="005851B8" w:rsidP="005851B8">
      <w:pPr>
        <w:rPr>
          <w:rtl/>
        </w:rPr>
      </w:pPr>
      <w:r w:rsidRPr="006F178A">
        <w:rPr>
          <w:rFonts w:ascii="Fb Fontext" w:hAnsi="Fb Fontext"/>
          <w:rtl/>
        </w:rPr>
        <w:t>קינים - זו פורענותן של צדיקים בעולם הזה, וכן קינה היא וקוננוה.</w:t>
      </w:r>
    </w:p>
    <w:p w:rsidR="005851B8" w:rsidRPr="006F178A" w:rsidRDefault="005851B8" w:rsidP="005851B8">
      <w:pPr>
        <w:rPr>
          <w:rtl/>
        </w:rPr>
      </w:pPr>
      <w:r w:rsidRPr="006F178A">
        <w:rPr>
          <w:rtl/>
        </w:rPr>
        <w:t>והגה - זו מתן שכרן של צדיקים לעתיד לבא, וכן עלי הגיון בכנור.</w:t>
      </w:r>
    </w:p>
    <w:p w:rsidR="005851B8" w:rsidRPr="006F178A" w:rsidRDefault="005851B8" w:rsidP="005851B8">
      <w:pPr>
        <w:rPr>
          <w:rtl/>
        </w:rPr>
      </w:pPr>
      <w:r w:rsidRPr="006F178A">
        <w:rPr>
          <w:rtl/>
        </w:rPr>
        <w:t xml:space="preserve">והי - זו היא פורענותן של רשעים לעתיד לבא, וכן </w:t>
      </w:r>
      <w:ins w:id="94174" w:author="מנוע מכני" w:date="2026-10-11T12:04:40Z">
        <w:r>
          <w:rPr>
            <w:rtl/>
          </w:rPr>
          <w:t xml:space="preserve">היה</w:t>
        </w:r>
      </w:ins>
      <w:del w:id="94175" w:author="מנוע מכני" w:date="2026-10-11T12:04:40Z">
        <w:r w:rsidRPr="006F178A">
          <w:rPr>
            <w:rtl/>
          </w:rPr>
          <w:delText xml:space="preserve">הוה</w:delText>
        </w:r>
      </w:del>
      <w:r w:rsidRPr="006F178A">
        <w:rPr>
          <w:rtl/>
        </w:rPr>
        <w:t xml:space="preserve"> על </w:t>
      </w:r>
      <w:ins w:id="94176" w:author="מנוע מכני" w:date="2026-10-11T12:04:40Z">
        <w:r>
          <w:rPr>
            <w:rtl/>
          </w:rPr>
          <w:t xml:space="preserve">היה</w:t>
        </w:r>
      </w:ins>
      <w:del w:id="94177" w:author="מנוע מכני" w:date="2026-10-11T12:04:40Z">
        <w:r w:rsidRPr="006F178A">
          <w:rPr>
            <w:rtl/>
          </w:rPr>
          <w:delText xml:space="preserve">הוה</w:delText>
        </w:r>
      </w:del>
      <w:r w:rsidRPr="006F178A">
        <w:rPr>
          <w:rtl/>
        </w:rPr>
        <w:t xml:space="preserve"> תבוא.</w:t>
      </w:r>
    </w:p>
    <w:p w:rsidR="005851B8" w:rsidRPr="006F178A" w:rsidRDefault="005851B8" w:rsidP="005851B8">
      <w:pPr>
        <w:rPr>
          <w:rtl/>
        </w:rPr>
      </w:pPr>
      <w:r w:rsidRPr="006F178A">
        <w:rPr>
          <w:rtl/>
        </w:rPr>
        <w:t>עד שבא זכריה בן עדו ופירשו - ד</w:t>
      </w:r>
      <w:r w:rsidRPr="00A72C4A">
        <w:rPr>
          <w:rStyle w:val="afffff0"/>
          <w:rtl/>
        </w:rPr>
        <w:t>ויאמר אלי וגו'</w:t>
      </w:r>
      <w:r>
        <w:rPr>
          <w:rtl/>
        </w:rPr>
        <w:t xml:space="preserve"> </w:t>
      </w:r>
      <w:r>
        <w:rPr>
          <w:rStyle w:val="afffff0"/>
          <w:rtl/>
          <w:rPrChange w:id="9006" w:author="מנוע פסוקים" w:date="2026-10-11T09:24:13Z">
            <w:rPr>
              <w:rtl/>
            </w:rPr>
          </w:rPrChange>
        </w:rPr>
        <w:t xml:space="preserve">ואמר אני ראה מגלה עפה ארכה עשרים באמה ורחבה עשר באמה</w:t>
      </w:r>
      <w:r>
        <w:rPr>
          <w:rtl/>
        </w:rPr>
        <w:t xml:space="preserve">.</w:t>
      </w:r>
    </w:p>
    <w:p w:rsidR="005851B8" w:rsidRDefault="005851B8" w:rsidP="005851B8">
      <w:pPr>
        <w:rPr>
          <w:rtl/>
        </w:rPr>
      </w:pPr>
      <w:r>
        <w:rPr>
          <w:rtl/>
        </w:rPr>
        <w:t xml:space="preserve">וכי פשטת לה הויא לה עשרין בעשרין, וכתיב </w:t>
      </w:r>
      <w:r>
        <w:rPr>
          <w:rStyle w:val="afffff0"/>
          <w:rtl/>
          <w:rPrChange w:id="9007" w:author="מנוע פסוקים" w:date="2026-10-11T09:24:13Z">
            <w:rPr>
              <w:rtl/>
            </w:rPr>
          </w:rPrChange>
        </w:rPr>
        <w:t xml:space="preserve">היא כתובה פנים ואחור</w:t>
      </w:r>
      <w:r>
        <w:rPr>
          <w:rtl/>
        </w:rPr>
        <w:t xml:space="preserve">. וכי קלפת לה - ארבעין בעשרין, [ס"ה 800]</w:t>
      </w:r>
    </w:p>
    <w:p w:rsidR="005851B8" w:rsidRPr="00F677B7" w:rsidRDefault="005851B8" w:rsidP="005851B8">
      <w:pPr>
        <w:pStyle w:val="afffff"/>
        <w:rPr>
          <w:spacing w:val="0"/>
          <w:rtl/>
        </w:rPr>
      </w:pPr>
      <w:r w:rsidRPr="00F677B7">
        <w:rPr>
          <w:spacing w:val="0"/>
          <w:rtl/>
        </w:rPr>
        <w:t xml:space="preserve">וכתיב </w:t>
      </w:r>
      <w:r w:rsidRPr="00F677B7">
        <w:rPr>
          <w:rFonts w:hint="cs"/>
          <w:spacing w:val="0"/>
          <w:rtl/>
        </w:rPr>
        <w:t>'</w:t>
      </w:r>
      <w:r>
        <w:rPr>
          <w:rStyle w:val="afffff0"/>
          <w:spacing w:val="0"/>
          <w:rtl/>
          <w:rPrChange w:id="9008" w:author="מנוע פסוקים" w:date="2026-10-11T09:24:13Z">
            <w:rPr>
              <w:spacing w:val="0"/>
              <w:rtl/>
            </w:rPr>
          </w:rPrChange>
        </w:rPr>
        <w:t xml:space="preserve">מי מדד בשעלו מים ושמים </w:t>
      </w:r>
      <w:r>
        <w:rPr>
          <w:rStyle w:val="afffff0"/>
          <w:spacing w:val="0"/>
          <w:rtl/>
          <w:rPrChange w:id="9009" w:author="מנוע פסוקים" w:date="2026-10-11T09:24:13Z">
            <w:rPr>
              <w:rStyle w:val="afffe"/>
              <w:spacing w:val="0"/>
              <w:rtl/>
            </w:rPr>
          </w:rPrChange>
        </w:rPr>
        <w:t xml:space="preserve">בזרת</w:t>
      </w:r>
      <w:r>
        <w:rPr>
          <w:rStyle w:val="afffff0"/>
          <w:spacing w:val="0"/>
          <w:rtl/>
          <w:rPrChange w:id="9010" w:author="מנוע פסוקים" w:date="2026-10-11T09:24:13Z">
            <w:rPr>
              <w:spacing w:val="0"/>
              <w:rtl/>
            </w:rPr>
          </w:rPrChange>
        </w:rPr>
        <w:t xml:space="preserve"> תכן</w:t>
      </w:r>
      <w:r>
        <w:rPr>
          <w:spacing w:val="0"/>
          <w:rtl/>
        </w:rPr>
        <w:t xml:space="preserve"> וגו'. נמצא כל העולם כולו אחד משלשת אלפים ומאתים בתורה.</w:t>
      </w:r>
    </w:p>
    <w:p w:rsidR="005851B8" w:rsidRDefault="005851B8" w:rsidP="005851B8">
      <w:pPr>
        <w:pStyle w:val="affffd"/>
        <w:rPr>
          <w:rtl/>
        </w:rPr>
      </w:pPr>
      <w:r>
        <w:rPr>
          <w:rFonts w:hint="cs"/>
          <w:rtl/>
        </w:rPr>
        <w:t xml:space="preserve"> </w:t>
      </w:r>
      <w:r>
        <w:rPr>
          <w:rFonts w:ascii="BA חניכי הישיבות" w:hAnsi="BA חניכי הישיבות"/>
          <w:rtl/>
        </w:rPr>
        <w:t>׻</w:t>
      </w:r>
    </w:p>
    <w:p w:rsidR="005851B8" w:rsidRPr="009757B9" w:rsidRDefault="005851B8" w:rsidP="005851B8">
      <w:pPr>
        <w:pStyle w:val="afff3"/>
        <w:framePr w:wrap="around"/>
        <w:rPr>
          <w:rtl/>
        </w:rPr>
      </w:pPr>
      <w:r>
        <w:rPr>
          <w:rFonts w:hint="cs"/>
          <w:rtl/>
        </w:rPr>
        <w:t>כא:</w:t>
      </w:r>
    </w:p>
    <w:p w:rsidR="005851B8" w:rsidRPr="006F178A" w:rsidRDefault="005851B8" w:rsidP="005851B8">
      <w:pPr>
        <w:pStyle w:val="afffff"/>
        <w:rPr>
          <w:rtl/>
        </w:rPr>
      </w:pPr>
      <w:r>
        <w:rPr>
          <w:rStyle w:val="afffff0"/>
          <w:rtl/>
          <w:rPrChange w:id="9011" w:author="מנוע פסוקים" w:date="2026-10-11T09:24:13Z">
            <w:rPr>
              <w:rtl/>
            </w:rPr>
          </w:rPrChange>
        </w:rPr>
        <w:t xml:space="preserve">והנה שני דודאי תאנים מועדים לפני היכל</w:t>
      </w:r>
      <w:r>
        <w:rPr>
          <w:rStyle w:val="afffff0"/>
          <w:rtl/>
          <w:rPrChange w:id="9012" w:author="מנוע פסוקים" w:date="2026-10-11T09:24:13Z">
            <w:rPr>
              <w:rtl/>
            </w:rPr>
          </w:rPrChange>
        </w:rPr>
        <w:t xml:space="preserve"> ה</w:t>
      </w:r>
      <w:r>
        <w:rPr>
          <w:rtl/>
        </w:rPr>
        <w:t xml:space="preserve">'</w:t>
      </w:r>
      <w:r>
        <w:rPr>
          <w:rtl/>
        </w:rPr>
        <w:t xml:space="preserve"> </w:t>
      </w:r>
      <w:r>
        <w:rPr>
          <w:rStyle w:val="afffff0"/>
          <w:rtl/>
          <w:rPrChange w:id="9013" w:author="מנוע פסוקים" w:date="2026-10-11T09:24:13Z">
            <w:rPr>
              <w:rtl/>
            </w:rPr>
          </w:rPrChange>
        </w:rPr>
        <w:t xml:space="preserve">הדוד אחד תאנים טבות מאד כתאני הבכרות</w:t>
      </w:r>
      <w:r>
        <w:rPr>
          <w:rtl/>
        </w:rPr>
        <w:t xml:space="preserve">.</w:t>
      </w:r>
    </w:p>
    <w:p w:rsidR="005851B8" w:rsidRPr="006F178A" w:rsidRDefault="005851B8" w:rsidP="005851B8">
      <w:pPr>
        <w:pStyle w:val="afffff"/>
        <w:rPr>
          <w:rtl/>
        </w:rPr>
      </w:pPr>
      <w:r>
        <w:rPr>
          <w:rStyle w:val="afffff0"/>
          <w:rtl/>
          <w:rPrChange w:id="9014" w:author="מנוע פסוקים" w:date="2026-10-11T09:24:13Z">
            <w:rPr>
              <w:rtl/>
            </w:rPr>
          </w:rPrChange>
        </w:rPr>
        <w:t xml:space="preserve">והדוד אחד תאנים רעות מאד אשר לא תאכלנה מרע</w:t>
      </w:r>
      <w:r>
        <w:rPr>
          <w:rtl/>
        </w:rPr>
        <w:t xml:space="preserve">.</w:t>
      </w:r>
    </w:p>
    <w:p>
      <w:pPr>
        <w:pStyle w:val="afffff8"/>
        <w:rPr>
          <w:ins w:id="90567" w:author="קלוד" w:date="2026-10-11T12:24:08Z"/>
        </w:rPr>
      </w:pPr>
      <w:ins w:id="90568" w:author="קלוד" w:date="2026-10-11T12:24:08Z">
        <w:r>
          <w:rPr>
            <w:color w:val="7B3F00"/>
          </w:rPr>
          <w:t xml:space="preserve">שני דודאי התאנים - צדיקים ורשעים גמורים</w:t>
        </w:r>
      </w:ins>
    </w:p>
    <w:p w:rsidR="005851B8" w:rsidRPr="006F178A" w:rsidRDefault="005851B8" w:rsidP="005851B8">
      <w:pPr>
        <w:rPr>
          <w:rtl/>
        </w:rPr>
      </w:pPr>
      <w:r w:rsidRPr="006F178A">
        <w:rPr>
          <w:rStyle w:val="2fb"/>
          <w:rtl/>
        </w:rPr>
        <w:t>ר"ח</w:t>
      </w:r>
      <w:r w:rsidRPr="006F178A">
        <w:rPr>
          <w:rStyle w:val="afffe"/>
          <w:rtl/>
        </w:rPr>
        <w:t xml:space="preserve"> תאנים הטובות</w:t>
      </w:r>
      <w:r w:rsidRPr="006F178A">
        <w:rPr>
          <w:rtl/>
        </w:rPr>
        <w:t xml:space="preserve"> - אלו צדיקים גמורים, </w:t>
      </w:r>
      <w:r w:rsidRPr="006F178A">
        <w:rPr>
          <w:rStyle w:val="afffe"/>
          <w:rtl/>
        </w:rPr>
        <w:t>תאנים הרעות</w:t>
      </w:r>
      <w:r w:rsidRPr="006F178A">
        <w:rPr>
          <w:rtl/>
        </w:rPr>
        <w:t xml:space="preserve"> - אלו רשעים גמורים.</w:t>
      </w:r>
    </w:p>
    <w:p w:rsidR="005851B8" w:rsidRPr="00EC3AF0" w:rsidRDefault="005851B8" w:rsidP="005851B8">
      <w:pPr>
        <w:rPr>
          <w:b/>
          <w:bCs/>
          <w:rtl/>
        </w:rPr>
      </w:pPr>
      <w:r w:rsidRPr="00A72C4A">
        <w:rPr>
          <w:rStyle w:val="afffff0"/>
          <w:rtl/>
        </w:rPr>
        <w:t>הדודאים נתנו ריח</w:t>
      </w:r>
      <w:r w:rsidRPr="006F178A">
        <w:rPr>
          <w:rtl/>
        </w:rPr>
        <w:t>, אלו ואלו עתידין שיתנו ריח.</w:t>
      </w:r>
    </w:p>
    <w:p>
      <w:pPr>
        <w:pStyle w:val="38"/>
        <w:rPr>
          <w:ins w:id="95139" w:author="מנוע מכני" w:date="2026-10-11T12:04:40Z"/>
        </w:rPr>
      </w:pPr>
      <w:r w:rsidRPr="00EC3AF0">
        <w:t>רבא:</w:t>
      </w:r>
    </w:p>
    <w:p w:rsidR="005851B8" w:rsidRPr="006F178A" w:rsidRDefault="005851B8" w:rsidP="005851B8">
      <w:pPr>
        <w:rPr>
          <w:rtl/>
        </w:rPr>
      </w:pPr>
      <w:del w:id="95140" w:author="מנוע מכני" w:date="2026-10-11T12:04:40Z">
        <w:r w:rsidRPr="006F178A">
          <w:rPr>
            <w:rtl/>
          </w:rPr>
          <w:delText xml:space="preserve"> </w:delText>
        </w:r>
      </w:del>
      <w:r w:rsidRPr="00A72C4A">
        <w:rPr>
          <w:rStyle w:val="afffff0"/>
          <w:rtl/>
        </w:rPr>
        <w:t xml:space="preserve">הדודאים נתנו ריח </w:t>
      </w:r>
      <w:r w:rsidRPr="006F178A">
        <w:rPr>
          <w:rtl/>
        </w:rPr>
        <w:t>- אלו בחורי ישראל שלא טעמו טעם חטא.</w:t>
      </w:r>
    </w:p>
    <w:p w:rsidR="005851B8" w:rsidRPr="006F178A" w:rsidRDefault="005851B8" w:rsidP="005851B8">
      <w:pPr>
        <w:ind w:firstLine="0"/>
        <w:rPr>
          <w:rtl/>
        </w:rPr>
      </w:pPr>
      <w:r w:rsidRPr="00A72C4A">
        <w:rPr>
          <w:rStyle w:val="afffff0"/>
          <w:rtl/>
        </w:rPr>
        <w:t xml:space="preserve">ועל פתחינו כל מגדים </w:t>
      </w:r>
      <w:r w:rsidRPr="006F178A">
        <w:rPr>
          <w:rtl/>
        </w:rPr>
        <w:t>- אלו בנות ישראל שמגידות פתחיהן לבעליהן.</w:t>
      </w:r>
    </w:p>
    <w:p w:rsidR="005851B8" w:rsidRPr="006F178A" w:rsidRDefault="005851B8" w:rsidP="005851B8">
      <w:pPr>
        <w:ind w:left="1174" w:firstLine="266"/>
        <w:rPr>
          <w:rtl/>
        </w:rPr>
      </w:pPr>
      <w:del w:id="90079" w:author="מנוע מכני" w:date="2026-10-11T12:04:40Z">
        <w:r>
          <w:rPr>
            <w:rFonts w:hint="cs"/>
            <w:rtl/>
          </w:rPr>
          <w:delText xml:space="preserve">        </w:delText>
        </w:r>
      </w:del>
      <w:r w:rsidRPr="006F178A">
        <w:rPr>
          <w:rtl/>
        </w:rPr>
        <w:t>לשון אחר: שאוגדות פתחיהן לבעליהן.</w:t>
      </w:r>
    </w:p>
    <w:p w:rsidR="005851B8" w:rsidRPr="006F178A" w:rsidRDefault="005851B8" w:rsidP="005851B8">
      <w:pPr>
        <w:rPr>
          <w:rtl/>
        </w:rPr>
      </w:pPr>
      <w:r w:rsidRPr="00A72C4A">
        <w:rPr>
          <w:rStyle w:val="afffff0"/>
          <w:rtl/>
        </w:rPr>
        <w:t>חדשים גם ישנים דודי צפנתי לך</w:t>
      </w:r>
      <w:r w:rsidRPr="006F178A">
        <w:rPr>
          <w:sz w:val="20"/>
          <w:rtl/>
        </w:rPr>
        <w:t xml:space="preserve"> אמרה כנסת ישראל לפני </w:t>
      </w:r>
      <w:r w:rsidRPr="006F178A">
        <w:rPr>
          <w:rStyle w:val="2fb"/>
          <w:sz w:val="20"/>
          <w:rtl/>
        </w:rPr>
        <w:t xml:space="preserve">רבש"ע</w:t>
      </w:r>
      <w:r w:rsidRPr="006F178A">
        <w:rPr>
          <w:sz w:val="20"/>
          <w:rtl/>
        </w:rPr>
        <w:t xml:space="preserve"> גזרתי על עצמי יותר ממה שגזרת עלי וקיימתים.</w:t>
      </w:r>
    </w:p>
    <w:p>
      <w:pPr>
        <w:pStyle w:val="afffff8"/>
        <w:rPr>
          <w:ins w:id="90565" w:author="קלוד" w:date="2026-10-11T12:24:08Z"/>
        </w:rPr>
      </w:pPr>
      <w:ins w:id="90566" w:author="קלוד" w:date="2026-10-11T12:24:08Z">
        <w:r>
          <w:rPr>
            <w:color w:val="7B3F00"/>
          </w:rPr>
          <w:t xml:space="preserve">'חדשים גם ישנים' - דברי תורה ודברי סופרים</w:t>
        </w:r>
      </w:ins>
    </w:p>
    <w:p w:rsidR="005851B8" w:rsidRPr="00EC3AF0" w:rsidRDefault="005851B8" w:rsidP="005851B8">
      <w:pPr>
        <w:rPr>
          <w:b/>
          <w:bCs/>
          <w:rtl/>
        </w:rPr>
      </w:pPr>
      <w:r w:rsidRPr="006F178A">
        <w:rPr>
          <w:rStyle w:val="2fb"/>
          <w:rtl/>
        </w:rPr>
        <w:t xml:space="preserve">ר"ח</w:t>
      </w:r>
      <w:r w:rsidRPr="006F178A">
        <w:rPr>
          <w:rtl/>
        </w:rPr>
        <w:t xml:space="preserve"> לההוא מרבנן דמסדר </w:t>
      </w:r>
      <w:ins w:id="90093" w:author="Claude - סמנטי" w:date="2026-10-11T12:19:31Z">
        <w:r>
          <w:rPr>
            <w:rtl/>
          </w:rPr>
          <w:t xml:space="preserve">אגדה</w:t>
        </w:r>
      </w:ins>
      <w:del w:id="90094" w:author="Claude - סמנטי" w:date="2026-10-11T12:19:31Z">
        <w:r w:rsidRPr="006F178A">
          <w:rPr>
            <w:rtl/>
          </w:rPr>
          <w:delText xml:space="preserve">אגדתא</w:delText>
        </w:r>
      </w:del>
      <w:r w:rsidRPr="006F178A">
        <w:rPr>
          <w:rtl/>
        </w:rPr>
        <w:t xml:space="preserve"> </w:t>
      </w:r>
      <w:ins w:id="92176" w:author="מנוע מכני" w:date="2026-10-11T12:04:40Z">
        <w:r>
          <w:rPr>
            <w:rtl/>
          </w:rPr>
          <w:t xml:space="preserve">לפניו</w:t>
        </w:r>
      </w:ins>
      <w:del w:id="92177" w:author="מנוע מכני" w:date="2026-10-11T12:04:40Z">
        <w:r w:rsidRPr="006F178A">
          <w:rPr>
            <w:rtl/>
          </w:rPr>
          <w:delText xml:space="preserve">קמיה</w:delText>
        </w:r>
      </w:del>
      <w:r w:rsidRPr="006F178A">
        <w:rPr>
          <w:rtl/>
        </w:rPr>
        <w:t xml:space="preserve"> -הללו מדברי תורה, והללו מדברי סופרים.</w:t>
      </w:r>
    </w:p>
    <w:p>
      <w:pPr>
        <w:pStyle w:val="38"/>
        <w:rPr>
          <w:ins w:id="95141" w:author="מנוע מכני" w:date="2026-10-11T12:04:40Z"/>
        </w:rPr>
      </w:pPr>
      <w:r w:rsidRPr="00EC3AF0">
        <w:t>רבא:</w:t>
      </w:r>
    </w:p>
    <w:p w:rsidR="005851B8" w:rsidRPr="006F178A" w:rsidRDefault="005851B8" w:rsidP="005851B8">
      <w:pPr>
        <w:rPr>
          <w:rtl/>
        </w:rPr>
      </w:pPr>
      <w:del w:id="95142" w:author="מנוע מכני" w:date="2026-10-11T12:04:40Z">
        <w:r w:rsidRPr="006F178A">
          <w:rPr>
            <w:rtl/>
          </w:rPr>
          <w:delText xml:space="preserve"> </w:delText>
        </w:r>
      </w:del>
      <w:r w:rsidRPr="00A72C4A">
        <w:rPr>
          <w:rStyle w:val="afffff0"/>
          <w:rtl/>
        </w:rPr>
        <w:t>ויתר מהמה בני הזהר עשות ספרים הרבה וגו</w:t>
      </w:r>
      <w:r>
        <w:rPr>
          <w:rtl/>
        </w:rPr>
        <w:t>'</w:t>
      </w:r>
      <w:r w:rsidRPr="006F178A">
        <w:rPr>
          <w:rtl/>
        </w:rPr>
        <w:t>. בני</w:t>
      </w:r>
      <w:r w:rsidRPr="006F178A">
        <w:rPr>
          <w:rFonts w:hint="cs"/>
          <w:rtl/>
        </w:rPr>
        <w:t xml:space="preserve"> </w:t>
      </w:r>
      <w:r w:rsidRPr="006F178A">
        <w:rPr>
          <w:rtl/>
        </w:rPr>
        <w:t>הזהר בדברי סופרים יותר מדברי תורה.</w:t>
      </w:r>
    </w:p>
    <w:p w:rsidR="005851B8" w:rsidRPr="006F178A" w:rsidRDefault="005851B8" w:rsidP="005851B8">
      <w:pPr>
        <w:rPr>
          <w:rtl/>
        </w:rPr>
      </w:pPr>
      <w:r w:rsidRPr="006F178A">
        <w:rPr>
          <w:rtl/>
        </w:rPr>
        <w:t>שדברי תורה יש בהן עשה ולא תעשה, ודברי סופרים - כל העובר על דברי סופרים חייב מיתה.</w:t>
      </w:r>
    </w:p>
    <w:p w:rsidR="005851B8" w:rsidRPr="006F178A" w:rsidRDefault="005851B8" w:rsidP="005851B8">
      <w:pPr>
        <w:rPr>
          <w:rtl/>
        </w:rPr>
      </w:pPr>
      <w:r w:rsidRPr="006F178A">
        <w:rPr>
          <w:rtl/>
        </w:rPr>
        <w:t>ולא נכתבו דעשות ספרים הרבה אין קץ.</w:t>
      </w:r>
    </w:p>
    <w:p w:rsidR="005851B8" w:rsidRPr="006F178A" w:rsidRDefault="005851B8" w:rsidP="005851B8">
      <w:pPr>
        <w:rPr>
          <w:rtl/>
        </w:rPr>
      </w:pPr>
      <w:r w:rsidRPr="00A72C4A">
        <w:rPr>
          <w:rStyle w:val="afffff0"/>
          <w:rtl/>
        </w:rPr>
        <w:t>ולהג הרבה יגיעת בשר.</w:t>
      </w:r>
      <w:r w:rsidRPr="006F178A">
        <w:rPr>
          <w:rFonts w:hint="cs"/>
          <w:rtl/>
        </w:rPr>
        <w:t xml:space="preserve"> </w:t>
      </w:r>
      <w:r>
        <w:rPr>
          <w:rtl/>
        </w:rPr>
        <w:tab/>
      </w:r>
      <w:r w:rsidRPr="006F178A">
        <w:rPr>
          <w:rStyle w:val="2fb"/>
          <w:rtl/>
        </w:rPr>
        <w:t>ר"פ</w:t>
      </w:r>
      <w:r>
        <w:rPr>
          <w:rFonts w:hint="cs"/>
          <w:rtl/>
        </w:rPr>
        <w:t>:</w:t>
      </w:r>
      <w:r w:rsidRPr="006F178A">
        <w:rPr>
          <w:rtl/>
        </w:rPr>
        <w:t xml:space="preserve"> מלמד שכל המלעיג על דברי חכמים נידון בצואה רותחת.</w:t>
      </w:r>
    </w:p>
    <w:p>
      <w:pPr>
        <w:pStyle w:val="38"/>
        <w:rPr>
          <w:ins w:id="95143" w:author="מנוע מכני" w:date="2026-10-11T12:04:40Z"/>
        </w:rPr>
      </w:pPr>
      <w:r w:rsidRPr="0092079A">
        <w:t>ולרבא</w:t>
      </w:r>
      <w:r>
        <w:t>:</w:t>
      </w:r>
    </w:p>
    <w:p w:rsidR="005851B8" w:rsidRPr="009757B9" w:rsidRDefault="005851B8" w:rsidP="005851B8">
      <w:pPr>
        <w:ind w:left="1174" w:firstLine="266"/>
        <w:rPr>
          <w:rFonts w:cs="Guttman Vilna"/>
          <w:b/>
          <w:bCs/>
          <w:rtl/>
        </w:rPr>
      </w:pPr>
      <w:del w:id="95144" w:author="מנוע מכני" w:date="2026-10-11T12:04:40Z">
        <w:r w:rsidRPr="006F178A">
          <w:rPr>
            <w:rtl/>
          </w:rPr>
          <w:delText xml:space="preserve"> </w:delText>
        </w:r>
      </w:del>
      <w:r w:rsidRPr="006F178A">
        <w:rPr>
          <w:rtl/>
        </w:rPr>
        <w:t xml:space="preserve">[כתיב להג ולא לעג] אלא דכל ההוגה בהן טועם טעם בשר.</w:t>
      </w:r>
    </w:p>
    <w:p w:rsidR="005851B8" w:rsidRDefault="005851B8" w:rsidP="005851B8">
      <w:pPr>
        <w:pStyle w:val="affffd"/>
        <w:rPr>
          <w:rtl/>
        </w:rPr>
      </w:pPr>
      <w:r>
        <w:rPr>
          <w:rFonts w:hint="cs"/>
          <w:rtl/>
        </w:rPr>
        <w:t xml:space="preserve"> </w:t>
      </w:r>
      <w:r>
        <w:rPr>
          <w:rFonts w:ascii="BA חניכי הישיבות" w:hAnsi="BA חניכי הישיבות"/>
          <w:rtl/>
        </w:rPr>
        <w:t>׹</w:t>
      </w:r>
    </w:p>
    <w:p w:rsidR="005851B8" w:rsidRPr="009757B9" w:rsidRDefault="005851B8" w:rsidP="005851B8">
      <w:pPr>
        <w:pStyle w:val="afff3"/>
        <w:framePr w:wrap="around"/>
        <w:rPr>
          <w:rtl/>
        </w:rPr>
      </w:pPr>
      <w:r w:rsidRPr="009757B9">
        <w:rPr>
          <w:rFonts w:hint="cs"/>
          <w:rtl/>
        </w:rPr>
        <w:t>כב.</w:t>
      </w:r>
    </w:p>
    <w:p>
      <w:pPr>
        <w:pStyle w:val="afffff8"/>
        <w:rPr>
          <w:ins w:id="90563" w:author="קלוד" w:date="2026-10-11T12:24:08Z"/>
        </w:rPr>
      </w:pPr>
      <w:ins w:id="90564" w:author="קלוד" w:date="2026-10-11T12:24:08Z">
        <w:r>
          <w:rPr>
            <w:color w:val="7B3F00"/>
          </w:rPr>
          <w:t xml:space="preserve">ר"ע במאסרו - מסר נפשו על נטילת ידים</w:t>
        </w:r>
      </w:ins>
    </w:p>
    <w:p w:rsidR="005851B8" w:rsidRPr="006061D7" w:rsidRDefault="005851B8" w:rsidP="005851B8">
      <w:pPr>
        <w:rPr>
          <w:rtl/>
        </w:rPr>
      </w:pPr>
      <w:r w:rsidRPr="006061D7">
        <w:rPr>
          <w:rStyle w:val="2fb"/>
          <w:rFonts w:hint="cs"/>
          <w:rtl/>
        </w:rPr>
        <w:t>ר</w:t>
      </w:r>
      <w:r w:rsidRPr="006061D7">
        <w:rPr>
          <w:rStyle w:val="2fb"/>
          <w:rtl/>
        </w:rPr>
        <w:t xml:space="preserve">"ע</w:t>
      </w:r>
      <w:r w:rsidRPr="006061D7">
        <w:rPr>
          <w:rtl/>
        </w:rPr>
        <w:t xml:space="preserve"> שהקפיד על נטילת ידיים על חשבון מי שתיה שהביא לו </w:t>
      </w:r>
      <w:r w:rsidRPr="006061D7">
        <w:rPr>
          <w:rStyle w:val="2fb"/>
          <w:rtl/>
        </w:rPr>
        <w:t xml:space="preserve">רב</w:t>
      </w:r>
      <w:r w:rsidRPr="006061D7">
        <w:rPr>
          <w:rtl/>
        </w:rPr>
        <w:t xml:space="preserve"> יהושע הגרסי משרתו והעדיף למות מיתת עצמו ולא לעבור ע</w:t>
      </w:r>
      <w:r w:rsidRPr="006061D7">
        <w:rPr>
          <w:rFonts w:hint="cs"/>
          <w:rtl/>
        </w:rPr>
        <w:t xml:space="preserve">ל </w:t>
      </w:r>
      <w:r w:rsidRPr="006061D7">
        <w:rPr>
          <w:rtl/>
        </w:rPr>
        <w:t>דברי חבירו וכששמעו חכמים אמרו מה בזקנותו כך ומה בבית האסורין כך בילדותו ושלא בבית האסורין עאכו"כ.</w:t>
      </w:r>
    </w:p>
    <w:p w:rsidR="005851B8" w:rsidRDefault="005851B8" w:rsidP="005851B8">
      <w:pPr>
        <w:pStyle w:val="affffd"/>
        <w:rPr>
          <w:rtl/>
        </w:rPr>
      </w:pPr>
      <w:r>
        <w:rPr>
          <w:rFonts w:hint="cs"/>
          <w:rtl/>
        </w:rPr>
        <w:lastRenderedPageBreak/>
        <w:t xml:space="preserve"> </w:t>
      </w:r>
      <w:r>
        <w:rPr>
          <w:rFonts w:ascii="BA חניכי הישיבות" w:hAnsi="BA חניכי הישיבות"/>
          <w:rtl/>
        </w:rPr>
        <w:t>׹</w:t>
      </w:r>
    </w:p>
    <w:p>
      <w:pPr>
        <w:pStyle w:val="38"/>
        <w:rPr>
          <w:ins w:id="95146" w:author="מנוע מכני" w:date="2026-10-11T12:04:40Z"/>
        </w:rPr>
      </w:pPr>
      <w:del w:id="95145" w:author="מנוע מכני" w:date="2026-10-11T12:04:40Z">
        <w:r w:rsidRPr="006F178A">
          <w:delText xml:space="preserve">•</w:delText>
        </w:r>
      </w:del>
      <w:r w:rsidRPr="006F178A">
        <w:t xml:space="preserve"> אר</w:t>
      </w:r>
      <w:r w:rsidRPr="006F178A">
        <w:t>יא</w:t>
      </w:r>
      <w:r w:rsidRPr="006F178A">
        <w:t>"</w:t>
      </w:r>
      <w:r w:rsidRPr="006F178A">
        <w:t>ש</w:t>
      </w:r>
    </w:p>
    <w:p w:rsidR="005851B8" w:rsidRPr="00EC3AF0" w:rsidRDefault="005851B8" w:rsidP="005851B8">
      <w:pPr>
        <w:rPr>
          <w:rtl/>
        </w:rPr>
      </w:pPr>
      <w:ins w:id="90065" w:author="מנוע מכני" w:date="2026-10-11T12:04:40Z">
        <w:r>
          <w:rPr>
            <w:rtl/>
          </w:rPr>
          <w:t xml:space="preserve">:</w:t>
        </w:r>
        <w:r>
          <w:rPr>
            <w:rtl/>
          </w:rPr>
          <w:t xml:space="preserve"> ב</w:t>
        </w:r>
      </w:ins>
      <w:del w:id="90066" w:author="מנוע מכני" w:date="2026-10-11T12:04:40Z">
        <w:r w:rsidRPr="006F178A">
          <w:rPr>
            <w:rtl/>
          </w:rPr>
          <w:delText xml:space="preserve">:ב</w:delText>
        </w:r>
      </w:del>
      <w:r w:rsidRPr="006F178A">
        <w:rPr>
          <w:rtl/>
        </w:rPr>
        <w:t xml:space="preserve">שעה שתיקן שלמה עירובין ונטילת ידים, יצתה בת קול ואמרה</w:t>
      </w:r>
      <w:r w:rsidRPr="008F09C0">
        <w:rPr>
          <w:rStyle w:val="afffff0"/>
          <w:rtl/>
        </w:rPr>
        <w:t xml:space="preserve"> </w:t>
      </w:r>
      <w:r w:rsidRPr="008F09C0">
        <w:rPr>
          <w:rStyle w:val="afffff0"/>
          <w:rFonts w:hint="cs"/>
          <w:rtl/>
        </w:rPr>
        <w:t>'</w:t>
      </w:r>
      <w:ins w:id="90551" w:author="Claude - סמנטי" w:date="2026-10-11T12:19:31Z">
        <w:r>
          <w:rPr>
            <w:rStyle w:val="afffff0"/>
            <w:rtl/>
          </w:rPr>
          <w:t xml:space="preserve">בְּנִי אִם חָכַם לִבֶּךָ יִשְׂמַח לִבִּי גַם אָנִי</w:t>
        </w:r>
      </w:ins>
      <w:del w:id="90552" w:author="Claude - סמנטי" w:date="2026-10-11T12:19:31Z">
        <w:r w:rsidRPr="008F09C0">
          <w:rPr>
            <w:rStyle w:val="afffff0"/>
            <w:rtl/>
          </w:rPr>
          <w:delText xml:space="preserve">בני אם חכם לבך ישמח לבי גם אני</w:delText>
        </w:r>
      </w:del>
      <w:r w:rsidRPr="008F09C0">
        <w:rPr>
          <w:rStyle w:val="afffff0"/>
          <w:rFonts w:hint="cs"/>
          <w:rtl/>
        </w:rPr>
        <w:t>'</w:t>
      </w:r>
      <w:r w:rsidRPr="008F09C0">
        <w:rPr>
          <w:rStyle w:val="afffff0"/>
          <w:rtl/>
        </w:rPr>
        <w:t>.</w:t>
      </w:r>
      <w:r>
        <w:rPr>
          <w:rFonts w:hint="cs"/>
          <w:rtl/>
        </w:rPr>
        <w:t xml:space="preserve"> </w:t>
      </w:r>
      <w:r w:rsidRPr="006F178A">
        <w:rPr>
          <w:rFonts w:hint="cs"/>
          <w:rtl/>
        </w:rPr>
        <w:tab/>
      </w:r>
      <w:r w:rsidRPr="006F178A">
        <w:rPr>
          <w:rtl/>
        </w:rPr>
        <w:t>ואומר</w:t>
      </w:r>
      <w:r w:rsidRPr="008F09C0">
        <w:rPr>
          <w:rStyle w:val="afffff0"/>
          <w:rtl/>
        </w:rPr>
        <w:t xml:space="preserve"> </w:t>
      </w:r>
      <w:r w:rsidRPr="008F09C0">
        <w:rPr>
          <w:rStyle w:val="afffff0"/>
          <w:rFonts w:hint="cs"/>
          <w:rtl/>
        </w:rPr>
        <w:t>'</w:t>
      </w:r>
      <w:ins w:id="90549" w:author="Claude - סמנטי" w:date="2026-10-11T12:19:31Z">
        <w:r>
          <w:rPr>
            <w:rStyle w:val="afffff0"/>
            <w:rtl/>
          </w:rPr>
          <w:t xml:space="preserve">חֲכַם בְּנִי וְשַׂמַּח לִבִּי וְאָשִׁיבָה חֹרְפִי דָבָר</w:t>
        </w:r>
      </w:ins>
      <w:del w:id="90550" w:author="Claude - סמנטי" w:date="2026-10-11T12:19:31Z">
        <w:r w:rsidRPr="008F09C0">
          <w:rPr>
            <w:rStyle w:val="afffff0"/>
            <w:rtl/>
          </w:rPr>
          <w:delText xml:space="preserve">חכם בני ושמח לבי ואשיבה חרפי דבר</w:delText>
        </w:r>
      </w:del>
      <w:r w:rsidRPr="008F09C0">
        <w:rPr>
          <w:rStyle w:val="afffff0"/>
          <w:rFonts w:hint="cs"/>
          <w:rtl/>
        </w:rPr>
        <w:t>'</w:t>
      </w:r>
      <w:r w:rsidRPr="008F09C0">
        <w:rPr>
          <w:rStyle w:val="afffff0"/>
          <w:rtl/>
        </w:rPr>
        <w:t>.</w:t>
      </w:r>
    </w:p>
    <w:p>
      <w:pPr>
        <w:pStyle w:val="afffff8"/>
        <w:rPr>
          <w:ins w:id="90561" w:author="קלוד" w:date="2026-10-11T12:24:08Z"/>
        </w:rPr>
      </w:pPr>
      <w:ins w:id="90562" w:author="קלוד" w:date="2026-10-11T12:24:08Z">
        <w:r>
          <w:rPr>
            <w:color w:val="7B3F00"/>
          </w:rPr>
          <w:t xml:space="preserve">'לכה דודי נצא השדה' - דרשת רבא</w:t>
        </w:r>
      </w:ins>
    </w:p>
    <w:p>
      <w:pPr>
        <w:pStyle w:val="38"/>
        <w:rPr>
          <w:ins w:id="95147" w:author="מנוע מכני" w:date="2026-10-11T12:04:40Z"/>
        </w:rPr>
      </w:pPr>
      <w:r w:rsidRPr="00EC3AF0">
        <w:t>רבא:</w:t>
      </w:r>
    </w:p>
    <w:p w:rsidR="005851B8" w:rsidRPr="009757B9" w:rsidRDefault="005851B8" w:rsidP="005851B8">
      <w:pPr>
        <w:rPr>
          <w:rFonts w:cs="Guttman Vilna"/>
          <w:b/>
          <w:bCs/>
          <w:rtl/>
        </w:rPr>
      </w:pPr>
      <w:del w:id="95148" w:author="מנוע מכני" w:date="2026-10-11T12:04:40Z">
        <w:r w:rsidRPr="008F09C0">
          <w:rPr>
            <w:rStyle w:val="afffff0"/>
            <w:rtl/>
          </w:rPr>
          <w:delText xml:space="preserve"> </w:delText>
        </w:r>
      </w:del>
      <w:r w:rsidRPr="008F09C0">
        <w:rPr>
          <w:rStyle w:val="afffff0"/>
          <w:rFonts w:hint="cs"/>
          <w:rtl/>
        </w:rPr>
        <w:t>'</w:t>
      </w:r>
      <w:ins w:id="90553" w:author="Claude - סמנטי" w:date="2026-10-11T12:19:31Z">
        <w:r>
          <w:rPr>
            <w:rStyle w:val="afffff0"/>
            <w:rtl/>
          </w:rPr>
          <w:t xml:space="preserve">לְכָה דוֹדִי</w:t>
        </w:r>
      </w:ins>
      <w:del w:id="90554" w:author="Claude - סמנטי" w:date="2026-10-11T12:19:31Z">
        <w:r w:rsidRPr="008F09C0">
          <w:rPr>
            <w:rStyle w:val="afffff0"/>
            <w:rtl/>
          </w:rPr>
          <w:delText xml:space="preserve">לכה דודי</w:delText>
        </w:r>
      </w:del>
      <w:r w:rsidRPr="008F09C0">
        <w:rPr>
          <w:rStyle w:val="afffff0"/>
          <w:rFonts w:hint="cs"/>
          <w:rtl/>
        </w:rPr>
        <w:t>'</w:t>
      </w:r>
      <w:r w:rsidRPr="008F09C0">
        <w:rPr>
          <w:rStyle w:val="afffff0"/>
          <w:rtl/>
        </w:rPr>
        <w:t xml:space="preserve"> </w:t>
      </w:r>
      <w:r w:rsidRPr="006F178A">
        <w:rPr>
          <w:rtl/>
        </w:rPr>
        <w:t xml:space="preserve">- כנסת ישראל לפני </w:t>
      </w:r>
      <w:r w:rsidRPr="006F178A">
        <w:rPr>
          <w:rtl/>
        </w:rPr>
        <w:t xml:space="preserve">הקב"ה</w:t>
      </w:r>
      <w:r w:rsidRPr="006F178A">
        <w:rPr>
          <w:rtl/>
        </w:rPr>
        <w:t xml:space="preserve"> </w:t>
      </w:r>
      <w:r w:rsidRPr="006F178A">
        <w:rPr>
          <w:rStyle w:val="2fb"/>
          <w:rtl/>
        </w:rPr>
        <w:t xml:space="preserve">רבש"ע</w:t>
      </w:r>
      <w:r w:rsidRPr="006F178A">
        <w:rPr>
          <w:rtl/>
        </w:rPr>
        <w:t xml:space="preserve"> אל תדינני כיושבי כרכים שיש בהן גזל ועריות</w:t>
      </w:r>
      <w:r>
        <w:rPr>
          <w:rFonts w:hint="cs"/>
          <w:rtl/>
        </w:rPr>
        <w:t xml:space="preserve"> </w:t>
      </w:r>
      <w:r w:rsidRPr="006F178A">
        <w:rPr>
          <w:rtl/>
        </w:rPr>
        <w:t>ושבועת שוא ושקר.</w:t>
      </w:r>
    </w:p>
    <w:p w:rsidR="005851B8" w:rsidRPr="006F178A" w:rsidRDefault="005851B8" w:rsidP="005851B8">
      <w:pPr>
        <w:rPr>
          <w:rtl/>
        </w:rPr>
      </w:pPr>
      <w:r w:rsidRPr="00523F92">
        <w:rPr>
          <w:rStyle w:val="afffff0"/>
          <w:rFonts w:hint="cs"/>
          <w:rtl/>
        </w:rPr>
        <w:t>'</w:t>
      </w:r>
      <w:ins w:id="90555" w:author="Claude - סמנטי" w:date="2026-10-11T12:19:31Z">
        <w:r>
          <w:rPr>
            <w:rStyle w:val="afffff0"/>
            <w:rtl/>
          </w:rPr>
          <w:t xml:space="preserve">נֵצֵא הַשָּׂדֶה</w:t>
        </w:r>
      </w:ins>
      <w:del w:id="90556" w:author="Claude - סמנטי" w:date="2026-10-11T12:19:31Z">
        <w:r w:rsidRPr="00523F92">
          <w:rPr>
            <w:rStyle w:val="afffff0"/>
            <w:rtl/>
          </w:rPr>
          <w:delText xml:space="preserve">נצא השדה</w:delText>
        </w:r>
      </w:del>
      <w:r w:rsidRPr="00523F92">
        <w:rPr>
          <w:rStyle w:val="afffff0"/>
          <w:rFonts w:hint="cs"/>
          <w:rtl/>
        </w:rPr>
        <w:t>'</w:t>
      </w:r>
      <w:r w:rsidRPr="00523F92">
        <w:rPr>
          <w:rStyle w:val="afffff0"/>
          <w:rtl/>
        </w:rPr>
        <w:t xml:space="preserve"> </w:t>
      </w:r>
      <w:r w:rsidRPr="006F178A">
        <w:rPr>
          <w:rtl/>
        </w:rPr>
        <w:t>- בא ואראך תלמידי חכמים שעוסקין בתורה מתוך הדחק.</w:t>
      </w:r>
    </w:p>
    <w:p w:rsidR="005851B8" w:rsidRPr="00B3644D" w:rsidRDefault="005851B8" w:rsidP="005851B8">
      <w:pPr>
        <w:rPr>
          <w:spacing w:val="-4"/>
          <w:rtl/>
        </w:rPr>
      </w:pPr>
      <w:r w:rsidRPr="00B3644D">
        <w:rPr>
          <w:rStyle w:val="afffff0"/>
          <w:rFonts w:hint="cs"/>
          <w:spacing w:val="-4"/>
          <w:rtl/>
        </w:rPr>
        <w:t>'</w:t>
      </w:r>
      <w:ins w:id="90557" w:author="Claude - סמנטי" w:date="2026-10-11T12:19:31Z">
        <w:r>
          <w:rPr>
            <w:rStyle w:val="afffff0"/>
            <w:spacing w:val="-4"/>
            <w:rtl/>
          </w:rPr>
          <w:t xml:space="preserve">נָלִינָה בַּכְּפָרִים</w:t>
        </w:r>
      </w:ins>
      <w:del w:id="90558" w:author="Claude - סמנטי" w:date="2026-10-11T12:19:31Z">
        <w:r w:rsidRPr="00B3644D">
          <w:rPr>
            <w:rStyle w:val="afffff0"/>
            <w:spacing w:val="-4"/>
            <w:rtl/>
          </w:rPr>
          <w:delText xml:space="preserve">נלינה בכפרים</w:delText>
        </w:r>
      </w:del>
      <w:r w:rsidRPr="00B3644D">
        <w:rPr>
          <w:rStyle w:val="afffff0"/>
          <w:rFonts w:hint="cs"/>
          <w:spacing w:val="-4"/>
          <w:rtl/>
        </w:rPr>
        <w:t>'</w:t>
      </w:r>
      <w:r w:rsidRPr="00B3644D">
        <w:rPr>
          <w:rStyle w:val="afffff0"/>
          <w:spacing w:val="-4"/>
          <w:rtl/>
        </w:rPr>
        <w:t xml:space="preserve"> </w:t>
      </w:r>
      <w:r w:rsidRPr="00B3644D">
        <w:rPr>
          <w:spacing w:val="-4"/>
          <w:rtl/>
        </w:rPr>
        <w:t>אל תקרי בכפרים אלא בכופרים בא ואראך אותם שהשפעת להן טובה והן כפרו בך.</w:t>
      </w:r>
    </w:p>
    <w:p w:rsidR="005851B8" w:rsidRPr="006F178A" w:rsidRDefault="005851B8" w:rsidP="005851B8">
      <w:pPr>
        <w:rPr>
          <w:rtl/>
        </w:rPr>
      </w:pPr>
      <w:r w:rsidRPr="00523F92">
        <w:rPr>
          <w:rStyle w:val="afffff0"/>
          <w:rFonts w:hint="cs"/>
          <w:rtl/>
        </w:rPr>
        <w:t>'</w:t>
      </w:r>
      <w:ins w:id="90559" w:author="Claude - סמנטי" w:date="2026-10-11T12:19:31Z">
        <w:r>
          <w:rPr>
            <w:rStyle w:val="afffff0"/>
            <w:rtl/>
          </w:rPr>
          <w:t xml:space="preserve">נַשְׁכִּימָה לַכְּרָמִים</w:t>
        </w:r>
      </w:ins>
      <w:del w:id="90560" w:author="Claude - סמנטי" w:date="2026-10-11T12:19:31Z">
        <w:r w:rsidRPr="00523F92">
          <w:rPr>
            <w:rStyle w:val="afffff0"/>
            <w:rtl/>
          </w:rPr>
          <w:delText xml:space="preserve">נשכימה לכרמים</w:delText>
        </w:r>
      </w:del>
      <w:r w:rsidRPr="00523F92">
        <w:rPr>
          <w:rStyle w:val="afffff0"/>
          <w:rFonts w:hint="cs"/>
          <w:rtl/>
        </w:rPr>
        <w:t>'</w:t>
      </w:r>
      <w:r w:rsidRPr="00523F92">
        <w:rPr>
          <w:rStyle w:val="afffff0"/>
          <w:rtl/>
        </w:rPr>
        <w:t xml:space="preserve"> </w:t>
      </w:r>
      <w:r w:rsidRPr="006F178A">
        <w:rPr>
          <w:rtl/>
        </w:rPr>
        <w:t>- אלו בתי כנסיות ובתי מדרשות.</w:t>
      </w:r>
    </w:p>
    <w:p w:rsidR="005851B8" w:rsidRPr="006F178A" w:rsidRDefault="005851B8" w:rsidP="005851B8">
      <w:pPr>
        <w:rPr>
          <w:rtl/>
        </w:rPr>
      </w:pPr>
      <w:r w:rsidRPr="00523F92">
        <w:rPr>
          <w:rStyle w:val="afffff0"/>
          <w:rFonts w:hint="cs"/>
          <w:rtl/>
        </w:rPr>
        <w:t>'</w:t>
      </w:r>
      <w:ins w:id="90561" w:author="Claude - סמנטי" w:date="2026-10-11T12:19:31Z">
        <w:r>
          <w:rPr>
            <w:rStyle w:val="afffff0"/>
            <w:rtl/>
          </w:rPr>
          <w:t xml:space="preserve">נִרְאֶה אִם פָּרְחָה הַגֶּפֶן</w:t>
        </w:r>
      </w:ins>
      <w:del w:id="90562" w:author="Claude - סמנטי" w:date="2026-10-11T12:19:31Z">
        <w:r w:rsidRPr="00523F92">
          <w:rPr>
            <w:rStyle w:val="afffff0"/>
            <w:rtl/>
          </w:rPr>
          <w:delText xml:space="preserve">נראה אם פרחה הגפן</w:delText>
        </w:r>
      </w:del>
      <w:r w:rsidRPr="00523F92">
        <w:rPr>
          <w:rStyle w:val="afffff0"/>
          <w:rFonts w:hint="cs"/>
          <w:rtl/>
        </w:rPr>
        <w:t>'</w:t>
      </w:r>
      <w:r w:rsidRPr="00523F92">
        <w:rPr>
          <w:rStyle w:val="afffff0"/>
          <w:rtl/>
        </w:rPr>
        <w:t xml:space="preserve"> </w:t>
      </w:r>
      <w:r w:rsidRPr="006F178A">
        <w:rPr>
          <w:rtl/>
        </w:rPr>
        <w:t>- אלו בעלי מקרא.</w:t>
      </w:r>
    </w:p>
    <w:p w:rsidR="005851B8" w:rsidRPr="006F178A" w:rsidRDefault="005851B8" w:rsidP="005851B8">
      <w:pPr>
        <w:rPr>
          <w:rtl/>
        </w:rPr>
      </w:pPr>
      <w:r w:rsidRPr="00523F92">
        <w:rPr>
          <w:rStyle w:val="afffff0"/>
          <w:rFonts w:hint="cs"/>
          <w:rtl/>
        </w:rPr>
        <w:t>'</w:t>
      </w:r>
      <w:ins w:id="90563" w:author="Claude - סמנטי" w:date="2026-10-11T12:19:31Z">
        <w:r>
          <w:rPr>
            <w:rStyle w:val="afffff0"/>
            <w:rtl/>
          </w:rPr>
          <w:t xml:space="preserve">פִּתַּח הַסְּמָדַר</w:t>
        </w:r>
      </w:ins>
      <w:del w:id="90564" w:author="Claude - סמנטי" w:date="2026-10-11T12:19:31Z">
        <w:r w:rsidRPr="00523F92">
          <w:rPr>
            <w:rStyle w:val="afffff0"/>
            <w:rtl/>
          </w:rPr>
          <w:delText xml:space="preserve">פתח הסמדר</w:delText>
        </w:r>
      </w:del>
      <w:r w:rsidRPr="00523F92">
        <w:rPr>
          <w:rStyle w:val="afffff0"/>
          <w:rFonts w:hint="cs"/>
          <w:rtl/>
        </w:rPr>
        <w:t>'</w:t>
      </w:r>
      <w:r w:rsidRPr="00523F92">
        <w:rPr>
          <w:rStyle w:val="afffff0"/>
          <w:rtl/>
        </w:rPr>
        <w:t xml:space="preserve"> </w:t>
      </w:r>
      <w:r w:rsidRPr="006F178A">
        <w:rPr>
          <w:rtl/>
        </w:rPr>
        <w:t>- אלו בעלי משנה.</w:t>
      </w:r>
    </w:p>
    <w:p w:rsidR="005851B8" w:rsidRPr="006F178A" w:rsidRDefault="005851B8" w:rsidP="005851B8">
      <w:pPr>
        <w:rPr>
          <w:rtl/>
        </w:rPr>
      </w:pPr>
      <w:r w:rsidRPr="00661902">
        <w:rPr>
          <w:rStyle w:val="afffff0"/>
          <w:rFonts w:hint="cs"/>
          <w:rtl/>
        </w:rPr>
        <w:t>'</w:t>
      </w:r>
      <w:ins w:id="90565" w:author="Claude - סמנטי" w:date="2026-10-11T12:19:31Z">
        <w:r>
          <w:rPr>
            <w:rStyle w:val="afffff0"/>
            <w:rtl/>
          </w:rPr>
          <w:t xml:space="preserve">הֵנֵצּוּ הָרִמּוֹנִים</w:t>
        </w:r>
      </w:ins>
      <w:del w:id="90566" w:author="Claude - סמנטי" w:date="2026-10-11T12:19:31Z">
        <w:r w:rsidRPr="00661902">
          <w:rPr>
            <w:rStyle w:val="afffff0"/>
            <w:rtl/>
          </w:rPr>
          <w:delText xml:space="preserve">הנצו הרמונים</w:delText>
        </w:r>
      </w:del>
      <w:r w:rsidRPr="00661902">
        <w:rPr>
          <w:rStyle w:val="afffff0"/>
          <w:rFonts w:hint="cs"/>
          <w:rtl/>
        </w:rPr>
        <w:t>'</w:t>
      </w:r>
      <w:r w:rsidRPr="00661902">
        <w:rPr>
          <w:rStyle w:val="afffff0"/>
          <w:rtl/>
        </w:rPr>
        <w:t>-</w:t>
      </w:r>
      <w:r w:rsidRPr="006F178A">
        <w:rPr>
          <w:rtl/>
        </w:rPr>
        <w:t xml:space="preserve"> אלו בעלי גמרא.</w:t>
      </w:r>
    </w:p>
    <w:p w:rsidR="005851B8" w:rsidRPr="006F178A" w:rsidRDefault="005851B8" w:rsidP="005851B8">
      <w:pPr>
        <w:rPr>
          <w:rtl/>
        </w:rPr>
      </w:pPr>
      <w:r w:rsidRPr="00523F92">
        <w:rPr>
          <w:rStyle w:val="afffff0"/>
          <w:rFonts w:hint="cs"/>
          <w:rtl/>
        </w:rPr>
        <w:t>'</w:t>
      </w:r>
      <w:ins w:id="90567" w:author="Claude - סמנטי" w:date="2026-10-11T12:19:31Z">
        <w:r>
          <w:rPr>
            <w:rStyle w:val="afffff0"/>
            <w:rtl/>
          </w:rPr>
          <w:t xml:space="preserve">שָׁם אֶתֵּן אֶת דֹּדַי לָךְ</w:t>
        </w:r>
      </w:ins>
      <w:del w:id="90568" w:author="Claude - סמנטי" w:date="2026-10-11T12:19:31Z">
        <w:r w:rsidRPr="00523F92">
          <w:rPr>
            <w:rStyle w:val="afffff0"/>
            <w:rtl/>
          </w:rPr>
          <w:delText xml:space="preserve">שם אתן את דדי לך</w:delText>
        </w:r>
      </w:del>
      <w:r w:rsidRPr="00523F92">
        <w:rPr>
          <w:rStyle w:val="afffff0"/>
          <w:rFonts w:hint="cs"/>
          <w:rtl/>
        </w:rPr>
        <w:t>'</w:t>
      </w:r>
      <w:r w:rsidRPr="00523F92">
        <w:rPr>
          <w:rStyle w:val="afffff0"/>
          <w:rtl/>
        </w:rPr>
        <w:t xml:space="preserve"> </w:t>
      </w:r>
      <w:r w:rsidRPr="006F178A">
        <w:rPr>
          <w:rtl/>
        </w:rPr>
        <w:t>- אראך כבודי וגודלי, שבח בני ובנותי.</w:t>
      </w:r>
    </w:p>
    <w:p w:rsidR="005851B8" w:rsidRPr="006F178A" w:rsidRDefault="005851B8" w:rsidP="005851B8">
      <w:pPr>
        <w:pStyle w:val="afffff"/>
        <w:rPr>
          <w:rtl/>
        </w:rPr>
      </w:pPr>
      <w:r w:rsidRPr="006F178A">
        <w:rPr>
          <w:rtl/>
        </w:rPr>
        <w:t>רב המנונא: וידבר שלשת אלפים משל על כל דבר ודבר של תורה.</w:t>
      </w:r>
    </w:p>
    <w:p w:rsidR="005851B8" w:rsidRPr="00EC3AF0" w:rsidRDefault="005851B8" w:rsidP="005851B8">
      <w:pPr>
        <w:pStyle w:val="afffff"/>
        <w:rPr>
          <w:rtl/>
        </w:rPr>
      </w:pPr>
      <w:r w:rsidRPr="006F178A">
        <w:rPr>
          <w:sz w:val="20"/>
          <w:rtl/>
        </w:rPr>
        <w:t>חמשה ואלף טעמים על כל דבר ודבר של סופרים.</w:t>
      </w:r>
    </w:p>
    <w:p>
      <w:pPr>
        <w:pStyle w:val="38"/>
        <w:rPr>
          <w:ins w:id="95149" w:author="מנוע מכני" w:date="2026-10-11T12:04:40Z"/>
        </w:rPr>
      </w:pPr>
      <w:r w:rsidRPr="00B3644D">
        <w:t>רבא:</w:t>
      </w:r>
    </w:p>
    <w:p w:rsidR="005851B8" w:rsidRPr="00B3644D" w:rsidRDefault="005851B8" w:rsidP="005851B8">
      <w:pPr>
        <w:rPr>
          <w:spacing w:val="-2"/>
          <w:rtl/>
        </w:rPr>
      </w:pPr>
      <w:del w:id="95150" w:author="מנוע מכני" w:date="2026-10-11T12:04:40Z">
        <w:r w:rsidRPr="00B3644D">
          <w:rPr>
            <w:spacing w:val="-2"/>
            <w:rtl/>
          </w:rPr>
          <w:delText xml:space="preserve"> </w:delText>
        </w:r>
      </w:del>
      <w:r w:rsidRPr="00B3644D">
        <w:rPr>
          <w:rStyle w:val="afffff0"/>
          <w:spacing w:val="-2"/>
          <w:rtl/>
        </w:rPr>
        <w:t>ויתר שהיה קהלת חכם עוד לימד דעת את העם</w:t>
      </w:r>
      <w:r w:rsidRPr="00B3644D">
        <w:rPr>
          <w:spacing w:val="-2"/>
          <w:rtl/>
        </w:rPr>
        <w:t xml:space="preserve"> </w:t>
      </w:r>
      <w:r w:rsidRPr="00B3644D">
        <w:rPr>
          <w:rFonts w:hint="cs"/>
          <w:spacing w:val="-2"/>
          <w:rtl/>
        </w:rPr>
        <w:t>לימדם</w:t>
      </w:r>
      <w:r w:rsidRPr="00B3644D">
        <w:rPr>
          <w:spacing w:val="-2"/>
          <w:rtl/>
        </w:rPr>
        <w:t xml:space="preserve"> בסימני טעמים, ואסברה במאי דדמי </w:t>
      </w:r>
      <w:ins w:id="92178" w:author="מנוע מכני" w:date="2026-10-11T12:04:40Z">
        <w:r>
          <w:rPr>
            <w:spacing w:val="-2"/>
            <w:rtl/>
          </w:rPr>
          <w:t xml:space="preserve">לו</w:t>
        </w:r>
      </w:ins>
      <w:del w:id="92179" w:author="מנוע מכני" w:date="2026-10-11T12:04:40Z">
        <w:r w:rsidRPr="00B3644D">
          <w:rPr>
            <w:spacing w:val="-2"/>
            <w:rtl/>
          </w:rPr>
          <w:delText xml:space="preserve">ליה</w:delText>
        </w:r>
      </w:del>
      <w:r w:rsidRPr="00B3644D">
        <w:rPr>
          <w:spacing w:val="-2"/>
          <w:rtl/>
        </w:rPr>
        <w:t xml:space="preserve">.</w:t>
      </w:r>
    </w:p>
    <w:p w:rsidR="005851B8" w:rsidRPr="006061D7" w:rsidRDefault="005851B8" w:rsidP="005851B8">
      <w:pPr>
        <w:rPr>
          <w:rtl/>
        </w:rPr>
      </w:pPr>
      <w:r w:rsidRPr="00661902">
        <w:rPr>
          <w:rStyle w:val="afffff0"/>
          <w:rFonts w:hint="cs"/>
          <w:rtl/>
        </w:rPr>
        <w:t>'</w:t>
      </w:r>
      <w:ins w:id="90569" w:author="Claude - סמנטי" w:date="2026-10-11T12:19:31Z">
        <w:r>
          <w:rPr>
            <w:rStyle w:val="afffff0"/>
            <w:rtl/>
          </w:rPr>
          <w:t xml:space="preserve">וְאִזֵּן וְחִקֵּר תִּקֵּן מְשָׁלִים הַרְבֵּה</w:t>
        </w:r>
      </w:ins>
      <w:del w:id="90570" w:author="Claude - סמנטי" w:date="2026-10-11T12:19:31Z">
        <w:r w:rsidRPr="00661902">
          <w:rPr>
            <w:rStyle w:val="afffff0"/>
            <w:rtl/>
          </w:rPr>
          <w:delText xml:space="preserve">ואזן וחקר תקן משלים הרבה</w:delText>
        </w:r>
      </w:del>
      <w:r w:rsidRPr="00661902">
        <w:rPr>
          <w:rStyle w:val="afffff0"/>
          <w:rFonts w:hint="cs"/>
          <w:rtl/>
        </w:rPr>
        <w:t>'</w:t>
      </w:r>
      <w:r w:rsidRPr="006061D7">
        <w:rPr>
          <w:rtl/>
        </w:rPr>
        <w:t>- בתחילה היתה תורה דומה לכפיפה שאין לה אזנים, עד שבא ועשה לה אזנים.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59" w:author="קלוד" w:date="2026-10-11T12:24:08Z"/>
        </w:rPr>
      </w:pPr>
      <w:ins w:id="90560" w:author="קלוד" w:date="2026-10-11T12:24:08Z">
        <w:r>
          <w:rPr>
            <w:color w:val="7B3F00"/>
          </w:rPr>
          <w:t xml:space="preserve">'קווצותיו תלתלים' - תילי תילים של הלכות</w:t>
        </w:r>
      </w:ins>
    </w:p>
    <w:p>
      <w:pPr>
        <w:pStyle w:val="38"/>
        <w:rPr>
          <w:ins w:id="95151" w:author="מנוע מכני" w:date="2026-10-11T12:04:40Z"/>
        </w:rPr>
      </w:pPr>
      <w:r w:rsidRPr="00B3644D">
        <w:t xml:space="preserve">ר"ח מרב עוקבא:</w:t>
      </w:r>
    </w:p>
    <w:p w:rsidR="005851B8" w:rsidRPr="00B3644D" w:rsidRDefault="005851B8" w:rsidP="005851B8">
      <w:pPr>
        <w:rPr>
          <w:spacing w:val="-2"/>
          <w:rtl/>
        </w:rPr>
      </w:pPr>
      <w:del w:id="95152" w:author="מנוע מכני" w:date="2026-10-11T12:04:40Z">
        <w:r w:rsidRPr="00B3644D">
          <w:rPr>
            <w:rFonts w:ascii="Fb Fontext" w:hAnsi="Fb Fontext"/>
            <w:spacing w:val="-2"/>
            <w:rtl/>
          </w:rPr>
          <w:delText xml:space="preserve"> </w:delText>
        </w:r>
      </w:del>
      <w:r w:rsidRPr="00B3644D">
        <w:rPr>
          <w:rStyle w:val="afffff0"/>
          <w:spacing w:val="-2"/>
          <w:rtl/>
        </w:rPr>
        <w:t>קווצותיו תלתלים</w:t>
      </w:r>
      <w:r w:rsidRPr="00B3644D">
        <w:rPr>
          <w:rFonts w:ascii="Fb Fontext" w:hAnsi="Fb Fontext"/>
          <w:spacing w:val="-2"/>
          <w:rtl/>
        </w:rPr>
        <w:t>. -מלמד שיש לדרוש על כל קוץ וקוץ תילי תילים של הלכות.</w:t>
      </w:r>
    </w:p>
    <w:p w:rsidR="005851B8" w:rsidRPr="006F178A" w:rsidRDefault="005851B8" w:rsidP="005851B8">
      <w:pPr>
        <w:rPr>
          <w:rtl/>
        </w:rPr>
      </w:pPr>
      <w:r w:rsidRPr="00A72C4A">
        <w:rPr>
          <w:rStyle w:val="afffff0"/>
          <w:rtl/>
        </w:rPr>
        <w:t>שחרות כעורב,</w:t>
      </w:r>
      <w:r w:rsidRPr="006F178A">
        <w:rPr>
          <w:rtl/>
        </w:rPr>
        <w:t xml:space="preserve"> - במי אתה מוצאן במי שמשכים ומעריב עליהן לבית המדרש.</w:t>
      </w:r>
    </w:p>
    <w:p>
      <w:pPr>
        <w:pStyle w:val="38"/>
        <w:rPr>
          <w:ins w:id="95153" w:author="מנוע מכני" w:date="2026-10-11T12:04:40Z"/>
        </w:rPr>
      </w:pPr>
      <w:r w:rsidRPr="006F178A">
        <w:t xml:space="preserve">רבה:</w:t>
      </w:r>
    </w:p>
    <w:p w:rsidR="005851B8" w:rsidRPr="00EC3AF0" w:rsidRDefault="005851B8" w:rsidP="005851B8">
      <w:pPr>
        <w:rPr>
          <w:b/>
          <w:bCs/>
          <w:rtl/>
        </w:rPr>
      </w:pPr>
      <w:del w:id="95154" w:author="מנוע מכני" w:date="2026-10-11T12:04:40Z">
        <w:r w:rsidRPr="006F178A">
          <w:rPr>
            <w:rtl/>
          </w:rPr>
          <w:delText xml:space="preserve"> </w:delText>
        </w:r>
      </w:del>
      <w:r w:rsidRPr="006F178A">
        <w:rPr>
          <w:rtl/>
        </w:rPr>
        <w:t xml:space="preserve">במי שמשחיר פניו עליהן כעורב.</w:t>
      </w:r>
    </w:p>
    <w:p>
      <w:pPr>
        <w:pStyle w:val="38"/>
        <w:rPr>
          <w:ins w:id="95155" w:author="מנוע מכני" w:date="2026-10-11T12:04:40Z"/>
        </w:rPr>
      </w:pPr>
      <w:r w:rsidRPr="00EC3AF0">
        <w:t>רבא:</w:t>
      </w:r>
    </w:p>
    <w:p w:rsidR="005851B8" w:rsidRPr="006F178A" w:rsidRDefault="005851B8" w:rsidP="005851B8">
      <w:pPr>
        <w:rPr>
          <w:rtl/>
        </w:rPr>
      </w:pPr>
      <w:del w:id="95156" w:author="מנוע מכני" w:date="2026-10-11T12:04:40Z">
        <w:r w:rsidRPr="006F178A">
          <w:rPr>
            <w:rtl/>
          </w:rPr>
          <w:delText xml:space="preserve"> </w:delText>
        </w:r>
      </w:del>
      <w:r w:rsidRPr="006F178A">
        <w:rPr>
          <w:rtl/>
        </w:rPr>
        <w:t xml:space="preserve">במי שמשים עצמו אכזרי על בניו ועל בני ביתו כעורב.</w:t>
      </w:r>
    </w:p>
    <w:p w:rsidR="005851B8" w:rsidRPr="006F178A" w:rsidRDefault="005851B8" w:rsidP="005851B8">
      <w:pPr>
        <w:rPr>
          <w:rtl/>
        </w:rPr>
      </w:pPr>
      <w:r w:rsidRPr="006F178A">
        <w:rPr>
          <w:rtl/>
        </w:rPr>
        <w:t xml:space="preserve">כי הא </w:t>
      </w:r>
      <w:r w:rsidRPr="006F178A">
        <w:rPr>
          <w:rStyle w:val="2fb"/>
          <w:rtl/>
        </w:rPr>
        <w:t xml:space="preserve">דראב"מ</w:t>
      </w:r>
      <w:r>
        <w:rPr>
          <w:rFonts w:hint="cs"/>
          <w:rtl/>
        </w:rPr>
        <w:t>:</w:t>
      </w:r>
      <w:r w:rsidRPr="006F178A">
        <w:rPr>
          <w:rtl/>
        </w:rPr>
        <w:t xml:space="preserve"> דאמר לדביתהו דלא שלימו קורמי באגמא ושתאכילם מן ההפקר.</w:t>
      </w:r>
    </w:p>
    <w:p>
      <w:pPr>
        <w:pStyle w:val="38"/>
        <w:rPr>
          <w:ins w:id="95157" w:author="מנוע מכני" w:date="2026-10-11T12:04:40Z"/>
        </w:rPr>
      </w:pPr>
      <w:r w:rsidRPr="006F178A">
        <w:t>ריב"ל</w:t>
      </w:r>
      <w:r>
        <w:t>:</w:t>
      </w:r>
    </w:p>
    <w:p w:rsidR="005851B8" w:rsidRPr="006F178A" w:rsidRDefault="005851B8" w:rsidP="005851B8">
      <w:pPr>
        <w:rPr>
          <w:rtl/>
        </w:rPr>
      </w:pPr>
      <w:del w:id="95158" w:author="מנוע מכני" w:date="2026-10-11T12:04:40Z">
        <w:r w:rsidRPr="006F178A">
          <w:rPr>
            <w:rtl/>
          </w:rPr>
          <w:delText xml:space="preserve"> </w:delText>
        </w:r>
      </w:del>
      <w:r w:rsidRPr="00A72C4A">
        <w:rPr>
          <w:rStyle w:val="afffff0"/>
          <w:rtl/>
        </w:rPr>
        <w:t>ומשלם לשנאיו אל פניו להאבידו,</w:t>
      </w:r>
      <w:r w:rsidRPr="006F178A">
        <w:rPr>
          <w:rtl/>
        </w:rPr>
        <w:t xml:space="preserve"> אילמלא מקרא כתוב אי אפשר לאומרו, כביכול כאדם שנושא משוי על פניו ומבקש להשליכו ממנו.</w:t>
      </w:r>
    </w:p>
    <w:p>
      <w:pPr>
        <w:pStyle w:val="38"/>
        <w:rPr>
          <w:ins w:id="95159" w:author="מנוע מכני" w:date="2026-10-11T12:04:40Z"/>
        </w:rPr>
      </w:pPr>
      <w:r w:rsidRPr="006F178A">
        <w:t xml:space="preserve">רבי אילא:</w:t>
      </w:r>
    </w:p>
    <w:p w:rsidR="005851B8" w:rsidRPr="006F178A" w:rsidRDefault="005851B8" w:rsidP="005851B8">
      <w:pPr>
        <w:rPr>
          <w:rtl/>
        </w:rPr>
      </w:pPr>
      <w:del w:id="95160" w:author="מנוע מכני" w:date="2026-10-11T12:04:40Z">
        <w:r w:rsidRPr="006F178A">
          <w:rPr>
            <w:rtl/>
          </w:rPr>
          <w:delText xml:space="preserve"> </w:delText>
        </w:r>
      </w:del>
      <w:r w:rsidRPr="00A72C4A">
        <w:rPr>
          <w:rStyle w:val="afffff0"/>
          <w:rtl/>
        </w:rPr>
        <w:t xml:space="preserve">לא</w:t>
      </w:r>
      <w:r w:rsidRPr="00A72C4A">
        <w:rPr>
          <w:rStyle w:val="afffff0"/>
          <w:rtl/>
        </w:rPr>
        <w:t xml:space="preserve"> יאחר לשנאו,</w:t>
      </w:r>
      <w:r w:rsidRPr="006F178A">
        <w:rPr>
          <w:rtl/>
        </w:rPr>
        <w:t xml:space="preserve"> לשונאיו הוא דלא יאחר, אבל יאחר לצדיקים גמורים.</w:t>
      </w:r>
    </w:p>
    <w:p>
      <w:pPr>
        <w:pStyle w:val="38"/>
        <w:rPr>
          <w:ins w:id="95161" w:author="מנוע מכני" w:date="2026-10-11T12:04:40Z"/>
        </w:rPr>
      </w:pPr>
      <w:r w:rsidRPr="00132755">
        <w:t>וכריב"ל:</w:t>
      </w:r>
    </w:p>
    <w:p w:rsidR="005851B8" w:rsidRPr="00132755" w:rsidRDefault="005851B8" w:rsidP="005851B8">
      <w:pPr>
        <w:rPr>
          <w:rFonts w:cs="Guttman Vilna"/>
          <w:b/>
          <w:bCs/>
          <w:spacing w:val="-2"/>
          <w:rtl/>
        </w:rPr>
      </w:pPr>
      <w:del w:id="95162" w:author="מנוע מכני" w:date="2026-10-11T12:04:40Z">
        <w:r w:rsidRPr="00132755">
          <w:rPr>
            <w:rStyle w:val="afffff0"/>
            <w:spacing w:val="-2"/>
            <w:rtl/>
          </w:rPr>
          <w:delText xml:space="preserve"> </w:delText>
        </w:r>
      </w:del>
      <w:r w:rsidRPr="00132755">
        <w:rPr>
          <w:rStyle w:val="afffff0"/>
          <w:rFonts w:hint="cs"/>
          <w:spacing w:val="-2"/>
          <w:rtl/>
        </w:rPr>
        <w:t>'</w:t>
      </w:r>
      <w:ins w:id="90571" w:author="Claude - סמנטי" w:date="2026-10-11T12:19:31Z">
        <w:r>
          <w:rPr>
            <w:rStyle w:val="afffff0"/>
            <w:spacing w:val="-2"/>
            <w:rtl/>
          </w:rPr>
          <w:t xml:space="preserve">אֲשֶׁר אָנֹכִי מְצַוְּךָ הַיּוֹם לַעֲשׂוֹתָם</w:t>
        </w:r>
      </w:ins>
      <w:del w:id="90572" w:author="Claude - סמנטי" w:date="2026-10-11T12:19:31Z">
        <w:r w:rsidRPr="00132755">
          <w:rPr>
            <w:rStyle w:val="afffff0"/>
            <w:spacing w:val="-2"/>
            <w:rtl/>
          </w:rPr>
          <w:delText xml:space="preserve">אשר אנכי מצוך היום לעשותם</w:delText>
        </w:r>
      </w:del>
      <w:r w:rsidRPr="00132755">
        <w:rPr>
          <w:rStyle w:val="afffff0"/>
          <w:rFonts w:hint="cs"/>
          <w:spacing w:val="-2"/>
          <w:rtl/>
        </w:rPr>
        <w:t>'</w:t>
      </w:r>
      <w:r w:rsidRPr="00132755">
        <w:rPr>
          <w:rStyle w:val="afffff0"/>
          <w:spacing w:val="-2"/>
          <w:rtl/>
        </w:rPr>
        <w:t xml:space="preserve"> </w:t>
      </w:r>
      <w:r w:rsidRPr="00132755">
        <w:rPr>
          <w:spacing w:val="-2"/>
          <w:rtl/>
        </w:rPr>
        <w:t xml:space="preserve">- ולא למחר לעשותם, </w:t>
      </w:r>
      <w:r w:rsidRPr="00132755">
        <w:rPr>
          <w:rStyle w:val="afffff0"/>
          <w:spacing w:val="-2"/>
          <w:rtl/>
        </w:rPr>
        <w:t xml:space="preserve">היום לעשותם </w:t>
      </w:r>
      <w:r w:rsidRPr="00132755">
        <w:rPr>
          <w:spacing w:val="-2"/>
          <w:rtl/>
        </w:rPr>
        <w:t>- למחר לקבל שכרם.</w:t>
      </w:r>
    </w:p>
    <w:p>
      <w:pPr>
        <w:pStyle w:val="38"/>
        <w:rPr>
          <w:ins w:id="95163" w:author="מנוע מכני" w:date="2026-10-11T12:04:40Z"/>
        </w:rPr>
      </w:pPr>
      <w:r w:rsidRPr="006F178A">
        <w:t xml:space="preserve">רש</w:t>
      </w:r>
      <w:ins w:id="90013" w:author="מנוע מכני" w:date="2026-10-11T12:04:40Z">
        <w:r>
          <w:t xml:space="preserve">ב"נ</w:t>
        </w:r>
      </w:ins>
      <w:del w:id="90014" w:author="מנוע מכני" w:date="2026-10-11T12:04:40Z">
        <w:r w:rsidRPr="006F178A">
          <w:delText xml:space="preserve">ב"'נ</w:delText>
        </w:r>
      </w:del>
      <w:r w:rsidRPr="006F178A">
        <w:t xml:space="preserve">:</w:t>
      </w:r>
    </w:p>
    <w:p w:rsidR="005851B8" w:rsidRPr="006F178A" w:rsidRDefault="005851B8" w:rsidP="005851B8">
      <w:pPr>
        <w:rPr>
          <w:rtl/>
        </w:rPr>
      </w:pPr>
      <w:del w:id="95164" w:author="מנוע מכני" w:date="2026-10-11T12:04:40Z">
        <w:r w:rsidRPr="006F178A">
          <w:rPr>
            <w:rtl/>
          </w:rPr>
          <w:delText xml:space="preserve"> </w:delText>
        </w:r>
      </w:del>
      <w:r w:rsidRPr="00A72C4A">
        <w:rPr>
          <w:rStyle w:val="afffff0"/>
          <w:rtl/>
        </w:rPr>
        <w:t>ארך אפים</w:t>
      </w:r>
      <w:r w:rsidRPr="006F178A">
        <w:rPr>
          <w:rFonts w:hint="cs"/>
          <w:rtl/>
        </w:rPr>
        <w:t xml:space="preserve"> [</w:t>
      </w:r>
      <w:r w:rsidRPr="006F178A">
        <w:rPr>
          <w:rtl/>
        </w:rPr>
        <w:t>ולא אף] ארך אפים לצדיקים, ארך אפים לרשעים.</w:t>
      </w:r>
    </w:p>
    <w:p w:rsidR="005851B8" w:rsidRDefault="005851B8" w:rsidP="005851B8">
      <w:pPr>
        <w:pStyle w:val="affffd"/>
        <w:spacing w:after="0"/>
        <w:rPr>
          <w:del w:id="90008" w:author="מנוע עיצוב" w:date="2026-10-11T12:09:26Z"/>
          <w:rFonts w:ascii="MS Mincho" w:hAnsi="MS Mincho"/>
          <w:bCs w:val="0"/>
          <w:rtl/>
        </w:rPr>
      </w:pPr>
      <w:del w:id="90007"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rStyle w:val="afffe"/>
          <w:rFonts w:ascii="Fb Fontext" w:hAnsi="Fb Fontext"/>
          <w:b/>
          <w:bCs w:val="0"/>
          <w:sz w:val="20"/>
          <w:rtl/>
        </w:rPr>
        <w:pPrChange w:id="20052" w:author="קלוד" w:date="2026-10-11T09:07:28Z">
          <w:pPr>
            <w:pStyle w:val="affff1"/>
            <w:rPr>
              <w:rStyle w:val="afffe"/>
              <w:rFonts w:ascii="Fb Fontext" w:hAnsi="Fb Fontext"/>
              <w:b/>
              <w:bCs w:val="0"/>
              <w:sz w:val="20"/>
              <w:rtl/>
            </w:rPr>
          </w:pPr>
        </w:pPrChange>
      </w:pPr>
      <w:ins w:id="9804" w:author="מספור קטעי משנה" w:date="2026-10-11T09:25:21Z">
        <w:r>
          <w:rPr>
            <w:rStyle w:val="MisparKeta"/>
          </w:rPr>
          <w:t xml:space="preserve">א. </w:t>
        </w:r>
      </w:ins>
      <w:r w:rsidRPr="00E62A50">
        <w:rPr>
          <w:rStyle w:val="afffe"/>
          <w:rFonts w:ascii="Fb Fontext" w:hAnsi="Fb Fontext"/>
          <w:bCs w:val="0"/>
          <w:rtl/>
          <w:rPrChange w:id="40007" w:author="Claude" w:date="2026-10-11T09:07:36Z">
            <w:rPr>
              <w:rStyle w:val="afffe"/>
              <w:rFonts w:ascii="Fb Fontext" w:hAnsi="Fb Fontext"/>
              <w:bCs w:val="0"/>
              <w:sz w:val="20"/>
              <w:rtl/>
            </w:rPr>
          </w:rPrChange>
        </w:rPr>
        <w:t>ר"י אומר עד בית סאתים וכו'.</w:t>
      </w:r>
    </w:p>
    <w:p w:rsidR="005851B8" w:rsidRPr="006F178A" w:rsidRDefault="005851B8" w:rsidP="005851B8">
      <w:pPr>
        <w:rPr>
          <w:rtl/>
        </w:rPr>
      </w:pPr>
      <w:r w:rsidRPr="006F178A">
        <w:rPr>
          <w:rFonts w:ascii="Fb Fontext" w:hAnsi="Fb Fontext"/>
          <w:rtl/>
        </w:rPr>
        <w:t xml:space="preserve">איבעיא </w:t>
      </w:r>
      <w:r w:rsidRPr="006F178A">
        <w:rPr>
          <w:rStyle w:val="2fb"/>
          <w:rFonts w:ascii="Fb Fontext" w:hAnsi="Fb Fontext"/>
          <w:rtl/>
        </w:rPr>
        <w:t xml:space="preserve">לר"י</w:t>
      </w:r>
      <w:r w:rsidRPr="006F178A">
        <w:rPr>
          <w:rFonts w:ascii="Fb Fontext" w:hAnsi="Fb Fontext"/>
          <w:rtl/>
        </w:rPr>
        <w:t xml:space="preserve"> </w:t>
      </w:r>
      <w:ins w:id="93552" w:author="מנוע מכני" w:date="2026-10-11T12:04:40Z">
        <w:r>
          <w:rPr>
            <w:rFonts w:ascii="Fb Fontext" w:hAnsi="Fb Fontext"/>
            <w:rtl/>
          </w:rPr>
          <w:t xml:space="preserve">אם </w:t>
        </w:r>
      </w:ins>
      <w:del w:id="93553" w:author="מנוע מכני" w:date="2026-10-11T12:04:40Z">
        <w:r w:rsidRPr="006F178A">
          <w:rPr>
            <w:rFonts w:ascii="Fb Fontext" w:hAnsi="Fb Fontext"/>
            <w:rtl/>
          </w:rPr>
          <w:delText xml:space="preserve">אי </w:delText>
        </w:r>
      </w:del>
      <w:r w:rsidRPr="006F178A">
        <w:rPr>
          <w:rFonts w:ascii="Fb Fontext" w:hAnsi="Fb Fontext"/>
          <w:rtl/>
        </w:rPr>
        <w:t xml:space="preserve">בור ופסין, דאדם נותן עינו עד המחיצות, או בור בלא פסין ואדם נותן עיניו בבורו ולפ"ז צריך לגזור.</w:t>
      </w:r>
    </w:p>
    <w:p>
      <w:pPr>
        <w:pStyle w:val="38"/>
        <w:rPr>
          <w:ins w:id="95165" w:author="מנוע מכני" w:date="2026-10-11T12:04:40Z"/>
        </w:rPr>
      </w:pPr>
      <w:r w:rsidRPr="006F178A">
        <w:t xml:space="preserve">וא"א</w:t>
      </w:r>
    </w:p>
    <w:p w:rsidR="005851B8" w:rsidRDefault="005851B8" w:rsidP="005851B8">
      <w:pPr>
        <w:rPr>
          <w:rtl/>
        </w:rPr>
      </w:pPr>
      <w:del w:id="95166" w:author="מנוע מכני" w:date="2026-10-11T12:04:40Z">
        <w:r w:rsidRPr="006F178A">
          <w:rPr>
            <w:rtl/>
          </w:rPr>
          <w:delText xml:space="preserve"> </w:delText>
        </w:r>
      </w:del>
      <w:r w:rsidRPr="006F178A">
        <w:rPr>
          <w:rtl/>
        </w:rPr>
        <w:t xml:space="preserve">למשמע </w:t>
      </w:r>
      <w:r w:rsidRPr="006F178A">
        <w:rPr>
          <w:rStyle w:val="2fb"/>
          <w:rtl/>
        </w:rPr>
        <w:t xml:space="preserve">מרשב"א</w:t>
      </w:r>
      <w:r w:rsidRPr="006F178A">
        <w:rPr>
          <w:rtl/>
        </w:rPr>
        <w:t xml:space="preserve"> דפליג </w:t>
      </w:r>
      <w:r w:rsidRPr="006F178A">
        <w:rPr>
          <w:rStyle w:val="2fb"/>
          <w:rtl/>
        </w:rPr>
        <w:t xml:space="preserve">אר"י</w:t>
      </w:r>
      <w:r w:rsidRPr="006F178A">
        <w:rPr>
          <w:rtl/>
        </w:rPr>
        <w:t xml:space="preserve"> מהך דדיבר בלא פסין ומשמע מינה </w:t>
      </w:r>
      <w:r w:rsidRPr="006F178A">
        <w:rPr>
          <w:rStyle w:val="2fb"/>
          <w:rtl/>
        </w:rPr>
        <w:t xml:space="preserve">דר"י</w:t>
      </w:r>
      <w:r w:rsidRPr="006F178A">
        <w:rPr>
          <w:rtl/>
        </w:rPr>
        <w:t xml:space="preserve"> מיירי אף בפסין, דגם </w:t>
      </w:r>
      <w:r w:rsidRPr="006F178A">
        <w:rPr>
          <w:rStyle w:val="2fb"/>
          <w:rtl/>
        </w:rPr>
        <w:t xml:space="preserve">ר"י</w:t>
      </w:r>
      <w:r w:rsidRPr="006F178A">
        <w:rPr>
          <w:rtl/>
        </w:rPr>
        <w:t xml:space="preserve"> מייר בלא פסין [</w:t>
      </w:r>
      <w:ins w:id="90800" w:author="מנוע מכני" w:date="2026-10-11T12:04:40Z">
        <w:r>
          <w:rPr>
            <w:b/>
            <w:bCs/>
            <w:rtl/>
          </w:rPr>
          <w:t xml:space="preserve">וחלקו</w:t>
        </w:r>
      </w:ins>
      <w:del w:id="90801" w:author="מנוע מכני" w:date="2026-10-11T12:04:40Z">
        <w:r w:rsidRPr="00E6185C">
          <w:rPr>
            <w:b/>
            <w:bCs/>
            <w:rtl/>
          </w:rPr>
          <w:delText xml:space="preserve">ופליגי</w:delText>
        </w:r>
      </w:del>
      <w:r w:rsidRPr="006F178A">
        <w:rPr>
          <w:rtl/>
        </w:rPr>
        <w:t xml:space="preserve"> בבור שקטן וארוך </w:t>
      </w:r>
      <w:ins w:id="93554" w:author="מנוע מכני" w:date="2026-10-11T12:04:40Z">
        <w:r>
          <w:rPr>
            <w:rtl/>
          </w:rPr>
          <w:t xml:space="preserve">אם </w:t>
        </w:r>
      </w:ins>
      <w:del w:id="93555" w:author="מנוע מכני" w:date="2026-10-11T12:04:40Z">
        <w:r w:rsidRPr="006F178A">
          <w:rPr>
            <w:rtl/>
          </w:rPr>
          <w:delText xml:space="preserve">אי </w:delText>
        </w:r>
      </w:del>
      <w:r w:rsidRPr="006F178A">
        <w:rPr>
          <w:rtl/>
        </w:rPr>
        <w:t xml:space="preserve">יש בו כדי לרבע </w:t>
      </w:r>
      <w:r w:rsidRPr="006F178A">
        <w:rPr>
          <w:rStyle w:val="2fb"/>
          <w:rtl/>
        </w:rPr>
        <w:t xml:space="preserve">דלר"י</w:t>
      </w:r>
      <w:r w:rsidRPr="006F178A">
        <w:rPr>
          <w:rtl/>
        </w:rPr>
        <w:t xml:space="preserve"> </w:t>
      </w:r>
      <w:ins w:id="92180" w:author="מנוע מכני" w:date="2026-10-11T12:04:40Z">
        <w:r>
          <w:rPr>
            <w:rtl/>
          </w:rPr>
          <w:t xml:space="preserve">מאלו</w:t>
        </w:r>
      </w:ins>
      <w:del w:id="92181" w:author="מנוע מכני" w:date="2026-10-11T12:04:40Z">
        <w:r w:rsidRPr="006F178A">
          <w:rPr>
            <w:rtl/>
          </w:rPr>
          <w:delText xml:space="preserve">מהני</w:delText>
        </w:r>
      </w:del>
      <w:r w:rsidRPr="006F178A">
        <w:rPr>
          <w:rtl/>
        </w:rPr>
        <w:t xml:space="preserve"> </w:t>
      </w:r>
      <w:r w:rsidRPr="006F178A">
        <w:rPr>
          <w:rStyle w:val="2fb"/>
          <w:rtl/>
        </w:rPr>
        <w:t xml:space="preserve">ולרשב"א</w:t>
      </w:r>
      <w:r w:rsidRPr="006F178A">
        <w:rPr>
          <w:rtl/>
        </w:rPr>
        <w:t xml:space="preserve"> בעי' דווקא בריבוע]</w:t>
      </w:r>
    </w:p>
    <w:p>
      <w:pPr>
        <w:pStyle w:val="afffff8"/>
        <w:rPr>
          <w:ins w:id="90557" w:author="קלוד" w:date="2026-10-11T12:24:08Z"/>
        </w:rPr>
      </w:pPr>
      <w:ins w:id="90558" w:author="קלוד" w:date="2026-10-11T12:24:08Z">
        <w:r>
          <w:rPr>
            <w:color w:val="7B3F00"/>
          </w:rPr>
          <w:t xml:space="preserve">כלל ארשב"א - אויר לדירה ודירה לאויר</w:t>
        </w:r>
      </w:ins>
    </w:p>
    <w:p>
      <w:pPr>
        <w:pStyle w:val="38"/>
        <w:rPr>
          <w:ins w:id="95167" w:author="מנוע מכני" w:date="2026-10-11T12:04:40Z"/>
        </w:rPr>
      </w:pPr>
      <w:r w:rsidRPr="006F178A">
        <w:t>כלל ארשב"א</w:t>
      </w:r>
      <w:r>
        <w:t>:</w:t>
      </w:r>
    </w:p>
    <w:p w:rsidR="005851B8" w:rsidRPr="006F178A" w:rsidRDefault="005851B8" w:rsidP="005851B8">
      <w:pPr>
        <w:rPr>
          <w:rtl/>
        </w:rPr>
      </w:pPr>
      <w:del w:id="95168" w:author="מנוע מכני" w:date="2026-10-11T12:04:40Z">
        <w:r w:rsidRPr="006F178A">
          <w:rPr>
            <w:rtl/>
          </w:rPr>
          <w:delText xml:space="preserve"> </w:delText>
        </w:r>
      </w:del>
      <w:r w:rsidRPr="006F178A">
        <w:rPr>
          <w:rtl/>
        </w:rPr>
        <w:t xml:space="preserve">כל אויר שתשמישו לדירה, כגון דיר וסהר מוקצה וחצר </w:t>
      </w:r>
      <w:ins w:id="90164" w:author="מנוע מכני" w:date="2026-10-11T12:04:40Z">
        <w:r>
          <w:rPr>
            <w:rtl/>
          </w:rPr>
          <w:t xml:space="preserve">אפי'</w:t>
        </w:r>
      </w:ins>
      <w:del w:id="90165" w:author="מנוע מכני" w:date="2026-10-11T12:04:40Z">
        <w:r w:rsidRPr="006F178A">
          <w:rPr>
            <w:rtl/>
          </w:rPr>
          <w:delText xml:space="preserve">אפילו</w:delText>
        </w:r>
      </w:del>
      <w:r w:rsidRPr="006F178A">
        <w:rPr>
          <w:rtl/>
        </w:rPr>
        <w:t xml:space="preserve"> בית חמשת ועשרת כורים - מותר.</w:t>
      </w:r>
    </w:p>
    <w:p w:rsidR="005851B8" w:rsidRPr="00B3644D" w:rsidRDefault="005851B8" w:rsidP="005851B8">
      <w:pPr>
        <w:rPr>
          <w:spacing w:val="-4"/>
          <w:rtl/>
        </w:rPr>
      </w:pPr>
      <w:r w:rsidRPr="00B3644D">
        <w:rPr>
          <w:spacing w:val="-4"/>
          <w:rtl/>
        </w:rPr>
        <w:t>וכל דירה שתשמישה לאויר, כגון בורגנין שבשדות, בית סאתים - מותר, יתר מבית סאתים - אסור.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65" w:author="קלוד" w:date="2026-10-11T09:07:28Z"/>
        </w:rPr>
      </w:pPr>
      <w:ins w:id="20264" w:author="קלוד" w:date="2026-10-11T09:07:28Z">
        <w:r>
          <w:t xml:space="preserve">משנה ד</w:t>
        </w:r>
      </w:ins>
    </w:p>
    <w:p w:rsidR="005851B8" w:rsidRPr="00E62A50" w:rsidRDefault="005851B8" w:rsidP="005851B8">
      <w:pPr>
        <w:pStyle w:val="afff9"/>
        <w:rPr>
          <w:del w:id="20099" w:author="קלוד" w:date="2026-10-11T09:07:28Z"/>
          <w:rtl/>
        </w:rPr>
      </w:pPr>
      <w:del w:id="20098"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10" w:author="קלוד" w:date="2026-10-11T12:09:42Z">
          <w:pPr>
            <w:pStyle w:val="afff9"/>
          </w:pPr>
        </w:pPrChange>
      </w:pPr>
      <w:r>
        <w:rPr>
          <w:rStyle w:val="TanaimMishna"/>
          <w:rtl/>
          <w:rPrChange w:id="20007" w:author="קלוד" w:date="2026-10-11T09:07:28Z">
            <w:rPr>
              <w:rtl/>
            </w:rPr>
          </w:rPrChange>
        </w:rPr>
        <w:t xml:space="preserve">רבי יהודה</w:t>
      </w:r>
      <w:r>
        <w:rPr>
          <w:rtl/>
        </w:rPr>
        <w:t xml:space="preserve"> אומר</w:t>
      </w:r>
      <w:r>
        <w:rPr>
          <w:rStyle w:val="TanaimMishna"/>
          <w:rtl/>
          <w:rPrChange w:id="98083" w:author="Claude" w:date="2026-10-11T09:07:58Z">
            <w:rPr>
              <w:rtl/>
            </w:rPr>
          </w:rPrChange>
        </w:rPr>
        <w:t xml:space="preserve">:</w:t>
      </w:r>
      <w:r>
        <w:rPr>
          <w:rtl/>
        </w:rPr>
        <w:t xml:space="preserve"> אם היה דרך רשות הרבים מפסקתן - יסלקנה [הרה"ר] לצדדין.</w:t>
      </w:r>
    </w:p>
    <w:p w:rsidR="005851B8" w:rsidRPr="00E62A50" w:rsidRDefault="005851B8" w:rsidP="005851B8">
      <w:pPr>
        <w:pStyle w:val="afff9"/>
        <w:rPr>
          <w:rtl/>
        </w:rPr>
      </w:pPr>
      <w:r>
        <w:rPr>
          <w:rtl/>
        </w:rPr>
        <w:t xml:space="preserve">ו</w:t>
      </w:r>
      <w:r>
        <w:rPr>
          <w:rStyle w:val="TanaimMishna"/>
          <w:rtl/>
          <w:rPrChange w:id="20008" w:author="קלוד" w:date="2026-10-11T09:07:28Z">
            <w:rPr>
              <w:rtl/>
            </w:rPr>
          </w:rPrChange>
        </w:rPr>
        <w:t xml:space="preserve">חכמים</w:t>
      </w:r>
      <w:r>
        <w:rPr>
          <w:rtl/>
        </w:rPr>
        <w:t xml:space="preserve"> אומרים</w:t>
      </w:r>
      <w:r>
        <w:rPr>
          <w:rStyle w:val="TanaimMishna"/>
          <w:rtl/>
          <w:rPrChange w:id="98084" w:author="Claude" w:date="2026-10-11T09:07:58Z">
            <w:rPr>
              <w:rtl/>
            </w:rPr>
          </w:rPrChange>
        </w:rPr>
        <w:t xml:space="preserve">:</w:t>
      </w:r>
      <w:r>
        <w:rPr>
          <w:rtl/>
        </w:rPr>
        <w:t xml:space="preserve"> אינו צריך. </w:t>
      </w:r>
    </w:p>
    <w:p w:rsidR="005851B8" w:rsidRPr="007C4031" w:rsidRDefault="005851B8" w:rsidP="005851B8">
      <w:pPr>
        <w:rPr>
          <w:rtl/>
        </w:rPr>
      </w:pPr>
      <w:r w:rsidRPr="007C4031">
        <w:rPr>
          <w:rtl/>
        </w:rPr>
        <w:t>[והלכתא כחכמים ומיקרי כחצר דבקעי בה רבים]</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555" w:author="קלוד" w:date="2026-10-11T12:24:08Z"/>
        </w:rPr>
      </w:pPr>
      <w:ins w:id="90556" w:author="קלוד" w:date="2026-10-11T12:24:08Z">
        <w:r>
          <w:rPr>
            <w:color w:val="7B3F00"/>
          </w:rPr>
          <w:t xml:space="preserve">כוחן של מחיצות - רה"ר מבטלת מחיצות לר"י</w:t>
        </w:r>
      </w:ins>
    </w:p>
    <w:p>
      <w:pPr>
        <w:pStyle w:val="38"/>
        <w:rPr>
          <w:ins w:id="95169" w:author="מנוע מכני" w:date="2026-10-11T12:04:40Z"/>
        </w:rPr>
      </w:pPr>
      <w:r w:rsidRPr="006F178A">
        <w:t xml:space="preserve">רי"ו </w:t>
      </w:r>
      <w:ins w:id="90166" w:author="מנוע מכני" w:date="2026-10-11T12:04:40Z">
        <w:r>
          <w:t xml:space="preserve">ור"א</w:t>
        </w:r>
      </w:ins>
      <w:del w:id="90167" w:author="מנוע מכני" w:date="2026-10-11T12:04:40Z">
        <w:r w:rsidRPr="006F178A">
          <w:delText xml:space="preserve">ורבי אלעזר</w:delText>
        </w:r>
      </w:del>
      <w:r w:rsidRPr="006F178A">
        <w:t xml:space="preserve"> </w:t>
      </w:r>
      <w:ins w:id="90804" w:author="מנוע מכני" w:date="2026-10-11T12:04:40Z">
        <w:r>
          <w:t xml:space="preserve">דאמרו</w:t>
        </w:r>
      </w:ins>
      <w:del w:id="90805" w:author="מנוע מכני" w:date="2026-10-11T12:04:40Z">
        <w:r w:rsidRPr="006F178A">
          <w:delText xml:space="preserve">דאמרי</w:delText>
        </w:r>
      </w:del>
      <w:r w:rsidRPr="006F178A">
        <w:t xml:space="preserve"> </w:t>
      </w:r>
      <w:ins w:id="90802" w:author="מנוע מכני" w:date="2026-10-11T12:04:40Z">
        <w:r>
          <w:t xml:space="preserve">שניהם</w:t>
        </w:r>
      </w:ins>
      <w:del w:id="90803" w:author="מנוע מכני" w:date="2026-10-11T12:04:40Z">
        <w:r w:rsidRPr="006F178A">
          <w:delText xml:space="preserve">תרוייהו</w:delText>
        </w:r>
      </w:del>
      <w:r w:rsidRPr="006F178A">
        <w:t xml:space="preserve">:</w:t>
      </w:r>
    </w:p>
    <w:p w:rsidR="005851B8" w:rsidRPr="006F178A" w:rsidRDefault="005851B8" w:rsidP="005851B8">
      <w:pPr>
        <w:rPr>
          <w:rtl/>
        </w:rPr>
      </w:pPr>
      <w:del w:id="95170" w:author="מנוע מכני" w:date="2026-10-11T12:04:40Z">
        <w:r w:rsidRPr="006F178A">
          <w:rPr>
            <w:rFonts w:ascii="Fb Fontext" w:hAnsi="Fb Fontext"/>
            <w:rtl/>
          </w:rPr>
          <w:delText xml:space="preserve"> </w:delText>
        </w:r>
      </w:del>
      <w:r w:rsidRPr="006F178A">
        <w:rPr>
          <w:rFonts w:ascii="Fb Fontext" w:hAnsi="Fb Fontext"/>
          <w:rtl/>
        </w:rPr>
        <w:t xml:space="preserve">כאן הודיעך כוחן של מחיצות. - כאן ולא סבירא </w:t>
      </w:r>
      <w:ins w:id="92182" w:author="מנוע מכני" w:date="2026-10-11T12:04:40Z">
        <w:r>
          <w:rPr>
            <w:rFonts w:ascii="Fb Fontext" w:hAnsi="Fb Fontext"/>
            <w:rtl/>
          </w:rPr>
          <w:t xml:space="preserve">לו</w:t>
        </w:r>
      </w:ins>
      <w:del w:id="92183" w:author="מנוע מכני" w:date="2026-10-11T12:04:40Z">
        <w:r w:rsidRPr="006F178A">
          <w:rPr>
            <w:rFonts w:ascii="Fb Fontext" w:hAnsi="Fb Fontext"/>
            <w:rtl/>
          </w:rPr>
          <w:delText xml:space="preserve">ליה</w:delText>
        </w:r>
      </w:del>
      <w:r w:rsidRPr="006F178A">
        <w:rPr>
          <w:rFonts w:ascii="Fb Fontext" w:hAnsi="Fb Fontext"/>
          <w:rtl/>
        </w:rPr>
        <w:t xml:space="preserve">.</w:t>
      </w:r>
    </w:p>
    <w:p w:rsidR="005851B8" w:rsidRDefault="005851B8" w:rsidP="005851B8">
      <w:pPr>
        <w:rPr>
          <w:rtl/>
        </w:rPr>
      </w:pPr>
      <w:ins w:id="90806" w:author="מנוע מכני" w:date="2026-10-11T12:04:40Z">
        <w:r>
          <w:rPr>
            <w:rtl/>
          </w:rPr>
          <w:t xml:space="preserve">שהרי</w:t>
        </w:r>
      </w:ins>
      <w:del w:id="90807" w:author="מנוע מכני" w:date="2026-10-11T12:04:40Z">
        <w:r w:rsidRPr="006F178A">
          <w:rPr>
            <w:rtl/>
          </w:rPr>
          <w:delText xml:space="preserve">דהא</w:delText>
        </w:r>
      </w:del>
      <w:r w:rsidRPr="006F178A">
        <w:rPr>
          <w:rtl/>
        </w:rPr>
        <w:t xml:space="preserve"> </w:t>
      </w:r>
      <w:ins w:id="93906" w:author="מנוע מכני" w:date="2026-10-11T12:04:40Z">
        <w:r>
          <w:rPr>
            <w:rtl/>
          </w:rPr>
          <w:t xml:space="preserve">סבר</w:t>
        </w:r>
      </w:ins>
      <w:del w:id="93907" w:author="מנוע מכני" w:date="2026-10-11T12:04:40Z">
        <w:r w:rsidRPr="006F178A">
          <w:rPr>
            <w:rtl/>
          </w:rPr>
          <w:delText xml:space="preserve">ס"ל</w:delText>
        </w:r>
      </w:del>
      <w:r w:rsidRPr="006F178A">
        <w:rPr>
          <w:rtl/>
        </w:rPr>
        <w:t xml:space="preserve"> דירושלים אילמלא דלתותיה ננעלות בלילה חייבין </w:t>
      </w:r>
      <w:ins w:id="92184" w:author="מנוע מכני" w:date="2026-10-11T12:04:40Z">
        <w:r>
          <w:rPr>
            <w:rtl/>
          </w:rPr>
          <w:t xml:space="preserve">עליו</w:t>
        </w:r>
      </w:ins>
      <w:del w:id="92185" w:author="מנוע מכני" w:date="2026-10-11T12:04:40Z">
        <w:r w:rsidRPr="006F178A">
          <w:rPr>
            <w:rtl/>
          </w:rPr>
          <w:delText xml:space="preserve">עליה</w:delText>
        </w:r>
      </w:del>
      <w:r w:rsidRPr="006F178A">
        <w:rPr>
          <w:rtl/>
        </w:rPr>
        <w:t xml:space="preserve"> משום </w:t>
      </w:r>
      <w:r w:rsidRPr="006F178A">
        <w:rPr>
          <w:rtl/>
        </w:rPr>
        <w:t xml:space="preserve">רה"ר</w:t>
      </w:r>
      <w:r w:rsidRPr="006F178A">
        <w:rPr>
          <w:rtl/>
        </w:rPr>
        <w:t xml:space="preserve"> [והיינו </w:t>
      </w:r>
      <w:r w:rsidRPr="006F178A">
        <w:rPr>
          <w:rStyle w:val="2fb"/>
          <w:rtl/>
        </w:rPr>
        <w:t xml:space="preserve">דרה"ר</w:t>
      </w:r>
      <w:r w:rsidRPr="006F178A">
        <w:rPr>
          <w:rtl/>
        </w:rPr>
        <w:t xml:space="preserve"> מבטלת המחיצות]</w:t>
      </w:r>
    </w:p>
    <w:p>
      <w:pPr>
        <w:pStyle w:val="38"/>
        <w:rPr>
          <w:ins w:id="95171" w:author="מנוע מכני" w:date="2026-10-11T12:04:40Z"/>
        </w:rPr>
      </w:pPr>
      <w:r w:rsidRPr="006F178A">
        <w:t xml:space="preserve">הך</w:t>
      </w:r>
    </w:p>
    <w:p w:rsidR="005851B8" w:rsidRPr="006F178A" w:rsidRDefault="005851B8" w:rsidP="005851B8">
      <w:pPr>
        <w:rPr>
          <w:rtl/>
        </w:rPr>
      </w:pPr>
      <w:del w:id="95172" w:author="מנוע מכני" w:date="2026-10-11T12:04:40Z">
        <w:r w:rsidRPr="006F178A">
          <w:rPr>
            <w:rtl/>
          </w:rPr>
          <w:delText xml:space="preserve"> </w:delText>
        </w:r>
      </w:del>
      <w:r w:rsidRPr="006F178A">
        <w:rPr>
          <w:rtl/>
        </w:rPr>
        <w:t xml:space="preserve">דרמי ממי שהיו לו שני בתים משני צידי רשות הרבים.</w:t>
      </w:r>
    </w:p>
    <w:p w:rsidR="005851B8" w:rsidRPr="006F178A" w:rsidRDefault="005851B8" w:rsidP="005851B8">
      <w:pPr>
        <w:rPr>
          <w:rtl/>
        </w:rPr>
      </w:pPr>
      <w:r w:rsidRPr="006F178A">
        <w:rPr>
          <w:rStyle w:val="2fb"/>
          <w:rtl/>
        </w:rPr>
        <w:t xml:space="preserve">דלר"י</w:t>
      </w:r>
      <w:r w:rsidRPr="006F178A">
        <w:rPr>
          <w:rtl/>
        </w:rPr>
        <w:t xml:space="preserve"> עושה לו לחי מכאן ולחי מכאן, או קורה מכאן וקורה מכאן ונושא ונותן באמצע.</w:t>
      </w:r>
    </w:p>
    <w:p w:rsidR="005851B8" w:rsidRPr="006F178A" w:rsidRDefault="005851B8" w:rsidP="005851B8">
      <w:pPr>
        <w:rPr>
          <w:rtl/>
        </w:rPr>
      </w:pPr>
      <w:r w:rsidRPr="006F178A">
        <w:rPr>
          <w:rtl/>
        </w:rPr>
        <w:t>וחכמים אמרו לו: אין מערבין רשות הרבים בכך.</w:t>
      </w:r>
    </w:p>
    <w:p w:rsidR="005851B8" w:rsidRPr="006F178A" w:rsidRDefault="005851B8" w:rsidP="005851B8">
      <w:pPr>
        <w:rPr>
          <w:rtl/>
        </w:rPr>
      </w:pPr>
      <w:r w:rsidRPr="006F178A">
        <w:rPr>
          <w:rStyle w:val="2fb"/>
          <w:rtl/>
        </w:rPr>
        <w:t xml:space="preserve">לר"י</w:t>
      </w:r>
      <w:r w:rsidRPr="006F178A">
        <w:rPr>
          <w:rtl/>
        </w:rPr>
        <w:t xml:space="preserve"> </w:t>
      </w:r>
      <w:r w:rsidRPr="006F178A">
        <w:rPr>
          <w:rtl/>
        </w:rPr>
        <w:t xml:space="preserve">ל"ק</w:t>
      </w:r>
      <w:r w:rsidRPr="006F178A">
        <w:rPr>
          <w:rtl/>
        </w:rPr>
        <w:t xml:space="preserve"> דבשני בתים </w:t>
      </w:r>
      <w:ins w:id="90808" w:author="מנוע מכני" w:date="2026-10-11T12:04:40Z">
        <w:r>
          <w:rPr>
            <w:rtl/>
          </w:rPr>
          <w:t xml:space="preserve">יש</w:t>
        </w:r>
      </w:ins>
      <w:del w:id="90809" w:author="מנוע מכני" w:date="2026-10-11T12:04:40Z">
        <w:r w:rsidRPr="006F178A">
          <w:rPr>
            <w:rtl/>
          </w:rPr>
          <w:delText xml:space="preserve">איכא</w:delText>
        </w:r>
      </w:del>
      <w:r w:rsidRPr="006F178A">
        <w:rPr>
          <w:rtl/>
        </w:rPr>
        <w:t xml:space="preserve"> שתי מחיצות </w:t>
      </w:r>
      <w:ins w:id="93908" w:author="מנוע מכני" w:date="2026-10-11T12:04:40Z">
        <w:r>
          <w:rPr>
            <w:rtl/>
          </w:rPr>
          <w:t xml:space="preserve">מעולה</w:t>
        </w:r>
      </w:ins>
      <w:del w:id="93909" w:author="מנוע מכני" w:date="2026-10-11T12:04:40Z">
        <w:r w:rsidRPr="006F178A">
          <w:rPr>
            <w:rtl/>
          </w:rPr>
          <w:delText xml:space="preserve">מעלייתא</w:delText>
        </w:r>
      </w:del>
      <w:r w:rsidRPr="006F178A">
        <w:rPr>
          <w:rtl/>
        </w:rPr>
        <w:t xml:space="preserve">.</w:t>
      </w:r>
    </w:p>
    <w:p w:rsidR="005851B8" w:rsidRPr="006F178A" w:rsidRDefault="005851B8" w:rsidP="005851B8">
      <w:pPr>
        <w:rPr>
          <w:rtl/>
        </w:rPr>
      </w:pPr>
      <w:r w:rsidRPr="006F178A">
        <w:rPr>
          <w:rtl/>
        </w:rPr>
        <w:t xml:space="preserve">ולרבנן בשתי בתים </w:t>
      </w:r>
      <w:ins w:id="90812" w:author="מנוע מכני" w:date="2026-10-11T12:04:40Z">
        <w:r>
          <w:rPr>
            <w:rtl/>
          </w:rPr>
          <w:t xml:space="preserve">אין</w:t>
        </w:r>
      </w:ins>
      <w:del w:id="90813" w:author="מנוע מכני" w:date="2026-10-11T12:04:40Z">
        <w:r w:rsidRPr="006F178A">
          <w:rPr>
            <w:rtl/>
          </w:rPr>
          <w:delText xml:space="preserve">ליכא</w:delText>
        </w:r>
      </w:del>
      <w:r w:rsidRPr="008F09C0">
        <w:rPr>
          <w:rStyle w:val="afffff0"/>
          <w:rFonts w:hint="cs"/>
          <w:rtl/>
        </w:rPr>
        <w:t xml:space="preserve"> </w:t>
      </w:r>
      <w:r w:rsidRPr="008F09C0">
        <w:rPr>
          <w:rStyle w:val="afffff0"/>
          <w:rtl/>
        </w:rPr>
        <w:t xml:space="preserve">'שם ד' </w:t>
      </w:r>
      <w:r w:rsidRPr="006F178A">
        <w:rPr>
          <w:rtl/>
        </w:rPr>
        <w:t xml:space="preserve">מחיצות' </w:t>
      </w:r>
      <w:r w:rsidRPr="006F178A">
        <w:rPr>
          <w:rtl/>
        </w:rPr>
        <w:t xml:space="preserve">משא"כ</w:t>
      </w:r>
      <w:r w:rsidRPr="006F178A">
        <w:rPr>
          <w:rtl/>
        </w:rPr>
        <w:t xml:space="preserve"> בפסים </w:t>
      </w:r>
      <w:ins w:id="90810" w:author="מנוע מכני" w:date="2026-10-11T12:04:40Z">
        <w:r>
          <w:rPr>
            <w:rtl/>
          </w:rPr>
          <w:t xml:space="preserve">יש</w:t>
        </w:r>
      </w:ins>
      <w:del w:id="90811" w:author="מנוע מכני" w:date="2026-10-11T12:04:40Z">
        <w:r w:rsidRPr="006F178A">
          <w:rPr>
            <w:rtl/>
          </w:rPr>
          <w:delText xml:space="preserve">איכא</w:delText>
        </w:r>
      </w:del>
      <w:r w:rsidRPr="008F09C0">
        <w:rPr>
          <w:rStyle w:val="afffff0"/>
          <w:rtl/>
        </w:rPr>
        <w:t xml:space="preserve"> </w:t>
      </w:r>
      <w:r w:rsidRPr="008F09C0">
        <w:rPr>
          <w:rStyle w:val="afffff0"/>
          <w:rFonts w:hint="cs"/>
          <w:rtl/>
        </w:rPr>
        <w:t>'</w:t>
      </w:r>
      <w:r w:rsidRPr="008F09C0">
        <w:rPr>
          <w:rStyle w:val="afffff0"/>
          <w:rtl/>
        </w:rPr>
        <w:t>ש</w:t>
      </w:r>
      <w:r w:rsidRPr="008F09C0">
        <w:rPr>
          <w:rStyle w:val="afffff0"/>
          <w:rFonts w:hint="cs"/>
          <w:rtl/>
        </w:rPr>
        <w:t xml:space="preserve">ם ב' </w:t>
      </w:r>
      <w:r w:rsidRPr="006F178A">
        <w:rPr>
          <w:rtl/>
        </w:rPr>
        <w:t xml:space="preserve">מחיצות </w:t>
      </w:r>
      <w:ins w:id="93910" w:author="מנוע מכני" w:date="2026-10-11T12:04:40Z">
        <w:r>
          <w:rPr>
            <w:rtl/>
          </w:rPr>
          <w:t xml:space="preserve">מעולה</w:t>
        </w:r>
      </w:ins>
      <w:del w:id="93911" w:author="מנוע מכני" w:date="2026-10-11T12:04:40Z">
        <w:r w:rsidRPr="006F178A">
          <w:rPr>
            <w:rtl/>
          </w:rPr>
          <w:delText xml:space="preserve">מעלייתא</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173" w:author="מנוע מכני" w:date="2026-10-11T12:04:40Z"/>
        </w:rPr>
      </w:pPr>
      <w:r w:rsidRPr="006F178A">
        <w:t xml:space="preserve">רי"ו:</w:t>
      </w:r>
    </w:p>
    <w:p w:rsidR="005851B8" w:rsidRPr="006F178A" w:rsidRDefault="005851B8" w:rsidP="005851B8">
      <w:pPr>
        <w:rPr>
          <w:rtl/>
        </w:rPr>
      </w:pPr>
      <w:del w:id="95174" w:author="מנוע מכני" w:date="2026-10-11T12:04:40Z">
        <w:r w:rsidRPr="006F178A">
          <w:rPr>
            <w:rFonts w:ascii="Fb Fontext" w:hAnsi="Fb Fontext"/>
            <w:rtl/>
          </w:rPr>
          <w:delText xml:space="preserve"> </w:delText>
        </w:r>
      </w:del>
      <w:ins w:id="90168" w:author="מנוע מכני" w:date="2026-10-11T12:04:40Z">
        <w:r>
          <w:rPr>
            <w:rFonts w:ascii="Fb Fontext" w:hAnsi="Fb Fontext"/>
            <w:rtl/>
          </w:rPr>
          <w:t xml:space="preserve">א"י</w:t>
        </w:r>
      </w:ins>
      <w:del w:id="90169" w:author="מנוע מכני" w:date="2026-10-11T12:04:40Z">
        <w:r w:rsidRPr="006F178A">
          <w:rPr>
            <w:rFonts w:ascii="Fb Fontext" w:hAnsi="Fb Fontext"/>
            <w:rtl/>
          </w:rPr>
          <w:delText xml:space="preserve">ארץ ישראל</w:delText>
        </w:r>
      </w:del>
      <w:r w:rsidRPr="006F178A">
        <w:rPr>
          <w:rFonts w:ascii="Fb Fontext" w:hAnsi="Fb Fontext"/>
          <w:rtl/>
        </w:rPr>
        <w:t xml:space="preserve"> אין חייבין </w:t>
      </w:r>
      <w:ins w:id="92186" w:author="מנוע מכני" w:date="2026-10-11T12:04:40Z">
        <w:r>
          <w:rPr>
            <w:rFonts w:ascii="Fb Fontext" w:hAnsi="Fb Fontext"/>
            <w:rtl/>
          </w:rPr>
          <w:t xml:space="preserve">עליו</w:t>
        </w:r>
      </w:ins>
      <w:del w:id="92187" w:author="מנוע מכני" w:date="2026-10-11T12:04:40Z">
        <w:r w:rsidRPr="006F178A">
          <w:rPr>
            <w:rFonts w:ascii="Fb Fontext" w:hAnsi="Fb Fontext"/>
            <w:rtl/>
          </w:rPr>
          <w:delText xml:space="preserve">עליה</w:delText>
        </w:r>
      </w:del>
      <w:r w:rsidRPr="006F178A">
        <w:rPr>
          <w:rFonts w:ascii="Fb Fontext" w:hAnsi="Fb Fontext"/>
          <w:rtl/>
        </w:rPr>
        <w:t xml:space="preserve"> משום רשות הרבים.</w:t>
      </w:r>
    </w:p>
    <w:p>
      <w:pPr>
        <w:pStyle w:val="38"/>
        <w:rPr>
          <w:ins w:id="95175" w:author="מנוע מכני" w:date="2026-10-11T12:04:40Z"/>
        </w:rPr>
      </w:pPr>
      <w:r w:rsidRPr="00B3644D">
        <w:t xml:space="preserve">והיינו</w:t>
      </w:r>
    </w:p>
    <w:p w:rsidR="005851B8" w:rsidRPr="00B3644D" w:rsidRDefault="005851B8" w:rsidP="005851B8">
      <w:pPr>
        <w:rPr>
          <w:spacing w:val="-6"/>
          <w:rtl/>
        </w:rPr>
      </w:pPr>
      <w:del w:id="95176" w:author="מנוע מכני" w:date="2026-10-11T12:04:40Z">
        <w:r w:rsidRPr="00B3644D">
          <w:rPr>
            <w:spacing w:val="-6"/>
            <w:rtl/>
          </w:rPr>
          <w:delText xml:space="preserve"> </w:delText>
        </w:r>
      </w:del>
      <w:r w:rsidRPr="00B3644D">
        <w:rPr>
          <w:spacing w:val="-6"/>
          <w:rtl/>
        </w:rPr>
        <w:t xml:space="preserve">לא</w:t>
      </w:r>
      <w:r w:rsidRPr="00B3644D">
        <w:rPr>
          <w:spacing w:val="-6"/>
          <w:rtl/>
        </w:rPr>
        <w:t xml:space="preserve"> מטעם דמקיף סולמא דצור מהך גיסא ומחתנא דגדר מהך גיסא דא"ה </w:t>
      </w:r>
      <w:r w:rsidRPr="00B3644D">
        <w:rPr>
          <w:spacing w:val="-6"/>
          <w:rtl/>
        </w:rPr>
        <w:t xml:space="preserve">כו"ע</w:t>
      </w:r>
      <w:r w:rsidRPr="00B3644D">
        <w:rPr>
          <w:spacing w:val="-6"/>
          <w:rtl/>
        </w:rPr>
        <w:t xml:space="preserve"> מקיף אוקיינוס.</w:t>
      </w:r>
    </w:p>
    <w:p>
      <w:pPr>
        <w:pStyle w:val="38"/>
        <w:rPr>
          <w:ins w:id="95177" w:author="מנוע מכני" w:date="2026-10-11T12:04:40Z"/>
        </w:rPr>
      </w:pPr>
      <w:r w:rsidRPr="006F178A">
        <w:t xml:space="preserve">אלא</w:t>
      </w:r>
    </w:p>
    <w:p w:rsidR="005851B8" w:rsidRDefault="005851B8" w:rsidP="005851B8">
      <w:pPr>
        <w:rPr>
          <w:rtl/>
        </w:rPr>
      </w:pPr>
      <w:del w:id="95178" w:author="מנוע מכני" w:date="2026-10-11T12:04:40Z">
        <w:r w:rsidRPr="006F178A">
          <w:rPr>
            <w:rtl/>
          </w:rPr>
          <w:delText xml:space="preserve"> </w:delText>
        </w:r>
      </w:del>
      <w:r w:rsidRPr="006F178A">
        <w:rPr>
          <w:rtl/>
        </w:rPr>
        <w:t xml:space="preserve">מצד מעלות ומורדות שבארץ ישראל שאין חייבין </w:t>
      </w:r>
      <w:ins w:id="92188" w:author="מנוע מכני" w:date="2026-10-11T12:04:40Z">
        <w:r>
          <w:rPr>
            <w:rtl/>
          </w:rPr>
          <w:t xml:space="preserve">עליו</w:t>
        </w:r>
      </w:ins>
      <w:del w:id="92189" w:author="מנוע מכני" w:date="2026-10-11T12:04:40Z">
        <w:r w:rsidRPr="006F178A">
          <w:rPr>
            <w:rtl/>
          </w:rPr>
          <w:delText xml:space="preserve">עליה</w:delText>
        </w:r>
      </w:del>
      <w:r w:rsidRPr="006F178A">
        <w:rPr>
          <w:rtl/>
        </w:rPr>
        <w:t xml:space="preserve"> משום </w:t>
      </w:r>
      <w:r w:rsidRPr="006F178A">
        <w:rPr>
          <w:rtl/>
        </w:rPr>
        <w:t xml:space="preserve">רה"ר</w:t>
      </w:r>
      <w:r w:rsidRPr="006F178A">
        <w:rPr>
          <w:rtl/>
        </w:rPr>
        <w:t xml:space="preserve"> לפי שאינן כדגלי מדבר [שהענן היה מישרם]</w:t>
      </w:r>
    </w:p>
    <w:p w:rsidR="005851B8" w:rsidRPr="006F178A" w:rsidRDefault="005851B8" w:rsidP="005851B8">
      <w:pPr>
        <w:rPr>
          <w:rtl/>
        </w:rPr>
      </w:pPr>
      <w:r w:rsidRPr="006F178A">
        <w:rPr>
          <w:rtl/>
        </w:rPr>
        <w:t xml:space="preserve">ושבחו </w:t>
      </w:r>
      <w:r w:rsidRPr="006F178A">
        <w:rPr>
          <w:rStyle w:val="2fb"/>
          <w:rtl/>
        </w:rPr>
        <w:t xml:space="preserve">ר"ד</w:t>
      </w:r>
      <w:r w:rsidRPr="006F178A">
        <w:rPr>
          <w:rtl/>
        </w:rPr>
        <w:t xml:space="preserve"> </w:t>
      </w:r>
      <w:r w:rsidRPr="006F178A">
        <w:rPr>
          <w:rStyle w:val="2fb"/>
          <w:rtl/>
        </w:rPr>
        <w:t xml:space="preserve">לאביי</w:t>
      </w:r>
      <w:r w:rsidRPr="006F178A">
        <w:rPr>
          <w:rtl/>
        </w:rPr>
        <w:t xml:space="preserve"> "אקרקפנא חזיתיה לרישך בי עמודי שכיון לדברי רי"ו".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53" w:author="קלוד" w:date="2026-10-11T12:24:08Z"/>
        </w:rPr>
      </w:pPr>
      <w:ins w:id="90554" w:author="קלוד" w:date="2026-10-11T12:24:08Z">
        <w:r>
          <w:rPr>
            <w:color w:val="7B3F00"/>
          </w:rPr>
          <w:t xml:space="preserve">תל המתלקט שרבים בוקעין בו - האם מבטל מחיצה</w:t>
        </w:r>
      </w:ins>
    </w:p>
    <w:p>
      <w:pPr>
        <w:pStyle w:val="38"/>
        <w:rPr>
          <w:ins w:id="95179" w:author="מנוע מכני" w:date="2026-10-11T12:04:40Z"/>
        </w:rPr>
      </w:pPr>
      <w:r w:rsidRPr="00731B89">
        <w:t>בעא רחבה מרבא</w:t>
      </w:r>
      <w:r w:rsidRPr="006F178A">
        <w:t xml:space="preserve">:</w:t>
      </w:r>
    </w:p>
    <w:p w:rsidR="005851B8" w:rsidRPr="00A72C4A" w:rsidRDefault="005851B8" w:rsidP="005851B8">
      <w:pPr>
        <w:rPr>
          <w:b/>
          <w:bCs/>
          <w:rtl/>
        </w:rPr>
      </w:pPr>
      <w:del w:id="95180" w:author="מנוע מכני" w:date="2026-10-11T12:04:40Z">
        <w:r w:rsidRPr="006F178A">
          <w:rPr>
            <w:rFonts w:ascii="Fb Fontext" w:hAnsi="Fb Fontext"/>
            <w:rtl/>
          </w:rPr>
          <w:delText xml:space="preserve"> </w:delText>
        </w:r>
      </w:del>
      <w:r w:rsidRPr="00A72C4A">
        <w:rPr>
          <w:rFonts w:ascii="Fb Fontext" w:hAnsi="Fb Fontext"/>
          <w:b/>
          <w:bCs/>
          <w:rtl/>
        </w:rPr>
        <w:t>תל המתלקט עשרה מתוך ארבע, ורבים בוקעין בו.</w:t>
      </w:r>
    </w:p>
    <w:p w:rsidR="005851B8" w:rsidRPr="006F178A" w:rsidRDefault="005851B8" w:rsidP="005851B8">
      <w:pPr>
        <w:rPr>
          <w:rtl/>
        </w:rPr>
      </w:pPr>
      <w:r w:rsidRPr="006F178A">
        <w:rPr>
          <w:rStyle w:val="afffe"/>
          <w:rFonts w:ascii="Fb Fontext" w:hAnsi="Fb Fontext"/>
          <w:rtl/>
        </w:rPr>
        <w:t>לרבנן</w:t>
      </w:r>
      <w:r w:rsidRPr="006F178A">
        <w:rPr>
          <w:rtl/>
        </w:rPr>
        <w:t xml:space="preserve"> </w:t>
      </w:r>
      <w:r w:rsidRPr="006F178A">
        <w:rPr>
          <w:rtl/>
        </w:rPr>
        <w:t xml:space="preserve">כ"ש</w:t>
      </w:r>
      <w:r w:rsidRPr="006F178A">
        <w:rPr>
          <w:rtl/>
        </w:rPr>
        <w:t xml:space="preserve"> ממתני' ד</w:t>
      </w:r>
      <w:r>
        <w:rPr>
          <w:rtl/>
        </w:rPr>
        <w:t>אפי'</w:t>
      </w:r>
      <w:r w:rsidRPr="006F178A">
        <w:rPr>
          <w:rtl/>
        </w:rPr>
        <w:t xml:space="preserve"> בניחא </w:t>
      </w:r>
      <w:ins w:id="90099" w:author="Claude - סמנטי" w:date="2026-10-11T12:19:31Z">
        <w:r>
          <w:rPr>
            <w:rtl/>
          </w:rPr>
          <w:t xml:space="preserve">תשמיש</w:t>
        </w:r>
      </w:ins>
      <w:del w:id="90100" w:author="Claude - סמנטי" w:date="2026-10-11T12:19:31Z">
        <w:r w:rsidRPr="006F178A">
          <w:rPr>
            <w:rtl/>
          </w:rPr>
          <w:delText xml:space="preserve">תשמישתא</w:delText>
        </w:r>
      </w:del>
      <w:r w:rsidRPr="006F178A">
        <w:rPr>
          <w:rtl/>
        </w:rPr>
        <w:t xml:space="preserve"> אין מבטל מחיצה, </w:t>
      </w:r>
      <w:r w:rsidRPr="006F178A">
        <w:rPr>
          <w:rtl/>
        </w:rPr>
        <w:t xml:space="preserve">כ"ש</w:t>
      </w:r>
      <w:r w:rsidRPr="006F178A">
        <w:rPr>
          <w:rtl/>
        </w:rPr>
        <w:t xml:space="preserve"> </w:t>
      </w:r>
      <w:ins w:id="90814" w:author="מנוע מכני" w:date="2026-10-11T12:04:40Z">
        <w:r>
          <w:rPr>
            <w:rtl/>
          </w:rPr>
          <w:t xml:space="preserve">כאן</w:t>
        </w:r>
      </w:ins>
      <w:del w:id="90815" w:author="מנוע מכני" w:date="2026-10-11T12:04:40Z">
        <w:r w:rsidRPr="006F178A">
          <w:rPr>
            <w:rtl/>
          </w:rPr>
          <w:delText xml:space="preserve">הכא</w:delText>
        </w:r>
      </w:del>
      <w:r w:rsidRPr="006F178A">
        <w:rPr>
          <w:rtl/>
        </w:rPr>
        <w:t xml:space="preserve"> דלא ניחא </w:t>
      </w:r>
      <w:ins w:id="90097" w:author="Claude - סמנטי" w:date="2026-10-11T12:19:31Z">
        <w:r>
          <w:rPr>
            <w:rtl/>
          </w:rPr>
          <w:t xml:space="preserve">תשמיש</w:t>
        </w:r>
      </w:ins>
      <w:del w:id="90098" w:author="Claude - סמנטי" w:date="2026-10-11T12:19:31Z">
        <w:r w:rsidRPr="006F178A">
          <w:rPr>
            <w:rtl/>
          </w:rPr>
          <w:delText xml:space="preserve">תשמישתא</w:delText>
        </w:r>
      </w:del>
      <w:r w:rsidRPr="006F178A">
        <w:rPr>
          <w:rtl/>
        </w:rPr>
        <w:t xml:space="preserve"> דלא </w:t>
      </w:r>
      <w:ins w:id="90095" w:author="Claude - סמנטי" w:date="2026-10-11T12:19:31Z">
        <w:r>
          <w:rPr>
            <w:rtl/>
          </w:rPr>
          <w:t xml:space="preserve">להתבטל</w:t>
        </w:r>
      </w:ins>
      <w:del w:id="90096" w:author="Claude - סמנטי" w:date="2026-10-11T12:19:31Z">
        <w:r w:rsidRPr="006F178A">
          <w:rPr>
            <w:rtl/>
          </w:rPr>
          <w:delText xml:space="preserve">ליבטל</w:delText>
        </w:r>
      </w:del>
      <w:r w:rsidRPr="006F178A">
        <w:rPr>
          <w:rtl/>
        </w:rPr>
        <w:t xml:space="preserve">.</w:t>
      </w:r>
    </w:p>
    <w:p w:rsidR="005851B8" w:rsidRPr="006F178A" w:rsidRDefault="005851B8" w:rsidP="005851B8">
      <w:pPr>
        <w:rPr>
          <w:rtl/>
        </w:rPr>
      </w:pPr>
      <w:r w:rsidRPr="006F178A">
        <w:rPr>
          <w:rStyle w:val="2fb"/>
          <w:rFonts w:ascii="Fb Fontext" w:hAnsi="Fb Fontext"/>
          <w:rtl/>
        </w:rPr>
        <w:t xml:space="preserve">ולר"י</w:t>
      </w:r>
      <w:r w:rsidRPr="006F178A">
        <w:rPr>
          <w:rStyle w:val="afffe"/>
          <w:rFonts w:ascii="Fb Fontext" w:hAnsi="Fb Fontext"/>
          <w:rtl/>
        </w:rPr>
        <w:t xml:space="preserve"> תיבעי</w:t>
      </w:r>
      <w:r w:rsidRPr="006F178A">
        <w:rPr>
          <w:rtl/>
        </w:rPr>
        <w:t xml:space="preserve"> </w:t>
      </w:r>
      <w:ins w:id="90816" w:author="מנוע מכני" w:date="2026-10-11T12:04:40Z">
        <w:r>
          <w:rPr>
            <w:rtl/>
          </w:rPr>
          <w:t xml:space="preserve">דכאן</w:t>
        </w:r>
      </w:ins>
      <w:del w:id="90817" w:author="מנוע מכני" w:date="2026-10-11T12:04:40Z">
        <w:r w:rsidRPr="006F178A">
          <w:rPr>
            <w:rtl/>
          </w:rPr>
          <w:delText xml:space="preserve">דהכא</w:delText>
        </w:r>
      </w:del>
      <w:r w:rsidRPr="006F178A">
        <w:rPr>
          <w:rtl/>
        </w:rPr>
        <w:t xml:space="preserve"> דלא ניחא </w:t>
      </w:r>
      <w:ins w:id="90101" w:author="Claude - סמנטי" w:date="2026-10-11T12:19:31Z">
        <w:r>
          <w:rPr>
            <w:rtl/>
          </w:rPr>
          <w:t xml:space="preserve">תשמיש</w:t>
        </w:r>
      </w:ins>
      <w:del w:id="90102" w:author="Claude - סמנטי" w:date="2026-10-11T12:19:31Z">
        <w:r w:rsidRPr="006F178A">
          <w:rPr>
            <w:rtl/>
          </w:rPr>
          <w:delText xml:space="preserve">תשמישתא</w:delText>
        </w:r>
      </w:del>
      <w:r w:rsidRPr="006F178A">
        <w:rPr>
          <w:rtl/>
        </w:rPr>
        <w:t xml:space="preserve"> </w:t>
      </w:r>
      <w:ins w:id="93556" w:author="מנוע מכני" w:date="2026-10-11T12:04:40Z">
        <w:r>
          <w:rPr>
            <w:rtl/>
          </w:rPr>
          <w:t xml:space="preserve">אם </w:t>
        </w:r>
      </w:ins>
      <w:del w:id="93557" w:author="מנוע מכני" w:date="2026-10-11T12:04:40Z">
        <w:r w:rsidRPr="006F178A">
          <w:rPr>
            <w:rtl/>
          </w:rPr>
          <w:delText xml:space="preserve">אי </w:delText>
        </w:r>
      </w:del>
      <w:r w:rsidRPr="006F178A">
        <w:rPr>
          <w:rtl/>
        </w:rPr>
        <w:t xml:space="preserve">מבטלי </w:t>
      </w:r>
      <w:r w:rsidRPr="006F178A">
        <w:rPr>
          <w:rStyle w:val="afffe"/>
          <w:rFonts w:ascii="Fb Fontext" w:hAnsi="Fb Fontext"/>
          <w:rtl/>
        </w:rPr>
        <w:t>וא"ל</w:t>
      </w:r>
      <w:r w:rsidRPr="006F178A">
        <w:rPr>
          <w:rtl/>
        </w:rPr>
        <w:t xml:space="preserve"> דמבטלי וחייבים ואפי עולין בחבל, </w:t>
      </w:r>
      <w:r>
        <w:rPr>
          <w:rtl/>
        </w:rPr>
        <w:t>ואפי'</w:t>
      </w:r>
      <w:r w:rsidRPr="006F178A">
        <w:rPr>
          <w:rtl/>
        </w:rPr>
        <w:t xml:space="preserve"> במעלות בית מרון.</w:t>
      </w:r>
    </w:p>
    <w:p>
      <w:pPr>
        <w:pStyle w:val="38"/>
        <w:rPr>
          <w:ins w:id="95181" w:author="מנוע מכני" w:date="2026-10-11T12:04:40Z"/>
        </w:rPr>
      </w:pPr>
      <w:r w:rsidRPr="006F178A">
        <w:t xml:space="preserve">הך</w:t>
      </w:r>
    </w:p>
    <w:p w:rsidR="005851B8" w:rsidRPr="006F178A" w:rsidRDefault="005851B8" w:rsidP="005851B8">
      <w:pPr>
        <w:rPr>
          <w:rtl/>
        </w:rPr>
      </w:pPr>
      <w:del w:id="95182" w:author="מנוע מכני" w:date="2026-10-11T12:04:40Z">
        <w:r w:rsidRPr="006F178A">
          <w:rPr>
            <w:rtl/>
          </w:rPr>
          <w:delText xml:space="preserve"> </w:delText>
        </w:r>
      </w:del>
      <w:r w:rsidRPr="006F178A">
        <w:rPr>
          <w:rtl/>
        </w:rPr>
        <w:t xml:space="preserve">דחצר שהרבים נכנסין לה בזו ויוצאין בזו - </w:t>
      </w:r>
      <w:r w:rsidRPr="006F178A">
        <w:rPr>
          <w:rtl/>
        </w:rPr>
        <w:t xml:space="preserve">רה"ר</w:t>
      </w:r>
      <w:r w:rsidRPr="006F178A">
        <w:rPr>
          <w:rtl/>
        </w:rPr>
        <w:t xml:space="preserve"> לטומאה ורשות היחיד לשבת.</w:t>
      </w:r>
    </w:p>
    <w:p w:rsidR="005851B8" w:rsidRPr="006F178A" w:rsidRDefault="005851B8" w:rsidP="005851B8">
      <w:pPr>
        <w:rPr>
          <w:rtl/>
        </w:rPr>
      </w:pPr>
      <w:r w:rsidRPr="006F178A">
        <w:rPr>
          <w:rtl/>
        </w:rPr>
        <w:t xml:space="preserve">אפשר דלעולם רבנן, ורשות הרבים לטומאה </w:t>
      </w:r>
      <w:ins w:id="90103" w:author="Claude - סמנטי" w:date="2026-10-11T12:19:31Z">
        <w:r>
          <w:rPr>
            <w:rtl/>
          </w:rPr>
          <w:t xml:space="preserve">נצרכה</w:t>
        </w:r>
      </w:ins>
      <w:del w:id="90104" w:author="Claude - סמנטי" w:date="2026-10-11T12:19:31Z">
        <w:r w:rsidRPr="006F178A">
          <w:rPr>
            <w:rtl/>
          </w:rPr>
          <w:delText xml:space="preserve">איצטריכא</w:delText>
        </w:r>
      </w:del>
      <w:r w:rsidRPr="006F178A">
        <w:rPr>
          <w:rtl/>
        </w:rPr>
        <w:t xml:space="preserve"> </w:t>
      </w:r>
      <w:ins w:id="92190" w:author="מנוע מכני" w:date="2026-10-11T12:04:40Z">
        <w:r>
          <w:rPr>
            <w:rtl/>
          </w:rPr>
          <w:t xml:space="preserve">לו</w:t>
        </w:r>
      </w:ins>
      <w:del w:id="92191" w:author="מנוע מכני" w:date="2026-10-11T12:04:40Z">
        <w:r w:rsidRPr="006F178A">
          <w:rPr>
            <w:rtl/>
          </w:rPr>
          <w:delText xml:space="preserve">ליה</w:delText>
        </w:r>
      </w:del>
      <w:r w:rsidRPr="006F178A">
        <w:rPr>
          <w:rtl/>
        </w:rPr>
        <w:t xml:space="preserve">.</w:t>
      </w:r>
    </w:p>
    <w:p>
      <w:pPr>
        <w:pStyle w:val="38"/>
        <w:rPr>
          <w:ins w:id="95183" w:author="מנוע מכני" w:date="2026-10-11T12:04:40Z"/>
        </w:rPr>
      </w:pPr>
      <w:r w:rsidRPr="006F178A">
        <w:t xml:space="preserve">הך</w:t>
      </w:r>
    </w:p>
    <w:p w:rsidR="005851B8" w:rsidRDefault="005851B8" w:rsidP="005851B8">
      <w:pPr>
        <w:rPr>
          <w:rtl/>
        </w:rPr>
      </w:pPr>
      <w:del w:id="95184" w:author="מנוע מכני" w:date="2026-10-11T12:04:40Z">
        <w:r w:rsidRPr="006F178A">
          <w:rPr>
            <w:rtl/>
          </w:rPr>
          <w:delText xml:space="preserve"> </w:delText>
        </w:r>
      </w:del>
      <w:r w:rsidRPr="006F178A">
        <w:rPr>
          <w:rtl/>
        </w:rPr>
        <w:t xml:space="preserve">דמבואות המפולשות </w:t>
      </w:r>
      <w:r w:rsidRPr="006F178A">
        <w:rPr>
          <w:rStyle w:val="afffe"/>
          <w:rFonts w:ascii="Fb Fontext" w:hAnsi="Fb Fontext"/>
          <w:rtl/>
        </w:rPr>
        <w:t>ל</w:t>
      </w:r>
      <w:r w:rsidRPr="006F178A">
        <w:rPr>
          <w:rtl/>
        </w:rPr>
        <w:t xml:space="preserve">בורות בשיחין ובמערות רשות היחיד לשבת, </w:t>
      </w:r>
      <w:r w:rsidRPr="006F178A">
        <w:rPr>
          <w:rStyle w:val="2fb"/>
          <w:rtl/>
        </w:rPr>
        <w:t xml:space="preserve">ורה"ר</w:t>
      </w:r>
      <w:r w:rsidRPr="006F178A">
        <w:rPr>
          <w:rtl/>
        </w:rPr>
        <w:t xml:space="preserve"> לטומאה. [</w:t>
      </w:r>
      <w:ins w:id="92192" w:author="מנוע מכני" w:date="2026-10-11T12:04:40Z">
        <w:r>
          <w:rPr>
            <w:rtl/>
          </w:rPr>
          <w:t xml:space="preserve">וכך</w:t>
        </w:r>
      </w:ins>
      <w:del w:id="92193" w:author="מנוע מכני" w:date="2026-10-11T12:04:40Z">
        <w:r w:rsidRPr="006F178A">
          <w:rPr>
            <w:rtl/>
          </w:rPr>
          <w:delText xml:space="preserve">והכי</w:delText>
        </w:r>
      </w:del>
      <w:r w:rsidRPr="006F178A">
        <w:rPr>
          <w:rtl/>
        </w:rPr>
        <w:t xml:space="preserve"> </w:t>
      </w:r>
      <w:r w:rsidRPr="006F178A">
        <w:rPr>
          <w:b/>
          <w:bCs/>
          <w:rtl/>
        </w:rPr>
        <w:t>הלכתא</w:t>
      </w:r>
      <w:r w:rsidRPr="006F178A">
        <w:rPr>
          <w:rtl/>
        </w:rPr>
        <w:t>]</w:t>
      </w:r>
    </w:p>
    <w:p w:rsidR="005851B8" w:rsidRPr="006F178A" w:rsidRDefault="005851B8" w:rsidP="005851B8">
      <w:pPr>
        <w:rPr>
          <w:rtl/>
        </w:rPr>
      </w:pPr>
      <w:r w:rsidRPr="006F178A">
        <w:rPr>
          <w:rtl/>
        </w:rPr>
        <w:t xml:space="preserve">אפשר דלעולם רבנן, ורשות הרבים לטומאה </w:t>
      </w:r>
      <w:ins w:id="90105" w:author="Claude - סמנטי" w:date="2026-10-11T12:19:31Z">
        <w:r>
          <w:rPr>
            <w:rtl/>
          </w:rPr>
          <w:t xml:space="preserve">נצרכה</w:t>
        </w:r>
      </w:ins>
      <w:del w:id="90106" w:author="Claude - סמנטי" w:date="2026-10-11T12:19:31Z">
        <w:r w:rsidRPr="006F178A">
          <w:rPr>
            <w:rtl/>
          </w:rPr>
          <w:delText xml:space="preserve">איצטריכא</w:delText>
        </w:r>
      </w:del>
      <w:r w:rsidRPr="006F178A">
        <w:rPr>
          <w:rtl/>
        </w:rPr>
        <w:t xml:space="preserve"> </w:t>
      </w:r>
      <w:ins w:id="92194" w:author="מנוע מכני" w:date="2026-10-11T12:04:40Z">
        <w:r>
          <w:rPr>
            <w:rtl/>
          </w:rPr>
          <w:t xml:space="preserve">לו</w:t>
        </w:r>
      </w:ins>
      <w:del w:id="92195" w:author="מנוע מכני" w:date="2026-10-11T12:04:40Z">
        <w:r w:rsidRPr="006F178A">
          <w:rPr>
            <w:rtl/>
          </w:rPr>
          <w:delText xml:space="preserve">ליה</w:delText>
        </w:r>
      </w:del>
      <w:r w:rsidRPr="006F178A">
        <w:rPr>
          <w:rtl/>
        </w:rPr>
        <w:t xml:space="preserve">.</w:t>
      </w:r>
    </w:p>
    <w:p>
      <w:pPr>
        <w:pStyle w:val="38"/>
        <w:rPr>
          <w:ins w:id="95185" w:author="מנוע מכני" w:date="2026-10-11T12:04:40Z"/>
        </w:rPr>
      </w:pPr>
      <w:r w:rsidRPr="006F178A">
        <w:t xml:space="preserve">והך</w:t>
      </w:r>
    </w:p>
    <w:p w:rsidR="005851B8" w:rsidRPr="006F178A" w:rsidRDefault="005851B8" w:rsidP="005851B8">
      <w:pPr>
        <w:rPr>
          <w:rtl/>
        </w:rPr>
      </w:pPr>
      <w:del w:id="95186" w:author="מנוע מכני" w:date="2026-10-11T12:04:40Z">
        <w:r w:rsidRPr="006F178A">
          <w:rPr>
            <w:rtl/>
          </w:rPr>
          <w:delText xml:space="preserve"> </w:delText>
        </w:r>
      </w:del>
      <w:r w:rsidRPr="006F178A">
        <w:rPr>
          <w:rtl/>
        </w:rPr>
        <w:t xml:space="preserve">דשבילי בית גילגול [שאין העבד יכול ליטול סאה של חיטין וירוץ לפני סרדיוט] וכיוצ"ב </w:t>
      </w:r>
      <w:r w:rsidRPr="006F178A">
        <w:rPr>
          <w:rtl/>
        </w:rPr>
        <w:t xml:space="preserve">רה"י</w:t>
      </w:r>
      <w:r w:rsidRPr="006F178A">
        <w:rPr>
          <w:rtl/>
        </w:rPr>
        <w:t xml:space="preserve"> לשבת, </w:t>
      </w:r>
      <w:r w:rsidRPr="006F178A">
        <w:rPr>
          <w:rStyle w:val="2fb"/>
          <w:rtl/>
        </w:rPr>
        <w:t xml:space="preserve">ורה"ר</w:t>
      </w:r>
      <w:r w:rsidRPr="006F178A">
        <w:rPr>
          <w:rtl/>
        </w:rPr>
        <w:t xml:space="preserve"> לטומאה.</w:t>
      </w:r>
    </w:p>
    <w:p w:rsidR="005851B8" w:rsidRPr="006061D7" w:rsidRDefault="005851B8" w:rsidP="005851B8">
      <w:pPr>
        <w:rPr>
          <w:rtl/>
        </w:rPr>
      </w:pPr>
      <w:r w:rsidRPr="006061D7">
        <w:rPr>
          <w:rtl/>
        </w:rPr>
        <w:t xml:space="preserve">שאני שבילי בית גילגול דיהושע אוהב ישראל היה, עמד ותיקן להם דרכים וסרטיא. וכל </w:t>
      </w:r>
      <w:ins w:id="90818" w:author="מנוע מכני" w:date="2026-10-11T12:04:40Z">
        <w:r>
          <w:rPr>
            <w:rtl/>
          </w:rPr>
          <w:t xml:space="preserve">מקום</w:t>
        </w:r>
      </w:ins>
      <w:del w:id="90819" w:author="מנוע מכני" w:date="2026-10-11T12:04:40Z">
        <w:r w:rsidRPr="006061D7">
          <w:rPr>
            <w:rtl/>
          </w:rPr>
          <w:delText xml:space="preserve">היכא</w:delText>
        </w:r>
      </w:del>
      <w:r w:rsidRPr="006061D7">
        <w:rPr>
          <w:rtl/>
        </w:rPr>
        <w:t xml:space="preserve"> שלא ניחא </w:t>
      </w:r>
      <w:ins w:id="90107" w:author="Claude - סמנטי" w:date="2026-10-11T12:19:31Z">
        <w:r>
          <w:rPr>
            <w:rtl/>
          </w:rPr>
          <w:t xml:space="preserve">תשמיש</w:t>
        </w:r>
      </w:ins>
      <w:del w:id="90108" w:author="Claude - סמנטי" w:date="2026-10-11T12:19:31Z">
        <w:r w:rsidRPr="006061D7">
          <w:rPr>
            <w:rtl/>
          </w:rPr>
          <w:delText xml:space="preserve">תשמישתא</w:delText>
        </w:r>
      </w:del>
      <w:r w:rsidRPr="006061D7">
        <w:rPr>
          <w:rtl/>
        </w:rPr>
        <w:t xml:space="preserve"> - מסרה ליחיד.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67" w:author="קלוד" w:date="2026-10-11T09:07:28Z"/>
        </w:rPr>
      </w:pPr>
      <w:ins w:id="20266" w:author="קלוד" w:date="2026-10-11T09:07:28Z">
        <w:r>
          <w:t xml:space="preserve">משנה ד</w:t>
        </w:r>
      </w:ins>
    </w:p>
    <w:p w:rsidR="005851B8" w:rsidRPr="00E62A50" w:rsidRDefault="005851B8" w:rsidP="005851B8">
      <w:pPr>
        <w:pStyle w:val="afff9"/>
        <w:rPr>
          <w:del w:id="20101" w:author="קלוד" w:date="2026-10-11T09:07:28Z"/>
          <w:rtl/>
        </w:rPr>
      </w:pPr>
      <w:del w:id="20100"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11" w:author="קלוד" w:date="2026-10-11T12:09:42Z">
          <w:pPr>
            <w:pStyle w:val="afff9"/>
          </w:pPr>
        </w:pPrChange>
      </w:pPr>
      <w:r w:rsidRPr="00E62A50">
        <w:rPr>
          <w:rtl/>
        </w:rPr>
        <w:t>אחד בור הרבים ובאר הרבים ובאר היחיד עושין להן פסין.</w:t>
      </w:r>
    </w:p>
    <w:p w:rsidR="005851B8" w:rsidRPr="00E62A50" w:rsidRDefault="005851B8" w:rsidP="005851B8">
      <w:pPr>
        <w:pStyle w:val="afff9"/>
        <w:rPr>
          <w:rtl/>
        </w:rPr>
      </w:pPr>
      <w:r>
        <w:rPr>
          <w:rtl/>
        </w:rPr>
        <w:t xml:space="preserve">אבל לבור היחיד עושין לו מחיצה גבוה עשרה טפחים, דברי </w:t>
      </w:r>
      <w:r>
        <w:rPr>
          <w:rStyle w:val="TanaimMishna"/>
          <w:rtl/>
          <w:rPrChange w:id="20009" w:author="קלוד" w:date="2026-10-11T09:07:28Z">
            <w:rPr>
              <w:rtl/>
            </w:rPr>
          </w:rPrChange>
        </w:rPr>
        <w:t xml:space="preserve">רבי עקיבא</w:t>
      </w:r>
      <w:r>
        <w:rPr>
          <w:rtl/>
        </w:rPr>
        <w:t xml:space="preserve">.</w:t>
      </w:r>
    </w:p>
    <w:p w:rsidR="005851B8" w:rsidRPr="00E62A50" w:rsidRDefault="005851B8" w:rsidP="005851B8">
      <w:pPr>
        <w:pStyle w:val="afff9"/>
        <w:rPr>
          <w:rtl/>
        </w:rPr>
      </w:pPr>
      <w:r w:rsidRPr="00E62A50">
        <w:rPr>
          <w:rtl/>
        </w:rPr>
        <w:t>ריב"ב אין עושין פסין אלא לבאר הרבים בלבד, ולשאר עושין חגורה גבוה עשרה טפחים. [והלכתא כריב"ב]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כג.</w:t>
      </w:r>
    </w:p>
    <w:p>
      <w:pPr>
        <w:pStyle w:val="38"/>
        <w:rPr>
          <w:ins w:id="95187" w:author="מנוע מכני" w:date="2026-10-11T12:04:40Z"/>
        </w:rPr>
      </w:pPr>
      <w:r w:rsidRPr="006F178A">
        <w:t>ריא"ש</w:t>
      </w:r>
      <w:r>
        <w:t>:</w:t>
      </w:r>
    </w:p>
    <w:p w:rsidR="005851B8" w:rsidRDefault="005851B8" w:rsidP="005851B8">
      <w:pPr>
        <w:rPr>
          <w:rFonts w:ascii="Fb Fontext" w:hAnsi="Fb Fontext"/>
          <w:rtl/>
        </w:rPr>
      </w:pPr>
      <w:del w:id="95188" w:author="מנוע מכני" w:date="2026-10-11T12:04:40Z">
        <w:r w:rsidRPr="006F178A">
          <w:rPr>
            <w:rFonts w:ascii="Fb Fontext" w:hAnsi="Fb Fontext"/>
            <w:rtl/>
          </w:rPr>
          <w:delText xml:space="preserve"> </w:delText>
        </w:r>
      </w:del>
      <w:r w:rsidRPr="006F178A">
        <w:rPr>
          <w:rFonts w:ascii="Fb Fontext" w:hAnsi="Fb Fontext"/>
          <w:rtl/>
        </w:rPr>
        <w:t xml:space="preserve">הלכה </w:t>
      </w:r>
      <w:r w:rsidRPr="006F178A">
        <w:rPr>
          <w:rStyle w:val="2fb"/>
          <w:rFonts w:ascii="Fb Fontext" w:hAnsi="Fb Fontext"/>
          <w:rtl/>
        </w:rPr>
        <w:t xml:space="preserve">כריב"ב</w:t>
      </w:r>
      <w:r w:rsidRPr="006F178A">
        <w:rPr>
          <w:rFonts w:ascii="Fb Fontext" w:hAnsi="Fb Fontext"/>
          <w:rtl/>
        </w:rPr>
        <w:t xml:space="preserve"> וכן </w:t>
      </w:r>
      <w:r w:rsidRPr="006F178A">
        <w:rPr>
          <w:rFonts w:ascii="Fb Fontext" w:hAnsi="Fb Fontext"/>
          <w:rtl/>
        </w:rPr>
        <w:t xml:space="preserve">אמר</w:t>
      </w:r>
      <w:r w:rsidRPr="006F178A">
        <w:rPr>
          <w:rFonts w:ascii="Fb Fontext" w:hAnsi="Fb Fontext"/>
          <w:rtl/>
        </w:rPr>
        <w:t xml:space="preserve"> דיומדין דווקא בבאר מים חיים </w:t>
      </w:r>
    </w:p>
    <w:p w:rsidR="005851B8" w:rsidRPr="006F178A" w:rsidRDefault="005851B8" w:rsidP="005851B8">
      <w:pPr>
        <w:ind w:firstLine="0"/>
        <w:rPr>
          <w:rtl/>
        </w:rPr>
      </w:pPr>
      <w:r w:rsidRPr="00770264">
        <w:rPr>
          <w:rFonts w:ascii="Fb Fontext" w:hAnsi="Fb Fontext"/>
          <w:b/>
          <w:bCs/>
          <w:rtl/>
        </w:rPr>
        <w:t>וצריכא</w:t>
      </w:r>
      <w:r w:rsidRPr="006F178A">
        <w:rPr>
          <w:rFonts w:ascii="Fb Fontext" w:hAnsi="Fb Fontext"/>
          <w:rtl/>
        </w:rPr>
        <w:t xml:space="preserve"> לאשמעי' תרוויהו דבעי' באר מים חיים דרבים.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69" w:author="קלוד" w:date="2026-10-11T09:07:28Z"/>
        </w:rPr>
      </w:pPr>
      <w:ins w:id="20268" w:author="קלוד" w:date="2026-10-11T09:07:28Z">
        <w:r>
          <w:t xml:space="preserve">משנה ה</w:t>
        </w:r>
      </w:ins>
    </w:p>
    <w:p w:rsidR="005851B8" w:rsidRPr="00E62A50" w:rsidRDefault="005851B8" w:rsidP="005851B8">
      <w:pPr>
        <w:pStyle w:val="afff9"/>
        <w:rPr>
          <w:del w:id="20103" w:author="קלוד" w:date="2026-10-11T09:07:28Z"/>
          <w:rStyle w:val="afffe"/>
          <w:rFonts w:ascii="Fb Fontext" w:hAnsi="Fb Fontext"/>
          <w:bCs w:val="0"/>
          <w:sz w:val="20"/>
          <w:rtl/>
        </w:rPr>
      </w:pPr>
      <w:del w:id="20102"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rFonts w:ascii="Fb Fontext" w:hAnsi="Fb Fontext"/>
          <w:bCs w:val="0"/>
          <w:sz w:val="20"/>
          <w:rtl/>
        </w:rPr>
        <w:pPrChange w:id="90012" w:author="קלוד" w:date="2026-10-11T12:09:42Z">
          <w:pPr>
            <w:pStyle w:val="afff9"/>
          </w:pPr>
        </w:pPrChange>
      </w:pPr>
      <w:r w:rsidRPr="00E62A50">
        <w:rPr>
          <w:rStyle w:val="afffe"/>
          <w:rFonts w:ascii="Fb Fontext" w:hAnsi="Fb Fontext"/>
          <w:bCs w:val="0"/>
          <w:rtl/>
          <w:rPrChange w:id="40008" w:author="Claude" w:date="2026-10-11T09:07:36Z">
            <w:rPr>
              <w:rStyle w:val="afffe"/>
              <w:rFonts w:ascii="Fb Fontext" w:hAnsi="Fb Fontext"/>
              <w:bCs w:val="0"/>
              <w:sz w:val="20"/>
              <w:rtl/>
            </w:rPr>
          </w:rPrChange>
        </w:rPr>
        <w:lastRenderedPageBreak/>
        <w:t>הגינה והקרפף שהן שבעים אמה ושיריים על שבעים אמה ושיריים, המוקפות גדר גבוה עשרה טפחים - מטלטלין בתוכה.</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09" w:author="Claude" w:date="2026-10-11T09:07:36Z">
            <w:rPr>
              <w:rStyle w:val="afffe"/>
              <w:rFonts w:ascii="Fb Fontext" w:hAnsi="Fb Fontext"/>
              <w:bCs w:val="0"/>
              <w:sz w:val="20"/>
              <w:rtl/>
            </w:rPr>
          </w:rPrChange>
        </w:rPr>
        <w:t>ריב"ב ובלבד שיהא בה שומירה או בית דירה, או שתהא סמוכה לעיר.</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10" w:author="Claude" w:date="2026-10-11T09:07:36Z">
            <w:rPr>
              <w:rStyle w:val="afffe"/>
              <w:rFonts w:ascii="Fb Fontext" w:hAnsi="Fb Fontext"/>
              <w:bCs w:val="0"/>
              <w:sz w:val="20"/>
              <w:rtl/>
            </w:rPr>
          </w:rPrChange>
        </w:rPr>
        <w:t>רבי יהודה: אפילו אין בה אלא בור ושיח ומערה מטלטלין בתוכה.</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11" w:author="Claude" w:date="2026-10-11T09:07:36Z">
            <w:rPr>
              <w:rStyle w:val="afffe"/>
              <w:rFonts w:ascii="Fb Fontext" w:hAnsi="Fb Fontext"/>
              <w:bCs w:val="0"/>
              <w:sz w:val="20"/>
              <w:rtl/>
            </w:rPr>
          </w:rPrChange>
        </w:rPr>
        <w:t>רבי עקיבא: אפילו אין בה אחת מכל אלו מטלטלין בתוכה, ובלבד שיהא בה ע' אמה ושיריים על שבעים אמה ושיריים.</w:t>
      </w:r>
    </w:p>
    <w:p w:rsidR="005851B8" w:rsidRPr="00E62A50" w:rsidRDefault="005851B8" w:rsidP="005851B8">
      <w:pPr>
        <w:pStyle w:val="afff9"/>
        <w:rPr>
          <w:rtl/>
        </w:rPr>
      </w:pPr>
      <w:r w:rsidRPr="00E62A50">
        <w:rPr>
          <w:rStyle w:val="afffe"/>
          <w:rFonts w:ascii="Fb Fontext" w:hAnsi="Fb Fontext"/>
          <w:bCs w:val="0"/>
          <w:rtl/>
          <w:rPrChange w:id="40012" w:author="Claude" w:date="2026-10-11T09:07:36Z">
            <w:rPr>
              <w:rStyle w:val="afffe"/>
              <w:rFonts w:ascii="Fb Fontext" w:hAnsi="Fb Fontext"/>
              <w:bCs w:val="0"/>
              <w:sz w:val="20"/>
              <w:rtl/>
            </w:rPr>
          </w:rPrChange>
        </w:rPr>
        <w:t>רבי אליעזר: אם היתה ארכה יתר על רחבה אפילו אמה אחת אין מטלטלין בתוכה. [</w:t>
      </w:r>
      <w:r w:rsidRPr="00E62A50">
        <w:rPr>
          <w:rtl/>
        </w:rPr>
        <w:t>ואפי' היא כבית כור]</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13" w:author="Claude" w:date="2026-10-11T09:07:36Z">
            <w:rPr>
              <w:rStyle w:val="afffe"/>
              <w:rFonts w:ascii="Fb Fontext" w:hAnsi="Fb Fontext"/>
              <w:bCs w:val="0"/>
              <w:sz w:val="20"/>
              <w:rtl/>
            </w:rPr>
          </w:rPrChange>
        </w:rPr>
        <w:t>רבי יוסי: אפילו ארכה פי שנים ברחבה מטלטלין בתוכה.</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14" w:author="Claude" w:date="2026-10-11T09:07:36Z">
            <w:rPr>
              <w:rStyle w:val="afffe"/>
              <w:rFonts w:ascii="Fb Fontext" w:hAnsi="Fb Fontext"/>
              <w:bCs w:val="0"/>
              <w:sz w:val="20"/>
              <w:rtl/>
            </w:rPr>
          </w:rPrChange>
        </w:rPr>
        <w:t>אמר רבי אלעאי, שמעתי מרבי אלעזר ואפילו היא כבית כור.</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15" w:author="Claude" w:date="2026-10-11T09:07:36Z">
            <w:rPr>
              <w:rStyle w:val="afffe"/>
              <w:rFonts w:ascii="Fb Fontext" w:hAnsi="Fb Fontext"/>
              <w:bCs w:val="0"/>
              <w:sz w:val="20"/>
              <w:rtl/>
            </w:rPr>
          </w:rPrChange>
        </w:rPr>
        <w:t>וכן שמעתי ממנו: אנשי חצר ששכח אחד מהן ולא עירב - ביתו אסור מלהכניס ולהוציא לו, אבל להם מותר.</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16" w:author="Claude" w:date="2026-10-11T09:07:36Z">
            <w:rPr>
              <w:rStyle w:val="afffe"/>
              <w:rFonts w:ascii="Fb Fontext" w:hAnsi="Fb Fontext"/>
              <w:bCs w:val="0"/>
              <w:sz w:val="20"/>
              <w:rtl/>
            </w:rPr>
          </w:rPrChange>
        </w:rPr>
        <w:t>וכן שמעתי ממנו שיוצאין בערקבלין בפסח, וחזרתי על כל תלמידיו ובקשתי לי חבר ולא מצאתי.</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17" w:author="Claude" w:date="2026-10-11T09:07:36Z">
            <w:rPr>
              <w:rStyle w:val="afffe"/>
              <w:rFonts w:ascii="Fb Fontext" w:hAnsi="Fb Fontext"/>
              <w:bCs w:val="0"/>
              <w:sz w:val="20"/>
              <w:rtl/>
            </w:rPr>
          </w:rPrChange>
        </w:rPr>
        <w:t>הלכתא כר"ע ורבי יוסי דאפי' עגולה ואפי' ארכה יותר מרחבה ואינה בית דירה וכו' מטלטלין בתוכה ובלבד שיהא בה ע' אמה ושיריים וכו'.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 xml:space="preserve">קתני ועוד דתנא </w:t>
      </w:r>
      <w:ins w:id="92196" w:author="מנוע מכני" w:date="2026-10-11T12:04:40Z">
        <w:r>
          <w:rPr>
            <w:rFonts w:ascii="Fb Fontext" w:hAnsi="Fb Fontext"/>
            <w:rtl/>
          </w:rPr>
          <w:t xml:space="preserve">לו</w:t>
        </w:r>
      </w:ins>
      <w:del w:id="92197" w:author="מנוע מכני" w:date="2026-10-11T12:04:40Z">
        <w:r w:rsidRPr="006F178A">
          <w:rPr>
            <w:rFonts w:ascii="Fb Fontext" w:hAnsi="Fb Fontext"/>
            <w:rtl/>
          </w:rPr>
          <w:delText xml:space="preserve">ליה</w:delText>
        </w:r>
      </w:del>
      <w:r w:rsidRPr="006F178A">
        <w:rPr>
          <w:rFonts w:ascii="Fb Fontext" w:hAnsi="Fb Fontext"/>
          <w:rtl/>
        </w:rPr>
        <w:t xml:space="preserve"> </w:t>
      </w:r>
      <w:ins w:id="92198" w:author="מנוע מכני" w:date="2026-10-11T12:04:40Z">
        <w:r>
          <w:rPr>
            <w:rFonts w:ascii="Fb Fontext" w:hAnsi="Fb Fontext"/>
            <w:rtl/>
          </w:rPr>
          <w:t xml:space="preserve">אחת</w:t>
        </w:r>
      </w:ins>
      <w:del w:id="92199" w:author="מנוע מכני" w:date="2026-10-11T12:04:40Z">
        <w:r w:rsidRPr="006F178A">
          <w:rPr>
            <w:rFonts w:ascii="Fb Fontext" w:hAnsi="Fb Fontext"/>
            <w:rtl/>
          </w:rPr>
          <w:delText xml:space="preserve">חדא</w:delText>
        </w:r>
      </w:del>
      <w:r w:rsidRPr="006F178A">
        <w:rPr>
          <w:rFonts w:ascii="Fb Fontext" w:hAnsi="Fb Fontext"/>
          <w:rtl/>
        </w:rPr>
        <w:t xml:space="preserve"> לחומרא [פסין לבאר מים חיים] וקתני אחריתי דבית סאתים בקרפף.</w:t>
      </w:r>
    </w:p>
    <w:p w:rsidR="005851B8" w:rsidRPr="006F178A" w:rsidRDefault="005851B8" w:rsidP="005851B8">
      <w:pPr>
        <w:rPr>
          <w:rtl/>
        </w:rPr>
      </w:pPr>
      <w:r w:rsidRPr="006F178A">
        <w:rPr>
          <w:rtl/>
        </w:rPr>
        <w:t>ודווקא בלא אפסקוה רבנן במילי אחריתי.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51" w:author="קלוד" w:date="2026-10-11T12:24:08Z"/>
        </w:rPr>
      </w:pPr>
      <w:ins w:id="90552" w:author="קלוד" w:date="2026-10-11T12:24:08Z">
        <w:r>
          <w:rPr>
            <w:color w:val="7B3F00"/>
          </w:rPr>
          <w:t xml:space="preserve">קרפף בלא שומירה - שיעור סאתיים כחצר המשכן</w:t>
        </w:r>
      </w:ins>
    </w:p>
    <w:p>
      <w:pPr>
        <w:pStyle w:val="38"/>
        <w:rPr>
          <w:ins w:id="95189" w:author="מנוע מכני" w:date="2026-10-11T12:04:40Z"/>
        </w:rPr>
      </w:pPr>
      <w:r w:rsidRPr="006F178A">
        <w:t xml:space="preserve">ר"ע:</w:t>
      </w:r>
    </w:p>
    <w:p w:rsidR="005851B8" w:rsidRPr="006F178A" w:rsidRDefault="005851B8" w:rsidP="005851B8">
      <w:pPr>
        <w:rPr>
          <w:rtl/>
        </w:rPr>
      </w:pPr>
      <w:del w:id="95190" w:author="מנוע מכני" w:date="2026-10-11T12:04:40Z">
        <w:r w:rsidRPr="006F178A">
          <w:rPr>
            <w:rFonts w:ascii="Fb Fontext" w:hAnsi="Fb Fontext"/>
            <w:rtl/>
          </w:rPr>
          <w:delText xml:space="preserve"> </w:delText>
        </w:r>
      </w:del>
      <w:ins w:id="90170" w:author="מנוע מכני" w:date="2026-10-11T12:04:40Z">
        <w:r>
          <w:rPr>
            <w:rFonts w:ascii="Fb Fontext" w:hAnsi="Fb Fontext"/>
            <w:rtl/>
          </w:rPr>
          <w:t xml:space="preserve">אפי'</w:t>
        </w:r>
      </w:ins>
      <w:del w:id="90171" w:author="מנוע מכני" w:date="2026-10-11T12:04:40Z">
        <w:r w:rsidRPr="006F178A">
          <w:rPr>
            <w:rFonts w:ascii="Fb Fontext" w:hAnsi="Fb Fontext"/>
            <w:rtl/>
          </w:rPr>
          <w:delText xml:space="preserve">אפילו</w:delText>
        </w:r>
      </w:del>
      <w:r w:rsidRPr="006F178A">
        <w:rPr>
          <w:rFonts w:ascii="Fb Fontext" w:hAnsi="Fb Fontext"/>
          <w:rtl/>
        </w:rPr>
        <w:t xml:space="preserve"> אין בה אחד מכל אלו מטלטלין בתוכה, </w:t>
      </w:r>
      <w:ins w:id="94344" w:author="מנוע מכני" w:date="2026-10-11T12:04:40Z">
        <w:r>
          <w:rPr>
            <w:rFonts w:ascii="Fb Fontext" w:hAnsi="Fb Fontext"/>
            <w:rtl/>
          </w:rPr>
          <w:t xml:space="preserve">וחולק</w:t>
        </w:r>
      </w:ins>
      <w:del w:id="94345" w:author="מנוע מכני" w:date="2026-10-11T12:04:40Z">
        <w:r w:rsidRPr="006F178A">
          <w:rPr>
            <w:rFonts w:ascii="Fb Fontext" w:hAnsi="Fb Fontext"/>
            <w:rtl/>
          </w:rPr>
          <w:delText xml:space="preserve">ופליג</w:delText>
        </w:r>
      </w:del>
      <w:r w:rsidRPr="006F178A">
        <w:rPr>
          <w:rFonts w:ascii="Fb Fontext" w:hAnsi="Fb Fontext"/>
          <w:rtl/>
        </w:rPr>
        <w:t xml:space="preserve"> את"ק בדבר מועט [לסאתיים] דלא נתנו בו חכמים שיעור.</w:t>
      </w:r>
    </w:p>
    <w:p w:rsidR="005851B8" w:rsidRPr="006F178A" w:rsidRDefault="005851B8" w:rsidP="005851B8">
      <w:pPr>
        <w:rPr>
          <w:rtl/>
        </w:rPr>
      </w:pPr>
      <w:r w:rsidRPr="006F178A">
        <w:rPr>
          <w:rtl/>
        </w:rPr>
        <w:t>ושיעורו סאתיים כחצר המשכן.</w:t>
      </w:r>
    </w:p>
    <w:p>
      <w:pPr>
        <w:pStyle w:val="38"/>
        <w:rPr>
          <w:ins w:id="95191" w:author="מנוע מכני" w:date="2026-10-11T12:04:40Z"/>
        </w:rPr>
      </w:pPr>
      <w:r w:rsidRPr="00B3644D">
        <w:t>וכדדרש ר"י</w:t>
      </w:r>
      <w:r w:rsidRPr="00B3644D">
        <w:t>:</w:t>
      </w:r>
    </w:p>
    <w:p w:rsidR="005851B8" w:rsidRPr="00B3644D" w:rsidRDefault="005851B8" w:rsidP="005851B8">
      <w:pPr>
        <w:rPr>
          <w:spacing w:val="-2"/>
          <w:rtl/>
        </w:rPr>
      </w:pPr>
      <w:del w:id="95192" w:author="מנוע מכני" w:date="2026-10-11T12:04:40Z">
        <w:r w:rsidRPr="00B3644D">
          <w:rPr>
            <w:spacing w:val="-2"/>
            <w:rtl/>
          </w:rPr>
          <w:delText xml:space="preserve"> </w:delText>
        </w:r>
      </w:del>
      <w:r w:rsidRPr="00B3644D">
        <w:rPr>
          <w:rStyle w:val="afffff0"/>
          <w:spacing w:val="-2"/>
          <w:rtl/>
        </w:rPr>
        <w:t>ארך החצר מאה באמה ורחב חמשים בחמשים</w:t>
      </w:r>
      <w:r w:rsidRPr="00B3644D">
        <w:rPr>
          <w:spacing w:val="-2"/>
          <w:rtl/>
        </w:rPr>
        <w:t>, אמרה תורה: טול חמשים וסבב חמשים.</w:t>
      </w:r>
    </w:p>
    <w:p w:rsidR="005851B8" w:rsidRPr="006F178A" w:rsidRDefault="005851B8" w:rsidP="005851B8">
      <w:pPr>
        <w:rPr>
          <w:rtl/>
        </w:rPr>
      </w:pPr>
      <w:r w:rsidRPr="006F178A">
        <w:rPr>
          <w:rtl/>
        </w:rPr>
        <w:t xml:space="preserve">ו</w:t>
      </w:r>
      <w:ins w:id="94254" w:author="מנוע מכני" w:date="2026-10-11T12:04:40Z">
        <w:r>
          <w:rPr>
            <w:rtl/>
          </w:rPr>
          <w:t xml:space="preserve">פשט הכתוב</w:t>
        </w:r>
      </w:ins>
      <w:del w:id="94255" w:author="מנוע מכני" w:date="2026-10-11T12:04:40Z">
        <w:r w:rsidRPr="006F178A">
          <w:rPr>
            <w:rtl/>
          </w:rPr>
          <w:delText xml:space="preserve">פשטיה דקרא</w:delText>
        </w:r>
      </w:del>
      <w:r w:rsidRPr="006F178A">
        <w:rPr>
          <w:rtl/>
        </w:rPr>
        <w:t xml:space="preserve"> </w:t>
      </w:r>
      <w:r w:rsidRPr="006F178A">
        <w:rPr>
          <w:rStyle w:val="2fb"/>
          <w:rtl/>
        </w:rPr>
        <w:t xml:space="preserve">כדאביי</w:t>
      </w:r>
      <w:r w:rsidRPr="006F178A">
        <w:rPr>
          <w:rtl/>
        </w:rPr>
        <w:t xml:space="preserve"> דהעמד משכן על שפת חמשים, כדי שיהא חמשים אמה לפניו, ועשרים אמה לכל רוח ורוח.</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193" w:author="מנוע מכני" w:date="2026-10-11T12:04:40Z"/>
        </w:rPr>
      </w:pPr>
      <w:r w:rsidRPr="006F178A">
        <w:t>ר"</w:t>
      </w:r>
      <w:r w:rsidRPr="006F178A">
        <w:t xml:space="preserve">א:</w:t>
      </w:r>
    </w:p>
    <w:p w:rsidR="005851B8" w:rsidRPr="006F178A" w:rsidRDefault="005851B8" w:rsidP="005851B8">
      <w:pPr>
        <w:rPr>
          <w:rtl/>
        </w:rPr>
      </w:pPr>
      <w:del w:id="95194" w:author="מנוע מכני" w:date="2026-10-11T12:04:40Z">
        <w:r w:rsidRPr="006F178A">
          <w:rPr>
            <w:rFonts w:ascii="Fb Fontext" w:hAnsi="Fb Fontext" w:hint="cs"/>
            <w:rtl/>
          </w:rPr>
          <w:delText xml:space="preserve"> </w:delText>
        </w:r>
      </w:del>
      <w:r w:rsidRPr="006F178A">
        <w:rPr>
          <w:rFonts w:ascii="Fb Fontext" w:hAnsi="Fb Fontext"/>
          <w:rtl/>
        </w:rPr>
        <w:t xml:space="preserve">אם היתה ארכה היינו יתר על פי שנים ברחבה </w:t>
      </w:r>
      <w:ins w:id="90172" w:author="מנוע מכני" w:date="2026-10-11T12:04:40Z">
        <w:r>
          <w:rPr>
            <w:rFonts w:ascii="Fb Fontext" w:hAnsi="Fb Fontext"/>
            <w:rtl/>
          </w:rPr>
          <w:t xml:space="preserve">אפי'</w:t>
        </w:r>
      </w:ins>
      <w:del w:id="90173" w:author="מנוע מכני" w:date="2026-10-11T12:04:40Z">
        <w:r w:rsidRPr="006F178A">
          <w:rPr>
            <w:rFonts w:ascii="Fb Fontext" w:hAnsi="Fb Fontext"/>
            <w:rtl/>
          </w:rPr>
          <w:delText xml:space="preserve">אפילו</w:delText>
        </w:r>
      </w:del>
      <w:r w:rsidRPr="006F178A">
        <w:rPr>
          <w:rFonts w:ascii="Fb Fontext" w:hAnsi="Fb Fontext"/>
          <w:rtl/>
        </w:rPr>
        <w:t xml:space="preserve"> אמה אחת אין מטלטלין בתוכה.</w:t>
      </w:r>
    </w:p>
    <w:p w:rsidR="005851B8" w:rsidRDefault="005851B8" w:rsidP="005851B8">
      <w:pPr>
        <w:rPr>
          <w:rtl/>
        </w:rPr>
      </w:pPr>
      <w:ins w:id="90822" w:author="מנוע מכני" w:date="2026-10-11T12:04:40Z">
        <w:r>
          <w:rPr>
            <w:rtl/>
          </w:rPr>
          <w:t xml:space="preserve">ולא</w:t>
        </w:r>
      </w:ins>
      <w:del w:id="90823" w:author="מנוע מכני" w:date="2026-10-11T12:04:40Z">
        <w:r w:rsidRPr="006F178A">
          <w:rPr>
            <w:rtl/>
          </w:rPr>
          <w:delText xml:space="preserve">ולאו</w:delText>
        </w:r>
      </w:del>
      <w:r w:rsidRPr="006F178A">
        <w:rPr>
          <w:rtl/>
        </w:rPr>
        <w:t xml:space="preserve"> </w:t>
      </w:r>
      <w:r w:rsidRPr="006F178A">
        <w:rPr>
          <w:rStyle w:val="2fb"/>
          <w:rtl/>
        </w:rPr>
        <w:t xml:space="preserve">רבי יוסי</w:t>
      </w:r>
      <w:r w:rsidRPr="006F178A">
        <w:rPr>
          <w:rtl/>
        </w:rPr>
        <w:t xml:space="preserve"> היא </w:t>
      </w:r>
      <w:ins w:id="90820" w:author="מנוע מכני" w:date="2026-10-11T12:04:40Z">
        <w:r>
          <w:rPr>
            <w:rtl/>
          </w:rPr>
          <w:t xml:space="preserve">דיש</w:t>
        </w:r>
      </w:ins>
      <w:del w:id="90821" w:author="מנוע מכני" w:date="2026-10-11T12:04:40Z">
        <w:r w:rsidRPr="006F178A">
          <w:rPr>
            <w:rtl/>
          </w:rPr>
          <w:delText xml:space="preserve">ד</w:delText>
        </w:r>
        <w:r w:rsidRPr="00E1368E">
          <w:rPr>
            <w:b/>
            <w:bCs/>
            <w:rtl/>
          </w:rPr>
          <w:delText xml:space="preserve">איכא</w:delText>
        </w:r>
      </w:del>
      <w:r w:rsidRPr="00E1368E">
        <w:rPr>
          <w:b/>
          <w:bCs/>
          <w:rtl/>
        </w:rPr>
        <w:t xml:space="preserve"> </w:t>
      </w:r>
      <w:ins w:id="90109" w:author="Claude - סמנטי" w:date="2026-10-11T12:19:31Z">
        <w:r>
          <w:rPr>
            <w:b/>
            <w:bCs/>
            <w:rtl/>
          </w:rPr>
          <w:t xml:space="preserve">ביניהם</w:t>
        </w:r>
      </w:ins>
      <w:del w:id="90110" w:author="Claude - סמנטי" w:date="2026-10-11T12:19:31Z">
        <w:r w:rsidRPr="00E1368E">
          <w:rPr>
            <w:b/>
            <w:bCs/>
            <w:rtl/>
          </w:rPr>
          <w:delText xml:space="preserve">בינייהו</w:delText>
        </w:r>
      </w:del>
      <w:r w:rsidRPr="006F178A">
        <w:rPr>
          <w:rtl/>
        </w:rPr>
        <w:t xml:space="preserve"> ריבועא דריבעוה רבנן. [דהיינו </w:t>
      </w:r>
      <w:ins w:id="93558" w:author="מנוע מכני" w:date="2026-10-11T12:04:40Z">
        <w:r>
          <w:rPr>
            <w:rtl/>
          </w:rPr>
          <w:t xml:space="preserve">אם </w:t>
        </w:r>
      </w:ins>
      <w:del w:id="93559" w:author="מנוע מכני" w:date="2026-10-11T12:04:40Z">
        <w:r w:rsidRPr="006F178A">
          <w:rPr>
            <w:rtl/>
          </w:rPr>
          <w:delText xml:space="preserve">אי </w:delText>
        </w:r>
      </w:del>
      <w:ins w:id="94520" w:author="מנוע מכני" w:date="2026-10-11T12:04:40Z">
        <w:r>
          <w:rPr>
            <w:rtl/>
          </w:rPr>
          <w:t xml:space="preserve">מתחילה</w:t>
        </w:r>
      </w:ins>
      <w:del w:id="94521" w:author="מנוע מכני" w:date="2026-10-11T12:04:40Z">
        <w:r w:rsidRPr="006F178A">
          <w:rPr>
            <w:rtl/>
          </w:rPr>
          <w:delText xml:space="preserve">מעיקרא</w:delText>
        </w:r>
      </w:del>
      <w:r w:rsidRPr="006F178A">
        <w:rPr>
          <w:rtl/>
        </w:rPr>
        <w:t xml:space="preserve"> ריבועא הוא]</w:t>
      </w:r>
    </w:p>
    <w:p w:rsidR="005851B8" w:rsidRPr="006F178A" w:rsidRDefault="005851B8" w:rsidP="005851B8">
      <w:pPr>
        <w:rPr>
          <w:rtl/>
        </w:rPr>
      </w:pPr>
      <w:r w:rsidRPr="006F178A">
        <w:rPr>
          <w:rStyle w:val="2fb"/>
          <w:rtl/>
        </w:rPr>
        <w:t xml:space="preserve">רב יוסף</w:t>
      </w:r>
      <w:r w:rsidRPr="006F178A">
        <w:rPr>
          <w:rtl/>
        </w:rPr>
        <w:t xml:space="preserve"> </w:t>
      </w:r>
      <w:r w:rsidRPr="006F178A">
        <w:rPr>
          <w:rStyle w:val="2fb"/>
          <w:rtl/>
        </w:rPr>
        <w:t xml:space="preserve">מריא"ש</w:t>
      </w:r>
      <w:r w:rsidRPr="006F178A">
        <w:rPr>
          <w:rtl/>
        </w:rPr>
        <w:t xml:space="preserve"> הלכה </w:t>
      </w:r>
      <w:r w:rsidRPr="006F178A">
        <w:rPr>
          <w:rStyle w:val="2fb"/>
          <w:rtl/>
        </w:rPr>
        <w:t xml:space="preserve">כרבי יוסי</w:t>
      </w:r>
      <w:r w:rsidRPr="006F178A">
        <w:rPr>
          <w:rtl/>
        </w:rPr>
        <w:t xml:space="preserve">.</w:t>
      </w:r>
    </w:p>
    <w:p w:rsidR="005851B8" w:rsidRDefault="005851B8" w:rsidP="005851B8">
      <w:pPr>
        <w:rPr>
          <w:rtl/>
        </w:rPr>
      </w:pPr>
      <w:r w:rsidRPr="006F178A">
        <w:rPr>
          <w:rStyle w:val="2fb"/>
          <w:rtl/>
        </w:rPr>
        <w:t xml:space="preserve">ורב ביבי</w:t>
      </w:r>
      <w:r w:rsidRPr="006F178A">
        <w:rPr>
          <w:rtl/>
        </w:rPr>
        <w:t xml:space="preserve"> </w:t>
      </w:r>
      <w:r w:rsidRPr="006F178A">
        <w:rPr>
          <w:rStyle w:val="2fb"/>
          <w:rtl/>
        </w:rPr>
        <w:t xml:space="preserve">מריא"ש</w:t>
      </w:r>
      <w:r w:rsidRPr="006F178A">
        <w:rPr>
          <w:rtl/>
        </w:rPr>
        <w:t xml:space="preserve"> הלכה </w:t>
      </w:r>
      <w:r w:rsidRPr="006F178A">
        <w:rPr>
          <w:rStyle w:val="2fb"/>
          <w:rtl/>
        </w:rPr>
        <w:t xml:space="preserve">כר"ע</w:t>
      </w:r>
      <w:r w:rsidRPr="006F178A">
        <w:rPr>
          <w:rtl/>
        </w:rPr>
        <w:t xml:space="preserve">. </w:t>
      </w:r>
      <w:ins w:id="90824" w:author="מנוע מכני" w:date="2026-10-11T12:04:40Z">
        <w:r>
          <w:rPr>
            <w:rtl/>
          </w:rPr>
          <w:t xml:space="preserve">ושניהם</w:t>
        </w:r>
      </w:ins>
      <w:del w:id="90825" w:author="מנוע מכני" w:date="2026-10-11T12:04:40Z">
        <w:r w:rsidRPr="006F178A">
          <w:rPr>
            <w:rtl/>
          </w:rPr>
          <w:delText xml:space="preserve">ותרוייהו</w:delText>
        </w:r>
      </w:del>
      <w:r w:rsidRPr="006F178A">
        <w:rPr>
          <w:rtl/>
        </w:rPr>
        <w:t xml:space="preserve"> לקולא.</w:t>
      </w:r>
    </w:p>
    <w:p>
      <w:pPr>
        <w:pStyle w:val="38"/>
        <w:rPr>
          <w:ins w:id="97001" w:author="מנוע מכני" w:date="2026-10-11T12:04:40Z"/>
        </w:rPr>
      </w:pPr>
      <w:r w:rsidRPr="00770264">
        <w:t>וצריכא</w:t>
      </w:r>
      <w:r w:rsidRPr="006F178A">
        <w:t xml:space="preserve">,</w:t>
      </w:r>
    </w:p>
    <w:p w:rsidR="005851B8" w:rsidRPr="006F178A" w:rsidRDefault="005851B8" w:rsidP="005851B8">
      <w:pPr>
        <w:rPr>
          <w:rtl/>
        </w:rPr>
      </w:pPr>
      <w:del w:id="97002" w:author="מנוע מכני" w:date="2026-10-11T12:04:40Z">
        <w:r w:rsidRPr="006F178A">
          <w:rPr>
            <w:rtl/>
          </w:rPr>
          <w:delText xml:space="preserve"> </w:delText>
        </w:r>
      </w:del>
      <w:r w:rsidRPr="006F178A">
        <w:rPr>
          <w:rtl/>
        </w:rPr>
        <w:t xml:space="preserve">ד</w:t>
      </w:r>
      <w:r>
        <w:rPr>
          <w:rtl/>
        </w:rPr>
        <w:t>אפי'</w:t>
      </w:r>
      <w:r w:rsidRPr="006F178A">
        <w:rPr>
          <w:rtl/>
        </w:rPr>
        <w:t xml:space="preserve"> בליתא לשומירה או בית דירה </w:t>
      </w:r>
      <w:r>
        <w:rPr>
          <w:rtl/>
        </w:rPr>
        <w:t>ואפי'</w:t>
      </w:r>
      <w:r w:rsidRPr="006F178A">
        <w:rPr>
          <w:rtl/>
        </w:rPr>
        <w:t xml:space="preserve"> באריך וקטין.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כג:</w:t>
      </w:r>
    </w:p>
    <w:p>
      <w:pPr>
        <w:pStyle w:val="afffff8"/>
        <w:rPr>
          <w:ins w:id="90549" w:author="קלוד" w:date="2026-10-11T12:24:08Z"/>
        </w:rPr>
      </w:pPr>
      <w:ins w:id="90550" w:author="קלוד" w:date="2026-10-11T12:24:08Z">
        <w:r>
          <w:rPr>
            <w:color w:val="7B3F00"/>
          </w:rPr>
          <w:t xml:space="preserve">קרפף יותר מבית סאתים - נזרע רובו או נטע רובו</w:t>
        </w:r>
      </w:ins>
    </w:p>
    <w:p w:rsidR="005851B8" w:rsidRPr="009757B9" w:rsidRDefault="005851B8" w:rsidP="005851B8">
      <w:pPr>
        <w:rPr>
          <w:rFonts w:cs="Guttman Vilna"/>
          <w:b/>
          <w:bCs/>
          <w:rtl/>
        </w:rPr>
      </w:pPr>
      <w:del w:id="90080" w:author="מנוע מכני" w:date="2026-10-11T12:04:40Z">
        <w:r>
          <w:rPr>
            <w:rStyle w:val="afffe"/>
            <w:rFonts w:ascii="Fb Fontext" w:hAnsi="Fb Fontext" w:hint="cs"/>
            <w:rtl/>
          </w:rPr>
          <w:delText xml:space="preserve"> </w:delText>
        </w:r>
      </w:del>
      <w:r w:rsidRPr="006F178A">
        <w:rPr>
          <w:rtl/>
        </w:rPr>
        <w:t>קרפף שהוא יותר מבית סאתים שהוקף לדירה.</w:t>
      </w:r>
    </w:p>
    <w:p w:rsidR="005851B8" w:rsidRDefault="005851B8" w:rsidP="005851B8">
      <w:pPr>
        <w:rPr>
          <w:rtl/>
        </w:rPr>
      </w:pPr>
      <w:r w:rsidRPr="006F178A">
        <w:rPr>
          <w:rtl/>
        </w:rPr>
        <w:t xml:space="preserve">נזרע רובו - הרי הוא כגינה, ואסור. ודווקא ביותר מבית סאתים אבל </w:t>
      </w:r>
      <w:ins w:id="90826" w:author="מנוע מכני" w:date="2026-10-11T12:04:40Z">
        <w:r>
          <w:rPr>
            <w:rtl/>
          </w:rPr>
          <w:t xml:space="preserve">מיעוט</w:t>
        </w:r>
      </w:ins>
      <w:del w:id="90827" w:author="מנוע מכני" w:date="2026-10-11T12:04:40Z">
        <w:r w:rsidRPr="006F178A">
          <w:rPr>
            <w:rtl/>
          </w:rPr>
          <w:delText xml:space="preserve">מיעוטא</w:delText>
        </w:r>
      </w:del>
      <w:r w:rsidRPr="006F178A">
        <w:rPr>
          <w:rtl/>
        </w:rPr>
        <w:t xml:space="preserve"> מותר [וכדלקמן ב' לישנות]</w:t>
      </w:r>
    </w:p>
    <w:p w:rsidR="005851B8" w:rsidRPr="009757B9" w:rsidRDefault="005851B8" w:rsidP="005851B8">
      <w:pPr>
        <w:rPr>
          <w:rFonts w:cs="Guttman Vilna"/>
          <w:b/>
          <w:bCs/>
          <w:rtl/>
        </w:rPr>
      </w:pPr>
      <w:r w:rsidRPr="006F178A">
        <w:rPr>
          <w:rtl/>
        </w:rPr>
        <w:t>נטע רובו - הרי הוא כחצר, ומותר.</w:t>
      </w:r>
    </w:p>
    <w:p w:rsidR="005851B8" w:rsidRDefault="005851B8" w:rsidP="005851B8">
      <w:pPr>
        <w:rPr>
          <w:rtl/>
        </w:rPr>
      </w:pPr>
      <w:r w:rsidRPr="006F178A">
        <w:rPr>
          <w:rStyle w:val="2fb"/>
          <w:rtl/>
        </w:rPr>
        <w:t xml:space="preserve">רהבדר"י</w:t>
      </w:r>
      <w:r w:rsidRPr="006F178A">
        <w:rPr>
          <w:rtl/>
        </w:rPr>
        <w:t xml:space="preserve"> </w:t>
      </w:r>
      <w:r w:rsidRPr="006F178A">
        <w:rPr>
          <w:rtl/>
        </w:rPr>
        <w:t xml:space="preserve">לא</w:t>
      </w:r>
      <w:r w:rsidRPr="006F178A">
        <w:rPr>
          <w:rtl/>
        </w:rPr>
        <w:t xml:space="preserve"> אמרן אלא דלא הוי בית סאתים, אבל בית סאתים - אסור. כרבנן. [דחצר וקרפף שני רשויות הם]</w:t>
      </w:r>
    </w:p>
    <w:p w:rsidR="005851B8" w:rsidRPr="009757B9" w:rsidRDefault="005851B8" w:rsidP="005851B8">
      <w:pPr>
        <w:rPr>
          <w:rFonts w:cs="Guttman Vilna"/>
          <w:b/>
          <w:bCs/>
          <w:rtl/>
        </w:rPr>
      </w:pPr>
      <w:r w:rsidRPr="006F178A">
        <w:rPr>
          <w:rStyle w:val="2fb"/>
          <w:rtl/>
        </w:rPr>
        <w:t xml:space="preserve">ורב</w:t>
      </w:r>
      <w:r w:rsidRPr="006F178A">
        <w:rPr>
          <w:rtl/>
        </w:rPr>
        <w:t xml:space="preserve"> ירמיה מדיפתי </w:t>
      </w:r>
      <w:ins w:id="94346" w:author="מנוע מכני" w:date="2026-10-11T12:04:40Z">
        <w:r>
          <w:rPr>
            <w:rtl/>
          </w:rPr>
          <w:t xml:space="preserve">שונה</w:t>
        </w:r>
      </w:ins>
      <w:del w:id="94347" w:author="מנוע מכני" w:date="2026-10-11T12:04:40Z">
        <w:r w:rsidRPr="006F178A">
          <w:rPr>
            <w:rtl/>
          </w:rPr>
          <w:delText xml:space="preserve">מתני</w:delText>
        </w:r>
      </w:del>
      <w:r w:rsidRPr="006F178A">
        <w:rPr>
          <w:rtl/>
        </w:rPr>
        <w:t xml:space="preserve"> לקולא: </w:t>
      </w:r>
      <w:ins w:id="90830" w:author="מנוע מכני" w:date="2026-10-11T12:04:40Z">
        <w:r>
          <w:rPr>
            <w:rtl/>
          </w:rPr>
          <w:t xml:space="preserve">שהרי</w:t>
        </w:r>
      </w:ins>
      <w:del w:id="90831" w:author="מנוע מכני" w:date="2026-10-11T12:04:40Z">
        <w:r w:rsidRPr="006F178A">
          <w:rPr>
            <w:rtl/>
          </w:rPr>
          <w:delText xml:space="preserve">דהא</w:delText>
        </w:r>
      </w:del>
      <w:r w:rsidRPr="006F178A">
        <w:rPr>
          <w:rtl/>
        </w:rPr>
        <w:t xml:space="preserve"> </w:t>
      </w:r>
      <w:ins w:id="90828" w:author="מנוע מכני" w:date="2026-10-11T12:04:40Z">
        <w:r>
          <w:rPr>
            <w:rtl/>
          </w:rPr>
          <w:t xml:space="preserve">מיעוט</w:t>
        </w:r>
      </w:ins>
      <w:del w:id="90829" w:author="מנוע מכני" w:date="2026-10-11T12:04:40Z">
        <w:r w:rsidRPr="006F178A">
          <w:rPr>
            <w:rtl/>
          </w:rPr>
          <w:delText xml:space="preserve">מיעוטא</w:delText>
        </w:r>
      </w:del>
      <w:r w:rsidRPr="006F178A">
        <w:rPr>
          <w:rtl/>
        </w:rPr>
        <w:t xml:space="preserve"> - שרי.</w:t>
      </w:r>
    </w:p>
    <w:p>
      <w:pPr>
        <w:pStyle w:val="38"/>
        <w:rPr>
          <w:ins w:id="95195" w:author="מנוע מכני" w:date="2026-10-11T12:04:40Z"/>
        </w:rPr>
      </w:pPr>
      <w:r w:rsidRPr="006F178A">
        <w:lastRenderedPageBreak/>
        <w:t xml:space="preserve">והיינו</w:t>
      </w:r>
    </w:p>
    <w:p w:rsidR="005851B8" w:rsidRDefault="005851B8" w:rsidP="005851B8">
      <w:pPr>
        <w:rPr>
          <w:rFonts w:ascii="Fb Fontext" w:hAnsi="Fb Fontext"/>
          <w:sz w:val="20"/>
          <w:rtl/>
        </w:rPr>
      </w:pPr>
      <w:del w:id="95196" w:author="מנוע מכני" w:date="2026-10-11T12:04:40Z">
        <w:r w:rsidRPr="006F178A">
          <w:rPr>
            <w:rFonts w:ascii="Fb Fontext" w:hAnsi="Fb Fontext"/>
            <w:sz w:val="20"/>
            <w:rtl/>
          </w:rPr>
          <w:lastRenderedPageBreak/>
          <w:delText xml:space="preserve"> </w:delText>
        </w:r>
      </w:del>
      <w:r w:rsidRPr="006F178A">
        <w:rPr>
          <w:rStyle w:val="2fb"/>
          <w:rFonts w:ascii="Fb Fontext" w:hAnsi="Fb Fontext"/>
          <w:sz w:val="20"/>
          <w:rtl/>
        </w:rPr>
        <w:lastRenderedPageBreak/>
        <w:t xml:space="preserve">דארהבדר"י</w:t>
      </w:r>
      <w:r w:rsidRPr="006F178A">
        <w:rPr>
          <w:rFonts w:ascii="Fb Fontext" w:hAnsi="Fb Fontext"/>
          <w:sz w:val="20"/>
          <w:rtl/>
        </w:rPr>
        <w:lastRenderedPageBreak/>
        <w:t xml:space="preserve"> דבית סאתים שרי</w:t>
      </w:r>
      <w:ins w:id="93464" w:author="מנוע מכני" w:date="2026-10-11T12:04:40Z">
        <w:r>
          <w:rPr>
            <w:rFonts w:ascii="Fb Fontext" w:hAnsi="Fb Fontext"/>
            <w:sz w:val="20"/>
            <w:rtl/>
          </w:rPr>
          <w:t xml:space="preserve">,</w:t>
        </w:r>
      </w:ins>
      <w:del w:id="93465" w:author="מנוע מכני" w:date="2026-10-11T12:04:40Z">
        <w:r w:rsidRPr="006F178A">
          <w:rPr>
            <w:rFonts w:ascii="Fb Fontext" w:hAnsi="Fb Fontext"/>
            <w:sz w:val="20"/>
            <w:rtl/>
          </w:rPr>
          <w:lastRenderedPageBreak/>
          <w:delText xml:space="preserve"> ,</w:delText>
        </w:r>
      </w:del>
      <w:r w:rsidRPr="006F178A">
        <w:rPr>
          <w:rFonts w:ascii="Fb Fontext" w:hAnsi="Fb Fontext"/>
          <w:sz w:val="20"/>
          <w:rtl/>
        </w:rPr>
        <w:lastRenderedPageBreak/>
        <w:t xml:space="preserve"> </w:t>
      </w:r>
      <w:r w:rsidRPr="006F178A">
        <w:rPr>
          <w:rStyle w:val="2fb"/>
          <w:rFonts w:ascii="Fb Fontext" w:hAnsi="Fb Fontext"/>
          <w:sz w:val="20"/>
          <w:rtl/>
        </w:rPr>
        <w:lastRenderedPageBreak/>
        <w:t xml:space="preserve">וכר"ש</w:t>
      </w:r>
      <w:r w:rsidRPr="006F178A">
        <w:rPr>
          <w:rFonts w:ascii="Fb Fontext" w:hAnsi="Fb Fontext"/>
          <w:sz w:val="20"/>
          <w:rtl/>
        </w:rPr>
        <w:lastRenderedPageBreak/>
        <w:t xml:space="preserve"> דהחצר והקרפף כרשות אחת [כל עוד זה </w:t>
      </w:r>
      <w:r w:rsidRPr="006F178A">
        <w:rPr>
          <w:rFonts w:ascii="Fb Fontext" w:hAnsi="Fb Fontext"/>
          <w:sz w:val="20"/>
          <w:rtl/>
        </w:rPr>
        <w:lastRenderedPageBreak/>
        <w:t xml:space="preserve">לא</w:t>
      </w:r>
      <w:r w:rsidRPr="006F178A">
        <w:rPr>
          <w:rFonts w:ascii="Fb Fontext" w:hAnsi="Fb Fontext"/>
          <w:sz w:val="20"/>
          <w:rtl/>
        </w:rPr>
        <w:lastRenderedPageBreak/>
        <w:t xml:space="preserve"> יותר מבית סאתיים]</w:t>
      </w:r>
    </w:p>
    <w:p w:rsidR="005851B8" w:rsidRDefault="005851B8" w:rsidP="005851B8">
      <w:pPr>
        <w:rPr>
          <w:rStyle w:val="afffe"/>
          <w:rFonts w:ascii="Fb Fontext" w:hAnsi="Fb Fontext"/>
          <w:rtl/>
        </w:rPr>
      </w:pPr>
    </w:p>
    <w:p w:rsidR="005851B8" w:rsidRDefault="005851B8" w:rsidP="005851B8">
      <w:pPr>
        <w:rPr>
          <w:rFonts w:ascii="Fb Fontext" w:hAnsi="Fb Fontext"/>
          <w:rtl/>
        </w:rPr>
      </w:pPr>
      <w:r w:rsidRPr="006F178A">
        <w:rPr>
          <w:rStyle w:val="afffe"/>
          <w:rFonts w:ascii="Fb Fontext" w:hAnsi="Fb Fontext"/>
          <w:rtl/>
        </w:rPr>
        <w:t>נטע רובו הרי הוא כחצר ומותר</w:t>
      </w:r>
      <w:r w:rsidRPr="006F178A">
        <w:rPr>
          <w:rFonts w:ascii="Fb Fontext" w:hAnsi="Fb Fontext"/>
          <w:rtl/>
        </w:rPr>
        <w:t xml:space="preserve"> </w:t>
      </w:r>
    </w:p>
    <w:p w:rsidR="005851B8" w:rsidRDefault="005851B8" w:rsidP="005851B8">
      <w:pPr>
        <w:rPr>
          <w:rFonts w:ascii="Fb Fontext" w:hAnsi="Fb Fontext"/>
          <w:rtl/>
        </w:rPr>
      </w:pPr>
      <w:r w:rsidRPr="006F178A">
        <w:rPr>
          <w:rStyle w:val="2fb"/>
          <w:rFonts w:ascii="Fb Fontext" w:hAnsi="Fb Fontext"/>
          <w:rtl/>
        </w:rPr>
        <w:t xml:space="preserve">רב יהודה</w:t>
      </w:r>
      <w:r w:rsidRPr="006F178A">
        <w:rPr>
          <w:rFonts w:ascii="Fb Fontext" w:hAnsi="Fb Fontext"/>
          <w:rtl/>
        </w:rPr>
        <w:t xml:space="preserve"> מאבימי והוא שעשויין אצטבלאות. [שורות]</w:t>
      </w:r>
    </w:p>
    <w:p w:rsidR="005851B8" w:rsidRPr="006F178A" w:rsidRDefault="005851B8" w:rsidP="005851B8">
      <w:pPr>
        <w:rPr>
          <w:rtl/>
        </w:rPr>
      </w:pPr>
      <w:r w:rsidRPr="006F178A">
        <w:rPr>
          <w:rStyle w:val="2fb"/>
          <w:rtl/>
        </w:rPr>
        <w:t xml:space="preserve">ור"נ</w:t>
      </w:r>
      <w:r w:rsidRPr="006F178A">
        <w:rPr>
          <w:rtl/>
        </w:rPr>
        <w:t xml:space="preserve"> </w:t>
      </w:r>
      <w:ins w:id="93216" w:author="מנוע מכני" w:date="2026-10-11T12:04:40Z">
        <w:r>
          <w:rPr>
            <w:rtl/>
          </w:rPr>
          <w:t xml:space="preserve">אף</w:t>
        </w:r>
      </w:ins>
      <w:del w:id="93217" w:author="מנוע מכני" w:date="2026-10-11T12:04:40Z">
        <w:r w:rsidRPr="006F178A">
          <w:rPr>
            <w:rtl/>
          </w:rPr>
          <w:delText xml:space="preserve">אע"פ</w:delText>
        </w:r>
      </w:del>
      <w:r w:rsidRPr="006F178A">
        <w:rPr>
          <w:rtl/>
        </w:rPr>
        <w:t xml:space="preserve"> שאין עשויין אצטבלאות.</w:t>
      </w:r>
    </w:p>
    <w:p w:rsidR="005851B8" w:rsidRDefault="005851B8" w:rsidP="005851B8">
      <w:pPr>
        <w:rPr>
          <w:rtl/>
        </w:rPr>
      </w:pPr>
      <w:r w:rsidRPr="006F178A">
        <w:rPr>
          <w:rStyle w:val="2fb"/>
          <w:rtl/>
        </w:rPr>
        <w:t xml:space="preserve">ורהב"י</w:t>
      </w:r>
      <w:r w:rsidRPr="006F178A">
        <w:rPr>
          <w:rtl/>
        </w:rPr>
        <w:t xml:space="preserve"> טלטל במקום דלא עבידי אצטבלאות </w:t>
      </w:r>
      <w:ins w:id="93912" w:author="מנוע מכני" w:date="2026-10-11T12:04:40Z">
        <w:r>
          <w:rPr>
            <w:rtl/>
          </w:rPr>
          <w:t xml:space="preserve">דסבר</w:t>
        </w:r>
      </w:ins>
      <w:del w:id="93913" w:author="מנוע מכני" w:date="2026-10-11T12:04:40Z">
        <w:r w:rsidRPr="006F178A">
          <w:rPr>
            <w:rtl/>
          </w:rPr>
          <w:delText xml:space="preserve">דס"ל</w:delText>
        </w:r>
      </w:del>
      <w:r w:rsidRPr="006F178A">
        <w:rPr>
          <w:rtl/>
        </w:rPr>
        <w:t xml:space="preserve"> </w:t>
      </w:r>
      <w:r w:rsidRPr="006F178A">
        <w:rPr>
          <w:rStyle w:val="2fb"/>
          <w:rtl/>
        </w:rPr>
        <w:t xml:space="preserve">כר"נ</w:t>
      </w:r>
      <w:r w:rsidRPr="006F178A">
        <w:rPr>
          <w:rtl/>
        </w:rPr>
        <w:t xml:space="preserve"> [</w:t>
      </w:r>
      <w:ins w:id="92200" w:author="מנוע מכני" w:date="2026-10-11T12:04:40Z">
        <w:r>
          <w:rPr>
            <w:rtl/>
          </w:rPr>
          <w:t xml:space="preserve">וכך</w:t>
        </w:r>
      </w:ins>
      <w:del w:id="92201" w:author="מנוע מכני" w:date="2026-10-11T12:04:40Z">
        <w:r w:rsidRPr="006F178A">
          <w:rPr>
            <w:rtl/>
          </w:rPr>
          <w:delText xml:space="preserve">והכי</w:delText>
        </w:r>
      </w:del>
      <w:r w:rsidRPr="006F178A">
        <w:rPr>
          <w:rtl/>
        </w:rPr>
        <w:t xml:space="preserve"> </w:t>
      </w:r>
      <w:r w:rsidRPr="006F178A">
        <w:rPr>
          <w:b/>
          <w:bCs/>
          <w:rtl/>
        </w:rPr>
        <w:t>הלכתא</w:t>
      </w:r>
      <w:r w:rsidRPr="006F178A">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47" w:author="קלוד" w:date="2026-10-11T12:24:08Z"/>
        </w:rPr>
      </w:pPr>
      <w:ins w:id="90548" w:author="קלוד" w:date="2026-10-11T12:24:08Z">
        <w:r>
          <w:rPr>
            <w:color w:val="7B3F00"/>
          </w:rPr>
          <w:t xml:space="preserve">קרפף שלא הוקף לדירה - פורץ פירצה וגודרו על עשר</w:t>
        </w:r>
      </w:ins>
    </w:p>
    <w:p>
      <w:pPr>
        <w:pStyle w:val="38"/>
        <w:rPr>
          <w:ins w:id="95197" w:author="מנוע מכני" w:date="2026-10-11T12:04:40Z"/>
        </w:rPr>
      </w:pPr>
      <w:r w:rsidRPr="006F178A">
        <w:t xml:space="preserve">ר"נ משמואל:</w:t>
      </w:r>
    </w:p>
    <w:p w:rsidR="005851B8" w:rsidRPr="006F178A" w:rsidRDefault="005851B8" w:rsidP="005851B8">
      <w:pPr>
        <w:rPr>
          <w:rtl/>
        </w:rPr>
      </w:pPr>
      <w:del w:id="95198" w:author="מנוע מכני" w:date="2026-10-11T12:04:40Z">
        <w:r w:rsidRPr="006F178A">
          <w:rPr>
            <w:rFonts w:ascii="Fb Fontext" w:hAnsi="Fb Fontext"/>
            <w:rtl/>
          </w:rPr>
          <w:delText xml:space="preserve"> </w:delText>
        </w:r>
      </w:del>
      <w:r w:rsidRPr="006F178A">
        <w:rPr>
          <w:rFonts w:ascii="Fb Fontext" w:hAnsi="Fb Fontext"/>
          <w:rtl/>
        </w:rPr>
        <w:t xml:space="preserve">קרפף יותר מבית סאתים שלא הוקף לדירה, פורץ בו פירצה יותר מעשר, וגודרו ומעמידו על עשר, ומותר.</w:t>
      </w:r>
    </w:p>
    <w:p w:rsidR="005851B8" w:rsidRPr="006F178A" w:rsidRDefault="005851B8" w:rsidP="005851B8">
      <w:pPr>
        <w:rPr>
          <w:rtl/>
        </w:rPr>
      </w:pPr>
      <w:r w:rsidRPr="006F178A">
        <w:rPr>
          <w:rtl/>
        </w:rPr>
        <w:t xml:space="preserve">פרץ אמה וגדר אמה עד שהשלימו ליותר מעשר- </w:t>
      </w:r>
      <w:r w:rsidRPr="006F178A">
        <w:rPr>
          <w:rStyle w:val="2fb"/>
          <w:rtl/>
        </w:rPr>
        <w:t xml:space="preserve">ר"י</w:t>
      </w:r>
      <w:r w:rsidRPr="006F178A">
        <w:rPr>
          <w:rtl/>
        </w:rPr>
        <w:t xml:space="preserve"> פשט שמהני.</w:t>
      </w:r>
    </w:p>
    <w:p w:rsidR="005851B8" w:rsidRPr="006F178A" w:rsidRDefault="005851B8" w:rsidP="005851B8">
      <w:pPr>
        <w:rPr>
          <w:rtl/>
        </w:rPr>
      </w:pPr>
      <w:r w:rsidRPr="006F178A">
        <w:rPr>
          <w:rtl/>
        </w:rPr>
        <w:t xml:space="preserve">מהא דבעי בשיעורי בע"ב שהן כרימונים וניקב כמוציא זית וסתמו וחזר וניקב עד שהשלים לרימון, </w:t>
      </w:r>
      <w:r w:rsidRPr="006F178A">
        <w:rPr>
          <w:rStyle w:val="2fb"/>
          <w:rtl/>
        </w:rPr>
        <w:t xml:space="preserve">ורבי</w:t>
      </w:r>
      <w:r w:rsidRPr="006F178A">
        <w:rPr>
          <w:rtl/>
        </w:rPr>
        <w:t xml:space="preserve"> </w:t>
      </w:r>
      <w:r w:rsidRPr="006F178A">
        <w:rPr>
          <w:rtl/>
        </w:rPr>
        <w:t xml:space="preserve">אמר</w:t>
      </w:r>
      <w:r w:rsidRPr="006F178A">
        <w:rPr>
          <w:rtl/>
        </w:rPr>
        <w:t xml:space="preserve"> דמהני כההיא דסנדל שנפסקה רצועה ותיקנה טמא מדרס, אם נפסקה שניה טמאה רק מגע ולא מדרס, דפנים חדשות באו לכאן.</w:t>
      </w:r>
    </w:p>
    <w:p w:rsidR="005851B8" w:rsidRPr="006F178A" w:rsidRDefault="005851B8" w:rsidP="005851B8">
      <w:pPr>
        <w:rPr>
          <w:rtl/>
        </w:rPr>
      </w:pPr>
      <w:r w:rsidRPr="006F178A">
        <w:rPr>
          <w:rtl/>
        </w:rPr>
        <w:t xml:space="preserve">קרי </w:t>
      </w:r>
      <w:r w:rsidRPr="006F178A">
        <w:rPr>
          <w:rStyle w:val="2fb"/>
          <w:rtl/>
        </w:rPr>
        <w:t xml:space="preserve">חזקיה</w:t>
      </w:r>
      <w:r w:rsidRPr="006F178A">
        <w:rPr>
          <w:rtl/>
        </w:rPr>
        <w:t xml:space="preserve"> </w:t>
      </w:r>
      <w:ins w:id="92202" w:author="מנוע מכני" w:date="2026-10-11T12:04:40Z">
        <w:r>
          <w:rPr>
            <w:rtl/>
          </w:rPr>
          <w:t xml:space="preserve">עליו</w:t>
        </w:r>
      </w:ins>
      <w:del w:id="92203" w:author="מנוע מכני" w:date="2026-10-11T12:04:40Z">
        <w:r w:rsidRPr="006F178A">
          <w:rPr>
            <w:rtl/>
          </w:rPr>
          <w:delText xml:space="preserve">עליה</w:delText>
        </w:r>
      </w:del>
      <w:r w:rsidRPr="006F178A">
        <w:rPr>
          <w:rtl/>
        </w:rPr>
        <w:t xml:space="preserve"> </w:t>
      </w:r>
      <w:r w:rsidRPr="006F178A">
        <w:rPr>
          <w:rStyle w:val="2fb"/>
          <w:rtl/>
        </w:rPr>
        <w:t xml:space="preserve">דרי"ו</w:t>
      </w:r>
      <w:r w:rsidRPr="006F178A">
        <w:rPr>
          <w:rtl/>
        </w:rPr>
        <w:t xml:space="preserve"> </w:t>
      </w:r>
      <w:ins w:id="92204" w:author="מנוע מכני" w:date="2026-10-11T12:04:40Z">
        <w:r>
          <w:rPr>
            <w:rtl/>
          </w:rPr>
          <w:t xml:space="preserve">דאין</w:t>
        </w:r>
      </w:ins>
      <w:del w:id="92205" w:author="מנוע מכני" w:date="2026-10-11T12:04:40Z">
        <w:r w:rsidRPr="006F178A">
          <w:rPr>
            <w:rtl/>
          </w:rPr>
          <w:delText xml:space="preserve">דלית</w:delText>
        </w:r>
      </w:del>
      <w:r w:rsidRPr="006F178A">
        <w:rPr>
          <w:rtl/>
        </w:rPr>
        <w:t xml:space="preserve"> דין בר אינש. </w:t>
      </w:r>
      <w:r w:rsidRPr="006F178A">
        <w:rPr>
          <w:rtl/>
        </w:rPr>
        <w:t xml:space="preserve">ו</w:t>
      </w:r>
      <w:r w:rsidRPr="004C00C0">
        <w:rPr>
          <w:b/>
          <w:bCs/>
          <w:rtl/>
        </w:rPr>
        <w:t xml:space="preserve">א"ד</w:t>
      </w:r>
      <w:r w:rsidRPr="004C00C0">
        <w:rPr>
          <w:b/>
          <w:bCs/>
          <w:rtl/>
        </w:rPr>
        <w:t xml:space="preserve">: </w:t>
      </w:r>
      <w:r w:rsidRPr="006F178A">
        <w:rPr>
          <w:rtl/>
        </w:rPr>
        <w:t>כגון דין בר נש.</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2fb"/>
          <w:rFonts w:ascii="Fb Fontext" w:hAnsi="Fb Fontext"/>
          <w:rtl/>
        </w:rPr>
        <w:t xml:space="preserve">ר"כ</w:t>
      </w:r>
      <w:r w:rsidRPr="006F178A">
        <w:rPr>
          <w:rFonts w:ascii="Fb Fontext" w:hAnsi="Fb Fontext"/>
          <w:rtl/>
        </w:rPr>
        <w:t xml:space="preserve"> רחבה שאחורי הבתים [יותר מבית סאתיים] אין מטלטלין בו אלא בארבע אמות.</w:t>
      </w:r>
    </w:p>
    <w:p w:rsidR="005851B8" w:rsidRPr="006F178A" w:rsidRDefault="005851B8" w:rsidP="005851B8">
      <w:pPr>
        <w:rPr>
          <w:rtl/>
        </w:rPr>
      </w:pPr>
      <w:r w:rsidRPr="006F178A">
        <w:rPr>
          <w:rStyle w:val="2fb"/>
          <w:rtl/>
        </w:rPr>
        <w:t xml:space="preserve">ר"נ</w:t>
      </w:r>
      <w:r w:rsidRPr="006F178A">
        <w:rPr>
          <w:rtl/>
        </w:rPr>
        <w:t xml:space="preserve"> אם פתח לו פתח מותר לטלטל בכולו, דפתח מתירו, ודווקא שפתח ולבסוף הוקף, אבל הוקף ולבסוף פתח </w:t>
      </w:r>
      <w:r w:rsidRPr="006F178A">
        <w:rPr>
          <w:rtl/>
        </w:rPr>
        <w:t xml:space="preserve">לא</w:t>
      </w:r>
      <w:r w:rsidRPr="006F178A">
        <w:rPr>
          <w:rtl/>
        </w:rPr>
        <w:t xml:space="preserve">.</w:t>
      </w:r>
    </w:p>
    <w:p w:rsidR="005851B8" w:rsidRDefault="005851B8" w:rsidP="005851B8">
      <w:pPr>
        <w:rPr>
          <w:rtl/>
        </w:rPr>
      </w:pPr>
      <w:r w:rsidRPr="006F178A">
        <w:rPr>
          <w:rtl/>
        </w:rPr>
        <w:t xml:space="preserve">[והך שפתח </w:t>
      </w:r>
      <w:r w:rsidRPr="006F178A">
        <w:rPr>
          <w:rtl/>
        </w:rPr>
        <w:t xml:space="preserve">ואח"כ</w:t>
      </w:r>
      <w:r w:rsidRPr="006F178A">
        <w:rPr>
          <w:rtl/>
        </w:rPr>
        <w:t xml:space="preserve"> הקיף היינו לאשמעי' </w:t>
      </w:r>
      <w:r>
        <w:rPr>
          <w:rtl/>
        </w:rPr>
        <w:t>אפי'</w:t>
      </w:r>
      <w:r w:rsidRPr="006F178A">
        <w:rPr>
          <w:rtl/>
        </w:rPr>
        <w:t xml:space="preserve"> </w:t>
      </w:r>
      <w:ins w:id="92206" w:author="מנוע מכני" w:date="2026-10-11T12:04:40Z">
        <w:r>
          <w:rPr>
            <w:rtl/>
          </w:rPr>
          <w:t xml:space="preserve">דיש</w:t>
        </w:r>
      </w:ins>
      <w:del w:id="92207" w:author="מנוע מכני" w:date="2026-10-11T12:04:40Z">
        <w:r w:rsidRPr="006F178A">
          <w:rPr>
            <w:rtl/>
          </w:rPr>
          <w:delText xml:space="preserve">דאית</w:delText>
        </w:r>
      </w:del>
      <w:r w:rsidRPr="006F178A">
        <w:rPr>
          <w:rtl/>
        </w:rPr>
        <w:t xml:space="preserve"> שם גורן קודם הרחבה דלא </w:t>
      </w:r>
      <w:ins w:id="90832" w:author="מנוע מכני" w:date="2026-10-11T12:04:40Z">
        <w:r>
          <w:rPr>
            <w:rtl/>
          </w:rPr>
          <w:t xml:space="preserve">אמרו</w:t>
        </w:r>
      </w:ins>
      <w:del w:id="90833" w:author="מנוע מכני" w:date="2026-10-11T12:04:40Z">
        <w:r w:rsidRPr="006F178A">
          <w:rPr>
            <w:rtl/>
          </w:rPr>
          <w:delText xml:space="preserve">אמרי</w:delText>
        </w:r>
      </w:del>
      <w:r w:rsidRPr="006F178A">
        <w:rPr>
          <w:rtl/>
        </w:rPr>
        <w:t xml:space="preserve"> דאדעת זה הקיף]</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כד</w:t>
      </w:r>
      <w:r w:rsidRPr="009757B9">
        <w:rPr>
          <w:rFonts w:ascii="Fb Fontext" w:hAnsi="Fb Fontext"/>
          <w:sz w:val="20"/>
          <w:szCs w:val="18"/>
          <w:rtl/>
        </w:rPr>
        <w:t>:</w:t>
      </w:r>
    </w:p>
    <w:p>
      <w:pPr>
        <w:pStyle w:val="afffff8"/>
        <w:rPr>
          <w:ins w:id="90545" w:author="קלוד" w:date="2026-10-11T12:24:08Z"/>
        </w:rPr>
      </w:pPr>
      <w:ins w:id="90546" w:author="קלוד" w:date="2026-10-11T12:24:08Z">
        <w:r>
          <w:rPr>
            <w:color w:val="7B3F00"/>
          </w:rPr>
          <w:t xml:space="preserve">קרפף שנתמלא מים - כזרעים או כנטעים</w:t>
        </w:r>
      </w:ins>
    </w:p>
    <w:p w:rsidR="005851B8" w:rsidRPr="009757B9" w:rsidRDefault="005851B8" w:rsidP="005851B8">
      <w:pPr>
        <w:rPr>
          <w:rFonts w:cs="Guttman Vilna"/>
          <w:b/>
          <w:bCs/>
          <w:rtl/>
        </w:rPr>
      </w:pPr>
      <w:r w:rsidRPr="006F178A">
        <w:rPr>
          <w:rtl/>
        </w:rPr>
        <w:t>קרפף יותר מבית סאתים שהוקף לדירה ונתמלא מים.</w:t>
      </w:r>
    </w:p>
    <w:p w:rsidR="005851B8" w:rsidRPr="009757B9" w:rsidRDefault="005851B8" w:rsidP="005851B8">
      <w:pPr>
        <w:rPr>
          <w:rFonts w:cs="Guttman Vilna"/>
          <w:b/>
          <w:bCs/>
          <w:rtl/>
        </w:rPr>
      </w:pPr>
      <w:r w:rsidRPr="006F178A">
        <w:rPr>
          <w:rtl/>
        </w:rPr>
        <w:t xml:space="preserve">סבור רבנן </w:t>
      </w:r>
      <w:ins w:id="94522" w:author="מנוע מכני" w:date="2026-10-11T12:04:40Z">
        <w:r>
          <w:rPr>
            <w:rtl/>
          </w:rPr>
          <w:t xml:space="preserve">לומר</w:t>
        </w:r>
      </w:ins>
      <w:del w:id="94523" w:author="מנוע מכני" w:date="2026-10-11T12:04:40Z">
        <w:r w:rsidRPr="006F178A">
          <w:rPr>
            <w:rtl/>
          </w:rPr>
          <w:delText xml:space="preserve">למימר</w:delText>
        </w:r>
      </w:del>
      <w:r w:rsidRPr="006F178A">
        <w:rPr>
          <w:rtl/>
        </w:rPr>
        <w:t xml:space="preserve"> כזרעים דמו - ואסיר.</w:t>
      </w:r>
    </w:p>
    <w:p>
      <w:pPr>
        <w:pStyle w:val="38"/>
        <w:rPr>
          <w:ins w:id="95199" w:author="מנוע מכני" w:date="2026-10-11T12:04:40Z"/>
        </w:rPr>
      </w:pPr>
      <w:ins w:id="92208" w:author="מנוע מכני" w:date="2026-10-11T12:04:40Z">
        <w:r>
          <w:t xml:space="preserve">משמו</w:t>
        </w:r>
      </w:ins>
      <w:del w:id="92209" w:author="מנוע מכני" w:date="2026-10-11T12:04:40Z">
        <w:r w:rsidRPr="00D94B4B">
          <w:delText xml:space="preserve">משמיה</w:delText>
        </w:r>
      </w:del>
      <w:r w:rsidRPr="00D94B4B">
        <w:t xml:space="preserve"> דרבא</w:t>
      </w:r>
      <w:r w:rsidRPr="006F178A">
        <w:t xml:space="preserve">:</w:t>
      </w:r>
    </w:p>
    <w:p w:rsidR="005851B8" w:rsidRPr="009757B9" w:rsidRDefault="005851B8" w:rsidP="005851B8">
      <w:pPr>
        <w:rPr>
          <w:rFonts w:cs="Guttman Vilna"/>
          <w:b/>
          <w:bCs/>
          <w:rtl/>
        </w:rPr>
      </w:pPr>
      <w:del w:id="95200" w:author="מנוע מכני" w:date="2026-10-11T12:04:40Z">
        <w:r w:rsidRPr="006F178A">
          <w:rPr>
            <w:rtl/>
          </w:rPr>
          <w:delText xml:space="preserve"> </w:delText>
        </w:r>
      </w:del>
      <w:r w:rsidRPr="006F178A">
        <w:rPr>
          <w:rtl/>
        </w:rPr>
        <w:t xml:space="preserve">מים כנטעים דמו, ושרי.</w:t>
      </w:r>
    </w:p>
    <w:p>
      <w:pPr>
        <w:pStyle w:val="38"/>
        <w:rPr>
          <w:ins w:id="95201" w:author="מנוע מכני" w:date="2026-10-11T12:04:40Z"/>
        </w:rPr>
      </w:pPr>
      <w:r w:rsidRPr="00D94B4B">
        <w:t>אמימר</w:t>
      </w:r>
      <w:r w:rsidRPr="006F178A">
        <w:t xml:space="preserve">:</w:t>
      </w:r>
    </w:p>
    <w:p w:rsidR="005851B8" w:rsidRDefault="005851B8" w:rsidP="005851B8">
      <w:pPr>
        <w:rPr>
          <w:rtl/>
        </w:rPr>
      </w:pPr>
      <w:del w:id="95202" w:author="מנוע מכני" w:date="2026-10-11T12:04:40Z">
        <w:r w:rsidRPr="006F178A">
          <w:rPr>
            <w:rtl/>
          </w:rPr>
          <w:delText xml:space="preserve"> </w:delText>
        </w:r>
      </w:del>
      <w:r w:rsidRPr="006F178A">
        <w:rPr>
          <w:rtl/>
        </w:rPr>
        <w:t xml:space="preserve">והוא דחזיין </w:t>
      </w:r>
      <w:ins w:id="90111" w:author="Claude - סמנטי" w:date="2026-10-11T12:19:31Z">
        <w:r>
          <w:rPr>
            <w:rtl/>
          </w:rPr>
          <w:t xml:space="preserve">לתשמיש</w:t>
        </w:r>
      </w:ins>
      <w:del w:id="90112" w:author="Claude - סמנטי" w:date="2026-10-11T12:19:31Z">
        <w:r w:rsidRPr="006F178A">
          <w:rPr>
            <w:rtl/>
          </w:rPr>
          <w:delText xml:space="preserve">לתשמישתא</w:delText>
        </w:r>
      </w:del>
      <w:r w:rsidRPr="006F178A">
        <w:rPr>
          <w:rtl/>
        </w:rPr>
        <w:t xml:space="preserve">, [לשתיה]</w:t>
      </w:r>
    </w:p>
    <w:p>
      <w:pPr>
        <w:pStyle w:val="38"/>
        <w:rPr>
          <w:ins w:id="95203" w:author="מנוע מכני" w:date="2026-10-11T12:04:40Z"/>
        </w:rPr>
      </w:pPr>
      <w:r w:rsidRPr="00D94B4B">
        <w:t>רב אשי:</w:t>
      </w:r>
    </w:p>
    <w:p w:rsidR="005851B8" w:rsidRPr="009757B9" w:rsidRDefault="005851B8" w:rsidP="005851B8">
      <w:pPr>
        <w:rPr>
          <w:rFonts w:cs="Guttman Vilna"/>
          <w:b/>
          <w:bCs/>
          <w:rtl/>
        </w:rPr>
      </w:pPr>
      <w:del w:id="95204" w:author="מנוע מכני" w:date="2026-10-11T12:04:40Z">
        <w:r w:rsidRPr="006F178A">
          <w:rPr>
            <w:rtl/>
          </w:rPr>
          <w:delText xml:space="preserve"> </w:delText>
        </w:r>
      </w:del>
      <w:r w:rsidRPr="006F178A">
        <w:rPr>
          <w:rtl/>
        </w:rPr>
        <w:t xml:space="preserve">ודחזיין </w:t>
      </w:r>
      <w:ins w:id="90113" w:author="Claude - סמנטי" w:date="2026-10-11T12:19:31Z">
        <w:r>
          <w:rPr>
            <w:rtl/>
          </w:rPr>
          <w:t xml:space="preserve">לתשמיש</w:t>
        </w:r>
      </w:ins>
      <w:del w:id="90114" w:author="Claude - סמנטי" w:date="2026-10-11T12:19:31Z">
        <w:r w:rsidRPr="006F178A">
          <w:rPr>
            <w:rtl/>
          </w:rPr>
          <w:delText xml:space="preserve">לתשמישתא</w:delText>
        </w:r>
      </w:del>
      <w:r w:rsidRPr="006F178A">
        <w:rPr>
          <w:rtl/>
        </w:rPr>
        <w:t xml:space="preserve"> דווקא באין בעומקו בית סאתיים אבל יותר מכך- אסור.</w:t>
      </w:r>
    </w:p>
    <w:p w:rsidR="005851B8" w:rsidRDefault="005851B8" w:rsidP="005851B8">
      <w:pPr>
        <w:rPr>
          <w:rtl/>
        </w:rPr>
      </w:pPr>
      <w:ins w:id="90836" w:author="מנוע מכני" w:date="2026-10-11T12:04:40Z">
        <w:r>
          <w:rPr>
            <w:rtl/>
          </w:rPr>
          <w:t xml:space="preserve">ולא</w:t>
        </w:r>
      </w:ins>
      <w:del w:id="90837" w:author="מנוע מכני" w:date="2026-10-11T12:04:40Z">
        <w:r w:rsidRPr="006F178A">
          <w:rPr>
            <w:rtl/>
          </w:rPr>
          <w:delText xml:space="preserve">ולאו</w:delText>
        </w:r>
      </w:del>
      <w:r w:rsidRPr="006F178A">
        <w:rPr>
          <w:rtl/>
        </w:rPr>
        <w:t xml:space="preserve"> </w:t>
      </w:r>
      <w:ins w:id="90834" w:author="מנוע מכני" w:date="2026-10-11T12:04:40Z">
        <w:r>
          <w:rPr>
            <w:rtl/>
          </w:rPr>
          <w:t xml:space="preserve">דבר</w:t>
        </w:r>
      </w:ins>
      <w:del w:id="90835" w:author="מנוע מכני" w:date="2026-10-11T12:04:40Z">
        <w:r w:rsidRPr="006F178A">
          <w:rPr>
            <w:rtl/>
          </w:rPr>
          <w:delText xml:space="preserve">מילתא</w:delText>
        </w:r>
      </w:del>
      <w:r w:rsidRPr="006F178A">
        <w:rPr>
          <w:rtl/>
        </w:rPr>
        <w:t xml:space="preserve"> היא, </w:t>
      </w:r>
      <w:ins w:id="94178" w:author="מנוע מכני" w:date="2026-10-11T12:04:40Z">
        <w:r>
          <w:rPr>
            <w:rtl/>
          </w:rPr>
          <w:t xml:space="preserve">דהיה</w:t>
        </w:r>
      </w:ins>
      <w:del w:id="94179" w:author="מנוע מכני" w:date="2026-10-11T12:04:40Z">
        <w:r w:rsidRPr="006F178A">
          <w:rPr>
            <w:rtl/>
          </w:rPr>
          <w:delText xml:space="preserve">דהוה</w:delText>
        </w:r>
      </w:del>
      <w:r w:rsidRPr="006F178A">
        <w:rPr>
          <w:rtl/>
        </w:rPr>
        <w:t xml:space="preserve"> אכריא דפירי. [א. כפירות</w:t>
      </w:r>
      <w:r w:rsidRPr="006F178A">
        <w:rPr>
          <w:rStyle w:val="afffe"/>
          <w:rFonts w:ascii="Fb Fontext" w:hAnsi="Fb Fontext"/>
          <w:rtl/>
        </w:rPr>
        <w:t xml:space="preserve"> ב.</w:t>
      </w:r>
      <w:r w:rsidRPr="006F178A">
        <w:rPr>
          <w:rtl/>
        </w:rPr>
        <w:t xml:space="preserve"> כשוחה עמוקה להצנעת פירות דמותר לטלטל משם]</w:t>
      </w:r>
    </w:p>
    <w:p w:rsidR="005851B8" w:rsidRPr="00B3644D" w:rsidRDefault="005851B8" w:rsidP="005851B8">
      <w:pPr>
        <w:rPr>
          <w:spacing w:val="-2"/>
          <w:rtl/>
        </w:rPr>
      </w:pPr>
      <w:r w:rsidRPr="00B3644D">
        <w:rPr>
          <w:bCs/>
          <w:spacing w:val="-2"/>
          <w:rtl/>
        </w:rPr>
        <w:t>והלכתא</w:t>
      </w:r>
      <w:r w:rsidRPr="00B3644D">
        <w:rPr>
          <w:spacing w:val="-2"/>
          <w:rtl/>
        </w:rPr>
        <w:t xml:space="preserve"> </w:t>
      </w:r>
      <w:r w:rsidRPr="00B3644D">
        <w:rPr>
          <w:rStyle w:val="2fb"/>
          <w:b/>
          <w:bCs/>
          <w:spacing w:val="-2"/>
          <w:rtl/>
        </w:rPr>
        <w:t>כאמימר</w:t>
      </w:r>
      <w:r w:rsidRPr="00B3644D">
        <w:rPr>
          <w:spacing w:val="-2"/>
          <w:rtl/>
        </w:rPr>
        <w:t xml:space="preserve"> ולא </w:t>
      </w:r>
      <w:r w:rsidRPr="00B3644D">
        <w:rPr>
          <w:rStyle w:val="2fb"/>
          <w:spacing w:val="-2"/>
          <w:rtl/>
        </w:rPr>
        <w:t xml:space="preserve">כרב אשי</w:t>
      </w:r>
      <w:r w:rsidRPr="00B3644D">
        <w:rPr>
          <w:spacing w:val="-2"/>
          <w:rtl/>
        </w:rPr>
        <w:t xml:space="preserve"> והיינו אפי' עמוק </w:t>
      </w:r>
      <w:ins w:id="90838" w:author="מנוע מכני" w:date="2026-10-11T12:04:40Z">
        <w:r>
          <w:rPr>
            <w:spacing w:val="-2"/>
            <w:rtl/>
          </w:rPr>
          <w:t xml:space="preserve">הרבה</w:t>
        </w:r>
      </w:ins>
      <w:del w:id="90839" w:author="מנוע מכני" w:date="2026-10-11T12:04:40Z">
        <w:r w:rsidRPr="00B3644D">
          <w:rPr>
            <w:spacing w:val="-2"/>
            <w:rtl/>
          </w:rPr>
          <w:delText xml:space="preserve">טובא</w:delText>
        </w:r>
      </w:del>
      <w:r w:rsidRPr="00B3644D">
        <w:rPr>
          <w:spacing w:val="-2"/>
          <w:rtl/>
        </w:rPr>
        <w:t xml:space="preserve"> </w:t>
      </w:r>
      <w:ins w:id="93560" w:author="מנוע מכני" w:date="2026-10-11T12:04:40Z">
        <w:r>
          <w:rPr>
            <w:spacing w:val="-2"/>
            <w:rtl/>
          </w:rPr>
          <w:t xml:space="preserve">אם </w:t>
        </w:r>
      </w:ins>
      <w:del w:id="93561" w:author="מנוע מכני" w:date="2026-10-11T12:04:40Z">
        <w:r w:rsidRPr="00B3644D">
          <w:rPr>
            <w:spacing w:val="-2"/>
            <w:rtl/>
          </w:rPr>
          <w:delText xml:space="preserve">אי </w:delText>
        </w:r>
      </w:del>
      <w:r w:rsidRPr="00B3644D">
        <w:rPr>
          <w:spacing w:val="-2"/>
          <w:rtl/>
        </w:rPr>
        <w:t xml:space="preserve">חזייא </w:t>
      </w:r>
      <w:ins w:id="90115" w:author="Claude - סמנטי" w:date="2026-10-11T12:19:31Z">
        <w:r>
          <w:rPr>
            <w:spacing w:val="-2"/>
            <w:rtl/>
          </w:rPr>
          <w:t xml:space="preserve">לתשמיש</w:t>
        </w:r>
      </w:ins>
      <w:del w:id="90116" w:author="Claude - סמנטי" w:date="2026-10-11T12:19:31Z">
        <w:r w:rsidRPr="00B3644D">
          <w:rPr>
            <w:spacing w:val="-2"/>
            <w:rtl/>
          </w:rPr>
          <w:delText xml:space="preserve">לתשמישתא</w:delText>
        </w:r>
      </w:del>
      <w:r w:rsidRPr="00B3644D">
        <w:rPr>
          <w:spacing w:val="-2"/>
          <w:rtl/>
        </w:rPr>
        <w:t xml:space="preserve"> כנטעים דמי ושרי.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43" w:author="קלוד" w:date="2026-10-11T12:24:08Z"/>
        </w:rPr>
      </w:pPr>
      <w:ins w:id="90544" w:author="קלוד" w:date="2026-10-11T12:24:08Z">
        <w:r>
          <w:rPr>
            <w:color w:val="7B3F00"/>
          </w:rPr>
          <w:t xml:space="preserve">רחבה בפי הנהר - לחי בפתח המבוי</w:t>
        </w:r>
      </w:ins>
    </w:p>
    <w:p w:rsidR="005851B8" w:rsidRPr="006F178A" w:rsidRDefault="005851B8" w:rsidP="005851B8">
      <w:pPr>
        <w:rPr>
          <w:rtl/>
        </w:rPr>
      </w:pPr>
      <w:r w:rsidRPr="006F178A">
        <w:rPr>
          <w:rFonts w:ascii="Fb Fontext" w:hAnsi="Fb Fontext"/>
          <w:rtl/>
        </w:rPr>
        <w:t xml:space="preserve">ההיא רחבה </w:t>
      </w:r>
      <w:ins w:id="93386" w:author="מנוע מכני" w:date="2026-10-11T12:04:40Z">
        <w:r>
          <w:rPr>
            <w:rFonts w:ascii="Fb Fontext" w:hAnsi="Fb Fontext"/>
            <w:rtl/>
          </w:rPr>
          <w:t xml:space="preserve">דהיה</w:t>
        </w:r>
      </w:ins>
      <w:del w:id="93387" w:author="מנוע מכני" w:date="2026-10-11T12:04:40Z">
        <w:r w:rsidRPr="006F178A">
          <w:rPr>
            <w:rFonts w:ascii="Fb Fontext" w:hAnsi="Fb Fontext"/>
            <w:rtl/>
          </w:rPr>
          <w:delText xml:space="preserve">דהואי</w:delText>
        </w:r>
      </w:del>
      <w:r w:rsidRPr="006F178A">
        <w:rPr>
          <w:rFonts w:ascii="Fb Fontext" w:hAnsi="Fb Fontext"/>
          <w:rtl/>
        </w:rPr>
        <w:t xml:space="preserve"> בפום נהרא דחד גיסא </w:t>
      </w:r>
      <w:r>
        <w:rPr>
          <w:rFonts w:ascii="Fb Fontext" w:hAnsi="Fb Fontext" w:hint="cs"/>
          <w:rtl/>
        </w:rPr>
        <w:t>היה פתוח לעיר וצד אחר ל</w:t>
      </w:r>
      <w:r w:rsidRPr="006F178A">
        <w:rPr>
          <w:rFonts w:ascii="Fb Fontext" w:hAnsi="Fb Fontext"/>
          <w:rtl/>
        </w:rPr>
        <w:t>שביל של כרמים.</w:t>
      </w:r>
    </w:p>
    <w:p w:rsidR="005851B8" w:rsidRPr="006F178A" w:rsidRDefault="005851B8" w:rsidP="005851B8">
      <w:pPr>
        <w:rPr>
          <w:rtl/>
        </w:rPr>
      </w:pPr>
      <w:r>
        <w:rPr>
          <w:rtl/>
        </w:rPr>
        <w:t>ושביל של כרמים ה</w:t>
      </w:r>
      <w:r>
        <w:rPr>
          <w:rFonts w:hint="cs"/>
          <w:rtl/>
        </w:rPr>
        <w:t>יה הולך לשפת הנהר</w:t>
      </w:r>
      <w:r w:rsidRPr="006F178A">
        <w:rPr>
          <w:rtl/>
        </w:rPr>
        <w:t>.</w:t>
      </w:r>
    </w:p>
    <w:p w:rsidR="005851B8" w:rsidRPr="00B3644D" w:rsidRDefault="005851B8" w:rsidP="005851B8">
      <w:pPr>
        <w:rPr>
          <w:rStyle w:val="afffe"/>
          <w:rFonts w:ascii="Fb Fontext" w:hAnsi="Fb Fontext"/>
          <w:b/>
          <w:spacing w:val="-2"/>
          <w:rtl/>
        </w:rPr>
      </w:pPr>
      <w:r w:rsidRPr="00B3644D">
        <w:rPr>
          <w:spacing w:val="-2"/>
          <w:rtl/>
        </w:rPr>
        <w:t>[ולא יכלו לעשות</w:t>
      </w:r>
      <w:r w:rsidRPr="00B3644D">
        <w:rPr>
          <w:rStyle w:val="afffe"/>
          <w:rFonts w:ascii="Fb Fontext" w:hAnsi="Fb Fontext"/>
          <w:spacing w:val="-2"/>
          <w:rtl/>
        </w:rPr>
        <w:t xml:space="preserve"> א.</w:t>
      </w:r>
      <w:r w:rsidRPr="00B3644D">
        <w:rPr>
          <w:rStyle w:val="afffe"/>
          <w:rFonts w:ascii="Fb Fontext" w:hAnsi="Fb Fontext" w:hint="cs"/>
          <w:spacing w:val="-2"/>
          <w:rtl/>
        </w:rPr>
        <w:t xml:space="preserve"> </w:t>
      </w:r>
      <w:r w:rsidRPr="00B3644D">
        <w:rPr>
          <w:spacing w:val="-2"/>
          <w:rtl/>
        </w:rPr>
        <w:t xml:space="preserve">מחיצה אגודא דנהרא שהנהר עצמו מחיצה </w:t>
      </w:r>
      <w:ins w:id="94348" w:author="מנוע מכני" w:date="2026-10-11T12:04:40Z">
        <w:r>
          <w:rPr>
            <w:spacing w:val="-2"/>
            <w:rtl/>
          </w:rPr>
          <w:t xml:space="preserve">גמור</w:t>
        </w:r>
      </w:ins>
      <w:del w:id="94349" w:author="מנוע מכני" w:date="2026-10-11T12:04:40Z">
        <w:r w:rsidRPr="00B3644D">
          <w:rPr>
            <w:spacing w:val="-2"/>
            <w:rtl/>
          </w:rPr>
          <w:delText xml:space="preserve">מעליא</w:delText>
        </w:r>
      </w:del>
      <w:r w:rsidRPr="00B3644D">
        <w:rPr>
          <w:spacing w:val="-2"/>
          <w:rtl/>
        </w:rPr>
        <w:t xml:space="preserve"> והוי מחיצה על מחיצה.</w:t>
      </w:r>
    </w:p>
    <w:p w:rsidR="005851B8" w:rsidRPr="006F178A" w:rsidRDefault="005851B8" w:rsidP="005851B8">
      <w:pPr>
        <w:rPr>
          <w:rStyle w:val="afffe"/>
          <w:rFonts w:ascii="Fb Fontext" w:hAnsi="Fb Fontext"/>
          <w:b/>
          <w:rtl/>
        </w:rPr>
      </w:pPr>
      <w:r w:rsidRPr="006F178A">
        <w:rPr>
          <w:rStyle w:val="afffe"/>
          <w:rFonts w:ascii="Fb Fontext" w:hAnsi="Fb Fontext"/>
          <w:b/>
          <w:rtl/>
        </w:rPr>
        <w:t>ב.</w:t>
      </w:r>
      <w:r w:rsidRPr="006F178A">
        <w:rPr>
          <w:rFonts w:hint="cs"/>
          <w:rtl/>
        </w:rPr>
        <w:t xml:space="preserve"> </w:t>
      </w:r>
      <w:r w:rsidRPr="006F178A">
        <w:rPr>
          <w:rtl/>
        </w:rPr>
        <w:t>צורת הפתח בפתח שביל הכרמים, שיפול מחמת הגמלים הבאים לשתות.</w:t>
      </w:r>
    </w:p>
    <w:p w:rsidR="005851B8" w:rsidRDefault="005851B8" w:rsidP="005851B8">
      <w:pPr>
        <w:rPr>
          <w:rtl/>
        </w:rPr>
      </w:pPr>
      <w:r w:rsidRPr="006F178A">
        <w:rPr>
          <w:rStyle w:val="afffe"/>
          <w:rFonts w:ascii="Fb Fontext" w:hAnsi="Fb Fontext"/>
          <w:b/>
          <w:rtl/>
        </w:rPr>
        <w:t>ג.</w:t>
      </w:r>
      <w:r w:rsidRPr="006F178A">
        <w:rPr>
          <w:rStyle w:val="afffe"/>
          <w:rFonts w:ascii="Fb Fontext" w:hAnsi="Fb Fontext" w:hint="cs"/>
          <w:rtl/>
        </w:rPr>
        <w:t xml:space="preserve"> </w:t>
      </w:r>
      <w:r w:rsidRPr="006F178A">
        <w:rPr>
          <w:rtl/>
        </w:rPr>
        <w:t>לחי בפתח שביל של כרמים, שאנשים יאמרו שמועיל בכל שביל כרמים ולא ידעו שבכאן היה מחיצת הנהר]</w:t>
      </w:r>
    </w:p>
    <w:p>
      <w:pPr>
        <w:pStyle w:val="38"/>
        <w:rPr>
          <w:ins w:id="95205" w:author="מנוע מכני" w:date="2026-10-11T12:04:40Z"/>
        </w:rPr>
      </w:pPr>
      <w:r w:rsidRPr="006F178A">
        <w:t xml:space="preserve">אלא</w:t>
      </w:r>
    </w:p>
    <w:p w:rsidR="005851B8" w:rsidRPr="006F178A" w:rsidRDefault="005851B8" w:rsidP="005851B8">
      <w:pPr>
        <w:rPr>
          <w:rtl/>
        </w:rPr>
      </w:pPr>
      <w:del w:id="95206" w:author="מנוע מכני" w:date="2026-10-11T12:04:40Z">
        <w:r w:rsidRPr="006F178A">
          <w:rPr>
            <w:rtl/>
          </w:rPr>
          <w:delText xml:space="preserve"> </w:delText>
        </w:r>
      </w:del>
      <w:r w:rsidRPr="006F178A">
        <w:rPr>
          <w:rtl/>
        </w:rPr>
        <w:t xml:space="preserve">לחי בפתח המבוי בצד העיר </w:t>
      </w:r>
      <w:ins w:id="92210" w:author="מנוע מכני" w:date="2026-10-11T12:04:40Z">
        <w:r>
          <w:rPr>
            <w:rtl/>
          </w:rPr>
          <w:t xml:space="preserve">ולכך</w:t>
        </w:r>
      </w:ins>
      <w:del w:id="92211" w:author="מנוע מכני" w:date="2026-10-11T12:04:40Z">
        <w:r w:rsidRPr="006F178A">
          <w:rPr>
            <w:rtl/>
          </w:rPr>
          <w:delText xml:space="preserve">ולהכי</w:delText>
        </w:r>
      </w:del>
      <w:r w:rsidRPr="006F178A">
        <w:rPr>
          <w:rtl/>
        </w:rPr>
        <w:t xml:space="preserve"> יכלו לטלטל בתוך העיר, וכן בתוך הרחבה.</w:t>
      </w:r>
    </w:p>
    <w:p w:rsidR="005851B8" w:rsidRPr="006F178A" w:rsidRDefault="005851B8" w:rsidP="005851B8">
      <w:pPr>
        <w:rPr>
          <w:rtl/>
        </w:rPr>
      </w:pPr>
      <w:r w:rsidRPr="006F178A">
        <w:rPr>
          <w:rtl/>
        </w:rPr>
        <w:t xml:space="preserve">ומעיר לרחבה- </w:t>
      </w:r>
      <w:ins w:id="90840" w:author="מנוע מכני" w:date="2026-10-11T12:04:40Z">
        <w:r>
          <w:rPr>
            <w:rtl/>
          </w:rPr>
          <w:t xml:space="preserve">חלקו</w:t>
        </w:r>
      </w:ins>
      <w:del w:id="90841" w:author="מנוע מכני" w:date="2026-10-11T12:04:40Z">
        <w:r w:rsidRPr="006F178A">
          <w:rPr>
            <w:rtl/>
          </w:rPr>
          <w:delText xml:space="preserve">פליגי</w:delText>
        </w:r>
      </w:del>
      <w:r w:rsidRPr="006F178A">
        <w:rPr>
          <w:rtl/>
        </w:rPr>
        <w:t xml:space="preserve"> </w:t>
      </w:r>
      <w:r w:rsidRPr="006F178A">
        <w:rPr>
          <w:rStyle w:val="2fb"/>
          <w:rtl/>
        </w:rPr>
        <w:t xml:space="preserve">רב אחא</w:t>
      </w:r>
      <w:r w:rsidRPr="006F178A">
        <w:rPr>
          <w:rtl/>
        </w:rPr>
        <w:t xml:space="preserve"> </w:t>
      </w:r>
      <w:r w:rsidRPr="006F178A">
        <w:rPr>
          <w:rStyle w:val="2fb"/>
          <w:rtl/>
        </w:rPr>
        <w:t xml:space="preserve">ורבינא</w:t>
      </w:r>
      <w:r w:rsidRPr="006F178A">
        <w:rPr>
          <w:rtl/>
        </w:rPr>
        <w:t xml:space="preserve">, מאן דשרי - </w:t>
      </w:r>
      <w:ins w:id="90844" w:author="מנוע מכני" w:date="2026-10-11T12:04:40Z">
        <w:r>
          <w:rPr>
            <w:rtl/>
          </w:rPr>
          <w:t xml:space="preserve">שהרי</w:t>
        </w:r>
      </w:ins>
      <w:del w:id="90845" w:author="מנוע מכני" w:date="2026-10-11T12:04:40Z">
        <w:r w:rsidRPr="006F178A">
          <w:rPr>
            <w:rtl/>
          </w:rPr>
          <w:delText xml:space="preserve">דהא</w:delText>
        </w:r>
      </w:del>
      <w:r w:rsidRPr="006F178A">
        <w:rPr>
          <w:rtl/>
        </w:rPr>
        <w:t xml:space="preserve"> </w:t>
      </w:r>
      <w:ins w:id="90842" w:author="מנוע מכני" w:date="2026-10-11T12:04:40Z">
        <w:r>
          <w:rPr>
            <w:rtl/>
          </w:rPr>
          <w:t xml:space="preserve">אין</w:t>
        </w:r>
      </w:ins>
      <w:del w:id="90843" w:author="מנוע מכני" w:date="2026-10-11T12:04:40Z">
        <w:r w:rsidRPr="006F178A">
          <w:rPr>
            <w:rtl/>
          </w:rPr>
          <w:delText xml:space="preserve">ליכא</w:delText>
        </w:r>
      </w:del>
      <w:r w:rsidRPr="006F178A">
        <w:rPr>
          <w:rtl/>
        </w:rPr>
        <w:t xml:space="preserve"> דיורין בפועל ברחבה.</w:t>
      </w:r>
    </w:p>
    <w:p w:rsidR="005851B8" w:rsidRPr="00B3644D" w:rsidRDefault="005851B8" w:rsidP="005851B8">
      <w:pPr>
        <w:rPr>
          <w:spacing w:val="-2"/>
          <w:rtl/>
        </w:rPr>
      </w:pPr>
      <w:r w:rsidRPr="00B3644D">
        <w:rPr>
          <w:spacing w:val="-2"/>
          <w:rtl/>
        </w:rPr>
        <w:t>ומאן דאסר - פעמים דהוי בה דיורין, ומתוך הרגל ימשיכו לטלטל מרחבה למבוי בלי לחי נוספת.</w:t>
      </w:r>
    </w:p>
    <w:p w:rsidR="005851B8" w:rsidRPr="006F178A" w:rsidRDefault="005851B8" w:rsidP="005851B8">
      <w:pPr>
        <w:rPr>
          <w:rtl/>
        </w:rPr>
      </w:pPr>
      <w:r w:rsidRPr="006F178A">
        <w:rPr>
          <w:rtl/>
        </w:rPr>
        <w:t>ו</w:t>
      </w:r>
      <w:r w:rsidRPr="006F178A">
        <w:rPr>
          <w:b/>
          <w:bCs/>
          <w:rtl/>
        </w:rPr>
        <w:t>הלכתא</w:t>
      </w:r>
      <w:r w:rsidRPr="006F178A">
        <w:rPr>
          <w:rtl/>
        </w:rPr>
        <w:t xml:space="preserve"> כמאן דשרי.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41" w:author="קלוד" w:date="2026-10-11T12:24:08Z"/>
        </w:rPr>
      </w:pPr>
      <w:ins w:id="90542" w:author="קלוד" w:date="2026-10-11T12:24:08Z">
        <w:r>
          <w:rPr>
            <w:color w:val="7B3F00"/>
          </w:rPr>
          <w:t xml:space="preserve">מיעוט קרפף שלא הוקף לדירה - אילנות, עמוד ומחיצה</w:t>
        </w:r>
      </w:ins>
    </w:p>
    <w:p w:rsidR="005851B8" w:rsidRPr="00A72C4A" w:rsidRDefault="005851B8" w:rsidP="005851B8">
      <w:pPr>
        <w:rPr>
          <w:b/>
          <w:bCs/>
          <w:rtl/>
        </w:rPr>
      </w:pPr>
      <w:r w:rsidRPr="00A72C4A">
        <w:rPr>
          <w:rFonts w:ascii="Fb Fontext" w:hAnsi="Fb Fontext"/>
          <w:b/>
          <w:bCs/>
          <w:rtl/>
        </w:rPr>
        <w:t>קרפף יותר מבית סאתים שלא הוקף לדירה ובא למעטו.</w:t>
      </w:r>
    </w:p>
    <w:p w:rsidR="005851B8" w:rsidRPr="006F178A" w:rsidRDefault="005851B8" w:rsidP="005851B8">
      <w:pPr>
        <w:rPr>
          <w:rtl/>
        </w:rPr>
      </w:pPr>
      <w:r w:rsidRPr="006F178A">
        <w:rPr>
          <w:rtl/>
        </w:rPr>
        <w:t xml:space="preserve">מיעטו באילנות - </w:t>
      </w:r>
      <w:r w:rsidRPr="006F178A">
        <w:rPr>
          <w:rtl/>
        </w:rPr>
        <w:t xml:space="preserve">לא</w:t>
      </w:r>
      <w:r w:rsidRPr="006F178A">
        <w:rPr>
          <w:rtl/>
        </w:rPr>
        <w:t xml:space="preserve"> הוי מיעוט.</w:t>
      </w:r>
    </w:p>
    <w:p w:rsidR="005851B8" w:rsidRPr="006F178A" w:rsidRDefault="005851B8" w:rsidP="005851B8">
      <w:pPr>
        <w:rPr>
          <w:rtl/>
        </w:rPr>
      </w:pPr>
      <w:r w:rsidRPr="006F178A">
        <w:rPr>
          <w:rtl/>
        </w:rPr>
        <w:lastRenderedPageBreak/>
        <w:t xml:space="preserve">בנה בו עמוד גבוה עשרה ורחב ארבעה - הוי מיעוט. פחות משלושה - </w:t>
      </w:r>
      <w:r w:rsidRPr="006F178A">
        <w:rPr>
          <w:rtl/>
        </w:rPr>
        <w:lastRenderedPageBreak/>
        <w:t xml:space="preserve">לא</w:t>
      </w:r>
      <w:r w:rsidRPr="006F178A">
        <w:rPr>
          <w:rtl/>
        </w:rPr>
        <w:lastRenderedPageBreak/>
        <w:t xml:space="preserve"> הוי מיעוט.</w:t>
      </w:r>
    </w:p>
    <w:p w:rsidR="005851B8" w:rsidRPr="006F178A" w:rsidRDefault="005851B8" w:rsidP="005851B8">
      <w:pPr>
        <w:rPr>
          <w:rtl/>
        </w:rPr>
      </w:pPr>
      <w:r w:rsidRPr="006F178A">
        <w:rPr>
          <w:rtl/>
        </w:rPr>
        <w:t xml:space="preserve">משלושה ועד ארבעה, </w:t>
      </w:r>
      <w:r w:rsidRPr="006F178A">
        <w:rPr>
          <w:rStyle w:val="2fb"/>
          <w:rtl/>
        </w:rPr>
        <w:t xml:space="preserve">לרבה</w:t>
      </w:r>
      <w:r w:rsidRPr="006F178A">
        <w:rPr>
          <w:rtl/>
        </w:rPr>
        <w:t xml:space="preserve"> הוי מיעוט - </w:t>
      </w:r>
      <w:ins w:id="90846" w:author="מנוע מכני" w:date="2026-10-11T12:04:40Z">
        <w:r>
          <w:rPr>
            <w:rtl/>
          </w:rPr>
          <w:t xml:space="preserve">שהרי</w:t>
        </w:r>
      </w:ins>
      <w:del w:id="90847" w:author="מנוע מכני" w:date="2026-10-11T12:04:40Z">
        <w:r w:rsidRPr="006F178A">
          <w:rPr>
            <w:rtl/>
          </w:rPr>
          <w:delText xml:space="preserve">דהא</w:delText>
        </w:r>
      </w:del>
      <w:r w:rsidRPr="006F178A">
        <w:rPr>
          <w:rtl/>
        </w:rPr>
        <w:t xml:space="preserve"> נפיק </w:t>
      </w:r>
      <w:ins w:id="92212" w:author="מנוע מכני" w:date="2026-10-11T12:04:40Z">
        <w:r>
          <w:rPr>
            <w:rtl/>
          </w:rPr>
          <w:t xml:space="preserve">לו</w:t>
        </w:r>
      </w:ins>
      <w:del w:id="92213" w:author="מנוע מכני" w:date="2026-10-11T12:04:40Z">
        <w:r w:rsidRPr="006F178A">
          <w:rPr>
            <w:rtl/>
          </w:rPr>
          <w:delText xml:space="preserve">ליה</w:delText>
        </w:r>
      </w:del>
      <w:r w:rsidRPr="006F178A">
        <w:rPr>
          <w:rtl/>
        </w:rPr>
        <w:t xml:space="preserve"> מתורת לבוד.</w:t>
      </w:r>
    </w:p>
    <w:p w:rsidR="005851B8" w:rsidRPr="006F178A" w:rsidRDefault="005851B8" w:rsidP="005851B8">
      <w:pPr>
        <w:rPr>
          <w:rtl/>
        </w:rPr>
      </w:pPr>
      <w:r w:rsidRPr="002D0727">
        <w:rPr>
          <w:rStyle w:val="2fb"/>
          <w:b/>
          <w:bCs/>
          <w:rtl/>
        </w:rPr>
        <w:t>לרבא</w:t>
      </w:r>
      <w:r w:rsidRPr="006F178A">
        <w:rPr>
          <w:rtl/>
        </w:rPr>
        <w:t xml:space="preserve"> </w:t>
      </w:r>
      <w:r w:rsidRPr="006F178A">
        <w:rPr>
          <w:rtl/>
        </w:rPr>
        <w:t xml:space="preserve">לא</w:t>
      </w:r>
      <w:r w:rsidRPr="006F178A">
        <w:rPr>
          <w:rtl/>
        </w:rPr>
        <w:t xml:space="preserve"> הוי מיעוט - כיון דלא הוי מקום ארבעה - </w:t>
      </w:r>
      <w:r w:rsidRPr="006F178A">
        <w:rPr>
          <w:rtl/>
        </w:rPr>
        <w:t xml:space="preserve">לא</w:t>
      </w:r>
      <w:r w:rsidRPr="006F178A">
        <w:rPr>
          <w:rtl/>
        </w:rPr>
        <w:t xml:space="preserve"> חשיב.</w:t>
      </w:r>
    </w:p>
    <w:p w:rsidR="005851B8" w:rsidRPr="006F178A" w:rsidRDefault="005851B8" w:rsidP="005851B8">
      <w:pPr>
        <w:rPr>
          <w:rtl/>
        </w:rPr>
      </w:pPr>
      <w:r w:rsidRPr="006F178A">
        <w:rPr>
          <w:rtl/>
        </w:rPr>
        <w:t xml:space="preserve">הרחיק מן הכותל ארבעה ועשה מחיצה - הועיל, פחות משלושה - </w:t>
      </w:r>
      <w:r w:rsidRPr="006F178A">
        <w:rPr>
          <w:rtl/>
        </w:rPr>
        <w:t xml:space="preserve">לא</w:t>
      </w:r>
      <w:r w:rsidRPr="006F178A">
        <w:rPr>
          <w:rtl/>
        </w:rPr>
        <w:t xml:space="preserve"> הועיל.</w:t>
      </w:r>
    </w:p>
    <w:p w:rsidR="005851B8" w:rsidRPr="006F178A" w:rsidRDefault="005851B8" w:rsidP="005851B8">
      <w:pPr>
        <w:rPr>
          <w:rtl/>
        </w:rPr>
      </w:pPr>
      <w:r w:rsidRPr="006F178A">
        <w:rPr>
          <w:rtl/>
        </w:rPr>
        <w:t xml:space="preserve">משלושה ועד ארבעה, </w:t>
      </w:r>
      <w:r w:rsidRPr="006F178A">
        <w:rPr>
          <w:rStyle w:val="2fb"/>
          <w:rtl/>
        </w:rPr>
        <w:t xml:space="preserve">לרבה</w:t>
      </w:r>
      <w:r w:rsidRPr="006F178A">
        <w:rPr>
          <w:rtl/>
        </w:rPr>
        <w:t xml:space="preserve"> הועיל - דנפיק </w:t>
      </w:r>
      <w:ins w:id="92214" w:author="מנוע מכני" w:date="2026-10-11T12:04:40Z">
        <w:r>
          <w:rPr>
            <w:rtl/>
          </w:rPr>
          <w:t xml:space="preserve">לו</w:t>
        </w:r>
      </w:ins>
      <w:del w:id="92215" w:author="מנוע מכני" w:date="2026-10-11T12:04:40Z">
        <w:r w:rsidRPr="006F178A">
          <w:rPr>
            <w:rtl/>
          </w:rPr>
          <w:delText xml:space="preserve">ליה</w:delText>
        </w:r>
      </w:del>
      <w:r w:rsidRPr="006F178A">
        <w:rPr>
          <w:rtl/>
        </w:rPr>
        <w:t xml:space="preserve"> מתורת לבוד.</w:t>
      </w:r>
    </w:p>
    <w:p w:rsidR="005851B8" w:rsidRPr="006F178A" w:rsidRDefault="005851B8" w:rsidP="005851B8">
      <w:pPr>
        <w:rPr>
          <w:rtl/>
        </w:rPr>
      </w:pPr>
      <w:r w:rsidRPr="002D0727">
        <w:rPr>
          <w:rStyle w:val="2fb"/>
          <w:b/>
          <w:bCs/>
          <w:rtl/>
        </w:rPr>
        <w:t>לרבא</w:t>
      </w:r>
      <w:r w:rsidRPr="006F178A">
        <w:rPr>
          <w:rtl/>
        </w:rPr>
        <w:t xml:space="preserve"> אינו מועיל, דלא הוי מקום ארבעה - </w:t>
      </w:r>
      <w:r w:rsidRPr="006F178A">
        <w:rPr>
          <w:rtl/>
        </w:rPr>
        <w:t xml:space="preserve">לא</w:t>
      </w:r>
      <w:r w:rsidRPr="006F178A">
        <w:rPr>
          <w:rtl/>
        </w:rPr>
        <w:t xml:space="preserve"> חשיב.</w:t>
      </w:r>
    </w:p>
    <w:p w:rsidR="005851B8" w:rsidRDefault="005851B8" w:rsidP="005851B8">
      <w:pPr>
        <w:rPr>
          <w:rtl/>
        </w:rPr>
      </w:pPr>
      <w:r w:rsidRPr="006F178A">
        <w:rPr>
          <w:rStyle w:val="2fb"/>
          <w:rtl/>
        </w:rPr>
        <w:t xml:space="preserve">רב שימי</w:t>
      </w:r>
      <w:r w:rsidRPr="006F178A">
        <w:rPr>
          <w:rtl/>
        </w:rPr>
        <w:t xml:space="preserve"> </w:t>
      </w:r>
      <w:ins w:id="94350" w:author="מנוע מכני" w:date="2026-10-11T12:04:40Z">
        <w:r>
          <w:rPr>
            <w:rtl/>
          </w:rPr>
          <w:t xml:space="preserve">שונה</w:t>
        </w:r>
      </w:ins>
      <w:del w:id="94351" w:author="מנוע מכני" w:date="2026-10-11T12:04:40Z">
        <w:r w:rsidRPr="006F178A">
          <w:rPr>
            <w:rtl/>
          </w:rPr>
          <w:delText xml:space="preserve">מתני</w:delText>
        </w:r>
      </w:del>
      <w:r w:rsidRPr="006F178A">
        <w:rPr>
          <w:rtl/>
        </w:rPr>
        <w:t xml:space="preserve"> לקולא [דבשלושה </w:t>
      </w:r>
      <w:r w:rsidRPr="00E6185C">
        <w:rPr>
          <w:b/>
          <w:bCs/>
          <w:rtl/>
        </w:rPr>
        <w:t>לכו"ע</w:t>
      </w:r>
      <w:r w:rsidRPr="006F178A">
        <w:rPr>
          <w:rtl/>
        </w:rPr>
        <w:t xml:space="preserve"> </w:t>
      </w:r>
      <w:ins w:id="92216" w:author="מנוע מכני" w:date="2026-10-11T12:04:40Z">
        <w:r>
          <w:rPr>
            <w:rtl/>
          </w:rPr>
          <w:t xml:space="preserve">מאלו</w:t>
        </w:r>
      </w:ins>
      <w:del w:id="92217" w:author="מנוע מכני" w:date="2026-10-11T12:04:40Z">
        <w:r w:rsidRPr="006F178A">
          <w:rPr>
            <w:rtl/>
          </w:rPr>
          <w:delText xml:space="preserve">מהני</w:delText>
        </w:r>
      </w:del>
      <w:r w:rsidRPr="006F178A">
        <w:rPr>
          <w:rtl/>
        </w:rPr>
        <w:t xml:space="preserve"> ובפחות משלושה </w:t>
      </w:r>
      <w:ins w:id="90848" w:author="מנוע מכני" w:date="2026-10-11T12:04:40Z">
        <w:r>
          <w:rPr>
            <w:rtl/>
          </w:rPr>
          <w:t xml:space="preserve">חלקו</w:t>
        </w:r>
      </w:ins>
      <w:del w:id="90849" w:author="מנוע מכני" w:date="2026-10-11T12:04:40Z">
        <w:r w:rsidRPr="006F178A">
          <w:rPr>
            <w:rtl/>
          </w:rPr>
          <w:delText xml:space="preserve">פליגי</w:delText>
        </w:r>
      </w:del>
      <w:r w:rsidRPr="006F178A">
        <w:rPr>
          <w:rtl/>
        </w:rPr>
        <w:t xml:space="preserve">]</w:t>
      </w:r>
    </w:p>
    <w:p w:rsidR="005851B8" w:rsidRPr="006F178A" w:rsidRDefault="005851B8" w:rsidP="005851B8">
      <w:pPr>
        <w:rPr>
          <w:rtl/>
        </w:rPr>
      </w:pPr>
      <w:r w:rsidRPr="006F178A">
        <w:rPr>
          <w:rtl/>
        </w:rPr>
        <w:t>טח בו טיט ויכול לעמוד בפני עצמו - הוי מיעוט.</w:t>
      </w:r>
    </w:p>
    <w:p w:rsidR="005851B8" w:rsidRPr="006F178A" w:rsidRDefault="005851B8" w:rsidP="005851B8">
      <w:pPr>
        <w:rPr>
          <w:rtl/>
        </w:rPr>
      </w:pPr>
      <w:r w:rsidRPr="006F178A">
        <w:rPr>
          <w:rtl/>
        </w:rPr>
        <w:t xml:space="preserve">אינו יכול לעמוד בפני עצמו, </w:t>
      </w:r>
      <w:r w:rsidRPr="006F178A">
        <w:rPr>
          <w:rStyle w:val="2fb"/>
          <w:rtl/>
        </w:rPr>
        <w:t xml:space="preserve">לרבה</w:t>
      </w:r>
      <w:r w:rsidRPr="006F178A">
        <w:rPr>
          <w:rtl/>
        </w:rPr>
        <w:t xml:space="preserve"> הוי מיעוט </w:t>
      </w:r>
      <w:ins w:id="92218" w:author="מנוע מכני" w:date="2026-10-11T12:04:40Z">
        <w:r>
          <w:rPr>
            <w:rtl/>
          </w:rPr>
          <w:t xml:space="preserve">עכשיו</w:t>
        </w:r>
      </w:ins>
      <w:del w:id="92219" w:author="מנוע מכני" w:date="2026-10-11T12:04:40Z">
        <w:r w:rsidRPr="006F178A">
          <w:rPr>
            <w:rtl/>
          </w:rPr>
          <w:delText xml:space="preserve">השתא</w:delText>
        </w:r>
      </w:del>
      <w:r w:rsidRPr="006F178A">
        <w:rPr>
          <w:rtl/>
        </w:rPr>
        <w:t xml:space="preserve"> מיהא </w:t>
      </w:r>
      <w:ins w:id="94524" w:author="מנוע מכני" w:date="2026-10-11T12:04:40Z">
        <w:r>
          <w:rPr>
            <w:rtl/>
          </w:rPr>
          <w:t xml:space="preserve">עומד</w:t>
        </w:r>
      </w:ins>
      <w:del w:id="94525" w:author="מנוע מכני" w:date="2026-10-11T12:04:40Z">
        <w:r w:rsidRPr="006F178A">
          <w:rPr>
            <w:rtl/>
          </w:rPr>
          <w:delText xml:space="preserve">קאי</w:delText>
        </w:r>
      </w:del>
      <w:r w:rsidRPr="006F178A">
        <w:rPr>
          <w:rtl/>
        </w:rPr>
        <w:t xml:space="preserve">.</w:t>
      </w:r>
    </w:p>
    <w:p w:rsidR="005851B8" w:rsidRPr="006F178A" w:rsidRDefault="005851B8" w:rsidP="005851B8">
      <w:pPr>
        <w:rPr>
          <w:rtl/>
        </w:rPr>
      </w:pPr>
      <w:r w:rsidRPr="002D0727">
        <w:rPr>
          <w:rStyle w:val="2fb"/>
          <w:b/>
          <w:bCs/>
          <w:rtl/>
        </w:rPr>
        <w:t>לרבא</w:t>
      </w:r>
      <w:r w:rsidRPr="006F178A">
        <w:rPr>
          <w:rtl/>
        </w:rPr>
        <w:t xml:space="preserve"> </w:t>
      </w:r>
      <w:r w:rsidRPr="006F178A">
        <w:rPr>
          <w:rtl/>
        </w:rPr>
        <w:t xml:space="preserve">לא</w:t>
      </w:r>
      <w:r w:rsidRPr="006F178A">
        <w:rPr>
          <w:rtl/>
        </w:rPr>
        <w:t xml:space="preserve"> הוי מיעוט, כיון דלא יכול </w:t>
      </w:r>
      <w:ins w:id="94724" w:author="מנוע מכני" w:date="2026-10-11T12:04:40Z">
        <w:r>
          <w:rPr>
            <w:rtl/>
          </w:rPr>
          <w:t xml:space="preserve">לקום</w:t>
        </w:r>
      </w:ins>
      <w:del w:id="94725" w:author="מנוע מכני" w:date="2026-10-11T12:04:40Z">
        <w:r w:rsidRPr="006F178A">
          <w:rPr>
            <w:rtl/>
          </w:rPr>
          <w:delText xml:space="preserve">למיקם</w:delText>
        </w:r>
      </w:del>
      <w:r w:rsidRPr="006F178A">
        <w:rPr>
          <w:rtl/>
        </w:rPr>
        <w:t xml:space="preserve"> בפני עצמו - </w:t>
      </w:r>
      <w:r w:rsidRPr="006F178A">
        <w:rPr>
          <w:rtl/>
        </w:rPr>
        <w:t xml:space="preserve">לא</w:t>
      </w:r>
      <w:r w:rsidRPr="006F178A">
        <w:rPr>
          <w:rtl/>
        </w:rPr>
        <w:t xml:space="preserve"> כלום הוא.</w:t>
      </w:r>
    </w:p>
    <w:p w:rsidR="005851B8" w:rsidRPr="006F178A" w:rsidRDefault="005851B8" w:rsidP="005851B8">
      <w:pPr>
        <w:rPr>
          <w:rtl/>
        </w:rPr>
      </w:pPr>
      <w:r w:rsidRPr="006F178A">
        <w:rPr>
          <w:b/>
          <w:bCs/>
          <w:rtl/>
        </w:rPr>
        <w:t>הלכתא</w:t>
      </w:r>
      <w:r w:rsidRPr="006F178A">
        <w:rPr>
          <w:rtl/>
        </w:rPr>
        <w:t xml:space="preserve"> </w:t>
      </w:r>
      <w:r w:rsidRPr="006F178A">
        <w:rPr>
          <w:rStyle w:val="2fb"/>
          <w:rtl/>
        </w:rPr>
        <w:t xml:space="preserve">כרב שימי</w:t>
      </w:r>
      <w:r w:rsidRPr="006F178A">
        <w:rPr>
          <w:rtl/>
        </w:rPr>
        <w:t xml:space="preserve"> </w:t>
      </w:r>
      <w:ins w:id="94352" w:author="מנוע מכני" w:date="2026-10-11T12:04:40Z">
        <w:r>
          <w:rPr>
            <w:rtl/>
          </w:rPr>
          <w:t xml:space="preserve">דשונה</w:t>
        </w:r>
      </w:ins>
      <w:del w:id="94353" w:author="מנוע מכני" w:date="2026-10-11T12:04:40Z">
        <w:r w:rsidRPr="006F178A">
          <w:rPr>
            <w:rtl/>
          </w:rPr>
          <w:delText xml:space="preserve">דמתני</w:delText>
        </w:r>
      </w:del>
      <w:r w:rsidRPr="006F178A">
        <w:rPr>
          <w:rtl/>
        </w:rPr>
        <w:t xml:space="preserve"> לקולא ועדיין </w:t>
      </w:r>
      <w:ins w:id="90850" w:author="מנוע מכני" w:date="2026-10-11T12:04:40Z">
        <w:r>
          <w:rPr>
            <w:rtl/>
          </w:rPr>
          <w:t xml:space="preserve">יש</w:t>
        </w:r>
      </w:ins>
      <w:del w:id="90851" w:author="מנוע מכני" w:date="2026-10-11T12:04:40Z">
        <w:r w:rsidRPr="006F178A">
          <w:rPr>
            <w:rtl/>
          </w:rPr>
          <w:delText xml:space="preserve">איכא</w:delText>
        </w:r>
      </w:del>
      <w:r w:rsidRPr="006F178A">
        <w:rPr>
          <w:rtl/>
        </w:rPr>
        <w:t xml:space="preserve"> </w:t>
      </w:r>
      <w:ins w:id="90117" w:author="Claude - סמנטי" w:date="2026-10-11T12:19:31Z">
        <w:r>
          <w:rPr>
            <w:rtl/>
          </w:rPr>
          <w:t xml:space="preserve">מחלוקת</w:t>
        </w:r>
      </w:ins>
      <w:del w:id="90118" w:author="Claude - סמנטי" w:date="2026-10-11T12:19:31Z">
        <w:r w:rsidRPr="006F178A">
          <w:rPr>
            <w:rtl/>
          </w:rPr>
          <w:delText xml:space="preserve">פלוגתא</w:delText>
        </w:r>
      </w:del>
      <w:r w:rsidRPr="006F178A">
        <w:rPr>
          <w:rtl/>
        </w:rPr>
        <w:t xml:space="preserve"> בראשונים </w:t>
      </w:r>
      <w:ins w:id="93562" w:author="מנוע מכני" w:date="2026-10-11T12:04:40Z">
        <w:r>
          <w:rPr>
            <w:rtl/>
          </w:rPr>
          <w:t xml:space="preserve">אם </w:t>
        </w:r>
      </w:ins>
      <w:del w:id="93563" w:author="מנוע מכני" w:date="2026-10-11T12:04:40Z">
        <w:r w:rsidRPr="006F178A">
          <w:rPr>
            <w:rtl/>
          </w:rPr>
          <w:delText xml:space="preserve">אי </w:delText>
        </w:r>
      </w:del>
      <w:r w:rsidRPr="006F178A">
        <w:rPr>
          <w:rtl/>
        </w:rPr>
        <w:t xml:space="preserve">להכריע כדברי המיקל גם בפלוגתת אמוראי.</w:t>
      </w:r>
    </w:p>
    <w:p w:rsidR="005851B8" w:rsidRPr="006F178A" w:rsidRDefault="005851B8" w:rsidP="005851B8">
      <w:pPr>
        <w:rPr>
          <w:rtl/>
        </w:rPr>
      </w:pPr>
      <w:r w:rsidRPr="006F178A">
        <w:rPr>
          <w:rtl/>
        </w:rPr>
        <w:t xml:space="preserve">ולענין טח בטיט </w:t>
      </w:r>
      <w:r w:rsidRPr="006F178A">
        <w:rPr>
          <w:rStyle w:val="2fb"/>
          <w:rtl/>
        </w:rPr>
        <w:t xml:space="preserve">הר"מ</w:t>
      </w:r>
      <w:r w:rsidRPr="006F178A">
        <w:rPr>
          <w:rtl/>
        </w:rPr>
        <w:t xml:space="preserve"> פסק </w:t>
      </w:r>
      <w:r w:rsidRPr="006F178A">
        <w:rPr>
          <w:rStyle w:val="2fb"/>
          <w:rtl/>
        </w:rPr>
        <w:t xml:space="preserve">כרבה</w:t>
      </w:r>
      <w:r w:rsidRPr="006F178A">
        <w:rPr>
          <w:rtl/>
        </w:rPr>
        <w:t xml:space="preserve"> </w:t>
      </w:r>
      <w:ins w:id="90119" w:author="Claude - סמנטי" w:date="2026-10-11T12:19:31Z">
        <w:r>
          <w:rPr>
            <w:rtl/>
          </w:rPr>
          <w:t xml:space="preserve">שהוא</w:t>
        </w:r>
      </w:ins>
      <w:del w:id="90120" w:author="Claude - סמנטי" w:date="2026-10-11T12:19:31Z">
        <w:r w:rsidRPr="006F178A">
          <w:rPr>
            <w:rtl/>
          </w:rPr>
          <w:delText xml:space="preserve">דהוי</w:delText>
        </w:r>
      </w:del>
      <w:r w:rsidRPr="006F178A">
        <w:rPr>
          <w:rtl/>
        </w:rPr>
        <w:t xml:space="preserve"> מיעוט </w:t>
      </w:r>
      <w:r w:rsidRPr="006F178A">
        <w:rPr>
          <w:rStyle w:val="2fb"/>
          <w:rtl/>
        </w:rPr>
        <w:t xml:space="preserve">והמהר"ם</w:t>
      </w:r>
      <w:r w:rsidRPr="006F178A">
        <w:rPr>
          <w:rtl/>
        </w:rPr>
        <w:t xml:space="preserve"> פסק </w:t>
      </w:r>
      <w:r w:rsidRPr="006F178A">
        <w:rPr>
          <w:rStyle w:val="2fb"/>
          <w:rtl/>
        </w:rPr>
        <w:t xml:space="preserve">כרבא</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39" w:author="קלוד" w:date="2026-10-11T12:24:08Z"/>
        </w:rPr>
      </w:pPr>
      <w:ins w:id="90540" w:author="קלוד" w:date="2026-10-11T12:24:08Z">
        <w:r>
          <w:rPr>
            <w:color w:val="7B3F00"/>
          </w:rPr>
          <w:t xml:space="preserve">מחיצה על גבי מחיצה - בתל ובנכסי הגר</w:t>
        </w:r>
      </w:ins>
    </w:p>
    <w:p w:rsidR="005851B8" w:rsidRDefault="005851B8" w:rsidP="005851B8">
      <w:pPr>
        <w:rPr>
          <w:rFonts w:ascii="Fb Fontext" w:hAnsi="Fb Fontext"/>
          <w:rtl/>
        </w:rPr>
      </w:pPr>
      <w:r w:rsidRPr="006F178A">
        <w:rPr>
          <w:rFonts w:ascii="Fb Fontext" w:hAnsi="Fb Fontext"/>
          <w:rtl/>
        </w:rPr>
        <w:t>הרחיק מן התל ארבעה ועשה מחיצה - הועיל. [דהויא מחיצה חדשה וכמאן דהקיף]</w:t>
      </w:r>
    </w:p>
    <w:p w:rsidR="005851B8" w:rsidRPr="00132755" w:rsidRDefault="005851B8" w:rsidP="005851B8">
      <w:pPr>
        <w:rPr>
          <w:spacing w:val="-2"/>
          <w:rtl/>
        </w:rPr>
      </w:pPr>
      <w:r w:rsidRPr="00132755">
        <w:rPr>
          <w:spacing w:val="-2"/>
          <w:rtl/>
        </w:rPr>
        <w:t xml:space="preserve">פחות משלושה או על שפת התל, </w:t>
      </w:r>
      <w:r w:rsidRPr="00132755">
        <w:rPr>
          <w:rStyle w:val="2fb"/>
          <w:spacing w:val="-2"/>
          <w:rtl/>
        </w:rPr>
        <w:t xml:space="preserve">רב חסדא</w:t>
      </w:r>
      <w:r w:rsidRPr="00132755">
        <w:rPr>
          <w:spacing w:val="-2"/>
          <w:rtl/>
        </w:rPr>
        <w:t xml:space="preserve"> הועיל </w:t>
      </w:r>
      <w:r w:rsidRPr="00132755">
        <w:rPr>
          <w:rStyle w:val="2fb"/>
          <w:spacing w:val="-2"/>
          <w:rtl/>
        </w:rPr>
        <w:t xml:space="preserve">רב המנונא</w:t>
      </w:r>
      <w:r w:rsidRPr="00132755">
        <w:rPr>
          <w:spacing w:val="-2"/>
          <w:rtl/>
        </w:rPr>
        <w:t xml:space="preserve"> </w:t>
      </w:r>
      <w:r w:rsidRPr="00132755">
        <w:rPr>
          <w:spacing w:val="-2"/>
          <w:rtl/>
        </w:rPr>
        <w:t xml:space="preserve">לא</w:t>
      </w:r>
      <w:r w:rsidRPr="00132755">
        <w:rPr>
          <w:spacing w:val="-2"/>
          <w:rtl/>
        </w:rPr>
        <w:t xml:space="preserve"> הועיל [דכ</w:t>
      </w:r>
      <w:r w:rsidRPr="00132755">
        <w:rPr>
          <w:rFonts w:hint="cs"/>
          <w:spacing w:val="-2"/>
          <w:rtl/>
        </w:rPr>
        <w:t>מח</w:t>
      </w:r>
      <w:r w:rsidRPr="00132755">
        <w:rPr>
          <w:spacing w:val="-2"/>
          <w:rtl/>
        </w:rPr>
        <w:t>יצה על מחיצה]</w:t>
      </w:r>
    </w:p>
    <w:p w:rsidR="005851B8" w:rsidRPr="006F178A" w:rsidRDefault="005851B8" w:rsidP="005851B8">
      <w:pPr>
        <w:rPr>
          <w:rtl/>
        </w:rPr>
      </w:pPr>
      <w:r w:rsidRPr="006F178A">
        <w:rPr>
          <w:rtl/>
        </w:rPr>
        <w:t>וכדאתמר: העושה מחיצה על גבי מחיצה.</w:t>
      </w:r>
    </w:p>
    <w:p w:rsidR="005851B8" w:rsidRPr="006F178A" w:rsidRDefault="005851B8" w:rsidP="005851B8">
      <w:pPr>
        <w:rPr>
          <w:rtl/>
        </w:rPr>
      </w:pPr>
      <w:r w:rsidRPr="006F178A">
        <w:rPr>
          <w:rStyle w:val="2fb"/>
          <w:rtl/>
        </w:rPr>
        <w:t xml:space="preserve">ר"ח</w:t>
      </w:r>
      <w:r w:rsidRPr="006F178A">
        <w:rPr>
          <w:rtl/>
        </w:rPr>
        <w:t xml:space="preserve"> בשבת - הועיל, בנכסי הגר - </w:t>
      </w:r>
      <w:r w:rsidRPr="006F178A">
        <w:rPr>
          <w:rtl/>
        </w:rPr>
        <w:t xml:space="preserve">לא</w:t>
      </w:r>
      <w:r w:rsidRPr="006F178A">
        <w:rPr>
          <w:rtl/>
        </w:rPr>
        <w:t xml:space="preserve"> קנה.</w:t>
      </w:r>
    </w:p>
    <w:p w:rsidR="005851B8" w:rsidRPr="006F178A" w:rsidRDefault="005851B8" w:rsidP="005851B8">
      <w:pPr>
        <w:rPr>
          <w:rtl/>
        </w:rPr>
      </w:pPr>
      <w:r w:rsidRPr="006F178A">
        <w:rPr>
          <w:rStyle w:val="2fb"/>
          <w:rtl/>
        </w:rPr>
        <w:t xml:space="preserve">ור"ש</w:t>
      </w:r>
      <w:r w:rsidRPr="006F178A">
        <w:rPr>
          <w:rtl/>
        </w:rPr>
        <w:t xml:space="preserve"> אף בשבת </w:t>
      </w:r>
      <w:ins w:id="90852" w:author="מנוע מכני" w:date="2026-10-11T12:04:40Z">
        <w:r>
          <w:rPr>
            <w:rtl/>
          </w:rPr>
          <w:t xml:space="preserve">גם</w:t>
        </w:r>
      </w:ins>
      <w:del w:id="90853" w:author="מנוע מכני" w:date="2026-10-11T12:04:40Z">
        <w:r w:rsidRPr="006F178A">
          <w:rPr>
            <w:rtl/>
          </w:rPr>
          <w:delText xml:space="preserve">נמי</w:delText>
        </w:r>
      </w:del>
      <w:r w:rsidRPr="006F178A">
        <w:rPr>
          <w:rtl/>
        </w:rPr>
        <w:t xml:space="preserve"> </w:t>
      </w:r>
      <w:r w:rsidRPr="006F178A">
        <w:rPr>
          <w:rtl/>
        </w:rPr>
        <w:t xml:space="preserve">לא</w:t>
      </w:r>
      <w:r w:rsidRPr="006F178A">
        <w:rPr>
          <w:rtl/>
        </w:rPr>
        <w:t xml:space="preserve"> הועיל, תסתיים.</w:t>
      </w:r>
    </w:p>
    <w:p>
      <w:pPr>
        <w:pStyle w:val="38"/>
        <w:rPr>
          <w:ins w:id="95208" w:author="מנוע מכני" w:date="2026-10-11T12:04:40Z"/>
        </w:rPr>
      </w:pPr>
      <w:del w:id="95207" w:author="מנוע מכני" w:date="2026-10-11T12:04:40Z">
        <w:r w:rsidRPr="006F178A">
          <w:delText xml:space="preserve">•</w:delText>
        </w:r>
      </w:del>
      <w:r w:rsidRPr="006F178A">
        <w:t xml:space="preserve"> אר"ח</w:t>
      </w:r>
      <w:r>
        <w:t>:</w:t>
      </w:r>
    </w:p>
    <w:p w:rsidR="005851B8" w:rsidRPr="006F178A" w:rsidRDefault="005851B8" w:rsidP="005851B8">
      <w:pPr>
        <w:rPr>
          <w:b/>
          <w:bCs/>
          <w:rtl/>
        </w:rPr>
      </w:pPr>
      <w:del w:id="95209" w:author="מנוע מכני" w:date="2026-10-11T12:04:40Z">
        <w:r w:rsidRPr="006F178A">
          <w:rPr>
            <w:rtl/>
          </w:rPr>
          <w:delText xml:space="preserve"> </w:delText>
        </w:r>
      </w:del>
      <w:r w:rsidRPr="006F178A">
        <w:rPr>
          <w:rtl/>
        </w:rPr>
        <w:t xml:space="preserve">ומודה לי </w:t>
      </w:r>
      <w:r w:rsidRPr="006F178A">
        <w:rPr>
          <w:rStyle w:val="2fb"/>
          <w:rtl/>
        </w:rPr>
        <w:t xml:space="preserve">ר"ש</w:t>
      </w:r>
      <w:r w:rsidRPr="006F178A">
        <w:rPr>
          <w:rtl/>
        </w:rPr>
        <w:t xml:space="preserve"> שאם עשה מחיצה על התל שהועיל. - הואיל ובאויר מחיצות העליונות הוא דר.</w:t>
      </w:r>
    </w:p>
    <w:p w:rsidR="005851B8" w:rsidRDefault="005851B8" w:rsidP="005851B8">
      <w:pPr>
        <w:rPr>
          <w:b/>
          <w:bCs/>
          <w:rtl/>
        </w:rPr>
      </w:pPr>
    </w:p>
    <w:p w:rsidR="005851B8" w:rsidRPr="007E0C60" w:rsidRDefault="005851B8" w:rsidP="005851B8">
      <w:pPr>
        <w:rPr>
          <w:b/>
          <w:bCs/>
          <w:rtl/>
        </w:rPr>
      </w:pPr>
      <w:r w:rsidRPr="007E0C60">
        <w:rPr>
          <w:b/>
          <w:bCs/>
          <w:rtl/>
        </w:rPr>
        <w:t xml:space="preserve">• בעי </w:t>
      </w:r>
      <w:r w:rsidRPr="007E0C60">
        <w:rPr>
          <w:rStyle w:val="2fb"/>
          <w:b/>
          <w:bCs/>
          <w:rtl/>
        </w:rPr>
        <w:t xml:space="preserve">רבב"ח</w:t>
      </w:r>
      <w:r w:rsidRPr="007E0C60">
        <w:rPr>
          <w:b/>
          <w:bCs/>
          <w:rtl/>
        </w:rPr>
        <w:t xml:space="preserve"> נבלעו מחיצות התחתונות והעליונות קיימות.</w:t>
      </w:r>
    </w:p>
    <w:p w:rsidR="005851B8" w:rsidRPr="006F178A" w:rsidRDefault="005851B8" w:rsidP="005851B8">
      <w:pPr>
        <w:rPr>
          <w:rtl/>
        </w:rPr>
      </w:pPr>
      <w:r w:rsidRPr="006F178A">
        <w:rPr>
          <w:rStyle w:val="afffe"/>
          <w:rFonts w:ascii="Fb Fontext" w:hAnsi="Fb Fontext"/>
          <w:rtl/>
        </w:rPr>
        <w:t>לנכסי הגר</w:t>
      </w:r>
      <w:r w:rsidRPr="006F178A">
        <w:rPr>
          <w:rtl/>
        </w:rPr>
        <w:t xml:space="preserve"> - היינו דירמיה ביראה, </w:t>
      </w:r>
      <w:r w:rsidRPr="006F178A">
        <w:rPr>
          <w:rStyle w:val="2fb"/>
          <w:rtl/>
        </w:rPr>
        <w:t xml:space="preserve">מר"י</w:t>
      </w:r>
      <w:r w:rsidRPr="006F178A">
        <w:rPr>
          <w:rtl/>
        </w:rPr>
        <w:t xml:space="preserve"> במי שזרק לפת לחור</w:t>
      </w:r>
      <w:r w:rsidRPr="006F178A">
        <w:rPr>
          <w:rFonts w:hint="cs"/>
          <w:rtl/>
        </w:rPr>
        <w:t xml:space="preserve"> </w:t>
      </w:r>
      <w:r w:rsidRPr="006F178A">
        <w:rPr>
          <w:rtl/>
        </w:rPr>
        <w:t>בקרקע הגר, ו</w:t>
      </w:r>
      <w:r w:rsidRPr="006F178A">
        <w:rPr>
          <w:rFonts w:hint="cs"/>
          <w:rtl/>
        </w:rPr>
        <w:t>בא</w:t>
      </w:r>
      <w:r w:rsidRPr="006F178A">
        <w:rPr>
          <w:rtl/>
        </w:rPr>
        <w:t xml:space="preserve"> ישראל אחר רפק בה </w:t>
      </w:r>
      <w:ins w:id="90121" w:author="Claude - סמנטי" w:date="2026-10-11T12:19:31Z">
        <w:r>
          <w:rPr>
            <w:rtl/>
          </w:rPr>
          <w:t xml:space="preserve">מעט</w:t>
        </w:r>
      </w:ins>
      <w:del w:id="90122" w:author="Claude - סמנטי" w:date="2026-10-11T12:19:31Z">
        <w:r w:rsidRPr="006F178A">
          <w:rPr>
            <w:rtl/>
          </w:rPr>
          <w:delText xml:space="preserve">פורתא</w:delText>
        </w:r>
      </w:del>
      <w:r w:rsidRPr="006F178A">
        <w:rPr>
          <w:rtl/>
        </w:rPr>
        <w:t xml:space="preserve">.</w:t>
      </w:r>
    </w:p>
    <w:p w:rsidR="005851B8" w:rsidRPr="006F178A" w:rsidRDefault="005851B8" w:rsidP="005851B8">
      <w:pPr>
        <w:rPr>
          <w:rtl/>
        </w:rPr>
      </w:pPr>
      <w:r w:rsidRPr="006F178A">
        <w:rPr>
          <w:rtl/>
        </w:rPr>
        <w:t xml:space="preserve">- בתרא קני, </w:t>
      </w:r>
      <w:ins w:id="93388" w:author="מנוע מכני" w:date="2026-10-11T12:04:40Z">
        <w:r>
          <w:rPr>
            <w:rtl/>
          </w:rPr>
          <w:t xml:space="preserve">ראשון</w:t>
        </w:r>
      </w:ins>
      <w:del w:id="93389" w:author="מנוע מכני" w:date="2026-10-11T12:04:40Z">
        <w:r w:rsidRPr="006F178A">
          <w:rPr>
            <w:rtl/>
          </w:rPr>
          <w:delText xml:space="preserve">קמא</w:delText>
        </w:r>
      </w:del>
      <w:r w:rsidRPr="006F178A">
        <w:rPr>
          <w:rtl/>
        </w:rPr>
        <w:t xml:space="preserve"> </w:t>
      </w:r>
      <w:r w:rsidRPr="006F178A">
        <w:rPr>
          <w:rtl/>
        </w:rPr>
        <w:t xml:space="preserve">לא</w:t>
      </w:r>
      <w:r w:rsidRPr="006F178A">
        <w:rPr>
          <w:rtl/>
        </w:rPr>
        <w:t xml:space="preserve"> קני. ד</w:t>
      </w:r>
      <w:ins w:id="94456" w:author="מנוע מכני" w:date="2026-10-11T12:04:40Z">
        <w:r>
          <w:rPr>
            <w:rtl/>
          </w:rPr>
          <w:t xml:space="preserve">בזמן ש</w:t>
        </w:r>
      </w:ins>
      <w:del w:id="94457" w:author="מנוע מכני" w:date="2026-10-11T12:04:40Z">
        <w:r w:rsidRPr="006F178A">
          <w:rPr>
            <w:rtl/>
          </w:rPr>
          <w:delText xml:space="preserve">בעידנא ד</w:delText>
        </w:r>
      </w:del>
      <w:r w:rsidRPr="006F178A">
        <w:rPr>
          <w:rtl/>
        </w:rPr>
        <w:t xml:space="preserve">שדא </w:t>
      </w:r>
      <w:r w:rsidRPr="006F178A">
        <w:rPr>
          <w:rtl/>
        </w:rPr>
        <w:t xml:space="preserve">לא</w:t>
      </w:r>
      <w:r>
        <w:rPr>
          <w:rtl/>
        </w:rPr>
        <w:t xml:space="preserve"> </w:t>
      </w:r>
      <w:r w:rsidRPr="006F178A">
        <w:rPr>
          <w:rtl/>
        </w:rPr>
        <w:t xml:space="preserve">שבח </w:t>
      </w:r>
      <w:r w:rsidRPr="006F178A">
        <w:rPr>
          <w:rtl/>
        </w:rPr>
        <w:t xml:space="preserve">ואח"כ</w:t>
      </w:r>
      <w:r w:rsidRPr="006F178A">
        <w:rPr>
          <w:rtl/>
        </w:rPr>
        <w:t xml:space="preserve"> ממילא</w:t>
      </w:r>
      <w:r>
        <w:rPr>
          <w:rtl/>
        </w:rPr>
        <w:t xml:space="preserve"> </w:t>
      </w:r>
      <w:r w:rsidRPr="006F178A">
        <w:rPr>
          <w:rtl/>
        </w:rPr>
        <w:t>שבחא.</w:t>
      </w:r>
    </w:p>
    <w:p w:rsidR="005851B8" w:rsidRPr="006F178A" w:rsidRDefault="005851B8" w:rsidP="005851B8">
      <w:pPr>
        <w:rPr>
          <w:rtl/>
        </w:rPr>
      </w:pPr>
      <w:r w:rsidRPr="006F178A">
        <w:rPr>
          <w:rStyle w:val="afffe"/>
          <w:rFonts w:ascii="Fb Fontext" w:hAnsi="Fb Fontext"/>
          <w:rtl/>
        </w:rPr>
        <w:t>ולענין שבת</w:t>
      </w:r>
      <w:r w:rsidRPr="006F178A">
        <w:rPr>
          <w:rtl/>
        </w:rPr>
        <w:t xml:space="preserve"> - הוי מחיצה הנעשה בשבת, ותניא דכל מחיצה הנעשה בשבת, בין בשוגג בין במזיד - שמה מחיצה.</w:t>
      </w:r>
    </w:p>
    <w:p>
      <w:pPr>
        <w:pStyle w:val="38"/>
        <w:rPr>
          <w:ins w:id="95210" w:author="מנוע מכני" w:date="2026-10-11T12:04:40Z"/>
        </w:rPr>
      </w:pPr>
      <w:r w:rsidRPr="006F178A">
        <w:t xml:space="preserve">והך</w:t>
      </w:r>
    </w:p>
    <w:p w:rsidR="005851B8" w:rsidRPr="006F178A" w:rsidRDefault="005851B8" w:rsidP="005851B8">
      <w:pPr>
        <w:rPr>
          <w:rtl/>
        </w:rPr>
      </w:pPr>
      <w:del w:id="95211" w:author="מנוע מכני" w:date="2026-10-11T12:04:40Z">
        <w:r w:rsidRPr="006F178A">
          <w:rPr>
            <w:rtl/>
          </w:rPr>
          <w:delText xml:space="preserve"> </w:delText>
        </w:r>
      </w:del>
      <w:r w:rsidRPr="006F178A">
        <w:rPr>
          <w:rStyle w:val="2fb"/>
          <w:rtl/>
        </w:rPr>
        <w:t xml:space="preserve">דר"נ</w:t>
      </w:r>
      <w:r w:rsidRPr="006F178A">
        <w:rPr>
          <w:rtl/>
        </w:rPr>
        <w:t xml:space="preserve"> דלזרוק שרי ולטלטל אסור, היינו רק במזיד.</w:t>
      </w:r>
    </w:p>
    <w:p w:rsidR="005851B8" w:rsidRDefault="005851B8" w:rsidP="005851B8">
      <w:pPr>
        <w:rPr>
          <w:rtl/>
        </w:rPr>
      </w:pPr>
      <w:r w:rsidRPr="007E0C60">
        <w:rPr>
          <w:b/>
          <w:bCs/>
          <w:rtl/>
        </w:rPr>
        <w:t xml:space="preserve">• </w:t>
      </w:r>
      <w:r>
        <w:rPr>
          <w:rFonts w:hint="cs"/>
          <w:rtl/>
        </w:rPr>
        <w:t xml:space="preserve">אותה אשה שעשתה </w:t>
      </w:r>
      <w:r w:rsidRPr="006F178A">
        <w:rPr>
          <w:rtl/>
        </w:rPr>
        <w:t xml:space="preserve">מחיצה </w:t>
      </w:r>
      <w:r w:rsidRPr="006F178A">
        <w:rPr>
          <w:rtl/>
        </w:rPr>
        <w:t xml:space="preserve">ע"ג</w:t>
      </w:r>
      <w:r w:rsidRPr="006F178A">
        <w:rPr>
          <w:rtl/>
        </w:rPr>
        <w:t xml:space="preserve"> מחיצה בנכסי הגר, </w:t>
      </w:r>
      <w:r>
        <w:rPr>
          <w:rFonts w:hint="cs"/>
          <w:rtl/>
        </w:rPr>
        <w:t>בא אחד</w:t>
      </w:r>
      <w:r w:rsidRPr="006F178A">
        <w:rPr>
          <w:rtl/>
        </w:rPr>
        <w:t xml:space="preserve"> </w:t>
      </w:r>
      <w:r>
        <w:rPr>
          <w:rFonts w:hint="cs"/>
          <w:rtl/>
        </w:rPr>
        <w:t>עדר מעט</w:t>
      </w:r>
      <w:r w:rsidRPr="006F178A">
        <w:rPr>
          <w:rtl/>
        </w:rPr>
        <w:t xml:space="preserve">. </w:t>
      </w:r>
    </w:p>
    <w:p w:rsidR="005851B8" w:rsidRPr="006F178A" w:rsidRDefault="005851B8" w:rsidP="005851B8">
      <w:pPr>
        <w:rPr>
          <w:rtl/>
        </w:rPr>
      </w:pPr>
      <w:r w:rsidRPr="006F178A">
        <w:rPr>
          <w:rStyle w:val="2fb"/>
          <w:rtl/>
        </w:rPr>
        <w:t xml:space="preserve">ור"נ</w:t>
      </w:r>
      <w:r w:rsidRPr="006F178A">
        <w:rPr>
          <w:rtl/>
        </w:rPr>
        <w:t xml:space="preserve"> אוקמה בידיה. </w:t>
      </w:r>
      <w:ins w:id="93218" w:author="מנוע מכני" w:date="2026-10-11T12:04:40Z">
        <w:r>
          <w:rPr>
            <w:rtl/>
          </w:rPr>
          <w:t xml:space="preserve">אף</w:t>
        </w:r>
      </w:ins>
      <w:del w:id="93219" w:author="מנוע מכני" w:date="2026-10-11T12:04:40Z">
        <w:r w:rsidRPr="006F178A">
          <w:rPr>
            <w:rtl/>
          </w:rPr>
          <w:delText xml:space="preserve">אע"ג</w:delText>
        </w:r>
      </w:del>
      <w:r w:rsidRPr="006F178A">
        <w:rPr>
          <w:rtl/>
        </w:rPr>
        <w:t xml:space="preserve"> דצווחה </w:t>
      </w:r>
      <w:ins w:id="92220" w:author="מנוע מכני" w:date="2026-10-11T12:04:40Z">
        <w:r>
          <w:rPr>
            <w:rtl/>
          </w:rPr>
          <w:t xml:space="preserve">לפניו</w:t>
        </w:r>
      </w:ins>
      <w:del w:id="92221" w:author="מנוע מכני" w:date="2026-10-11T12:04:40Z">
        <w:r w:rsidRPr="006F178A">
          <w:rPr>
            <w:rtl/>
          </w:rPr>
          <w:delText xml:space="preserve">קמיה</w:delText>
        </w:r>
      </w:del>
      <w:r w:rsidRPr="006F178A">
        <w:rPr>
          <w:rtl/>
        </w:rPr>
        <w:t xml:space="preserve"> דלא החזיקה כדמחזקי </w:t>
      </w:r>
      <w:ins w:id="94526" w:author="מנוע מכני" w:date="2026-10-11T12:04:40Z">
        <w:r>
          <w:rPr>
            <w:rtl/>
          </w:rPr>
          <w:t xml:space="preserve">אנשים</w:t>
        </w:r>
      </w:ins>
      <w:del w:id="94527" w:author="מנוע מכני" w:date="2026-10-11T12:04:40Z">
        <w:r w:rsidRPr="006F178A">
          <w:rPr>
            <w:rtl/>
          </w:rPr>
          <w:delText xml:space="preserve">אינשי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כה.</w:t>
      </w:r>
    </w:p>
    <w:p>
      <w:pPr>
        <w:pStyle w:val="afffff8"/>
        <w:rPr>
          <w:ins w:id="90537" w:author="קלוד" w:date="2026-10-11T12:24:08Z"/>
        </w:rPr>
      </w:pPr>
      <w:ins w:id="90538" w:author="קלוד" w:date="2026-10-11T12:24:08Z">
        <w:r>
          <w:rPr>
            <w:color w:val="7B3F00"/>
          </w:rPr>
          <w:t xml:space="preserve">אכסדרה בבקעה - האם פי תקרה יורד וסותם</w:t>
        </w:r>
      </w:ins>
    </w:p>
    <w:p w:rsidR="005851B8" w:rsidRDefault="005851B8" w:rsidP="005851B8">
      <w:pPr>
        <w:rPr>
          <w:rFonts w:ascii="Fb Fontext" w:hAnsi="Fb Fontext"/>
          <w:rtl/>
        </w:rPr>
      </w:pPr>
      <w:r w:rsidRPr="006F178A">
        <w:rPr>
          <w:rStyle w:val="afffe"/>
          <w:rFonts w:ascii="Fb Fontext" w:hAnsi="Fb Fontext"/>
          <w:rtl/>
        </w:rPr>
        <w:t>אכסדרה בבקעה</w:t>
      </w:r>
      <w:r w:rsidRPr="006F178A">
        <w:rPr>
          <w:rFonts w:ascii="Fb Fontext" w:hAnsi="Fb Fontext"/>
          <w:rtl/>
        </w:rPr>
        <w:t xml:space="preserve">: </w:t>
      </w:r>
      <w:r w:rsidRPr="006F178A">
        <w:rPr>
          <w:rStyle w:val="2fb"/>
          <w:rFonts w:ascii="Fb Fontext" w:hAnsi="Fb Fontext"/>
          <w:rtl/>
        </w:rPr>
        <w:t xml:space="preserve">לרב</w:t>
      </w:r>
      <w:r>
        <w:rPr>
          <w:rFonts w:ascii="Fb Fontext" w:hAnsi="Fb Fontext" w:hint="cs"/>
          <w:rtl/>
        </w:rPr>
        <w:t>:</w:t>
      </w:r>
      <w:r w:rsidRPr="006F178A">
        <w:rPr>
          <w:rFonts w:ascii="Fb Fontext" w:hAnsi="Fb Fontext"/>
          <w:rtl/>
        </w:rPr>
        <w:t xml:space="preserve"> מותר לטלטל בכולה, דפי תקרה יורד וסותם. [ו</w:t>
      </w:r>
      <w:r w:rsidRPr="006F178A">
        <w:rPr>
          <w:rFonts w:ascii="Fb Fontext" w:hAnsi="Fb Fontext"/>
          <w:b/>
          <w:bCs/>
          <w:rtl/>
        </w:rPr>
        <w:t>הלכתא</w:t>
      </w:r>
      <w:r w:rsidRPr="006F178A">
        <w:rPr>
          <w:rFonts w:ascii="Fb Fontext" w:hAnsi="Fb Fontext"/>
          <w:rtl/>
        </w:rPr>
        <w:t xml:space="preserve"> </w:t>
      </w:r>
      <w:r w:rsidRPr="006F178A">
        <w:rPr>
          <w:rStyle w:val="2fb"/>
          <w:rFonts w:ascii="Fb Fontext" w:hAnsi="Fb Fontext"/>
          <w:rtl/>
        </w:rPr>
        <w:t xml:space="preserve">כרב</w:t>
      </w:r>
      <w:r w:rsidRPr="006F178A">
        <w:rPr>
          <w:rFonts w:ascii="Fb Fontext" w:hAnsi="Fb Fontext"/>
          <w:rtl/>
        </w:rPr>
        <w:t xml:space="preserve">]</w:t>
      </w:r>
    </w:p>
    <w:p>
      <w:pPr>
        <w:pStyle w:val="38"/>
        <w:rPr>
          <w:ins w:id="95212" w:author="מנוע מכני" w:date="2026-10-11T12:04:40Z"/>
        </w:rPr>
      </w:pPr>
      <w:r w:rsidRPr="006F178A">
        <w:t>ולשמואל</w:t>
      </w:r>
      <w:r>
        <w:t>:</w:t>
      </w:r>
    </w:p>
    <w:p w:rsidR="005851B8" w:rsidRPr="009757B9" w:rsidRDefault="005851B8" w:rsidP="005851B8">
      <w:pPr>
        <w:ind w:firstLine="266"/>
        <w:rPr>
          <w:rFonts w:cs="Guttman Vilna"/>
          <w:b/>
          <w:bCs/>
          <w:rtl/>
        </w:rPr>
      </w:pPr>
      <w:del w:id="95213" w:author="מנוע מכני" w:date="2026-10-11T12:04:40Z">
        <w:r w:rsidRPr="006F178A">
          <w:rPr>
            <w:rtl/>
          </w:rPr>
          <w:delText xml:space="preserve"> </w:delText>
        </w:r>
      </w:del>
      <w:r w:rsidRPr="006F178A">
        <w:rPr>
          <w:rtl/>
        </w:rPr>
        <w:t xml:space="preserve">אין מטלטלין אלא בד' אמות, </w:t>
      </w:r>
      <w:r w:rsidRPr="006F178A">
        <w:rPr>
          <w:rtl/>
        </w:rPr>
        <w:t xml:space="preserve">לא</w:t>
      </w:r>
      <w:r w:rsidRPr="006F178A">
        <w:rPr>
          <w:rtl/>
        </w:rPr>
        <w:t xml:space="preserve"> </w:t>
      </w:r>
      <w:ins w:id="90854" w:author="מנוע מכני" w:date="2026-10-11T12:04:40Z">
        <w:r>
          <w:rPr>
            <w:rtl/>
          </w:rPr>
          <w:t xml:space="preserve">אומרים</w:t>
        </w:r>
      </w:ins>
      <w:del w:id="90855" w:author="מנוע מכני" w:date="2026-10-11T12:04:40Z">
        <w:r w:rsidRPr="006F178A">
          <w:rPr>
            <w:rtl/>
          </w:rPr>
          <w:delText xml:space="preserve">אמרינן</w:delText>
        </w:r>
      </w:del>
      <w:r w:rsidRPr="006F178A">
        <w:rPr>
          <w:rtl/>
        </w:rPr>
        <w:t xml:space="preserve"> פי תקרה יורד וסותם.</w:t>
      </w:r>
    </w:p>
    <w:p w:rsidR="005851B8" w:rsidRDefault="005851B8" w:rsidP="005851B8">
      <w:pPr>
        <w:rPr>
          <w:rtl/>
        </w:rPr>
      </w:pPr>
      <w:r w:rsidRPr="006F178A">
        <w:rPr>
          <w:rStyle w:val="afffe"/>
          <w:rFonts w:ascii="Fb Fontext" w:hAnsi="Fb Fontext"/>
          <w:rtl/>
        </w:rPr>
        <w:t>קרפף בית שלש, וקירה בו בית סאה</w:t>
      </w:r>
      <w:r w:rsidRPr="006F178A">
        <w:rPr>
          <w:rtl/>
        </w:rPr>
        <w:t xml:space="preserve"> [באכסדרה יכולים להודות </w:t>
      </w:r>
      <w:r w:rsidRPr="006F178A">
        <w:rPr>
          <w:rStyle w:val="2fb"/>
          <w:rtl/>
        </w:rPr>
        <w:t xml:space="preserve">רבא</w:t>
      </w:r>
      <w:r w:rsidRPr="006F178A">
        <w:rPr>
          <w:rtl/>
        </w:rPr>
        <w:t xml:space="preserve"> </w:t>
      </w:r>
      <w:r w:rsidRPr="006F178A">
        <w:rPr>
          <w:rStyle w:val="2fb"/>
          <w:rtl/>
        </w:rPr>
        <w:t xml:space="preserve">ור"ז</w:t>
      </w:r>
      <w:r w:rsidRPr="006F178A">
        <w:rPr>
          <w:rtl/>
        </w:rPr>
        <w:t xml:space="preserve"> דלא </w:t>
      </w:r>
      <w:ins w:id="92222" w:author="מנוע מכני" w:date="2026-10-11T12:04:40Z">
        <w:r>
          <w:rPr>
            <w:rtl/>
          </w:rPr>
          <w:t xml:space="preserve">מאלו</w:t>
        </w:r>
      </w:ins>
      <w:del w:id="92223" w:author="מנוע מכני" w:date="2026-10-11T12:04:40Z">
        <w:r w:rsidRPr="006F178A">
          <w:rPr>
            <w:rtl/>
          </w:rPr>
          <w:delText xml:space="preserve">מהני</w:delText>
        </w:r>
      </w:del>
      <w:r w:rsidRPr="006F178A">
        <w:rPr>
          <w:rtl/>
        </w:rPr>
        <w:t xml:space="preserve">]</w:t>
      </w:r>
    </w:p>
    <w:p w:rsidR="005851B8" w:rsidRPr="00B3644D" w:rsidRDefault="005851B8" w:rsidP="005851B8">
      <w:pPr>
        <w:rPr>
          <w:spacing w:val="-2"/>
          <w:rtl/>
        </w:rPr>
      </w:pPr>
      <w:r w:rsidRPr="00B3644D">
        <w:rPr>
          <w:spacing w:val="-2"/>
          <w:rtl/>
        </w:rPr>
        <w:t xml:space="preserve">ובשיפוע: </w:t>
      </w:r>
      <w:r w:rsidRPr="00B3644D">
        <w:rPr>
          <w:rStyle w:val="2fb"/>
          <w:b/>
          <w:bCs/>
          <w:spacing w:val="-2"/>
          <w:rtl/>
        </w:rPr>
        <w:t>לרבא</w:t>
      </w:r>
      <w:r w:rsidRPr="00B3644D">
        <w:rPr>
          <w:spacing w:val="-2"/>
          <w:rtl/>
        </w:rPr>
        <w:t xml:space="preserve"> אויר קירויו מייתרו, </w:t>
      </w:r>
      <w:r w:rsidRPr="00B3644D">
        <w:rPr>
          <w:rStyle w:val="2fb"/>
          <w:spacing w:val="-2"/>
          <w:rtl/>
        </w:rPr>
        <w:t xml:space="preserve">ולר"ז</w:t>
      </w:r>
      <w:r w:rsidRPr="00B3644D">
        <w:rPr>
          <w:spacing w:val="-2"/>
          <w:rtl/>
        </w:rPr>
        <w:t xml:space="preserve"> אין אויר קירויו מייתרו [דאמרי' פי תקרה יורד וסותם]</w:t>
      </w:r>
    </w:p>
    <w:p>
      <w:pPr>
        <w:pStyle w:val="38"/>
        <w:rPr>
          <w:ins w:id="95214" w:author="מנוע מכני" w:date="2026-10-11T12:04:40Z"/>
        </w:rPr>
      </w:pPr>
      <w:r w:rsidRPr="00B3644D">
        <w:t>ואר"ז</w:t>
      </w:r>
      <w:r w:rsidRPr="00B3644D">
        <w:t>:</w:t>
      </w:r>
    </w:p>
    <w:p w:rsidR="005851B8" w:rsidRPr="00B3644D" w:rsidRDefault="005851B8" w:rsidP="005851B8">
      <w:pPr>
        <w:rPr>
          <w:spacing w:val="-4"/>
          <w:rtl/>
        </w:rPr>
      </w:pPr>
      <w:del w:id="95215" w:author="מנוע מכני" w:date="2026-10-11T12:04:40Z">
        <w:r w:rsidRPr="00B3644D">
          <w:rPr>
            <w:spacing w:val="-4"/>
            <w:rtl/>
          </w:rPr>
          <w:delText xml:space="preserve"> </w:delText>
        </w:r>
      </w:del>
      <w:r w:rsidRPr="00B3644D">
        <w:rPr>
          <w:spacing w:val="-4"/>
          <w:rtl/>
        </w:rPr>
        <w:t xml:space="preserve">ומודינא בקרפף שנפרץ במלואו לחצר, שאסור. </w:t>
      </w:r>
      <w:ins w:id="90123" w:author="Claude - סמנטי" w:date="2026-10-11T12:19:31Z">
        <w:r>
          <w:rPr>
            <w:spacing w:val="-4"/>
            <w:rtl/>
          </w:rPr>
          <w:t xml:space="preserve">שהואיל</w:t>
        </w:r>
      </w:ins>
      <w:del w:id="90124" w:author="Claude - סמנטי" w:date="2026-10-11T12:19:31Z">
        <w:r w:rsidRPr="00B3644D">
          <w:rPr>
            <w:spacing w:val="-4"/>
            <w:rtl/>
          </w:rPr>
          <w:delText xml:space="preserve">דהואיל</w:delText>
        </w:r>
      </w:del>
      <w:r w:rsidRPr="00B3644D">
        <w:rPr>
          <w:spacing w:val="-4"/>
          <w:rtl/>
        </w:rPr>
        <w:t xml:space="preserve"> ואויר חצר מייתרו. [ו</w:t>
      </w:r>
      <w:r w:rsidRPr="00B3644D">
        <w:rPr>
          <w:b/>
          <w:spacing w:val="-4"/>
          <w:rtl/>
        </w:rPr>
        <w:t>הלכתא</w:t>
      </w:r>
      <w:r w:rsidRPr="00B3644D">
        <w:rPr>
          <w:spacing w:val="-4"/>
          <w:rtl/>
        </w:rPr>
        <w:t xml:space="preserve"> </w:t>
      </w:r>
      <w:r w:rsidRPr="00B3644D">
        <w:rPr>
          <w:rStyle w:val="2fb"/>
          <w:spacing w:val="-4"/>
          <w:rtl/>
        </w:rPr>
        <w:t xml:space="preserve">כר"ז</w:t>
      </w:r>
      <w:r w:rsidRPr="00B3644D">
        <w:rPr>
          <w:spacing w:val="-4"/>
          <w:rtl/>
        </w:rPr>
        <w:t xml:space="preserve">]</w:t>
      </w:r>
    </w:p>
    <w:p w:rsidR="005851B8" w:rsidRDefault="005851B8" w:rsidP="005851B8">
      <w:pPr>
        <w:rPr>
          <w:rtl/>
        </w:rPr>
      </w:pPr>
      <w:r>
        <w:rPr>
          <w:rtl/>
        </w:rPr>
        <w:t>ואפי'</w:t>
      </w:r>
      <w:r w:rsidRPr="006F178A">
        <w:rPr>
          <w:rtl/>
        </w:rPr>
        <w:t xml:space="preserve"> </w:t>
      </w:r>
      <w:ins w:id="93914" w:author="מנוע מכני" w:date="2026-10-11T12:04:40Z">
        <w:r>
          <w:rPr>
            <w:rtl/>
          </w:rPr>
          <w:t xml:space="preserve">דסבר</w:t>
        </w:r>
      </w:ins>
      <w:del w:id="93915" w:author="מנוע מכני" w:date="2026-10-11T12:04:40Z">
        <w:r w:rsidRPr="006F178A">
          <w:rPr>
            <w:rtl/>
          </w:rPr>
          <w:delText xml:space="preserve">דס"ל</w:delText>
        </w:r>
      </w:del>
      <w:r w:rsidRPr="006F178A">
        <w:rPr>
          <w:rtl/>
        </w:rPr>
        <w:t xml:space="preserve"> </w:t>
      </w:r>
      <w:r w:rsidRPr="006F178A">
        <w:rPr>
          <w:rStyle w:val="2fb"/>
          <w:rtl/>
        </w:rPr>
        <w:t xml:space="preserve">כר"ש</w:t>
      </w:r>
      <w:r w:rsidRPr="006F178A">
        <w:rPr>
          <w:rtl/>
        </w:rPr>
        <w:t xml:space="preserve"> [דמותר לטלטל מהיקף להיקף הפתוח לחבירו</w:t>
      </w:r>
      <w:r w:rsidRPr="006F178A">
        <w:rPr>
          <w:rFonts w:hint="cs"/>
          <w:rtl/>
        </w:rPr>
        <w:t>]</w:t>
      </w:r>
    </w:p>
    <w:p w:rsidR="005851B8" w:rsidRPr="009757B9" w:rsidRDefault="005851B8" w:rsidP="005851B8">
      <w:pPr>
        <w:rPr>
          <w:rFonts w:cs="Guttman Vilna"/>
          <w:b/>
          <w:bCs/>
          <w:rtl/>
        </w:rPr>
      </w:pPr>
      <w:ins w:id="90856" w:author="מנוע מכני" w:date="2026-10-11T12:04:40Z">
        <w:r>
          <w:rPr>
            <w:rtl/>
          </w:rPr>
          <w:t xml:space="preserve">כאן</w:t>
        </w:r>
      </w:ins>
      <w:del w:id="90857" w:author="מנוע מכני" w:date="2026-10-11T12:04:40Z">
        <w:r w:rsidRPr="006F178A">
          <w:rPr>
            <w:rtl/>
          </w:rPr>
          <w:delText xml:space="preserve">הכא</w:delText>
        </w:r>
      </w:del>
      <w:r w:rsidRPr="006F178A">
        <w:rPr>
          <w:rtl/>
        </w:rPr>
        <w:t xml:space="preserve"> אסור מפני אויר מקום מחיצות, שמגדיל את שטח הקרקף ליותר מבית סאתיים.</w:t>
      </w:r>
    </w:p>
    <w:p w:rsidR="005851B8" w:rsidRPr="006061D7" w:rsidRDefault="005851B8" w:rsidP="005851B8">
      <w:pPr>
        <w:rPr>
          <w:rtl/>
        </w:rPr>
      </w:pPr>
      <w:r w:rsidRPr="006061D7">
        <w:rPr>
          <w:rtl/>
        </w:rPr>
        <w:t xml:space="preserve">משא"כ</w:t>
      </w:r>
      <w:r w:rsidRPr="006061D7">
        <w:rPr>
          <w:rtl/>
        </w:rPr>
        <w:t xml:space="preserve"> חצר בכה"ג מותרת דמוקפת היא לדירה ואין אויר מחיצות יכול לייתרה </w:t>
      </w:r>
      <w:r>
        <w:rPr>
          <w:rtl/>
        </w:rPr>
        <w:t>אפי'</w:t>
      </w:r>
      <w:r w:rsidRPr="006061D7">
        <w:rPr>
          <w:rtl/>
        </w:rPr>
        <w:t xml:space="preserve"> ביותר מבית סאתיים.</w:t>
      </w:r>
    </w:p>
    <w:p w:rsidR="005851B8" w:rsidRDefault="005851B8" w:rsidP="005851B8">
      <w:pPr>
        <w:rPr>
          <w:rFonts w:ascii="Fb Fontext" w:hAnsi="Fb Fontext"/>
          <w:rtl/>
        </w:rPr>
      </w:pPr>
      <w:r w:rsidRPr="006F178A">
        <w:rPr>
          <w:rFonts w:ascii="Fb Fontext" w:hAnsi="Fb Fontext"/>
          <w:rtl/>
        </w:rPr>
        <w:t xml:space="preserve">[וההבדל בין חצר לקרקף </w:t>
      </w:r>
      <w:r w:rsidRPr="006F178A">
        <w:rPr>
          <w:rFonts w:ascii="Fb Fontext" w:hAnsi="Fb Fontext"/>
          <w:rtl/>
        </w:rPr>
        <w:t xml:space="preserve">לא</w:t>
      </w:r>
      <w:r w:rsidRPr="006F178A">
        <w:rPr>
          <w:rFonts w:ascii="Fb Fontext" w:hAnsi="Fb Fontext"/>
          <w:rtl/>
        </w:rPr>
        <w:t xml:space="preserve"> משום גפופי דה"נ יכול להיות הפוך]</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כה:</w:t>
      </w:r>
    </w:p>
    <w:p>
      <w:pPr>
        <w:pStyle w:val="38"/>
        <w:rPr>
          <w:ins w:id="95216" w:author="מנוע מכני" w:date="2026-10-11T12:04:40Z"/>
        </w:rPr>
      </w:pPr>
      <w:r w:rsidRPr="006F178A">
        <w:t xml:space="preserve">רב פפי לרב ביבי:</w:t>
      </w:r>
    </w:p>
    <w:p w:rsidR="005851B8" w:rsidRDefault="005851B8" w:rsidP="005851B8">
      <w:pPr>
        <w:rPr>
          <w:rFonts w:ascii="Fb Fontext" w:hAnsi="Fb Fontext"/>
          <w:rtl/>
        </w:rPr>
      </w:pPr>
      <w:del w:id="95217" w:author="מנוע מכני" w:date="2026-10-11T12:04:40Z">
        <w:r w:rsidRPr="006F178A">
          <w:rPr>
            <w:rFonts w:ascii="Fb Fontext" w:hAnsi="Fb Fontext"/>
            <w:rtl/>
          </w:rPr>
          <w:delText xml:space="preserve"> </w:delText>
        </w:r>
      </w:del>
      <w:r w:rsidRPr="006F178A">
        <w:rPr>
          <w:rFonts w:ascii="Fb Fontext" w:hAnsi="Fb Fontext"/>
          <w:rtl/>
        </w:rPr>
        <w:t xml:space="preserve">מחיצה שנעשית לפנים ולא לחוץ </w:t>
      </w:r>
      <w:r w:rsidRPr="006F178A">
        <w:rPr>
          <w:rFonts w:ascii="Fb Fontext" w:hAnsi="Fb Fontext"/>
          <w:rtl/>
        </w:rPr>
        <w:t xml:space="preserve">לא</w:t>
      </w:r>
      <w:r w:rsidRPr="006F178A">
        <w:rPr>
          <w:rFonts w:ascii="Fb Fontext" w:hAnsi="Fb Fontext"/>
          <w:rtl/>
        </w:rPr>
        <w:t xml:space="preserve"> מועילה לחוץ [ו</w:t>
      </w:r>
      <w:r w:rsidRPr="006F178A">
        <w:rPr>
          <w:rFonts w:ascii="Fb Fontext" w:hAnsi="Fb Fontext"/>
          <w:b/>
          <w:bCs/>
          <w:rtl/>
        </w:rPr>
        <w:t>הלכתא</w:t>
      </w:r>
      <w:r w:rsidRPr="006F178A">
        <w:rPr>
          <w:rFonts w:ascii="Fb Fontext" w:hAnsi="Fb Fontext"/>
          <w:rtl/>
        </w:rPr>
        <w:t xml:space="preserve"> </w:t>
      </w:r>
      <w:ins w:id="92224" w:author="מנוע מכני" w:date="2026-10-11T12:04:40Z">
        <w:r>
          <w:rPr>
            <w:rFonts w:ascii="Fb Fontext" w:hAnsi="Fb Fontext"/>
            <w:rtl/>
          </w:rPr>
          <w:t xml:space="preserve">כמותו</w:t>
        </w:r>
      </w:ins>
      <w:del w:id="92225" w:author="מנוע מכני" w:date="2026-10-11T12:04:40Z">
        <w:r w:rsidRPr="006F178A">
          <w:rPr>
            <w:rFonts w:ascii="Fb Fontext" w:hAnsi="Fb Fontext"/>
            <w:rtl/>
          </w:rPr>
          <w:delText xml:space="preserve">כוותיה</w:delText>
        </w:r>
      </w:del>
      <w:r w:rsidRPr="006F178A">
        <w:rPr>
          <w:rFonts w:ascii="Fb Fontext" w:hAnsi="Fb Fontext"/>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35" w:author="קלוד" w:date="2026-10-11T12:24:08Z"/>
        </w:rPr>
      </w:pPr>
      <w:ins w:id="90536" w:author="קלוד" w:date="2026-10-11T12:24:08Z">
        <w:r>
          <w:rPr>
            <w:color w:val="7B3F00"/>
          </w:rPr>
          <w:t xml:space="preserve">מחיצה לנחת וצניעות - קובה של ריש גלות</w:t>
        </w:r>
      </w:ins>
    </w:p>
    <w:p w:rsidR="005851B8" w:rsidRPr="006F178A" w:rsidRDefault="005851B8" w:rsidP="005851B8">
      <w:pPr>
        <w:rPr>
          <w:rtl/>
        </w:rPr>
      </w:pPr>
      <w:r w:rsidRPr="006F178A">
        <w:rPr>
          <w:rFonts w:ascii="Fb Fontext" w:hAnsi="Fb Fontext"/>
          <w:rtl/>
        </w:rPr>
        <w:t xml:space="preserve">אותה קובה שהיתה לריש </w:t>
      </w:r>
      <w:ins w:id="94528" w:author="מנוע מכני" w:date="2026-10-11T12:04:40Z">
        <w:r>
          <w:rPr>
            <w:rFonts w:ascii="Fb Fontext" w:hAnsi="Fb Fontext"/>
            <w:rtl/>
          </w:rPr>
          <w:t xml:space="preserve">גלות</w:t>
        </w:r>
      </w:ins>
      <w:del w:id="94529" w:author="מנוע מכני" w:date="2026-10-11T12:04:40Z">
        <w:r w:rsidRPr="006F178A">
          <w:rPr>
            <w:rFonts w:ascii="Fb Fontext" w:hAnsi="Fb Fontext"/>
            <w:rtl/>
          </w:rPr>
          <w:delText xml:space="preserve">גלותא</w:delText>
        </w:r>
      </w:del>
      <w:r w:rsidRPr="006F178A">
        <w:rPr>
          <w:rFonts w:ascii="Fb Fontext" w:hAnsi="Fb Fontext"/>
          <w:rtl/>
        </w:rPr>
        <w:t xml:space="preserve"> בבוסתנו | </w:t>
      </w:r>
      <w:r w:rsidRPr="006F178A">
        <w:rPr>
          <w:rStyle w:val="2fb"/>
          <w:rFonts w:ascii="Fb Fontext" w:hAnsi="Fb Fontext"/>
          <w:rtl/>
        </w:rPr>
        <w:t xml:space="preserve">ורהב"ח</w:t>
      </w:r>
      <w:r w:rsidRPr="006F178A">
        <w:rPr>
          <w:rFonts w:ascii="Fb Fontext" w:hAnsi="Fb Fontext"/>
          <w:rtl/>
        </w:rPr>
        <w:t xml:space="preserve"> החמיר לעשות קנה קנה פחות מג' שיוכלו לאכול שם</w:t>
      </w:r>
      <w:r w:rsidRPr="006F178A">
        <w:rPr>
          <w:rFonts w:ascii="Fb Fontext" w:hAnsi="Fb Fontext" w:hint="cs"/>
          <w:rtl/>
        </w:rPr>
        <w:t>.</w:t>
      </w:r>
    </w:p>
    <w:p w:rsidR="005851B8" w:rsidRPr="006F178A" w:rsidRDefault="005851B8" w:rsidP="005851B8">
      <w:pPr>
        <w:rPr>
          <w:rStyle w:val="afffe"/>
          <w:rFonts w:ascii="Fb Fontext" w:hAnsi="Fb Fontext"/>
          <w:b/>
          <w:rtl/>
        </w:rPr>
      </w:pPr>
      <w:r w:rsidRPr="006F178A">
        <w:rPr>
          <w:rStyle w:val="2fb"/>
          <w:rtl/>
        </w:rPr>
        <w:t xml:space="preserve">ורבא</w:t>
      </w:r>
      <w:r w:rsidRPr="006F178A">
        <w:rPr>
          <w:rtl/>
        </w:rPr>
        <w:t xml:space="preserve"> הוציא לזה, </w:t>
      </w:r>
      <w:r w:rsidRPr="006F178A">
        <w:rPr>
          <w:rStyle w:val="2fb"/>
          <w:rtl/>
        </w:rPr>
        <w:t xml:space="preserve">ור"פ</w:t>
      </w:r>
      <w:r w:rsidRPr="006F178A">
        <w:rPr>
          <w:rtl/>
        </w:rPr>
        <w:t xml:space="preserve"> </w:t>
      </w:r>
      <w:r w:rsidRPr="006F178A">
        <w:rPr>
          <w:rStyle w:val="2fb"/>
          <w:rtl/>
        </w:rPr>
        <w:t xml:space="preserve">ורהד"י</w:t>
      </w:r>
      <w:r w:rsidRPr="006F178A">
        <w:rPr>
          <w:rtl/>
        </w:rPr>
        <w:t xml:space="preserve"> הוציאו גם מביתו של </w:t>
      </w:r>
      <w:r w:rsidRPr="006F178A">
        <w:rPr>
          <w:rStyle w:val="2fb"/>
          <w:rtl/>
        </w:rPr>
        <w:t xml:space="preserve">רבא</w:t>
      </w:r>
      <w:r w:rsidRPr="006F178A">
        <w:rPr>
          <w:rtl/>
        </w:rPr>
        <w:t xml:space="preserve"> | ולמחר הקשו על </w:t>
      </w:r>
      <w:r w:rsidRPr="006F178A">
        <w:rPr>
          <w:rStyle w:val="2fb"/>
          <w:rtl/>
        </w:rPr>
        <w:t xml:space="preserve">רבא</w:t>
      </w:r>
      <w:r w:rsidRPr="006F178A">
        <w:rPr>
          <w:rtl/>
        </w:rPr>
        <w:t xml:space="preserve"> מג' מקומות.</w:t>
      </w:r>
    </w:p>
    <w:p w:rsidR="005851B8" w:rsidRPr="00132755" w:rsidRDefault="005851B8" w:rsidP="005851B8">
      <w:pPr>
        <w:rPr>
          <w:rStyle w:val="afffe"/>
          <w:rFonts w:ascii="Fb Fontext" w:hAnsi="Fb Fontext"/>
          <w:b/>
          <w:spacing w:val="-6"/>
          <w:rtl/>
        </w:rPr>
      </w:pPr>
      <w:r w:rsidRPr="00132755">
        <w:rPr>
          <w:rStyle w:val="afffe"/>
          <w:rFonts w:ascii="Fb Fontext" w:hAnsi="Fb Fontext"/>
          <w:b/>
          <w:spacing w:val="-6"/>
          <w:rtl/>
        </w:rPr>
        <w:t>א.</w:t>
      </w:r>
      <w:r w:rsidRPr="00132755">
        <w:rPr>
          <w:spacing w:val="-6"/>
          <w:rtl/>
        </w:rPr>
        <w:t xml:space="preserve"> עיר חדשה [</w:t>
      </w:r>
      <w:ins w:id="90125" w:author="Claude - סמנטי" w:date="2026-10-11T12:19:31Z">
        <w:r>
          <w:rPr>
            <w:spacing w:val="-6"/>
            <w:rtl/>
          </w:rPr>
          <w:t xml:space="preserve">שהוקפה</w:t>
        </w:r>
      </w:ins>
      <w:del w:id="90126" w:author="Claude - סמנטי" w:date="2026-10-11T12:19:31Z">
        <w:r w:rsidRPr="00132755">
          <w:rPr>
            <w:spacing w:val="-6"/>
            <w:rtl/>
          </w:rPr>
          <w:delText xml:space="preserve">דהוקפה</w:delText>
        </w:r>
      </w:del>
      <w:r w:rsidRPr="00132755">
        <w:rPr>
          <w:spacing w:val="-6"/>
          <w:rtl/>
        </w:rPr>
        <w:t xml:space="preserve"> ולבסוף ישבה] מודדין לה מישיבתה, וישנה שהוקפה ולבסוף ישבה מחומתה.</w:t>
      </w:r>
    </w:p>
    <w:p>
      <w:pPr>
        <w:pStyle w:val="38"/>
        <w:rPr>
          <w:ins w:id="95218" w:author="מנוע מכני" w:date="2026-10-11T12:04:40Z"/>
        </w:rPr>
      </w:pPr>
      <w:r w:rsidRPr="006F178A">
        <w:t>ב.</w:t>
      </w:r>
      <w:r w:rsidRPr="006F178A">
        <w:t xml:space="preserve"> מרב אסי:</w:t>
      </w:r>
    </w:p>
    <w:p w:rsidR="005851B8" w:rsidRPr="006F178A" w:rsidRDefault="005851B8" w:rsidP="005851B8">
      <w:pPr>
        <w:rPr>
          <w:rStyle w:val="afffe"/>
          <w:rFonts w:ascii="Fb Fontext" w:hAnsi="Fb Fontext"/>
          <w:b/>
          <w:rtl/>
        </w:rPr>
      </w:pPr>
      <w:del w:id="95219" w:author="מנוע מכני" w:date="2026-10-11T12:04:40Z">
        <w:r w:rsidRPr="006F178A">
          <w:rPr>
            <w:rtl/>
          </w:rPr>
          <w:delText xml:space="preserve"> </w:delText>
        </w:r>
      </w:del>
      <w:r w:rsidRPr="006F178A">
        <w:rPr>
          <w:rtl/>
        </w:rPr>
        <w:t xml:space="preserve">מחיצות אדרכלין </w:t>
      </w:r>
      <w:r w:rsidRPr="006F178A">
        <w:rPr>
          <w:rtl/>
        </w:rPr>
        <w:t xml:space="preserve">לא</w:t>
      </w:r>
      <w:r w:rsidRPr="006F178A">
        <w:rPr>
          <w:rtl/>
        </w:rPr>
        <w:t xml:space="preserve"> שמה מחיצה, כיוון </w:t>
      </w:r>
      <w:ins w:id="90127" w:author="Claude - סמנטי" w:date="2026-10-11T12:19:31Z">
        <w:r>
          <w:rPr>
            <w:rtl/>
          </w:rPr>
          <w:t xml:space="preserve">שלצניעות</w:t>
        </w:r>
      </w:ins>
      <w:del w:id="90128" w:author="Claude - סמנטי" w:date="2026-10-11T12:19:31Z">
        <w:r w:rsidRPr="006F178A">
          <w:rPr>
            <w:rtl/>
          </w:rPr>
          <w:delText xml:space="preserve">דלצניעותא</w:delText>
        </w:r>
      </w:del>
      <w:r w:rsidRPr="006F178A">
        <w:rPr>
          <w:rtl/>
        </w:rPr>
        <w:t xml:space="preserve"> עבידא לה </w:t>
      </w:r>
      <w:r w:rsidRPr="006F178A">
        <w:rPr>
          <w:rtl/>
        </w:rPr>
        <w:t xml:space="preserve">וה"נ</w:t>
      </w:r>
      <w:r w:rsidRPr="006F178A">
        <w:rPr>
          <w:rtl/>
        </w:rPr>
        <w:t xml:space="preserve"> </w:t>
      </w:r>
      <w:ins w:id="90858" w:author="מנוע מכני" w:date="2026-10-11T12:04:40Z">
        <w:r>
          <w:rPr>
            <w:rtl/>
          </w:rPr>
          <w:t xml:space="preserve">כאן</w:t>
        </w:r>
      </w:ins>
      <w:del w:id="90859" w:author="מנוע מכני" w:date="2026-10-11T12:04:40Z">
        <w:r w:rsidRPr="006F178A">
          <w:rPr>
            <w:rtl/>
          </w:rPr>
          <w:delText xml:space="preserve">הכא</w:delText>
        </w:r>
      </w:del>
      <w:r w:rsidRPr="006F178A">
        <w:rPr>
          <w:rtl/>
        </w:rPr>
        <w:t xml:space="preserve">.</w:t>
      </w:r>
    </w:p>
    <w:p w:rsidR="005851B8" w:rsidRPr="006061D7" w:rsidRDefault="005851B8" w:rsidP="005851B8">
      <w:pPr>
        <w:rPr>
          <w:rtl/>
        </w:rPr>
      </w:pPr>
      <w:r w:rsidRPr="006061D7">
        <w:rPr>
          <w:rtl/>
        </w:rPr>
        <w:t xml:space="preserve">ג. </w:t>
      </w:r>
      <w:r w:rsidRPr="006061D7">
        <w:rPr>
          <w:rStyle w:val="2fb"/>
          <w:rtl/>
        </w:rPr>
        <w:t xml:space="preserve">ומר"ה</w:t>
      </w:r>
      <w:r w:rsidRPr="006061D7">
        <w:rPr>
          <w:rtl/>
        </w:rPr>
        <w:t xml:space="preserve"> דמחיצה העשויה לנחת </w:t>
      </w:r>
      <w:r w:rsidRPr="006061D7">
        <w:rPr>
          <w:rtl/>
        </w:rPr>
        <w:t xml:space="preserve">לא</w:t>
      </w:r>
      <w:r w:rsidRPr="006061D7">
        <w:rPr>
          <w:rtl/>
        </w:rPr>
        <w:t xml:space="preserve"> שמה מחיצה, </w:t>
      </w:r>
      <w:r w:rsidRPr="006061D7">
        <w:rPr>
          <w:rStyle w:val="2fb"/>
          <w:rtl/>
        </w:rPr>
        <w:t xml:space="preserve">וכרבב"א</w:t>
      </w:r>
      <w:r w:rsidRPr="006061D7">
        <w:rPr>
          <w:rtl/>
        </w:rPr>
        <w:t xml:space="preserve"> דמערב לה לכולה מחוזא ערסייתא ערסייתא משום פירא דבי תורי.</w:t>
      </w:r>
    </w:p>
    <w:p w:rsidR="005851B8" w:rsidRPr="006F178A" w:rsidRDefault="005851B8" w:rsidP="005851B8">
      <w:pPr>
        <w:rPr>
          <w:rtl/>
        </w:rPr>
      </w:pPr>
      <w:r w:rsidRPr="006F178A">
        <w:rPr>
          <w:rFonts w:ascii="Fb Fontext" w:hAnsi="Fb Fontext"/>
          <w:rtl/>
        </w:rPr>
        <w:t xml:space="preserve">קרי </w:t>
      </w:r>
      <w:ins w:id="92226" w:author="מנוע מכני" w:date="2026-10-11T12:04:40Z">
        <w:r>
          <w:rPr>
            <w:rFonts w:ascii="Fb Fontext" w:hAnsi="Fb Fontext"/>
            <w:rtl/>
          </w:rPr>
          <w:t xml:space="preserve">עליהם</w:t>
        </w:r>
      </w:ins>
      <w:del w:id="92227" w:author="מנוע מכני" w:date="2026-10-11T12:04:40Z">
        <w:r w:rsidRPr="006F178A">
          <w:rPr>
            <w:rFonts w:ascii="Fb Fontext" w:hAnsi="Fb Fontext"/>
            <w:rtl/>
          </w:rPr>
          <w:delText xml:space="preserve">עלייהו</w:delText>
        </w:r>
      </w:del>
      <w:r w:rsidRPr="006F178A">
        <w:rPr>
          <w:rFonts w:ascii="Fb Fontext" w:hAnsi="Fb Fontext"/>
          <w:rtl/>
        </w:rPr>
        <w:t xml:space="preserve"> ריש </w:t>
      </w:r>
      <w:ins w:id="94530" w:author="מנוע מכני" w:date="2026-10-11T12:04:40Z">
        <w:r>
          <w:rPr>
            <w:rFonts w:ascii="Fb Fontext" w:hAnsi="Fb Fontext"/>
            <w:rtl/>
          </w:rPr>
          <w:t xml:space="preserve">גלות</w:t>
        </w:r>
      </w:ins>
      <w:del w:id="94531" w:author="מנוע מכני" w:date="2026-10-11T12:04:40Z">
        <w:r w:rsidRPr="006F178A">
          <w:rPr>
            <w:rFonts w:ascii="Fb Fontext" w:hAnsi="Fb Fontext"/>
            <w:rtl/>
          </w:rPr>
          <w:delText xml:space="preserve">גלותא</w:delText>
        </w:r>
      </w:del>
      <w:r>
        <w:rPr>
          <w:rFonts w:ascii="Fb Fontext" w:hAnsi="Fb Fontext"/>
          <w:rtl/>
        </w:rPr>
        <w:t xml:space="preserve">: </w:t>
      </w:r>
      <w:r>
        <w:rPr>
          <w:rStyle w:val="afffff0"/>
          <w:rFonts w:ascii="Fb Fontext" w:hAnsi="Fb Fontext"/>
          <w:rtl/>
          <w:rPrChange w:id="9015" w:author="מנוע פסוקים" w:date="2026-10-11T09:24:13Z">
            <w:rPr>
              <w:rFonts w:ascii="Fb Fontext" w:hAnsi="Fb Fontext"/>
              <w:rtl/>
            </w:rPr>
          </w:rPrChange>
        </w:rPr>
        <w:t xml:space="preserve">חכמים המה להרע ולהיטיב </w:t>
      </w:r>
      <w:r>
        <w:rPr>
          <w:rStyle w:val="afffff0"/>
          <w:rFonts w:ascii="Fb Fontext" w:hAnsi="Fb Fontext"/>
          <w:rtl/>
          <w:rPrChange w:id="9016" w:author="מנוע פסוקים" w:date="2026-10-11T09:24:13Z">
            <w:rPr>
              <w:rFonts w:ascii="Fb Fontext" w:hAnsi="Fb Fontext"/>
              <w:rtl/>
            </w:rPr>
          </w:rPrChange>
        </w:rPr>
        <w:t xml:space="preserve">לא</w:t>
      </w:r>
      <w:r>
        <w:rPr>
          <w:rStyle w:val="afffff0"/>
          <w:rFonts w:ascii="Fb Fontext" w:hAnsi="Fb Fontext"/>
          <w:rtl/>
          <w:rPrChange w:id="9017" w:author="מנוע פסוקים" w:date="2026-10-11T09:24:13Z">
            <w:rPr>
              <w:rFonts w:ascii="Fb Fontext" w:hAnsi="Fb Fontext"/>
              <w:rtl/>
            </w:rPr>
          </w:rPrChange>
        </w:rPr>
        <w:t xml:space="preserve"> ידעו</w:t>
      </w:r>
      <w:r>
        <w:rPr>
          <w:rFonts w:ascii="Fb Fontext" w:hAnsi="Fb Fontext"/>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כו.</w:t>
      </w:r>
    </w:p>
    <w:p>
      <w:pPr>
        <w:pStyle w:val="afffff8"/>
        <w:rPr>
          <w:ins w:id="90533" w:author="קלוד" w:date="2026-10-11T12:24:08Z"/>
        </w:rPr>
      </w:pPr>
      <w:ins w:id="90534" w:author="קלוד" w:date="2026-10-11T12:24:08Z">
        <w:r>
          <w:rPr>
            <w:color w:val="7B3F00"/>
          </w:rPr>
          <w:t xml:space="preserve">גודל קרפף - בית כור או ארבעים סאה</w:t>
        </w:r>
      </w:ins>
    </w:p>
    <w:p w:rsidR="005851B8" w:rsidRPr="006F178A" w:rsidRDefault="005851B8" w:rsidP="005851B8">
      <w:pPr>
        <w:rPr>
          <w:rtl/>
        </w:rPr>
      </w:pPr>
      <w:r w:rsidRPr="006F178A">
        <w:rPr>
          <w:rStyle w:val="2fb"/>
          <w:rFonts w:ascii="Fb Fontext" w:hAnsi="Fb Fontext"/>
          <w:rtl/>
        </w:rPr>
        <w:t xml:space="preserve">רבי</w:t>
      </w:r>
      <w:r w:rsidRPr="006F178A">
        <w:rPr>
          <w:rFonts w:ascii="Fb Fontext" w:hAnsi="Fb Fontext"/>
          <w:rtl/>
        </w:rPr>
        <w:t xml:space="preserve"> אלעאי שמעתי </w:t>
      </w:r>
      <w:ins w:id="90174" w:author="מנוע מכני" w:date="2026-10-11T12:04:40Z">
        <w:r>
          <w:rPr>
            <w:rStyle w:val="2fb"/>
            <w:rFonts w:ascii="Fb Fontext" w:hAnsi="Fb Fontext"/>
            <w:rtl/>
          </w:rPr>
          <w:t xml:space="preserve">מר"א</w:t>
        </w:r>
      </w:ins>
      <w:del w:id="90175" w:author="מנוע מכני" w:date="2026-10-11T12:04:40Z">
        <w:r w:rsidRPr="006F178A">
          <w:rPr>
            <w:rFonts w:ascii="Fb Fontext" w:hAnsi="Fb Fontext"/>
            <w:rtl/>
          </w:rPr>
          <w:delText xml:space="preserve">מרבי אליעזר</w:delText>
        </w:r>
      </w:del>
      <w:r w:rsidRPr="006F178A">
        <w:rPr>
          <w:rFonts w:ascii="Fb Fontext" w:hAnsi="Fb Fontext"/>
          <w:rtl/>
        </w:rPr>
        <w:t xml:space="preserve"> </w:t>
      </w:r>
      <w:ins w:id="90176" w:author="מנוע מכני" w:date="2026-10-11T12:04:40Z">
        <w:r>
          <w:rPr>
            <w:rFonts w:ascii="Fb Fontext" w:hAnsi="Fb Fontext"/>
            <w:rtl/>
          </w:rPr>
          <w:t xml:space="preserve">ואפי'</w:t>
        </w:r>
      </w:ins>
      <w:del w:id="90177" w:author="מנוע מכני" w:date="2026-10-11T12:04:40Z">
        <w:r w:rsidRPr="006F178A">
          <w:rPr>
            <w:rFonts w:ascii="Fb Fontext" w:hAnsi="Fb Fontext"/>
            <w:rtl/>
          </w:rPr>
          <w:delText xml:space="preserve">ואפילו</w:delText>
        </w:r>
      </w:del>
      <w:r w:rsidRPr="006F178A">
        <w:rPr>
          <w:rFonts w:ascii="Fb Fontext" w:hAnsi="Fb Fontext"/>
          <w:rtl/>
        </w:rPr>
        <w:t xml:space="preserve"> בית כור.</w:t>
      </w:r>
    </w:p>
    <w:p w:rsidR="005851B8" w:rsidRPr="006F178A" w:rsidRDefault="005851B8" w:rsidP="005851B8">
      <w:pPr>
        <w:rPr>
          <w:rtl/>
        </w:rPr>
      </w:pPr>
      <w:r w:rsidRPr="006F178A">
        <w:rPr>
          <w:rtl/>
        </w:rPr>
        <w:t xml:space="preserve">ומתניתין דלא כחנניה. דאמר </w:t>
      </w:r>
      <w:ins w:id="90178" w:author="מנוע מכני" w:date="2026-10-11T12:04:40Z">
        <w:r>
          <w:rPr>
            <w:rtl/>
          </w:rPr>
          <w:t xml:space="preserve">דאפי'</w:t>
        </w:r>
      </w:ins>
      <w:del w:id="90179" w:author="מנוע מכני" w:date="2026-10-11T12:04:40Z">
        <w:r w:rsidRPr="006F178A">
          <w:rPr>
            <w:rtl/>
          </w:rPr>
          <w:delText xml:space="preserve">דאפילו</w:delText>
        </w:r>
      </w:del>
      <w:r w:rsidRPr="006F178A">
        <w:rPr>
          <w:rtl/>
        </w:rPr>
        <w:t xml:space="preserve"> היא ארבעים סאה כאסטרטיא של מלך.</w:t>
      </w:r>
    </w:p>
    <w:p>
      <w:pPr>
        <w:pStyle w:val="38"/>
        <w:rPr>
          <w:ins w:id="95220" w:author="מנוע מכני" w:date="2026-10-11T12:04:40Z"/>
        </w:rPr>
      </w:pPr>
      <w:ins w:id="90860" w:author="מנוע מכני" w:date="2026-10-11T12:04:40Z">
        <w:r>
          <w:t xml:space="preserve">וחלקו</w:t>
        </w:r>
      </w:ins>
    </w:p>
    <w:p w:rsidR="005851B8" w:rsidRPr="006F178A" w:rsidRDefault="005851B8" w:rsidP="005851B8">
      <w:pPr>
        <w:rPr>
          <w:rtl/>
        </w:rPr>
      </w:pPr>
      <w:del w:id="90861" w:author="מנוע מכני" w:date="2026-10-11T12:04:40Z">
        <w:r w:rsidRPr="006F178A">
          <w:rPr>
            <w:b/>
            <w:bCs/>
            <w:rtl/>
          </w:rPr>
          <w:delText xml:space="preserve">ופליגי</w:delText>
        </w:r>
      </w:del>
      <w:del w:id="95221" w:author="מנוע מכני" w:date="2026-10-11T12:04:40Z">
        <w:r w:rsidRPr="006F178A">
          <w:rPr>
            <w:rtl/>
          </w:rPr>
          <w:delText xml:space="preserve"> </w:delText>
        </w:r>
      </w:del>
      <w:r w:rsidRPr="006F178A">
        <w:rPr>
          <w:rtl/>
        </w:rPr>
        <w:t xml:space="preserve">בגודל עיירות בינוניות וממקרא אחד </w:t>
      </w:r>
      <w:r>
        <w:rPr>
          <w:rStyle w:val="afffff0"/>
          <w:rFonts w:hint="cs"/>
          <w:rtl/>
        </w:rPr>
        <w:t>'</w:t>
      </w:r>
      <w:r w:rsidRPr="007E0C60">
        <w:rPr>
          <w:rStyle w:val="afffff0"/>
          <w:rtl/>
        </w:rPr>
        <w:t xml:space="preserve">ויהי ישעיהו </w:t>
      </w:r>
      <w:r w:rsidRPr="007E0C60">
        <w:rPr>
          <w:rStyle w:val="afffff0"/>
          <w:rtl/>
        </w:rPr>
        <w:t xml:space="preserve">לא</w:t>
      </w:r>
      <w:r w:rsidRPr="007E0C60">
        <w:rPr>
          <w:rStyle w:val="afffff0"/>
          <w:rtl/>
        </w:rPr>
        <w:t xml:space="preserve"> יצא חצר התיכונה</w:t>
      </w:r>
      <w:r>
        <w:rPr>
          <w:rFonts w:hint="cs"/>
          <w:rtl/>
        </w:rPr>
        <w:t>'</w:t>
      </w:r>
      <w:r w:rsidRPr="006F178A">
        <w:rPr>
          <w:rtl/>
        </w:rPr>
        <w:t>.</w:t>
      </w:r>
    </w:p>
    <w:p w:rsidR="005851B8" w:rsidRPr="006F178A" w:rsidRDefault="005851B8" w:rsidP="005851B8">
      <w:pPr>
        <w:rPr>
          <w:rtl/>
        </w:rPr>
      </w:pPr>
      <w:r w:rsidRPr="006F178A">
        <w:rPr>
          <w:rtl/>
        </w:rPr>
        <w:t xml:space="preserve">כתיב העיר </w:t>
      </w:r>
      <w:ins w:id="90129" w:author="Claude - סמנטי" w:date="2026-10-11T12:19:31Z">
        <w:r>
          <w:rPr>
            <w:rtl/>
          </w:rPr>
          <w:t xml:space="preserve">וקוראים</w:t>
        </w:r>
      </w:ins>
      <w:del w:id="90130" w:author="Claude - סמנטי" w:date="2026-10-11T12:19:31Z">
        <w:r w:rsidRPr="006F178A">
          <w:rPr>
            <w:rtl/>
          </w:rPr>
          <w:delText xml:space="preserve">וקרינן</w:delText>
        </w:r>
      </w:del>
      <w:r w:rsidRPr="006F178A">
        <w:rPr>
          <w:rtl/>
        </w:rPr>
        <w:t xml:space="preserve"> חצר, מכאן לאיסטרטיא של מלך, שהיו כעיירות בינוניות.</w:t>
      </w:r>
    </w:p>
    <w:p>
      <w:pPr>
        <w:pStyle w:val="38"/>
        <w:rPr>
          <w:ins w:id="95222" w:author="מנוע מכני" w:date="2026-10-11T12:04:40Z"/>
        </w:rPr>
      </w:pPr>
      <w:ins w:id="90862" w:author="מנוע מכני" w:date="2026-10-11T12:04:40Z">
        <w:r>
          <w:t xml:space="preserve">וחלקו</w:t>
        </w:r>
      </w:ins>
    </w:p>
    <w:p w:rsidR="005851B8" w:rsidRPr="006F178A" w:rsidRDefault="005851B8" w:rsidP="005851B8">
      <w:pPr>
        <w:rPr>
          <w:rtl/>
        </w:rPr>
      </w:pPr>
      <w:del w:id="90863" w:author="מנוע מכני" w:date="2026-10-11T12:04:40Z">
        <w:r w:rsidRPr="006F178A">
          <w:rPr>
            <w:b/>
            <w:bCs/>
            <w:rtl/>
          </w:rPr>
          <w:delText xml:space="preserve">ופליגי</w:delText>
        </w:r>
      </w:del>
      <w:del w:id="95223" w:author="מנוע מכני" w:date="2026-10-11T12:04:40Z">
        <w:r w:rsidRPr="006F178A">
          <w:rPr>
            <w:rtl/>
          </w:rPr>
          <w:delText xml:space="preserve"> </w:delText>
        </w:r>
      </w:del>
      <w:ins w:id="93564" w:author="מנוע מכני" w:date="2026-10-11T12:04:40Z">
        <w:r>
          <w:rPr>
            <w:rtl/>
          </w:rPr>
          <w:t xml:space="preserve">אם </w:t>
        </w:r>
      </w:ins>
      <w:del w:id="93565" w:author="מנוע מכני" w:date="2026-10-11T12:04:40Z">
        <w:r w:rsidRPr="006F178A">
          <w:rPr>
            <w:rtl/>
          </w:rPr>
          <w:delText xml:space="preserve">אי </w:delText>
        </w:r>
      </w:del>
      <w:r w:rsidRPr="006F178A">
        <w:rPr>
          <w:rtl/>
        </w:rPr>
        <w:t xml:space="preserve">עיירות בינוניות הויין בית כור, </w:t>
      </w:r>
      <w:ins w:id="93566" w:author="מנוע מכני" w:date="2026-10-11T12:04:40Z">
        <w:r>
          <w:rPr>
            <w:rtl/>
          </w:rPr>
          <w:t xml:space="preserve">אם </w:t>
        </w:r>
      </w:ins>
      <w:del w:id="93567" w:author="מנוע מכני" w:date="2026-10-11T12:04:40Z">
        <w:r w:rsidRPr="006F178A">
          <w:rPr>
            <w:rtl/>
          </w:rPr>
          <w:delText xml:space="preserve">אי </w:delText>
        </w:r>
      </w:del>
      <w:r w:rsidRPr="006F178A">
        <w:rPr>
          <w:rtl/>
        </w:rPr>
        <w:t xml:space="preserve">ארבעים סאה הויין.</w:t>
      </w:r>
    </w:p>
    <w:p w:rsidR="005851B8" w:rsidRPr="006F178A" w:rsidRDefault="005851B8" w:rsidP="005851B8">
      <w:pPr>
        <w:rPr>
          <w:rtl/>
        </w:rPr>
      </w:pPr>
      <w:r w:rsidRPr="006F178A">
        <w:rPr>
          <w:rtl/>
        </w:rPr>
        <w:t>וישעיהו הושיב ישיבה על פתחו של חזקיהו שחלה.</w:t>
      </w:r>
    </w:p>
    <w:p w:rsidR="005851B8" w:rsidRPr="006F178A" w:rsidRDefault="005851B8" w:rsidP="005851B8">
      <w:pPr>
        <w:rPr>
          <w:rtl/>
        </w:rPr>
      </w:pPr>
      <w:r w:rsidRPr="006F178A">
        <w:rPr>
          <w:rtl/>
        </w:rPr>
        <w:t xml:space="preserve">ולמעשה </w:t>
      </w:r>
      <w:r w:rsidRPr="006F178A">
        <w:rPr>
          <w:rtl/>
        </w:rPr>
        <w:t xml:space="preserve">לא</w:t>
      </w:r>
      <w:r w:rsidRPr="006F178A">
        <w:rPr>
          <w:rtl/>
        </w:rPr>
        <w:t xml:space="preserve"> כדאי לעשות כן על פתח </w:t>
      </w:r>
      <w:r w:rsidRPr="006F178A">
        <w:rPr>
          <w:rtl/>
        </w:rPr>
        <w:t xml:space="preserve">ת"ח</w:t>
      </w:r>
      <w:r w:rsidRPr="006F178A">
        <w:rPr>
          <w:rtl/>
        </w:rPr>
        <w:t xml:space="preserve"> שחלה שמא יבוא לאיגרויי </w:t>
      </w:r>
      <w:ins w:id="92228" w:author="מנוע מכני" w:date="2026-10-11T12:04:40Z">
        <w:r>
          <w:rPr>
            <w:rtl/>
          </w:rPr>
          <w:t xml:space="preserve">בו</w:t>
        </w:r>
      </w:ins>
      <w:del w:id="92229" w:author="מנוע מכני" w:date="2026-10-11T12:04:40Z">
        <w:r w:rsidRPr="006F178A">
          <w:rPr>
            <w:rtl/>
          </w:rPr>
          <w:delText xml:space="preserve">ביה</w:delText>
        </w:r>
      </w:del>
      <w:r w:rsidRPr="006F178A">
        <w:rPr>
          <w:rtl/>
        </w:rPr>
        <w:t xml:space="preserve"> שטן.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כו:</w:t>
      </w:r>
    </w:p>
    <w:p w:rsidR="005851B8" w:rsidRPr="006F178A" w:rsidRDefault="005851B8" w:rsidP="005851B8">
      <w:pPr>
        <w:rPr>
          <w:rStyle w:val="afffe"/>
          <w:rFonts w:ascii="Fb Fontext" w:hAnsi="Fb Fontext"/>
          <w:rtl/>
        </w:rPr>
      </w:pPr>
      <w:r w:rsidRPr="006F178A">
        <w:rPr>
          <w:rStyle w:val="afffe"/>
          <w:rFonts w:ascii="Fb Fontext" w:hAnsi="Fb Fontext"/>
          <w:rtl/>
        </w:rPr>
        <w:t>וכן שמעתי הימנו.</w:t>
      </w:r>
    </w:p>
    <w:p>
      <w:pPr>
        <w:pStyle w:val="afffff8"/>
        <w:rPr>
          <w:ins w:id="90531" w:author="קלוד" w:date="2026-10-11T12:24:08Z"/>
        </w:rPr>
      </w:pPr>
      <w:ins w:id="90532" w:author="קלוד" w:date="2026-10-11T12:24:08Z">
        <w:r>
          <w:rPr>
            <w:color w:val="7B3F00"/>
          </w:rPr>
          <w:t xml:space="preserve">אנשי חצר ששכח אחד - ביתו אסור ובטול רשות</w:t>
        </w:r>
      </w:ins>
    </w:p>
    <w:p w:rsidR="005851B8" w:rsidRPr="00B3644D" w:rsidRDefault="005851B8" w:rsidP="005851B8">
      <w:pPr>
        <w:rPr>
          <w:spacing w:val="-6"/>
          <w:rtl/>
        </w:rPr>
      </w:pPr>
      <w:r w:rsidRPr="00B3644D">
        <w:rPr>
          <w:spacing w:val="-6"/>
          <w:rtl/>
        </w:rPr>
        <w:t>אנשי חצר ששכח אחד ולא עירב, ביתו אסור [ודוקא לו אבל להם מותר ומיירי בביטל, וכאורח חשיב]</w:t>
      </w:r>
    </w:p>
    <w:p w:rsidR="005851B8" w:rsidRPr="009757B9" w:rsidRDefault="005851B8" w:rsidP="005851B8">
      <w:pPr>
        <w:rPr>
          <w:rFonts w:cs="Guttman Vilna"/>
          <w:b/>
          <w:bCs/>
          <w:rtl/>
        </w:rPr>
      </w:pPr>
      <w:r w:rsidRPr="006F178A">
        <w:rPr>
          <w:rtl/>
        </w:rPr>
        <w:t xml:space="preserve">והיינו כמתניתין -</w:t>
      </w:r>
      <w:r w:rsidRPr="006F178A">
        <w:rPr>
          <w:rStyle w:val="2fb"/>
          <w:rtl/>
        </w:rPr>
        <w:t xml:space="preserve">ר"א</w:t>
      </w:r>
      <w:r w:rsidRPr="006F178A">
        <w:rPr>
          <w:rtl/>
        </w:rPr>
        <w:t xml:space="preserve">.</w:t>
      </w:r>
    </w:p>
    <w:p>
      <w:pPr>
        <w:pStyle w:val="38"/>
        <w:rPr>
          <w:ins w:id="95224" w:author="מנוע מכני" w:date="2026-10-11T12:04:40Z"/>
        </w:rPr>
      </w:pPr>
      <w:r w:rsidRPr="006F178A">
        <w:t xml:space="preserve">והא </w:t>
      </w:r>
      <w:r w:rsidRPr="006F178A">
        <w:t xml:space="preserve">דתנן</w:t>
      </w:r>
      <w:r w:rsidRPr="006F178A">
        <w:t xml:space="preserve">:</w:t>
      </w:r>
    </w:p>
    <w:p w:rsidR="005851B8" w:rsidRPr="009757B9" w:rsidRDefault="005851B8" w:rsidP="005851B8">
      <w:pPr>
        <w:rPr>
          <w:rFonts w:cs="Guttman Vilna"/>
          <w:b/>
          <w:bCs/>
          <w:rtl/>
        </w:rPr>
      </w:pPr>
      <w:del w:id="95225" w:author="מנוע מכני" w:date="2026-10-11T12:04:40Z">
        <w:r w:rsidRPr="006F178A">
          <w:rPr>
            <w:rtl/>
          </w:rPr>
          <w:delText xml:space="preserve"> </w:delText>
        </w:r>
      </w:del>
      <w:r w:rsidRPr="006F178A">
        <w:rPr>
          <w:rtl/>
        </w:rPr>
        <w:t xml:space="preserve">ביתו אסור להוציא ולהכניס לו ולהן </w:t>
      </w:r>
      <w:r w:rsidRPr="006F178A">
        <w:rPr>
          <w:rFonts w:hint="cs"/>
          <w:rtl/>
        </w:rPr>
        <w:t>-</w:t>
      </w:r>
      <w:r w:rsidRPr="006F178A">
        <w:rPr>
          <w:rtl/>
        </w:rPr>
        <w:t>כרבנן.</w:t>
      </w:r>
    </w:p>
    <w:p w:rsidR="005851B8" w:rsidRPr="009757B9" w:rsidRDefault="005851B8" w:rsidP="005851B8">
      <w:pPr>
        <w:rPr>
          <w:rFonts w:cs="Guttman Vilna"/>
          <w:b/>
          <w:bCs/>
          <w:rtl/>
        </w:rPr>
      </w:pPr>
      <w:r w:rsidRPr="006F178A">
        <w:rPr>
          <w:rtl/>
        </w:rPr>
        <w:t xml:space="preserve">כשתימצי לומר, לדברי </w:t>
      </w:r>
      <w:ins w:id="90180" w:author="מנוע מכני" w:date="2026-10-11T12:04:40Z">
        <w:r>
          <w:rPr>
            <w:rStyle w:val="2fb"/>
            <w:rtl/>
          </w:rPr>
          <w:t xml:space="preserve">ר"א</w:t>
        </w:r>
      </w:ins>
      <w:del w:id="90181" w:author="מנוע מכני" w:date="2026-10-11T12:04:40Z">
        <w:r w:rsidRPr="006F178A">
          <w:rPr>
            <w:rtl/>
          </w:rPr>
          <w:delText xml:space="preserve">רבי אליעזר</w:delText>
        </w:r>
      </w:del>
      <w:r w:rsidRPr="006F178A">
        <w:rPr>
          <w:rtl/>
        </w:rPr>
        <w:t xml:space="preserve"> המבטל רשות חצירו - רשות ביתו ביטל.</w:t>
      </w:r>
    </w:p>
    <w:p w:rsidR="005851B8" w:rsidRPr="009757B9" w:rsidRDefault="005851B8" w:rsidP="005851B8">
      <w:pPr>
        <w:rPr>
          <w:rFonts w:cs="Guttman Vilna"/>
          <w:b/>
          <w:bCs/>
          <w:rtl/>
        </w:rPr>
      </w:pPr>
      <w:r w:rsidRPr="006F178A">
        <w:rPr>
          <w:rtl/>
        </w:rPr>
        <w:t xml:space="preserve">לרבנן המבטל רשות חצירו - רשות ביתו </w:t>
      </w:r>
      <w:r w:rsidRPr="006F178A">
        <w:rPr>
          <w:rtl/>
        </w:rPr>
        <w:t xml:space="preserve">לא</w:t>
      </w:r>
      <w:r w:rsidRPr="006F178A">
        <w:rPr>
          <w:rtl/>
        </w:rPr>
        <w:t xml:space="preserve"> ביטל.</w:t>
      </w:r>
    </w:p>
    <w:p w:rsidR="005851B8" w:rsidRPr="009757B9" w:rsidRDefault="005851B8" w:rsidP="005851B8">
      <w:pPr>
        <w:rPr>
          <w:rFonts w:cs="Guttman Vilna"/>
          <w:b/>
          <w:bCs/>
          <w:rtl/>
        </w:rPr>
      </w:pPr>
      <w:r w:rsidRPr="00770264">
        <w:rPr>
          <w:b/>
          <w:bCs/>
          <w:rtl/>
        </w:rPr>
        <w:t>וצריכא</w:t>
      </w:r>
      <w:r w:rsidRPr="006F178A">
        <w:rPr>
          <w:rtl/>
        </w:rPr>
        <w:t xml:space="preserve"> לחמשה ששרוין בחצר אחד, ושכח אחד מהן ולא עירב. </w:t>
      </w:r>
      <w:r w:rsidRPr="006F178A">
        <w:rPr>
          <w:rStyle w:val="2fb"/>
          <w:rtl/>
        </w:rPr>
        <w:t xml:space="preserve">לר"א</w:t>
      </w:r>
      <w:r w:rsidRPr="006F178A">
        <w:rPr>
          <w:rtl/>
        </w:rPr>
        <w:t xml:space="preserve"> כשמבטל רשותו - אין צריך לבטל לכל אחד ואחד.</w:t>
      </w:r>
    </w:p>
    <w:p>
      <w:pPr>
        <w:pStyle w:val="38"/>
        <w:rPr>
          <w:ins w:id="95226" w:author="מנוע מכני" w:date="2026-10-11T12:04:40Z"/>
        </w:rPr>
      </w:pPr>
      <w:r w:rsidRPr="006F178A">
        <w:t>לרבנן</w:t>
      </w:r>
      <w:r>
        <w:t>:</w:t>
      </w:r>
    </w:p>
    <w:p w:rsidR="005851B8" w:rsidRPr="009757B9" w:rsidRDefault="005851B8" w:rsidP="005851B8">
      <w:pPr>
        <w:rPr>
          <w:rFonts w:cs="Guttman Vilna"/>
          <w:b/>
          <w:bCs/>
          <w:rtl/>
        </w:rPr>
      </w:pPr>
      <w:del w:id="95227" w:author="מנוע מכני" w:date="2026-10-11T12:04:40Z">
        <w:r w:rsidRPr="006F178A">
          <w:rPr>
            <w:rtl/>
          </w:rPr>
          <w:delText xml:space="preserve"> </w:delText>
        </w:r>
      </w:del>
      <w:r w:rsidRPr="006F178A">
        <w:rPr>
          <w:rtl/>
        </w:rPr>
        <w:t xml:space="preserve">כשהוא מבטל רשותו - צריך לבטל לכל אחד ואחד.</w:t>
      </w:r>
    </w:p>
    <w:p>
      <w:pPr>
        <w:pStyle w:val="38"/>
        <w:rPr>
          <w:ins w:id="95228" w:author="מנוע מכני" w:date="2026-10-11T12:04:40Z"/>
        </w:rPr>
      </w:pPr>
      <w:r w:rsidRPr="006F178A">
        <w:t>ור"כ</w:t>
      </w:r>
      <w:r>
        <w:t>:</w:t>
      </w:r>
    </w:p>
    <w:p w:rsidR="005851B8" w:rsidRPr="009757B9" w:rsidRDefault="005851B8" w:rsidP="005851B8">
      <w:pPr>
        <w:rPr>
          <w:rFonts w:cs="Guttman Vilna"/>
          <w:b/>
          <w:bCs/>
          <w:rtl/>
        </w:rPr>
      </w:pPr>
      <w:del w:id="95229" w:author="מנוע מכני" w:date="2026-10-11T12:04:40Z">
        <w:r w:rsidRPr="006F178A">
          <w:rPr>
            <w:rtl/>
          </w:rPr>
          <w:delText xml:space="preserve"> </w:delText>
        </w:r>
      </w:del>
      <w:r w:rsidRPr="006F178A">
        <w:rPr>
          <w:rtl/>
        </w:rPr>
        <w:t xml:space="preserve">גם גרס לזה באופן אחר והיינו שמצא לברייתא דחמשה ששרוין בחצר אחד ופירשה </w:t>
      </w:r>
      <w:r w:rsidRPr="006F178A">
        <w:rPr>
          <w:rStyle w:val="2fb"/>
          <w:rtl/>
        </w:rPr>
        <w:t xml:space="preserve">ר"ש</w:t>
      </w:r>
      <w:r w:rsidRPr="006F178A">
        <w:rPr>
          <w:rtl/>
        </w:rPr>
        <w:t xml:space="preserve"> אליבא </w:t>
      </w:r>
      <w:r w:rsidRPr="006F178A">
        <w:rPr>
          <w:rStyle w:val="2fb"/>
          <w:rtl/>
        </w:rPr>
        <w:t xml:space="preserve">דר"א</w:t>
      </w:r>
      <w:r w:rsidRPr="006F178A">
        <w:rPr>
          <w:rtl/>
        </w:rPr>
        <w:t xml:space="preserve"> ומהך טעמא.</w:t>
      </w:r>
    </w:p>
    <w:p>
      <w:pPr>
        <w:pStyle w:val="38"/>
        <w:rPr>
          <w:ins w:id="95230" w:author="מנוע מכני" w:date="2026-10-11T12:04:40Z"/>
        </w:rPr>
      </w:pPr>
      <w:r w:rsidRPr="006F178A">
        <w:t>ר"פ</w:t>
      </w:r>
      <w:r>
        <w:t>:</w:t>
      </w:r>
    </w:p>
    <w:p w:rsidR="005851B8" w:rsidRPr="009757B9" w:rsidRDefault="005851B8" w:rsidP="005851B8">
      <w:pPr>
        <w:rPr>
          <w:rFonts w:cs="Guttman Vilna"/>
          <w:b/>
          <w:bCs/>
          <w:rtl/>
        </w:rPr>
      </w:pPr>
      <w:del w:id="95231" w:author="מנוע מכני" w:date="2026-10-11T12:04:40Z">
        <w:r w:rsidRPr="006F178A">
          <w:rPr>
            <w:rtl/>
          </w:rPr>
          <w:delText xml:space="preserve"> </w:delText>
        </w:r>
      </w:del>
      <w:r w:rsidRPr="006F178A">
        <w:rPr>
          <w:rtl/>
        </w:rPr>
        <w:t xml:space="preserve">הקשה </w:t>
      </w:r>
      <w:r w:rsidRPr="006F178A">
        <w:rPr>
          <w:rStyle w:val="2fb"/>
          <w:rtl/>
        </w:rPr>
        <w:t xml:space="preserve">לאביי</w:t>
      </w:r>
      <w:r w:rsidRPr="006F178A">
        <w:rPr>
          <w:rtl/>
        </w:rPr>
        <w:t xml:space="preserve"> </w:t>
      </w:r>
      <w:r w:rsidRPr="006F178A">
        <w:rPr>
          <w:rStyle w:val="2fb"/>
          <w:rtl/>
        </w:rPr>
        <w:t xml:space="preserve">לר"א</w:t>
      </w:r>
      <w:r w:rsidRPr="006F178A">
        <w:rPr>
          <w:rtl/>
        </w:rPr>
        <w:t xml:space="preserve"> </w:t>
      </w:r>
      <w:ins w:id="93568" w:author="מנוע מכני" w:date="2026-10-11T12:04:40Z">
        <w:r>
          <w:rPr>
            <w:rtl/>
          </w:rPr>
          <w:t xml:space="preserve">אם </w:t>
        </w:r>
      </w:ins>
      <w:del w:id="93569" w:author="מנוע מכני" w:date="2026-10-11T12:04:40Z">
        <w:r w:rsidRPr="006F178A">
          <w:rPr>
            <w:rtl/>
          </w:rPr>
          <w:delText xml:space="preserve">אי </w:delText>
        </w:r>
      </w:del>
      <w:r w:rsidRPr="006F178A">
        <w:rPr>
          <w:rtl/>
        </w:rPr>
        <w:t xml:space="preserve">אמר</w:t>
      </w:r>
      <w:r w:rsidRPr="006F178A">
        <w:rPr>
          <w:rtl/>
        </w:rPr>
        <w:t xml:space="preserve"> </w:t>
      </w:r>
      <w:r w:rsidRPr="006F178A">
        <w:rPr>
          <w:rtl/>
        </w:rPr>
        <w:t xml:space="preserve">לא</w:t>
      </w:r>
      <w:r w:rsidRPr="006F178A">
        <w:rPr>
          <w:rtl/>
        </w:rPr>
        <w:t xml:space="preserve"> מבטילנא ולרבנן </w:t>
      </w:r>
      <w:ins w:id="93570" w:author="מנוע מכני" w:date="2026-10-11T12:04:40Z">
        <w:r>
          <w:rPr>
            <w:rtl/>
          </w:rPr>
          <w:t xml:space="preserve">אם </w:t>
        </w:r>
      </w:ins>
      <w:del w:id="93571" w:author="מנוע מכני" w:date="2026-10-11T12:04:40Z">
        <w:r w:rsidRPr="006F178A">
          <w:rPr>
            <w:rtl/>
          </w:rPr>
          <w:delText xml:space="preserve">אי </w:delText>
        </w:r>
      </w:del>
      <w:r w:rsidRPr="006F178A">
        <w:rPr>
          <w:rtl/>
        </w:rPr>
        <w:t xml:space="preserve">אמר</w:t>
      </w:r>
      <w:r w:rsidRPr="006F178A">
        <w:rPr>
          <w:rtl/>
        </w:rPr>
        <w:t xml:space="preserve"> מבטילנא.</w:t>
      </w:r>
    </w:p>
    <w:p>
      <w:pPr>
        <w:pStyle w:val="38"/>
        <w:rPr>
          <w:ins w:id="95232" w:author="מנוע מכני" w:date="2026-10-11T12:04:40Z"/>
        </w:rPr>
      </w:pPr>
      <w:r w:rsidRPr="006F178A">
        <w:t xml:space="preserve">והיינו</w:t>
      </w:r>
    </w:p>
    <w:p w:rsidR="005851B8" w:rsidRPr="009757B9" w:rsidRDefault="005851B8" w:rsidP="005851B8">
      <w:pPr>
        <w:rPr>
          <w:rFonts w:cs="Guttman Vilna"/>
          <w:b/>
          <w:bCs/>
          <w:rtl/>
        </w:rPr>
      </w:pPr>
      <w:del w:id="95233" w:author="מנוע מכני" w:date="2026-10-11T12:04:40Z">
        <w:r w:rsidRPr="006F178A">
          <w:rPr>
            <w:rtl/>
          </w:rPr>
          <w:delText xml:space="preserve"> </w:delText>
        </w:r>
      </w:del>
      <w:ins w:id="93572" w:author="מנוע מכני" w:date="2026-10-11T12:04:40Z">
        <w:r>
          <w:rPr>
            <w:rtl/>
          </w:rPr>
          <w:t xml:space="preserve">אם </w:t>
        </w:r>
      </w:ins>
      <w:del w:id="93573" w:author="מנוע מכני" w:date="2026-10-11T12:04:40Z">
        <w:r w:rsidRPr="006F178A">
          <w:rPr>
            <w:rtl/>
          </w:rPr>
          <w:delText xml:space="preserve">אי </w:delText>
        </w:r>
      </w:del>
      <w:r w:rsidRPr="006F178A">
        <w:rPr>
          <w:rtl/>
        </w:rPr>
        <w:t xml:space="preserve">טעמא </w:t>
      </w:r>
      <w:r w:rsidRPr="006F178A">
        <w:rPr>
          <w:rStyle w:val="2fb"/>
          <w:rtl/>
        </w:rPr>
        <w:t xml:space="preserve">דר"א</w:t>
      </w:r>
      <w:r w:rsidRPr="006F178A">
        <w:rPr>
          <w:rtl/>
        </w:rPr>
        <w:t xml:space="preserve"> דביתו </w:t>
      </w:r>
      <w:r w:rsidRPr="006F178A">
        <w:rPr>
          <w:rtl/>
        </w:rPr>
        <w:t xml:space="preserve">לא</w:t>
      </w:r>
      <w:r w:rsidRPr="006F178A">
        <w:rPr>
          <w:rtl/>
        </w:rPr>
        <w:t xml:space="preserve"> כלול ברשות חצירו </w:t>
      </w:r>
      <w:r w:rsidRPr="006F178A">
        <w:rPr>
          <w:rtl/>
        </w:rPr>
        <w:t xml:space="preserve">אא"כ</w:t>
      </w:r>
      <w:r w:rsidRPr="006F178A">
        <w:rPr>
          <w:rtl/>
        </w:rPr>
        <w:t xml:space="preserve"> פירש או מצד דבית בלא חצר אנשים </w:t>
      </w:r>
      <w:r w:rsidRPr="006F178A">
        <w:rPr>
          <w:rtl/>
        </w:rPr>
        <w:t xml:space="preserve">לא</w:t>
      </w:r>
      <w:r w:rsidRPr="006F178A">
        <w:rPr>
          <w:rtl/>
        </w:rPr>
        <w:t xml:space="preserve"> גרים בו ולא יהני דגלי ולרבנן </w:t>
      </w:r>
      <w:ins w:id="93574" w:author="מנוע מכני" w:date="2026-10-11T12:04:40Z">
        <w:r>
          <w:rPr>
            <w:rtl/>
          </w:rPr>
          <w:t xml:space="preserve">אם </w:t>
        </w:r>
      </w:ins>
      <w:del w:id="93575" w:author="מנוע מכני" w:date="2026-10-11T12:04:40Z">
        <w:r w:rsidRPr="006F178A">
          <w:rPr>
            <w:rtl/>
          </w:rPr>
          <w:delText xml:space="preserve">אי </w:delText>
        </w:r>
      </w:del>
      <w:r w:rsidRPr="006F178A">
        <w:rPr>
          <w:rtl/>
        </w:rPr>
        <w:t xml:space="preserve">טעמא דאין בית כלול בחצר </w:t>
      </w:r>
      <w:r w:rsidRPr="006F178A">
        <w:rPr>
          <w:rtl/>
        </w:rPr>
        <w:t xml:space="preserve">אא"כ</w:t>
      </w:r>
      <w:r w:rsidRPr="006F178A">
        <w:rPr>
          <w:rtl/>
        </w:rPr>
        <w:t xml:space="preserve"> </w:t>
      </w:r>
      <w:r w:rsidRPr="006F178A">
        <w:rPr>
          <w:rtl/>
        </w:rPr>
        <w:t xml:space="preserve">אמר</w:t>
      </w:r>
      <w:r w:rsidRPr="006F178A">
        <w:rPr>
          <w:rtl/>
        </w:rPr>
        <w:t xml:space="preserve"> או מצד דאדם </w:t>
      </w:r>
      <w:r w:rsidRPr="006F178A">
        <w:rPr>
          <w:rtl/>
        </w:rPr>
        <w:t xml:space="preserve">לא</w:t>
      </w:r>
      <w:r w:rsidRPr="006F178A">
        <w:rPr>
          <w:rtl/>
        </w:rPr>
        <w:t xml:space="preserve"> עושה כן </w:t>
      </w:r>
      <w:ins w:id="90864" w:author="מנוע מכני" w:date="2026-10-11T12:04:40Z">
        <w:r>
          <w:rPr>
            <w:rtl/>
          </w:rPr>
          <w:t xml:space="preserve">וכאן</w:t>
        </w:r>
      </w:ins>
      <w:del w:id="90865" w:author="מנוע מכני" w:date="2026-10-11T12:04:40Z">
        <w:r w:rsidRPr="006F178A">
          <w:rPr>
            <w:rtl/>
          </w:rPr>
          <w:delText xml:space="preserve">והכא</w:delText>
        </w:r>
      </w:del>
      <w:r w:rsidRPr="006F178A">
        <w:rPr>
          <w:rtl/>
        </w:rPr>
        <w:t xml:space="preserve"> </w:t>
      </w:r>
      <w:ins w:id="90866" w:author="מנוע מכני" w:date="2026-10-11T12:04:40Z">
        <w:r>
          <w:rPr>
            <w:rtl/>
          </w:rPr>
          <w:t xml:space="preserve">לא</w:t>
        </w:r>
      </w:ins>
      <w:del w:id="90867" w:author="מנוע מכני" w:date="2026-10-11T12:04:40Z">
        <w:r w:rsidRPr="006F178A">
          <w:rPr>
            <w:rtl/>
          </w:rPr>
          <w:delText xml:space="preserve">לאו</w:delText>
        </w:r>
      </w:del>
      <w:r w:rsidRPr="006F178A">
        <w:rPr>
          <w:rtl/>
        </w:rPr>
        <w:t xml:space="preserve"> כל </w:t>
      </w:r>
      <w:ins w:id="92230" w:author="מנוע מכני" w:date="2026-10-11T12:04:40Z">
        <w:r>
          <w:rPr>
            <w:rtl/>
          </w:rPr>
          <w:t xml:space="preserve">כממנו</w:t>
        </w:r>
      </w:ins>
      <w:del w:id="92231" w:author="מנוע מכני" w:date="2026-10-11T12:04:40Z">
        <w:r w:rsidRPr="006F178A">
          <w:rPr>
            <w:rtl/>
          </w:rPr>
          <w:delText xml:space="preserve">כמיניה</w:delText>
        </w:r>
      </w:del>
      <w:r w:rsidRPr="006F178A">
        <w:rPr>
          <w:rtl/>
        </w:rPr>
        <w:t xml:space="preserve">.</w:t>
      </w:r>
      <w:r w:rsidRPr="006F178A">
        <w:rPr>
          <w:rFonts w:hint="cs"/>
          <w:rtl/>
        </w:rPr>
        <w:t xml:space="preserve"> </w:t>
      </w:r>
      <w:r w:rsidRPr="006F178A">
        <w:rPr>
          <w:rtl/>
        </w:rPr>
        <w:t>ופשט לו דכיוון דגלי גלי.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וכן שמעתי ממנו שיוצאים בערקבלין [סיב הדקל למרור] בפסח.</w:t>
      </w:r>
    </w:p>
    <w:p w:rsidR="005851B8" w:rsidRPr="006F178A" w:rsidRDefault="005851B8" w:rsidP="00BE074C">
      <w:pPr>
        <w:pStyle w:val="affffd"/>
        <w:spacing w:after="0"/>
        <w:rPr>
          <w:rStyle w:val="afffe"/>
          <w:sz w:val="20"/>
          <w:rtl/>
        </w:rPr>
        <w:sectPr w:rsidR="005851B8" w:rsidRPr="006F178A" w:rsidSect="00674086">
          <w:type w:val="continuous"/>
          <w:pgSz w:w="6804" w:h="11907" w:code="8"/>
          <w:pgMar w:top="567" w:right="567" w:bottom="284" w:left="567" w:header="284" w:footer="284" w:gutter="0"/>
          <w:pgNumType w:start="1"/>
          <w:cols w:space="284"/>
          <w:bidi/>
          <w:rtlGutter/>
          <w:docGrid w:linePitch="360"/>
        </w:sectPr>
      </w:pPr>
      <w:r>
        <w:rPr>
          <w:rFonts w:ascii="MS Mincho" w:hAnsi="MS Mincho" w:hint="cs"/>
          <w:bCs w:val="0"/>
          <w:rtl/>
        </w:rPr>
        <w:t xml:space="preserve"> ׻</w:t>
      </w:r>
    </w:p>
    <w:p w:rsidR="005851B8" w:rsidRDefault="005851B8" w:rsidP="00BE074C">
      <w:pPr>
        <w:pStyle w:val="Hadran"/>
        <w:tabs>
          <w:tab w:val="center" w:pos="2835"/>
          <w:tab w:val="left" w:pos="3944"/>
        </w:tabs>
        <w:ind w:left="0" w:firstLine="0"/>
        <w:jc w:val="left"/>
        <w:rPr>
          <w:rStyle w:val="afffe"/>
          <w:sz w:val="20"/>
          <w:rtl/>
        </w:rPr>
        <w:sectPr w:rsidR="005851B8" w:rsidSect="00674086">
          <w:type w:val="continuous"/>
          <w:pgSz w:w="6804" w:h="11907" w:code="8"/>
          <w:pgMar w:top="567" w:right="567" w:bottom="284" w:left="567" w:header="284" w:footer="284" w:gutter="0"/>
          <w:pgNumType w:start="1"/>
          <w:cols w:space="284"/>
          <w:bidi/>
          <w:rtlGutter/>
          <w:docGrid w:linePitch="360"/>
        </w:sectPr>
        <w:pPrChange w:id="99218" w:author="Claude" w:date="2026-10-11T09:08:18Z">
          <w:pPr>
            <w:pStyle w:val="affff"/>
            <w:tabs>
              <w:tab w:val="center" w:pos="2835"/>
              <w:tab w:val="left" w:pos="3944"/>
            </w:tabs>
            <w:ind w:left="0" w:firstLine="0"/>
            <w:jc w:val="left"/>
            <w:rPr>
              <w:rStyle w:val="afffe"/>
              <w:sz w:val="20"/>
              <w:rtl/>
            </w:rPr>
            <w:sectPr w:rsidR="005851B8" w:rsidSect="00674086">
              <w:type w:val="continuous"/>
              <w:pgSz w:w="6804" w:h="11907" w:code="8"/>
              <w:pgMar w:top="567" w:right="567" w:bottom="284" w:left="567" w:header="284" w:footer="284" w:gutter="0"/>
              <w:pgNumType w:start="1"/>
              <w:cols w:space="284"/>
              <w:bidi/>
              <w:rtlGutter/>
              <w:docGrid w:linePitch="360"/>
            </w:sectPr>
          </w:pPr>
        </w:pPrChange>
      </w:pPr>
      <w:r w:rsidRPr="006F178A">
        <w:rPr>
          <w:rStyle w:val="afffe"/>
          <w:sz w:val="20"/>
          <w:rtl/>
        </w:rPr>
        <w:t>הדרן עלך עושין פסין.</w:t>
      </w:r>
      <w:r w:rsidR="00BE074C">
        <w:rPr>
          <w:rStyle w:val="afffe"/>
          <w:sz w:val="20"/>
          <w:rtl/>
        </w:rPr>
        <w:t xml:space="preserve"> </w:t>
      </w:r>
    </w:p>
    <w:p w:rsidR="005851B8" w:rsidRDefault="005851B8" w:rsidP="005851B8">
      <w:pPr>
        <w:pStyle w:val="afff6"/>
        <w:framePr w:wrap="around"/>
        <w:spacing w:line="276" w:lineRule="auto"/>
        <w:rPr>
          <w:del w:id="98164" w:author="Claude" w:date="2026-10-11T09:07:58Z"/>
          <w:rFonts w:ascii="Fb Fontext" w:hAnsi="Fb Fontext"/>
          <w:sz w:val="20"/>
          <w:rtl/>
        </w:rPr>
      </w:pPr>
      <w:del w:id="98163" w:author="Claude" w:date="2026-10-11T09:07:58Z">
        <w:r w:rsidRPr="006F178A">
          <w:rPr>
            <w:rFonts w:ascii="Fb Fontext" w:hAnsi="Fb Fontext" w:hint="cs"/>
            <w:sz w:val="20"/>
            <w:rtl/>
          </w:rPr>
          <w:lastRenderedPageBreak/>
          <w:delText xml:space="preserve">פרק שלישי</w:delText>
        </w:r>
      </w:del>
    </w:p>
    <w:p w:rsidR="005851B8" w:rsidRDefault="005851B8" w:rsidP="005851B8">
      <w:pPr>
        <w:pStyle w:val="afff8"/>
        <w:framePr w:wrap="around"/>
        <w:spacing w:after="0" w:line="276" w:lineRule="auto"/>
        <w:rPr>
          <w:rFonts w:ascii="Fb Fontext" w:hAnsi="Fb Fontext"/>
          <w:rtl/>
        </w:rPr>
      </w:pPr>
      <w:r w:rsidRPr="006F178A">
        <w:rPr>
          <w:rFonts w:ascii="Fb Fontext" w:hAnsi="Fb Fontext" w:hint="cs"/>
          <w:rtl/>
        </w:rPr>
        <w:t>בכל מערבין</w:t>
      </w:r>
    </w:p>
    <w:p w:rsidR="005851B8" w:rsidRPr="009757B9" w:rsidRDefault="005851B8" w:rsidP="005851B8">
      <w:pPr>
        <w:pStyle w:val="afff8"/>
        <w:framePr w:wrap="around"/>
        <w:spacing w:after="0" w:line="276" w:lineRule="auto"/>
        <w:rPr>
          <w:rFonts w:cs="Guttman Vilna"/>
          <w:b/>
          <w:bCs/>
          <w:rtl/>
        </w:rPr>
      </w:pPr>
      <w:r w:rsidRPr="006F178A">
        <w:rPr>
          <w:rFonts w:ascii="Fb Fontext" w:hAnsi="Fb Fontext"/>
          <w:rtl/>
        </w:rPr>
        <w:t>דפים בפרק</w:t>
      </w:r>
    </w:p>
    <w:p w:rsidR="005851B8"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כו:</w:t>
      </w:r>
    </w:p>
    <w:p w:rsidR="005851B8" w:rsidRPr="006F178A" w:rsidRDefault="005851B8" w:rsidP="005851B8">
      <w:pPr>
        <w:pStyle w:val="afff8"/>
        <w:framePr w:wrap="around"/>
        <w:spacing w:after="0" w:line="276" w:lineRule="auto"/>
        <w:rPr>
          <w:rtl/>
        </w:rPr>
      </w:pPr>
      <w:r w:rsidRPr="006F178A">
        <w:rPr>
          <w:rtl/>
        </w:rPr>
        <w:t xml:space="preserve"> </w:t>
      </w:r>
      <w:r w:rsidRPr="006F178A">
        <w:rPr>
          <w:rFonts w:hint="cs"/>
          <w:rtl/>
        </w:rPr>
        <w:t>כו: - מא.</w:t>
      </w:r>
    </w:p>
    <w:p>
      <w:pPr>
        <w:pStyle w:val="PetichatPerek"/>
        <w:rPr>
          <w:ins w:id="98162" w:author="Claude" w:date="2026-10-11T09:07:58Z"/>
        </w:rPr>
      </w:pPr>
      <w:ins w:id="98161" w:author="Claude" w:date="2026-10-11T09:07:58Z">
        <w:r>
          <w:rPr>
            <w:rFonts w:ascii="Fb Fontext" w:hAnsi="Fb Fontext" w:hint="cs"/>
            <w:sz w:val="20"/>
            <w:rtl/>
          </w:rPr>
          <w:t xml:space="preserve">פרק שלישי</w:t>
        </w:r>
        <w:r>
          <w:rPr>
            <w:rFonts w:ascii="Fb Fontext" w:hAnsi="Fb Fontext" w:hint="cs"/>
            <w:sz w:val="20"/>
            <w:rtl/>
          </w:rPr>
          <w:t xml:space="preserve"> - </w:t>
        </w:r>
        <w:r>
          <w:rPr>
            <w:rFonts w:hint="cs"/>
            <w:sz w:val="20"/>
            <w:rtl/>
          </w:rPr>
          <w:t xml:space="preserve">מי שהוציאוה</w:t>
        </w:r>
        <w:del w:id="90002" w:author="קלוד" w:date="2026-10-11T13:26:07Z">
          <w:r>
            <w:rPr>
              <w:rFonts w:hint="cs"/>
              <w:sz w:val="20"/>
              <w:rtl/>
            </w:rPr>
            <w:delText xml:space="preserve">+</w:delText>
          </w:r>
        </w:del>
        <w:r>
          <w:rPr>
            <w:rFonts w:hint="cs"/>
            <w:sz w:val="20"/>
            <w:rtl/>
          </w:rPr>
          <w:t xml:space="preserve">ו</w:t>
        </w:r>
      </w:ins>
    </w:p>
    <w:p>
      <w:pPr>
        <w:pStyle w:val="MishnaBatzad"/>
        <w:rPr>
          <w:ins w:id="20271" w:author="קלוד" w:date="2026-10-11T09:07:28Z"/>
        </w:rPr>
      </w:pPr>
      <w:ins w:id="20270" w:author="קלוד" w:date="2026-10-11T09:07:28Z">
        <w:r>
          <w:t xml:space="preserve">משנה א</w:t>
        </w:r>
      </w:ins>
    </w:p>
    <w:p w:rsidR="005851B8" w:rsidRPr="00E62A50" w:rsidRDefault="005851B8" w:rsidP="005851B8">
      <w:pPr>
        <w:pStyle w:val="afff9"/>
        <w:rPr>
          <w:del w:id="20105" w:author="קלוד" w:date="2026-10-11T09:07:28Z"/>
          <w:rtl/>
        </w:rPr>
      </w:pPr>
      <w:del w:id="20104"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13" w:author="קלוד" w:date="2026-10-11T12:09:42Z">
          <w:pPr>
            <w:pStyle w:val="afff9"/>
          </w:pPr>
        </w:pPrChange>
      </w:pPr>
      <w:r w:rsidRPr="00E62A50">
        <w:rPr>
          <w:rtl/>
        </w:rPr>
        <w:t>בכל מערבין ומשתתפין - חוץ מן המים ומן המלח.</w:t>
      </w:r>
    </w:p>
    <w:p w:rsidR="005851B8" w:rsidRPr="00E62A50" w:rsidRDefault="005851B8" w:rsidP="005851B8">
      <w:pPr>
        <w:pStyle w:val="afff9"/>
        <w:rPr>
          <w:rtl/>
        </w:rPr>
      </w:pPr>
      <w:r w:rsidRPr="00E62A50">
        <w:rPr>
          <w:rtl/>
        </w:rPr>
        <w:t>והכל ניקח בכסף מעשר - חוץ מן המים ומן המלח.</w:t>
      </w:r>
    </w:p>
    <w:p w:rsidR="005851B8" w:rsidRPr="00E62A50" w:rsidRDefault="005851B8" w:rsidP="005851B8">
      <w:pPr>
        <w:pStyle w:val="afff9"/>
        <w:rPr>
          <w:rtl/>
        </w:rPr>
      </w:pPr>
      <w:r w:rsidRPr="00E62A50">
        <w:rPr>
          <w:rtl/>
        </w:rPr>
        <w:t>הנודר מן המזון - מותר במים ובמלח.</w:t>
      </w:r>
    </w:p>
    <w:p w:rsidR="005851B8" w:rsidRPr="00E62A50" w:rsidRDefault="005851B8" w:rsidP="005851B8">
      <w:pPr>
        <w:pStyle w:val="afff9"/>
        <w:rPr>
          <w:rtl/>
        </w:rPr>
      </w:pPr>
      <w:r w:rsidRPr="00E62A50">
        <w:rPr>
          <w:rtl/>
        </w:rPr>
        <w:t>מערבין לנזיר ביין ולישראל בתרומה. סומכוס אומר: בחולין.| ולכהן בבית הפרס.</w:t>
      </w:r>
    </w:p>
    <w:p w:rsidR="005851B8" w:rsidRPr="00E62A50" w:rsidRDefault="005851B8" w:rsidP="005851B8">
      <w:pPr>
        <w:pStyle w:val="afff9"/>
        <w:rPr>
          <w:rtl/>
        </w:rPr>
      </w:pPr>
      <w:r>
        <w:rPr>
          <w:rStyle w:val="TanaimMishna"/>
          <w:rtl/>
          <w:rPrChange w:id="20010" w:author="קלוד" w:date="2026-10-11T09:07:28Z">
            <w:rPr>
              <w:rtl/>
            </w:rPr>
          </w:rPrChange>
        </w:rPr>
        <w:t xml:space="preserve">רבי יהודה</w:t>
      </w:r>
      <w:r>
        <w:rPr>
          <w:rtl/>
        </w:rPr>
        <w:t xml:space="preserve"> אומר</w:t>
      </w:r>
      <w:r>
        <w:rPr>
          <w:rStyle w:val="TanaimMishna"/>
          <w:rtl/>
          <w:rPrChange w:id="98085" w:author="Claude" w:date="2026-10-11T09:07:58Z">
            <w:rPr>
              <w:rtl/>
            </w:rPr>
          </w:rPrChange>
        </w:rPr>
        <w:t xml:space="preserve">:</w:t>
      </w:r>
      <w:r>
        <w:rPr>
          <w:rtl/>
        </w:rPr>
        <w:t xml:space="preserve"> אפילו בין הקברות. מפני שיכול לחוץ ולילך ולאכול.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29" w:author="קלוד" w:date="2026-10-11T12:24:08Z"/>
        </w:rPr>
      </w:pPr>
      <w:ins w:id="90530" w:author="קלוד" w:date="2026-10-11T12:24:08Z">
        <w:r>
          <w:rPr>
            <w:color w:val="7B3F00"/>
          </w:rPr>
          <w:t xml:space="preserve">אין למידין מן הכללות - גם בלשון 'חוץ'</w:t>
        </w:r>
      </w:ins>
    </w:p>
    <w:p w:rsidR="005851B8" w:rsidRPr="006F178A" w:rsidRDefault="005851B8" w:rsidP="005851B8">
      <w:pPr>
        <w:rPr>
          <w:rStyle w:val="afffe"/>
          <w:rFonts w:ascii="Fb Fontext" w:hAnsi="Fb Fontext"/>
          <w:b/>
          <w:rtl/>
        </w:rPr>
      </w:pPr>
      <w:r w:rsidRPr="006F178A">
        <w:rPr>
          <w:rStyle w:val="2fb"/>
          <w:rFonts w:ascii="Fb Fontext" w:hAnsi="Fb Fontext"/>
          <w:rtl/>
        </w:rPr>
        <w:t xml:space="preserve">ר"י</w:t>
      </w:r>
      <w:r w:rsidRPr="006F178A">
        <w:rPr>
          <w:rFonts w:ascii="Fb Fontext" w:hAnsi="Fb Fontext"/>
          <w:rtl/>
        </w:rPr>
        <w:t xml:space="preserve"> אין למידין מן הכללות </w:t>
      </w:r>
      <w:ins w:id="90182" w:author="מנוע מכני" w:date="2026-10-11T12:04:40Z">
        <w:r>
          <w:rPr>
            <w:rFonts w:ascii="Fb Fontext" w:hAnsi="Fb Fontext"/>
            <w:rtl/>
          </w:rPr>
          <w:t xml:space="preserve">ואפי'</w:t>
        </w:r>
      </w:ins>
      <w:del w:id="90183" w:author="מנוע מכני" w:date="2026-10-11T12:04:40Z">
        <w:r w:rsidRPr="006F178A">
          <w:rPr>
            <w:rFonts w:ascii="Fb Fontext" w:hAnsi="Fb Fontext"/>
            <w:rtl/>
          </w:rPr>
          <w:delText xml:space="preserve">ואפילו</w:delText>
        </w:r>
      </w:del>
      <w:r w:rsidRPr="006F178A">
        <w:rPr>
          <w:rFonts w:ascii="Fb Fontext" w:hAnsi="Fb Fontext"/>
          <w:rtl/>
        </w:rPr>
        <w:t xml:space="preserve"> במקום </w:t>
      </w:r>
      <w:r>
        <w:rPr>
          <w:rFonts w:ascii="Fb Fontext" w:hAnsi="Fb Fontext"/>
          <w:rtl/>
        </w:rPr>
        <w:t>שנא'</w:t>
      </w:r>
      <w:r w:rsidRPr="006F178A">
        <w:rPr>
          <w:rFonts w:ascii="Fb Fontext" w:hAnsi="Fb Fontext"/>
          <w:rtl/>
        </w:rPr>
        <w:t xml:space="preserve"> בו</w:t>
      </w:r>
      <w:r w:rsidRPr="00AC624C">
        <w:rPr>
          <w:rStyle w:val="afffff0"/>
          <w:rtl/>
        </w:rPr>
        <w:t xml:space="preserve"> </w:t>
      </w:r>
      <w:r w:rsidRPr="00AC624C">
        <w:rPr>
          <w:rStyle w:val="afffff0"/>
          <w:rFonts w:hint="cs"/>
          <w:rtl/>
        </w:rPr>
        <w:t>'</w:t>
      </w:r>
      <w:r w:rsidRPr="00AC624C">
        <w:rPr>
          <w:rStyle w:val="afffff0"/>
          <w:rtl/>
        </w:rPr>
        <w:t>חוץ</w:t>
      </w:r>
      <w:r w:rsidRPr="00AC624C">
        <w:rPr>
          <w:rStyle w:val="afffff0"/>
          <w:rFonts w:hint="cs"/>
          <w:rtl/>
        </w:rPr>
        <w:t>'</w:t>
      </w:r>
      <w:r w:rsidRPr="00AC624C">
        <w:rPr>
          <w:rStyle w:val="afffff0"/>
          <w:rtl/>
        </w:rPr>
        <w:t>.</w:t>
      </w:r>
    </w:p>
    <w:p w:rsidR="005851B8" w:rsidRPr="006F178A" w:rsidRDefault="005851B8" w:rsidP="005851B8">
      <w:pPr>
        <w:rPr>
          <w:rtl/>
        </w:rPr>
      </w:pPr>
      <w:r w:rsidRPr="006F178A">
        <w:rPr>
          <w:rStyle w:val="afffe"/>
          <w:rFonts w:ascii="Fb Fontext" w:hAnsi="Fb Fontext"/>
          <w:b/>
          <w:rtl/>
        </w:rPr>
        <w:t>א.</w:t>
      </w:r>
      <w:r w:rsidRPr="006F178A">
        <w:rPr>
          <w:rtl/>
        </w:rPr>
        <w:t xml:space="preserve"> כל מ"</w:t>
      </w:r>
      <w:r w:rsidRPr="006F178A">
        <w:rPr>
          <w:rFonts w:hint="cs"/>
          <w:rtl/>
        </w:rPr>
        <w:t>ע</w:t>
      </w:r>
      <w:r w:rsidRPr="006F178A">
        <w:rPr>
          <w:rtl/>
        </w:rPr>
        <w:t xml:space="preserve"> שהזמן גרמא אנשים חייבין ונשים פטורות, ושלא הזמן גרמא אחד נשים ואחד אנשים חייבין.</w:t>
      </w:r>
    </w:p>
    <w:p w:rsidR="005851B8" w:rsidRPr="009757B9" w:rsidRDefault="005851B8" w:rsidP="005851B8">
      <w:pPr>
        <w:rPr>
          <w:rFonts w:cs="Guttman Vilna"/>
          <w:b/>
          <w:bCs/>
          <w:rtl/>
        </w:rPr>
      </w:pPr>
      <w:r w:rsidRPr="006F178A">
        <w:rPr>
          <w:rtl/>
        </w:rPr>
        <w:t>מעשהז"ג ונשים חייבות -מצה שמחה והקהל.</w:t>
      </w:r>
    </w:p>
    <w:p w:rsidR="005851B8" w:rsidRPr="006F178A" w:rsidRDefault="005851B8" w:rsidP="005851B8">
      <w:pPr>
        <w:rPr>
          <w:rStyle w:val="afffe"/>
          <w:rFonts w:ascii="Fb Fontext" w:hAnsi="Fb Fontext"/>
          <w:b/>
          <w:rtl/>
        </w:rPr>
      </w:pPr>
      <w:r w:rsidRPr="006F178A">
        <w:rPr>
          <w:rtl/>
        </w:rPr>
        <w:t>מעשאהז"ג ופטורות - ת'ת פריה ורביה, ופדיון הבן.</w:t>
      </w:r>
    </w:p>
    <w:p w:rsidR="005851B8" w:rsidRPr="00132755" w:rsidRDefault="005851B8" w:rsidP="005851B8">
      <w:pPr>
        <w:rPr>
          <w:spacing w:val="-6"/>
          <w:rtl/>
        </w:rPr>
      </w:pPr>
      <w:r w:rsidRPr="00132755">
        <w:rPr>
          <w:rStyle w:val="afffe"/>
          <w:rFonts w:ascii="Fb Fontext" w:hAnsi="Fb Fontext"/>
          <w:b/>
          <w:spacing w:val="-6"/>
          <w:rtl/>
        </w:rPr>
        <w:t>ב.</w:t>
      </w:r>
      <w:r w:rsidRPr="00132755">
        <w:rPr>
          <w:spacing w:val="-6"/>
          <w:rtl/>
        </w:rPr>
        <w:t xml:space="preserve"> כל שנישא על גבי הזב - טמא, וכל שהזב נישא עליו - טהור, חוץ מן הראוי למשכב ומושב והאדם.</w:t>
      </w:r>
    </w:p>
    <w:p w:rsidR="005851B8" w:rsidRDefault="005851B8" w:rsidP="005851B8">
      <w:pPr>
        <w:rPr>
          <w:rtl/>
        </w:rPr>
      </w:pPr>
      <w:r>
        <w:rPr>
          <w:rtl/>
        </w:rPr>
        <w:t>ואפי'</w:t>
      </w:r>
      <w:r w:rsidRPr="006F178A">
        <w:rPr>
          <w:rtl/>
        </w:rPr>
        <w:t xml:space="preserve"> </w:t>
      </w:r>
      <w:ins w:id="90868" w:author="מנוע מכני" w:date="2026-10-11T12:04:40Z">
        <w:r>
          <w:rPr>
            <w:rtl/>
          </w:rPr>
          <w:t xml:space="preserve">דיש</w:t>
        </w:r>
      </w:ins>
      <w:del w:id="90869" w:author="מנוע מכני" w:date="2026-10-11T12:04:40Z">
        <w:r w:rsidRPr="006F178A">
          <w:rPr>
            <w:rtl/>
          </w:rPr>
          <w:delText xml:space="preserve">דאיכא</w:delText>
        </w:r>
      </w:del>
      <w:r w:rsidRPr="006F178A">
        <w:rPr>
          <w:rtl/>
        </w:rPr>
        <w:t xml:space="preserve"> מרכב</w:t>
      </w:r>
      <w:r w:rsidRPr="006F178A">
        <w:rPr>
          <w:rFonts w:hint="cs"/>
          <w:rtl/>
        </w:rPr>
        <w:t xml:space="preserve"> [</w:t>
      </w:r>
      <w:r w:rsidRPr="006F178A">
        <w:rPr>
          <w:rtl/>
        </w:rPr>
        <w:t>דטמא] והיינו עץ שבתחילת וסוף האוכף,</w:t>
      </w:r>
    </w:p>
    <w:p w:rsidR="005851B8" w:rsidRPr="006F178A" w:rsidRDefault="005851B8" w:rsidP="005851B8">
      <w:pPr>
        <w:rPr>
          <w:rStyle w:val="afffe"/>
          <w:rFonts w:ascii="Fb Fontext" w:hAnsi="Fb Fontext"/>
          <w:b/>
          <w:rtl/>
        </w:rPr>
      </w:pPr>
      <w:r w:rsidRPr="006F178A">
        <w:rPr>
          <w:rtl/>
        </w:rPr>
        <w:t>וכדתניא: האוכף טמא מושב, והתפוס טמא מרכב.</w:t>
      </w:r>
    </w:p>
    <w:p w:rsidR="005851B8" w:rsidRPr="006F178A" w:rsidRDefault="005851B8" w:rsidP="005851B8">
      <w:pPr>
        <w:rPr>
          <w:rtl/>
        </w:rPr>
      </w:pPr>
      <w:r w:rsidRPr="006F178A">
        <w:rPr>
          <w:rStyle w:val="afffe"/>
          <w:rFonts w:ascii="Fb Fontext" w:hAnsi="Fb Fontext"/>
          <w:b/>
          <w:rtl/>
        </w:rPr>
        <w:t>ג.</w:t>
      </w:r>
      <w:r w:rsidRPr="006F178A">
        <w:rPr>
          <w:rtl/>
        </w:rPr>
        <w:t xml:space="preserve"> בכל מערבין ומשתתפין, חוץ מן המים והמלח. </w:t>
      </w:r>
      <w:r>
        <w:rPr>
          <w:rtl/>
        </w:rPr>
        <w:t>ואפי'</w:t>
      </w:r>
      <w:r w:rsidRPr="006F178A">
        <w:rPr>
          <w:rtl/>
        </w:rPr>
        <w:t xml:space="preserve"> </w:t>
      </w:r>
      <w:ins w:id="90870" w:author="מנוע מכני" w:date="2026-10-11T12:04:40Z">
        <w:r>
          <w:rPr>
            <w:rtl/>
          </w:rPr>
          <w:t xml:space="preserve">דיש</w:t>
        </w:r>
      </w:ins>
      <w:del w:id="90871" w:author="מנוע מכני" w:date="2026-10-11T12:04:40Z">
        <w:r w:rsidRPr="006F178A">
          <w:rPr>
            <w:rtl/>
          </w:rPr>
          <w:delText xml:space="preserve">דאיכא</w:delText>
        </w:r>
      </w:del>
      <w:r w:rsidRPr="006F178A">
        <w:rPr>
          <w:rtl/>
        </w:rPr>
        <w:t xml:space="preserve"> כמיהין ופטריות.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כז.</w:t>
      </w:r>
    </w:p>
    <w:p>
      <w:pPr>
        <w:pStyle w:val="afffff8"/>
        <w:rPr>
          <w:ins w:id="90527" w:author="קלוד" w:date="2026-10-11T12:24:08Z"/>
        </w:rPr>
      </w:pPr>
      <w:ins w:id="90528" w:author="קלוד" w:date="2026-10-11T12:24:08Z">
        <w:r>
          <w:rPr>
            <w:color w:val="7B3F00"/>
          </w:rPr>
          <w:t xml:space="preserve">מים ומלח בכסף מעשר - ר"א וריב"ח</w:t>
        </w:r>
      </w:ins>
    </w:p>
    <w:p w:rsidR="005851B8" w:rsidRPr="006F178A" w:rsidRDefault="005851B8" w:rsidP="005851B8">
      <w:pPr>
        <w:rPr>
          <w:rtl/>
        </w:rPr>
      </w:pPr>
      <w:r w:rsidRPr="006F178A">
        <w:rPr>
          <w:rFonts w:ascii="Fb Fontext" w:hAnsi="Fb Fontext"/>
          <w:rtl/>
        </w:rPr>
        <w:t xml:space="preserve">הכל ניקח בכסף מעשר כו'. </w:t>
      </w:r>
      <w:r w:rsidRPr="006F178A">
        <w:rPr>
          <w:rStyle w:val="2fb"/>
          <w:rFonts w:ascii="Fb Fontext" w:hAnsi="Fb Fontext"/>
          <w:rtl/>
        </w:rPr>
        <w:t xml:space="preserve">ר"א</w:t>
      </w:r>
      <w:r w:rsidRPr="006F178A">
        <w:rPr>
          <w:rFonts w:ascii="Fb Fontext" w:hAnsi="Fb Fontext"/>
          <w:rtl/>
        </w:rPr>
        <w:t xml:space="preserve"> </w:t>
      </w:r>
      <w:r w:rsidRPr="006F178A">
        <w:rPr>
          <w:rStyle w:val="2fb"/>
          <w:rFonts w:ascii="Fb Fontext" w:hAnsi="Fb Fontext"/>
          <w:rtl/>
        </w:rPr>
        <w:t xml:space="preserve">וריב"ח</w:t>
      </w:r>
      <w:r w:rsidRPr="006F178A">
        <w:rPr>
          <w:rFonts w:ascii="Fb Fontext" w:hAnsi="Fb Fontext"/>
          <w:rtl/>
        </w:rPr>
        <w:t xml:space="preserve"> חד </w:t>
      </w:r>
      <w:ins w:id="94354" w:author="מנוע מכני" w:date="2026-10-11T12:04:40Z">
        <w:r>
          <w:rPr>
            <w:rFonts w:ascii="Fb Fontext" w:hAnsi="Fb Fontext"/>
            <w:rtl/>
          </w:rPr>
          <w:t xml:space="preserve">שונה</w:t>
        </w:r>
      </w:ins>
      <w:del w:id="94355" w:author="מנוע מכני" w:date="2026-10-11T12:04:40Z">
        <w:r w:rsidRPr="006F178A">
          <w:rPr>
            <w:rFonts w:ascii="Fb Fontext" w:hAnsi="Fb Fontext"/>
            <w:rtl/>
          </w:rPr>
          <w:delText xml:space="preserve">מתני</w:delText>
        </w:r>
      </w:del>
      <w:r w:rsidRPr="006F178A">
        <w:rPr>
          <w:rFonts w:ascii="Fb Fontext" w:hAnsi="Fb Fontext"/>
          <w:rtl/>
        </w:rPr>
        <w:t xml:space="preserve"> אעירוב וחד </w:t>
      </w:r>
      <w:ins w:id="94356" w:author="מנוע מכני" w:date="2026-10-11T12:04:40Z">
        <w:r>
          <w:rPr>
            <w:rFonts w:ascii="Fb Fontext" w:hAnsi="Fb Fontext"/>
            <w:rtl/>
          </w:rPr>
          <w:t xml:space="preserve">שונה</w:t>
        </w:r>
      </w:ins>
      <w:del w:id="94357" w:author="מנוע מכני" w:date="2026-10-11T12:04:40Z">
        <w:r w:rsidRPr="006F178A">
          <w:rPr>
            <w:rFonts w:ascii="Fb Fontext" w:hAnsi="Fb Fontext"/>
            <w:rtl/>
          </w:rPr>
          <w:delText xml:space="preserve">מתני</w:delText>
        </w:r>
      </w:del>
      <w:r w:rsidRPr="006F178A">
        <w:rPr>
          <w:rFonts w:ascii="Fb Fontext" w:hAnsi="Fb Fontext"/>
          <w:rtl/>
        </w:rPr>
        <w:t xml:space="preserve"> אמעשר.</w:t>
      </w:r>
    </w:p>
    <w:p w:rsidR="005851B8" w:rsidRPr="006F178A" w:rsidRDefault="005851B8" w:rsidP="005851B8">
      <w:pPr>
        <w:rPr>
          <w:rtl/>
        </w:rPr>
      </w:pPr>
      <w:r w:rsidRPr="006F178A">
        <w:rPr>
          <w:rtl/>
        </w:rPr>
        <w:t xml:space="preserve">חד </w:t>
      </w:r>
      <w:ins w:id="94358" w:author="מנוע מכני" w:date="2026-10-11T12:04:40Z">
        <w:r>
          <w:rPr>
            <w:rtl/>
          </w:rPr>
          <w:t xml:space="preserve">שונה</w:t>
        </w:r>
      </w:ins>
      <w:del w:id="94359" w:author="מנוע מכני" w:date="2026-10-11T12:04:40Z">
        <w:r w:rsidRPr="006F178A">
          <w:rPr>
            <w:rtl/>
          </w:rPr>
          <w:delText xml:space="preserve">מתני</w:delText>
        </w:r>
      </w:del>
      <w:r w:rsidRPr="006F178A">
        <w:rPr>
          <w:rtl/>
        </w:rPr>
        <w:t xml:space="preserve"> אעירוב: דא"א מים או מלח בפנ"ע אבל שנים יחד מערבים אבל אמעשר גם שניהם יחד א"א דפירי </w:t>
      </w:r>
      <w:ins w:id="90872" w:author="מנוע מכני" w:date="2026-10-11T12:04:40Z">
        <w:r>
          <w:rPr>
            <w:rtl/>
          </w:rPr>
          <w:t xml:space="preserve">צריך</w:t>
        </w:r>
      </w:ins>
      <w:del w:id="90873" w:author="מנוע מכני" w:date="2026-10-11T12:04:40Z">
        <w:r w:rsidRPr="006F178A">
          <w:rPr>
            <w:rtl/>
          </w:rPr>
          <w:delText xml:space="preserve">בעינן</w:delText>
        </w:r>
      </w:del>
      <w:r w:rsidRPr="006F178A">
        <w:rPr>
          <w:rtl/>
        </w:rPr>
        <w:t xml:space="preserve">.</w:t>
      </w:r>
    </w:p>
    <w:p w:rsidR="005851B8" w:rsidRPr="006F178A" w:rsidRDefault="005851B8" w:rsidP="005851B8">
      <w:pPr>
        <w:rPr>
          <w:rtl/>
        </w:rPr>
      </w:pPr>
      <w:r w:rsidRPr="006F178A">
        <w:rPr>
          <w:rtl/>
        </w:rPr>
        <w:t xml:space="preserve">וחד </w:t>
      </w:r>
      <w:ins w:id="94360" w:author="מנוע מכני" w:date="2026-10-11T12:04:40Z">
        <w:r>
          <w:rPr>
            <w:rtl/>
          </w:rPr>
          <w:t xml:space="preserve">שונה</w:t>
        </w:r>
      </w:ins>
      <w:del w:id="94361" w:author="מנוע מכני" w:date="2026-10-11T12:04:40Z">
        <w:r w:rsidRPr="006F178A">
          <w:rPr>
            <w:rtl/>
          </w:rPr>
          <w:delText xml:space="preserve">מתני</w:delText>
        </w:r>
      </w:del>
      <w:r w:rsidRPr="006F178A">
        <w:rPr>
          <w:rtl/>
        </w:rPr>
        <w:t xml:space="preserve"> אמעשר וכ"ש אעירוב.</w:t>
      </w:r>
    </w:p>
    <w:p w:rsidR="005851B8" w:rsidRPr="006F178A" w:rsidRDefault="005851B8" w:rsidP="005851B8">
      <w:pPr>
        <w:rPr>
          <w:rtl/>
        </w:rPr>
      </w:pPr>
      <w:r>
        <w:rPr>
          <w:rFonts w:hint="cs"/>
          <w:rtl/>
        </w:rPr>
        <w:t xml:space="preserve">כשבא </w:t>
      </w:r>
      <w:r w:rsidRPr="006F178A">
        <w:rPr>
          <w:rStyle w:val="2fb"/>
          <w:rtl/>
        </w:rPr>
        <w:t xml:space="preserve">רבי</w:t>
      </w:r>
      <w:r w:rsidRPr="006F178A">
        <w:rPr>
          <w:rtl/>
        </w:rPr>
        <w:t xml:space="preserve"> יצחק </w:t>
      </w:r>
      <w:ins w:id="94362" w:author="מנוע מכני" w:date="2026-10-11T12:04:40Z">
        <w:r>
          <w:rPr>
            <w:rtl/>
          </w:rPr>
          <w:t xml:space="preserve">שונה</w:t>
        </w:r>
      </w:ins>
      <w:del w:id="94363" w:author="מנוע מכני" w:date="2026-10-11T12:04:40Z">
        <w:r w:rsidRPr="006F178A">
          <w:rPr>
            <w:rtl/>
          </w:rPr>
          <w:delText xml:space="preserve">מתני</w:delText>
        </w:r>
      </w:del>
      <w:r w:rsidRPr="006F178A">
        <w:rPr>
          <w:rtl/>
        </w:rPr>
        <w:t xml:space="preserve"> אמעשר.</w:t>
      </w:r>
    </w:p>
    <w:p>
      <w:pPr>
        <w:pStyle w:val="38"/>
        <w:rPr>
          <w:ins w:id="95234" w:author="מנוע מכני" w:date="2026-10-11T12:04:40Z"/>
        </w:rPr>
      </w:pPr>
      <w:r w:rsidRPr="006F178A">
        <w:t xml:space="preserve">הך</w:t>
      </w:r>
    </w:p>
    <w:p w:rsidR="005851B8" w:rsidRPr="006F178A" w:rsidRDefault="005851B8" w:rsidP="005851B8">
      <w:pPr>
        <w:rPr>
          <w:rStyle w:val="afffe"/>
          <w:rFonts w:ascii="Fb Fontext" w:hAnsi="Fb Fontext"/>
          <w:b/>
          <w:rtl/>
        </w:rPr>
      </w:pPr>
      <w:del w:id="95235" w:author="מנוע מכני" w:date="2026-10-11T12:04:40Z">
        <w:r w:rsidRPr="006F178A">
          <w:rPr>
            <w:rtl/>
          </w:rPr>
          <w:delText xml:space="preserve"> </w:delText>
        </w:r>
      </w:del>
      <w:r w:rsidRPr="006F178A">
        <w:rPr>
          <w:rtl/>
        </w:rPr>
        <w:t xml:space="preserve">דהעיד </w:t>
      </w:r>
      <w:r w:rsidRPr="006F178A">
        <w:rPr>
          <w:rStyle w:val="2fb"/>
          <w:rtl/>
        </w:rPr>
        <w:t xml:space="preserve">ר"י</w:t>
      </w:r>
      <w:r w:rsidRPr="006F178A">
        <w:rPr>
          <w:rtl/>
        </w:rPr>
        <w:t xml:space="preserve"> בן גדיש לפני </w:t>
      </w:r>
      <w:r w:rsidRPr="006F178A">
        <w:rPr>
          <w:rStyle w:val="2fb"/>
          <w:rtl/>
        </w:rPr>
        <w:t xml:space="preserve">ר"א</w:t>
      </w:r>
      <w:r w:rsidRPr="006F178A">
        <w:rPr>
          <w:rtl/>
        </w:rPr>
        <w:t xml:space="preserve"> דשל בית אבא היו לוקחין ציר בכסף מעשר.</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Style w:val="afffe"/>
          <w:rFonts w:ascii="Fb Fontext" w:hAnsi="Fb Fontext"/>
          <w:rtl/>
        </w:rPr>
        <w:t xml:space="preserve"> </w:t>
      </w:r>
      <w:r w:rsidRPr="006F178A">
        <w:rPr>
          <w:rtl/>
        </w:rPr>
        <w:t>היינו שקרבי דגים מעורבין בהן</w:t>
      </w:r>
      <w:r w:rsidRPr="006F178A">
        <w:rPr>
          <w:rFonts w:hint="cs"/>
          <w:rtl/>
        </w:rPr>
        <w:t>.</w:t>
      </w:r>
    </w:p>
    <w:p w:rsidR="005851B8" w:rsidRPr="009757B9" w:rsidRDefault="005851B8" w:rsidP="005851B8">
      <w:pPr>
        <w:rPr>
          <w:rFonts w:cs="Guttman Vilna"/>
          <w:b/>
          <w:bCs/>
          <w:rtl/>
        </w:rPr>
      </w:pPr>
      <w:r w:rsidRPr="006F178A">
        <w:rPr>
          <w:rStyle w:val="afffe"/>
          <w:rFonts w:ascii="Fb Fontext" w:hAnsi="Fb Fontext"/>
          <w:b/>
          <w:rtl/>
        </w:rPr>
        <w:t>ב.</w:t>
      </w:r>
      <w:r w:rsidRPr="006F178A">
        <w:rPr>
          <w:rStyle w:val="afffe"/>
          <w:rFonts w:ascii="Fb Fontext" w:hAnsi="Fb Fontext"/>
          <w:rtl/>
        </w:rPr>
        <w:t xml:space="preserve"> </w:t>
      </w:r>
      <w:r w:rsidRPr="006F178A">
        <w:rPr>
          <w:rtl/>
        </w:rPr>
        <w:t xml:space="preserve">ואפי הך דווקא בציר דשומנא דפירא היא - אבל מים ומלח </w:t>
      </w:r>
      <w:r w:rsidRPr="006F178A">
        <w:rPr>
          <w:rtl/>
        </w:rPr>
        <w:t xml:space="preserve">לא</w:t>
      </w:r>
      <w:r w:rsidRPr="006F178A">
        <w:rPr>
          <w:rtl/>
        </w:rPr>
        <w:t xml:space="preserve">.</w:t>
      </w:r>
    </w:p>
    <w:p w:rsidR="005851B8" w:rsidRPr="006F178A" w:rsidRDefault="005851B8" w:rsidP="005851B8">
      <w:pPr>
        <w:rPr>
          <w:rtl/>
        </w:rPr>
      </w:pPr>
      <w:r w:rsidRPr="006F178A">
        <w:rPr>
          <w:rStyle w:val="2fb"/>
          <w:rtl/>
        </w:rPr>
        <w:t xml:space="preserve">רב יוסף</w:t>
      </w:r>
      <w:r w:rsidRPr="006F178A">
        <w:rPr>
          <w:rtl/>
        </w:rPr>
        <w:t xml:space="preserve"> הא </w:t>
      </w:r>
      <w:r w:rsidRPr="006F178A">
        <w:rPr>
          <w:rStyle w:val="2fb"/>
          <w:rtl/>
        </w:rPr>
        <w:t xml:space="preserve">דרב</w:t>
      </w:r>
      <w:r w:rsidRPr="006F178A">
        <w:rPr>
          <w:rtl/>
        </w:rPr>
        <w:t xml:space="preserve"> יצחק </w:t>
      </w:r>
      <w:ins w:id="94364" w:author="מנוע מכני" w:date="2026-10-11T12:04:40Z">
        <w:r>
          <w:rPr>
            <w:rtl/>
          </w:rPr>
          <w:t xml:space="preserve">דשונה</w:t>
        </w:r>
      </w:ins>
      <w:del w:id="94365" w:author="מנוע מכני" w:date="2026-10-11T12:04:40Z">
        <w:r w:rsidRPr="006F178A">
          <w:rPr>
            <w:rtl/>
          </w:rPr>
          <w:delText xml:space="preserve">דמתני</w:delText>
        </w:r>
      </w:del>
      <w:r w:rsidRPr="006F178A">
        <w:rPr>
          <w:rtl/>
        </w:rPr>
        <w:t xml:space="preserve"> אמעשר היינו דווקא בנתן לתוכן שמן.</w:t>
      </w:r>
    </w:p>
    <w:p>
      <w:pPr>
        <w:pStyle w:val="38"/>
        <w:rPr>
          <w:ins w:id="95236" w:author="מנוע מכני" w:date="2026-10-11T12:04:40Z"/>
        </w:rPr>
      </w:pPr>
      <w:r w:rsidRPr="006F178A">
        <w:t xml:space="preserve">וא"א</w:t>
      </w:r>
    </w:p>
    <w:p w:rsidR="005851B8" w:rsidRPr="006F178A" w:rsidRDefault="005851B8" w:rsidP="005851B8">
      <w:pPr>
        <w:rPr>
          <w:rtl/>
        </w:rPr>
      </w:pPr>
      <w:del w:id="95237" w:author="מנוע מכני" w:date="2026-10-11T12:04:40Z">
        <w:r w:rsidRPr="006F178A">
          <w:rPr>
            <w:rtl/>
          </w:rPr>
          <w:delText xml:space="preserve"> </w:delText>
        </w:r>
      </w:del>
      <w:r w:rsidRPr="006F178A">
        <w:rPr>
          <w:rtl/>
        </w:rPr>
        <w:t xml:space="preserve">מצד שמן לבד דמיירי שנתן דמי מים ומלח בהבלעה.</w:t>
      </w:r>
    </w:p>
    <w:p w:rsidR="005851B8" w:rsidRPr="006F178A" w:rsidRDefault="005851B8" w:rsidP="005851B8">
      <w:pPr>
        <w:rPr>
          <w:rtl/>
        </w:rPr>
      </w:pPr>
      <w:r w:rsidRPr="006F178A">
        <w:rPr>
          <w:rtl/>
        </w:rPr>
        <w:t xml:space="preserve">ובהבלעה שרי כבן בג בג: </w:t>
      </w:r>
      <w:r w:rsidRPr="006F178A">
        <w:rPr>
          <w:rStyle w:val="afffe"/>
          <w:rFonts w:ascii="Fb Fontext" w:hAnsi="Fb Fontext"/>
          <w:rtl/>
        </w:rPr>
        <w:t>בבקר</w:t>
      </w:r>
      <w:r w:rsidRPr="006F178A">
        <w:rPr>
          <w:rtl/>
        </w:rPr>
        <w:t xml:space="preserve"> - מלמד שלוקחין בקר על גב עורו.</w:t>
      </w:r>
    </w:p>
    <w:p w:rsidR="005851B8" w:rsidRPr="006F178A" w:rsidRDefault="005851B8" w:rsidP="005851B8">
      <w:pPr>
        <w:rPr>
          <w:rtl/>
        </w:rPr>
      </w:pPr>
      <w:r w:rsidRPr="006F178A">
        <w:rPr>
          <w:rtl/>
        </w:rPr>
        <w:t>ובצאן - מלמד שלוקחין צאן על גב גיזתה.</w:t>
      </w:r>
    </w:p>
    <w:p w:rsidR="005851B8" w:rsidRPr="006F178A" w:rsidRDefault="005851B8" w:rsidP="005851B8">
      <w:pPr>
        <w:rPr>
          <w:rtl/>
        </w:rPr>
      </w:pPr>
      <w:r w:rsidRPr="006F178A">
        <w:rPr>
          <w:rtl/>
        </w:rPr>
        <w:t>וביין - מלמד שלוקחין יין על גב קנקנו.</w:t>
      </w:r>
    </w:p>
    <w:p w:rsidR="005851B8" w:rsidRPr="006F178A" w:rsidRDefault="005851B8" w:rsidP="005851B8">
      <w:pPr>
        <w:rPr>
          <w:rtl/>
        </w:rPr>
      </w:pPr>
      <w:r w:rsidRPr="006F178A">
        <w:rPr>
          <w:rtl/>
        </w:rPr>
        <w:t>ובשכר - מלמד שלוקחין תמד משהחמיץ.</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כז:</w:t>
      </w:r>
    </w:p>
    <w:p w:rsidR="005851B8" w:rsidRDefault="005851B8" w:rsidP="005851B8">
      <w:pPr>
        <w:rPr>
          <w:rtl/>
        </w:rPr>
      </w:pPr>
      <w:r w:rsidRPr="006F178A">
        <w:rPr>
          <w:rStyle w:val="afffe"/>
          <w:rFonts w:ascii="Fb Fontext" w:hAnsi="Fb Fontext"/>
          <w:rtl/>
        </w:rPr>
        <w:t xml:space="preserve">• </w:t>
      </w:r>
      <w:r w:rsidRPr="006F178A">
        <w:rPr>
          <w:rStyle w:val="2fb"/>
          <w:rFonts w:ascii="Fb Fontext" w:hAnsi="Fb Fontext"/>
          <w:rtl/>
        </w:rPr>
        <w:t xml:space="preserve">אר</w:t>
      </w:r>
      <w:r w:rsidRPr="006F178A">
        <w:rPr>
          <w:rStyle w:val="2fb"/>
          <w:rtl/>
        </w:rPr>
        <w:t xml:space="preserve">י"ו</w:t>
      </w:r>
      <w:r w:rsidRPr="006F178A">
        <w:rPr>
          <w:rtl/>
        </w:rPr>
        <w:t xml:space="preserve"> מאן דמתרגם לי בבקר אליבא דבן בג בג - מובילנא מאניה אבתריה לבי </w:t>
      </w:r>
      <w:ins w:id="90131" w:author="Claude - סמנטי" w:date="2026-10-11T12:19:31Z">
        <w:r>
          <w:rPr>
            <w:rtl/>
          </w:rPr>
          <w:t xml:space="preserve">מרחץ</w:t>
        </w:r>
      </w:ins>
      <w:del w:id="90132" w:author="Claude - סמנטי" w:date="2026-10-11T12:19:31Z">
        <w:r w:rsidRPr="006F178A">
          <w:rPr>
            <w:rtl/>
          </w:rPr>
          <w:delText xml:space="preserve">מסותא</w:delText>
        </w:r>
      </w:del>
      <w:r w:rsidRPr="006F178A">
        <w:rPr>
          <w:rtl/>
        </w:rPr>
        <w:t xml:space="preserve">. [דלא צריך להך תיבה]</w:t>
      </w:r>
    </w:p>
    <w:p w:rsidR="005851B8" w:rsidRPr="009757B9" w:rsidRDefault="005851B8" w:rsidP="005851B8">
      <w:pPr>
        <w:rPr>
          <w:rFonts w:cs="Guttman Vilna"/>
          <w:b/>
          <w:bCs/>
          <w:rtl/>
        </w:rPr>
      </w:pPr>
      <w:r w:rsidRPr="002F73F8">
        <w:rPr>
          <w:rStyle w:val="afffff0"/>
          <w:rtl/>
        </w:rPr>
        <w:t xml:space="preserve">ד'בקר' </w:t>
      </w:r>
      <w:r w:rsidRPr="006F178A">
        <w:rPr>
          <w:rtl/>
        </w:rPr>
        <w:t xml:space="preserve">שבא לרבות עורות יכלנו ללמוד </w:t>
      </w:r>
      <w:r w:rsidRPr="006F178A">
        <w:rPr>
          <w:rtl/>
        </w:rPr>
        <w:t xml:space="preserve">כ"ש</w:t>
      </w:r>
      <w:r w:rsidRPr="006F178A">
        <w:rPr>
          <w:rtl/>
        </w:rPr>
        <w:t xml:space="preserve"> מצאן שמרבה גיזה שע"ג.</w:t>
      </w:r>
    </w:p>
    <w:p w:rsidR="005851B8" w:rsidRPr="009757B9" w:rsidRDefault="005851B8" w:rsidP="005851B8">
      <w:pPr>
        <w:rPr>
          <w:rFonts w:cs="Guttman Vilna"/>
          <w:b/>
          <w:bCs/>
          <w:rtl/>
        </w:rPr>
      </w:pPr>
      <w:r w:rsidRPr="006F178A">
        <w:rPr>
          <w:rtl/>
        </w:rPr>
        <w:t xml:space="preserve">ו'צאן' מ'בקר' </w:t>
      </w:r>
      <w:r w:rsidRPr="006F178A">
        <w:rPr>
          <w:rtl/>
        </w:rPr>
        <w:t xml:space="preserve">לא</w:t>
      </w:r>
      <w:r w:rsidRPr="006F178A">
        <w:rPr>
          <w:rtl/>
        </w:rPr>
        <w:t xml:space="preserve"> ידענא, דבעי' לקרא דאע"ג </w:t>
      </w:r>
      <w:ins w:id="90874" w:author="מנוע מכני" w:date="2026-10-11T12:04:40Z">
        <w:r>
          <w:rPr>
            <w:rtl/>
          </w:rPr>
          <w:t xml:space="preserve">דלא</w:t>
        </w:r>
      </w:ins>
      <w:del w:id="90875" w:author="מנוע מכני" w:date="2026-10-11T12:04:40Z">
        <w:r w:rsidRPr="006F178A">
          <w:rPr>
            <w:rtl/>
          </w:rPr>
          <w:delText xml:space="preserve">דלאו</w:delText>
        </w:r>
      </w:del>
      <w:r w:rsidRPr="006F178A">
        <w:rPr>
          <w:rtl/>
        </w:rPr>
        <w:t xml:space="preserve"> </w:t>
      </w:r>
      <w:ins w:id="93916" w:author="מנוע מכני" w:date="2026-10-11T12:04:40Z">
        <w:r>
          <w:rPr>
            <w:rtl/>
          </w:rPr>
          <w:t xml:space="preserve">גופו</w:t>
        </w:r>
      </w:ins>
      <w:del w:id="93917" w:author="מנוע מכני" w:date="2026-10-11T12:04:40Z">
        <w:r w:rsidRPr="006F178A">
          <w:rPr>
            <w:rtl/>
          </w:rPr>
          <w:delText xml:space="preserve">גופיה</w:delText>
        </w:r>
      </w:del>
      <w:r w:rsidRPr="006F178A">
        <w:rPr>
          <w:rtl/>
        </w:rPr>
        <w:t xml:space="preserve">.</w:t>
      </w:r>
    </w:p>
    <w:p w:rsidR="005851B8" w:rsidRPr="009757B9" w:rsidRDefault="005851B8" w:rsidP="005851B8">
      <w:pPr>
        <w:rPr>
          <w:rFonts w:cs="Guttman Vilna"/>
          <w:b/>
          <w:bCs/>
          <w:rtl/>
        </w:rPr>
      </w:pPr>
      <w:r w:rsidRPr="00523F92">
        <w:rPr>
          <w:rStyle w:val="afffff0"/>
          <w:rtl/>
        </w:rPr>
        <w:t xml:space="preserve">'יין' </w:t>
      </w:r>
      <w:ins w:id="93220" w:author="מנוע מכני" w:date="2026-10-11T12:04:40Z">
        <w:r>
          <w:rPr>
            <w:rtl/>
          </w:rPr>
          <w:t xml:space="preserve">אף</w:t>
        </w:r>
      </w:ins>
      <w:del w:id="93221" w:author="מנוע מכני" w:date="2026-10-11T12:04:40Z">
        <w:r w:rsidRPr="006F178A">
          <w:rPr>
            <w:rtl/>
          </w:rPr>
          <w:delText xml:space="preserve">אע"ג</w:delText>
        </w:r>
      </w:del>
      <w:r w:rsidRPr="006F178A">
        <w:rPr>
          <w:rtl/>
        </w:rPr>
        <w:t xml:space="preserve"> </w:t>
      </w:r>
      <w:ins w:id="90876" w:author="מנוע מכני" w:date="2026-10-11T12:04:40Z">
        <w:r>
          <w:rPr>
            <w:rtl/>
          </w:rPr>
          <w:t xml:space="preserve">דלא</w:t>
        </w:r>
      </w:ins>
      <w:del w:id="90877" w:author="מנוע מכני" w:date="2026-10-11T12:04:40Z">
        <w:r w:rsidRPr="006F178A">
          <w:rPr>
            <w:rtl/>
          </w:rPr>
          <w:delText xml:space="preserve">דלאו</w:delText>
        </w:r>
      </w:del>
      <w:r w:rsidRPr="006F178A">
        <w:rPr>
          <w:rtl/>
        </w:rPr>
        <w:t xml:space="preserve"> מחובר.</w:t>
      </w:r>
    </w:p>
    <w:p w:rsidR="005851B8" w:rsidRDefault="005851B8" w:rsidP="005851B8">
      <w:pPr>
        <w:rPr>
          <w:rtl/>
        </w:rPr>
      </w:pPr>
      <w:r w:rsidRPr="00523F92">
        <w:rPr>
          <w:rStyle w:val="afffff0"/>
          <w:rtl/>
        </w:rPr>
        <w:t xml:space="preserve">'שכר' </w:t>
      </w:r>
      <w:ins w:id="93222" w:author="מנוע מכני" w:date="2026-10-11T12:04:40Z">
        <w:r>
          <w:rPr>
            <w:rtl/>
          </w:rPr>
          <w:t xml:space="preserve">אף</w:t>
        </w:r>
      </w:ins>
      <w:del w:id="93223" w:author="מנוע מכני" w:date="2026-10-11T12:04:40Z">
        <w:r w:rsidRPr="006F178A">
          <w:rPr>
            <w:rtl/>
          </w:rPr>
          <w:delText xml:space="preserve">אע"ג</w:delText>
        </w:r>
      </w:del>
      <w:r w:rsidRPr="006F178A">
        <w:rPr>
          <w:rtl/>
        </w:rPr>
        <w:t xml:space="preserve"> דאינו שמור וחלק מן הפרי כיין [אלא קיוהא </w:t>
      </w:r>
      <w:ins w:id="92232" w:author="מנוע מכני" w:date="2026-10-11T12:04:40Z">
        <w:r>
          <w:rPr>
            <w:rtl/>
          </w:rPr>
          <w:t xml:space="preserve">סתם</w:t>
        </w:r>
      </w:ins>
      <w:del w:id="92233" w:author="מנוע מכני" w:date="2026-10-11T12:04:40Z">
        <w:r w:rsidRPr="006F178A">
          <w:rPr>
            <w:rtl/>
          </w:rPr>
          <w:delText xml:space="preserve">בעלמא</w:delText>
        </w:r>
      </w:del>
      <w:r w:rsidRPr="006F178A">
        <w:rPr>
          <w:rtl/>
        </w:rPr>
        <w:t xml:space="preserve"> מן הגרעינין]</w:t>
      </w:r>
    </w:p>
    <w:p w:rsidR="005851B8" w:rsidRDefault="005851B8" w:rsidP="005851B8">
      <w:pPr>
        <w:rPr>
          <w:rtl/>
        </w:rPr>
      </w:pPr>
      <w:r w:rsidRPr="006F178A">
        <w:rPr>
          <w:rtl/>
        </w:rPr>
        <w:t xml:space="preserve">[ו'יין' משכר' א"א לילף </w:t>
      </w:r>
      <w:ins w:id="90133" w:author="Claude - סמנטי" w:date="2026-10-11T12:19:31Z">
        <w:r>
          <w:rPr>
            <w:rtl/>
          </w:rPr>
          <w:t xml:space="preserve">שהיו</w:t>
        </w:r>
      </w:ins>
      <w:del w:id="90134" w:author="Claude - סמנטי" w:date="2026-10-11T12:19:31Z">
        <w:r w:rsidRPr="006F178A">
          <w:rPr>
            <w:rtl/>
          </w:rPr>
          <w:delText xml:space="preserve">דהוו</w:delText>
        </w:r>
      </w:del>
      <w:r w:rsidRPr="006F178A">
        <w:rPr>
          <w:rtl/>
        </w:rPr>
        <w:t xml:space="preserve">"א שכר היינו דבילה קעילית]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25" w:author="קלוד" w:date="2026-10-11T12:24:08Z"/>
        </w:rPr>
      </w:pPr>
      <w:ins w:id="90526" w:author="קלוד" w:date="2026-10-11T12:24:08Z">
        <w:r>
          <w:rPr>
            <w:color w:val="7B3F00"/>
          </w:rPr>
          <w:t xml:space="preserve">ציר דגים בכסף מעשר - ריבוי ומיעוט או כלל ופרט</w:t>
        </w:r>
      </w:ins>
    </w:p>
    <w:p w:rsidR="005851B8" w:rsidRPr="00132755" w:rsidRDefault="005851B8" w:rsidP="005851B8">
      <w:pPr>
        <w:rPr>
          <w:spacing w:val="-2"/>
          <w:rtl/>
        </w:rPr>
      </w:pPr>
      <w:r w:rsidRPr="00132755">
        <w:rPr>
          <w:rStyle w:val="2fb"/>
          <w:rFonts w:ascii="Fb Fontext" w:hAnsi="Fb Fontext"/>
          <w:spacing w:val="-2"/>
          <w:rtl/>
        </w:rPr>
        <w:t xml:space="preserve">ר"י</w:t>
      </w:r>
      <w:r w:rsidRPr="00132755">
        <w:rPr>
          <w:rFonts w:ascii="Fb Fontext" w:hAnsi="Fb Fontext"/>
          <w:spacing w:val="-2"/>
          <w:rtl/>
        </w:rPr>
        <w:t xml:space="preserve"> בן גדיש [</w:t>
      </w:r>
      <w:r w:rsidRPr="00132755">
        <w:rPr>
          <w:rStyle w:val="2fb"/>
          <w:rFonts w:ascii="Fb Fontext" w:hAnsi="Fb Fontext"/>
          <w:spacing w:val="-2"/>
          <w:rtl/>
        </w:rPr>
        <w:t xml:space="preserve">ריב"ג</w:t>
      </w:r>
      <w:r w:rsidRPr="00132755">
        <w:rPr>
          <w:rFonts w:ascii="Fb Fontext" w:hAnsi="Fb Fontext"/>
          <w:spacing w:val="-2"/>
          <w:rtl/>
        </w:rPr>
        <w:t xml:space="preserve">] </w:t>
      </w:r>
      <w:r w:rsidRPr="00132755">
        <w:rPr>
          <w:rStyle w:val="2fb"/>
          <w:rFonts w:ascii="Fb Fontext" w:hAnsi="Fb Fontext"/>
          <w:spacing w:val="-2"/>
          <w:rtl/>
        </w:rPr>
        <w:t xml:space="preserve">ור"א</w:t>
      </w:r>
      <w:r w:rsidRPr="00132755">
        <w:rPr>
          <w:rFonts w:ascii="Fb Fontext" w:hAnsi="Fb Fontext"/>
          <w:spacing w:val="-2"/>
          <w:rtl/>
        </w:rPr>
        <w:t xml:space="preserve"> </w:t>
      </w:r>
      <w:ins w:id="90878" w:author="מנוע מכני" w:date="2026-10-11T12:04:40Z">
        <w:r>
          <w:rPr>
            <w:rFonts w:ascii="Fb Fontext" w:hAnsi="Fb Fontext"/>
            <w:spacing w:val="-2"/>
            <w:rtl/>
          </w:rPr>
          <w:t xml:space="preserve">דחלקו</w:t>
        </w:r>
      </w:ins>
      <w:del w:id="90879" w:author="מנוע מכני" w:date="2026-10-11T12:04:40Z">
        <w:r w:rsidRPr="00132755">
          <w:rPr>
            <w:rFonts w:ascii="Fb Fontext" w:hAnsi="Fb Fontext"/>
            <w:spacing w:val="-2"/>
            <w:rtl/>
          </w:rPr>
          <w:delText xml:space="preserve">דפליגי</w:delText>
        </w:r>
      </w:del>
      <w:r w:rsidRPr="00132755">
        <w:rPr>
          <w:rFonts w:ascii="Fb Fontext" w:hAnsi="Fb Fontext"/>
          <w:spacing w:val="-2"/>
          <w:rtl/>
        </w:rPr>
        <w:t xml:space="preserve"> גבי ציר ומתירים דגים </w:t>
      </w:r>
      <w:ins w:id="90880" w:author="מנוע מכני" w:date="2026-10-11T12:04:40Z">
        <w:r>
          <w:rPr>
            <w:rFonts w:ascii="Fb Fontext" w:hAnsi="Fb Fontext"/>
            <w:b/>
            <w:bCs/>
            <w:spacing w:val="-2"/>
            <w:rtl/>
          </w:rPr>
          <w:t xml:space="preserve">וחלקו</w:t>
        </w:r>
      </w:ins>
      <w:del w:id="90881" w:author="מנוע מכני" w:date="2026-10-11T12:04:40Z">
        <w:r w:rsidRPr="00132755">
          <w:rPr>
            <w:rFonts w:ascii="Fb Fontext" w:hAnsi="Fb Fontext"/>
            <w:b/>
            <w:bCs/>
            <w:spacing w:val="-2"/>
            <w:rtl/>
          </w:rPr>
          <w:delText xml:space="preserve">ופליגי</w:delText>
        </w:r>
      </w:del>
      <w:r w:rsidRPr="00132755">
        <w:rPr>
          <w:rFonts w:ascii="Fb Fontext" w:hAnsi="Fb Fontext"/>
          <w:spacing w:val="-2"/>
          <w:rtl/>
        </w:rPr>
        <w:t xml:space="preserve"> אשאר תנאי דא"א מעשר בדגים.</w:t>
      </w:r>
    </w:p>
    <w:p>
      <w:pPr>
        <w:pStyle w:val="38"/>
        <w:rPr>
          <w:ins w:id="95238" w:author="מנוע מכני" w:date="2026-10-11T12:04:40Z"/>
        </w:rPr>
      </w:pPr>
      <w:r w:rsidRPr="00132755">
        <w:t>ריב"ג ור"א:</w:t>
      </w:r>
    </w:p>
    <w:p w:rsidR="005851B8" w:rsidRPr="00132755" w:rsidRDefault="005851B8" w:rsidP="005851B8">
      <w:pPr>
        <w:rPr>
          <w:spacing w:val="-2"/>
          <w:rtl/>
        </w:rPr>
      </w:pPr>
      <w:del w:id="95239" w:author="מנוע מכני" w:date="2026-10-11T12:04:40Z">
        <w:r w:rsidRPr="00132755">
          <w:rPr>
            <w:spacing w:val="-2"/>
            <w:rtl/>
          </w:rPr>
          <w:delText xml:space="preserve"> </w:delText>
        </w:r>
      </w:del>
      <w:r w:rsidRPr="00132755">
        <w:rPr>
          <w:spacing w:val="-2"/>
          <w:rtl/>
        </w:rPr>
        <w:t xml:space="preserve">דרשי רבויי ומיעוטי- בכל אשר תאוה נפשך </w:t>
      </w:r>
      <w:r w:rsidRPr="00132755">
        <w:rPr>
          <w:rStyle w:val="afffe"/>
          <w:rFonts w:ascii="Fb Fontext" w:hAnsi="Fb Fontext"/>
          <w:spacing w:val="-2"/>
          <w:rtl/>
        </w:rPr>
        <w:t>ריבה</w:t>
      </w:r>
      <w:r w:rsidRPr="00132755">
        <w:rPr>
          <w:spacing w:val="-2"/>
          <w:rtl/>
        </w:rPr>
        <w:t xml:space="preserve">, בבקר ובצאן וביין ובשכר </w:t>
      </w:r>
      <w:r w:rsidRPr="00132755">
        <w:rPr>
          <w:rStyle w:val="afffe"/>
          <w:rFonts w:ascii="Fb Fontext" w:hAnsi="Fb Fontext"/>
          <w:spacing w:val="-2"/>
          <w:rtl/>
        </w:rPr>
        <w:t>מיעט</w:t>
      </w:r>
      <w:r w:rsidRPr="00132755">
        <w:rPr>
          <w:spacing w:val="-2"/>
          <w:rtl/>
        </w:rPr>
        <w:t>.</w:t>
      </w:r>
    </w:p>
    <w:p w:rsidR="005851B8" w:rsidRPr="006F178A" w:rsidRDefault="005851B8" w:rsidP="005851B8">
      <w:pPr>
        <w:rPr>
          <w:rStyle w:val="afffe"/>
          <w:rFonts w:ascii="Fb Fontext" w:hAnsi="Fb Fontext"/>
          <w:rtl/>
        </w:rPr>
      </w:pPr>
      <w:r w:rsidRPr="006F178A">
        <w:rPr>
          <w:rtl/>
        </w:rPr>
        <w:t xml:space="preserve">ובכל אשר תשאלך נפשך </w:t>
      </w:r>
      <w:r w:rsidRPr="006F178A">
        <w:rPr>
          <w:rStyle w:val="afffe"/>
          <w:rFonts w:ascii="Fb Fontext" w:hAnsi="Fb Fontext"/>
          <w:rtl/>
        </w:rPr>
        <w:t>חזר וריבה.</w:t>
      </w:r>
    </w:p>
    <w:p w:rsidR="005851B8" w:rsidRDefault="005851B8" w:rsidP="005851B8">
      <w:pPr>
        <w:rPr>
          <w:rtl/>
        </w:rPr>
      </w:pPr>
      <w:r w:rsidRPr="006F178A">
        <w:rPr>
          <w:rtl/>
        </w:rPr>
        <w:lastRenderedPageBreak/>
        <w:t xml:space="preserve">ריבה ומיעט וריבה ריבה הכל. [ומיעט - </w:t>
      </w:r>
      <w:r w:rsidRPr="006F178A">
        <w:rPr>
          <w:rStyle w:val="2fb"/>
          <w:rtl/>
        </w:rPr>
        <w:lastRenderedPageBreak/>
        <w:t xml:space="preserve">לר"א</w:t>
      </w:r>
      <w:r w:rsidRPr="006F178A">
        <w:rPr>
          <w:rtl/>
        </w:rPr>
        <w:lastRenderedPageBreak/>
        <w:t xml:space="preserve"> מיעט ציר, </w:t>
      </w:r>
      <w:r w:rsidRPr="006F178A">
        <w:rPr>
          <w:rStyle w:val="2fb"/>
          <w:rtl/>
        </w:rPr>
        <w:lastRenderedPageBreak/>
        <w:t xml:space="preserve">לריב"ג</w:t>
      </w:r>
      <w:r w:rsidRPr="006F178A">
        <w:rPr>
          <w:rtl/>
        </w:rPr>
        <w:lastRenderedPageBreak/>
        <w:t xml:space="preserve"> מיעט מים ומלח.]</w:t>
      </w:r>
    </w:p>
    <w:p w:rsidR="005851B8" w:rsidRPr="006F178A" w:rsidRDefault="005851B8" w:rsidP="005851B8">
      <w:pPr>
        <w:rPr>
          <w:rtl/>
        </w:rPr>
      </w:pPr>
      <w:ins w:id="92234" w:author="מנוע מכני" w:date="2026-10-11T12:04:40Z">
        <w:r>
          <w:rPr>
            <w:rStyle w:val="afffe"/>
            <w:rFonts w:ascii="Fb Fontext" w:hAnsi="Fb Fontext"/>
            <w:rtl/>
          </w:rPr>
          <w:t xml:space="preserve">ואלו</w:t>
        </w:r>
      </w:ins>
      <w:del w:id="92235" w:author="מנוע מכני" w:date="2026-10-11T12:04:40Z">
        <w:r w:rsidRPr="006F178A">
          <w:rPr>
            <w:rStyle w:val="afffe"/>
            <w:rFonts w:ascii="Fb Fontext" w:hAnsi="Fb Fontext"/>
            <w:rtl/>
          </w:rPr>
          <w:delText xml:space="preserve">והני</w:delText>
        </w:r>
      </w:del>
      <w:r w:rsidRPr="006F178A">
        <w:rPr>
          <w:rStyle w:val="afffe"/>
          <w:rFonts w:ascii="Fb Fontext" w:hAnsi="Fb Fontext"/>
          <w:rtl/>
        </w:rPr>
        <w:t xml:space="preserve"> תנאי</w:t>
      </w:r>
      <w:r>
        <w:rPr>
          <w:rtl/>
        </w:rPr>
        <w:t xml:space="preserve">: דרשי כללי ופרטי, </w:t>
      </w:r>
      <w:r>
        <w:rPr>
          <w:rStyle w:val="afffff0"/>
          <w:rtl/>
          <w:rPrChange w:id="9018" w:author="מנוע פסוקים" w:date="2026-10-11T09:24:13Z">
            <w:rPr>
              <w:rtl/>
            </w:rPr>
          </w:rPrChange>
        </w:rPr>
        <w:t xml:space="preserve">ונתתה הכסף בכל אשר תאוה נפשך</w:t>
      </w:r>
      <w:r>
        <w:rPr>
          <w:rtl/>
        </w:rPr>
        <w:t xml:space="preserve"> </w:t>
      </w:r>
      <w:r w:rsidRPr="006F178A">
        <w:rPr>
          <w:rStyle w:val="afffe"/>
          <w:rFonts w:ascii="Fb Fontext" w:hAnsi="Fb Fontext"/>
          <w:rtl/>
        </w:rPr>
        <w:t>כלל</w:t>
      </w:r>
      <w:r w:rsidRPr="006F178A">
        <w:rPr>
          <w:rtl/>
        </w:rPr>
        <w:t xml:space="preserve">, בבקר ובצאן וביין ובשכר </w:t>
      </w:r>
      <w:r w:rsidRPr="006F178A">
        <w:rPr>
          <w:rStyle w:val="afffe"/>
          <w:rFonts w:ascii="Fb Fontext" w:hAnsi="Fb Fontext"/>
          <w:rtl/>
        </w:rPr>
        <w:t>פרט</w:t>
      </w:r>
      <w:r w:rsidRPr="006F178A">
        <w:rPr>
          <w:rtl/>
        </w:rPr>
        <w:t>.</w:t>
      </w:r>
    </w:p>
    <w:p w:rsidR="005851B8" w:rsidRPr="006F178A" w:rsidRDefault="005851B8" w:rsidP="005851B8">
      <w:pPr>
        <w:rPr>
          <w:rtl/>
        </w:rPr>
      </w:pPr>
      <w:r w:rsidRPr="006F178A">
        <w:rPr>
          <w:rtl/>
        </w:rPr>
        <w:t xml:space="preserve">ובכל אשר תשאלך נפשך </w:t>
      </w:r>
      <w:r w:rsidRPr="006F178A">
        <w:rPr>
          <w:rStyle w:val="afffe"/>
          <w:rFonts w:ascii="Fb Fontext" w:hAnsi="Fb Fontext"/>
          <w:rtl/>
        </w:rPr>
        <w:t>חזר וכלל</w:t>
      </w:r>
      <w:r w:rsidRPr="006F178A">
        <w:rPr>
          <w:rtl/>
        </w:rPr>
        <w:t>.</w:t>
      </w:r>
    </w:p>
    <w:p w:rsidR="005851B8" w:rsidRPr="006F178A" w:rsidRDefault="005851B8" w:rsidP="005851B8">
      <w:pPr>
        <w:rPr>
          <w:rStyle w:val="afffe"/>
          <w:rFonts w:ascii="Fb Fontext" w:hAnsi="Fb Fontext"/>
          <w:b/>
          <w:rtl/>
        </w:rPr>
      </w:pPr>
      <w:r w:rsidRPr="006F178A">
        <w:rPr>
          <w:rtl/>
        </w:rPr>
        <w:t>כלל ופרט וכלל - אי אתה דן אלא כעין הפרט.</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דמפורש - פרי מפרי וגידולי קרקע.</w:t>
      </w:r>
    </w:p>
    <w:p w:rsidR="005851B8" w:rsidRPr="009757B9" w:rsidRDefault="005851B8" w:rsidP="005851B8">
      <w:pPr>
        <w:rPr>
          <w:rFonts w:cs="Guttman Vilna"/>
          <w:b/>
          <w:bCs/>
          <w:rtl/>
        </w:rPr>
      </w:pPr>
      <w:r w:rsidRPr="006F178A">
        <w:rPr>
          <w:rStyle w:val="afffe"/>
          <w:rFonts w:ascii="Fb Fontext" w:hAnsi="Fb Fontext"/>
          <w:b/>
          <w:rtl/>
        </w:rPr>
        <w:t>ב.</w:t>
      </w:r>
      <w:r w:rsidRPr="006F178A">
        <w:rPr>
          <w:rtl/>
        </w:rPr>
        <w:t xml:space="preserve"> כעין הפרט ולד ולדות הארץ.</w:t>
      </w:r>
    </w:p>
    <w:p w:rsidR="005851B8" w:rsidRPr="006F178A" w:rsidRDefault="005851B8" w:rsidP="005851B8">
      <w:pPr>
        <w:rPr>
          <w:rtl/>
        </w:rPr>
      </w:pPr>
      <w:ins w:id="90882" w:author="מנוע מכני" w:date="2026-10-11T12:04:40Z">
        <w:r>
          <w:rPr>
            <w:rStyle w:val="afffe"/>
            <w:rFonts w:ascii="Fb Fontext" w:hAnsi="Fb Fontext"/>
            <w:rtl/>
          </w:rPr>
          <w:t xml:space="preserve">ויש</w:t>
        </w:r>
      </w:ins>
      <w:del w:id="90883" w:author="מנוע מכני" w:date="2026-10-11T12:04:40Z">
        <w:r w:rsidRPr="006F178A">
          <w:rPr>
            <w:rStyle w:val="afffe"/>
            <w:rFonts w:ascii="Fb Fontext" w:hAnsi="Fb Fontext"/>
            <w:rtl/>
          </w:rPr>
          <w:delText xml:space="preserve">ואיכא</w:delText>
        </w:r>
      </w:del>
      <w:r w:rsidRPr="006F178A">
        <w:rPr>
          <w:rStyle w:val="afffe"/>
          <w:rFonts w:ascii="Fb Fontext" w:hAnsi="Fb Fontext"/>
          <w:rtl/>
        </w:rPr>
        <w:t xml:space="preserve"> </w:t>
      </w:r>
      <w:ins w:id="90135" w:author="Claude - סמנטי" w:date="2026-10-11T12:19:31Z">
        <w:r>
          <w:rPr>
            <w:rStyle w:val="afffe"/>
            <w:rFonts w:ascii="Fb Fontext" w:hAnsi="Fb Fontext"/>
            <w:rtl/>
          </w:rPr>
          <w:t xml:space="preserve">ביניהם</w:t>
        </w:r>
      </w:ins>
      <w:del w:id="90136" w:author="Claude - סמנטי" w:date="2026-10-11T12:19:31Z">
        <w:r w:rsidRPr="006F178A">
          <w:rPr>
            <w:rStyle w:val="afffe"/>
            <w:rFonts w:ascii="Fb Fontext" w:hAnsi="Fb Fontext"/>
            <w:rtl/>
          </w:rPr>
          <w:delText xml:space="preserve">בינייהו</w:delText>
        </w:r>
      </w:del>
      <w:r w:rsidRPr="006F178A">
        <w:rPr>
          <w:rStyle w:val="afffe"/>
          <w:rFonts w:ascii="Fb Fontext" w:hAnsi="Fb Fontext"/>
          <w:rtl/>
        </w:rPr>
        <w:t xml:space="preserve"> א.</w:t>
      </w:r>
      <w:r w:rsidRPr="006F178A">
        <w:rPr>
          <w:rtl/>
        </w:rPr>
        <w:t xml:space="preserve"> </w:t>
      </w:r>
      <w:r w:rsidRPr="002D0727">
        <w:rPr>
          <w:rStyle w:val="2fb"/>
          <w:b/>
          <w:bCs/>
          <w:rtl/>
        </w:rPr>
        <w:t>לאביי</w:t>
      </w:r>
      <w:r w:rsidRPr="006F178A">
        <w:rPr>
          <w:rtl/>
        </w:rPr>
        <w:t>: דגים דגידולי קרקע ואינן מולדות הארץ אלא ממיא איברו.</w:t>
      </w:r>
    </w:p>
    <w:p w:rsidR="005851B8" w:rsidRPr="00132755" w:rsidRDefault="005851B8" w:rsidP="005851B8">
      <w:pPr>
        <w:rPr>
          <w:spacing w:val="-4"/>
          <w:rtl/>
        </w:rPr>
      </w:pPr>
      <w:r w:rsidRPr="00132755">
        <w:rPr>
          <w:spacing w:val="-4"/>
          <w:rtl/>
        </w:rPr>
        <w:t xml:space="preserve">ודחתה הגמ' </w:t>
      </w:r>
      <w:ins w:id="93576" w:author="מנוע מכני" w:date="2026-10-11T12:04:40Z">
        <w:r>
          <w:rPr>
            <w:spacing w:val="-4"/>
            <w:rtl/>
          </w:rPr>
          <w:t xml:space="preserve">דאם </w:t>
        </w:r>
      </w:ins>
      <w:del w:id="93577" w:author="מנוע מכני" w:date="2026-10-11T12:04:40Z">
        <w:r w:rsidRPr="00132755">
          <w:rPr>
            <w:spacing w:val="-4"/>
            <w:rtl/>
          </w:rPr>
          <w:delText xml:space="preserve">דאי </w:delText>
        </w:r>
      </w:del>
      <w:r w:rsidRPr="00132755">
        <w:rPr>
          <w:rStyle w:val="2fb"/>
          <w:b/>
          <w:bCs/>
          <w:spacing w:val="-4"/>
          <w:rtl/>
        </w:rPr>
        <w:t>לאביי</w:t>
      </w:r>
      <w:r w:rsidRPr="00132755">
        <w:rPr>
          <w:spacing w:val="-4"/>
          <w:rtl/>
        </w:rPr>
        <w:t xml:space="preserve"> דגים גידולי קרקע על פוטיתא ילקה שבע [חמש נוספים מצד שרץ הארץ]</w:t>
      </w:r>
    </w:p>
    <w:p w:rsidR="005851B8" w:rsidRPr="006F178A" w:rsidRDefault="005851B8" w:rsidP="005851B8">
      <w:pPr>
        <w:rPr>
          <w:rStyle w:val="afffe"/>
          <w:rFonts w:ascii="Fb Fontext" w:hAnsi="Fb Fontext"/>
          <w:b/>
          <w:rtl/>
        </w:rPr>
      </w:pPr>
      <w:r w:rsidRPr="006F178A">
        <w:rPr>
          <w:rtl/>
        </w:rPr>
        <w:t>ולא כמו שאמר דאכל פוטיתא - לוקה ארבע, נמלה - לוקה חמש, צירעה - לוקה שש.</w:t>
      </w:r>
    </w:p>
    <w:p>
      <w:pPr>
        <w:pStyle w:val="38"/>
        <w:rPr>
          <w:ins w:id="95240" w:author="מנוע מכני" w:date="2026-10-11T12:04:40Z"/>
        </w:rPr>
      </w:pPr>
      <w:r w:rsidRPr="00132755">
        <w:t>ב.</w:t>
      </w:r>
      <w:r w:rsidRPr="00132755">
        <w:t xml:space="preserve"> לרבינא:</w:t>
      </w:r>
    </w:p>
    <w:p w:rsidR="005851B8" w:rsidRPr="00132755" w:rsidRDefault="005851B8" w:rsidP="005851B8">
      <w:pPr>
        <w:rPr>
          <w:spacing w:val="-4"/>
          <w:rtl/>
        </w:rPr>
      </w:pPr>
      <w:del w:id="95241" w:author="מנוע מכני" w:date="2026-10-11T12:04:40Z">
        <w:r w:rsidRPr="00132755">
          <w:rPr>
            <w:rFonts w:ascii="Fb Fontext" w:hAnsi="Fb Fontext"/>
            <w:spacing w:val="-4"/>
            <w:sz w:val="20"/>
            <w:rtl/>
          </w:rPr>
          <w:delText xml:space="preserve"> </w:delText>
        </w:r>
      </w:del>
      <w:r w:rsidRPr="00132755">
        <w:rPr>
          <w:rFonts w:ascii="Fb Fontext" w:hAnsi="Fb Fontext"/>
          <w:spacing w:val="-4"/>
          <w:sz w:val="20"/>
          <w:rtl/>
        </w:rPr>
        <w:t xml:space="preserve">עופות דהם </w:t>
      </w:r>
      <w:ins w:id="90884" w:author="מנוע מכני" w:date="2026-10-11T12:04:40Z">
        <w:r>
          <w:rPr>
            <w:rFonts w:ascii="Fb Fontext" w:hAnsi="Fb Fontext"/>
            <w:spacing w:val="-4"/>
            <w:sz w:val="20"/>
            <w:rtl/>
          </w:rPr>
          <w:t xml:space="preserve">גם</w:t>
        </w:r>
      </w:ins>
      <w:del w:id="90885" w:author="מנוע מכני" w:date="2026-10-11T12:04:40Z">
        <w:r w:rsidRPr="00132755">
          <w:rPr>
            <w:rFonts w:ascii="Fb Fontext" w:hAnsi="Fb Fontext"/>
            <w:spacing w:val="-4"/>
            <w:sz w:val="20"/>
            <w:rtl/>
          </w:rPr>
          <w:delText xml:space="preserve">נמי</w:delText>
        </w:r>
      </w:del>
      <w:r w:rsidRPr="00132755">
        <w:rPr>
          <w:rFonts w:ascii="Fb Fontext" w:hAnsi="Fb Fontext"/>
          <w:spacing w:val="-4"/>
          <w:sz w:val="20"/>
          <w:rtl/>
        </w:rPr>
        <w:t xml:space="preserve"> גידולי קרקע </w:t>
      </w:r>
      <w:ins w:id="92236" w:author="מנוע מכני" w:date="2026-10-11T12:04:40Z">
        <w:r>
          <w:rPr>
            <w:rFonts w:ascii="Fb Fontext" w:hAnsi="Fb Fontext"/>
            <w:spacing w:val="-4"/>
            <w:sz w:val="20"/>
            <w:rtl/>
          </w:rPr>
          <w:t xml:space="preserve">הם</w:t>
        </w:r>
      </w:ins>
      <w:del w:id="92237" w:author="מנוע מכני" w:date="2026-10-11T12:04:40Z">
        <w:r w:rsidRPr="00132755">
          <w:rPr>
            <w:rFonts w:ascii="Fb Fontext" w:hAnsi="Fb Fontext"/>
            <w:spacing w:val="-4"/>
            <w:sz w:val="20"/>
            <w:rtl/>
          </w:rPr>
          <w:delText xml:space="preserve">נינהו</w:delText>
        </w:r>
      </w:del>
      <w:r w:rsidRPr="00132755">
        <w:rPr>
          <w:rFonts w:ascii="Fb Fontext" w:hAnsi="Fb Fontext"/>
          <w:spacing w:val="-4"/>
          <w:sz w:val="20"/>
          <w:rtl/>
        </w:rPr>
        <w:t xml:space="preserve">. </w:t>
      </w:r>
      <w:r w:rsidRPr="00132755">
        <w:rPr>
          <w:rFonts w:ascii="Fb Fontext" w:hAnsi="Fb Fontext"/>
          <w:spacing w:val="-4"/>
          <w:sz w:val="20"/>
          <w:rtl/>
        </w:rPr>
        <w:t xml:space="preserve">ולמ"ד</w:t>
      </w:r>
      <w:r w:rsidRPr="00132755">
        <w:rPr>
          <w:rFonts w:ascii="Fb Fontext" w:hAnsi="Fb Fontext"/>
          <w:spacing w:val="-4"/>
          <w:sz w:val="20"/>
          <w:rtl/>
        </w:rPr>
        <w:t xml:space="preserve"> ולדות הארץ </w:t>
      </w:r>
      <w:ins w:id="92238" w:author="מנוע מכני" w:date="2026-10-11T12:04:40Z">
        <w:r>
          <w:rPr>
            <w:rFonts w:ascii="Fb Fontext" w:hAnsi="Fb Fontext"/>
            <w:spacing w:val="-4"/>
            <w:sz w:val="20"/>
            <w:rtl/>
          </w:rPr>
          <w:t xml:space="preserve">אלו</w:t>
        </w:r>
      </w:ins>
      <w:del w:id="92239" w:author="מנוע מכני" w:date="2026-10-11T12:04:40Z">
        <w:r w:rsidRPr="00132755">
          <w:rPr>
            <w:rFonts w:ascii="Fb Fontext" w:hAnsi="Fb Fontext"/>
            <w:spacing w:val="-4"/>
            <w:sz w:val="20"/>
            <w:rtl/>
          </w:rPr>
          <w:delText xml:space="preserve">הני</w:delText>
        </w:r>
      </w:del>
      <w:r w:rsidRPr="00132755">
        <w:rPr>
          <w:rFonts w:ascii="Fb Fontext" w:hAnsi="Fb Fontext"/>
          <w:spacing w:val="-4"/>
          <w:sz w:val="20"/>
          <w:rtl/>
        </w:rPr>
        <w:t xml:space="preserve"> </w:t>
      </w:r>
      <w:r w:rsidRPr="00132755">
        <w:rPr>
          <w:rFonts w:ascii="Fb Fontext" w:hAnsi="Fb Fontext"/>
          <w:spacing w:val="-4"/>
          <w:sz w:val="20"/>
          <w:rtl/>
        </w:rPr>
        <w:t xml:space="preserve">לא</w:t>
      </w:r>
      <w:r w:rsidRPr="00132755">
        <w:rPr>
          <w:rFonts w:ascii="Fb Fontext" w:hAnsi="Fb Fontext"/>
          <w:spacing w:val="-4"/>
          <w:sz w:val="20"/>
          <w:rtl/>
        </w:rPr>
        <w:t xml:space="preserve"> דעופות מן הרקק נבראו.</w:t>
      </w:r>
    </w:p>
    <w:p w:rsidR="005851B8" w:rsidRPr="006F178A" w:rsidRDefault="005851B8" w:rsidP="005851B8">
      <w:pPr>
        <w:rPr>
          <w:rStyle w:val="afffe"/>
          <w:rFonts w:ascii="Fb Fontext" w:hAnsi="Fb Fontext"/>
          <w:rtl/>
        </w:rPr>
      </w:pPr>
      <w:r w:rsidRPr="006F178A">
        <w:rPr>
          <w:rStyle w:val="afffe"/>
          <w:rFonts w:ascii="Fb Fontext" w:hAnsi="Fb Fontext"/>
          <w:rtl/>
        </w:rPr>
        <w:t xml:space="preserve">פלוגתת הברייתות </w:t>
      </w:r>
      <w:ins w:id="93578" w:author="מנוע מכני" w:date="2026-10-11T12:04:40Z">
        <w:r>
          <w:rPr>
            <w:rStyle w:val="afffe"/>
            <w:rFonts w:ascii="Fb Fontext" w:hAnsi="Fb Fontext"/>
            <w:rtl/>
          </w:rPr>
          <w:t xml:space="preserve">אם </w:t>
        </w:r>
      </w:ins>
      <w:del w:id="93579" w:author="מנוע מכני" w:date="2026-10-11T12:04:40Z">
        <w:r w:rsidRPr="006F178A">
          <w:rPr>
            <w:rStyle w:val="afffe"/>
            <w:rFonts w:ascii="Fb Fontext" w:hAnsi="Fb Fontext"/>
            <w:rtl/>
          </w:rPr>
          <w:delText xml:space="preserve">אי </w:delText>
        </w:r>
      </w:del>
      <w:r w:rsidRPr="006F178A">
        <w:rPr>
          <w:rStyle w:val="2fb"/>
          <w:rFonts w:ascii="Fb Fontext" w:hAnsi="Fb Fontext"/>
          <w:rtl/>
        </w:rPr>
        <w:t xml:space="preserve">מרבי</w:t>
      </w:r>
      <w:r w:rsidRPr="006F178A">
        <w:rPr>
          <w:rStyle w:val="afffe"/>
          <w:rFonts w:ascii="Fb Fontext" w:hAnsi="Fb Fontext"/>
          <w:rtl/>
        </w:rPr>
        <w:t xml:space="preserve"> עופות או ממעטי.</w:t>
      </w:r>
    </w:p>
    <w:p>
      <w:pPr>
        <w:pStyle w:val="38"/>
        <w:rPr>
          <w:ins w:id="95242" w:author="מנוע מכני" w:date="2026-10-11T12:04:40Z"/>
        </w:rPr>
      </w:pPr>
      <w:r w:rsidRPr="006F178A">
        <w:t xml:space="preserve">מאן דמרבי עופות </w:t>
      </w:r>
      <w:ins w:id="90886" w:author="מנוע מכני" w:date="2026-10-11T12:04:40Z">
        <w:r>
          <w:t xml:space="preserve">סבר</w:t>
        </w:r>
      </w:ins>
      <w:del w:id="90887" w:author="מנוע מכני" w:date="2026-10-11T12:04:40Z">
        <w:r w:rsidRPr="006F178A">
          <w:delText xml:space="preserve">קסבר</w:delText>
        </w:r>
      </w:del>
      <w:r w:rsidRPr="006F178A">
        <w:t xml:space="preserve">:</w:t>
      </w:r>
    </w:p>
    <w:p w:rsidR="005851B8" w:rsidRPr="009757B9" w:rsidRDefault="005851B8" w:rsidP="005851B8">
      <w:pPr>
        <w:rPr>
          <w:rFonts w:cs="Guttman Vilna"/>
          <w:b/>
          <w:bCs/>
          <w:rtl/>
        </w:rPr>
      </w:pPr>
      <w:del w:id="95243" w:author="מנוע מכני" w:date="2026-10-11T12:04:40Z">
        <w:r w:rsidRPr="006F178A">
          <w:rPr>
            <w:rtl/>
          </w:rPr>
          <w:delText xml:space="preserve"> </w:delText>
        </w:r>
      </w:del>
      <w:r w:rsidRPr="006F178A">
        <w:rPr>
          <w:rtl/>
        </w:rPr>
        <w:t xml:space="preserve">כללא בתרא דוקא, פרט וכלל נעשה כלל מוסף על הפרט. ואיתרבו </w:t>
      </w:r>
      <w:ins w:id="93312" w:author="מנוע מכני" w:date="2026-10-11T12:04:40Z">
        <w:r>
          <w:rPr>
            <w:rtl/>
          </w:rPr>
          <w:t xml:space="preserve">להם</w:t>
        </w:r>
      </w:ins>
      <w:del w:id="93313" w:author="מנוע מכני" w:date="2026-10-11T12:04:40Z">
        <w:r w:rsidRPr="006F178A">
          <w:rPr>
            <w:rtl/>
          </w:rPr>
          <w:delText xml:space="preserve">להו</w:delText>
        </w:r>
      </w:del>
      <w:r w:rsidRPr="006F178A">
        <w:rPr>
          <w:rtl/>
        </w:rPr>
        <w:t xml:space="preserve"> כל </w:t>
      </w:r>
      <w:ins w:id="92240" w:author="מנוע מכני" w:date="2026-10-11T12:04:40Z">
        <w:r>
          <w:rPr>
            <w:rtl/>
          </w:rPr>
          <w:t xml:space="preserve">דברים</w:t>
        </w:r>
      </w:ins>
      <w:del w:id="92241" w:author="מנוע מכני" w:date="2026-10-11T12:04:40Z">
        <w:r w:rsidRPr="006F178A">
          <w:rPr>
            <w:rtl/>
          </w:rPr>
          <w:delText xml:space="preserve">מילי</w:delText>
        </w:r>
      </w:del>
      <w:r w:rsidRPr="006F178A">
        <w:rPr>
          <w:rtl/>
        </w:rPr>
        <w:t xml:space="preserve">, </w:t>
      </w:r>
      <w:ins w:id="94368" w:author="מנוע מכני" w:date="2026-10-11T12:04:40Z">
        <w:r>
          <w:rPr>
            <w:rtl/>
          </w:rPr>
          <w:t xml:space="preserve">והועיל</w:t>
        </w:r>
      </w:ins>
      <w:del w:id="94369" w:author="מנוע מכני" w:date="2026-10-11T12:04:40Z">
        <w:r w:rsidRPr="006F178A">
          <w:rPr>
            <w:rtl/>
          </w:rPr>
          <w:delText xml:space="preserve">ואהני</w:delText>
        </w:r>
      </w:del>
      <w:r w:rsidRPr="006F178A">
        <w:rPr>
          <w:rtl/>
        </w:rPr>
        <w:t xml:space="preserve"> כללא </w:t>
      </w:r>
      <w:ins w:id="93390" w:author="מנוע מכני" w:date="2026-10-11T12:04:40Z">
        <w:r>
          <w:rPr>
            <w:rtl/>
          </w:rPr>
          <w:t xml:space="preserve">ראשון</w:t>
        </w:r>
      </w:ins>
      <w:del w:id="93391" w:author="מנוע מכני" w:date="2026-10-11T12:04:40Z">
        <w:r w:rsidRPr="006F178A">
          <w:rPr>
            <w:rtl/>
          </w:rPr>
          <w:delText xml:space="preserve">קמא</w:delText>
        </w:r>
      </w:del>
      <w:r w:rsidRPr="006F178A">
        <w:rPr>
          <w:rtl/>
        </w:rPr>
        <w:t xml:space="preserve"> </w:t>
      </w:r>
      <w:ins w:id="94366" w:author="מנוע מכני" w:date="2026-10-11T12:04:40Z">
        <w:r>
          <w:rPr>
            <w:rtl/>
          </w:rPr>
          <w:t xml:space="preserve">למעט</w:t>
        </w:r>
      </w:ins>
      <w:del w:id="94367" w:author="מנוע מכני" w:date="2026-10-11T12:04:40Z">
        <w:r w:rsidRPr="006F178A">
          <w:rPr>
            <w:rtl/>
          </w:rPr>
          <w:delText xml:space="preserve">למעוטי</w:delText>
        </w:r>
      </w:del>
      <w:r w:rsidRPr="006F178A">
        <w:rPr>
          <w:rtl/>
        </w:rPr>
        <w:t xml:space="preserve"> כל דלא דמי </w:t>
      </w:r>
      <w:ins w:id="92242" w:author="מנוע מכני" w:date="2026-10-11T12:04:40Z">
        <w:r>
          <w:rPr>
            <w:rtl/>
          </w:rPr>
          <w:t xml:space="preserve">לו</w:t>
        </w:r>
      </w:ins>
      <w:del w:id="92243" w:author="מנוע מכני" w:date="2026-10-11T12:04:40Z">
        <w:r w:rsidRPr="006F178A">
          <w:rPr>
            <w:rtl/>
          </w:rPr>
          <w:delText xml:space="preserve">ליה</w:delText>
        </w:r>
      </w:del>
      <w:r w:rsidRPr="006F178A">
        <w:rPr>
          <w:rtl/>
        </w:rPr>
        <w:t xml:space="preserve"> משני צדדין.</w:t>
      </w:r>
    </w:p>
    <w:p w:rsidR="005851B8" w:rsidRPr="009757B9" w:rsidRDefault="005851B8" w:rsidP="005851B8">
      <w:pPr>
        <w:rPr>
          <w:rFonts w:cs="Guttman Vilna"/>
          <w:b/>
          <w:bCs/>
          <w:rtl/>
        </w:rPr>
      </w:pPr>
      <w:r w:rsidRPr="006F178A">
        <w:rPr>
          <w:rtl/>
        </w:rPr>
        <w:t xml:space="preserve">ומאן דממעט עופות </w:t>
      </w:r>
      <w:ins w:id="90888" w:author="מנוע מכני" w:date="2026-10-11T12:04:40Z">
        <w:r>
          <w:rPr>
            <w:rtl/>
          </w:rPr>
          <w:t xml:space="preserve">סבר</w:t>
        </w:r>
      </w:ins>
      <w:del w:id="90889" w:author="מנוע מכני" w:date="2026-10-11T12:04:40Z">
        <w:r w:rsidRPr="006F178A">
          <w:rPr>
            <w:rtl/>
          </w:rPr>
          <w:delText xml:space="preserve">קסבר</w:delText>
        </w:r>
      </w:del>
      <w:r w:rsidRPr="006F178A">
        <w:rPr>
          <w:rtl/>
        </w:rPr>
        <w:t xml:space="preserve">: כללא </w:t>
      </w:r>
      <w:ins w:id="93392" w:author="מנוע מכני" w:date="2026-10-11T12:04:40Z">
        <w:r>
          <w:rPr>
            <w:rtl/>
          </w:rPr>
          <w:t xml:space="preserve">ראשון</w:t>
        </w:r>
      </w:ins>
      <w:del w:id="93393" w:author="מנוע מכני" w:date="2026-10-11T12:04:40Z">
        <w:r w:rsidRPr="006F178A">
          <w:rPr>
            <w:rtl/>
          </w:rPr>
          <w:delText xml:space="preserve">קמא</w:delText>
        </w:r>
      </w:del>
      <w:r w:rsidRPr="006F178A">
        <w:rPr>
          <w:rtl/>
        </w:rPr>
        <w:t xml:space="preserve"> דווקא, כלל ופרט - ואין בכלל אלא מה שבפרט, </w:t>
      </w:r>
      <w:ins w:id="92246" w:author="מנוע מכני" w:date="2026-10-11T12:04:40Z">
        <w:r>
          <w:rPr>
            <w:rtl/>
          </w:rPr>
          <w:t xml:space="preserve">אלו</w:t>
        </w:r>
      </w:ins>
      <w:del w:id="92247" w:author="מנוע מכני" w:date="2026-10-11T12:04:40Z">
        <w:r w:rsidRPr="006F178A">
          <w:rPr>
            <w:rtl/>
          </w:rPr>
          <w:delText xml:space="preserve">הני</w:delText>
        </w:r>
      </w:del>
      <w:r w:rsidRPr="006F178A">
        <w:rPr>
          <w:rtl/>
        </w:rPr>
        <w:t xml:space="preserve"> - אין, </w:t>
      </w:r>
      <w:ins w:id="92244" w:author="מנוע מכני" w:date="2026-10-11T12:04:40Z">
        <w:r>
          <w:rPr>
            <w:rtl/>
          </w:rPr>
          <w:t xml:space="preserve">כלום</w:t>
        </w:r>
      </w:ins>
      <w:del w:id="92245" w:author="מנוע מכני" w:date="2026-10-11T12:04:40Z">
        <w:r w:rsidRPr="006F178A">
          <w:rPr>
            <w:rtl/>
          </w:rPr>
          <w:delText xml:space="preserve">מידי</w:delText>
        </w:r>
      </w:del>
      <w:r w:rsidRPr="006F178A">
        <w:rPr>
          <w:rtl/>
        </w:rPr>
        <w:t xml:space="preserve"> אחרינא - </w:t>
      </w:r>
      <w:r w:rsidRPr="006F178A">
        <w:rPr>
          <w:rtl/>
        </w:rPr>
        <w:t xml:space="preserve">לא</w:t>
      </w:r>
      <w:r w:rsidRPr="006F178A">
        <w:rPr>
          <w:rtl/>
        </w:rPr>
        <w:t xml:space="preserve">.</w:t>
      </w:r>
    </w:p>
    <w:p w:rsidR="005851B8" w:rsidRDefault="005851B8" w:rsidP="005851B8">
      <w:pPr>
        <w:rPr>
          <w:rtl/>
        </w:rPr>
      </w:pPr>
      <w:ins w:id="94370" w:author="מנוע מכני" w:date="2026-10-11T12:04:40Z">
        <w:r>
          <w:rPr>
            <w:rtl/>
          </w:rPr>
          <w:t xml:space="preserve">והועיל</w:t>
        </w:r>
      </w:ins>
      <w:del w:id="94371" w:author="מנוע מכני" w:date="2026-10-11T12:04:40Z">
        <w:r w:rsidRPr="006F178A">
          <w:rPr>
            <w:rtl/>
          </w:rPr>
          <w:delText xml:space="preserve">ואהני</w:delText>
        </w:r>
      </w:del>
      <w:r w:rsidRPr="006F178A">
        <w:rPr>
          <w:rtl/>
        </w:rPr>
        <w:t xml:space="preserve"> כללא בתרא לרבויי כל דדמי </w:t>
      </w:r>
      <w:ins w:id="92248" w:author="מנוע מכני" w:date="2026-10-11T12:04:40Z">
        <w:r>
          <w:rPr>
            <w:rtl/>
          </w:rPr>
          <w:t xml:space="preserve">לו</w:t>
        </w:r>
      </w:ins>
      <w:del w:id="92249" w:author="מנוע מכני" w:date="2026-10-11T12:04:40Z">
        <w:r w:rsidRPr="006F178A">
          <w:rPr>
            <w:rtl/>
          </w:rPr>
          <w:delText xml:space="preserve">ליה</w:delText>
        </w:r>
      </w:del>
      <w:r w:rsidRPr="006F178A">
        <w:rPr>
          <w:rtl/>
        </w:rPr>
        <w:t xml:space="preserve"> משלשה צדדין. [פרי מפרי גידולי קרקע, וולדות הארץ למעט עופות שהם מן הרקק]</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23" w:author="קלוד" w:date="2026-10-11T12:24:08Z"/>
        </w:rPr>
      </w:pPr>
      <w:ins w:id="90524" w:author="קלוד" w:date="2026-10-11T12:24:08Z">
        <w:r>
          <w:rPr>
            <w:color w:val="7B3F00"/>
          </w:rPr>
          <w:t xml:space="preserve">מה מערבין - גודגדניות וחזיז, ולא כפניות</w:t>
        </w:r>
      </w:ins>
    </w:p>
    <w:p>
      <w:pPr>
        <w:pStyle w:val="38"/>
        <w:rPr>
          <w:ins w:id="95244" w:author="מנוע מכני" w:date="2026-10-11T12:04:40Z"/>
        </w:rPr>
      </w:pPr>
      <w:r w:rsidRPr="006F178A">
        <w:t xml:space="preserve">ר"י מרב:</w:t>
      </w:r>
    </w:p>
    <w:p w:rsidR="005851B8" w:rsidRDefault="005851B8" w:rsidP="005851B8">
      <w:pPr>
        <w:rPr>
          <w:rFonts w:ascii="Fb Fontext" w:hAnsi="Fb Fontext"/>
          <w:rtl/>
        </w:rPr>
      </w:pPr>
      <w:del w:id="95245" w:author="מנוע מכני" w:date="2026-10-11T12:04:40Z">
        <w:r w:rsidRPr="006F178A">
          <w:rPr>
            <w:rFonts w:ascii="Fb Fontext" w:hAnsi="Fb Fontext"/>
            <w:rtl/>
          </w:rPr>
          <w:delText xml:space="preserve"> </w:delText>
        </w:r>
      </w:del>
      <w:r w:rsidRPr="006F178A">
        <w:rPr>
          <w:rFonts w:ascii="Fb Fontext" w:hAnsi="Fb Fontext"/>
          <w:rtl/>
        </w:rPr>
        <w:t xml:space="preserve">מערבין בפעפועין ובחלגלוגות. ובגודגדניות, אבל </w:t>
      </w:r>
      <w:r w:rsidRPr="006F178A">
        <w:rPr>
          <w:rFonts w:ascii="Fb Fontext" w:hAnsi="Fb Fontext"/>
          <w:rtl/>
        </w:rPr>
        <w:t xml:space="preserve">לא</w:t>
      </w:r>
      <w:r w:rsidRPr="006F178A">
        <w:rPr>
          <w:rFonts w:ascii="Fb Fontext" w:hAnsi="Fb Fontext"/>
          <w:rtl/>
        </w:rPr>
        <w:t xml:space="preserve"> בחזיז [תבואה שעודה ירק], ולא בכפניות. [תמרים רעים]</w:t>
      </w:r>
    </w:p>
    <w:p>
      <w:pPr>
        <w:pStyle w:val="38"/>
        <w:rPr>
          <w:ins w:id="95246" w:author="מנוע מכני" w:date="2026-10-11T12:04:40Z"/>
        </w:rPr>
      </w:pPr>
      <w:r w:rsidRPr="006F178A">
        <w:t xml:space="preserve">הך</w:t>
      </w:r>
    </w:p>
    <w:p w:rsidR="005851B8" w:rsidRPr="006F178A" w:rsidRDefault="005851B8" w:rsidP="005851B8">
      <w:pPr>
        <w:rPr>
          <w:rStyle w:val="afffe"/>
          <w:rFonts w:ascii="Fb Fontext" w:hAnsi="Fb Fontext"/>
          <w:b/>
          <w:rtl/>
        </w:rPr>
      </w:pPr>
      <w:del w:id="95247" w:author="מנוע מכני" w:date="2026-10-11T12:04:40Z">
        <w:r w:rsidRPr="006F178A">
          <w:rPr>
            <w:rtl/>
          </w:rPr>
          <w:delText xml:space="preserve"> </w:delText>
        </w:r>
      </w:del>
      <w:r w:rsidRPr="006F178A">
        <w:rPr>
          <w:rtl/>
        </w:rPr>
        <w:t xml:space="preserve">דמערבין בגודגדניות </w:t>
      </w:r>
      <w:r>
        <w:rPr>
          <w:rtl/>
        </w:rPr>
        <w:t>אפי'</w:t>
      </w:r>
      <w:r w:rsidRPr="006F178A">
        <w:rPr>
          <w:rtl/>
        </w:rPr>
        <w:t xml:space="preserve"> דמרובי בנים יאכלו וחשוכי </w:t>
      </w:r>
      <w:r w:rsidRPr="006F178A">
        <w:rPr>
          <w:rtl/>
        </w:rPr>
        <w:t xml:space="preserve">לא</w:t>
      </w:r>
      <w:r w:rsidRPr="006F178A">
        <w:rPr>
          <w:rtl/>
        </w:rPr>
        <w:t xml:space="preserve"> יאכלו, ובהוקשו לזרע אף מרובי בנים </w:t>
      </w:r>
      <w:r w:rsidRPr="006F178A">
        <w:rPr>
          <w:rtl/>
        </w:rPr>
        <w:t xml:space="preserve">לא</w:t>
      </w:r>
      <w:r w:rsidRPr="006F178A">
        <w:rPr>
          <w:rtl/>
        </w:rPr>
        <w:t xml:space="preserve"> יאכלו.</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מיירי בלא הוקשו לזרע ובמרובי בנים.</w:t>
      </w:r>
    </w:p>
    <w:p w:rsidR="005851B8" w:rsidRPr="006F178A" w:rsidRDefault="005851B8" w:rsidP="005851B8">
      <w:pPr>
        <w:rPr>
          <w:rStyle w:val="afffe"/>
          <w:rFonts w:ascii="Fb Fontext" w:hAnsi="Fb Fontext"/>
          <w:b/>
          <w:rtl/>
        </w:rPr>
      </w:pPr>
      <w:r w:rsidRPr="006F178A">
        <w:rPr>
          <w:rStyle w:val="afffe"/>
          <w:rFonts w:ascii="Fb Fontext" w:hAnsi="Fb Fontext"/>
          <w:b/>
          <w:rtl/>
        </w:rPr>
        <w:t>ב.</w:t>
      </w:r>
      <w:r w:rsidRPr="006F178A">
        <w:rPr>
          <w:rtl/>
        </w:rPr>
        <w:t xml:space="preserve"> </w:t>
      </w:r>
      <w:r>
        <w:rPr>
          <w:rtl/>
        </w:rPr>
        <w:t>אפי'</w:t>
      </w:r>
      <w:r w:rsidRPr="006F178A">
        <w:rPr>
          <w:rtl/>
        </w:rPr>
        <w:t xml:space="preserve"> לחש</w:t>
      </w:r>
      <w:r w:rsidRPr="006F178A">
        <w:rPr>
          <w:rFonts w:hint="cs"/>
          <w:rtl/>
        </w:rPr>
        <w:t>ו</w:t>
      </w:r>
      <w:r w:rsidRPr="006F178A">
        <w:rPr>
          <w:rtl/>
        </w:rPr>
        <w:t>כי בנים סגי במה שחזי למרובי בנים וכדתנן מערבין לנזיר ביין ולישראל בתרומה והיינו דחזי לאחר.</w:t>
      </w:r>
    </w:p>
    <w:p w:rsidR="005851B8" w:rsidRPr="006F178A" w:rsidRDefault="005851B8" w:rsidP="005851B8">
      <w:pPr>
        <w:rPr>
          <w:rtl/>
        </w:rPr>
      </w:pPr>
      <w:r w:rsidRPr="006F178A">
        <w:rPr>
          <w:rStyle w:val="afffe"/>
          <w:rFonts w:ascii="Fb Fontext" w:hAnsi="Fb Fontext"/>
          <w:b/>
          <w:rtl/>
        </w:rPr>
        <w:t>ג.</w:t>
      </w:r>
      <w:r w:rsidRPr="006F178A">
        <w:rPr>
          <w:rtl/>
        </w:rPr>
        <w:t xml:space="preserve"> מיירי בהנדקוקי מדאי- שיפות הם.</w:t>
      </w:r>
    </w:p>
    <w:p>
      <w:pPr>
        <w:pStyle w:val="38"/>
        <w:rPr>
          <w:ins w:id="95248" w:author="מנוע מכני" w:date="2026-10-11T12:04:40Z"/>
        </w:rPr>
      </w:pPr>
      <w:r w:rsidRPr="006F178A">
        <w:t xml:space="preserve">הך</w:t>
      </w:r>
    </w:p>
    <w:p w:rsidR="005851B8" w:rsidRDefault="005851B8" w:rsidP="005851B8">
      <w:pPr>
        <w:rPr>
          <w:rtl/>
        </w:rPr>
      </w:pPr>
      <w:del w:id="95249" w:author="מנוע מכני" w:date="2026-10-11T12:04:40Z">
        <w:r w:rsidRPr="006F178A">
          <w:rPr>
            <w:rtl/>
          </w:rPr>
          <w:delText xml:space="preserve"> </w:delText>
        </w:r>
      </w:del>
      <w:r w:rsidRPr="006F178A">
        <w:rPr>
          <w:rtl/>
        </w:rPr>
        <w:t xml:space="preserve">דאין מערבין בחזיז היינו בחזיז רגיל והך דכשות וחזיז מערבין בהן, ומברכין בפה"א מיירי בדגנונייתא [חזיז דגינה]</w:t>
      </w:r>
    </w:p>
    <w:p w:rsidR="005851B8" w:rsidRPr="00132755" w:rsidRDefault="005851B8" w:rsidP="005851B8">
      <w:pPr>
        <w:rPr>
          <w:spacing w:val="-4"/>
          <w:rtl/>
        </w:rPr>
      </w:pPr>
      <w:r w:rsidRPr="00132755">
        <w:rPr>
          <w:spacing w:val="-4"/>
          <w:rtl/>
        </w:rPr>
        <w:t xml:space="preserve">ואין הכוונה דאחר שאחר שהיה בבל התיר </w:t>
      </w:r>
      <w:ins w:id="90894" w:author="מנוע מכני" w:date="2026-10-11T12:04:40Z">
        <w:r>
          <w:rPr>
            <w:spacing w:val="-4"/>
            <w:rtl/>
          </w:rPr>
          <w:t xml:space="preserve">שהרי</w:t>
        </w:r>
      </w:ins>
      <w:del w:id="90895" w:author="מנוע מכני" w:date="2026-10-11T12:04:40Z">
        <w:r w:rsidRPr="00132755">
          <w:rPr>
            <w:spacing w:val="-4"/>
            <w:rtl/>
          </w:rPr>
          <w:delText xml:space="preserve">דהא</w:delText>
        </w:r>
      </w:del>
      <w:r w:rsidRPr="00132755">
        <w:rPr>
          <w:spacing w:val="-4"/>
          <w:rtl/>
        </w:rPr>
        <w:t xml:space="preserve"> בבל </w:t>
      </w:r>
      <w:ins w:id="90892" w:author="מנוע מכני" w:date="2026-10-11T12:04:40Z">
        <w:r>
          <w:rPr>
            <w:spacing w:val="-4"/>
            <w:rtl/>
          </w:rPr>
          <w:t xml:space="preserve">לא</w:t>
        </w:r>
      </w:ins>
      <w:del w:id="90893" w:author="מנוע מכני" w:date="2026-10-11T12:04:40Z">
        <w:r w:rsidRPr="00132755">
          <w:rPr>
            <w:spacing w:val="-4"/>
            <w:rtl/>
          </w:rPr>
          <w:delText xml:space="preserve">לאו</w:delText>
        </w:r>
      </w:del>
      <w:r w:rsidRPr="00132755">
        <w:rPr>
          <w:spacing w:val="-4"/>
          <w:rtl/>
        </w:rPr>
        <w:t xml:space="preserve"> </w:t>
      </w:r>
      <w:ins w:id="90890" w:author="מנוע מכני" w:date="2026-10-11T12:04:40Z">
        <w:r>
          <w:rPr>
            <w:spacing w:val="-4"/>
            <w:rtl/>
          </w:rPr>
          <w:t xml:space="preserve">רוב</w:t>
        </w:r>
      </w:ins>
      <w:del w:id="90891" w:author="מנוע מכני" w:date="2026-10-11T12:04:40Z">
        <w:r w:rsidRPr="00132755">
          <w:rPr>
            <w:spacing w:val="-4"/>
            <w:rtl/>
          </w:rPr>
          <w:delText xml:space="preserve">רובא</w:delText>
        </w:r>
      </w:del>
      <w:r w:rsidRPr="00132755">
        <w:rPr>
          <w:spacing w:val="-4"/>
          <w:rtl/>
        </w:rPr>
        <w:t xml:space="preserve"> </w:t>
      </w:r>
      <w:ins w:id="93394" w:author="מנוע מכני" w:date="2026-10-11T12:04:40Z">
        <w:r>
          <w:rPr>
            <w:spacing w:val="-4"/>
            <w:rtl/>
          </w:rPr>
          <w:t xml:space="preserve">דעולם</w:t>
        </w:r>
      </w:ins>
      <w:del w:id="93395" w:author="מנוע מכני" w:date="2026-10-11T12:04:40Z">
        <w:r w:rsidRPr="00132755">
          <w:rPr>
            <w:spacing w:val="-4"/>
            <w:rtl/>
          </w:rPr>
          <w:delText xml:space="preserve">דעלמא</w:delText>
        </w:r>
      </w:del>
      <w:r w:rsidRPr="00132755">
        <w:rPr>
          <w:spacing w:val="-4"/>
          <w:rtl/>
        </w:rPr>
        <w:t xml:space="preserve"> ובטלה דעתה אצל כל אדם.</w:t>
      </w:r>
    </w:p>
    <w:p w:rsidR="005851B8" w:rsidRPr="006F178A" w:rsidRDefault="005851B8" w:rsidP="005851B8">
      <w:pPr>
        <w:rPr>
          <w:rtl/>
        </w:rPr>
      </w:pPr>
      <w:r w:rsidRPr="006F178A">
        <w:rPr>
          <w:rtl/>
        </w:rPr>
        <w:t>וכד</w:t>
      </w:r>
      <w:r>
        <w:rPr>
          <w:rtl/>
        </w:rPr>
        <w:t>חזי'</w:t>
      </w:r>
      <w:r w:rsidRPr="006F178A">
        <w:rPr>
          <w:rtl/>
        </w:rPr>
        <w:t xml:space="preserve"> בהפול והשעורה והתילתן שזרען לירק חייב וירקן פטור.</w:t>
      </w:r>
    </w:p>
    <w:p w:rsidR="005851B8" w:rsidRPr="006F178A" w:rsidRDefault="005851B8" w:rsidP="005851B8">
      <w:pPr>
        <w:rPr>
          <w:rtl/>
        </w:rPr>
      </w:pPr>
      <w:r w:rsidRPr="006F178A">
        <w:rPr>
          <w:rtl/>
        </w:rPr>
        <w:t>השחליים והגרגיר שזרען לירק - מתעשרין ירק וזרע, זרען לזרע - מתעשרין זרע וירק.</w:t>
      </w:r>
    </w:p>
    <w:p w:rsidR="005851B8" w:rsidRPr="006F178A" w:rsidRDefault="005851B8" w:rsidP="005851B8">
      <w:pPr>
        <w:rPr>
          <w:rtl/>
        </w:rPr>
      </w:pPr>
      <w:r w:rsidRPr="006F178A">
        <w:rPr>
          <w:rtl/>
        </w:rPr>
        <w:t>זרע גרגיר חזי - דראשונים שלא היה להן פלפלין, שוחקין אותו ומטבילין בו את הצלי.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DD48B0">
      <w:pPr>
        <w:pStyle w:val="afff3"/>
        <w:framePr w:wrap="around"/>
        <w:spacing w:line="276" w:lineRule="auto"/>
        <w:rPr>
          <w:rFonts w:ascii="Fb Fontext" w:hAnsi="Fb Fontext"/>
          <w:sz w:val="20"/>
          <w:szCs w:val="18"/>
          <w:rtl/>
        </w:rPr>
      </w:pPr>
      <w:r w:rsidRPr="009757B9">
        <w:rPr>
          <w:rFonts w:ascii="Fb Fontext" w:hAnsi="Fb Fontext" w:hint="cs"/>
          <w:sz w:val="20"/>
          <w:szCs w:val="18"/>
          <w:rtl/>
        </w:rPr>
        <w:t>כח:</w:t>
      </w:r>
    </w:p>
    <w:p w:rsidR="005851B8" w:rsidRDefault="005851B8" w:rsidP="005851B8">
      <w:pPr>
        <w:rPr>
          <w:rFonts w:ascii="Fb Fontext" w:hAnsi="Fb Fontext"/>
          <w:rtl/>
        </w:rPr>
      </w:pPr>
      <w:r w:rsidRPr="006F178A">
        <w:rPr>
          <w:rStyle w:val="2fb"/>
          <w:rFonts w:ascii="Fb Fontext" w:hAnsi="Fb Fontext"/>
          <w:rtl/>
        </w:rPr>
        <w:t xml:space="preserve">רבי זירא</w:t>
      </w:r>
      <w:r w:rsidRPr="006F178A">
        <w:rPr>
          <w:rFonts w:ascii="Fb Fontext" w:hAnsi="Fb Fontext"/>
          <w:rtl/>
        </w:rPr>
        <w:t xml:space="preserve"> כשנחלש מגירסתו היה יושב בפתח </w:t>
      </w:r>
      <w:r w:rsidRPr="006F178A">
        <w:rPr>
          <w:rStyle w:val="2fb"/>
          <w:rFonts w:ascii="Fb Fontext" w:hAnsi="Fb Fontext"/>
          <w:rtl/>
        </w:rPr>
        <w:t xml:space="preserve">דריב"א</w:t>
      </w:r>
      <w:r w:rsidRPr="006F178A">
        <w:rPr>
          <w:rFonts w:ascii="Fb Fontext" w:hAnsi="Fb Fontext"/>
          <w:rtl/>
        </w:rPr>
        <w:t xml:space="preserve"> לעמוד בפני רבנן</w:t>
      </w:r>
    </w:p>
    <w:p w:rsidR="005851B8" w:rsidRPr="006F178A" w:rsidRDefault="005851B8" w:rsidP="005851B8">
      <w:pPr>
        <w:rPr>
          <w:rtl/>
        </w:rPr>
      </w:pPr>
      <w:r w:rsidRPr="006F178A">
        <w:rPr>
          <w:rtl/>
        </w:rPr>
        <w:t xml:space="preserve">וא"ל</w:t>
      </w:r>
      <w:r w:rsidRPr="006F178A">
        <w:rPr>
          <w:rtl/>
        </w:rPr>
        <w:t xml:space="preserve"> ינוקא ברי </w:t>
      </w:r>
      <w:r w:rsidRPr="006F178A">
        <w:rPr>
          <w:rStyle w:val="2fb"/>
          <w:rtl/>
        </w:rPr>
        <w:t xml:space="preserve">רב</w:t>
      </w:r>
      <w:r w:rsidRPr="006F178A">
        <w:rPr>
          <w:rtl/>
        </w:rPr>
        <w:t xml:space="preserve"> דכשות בפה"א וחזיז שנ"ב.</w:t>
      </w:r>
    </w:p>
    <w:p w:rsidR="005851B8" w:rsidRDefault="005851B8" w:rsidP="005851B8">
      <w:pPr>
        <w:rPr>
          <w:rtl/>
        </w:rPr>
      </w:pPr>
      <w:r w:rsidRPr="006F178A">
        <w:rPr>
          <w:rtl/>
        </w:rPr>
        <w:t xml:space="preserve">ונתבאר אח"כ </w:t>
      </w:r>
      <w:r w:rsidRPr="006F178A">
        <w:rPr>
          <w:rStyle w:val="afffe"/>
          <w:rFonts w:ascii="Fb Fontext" w:hAnsi="Fb Fontext"/>
          <w:rtl/>
        </w:rPr>
        <w:t>שכשות</w:t>
      </w:r>
      <w:r w:rsidRPr="006F178A">
        <w:rPr>
          <w:rtl/>
        </w:rPr>
        <w:t xml:space="preserve"> גמר פירי [</w:t>
      </w:r>
      <w:r>
        <w:rPr>
          <w:rtl/>
        </w:rPr>
        <w:t>אפי'</w:t>
      </w:r>
      <w:r w:rsidRPr="006F178A">
        <w:rPr>
          <w:rtl/>
        </w:rPr>
        <w:t xml:space="preserve"> שגדל מעל השיח עדיין יונק מן הקרקע,</w:t>
      </w:r>
      <w:r>
        <w:rPr>
          <w:rtl/>
        </w:rPr>
        <w:t xml:space="preserve"> </w:t>
      </w:r>
      <w:r w:rsidRPr="006F178A">
        <w:rPr>
          <w:rtl/>
        </w:rPr>
        <w:t>וראייה שאם תקטול השיח ימות הכשות]</w:t>
      </w:r>
    </w:p>
    <w:p w:rsidR="005851B8" w:rsidRPr="006F178A" w:rsidRDefault="005851B8" w:rsidP="005851B8">
      <w:pPr>
        <w:rPr>
          <w:rtl/>
        </w:rPr>
      </w:pPr>
      <w:r w:rsidRPr="006F178A">
        <w:rPr>
          <w:rStyle w:val="afffe"/>
          <w:rFonts w:ascii="Fb Fontext" w:hAnsi="Fb Fontext"/>
          <w:rtl/>
        </w:rPr>
        <w:t>וחזיז</w:t>
      </w:r>
      <w:r w:rsidRPr="006F178A">
        <w:rPr>
          <w:rtl/>
        </w:rPr>
        <w:t xml:space="preserve"> </w:t>
      </w:r>
      <w:r w:rsidRPr="006F178A">
        <w:rPr>
          <w:rtl/>
        </w:rPr>
        <w:t xml:space="preserve">לא</w:t>
      </w:r>
      <w:r w:rsidRPr="006F178A">
        <w:rPr>
          <w:rtl/>
        </w:rPr>
        <w:t xml:space="preserve"> גמר פירי ו</w:t>
      </w:r>
      <w:r w:rsidRPr="002B5789">
        <w:rPr>
          <w:b/>
          <w:bCs/>
          <w:rtl/>
        </w:rPr>
        <w:t>הלכתא</w:t>
      </w:r>
      <w:r w:rsidRPr="006F178A">
        <w:rPr>
          <w:rtl/>
        </w:rPr>
        <w:t xml:space="preserve"> כאותו ינוקא ולא כפי שחשב </w:t>
      </w:r>
      <w:r w:rsidRPr="006F178A">
        <w:rPr>
          <w:rStyle w:val="2fb"/>
          <w:rtl/>
        </w:rPr>
        <w:t xml:space="preserve">רב</w:t>
      </w:r>
      <w:r w:rsidRPr="006F178A">
        <w:rPr>
          <w:rtl/>
        </w:rPr>
        <w:t xml:space="preserve"> זירא.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 xml:space="preserve">ובכפניות אין מערבין -היינו ברגילות [נקבות] דעדיין </w:t>
      </w:r>
      <w:r w:rsidRPr="006F178A">
        <w:rPr>
          <w:rFonts w:ascii="Fb Fontext" w:hAnsi="Fb Fontext"/>
          <w:rtl/>
        </w:rPr>
        <w:t xml:space="preserve">לא</w:t>
      </w:r>
      <w:r w:rsidRPr="006F178A">
        <w:rPr>
          <w:rFonts w:ascii="Fb Fontext" w:hAnsi="Fb Fontext"/>
          <w:rtl/>
        </w:rPr>
        <w:t xml:space="preserve"> נגמר בישולם.</w:t>
      </w:r>
    </w:p>
    <w:p>
      <w:pPr>
        <w:pStyle w:val="38"/>
        <w:rPr>
          <w:ins w:id="95250" w:author="מנוע מכני" w:date="2026-10-11T12:04:40Z"/>
        </w:rPr>
      </w:pPr>
      <w:r w:rsidRPr="006F178A">
        <w:t xml:space="preserve">והך </w:t>
      </w:r>
      <w:r w:rsidRPr="006F178A">
        <w:t xml:space="preserve">דתניא</w:t>
      </w:r>
      <w:r w:rsidRPr="006F178A">
        <w:t xml:space="preserve">:</w:t>
      </w:r>
    </w:p>
    <w:p w:rsidR="005851B8" w:rsidRPr="006F178A" w:rsidRDefault="005851B8" w:rsidP="005851B8">
      <w:pPr>
        <w:rPr>
          <w:rtl/>
        </w:rPr>
      </w:pPr>
      <w:del w:id="95251" w:author="מנוע מכני" w:date="2026-10-11T12:04:40Z">
        <w:r w:rsidRPr="006F178A">
          <w:rPr>
            <w:rtl/>
          </w:rPr>
          <w:delText xml:space="preserve"> </w:delText>
        </w:r>
      </w:del>
      <w:r w:rsidRPr="006F178A">
        <w:rPr>
          <w:rStyle w:val="afffe"/>
          <w:rFonts w:ascii="Fb Fontext" w:hAnsi="Fb Fontext"/>
          <w:rtl/>
        </w:rPr>
        <w:t>קור</w:t>
      </w:r>
      <w:r w:rsidRPr="006F178A">
        <w:rPr>
          <w:rtl/>
        </w:rPr>
        <w:t xml:space="preserve"> ניקח בכסף מעשר, ואין מטמא טומאת אוכלין. </w:t>
      </w:r>
      <w:r w:rsidRPr="006F178A">
        <w:rPr>
          <w:rStyle w:val="afffe"/>
          <w:rFonts w:ascii="Fb Fontext" w:hAnsi="Fb Fontext"/>
          <w:rtl/>
        </w:rPr>
        <w:t>וכפניות</w:t>
      </w:r>
      <w:r w:rsidRPr="006F178A">
        <w:rPr>
          <w:rtl/>
        </w:rPr>
        <w:t xml:space="preserve"> נקחות בכסף מעשר, </w:t>
      </w:r>
      <w:r w:rsidRPr="006F178A">
        <w:rPr>
          <w:rStyle w:val="afffe"/>
          <w:rFonts w:ascii="Fb Fontext" w:hAnsi="Fb Fontext"/>
          <w:rtl/>
        </w:rPr>
        <w:t>ומטמאות טומאת אוכלים</w:t>
      </w:r>
      <w:r w:rsidRPr="006F178A">
        <w:rPr>
          <w:rtl/>
        </w:rPr>
        <w:t>.</w:t>
      </w:r>
    </w:p>
    <w:p>
      <w:pPr>
        <w:pStyle w:val="38"/>
        <w:rPr>
          <w:ins w:id="95252" w:author="מנוע מכני" w:date="2026-10-11T12:04:40Z"/>
        </w:rPr>
      </w:pPr>
      <w:r w:rsidRPr="006F178A">
        <w:t xml:space="preserve">ולר"י:</w:t>
      </w:r>
    </w:p>
    <w:p w:rsidR="005851B8" w:rsidRPr="006F178A" w:rsidRDefault="005851B8" w:rsidP="005851B8">
      <w:pPr>
        <w:rPr>
          <w:rtl/>
        </w:rPr>
      </w:pPr>
      <w:del w:id="95253" w:author="מנוע מכני" w:date="2026-10-11T12:04:40Z">
        <w:r w:rsidRPr="006F178A">
          <w:rPr>
            <w:rtl/>
          </w:rPr>
          <w:delText xml:space="preserve"> </w:delText>
        </w:r>
      </w:del>
      <w:r w:rsidRPr="006F178A">
        <w:rPr>
          <w:rStyle w:val="afffe"/>
          <w:rFonts w:ascii="Fb Fontext" w:hAnsi="Fb Fontext"/>
          <w:rtl/>
        </w:rPr>
        <w:t>קור</w:t>
      </w:r>
      <w:r w:rsidRPr="006F178A">
        <w:rPr>
          <w:rtl/>
        </w:rPr>
        <w:t xml:space="preserve"> הרי הוא כעץ לכל דבריו, אלא שניקח בכסף מעשר.</w:t>
      </w:r>
    </w:p>
    <w:p w:rsidR="005851B8" w:rsidRPr="006F178A" w:rsidRDefault="005851B8" w:rsidP="005851B8">
      <w:pPr>
        <w:rPr>
          <w:rtl/>
        </w:rPr>
      </w:pPr>
      <w:r w:rsidRPr="006F178A">
        <w:rPr>
          <w:rStyle w:val="afffe"/>
          <w:rFonts w:ascii="Fb Fontext" w:hAnsi="Fb Fontext"/>
          <w:rtl/>
        </w:rPr>
        <w:lastRenderedPageBreak/>
        <w:t xml:space="preserve">וכפניות </w:t>
      </w:r>
      <w:r w:rsidRPr="006F178A">
        <w:rPr>
          <w:rtl/>
        </w:rPr>
        <w:t>- הרי הן כפרי לכל דבריהם, אלא שפטורות מן המעשר.</w:t>
      </w:r>
    </w:p>
    <w:p w:rsidR="005851B8" w:rsidRPr="009757B9" w:rsidRDefault="005851B8" w:rsidP="005851B8">
      <w:pPr>
        <w:rPr>
          <w:rFonts w:cs="Guttman Vilna"/>
          <w:b/>
          <w:bCs/>
          <w:rtl/>
        </w:rPr>
      </w:pPr>
      <w:r w:rsidRPr="006F178A">
        <w:rPr>
          <w:rtl/>
        </w:rPr>
        <w:t>מיירי בכפניות דנסחני, והיינו של נקבות שלא גמרו להתבשל.</w:t>
      </w:r>
    </w:p>
    <w:p w:rsidR="005851B8" w:rsidRPr="009757B9" w:rsidRDefault="005851B8" w:rsidP="005851B8">
      <w:pPr>
        <w:rPr>
          <w:rFonts w:cs="Guttman Vilna"/>
          <w:b/>
          <w:bCs/>
          <w:rtl/>
        </w:rPr>
      </w:pPr>
      <w:r w:rsidRPr="006F178A">
        <w:rPr>
          <w:rtl/>
        </w:rPr>
        <w:t xml:space="preserve">ואעפ"כ מטמאות כיוון דאפשר למתקן </w:t>
      </w:r>
      <w:r w:rsidRPr="006F178A">
        <w:rPr>
          <w:rtl/>
        </w:rPr>
        <w:t xml:space="preserve">ע"י</w:t>
      </w:r>
      <w:r w:rsidRPr="006F178A">
        <w:rPr>
          <w:rtl/>
        </w:rPr>
        <w:t xml:space="preserve"> אור.</w:t>
      </w:r>
    </w:p>
    <w:p w:rsidR="005851B8" w:rsidRPr="006F178A" w:rsidRDefault="005851B8" w:rsidP="005851B8">
      <w:pPr>
        <w:rPr>
          <w:rtl/>
        </w:rPr>
      </w:pPr>
      <w:r w:rsidRPr="006F178A">
        <w:rPr>
          <w:rStyle w:val="2fb"/>
          <w:rtl/>
        </w:rPr>
        <w:t xml:space="preserve">וכדרי"ו</w:t>
      </w:r>
      <w:r w:rsidRPr="006F178A">
        <w:rPr>
          <w:rtl/>
        </w:rPr>
        <w:t xml:space="preserve"> </w:t>
      </w:r>
      <w:r w:rsidRPr="006F178A">
        <w:rPr>
          <w:rtl/>
        </w:rPr>
        <w:t xml:space="preserve">דתניא</w:t>
      </w:r>
      <w:r w:rsidRPr="006F178A">
        <w:rPr>
          <w:rtl/>
        </w:rPr>
        <w:t xml:space="preserve">, שקדים המרים, קטנים חייבין [במעשר, דזהו גמר פרי שלהם] גדולים פטורין.</w:t>
      </w:r>
    </w:p>
    <w:p w:rsidR="005851B8" w:rsidRDefault="005851B8" w:rsidP="005851B8">
      <w:pPr>
        <w:rPr>
          <w:rtl/>
        </w:rPr>
      </w:pPr>
      <w:r w:rsidRPr="006F178A">
        <w:rPr>
          <w:rtl/>
        </w:rPr>
        <w:t xml:space="preserve">מתוקים, גדולים חייבין, קטנים פטורין. [דעדיין </w:t>
      </w:r>
      <w:r w:rsidRPr="006F178A">
        <w:rPr>
          <w:rtl/>
        </w:rPr>
        <w:t xml:space="preserve">לא</w:t>
      </w:r>
      <w:r w:rsidRPr="006F178A">
        <w:rPr>
          <w:rtl/>
        </w:rPr>
        <w:t xml:space="preserve"> הגיעו לגמר פרי שלהם]</w:t>
      </w:r>
    </w:p>
    <w:p>
      <w:pPr>
        <w:pStyle w:val="38"/>
        <w:rPr>
          <w:ins w:id="95254" w:author="מנוע מכני" w:date="2026-10-11T12:04:40Z"/>
        </w:rPr>
      </w:pPr>
      <w:r w:rsidRPr="006F178A">
        <w:t xml:space="preserve">ר"ש בר' יוסי משום אביו:</w:t>
      </w:r>
    </w:p>
    <w:p w:rsidR="005851B8" w:rsidRPr="006F178A" w:rsidRDefault="005851B8" w:rsidP="005851B8">
      <w:pPr>
        <w:rPr>
          <w:rtl/>
        </w:rPr>
      </w:pPr>
      <w:del w:id="95255" w:author="מנוע מכני" w:date="2026-10-11T12:04:40Z">
        <w:r w:rsidRPr="006F178A">
          <w:rPr>
            <w:rtl/>
          </w:rPr>
          <w:delText xml:space="preserve"> </w:delText>
        </w:r>
      </w:del>
      <w:r w:rsidRPr="006F178A">
        <w:rPr>
          <w:rtl/>
        </w:rPr>
        <w:t xml:space="preserve">זה וזה לפטור.</w:t>
      </w:r>
    </w:p>
    <w:p>
      <w:pPr>
        <w:pStyle w:val="38"/>
        <w:rPr>
          <w:ins w:id="95256" w:author="מנוע מכני" w:date="2026-10-11T12:04:40Z"/>
        </w:rPr>
      </w:pPr>
      <w:ins w:id="90896" w:author="מנוע מכני" w:date="2026-10-11T12:04:40Z">
        <w:r>
          <w:t xml:space="preserve">ואמרו</w:t>
        </w:r>
      </w:ins>
      <w:del w:id="90897" w:author="מנוע מכני" w:date="2026-10-11T12:04:40Z">
        <w:r w:rsidRPr="006F178A">
          <w:delText xml:space="preserve">ואמרי</w:delText>
        </w:r>
      </w:del>
      <w:r w:rsidRPr="006F178A">
        <w:t xml:space="preserve"> לה:</w:t>
      </w:r>
    </w:p>
    <w:p w:rsidR="005851B8" w:rsidRDefault="005851B8" w:rsidP="005851B8">
      <w:pPr>
        <w:rPr>
          <w:rtl/>
        </w:rPr>
      </w:pPr>
      <w:del w:id="95257" w:author="מנוע מכני" w:date="2026-10-11T12:04:40Z">
        <w:r w:rsidRPr="006F178A">
          <w:rPr>
            <w:rtl/>
          </w:rPr>
          <w:delText xml:space="preserve"> </w:delText>
        </w:r>
      </w:del>
      <w:r w:rsidRPr="006F178A">
        <w:rPr>
          <w:rtl/>
        </w:rPr>
        <w:t xml:space="preserve">זה וזה לחיוב. [והיינו </w:t>
      </w:r>
      <w:r w:rsidRPr="006F178A">
        <w:rPr>
          <w:rStyle w:val="2fb"/>
          <w:rtl/>
        </w:rPr>
        <w:t xml:space="preserve">כרי"ו</w:t>
      </w:r>
      <w:r w:rsidRPr="006F178A">
        <w:rPr>
          <w:rtl/>
        </w:rPr>
        <w:t xml:space="preserve"> דראוי למתקן </w:t>
      </w:r>
      <w:r w:rsidRPr="006F178A">
        <w:rPr>
          <w:rtl/>
        </w:rPr>
        <w:t xml:space="preserve">ע"י</w:t>
      </w:r>
      <w:r w:rsidRPr="006F178A">
        <w:rPr>
          <w:rtl/>
        </w:rPr>
        <w:t xml:space="preserve"> האור]</w:t>
      </w:r>
    </w:p>
    <w:p w:rsidR="005851B8" w:rsidRPr="006F178A" w:rsidRDefault="005851B8" w:rsidP="005851B8">
      <w:pPr>
        <w:rPr>
          <w:rtl/>
        </w:rPr>
      </w:pPr>
      <w:r w:rsidRPr="006F178A">
        <w:rPr>
          <w:rtl/>
        </w:rPr>
        <w:t xml:space="preserve">הורה </w:t>
      </w:r>
      <w:ins w:id="90184" w:author="מנוע מכני" w:date="2026-10-11T12:04:40Z">
        <w:r>
          <w:rPr>
            <w:rStyle w:val="2fb"/>
            <w:rtl/>
          </w:rPr>
          <w:t xml:space="preserve">ר"ח</w:t>
        </w:r>
      </w:ins>
      <w:del w:id="90185" w:author="מנוע מכני" w:date="2026-10-11T12:04:40Z">
        <w:r w:rsidRPr="006F178A">
          <w:rPr>
            <w:rtl/>
          </w:rPr>
          <w:delText xml:space="preserve">רבי חנינא</w:delText>
        </w:r>
      </w:del>
      <w:r w:rsidRPr="006F178A">
        <w:rPr>
          <w:rtl/>
        </w:rPr>
        <w:t xml:space="preserve"> בציפורי כדברי האומר זה וזה לפטור.</w:t>
      </w:r>
    </w:p>
    <w:p w:rsidR="005851B8" w:rsidRDefault="005851B8" w:rsidP="005851B8">
      <w:pPr>
        <w:rPr>
          <w:rtl/>
        </w:rPr>
      </w:pPr>
      <w:r w:rsidRPr="006F178A">
        <w:rPr>
          <w:rtl/>
        </w:rPr>
        <w:t xml:space="preserve">[הך דכפניות תמרים מטמאין טומאת אוכלין </w:t>
      </w:r>
      <w:r w:rsidRPr="006F178A">
        <w:rPr>
          <w:rtl/>
        </w:rPr>
        <w:t xml:space="preserve">לא</w:t>
      </w:r>
      <w:r w:rsidRPr="006F178A">
        <w:rPr>
          <w:rtl/>
        </w:rPr>
        <w:t xml:space="preserve"> יתכן בזכרים דבכה"ג </w:t>
      </w:r>
      <w:r w:rsidRPr="006F178A">
        <w:rPr>
          <w:rStyle w:val="2fb"/>
          <w:rFonts w:hint="cs"/>
          <w:rtl/>
        </w:rPr>
        <w:t>ל</w:t>
      </w:r>
      <w:r w:rsidRPr="006F178A">
        <w:rPr>
          <w:rStyle w:val="2fb"/>
          <w:rtl/>
        </w:rPr>
        <w:t xml:space="preserve">ר"י</w:t>
      </w:r>
      <w:r w:rsidRPr="006F178A">
        <w:rPr>
          <w:rtl/>
        </w:rPr>
        <w:t xml:space="preserve"> </w:t>
      </w:r>
      <w:r w:rsidRPr="006F178A">
        <w:rPr>
          <w:rFonts w:hint="cs"/>
          <w:rtl/>
        </w:rPr>
        <w:t>ח</w:t>
      </w:r>
      <w:r w:rsidRPr="006F178A">
        <w:rPr>
          <w:rtl/>
        </w:rPr>
        <w:t xml:space="preserve">ייבין במעשר </w:t>
      </w:r>
      <w:ins w:id="90898" w:author="מנוע מכני" w:date="2026-10-11T12:04:40Z">
        <w:r>
          <w:rPr>
            <w:rtl/>
          </w:rPr>
          <w:t xml:space="preserve">וכאן</w:t>
        </w:r>
      </w:ins>
      <w:del w:id="90899" w:author="מנוע מכני" w:date="2026-10-11T12:04:40Z">
        <w:r w:rsidRPr="006F178A">
          <w:rPr>
            <w:rtl/>
          </w:rPr>
          <w:delText xml:space="preserve">והכא</w:delText>
        </w:r>
      </w:del>
      <w:r w:rsidRPr="006F178A">
        <w:rPr>
          <w:rtl/>
        </w:rPr>
        <w:t xml:space="preserve"> פטר]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258" w:author="מנוע מכני" w:date="2026-10-11T12:04:40Z"/>
        </w:rPr>
      </w:pPr>
      <w:r w:rsidRPr="006F178A">
        <w:t xml:space="preserve">ר"י:</w:t>
      </w:r>
    </w:p>
    <w:p w:rsidR="005851B8" w:rsidRPr="006F178A" w:rsidRDefault="005851B8" w:rsidP="005851B8">
      <w:pPr>
        <w:rPr>
          <w:rtl/>
        </w:rPr>
      </w:pPr>
      <w:del w:id="95259" w:author="מנוע מכני" w:date="2026-10-11T12:04:40Z">
        <w:r w:rsidRPr="006F178A">
          <w:rPr>
            <w:rFonts w:ascii="Fb Fontext" w:hAnsi="Fb Fontext"/>
            <w:rtl/>
          </w:rPr>
          <w:delText xml:space="preserve"> </w:delText>
        </w:r>
      </w:del>
      <w:r w:rsidRPr="006F178A">
        <w:rPr>
          <w:rFonts w:ascii="Fb Fontext" w:hAnsi="Fb Fontext"/>
          <w:rtl/>
        </w:rPr>
        <w:t xml:space="preserve">קור הרי הוא כעץ לכל דבריו, אלא שניקח בכסף מעשר. </w:t>
      </w:r>
      <w:ins w:id="90900" w:author="מנוע מכני" w:date="2026-10-11T12:04:40Z">
        <w:r>
          <w:rPr>
            <w:rFonts w:ascii="Fb Fontext" w:hAnsi="Fb Fontext"/>
            <w:rtl/>
          </w:rPr>
          <w:t xml:space="preserve">ולא</w:t>
        </w:r>
      </w:ins>
      <w:del w:id="90901" w:author="מנוע מכני" w:date="2026-10-11T12:04:40Z">
        <w:r w:rsidRPr="006F178A">
          <w:rPr>
            <w:rFonts w:ascii="Fb Fontext" w:hAnsi="Fb Fontext"/>
            <w:rtl/>
          </w:rPr>
          <w:delText xml:space="preserve">ולאו</w:delText>
        </w:r>
      </w:del>
      <w:r w:rsidRPr="006F178A">
        <w:rPr>
          <w:rFonts w:ascii="Fb Fontext" w:hAnsi="Fb Fontext"/>
          <w:rtl/>
        </w:rPr>
        <w:t xml:space="preserve"> </w:t>
      </w:r>
      <w:r w:rsidRPr="006F178A">
        <w:rPr>
          <w:rStyle w:val="2fb"/>
          <w:rFonts w:ascii="Fb Fontext" w:hAnsi="Fb Fontext"/>
          <w:rtl/>
        </w:rPr>
        <w:t xml:space="preserve">כת"ק</w:t>
      </w:r>
      <w:r w:rsidRPr="006F178A">
        <w:rPr>
          <w:rFonts w:ascii="Fb Fontext" w:hAnsi="Fb Fontext"/>
          <w:rtl/>
        </w:rPr>
        <w:t xml:space="preserve">.</w:t>
      </w:r>
    </w:p>
    <w:p w:rsidR="005851B8" w:rsidRPr="009757B9" w:rsidRDefault="005851B8" w:rsidP="005851B8">
      <w:pPr>
        <w:rPr>
          <w:rFonts w:cs="Guttman Vilna"/>
          <w:b/>
          <w:bCs/>
          <w:rtl/>
        </w:rPr>
      </w:pPr>
      <w:ins w:id="90902" w:author="מנוע מכני" w:date="2026-10-11T12:04:40Z">
        <w:r>
          <w:rPr>
            <w:b/>
            <w:bCs/>
            <w:rtl/>
          </w:rPr>
          <w:t xml:space="preserve">יש</w:t>
        </w:r>
      </w:ins>
      <w:del w:id="90903" w:author="מנוע מכני" w:date="2026-10-11T12:04:40Z">
        <w:r w:rsidRPr="00E1368E">
          <w:rPr>
            <w:b/>
            <w:bCs/>
            <w:rtl/>
          </w:rPr>
          <w:delText xml:space="preserve">איכא</w:delText>
        </w:r>
      </w:del>
      <w:r w:rsidRPr="00E1368E">
        <w:rPr>
          <w:b/>
          <w:bCs/>
          <w:rtl/>
        </w:rPr>
        <w:t xml:space="preserve"> </w:t>
      </w:r>
      <w:ins w:id="90137" w:author="Claude - סמנטי" w:date="2026-10-11T12:19:31Z">
        <w:r>
          <w:rPr>
            <w:b/>
            <w:bCs/>
            <w:rtl/>
          </w:rPr>
          <w:t xml:space="preserve">ביניהם</w:t>
        </w:r>
      </w:ins>
      <w:del w:id="90138" w:author="Claude - סמנטי" w:date="2026-10-11T12:19:31Z">
        <w:r w:rsidRPr="00E1368E">
          <w:rPr>
            <w:b/>
            <w:bCs/>
            <w:rtl/>
          </w:rPr>
          <w:delText xml:space="preserve">בינייהו</w:delText>
        </w:r>
      </w:del>
      <w:r w:rsidRPr="006F178A">
        <w:rPr>
          <w:rtl/>
        </w:rPr>
        <w:t xml:space="preserve"> [בין </w:t>
      </w:r>
      <w:r w:rsidRPr="006F178A">
        <w:rPr>
          <w:rStyle w:val="2fb"/>
          <w:rtl/>
        </w:rPr>
        <w:t xml:space="preserve">ר"י</w:t>
      </w:r>
      <w:r w:rsidRPr="006F178A">
        <w:rPr>
          <w:rtl/>
        </w:rPr>
        <w:t xml:space="preserve"> </w:t>
      </w:r>
      <w:r w:rsidRPr="006F178A">
        <w:rPr>
          <w:rStyle w:val="2fb"/>
          <w:rtl/>
        </w:rPr>
        <w:t xml:space="preserve">לת"ק</w:t>
      </w:r>
      <w:r w:rsidRPr="006F178A">
        <w:rPr>
          <w:rtl/>
        </w:rPr>
        <w:t xml:space="preserve">] ברכה </w:t>
      </w:r>
      <w:r w:rsidRPr="006F178A">
        <w:rPr>
          <w:rStyle w:val="2fb"/>
          <w:rtl/>
        </w:rPr>
        <w:t xml:space="preserve">דלר"י</w:t>
      </w:r>
      <w:r w:rsidRPr="006F178A">
        <w:rPr>
          <w:rtl/>
        </w:rPr>
        <w:t xml:space="preserve">: בפ"א דאוכלא הוא.</w:t>
      </w:r>
      <w:r w:rsidRPr="006F178A">
        <w:rPr>
          <w:rFonts w:hint="cs"/>
          <w:rtl/>
        </w:rPr>
        <w:t xml:space="preserve"> </w:t>
      </w:r>
      <w:r w:rsidRPr="006F178A">
        <w:rPr>
          <w:rStyle w:val="2fb"/>
          <w:rtl/>
        </w:rPr>
        <w:t xml:space="preserve">ולשמואל</w:t>
      </w:r>
      <w:r w:rsidRPr="006F178A">
        <w:rPr>
          <w:rtl/>
        </w:rPr>
        <w:t xml:space="preserve">: שהנ"ב כיוון שסופו להקשות.</w:t>
      </w:r>
    </w:p>
    <w:p>
      <w:pPr>
        <w:pStyle w:val="38"/>
        <w:rPr>
          <w:ins w:id="95260" w:author="מנוע מכני" w:date="2026-10-11T12:04:40Z"/>
        </w:rPr>
      </w:pPr>
      <w:r w:rsidRPr="006F178A">
        <w:t xml:space="preserve">ואין להוכיח</w:t>
      </w:r>
    </w:p>
    <w:p w:rsidR="005851B8" w:rsidRPr="006F178A" w:rsidRDefault="005851B8" w:rsidP="005851B8">
      <w:pPr>
        <w:rPr>
          <w:rtl/>
        </w:rPr>
      </w:pPr>
      <w:del w:id="95261" w:author="מנוע מכני" w:date="2026-10-11T12:04:40Z">
        <w:r w:rsidRPr="006F178A">
          <w:rPr>
            <w:rtl/>
          </w:rPr>
          <w:delText xml:space="preserve"> </w:delText>
        </w:r>
      </w:del>
      <w:r w:rsidRPr="006F178A">
        <w:rPr>
          <w:rStyle w:val="2fb"/>
          <w:rtl/>
        </w:rPr>
        <w:t xml:space="preserve">כר"י</w:t>
      </w:r>
      <w:r w:rsidRPr="006F178A">
        <w:rPr>
          <w:rtl/>
        </w:rPr>
        <w:t xml:space="preserve"> מצנון דאע"פ דסופו להקשות מברכים בפה"א כיון </w:t>
      </w:r>
      <w:ins w:id="90139" w:author="Claude - סמנטי" w:date="2026-10-11T12:19:31Z">
        <w:r>
          <w:rPr>
            <w:rtl/>
          </w:rPr>
          <w:t xml:space="preserve">שעל דעת</w:t>
        </w:r>
      </w:ins>
      <w:del w:id="90140" w:author="Claude - סמנטי" w:date="2026-10-11T12:19:31Z">
        <w:r w:rsidRPr="006F178A">
          <w:rPr>
            <w:rtl/>
          </w:rPr>
          <w:delText xml:space="preserve">דאדעתא</w:delText>
        </w:r>
      </w:del>
      <w:r w:rsidRPr="006F178A">
        <w:rPr>
          <w:rtl/>
        </w:rPr>
        <w:t xml:space="preserve"> דזה נטעי </w:t>
      </w:r>
      <w:r w:rsidRPr="006F178A">
        <w:rPr>
          <w:rtl/>
        </w:rPr>
        <w:t xml:space="preserve">משא"כ</w:t>
      </w:r>
      <w:r w:rsidRPr="006F178A">
        <w:rPr>
          <w:rtl/>
        </w:rPr>
        <w:t xml:space="preserve"> קור דאדעתיה דדקל נטעי.</w:t>
      </w:r>
    </w:p>
    <w:p w:rsidR="005851B8" w:rsidRPr="006F178A" w:rsidRDefault="005851B8" w:rsidP="005851B8">
      <w:pPr>
        <w:rPr>
          <w:rtl/>
        </w:rPr>
      </w:pPr>
      <w:r w:rsidRPr="006F178A">
        <w:rPr>
          <w:rtl/>
        </w:rPr>
        <w:t>ול</w:t>
      </w:r>
      <w:r w:rsidRPr="006F178A">
        <w:rPr>
          <w:b/>
          <w:bCs/>
          <w:rtl/>
        </w:rPr>
        <w:t>הלכתא</w:t>
      </w:r>
      <w:r w:rsidRPr="006F178A">
        <w:rPr>
          <w:rtl/>
        </w:rPr>
        <w:t xml:space="preserve"> </w:t>
      </w:r>
      <w:ins w:id="93224" w:author="מנוע מכני" w:date="2026-10-11T12:04:40Z">
        <w:r>
          <w:rPr>
            <w:rtl/>
          </w:rPr>
          <w:t xml:space="preserve">אף</w:t>
        </w:r>
      </w:ins>
      <w:del w:id="93225" w:author="מנוע מכני" w:date="2026-10-11T12:04:40Z">
        <w:r w:rsidRPr="006F178A">
          <w:rPr>
            <w:rtl/>
          </w:rPr>
          <w:delText xml:space="preserve">אע"ג</w:delText>
        </w:r>
      </w:del>
      <w:r w:rsidRPr="006F178A">
        <w:rPr>
          <w:rtl/>
        </w:rPr>
        <w:t xml:space="preserve"> דנתן </w:t>
      </w:r>
      <w:r w:rsidRPr="006F178A">
        <w:rPr>
          <w:rStyle w:val="2fb"/>
          <w:rtl/>
        </w:rPr>
        <w:t xml:space="preserve">שמואל</w:t>
      </w:r>
      <w:r w:rsidRPr="006F178A">
        <w:rPr>
          <w:rtl/>
        </w:rPr>
        <w:t xml:space="preserve"> טעם </w:t>
      </w:r>
      <w:r w:rsidRPr="006F178A">
        <w:rPr>
          <w:rStyle w:val="2fb"/>
          <w:rtl/>
        </w:rPr>
        <w:t xml:space="preserve">לר"י</w:t>
      </w:r>
      <w:r w:rsidRPr="006F178A">
        <w:rPr>
          <w:rtl/>
        </w:rPr>
        <w:t xml:space="preserve"> מ"מ </w:t>
      </w:r>
      <w:r w:rsidRPr="006F178A">
        <w:rPr>
          <w:b/>
          <w:bCs/>
          <w:rtl/>
        </w:rPr>
        <w:t>הלכתא</w:t>
      </w:r>
      <w:r w:rsidRPr="006F178A">
        <w:rPr>
          <w:rtl/>
        </w:rPr>
        <w:t xml:space="preserve"> </w:t>
      </w:r>
      <w:r w:rsidRPr="006F178A">
        <w:rPr>
          <w:rStyle w:val="2fb"/>
          <w:rtl/>
        </w:rPr>
        <w:t xml:space="preserve">כשמואל</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21" w:author="קלוד" w:date="2026-10-11T12:24:08Z"/>
        </w:rPr>
      </w:pPr>
      <w:ins w:id="90522" w:author="קלוד" w:date="2026-10-11T12:24:08Z">
        <w:r>
          <w:rPr>
            <w:color w:val="7B3F00"/>
          </w:rPr>
          <w:t xml:space="preserve">שיעור עירוב בירקות - כשות וחזיז כמלא היד</w:t>
        </w:r>
      </w:ins>
    </w:p>
    <w:p w:rsidR="005851B8" w:rsidRPr="006F178A" w:rsidRDefault="005851B8" w:rsidP="005851B8">
      <w:pPr>
        <w:rPr>
          <w:rtl/>
        </w:rPr>
      </w:pPr>
      <w:r w:rsidRPr="006F178A">
        <w:rPr>
          <w:rtl/>
        </w:rPr>
        <w:t xml:space="preserve">• </w:t>
      </w:r>
      <w:r w:rsidRPr="006F178A">
        <w:rPr>
          <w:rStyle w:val="2fb"/>
          <w:rtl/>
        </w:rPr>
        <w:t xml:space="preserve">אר</w:t>
      </w:r>
      <w:r w:rsidRPr="006F178A">
        <w:rPr>
          <w:rStyle w:val="2fb"/>
          <w:rFonts w:ascii="Fb Fontext" w:hAnsi="Fb Fontext"/>
          <w:rtl/>
        </w:rPr>
        <w:t xml:space="preserve">יא"ר</w:t>
      </w:r>
      <w:r w:rsidRPr="006F178A">
        <w:rPr>
          <w:rFonts w:ascii="Fb Fontext" w:hAnsi="Fb Fontext"/>
          <w:rtl/>
        </w:rPr>
        <w:t xml:space="preserve"> כשות וחזיז מערבין בהן, ומברכין עליהם בורא פרי האדמה.</w:t>
      </w:r>
    </w:p>
    <w:p w:rsidR="005851B8" w:rsidRPr="006F178A" w:rsidRDefault="005851B8" w:rsidP="005851B8">
      <w:pPr>
        <w:rPr>
          <w:rtl/>
        </w:rPr>
      </w:pPr>
      <w:r w:rsidRPr="006F178A">
        <w:rPr>
          <w:rtl/>
        </w:rPr>
        <w:t>כשות [מזון שתי סעודות] - כמלא היד.</w:t>
      </w:r>
    </w:p>
    <w:p w:rsidR="005851B8" w:rsidRPr="006F178A" w:rsidRDefault="005851B8" w:rsidP="005851B8">
      <w:pPr>
        <w:rPr>
          <w:rtl/>
        </w:rPr>
      </w:pPr>
      <w:r w:rsidRPr="006F178A">
        <w:rPr>
          <w:rtl/>
        </w:rPr>
        <w:t>חזיז כמלא אגודת אזוב שכורכין האיכרין.</w:t>
      </w:r>
    </w:p>
    <w:p w:rsidR="005851B8" w:rsidRPr="006F178A" w:rsidRDefault="005851B8" w:rsidP="005851B8">
      <w:pPr>
        <w:rPr>
          <w:rtl/>
        </w:rPr>
      </w:pPr>
      <w:r w:rsidRPr="006F178A">
        <w:rPr>
          <w:rStyle w:val="2fb"/>
          <w:rtl/>
        </w:rPr>
        <w:t xml:space="preserve">רחב"ט</w:t>
      </w:r>
      <w:r w:rsidRPr="006F178A">
        <w:rPr>
          <w:rtl/>
        </w:rPr>
        <w:t xml:space="preserve"> מערבין בירקא דקליא.- כמלא היד.</w:t>
      </w:r>
    </w:p>
    <w:p>
      <w:pPr>
        <w:pStyle w:val="38"/>
        <w:rPr>
          <w:ins w:id="95262" w:author="מנוע מכני" w:date="2026-10-11T12:04:40Z"/>
        </w:rPr>
      </w:pPr>
      <w:r w:rsidRPr="006F178A">
        <w:t xml:space="preserve">רבי ינאי:</w:t>
      </w:r>
    </w:p>
    <w:p w:rsidR="005851B8" w:rsidRPr="006F178A" w:rsidRDefault="005851B8" w:rsidP="005851B8">
      <w:pPr>
        <w:rPr>
          <w:rtl/>
        </w:rPr>
      </w:pPr>
      <w:del w:id="95263" w:author="מנוע מכני" w:date="2026-10-11T12:04:40Z">
        <w:r w:rsidRPr="006F178A">
          <w:rPr>
            <w:rtl/>
          </w:rPr>
          <w:delText xml:space="preserve"> </w:delText>
        </w:r>
      </w:del>
      <w:r w:rsidRPr="006F178A">
        <w:rPr>
          <w:rtl/>
        </w:rPr>
        <w:t xml:space="preserve">מערבין בפולין לחין. - כמלא היד.</w:t>
      </w:r>
    </w:p>
    <w:p>
      <w:pPr>
        <w:pStyle w:val="38"/>
        <w:rPr>
          <w:ins w:id="95264" w:author="מנוע מכני" w:date="2026-10-11T12:04:40Z"/>
        </w:rPr>
      </w:pPr>
      <w:r w:rsidRPr="006F178A">
        <w:t xml:space="preserve">רב המנונא:</w:t>
      </w:r>
    </w:p>
    <w:p w:rsidR="005851B8" w:rsidRDefault="005851B8" w:rsidP="005851B8">
      <w:pPr>
        <w:rPr>
          <w:rtl/>
        </w:rPr>
      </w:pPr>
      <w:del w:id="95265" w:author="מנוע מכני" w:date="2026-10-11T12:04:40Z">
        <w:r w:rsidRPr="006F178A">
          <w:rPr>
            <w:rtl/>
          </w:rPr>
          <w:delText xml:space="preserve"> </w:delText>
        </w:r>
      </w:del>
      <w:r w:rsidRPr="006F178A">
        <w:rPr>
          <w:rtl/>
        </w:rPr>
        <w:t xml:space="preserve">מערבין בתרדין חיין בלא בשיל כלל [דבבשיל קצת קטיל </w:t>
      </w:r>
      <w:r>
        <w:rPr>
          <w:rtl/>
        </w:rPr>
        <w:t>אפי'</w:t>
      </w:r>
      <w:r w:rsidRPr="006F178A">
        <w:rPr>
          <w:rtl/>
        </w:rPr>
        <w:t xml:space="preserve"> </w:t>
      </w:r>
      <w:ins w:id="94532" w:author="מנוע מכני" w:date="2026-10-11T12:04:40Z">
        <w:r>
          <w:rPr>
            <w:rtl/>
          </w:rPr>
          <w:t xml:space="preserve">אדם</w:t>
        </w:r>
      </w:ins>
      <w:del w:id="94533" w:author="מנוע מכני" w:date="2026-10-11T12:04:40Z">
        <w:r w:rsidRPr="006F178A">
          <w:rPr>
            <w:rtl/>
          </w:rPr>
          <w:delText xml:space="preserve">גברא</w:delText>
        </w:r>
      </w:del>
      <w:r w:rsidRPr="006F178A">
        <w:rPr>
          <w:rtl/>
        </w:rPr>
        <w:t xml:space="preserve"> חייא]</w:t>
      </w:r>
    </w:p>
    <w:p w:rsidR="005851B8" w:rsidRPr="006F178A" w:rsidRDefault="005851B8" w:rsidP="005851B8">
      <w:pPr>
        <w:rPr>
          <w:rtl/>
        </w:rPr>
      </w:pPr>
      <w:r w:rsidRPr="006F178A">
        <w:rPr>
          <w:rStyle w:val="2fb"/>
          <w:rtl/>
        </w:rPr>
        <w:t xml:space="preserve">ר"ח</w:t>
      </w:r>
      <w:r w:rsidRPr="006F178A">
        <w:rPr>
          <w:rtl/>
        </w:rPr>
        <w:t xml:space="preserve"> תבשיל של תרדין יפה ללב וטוב לעיניים, </w:t>
      </w:r>
      <w:ins w:id="90186" w:author="מנוע מכני" w:date="2026-10-11T12:04:40Z">
        <w:r>
          <w:rPr>
            <w:rtl/>
          </w:rPr>
          <w:t xml:space="preserve">וכ"ש</w:t>
        </w:r>
      </w:ins>
      <w:del w:id="90187" w:author="מנוע מכני" w:date="2026-10-11T12:04:40Z">
        <w:r w:rsidRPr="006F178A">
          <w:rPr>
            <w:rtl/>
          </w:rPr>
          <w:delText xml:space="preserve">וכל שכן</w:delText>
        </w:r>
      </w:del>
      <w:r w:rsidRPr="006F178A">
        <w:rPr>
          <w:rtl/>
        </w:rPr>
        <w:t xml:space="preserve"> לבני מעיים.</w:t>
      </w:r>
    </w:p>
    <w:p>
      <w:pPr>
        <w:pStyle w:val="38"/>
        <w:rPr>
          <w:ins w:id="95266" w:author="מנוע מכני" w:date="2026-10-11T12:04:40Z"/>
        </w:rPr>
      </w:pPr>
      <w:del w:id="97027" w:author="מנוע מכני" w:date="2026-10-11T12:04:40Z">
        <w:r w:rsidRPr="006F178A">
          <w:delText xml:space="preserve">אמר </w:delText>
        </w:r>
      </w:del>
      <w:r w:rsidRPr="006F178A">
        <w:t xml:space="preserve">אביי:</w:t>
      </w:r>
    </w:p>
    <w:p w:rsidR="005851B8" w:rsidRPr="006F178A" w:rsidRDefault="005851B8" w:rsidP="005851B8">
      <w:pPr>
        <w:rPr>
          <w:rtl/>
        </w:rPr>
      </w:pPr>
      <w:del w:id="95267" w:author="מנוע מכני" w:date="2026-10-11T12:04:40Z">
        <w:r w:rsidRPr="006F178A">
          <w:rPr>
            <w:rtl/>
          </w:rPr>
          <w:delText xml:space="preserve"> </w:delText>
        </w:r>
      </w:del>
      <w:r w:rsidRPr="006F178A">
        <w:rPr>
          <w:rtl/>
        </w:rPr>
        <w:t xml:space="preserve">והוא </w:t>
      </w:r>
      <w:ins w:id="94180" w:author="מנוע מכני" w:date="2026-10-11T12:04:40Z">
        <w:r>
          <w:rPr>
            <w:rtl/>
          </w:rPr>
          <w:t xml:space="preserve">דישב</w:t>
        </w:r>
      </w:ins>
      <w:del w:id="94181" w:author="מנוע מכני" w:date="2026-10-11T12:04:40Z">
        <w:r w:rsidRPr="006F178A">
          <w:rPr>
            <w:rtl/>
          </w:rPr>
          <w:delText xml:space="preserve">דיתיב</w:delText>
        </w:r>
      </w:del>
      <w:r w:rsidRPr="006F178A">
        <w:rPr>
          <w:rtl/>
        </w:rPr>
        <w:t xml:space="preserve"> אבי תפי </w:t>
      </w:r>
      <w:ins w:id="94292" w:author="מנוע מכני" w:date="2026-10-11T12:04:40Z">
        <w:r>
          <w:rPr>
            <w:rtl/>
          </w:rPr>
          <w:t xml:space="preserve">ועשה</w:t>
        </w:r>
      </w:ins>
      <w:del w:id="94293" w:author="מנוע מכני" w:date="2026-10-11T12:04:40Z">
        <w:r w:rsidRPr="006F178A">
          <w:rPr>
            <w:rtl/>
          </w:rPr>
          <w:delText xml:space="preserve">ועביד</w:delText>
        </w:r>
      </w:del>
      <w:r w:rsidRPr="006F178A">
        <w:rPr>
          <w:rtl/>
        </w:rPr>
        <w:t xml:space="preserve"> תוך תוך.</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19" w:author="קלוד" w:date="2026-10-11T12:24:08Z"/>
        </w:rPr>
      </w:pPr>
      <w:ins w:id="90520" w:author="קלוד" w:date="2026-10-11T12:24:08Z">
        <w:r>
          <w:rPr>
            <w:color w:val="7B3F00"/>
          </w:rPr>
          <w:t xml:space="preserve">תפוחים לעירוב - מזון שתי סעודות בקב</w:t>
        </w:r>
      </w:ins>
    </w:p>
    <w:p w:rsidR="005851B8" w:rsidRPr="006F178A" w:rsidRDefault="005851B8" w:rsidP="005851B8">
      <w:pPr>
        <w:rPr>
          <w:rtl/>
        </w:rPr>
      </w:pPr>
      <w:r w:rsidRPr="006F178A">
        <w:rPr>
          <w:rStyle w:val="2fb"/>
          <w:rFonts w:ascii="Fb Fontext" w:hAnsi="Fb Fontext"/>
          <w:rtl/>
        </w:rPr>
        <w:t xml:space="preserve">רבא</w:t>
      </w:r>
      <w:r w:rsidRPr="006F178A">
        <w:rPr>
          <w:rFonts w:ascii="Fb Fontext" w:hAnsi="Fb Fontext"/>
          <w:rtl/>
        </w:rPr>
        <w:t xml:space="preserve"> הריני כבן עזאי בשוקי טבריא. | ושאלוהו לערב בתפוחים והוכיחו שכן.</w:t>
      </w:r>
    </w:p>
    <w:p w:rsidR="005851B8" w:rsidRPr="006F178A" w:rsidRDefault="005851B8" w:rsidP="005851B8">
      <w:pPr>
        <w:rPr>
          <w:rtl/>
        </w:rPr>
      </w:pPr>
      <w:r w:rsidRPr="006F178A">
        <w:rPr>
          <w:rtl/>
        </w:rPr>
        <w:t xml:space="preserve">מהך </w:t>
      </w:r>
      <w:r w:rsidRPr="006F178A">
        <w:rPr>
          <w:rtl/>
        </w:rPr>
        <w:t xml:space="preserve">דתנן</w:t>
      </w:r>
      <w:r w:rsidRPr="006F178A">
        <w:rPr>
          <w:rtl/>
        </w:rPr>
        <w:t xml:space="preserve"> כל האוכלין מצטרפין לפסול את הגוויה בחצי פרס, ובמזון שתי סעודות לעירוב, וכביצה לטמא טומאת אוכלים.</w:t>
      </w:r>
    </w:p>
    <w:p w:rsidR="005851B8" w:rsidRPr="006F178A" w:rsidRDefault="005851B8" w:rsidP="005851B8">
      <w:pPr>
        <w:rPr>
          <w:rtl/>
        </w:rPr>
      </w:pPr>
      <w:ins w:id="92252" w:author="מנוע מכני" w:date="2026-10-11T12:04:40Z">
        <w:r>
          <w:rPr>
            <w:rtl/>
          </w:rPr>
          <w:t xml:space="preserve">ואלו</w:t>
        </w:r>
      </w:ins>
      <w:del w:id="92253" w:author="מנוע מכני" w:date="2026-10-11T12:04:40Z">
        <w:r w:rsidRPr="006F178A">
          <w:rPr>
            <w:rtl/>
          </w:rPr>
          <w:delText xml:space="preserve">והני</w:delText>
        </w:r>
      </w:del>
      <w:r w:rsidRPr="006F178A">
        <w:rPr>
          <w:rtl/>
        </w:rPr>
        <w:t xml:space="preserve"> </w:t>
      </w:r>
      <w:ins w:id="90904" w:author="מנוע מכני" w:date="2026-10-11T12:04:40Z">
        <w:r>
          <w:rPr>
            <w:rtl/>
          </w:rPr>
          <w:t xml:space="preserve">גם</w:t>
        </w:r>
      </w:ins>
      <w:del w:id="90905" w:author="מנוע מכני" w:date="2026-10-11T12:04:40Z">
        <w:r w:rsidRPr="006F178A">
          <w:rPr>
            <w:rtl/>
          </w:rPr>
          <w:delText xml:space="preserve">נמי</w:delText>
        </w:r>
      </w:del>
      <w:r w:rsidRPr="006F178A">
        <w:rPr>
          <w:rtl/>
        </w:rPr>
        <w:t xml:space="preserve"> בני טמויי טומאת אוכלין </w:t>
      </w:r>
      <w:ins w:id="92250" w:author="מנוע מכני" w:date="2026-10-11T12:04:40Z">
        <w:r>
          <w:rPr>
            <w:rtl/>
          </w:rPr>
          <w:t xml:space="preserve">הם</w:t>
        </w:r>
      </w:ins>
      <w:del w:id="92251" w:author="מנוע מכני" w:date="2026-10-11T12:04:40Z">
        <w:r w:rsidRPr="006F178A">
          <w:rPr>
            <w:rtl/>
          </w:rPr>
          <w:delText xml:space="preserve">נינהו</w:delText>
        </w:r>
      </w:del>
      <w:r w:rsidRPr="006F178A">
        <w:rPr>
          <w:rtl/>
        </w:rPr>
        <w:t xml:space="preserve">.</w:t>
      </w:r>
    </w:p>
    <w:p w:rsidR="005851B8" w:rsidRPr="006F178A" w:rsidRDefault="005851B8" w:rsidP="005851B8">
      <w:pPr>
        <w:rPr>
          <w:rtl/>
        </w:rPr>
      </w:pPr>
      <w:r w:rsidRPr="006F178A">
        <w:rPr>
          <w:rtl/>
        </w:rPr>
        <w:t xml:space="preserve">ואהך </w:t>
      </w:r>
      <w:r w:rsidRPr="006F178A">
        <w:rPr>
          <w:rStyle w:val="2fb"/>
          <w:rtl/>
        </w:rPr>
        <w:t xml:space="preserve">אר"נ</w:t>
      </w:r>
      <w:r w:rsidRPr="006F178A">
        <w:rPr>
          <w:rtl/>
        </w:rPr>
        <w:t xml:space="preserve"> תפוחים בקב | ולא דמי לאפרסקין דסגי בחמשה כיוון דחשיבי.</w:t>
      </w:r>
    </w:p>
    <w:p>
      <w:pPr>
        <w:pStyle w:val="38"/>
        <w:rPr>
          <w:ins w:id="95268" w:author="מנוע מכני" w:date="2026-10-11T12:04:40Z"/>
        </w:rPr>
      </w:pPr>
      <w:r w:rsidRPr="006F178A">
        <w:t xml:space="preserve">וכדארשב"א:</w:t>
      </w:r>
    </w:p>
    <w:p w:rsidR="005851B8" w:rsidRDefault="005851B8" w:rsidP="005851B8">
      <w:pPr>
        <w:rPr>
          <w:rtl/>
        </w:rPr>
      </w:pPr>
      <w:del w:id="95269" w:author="מנוע מכני" w:date="2026-10-11T12:04:40Z">
        <w:r w:rsidRPr="006F178A">
          <w:rPr>
            <w:rtl/>
          </w:rPr>
          <w:delText xml:space="preserve"> </w:delText>
        </w:r>
      </w:del>
      <w:r w:rsidRPr="006F178A">
        <w:rPr>
          <w:rtl/>
        </w:rPr>
        <w:t xml:space="preserve">עכלא תבלין, וליטרא ירק, ועשרה אגוזין, וחמשה אפרסקין, ושני רמונים, ואתרוג אחד. [ומדדמי </w:t>
      </w:r>
      <w:r w:rsidRPr="006F178A">
        <w:rPr>
          <w:rStyle w:val="2fb"/>
          <w:rtl/>
        </w:rPr>
        <w:t xml:space="preserve">רב</w:t>
      </w:r>
      <w:r w:rsidRPr="006F178A">
        <w:rPr>
          <w:rtl/>
        </w:rPr>
        <w:t xml:space="preserve"> לערוב]</w:t>
      </w:r>
    </w:p>
    <w:p w:rsidR="005851B8" w:rsidRPr="00132755" w:rsidRDefault="005851B8" w:rsidP="005851B8">
      <w:pPr>
        <w:rPr>
          <w:rFonts w:cs="Guttman Vilna"/>
          <w:b/>
          <w:bCs/>
          <w:spacing w:val="-6"/>
          <w:rtl/>
        </w:rPr>
      </w:pPr>
      <w:r w:rsidRPr="00132755">
        <w:rPr>
          <w:rStyle w:val="2fb"/>
          <w:spacing w:val="-6"/>
          <w:rtl/>
        </w:rPr>
        <w:t xml:space="preserve">ואר"י</w:t>
      </w:r>
      <w:r w:rsidRPr="00132755">
        <w:rPr>
          <w:spacing w:val="-6"/>
          <w:rtl/>
        </w:rPr>
        <w:t xml:space="preserve"> דשרא מריה </w:t>
      </w:r>
      <w:r w:rsidRPr="00132755">
        <w:rPr>
          <w:rStyle w:val="2fb"/>
          <w:spacing w:val="-6"/>
          <w:rtl/>
        </w:rPr>
        <w:t xml:space="preserve">לרמב"ש</w:t>
      </w:r>
      <w:r w:rsidRPr="00132755">
        <w:rPr>
          <w:spacing w:val="-6"/>
          <w:rtl/>
        </w:rPr>
        <w:t xml:space="preserve"> שהביא דברי </w:t>
      </w:r>
      <w:r w:rsidRPr="00132755">
        <w:rPr>
          <w:rStyle w:val="2fb"/>
          <w:spacing w:val="-6"/>
          <w:rtl/>
        </w:rPr>
        <w:t xml:space="preserve">רב</w:t>
      </w:r>
      <w:r w:rsidRPr="00132755">
        <w:rPr>
          <w:spacing w:val="-6"/>
          <w:rtl/>
        </w:rPr>
        <w:t xml:space="preserve"> על הברייתא [דאפרסקים דלעיל] ולא אמתניתא דלקמן.</w:t>
      </w:r>
    </w:p>
    <w:p>
      <w:pPr>
        <w:pStyle w:val="38"/>
        <w:rPr>
          <w:ins w:id="95270" w:author="מנוע מכני" w:date="2026-10-11T12:04:40Z"/>
        </w:rPr>
      </w:pPr>
      <w:r w:rsidRPr="006F178A">
        <w:t xml:space="preserve">דתנן</w:t>
      </w:r>
      <w:r w:rsidRPr="006F178A">
        <w:t xml:space="preserve">:</w:t>
      </w:r>
    </w:p>
    <w:p w:rsidR="005851B8" w:rsidRPr="006F178A" w:rsidRDefault="005851B8" w:rsidP="005851B8">
      <w:pPr>
        <w:rPr>
          <w:rtl/>
        </w:rPr>
      </w:pPr>
      <w:del w:id="95271" w:author="מנוע מכני" w:date="2026-10-11T12:04:40Z">
        <w:r w:rsidRPr="006F178A">
          <w:rPr>
            <w:rtl/>
          </w:rPr>
          <w:delText xml:space="preserve"> </w:delText>
        </w:r>
      </w:del>
      <w:r w:rsidRPr="006F178A">
        <w:rPr>
          <w:rtl/>
        </w:rPr>
        <w:t xml:space="preserve">אין פוחתין לעני בגורן מחצי קב חטין וקב שעורין.</w:t>
      </w:r>
    </w:p>
    <w:p w:rsidR="005851B8" w:rsidRDefault="005851B8" w:rsidP="005851B8">
      <w:pPr>
        <w:rPr>
          <w:rtl/>
        </w:rPr>
      </w:pPr>
      <w:r w:rsidRPr="006F178A">
        <w:rPr>
          <w:rStyle w:val="2fb"/>
          <w:rFonts w:ascii="Fb Fontext" w:hAnsi="Fb Fontext"/>
          <w:rtl/>
        </w:rPr>
        <w:t xml:space="preserve">לר"מ</w:t>
      </w:r>
      <w:r w:rsidRPr="006F178A">
        <w:rPr>
          <w:rStyle w:val="afffe"/>
          <w:rFonts w:ascii="Fb Fontext" w:hAnsi="Fb Fontext"/>
          <w:rtl/>
        </w:rPr>
        <w:t xml:space="preserve"> </w:t>
      </w:r>
      <w:r w:rsidRPr="006F178A">
        <w:rPr>
          <w:rtl/>
        </w:rPr>
        <w:t>חצי קב שעורין, וקב וחצי כוסמין, וקב גרוגרות, או מנה דבילה. [שיעור שתי סעודות לאדם בינוני]</w:t>
      </w:r>
    </w:p>
    <w:p w:rsidR="005851B8" w:rsidRPr="006F178A" w:rsidRDefault="005851B8" w:rsidP="005851B8">
      <w:pPr>
        <w:rPr>
          <w:rtl/>
        </w:rPr>
      </w:pPr>
      <w:r w:rsidRPr="006F178A">
        <w:rPr>
          <w:rStyle w:val="2fb"/>
          <w:rFonts w:ascii="Fb Fontext" w:hAnsi="Fb Fontext"/>
          <w:rtl/>
        </w:rPr>
        <w:t>לר"ע</w:t>
      </w:r>
      <w:r w:rsidRPr="006F178A">
        <w:rPr>
          <w:rtl/>
        </w:rPr>
        <w:t xml:space="preserve"> [דמזון שתי סעודות לעני בצמצום] פרס גרוגרות. וחצי לוג יין.</w:t>
      </w:r>
    </w:p>
    <w:p w:rsidR="005851B8" w:rsidRPr="006F178A" w:rsidRDefault="005851B8" w:rsidP="005851B8">
      <w:pPr>
        <w:rPr>
          <w:rtl/>
        </w:rPr>
      </w:pPr>
      <w:r w:rsidRPr="006F178A">
        <w:rPr>
          <w:rStyle w:val="2fb"/>
          <w:rFonts w:ascii="Fb Fontext" w:hAnsi="Fb Fontext"/>
          <w:rtl/>
        </w:rPr>
        <w:t>ר"ע</w:t>
      </w:r>
      <w:r w:rsidRPr="006F178A">
        <w:rPr>
          <w:rtl/>
        </w:rPr>
        <w:t xml:space="preserve"> רביעית. ורביעית שמן.</w:t>
      </w:r>
      <w:ins w:id="93280" w:author="מנוע מכני" w:date="2026-10-11T12:04:40Z">
        <w:ins w:id="93282" w:author="מנוע מכני" w:date="2026-10-11T12:04:40Z">
          <w:ins w:id="93284" w:author="מנוע מכני" w:date="2026-10-11T12:04:40Z">
            <w:r>
              <w:rPr>
                <w:rStyle w:val="afffe"/>
                <w:rFonts w:ascii="Fb Fontext" w:hAnsi="Fb Fontext" w:hint="cs"/>
                <w:rtl/>
              </w:rPr>
              <w:t xml:space="preserve"> </w:t>
            </w:r>
          </w:ins>
          <w:del w:id="93285" w:author="מנוע מכני" w:date="2026-10-11T12:04:40Z">
            <w:r>
              <w:rPr>
                <w:rStyle w:val="afffe"/>
                <w:rFonts w:ascii="Fb Fontext" w:hAnsi="Fb Fontext" w:hint="cs"/>
                <w:rtl/>
              </w:rPr>
              <w:delText xml:space="preserve"> </w:delText>
            </w:r>
            <w:r w:rsidRPr="006F178A">
              <w:rPr>
                <w:rStyle w:val="afffe"/>
                <w:rFonts w:ascii="Fb Fontext" w:hAnsi="Fb Fontext" w:hint="cs"/>
                <w:rtl/>
              </w:rPr>
              <w:delText xml:space="preserve"> </w:delText>
            </w:r>
          </w:del>
        </w:ins>
        <w:del w:id="93283" w:author="מנוע מכני" w:date="2026-10-11T12:04:40Z">
          <w:r>
            <w:rPr>
              <w:rStyle w:val="afffe"/>
              <w:rFonts w:ascii="Fb Fontext" w:hAnsi="Fb Fontext" w:hint="cs"/>
              <w:rtl/>
            </w:rPr>
            <w:delText xml:space="preserve"> </w:delText>
          </w:r>
          <w:r>
            <w:rPr>
              <w:rStyle w:val="afffe"/>
              <w:rFonts w:ascii="Fb Fontext" w:hAnsi="Fb Fontext" w:hint="cs"/>
              <w:rtl/>
            </w:rPr>
            <w:delText xml:space="preserve"> </w:delText>
          </w:r>
        </w:del>
      </w:ins>
      <w:del w:id="93281" w:author="מנוע מכני" w:date="2026-10-11T12:04:40Z">
        <w:r>
          <w:rPr>
            <w:rStyle w:val="afffe"/>
            <w:rFonts w:ascii="Fb Fontext" w:hAnsi="Fb Fontext" w:hint="cs"/>
            <w:rtl/>
          </w:rPr>
          <w:delText xml:space="preserve">  </w:delText>
        </w:r>
      </w:del>
      <w:r w:rsidRPr="006F178A">
        <w:rPr>
          <w:rStyle w:val="2fb"/>
          <w:rFonts w:ascii="Fb Fontext" w:hAnsi="Fb Fontext"/>
          <w:rtl/>
        </w:rPr>
        <w:t xml:space="preserve">ר"ע</w:t>
      </w:r>
      <w:r w:rsidRPr="006F178A">
        <w:rPr>
          <w:rStyle w:val="afffe"/>
          <w:rFonts w:ascii="Fb Fontext" w:hAnsi="Fb Fontext"/>
          <w:rtl/>
        </w:rPr>
        <w:t xml:space="preserve"> </w:t>
      </w:r>
      <w:r w:rsidRPr="006F178A">
        <w:rPr>
          <w:rtl/>
        </w:rPr>
        <w:t>שמינית.</w:t>
      </w:r>
    </w:p>
    <w:p w:rsidR="005851B8" w:rsidRPr="006F178A" w:rsidRDefault="005851B8" w:rsidP="005851B8">
      <w:pPr>
        <w:rPr>
          <w:rtl/>
        </w:rPr>
      </w:pPr>
      <w:r w:rsidRPr="006F178A">
        <w:rPr>
          <w:rStyle w:val="afffe"/>
          <w:rFonts w:ascii="Fb Fontext" w:hAnsi="Fb Fontext"/>
          <w:rtl/>
        </w:rPr>
        <w:t>אבא</w:t>
      </w:r>
      <w:r w:rsidRPr="006F178A">
        <w:rPr>
          <w:rtl/>
        </w:rPr>
        <w:t xml:space="preserve"> </w:t>
      </w:r>
      <w:r w:rsidRPr="006F178A">
        <w:rPr>
          <w:rStyle w:val="afffe"/>
          <w:rFonts w:ascii="Fb Fontext" w:hAnsi="Fb Fontext"/>
          <w:rtl/>
        </w:rPr>
        <w:t>שאול</w:t>
      </w:r>
      <w:r w:rsidRPr="006F178A">
        <w:rPr>
          <w:rtl/>
        </w:rPr>
        <w:t>: ושאר כל הפירות, כדי שימכרם ויקח בהן מזון שתי סעודות.</w:t>
      </w:r>
    </w:p>
    <w:p w:rsidR="005851B8" w:rsidRPr="006F178A" w:rsidRDefault="005851B8" w:rsidP="005851B8">
      <w:pPr>
        <w:rPr>
          <w:rtl/>
        </w:rPr>
      </w:pPr>
      <w:r w:rsidRPr="006F178A">
        <w:rPr>
          <w:rtl/>
        </w:rPr>
        <w:t xml:space="preserve">ואהך </w:t>
      </w:r>
      <w:r w:rsidRPr="006F178A">
        <w:rPr>
          <w:rtl/>
        </w:rPr>
        <w:t xml:space="preserve">אמר</w:t>
      </w:r>
      <w:r w:rsidRPr="006F178A">
        <w:rPr>
          <w:rtl/>
        </w:rPr>
        <w:t xml:space="preserve"> </w:t>
      </w:r>
      <w:r w:rsidRPr="006F178A">
        <w:rPr>
          <w:rStyle w:val="2fb"/>
          <w:rtl/>
        </w:rPr>
        <w:t xml:space="preserve">רב</w:t>
      </w:r>
      <w:r w:rsidRPr="006F178A">
        <w:rPr>
          <w:rtl/>
        </w:rPr>
        <w:t xml:space="preserve"> דוכן לעירוב [ודווקא אהך מדקתני חצי לוג יין, ולא רביעית לוג יין שבסתם הוא שיעור חשוב] וכן הך </w:t>
      </w:r>
      <w:r w:rsidRPr="006F178A">
        <w:rPr>
          <w:rtl/>
        </w:rPr>
        <w:t xml:space="preserve">ש"מ</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272" w:author="מנוע מכני" w:date="2026-10-11T12:04:40Z"/>
        </w:rPr>
      </w:pPr>
      <w:r w:rsidRPr="00C1409A">
        <w:lastRenderedPageBreak/>
        <w:t xml:space="preserve">אמר</w:t>
      </w:r>
      <w:r w:rsidRPr="00C1409A">
        <w:lastRenderedPageBreak/>
        <w:t xml:space="preserve"> מר:</w:t>
      </w:r>
    </w:p>
    <w:p w:rsidR="005851B8" w:rsidRPr="006F178A" w:rsidRDefault="005851B8" w:rsidP="005851B8">
      <w:pPr>
        <w:rPr>
          <w:rtl/>
        </w:rPr>
      </w:pPr>
      <w:del w:id="95273" w:author="מנוע מכני" w:date="2026-10-11T12:04:40Z">
        <w:r w:rsidRPr="00C1409A">
          <w:rPr>
            <w:rFonts w:ascii="Fb Fontext" w:hAnsi="Fb Fontext"/>
            <w:b/>
            <w:bCs/>
            <w:rtl/>
          </w:rPr>
          <w:lastRenderedPageBreak/>
          <w:delText xml:space="preserve"> </w:delText>
        </w:r>
      </w:del>
      <w:r w:rsidRPr="00C1409A">
        <w:rPr>
          <w:rFonts w:ascii="Fb Fontext" w:hAnsi="Fb Fontext"/>
          <w:b/>
          <w:bCs/>
          <w:rtl/>
        </w:rPr>
        <w:lastRenderedPageBreak/>
        <w:t xml:space="preserve">ובמזון שתי סעודות לעירוב.</w:t>
      </w:r>
      <w:r w:rsidRPr="006F178A">
        <w:rPr>
          <w:rFonts w:ascii="Fb Fontext" w:hAnsi="Fb Fontext"/>
          <w:rtl/>
        </w:rPr>
        <w:t xml:space="preserve"> | וסבר </w:t>
      </w:r>
      <w:r w:rsidRPr="006F178A">
        <w:rPr>
          <w:rStyle w:val="2fb"/>
          <w:rFonts w:ascii="Fb Fontext" w:hAnsi="Fb Fontext"/>
          <w:rtl/>
        </w:rPr>
        <w:t xml:space="preserve">רב יוסף</w:t>
      </w:r>
      <w:r w:rsidRPr="006F178A">
        <w:rPr>
          <w:rFonts w:ascii="Fb Fontext" w:hAnsi="Fb Fontext"/>
          <w:rtl/>
        </w:rPr>
        <w:t xml:space="preserve">- עד </w:t>
      </w:r>
      <w:ins w:id="90906" w:author="מנוע מכני" w:date="2026-10-11T12:04:40Z">
        <w:r>
          <w:rPr>
            <w:rFonts w:ascii="Fb Fontext" w:hAnsi="Fb Fontext"/>
            <w:rtl/>
          </w:rPr>
          <w:t xml:space="preserve">דיש</w:t>
        </w:r>
      </w:ins>
      <w:del w:id="90907" w:author="מנוע מכני" w:date="2026-10-11T12:04:40Z">
        <w:r w:rsidRPr="006F178A">
          <w:rPr>
            <w:rFonts w:ascii="Fb Fontext" w:hAnsi="Fb Fontext"/>
            <w:rtl/>
          </w:rPr>
          <w:delText xml:space="preserve">דאיכא</w:delText>
        </w:r>
      </w:del>
      <w:r w:rsidRPr="006F178A">
        <w:rPr>
          <w:rFonts w:ascii="Fb Fontext" w:hAnsi="Fb Fontext"/>
          <w:rtl/>
        </w:rPr>
        <w:t xml:space="preserve"> סעודה </w:t>
      </w:r>
      <w:ins w:id="92254" w:author="מנוע מכני" w:date="2026-10-11T12:04:40Z">
        <w:r>
          <w:rPr>
            <w:rFonts w:ascii="Fb Fontext" w:hAnsi="Fb Fontext"/>
            <w:rtl/>
          </w:rPr>
          <w:t xml:space="preserve">מזה</w:t>
        </w:r>
      </w:ins>
      <w:del w:id="92255" w:author="מנוע מכני" w:date="2026-10-11T12:04:40Z">
        <w:r w:rsidRPr="006F178A">
          <w:rPr>
            <w:rFonts w:ascii="Fb Fontext" w:hAnsi="Fb Fontext"/>
            <w:rtl/>
          </w:rPr>
          <w:delText xml:space="preserve">מהאי</w:delText>
        </w:r>
      </w:del>
      <w:r w:rsidRPr="006F178A">
        <w:rPr>
          <w:rFonts w:ascii="Fb Fontext" w:hAnsi="Fb Fontext"/>
          <w:rtl/>
        </w:rPr>
        <w:t xml:space="preserve"> וסעודה </w:t>
      </w:r>
      <w:ins w:id="92256" w:author="מנוע מכני" w:date="2026-10-11T12:04:40Z">
        <w:r>
          <w:rPr>
            <w:rFonts w:ascii="Fb Fontext" w:hAnsi="Fb Fontext"/>
            <w:rtl/>
          </w:rPr>
          <w:t xml:space="preserve">מזה</w:t>
        </w:r>
      </w:ins>
      <w:del w:id="92257" w:author="מנוע מכני" w:date="2026-10-11T12:04:40Z">
        <w:r w:rsidRPr="006F178A">
          <w:rPr>
            <w:rFonts w:ascii="Fb Fontext" w:hAnsi="Fb Fontext"/>
            <w:rtl/>
          </w:rPr>
          <w:delText xml:space="preserve">מהאי</w:delText>
        </w:r>
      </w:del>
      <w:r w:rsidRPr="006F178A">
        <w:rPr>
          <w:rFonts w:ascii="Fb Fontext" w:hAnsi="Fb Fontext"/>
          <w:rtl/>
        </w:rPr>
        <w:t xml:space="preserve">.</w:t>
      </w:r>
    </w:p>
    <w:p w:rsidR="005851B8" w:rsidRPr="006F178A" w:rsidRDefault="005851B8" w:rsidP="005851B8">
      <w:pPr>
        <w:rPr>
          <w:rtl/>
        </w:rPr>
      </w:pPr>
      <w:r w:rsidRPr="006F178A">
        <w:rPr>
          <w:rStyle w:val="2fb"/>
          <w:rtl/>
        </w:rPr>
        <w:t xml:space="preserve">לרבה</w:t>
      </w:r>
      <w:r w:rsidRPr="006F178A">
        <w:rPr>
          <w:rtl/>
        </w:rPr>
        <w:t xml:space="preserve"> </w:t>
      </w:r>
      <w:ins w:id="90188" w:author="מנוע מכני" w:date="2026-10-11T12:04:40Z">
        <w:r>
          <w:rPr>
            <w:rtl/>
          </w:rPr>
          <w:t xml:space="preserve">אפי'</w:t>
        </w:r>
      </w:ins>
      <w:del w:id="90189" w:author="מנוע מכני" w:date="2026-10-11T12:04:40Z">
        <w:r w:rsidRPr="006F178A">
          <w:rPr>
            <w:rtl/>
          </w:rPr>
          <w:delText xml:space="preserve">אפילו</w:delText>
        </w:r>
      </w:del>
      <w:r w:rsidRPr="006F178A">
        <w:rPr>
          <w:rtl/>
        </w:rPr>
        <w:t xml:space="preserve"> למחצה לשליש ולרביע.</w:t>
      </w:r>
    </w:p>
    <w:p w:rsidR="005851B8" w:rsidRDefault="005851B8" w:rsidP="005851B8">
      <w:pPr>
        <w:rPr>
          <w:b/>
          <w:bCs/>
          <w:rtl/>
        </w:rPr>
      </w:pPr>
      <w:r w:rsidRPr="000D7AAE">
        <w:rPr>
          <w:b/>
          <w:bCs/>
          <w:rtl/>
        </w:rPr>
        <w:t xml:space="preserve">• גופא </w:t>
      </w:r>
      <w:r w:rsidRPr="000D7AAE">
        <w:rPr>
          <w:b/>
          <w:bCs/>
          <w:rtl/>
        </w:rPr>
        <w:t xml:space="preserve">אמר</w:t>
      </w:r>
      <w:r w:rsidRPr="000D7AAE">
        <w:rPr>
          <w:b/>
          <w:bCs/>
          <w:rtl/>
        </w:rPr>
        <w:t xml:space="preserve"> </w:t>
      </w:r>
      <w:r w:rsidRPr="000D7AAE">
        <w:rPr>
          <w:rStyle w:val="2fb"/>
          <w:b/>
          <w:bCs/>
          <w:rtl/>
        </w:rPr>
        <w:t xml:space="preserve">רב</w:t>
      </w:r>
      <w:r w:rsidRPr="000D7AAE">
        <w:rPr>
          <w:b/>
          <w:bCs/>
          <w:rtl/>
        </w:rPr>
        <w:t xml:space="preserve"> מערבין בשתי רביעיות של יין ביין שאינו מבושל [דעומד לשתייה]</w:t>
      </w:r>
    </w:p>
    <w:p>
      <w:pPr>
        <w:pStyle w:val="afffff8"/>
        <w:rPr>
          <w:ins w:id="90517" w:author="קלוד" w:date="2026-10-11T12:24:08Z"/>
        </w:rPr>
      </w:pPr>
      <w:ins w:id="90518" w:author="קלוד" w:date="2026-10-11T12:24:08Z">
        <w:r>
          <w:rPr>
            <w:color w:val="7B3F00"/>
          </w:rPr>
          <w:t xml:space="preserve">יין, חומץ, זיתים ובצלים - שיעור שתי סעודות</w:t>
        </w:r>
      </w:ins>
    </w:p>
    <w:p>
      <w:pPr>
        <w:pStyle w:val="38"/>
        <w:rPr>
          <w:ins w:id="95274" w:author="מנוע מכני" w:date="2026-10-11T12:04:40Z"/>
        </w:rPr>
      </w:pPr>
      <w:r w:rsidRPr="006F178A">
        <w:t xml:space="preserve">והך</w:t>
      </w:r>
    </w:p>
    <w:p w:rsidR="005851B8" w:rsidRPr="006F178A" w:rsidRDefault="005851B8" w:rsidP="005851B8">
      <w:pPr>
        <w:rPr>
          <w:rtl/>
        </w:rPr>
      </w:pPr>
      <w:del w:id="95275" w:author="מנוע מכני" w:date="2026-10-11T12:04:40Z">
        <w:r w:rsidRPr="006F178A">
          <w:rPr>
            <w:rtl/>
          </w:rPr>
          <w:delText xml:space="preserve"> </w:delText>
        </w:r>
      </w:del>
      <w:r w:rsidRPr="006F178A">
        <w:rPr>
          <w:rStyle w:val="2fb"/>
          <w:rtl/>
        </w:rPr>
        <w:t xml:space="preserve">דארשב"א</w:t>
      </w:r>
      <w:r w:rsidRPr="006F178A">
        <w:rPr>
          <w:rtl/>
        </w:rPr>
        <w:t xml:space="preserve"> יין כדי לאכול בו, חומץ כדי לטבל בו, זיתים ובצלים כדי לאכול בהן שתי סעודות. מיירי בחמרא מבשלא.</w:t>
      </w:r>
    </w:p>
    <w:p>
      <w:pPr>
        <w:pStyle w:val="38"/>
        <w:rPr>
          <w:ins w:id="95276" w:author="מנוע מכני" w:date="2026-10-11T12:04:40Z"/>
        </w:rPr>
      </w:pPr>
      <w:r w:rsidRPr="00C1409A">
        <w:t xml:space="preserve">אמר</w:t>
      </w:r>
      <w:r w:rsidRPr="00C1409A">
        <w:t xml:space="preserve"> מר:</w:t>
      </w:r>
    </w:p>
    <w:p w:rsidR="005851B8" w:rsidRPr="006F178A" w:rsidRDefault="005851B8" w:rsidP="005851B8">
      <w:pPr>
        <w:rPr>
          <w:rtl/>
        </w:rPr>
      </w:pPr>
      <w:del w:id="95277" w:author="מנוע מכני" w:date="2026-10-11T12:04:40Z">
        <w:r w:rsidRPr="00C1409A">
          <w:rPr>
            <w:b/>
            <w:bCs/>
            <w:rtl/>
          </w:rPr>
          <w:delText xml:space="preserve"> </w:delText>
        </w:r>
      </w:del>
      <w:r w:rsidRPr="00C1409A">
        <w:rPr>
          <w:b/>
          <w:bCs/>
          <w:rtl/>
        </w:rPr>
        <w:t xml:space="preserve">חומץ כדי לטבל בו</w:t>
      </w:r>
      <w:r w:rsidRPr="006F178A">
        <w:rPr>
          <w:rtl/>
        </w:rPr>
        <w:t>.</w:t>
      </w:r>
      <w:r w:rsidRPr="006F178A">
        <w:rPr>
          <w:rFonts w:hint="cs"/>
          <w:rtl/>
        </w:rPr>
        <w:t xml:space="preserve"> </w:t>
      </w:r>
      <w:r w:rsidRPr="006F178A">
        <w:rPr>
          <w:rStyle w:val="2fb"/>
          <w:rtl/>
        </w:rPr>
        <w:t xml:space="preserve">רגא"ר</w:t>
      </w:r>
      <w:r w:rsidRPr="006F178A">
        <w:rPr>
          <w:rtl/>
        </w:rPr>
        <w:t xml:space="preserve"> כדי לטבל בו מזון שתי סעודות של ירק.</w:t>
      </w:r>
    </w:p>
    <w:p>
      <w:pPr>
        <w:pStyle w:val="38"/>
        <w:rPr>
          <w:ins w:id="95278" w:author="מנוע מכני" w:date="2026-10-11T12:04:40Z"/>
        </w:rPr>
      </w:pPr>
      <w:r w:rsidRPr="004C00C0">
        <w:t xml:space="preserve">א"ד:</w:t>
      </w:r>
    </w:p>
    <w:p w:rsidR="005851B8" w:rsidRDefault="005851B8" w:rsidP="005851B8">
      <w:pPr>
        <w:rPr>
          <w:rtl/>
        </w:rPr>
      </w:pPr>
      <w:del w:id="95279" w:author="מנוע מכני" w:date="2026-10-11T12:04:40Z">
        <w:r w:rsidRPr="004C00C0">
          <w:rPr>
            <w:b/>
            <w:bCs/>
            <w:rtl/>
          </w:rPr>
          <w:delText xml:space="preserve"> </w:delText>
        </w:r>
      </w:del>
      <w:r w:rsidRPr="006F178A">
        <w:rPr>
          <w:rStyle w:val="2fb"/>
          <w:rtl/>
        </w:rPr>
        <w:t xml:space="preserve">ארגא"ר</w:t>
      </w:r>
      <w:r w:rsidRPr="006F178A">
        <w:rPr>
          <w:rtl/>
        </w:rPr>
        <w:t xml:space="preserve"> ירק הנאכל בשתי סעודות [היינו עם לחם וממילא פחות חומץ]</w:t>
      </w:r>
    </w:p>
    <w:p>
      <w:pPr>
        <w:pStyle w:val="38"/>
        <w:rPr>
          <w:ins w:id="95280" w:author="מנוע מכני" w:date="2026-10-11T12:04:40Z"/>
        </w:rPr>
      </w:pPr>
      <w:r w:rsidRPr="00C1409A">
        <w:t xml:space="preserve">אמר</w:t>
      </w:r>
      <w:r w:rsidRPr="00C1409A">
        <w:t xml:space="preserve"> מר:</w:t>
      </w:r>
    </w:p>
    <w:p w:rsidR="005851B8" w:rsidRDefault="005851B8" w:rsidP="005851B8">
      <w:pPr>
        <w:rPr>
          <w:rtl/>
        </w:rPr>
      </w:pPr>
      <w:del w:id="95281" w:author="מנוע מכני" w:date="2026-10-11T12:04:40Z">
        <w:r w:rsidRPr="00C1409A">
          <w:rPr>
            <w:b/>
            <w:bCs/>
            <w:rtl/>
          </w:rPr>
          <w:delText xml:space="preserve"> </w:delText>
        </w:r>
      </w:del>
      <w:r w:rsidRPr="00C1409A">
        <w:rPr>
          <w:b/>
          <w:bCs/>
          <w:rtl/>
        </w:rPr>
        <w:t xml:space="preserve">זיתים ובצלים, כדי לאכול בהן מזון שתי סעודות.</w:t>
      </w:r>
      <w:r w:rsidRPr="006F178A">
        <w:rPr>
          <w:rtl/>
        </w:rPr>
        <w:t xml:space="preserve"> [והיינו בצלים ממש ולא עלין]</w:t>
      </w:r>
    </w:p>
    <w:p>
      <w:pPr>
        <w:pStyle w:val="38"/>
        <w:rPr>
          <w:ins w:id="95282" w:author="מנוע מכני" w:date="2026-10-11T12:04:40Z"/>
        </w:rPr>
      </w:pPr>
      <w:r w:rsidRPr="006F178A">
        <w:t xml:space="preserve">הך</w:t>
      </w:r>
    </w:p>
    <w:p w:rsidR="005851B8" w:rsidRPr="006F178A" w:rsidRDefault="005851B8" w:rsidP="005851B8">
      <w:pPr>
        <w:rPr>
          <w:rtl/>
        </w:rPr>
      </w:pPr>
      <w:del w:id="95283" w:author="מנוע מכני" w:date="2026-10-11T12:04:40Z">
        <w:r w:rsidRPr="006F178A">
          <w:rPr>
            <w:rtl/>
          </w:rPr>
          <w:delText xml:space="preserve"> </w:delText>
        </w:r>
      </w:del>
      <w:r w:rsidRPr="006F178A">
        <w:rPr>
          <w:rStyle w:val="2fb"/>
          <w:rtl/>
        </w:rPr>
        <w:t xml:space="preserve">דארשב"א</w:t>
      </w:r>
      <w:r w:rsidRPr="006F178A">
        <w:rPr>
          <w:rtl/>
        </w:rPr>
        <w:t xml:space="preserve"> </w:t>
      </w:r>
      <w:r w:rsidRPr="006F178A">
        <w:rPr>
          <w:rStyle w:val="2fb"/>
          <w:rtl/>
        </w:rPr>
        <w:t xml:space="preserve">שר"מ</w:t>
      </w:r>
      <w:r w:rsidRPr="006F178A">
        <w:rPr>
          <w:rtl/>
        </w:rPr>
        <w:t xml:space="preserve"> הושיב אדם </w:t>
      </w:r>
      <w:r w:rsidRPr="006F178A">
        <w:rPr>
          <w:rtl/>
        </w:rPr>
        <w:t xml:space="preserve">בד"א</w:t>
      </w:r>
      <w:r w:rsidRPr="006F178A">
        <w:rPr>
          <w:rtl/>
        </w:rPr>
        <w:t xml:space="preserve"> אמותיו בערדיסקא היה משום שעירב בעלין של הבצלים, לביתו בטיבעין.</w:t>
      </w:r>
    </w:p>
    <w:p w:rsidR="005851B8" w:rsidRDefault="005851B8" w:rsidP="005851B8">
      <w:pPr>
        <w:rPr>
          <w:rtl/>
        </w:rPr>
      </w:pPr>
      <w:r w:rsidRPr="006F178A">
        <w:rPr>
          <w:rtl/>
        </w:rPr>
        <w:t>וכדתניא: אכל עלי בצל והשכים ומת אין אומרין ממה מת. ודווקא עלין</w:t>
      </w:r>
    </w:p>
    <w:p w:rsidR="005851B8" w:rsidRPr="009757B9" w:rsidRDefault="005851B8" w:rsidP="005851B8">
      <w:pPr>
        <w:rPr>
          <w:rFonts w:cs="Guttman Vilna"/>
          <w:b/>
          <w:bCs/>
          <w:rtl/>
        </w:rPr>
      </w:pPr>
      <w:r w:rsidRPr="006F178A">
        <w:rPr>
          <w:rStyle w:val="2fb"/>
          <w:rtl/>
        </w:rPr>
        <w:t xml:space="preserve">ולשמואל</w:t>
      </w:r>
      <w:r w:rsidRPr="006F178A">
        <w:rPr>
          <w:rtl/>
        </w:rPr>
        <w:t xml:space="preserve"> </w:t>
      </w:r>
      <w:r w:rsidRPr="006F178A">
        <w:rPr>
          <w:rtl/>
        </w:rPr>
        <w:t xml:space="preserve">אמר</w:t>
      </w:r>
      <w:r w:rsidRPr="006F178A">
        <w:rPr>
          <w:rtl/>
        </w:rPr>
        <w:t xml:space="preserve"> </w:t>
      </w:r>
      <w:r>
        <w:rPr>
          <w:rtl/>
        </w:rPr>
        <w:t>אפי'</w:t>
      </w:r>
      <w:r w:rsidRPr="006F178A">
        <w:rPr>
          <w:rtl/>
        </w:rPr>
        <w:t xml:space="preserve"> בעלין דוקא בלא אבציל זירתא.</w:t>
      </w:r>
    </w:p>
    <w:p w:rsidR="005851B8" w:rsidRPr="009757B9" w:rsidRDefault="005851B8" w:rsidP="005851B8">
      <w:pPr>
        <w:rPr>
          <w:rFonts w:cs="Guttman Vilna"/>
          <w:b/>
          <w:bCs/>
          <w:rtl/>
        </w:rPr>
      </w:pPr>
      <w:r w:rsidRPr="006F178A">
        <w:rPr>
          <w:rStyle w:val="2fb"/>
          <w:rtl/>
        </w:rPr>
        <w:t xml:space="preserve">ור"פ</w:t>
      </w:r>
      <w:r w:rsidRPr="006F178A">
        <w:rPr>
          <w:rtl/>
        </w:rPr>
        <w:t xml:space="preserve"> </w:t>
      </w:r>
      <w:r w:rsidRPr="006F178A">
        <w:rPr>
          <w:rtl/>
        </w:rPr>
        <w:t xml:space="preserve">ה"מ</w:t>
      </w:r>
      <w:r w:rsidRPr="006F178A">
        <w:rPr>
          <w:rtl/>
        </w:rPr>
        <w:t xml:space="preserve"> </w:t>
      </w:r>
      <w:ins w:id="93580" w:author="מנוע מכני" w:date="2026-10-11T12:04:40Z">
        <w:r>
          <w:rPr>
            <w:rtl/>
          </w:rPr>
          <w:t xml:space="preserve">אם </w:t>
        </w:r>
      </w:ins>
      <w:del w:id="93581" w:author="מנוע מכני" w:date="2026-10-11T12:04:40Z">
        <w:r w:rsidRPr="006F178A">
          <w:rPr>
            <w:rtl/>
          </w:rPr>
          <w:delText xml:space="preserve">אי </w:delText>
        </w:r>
      </w:del>
      <w:r w:rsidRPr="006F178A">
        <w:rPr>
          <w:rtl/>
        </w:rPr>
        <w:t xml:space="preserve">לא</w:t>
      </w:r>
      <w:r w:rsidRPr="006F178A">
        <w:rPr>
          <w:rtl/>
        </w:rPr>
        <w:t xml:space="preserve"> שתה שכר אבל אם אישתי </w:t>
      </w:r>
      <w:ins w:id="92258" w:author="מנוע מכני" w:date="2026-10-11T12:04:40Z">
        <w:r>
          <w:rPr>
            <w:rtl/>
          </w:rPr>
          <w:t xml:space="preserve">אין</w:t>
        </w:r>
      </w:ins>
      <w:del w:id="92259" w:author="מנוע מכני" w:date="2026-10-11T12:04:40Z">
        <w:r w:rsidRPr="006F178A">
          <w:rPr>
            <w:rtl/>
          </w:rPr>
          <w:delText xml:space="preserve">לית</w:delText>
        </w:r>
      </w:del>
      <w:r w:rsidRPr="006F178A">
        <w:rPr>
          <w:rtl/>
        </w:rPr>
        <w:t xml:space="preserve"> </w:t>
      </w:r>
      <w:ins w:id="94372" w:author="מנוע מכני" w:date="2026-10-11T12:04:40Z">
        <w:r>
          <w:rPr>
            <w:rtl/>
          </w:rPr>
          <w:t xml:space="preserve">לנו</w:t>
        </w:r>
      </w:ins>
      <w:del w:id="94373" w:author="מנוע מכני" w:date="2026-10-11T12:04:40Z">
        <w:r w:rsidRPr="006F178A">
          <w:rPr>
            <w:rtl/>
          </w:rPr>
          <w:delText xml:space="preserve">לן</w:delText>
        </w:r>
      </w:del>
      <w:r w:rsidRPr="006F178A">
        <w:rPr>
          <w:rtl/>
        </w:rPr>
        <w:t xml:space="preserve"> בה.</w:t>
      </w:r>
    </w:p>
    <w:p w:rsidR="005851B8" w:rsidRPr="006F178A" w:rsidRDefault="005851B8" w:rsidP="005851B8">
      <w:pPr>
        <w:rPr>
          <w:rtl/>
        </w:rPr>
      </w:pPr>
      <w:r w:rsidRPr="006F178A">
        <w:rPr>
          <w:b/>
          <w:bCs/>
          <w:rtl/>
        </w:rPr>
        <w:t>• ת"ר</w:t>
      </w:r>
      <w:r w:rsidRPr="006F178A">
        <w:rPr>
          <w:rtl/>
        </w:rPr>
        <w:t xml:space="preserve"> </w:t>
      </w:r>
      <w:r w:rsidRPr="006F178A">
        <w:rPr>
          <w:rtl/>
        </w:rPr>
        <w:t xml:space="preserve">לא</w:t>
      </w:r>
      <w:r w:rsidRPr="006F178A">
        <w:rPr>
          <w:rtl/>
        </w:rPr>
        <w:t xml:space="preserve"> יאכל אדם בצל מפני נחש שבו. ומעשה ברבי חנינא שאכל חצי בצל וחצי נחש שבו, וחלה ונטה למות, ובקשו חביריו רחמים עליו וחיה, מפני שהשעה צריכה לו.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כט:</w:t>
      </w:r>
    </w:p>
    <w:p w:rsidR="005851B8" w:rsidRPr="006F178A" w:rsidRDefault="005851B8" w:rsidP="005851B8">
      <w:pPr>
        <w:rPr>
          <w:rStyle w:val="afffe"/>
          <w:rFonts w:ascii="Fb Fontext" w:hAnsi="Fb Fontext"/>
          <w:rtl/>
        </w:rPr>
      </w:pPr>
      <w:r w:rsidRPr="006F178A">
        <w:rPr>
          <w:rStyle w:val="afffe"/>
          <w:rFonts w:ascii="Fb Fontext" w:hAnsi="Fb Fontext" w:hint="cs"/>
          <w:b/>
          <w:rtl/>
        </w:rPr>
        <w:t>ל.</w:t>
      </w:r>
    </w:p>
    <w:p>
      <w:pPr>
        <w:pStyle w:val="afffff8"/>
        <w:rPr>
          <w:ins w:id="90515" w:author="קלוד" w:date="2026-10-11T12:24:08Z"/>
        </w:rPr>
      </w:pPr>
      <w:ins w:id="90516" w:author="קלוד" w:date="2026-10-11T12:24:08Z">
        <w:r>
          <w:rPr>
            <w:color w:val="7B3F00"/>
          </w:rPr>
          <w:t xml:space="preserve">שכר לעירוב - שתי רביעיות כמזיגת כוס</w:t>
        </w:r>
      </w:ins>
    </w:p>
    <w:p>
      <w:pPr>
        <w:pStyle w:val="38"/>
        <w:rPr>
          <w:ins w:id="95284" w:author="מנוע מכני" w:date="2026-10-11T12:04:40Z"/>
        </w:rPr>
      </w:pPr>
      <w:r w:rsidRPr="006F178A">
        <w:t xml:space="preserve">ר"ז מדשמואל:</w:t>
      </w:r>
    </w:p>
    <w:p w:rsidR="005851B8" w:rsidRPr="009757B9" w:rsidRDefault="005851B8" w:rsidP="005851B8">
      <w:pPr>
        <w:rPr>
          <w:rFonts w:cs="Guttman Vilna"/>
          <w:b/>
          <w:bCs/>
          <w:rtl/>
        </w:rPr>
      </w:pPr>
      <w:del w:id="95285" w:author="מנוע מכני" w:date="2026-10-11T12:04:40Z">
        <w:r w:rsidRPr="006F178A">
          <w:rPr>
            <w:rtl/>
          </w:rPr>
          <w:delText xml:space="preserve"> </w:delText>
        </w:r>
      </w:del>
      <w:r w:rsidRPr="006F178A">
        <w:rPr>
          <w:rtl/>
        </w:rPr>
        <w:t xml:space="preserve">שכר מערבין בו, ופוסל את המקוה בשלשת לוגין. </w:t>
      </w:r>
      <w:r w:rsidRPr="006F178A">
        <w:rPr>
          <w:rtl/>
        </w:rPr>
        <w:t xml:space="preserve">וקמ"ל</w:t>
      </w:r>
      <w:r w:rsidRPr="006F178A">
        <w:rPr>
          <w:rtl/>
        </w:rPr>
        <w:t xml:space="preserve"> דאע"ג דשיכרא איקרי, </w:t>
      </w:r>
      <w:r w:rsidRPr="006F178A">
        <w:rPr>
          <w:rtl/>
        </w:rPr>
        <w:t xml:space="preserve">משא"כ</w:t>
      </w:r>
      <w:r w:rsidRPr="006F178A">
        <w:rPr>
          <w:rtl/>
        </w:rPr>
        <w:t xml:space="preserve"> מי צבע.</w:t>
      </w:r>
    </w:p>
    <w:p w:rsidR="005851B8" w:rsidRPr="009757B9" w:rsidRDefault="005851B8" w:rsidP="005851B8">
      <w:pPr>
        <w:rPr>
          <w:rFonts w:cs="Guttman Vilna"/>
          <w:b/>
          <w:bCs/>
          <w:rtl/>
        </w:rPr>
      </w:pPr>
      <w:r w:rsidRPr="006F178A">
        <w:rPr>
          <w:rtl/>
        </w:rPr>
        <w:t>ומערבין בתרין רבעי שכרא. כדתנן</w:t>
      </w:r>
      <w:r w:rsidRPr="006F178A">
        <w:rPr>
          <w:rFonts w:hint="cs"/>
          <w:rtl/>
        </w:rPr>
        <w:t xml:space="preserve"> </w:t>
      </w:r>
      <w:r w:rsidRPr="006F178A">
        <w:rPr>
          <w:rtl/>
        </w:rPr>
        <w:t>המוציא יין כדי מזיגת הכוס, ותני עלה: כדי מזיגת כוס יפה. והיינו- כוס של ברכה.</w:t>
      </w:r>
    </w:p>
    <w:p w:rsidR="005851B8" w:rsidRPr="009757B9" w:rsidRDefault="005851B8" w:rsidP="005851B8">
      <w:pPr>
        <w:rPr>
          <w:rFonts w:cs="Guttman Vilna"/>
          <w:b/>
          <w:bCs/>
          <w:rtl/>
        </w:rPr>
      </w:pPr>
      <w:r w:rsidRPr="006F178A">
        <w:rPr>
          <w:rStyle w:val="2fb"/>
          <w:rtl/>
        </w:rPr>
        <w:t xml:space="preserve">וכדר"נ</w:t>
      </w:r>
      <w:r w:rsidRPr="006F178A">
        <w:rPr>
          <w:rtl/>
        </w:rPr>
        <w:t xml:space="preserve"> </w:t>
      </w:r>
      <w:r w:rsidRPr="006F178A">
        <w:rPr>
          <w:rStyle w:val="2fb"/>
          <w:rtl/>
        </w:rPr>
        <w:t xml:space="preserve">מרבב"א</w:t>
      </w:r>
      <w:r w:rsidRPr="006F178A">
        <w:rPr>
          <w:rtl/>
        </w:rPr>
        <w:t xml:space="preserve"> כוס של ברכה צריך שיהא בו רובע רביעית [רביעית הלוג מרובע הקב], כדי שימזגנו ויעמוד על רביעית.</w:t>
      </w:r>
    </w:p>
    <w:p w:rsidR="005851B8" w:rsidRPr="009757B9" w:rsidRDefault="005851B8" w:rsidP="005851B8">
      <w:pPr>
        <w:rPr>
          <w:rFonts w:cs="Guttman Vilna"/>
          <w:b/>
          <w:bCs/>
          <w:rtl/>
        </w:rPr>
      </w:pPr>
      <w:r w:rsidRPr="006F178A">
        <w:rPr>
          <w:rStyle w:val="2fb"/>
          <w:rtl/>
        </w:rPr>
        <w:t xml:space="preserve">וכדרבא</w:t>
      </w:r>
      <w:r w:rsidRPr="006F178A">
        <w:rPr>
          <w:rtl/>
        </w:rPr>
        <w:t xml:space="preserve">, דכל חמרא דלא דרי על חד תלת מיא - </w:t>
      </w:r>
      <w:ins w:id="90908" w:author="מנוע מכני" w:date="2026-10-11T12:04:40Z">
        <w:r>
          <w:rPr>
            <w:rtl/>
          </w:rPr>
          <w:t xml:space="preserve">לא</w:t>
        </w:r>
      </w:ins>
      <w:del w:id="90909" w:author="מנוע מכני" w:date="2026-10-11T12:04:40Z">
        <w:r w:rsidRPr="006F178A">
          <w:rPr>
            <w:rtl/>
          </w:rPr>
          <w:delText xml:space="preserve">לאו</w:delText>
        </w:r>
      </w:del>
      <w:r w:rsidRPr="006F178A">
        <w:rPr>
          <w:rtl/>
        </w:rPr>
        <w:t xml:space="preserve"> חמרא הוא.</w:t>
      </w:r>
    </w:p>
    <w:p w:rsidR="005851B8" w:rsidRPr="009757B9" w:rsidRDefault="005851B8" w:rsidP="005851B8">
      <w:pPr>
        <w:rPr>
          <w:rFonts w:cs="Guttman Vilna"/>
          <w:b/>
          <w:bCs/>
          <w:rtl/>
        </w:rPr>
      </w:pPr>
      <w:r w:rsidRPr="006F178A">
        <w:rPr>
          <w:rtl/>
        </w:rPr>
        <w:t>ואין צריך שכר פי ארבע מיין דדווקא גבי</w:t>
      </w:r>
      <w:r w:rsidRPr="008F09C0">
        <w:rPr>
          <w:rStyle w:val="afffff0"/>
          <w:rtl/>
        </w:rPr>
        <w:t xml:space="preserve"> 'הוצאה' </w:t>
      </w:r>
      <w:r w:rsidRPr="006F178A">
        <w:rPr>
          <w:rtl/>
        </w:rPr>
        <w:t>דבעי' שיעור חשוב בעי לוג.</w:t>
      </w:r>
    </w:p>
    <w:p w:rsidR="005851B8" w:rsidRPr="009757B9" w:rsidRDefault="005851B8" w:rsidP="005851B8">
      <w:pPr>
        <w:rPr>
          <w:rFonts w:cs="Guttman Vilna"/>
          <w:b/>
          <w:bCs/>
          <w:rtl/>
        </w:rPr>
      </w:pPr>
      <w:r w:rsidRPr="006F178A">
        <w:rPr>
          <w:rtl/>
        </w:rPr>
        <w:t>אבל גבי עירוב סגי בשתי סעודות והיינו בכוס רביעית בצפרא וכוס בפניא.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 xml:space="preserve">תמרים: </w:t>
      </w:r>
      <w:r w:rsidRPr="006F178A">
        <w:rPr>
          <w:rStyle w:val="2fb"/>
          <w:rFonts w:ascii="Fb Fontext" w:hAnsi="Fb Fontext"/>
          <w:rtl/>
        </w:rPr>
        <w:t xml:space="preserve">לרב יוסף</w:t>
      </w:r>
      <w:r w:rsidRPr="006F178A">
        <w:rPr>
          <w:rFonts w:ascii="Fb Fontext" w:hAnsi="Fb Fontext"/>
          <w:rtl/>
        </w:rPr>
        <w:t xml:space="preserve"> בקב ורצה להוכיח מהא דאכל גרוגרות [ששיעורן בקב] ושילם תמרים - תבא עליו ברכה</w:t>
      </w:r>
      <w:r w:rsidRPr="006F178A">
        <w:rPr>
          <w:rFonts w:ascii="Fb Fontext" w:hAnsi="Fb Fontext" w:hint="cs"/>
          <w:rtl/>
        </w:rPr>
        <w:t>.</w:t>
      </w:r>
    </w:p>
    <w:p w:rsidR="005851B8" w:rsidRDefault="005851B8" w:rsidP="005851B8">
      <w:pPr>
        <w:rPr>
          <w:rtl/>
        </w:rPr>
      </w:pPr>
      <w:r w:rsidRPr="006F178A">
        <w:rPr>
          <w:rtl/>
        </w:rPr>
        <w:t xml:space="preserve">[ומיירי במידה דאל"ה </w:t>
      </w:r>
      <w:ins w:id="92260" w:author="מנוע מכני" w:date="2026-10-11T12:04:40Z">
        <w:r>
          <w:rPr>
            <w:rtl/>
          </w:rPr>
          <w:t xml:space="preserve">למה</w:t>
        </w:r>
      </w:ins>
      <w:del w:id="92261" w:author="מנוע מכני" w:date="2026-10-11T12:04:40Z">
        <w:r w:rsidRPr="006F178A">
          <w:rPr>
            <w:rtl/>
          </w:rPr>
          <w:delText xml:space="preserve">אמאי</w:delText>
        </w:r>
      </w:del>
      <w:r w:rsidRPr="006F178A">
        <w:rPr>
          <w:rtl/>
        </w:rPr>
        <w:t xml:space="preserve"> עדיפא]</w:t>
      </w:r>
    </w:p>
    <w:p w:rsidR="005851B8" w:rsidRPr="006F178A" w:rsidRDefault="005851B8" w:rsidP="005851B8">
      <w:pPr>
        <w:rPr>
          <w:rtl/>
        </w:rPr>
      </w:pPr>
      <w:r w:rsidRPr="006F178A">
        <w:rPr>
          <w:rtl/>
        </w:rPr>
        <w:t xml:space="preserve">ודחאו </w:t>
      </w:r>
      <w:r w:rsidRPr="006F178A">
        <w:rPr>
          <w:rStyle w:val="2fb"/>
          <w:rtl/>
        </w:rPr>
        <w:t xml:space="preserve">אביי</w:t>
      </w:r>
      <w:r w:rsidRPr="006F178A">
        <w:rPr>
          <w:rtl/>
        </w:rPr>
        <w:t xml:space="preserve"> דמיירי בזוזא, ותבא עליו ברכה דקפיץ </w:t>
      </w:r>
      <w:ins w:id="92262" w:author="מנוע מכני" w:date="2026-10-11T12:04:40Z">
        <w:r>
          <w:rPr>
            <w:rtl/>
          </w:rPr>
          <w:t xml:space="preserve">עליו</w:t>
        </w:r>
      </w:ins>
      <w:del w:id="92263" w:author="מנוע מכני" w:date="2026-10-11T12:04:40Z">
        <w:r w:rsidRPr="006F178A">
          <w:rPr>
            <w:rtl/>
          </w:rPr>
          <w:delText xml:space="preserve">עליה</w:delText>
        </w:r>
      </w:del>
      <w:r w:rsidRPr="006F178A">
        <w:rPr>
          <w:rtl/>
        </w:rPr>
        <w:t xml:space="preserve"> זבינא בתמרים, </w:t>
      </w:r>
      <w:ins w:id="94534" w:author="מנוע מכני" w:date="2026-10-11T12:04:40Z">
        <w:r>
          <w:rPr>
            <w:rtl/>
          </w:rPr>
          <w:t xml:space="preserve">יותר</w:t>
        </w:r>
      </w:ins>
      <w:del w:id="94535" w:author="מנוע מכני" w:date="2026-10-11T12:04:40Z">
        <w:r w:rsidRPr="006F178A">
          <w:rPr>
            <w:rtl/>
          </w:rPr>
          <w:delText xml:space="preserve">טפי</w:delText>
        </w:r>
      </w:del>
      <w:r w:rsidRPr="006F178A">
        <w:rPr>
          <w:rtl/>
        </w:rPr>
        <w:t xml:space="preserve"> מבגרוגרות.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ins w:id="90141" w:author="Claude - סמנטי" w:date="2026-10-11T12:19:31Z">
        <w:r>
          <w:rPr>
            <w:rFonts w:ascii="Fb Fontext" w:hAnsi="Fb Fontext"/>
            <w:rtl/>
          </w:rPr>
          <w:t xml:space="preserve">שתית</w:t>
        </w:r>
      </w:ins>
      <w:del w:id="90142" w:author="Claude - סמנטי" w:date="2026-10-11T12:19:31Z">
        <w:r w:rsidRPr="006F178A">
          <w:rPr>
            <w:rFonts w:ascii="Fb Fontext" w:hAnsi="Fb Fontext"/>
            <w:rtl/>
          </w:rPr>
          <w:delText xml:space="preserve">שתיתא</w:delText>
        </w:r>
      </w:del>
      <w:r w:rsidRPr="006F178A">
        <w:rPr>
          <w:rFonts w:ascii="Fb Fontext" w:hAnsi="Fb Fontext"/>
          <w:rtl/>
        </w:rPr>
        <w:t xml:space="preserve"> [קמח בדבש], </w:t>
      </w:r>
      <w:r w:rsidRPr="006F178A">
        <w:rPr>
          <w:rStyle w:val="2fb"/>
          <w:rFonts w:ascii="Fb Fontext" w:hAnsi="Fb Fontext"/>
          <w:rtl/>
        </w:rPr>
        <w:t xml:space="preserve">ראב"פ</w:t>
      </w:r>
      <w:r w:rsidRPr="006F178A">
        <w:rPr>
          <w:rFonts w:ascii="Fb Fontext" w:hAnsi="Fb Fontext"/>
          <w:rtl/>
        </w:rPr>
        <w:t xml:space="preserve"> שתי כפות.</w:t>
      </w:r>
    </w:p>
    <w:p w:rsidR="005851B8" w:rsidRPr="002D0727" w:rsidRDefault="005851B8" w:rsidP="005851B8">
      <w:pPr>
        <w:rPr>
          <w:b/>
          <w:bCs/>
          <w:rtl/>
        </w:rPr>
      </w:pPr>
      <w:r w:rsidRPr="006F178A">
        <w:rPr>
          <w:rtl/>
        </w:rPr>
        <w:t xml:space="preserve">כיסאני [תבואה קלויה] </w:t>
      </w:r>
      <w:r w:rsidRPr="002D0727">
        <w:rPr>
          <w:rStyle w:val="2fb"/>
          <w:b/>
          <w:bCs/>
          <w:rtl/>
        </w:rPr>
        <w:t>לאביי</w:t>
      </w:r>
      <w:r w:rsidRPr="006F178A">
        <w:rPr>
          <w:rtl/>
        </w:rPr>
        <w:t xml:space="preserve"> </w:t>
      </w:r>
      <w:ins w:id="92264" w:author="מנוע מכני" w:date="2026-10-11T12:04:40Z">
        <w:r>
          <w:rPr>
            <w:rtl/>
          </w:rPr>
          <w:t xml:space="preserve">שני</w:t>
        </w:r>
      </w:ins>
      <w:del w:id="92265" w:author="מנוע מכני" w:date="2026-10-11T12:04:40Z">
        <w:r w:rsidRPr="006F178A">
          <w:rPr>
            <w:rtl/>
          </w:rPr>
          <w:delText xml:space="preserve">תרי</w:delText>
        </w:r>
      </w:del>
      <w:r w:rsidRPr="006F178A">
        <w:rPr>
          <w:rtl/>
        </w:rPr>
        <w:t xml:space="preserve"> בוני </w:t>
      </w:r>
      <w:ins w:id="90143" w:author="Claude - סמנטי" w:date="2026-10-11T12:19:31Z">
        <w:r>
          <w:rPr>
            <w:rtl/>
          </w:rPr>
          <w:t xml:space="preserve">של פומבדיתא</w:t>
        </w:r>
      </w:ins>
      <w:del w:id="90144" w:author="Claude - סמנטי" w:date="2026-10-11T12:19:31Z">
        <w:r w:rsidRPr="006F178A">
          <w:rPr>
            <w:rtl/>
          </w:rPr>
          <w:delText xml:space="preserve">דפומבדיתא</w:delText>
        </w:r>
      </w:del>
      <w:r w:rsidRPr="006F178A">
        <w:rPr>
          <w:rtl/>
        </w:rPr>
        <w:t xml:space="preserve">.</w:t>
      </w:r>
    </w:p>
    <w:p>
      <w:pPr>
        <w:pStyle w:val="38"/>
        <w:rPr>
          <w:ins w:id="95286" w:author="מנוע מכני" w:date="2026-10-11T12:04:40Z"/>
        </w:rPr>
      </w:pPr>
      <w:r w:rsidRPr="002D0727">
        <w:t>אביי</w:t>
      </w:r>
      <w:r w:rsidRPr="006F178A">
        <w:t xml:space="preserve">, אמרה לי אם:</w:t>
      </w:r>
    </w:p>
    <w:p w:rsidR="005851B8" w:rsidRPr="006F178A" w:rsidRDefault="005851B8" w:rsidP="005851B8">
      <w:pPr>
        <w:rPr>
          <w:rtl/>
        </w:rPr>
      </w:pPr>
      <w:del w:id="95287" w:author="מנוע מכני" w:date="2026-10-11T12:04:40Z">
        <w:r w:rsidRPr="006F178A">
          <w:rPr>
            <w:rtl/>
          </w:rPr>
          <w:delText xml:space="preserve"> </w:delText>
        </w:r>
      </w:del>
      <w:ins w:id="92266" w:author="מנוע מכני" w:date="2026-10-11T12:04:40Z">
        <w:r>
          <w:rPr>
            <w:rtl/>
          </w:rPr>
          <w:t xml:space="preserve">אלו</w:t>
        </w:r>
      </w:ins>
      <w:del w:id="92267" w:author="מנוע מכני" w:date="2026-10-11T12:04:40Z">
        <w:r w:rsidRPr="006F178A">
          <w:rPr>
            <w:rtl/>
          </w:rPr>
          <w:delText xml:space="preserve">הני</w:delText>
        </w:r>
      </w:del>
      <w:r w:rsidRPr="006F178A">
        <w:rPr>
          <w:rtl/>
        </w:rPr>
        <w:t xml:space="preserve"> כיסאני מעלו לליבא, ומבטלי </w:t>
      </w:r>
      <w:ins w:id="90145" w:author="Claude - סמנטי" w:date="2026-10-11T12:19:31Z">
        <w:r>
          <w:rPr>
            <w:rtl/>
          </w:rPr>
          <w:t xml:space="preserve">מחשבה</w:t>
        </w:r>
      </w:ins>
      <w:del w:id="90146" w:author="Claude - סמנטי" w:date="2026-10-11T12:19:31Z">
        <w:r w:rsidRPr="006F178A">
          <w:rPr>
            <w:rtl/>
          </w:rPr>
          <w:delText xml:space="preserve">מחשבתא</w:delText>
        </w:r>
      </w:del>
      <w:r w:rsidRPr="006F178A">
        <w:rPr>
          <w:rtl/>
        </w:rPr>
        <w:t xml:space="preserve">.</w:t>
      </w:r>
    </w:p>
    <w:p>
      <w:pPr>
        <w:pStyle w:val="38"/>
        <w:rPr>
          <w:ins w:id="95288" w:author="מנוע מכני" w:date="2026-10-11T12:04:40Z"/>
        </w:rPr>
      </w:pPr>
      <w:r w:rsidRPr="006F178A">
        <w:t xml:space="preserve">ועוד אמרה לי אם:</w:t>
      </w:r>
    </w:p>
    <w:p w:rsidR="005851B8" w:rsidRPr="006F178A" w:rsidRDefault="005851B8" w:rsidP="005851B8">
      <w:pPr>
        <w:rPr>
          <w:rtl/>
        </w:rPr>
      </w:pPr>
      <w:del w:id="95289" w:author="מנוע מכני" w:date="2026-10-11T12:04:40Z">
        <w:r w:rsidRPr="006F178A">
          <w:rPr>
            <w:rtl/>
          </w:rPr>
          <w:delText xml:space="preserve"> </w:delText>
        </w:r>
      </w:del>
      <w:r w:rsidRPr="006F178A">
        <w:rPr>
          <w:rtl/>
        </w:rPr>
        <w:t xml:space="preserve">מאן </w:t>
      </w:r>
      <w:ins w:id="92270" w:author="מנוע מכני" w:date="2026-10-11T12:04:40Z">
        <w:r>
          <w:rPr>
            <w:rtl/>
          </w:rPr>
          <w:t xml:space="preserve">דיש</w:t>
        </w:r>
      </w:ins>
      <w:del w:id="92271" w:author="מנוע מכני" w:date="2026-10-11T12:04:40Z">
        <w:r w:rsidRPr="006F178A">
          <w:rPr>
            <w:rtl/>
          </w:rPr>
          <w:delText xml:space="preserve">דאית</w:delText>
        </w:r>
      </w:del>
      <w:r w:rsidRPr="006F178A">
        <w:rPr>
          <w:rtl/>
        </w:rPr>
        <w:t xml:space="preserve"> </w:t>
      </w:r>
      <w:ins w:id="92268" w:author="מנוע מכני" w:date="2026-10-11T12:04:40Z">
        <w:r>
          <w:rPr>
            <w:rtl/>
          </w:rPr>
          <w:t xml:space="preserve">לו</w:t>
        </w:r>
      </w:ins>
      <w:del w:id="92269" w:author="מנוע מכני" w:date="2026-10-11T12:04:40Z">
        <w:r w:rsidRPr="006F178A">
          <w:rPr>
            <w:rtl/>
          </w:rPr>
          <w:delText xml:space="preserve">ליה</w:delText>
        </w:r>
      </w:del>
      <w:r w:rsidRPr="006F178A">
        <w:rPr>
          <w:rtl/>
        </w:rPr>
        <w:t xml:space="preserve"> חולשא </w:t>
      </w:r>
      <w:ins w:id="90147" w:author="Claude - סמנטי" w:date="2026-10-11T12:19:31Z">
        <w:r>
          <w:rPr>
            <w:rtl/>
          </w:rPr>
          <w:t xml:space="preserve">של הלב</w:t>
        </w:r>
      </w:ins>
      <w:del w:id="90148" w:author="Claude - סמנטי" w:date="2026-10-11T12:19:31Z">
        <w:r w:rsidRPr="006F178A">
          <w:rPr>
            <w:rtl/>
          </w:rPr>
          <w:delText xml:space="preserve">דליבא</w:delText>
        </w:r>
      </w:del>
      <w:r w:rsidRPr="006F178A">
        <w:rPr>
          <w:rtl/>
        </w:rPr>
        <w:t xml:space="preserve"> לייתי בשר שוק ימין</w:t>
      </w:r>
      <w:r w:rsidRPr="006F178A">
        <w:rPr>
          <w:rFonts w:hint="cs"/>
          <w:rtl/>
        </w:rPr>
        <w:t xml:space="preserve"> של </w:t>
      </w:r>
      <w:r w:rsidRPr="006F178A">
        <w:rPr>
          <w:rtl/>
        </w:rPr>
        <w:t xml:space="preserve">איל, וגללי דניסן, או ענפי ערבה, ויצלו בהם </w:t>
      </w:r>
      <w:r w:rsidRPr="006F178A">
        <w:rPr>
          <w:rtl/>
        </w:rPr>
        <w:t xml:space="preserve">ואח"כ</w:t>
      </w:r>
      <w:r w:rsidRPr="006F178A">
        <w:rPr>
          <w:rtl/>
        </w:rPr>
        <w:t xml:space="preserve"> ישתה חמר מזוג ויועיל.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13" w:author="קלוד" w:date="2026-10-11T12:24:08Z"/>
        </w:rPr>
      </w:pPr>
      <w:ins w:id="90514" w:author="קלוד" w:date="2026-10-11T12:24:08Z">
        <w:r>
          <w:rPr>
            <w:color w:val="7B3F00"/>
          </w:rPr>
          <w:t xml:space="preserve">ליפתן ובשר - כדי לאכול בו או הימנו</w:t>
        </w:r>
      </w:ins>
    </w:p>
    <w:p w:rsidR="005851B8" w:rsidRDefault="005851B8" w:rsidP="005851B8">
      <w:pPr>
        <w:rPr>
          <w:rFonts w:ascii="Fb Fontext" w:hAnsi="Fb Fontext"/>
          <w:rtl/>
        </w:rPr>
      </w:pPr>
      <w:r w:rsidRPr="006F178A">
        <w:rPr>
          <w:rStyle w:val="2fb"/>
          <w:rFonts w:ascii="Fb Fontext" w:hAnsi="Fb Fontext"/>
          <w:rtl/>
        </w:rPr>
        <w:t xml:space="preserve">ריא"ש</w:t>
      </w:r>
      <w:r w:rsidRPr="006F178A">
        <w:rPr>
          <w:rFonts w:ascii="Fb Fontext" w:hAnsi="Fb Fontext"/>
          <w:rtl/>
        </w:rPr>
        <w:t xml:space="preserve"> כל שהוא ליפתן - כדי לאכול בו. [ללפת בו הפת]</w:t>
      </w:r>
    </w:p>
    <w:p w:rsidR="005851B8" w:rsidRPr="006F178A" w:rsidRDefault="005851B8" w:rsidP="005851B8">
      <w:pPr>
        <w:rPr>
          <w:rtl/>
        </w:rPr>
      </w:pPr>
      <w:r w:rsidRPr="006F178A">
        <w:rPr>
          <w:rtl/>
        </w:rPr>
        <w:t>כל שאינו ליפתן - כדי לאכול הימנו.</w:t>
      </w:r>
    </w:p>
    <w:p w:rsidR="005851B8" w:rsidRDefault="005851B8" w:rsidP="005851B8">
      <w:pPr>
        <w:rPr>
          <w:rtl/>
        </w:rPr>
      </w:pPr>
      <w:r w:rsidRPr="006F178A">
        <w:rPr>
          <w:rtl/>
        </w:rPr>
        <w:t>בשר חי - כדי לאכול הימנו. [דאינו לפתן]</w:t>
      </w:r>
    </w:p>
    <w:p w:rsidR="005851B8" w:rsidRPr="00132755" w:rsidRDefault="005851B8" w:rsidP="005851B8">
      <w:pPr>
        <w:rPr>
          <w:spacing w:val="-2"/>
          <w:rtl/>
        </w:rPr>
      </w:pPr>
      <w:r w:rsidRPr="00132755">
        <w:rPr>
          <w:spacing w:val="-2"/>
          <w:rtl/>
        </w:rPr>
        <w:t xml:space="preserve">בשר צלי, </w:t>
      </w:r>
      <w:r w:rsidRPr="00132755">
        <w:rPr>
          <w:rStyle w:val="2fb"/>
          <w:spacing w:val="-2"/>
          <w:rtl/>
        </w:rPr>
        <w:t xml:space="preserve">לרבה</w:t>
      </w:r>
      <w:r w:rsidRPr="00132755">
        <w:rPr>
          <w:spacing w:val="-2"/>
          <w:rtl/>
        </w:rPr>
        <w:t xml:space="preserve"> כדי לאכול בו, | </w:t>
      </w:r>
      <w:r w:rsidRPr="00132755">
        <w:rPr>
          <w:rStyle w:val="2fb"/>
          <w:spacing w:val="-2"/>
          <w:rtl/>
        </w:rPr>
        <w:t xml:space="preserve">ולרב יוסף</w:t>
      </w:r>
      <w:r w:rsidRPr="00132755">
        <w:rPr>
          <w:spacing w:val="-2"/>
          <w:rtl/>
        </w:rPr>
        <w:t xml:space="preserve"> כדי לאכול הימנו. [והוכיח מפרסאי דאכלי בלא לחם]</w:t>
      </w:r>
    </w:p>
    <w:p w:rsidR="005851B8" w:rsidRPr="006F178A" w:rsidRDefault="005851B8" w:rsidP="005851B8">
      <w:pPr>
        <w:rPr>
          <w:rtl/>
        </w:rPr>
      </w:pPr>
      <w:r w:rsidRPr="006F178A">
        <w:rPr>
          <w:rtl/>
        </w:rPr>
        <w:t xml:space="preserve">ודחאו </w:t>
      </w:r>
      <w:r w:rsidRPr="006F178A">
        <w:rPr>
          <w:rStyle w:val="2fb"/>
          <w:rtl/>
        </w:rPr>
        <w:t xml:space="preserve">אביי</w:t>
      </w:r>
      <w:r w:rsidRPr="006F178A">
        <w:rPr>
          <w:rtl/>
        </w:rPr>
        <w:t xml:space="preserve"> דפרסאי </w:t>
      </w:r>
      <w:r w:rsidRPr="006F178A">
        <w:rPr>
          <w:rtl/>
        </w:rPr>
        <w:t xml:space="preserve">לא</w:t>
      </w:r>
      <w:r w:rsidRPr="006F178A">
        <w:rPr>
          <w:rtl/>
        </w:rPr>
        <w:t xml:space="preserve"> </w:t>
      </w:r>
      <w:ins w:id="94182" w:author="מנוע מכני" w:date="2026-10-11T12:04:40Z">
        <w:r>
          <w:rPr>
            <w:rtl/>
          </w:rPr>
          <w:t xml:space="preserve">היו</w:t>
        </w:r>
      </w:ins>
      <w:del w:id="94183" w:author="מנוע מכני" w:date="2026-10-11T12:04:40Z">
        <w:r w:rsidRPr="006F178A">
          <w:rPr>
            <w:rtl/>
          </w:rPr>
          <w:delText xml:space="preserve">הוו</w:delText>
        </w:r>
      </w:del>
      <w:r w:rsidRPr="006F178A">
        <w:rPr>
          <w:rtl/>
        </w:rPr>
        <w:t xml:space="preserve"> </w:t>
      </w:r>
      <w:ins w:id="90910" w:author="מנוע מכני" w:date="2026-10-11T12:04:40Z">
        <w:r>
          <w:rPr>
            <w:rtl/>
          </w:rPr>
          <w:t xml:space="preserve">רוב</w:t>
        </w:r>
      </w:ins>
      <w:del w:id="90911" w:author="מנוע מכני" w:date="2026-10-11T12:04:40Z">
        <w:r w:rsidRPr="006F178A">
          <w:rPr>
            <w:rtl/>
          </w:rPr>
          <w:delText xml:space="preserve">רובא</w:delText>
        </w:r>
      </w:del>
      <w:r w:rsidRPr="006F178A">
        <w:rPr>
          <w:rtl/>
        </w:rPr>
        <w:t xml:space="preserve"> </w:t>
      </w:r>
      <w:ins w:id="93396" w:author="מנוע מכני" w:date="2026-10-11T12:04:40Z">
        <w:r>
          <w:rPr>
            <w:rtl/>
          </w:rPr>
          <w:t xml:space="preserve">דעולם</w:t>
        </w:r>
      </w:ins>
      <w:del w:id="93397" w:author="מנוע מכני" w:date="2026-10-11T12:04:40Z">
        <w:r w:rsidRPr="006F178A">
          <w:rPr>
            <w:rtl/>
          </w:rPr>
          <w:delText xml:space="preserve">דעלמא</w:delText>
        </w:r>
      </w:del>
      <w:r w:rsidRPr="006F178A">
        <w:rPr>
          <w:rtl/>
        </w:rPr>
        <w:t xml:space="preserve">.</w:t>
      </w:r>
    </w:p>
    <w:p w:rsidR="005851B8" w:rsidRDefault="005851B8" w:rsidP="005851B8">
      <w:pPr>
        <w:rPr>
          <w:rtl/>
        </w:rPr>
      </w:pPr>
      <w:ins w:id="90149" w:author="Claude - סמנטי" w:date="2026-10-11T12:19:31Z">
        <w:r>
          <w:rPr>
            <w:rtl/>
          </w:rPr>
          <w:t xml:space="preserve">וכפי שרואים</w:t>
        </w:r>
      </w:ins>
      <w:del w:id="90150" w:author="Claude - סמנטי" w:date="2026-10-11T12:19:31Z">
        <w:r w:rsidRPr="006F178A">
          <w:rPr>
            <w:rtl/>
          </w:rPr>
          <w:lastRenderedPageBreak/>
          <w:delText xml:space="preserve">וכדחזינן</w:delText>
        </w:r>
      </w:del>
      <w:r w:rsidRPr="006F178A">
        <w:rPr>
          <w:rtl/>
        </w:rPr>
        <w:lastRenderedPageBreak/>
        <w:t xml:space="preserve"> דבגדי עניים לעניים, בגדי עשירים לעשירים,</w:t>
      </w:r>
      <w:r w:rsidRPr="006F178A">
        <w:rPr>
          <w:rFonts w:hint="cs"/>
          <w:rtl/>
        </w:rPr>
        <w:t xml:space="preserve"> </w:t>
      </w:r>
      <w:r w:rsidRPr="006F178A">
        <w:rPr>
          <w:rtl/>
        </w:rPr>
        <w:t xml:space="preserve">אבל בגדי עשירים לעניים - </w:t>
      </w:r>
      <w:r w:rsidRPr="006F178A">
        <w:rPr>
          <w:rtl/>
        </w:rPr>
        <w:t xml:space="preserve">לא</w:t>
      </w:r>
      <w:r w:rsidRPr="006F178A">
        <w:rPr>
          <w:rtl/>
        </w:rPr>
        <w:t xml:space="preserve">. [וכ"א לפי ענינו]</w:t>
      </w:r>
    </w:p>
    <w:p>
      <w:pPr>
        <w:pStyle w:val="38"/>
        <w:rPr>
          <w:ins w:id="95290" w:author="מנוע מכני" w:date="2026-10-11T12:04:40Z"/>
        </w:rPr>
      </w:pPr>
      <w:r w:rsidRPr="006F178A">
        <w:t xml:space="preserve">וא"א</w:t>
      </w:r>
    </w:p>
    <w:p w:rsidR="005851B8" w:rsidRDefault="005851B8" w:rsidP="005851B8">
      <w:pPr>
        <w:rPr>
          <w:rtl/>
        </w:rPr>
      </w:pPr>
      <w:del w:id="95291" w:author="מנוע מכני" w:date="2026-10-11T12:04:40Z">
        <w:r w:rsidRPr="006F178A">
          <w:rPr>
            <w:rtl/>
          </w:rPr>
          <w:delText xml:space="preserve"> </w:delText>
        </w:r>
      </w:del>
      <w:r w:rsidRPr="006F178A">
        <w:rPr>
          <w:rtl/>
        </w:rPr>
        <w:t xml:space="preserve">דבשניהם אזלי' לחומרא [גם </w:t>
      </w:r>
      <w:ins w:id="90912" w:author="מנוע מכני" w:date="2026-10-11T12:04:40Z">
        <w:r>
          <w:rPr>
            <w:rtl/>
          </w:rPr>
          <w:t xml:space="preserve">כאן</w:t>
        </w:r>
      </w:ins>
      <w:del w:id="90913" w:author="מנוע מכני" w:date="2026-10-11T12:04:40Z">
        <w:r w:rsidRPr="006F178A">
          <w:rPr>
            <w:rtl/>
          </w:rPr>
          <w:delText xml:space="preserve">הכא</w:delText>
        </w:r>
      </w:del>
      <w:r w:rsidRPr="006F178A">
        <w:rPr>
          <w:rtl/>
        </w:rPr>
        <w:t xml:space="preserve"> גבי עירוב]</w:t>
      </w:r>
    </w:p>
    <w:p w:rsidR="005851B8" w:rsidRDefault="005851B8" w:rsidP="005851B8">
      <w:pPr>
        <w:rPr>
          <w:rtl/>
        </w:rPr>
      </w:pPr>
      <w:ins w:id="90914" w:author="מנוע מכני" w:date="2026-10-11T12:04:40Z">
        <w:r>
          <w:rPr>
            <w:rtl/>
          </w:rPr>
          <w:t xml:space="preserve">שהרי</w:t>
        </w:r>
      </w:ins>
      <w:del w:id="90915" w:author="מנוע מכני" w:date="2026-10-11T12:04:40Z">
        <w:r w:rsidRPr="006F178A">
          <w:rPr>
            <w:rtl/>
          </w:rPr>
          <w:delText xml:space="preserve">דהא</w:delText>
        </w:r>
      </w:del>
      <w:r w:rsidRPr="006F178A">
        <w:rPr>
          <w:rtl/>
        </w:rPr>
        <w:t xml:space="preserve"> </w:t>
      </w:r>
      <w:r w:rsidRPr="006F178A">
        <w:rPr>
          <w:rtl/>
        </w:rPr>
        <w:t xml:space="preserve">תניא</w:t>
      </w:r>
      <w:r w:rsidRPr="006F178A">
        <w:rPr>
          <w:rtl/>
        </w:rPr>
        <w:t xml:space="preserve"> </w:t>
      </w:r>
      <w:r w:rsidRPr="006F178A">
        <w:rPr>
          <w:rStyle w:val="2fb"/>
          <w:rtl/>
        </w:rPr>
        <w:t xml:space="preserve">רשב"א</w:t>
      </w:r>
      <w:r w:rsidRPr="006F178A">
        <w:rPr>
          <w:rtl/>
        </w:rPr>
        <w:t xml:space="preserve"> מערבין לחולה ולזקן כדי מזונו, ולרעבתן בסעודה בינונית של כל אדם [וא"כ אזלי לקולא]</w:t>
      </w:r>
    </w:p>
    <w:p w:rsidR="005851B8" w:rsidRPr="006F178A" w:rsidRDefault="005851B8" w:rsidP="005851B8">
      <w:pPr>
        <w:rPr>
          <w:rtl/>
        </w:rPr>
      </w:pPr>
      <w:r w:rsidRPr="006F178A">
        <w:rPr>
          <w:rtl/>
        </w:rPr>
        <w:t xml:space="preserve">והא </w:t>
      </w:r>
      <w:r w:rsidRPr="006F178A">
        <w:rPr>
          <w:rStyle w:val="2fb"/>
          <w:rtl/>
        </w:rPr>
        <w:t xml:space="preserve">דרשב"א</w:t>
      </w:r>
      <w:r w:rsidRPr="006F178A">
        <w:rPr>
          <w:rtl/>
        </w:rPr>
        <w:t xml:space="preserve"> דעוג מלך הבשן פיתחו [במת להוציאו מן הבית] כמלואו, הוא משום דאין דרך אחרת דא"א לנתחו לחתיכות.</w:t>
      </w:r>
    </w:p>
    <w:p w:rsidR="005851B8" w:rsidRDefault="005851B8" w:rsidP="005851B8">
      <w:pPr>
        <w:rPr>
          <w:rtl/>
        </w:rPr>
      </w:pPr>
      <w:r w:rsidRPr="006F178A">
        <w:rPr>
          <w:rtl/>
        </w:rPr>
        <w:t xml:space="preserve">ואין ראייה דרבנן </w:t>
      </w:r>
      <w:ins w:id="90916" w:author="מנוע מכני" w:date="2026-10-11T12:04:40Z">
        <w:r>
          <w:rPr>
            <w:rtl/>
          </w:rPr>
          <w:t xml:space="preserve">חלקו</w:t>
        </w:r>
      </w:ins>
      <w:del w:id="90917" w:author="מנוע מכני" w:date="2026-10-11T12:04:40Z">
        <w:r w:rsidRPr="006F178A">
          <w:rPr>
            <w:rtl/>
          </w:rPr>
          <w:delText xml:space="preserve">פליגי</w:delText>
        </w:r>
      </w:del>
      <w:r w:rsidRPr="006F178A">
        <w:rPr>
          <w:rtl/>
        </w:rPr>
        <w:t xml:space="preserve"> </w:t>
      </w:r>
      <w:r w:rsidRPr="006F178A">
        <w:rPr>
          <w:rStyle w:val="2fb"/>
          <w:rtl/>
        </w:rPr>
        <w:t xml:space="preserve">אדרשב"א</w:t>
      </w:r>
      <w:r w:rsidRPr="006F178A">
        <w:rPr>
          <w:rtl/>
        </w:rPr>
        <w:t xml:space="preserve"> ואע"פ דאמרו דעוג מלך הבשן פתחו בארבעה</w:t>
      </w:r>
    </w:p>
    <w:p w:rsidR="005851B8" w:rsidRDefault="005851B8" w:rsidP="005851B8">
      <w:pPr>
        <w:rPr>
          <w:rtl/>
        </w:rPr>
      </w:pPr>
      <w:ins w:id="90920" w:author="מנוע מכני" w:date="2026-10-11T12:04:40Z">
        <w:r>
          <w:rPr>
            <w:rtl/>
          </w:rPr>
          <w:t xml:space="preserve">דשם</w:t>
        </w:r>
      </w:ins>
      <w:del w:id="90921" w:author="מנוע מכני" w:date="2026-10-11T12:04:40Z">
        <w:r w:rsidRPr="006F178A">
          <w:rPr>
            <w:rtl/>
          </w:rPr>
          <w:delText xml:space="preserve">דהתם</w:delText>
        </w:r>
      </w:del>
      <w:r w:rsidRPr="006F178A">
        <w:rPr>
          <w:rtl/>
        </w:rPr>
        <w:t xml:space="preserve"> </w:t>
      </w:r>
      <w:ins w:id="90918" w:author="מנוע מכני" w:date="2026-10-11T12:04:40Z">
        <w:r>
          <w:rPr>
            <w:rtl/>
          </w:rPr>
          <w:t xml:space="preserve">יש</w:t>
        </w:r>
      </w:ins>
      <w:del w:id="90919" w:author="מנוע מכני" w:date="2026-10-11T12:04:40Z">
        <w:r w:rsidRPr="006F178A">
          <w:rPr>
            <w:rtl/>
          </w:rPr>
          <w:delText xml:space="preserve">איכא</w:delText>
        </w:r>
      </w:del>
      <w:r w:rsidRPr="006F178A">
        <w:rPr>
          <w:rtl/>
        </w:rPr>
        <w:t xml:space="preserve"> עוד פתחים קטנים וחד ד'.</w:t>
      </w:r>
      <w:ins w:id="93286" w:author="מנוע מכני" w:date="2026-10-11T12:04:40Z">
        <w:r>
          <w:rPr>
            <w:rFonts w:hint="cs"/>
            <w:rtl/>
          </w:rPr>
          <w:t xml:space="preserve"> </w:t>
        </w:r>
      </w:ins>
      <w:del w:id="93287" w:author="מנוע מכני" w:date="2026-10-11T12:04:40Z">
        <w:r>
          <w:rPr>
            <w:rFonts w:hint="cs"/>
            <w:rtl/>
          </w:rPr>
          <w:delText xml:space="preserve">  </w:delText>
        </w:r>
      </w:del>
      <w:r w:rsidRPr="006F178A">
        <w:rPr>
          <w:rtl/>
        </w:rPr>
        <w:t>[וממילא הוא עומד לצאת באותו פתח ד']</w:t>
      </w:r>
    </w:p>
    <w:p w:rsidR="005851B8" w:rsidRPr="006F178A" w:rsidRDefault="005851B8" w:rsidP="005851B8">
      <w:pPr>
        <w:rPr>
          <w:rtl/>
        </w:rPr>
      </w:pPr>
      <w:r w:rsidRPr="006F178A">
        <w:rPr>
          <w:rStyle w:val="2fb"/>
          <w:rtl/>
        </w:rPr>
        <w:t xml:space="preserve">רחבר"א</w:t>
      </w:r>
      <w:r w:rsidRPr="006F178A">
        <w:rPr>
          <w:rtl/>
        </w:rPr>
        <w:t xml:space="preserve"> </w:t>
      </w:r>
      <w:r w:rsidRPr="006F178A">
        <w:rPr>
          <w:rStyle w:val="2fb"/>
          <w:rtl/>
        </w:rPr>
        <w:t xml:space="preserve">מרב</w:t>
      </w:r>
      <w:r w:rsidRPr="006F178A">
        <w:rPr>
          <w:rtl/>
        </w:rPr>
        <w:t xml:space="preserve"> מערבין בבשר חי.</w:t>
      </w:r>
    </w:p>
    <w:p w:rsidR="005851B8" w:rsidRPr="006F178A" w:rsidRDefault="005851B8" w:rsidP="005851B8">
      <w:pPr>
        <w:rPr>
          <w:rtl/>
        </w:rPr>
      </w:pPr>
      <w:r w:rsidRPr="006F178A">
        <w:rPr>
          <w:rStyle w:val="2fb"/>
          <w:rtl/>
        </w:rPr>
        <w:t xml:space="preserve">רשב"ח</w:t>
      </w:r>
      <w:r w:rsidRPr="006F178A">
        <w:rPr>
          <w:rtl/>
        </w:rPr>
        <w:t xml:space="preserve"> מערבין בביצים חיות. </w:t>
      </w:r>
      <w:r w:rsidRPr="006F178A">
        <w:rPr>
          <w:rStyle w:val="2fb"/>
          <w:rtl/>
        </w:rPr>
        <w:t xml:space="preserve">ולרנב"י</w:t>
      </w:r>
      <w:r w:rsidRPr="006F178A">
        <w:rPr>
          <w:rtl/>
        </w:rPr>
        <w:t xml:space="preserve"> באחת | וסיני [</w:t>
      </w:r>
      <w:r w:rsidRPr="006F178A">
        <w:rPr>
          <w:rStyle w:val="2fb"/>
          <w:rtl/>
        </w:rPr>
        <w:t xml:space="preserve">רב יוסף</w:t>
      </w:r>
      <w:r w:rsidRPr="006F178A">
        <w:rPr>
          <w:rtl/>
        </w:rPr>
        <w:t xml:space="preserve">] שתים.</w:t>
      </w:r>
    </w:p>
    <w:p w:rsidR="005851B8" w:rsidRDefault="005851B8" w:rsidP="005851B8">
      <w:pPr>
        <w:pStyle w:val="affffd"/>
        <w:spacing w:after="0"/>
        <w:rPr>
          <w:del w:id="90010" w:author="מנוע עיצוב" w:date="2026-10-11T12:09:26Z"/>
          <w:rFonts w:ascii="MS Mincho" w:hAnsi="MS Mincho"/>
          <w:bCs w:val="0"/>
          <w:rtl/>
        </w:rPr>
      </w:pPr>
      <w:del w:id="90009"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b/>
          <w:sz w:val="20"/>
          <w:rtl/>
        </w:rPr>
        <w:pPrChange w:id="20053" w:author="קלוד" w:date="2026-10-11T09:07:28Z">
          <w:pPr>
            <w:pStyle w:val="affff1"/>
            <w:rPr>
              <w:b/>
              <w:sz w:val="20"/>
              <w:rtl/>
            </w:rPr>
          </w:pPr>
        </w:pPrChange>
      </w:pPr>
      <w:ins w:id="9805" w:author="מספור קטעי משנה" w:date="2026-10-11T09:25:21Z">
        <w:r>
          <w:rPr>
            <w:rStyle w:val="MisparKeta"/>
          </w:rPr>
          <w:t xml:space="preserve">ב. </w:t>
        </w:r>
      </w:ins>
      <w:r w:rsidRPr="00E62A50">
        <w:rPr>
          <w:rStyle w:val="afffe"/>
          <w:rFonts w:ascii="Fb Fontext" w:hAnsi="Fb Fontext"/>
          <w:bCs w:val="0"/>
          <w:rtl/>
          <w:rPrChange w:id="40018" w:author="Claude" w:date="2026-10-11T09:07:36Z">
            <w:rPr>
              <w:rStyle w:val="afffe"/>
              <w:rFonts w:ascii="Fb Fontext" w:hAnsi="Fb Fontext"/>
              <w:bCs w:val="0"/>
              <w:sz w:val="20"/>
              <w:rtl/>
            </w:rPr>
          </w:rPrChange>
        </w:rPr>
        <w:t>הנודר</w:t>
      </w:r>
      <w:r w:rsidRPr="009757B9">
        <w:rPr>
          <w:b/>
          <w:rtl/>
          <w:rPrChange w:id="40019" w:author="Claude" w:date="2026-10-11T09:07:36Z">
            <w:rPr>
              <w:b/>
              <w:sz w:val="20"/>
              <w:rtl/>
            </w:rPr>
          </w:rPrChange>
        </w:rPr>
        <w:t xml:space="preserve"> </w:t>
      </w:r>
      <w:r w:rsidRPr="00E62A50">
        <w:rPr>
          <w:rStyle w:val="afffe"/>
          <w:rFonts w:ascii="Fb Fontext" w:hAnsi="Fb Fontext"/>
          <w:bCs w:val="0"/>
          <w:rtl/>
          <w:rPrChange w:id="40020" w:author="Claude" w:date="2026-10-11T09:07:36Z">
            <w:rPr>
              <w:rStyle w:val="afffe"/>
              <w:rFonts w:ascii="Fb Fontext" w:hAnsi="Fb Fontext"/>
              <w:bCs w:val="0"/>
              <w:sz w:val="20"/>
              <w:rtl/>
            </w:rPr>
          </w:rPrChange>
        </w:rPr>
        <w:t>מן המזון מותר במים כו'</w:t>
      </w:r>
      <w:r w:rsidRPr="009757B9">
        <w:rPr>
          <w:b/>
          <w:rtl/>
          <w:rPrChange w:id="40021" w:author="Claude" w:date="2026-10-11T09:07:36Z">
            <w:rPr>
              <w:b/>
              <w:sz w:val="20"/>
              <w:rtl/>
            </w:rPr>
          </w:rPrChange>
        </w:rPr>
        <w:t>.</w:t>
      </w:r>
    </w:p>
    <w:p w:rsidR="005851B8" w:rsidRPr="006F178A" w:rsidRDefault="005851B8" w:rsidP="005851B8">
      <w:pPr>
        <w:rPr>
          <w:rtl/>
        </w:rPr>
      </w:pPr>
      <w:r w:rsidRPr="006F178A">
        <w:rPr>
          <w:rStyle w:val="2fb"/>
          <w:rFonts w:ascii="Fb Fontext" w:hAnsi="Fb Fontext"/>
          <w:rtl/>
        </w:rPr>
        <w:t xml:space="preserve">לרב</w:t>
      </w:r>
      <w:r w:rsidRPr="006F178A">
        <w:rPr>
          <w:rFonts w:ascii="Fb Fontext" w:hAnsi="Fb Fontext"/>
          <w:rtl/>
        </w:rPr>
        <w:t xml:space="preserve"> </w:t>
      </w:r>
      <w:r w:rsidRPr="006F178A">
        <w:rPr>
          <w:rStyle w:val="2fb"/>
          <w:rFonts w:ascii="Fb Fontext" w:hAnsi="Fb Fontext"/>
          <w:rtl/>
        </w:rPr>
        <w:t xml:space="preserve">ושמואל</w:t>
      </w:r>
      <w:r w:rsidRPr="006F178A">
        <w:rPr>
          <w:rFonts w:ascii="Fb Fontext" w:hAnsi="Fb Fontext"/>
          <w:rtl/>
        </w:rPr>
        <w:t xml:space="preserve"> </w:t>
      </w:r>
      <w:ins w:id="93918" w:author="מנוע מכני" w:date="2026-10-11T12:04:40Z">
        <w:r>
          <w:rPr>
            <w:rFonts w:ascii="Fb Fontext" w:hAnsi="Fb Fontext"/>
            <w:rtl/>
          </w:rPr>
          <w:t xml:space="preserve">דסבר</w:t>
        </w:r>
      </w:ins>
      <w:del w:id="93919" w:author="מנוע מכני" w:date="2026-10-11T12:04:40Z">
        <w:r w:rsidRPr="006F178A">
          <w:rPr>
            <w:rFonts w:ascii="Fb Fontext" w:hAnsi="Fb Fontext"/>
            <w:rtl/>
          </w:rPr>
          <w:delText xml:space="preserve">דס"ל</w:delText>
        </w:r>
      </w:del>
      <w:r w:rsidRPr="006F178A">
        <w:rPr>
          <w:rFonts w:ascii="Fb Fontext" w:hAnsi="Fb Fontext"/>
          <w:rtl/>
        </w:rPr>
        <w:t xml:space="preserve"> דאין מברכין בורא מיני מזונות אלא על חמשת המינין בלבד.</w:t>
      </w:r>
    </w:p>
    <w:p w:rsidR="005851B8" w:rsidRPr="006F178A" w:rsidRDefault="005851B8" w:rsidP="005851B8">
      <w:pPr>
        <w:rPr>
          <w:rtl/>
        </w:rPr>
      </w:pPr>
      <w:r w:rsidRPr="006F178A">
        <w:rPr>
          <w:rtl/>
        </w:rPr>
        <w:t xml:space="preserve">צ"ל דאומר כל הזן עלי [שובע] ודווקא מים ומלח </w:t>
      </w:r>
      <w:r w:rsidRPr="006F178A">
        <w:rPr>
          <w:rtl/>
        </w:rPr>
        <w:t xml:space="preserve">לא</w:t>
      </w:r>
      <w:r w:rsidRPr="006F178A">
        <w:rPr>
          <w:rtl/>
        </w:rPr>
        <w:t xml:space="preserve"> זייני.</w:t>
      </w:r>
    </w:p>
    <w:p>
      <w:pPr>
        <w:pStyle w:val="38"/>
        <w:rPr>
          <w:ins w:id="95292" w:author="מנוע מכני" w:date="2026-10-11T12:04:40Z"/>
        </w:rPr>
      </w:pPr>
      <w:r w:rsidRPr="006F178A">
        <w:t xml:space="preserve">והך</w:t>
      </w:r>
    </w:p>
    <w:p w:rsidR="005851B8" w:rsidRPr="006F178A" w:rsidRDefault="005851B8" w:rsidP="005851B8">
      <w:pPr>
        <w:rPr>
          <w:rtl/>
        </w:rPr>
      </w:pPr>
      <w:del w:id="95293" w:author="מנוע מכני" w:date="2026-10-11T12:04:40Z">
        <w:r w:rsidRPr="006F178A">
          <w:rPr>
            <w:rtl/>
          </w:rPr>
          <w:delText xml:space="preserve"> </w:delText>
        </w:r>
      </w:del>
      <w:r w:rsidRPr="006F178A">
        <w:rPr>
          <w:rStyle w:val="2fb"/>
          <w:rtl/>
        </w:rPr>
        <w:t xml:space="preserve">דרי"ו</w:t>
      </w:r>
      <w:r w:rsidRPr="006F178A">
        <w:rPr>
          <w:rtl/>
        </w:rPr>
        <w:t xml:space="preserve"> שהיו מביאין לו מאה כ"א עשרה, ועשרה כ"א מאה, וכל עשרה בכלי בן שלוש סאים</w:t>
      </w:r>
      <w:ins w:id="93466" w:author="מנוע מכני" w:date="2026-10-11T12:04:40Z">
        <w:r>
          <w:rPr>
            <w:rtl/>
          </w:rPr>
          <w:t xml:space="preserve">,</w:t>
        </w:r>
      </w:ins>
      <w:del w:id="93467" w:author="מנוע מכני" w:date="2026-10-11T12:04:40Z">
        <w:r w:rsidRPr="006F178A">
          <w:rPr>
            <w:rtl/>
          </w:rPr>
          <w:delText xml:space="preserve"> ,</w:delText>
        </w:r>
      </w:del>
      <w:r w:rsidRPr="006F178A">
        <w:rPr>
          <w:rtl/>
        </w:rPr>
        <w:t xml:space="preserve"> ואכלם.</w:t>
      </w:r>
    </w:p>
    <w:p>
      <w:pPr>
        <w:pStyle w:val="38"/>
        <w:rPr>
          <w:ins w:id="97003" w:author="מנוע מכני" w:date="2026-10-11T12:04:40Z"/>
        </w:rPr>
      </w:pPr>
      <w:r w:rsidRPr="006F178A">
        <w:t xml:space="preserve">- </w:t>
      </w:r>
      <w:r w:rsidRPr="006F178A">
        <w:tab/>
      </w:r>
      <w:r w:rsidRPr="006F178A">
        <w:t xml:space="preserve">לא</w:t>
      </w:r>
      <w:r w:rsidRPr="006F178A">
        <w:t xml:space="preserve"> שאמר שלא שבע</w:t>
      </w:r>
      <w:r w:rsidRPr="006F178A">
        <w:t xml:space="preserve"> כלל</w:t>
      </w:r>
      <w:r w:rsidRPr="006F178A">
        <w:t xml:space="preserve">,</w:t>
      </w:r>
    </w:p>
    <w:p w:rsidR="005851B8" w:rsidRPr="006F178A" w:rsidRDefault="005851B8" w:rsidP="005851B8">
      <w:pPr>
        <w:rPr>
          <w:rtl/>
        </w:rPr>
      </w:pPr>
      <w:del w:id="97004" w:author="מנוע מכני" w:date="2026-10-11T12:04:40Z">
        <w:r w:rsidRPr="006F178A">
          <w:rPr>
            <w:rtl/>
          </w:rPr>
          <w:delText xml:space="preserve"> </w:delText>
        </w:r>
      </w:del>
      <w:r w:rsidRPr="006F178A">
        <w:rPr>
          <w:rtl/>
        </w:rPr>
        <w:t xml:space="preserve">אלא שלא הועיל לו.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11" w:author="קלוד" w:date="2026-10-11T12:24:08Z"/>
        </w:rPr>
      </w:pPr>
      <w:ins w:id="90512" w:author="קלוד" w:date="2026-10-11T12:24:08Z">
        <w:r>
          <w:rPr>
            <w:color w:val="7B3F00"/>
          </w:rPr>
          <w:t xml:space="preserve">ככר זו עלי - אין מערבין לו בה</w:t>
        </w:r>
      </w:ins>
    </w:p>
    <w:p>
      <w:pPr>
        <w:pStyle w:val="38"/>
        <w:rPr>
          <w:ins w:id="95294" w:author="מנוע מכני" w:date="2026-10-11T12:04:40Z"/>
        </w:rPr>
      </w:pPr>
      <w:r w:rsidRPr="006F178A">
        <w:t xml:space="preserve">ר"ה מרב:</w:t>
      </w:r>
    </w:p>
    <w:p w:rsidR="005851B8" w:rsidRPr="006F178A" w:rsidRDefault="005851B8" w:rsidP="005851B8">
      <w:pPr>
        <w:rPr>
          <w:rtl/>
        </w:rPr>
      </w:pPr>
      <w:del w:id="95295" w:author="מנוע מכני" w:date="2026-10-11T12:04:40Z">
        <w:r w:rsidRPr="006F178A">
          <w:rPr>
            <w:rFonts w:ascii="Fb Fontext" w:hAnsi="Fb Fontext"/>
            <w:rtl/>
          </w:rPr>
          <w:delText xml:space="preserve"> </w:delText>
        </w:r>
      </w:del>
      <w:r w:rsidRPr="006F178A">
        <w:rPr>
          <w:rFonts w:ascii="Fb Fontext" w:hAnsi="Fb Fontext"/>
          <w:rtl/>
        </w:rPr>
        <w:t xml:space="preserve">שבועה שלא אוכל ככר זו - מערבין לו בה, | ככר זו </w:t>
      </w:r>
      <w:r w:rsidRPr="006F178A">
        <w:rPr>
          <w:rStyle w:val="afffe"/>
          <w:rFonts w:ascii="Fb Fontext" w:hAnsi="Fb Fontext"/>
          <w:rtl/>
        </w:rPr>
        <w:t>עלי</w:t>
      </w:r>
      <w:r w:rsidRPr="006F178A">
        <w:rPr>
          <w:rFonts w:ascii="Fb Fontext" w:hAnsi="Fb Fontext"/>
          <w:rtl/>
        </w:rPr>
        <w:t xml:space="preserve"> [כל הנאה] - אין מערבין לו בה.</w:t>
      </w:r>
    </w:p>
    <w:p w:rsidR="005851B8" w:rsidRPr="006F178A" w:rsidRDefault="005851B8" w:rsidP="005851B8">
      <w:pPr>
        <w:rPr>
          <w:rtl/>
        </w:rPr>
      </w:pPr>
      <w:r w:rsidRPr="006F178A">
        <w:rPr>
          <w:rtl/>
        </w:rPr>
        <w:t xml:space="preserve">שלא כדברי הברייתא דהנודר מן הככר - מערבין לו בה, </w:t>
      </w:r>
      <w:ins w:id="90190" w:author="מנוע מכני" w:date="2026-10-11T12:04:40Z">
        <w:r>
          <w:rPr>
            <w:rtl/>
          </w:rPr>
          <w:t xml:space="preserve">ואפי'</w:t>
        </w:r>
      </w:ins>
      <w:del w:id="90191" w:author="מנוע מכני" w:date="2026-10-11T12:04:40Z">
        <w:r w:rsidRPr="006F178A">
          <w:rPr>
            <w:rtl/>
          </w:rPr>
          <w:delText xml:space="preserve">ואפילו</w:delText>
        </w:r>
      </w:del>
      <w:r w:rsidRPr="006F178A">
        <w:rPr>
          <w:rtl/>
        </w:rPr>
        <w:t xml:space="preserve"> </w:t>
      </w:r>
      <w:r w:rsidRPr="006F178A">
        <w:rPr>
          <w:rtl/>
        </w:rPr>
        <w:t xml:space="preserve">אמר</w:t>
      </w:r>
      <w:r w:rsidRPr="006F178A">
        <w:rPr>
          <w:rtl/>
        </w:rPr>
        <w:t xml:space="preserve"> עלי - נעשה כאומר שבועה שלא אטעמנה.</w:t>
      </w:r>
    </w:p>
    <w:p>
      <w:pPr>
        <w:pStyle w:val="38"/>
        <w:rPr>
          <w:ins w:id="95296" w:author="מנוע מכני" w:date="2026-10-11T12:04:40Z"/>
        </w:rPr>
      </w:pPr>
      <w:r w:rsidRPr="006F178A">
        <w:t xml:space="preserve">וסיפא</w:t>
      </w:r>
    </w:p>
    <w:p w:rsidR="005851B8" w:rsidRPr="006F178A" w:rsidRDefault="005851B8" w:rsidP="005851B8">
      <w:pPr>
        <w:rPr>
          <w:rtl/>
        </w:rPr>
      </w:pPr>
      <w:del w:id="95297" w:author="מנוע מכני" w:date="2026-10-11T12:04:40Z">
        <w:r w:rsidRPr="006F178A">
          <w:rPr>
            <w:rFonts w:ascii="Fb Fontext" w:hAnsi="Fb Fontext"/>
            <w:sz w:val="20"/>
            <w:rtl/>
          </w:rPr>
          <w:delText xml:space="preserve"> </w:delText>
        </w:r>
      </w:del>
      <w:r w:rsidRPr="006F178A">
        <w:rPr>
          <w:rFonts w:ascii="Fb Fontext" w:hAnsi="Fb Fontext"/>
          <w:sz w:val="20"/>
          <w:rtl/>
        </w:rPr>
        <w:t xml:space="preserve">דהך ברייתא דככר זו הקדש אין מערבין לו בה לפי שאין מערבין בהקדשות.</w:t>
      </w:r>
    </w:p>
    <w:p>
      <w:pPr>
        <w:pStyle w:val="38"/>
        <w:rPr>
          <w:ins w:id="95298" w:author="מנוע מכני" w:date="2026-10-11T12:04:40Z"/>
        </w:rPr>
      </w:pPr>
      <w:r w:rsidRPr="006F178A">
        <w:t xml:space="preserve">והך</w:t>
      </w:r>
    </w:p>
    <w:p w:rsidR="005851B8" w:rsidRPr="006F178A" w:rsidRDefault="005851B8" w:rsidP="005851B8">
      <w:pPr>
        <w:rPr>
          <w:rtl/>
        </w:rPr>
      </w:pPr>
      <w:del w:id="95299" w:author="מנוע מכני" w:date="2026-10-11T12:04:40Z">
        <w:r w:rsidRPr="006F178A">
          <w:rPr>
            <w:rFonts w:ascii="Fb Fontext" w:hAnsi="Fb Fontext"/>
            <w:rtl/>
          </w:rPr>
          <w:delText xml:space="preserve"> </w:delText>
        </w:r>
      </w:del>
      <w:r w:rsidRPr="006F178A">
        <w:rPr>
          <w:rStyle w:val="2fb"/>
          <w:rFonts w:ascii="Fb Fontext" w:hAnsi="Fb Fontext"/>
          <w:rtl/>
        </w:rPr>
        <w:t xml:space="preserve">דר"ה</w:t>
      </w:r>
      <w:r w:rsidRPr="006F178A">
        <w:rPr>
          <w:rFonts w:ascii="Fb Fontext" w:hAnsi="Fb Fontext"/>
          <w:rtl/>
        </w:rPr>
        <w:t xml:space="preserve"> </w:t>
      </w:r>
      <w:ins w:id="93920" w:author="מנוע מכני" w:date="2026-10-11T12:04:40Z">
        <w:r>
          <w:rPr>
            <w:rFonts w:ascii="Fb Fontext" w:hAnsi="Fb Fontext"/>
            <w:rtl/>
          </w:rPr>
          <w:t xml:space="preserve">סבר</w:t>
        </w:r>
      </w:ins>
      <w:del w:id="93921" w:author="מנוע מכני" w:date="2026-10-11T12:04:40Z">
        <w:r w:rsidRPr="006F178A">
          <w:rPr>
            <w:rFonts w:ascii="Fb Fontext" w:hAnsi="Fb Fontext"/>
            <w:rtl/>
          </w:rPr>
          <w:delText xml:space="preserve">ס"ל</w:delText>
        </w:r>
      </w:del>
      <w:r w:rsidRPr="006F178A">
        <w:rPr>
          <w:rFonts w:ascii="Fb Fontext" w:hAnsi="Fb Fontext"/>
          <w:rtl/>
        </w:rPr>
        <w:t xml:space="preserve"> </w:t>
      </w:r>
      <w:r w:rsidRPr="006F178A">
        <w:rPr>
          <w:rStyle w:val="2fb"/>
          <w:rFonts w:ascii="Fb Fontext" w:hAnsi="Fb Fontext"/>
          <w:rtl/>
        </w:rPr>
        <w:t xml:space="preserve">כר"</w:t>
      </w:r>
      <w:r w:rsidRPr="006F178A">
        <w:rPr>
          <w:rStyle w:val="2fb"/>
          <w:rFonts w:ascii="Fb Fontext" w:hAnsi="Fb Fontext" w:hint="cs"/>
          <w:rtl/>
        </w:rPr>
        <w:t>א</w:t>
      </w:r>
      <w:r w:rsidRPr="006F178A">
        <w:rPr>
          <w:rFonts w:ascii="Fb Fontext" w:hAnsi="Fb Fontext"/>
          <w:rtl/>
        </w:rPr>
        <w:t xml:space="preserve"> דשבועה שלא אוכל ככר זו - מערבין לו בה, ככר זו עלי - אין מערבין לו בה.</w:t>
      </w:r>
    </w:p>
    <w:p>
      <w:pPr>
        <w:pStyle w:val="38"/>
        <w:rPr>
          <w:ins w:id="95300" w:author="מנוע מכני" w:date="2026-10-11T12:04:40Z"/>
        </w:rPr>
      </w:pPr>
      <w:r w:rsidRPr="006F178A">
        <w:t xml:space="preserve">והך דר"א - דזה הכלל:</w:t>
      </w:r>
    </w:p>
    <w:p w:rsidR="005851B8" w:rsidRPr="006F178A" w:rsidRDefault="005851B8" w:rsidP="005851B8">
      <w:pPr>
        <w:rPr>
          <w:rtl/>
        </w:rPr>
      </w:pPr>
      <w:del w:id="95301" w:author="מנוע מכני" w:date="2026-10-11T12:04:40Z">
        <w:r w:rsidRPr="006F178A">
          <w:rPr>
            <w:rtl/>
          </w:rPr>
          <w:delText xml:space="preserve"> </w:delText>
        </w:r>
      </w:del>
      <w:r w:rsidRPr="006F178A">
        <w:rPr>
          <w:rtl/>
        </w:rPr>
        <w:t xml:space="preserve">אדם אוסר עצמו באוכל - מערבין לו בה, אוכל הנאסר לו לאדם - אין מערבין לו בה.</w:t>
      </w:r>
    </w:p>
    <w:p w:rsidR="005851B8" w:rsidRPr="00132755" w:rsidRDefault="005851B8" w:rsidP="005851B8">
      <w:pPr>
        <w:rPr>
          <w:spacing w:val="-6"/>
          <w:rtl/>
        </w:rPr>
      </w:pPr>
      <w:r w:rsidRPr="00132755">
        <w:rPr>
          <w:rStyle w:val="2fb"/>
          <w:spacing w:val="-6"/>
          <w:rtl/>
        </w:rPr>
        <w:t xml:space="preserve">ור"א</w:t>
      </w:r>
      <w:r w:rsidRPr="00132755">
        <w:rPr>
          <w:spacing w:val="-6"/>
          <w:rtl/>
        </w:rPr>
        <w:t xml:space="preserve"> ככר זו עלי - מערבין לו בה, ככר זו הקדש - אין מערבין לו בה, לפי שאין מערבין לו בהקדשות.</w:t>
      </w:r>
    </w:p>
    <w:p w:rsidR="005851B8" w:rsidRPr="006F178A" w:rsidRDefault="005851B8" w:rsidP="005851B8">
      <w:pPr>
        <w:rPr>
          <w:rtl/>
        </w:rPr>
      </w:pPr>
      <w:ins w:id="92272" w:author="מנוע מכני" w:date="2026-10-11T12:04:40Z">
        <w:r>
          <w:rPr>
            <w:rtl/>
          </w:rPr>
          <w:t xml:space="preserve">שני</w:t>
        </w:r>
      </w:ins>
      <w:del w:id="92273" w:author="מנוע מכני" w:date="2026-10-11T12:04:40Z">
        <w:r w:rsidRPr="006F178A">
          <w:rPr>
            <w:rtl/>
          </w:rPr>
          <w:delText xml:space="preserve">תרי</w:delText>
        </w:r>
      </w:del>
      <w:r w:rsidRPr="006F178A">
        <w:rPr>
          <w:rtl/>
        </w:rPr>
        <w:t xml:space="preserve"> תנאי, ואליבא </w:t>
      </w:r>
      <w:r w:rsidRPr="006F178A">
        <w:rPr>
          <w:rStyle w:val="2fb"/>
          <w:rtl/>
        </w:rPr>
        <w:t xml:space="preserve">דר"</w:t>
      </w:r>
      <w:r w:rsidRPr="006F178A">
        <w:rPr>
          <w:rStyle w:val="2fb"/>
          <w:rFonts w:hint="cs"/>
          <w:rtl/>
        </w:rPr>
        <w:t>א</w:t>
      </w:r>
      <w:r w:rsidRPr="006F178A">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09" w:author="קלוד" w:date="2026-10-11T12:24:08Z"/>
        </w:rPr>
      </w:pPr>
      <w:ins w:id="90510" w:author="קלוד" w:date="2026-10-11T12:24:08Z">
        <w:r>
          <w:rPr>
            <w:color w:val="7B3F00"/>
          </w:rPr>
          <w:t xml:space="preserve">מערבין לנזיר ביין ולישראל בתרומה - ב"ש וב"ה</w:t>
        </w:r>
      </w:ins>
    </w:p>
    <w:p w:rsidR="005851B8" w:rsidRPr="006F178A" w:rsidRDefault="005851B8" w:rsidP="005851B8">
      <w:pPr>
        <w:rPr>
          <w:rStyle w:val="afffe"/>
          <w:rFonts w:ascii="Fb Fontext" w:hAnsi="Fb Fontext"/>
          <w:b/>
          <w:rtl/>
        </w:rPr>
      </w:pPr>
      <w:r w:rsidRPr="006F178A">
        <w:rPr>
          <w:rFonts w:ascii="Fb Fontext" w:hAnsi="Fb Fontext"/>
          <w:rtl/>
        </w:rPr>
        <w:t>מערבין לנזיר ביין כו'. מתניתין דלא כב"</w:t>
      </w:r>
      <w:r w:rsidRPr="006F178A">
        <w:rPr>
          <w:rFonts w:ascii="Fb Fontext" w:hAnsi="Fb Fontext" w:hint="cs"/>
          <w:rtl/>
        </w:rPr>
        <w:t>ש</w:t>
      </w:r>
      <w:r w:rsidRPr="006F178A">
        <w:rPr>
          <w:rFonts w:ascii="Fb Fontext" w:hAnsi="Fb Fontext"/>
          <w:rtl/>
        </w:rPr>
        <w:t>.</w:t>
      </w:r>
    </w:p>
    <w:p w:rsidR="005851B8" w:rsidRDefault="005851B8" w:rsidP="005851B8">
      <w:pPr>
        <w:rPr>
          <w:rtl/>
        </w:rPr>
      </w:pPr>
      <w:r w:rsidRPr="006F178A">
        <w:rPr>
          <w:rStyle w:val="afffe"/>
          <w:rFonts w:ascii="Fb Fontext" w:hAnsi="Fb Fontext"/>
          <w:b/>
          <w:rtl/>
        </w:rPr>
        <w:t>א.</w:t>
      </w:r>
      <w:r w:rsidRPr="006F178A">
        <w:rPr>
          <w:rtl/>
        </w:rPr>
        <w:t xml:space="preserve"> דב"ש אין מערבין לנזיר ביין ולישראל בתרומה,</w:t>
      </w:r>
    </w:p>
    <w:p w:rsidR="005851B8" w:rsidRDefault="005851B8" w:rsidP="005851B8">
      <w:pPr>
        <w:rPr>
          <w:rtl/>
        </w:rPr>
      </w:pPr>
      <w:r w:rsidRPr="006F178A">
        <w:rPr>
          <w:rtl/>
        </w:rPr>
        <w:t xml:space="preserve">[והא דמערבין לגדול ביוה"כ משום </w:t>
      </w:r>
      <w:ins w:id="90922" w:author="מנוע מכני" w:date="2026-10-11T12:04:40Z">
        <w:r>
          <w:rPr>
            <w:rtl/>
          </w:rPr>
          <w:t xml:space="preserve">דיש</w:t>
        </w:r>
      </w:ins>
      <w:del w:id="90923" w:author="מנוע מכני" w:date="2026-10-11T12:04:40Z">
        <w:r w:rsidRPr="006F178A">
          <w:rPr>
            <w:rtl/>
          </w:rPr>
          <w:delText xml:space="preserve">דאיכא</w:delText>
        </w:r>
      </w:del>
      <w:r w:rsidRPr="006F178A">
        <w:rPr>
          <w:rtl/>
        </w:rPr>
        <w:t xml:space="preserve"> סעודה הראויה מבעו"י]</w:t>
      </w:r>
    </w:p>
    <w:p w:rsidR="005851B8" w:rsidRPr="006F178A" w:rsidRDefault="005851B8" w:rsidP="005851B8">
      <w:pPr>
        <w:rPr>
          <w:rStyle w:val="afffe"/>
          <w:rFonts w:ascii="Fb Fontext" w:hAnsi="Fb Fontext"/>
          <w:b/>
          <w:rtl/>
        </w:rPr>
      </w:pPr>
      <w:del w:id="90081" w:author="מנוע מכני" w:date="2026-10-11T12:04:40Z">
        <w:r>
          <w:rPr>
            <w:rFonts w:hint="cs"/>
            <w:rtl/>
          </w:rPr>
          <w:delText xml:space="preserve">  </w:delText>
        </w:r>
      </w:del>
      <w:r w:rsidRPr="006F178A">
        <w:rPr>
          <w:rtl/>
        </w:rPr>
        <w:t>ולב"ה מערבין לנזיר ביין ולישראל בתרומה. והוכיחו ממה דמערבין לגדול ביוה"כ.</w:t>
      </w:r>
    </w:p>
    <w:p w:rsidR="005851B8" w:rsidRPr="009757B9" w:rsidRDefault="005851B8" w:rsidP="005851B8">
      <w:pPr>
        <w:rPr>
          <w:rFonts w:cs="Guttman Vilna"/>
          <w:b/>
          <w:bCs/>
          <w:rtl/>
        </w:rPr>
      </w:pPr>
      <w:r w:rsidRPr="006F178A">
        <w:rPr>
          <w:rStyle w:val="afffe"/>
          <w:rFonts w:ascii="Fb Fontext" w:hAnsi="Fb Fontext"/>
          <w:b/>
          <w:rtl/>
        </w:rPr>
        <w:t>ב.</w:t>
      </w:r>
      <w:r w:rsidRPr="006F178A">
        <w:rPr>
          <w:rtl/>
        </w:rPr>
        <w:t xml:space="preserve"> וחנניה אליבא דב"ש כל עצמן של בית </w:t>
      </w:r>
      <w:ins w:id="92274" w:author="מנוע מכני" w:date="2026-10-11T12:04:40Z">
        <w:r>
          <w:rPr>
            <w:rtl/>
          </w:rPr>
          <w:t xml:space="preserve">שמה</w:t>
        </w:r>
      </w:ins>
      <w:del w:id="92275" w:author="מנוע מכני" w:date="2026-10-11T12:04:40Z">
        <w:r w:rsidRPr="006F178A">
          <w:rPr>
            <w:rtl/>
          </w:rPr>
          <w:delText xml:space="preserve">שמאי</w:delText>
        </w:r>
      </w:del>
      <w:r w:rsidRPr="006F178A">
        <w:rPr>
          <w:rtl/>
        </w:rPr>
        <w:t xml:space="preserve"> </w:t>
      </w:r>
      <w:r w:rsidRPr="006F178A">
        <w:rPr>
          <w:rtl/>
        </w:rPr>
        <w:t xml:space="preserve">לא</w:t>
      </w:r>
      <w:r w:rsidRPr="006F178A">
        <w:rPr>
          <w:rtl/>
        </w:rPr>
        <w:t xml:space="preserve"> היו מודים בעירוב, עד שיוציא מטתו וכל כלי תשמישיו לשם.</w:t>
      </w:r>
    </w:p>
    <w:p>
      <w:pPr>
        <w:pStyle w:val="38"/>
        <w:rPr>
          <w:ins w:id="95302" w:author="מנוע מכני" w:date="2026-10-11T12:04:40Z"/>
        </w:rPr>
      </w:pPr>
      <w:r w:rsidRPr="006F178A">
        <w:t xml:space="preserve">והך</w:t>
      </w:r>
    </w:p>
    <w:p w:rsidR="005851B8" w:rsidRPr="006F178A" w:rsidRDefault="005851B8" w:rsidP="005851B8">
      <w:pPr>
        <w:rPr>
          <w:rtl/>
        </w:rPr>
      </w:pPr>
      <w:del w:id="95303" w:author="מנוע מכני" w:date="2026-10-11T12:04:40Z">
        <w:r w:rsidRPr="006F178A">
          <w:rPr>
            <w:rtl/>
          </w:rPr>
          <w:delText xml:space="preserve"> </w:delText>
        </w:r>
      </w:del>
      <w:r w:rsidRPr="006F178A">
        <w:rPr>
          <w:rtl/>
        </w:rPr>
        <w:t xml:space="preserve">דעירב בלבנים והוצרך לשחורים - אף בלבנים </w:t>
      </w:r>
      <w:r w:rsidRPr="006F178A">
        <w:rPr>
          <w:rtl/>
        </w:rPr>
        <w:t xml:space="preserve">לא</w:t>
      </w:r>
      <w:r w:rsidRPr="006F178A">
        <w:rPr>
          <w:rtl/>
        </w:rPr>
        <w:t xml:space="preserve"> יצא.</w:t>
      </w:r>
    </w:p>
    <w:p w:rsidR="005851B8" w:rsidRDefault="005851B8" w:rsidP="005851B8">
      <w:pPr>
        <w:rPr>
          <w:rtl/>
        </w:rPr>
      </w:pPr>
      <w:r w:rsidRPr="006F178A">
        <w:rPr>
          <w:rtl/>
        </w:rPr>
        <w:t xml:space="preserve">כחנניה היא, אליבא דב"ש [ואם </w:t>
      </w:r>
      <w:r w:rsidRPr="006F178A">
        <w:rPr>
          <w:rtl/>
        </w:rPr>
        <w:t xml:space="preserve">לא</w:t>
      </w:r>
      <w:r w:rsidRPr="006F178A">
        <w:rPr>
          <w:rtl/>
        </w:rPr>
        <w:t xml:space="preserve"> הוצרך יכול לצאת בלבנים]</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w:t>
      </w:r>
    </w:p>
    <w:p w:rsidR="005851B8" w:rsidRPr="006F178A" w:rsidRDefault="005851B8" w:rsidP="005851B8">
      <w:pPr>
        <w:rPr>
          <w:rStyle w:val="afffe"/>
          <w:rFonts w:ascii="Fb Fontext" w:hAnsi="Fb Fontext"/>
          <w:rtl/>
        </w:rPr>
      </w:pPr>
      <w:r w:rsidRPr="006F178A">
        <w:rPr>
          <w:rStyle w:val="afffe"/>
          <w:rFonts w:ascii="Fb Fontext" w:hAnsi="Fb Fontext" w:hint="cs"/>
          <w:rtl/>
        </w:rPr>
        <w:t xml:space="preserve">לא</w:t>
      </w:r>
      <w:r w:rsidRPr="006F178A">
        <w:rPr>
          <w:rStyle w:val="afffe"/>
          <w:rFonts w:ascii="Fb Fontext" w:hAnsi="Fb Fontext" w:hint="cs"/>
          <w:rtl/>
        </w:rPr>
        <w:t xml:space="preserve">.</w:t>
      </w:r>
    </w:p>
    <w:p w:rsidR="005851B8" w:rsidRPr="009757B9" w:rsidRDefault="005851B8" w:rsidP="005851B8">
      <w:pPr>
        <w:rPr>
          <w:rFonts w:cs="Guttman Vilna"/>
          <w:b/>
          <w:bCs/>
          <w:rtl/>
        </w:rPr>
      </w:pPr>
      <w:r w:rsidRPr="006F178A">
        <w:rPr>
          <w:rtl/>
        </w:rPr>
        <w:t>סומכוס אומר בחולין דווקא ולא בתרומה.</w:t>
      </w:r>
    </w:p>
    <w:p w:rsidR="005851B8" w:rsidRPr="009757B9" w:rsidRDefault="005851B8" w:rsidP="005851B8">
      <w:pPr>
        <w:rPr>
          <w:rFonts w:cs="Guttman Vilna"/>
          <w:b/>
          <w:bCs/>
          <w:rtl/>
        </w:rPr>
      </w:pPr>
      <w:r w:rsidRPr="006F178A">
        <w:rPr>
          <w:rtl/>
        </w:rPr>
        <w:t xml:space="preserve">ואילו לנזיר ביין יכול, כיין דאפשר דמתשיל אנזירותיה. </w:t>
      </w:r>
      <w:r w:rsidRPr="006F178A">
        <w:rPr>
          <w:rtl/>
        </w:rPr>
        <w:t xml:space="preserve">משא"כ</w:t>
      </w:r>
      <w:r w:rsidRPr="006F178A">
        <w:rPr>
          <w:rtl/>
        </w:rPr>
        <w:t xml:space="preserve"> בתרומה דכל דבר שאסור משום שבות גזרו עליו ביה"ש.</w:t>
      </w:r>
    </w:p>
    <w:p w:rsidR="005851B8" w:rsidRPr="009757B9" w:rsidRDefault="005851B8" w:rsidP="005851B8">
      <w:pPr>
        <w:rPr>
          <w:rFonts w:cs="Guttman Vilna"/>
          <w:b/>
          <w:bCs/>
        </w:rPr>
      </w:pPr>
      <w:r w:rsidRPr="006F178A">
        <w:rPr>
          <w:rtl/>
        </w:rPr>
        <w:t xml:space="preserve">[ולא מטעם </w:t>
      </w:r>
      <w:ins w:id="92278" w:author="מנוע מכני" w:date="2026-10-11T12:04:40Z">
        <w:r>
          <w:rPr>
            <w:rtl/>
          </w:rPr>
          <w:t xml:space="preserve">דאין</w:t>
        </w:r>
      </w:ins>
      <w:del w:id="92279" w:author="מנוע מכני" w:date="2026-10-11T12:04:40Z">
        <w:r w:rsidRPr="006F178A">
          <w:rPr>
            <w:rtl/>
          </w:rPr>
          <w:delText xml:space="preserve">דלית</w:delText>
        </w:r>
      </w:del>
      <w:r w:rsidRPr="006F178A">
        <w:rPr>
          <w:rtl/>
        </w:rPr>
        <w:t xml:space="preserve"> </w:t>
      </w:r>
      <w:ins w:id="92276" w:author="מנוע מכני" w:date="2026-10-11T12:04:40Z">
        <w:r>
          <w:rPr>
            <w:rtl/>
          </w:rPr>
          <w:t xml:space="preserve">בו</w:t>
        </w:r>
      </w:ins>
      <w:del w:id="92277" w:author="מנוע מכני" w:date="2026-10-11T12:04:40Z">
        <w:r w:rsidRPr="006F178A">
          <w:rPr>
            <w:rtl/>
          </w:rPr>
          <w:delText xml:space="preserve">ביה</w:delText>
        </w:r>
      </w:del>
      <w:r w:rsidRPr="006F178A">
        <w:rPr>
          <w:rtl/>
        </w:rPr>
        <w:t xml:space="preserve"> שיעורא ואינו יכול להפריש ממקו"א דמתני' </w:t>
      </w:r>
      <w:r w:rsidRPr="006F178A">
        <w:rPr>
          <w:rtl/>
        </w:rPr>
        <w:t xml:space="preserve">לא</w:t>
      </w:r>
      <w:r w:rsidRPr="006F178A">
        <w:rPr>
          <w:rtl/>
        </w:rPr>
        <w:t xml:space="preserve"> פסקא.</w:t>
      </w:r>
    </w:p>
    <w:p>
      <w:pPr>
        <w:pStyle w:val="38"/>
        <w:rPr>
          <w:ins w:id="95304" w:author="מנוע מכני" w:date="2026-10-11T12:04:40Z"/>
        </w:rPr>
      </w:pPr>
      <w:r w:rsidRPr="006F178A">
        <w:lastRenderedPageBreak/>
        <w:t xml:space="preserve">הא </w:t>
      </w:r>
      <w:r w:rsidRPr="006F178A">
        <w:lastRenderedPageBreak/>
        <w:t xml:space="preserve">דתנן</w:t>
      </w:r>
      <w:r w:rsidRPr="006F178A">
        <w:lastRenderedPageBreak/>
        <w:t xml:space="preserve">:</w:t>
      </w:r>
    </w:p>
    <w:p w:rsidR="005851B8" w:rsidRDefault="005851B8" w:rsidP="005851B8">
      <w:pPr>
        <w:rPr>
          <w:rtl/>
        </w:rPr>
      </w:pPr>
      <w:del w:id="95305" w:author="מנוע מכני" w:date="2026-10-11T12:04:40Z">
        <w:r w:rsidRPr="006F178A">
          <w:rPr>
            <w:rtl/>
          </w:rPr>
          <w:lastRenderedPageBreak/>
          <w:delText xml:space="preserve"> </w:delText>
        </w:r>
      </w:del>
      <w:r w:rsidRPr="006F178A">
        <w:rPr>
          <w:rtl/>
        </w:rPr>
        <w:lastRenderedPageBreak/>
        <w:t xml:space="preserve">יש שאמרו הכל לפי מה שהוא אדם: מלא קומצו מנחה, ומלא חפניו קטרת, והשותה מלא לוגמיו ביום הכפורים, ובמזון שתי סעודות לעירוב. היינו כסומכוס </w:t>
      </w:r>
      <w:ins w:id="92282" w:author="מנוע מכני" w:date="2026-10-11T12:04:40Z">
        <w:r>
          <w:rPr>
            <w:rtl/>
          </w:rPr>
          <w:t xml:space="preserve">דמה</w:t>
        </w:r>
      </w:ins>
      <w:del w:id="92283" w:author="מנוע מכני" w:date="2026-10-11T12:04:40Z">
        <w:r w:rsidRPr="006F178A">
          <w:rPr>
            <w:rtl/>
          </w:rPr>
          <w:lastRenderedPageBreak/>
          <w:delText xml:space="preserve">דמאי</w:delText>
        </w:r>
      </w:del>
      <w:r w:rsidRPr="006F178A">
        <w:rPr>
          <w:rtl/>
        </w:rPr>
        <w:lastRenderedPageBreak/>
        <w:t xml:space="preserve"> דחזי </w:t>
      </w:r>
      <w:ins w:id="92280" w:author="מנוע מכני" w:date="2026-10-11T12:04:40Z">
        <w:r>
          <w:rPr>
            <w:rtl/>
          </w:rPr>
          <w:t xml:space="preserve">לו</w:t>
        </w:r>
      </w:ins>
      <w:del w:id="92281" w:author="מנוע מכני" w:date="2026-10-11T12:04:40Z">
        <w:r w:rsidRPr="006F178A">
          <w:rPr>
            <w:rtl/>
          </w:rPr>
          <w:lastRenderedPageBreak/>
          <w:delText xml:space="preserve">ליה</w:delText>
        </w:r>
      </w:del>
      <w:r w:rsidRPr="006F178A">
        <w:rPr>
          <w:rtl/>
        </w:rPr>
        <w:lastRenderedPageBreak/>
        <w:t xml:space="preserve"> </w:t>
      </w:r>
      <w:ins w:id="90924" w:author="מנוע מכני" w:date="2026-10-11T12:04:40Z">
        <w:r>
          <w:rPr>
            <w:rtl/>
          </w:rPr>
          <w:t xml:space="preserve">צריך</w:t>
        </w:r>
      </w:ins>
      <w:del w:id="90925" w:author="מנוע מכני" w:date="2026-10-11T12:04:40Z">
        <w:r w:rsidRPr="006F178A">
          <w:rPr>
            <w:rtl/>
          </w:rPr>
          <w:lastRenderedPageBreak/>
          <w:delText xml:space="preserve">בעינן</w:delText>
        </w:r>
      </w:del>
      <w:r w:rsidRPr="006F178A">
        <w:rPr>
          <w:rtl/>
        </w:rPr>
        <w:lastRenderedPageBreak/>
        <w:t xml:space="preserve"> [ואי"ז כחכמים דמשנתנו]</w:t>
      </w:r>
    </w:p>
    <w:p w:rsidR="005851B8" w:rsidRPr="009757B9" w:rsidRDefault="005851B8" w:rsidP="005851B8">
      <w:pPr>
        <w:rPr>
          <w:rFonts w:cs="Guttman Vilna"/>
          <w:b/>
          <w:bCs/>
          <w:rtl/>
        </w:rPr>
      </w:pPr>
      <w:r w:rsidRPr="006F178A">
        <w:rPr>
          <w:rStyle w:val="2fb"/>
          <w:rtl/>
        </w:rPr>
        <w:t xml:space="preserve">ורשב"א</w:t>
      </w:r>
      <w:r w:rsidRPr="006F178A">
        <w:rPr>
          <w:rtl/>
        </w:rPr>
        <w:t xml:space="preserve"> </w:t>
      </w:r>
      <w:r w:rsidRPr="006F178A">
        <w:rPr>
          <w:rtl/>
        </w:rPr>
        <w:t xml:space="preserve">לא</w:t>
      </w:r>
      <w:r w:rsidRPr="006F178A">
        <w:rPr>
          <w:rtl/>
        </w:rPr>
        <w:t xml:space="preserve"> בהכרח פליג דהך דמערבין לחולה וזקן כדי מזונו דווקא ולרעבתן כסעודה בינונית דבטלה דעתו אצל כל אדם.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07" w:author="קלוד" w:date="2026-10-11T12:24:08Z"/>
        </w:rPr>
      </w:pPr>
      <w:ins w:id="90508" w:author="קלוד" w:date="2026-10-11T12:24:08Z">
        <w:r>
          <w:rPr>
            <w:color w:val="7B3F00"/>
          </w:rPr>
          <w:t xml:space="preserve">כהן בבית הפרס ובית הקברות - אהל זרוק</w:t>
        </w:r>
      </w:ins>
    </w:p>
    <w:p w:rsidR="005851B8" w:rsidRPr="006F178A" w:rsidRDefault="005851B8" w:rsidP="005851B8">
      <w:pPr>
        <w:rPr>
          <w:rtl/>
        </w:rPr>
      </w:pPr>
      <w:r w:rsidRPr="006F178A">
        <w:rPr>
          <w:rFonts w:ascii="Fb Fontext" w:hAnsi="Fb Fontext"/>
          <w:rtl/>
        </w:rPr>
        <w:t xml:space="preserve">ולכהן בבית הפרס. </w:t>
      </w:r>
      <w:r w:rsidRPr="006F178A">
        <w:rPr>
          <w:rStyle w:val="2fb"/>
          <w:rFonts w:ascii="Fb Fontext" w:hAnsi="Fb Fontext"/>
          <w:rtl/>
        </w:rPr>
        <w:t xml:space="preserve">דאריא"ש</w:t>
      </w:r>
      <w:r w:rsidRPr="006F178A">
        <w:rPr>
          <w:rFonts w:ascii="Fb Fontext" w:hAnsi="Fb Fontext"/>
          <w:rtl/>
        </w:rPr>
        <w:t xml:space="preserve"> מנפח אדם בית הפרס והולך.</w:t>
      </w:r>
    </w:p>
    <w:p w:rsidR="005851B8" w:rsidRPr="006F178A" w:rsidRDefault="005851B8" w:rsidP="005851B8">
      <w:pPr>
        <w:rPr>
          <w:rtl/>
        </w:rPr>
      </w:pPr>
      <w:ins w:id="92284" w:author="מנוע מכני" w:date="2026-10-11T12:04:40Z">
        <w:r>
          <w:rPr>
            <w:rtl/>
          </w:rPr>
          <w:t xml:space="preserve">משמו</w:t>
        </w:r>
      </w:ins>
      <w:del w:id="92285" w:author="מנוע מכני" w:date="2026-10-11T12:04:40Z">
        <w:r w:rsidRPr="006F178A">
          <w:rPr>
            <w:rtl/>
          </w:rPr>
          <w:delText xml:space="preserve">משמיה</w:delText>
        </w:r>
      </w:del>
      <w:r w:rsidRPr="006F178A">
        <w:rPr>
          <w:rtl/>
        </w:rPr>
        <w:t xml:space="preserve"> </w:t>
      </w:r>
      <w:r w:rsidRPr="006F178A">
        <w:rPr>
          <w:rStyle w:val="2fb"/>
          <w:rtl/>
        </w:rPr>
        <w:t xml:space="preserve">דר"י</w:t>
      </w:r>
      <w:r w:rsidRPr="006F178A">
        <w:rPr>
          <w:rtl/>
        </w:rPr>
        <w:t xml:space="preserve"> אמרו בית הפרס שנידש טהור |.</w:t>
      </w:r>
    </w:p>
    <w:p>
      <w:pPr>
        <w:pStyle w:val="38"/>
        <w:rPr>
          <w:ins w:id="95306" w:author="מנוע מכני" w:date="2026-10-11T12:04:40Z"/>
        </w:rPr>
      </w:pPr>
      <w:r w:rsidRPr="006F178A">
        <w:t xml:space="preserve">ר"י:</w:t>
      </w:r>
    </w:p>
    <w:p w:rsidR="005851B8" w:rsidRDefault="005851B8" w:rsidP="005851B8">
      <w:pPr>
        <w:rPr>
          <w:rtl/>
        </w:rPr>
      </w:pPr>
      <w:del w:id="95307" w:author="מנוע מכני" w:date="2026-10-11T12:04:40Z">
        <w:r w:rsidRPr="006F178A">
          <w:rPr>
            <w:rtl/>
          </w:rPr>
          <w:delText xml:space="preserve"> </w:delText>
        </w:r>
      </w:del>
      <w:r w:rsidRPr="006F178A">
        <w:rPr>
          <w:rtl/>
        </w:rPr>
        <w:t xml:space="preserve">אף בית הקברות. [מפני שיכול לחוץ ולילך בשידה תיבה ומגדל]</w:t>
      </w:r>
    </w:p>
    <w:p>
      <w:pPr>
        <w:pStyle w:val="38"/>
        <w:rPr>
          <w:ins w:id="95308" w:author="מנוע מכני" w:date="2026-10-11T12:04:40Z"/>
        </w:rPr>
      </w:pPr>
      <w:r w:rsidRPr="006F178A">
        <w:t xml:space="preserve">והיינו</w:t>
      </w:r>
    </w:p>
    <w:p w:rsidR="005851B8" w:rsidRPr="006F178A" w:rsidRDefault="005851B8" w:rsidP="005851B8">
      <w:pPr>
        <w:rPr>
          <w:rtl/>
        </w:rPr>
      </w:pPr>
      <w:del w:id="95309" w:author="מנוע מכני" w:date="2026-10-11T12:04:40Z">
        <w:r w:rsidRPr="006F178A">
          <w:rPr>
            <w:rtl/>
          </w:rPr>
          <w:delText xml:space="preserve"> </w:delText>
        </w:r>
      </w:del>
      <w:ins w:id="93922" w:author="מנוע מכני" w:date="2026-10-11T12:04:40Z">
        <w:r>
          <w:rPr>
            <w:rtl/>
          </w:rPr>
          <w:t xml:space="preserve">דסבר</w:t>
        </w:r>
      </w:ins>
      <w:del w:id="93923" w:author="מנוע מכני" w:date="2026-10-11T12:04:40Z">
        <w:r w:rsidRPr="006F178A">
          <w:rPr>
            <w:rtl/>
          </w:rPr>
          <w:delText xml:space="preserve">דס"ל</w:delText>
        </w:r>
      </w:del>
      <w:r w:rsidRPr="006F178A">
        <w:rPr>
          <w:rtl/>
        </w:rPr>
        <w:t xml:space="preserve"> דאוהל זרוק שמיה אוהל.</w:t>
      </w:r>
    </w:p>
    <w:p w:rsidR="005851B8" w:rsidRPr="006F178A" w:rsidRDefault="005851B8" w:rsidP="005851B8">
      <w:pPr>
        <w:rPr>
          <w:rtl/>
        </w:rPr>
      </w:pPr>
      <w:ins w:id="90151" w:author="Claude - סמנטי" w:date="2026-10-11T12:19:31Z">
        <w:r>
          <w:rPr>
            <w:rtl/>
          </w:rPr>
          <w:t xml:space="preserve">ובמחלוקת</w:t>
        </w:r>
      </w:ins>
      <w:del w:id="90152" w:author="Claude - סמנטי" w:date="2026-10-11T12:19:31Z">
        <w:r w:rsidRPr="006F178A">
          <w:rPr>
            <w:rtl/>
          </w:rPr>
          <w:delText xml:space="preserve">ובפלוגתא</w:delText>
        </w:r>
      </w:del>
      <w:r w:rsidRPr="006F178A">
        <w:rPr>
          <w:rtl/>
        </w:rPr>
        <w:t xml:space="preserve"> </w:t>
      </w:r>
      <w:ins w:id="92286" w:author="מנוע מכני" w:date="2026-10-11T12:04:40Z">
        <w:r>
          <w:rPr>
            <w:rtl/>
          </w:rPr>
          <w:t xml:space="preserve">דאלו</w:t>
        </w:r>
      </w:ins>
      <w:del w:id="92287" w:author="מנוע מכני" w:date="2026-10-11T12:04:40Z">
        <w:r w:rsidRPr="006F178A">
          <w:rPr>
            <w:rtl/>
          </w:rPr>
          <w:delText xml:space="preserve">דהני</w:delText>
        </w:r>
      </w:del>
      <w:r w:rsidRPr="006F178A">
        <w:rPr>
          <w:rtl/>
        </w:rPr>
        <w:t xml:space="preserve"> תנאי. </w:t>
      </w:r>
      <w:r w:rsidRPr="006F178A">
        <w:rPr>
          <w:rtl/>
        </w:rPr>
        <w:t xml:space="preserve">דתניא</w:t>
      </w:r>
      <w:r w:rsidRPr="006F178A">
        <w:rPr>
          <w:rtl/>
        </w:rPr>
        <w:t xml:space="preserve">: הנכנס לארץ העמים בשידה תיבה ומגדל.</w:t>
      </w:r>
    </w:p>
    <w:p w:rsidR="005851B8" w:rsidRPr="009757B9" w:rsidRDefault="005851B8" w:rsidP="005851B8">
      <w:pPr>
        <w:rPr>
          <w:rFonts w:cs="Guttman Vilna"/>
          <w:b/>
          <w:bCs/>
          <w:rtl/>
        </w:rPr>
      </w:pPr>
      <w:r w:rsidRPr="006F178A">
        <w:rPr>
          <w:rStyle w:val="2fb"/>
          <w:rtl/>
        </w:rPr>
        <w:t xml:space="preserve">רבי</w:t>
      </w:r>
      <w:r w:rsidRPr="006F178A">
        <w:rPr>
          <w:rtl/>
        </w:rPr>
        <w:t xml:space="preserve"> מטמא, שאוהל זרוק </w:t>
      </w:r>
      <w:ins w:id="90926" w:author="מנוע מכני" w:date="2026-10-11T12:04:40Z">
        <w:r>
          <w:rPr>
            <w:rtl/>
          </w:rPr>
          <w:t xml:space="preserve">לא</w:t>
        </w:r>
      </w:ins>
      <w:del w:id="90927" w:author="מנוע מכני" w:date="2026-10-11T12:04:40Z">
        <w:r w:rsidRPr="006F178A">
          <w:rPr>
            <w:rtl/>
          </w:rPr>
          <w:delText xml:space="preserve">לאו</w:delText>
        </w:r>
      </w:del>
      <w:r w:rsidRPr="006F178A">
        <w:rPr>
          <w:rtl/>
        </w:rPr>
        <w:t xml:space="preserve"> שמיה אוהל.</w:t>
      </w:r>
    </w:p>
    <w:p w:rsidR="005851B8" w:rsidRPr="009757B9" w:rsidRDefault="005851B8" w:rsidP="005851B8">
      <w:pPr>
        <w:rPr>
          <w:rFonts w:cs="Guttman Vilna"/>
          <w:b/>
          <w:bCs/>
          <w:rtl/>
        </w:rPr>
      </w:pPr>
      <w:r w:rsidRPr="006F178A">
        <w:rPr>
          <w:rStyle w:val="2fb"/>
          <w:rtl/>
        </w:rPr>
        <w:t xml:space="preserve">ריב"י</w:t>
      </w:r>
      <w:r w:rsidRPr="006F178A">
        <w:rPr>
          <w:rtl/>
        </w:rPr>
        <w:t xml:space="preserve"> מטהר. אהל זרוק - שמיה אהל.</w:t>
      </w:r>
    </w:p>
    <w:p w:rsidR="005851B8" w:rsidRPr="006F178A" w:rsidRDefault="005851B8" w:rsidP="005851B8">
      <w:pPr>
        <w:rPr>
          <w:rtl/>
        </w:rPr>
      </w:pPr>
      <w:r w:rsidRPr="006F178A">
        <w:rPr>
          <w:rtl/>
        </w:rPr>
        <w:t xml:space="preserve">הא </w:t>
      </w:r>
      <w:r w:rsidRPr="006F178A">
        <w:rPr>
          <w:rStyle w:val="2fb"/>
          <w:rtl/>
        </w:rPr>
        <w:t xml:space="preserve">דר"י</w:t>
      </w:r>
      <w:r w:rsidRPr="006F178A">
        <w:rPr>
          <w:rtl/>
        </w:rPr>
        <w:t xml:space="preserve"> דמערבין לכהן טהור בתרומה טהורה בקבר.</w:t>
      </w:r>
    </w:p>
    <w:p w:rsidR="005851B8" w:rsidRDefault="005851B8" w:rsidP="005851B8">
      <w:pPr>
        <w:rPr>
          <w:rtl/>
        </w:rPr>
      </w:pPr>
      <w:r w:rsidRPr="006F178A">
        <w:rPr>
          <w:rtl/>
        </w:rPr>
        <w:t>מיירי דאזיל בשידה תיבה ומגדל. ומיירי בתרומה שלא הוכשרה לקבל טומאה [או שנילושה במי פירות]</w:t>
      </w:r>
    </w:p>
    <w:p w:rsidR="005851B8" w:rsidRPr="006F178A" w:rsidRDefault="005851B8" w:rsidP="005851B8">
      <w:pPr>
        <w:rPr>
          <w:rtl/>
        </w:rPr>
      </w:pPr>
      <w:ins w:id="94536" w:author="מנוע מכני" w:date="2026-10-11T12:04:40Z">
        <w:r>
          <w:rPr>
            <w:rtl/>
          </w:rPr>
          <w:t xml:space="preserve">ומביא</w:t>
        </w:r>
      </w:ins>
      <w:del w:id="94537" w:author="מנוע מכני" w:date="2026-10-11T12:04:40Z">
        <w:r w:rsidRPr="006F178A">
          <w:rPr>
            <w:rtl/>
          </w:rPr>
          <w:delText xml:space="preserve">ומייתי</w:delText>
        </w:r>
      </w:del>
      <w:r w:rsidRPr="006F178A">
        <w:rPr>
          <w:rtl/>
        </w:rPr>
        <w:t xml:space="preserve"> לה בפשוטי כלי עץ, ובאחוריה דאינו מאהיל.</w:t>
      </w:r>
    </w:p>
    <w:p w:rsidR="005851B8" w:rsidRPr="006F178A" w:rsidRDefault="005851B8" w:rsidP="005851B8">
      <w:pPr>
        <w:rPr>
          <w:rtl/>
        </w:rPr>
      </w:pPr>
      <w:r w:rsidRPr="006F178A">
        <w:rPr>
          <w:rtl/>
        </w:rPr>
        <w:t xml:space="preserve">ורבנן </w:t>
      </w:r>
      <w:ins w:id="93924" w:author="מנוע מכני" w:date="2026-10-11T12:04:40Z">
        <w:r>
          <w:rPr>
            <w:rtl/>
          </w:rPr>
          <w:t xml:space="preserve">סבר</w:t>
        </w:r>
      </w:ins>
      <w:del w:id="93925" w:author="מנוע מכני" w:date="2026-10-11T12:04:40Z">
        <w:r w:rsidRPr="006F178A">
          <w:rPr>
            <w:rtl/>
          </w:rPr>
          <w:delText xml:space="preserve">ס"ל</w:delText>
        </w:r>
      </w:del>
      <w:r w:rsidRPr="006F178A">
        <w:rPr>
          <w:rtl/>
        </w:rPr>
        <w:t xml:space="preserve"> דאיסוה"נ וא"א לקנות בזה שביתה </w:t>
      </w:r>
      <w:r w:rsidRPr="006F178A">
        <w:rPr>
          <w:rtl/>
        </w:rPr>
        <w:t xml:space="preserve">משא"כ</w:t>
      </w:r>
      <w:r w:rsidRPr="006F178A">
        <w:rPr>
          <w:rtl/>
        </w:rPr>
        <w:t xml:space="preserve"> </w:t>
      </w:r>
      <w:r w:rsidRPr="006F178A">
        <w:rPr>
          <w:rStyle w:val="2fb"/>
          <w:rtl/>
        </w:rPr>
        <w:t xml:space="preserve">לר"י</w:t>
      </w:r>
      <w:r w:rsidRPr="006F178A">
        <w:rPr>
          <w:rtl/>
        </w:rPr>
        <w:t xml:space="preserve"> שמצוות </w:t>
      </w:r>
      <w:ins w:id="90928" w:author="מנוע מכני" w:date="2026-10-11T12:04:40Z">
        <w:r>
          <w:rPr>
            <w:rtl/>
          </w:rPr>
          <w:t xml:space="preserve">לא</w:t>
        </w:r>
      </w:ins>
      <w:del w:id="90929" w:author="מנוע מכני" w:date="2026-10-11T12:04:40Z">
        <w:r w:rsidRPr="006F178A">
          <w:rPr>
            <w:rtl/>
          </w:rPr>
          <w:delText xml:space="preserve">לאו</w:delText>
        </w:r>
      </w:del>
      <w:r w:rsidRPr="006F178A">
        <w:rPr>
          <w:rtl/>
        </w:rPr>
        <w:t xml:space="preserve"> ליהנות ניתנו.</w:t>
      </w:r>
    </w:p>
    <w:p w:rsidR="005851B8" w:rsidRPr="00132755" w:rsidRDefault="005851B8" w:rsidP="005851B8">
      <w:pPr>
        <w:rPr>
          <w:spacing w:val="-4"/>
          <w:rtl/>
        </w:rPr>
      </w:pPr>
      <w:r w:rsidRPr="00132755">
        <w:rPr>
          <w:rStyle w:val="2fb"/>
          <w:b/>
          <w:bCs/>
          <w:spacing w:val="-4"/>
          <w:rtl/>
        </w:rPr>
        <w:t>ולרבא</w:t>
      </w:r>
      <w:r w:rsidRPr="00132755">
        <w:rPr>
          <w:spacing w:val="-4"/>
          <w:rtl/>
        </w:rPr>
        <w:t xml:space="preserve"> דכו"ע </w:t>
      </w:r>
      <w:ins w:id="93926" w:author="מנוע מכני" w:date="2026-10-11T12:04:40Z">
        <w:r>
          <w:rPr>
            <w:spacing w:val="-4"/>
            <w:rtl/>
          </w:rPr>
          <w:t xml:space="preserve">סבר</w:t>
        </w:r>
      </w:ins>
      <w:del w:id="93927" w:author="מנוע מכני" w:date="2026-10-11T12:04:40Z">
        <w:r w:rsidRPr="00132755">
          <w:rPr>
            <w:spacing w:val="-4"/>
            <w:rtl/>
          </w:rPr>
          <w:delText xml:space="preserve">ס"ל</w:delText>
        </w:r>
      </w:del>
      <w:r w:rsidRPr="00132755">
        <w:rPr>
          <w:spacing w:val="-4"/>
          <w:rtl/>
        </w:rPr>
        <w:t xml:space="preserve"> מצות </w:t>
      </w:r>
      <w:ins w:id="90932" w:author="מנוע מכני" w:date="2026-10-11T12:04:40Z">
        <w:r>
          <w:rPr>
            <w:spacing w:val="-4"/>
            <w:rtl/>
          </w:rPr>
          <w:t xml:space="preserve">לא</w:t>
        </w:r>
      </w:ins>
      <w:del w:id="90933" w:author="מנוע מכני" w:date="2026-10-11T12:04:40Z">
        <w:r w:rsidRPr="00132755">
          <w:rPr>
            <w:spacing w:val="-4"/>
            <w:rtl/>
          </w:rPr>
          <w:delText xml:space="preserve">לאו</w:delText>
        </w:r>
      </w:del>
      <w:r w:rsidRPr="00132755">
        <w:rPr>
          <w:spacing w:val="-4"/>
          <w:rtl/>
        </w:rPr>
        <w:t xml:space="preserve"> ליהנות ניתנו, </w:t>
      </w:r>
      <w:ins w:id="90930" w:author="מנוע מכני" w:date="2026-10-11T12:04:40Z">
        <w:r>
          <w:rPr>
            <w:spacing w:val="-4"/>
            <w:rtl/>
          </w:rPr>
          <w:t xml:space="preserve">חלקו</w:t>
        </w:r>
      </w:ins>
      <w:del w:id="90931" w:author="מנוע מכני" w:date="2026-10-11T12:04:40Z">
        <w:r w:rsidRPr="00132755">
          <w:rPr>
            <w:spacing w:val="-4"/>
            <w:rtl/>
          </w:rPr>
          <w:delText xml:space="preserve">פליגי</w:delText>
        </w:r>
      </w:del>
      <w:r w:rsidRPr="00132755">
        <w:rPr>
          <w:spacing w:val="-4"/>
          <w:rtl/>
        </w:rPr>
        <w:t xml:space="preserve"> </w:t>
      </w:r>
      <w:ins w:id="93582" w:author="מנוע מכני" w:date="2026-10-11T12:04:40Z">
        <w:r>
          <w:rPr>
            <w:spacing w:val="-4"/>
            <w:rtl/>
          </w:rPr>
          <w:t xml:space="preserve">אם </w:t>
        </w:r>
      </w:ins>
      <w:del w:id="93583" w:author="מנוע מכני" w:date="2026-10-11T12:04:40Z">
        <w:r w:rsidRPr="00132755">
          <w:rPr>
            <w:spacing w:val="-4"/>
            <w:rtl/>
          </w:rPr>
          <w:delText xml:space="preserve">אי </w:delText>
        </w:r>
      </w:del>
      <w:r w:rsidRPr="00132755">
        <w:rPr>
          <w:spacing w:val="-4"/>
          <w:rtl/>
        </w:rPr>
        <w:t xml:space="preserve">מערבין רק לדבר מצווה או אפי' לדבר הרשות.</w:t>
      </w:r>
    </w:p>
    <w:p w:rsidR="005851B8" w:rsidRPr="006F178A" w:rsidRDefault="005851B8" w:rsidP="005851B8">
      <w:pPr>
        <w:rPr>
          <w:rtl/>
        </w:rPr>
      </w:pPr>
      <w:r w:rsidRPr="006F178A">
        <w:rPr>
          <w:rStyle w:val="2fb"/>
          <w:rtl/>
        </w:rPr>
        <w:t xml:space="preserve">ולרב יוסף</w:t>
      </w:r>
      <w:r w:rsidRPr="006F178A">
        <w:rPr>
          <w:rtl/>
        </w:rPr>
        <w:t xml:space="preserve"> דכו"ע </w:t>
      </w:r>
      <w:ins w:id="93928" w:author="מנוע מכני" w:date="2026-10-11T12:04:40Z">
        <w:r>
          <w:rPr>
            <w:rtl/>
          </w:rPr>
          <w:t xml:space="preserve">סבר</w:t>
        </w:r>
      </w:ins>
      <w:del w:id="93929" w:author="מנוע מכני" w:date="2026-10-11T12:04:40Z">
        <w:r w:rsidRPr="006F178A">
          <w:rPr>
            <w:rtl/>
          </w:rPr>
          <w:delText xml:space="preserve">ס"ל</w:delText>
        </w:r>
      </w:del>
      <w:r w:rsidRPr="006F178A">
        <w:rPr>
          <w:rtl/>
        </w:rPr>
        <w:t xml:space="preserve"> דמערבין רק לדבר מצוה [ומצות </w:t>
      </w:r>
      <w:ins w:id="90934" w:author="מנוע מכני" w:date="2026-10-11T12:04:40Z">
        <w:r>
          <w:rPr>
            <w:rtl/>
          </w:rPr>
          <w:t xml:space="preserve">לא</w:t>
        </w:r>
      </w:ins>
      <w:del w:id="90935" w:author="מנוע מכני" w:date="2026-10-11T12:04:40Z">
        <w:r w:rsidRPr="006F178A">
          <w:rPr>
            <w:rtl/>
          </w:rPr>
          <w:delText xml:space="preserve">לאו</w:delText>
        </w:r>
      </w:del>
      <w:r w:rsidRPr="006F178A">
        <w:rPr>
          <w:rtl/>
        </w:rPr>
        <w:t xml:space="preserve"> להנות ניתנו] מיפלגי </w:t>
      </w:r>
      <w:ins w:id="93584" w:author="מנוע מכני" w:date="2026-10-11T12:04:40Z">
        <w:r>
          <w:rPr>
            <w:rtl/>
          </w:rPr>
          <w:t xml:space="preserve">אם </w:t>
        </w:r>
      </w:ins>
      <w:del w:id="93585" w:author="מנוע מכני" w:date="2026-10-11T12:04:40Z">
        <w:r w:rsidRPr="006F178A">
          <w:rPr>
            <w:rtl/>
          </w:rPr>
          <w:delText xml:space="preserve">אי </w:delText>
        </w:r>
      </w:del>
      <w:r w:rsidRPr="006F178A">
        <w:rPr>
          <w:rtl/>
        </w:rPr>
        <w:t xml:space="preserve">יש לו הנאה מהך דנשמר אחר ביה"ש.</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73" w:author="קלוד" w:date="2026-10-11T09:07:28Z"/>
        </w:rPr>
      </w:pPr>
      <w:ins w:id="20272" w:author="קלוד" w:date="2026-10-11T09:07:28Z">
        <w:r>
          <w:t xml:space="preserve">משנה ב</w:t>
        </w:r>
      </w:ins>
    </w:p>
    <w:p w:rsidR="005851B8" w:rsidRPr="00E62A50" w:rsidRDefault="005851B8" w:rsidP="005851B8">
      <w:pPr>
        <w:pStyle w:val="afff9"/>
        <w:rPr>
          <w:del w:id="20107" w:author="קלוד" w:date="2026-10-11T09:07:28Z"/>
          <w:rtl/>
        </w:rPr>
      </w:pPr>
      <w:del w:id="20106"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14" w:author="קלוד" w:date="2026-10-11T12:09:42Z">
          <w:pPr>
            <w:pStyle w:val="afff9"/>
          </w:pPr>
        </w:pPrChange>
      </w:pPr>
      <w:r w:rsidRPr="00E62A50">
        <w:rPr>
          <w:rtl/>
        </w:rPr>
        <w:t>מערבין בדמאי, ובמעשר ראשון שנטלה תרומתו, ובמעשר שני והקדש שנפדו, והכהנים בחלה.</w:t>
      </w:r>
    </w:p>
    <w:p w:rsidR="005851B8" w:rsidRPr="00E62A50" w:rsidRDefault="005851B8" w:rsidP="005851B8">
      <w:pPr>
        <w:pStyle w:val="afff9"/>
        <w:rPr>
          <w:rtl/>
        </w:rPr>
      </w:pPr>
      <w:r w:rsidRPr="00E62A50">
        <w:rPr>
          <w:rtl/>
        </w:rPr>
        <w:t>אבל לא בטבל, ולא במעשר ראשון שלא נטלה תרומתו, ולא במעשר שני והקדש שלא נפדו.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05" w:author="קלוד" w:date="2026-10-11T12:24:08Z"/>
        </w:rPr>
      </w:pPr>
      <w:ins w:id="90506" w:author="קלוד" w:date="2026-10-11T12:24:08Z">
        <w:r>
          <w:rPr>
            <w:color w:val="7B3F00"/>
          </w:rPr>
          <w:t xml:space="preserve">מערבין בדמאי - מפני שחזי לעניים</w:t>
        </w:r>
      </w:ins>
    </w:p>
    <w:p w:rsidR="005851B8" w:rsidRPr="006F178A" w:rsidRDefault="005851B8" w:rsidP="005851B8">
      <w:pPr>
        <w:rPr>
          <w:rtl/>
        </w:rPr>
      </w:pPr>
      <w:ins w:id="92288" w:author="מנוע מכני" w:date="2026-10-11T12:04:40Z">
        <w:r>
          <w:rPr>
            <w:rFonts w:ascii="Fb Fontext" w:hAnsi="Fb Fontext"/>
            <w:rtl/>
          </w:rPr>
          <w:t xml:space="preserve">דמה</w:t>
        </w:r>
      </w:ins>
      <w:del w:id="92289" w:author="מנוע מכני" w:date="2026-10-11T12:04:40Z">
        <w:r w:rsidRPr="006F178A">
          <w:rPr>
            <w:rFonts w:ascii="Fb Fontext" w:hAnsi="Fb Fontext"/>
            <w:rtl/>
          </w:rPr>
          <w:delText xml:space="preserve">דמאי</w:delText>
        </w:r>
      </w:del>
      <w:r w:rsidRPr="006F178A">
        <w:rPr>
          <w:rFonts w:ascii="Fb Fontext" w:hAnsi="Fb Fontext"/>
          <w:rtl/>
        </w:rPr>
        <w:t xml:space="preserve"> חזי </w:t>
      </w:r>
      <w:ins w:id="93586" w:author="מנוע מכני" w:date="2026-10-11T12:04:40Z">
        <w:r>
          <w:rPr>
            <w:rFonts w:ascii="Fb Fontext" w:hAnsi="Fb Fontext"/>
            <w:rtl/>
          </w:rPr>
          <w:t xml:space="preserve">דאם </w:t>
        </w:r>
      </w:ins>
      <w:del w:id="93587" w:author="מנוע מכני" w:date="2026-10-11T12:04:40Z">
        <w:r w:rsidRPr="006F178A">
          <w:rPr>
            <w:rFonts w:ascii="Fb Fontext" w:hAnsi="Fb Fontext"/>
            <w:rtl/>
          </w:rPr>
          <w:delText xml:space="preserve">דאי </w:delText>
        </w:r>
      </w:del>
      <w:r w:rsidRPr="006F178A">
        <w:rPr>
          <w:rFonts w:ascii="Fb Fontext" w:hAnsi="Fb Fontext"/>
          <w:rtl/>
        </w:rPr>
        <w:t xml:space="preserve">בעי מפקר לנכסיה </w:t>
      </w:r>
      <w:ins w:id="94184" w:author="מנוע מכני" w:date="2026-10-11T12:04:40Z">
        <w:r>
          <w:rPr>
            <w:rFonts w:ascii="Fb Fontext" w:hAnsi="Fb Fontext"/>
            <w:rtl/>
          </w:rPr>
          <w:t xml:space="preserve">והיה</w:t>
        </w:r>
      </w:ins>
      <w:del w:id="94185" w:author="מנוע מכני" w:date="2026-10-11T12:04:40Z">
        <w:r w:rsidRPr="006F178A">
          <w:rPr>
            <w:rFonts w:ascii="Fb Fontext" w:hAnsi="Fb Fontext"/>
            <w:rtl/>
          </w:rPr>
          <w:delText xml:space="preserve">והוה</w:delText>
        </w:r>
      </w:del>
      <w:r w:rsidRPr="006F178A">
        <w:rPr>
          <w:rFonts w:ascii="Fb Fontext" w:hAnsi="Fb Fontext"/>
          <w:rtl/>
        </w:rPr>
        <w:t xml:space="preserve"> עני וחזו לעניים וכן לאכסניא.</w:t>
      </w:r>
    </w:p>
    <w:p w:rsidR="005851B8" w:rsidRPr="006F178A" w:rsidRDefault="005851B8" w:rsidP="005851B8">
      <w:pPr>
        <w:rPr>
          <w:rtl/>
        </w:rPr>
      </w:pPr>
      <w:r w:rsidRPr="006F178A">
        <w:rPr>
          <w:rStyle w:val="2fb"/>
          <w:rtl/>
        </w:rPr>
        <w:t xml:space="preserve">ר"ה</w:t>
      </w:r>
      <w:r w:rsidRPr="006F178A">
        <w:rPr>
          <w:rtl/>
        </w:rPr>
        <w:t xml:space="preserve"> לב"ש אין מאכילין את העניים </w:t>
      </w:r>
      <w:ins w:id="92290" w:author="מנוע מכני" w:date="2026-10-11T12:04:40Z">
        <w:r>
          <w:rPr>
            <w:rtl/>
          </w:rPr>
          <w:t xml:space="preserve">דמה</w:t>
        </w:r>
      </w:ins>
      <w:del w:id="92291" w:author="מנוע מכני" w:date="2026-10-11T12:04:40Z">
        <w:r w:rsidRPr="006F178A">
          <w:rPr>
            <w:rtl/>
          </w:rPr>
          <w:delText xml:space="preserve">דמאי</w:delText>
        </w:r>
      </w:del>
      <w:r w:rsidRPr="006F178A">
        <w:rPr>
          <w:rtl/>
        </w:rPr>
        <w:t xml:space="preserve">, ולב"ה מאכילין את העניים </w:t>
      </w:r>
      <w:ins w:id="92292" w:author="מנוע מכני" w:date="2026-10-11T12:04:40Z">
        <w:r>
          <w:rPr>
            <w:rtl/>
          </w:rPr>
          <w:t xml:space="preserve">דמה</w:t>
        </w:r>
      </w:ins>
      <w:del w:id="92293" w:author="מנוע מכני" w:date="2026-10-11T12:04:40Z">
        <w:r w:rsidRPr="006F178A">
          <w:rPr>
            <w:rtl/>
          </w:rPr>
          <w:delText xml:space="preserve">דמאי</w:delText>
        </w:r>
      </w:del>
      <w:r w:rsidRPr="006F178A">
        <w:rPr>
          <w:rtl/>
        </w:rPr>
        <w:t xml:space="preserve">.</w:t>
      </w:r>
    </w:p>
    <w:p w:rsidR="005851B8" w:rsidRDefault="005851B8" w:rsidP="005851B8">
      <w:pPr>
        <w:pStyle w:val="affffd"/>
        <w:spacing w:after="0"/>
        <w:rPr>
          <w:del w:id="90012" w:author="מנוע עיצוב" w:date="2026-10-11T12:09:26Z"/>
          <w:rFonts w:ascii="MS Mincho" w:hAnsi="MS Mincho"/>
          <w:bCs w:val="0"/>
          <w:rtl/>
        </w:rPr>
      </w:pPr>
      <w:del w:id="90011" w:author="מנוע עיצוב" w:date="2026-10-11T12:09:26Z">
        <w:r>
          <w:rPr>
            <w:rFonts w:ascii="MS Mincho" w:hAnsi="MS Mincho" w:hint="cs"/>
            <w:bCs w:val="0"/>
            <w:rtl/>
          </w:rPr>
          <w:delText xml:space="preserve"> ׻</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לא:</w:t>
      </w:r>
    </w:p>
    <w:p w:rsidR="005851B8" w:rsidRPr="009757B9" w:rsidRDefault="005851B8" w:rsidP="005851B8">
      <w:pPr>
        <w:pStyle w:val="affff1"/>
        <w:ind w:end="0"/>
        <w:rPr>
          <w:rStyle w:val="afffe"/>
          <w:rFonts w:ascii="Fb Fontext" w:hAnsi="Fb Fontext"/>
          <w:b/>
          <w:bCs w:val="0"/>
          <w:sz w:val="20"/>
          <w:rtl/>
        </w:rPr>
        <w:pPrChange w:id="20054" w:author="קלוד" w:date="2026-10-11T09:07:28Z">
          <w:pPr>
            <w:pStyle w:val="affff1"/>
            <w:rPr>
              <w:rStyle w:val="afffe"/>
              <w:rFonts w:ascii="Fb Fontext" w:hAnsi="Fb Fontext"/>
              <w:b/>
              <w:bCs w:val="0"/>
              <w:sz w:val="20"/>
              <w:rtl/>
            </w:rPr>
          </w:pPr>
        </w:pPrChange>
      </w:pPr>
      <w:ins w:id="9806" w:author="מספור קטעי משנה" w:date="2026-10-11T09:25:21Z">
        <w:r>
          <w:rPr>
            <w:rStyle w:val="MisparKeta"/>
          </w:rPr>
          <w:t xml:space="preserve">א. </w:t>
        </w:r>
      </w:ins>
      <w:r w:rsidRPr="00E62A50">
        <w:rPr>
          <w:rStyle w:val="afffe"/>
          <w:rFonts w:ascii="Fb Fontext" w:hAnsi="Fb Fontext"/>
          <w:bCs w:val="0"/>
          <w:rtl/>
          <w:rPrChange w:id="40022" w:author="Claude" w:date="2026-10-11T09:07:36Z">
            <w:rPr>
              <w:rStyle w:val="afffe"/>
              <w:rFonts w:ascii="Fb Fontext" w:hAnsi="Fb Fontext"/>
              <w:bCs w:val="0"/>
              <w:sz w:val="20"/>
              <w:rtl/>
            </w:rPr>
          </w:rPrChange>
        </w:rPr>
        <w:t>ובמעשר ראשון שנטלה כו'.</w:t>
      </w:r>
    </w:p>
    <w:p w:rsidR="005851B8" w:rsidRPr="006F178A" w:rsidRDefault="005851B8" w:rsidP="005851B8">
      <w:pPr>
        <w:rPr>
          <w:rtl/>
        </w:rPr>
      </w:pPr>
      <w:r w:rsidRPr="006F178A">
        <w:rPr>
          <w:rFonts w:ascii="Fb Fontext" w:hAnsi="Fb Fontext"/>
          <w:rtl/>
        </w:rPr>
        <w:t xml:space="preserve">ומיירי שהקדימו [קודם מירוח הכרי] בשבלין, ונטלה ממנו תרומת מעשר ולא </w:t>
      </w:r>
      <w:r w:rsidRPr="006F178A">
        <w:rPr>
          <w:rStyle w:val="2fb"/>
          <w:rFonts w:ascii="Fb Fontext" w:hAnsi="Fb Fontext"/>
          <w:rtl/>
        </w:rPr>
        <w:t xml:space="preserve">תרו"ג</w:t>
      </w:r>
      <w:r w:rsidRPr="006F178A">
        <w:rPr>
          <w:rFonts w:ascii="Fb Fontext" w:hAnsi="Fb Fontext"/>
          <w:rtl/>
        </w:rPr>
        <w:t xml:space="preserve"> דא"צ.</w:t>
      </w:r>
    </w:p>
    <w:p w:rsidR="005851B8" w:rsidRPr="006F178A" w:rsidRDefault="005851B8" w:rsidP="005851B8">
      <w:pPr>
        <w:rPr>
          <w:rtl/>
        </w:rPr>
      </w:pPr>
      <w:r w:rsidRPr="006F178A">
        <w:rPr>
          <w:rStyle w:val="2fb"/>
          <w:rtl/>
        </w:rPr>
        <w:t xml:space="preserve">וכדר"ל</w:t>
      </w:r>
      <w:r w:rsidRPr="006F178A">
        <w:rPr>
          <w:rtl/>
        </w:rPr>
        <w:t xml:space="preserve"> דמעשר ראשון שהקדימו בשבלין - פטור מתרומה גדולה. דמעשר מן המעשר אמרתי לך, ולא תרומה גדולה ותרומת מעשר מן המעשר. אבל הקדימו בכרי חייב ד</w:t>
      </w:r>
      <w:r w:rsidRPr="006F178A">
        <w:rPr>
          <w:rStyle w:val="afffe"/>
          <w:rFonts w:ascii="Fb Fontext" w:hAnsi="Fb Fontext"/>
          <w:rtl/>
        </w:rPr>
        <w:t>מכל</w:t>
      </w:r>
      <w:r w:rsidRPr="006F178A">
        <w:rPr>
          <w:rtl/>
        </w:rPr>
        <w:t xml:space="preserve"> מעשרתיכם תרימו את כל תרומת</w:t>
      </w:r>
      <w:r>
        <w:rPr>
          <w:rtl/>
        </w:rPr>
        <w:t xml:space="preserve"> ה'</w:t>
      </w:r>
      <w:r w:rsidRPr="006F178A">
        <w:rPr>
          <w:rtl/>
        </w:rPr>
        <w:t xml:space="preserve">. </w:t>
      </w:r>
      <w:ins w:id="90153" w:author="Claude - סמנטי" w:date="2026-10-11T12:19:31Z">
        <w:r>
          <w:rPr>
            <w:rtl/>
          </w:rPr>
          <w:t xml:space="preserve">וממעטים</w:t>
        </w:r>
      </w:ins>
      <w:del w:id="90154" w:author="Claude - סמנטי" w:date="2026-10-11T12:19:31Z">
        <w:r w:rsidRPr="006F178A">
          <w:rPr>
            <w:rtl/>
          </w:rPr>
          <w:delText xml:space="preserve">וממעטינן</w:delText>
        </w:r>
      </w:del>
      <w:r w:rsidRPr="006F178A">
        <w:rPr>
          <w:rtl/>
        </w:rPr>
        <w:t xml:space="preserve"> הך דלא אידגן.</w:t>
      </w:r>
    </w:p>
    <w:p w:rsidR="005851B8" w:rsidRPr="009757B9" w:rsidRDefault="005851B8" w:rsidP="005851B8">
      <w:pPr>
        <w:pStyle w:val="affff1"/>
        <w:ind w:end="0"/>
        <w:rPr>
          <w:rStyle w:val="afffe"/>
          <w:rFonts w:ascii="Fb Fontext" w:hAnsi="Fb Fontext"/>
          <w:b/>
          <w:bCs w:val="0"/>
          <w:sz w:val="20"/>
          <w:rtl/>
        </w:rPr>
        <w:pPrChange w:id="20055" w:author="קלוד" w:date="2026-10-11T09:07:28Z">
          <w:pPr>
            <w:pStyle w:val="affff1"/>
            <w:rPr>
              <w:rStyle w:val="afffe"/>
              <w:rFonts w:ascii="Fb Fontext" w:hAnsi="Fb Fontext"/>
              <w:b/>
              <w:bCs w:val="0"/>
              <w:sz w:val="20"/>
              <w:rtl/>
            </w:rPr>
          </w:pPr>
        </w:pPrChange>
      </w:pPr>
      <w:ins w:id="9807" w:author="מספור קטעי משנה" w:date="2026-10-11T09:25:21Z">
        <w:r>
          <w:rPr>
            <w:rStyle w:val="MisparKeta"/>
          </w:rPr>
          <w:t xml:space="preserve">ב. </w:t>
        </w:r>
      </w:ins>
      <w:r w:rsidRPr="00E62A50">
        <w:rPr>
          <w:rStyle w:val="afffe"/>
          <w:rFonts w:ascii="Fb Fontext" w:hAnsi="Fb Fontext"/>
          <w:bCs w:val="0"/>
          <w:rtl/>
          <w:rPrChange w:id="40023" w:author="Claude" w:date="2026-10-11T09:07:36Z">
            <w:rPr>
              <w:rStyle w:val="afffe"/>
              <w:rFonts w:ascii="Fb Fontext" w:hAnsi="Fb Fontext"/>
              <w:bCs w:val="0"/>
              <w:sz w:val="20"/>
              <w:rtl/>
            </w:rPr>
          </w:rPrChange>
        </w:rPr>
        <w:t>ובמעשר שני והקדש שנפדו.</w:t>
      </w:r>
    </w:p>
    <w:p w:rsidR="005851B8" w:rsidRPr="006F178A" w:rsidRDefault="005851B8" w:rsidP="005851B8">
      <w:pPr>
        <w:rPr>
          <w:rtl/>
        </w:rPr>
      </w:pPr>
      <w:r w:rsidRPr="006F178A">
        <w:rPr>
          <w:rFonts w:ascii="Fb Fontext" w:hAnsi="Fb Fontext"/>
          <w:rtl/>
        </w:rPr>
        <w:t xml:space="preserve">ומיירי שנתן את הקרן ולא נתן את החומש. </w:t>
      </w:r>
      <w:r w:rsidRPr="006F178A">
        <w:rPr>
          <w:rFonts w:ascii="Fb Fontext" w:hAnsi="Fb Fontext"/>
          <w:rtl/>
        </w:rPr>
        <w:t xml:space="preserve">וקמ"ל</w:t>
      </w:r>
      <w:r w:rsidRPr="006F178A">
        <w:rPr>
          <w:rFonts w:ascii="Fb Fontext" w:hAnsi="Fb Fontext"/>
          <w:rtl/>
        </w:rPr>
        <w:t xml:space="preserve"> דאין החומש מעכב.</w:t>
      </w:r>
    </w:p>
    <w:p w:rsidR="005851B8" w:rsidRPr="009757B9" w:rsidRDefault="005851B8" w:rsidP="005851B8">
      <w:pPr>
        <w:pStyle w:val="affff1"/>
        <w:ind w:end="0"/>
        <w:rPr>
          <w:rStyle w:val="afffe"/>
          <w:rFonts w:ascii="Fb Fontext" w:hAnsi="Fb Fontext"/>
          <w:b/>
          <w:bCs w:val="0"/>
          <w:sz w:val="20"/>
          <w:rtl/>
        </w:rPr>
        <w:pPrChange w:id="20056" w:author="קלוד" w:date="2026-10-11T09:07:28Z">
          <w:pPr>
            <w:pStyle w:val="affff1"/>
            <w:rPr>
              <w:rStyle w:val="afffe"/>
              <w:rFonts w:ascii="Fb Fontext" w:hAnsi="Fb Fontext"/>
              <w:b/>
              <w:bCs w:val="0"/>
              <w:sz w:val="20"/>
              <w:rtl/>
            </w:rPr>
          </w:pPr>
        </w:pPrChange>
      </w:pPr>
      <w:ins w:id="9808" w:author="מספור קטעי משנה" w:date="2026-10-11T09:25:21Z">
        <w:r>
          <w:rPr>
            <w:rStyle w:val="MisparKeta"/>
          </w:rPr>
          <w:t xml:space="preserve">ג. </w:t>
        </w:r>
      </w:ins>
      <w:r w:rsidRPr="00E62A50">
        <w:rPr>
          <w:rStyle w:val="afffe"/>
          <w:rFonts w:ascii="Fb Fontext" w:hAnsi="Fb Fontext"/>
          <w:bCs w:val="0"/>
          <w:rtl/>
          <w:rPrChange w:id="40024" w:author="Claude" w:date="2026-10-11T09:07:36Z">
            <w:rPr>
              <w:rStyle w:val="afffe"/>
              <w:rFonts w:ascii="Fb Fontext" w:hAnsi="Fb Fontext"/>
              <w:bCs w:val="0"/>
              <w:sz w:val="20"/>
              <w:rtl/>
            </w:rPr>
          </w:rPrChange>
        </w:rPr>
        <w:t>אבל לא בטבל.</w:t>
      </w:r>
    </w:p>
    <w:p w:rsidR="005851B8" w:rsidRPr="006F178A" w:rsidRDefault="005851B8" w:rsidP="005851B8">
      <w:pPr>
        <w:rPr>
          <w:rtl/>
        </w:rPr>
      </w:pPr>
      <w:r w:rsidRPr="006F178A">
        <w:rPr>
          <w:rFonts w:ascii="Fb Fontext" w:hAnsi="Fb Fontext"/>
          <w:rtl/>
        </w:rPr>
        <w:t>ומיירי בטבל טבול מדרבנן. וכגון שזרעו בעציץ שאינו נקוב.</w:t>
      </w:r>
    </w:p>
    <w:p w:rsidR="005851B8" w:rsidRPr="009757B9" w:rsidRDefault="005851B8" w:rsidP="005851B8">
      <w:pPr>
        <w:pStyle w:val="affff1"/>
        <w:ind w:end="0"/>
        <w:rPr>
          <w:rStyle w:val="afffe"/>
          <w:rFonts w:ascii="Fb Fontext" w:hAnsi="Fb Fontext"/>
          <w:b/>
          <w:bCs w:val="0"/>
          <w:sz w:val="20"/>
          <w:rtl/>
        </w:rPr>
        <w:pPrChange w:id="20057" w:author="קלוד" w:date="2026-10-11T09:07:28Z">
          <w:pPr>
            <w:pStyle w:val="affff1"/>
            <w:rPr>
              <w:rStyle w:val="afffe"/>
              <w:rFonts w:ascii="Fb Fontext" w:hAnsi="Fb Fontext"/>
              <w:b/>
              <w:bCs w:val="0"/>
              <w:sz w:val="20"/>
              <w:rtl/>
            </w:rPr>
          </w:pPr>
        </w:pPrChange>
      </w:pPr>
      <w:ins w:id="9809" w:author="מספור קטעי משנה" w:date="2026-10-11T09:25:21Z">
        <w:r>
          <w:rPr>
            <w:rStyle w:val="MisparKeta"/>
          </w:rPr>
          <w:t xml:space="preserve">ד. </w:t>
        </w:r>
      </w:ins>
      <w:r w:rsidRPr="00E62A50">
        <w:rPr>
          <w:rStyle w:val="afffe"/>
          <w:rFonts w:ascii="Fb Fontext" w:hAnsi="Fb Fontext"/>
          <w:bCs w:val="0"/>
          <w:rtl/>
          <w:rPrChange w:id="40025" w:author="Claude" w:date="2026-10-11T09:07:36Z">
            <w:rPr>
              <w:rStyle w:val="afffe"/>
              <w:rFonts w:ascii="Fb Fontext" w:hAnsi="Fb Fontext"/>
              <w:bCs w:val="0"/>
              <w:sz w:val="20"/>
              <w:rtl/>
            </w:rPr>
          </w:rPrChange>
        </w:rPr>
        <w:t>ולא במעשר ראשון שלא נטלה תרומתו.</w:t>
      </w:r>
    </w:p>
    <w:p w:rsidR="005851B8" w:rsidRPr="006F178A" w:rsidRDefault="005851B8" w:rsidP="005851B8">
      <w:pPr>
        <w:rPr>
          <w:rtl/>
        </w:rPr>
      </w:pPr>
      <w:r w:rsidRPr="006F178A">
        <w:rPr>
          <w:rFonts w:ascii="Fb Fontext" w:hAnsi="Fb Fontext"/>
          <w:rtl/>
        </w:rPr>
        <w:t>ומיירי שהקדימו בכרי ונטלה ממנו תרומת מעשר ולא נטלה ממנו תרומה גדולה.</w:t>
      </w:r>
    </w:p>
    <w:p w:rsidR="005851B8" w:rsidRDefault="005851B8" w:rsidP="005851B8">
      <w:pPr>
        <w:rPr>
          <w:rtl/>
        </w:rPr>
      </w:pPr>
      <w:r w:rsidRPr="006F178A">
        <w:rPr>
          <w:rtl/>
        </w:rPr>
        <w:lastRenderedPageBreak/>
        <w:t xml:space="preserve">וקמ"ל</w:t>
      </w:r>
      <w:r w:rsidRPr="006F178A">
        <w:rPr>
          <w:rtl/>
        </w:rPr>
        <w:lastRenderedPageBreak/>
        <w:t xml:space="preserve"> כדמשני </w:t>
      </w:r>
      <w:r w:rsidRPr="006F178A">
        <w:rPr>
          <w:rStyle w:val="2fb"/>
          <w:rtl/>
        </w:rPr>
        <w:lastRenderedPageBreak/>
        <w:t xml:space="preserve">אביי</w:t>
      </w:r>
      <w:r w:rsidRPr="006F178A">
        <w:rPr>
          <w:rtl/>
        </w:rPr>
        <w:lastRenderedPageBreak/>
        <w:t xml:space="preserve"> </w:t>
      </w:r>
      <w:r w:rsidRPr="006F178A">
        <w:rPr>
          <w:rStyle w:val="2fb"/>
          <w:rtl/>
        </w:rPr>
        <w:lastRenderedPageBreak/>
        <w:t xml:space="preserve">לר"פ</w:t>
      </w:r>
      <w:r w:rsidRPr="006F178A">
        <w:rPr>
          <w:rtl/>
        </w:rPr>
        <w:lastRenderedPageBreak/>
        <w:t xml:space="preserve"> [דמכל מעשרותיכם תרימו וכיוון שנתמרח חייב גם </w:t>
      </w:r>
      <w:r w:rsidRPr="006F178A">
        <w:rPr>
          <w:rStyle w:val="2fb"/>
          <w:rtl/>
        </w:rPr>
        <w:lastRenderedPageBreak/>
        <w:t xml:space="preserve">בתרו"ג</w:t>
      </w:r>
      <w:r w:rsidRPr="006F178A">
        <w:rPr>
          <w:rtl/>
        </w:rPr>
        <w:lastRenderedPageBreak/>
        <w:t xml:space="preserve">]</w:t>
      </w:r>
    </w:p>
    <w:p w:rsidR="005851B8" w:rsidRPr="009757B9" w:rsidRDefault="005851B8" w:rsidP="005851B8">
      <w:pPr>
        <w:pStyle w:val="affff1"/>
        <w:ind w:end="0"/>
        <w:rPr>
          <w:rStyle w:val="afffe"/>
          <w:rFonts w:ascii="Fb Fontext" w:hAnsi="Fb Fontext"/>
          <w:b/>
          <w:bCs w:val="0"/>
          <w:sz w:val="20"/>
          <w:rtl/>
        </w:rPr>
        <w:pPrChange w:id="20058" w:author="קלוד" w:date="2026-10-11T09:07:28Z">
          <w:pPr>
            <w:pStyle w:val="affff1"/>
            <w:rPr>
              <w:rStyle w:val="afffe"/>
              <w:rFonts w:ascii="Fb Fontext" w:hAnsi="Fb Fontext"/>
              <w:b/>
              <w:bCs w:val="0"/>
              <w:sz w:val="20"/>
              <w:rtl/>
            </w:rPr>
          </w:pPr>
        </w:pPrChange>
      </w:pPr>
      <w:ins w:id="9810" w:author="מספור קטעי משנה" w:date="2026-10-11T09:25:21Z">
        <w:r>
          <w:rPr>
            <w:rStyle w:val="MisparKeta"/>
          </w:rPr>
          <w:t xml:space="preserve">ה. </w:t>
        </w:r>
      </w:ins>
      <w:r w:rsidRPr="00E62A50">
        <w:rPr>
          <w:rStyle w:val="afffe"/>
          <w:rFonts w:ascii="Fb Fontext" w:hAnsi="Fb Fontext"/>
          <w:bCs w:val="0"/>
          <w:rtl/>
          <w:rPrChange w:id="40026" w:author="Claude" w:date="2026-10-11T09:07:36Z">
            <w:rPr>
              <w:rStyle w:val="afffe"/>
              <w:rFonts w:ascii="Fb Fontext" w:hAnsi="Fb Fontext"/>
              <w:bCs w:val="0"/>
              <w:sz w:val="20"/>
              <w:rtl/>
            </w:rPr>
          </w:rPrChange>
        </w:rPr>
        <w:t>ולא במעש"ש והקדש שלא נפדו.</w:t>
      </w:r>
    </w:p>
    <w:p w:rsidR="005851B8" w:rsidRPr="00132755" w:rsidRDefault="005851B8" w:rsidP="005851B8">
      <w:pPr>
        <w:rPr>
          <w:spacing w:val="-4"/>
          <w:rtl/>
        </w:rPr>
      </w:pPr>
      <w:r w:rsidRPr="00132755">
        <w:rPr>
          <w:rFonts w:ascii="Fb Fontext" w:hAnsi="Fb Fontext"/>
          <w:spacing w:val="-4"/>
          <w:rtl/>
        </w:rPr>
        <w:t xml:space="preserve">מיירי שפדאן ולא פדאן כהלכתן- במעשר שני היינו </w:t>
      </w:r>
      <w:r w:rsidRPr="00132755">
        <w:rPr>
          <w:rFonts w:ascii="Fb Fontext" w:hAnsi="Fb Fontext"/>
          <w:spacing w:val="-4"/>
          <w:rtl/>
        </w:rPr>
        <w:t xml:space="preserve">ע"ג</w:t>
      </w:r>
      <w:r w:rsidRPr="00132755">
        <w:rPr>
          <w:rFonts w:ascii="Fb Fontext" w:hAnsi="Fb Fontext"/>
          <w:spacing w:val="-4"/>
          <w:rtl/>
        </w:rPr>
        <w:t xml:space="preserve"> אסימון, וכתיב</w:t>
      </w:r>
      <w:r w:rsidRPr="00132755">
        <w:rPr>
          <w:rStyle w:val="afffff0"/>
          <w:spacing w:val="-4"/>
          <w:rtl/>
        </w:rPr>
        <w:t xml:space="preserve"> </w:t>
      </w:r>
      <w:r w:rsidRPr="00132755">
        <w:rPr>
          <w:rStyle w:val="afffff0"/>
          <w:rFonts w:hint="cs"/>
          <w:spacing w:val="-4"/>
          <w:rtl/>
        </w:rPr>
        <w:t>'</w:t>
      </w:r>
      <w:ins w:id="90573" w:author="Claude - סמנטי" w:date="2026-10-11T12:19:31Z">
        <w:r>
          <w:rPr>
            <w:rStyle w:val="afffff0"/>
            <w:spacing w:val="-4"/>
            <w:rtl/>
          </w:rPr>
          <w:t xml:space="preserve">וְצַרְתָּ הַכֶּסֶף</w:t>
        </w:r>
      </w:ins>
      <w:del w:id="90574" w:author="Claude - סמנטי" w:date="2026-10-11T12:19:31Z">
        <w:r w:rsidRPr="00132755">
          <w:rPr>
            <w:rStyle w:val="afffff0"/>
            <w:spacing w:val="-4"/>
            <w:rtl/>
          </w:rPr>
          <w:delText xml:space="preserve">וצרת הכסף</w:delText>
        </w:r>
      </w:del>
      <w:r w:rsidRPr="00132755">
        <w:rPr>
          <w:rStyle w:val="afffff0"/>
          <w:rFonts w:hint="cs"/>
          <w:spacing w:val="-4"/>
          <w:rtl/>
        </w:rPr>
        <w:t>'</w:t>
      </w:r>
      <w:r w:rsidRPr="00132755">
        <w:rPr>
          <w:rStyle w:val="afffff0"/>
          <w:spacing w:val="-4"/>
          <w:rtl/>
        </w:rPr>
        <w:t xml:space="preserve"> </w:t>
      </w:r>
      <w:r w:rsidRPr="00132755">
        <w:rPr>
          <w:rFonts w:ascii="Fb Fontext" w:hAnsi="Fb Fontext"/>
          <w:spacing w:val="-4"/>
          <w:rtl/>
        </w:rPr>
        <w:t>שיש עליו צורה.</w:t>
      </w:r>
    </w:p>
    <w:p w:rsidR="005851B8" w:rsidRPr="009757B9" w:rsidRDefault="005851B8" w:rsidP="005851B8">
      <w:pPr>
        <w:pStyle w:val="affff1"/>
        <w:ind w:end="0"/>
        <w:rPr>
          <w:rStyle w:val="afffe"/>
          <w:rFonts w:ascii="Fb Fontext" w:hAnsi="Fb Fontext"/>
          <w:b/>
          <w:bCs w:val="0"/>
          <w:sz w:val="20"/>
          <w:rtl/>
        </w:rPr>
        <w:pPrChange w:id="20059" w:author="קלוד" w:date="2026-10-11T09:07:28Z">
          <w:pPr>
            <w:pStyle w:val="affff1"/>
            <w:rPr>
              <w:rStyle w:val="afffe"/>
              <w:rFonts w:ascii="Fb Fontext" w:hAnsi="Fb Fontext"/>
              <w:b/>
              <w:bCs w:val="0"/>
              <w:sz w:val="20"/>
              <w:rtl/>
            </w:rPr>
          </w:pPr>
        </w:pPrChange>
      </w:pPr>
      <w:ins w:id="9811" w:author="מספור קטעי משנה" w:date="2026-10-11T09:25:21Z">
        <w:r>
          <w:rPr>
            <w:rStyle w:val="MisparKeta"/>
          </w:rPr>
          <w:t xml:space="preserve">ה. </w:t>
        </w:r>
      </w:ins>
      <w:r w:rsidRPr="00E62A50">
        <w:rPr>
          <w:rStyle w:val="afffe"/>
          <w:rFonts w:ascii="Fb Fontext" w:hAnsi="Fb Fontext"/>
          <w:bCs w:val="0"/>
          <w:rtl/>
          <w:rPrChange w:id="40027" w:author="Claude" w:date="2026-10-11T09:07:36Z">
            <w:rPr>
              <w:rStyle w:val="afffe"/>
              <w:rFonts w:ascii="Fb Fontext" w:hAnsi="Fb Fontext"/>
              <w:bCs w:val="0"/>
              <w:sz w:val="20"/>
              <w:rtl/>
            </w:rPr>
          </w:rPrChange>
        </w:rPr>
        <w:t>ובהקדש.</w:t>
      </w:r>
    </w:p>
    <w:p w:rsidR="005851B8" w:rsidRPr="006F178A" w:rsidRDefault="005851B8" w:rsidP="005851B8">
      <w:pPr>
        <w:rPr>
          <w:rtl/>
        </w:rPr>
      </w:pPr>
      <w:r w:rsidRPr="006F178A">
        <w:rPr>
          <w:rFonts w:ascii="Fb Fontext" w:hAnsi="Fb Fontext"/>
          <w:rtl/>
        </w:rPr>
        <w:t xml:space="preserve">מיירי שחיללו </w:t>
      </w:r>
      <w:r w:rsidRPr="006F178A">
        <w:rPr>
          <w:rFonts w:ascii="Fb Fontext" w:hAnsi="Fb Fontext"/>
          <w:rtl/>
        </w:rPr>
        <w:t xml:space="preserve">ע"ג</w:t>
      </w:r>
      <w:r w:rsidRPr="006F178A">
        <w:rPr>
          <w:rFonts w:ascii="Fb Fontext" w:hAnsi="Fb Fontext"/>
          <w:rtl/>
        </w:rPr>
        <w:t xml:space="preserve"> קרקע, וכתיב ונתן הכסף וקם לו.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לא:</w:t>
      </w:r>
    </w:p>
    <w:p>
      <w:pPr>
        <w:pStyle w:val="MishnaBatzad"/>
        <w:rPr>
          <w:ins w:id="20275" w:author="קלוד" w:date="2026-10-11T09:07:28Z"/>
        </w:rPr>
      </w:pPr>
      <w:ins w:id="20274" w:author="קלוד" w:date="2026-10-11T09:07:28Z">
        <w:r>
          <w:t xml:space="preserve">משנה ב</w:t>
        </w:r>
      </w:ins>
    </w:p>
    <w:p w:rsidR="005851B8" w:rsidRPr="00E62A50" w:rsidRDefault="005851B8" w:rsidP="005851B8">
      <w:pPr>
        <w:pStyle w:val="afff9"/>
        <w:rPr>
          <w:del w:id="20109" w:author="קלוד" w:date="2026-10-11T09:07:28Z"/>
          <w:rStyle w:val="afffe"/>
          <w:rFonts w:ascii="Fb Fontext" w:hAnsi="Fb Fontext"/>
          <w:bCs w:val="0"/>
          <w:sz w:val="20"/>
          <w:rtl/>
        </w:rPr>
      </w:pPr>
      <w:del w:id="20108"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rFonts w:ascii="Fb Fontext" w:hAnsi="Fb Fontext"/>
          <w:bCs w:val="0"/>
          <w:sz w:val="20"/>
          <w:rtl/>
        </w:rPr>
        <w:pPrChange w:id="90015" w:author="קלוד" w:date="2026-10-11T12:09:42Z">
          <w:pPr>
            <w:pStyle w:val="afff9"/>
          </w:pPr>
        </w:pPrChange>
      </w:pPr>
      <w:r w:rsidRPr="00E62A50">
        <w:rPr>
          <w:rStyle w:val="afffe"/>
          <w:rFonts w:ascii="Fb Fontext" w:hAnsi="Fb Fontext"/>
          <w:bCs w:val="0"/>
          <w:rtl/>
          <w:rPrChange w:id="40028" w:author="Claude" w:date="2026-10-11T09:07:36Z">
            <w:rPr>
              <w:rStyle w:val="afffe"/>
              <w:rFonts w:ascii="Fb Fontext" w:hAnsi="Fb Fontext"/>
              <w:bCs w:val="0"/>
              <w:sz w:val="20"/>
              <w:rtl/>
            </w:rPr>
          </w:rPrChange>
        </w:rPr>
        <w:t>השולח עירובו ביד חרש שוטה וקטן, או ביד מי שאינו מודה בעירוב - אינו עירוב.</w:t>
      </w:r>
    </w:p>
    <w:p w:rsidR="005851B8" w:rsidRPr="00E62A50" w:rsidRDefault="005851B8" w:rsidP="005851B8">
      <w:pPr>
        <w:pStyle w:val="afff9"/>
        <w:rPr>
          <w:rtl/>
        </w:rPr>
      </w:pPr>
      <w:r w:rsidRPr="00E62A50">
        <w:rPr>
          <w:rStyle w:val="afffe"/>
          <w:rFonts w:ascii="Fb Fontext" w:hAnsi="Fb Fontext"/>
          <w:bCs w:val="0"/>
          <w:rtl/>
          <w:rPrChange w:id="40029" w:author="Claude" w:date="2026-10-11T09:07:36Z">
            <w:rPr>
              <w:rStyle w:val="afffe"/>
              <w:rFonts w:ascii="Fb Fontext" w:hAnsi="Fb Fontext"/>
              <w:bCs w:val="0"/>
              <w:sz w:val="20"/>
              <w:rtl/>
            </w:rPr>
          </w:rPrChange>
        </w:rPr>
        <w:t>ואם אמר לאחר לקבלו ממנו - הרי זה עירוב</w:t>
      </w:r>
      <w:r w:rsidRPr="00E62A50">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503" w:author="קלוד" w:date="2026-10-11T12:24:08Z"/>
        </w:rPr>
      </w:pPr>
      <w:ins w:id="90504" w:author="קלוד" w:date="2026-10-11T12:24:08Z">
        <w:r>
          <w:rPr>
            <w:color w:val="7B3F00"/>
          </w:rPr>
          <w:t xml:space="preserve">קטן ומי שאינו מודה בעירוב - שליחות העירוב</w:t>
        </w:r>
      </w:ins>
    </w:p>
    <w:p>
      <w:pPr>
        <w:pStyle w:val="38"/>
        <w:rPr>
          <w:ins w:id="95310" w:author="מנוע מכני" w:date="2026-10-11T12:04:40Z"/>
        </w:rPr>
      </w:pPr>
      <w:r w:rsidRPr="006F178A">
        <w:t xml:space="preserve">הך</w:t>
      </w:r>
    </w:p>
    <w:p w:rsidR="005851B8" w:rsidRPr="006F178A" w:rsidRDefault="005851B8" w:rsidP="005851B8">
      <w:pPr>
        <w:rPr>
          <w:rtl/>
        </w:rPr>
      </w:pPr>
      <w:del w:id="95311" w:author="מנוע מכני" w:date="2026-10-11T12:04:40Z">
        <w:r w:rsidRPr="006F178A">
          <w:rPr>
            <w:rFonts w:ascii="Fb Fontext" w:hAnsi="Fb Fontext"/>
            <w:rtl/>
          </w:rPr>
          <w:delText xml:space="preserve"> </w:delText>
        </w:r>
      </w:del>
      <w:r w:rsidRPr="006F178A">
        <w:rPr>
          <w:rFonts w:ascii="Fb Fontext" w:hAnsi="Fb Fontext"/>
          <w:rtl/>
        </w:rPr>
        <w:t xml:space="preserve">דקטן גובה את העירוב [ומערב] היינו לעירובי חצרות ולא לעירובי תחומין.</w:t>
      </w:r>
    </w:p>
    <w:p w:rsidR="005851B8" w:rsidRPr="006F178A" w:rsidRDefault="005851B8" w:rsidP="005851B8">
      <w:pPr>
        <w:rPr>
          <w:rtl/>
        </w:rPr>
      </w:pPr>
      <w:r w:rsidRPr="006F178A">
        <w:rPr>
          <w:rtl/>
        </w:rPr>
        <w:t xml:space="preserve">מי שאינו מודה בעירוב. </w:t>
      </w:r>
      <w:r w:rsidRPr="006F178A">
        <w:rPr>
          <w:rStyle w:val="2fb"/>
          <w:rtl/>
        </w:rPr>
        <w:t xml:space="preserve">ר"ח</w:t>
      </w:r>
      <w:r w:rsidRPr="006F178A">
        <w:rPr>
          <w:rtl/>
        </w:rPr>
        <w:t xml:space="preserve"> היינו כותאי.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 xml:space="preserve">ואם </w:t>
      </w:r>
      <w:r w:rsidRPr="006F178A">
        <w:rPr>
          <w:rFonts w:ascii="Fb Fontext" w:hAnsi="Fb Fontext"/>
          <w:rtl/>
        </w:rPr>
        <w:t xml:space="preserve">אמר</w:t>
      </w:r>
      <w:r w:rsidRPr="006F178A">
        <w:rPr>
          <w:rFonts w:ascii="Fb Fontext" w:hAnsi="Fb Fontext"/>
          <w:rtl/>
        </w:rPr>
        <w:t xml:space="preserve"> לאחר לקבלו הימנו ועומד ורואהו | וחזקה דשליח עושה שליחתו ושקיל מינה.</w:t>
      </w:r>
    </w:p>
    <w:p w:rsidR="005851B8" w:rsidRPr="006F178A" w:rsidRDefault="005851B8" w:rsidP="005851B8">
      <w:pPr>
        <w:rPr>
          <w:rtl/>
        </w:rPr>
      </w:pPr>
      <w:r w:rsidRPr="006F178A">
        <w:rPr>
          <w:rtl/>
        </w:rPr>
        <w:t xml:space="preserve">וכדתניא דנתנו לפיל והוליכו, לקוף והוליכו - אין זה עירוב. ואם </w:t>
      </w:r>
      <w:r w:rsidRPr="006F178A">
        <w:rPr>
          <w:rtl/>
        </w:rPr>
        <w:t xml:space="preserve">אמר</w:t>
      </w:r>
      <w:r w:rsidRPr="006F178A">
        <w:rPr>
          <w:rtl/>
        </w:rPr>
        <w:t xml:space="preserve"> לאחר לקבלו הימנו הרי </w:t>
      </w:r>
      <w:r w:rsidRPr="00132755">
        <w:rPr>
          <w:spacing w:val="-6"/>
          <w:rtl/>
        </w:rPr>
        <w:t xml:space="preserve">זה עירוב. </w:t>
      </w:r>
      <w:ins w:id="90936" w:author="מנוע מכני" w:date="2026-10-11T12:04:40Z">
        <w:r>
          <w:rPr>
            <w:spacing w:val="-6"/>
            <w:rtl/>
          </w:rPr>
          <w:t xml:space="preserve">ושם</w:t>
        </w:r>
      </w:ins>
      <w:del w:id="90937" w:author="מנוע מכני" w:date="2026-10-11T12:04:40Z">
        <w:r w:rsidRPr="00132755">
          <w:rPr>
            <w:spacing w:val="-6"/>
            <w:rtl/>
          </w:rPr>
          <w:delText xml:space="preserve">והתם</w:delText>
        </w:r>
      </w:del>
      <w:r w:rsidRPr="00132755">
        <w:rPr>
          <w:spacing w:val="-6"/>
          <w:rtl/>
        </w:rPr>
        <w:t xml:space="preserve"> גם העמיד </w:t>
      </w:r>
      <w:r w:rsidRPr="00132755">
        <w:rPr>
          <w:rStyle w:val="2fb"/>
          <w:spacing w:val="-6"/>
          <w:rtl/>
        </w:rPr>
        <w:t xml:space="preserve">ר"ח</w:t>
      </w:r>
      <w:r w:rsidRPr="00132755">
        <w:rPr>
          <w:spacing w:val="-6"/>
          <w:rtl/>
        </w:rPr>
        <w:t xml:space="preserve"> בעומד ורואהו ובחזקה שיטול ממנו דשליח עושה שליחותו.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לב.</w:t>
      </w:r>
    </w:p>
    <w:p>
      <w:pPr>
        <w:pStyle w:val="afffff8"/>
        <w:rPr>
          <w:ins w:id="90501" w:author="קלוד" w:date="2026-10-11T12:24:08Z"/>
        </w:rPr>
      </w:pPr>
      <w:ins w:id="90502" w:author="קלוד" w:date="2026-10-11T12:24:08Z">
        <w:r>
          <w:rPr>
            <w:color w:val="7B3F00"/>
          </w:rPr>
          <w:t xml:space="preserve">חזקה שליח עושה שליחותו - בשל תורה ובשל סופרים</w:t>
        </w:r>
      </w:ins>
    </w:p>
    <w:p>
      <w:pPr>
        <w:pStyle w:val="38"/>
        <w:rPr>
          <w:ins w:id="95312" w:author="מנוע מכני" w:date="2026-10-11T12:04:40Z"/>
        </w:rPr>
      </w:pPr>
      <w:r w:rsidRPr="00132755">
        <w:t xml:space="preserve">לר"נ:</w:t>
      </w:r>
    </w:p>
    <w:p w:rsidR="005851B8" w:rsidRPr="00132755" w:rsidRDefault="005851B8" w:rsidP="005851B8">
      <w:pPr>
        <w:rPr>
          <w:spacing w:val="-4"/>
          <w:rtl/>
        </w:rPr>
      </w:pPr>
      <w:del w:id="95313" w:author="מנוע מכני" w:date="2026-10-11T12:04:40Z">
        <w:r w:rsidRPr="00132755">
          <w:rPr>
            <w:rFonts w:ascii="Fb Fontext" w:hAnsi="Fb Fontext"/>
            <w:spacing w:val="-4"/>
            <w:rtl/>
          </w:rPr>
          <w:delText xml:space="preserve"> </w:delText>
        </w:r>
      </w:del>
      <w:r w:rsidRPr="00132755">
        <w:rPr>
          <w:rFonts w:ascii="Fb Fontext" w:hAnsi="Fb Fontext"/>
          <w:spacing w:val="-4"/>
          <w:rtl/>
        </w:rPr>
        <w:t xml:space="preserve">בשל תורה - אין חזקה שליח עושה שליחותו, | בשל סופרים - חזקה, שליח עושה שליחותו.</w:t>
      </w:r>
    </w:p>
    <w:p>
      <w:pPr>
        <w:pStyle w:val="38"/>
        <w:rPr>
          <w:ins w:id="95314" w:author="מנוע מכני" w:date="2026-10-11T12:04:40Z"/>
        </w:rPr>
      </w:pPr>
      <w:r w:rsidRPr="006F178A">
        <w:t xml:space="preserve">ורב ששת:</w:t>
      </w:r>
    </w:p>
    <w:p w:rsidR="005851B8" w:rsidRPr="006F178A" w:rsidRDefault="005851B8" w:rsidP="005851B8">
      <w:pPr>
        <w:rPr>
          <w:rStyle w:val="afffe"/>
          <w:rFonts w:ascii="Fb Fontext" w:hAnsi="Fb Fontext"/>
          <w:b/>
          <w:rtl/>
        </w:rPr>
      </w:pPr>
      <w:del w:id="95315" w:author="מנוע מכני" w:date="2026-10-11T12:04:40Z">
        <w:r w:rsidRPr="006F178A">
          <w:rPr>
            <w:rtl/>
          </w:rPr>
          <w:delText xml:space="preserve"> </w:delText>
        </w:r>
      </w:del>
      <w:r w:rsidRPr="006F178A">
        <w:rPr>
          <w:rtl/>
        </w:rPr>
        <w:t xml:space="preserve">אחד זה ואחד זה - חזקה, שליח עושה שליחותו.</w:t>
      </w:r>
    </w:p>
    <w:p w:rsidR="005851B8" w:rsidRPr="006F178A" w:rsidRDefault="005851B8" w:rsidP="005851B8">
      <w:pPr>
        <w:rPr>
          <w:rtl/>
        </w:rPr>
      </w:pPr>
      <w:r w:rsidRPr="006F178A">
        <w:rPr>
          <w:rStyle w:val="afffe"/>
          <w:rFonts w:ascii="Fb Fontext" w:hAnsi="Fb Fontext"/>
          <w:b/>
          <w:rtl/>
        </w:rPr>
        <w:t>א.</w:t>
      </w:r>
      <w:r w:rsidRPr="006F178A">
        <w:rPr>
          <w:rtl/>
        </w:rPr>
        <w:t xml:space="preserve"> </w:t>
      </w:r>
      <w:r w:rsidRPr="006F178A">
        <w:rPr>
          <w:rStyle w:val="2fb"/>
          <w:rtl/>
        </w:rPr>
        <w:t xml:space="preserve">ר"ש</w:t>
      </w:r>
      <w:r w:rsidRPr="006F178A">
        <w:rPr>
          <w:rtl/>
        </w:rPr>
        <w:t xml:space="preserve"> מוכיח מהא </w:t>
      </w:r>
      <w:r w:rsidRPr="006F178A">
        <w:rPr>
          <w:rtl/>
        </w:rPr>
        <w:t xml:space="preserve">דתנן</w:t>
      </w:r>
      <w:r w:rsidRPr="006F178A">
        <w:rPr>
          <w:rtl/>
        </w:rPr>
        <w:t xml:space="preserve"> משקרב העומר הותר החדש מיד, והרחוקים מותרים מחצות היום ואילך. ואע"ג דחדש דאורייתא.</w:t>
      </w:r>
    </w:p>
    <w:p w:rsidR="005851B8" w:rsidRPr="006F178A" w:rsidRDefault="005851B8" w:rsidP="005851B8">
      <w:pPr>
        <w:rPr>
          <w:rtl/>
        </w:rPr>
      </w:pPr>
      <w:r w:rsidRPr="006F178A">
        <w:rPr>
          <w:rStyle w:val="2fb"/>
          <w:rFonts w:ascii="Fb Fontext" w:hAnsi="Fb Fontext"/>
          <w:sz w:val="20"/>
          <w:rtl/>
        </w:rPr>
        <w:t xml:space="preserve">ולר"נ</w:t>
      </w:r>
      <w:r w:rsidRPr="006F178A">
        <w:rPr>
          <w:rFonts w:ascii="Fb Fontext" w:hAnsi="Fb Fontext"/>
          <w:sz w:val="20"/>
          <w:rtl/>
        </w:rPr>
        <w:t xml:space="preserve"> </w:t>
      </w:r>
      <w:ins w:id="90938" w:author="מנוע מכני" w:date="2026-10-11T12:04:40Z">
        <w:r>
          <w:rPr>
            <w:rFonts w:ascii="Fb Fontext" w:hAnsi="Fb Fontext"/>
            <w:sz w:val="20"/>
            <w:rtl/>
          </w:rPr>
          <w:t xml:space="preserve">שם</w:t>
        </w:r>
      </w:ins>
      <w:del w:id="90939" w:author="מנוע מכני" w:date="2026-10-11T12:04:40Z">
        <w:r w:rsidRPr="006F178A">
          <w:rPr>
            <w:rFonts w:ascii="Fb Fontext" w:hAnsi="Fb Fontext"/>
            <w:sz w:val="20"/>
            <w:rtl/>
          </w:rPr>
          <w:delText xml:space="preserve">התם</w:delText>
        </w:r>
      </w:del>
      <w:r w:rsidRPr="006F178A">
        <w:rPr>
          <w:rFonts w:ascii="Fb Fontext" w:hAnsi="Fb Fontext"/>
          <w:sz w:val="20"/>
          <w:rtl/>
        </w:rPr>
        <w:t xml:space="preserve"> הוא לפי שיודעין שאין בית דין מתעצלין בו.</w:t>
      </w:r>
    </w:p>
    <w:p>
      <w:pPr>
        <w:pStyle w:val="38"/>
        <w:rPr>
          <w:ins w:id="95316" w:author="מנוע מכני" w:date="2026-10-11T12:04:40Z"/>
        </w:rPr>
      </w:pPr>
      <w:r w:rsidRPr="006F178A">
        <w:t>ו</w:t>
      </w:r>
      <w:r w:rsidRPr="004C00C0">
        <w:t xml:space="preserve">א"ד</w:t>
      </w:r>
      <w:r w:rsidRPr="004C00C0">
        <w:t xml:space="preserve">:</w:t>
      </w:r>
    </w:p>
    <w:p w:rsidR="005851B8" w:rsidRPr="006F178A" w:rsidRDefault="005851B8" w:rsidP="005851B8">
      <w:pPr>
        <w:rPr>
          <w:rStyle w:val="afffe"/>
          <w:rFonts w:ascii="Fb Fontext" w:hAnsi="Fb Fontext"/>
          <w:b/>
          <w:rtl/>
        </w:rPr>
      </w:pPr>
      <w:del w:id="95317" w:author="מנוע מכני" w:date="2026-10-11T12:04:40Z">
        <w:r w:rsidRPr="004C00C0">
          <w:rPr>
            <w:rStyle w:val="afffe"/>
            <w:rFonts w:ascii="Fb Fontext" w:hAnsi="Fb Fontext"/>
            <w:b/>
            <w:rtl/>
          </w:rPr>
          <w:delText xml:space="preserve"> </w:delText>
        </w:r>
      </w:del>
      <w:r w:rsidRPr="006F178A">
        <w:rPr>
          <w:rStyle w:val="2fb"/>
          <w:rFonts w:ascii="Fb Fontext" w:hAnsi="Fb Fontext"/>
          <w:rtl/>
        </w:rPr>
        <w:t xml:space="preserve">ר"נ</w:t>
      </w:r>
      <w:r w:rsidRPr="006F178A">
        <w:rPr>
          <w:rFonts w:ascii="Fb Fontext" w:hAnsi="Fb Fontext"/>
          <w:rtl/>
        </w:rPr>
        <w:t xml:space="preserve"> הביא לראיה זו מהא דקתני לפי שיודעין שאין ב"ד מתעצלין בו </w:t>
      </w:r>
      <w:r w:rsidRPr="006F178A">
        <w:rPr>
          <w:rStyle w:val="2fb"/>
          <w:rFonts w:ascii="Fb Fontext" w:hAnsi="Fb Fontext"/>
          <w:rtl/>
        </w:rPr>
        <w:t xml:space="preserve">ור"ש</w:t>
      </w:r>
      <w:r w:rsidRPr="006F178A">
        <w:rPr>
          <w:rFonts w:ascii="Fb Fontext" w:hAnsi="Fb Fontext"/>
          <w:rtl/>
        </w:rPr>
        <w:t xml:space="preserve"> ענה דב"ד עד פלגיה דיומא שליח כולי יומא.</w:t>
      </w:r>
    </w:p>
    <w:p w:rsidR="005851B8" w:rsidRPr="009757B9" w:rsidRDefault="005851B8" w:rsidP="005851B8">
      <w:pPr>
        <w:rPr>
          <w:rFonts w:cs="Guttman Vilna"/>
          <w:b/>
          <w:bCs/>
          <w:rtl/>
        </w:rPr>
      </w:pPr>
      <w:r w:rsidRPr="006F178A">
        <w:rPr>
          <w:rStyle w:val="afffe"/>
          <w:rFonts w:ascii="Fb Fontext" w:hAnsi="Fb Fontext"/>
          <w:b/>
          <w:rtl/>
        </w:rPr>
        <w:t>ב.</w:t>
      </w:r>
      <w:r w:rsidRPr="006F178A">
        <w:rPr>
          <w:rtl/>
        </w:rPr>
        <w:t xml:space="preserve"> </w:t>
      </w:r>
      <w:r w:rsidRPr="006F178A">
        <w:rPr>
          <w:rStyle w:val="2fb"/>
          <w:rtl/>
        </w:rPr>
        <w:t xml:space="preserve">ר"ש</w:t>
      </w:r>
      <w:r w:rsidRPr="006F178A">
        <w:rPr>
          <w:rtl/>
        </w:rPr>
        <w:t xml:space="preserve"> מוכיח מהא דהאשה שיש </w:t>
      </w:r>
      <w:ins w:id="92294" w:author="מנוע מכני" w:date="2026-10-11T12:04:40Z">
        <w:r>
          <w:rPr>
            <w:rtl/>
          </w:rPr>
          <w:t xml:space="preserve">עליו</w:t>
        </w:r>
      </w:ins>
      <w:del w:id="92295" w:author="מנוע מכני" w:date="2026-10-11T12:04:40Z">
        <w:r w:rsidRPr="006F178A">
          <w:rPr>
            <w:rtl/>
          </w:rPr>
          <w:delText xml:space="preserve">עליה</w:delText>
        </w:r>
      </w:del>
      <w:r w:rsidRPr="006F178A">
        <w:rPr>
          <w:rtl/>
        </w:rPr>
        <w:t xml:space="preserve"> לידה או זיבה, מביאה מעות ונותנת בשופר, וטובלת ואוכלת בקדשים לערב.</w:t>
      </w:r>
    </w:p>
    <w:p w:rsidR="005851B8" w:rsidRDefault="005851B8" w:rsidP="005851B8">
      <w:pPr>
        <w:rPr>
          <w:rtl/>
        </w:rPr>
      </w:pPr>
      <w:r w:rsidRPr="006F178A">
        <w:rPr>
          <w:rStyle w:val="2fb"/>
          <w:rtl/>
        </w:rPr>
        <w:t xml:space="preserve">ולר"נ</w:t>
      </w:r>
      <w:r w:rsidRPr="006F178A">
        <w:rPr>
          <w:rtl/>
        </w:rPr>
        <w:t xml:space="preserve"> </w:t>
      </w:r>
      <w:ins w:id="90940" w:author="מנוע מכני" w:date="2026-10-11T12:04:40Z">
        <w:r>
          <w:rPr>
            <w:rtl/>
          </w:rPr>
          <w:t xml:space="preserve">שם</w:t>
        </w:r>
      </w:ins>
      <w:del w:id="90941" w:author="מנוע מכני" w:date="2026-10-11T12:04:40Z">
        <w:r w:rsidRPr="006F178A">
          <w:rPr>
            <w:rtl/>
          </w:rPr>
          <w:delText xml:space="preserve">התם</w:delText>
        </w:r>
      </w:del>
      <w:r w:rsidRPr="006F178A">
        <w:rPr>
          <w:rtl/>
        </w:rPr>
        <w:t xml:space="preserve"> </w:t>
      </w:r>
      <w:r w:rsidRPr="006F178A">
        <w:rPr>
          <w:rStyle w:val="2fb"/>
          <w:rtl/>
        </w:rPr>
        <w:t xml:space="preserve">כדרב</w:t>
      </w:r>
      <w:r w:rsidRPr="006F178A">
        <w:rPr>
          <w:rtl/>
        </w:rPr>
        <w:t xml:space="preserve"> שמעיה. דחזקה אין ב"ד של כהנים עומדים משם עד שיכלו כל מעות שבשופר [</w:t>
      </w:r>
      <w:ins w:id="90942" w:author="מנוע מכני" w:date="2026-10-11T12:04:40Z">
        <w:r>
          <w:rPr>
            <w:rtl/>
          </w:rPr>
          <w:t xml:space="preserve">ולא</w:t>
        </w:r>
      </w:ins>
      <w:del w:id="90943" w:author="מנוע מכני" w:date="2026-10-11T12:04:40Z">
        <w:r w:rsidRPr="006F178A">
          <w:rPr>
            <w:rtl/>
          </w:rPr>
          <w:delText xml:space="preserve">ולאו</w:delText>
        </w:r>
      </w:del>
      <w:r w:rsidRPr="006F178A">
        <w:rPr>
          <w:rtl/>
        </w:rPr>
        <w:t xml:space="preserve"> מטעמיה דשע"ש]</w:t>
      </w:r>
    </w:p>
    <w:p w:rsidR="005851B8" w:rsidRPr="00132755" w:rsidRDefault="005851B8" w:rsidP="005851B8">
      <w:pPr>
        <w:rPr>
          <w:rFonts w:cs="Guttman Vilna"/>
          <w:b/>
          <w:bCs/>
          <w:spacing w:val="-2"/>
          <w:rtl/>
        </w:rPr>
      </w:pPr>
      <w:r w:rsidRPr="00132755">
        <w:rPr>
          <w:rStyle w:val="afffe"/>
          <w:rFonts w:ascii="Fb Fontext" w:hAnsi="Fb Fontext"/>
          <w:b/>
          <w:spacing w:val="-2"/>
          <w:rtl/>
        </w:rPr>
        <w:t>ג.</w:t>
      </w:r>
      <w:r w:rsidRPr="00132755">
        <w:rPr>
          <w:spacing w:val="-2"/>
          <w:rtl/>
        </w:rPr>
        <w:t xml:space="preserve"> </w:t>
      </w:r>
      <w:r w:rsidRPr="00132755">
        <w:rPr>
          <w:rStyle w:val="2fb"/>
          <w:spacing w:val="-2"/>
          <w:rtl/>
        </w:rPr>
        <w:t xml:space="preserve">ר"ש</w:t>
      </w:r>
      <w:r w:rsidRPr="00132755">
        <w:rPr>
          <w:spacing w:val="-2"/>
          <w:rtl/>
        </w:rPr>
        <w:t xml:space="preserve"> מוכיח מהא דהאומר לחבירו צא ולקט לך תאנים מתאנתי אוכל מהן עראי, ומעשרן ודאי.</w:t>
      </w:r>
    </w:p>
    <w:p w:rsidR="005851B8" w:rsidRDefault="005851B8" w:rsidP="005851B8">
      <w:pPr>
        <w:rPr>
          <w:rtl/>
        </w:rPr>
      </w:pPr>
      <w:r w:rsidRPr="006F178A">
        <w:rPr>
          <w:rtl/>
        </w:rPr>
        <w:t xml:space="preserve">מלא לך כלכלה זה תאנים מתאנתי - אוכל מהן עראי, ומעשרן </w:t>
      </w:r>
      <w:ins w:id="92296" w:author="מנוע מכני" w:date="2026-10-11T12:04:40Z">
        <w:r>
          <w:rPr>
            <w:rtl/>
          </w:rPr>
          <w:t xml:space="preserve">דמה</w:t>
        </w:r>
      </w:ins>
      <w:del w:id="92297" w:author="מנוע מכני" w:date="2026-10-11T12:04:40Z">
        <w:r w:rsidRPr="006F178A">
          <w:rPr>
            <w:rtl/>
          </w:rPr>
          <w:delText xml:space="preserve">דמאי</w:delText>
        </w:r>
      </w:del>
      <w:r w:rsidRPr="006F178A">
        <w:rPr>
          <w:rtl/>
        </w:rPr>
        <w:t xml:space="preserve">. [שנתן שיעור ללקיטה]</w:t>
      </w:r>
    </w:p>
    <w:p>
      <w:pPr>
        <w:pStyle w:val="38"/>
        <w:rPr>
          <w:ins w:id="95318" w:author="מנוע מכני" w:date="2026-10-11T12:04:40Z"/>
        </w:rPr>
      </w:pPr>
      <w:r w:rsidRPr="006F178A">
        <w:t>לרבי</w:t>
      </w:r>
      <w:r w:rsidRPr="006F178A">
        <w:t xml:space="preserve">:</w:t>
      </w:r>
    </w:p>
    <w:p w:rsidR="005851B8" w:rsidRPr="009757B9" w:rsidRDefault="005851B8" w:rsidP="005851B8">
      <w:pPr>
        <w:rPr>
          <w:rFonts w:cs="Guttman Vilna"/>
          <w:b/>
          <w:bCs/>
          <w:rtl/>
        </w:rPr>
      </w:pPr>
      <w:del w:id="95319" w:author="מנוע מכני" w:date="2026-10-11T12:04:40Z">
        <w:r w:rsidRPr="006F178A">
          <w:rPr>
            <w:rtl/>
          </w:rPr>
          <w:delText xml:space="preserve"> </w:delText>
        </w:r>
      </w:del>
      <w:r w:rsidRPr="006F178A">
        <w:rPr>
          <w:rtl/>
        </w:rPr>
        <w:t xml:space="preserve">בד"א</w:t>
      </w:r>
      <w:r w:rsidRPr="006F178A">
        <w:rPr>
          <w:rtl/>
        </w:rPr>
        <w:t xml:space="preserve"> בעם הארץ, אבל בחבר - אוכל ואינו צריך לעשר.</w:t>
      </w:r>
    </w:p>
    <w:p>
      <w:pPr>
        <w:pStyle w:val="38"/>
        <w:rPr>
          <w:ins w:id="95320" w:author="מנוע מכני" w:date="2026-10-11T12:04:40Z"/>
        </w:rPr>
      </w:pPr>
      <w:r w:rsidRPr="006F178A">
        <w:t>לרשב"ג</w:t>
      </w:r>
      <w:r w:rsidRPr="006F178A">
        <w:t xml:space="preserve">:</w:t>
      </w:r>
    </w:p>
    <w:p w:rsidR="005851B8" w:rsidRPr="009757B9" w:rsidRDefault="005851B8" w:rsidP="005851B8">
      <w:pPr>
        <w:rPr>
          <w:rFonts w:cs="Guttman Vilna"/>
          <w:b/>
          <w:bCs/>
          <w:rtl/>
        </w:rPr>
      </w:pPr>
      <w:del w:id="95321" w:author="מנוע מכני" w:date="2026-10-11T12:04:40Z">
        <w:r w:rsidRPr="006F178A">
          <w:rPr>
            <w:rtl/>
          </w:rPr>
          <w:delText xml:space="preserve"> </w:delText>
        </w:r>
      </w:del>
      <w:r w:rsidRPr="006F178A">
        <w:rPr>
          <w:rtl/>
        </w:rPr>
        <w:t xml:space="preserve">בד"א</w:t>
      </w:r>
      <w:r w:rsidRPr="006F178A">
        <w:rPr>
          <w:rtl/>
        </w:rPr>
        <w:t xml:space="preserve"> בעם הארץ, אבל בחבר אינו אוכל עד שיעשר, לפי שלא נחשדו חברים לתרום שלא מן המוקף.</w:t>
      </w:r>
    </w:p>
    <w:p>
      <w:pPr>
        <w:pStyle w:val="38"/>
        <w:rPr>
          <w:ins w:id="95322" w:author="מנוע מכני" w:date="2026-10-11T12:04:40Z"/>
        </w:rPr>
      </w:pPr>
      <w:r w:rsidRPr="006F178A">
        <w:t xml:space="preserve">רבי:</w:t>
      </w:r>
    </w:p>
    <w:p w:rsidR="005851B8" w:rsidRPr="009757B9" w:rsidRDefault="005851B8" w:rsidP="005851B8">
      <w:pPr>
        <w:rPr>
          <w:rFonts w:cs="Guttman Vilna"/>
          <w:b/>
          <w:bCs/>
          <w:rtl/>
        </w:rPr>
      </w:pPr>
      <w:del w:id="95323" w:author="מנוע מכני" w:date="2026-10-11T12:04:40Z">
        <w:r w:rsidRPr="006F178A">
          <w:rPr>
            <w:rtl/>
          </w:rPr>
          <w:delText xml:space="preserve"> </w:delText>
        </w:r>
      </w:del>
      <w:r w:rsidRPr="006F178A">
        <w:rPr>
          <w:rtl/>
        </w:rPr>
        <w:t xml:space="preserve">נראין דברי מדברי אבא, מוטב שיחשדו חברים לתרום שלא מן המוקף, ולא יאכילו לעמי הארץ טבלים.</w:t>
      </w:r>
    </w:p>
    <w:p w:rsidR="005851B8" w:rsidRPr="00132755" w:rsidRDefault="005851B8" w:rsidP="005851B8">
      <w:pPr>
        <w:rPr>
          <w:rFonts w:cs="Guttman Vilna"/>
          <w:b/>
          <w:bCs/>
          <w:spacing w:val="-4"/>
          <w:rtl/>
        </w:rPr>
      </w:pPr>
      <w:r w:rsidRPr="00132755">
        <w:rPr>
          <w:rFonts w:hint="cs"/>
          <w:spacing w:val="-4"/>
          <w:rtl/>
        </w:rPr>
        <w:t>דווקא שם</w:t>
      </w:r>
      <w:r w:rsidRPr="00132755">
        <w:rPr>
          <w:spacing w:val="-4"/>
          <w:rtl/>
        </w:rPr>
        <w:t xml:space="preserve"> </w:t>
      </w:r>
      <w:ins w:id="90944" w:author="מנוע מכני" w:date="2026-10-11T12:04:40Z">
        <w:r>
          <w:rPr>
            <w:spacing w:val="-4"/>
            <w:rtl/>
          </w:rPr>
          <w:t xml:space="preserve">חלקו</w:t>
        </w:r>
      </w:ins>
      <w:del w:id="90945" w:author="מנוע מכני" w:date="2026-10-11T12:04:40Z">
        <w:r w:rsidRPr="00132755">
          <w:rPr>
            <w:spacing w:val="-4"/>
            <w:rtl/>
          </w:rPr>
          <w:delText xml:space="preserve">פליגי</w:delText>
        </w:r>
      </w:del>
      <w:r w:rsidRPr="00132755">
        <w:rPr>
          <w:spacing w:val="-4"/>
          <w:rtl/>
        </w:rPr>
        <w:t xml:space="preserve"> דמר סבר נחשדו, ומר סבר </w:t>
      </w:r>
      <w:r w:rsidRPr="00132755">
        <w:rPr>
          <w:spacing w:val="-4"/>
          <w:rtl/>
        </w:rPr>
        <w:t xml:space="preserve">לא</w:t>
      </w:r>
      <w:r w:rsidRPr="00132755">
        <w:rPr>
          <w:spacing w:val="-4"/>
          <w:rtl/>
        </w:rPr>
        <w:t xml:space="preserve"> נחשדו. אבל </w:t>
      </w:r>
      <w:r w:rsidRPr="00132755">
        <w:rPr>
          <w:rFonts w:hint="cs"/>
          <w:b/>
          <w:bCs/>
          <w:spacing w:val="-4"/>
          <w:rtl/>
        </w:rPr>
        <w:t>לכו</w:t>
      </w:r>
      <w:r w:rsidRPr="00132755">
        <w:rPr>
          <w:b/>
          <w:bCs/>
          <w:spacing w:val="-4"/>
          <w:rtl/>
        </w:rPr>
        <w:t>"</w:t>
      </w:r>
      <w:r w:rsidRPr="00132755">
        <w:rPr>
          <w:rFonts w:hint="cs"/>
          <w:b/>
          <w:bCs/>
          <w:spacing w:val="-4"/>
          <w:rtl/>
        </w:rPr>
        <w:t>ע</w:t>
      </w:r>
      <w:r w:rsidRPr="00132755">
        <w:rPr>
          <w:rFonts w:hint="cs"/>
          <w:spacing w:val="-4"/>
          <w:rtl/>
        </w:rPr>
        <w:t xml:space="preserve"> </w:t>
      </w:r>
      <w:r w:rsidRPr="00132755">
        <w:rPr>
          <w:spacing w:val="-4"/>
          <w:rtl/>
        </w:rPr>
        <w:t>- חזקה שליח עושה שליחותו.</w:t>
      </w:r>
    </w:p>
    <w:p w:rsidR="005851B8" w:rsidRPr="009757B9" w:rsidRDefault="005851B8" w:rsidP="005851B8">
      <w:pPr>
        <w:rPr>
          <w:rFonts w:cs="Guttman Vilna"/>
          <w:b/>
          <w:bCs/>
          <w:rtl/>
        </w:rPr>
      </w:pPr>
      <w:r w:rsidRPr="006F178A">
        <w:rPr>
          <w:rStyle w:val="2fb"/>
          <w:rtl/>
        </w:rPr>
        <w:t xml:space="preserve">ו</w:t>
      </w:r>
      <w:ins w:id="90001" w:author="מנוע מכני" w:date="2026-10-11T12:04:40Z">
        <w:r>
          <w:rPr>
            <w:rStyle w:val="2fb"/>
            <w:rtl/>
          </w:rPr>
          <w:t xml:space="preserve">ר"נ</w:t>
        </w:r>
      </w:ins>
      <w:del w:id="90002" w:author="מנוע מכני" w:date="2026-10-11T12:04:40Z">
        <w:r w:rsidRPr="006F178A">
          <w:rPr>
            <w:rtl/>
          </w:rPr>
          <w:delText xml:space="preserve">ר'נ</w:delText>
        </w:r>
      </w:del>
      <w:r w:rsidRPr="006F178A">
        <w:rPr>
          <w:rtl/>
        </w:rPr>
        <w:t xml:space="preserve"> </w:t>
      </w:r>
      <w:ins w:id="90946" w:author="מנוע מכני" w:date="2026-10-11T12:04:40Z">
        <w:r>
          <w:rPr>
            <w:rtl/>
          </w:rPr>
          <w:t xml:space="preserve">שם</w:t>
        </w:r>
      </w:ins>
      <w:del w:id="90947" w:author="מנוע מכני" w:date="2026-10-11T12:04:40Z">
        <w:r w:rsidRPr="006F178A">
          <w:rPr>
            <w:rtl/>
          </w:rPr>
          <w:delText xml:space="preserve">התם</w:delText>
        </w:r>
      </w:del>
      <w:r w:rsidRPr="006F178A">
        <w:rPr>
          <w:rtl/>
        </w:rPr>
        <w:t xml:space="preserve"> </w:t>
      </w:r>
      <w:r w:rsidRPr="006F178A">
        <w:rPr>
          <w:rStyle w:val="2fb"/>
          <w:rtl/>
        </w:rPr>
        <w:t xml:space="preserve">כדרב</w:t>
      </w:r>
      <w:r w:rsidRPr="006F178A">
        <w:rPr>
          <w:rtl/>
        </w:rPr>
        <w:t xml:space="preserve"> חנינא חוזאה, דחזקה הוא על חבר שאינו מוציא דבר שאינו מתוקן מתחת ידו.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2fb"/>
          <w:rFonts w:ascii="Fb Fontext" w:hAnsi="Fb Fontext"/>
          <w:rtl/>
        </w:rPr>
        <w:t xml:space="preserve">רבי</w:t>
      </w:r>
      <w:r w:rsidRPr="006F178A">
        <w:rPr>
          <w:rFonts w:ascii="Fb Fontext" w:hAnsi="Fb Fontext"/>
          <w:rtl/>
        </w:rPr>
        <w:t xml:space="preserve"> </w:t>
      </w:r>
      <w:r w:rsidRPr="006F178A">
        <w:rPr>
          <w:rFonts w:ascii="Fb Fontext" w:hAnsi="Fb Fontext"/>
          <w:rtl/>
        </w:rPr>
        <w:t xml:space="preserve">בד"א</w:t>
      </w:r>
      <w:r w:rsidRPr="006F178A">
        <w:rPr>
          <w:rFonts w:ascii="Fb Fontext" w:hAnsi="Fb Fontext"/>
          <w:rtl/>
        </w:rPr>
        <w:t xml:space="preserve"> בעם הארץ, אבל בחבר - אוכל ואינו צריך לעשר.</w:t>
      </w:r>
    </w:p>
    <w:p w:rsidR="005851B8" w:rsidRDefault="005851B8" w:rsidP="005851B8">
      <w:pPr>
        <w:rPr>
          <w:rtl/>
        </w:rPr>
      </w:pPr>
      <w:r w:rsidRPr="006F178A">
        <w:rPr>
          <w:rtl/>
        </w:rPr>
        <w:t xml:space="preserve">רישא מיירי בעם הארץ שאמר לחבר [דאל"ה </w:t>
      </w:r>
      <w:r w:rsidRPr="006F178A">
        <w:rPr>
          <w:rtl/>
        </w:rPr>
        <w:t xml:space="preserve">לא</w:t>
      </w:r>
      <w:r w:rsidRPr="006F178A">
        <w:rPr>
          <w:rtl/>
        </w:rPr>
        <w:t xml:space="preserve"> ציית עם הארץ]</w:t>
      </w:r>
    </w:p>
    <w:p>
      <w:pPr>
        <w:pStyle w:val="38"/>
        <w:rPr>
          <w:ins w:id="95324" w:author="מנוע מכני" w:date="2026-10-11T12:04:40Z"/>
        </w:rPr>
      </w:pPr>
      <w:r w:rsidRPr="00132755">
        <w:t xml:space="preserve">וסיפא</w:t>
      </w:r>
    </w:p>
    <w:p w:rsidR="005851B8" w:rsidRPr="00132755" w:rsidRDefault="005851B8" w:rsidP="005851B8">
      <w:pPr>
        <w:rPr>
          <w:spacing w:val="-2"/>
          <w:rtl/>
        </w:rPr>
      </w:pPr>
      <w:del w:id="95325" w:author="מנוע מכני" w:date="2026-10-11T12:04:40Z">
        <w:r w:rsidRPr="00132755">
          <w:rPr>
            <w:spacing w:val="-2"/>
            <w:rtl/>
          </w:rPr>
          <w:delText xml:space="preserve"> </w:delText>
        </w:r>
      </w:del>
      <w:r w:rsidRPr="00132755">
        <w:rPr>
          <w:spacing w:val="-2"/>
          <w:rtl/>
        </w:rPr>
        <w:t xml:space="preserve">בחבר שאמר לעם הארץ וחבר אחר שומעו [דלהדיא </w:t>
      </w:r>
      <w:r w:rsidRPr="00132755">
        <w:rPr>
          <w:spacing w:val="-2"/>
          <w:rtl/>
        </w:rPr>
        <w:t xml:space="preserve">אמר</w:t>
      </w:r>
      <w:r w:rsidRPr="00132755">
        <w:rPr>
          <w:spacing w:val="-2"/>
          <w:rtl/>
        </w:rPr>
        <w:t xml:space="preserve"> דאל יאכילו לעמי הארץ טבלין]</w:t>
      </w:r>
    </w:p>
    <w:p>
      <w:pPr>
        <w:pStyle w:val="38"/>
        <w:rPr>
          <w:ins w:id="95326" w:author="מנוע מכני" w:date="2026-10-11T12:04:40Z"/>
        </w:rPr>
      </w:pPr>
      <w:ins w:id="90948" w:author="מנוע מכני" w:date="2026-10-11T12:04:40Z">
        <w:r>
          <w:t xml:space="preserve">וחלקו</w:t>
        </w:r>
      </w:ins>
      <w:del w:id="90949" w:author="מנוע מכני" w:date="2026-10-11T12:04:40Z">
        <w:r w:rsidRPr="006F178A">
          <w:delText xml:space="preserve">ופליגי</w:delText>
        </w:r>
      </w:del>
      <w:r w:rsidRPr="006F178A">
        <w:t xml:space="preserve"> דרבי סבר:</w:t>
      </w:r>
    </w:p>
    <w:p w:rsidR="005851B8" w:rsidRPr="006F178A" w:rsidRDefault="005851B8" w:rsidP="005851B8">
      <w:pPr>
        <w:rPr>
          <w:rtl/>
        </w:rPr>
      </w:pPr>
      <w:del w:id="95327" w:author="מנוע מכני" w:date="2026-10-11T12:04:40Z">
        <w:r w:rsidRPr="006F178A">
          <w:rPr>
            <w:rtl/>
          </w:rPr>
          <w:delText xml:space="preserve"> </w:delText>
        </w:r>
      </w:del>
      <w:r w:rsidRPr="006F178A">
        <w:rPr>
          <w:rtl/>
        </w:rPr>
        <w:t xml:space="preserve">ניחא </w:t>
      </w:r>
      <w:ins w:id="92298" w:author="מנוע מכני" w:date="2026-10-11T12:04:40Z">
        <w:r>
          <w:rPr>
            <w:rtl/>
          </w:rPr>
          <w:t xml:space="preserve">לו</w:t>
        </w:r>
      </w:ins>
      <w:del w:id="92299" w:author="מנוע מכני" w:date="2026-10-11T12:04:40Z">
        <w:r w:rsidRPr="006F178A">
          <w:rPr>
            <w:rtl/>
          </w:rPr>
          <w:delText xml:space="preserve">ליה</w:delText>
        </w:r>
      </w:del>
      <w:r w:rsidRPr="006F178A">
        <w:rPr>
          <w:rtl/>
        </w:rPr>
        <w:t xml:space="preserve"> לחבר </w:t>
      </w:r>
      <w:ins w:id="94294" w:author="מנוע מכני" w:date="2026-10-11T12:04:40Z">
        <w:r>
          <w:rPr>
            <w:rtl/>
          </w:rPr>
          <w:t xml:space="preserve">דלעשה</w:t>
        </w:r>
      </w:ins>
      <w:del w:id="94295" w:author="מנוע מכני" w:date="2026-10-11T12:04:40Z">
        <w:r w:rsidRPr="006F178A">
          <w:rPr>
            <w:rtl/>
          </w:rPr>
          <w:delText xml:space="preserve">דלעביד</w:delText>
        </w:r>
      </w:del>
      <w:r w:rsidRPr="006F178A">
        <w:rPr>
          <w:rtl/>
        </w:rPr>
        <w:t xml:space="preserve"> הוא איסורא קלילא [לתרום שלא מן המוקף] ולא ליעבד עם הארץ איסורא </w:t>
      </w:r>
      <w:r w:rsidRPr="006F178A">
        <w:rPr>
          <w:rStyle w:val="2fb"/>
          <w:rtl/>
        </w:rPr>
        <w:t xml:space="preserve">רבה</w:t>
      </w:r>
      <w:r w:rsidRPr="006F178A">
        <w:rPr>
          <w:rtl/>
        </w:rPr>
        <w:t xml:space="preserve">.</w:t>
      </w:r>
    </w:p>
    <w:p w:rsidR="005851B8" w:rsidRPr="00132755" w:rsidRDefault="005851B8" w:rsidP="005851B8">
      <w:pPr>
        <w:rPr>
          <w:spacing w:val="-6"/>
          <w:rtl/>
        </w:rPr>
      </w:pPr>
      <w:r w:rsidRPr="00132755">
        <w:rPr>
          <w:rStyle w:val="2fb"/>
          <w:spacing w:val="-6"/>
          <w:rtl/>
        </w:rPr>
        <w:lastRenderedPageBreak/>
        <w:t xml:space="preserve">ורשב"ג</w:t>
      </w:r>
      <w:r w:rsidRPr="00132755">
        <w:rPr>
          <w:spacing w:val="-6"/>
          <w:rtl/>
        </w:rPr>
        <w:lastRenderedPageBreak/>
        <w:t xml:space="preserve"> </w:t>
      </w:r>
      <w:ins w:id="93930" w:author="מנוע מכני" w:date="2026-10-11T12:04:40Z">
        <w:r>
          <w:rPr>
            <w:spacing w:val="-6"/>
            <w:rtl/>
          </w:rPr>
          <w:t xml:space="preserve">סבר</w:t>
        </w:r>
      </w:ins>
      <w:del w:id="93931" w:author="מנוע מכני" w:date="2026-10-11T12:04:40Z">
        <w:r w:rsidRPr="00132755">
          <w:rPr>
            <w:spacing w:val="-6"/>
            <w:rtl/>
          </w:rPr>
          <w:lastRenderedPageBreak/>
          <w:delText xml:space="preserve">ס"ל</w:delText>
        </w:r>
      </w:del>
      <w:r w:rsidRPr="00132755">
        <w:rPr>
          <w:spacing w:val="-6"/>
          <w:rtl/>
        </w:rPr>
        <w:lastRenderedPageBreak/>
        <w:t xml:space="preserve"> ניחא </w:t>
      </w:r>
      <w:ins w:id="92300" w:author="מנוע מכני" w:date="2026-10-11T12:04:40Z">
        <w:r>
          <w:rPr>
            <w:spacing w:val="-6"/>
            <w:rtl/>
          </w:rPr>
          <w:t xml:space="preserve">לו</w:t>
        </w:r>
      </w:ins>
      <w:del w:id="92301" w:author="מנוע מכני" w:date="2026-10-11T12:04:40Z">
        <w:r w:rsidRPr="00132755">
          <w:rPr>
            <w:spacing w:val="-6"/>
            <w:rtl/>
          </w:rPr>
          <w:lastRenderedPageBreak/>
          <w:delText xml:space="preserve">ליה</w:delText>
        </w:r>
      </w:del>
      <w:r w:rsidRPr="00132755">
        <w:rPr>
          <w:spacing w:val="-6"/>
          <w:rtl/>
        </w:rPr>
        <w:lastRenderedPageBreak/>
        <w:t xml:space="preserve"> לחבר </w:t>
      </w:r>
      <w:ins w:id="90155" w:author="Claude - סמנטי" w:date="2026-10-11T12:19:31Z">
        <w:r>
          <w:rPr>
            <w:spacing w:val="-6"/>
            <w:rtl/>
          </w:rPr>
          <w:t xml:space="preserve">שיעשה</w:t>
        </w:r>
      </w:ins>
      <w:del w:id="90156" w:author="Claude - סמנטי" w:date="2026-10-11T12:19:31Z">
        <w:r w:rsidRPr="00132755">
          <w:rPr>
            <w:spacing w:val="-6"/>
            <w:rtl/>
          </w:rPr>
          <w:lastRenderedPageBreak/>
          <w:delText xml:space="preserve">דליעבד</w:delText>
        </w:r>
      </w:del>
      <w:r w:rsidRPr="00132755">
        <w:rPr>
          <w:spacing w:val="-6"/>
          <w:rtl/>
        </w:rPr>
        <w:lastRenderedPageBreak/>
        <w:t xml:space="preserve"> עם הארץ איסורא </w:t>
      </w:r>
      <w:r w:rsidRPr="00132755">
        <w:rPr>
          <w:rStyle w:val="2fb"/>
          <w:spacing w:val="-6"/>
          <w:rtl/>
        </w:rPr>
        <w:lastRenderedPageBreak/>
        <w:t xml:space="preserve">רבה</w:t>
      </w:r>
      <w:r w:rsidRPr="00132755">
        <w:rPr>
          <w:spacing w:val="-6"/>
          <w:rtl/>
        </w:rPr>
        <w:lastRenderedPageBreak/>
        <w:t xml:space="preserve">, </w:t>
      </w:r>
      <w:ins w:id="94538" w:author="מנוע מכני" w:date="2026-10-11T12:04:40Z">
        <w:r>
          <w:rPr>
            <w:spacing w:val="-6"/>
            <w:rtl/>
          </w:rPr>
          <w:t xml:space="preserve">והוא</w:t>
        </w:r>
      </w:ins>
      <w:del w:id="94539" w:author="מנוע מכני" w:date="2026-10-11T12:04:40Z">
        <w:r w:rsidRPr="00132755">
          <w:rPr>
            <w:spacing w:val="-6"/>
            <w:rtl/>
          </w:rPr>
          <w:lastRenderedPageBreak/>
          <w:delText xml:space="preserve">ואיהו</w:delText>
        </w:r>
      </w:del>
      <w:r w:rsidRPr="00132755">
        <w:rPr>
          <w:spacing w:val="-6"/>
          <w:rtl/>
        </w:rPr>
        <w:lastRenderedPageBreak/>
        <w:t xml:space="preserve"> </w:t>
      </w:r>
      <w:ins w:id="90192" w:author="מנוע מכני" w:date="2026-10-11T12:04:40Z">
        <w:r>
          <w:rPr>
            <w:spacing w:val="-6"/>
            <w:rtl/>
          </w:rPr>
          <w:t xml:space="preserve">אפי'</w:t>
        </w:r>
      </w:ins>
      <w:del w:id="90193" w:author="מנוע מכני" w:date="2026-10-11T12:04:40Z">
        <w:r w:rsidRPr="00132755">
          <w:rPr>
            <w:spacing w:val="-6"/>
            <w:rtl/>
          </w:rPr>
          <w:lastRenderedPageBreak/>
          <w:delText xml:space="preserve">אפילו</w:delText>
        </w:r>
      </w:del>
      <w:r w:rsidRPr="00132755">
        <w:rPr>
          <w:spacing w:val="-6"/>
          <w:rtl/>
        </w:rPr>
        <w:lastRenderedPageBreak/>
        <w:t xml:space="preserve"> איסורא קלילא </w:t>
      </w:r>
      <w:r w:rsidRPr="00132755">
        <w:rPr>
          <w:spacing w:val="-6"/>
          <w:rtl/>
        </w:rPr>
        <w:lastRenderedPageBreak/>
        <w:t xml:space="preserve">לא</w:t>
      </w:r>
      <w:r w:rsidRPr="00132755">
        <w:rPr>
          <w:spacing w:val="-6"/>
          <w:rtl/>
        </w:rPr>
        <w:lastRenderedPageBreak/>
        <w:t xml:space="preserve"> ליעבד.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לב:</w:t>
      </w:r>
    </w:p>
    <w:p>
      <w:pPr>
        <w:pStyle w:val="MishnaBatzad"/>
        <w:rPr>
          <w:ins w:id="20277" w:author="קלוד" w:date="2026-10-11T09:07:28Z"/>
        </w:rPr>
      </w:pPr>
      <w:ins w:id="20276" w:author="קלוד" w:date="2026-10-11T09:07:28Z">
        <w:r>
          <w:t xml:space="preserve">משנה ג</w:t>
        </w:r>
      </w:ins>
    </w:p>
    <w:p w:rsidR="005851B8" w:rsidRPr="00E62A50" w:rsidRDefault="005851B8" w:rsidP="005851B8">
      <w:pPr>
        <w:pStyle w:val="afff9"/>
        <w:rPr>
          <w:del w:id="20111" w:author="קלוד" w:date="2026-10-11T09:07:28Z"/>
          <w:rtl/>
        </w:rPr>
      </w:pPr>
      <w:del w:id="20110" w:author="קלוד" w:date="2026-10-11T09:07:28Z">
        <w:r w:rsidRPr="00E62A50">
          <w:rPr>
            <w:sz w:val="20"/>
            <w:rtl/>
          </w:rPr>
          <w:delText xml:space="preserve"> משנה.</w:delText>
        </w:r>
      </w:del>
    </w:p>
    <w:p w:rsidR="005851B8" w:rsidRPr="00E62A50" w:rsidRDefault="005851B8" w:rsidP="005851B8">
      <w:pPr>
        <w:pStyle w:val="afff9"/>
        <w:spacing w:before="120"/>
        <w:rPr>
          <w:rtl/>
        </w:rPr>
        <w:pPrChange w:id="90016" w:author="קלוד" w:date="2026-10-11T12:09:42Z">
          <w:pPr>
            <w:pStyle w:val="afff9"/>
          </w:pPr>
        </w:pPrChange>
      </w:pPr>
      <w:r w:rsidRPr="00E62A50">
        <w:rPr>
          <w:rtl/>
        </w:rPr>
        <w:t>נתנו באילן, למעלה מי' טפחים - אין עירובו עירוב.</w:t>
      </w:r>
    </w:p>
    <w:p w:rsidR="005851B8" w:rsidRPr="00E62A50" w:rsidRDefault="005851B8" w:rsidP="005851B8">
      <w:pPr>
        <w:pStyle w:val="afff9"/>
        <w:rPr>
          <w:rtl/>
        </w:rPr>
      </w:pPr>
      <w:r w:rsidRPr="00E62A50">
        <w:rPr>
          <w:rtl/>
        </w:rPr>
        <w:t>למטה מי' טפחים - עירובו עירוב.</w:t>
      </w:r>
    </w:p>
    <w:p w:rsidR="005851B8" w:rsidRPr="00E62A50" w:rsidRDefault="005851B8" w:rsidP="005851B8">
      <w:pPr>
        <w:pStyle w:val="afff9"/>
        <w:rPr>
          <w:rtl/>
        </w:rPr>
      </w:pPr>
      <w:r w:rsidRPr="00E62A50">
        <w:rPr>
          <w:rtl/>
        </w:rPr>
        <w:t>נתנו בבור, אפילו עמוק מאה אמה - עירובו עירוב.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99" w:author="קלוד" w:date="2026-10-11T12:24:08Z"/>
        </w:rPr>
      </w:pPr>
      <w:ins w:id="90500" w:author="קלוד" w:date="2026-10-11T12:24:08Z">
        <w:r>
          <w:rPr>
            <w:color w:val="7B3F00"/>
          </w:rPr>
          <w:t xml:space="preserve">עירוב באילן - למעלה מעשרה טפחים לרבי</w:t>
        </w:r>
      </w:ins>
    </w:p>
    <w:p w:rsidR="005851B8" w:rsidRPr="006F178A" w:rsidRDefault="005851B8" w:rsidP="005851B8">
      <w:pPr>
        <w:rPr>
          <w:rtl/>
        </w:rPr>
      </w:pPr>
      <w:ins w:id="92302" w:author="מנוע מכני" w:date="2026-10-11T12:04:40Z">
        <w:r>
          <w:rPr>
            <w:rFonts w:ascii="Fb Fontext" w:hAnsi="Fb Fontext"/>
            <w:rtl/>
          </w:rPr>
          <w:t xml:space="preserve">זה</w:t>
        </w:r>
      </w:ins>
      <w:del w:id="92303" w:author="מנוע מכני" w:date="2026-10-11T12:04:40Z">
        <w:r w:rsidRPr="006F178A">
          <w:rPr>
            <w:rFonts w:ascii="Fb Fontext" w:hAnsi="Fb Fontext"/>
            <w:rtl/>
          </w:rPr>
          <w:delText xml:space="preserve">האי</w:delText>
        </w:r>
      </w:del>
      <w:r w:rsidRPr="006F178A">
        <w:rPr>
          <w:rFonts w:ascii="Fb Fontext" w:hAnsi="Fb Fontext"/>
          <w:rtl/>
        </w:rPr>
        <w:t xml:space="preserve"> אילן מיירי </w:t>
      </w:r>
      <w:r w:rsidRPr="006F178A">
        <w:rPr>
          <w:rFonts w:ascii="Fb Fontext" w:hAnsi="Fb Fontext"/>
          <w:rtl/>
        </w:rPr>
        <w:t xml:space="preserve">ברה"ר</w:t>
      </w:r>
      <w:r w:rsidRPr="006F178A">
        <w:rPr>
          <w:rFonts w:ascii="Fb Fontext" w:hAnsi="Fb Fontext"/>
          <w:rtl/>
        </w:rPr>
        <w:t xml:space="preserve"> גבוה י' ורחב ד' [</w:t>
      </w:r>
      <w:r w:rsidRPr="006F178A">
        <w:rPr>
          <w:rFonts w:ascii="Fb Fontext" w:hAnsi="Fb Fontext"/>
          <w:rtl/>
        </w:rPr>
        <w:t xml:space="preserve">דברה"י</w:t>
      </w:r>
      <w:r w:rsidRPr="006F178A">
        <w:rPr>
          <w:rFonts w:ascii="Fb Fontext" w:hAnsi="Fb Fontext"/>
          <w:rtl/>
        </w:rPr>
        <w:t xml:space="preserve"> עולה עד לרקיע] ומתכון לשבות למטה [דבלמעלה הוא ועירובו במקום חד.</w:t>
      </w:r>
    </w:p>
    <w:p w:rsidR="005851B8" w:rsidRPr="006F178A" w:rsidRDefault="005851B8" w:rsidP="005851B8">
      <w:pPr>
        <w:rPr>
          <w:rtl/>
        </w:rPr>
      </w:pPr>
      <w:r w:rsidRPr="006F178A">
        <w:rPr>
          <w:rStyle w:val="2fb"/>
          <w:rtl/>
        </w:rPr>
        <w:t xml:space="preserve">ורבי</w:t>
      </w:r>
      <w:r w:rsidRPr="006F178A">
        <w:rPr>
          <w:rtl/>
        </w:rPr>
        <w:t xml:space="preserve"> היא דכל דבר שהוא משום שבות [להשתמש באילן] </w:t>
      </w:r>
      <w:r w:rsidRPr="006F178A">
        <w:rPr>
          <w:rtl/>
        </w:rPr>
        <w:t xml:space="preserve">לא</w:t>
      </w:r>
      <w:r w:rsidRPr="006F178A">
        <w:rPr>
          <w:rtl/>
        </w:rPr>
        <w:t xml:space="preserve"> גזרו עליו בין השמשות.</w:t>
      </w:r>
    </w:p>
    <w:p w:rsidR="005851B8" w:rsidRPr="006F178A" w:rsidRDefault="005851B8" w:rsidP="005851B8">
      <w:pPr>
        <w:rPr>
          <w:rtl/>
        </w:rPr>
      </w:pPr>
      <w:r w:rsidRPr="006F178A">
        <w:rPr>
          <w:rtl/>
        </w:rPr>
        <w:t xml:space="preserve">ואהך </w:t>
      </w:r>
      <w:r w:rsidRPr="006F178A">
        <w:rPr>
          <w:rtl/>
        </w:rPr>
        <w:t xml:space="preserve">אמר</w:t>
      </w:r>
      <w:r w:rsidRPr="006F178A">
        <w:rPr>
          <w:rtl/>
        </w:rPr>
        <w:t xml:space="preserve"> </w:t>
      </w:r>
      <w:r w:rsidRPr="006F178A">
        <w:rPr>
          <w:rStyle w:val="2fb"/>
          <w:rtl/>
        </w:rPr>
        <w:t xml:space="preserve">ר"נ</w:t>
      </w:r>
      <w:r w:rsidRPr="006F178A">
        <w:rPr>
          <w:rtl/>
        </w:rPr>
        <w:t xml:space="preserve"> להנהו אמוראי ישר וכן </w:t>
      </w:r>
      <w:r w:rsidRPr="006F178A">
        <w:rPr>
          <w:rtl/>
        </w:rPr>
        <w:t xml:space="preserve">אמר</w:t>
      </w:r>
      <w:r w:rsidRPr="006F178A">
        <w:rPr>
          <w:rtl/>
        </w:rPr>
        <w:t xml:space="preserve"> </w:t>
      </w:r>
      <w:r w:rsidRPr="006F178A">
        <w:rPr>
          <w:rStyle w:val="2fb"/>
          <w:rtl/>
        </w:rPr>
        <w:t xml:space="preserve">שמואל</w:t>
      </w:r>
      <w:r w:rsidRPr="006F178A">
        <w:rPr>
          <w:rtl/>
        </w:rPr>
        <w:t xml:space="preserve"> | וכן קבעו בגמ' בפירוש המשנה.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לג.</w:t>
      </w:r>
    </w:p>
    <w:p>
      <w:pPr>
        <w:pStyle w:val="38"/>
        <w:rPr>
          <w:ins w:id="95328" w:author="מנוע מכני" w:date="2026-10-11T12:04:40Z"/>
        </w:rPr>
      </w:pPr>
      <w:r w:rsidRPr="00D94B4B">
        <w:t>רבא</w:t>
      </w:r>
      <w:r w:rsidRPr="006F178A">
        <w:t xml:space="preserve">:</w:t>
      </w:r>
    </w:p>
    <w:p w:rsidR="005851B8" w:rsidRDefault="005851B8" w:rsidP="005851B8">
      <w:pPr>
        <w:rPr>
          <w:rFonts w:ascii="Fb Fontext" w:hAnsi="Fb Fontext"/>
          <w:rtl/>
        </w:rPr>
      </w:pPr>
      <w:del w:id="95329" w:author="מנוע מכני" w:date="2026-10-11T12:04:40Z">
        <w:r w:rsidRPr="006F178A">
          <w:rPr>
            <w:rFonts w:ascii="Fb Fontext" w:hAnsi="Fb Fontext"/>
            <w:rtl/>
          </w:rPr>
          <w:delText xml:space="preserve"> </w:delText>
        </w:r>
      </w:del>
      <w:ins w:id="90950" w:author="מנוע מכני" w:date="2026-10-11T12:04:40Z">
        <w:r>
          <w:rPr>
            <w:rFonts w:ascii="Fb Fontext" w:hAnsi="Fb Fontext"/>
            <w:rtl/>
          </w:rPr>
          <w:t xml:space="preserve">כאן</w:t>
        </w:r>
      </w:ins>
      <w:del w:id="90951" w:author="מנוע מכני" w:date="2026-10-11T12:04:40Z">
        <w:r w:rsidRPr="006F178A">
          <w:rPr>
            <w:rFonts w:ascii="Fb Fontext" w:hAnsi="Fb Fontext"/>
            <w:rtl/>
          </w:rPr>
          <w:delText xml:space="preserve">הכא</w:delText>
        </w:r>
      </w:del>
      <w:r w:rsidRPr="006F178A">
        <w:rPr>
          <w:rFonts w:ascii="Fb Fontext" w:hAnsi="Fb Fontext"/>
          <w:rtl/>
        </w:rPr>
        <w:t xml:space="preserve"> מיירי באילן העומד חוץ לעיבורה של עיר [שבעים אמה ושני שליש מחומת העיר]</w:t>
      </w:r>
    </w:p>
    <w:p w:rsidR="005851B8" w:rsidRDefault="005851B8" w:rsidP="005851B8">
      <w:pPr>
        <w:rPr>
          <w:rtl/>
        </w:rPr>
      </w:pPr>
      <w:ins w:id="93588" w:author="מנוע מכני" w:date="2026-10-11T12:04:40Z">
        <w:r>
          <w:rPr>
            <w:rtl/>
          </w:rPr>
          <w:t xml:space="preserve">דאם </w:t>
        </w:r>
      </w:ins>
      <w:del w:id="93589" w:author="מנוע מכני" w:date="2026-10-11T12:04:40Z">
        <w:r w:rsidRPr="006F178A">
          <w:rPr>
            <w:rtl/>
          </w:rPr>
          <w:delText xml:space="preserve">דאי </w:delText>
        </w:r>
      </w:del>
      <w:r w:rsidRPr="006F178A">
        <w:rPr>
          <w:rtl/>
        </w:rPr>
        <w:t xml:space="preserve">בעומד תוך עיבורה של עיר </w:t>
      </w:r>
      <w:r>
        <w:rPr>
          <w:rtl/>
        </w:rPr>
        <w:t>אפי'</w:t>
      </w:r>
      <w:r w:rsidRPr="006F178A">
        <w:rPr>
          <w:rtl/>
        </w:rPr>
        <w:t xml:space="preserve"> למעלה מי' </w:t>
      </w:r>
      <w:r w:rsidRPr="006F178A">
        <w:rPr>
          <w:rtl/>
        </w:rPr>
        <w:t xml:space="preserve">הר"ז</w:t>
      </w:r>
      <w:r w:rsidRPr="006F178A">
        <w:rPr>
          <w:rtl/>
        </w:rPr>
        <w:t xml:space="preserve"> עירוב דכמאן דמליא דמי [כל מה שבתוך המחיצות כגובהם]</w:t>
      </w:r>
    </w:p>
    <w:p w:rsidR="005851B8" w:rsidRPr="006F178A" w:rsidRDefault="005851B8" w:rsidP="005851B8">
      <w:pPr>
        <w:rPr>
          <w:rtl/>
        </w:rPr>
      </w:pPr>
      <w:r w:rsidRPr="006F178A">
        <w:rPr>
          <w:rtl/>
        </w:rPr>
        <w:t xml:space="preserve">ומיירי באילן הנוטה חוץ לד' אמות [</w:t>
      </w:r>
      <w:ins w:id="92304" w:author="מנוע מכני" w:date="2026-10-11T12:04:40Z">
        <w:r>
          <w:rPr>
            <w:rtl/>
          </w:rPr>
          <w:t xml:space="preserve">ולכך</w:t>
        </w:r>
      </w:ins>
      <w:del w:id="92305" w:author="מנוע מכני" w:date="2026-10-11T12:04:40Z">
        <w:r w:rsidRPr="006F178A">
          <w:rPr>
            <w:rtl/>
          </w:rPr>
          <w:delText xml:space="preserve">ולהכי</w:delText>
        </w:r>
      </w:del>
      <w:r w:rsidRPr="006F178A">
        <w:rPr>
          <w:rtl/>
        </w:rPr>
        <w:t xml:space="preserve"> </w:t>
      </w:r>
      <w:r w:rsidRPr="006F178A">
        <w:rPr>
          <w:rtl/>
        </w:rPr>
        <w:t xml:space="preserve">לא</w:t>
      </w:r>
      <w:r w:rsidRPr="006F178A">
        <w:rPr>
          <w:rtl/>
        </w:rPr>
        <w:t xml:space="preserve"> הוי </w:t>
      </w:r>
      <w:r w:rsidRPr="006F178A">
        <w:rPr>
          <w:rtl/>
        </w:rPr>
        <w:t xml:space="preserve">רה"י</w:t>
      </w:r>
      <w:r w:rsidRPr="006F178A">
        <w:rPr>
          <w:rtl/>
        </w:rPr>
        <w:t xml:space="preserve"> עד לרקיע] ונתכוין לשבות בעיקרו. והיינו שלא </w:t>
      </w:r>
      <w:r w:rsidRPr="006F178A">
        <w:rPr>
          <w:rtl/>
        </w:rPr>
        <w:t xml:space="preserve">בד"א</w:t>
      </w:r>
      <w:r w:rsidRPr="006F178A">
        <w:rPr>
          <w:rtl/>
        </w:rPr>
        <w:t xml:space="preserve">.</w:t>
      </w:r>
    </w:p>
    <w:p>
      <w:pPr>
        <w:pStyle w:val="38"/>
        <w:rPr>
          <w:ins w:id="95330" w:author="מנוע מכני" w:date="2026-10-11T12:04:40Z"/>
        </w:rPr>
      </w:pPr>
      <w:r w:rsidRPr="006F178A">
        <w:t xml:space="preserve">והך</w:t>
      </w:r>
    </w:p>
    <w:p w:rsidR="005851B8" w:rsidRPr="006F178A" w:rsidRDefault="005851B8" w:rsidP="005851B8">
      <w:pPr>
        <w:rPr>
          <w:rtl/>
        </w:rPr>
      </w:pPr>
      <w:del w:id="95331" w:author="מנוע מכני" w:date="2026-10-11T12:04:40Z">
        <w:r w:rsidRPr="006F178A">
          <w:rPr>
            <w:rtl/>
          </w:rPr>
          <w:delText xml:space="preserve"> </w:delText>
        </w:r>
      </w:del>
      <w:r w:rsidRPr="006F178A">
        <w:rPr>
          <w:rtl/>
        </w:rPr>
        <w:t xml:space="preserve">דלמעלה ולמטה דמתני' מיירי בענף דהדר זקיף ובהניח עליו למעלה מי' </w:t>
      </w:r>
      <w:r w:rsidRPr="006F178A">
        <w:rPr>
          <w:rtl/>
        </w:rPr>
        <w:t xml:space="preserve">לא</w:t>
      </w:r>
      <w:r w:rsidRPr="006F178A">
        <w:rPr>
          <w:rtl/>
        </w:rPr>
        <w:t xml:space="preserve"> </w:t>
      </w:r>
      <w:ins w:id="92306" w:author="מנוע מכני" w:date="2026-10-11T12:04:40Z">
        <w:r>
          <w:rPr>
            <w:rtl/>
          </w:rPr>
          <w:t xml:space="preserve">מאלו</w:t>
        </w:r>
      </w:ins>
      <w:del w:id="92307" w:author="מנוע מכני" w:date="2026-10-11T12:04:40Z">
        <w:r w:rsidRPr="006F178A">
          <w:rPr>
            <w:rtl/>
          </w:rPr>
          <w:delText xml:space="preserve">מהני</w:delText>
        </w:r>
      </w:del>
      <w:r w:rsidRPr="006F178A">
        <w:rPr>
          <w:rtl/>
        </w:rPr>
        <w:t xml:space="preserve">.</w:t>
      </w:r>
    </w:p>
    <w:p w:rsidR="005851B8" w:rsidRPr="006F178A" w:rsidRDefault="005851B8" w:rsidP="005851B8">
      <w:pPr>
        <w:rPr>
          <w:rtl/>
        </w:rPr>
      </w:pPr>
      <w:r w:rsidRPr="006F178A">
        <w:rPr>
          <w:rtl/>
        </w:rPr>
        <w:t>ואינו יכול להביאו דרך אויר שלו [מצד כרמלית] דמיירי כשרבים מכתפין עליו.</w:t>
      </w:r>
    </w:p>
    <w:p w:rsidR="005851B8" w:rsidRPr="006F178A" w:rsidRDefault="005851B8" w:rsidP="005851B8">
      <w:pPr>
        <w:rPr>
          <w:rtl/>
        </w:rPr>
      </w:pPr>
      <w:r w:rsidRPr="006F178A">
        <w:rPr>
          <w:rStyle w:val="2fb"/>
          <w:rtl/>
        </w:rPr>
        <w:t xml:space="preserve">וכדעולא</w:t>
      </w:r>
      <w:r w:rsidRPr="006F178A">
        <w:rPr>
          <w:rtl/>
        </w:rPr>
        <w:t xml:space="preserve">. דעמוד תשעה ברשות הרבים ורבים מכתפין עליו, וזרק ונח על גביו - חייב.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Default="005851B8" w:rsidP="005851B8">
      <w:pPr>
        <w:rPr>
          <w:rFonts w:ascii="Fb Fontext" w:hAnsi="Fb Fontext"/>
          <w:rtl/>
        </w:rPr>
      </w:pPr>
      <w:ins w:id="92308" w:author="מנוע מכני" w:date="2026-10-11T12:04:40Z">
        <w:r>
          <w:rPr>
            <w:rFonts w:ascii="Fb Fontext" w:hAnsi="Fb Fontext"/>
            <w:rtl/>
          </w:rPr>
          <w:t xml:space="preserve">מה</w:t>
        </w:r>
      </w:ins>
      <w:del w:id="92309" w:author="מנוע מכני" w:date="2026-10-11T12:04:40Z">
        <w:r w:rsidRPr="006F178A">
          <w:rPr>
            <w:rFonts w:ascii="Fb Fontext" w:hAnsi="Fb Fontext"/>
            <w:rtl/>
          </w:rPr>
          <w:delText xml:space="preserve">מאי</w:delText>
        </w:r>
      </w:del>
      <w:r w:rsidRPr="006F178A">
        <w:rPr>
          <w:rFonts w:ascii="Fb Fontext" w:hAnsi="Fb Fontext"/>
          <w:rtl/>
        </w:rPr>
        <w:t xml:space="preserve"> </w:t>
      </w:r>
      <w:r w:rsidRPr="006F178A">
        <w:rPr>
          <w:rStyle w:val="2fb"/>
          <w:rFonts w:ascii="Fb Fontext" w:hAnsi="Fb Fontext"/>
          <w:rtl/>
        </w:rPr>
        <w:t xml:space="preserve">רבי</w:t>
      </w:r>
      <w:r w:rsidRPr="006F178A">
        <w:rPr>
          <w:rFonts w:ascii="Fb Fontext" w:hAnsi="Fb Fontext"/>
          <w:rtl/>
        </w:rPr>
        <w:t xml:space="preserve"> </w:t>
      </w:r>
      <w:ins w:id="92310" w:author="מנוע מכני" w:date="2026-10-11T12:04:40Z">
        <w:r>
          <w:rPr>
            <w:rFonts w:ascii="Fb Fontext" w:hAnsi="Fb Fontext"/>
            <w:rtl/>
          </w:rPr>
          <w:t xml:space="preserve">ומה</w:t>
        </w:r>
      </w:ins>
      <w:del w:id="92311" w:author="מנוע מכני" w:date="2026-10-11T12:04:40Z">
        <w:r w:rsidRPr="006F178A">
          <w:rPr>
            <w:rFonts w:ascii="Fb Fontext" w:hAnsi="Fb Fontext"/>
            <w:rtl/>
          </w:rPr>
          <w:delText xml:space="preserve">ומאי</w:delText>
        </w:r>
      </w:del>
      <w:r w:rsidRPr="006F178A">
        <w:rPr>
          <w:rFonts w:ascii="Fb Fontext" w:hAnsi="Fb Fontext"/>
          <w:rtl/>
        </w:rPr>
        <w:t xml:space="preserve"> רבנן.</w:t>
      </w:r>
    </w:p>
    <w:p w:rsidR="005851B8" w:rsidRPr="006F178A" w:rsidRDefault="005851B8" w:rsidP="005851B8">
      <w:pPr>
        <w:rPr>
          <w:rtl/>
        </w:rPr>
      </w:pPr>
      <w:r w:rsidRPr="006F178A">
        <w:rPr>
          <w:rtl/>
        </w:rPr>
        <w:t>רישא דברייתא.</w:t>
      </w:r>
    </w:p>
    <w:p w:rsidR="005851B8" w:rsidRDefault="005851B8" w:rsidP="005851B8">
      <w:pPr>
        <w:rPr>
          <w:rtl/>
        </w:rPr>
      </w:pPr>
      <w:r w:rsidRPr="006F178A">
        <w:rPr>
          <w:rtl/>
        </w:rPr>
        <w:t xml:space="preserve">נתנו באילן, למעלה מי' טפחים - אין עירובו עירוב. | למטה מי' טפחים - עירובו עירוב, ואסור ליטלו | בתוך ג'- מותר ליטלו. ואהך </w:t>
      </w:r>
      <w:ins w:id="90952" w:author="מנוע מכני" w:date="2026-10-11T12:04:40Z">
        <w:r>
          <w:rPr>
            <w:rtl/>
          </w:rPr>
          <w:t xml:space="preserve">אמרו</w:t>
        </w:r>
      </w:ins>
      <w:del w:id="90953" w:author="מנוע מכני" w:date="2026-10-11T12:04:40Z">
        <w:r w:rsidRPr="006F178A">
          <w:rPr>
            <w:rtl/>
          </w:rPr>
          <w:delText xml:space="preserve">אמרי</w:delText>
        </w:r>
      </w:del>
      <w:r w:rsidRPr="006F178A">
        <w:rPr>
          <w:rtl/>
        </w:rPr>
        <w:t xml:space="preserve"> חכמים דכל מקום דאסור ליטלו אין עירובו עירוב [ומיירי באילן </w:t>
      </w:r>
      <w:ins w:id="92314" w:author="מנוע מכני" w:date="2026-10-11T12:04:40Z">
        <w:r>
          <w:rPr>
            <w:rtl/>
          </w:rPr>
          <w:t xml:space="preserve">דיש</w:t>
        </w:r>
      </w:ins>
      <w:del w:id="92315" w:author="מנוע מכני" w:date="2026-10-11T12:04:40Z">
        <w:r w:rsidRPr="006F178A">
          <w:rPr>
            <w:rtl/>
          </w:rPr>
          <w:delText xml:space="preserve">דאית</w:delText>
        </w:r>
      </w:del>
      <w:r w:rsidRPr="006F178A">
        <w:rPr>
          <w:rtl/>
        </w:rPr>
        <w:t xml:space="preserve"> </w:t>
      </w:r>
      <w:ins w:id="92312" w:author="מנוע מכני" w:date="2026-10-11T12:04:40Z">
        <w:r>
          <w:rPr>
            <w:rtl/>
          </w:rPr>
          <w:t xml:space="preserve">לו</w:t>
        </w:r>
      </w:ins>
      <w:del w:id="92313" w:author="מנוע מכני" w:date="2026-10-11T12:04:40Z">
        <w:r w:rsidRPr="006F178A">
          <w:rPr>
            <w:rtl/>
          </w:rPr>
          <w:delText xml:space="preserve">ליה</w:delText>
        </w:r>
      </w:del>
      <w:r w:rsidRPr="006F178A">
        <w:rPr>
          <w:rtl/>
        </w:rPr>
        <w:t xml:space="preserve"> ארבעה]</w:t>
      </w:r>
    </w:p>
    <w:p w:rsidR="005851B8" w:rsidRPr="006F178A" w:rsidRDefault="005851B8" w:rsidP="005851B8">
      <w:pPr>
        <w:rPr>
          <w:rtl/>
        </w:rPr>
      </w:pPr>
      <w:r w:rsidRPr="006F178A">
        <w:rPr>
          <w:rtl/>
        </w:rPr>
        <w:t>סיפא דברייתא בכלכלתו משלימתו לארבעה.</w:t>
      </w:r>
    </w:p>
    <w:p w:rsidR="005851B8" w:rsidRPr="006F178A" w:rsidRDefault="005851B8" w:rsidP="005851B8">
      <w:pPr>
        <w:rPr>
          <w:rtl/>
        </w:rPr>
      </w:pPr>
      <w:r w:rsidRPr="006F178A">
        <w:rPr>
          <w:rtl/>
        </w:rPr>
        <w:t xml:space="preserve">נתנו בכלכלה ותלאו באילן, </w:t>
      </w:r>
      <w:ins w:id="90194" w:author="מנוע מכני" w:date="2026-10-11T12:04:40Z">
        <w:r>
          <w:rPr>
            <w:rtl/>
          </w:rPr>
          <w:t xml:space="preserve">אפי'</w:t>
        </w:r>
      </w:ins>
      <w:del w:id="90195" w:author="מנוע מכני" w:date="2026-10-11T12:04:40Z">
        <w:r w:rsidRPr="006F178A">
          <w:rPr>
            <w:rtl/>
          </w:rPr>
          <w:delText xml:space="preserve">אפילו</w:delText>
        </w:r>
      </w:del>
      <w:r w:rsidRPr="006F178A">
        <w:rPr>
          <w:rtl/>
        </w:rPr>
        <w:t xml:space="preserve"> למעלה מעשרה טפחים עירובו עירוב, דברי </w:t>
      </w:r>
      <w:r w:rsidRPr="006F178A">
        <w:rPr>
          <w:rStyle w:val="2fb"/>
          <w:rtl/>
        </w:rPr>
        <w:t xml:space="preserve">רבי</w:t>
      </w:r>
      <w:r w:rsidRPr="006F178A">
        <w:rPr>
          <w:rtl/>
        </w:rPr>
        <w:t xml:space="preserve">.</w:t>
      </w:r>
    </w:p>
    <w:p w:rsidR="005851B8" w:rsidRPr="006F178A" w:rsidRDefault="005851B8" w:rsidP="005851B8">
      <w:pPr>
        <w:rPr>
          <w:rtl/>
        </w:rPr>
      </w:pPr>
      <w:r w:rsidRPr="006F178A">
        <w:rPr>
          <w:rStyle w:val="2fb"/>
          <w:rtl/>
        </w:rPr>
        <w:t xml:space="preserve">ורבי</w:t>
      </w:r>
      <w:r w:rsidRPr="006F178A">
        <w:rPr>
          <w:rtl/>
        </w:rPr>
        <w:t xml:space="preserve"> סבר לה </w:t>
      </w:r>
      <w:r w:rsidRPr="006F178A">
        <w:rPr>
          <w:rStyle w:val="2fb"/>
          <w:rtl/>
        </w:rPr>
        <w:t xml:space="preserve">כר"מ</w:t>
      </w:r>
      <w:r w:rsidRPr="006F178A">
        <w:rPr>
          <w:rtl/>
        </w:rPr>
        <w:t xml:space="preserve"> [פתח מזוזה לשיעור] דחוקקין להשלים.</w:t>
      </w:r>
    </w:p>
    <w:p w:rsidR="005851B8" w:rsidRPr="006F178A" w:rsidRDefault="005851B8" w:rsidP="005851B8">
      <w:pPr>
        <w:rPr>
          <w:rtl/>
        </w:rPr>
      </w:pPr>
      <w:r w:rsidRPr="006F178A">
        <w:rPr>
          <w:rtl/>
        </w:rPr>
        <w:t xml:space="preserve">וסבר לה </w:t>
      </w:r>
      <w:r w:rsidRPr="006F178A">
        <w:rPr>
          <w:rStyle w:val="2fb"/>
          <w:rtl/>
        </w:rPr>
        <w:t xml:space="preserve">כר"י</w:t>
      </w:r>
      <w:r w:rsidRPr="006F178A">
        <w:rPr>
          <w:rtl/>
        </w:rPr>
        <w:t xml:space="preserve"> </w:t>
      </w:r>
      <w:ins w:id="90954" w:author="מנוע מכני" w:date="2026-10-11T12:04:40Z">
        <w:r>
          <w:rPr>
            <w:rtl/>
          </w:rPr>
          <w:t xml:space="preserve">דצריך</w:t>
        </w:r>
      </w:ins>
      <w:del w:id="90955" w:author="מנוע מכני" w:date="2026-10-11T12:04:40Z">
        <w:r w:rsidRPr="006F178A">
          <w:rPr>
            <w:rtl/>
          </w:rPr>
          <w:delText xml:space="preserve">דבעינן</w:delText>
        </w:r>
      </w:del>
      <w:r w:rsidRPr="006F178A">
        <w:rPr>
          <w:rtl/>
        </w:rPr>
        <w:t xml:space="preserve"> עירוב על גבי מקום ד' במקום אחד </w:t>
      </w:r>
      <w:ins w:id="90956" w:author="מנוע מכני" w:date="2026-10-11T12:04:40Z">
        <w:r>
          <w:rPr>
            <w:rtl/>
          </w:rPr>
          <w:t xml:space="preserve">ואין</w:t>
        </w:r>
      </w:ins>
      <w:del w:id="90957" w:author="מנוע מכני" w:date="2026-10-11T12:04:40Z">
        <w:r w:rsidRPr="006F178A">
          <w:rPr>
            <w:rtl/>
          </w:rPr>
          <w:delText xml:space="preserve">וליכא</w:delText>
        </w:r>
      </w:del>
      <w:r w:rsidRPr="006F178A">
        <w:rPr>
          <w:rtl/>
        </w:rPr>
        <w:t xml:space="preserve">. </w:t>
      </w:r>
      <w:ins w:id="92316" w:author="מנוע מכני" w:date="2026-10-11T12:04:40Z">
        <w:r>
          <w:rPr>
            <w:rtl/>
          </w:rPr>
          <w:t xml:space="preserve">ולכך</w:t>
        </w:r>
      </w:ins>
      <w:del w:id="92317" w:author="מנוע מכני" w:date="2026-10-11T12:04:40Z">
        <w:r w:rsidRPr="006F178A">
          <w:rPr>
            <w:rtl/>
          </w:rPr>
          <w:delText xml:space="preserve">ולהכי</w:delText>
        </w:r>
      </w:del>
      <w:r w:rsidRPr="006F178A">
        <w:rPr>
          <w:rtl/>
        </w:rPr>
        <w:t xml:space="preserve"> בעי' לדין חוקקין כדי להשלים ומהני.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לג:-</w:t>
      </w:r>
    </w:p>
    <w:p w:rsidR="005851B8" w:rsidRPr="006F178A" w:rsidRDefault="005851B8" w:rsidP="005851B8">
      <w:pPr>
        <w:rPr>
          <w:rtl/>
        </w:rPr>
      </w:pPr>
      <w:ins w:id="92318" w:author="מנוע מכני" w:date="2026-10-11T12:04:40Z">
        <w:r>
          <w:rPr>
            <w:rFonts w:ascii="Fb Fontext" w:hAnsi="Fb Fontext"/>
            <w:rtl/>
          </w:rPr>
          <w:t xml:space="preserve">מה</w:t>
        </w:r>
      </w:ins>
      <w:del w:id="92319" w:author="מנוע מכני" w:date="2026-10-11T12:04:40Z">
        <w:r w:rsidRPr="006F178A">
          <w:rPr>
            <w:rFonts w:ascii="Fb Fontext" w:hAnsi="Fb Fontext"/>
            <w:rtl/>
          </w:rPr>
          <w:delText xml:space="preserve">מאי</w:delText>
        </w:r>
      </w:del>
      <w:r w:rsidRPr="006F178A">
        <w:rPr>
          <w:rFonts w:ascii="Fb Fontext" w:hAnsi="Fb Fontext"/>
          <w:rtl/>
        </w:rPr>
        <w:t xml:space="preserve"> </w:t>
      </w:r>
      <w:r w:rsidRPr="006F178A">
        <w:rPr>
          <w:rStyle w:val="2fb"/>
          <w:rFonts w:ascii="Fb Fontext" w:hAnsi="Fb Fontext"/>
          <w:rtl/>
        </w:rPr>
        <w:t xml:space="preserve">ר"י</w:t>
      </w:r>
      <w:r w:rsidRPr="006F178A">
        <w:rPr>
          <w:rFonts w:ascii="Fb Fontext" w:hAnsi="Fb Fontext"/>
          <w:rtl/>
        </w:rPr>
        <w:t xml:space="preserve">.</w:t>
      </w:r>
    </w:p>
    <w:p w:rsidR="005851B8" w:rsidRPr="00132755" w:rsidRDefault="005851B8" w:rsidP="005851B8">
      <w:pPr>
        <w:rPr>
          <w:spacing w:val="-4"/>
          <w:rtl/>
        </w:rPr>
      </w:pPr>
      <w:r w:rsidRPr="00132755">
        <w:rPr>
          <w:spacing w:val="-4"/>
          <w:rtl/>
        </w:rPr>
        <w:t xml:space="preserve">דתניא</w:t>
      </w:r>
      <w:r w:rsidRPr="00132755">
        <w:rPr>
          <w:spacing w:val="-4"/>
          <w:rtl/>
        </w:rPr>
        <w:t xml:space="preserve">, </w:t>
      </w:r>
      <w:r w:rsidRPr="00132755">
        <w:rPr>
          <w:rStyle w:val="2fb"/>
          <w:spacing w:val="-4"/>
          <w:rtl/>
        </w:rPr>
        <w:t xml:space="preserve">ר"י</w:t>
      </w:r>
      <w:r w:rsidRPr="00132755">
        <w:rPr>
          <w:spacing w:val="-4"/>
          <w:rtl/>
        </w:rPr>
        <w:t xml:space="preserve"> אומר נעץ קורה </w:t>
      </w:r>
      <w:r w:rsidRPr="00132755">
        <w:rPr>
          <w:spacing w:val="-4"/>
          <w:rtl/>
        </w:rPr>
        <w:t xml:space="preserve">ברה"ר</w:t>
      </w:r>
      <w:r w:rsidRPr="00132755">
        <w:rPr>
          <w:spacing w:val="-4"/>
          <w:rtl/>
        </w:rPr>
        <w:t xml:space="preserve"> והניח עירובו </w:t>
      </w:r>
      <w:ins w:id="92320" w:author="מנוע מכני" w:date="2026-10-11T12:04:40Z">
        <w:r>
          <w:rPr>
            <w:spacing w:val="-4"/>
            <w:rtl/>
          </w:rPr>
          <w:t xml:space="preserve">עליו</w:t>
        </w:r>
      </w:ins>
      <w:del w:id="92321" w:author="מנוע מכני" w:date="2026-10-11T12:04:40Z">
        <w:r w:rsidRPr="00132755">
          <w:rPr>
            <w:spacing w:val="-4"/>
            <w:rtl/>
          </w:rPr>
          <w:delText xml:space="preserve">עליה</w:delText>
        </w:r>
      </w:del>
      <w:r w:rsidRPr="00132755">
        <w:rPr>
          <w:spacing w:val="-4"/>
          <w:rtl/>
        </w:rPr>
        <w:t xml:space="preserve">, גבוה עשרה ורחבה ארבעה - עירובו עירוב.</w:t>
      </w:r>
    </w:p>
    <w:p w:rsidR="005851B8" w:rsidRPr="006F178A" w:rsidRDefault="005851B8" w:rsidP="005851B8">
      <w:pPr>
        <w:rPr>
          <w:rtl/>
        </w:rPr>
      </w:pPr>
      <w:r w:rsidRPr="006F178A">
        <w:rPr>
          <w:rtl/>
        </w:rPr>
        <w:t xml:space="preserve">ואם </w:t>
      </w:r>
      <w:r w:rsidRPr="006F178A">
        <w:rPr>
          <w:rtl/>
        </w:rPr>
        <w:t xml:space="preserve">לא</w:t>
      </w:r>
      <w:r w:rsidRPr="006F178A">
        <w:rPr>
          <w:rtl/>
        </w:rPr>
        <w:t xml:space="preserve"> רחבה ד' אין עירובו עירוב [דהוי כמונחת באויר] | </w:t>
      </w:r>
      <w:ins w:id="92322" w:author="מנוע מכני" w:date="2026-10-11T12:04:40Z">
        <w:r>
          <w:rPr>
            <w:rtl/>
          </w:rPr>
          <w:t xml:space="preserve">ולכך</w:t>
        </w:r>
      </w:ins>
      <w:del w:id="92323" w:author="מנוע מכני" w:date="2026-10-11T12:04:40Z">
        <w:r w:rsidRPr="006F178A">
          <w:rPr>
            <w:rtl/>
          </w:rPr>
          <w:delText xml:space="preserve">ולהכי</w:delText>
        </w:r>
      </w:del>
      <w:r w:rsidRPr="006F178A">
        <w:rPr>
          <w:rtl/>
        </w:rPr>
        <w:t xml:space="preserve"> באין גבוה י' </w:t>
      </w:r>
      <w:r w:rsidRPr="006F178A">
        <w:rPr>
          <w:rtl/>
        </w:rPr>
        <w:t xml:space="preserve">א"צ</w:t>
      </w:r>
      <w:r w:rsidRPr="006F178A">
        <w:rPr>
          <w:rtl/>
        </w:rPr>
        <w:t xml:space="preserve"> בראשה ד' דהו"ל כמונחת אקרקע.</w:t>
      </w:r>
    </w:p>
    <w:p w:rsidR="005851B8" w:rsidRPr="006F178A" w:rsidRDefault="005851B8" w:rsidP="005851B8">
      <w:pPr>
        <w:rPr>
          <w:rStyle w:val="afffe"/>
          <w:rFonts w:ascii="Fb Fontext" w:hAnsi="Fb Fontext"/>
          <w:b/>
          <w:rtl/>
        </w:rPr>
      </w:pPr>
      <w:r w:rsidRPr="006F178A">
        <w:rPr>
          <w:rtl/>
        </w:rPr>
        <w:t xml:space="preserve">ואין מוכח </w:t>
      </w:r>
      <w:r w:rsidRPr="006F178A">
        <w:rPr>
          <w:rStyle w:val="2fb"/>
          <w:rtl/>
        </w:rPr>
        <w:t xml:space="preserve">דרבי</w:t>
      </w:r>
      <w:r w:rsidRPr="006F178A">
        <w:rPr>
          <w:rtl/>
        </w:rPr>
        <w:t xml:space="preserve"> פליג </w:t>
      </w:r>
      <w:r w:rsidRPr="006F178A">
        <w:rPr>
          <w:rStyle w:val="2fb"/>
          <w:rtl/>
        </w:rPr>
        <w:t xml:space="preserve">אריבר"י</w:t>
      </w:r>
      <w:r w:rsidRPr="006F178A">
        <w:rPr>
          <w:rtl/>
        </w:rPr>
        <w:t xml:space="preserve"> דזרק לטרסקל המחובר לקנה </w:t>
      </w:r>
      <w:r w:rsidRPr="006F178A">
        <w:rPr>
          <w:rtl/>
        </w:rPr>
        <w:t xml:space="preserve">ברה"ר</w:t>
      </w:r>
      <w:r w:rsidRPr="006F178A">
        <w:rPr>
          <w:rtl/>
        </w:rPr>
        <w:t xml:space="preserve"> חייב.</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דאפשר דווקא </w:t>
      </w:r>
      <w:ins w:id="90958" w:author="מנוע מכני" w:date="2026-10-11T12:04:40Z">
        <w:r>
          <w:rPr>
            <w:rtl/>
          </w:rPr>
          <w:t xml:space="preserve">שם</w:t>
        </w:r>
      </w:ins>
      <w:del w:id="90959" w:author="מנוע מכני" w:date="2026-10-11T12:04:40Z">
        <w:r w:rsidRPr="006F178A">
          <w:rPr>
            <w:rtl/>
          </w:rPr>
          <w:delText xml:space="preserve">התם</w:delText>
        </w:r>
      </w:del>
      <w:r w:rsidRPr="006F178A">
        <w:rPr>
          <w:rtl/>
        </w:rPr>
        <w:t xml:space="preserve"> </w:t>
      </w:r>
      <w:r>
        <w:rPr>
          <w:rtl/>
        </w:rPr>
        <w:t>אמרי'</w:t>
      </w:r>
      <w:r w:rsidRPr="006F178A">
        <w:rPr>
          <w:rtl/>
        </w:rPr>
        <w:t xml:space="preserve"> אחית מחיצא להתחייב דהדרן מחיצתא, </w:t>
      </w:r>
      <w:r w:rsidRPr="006F178A">
        <w:rPr>
          <w:rtl/>
        </w:rPr>
        <w:t xml:space="preserve">משא"כ</w:t>
      </w:r>
      <w:r w:rsidRPr="006F178A">
        <w:rPr>
          <w:rtl/>
        </w:rPr>
        <w:t xml:space="preserve"> </w:t>
      </w:r>
      <w:ins w:id="90960" w:author="מנוע מכני" w:date="2026-10-11T12:04:40Z">
        <w:r>
          <w:rPr>
            <w:rtl/>
          </w:rPr>
          <w:t xml:space="preserve">כאן</w:t>
        </w:r>
      </w:ins>
      <w:del w:id="90961" w:author="מנוע מכני" w:date="2026-10-11T12:04:40Z">
        <w:r w:rsidRPr="006F178A">
          <w:rPr>
            <w:rtl/>
          </w:rPr>
          <w:delText xml:space="preserve">הכא</w:delText>
        </w:r>
      </w:del>
      <w:r w:rsidRPr="006F178A">
        <w:rPr>
          <w:rtl/>
        </w:rPr>
        <w:t xml:space="preserve"> בעץ שאין ד' על ד' סביב המקל וצריכים אנו ל'חוקקין להשלים' של ד' על ד' כדי לומר אחית.</w:t>
      </w:r>
    </w:p>
    <w:p w:rsidR="005851B8" w:rsidRDefault="005851B8" w:rsidP="005851B8">
      <w:pPr>
        <w:rPr>
          <w:rtl/>
        </w:rPr>
      </w:pPr>
      <w:r w:rsidRPr="006F178A">
        <w:rPr>
          <w:rStyle w:val="afffe"/>
          <w:rFonts w:ascii="Fb Fontext" w:hAnsi="Fb Fontext"/>
          <w:b/>
          <w:rtl/>
        </w:rPr>
        <w:t>ב.</w:t>
      </w:r>
      <w:r w:rsidRPr="006F178A">
        <w:rPr>
          <w:rStyle w:val="afffe"/>
          <w:rFonts w:ascii="Fb Fontext" w:hAnsi="Fb Fontext" w:hint="cs"/>
          <w:rtl/>
        </w:rPr>
        <w:t xml:space="preserve"> </w:t>
      </w:r>
      <w:r w:rsidRPr="006F178A">
        <w:rPr>
          <w:rStyle w:val="2fb"/>
          <w:rtl/>
        </w:rPr>
        <w:t xml:space="preserve">רבי ירמיה</w:t>
      </w:r>
      <w:r w:rsidRPr="006F178A">
        <w:rPr>
          <w:rtl/>
        </w:rPr>
        <w:t xml:space="preserve"> </w:t>
      </w:r>
      <w:r w:rsidRPr="006F178A">
        <w:rPr>
          <w:rtl/>
        </w:rPr>
        <w:t xml:space="preserve">אמר</w:t>
      </w:r>
      <w:r w:rsidRPr="006F178A">
        <w:rPr>
          <w:rtl/>
        </w:rPr>
        <w:t xml:space="preserve"> שאני כלכלה הואיל ויכול לנטותה ולהביאה לתוך עשרה. [ולא יעבור על איסור </w:t>
      </w:r>
      <w:ins w:id="92324" w:author="מנוע מכני" w:date="2026-10-11T12:04:40Z">
        <w:r>
          <w:rPr>
            <w:rtl/>
          </w:rPr>
          <w:t xml:space="preserve">ולכך</w:t>
        </w:r>
      </w:ins>
      <w:del w:id="92325" w:author="מנוע מכני" w:date="2026-10-11T12:04:40Z">
        <w:r w:rsidRPr="006F178A">
          <w:rPr>
            <w:rtl/>
          </w:rPr>
          <w:delText xml:space="preserve">ולהכי</w:delText>
        </w:r>
      </w:del>
      <w:r w:rsidRPr="006F178A">
        <w:rPr>
          <w:rtl/>
        </w:rPr>
        <w:t xml:space="preserve"> שרי]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לד.</w:t>
      </w:r>
    </w:p>
    <w:p>
      <w:pPr>
        <w:pStyle w:val="afffff8"/>
        <w:rPr>
          <w:ins w:id="90497" w:author="קלוד" w:date="2026-10-11T12:24:08Z"/>
        </w:rPr>
      </w:pPr>
      <w:ins w:id="90498" w:author="קלוד" w:date="2026-10-11T12:24:08Z">
        <w:r>
          <w:rPr>
            <w:color w:val="7B3F00"/>
          </w:rPr>
          <w:t xml:space="preserve">'הואיל ויכול לנטותה' - ולמה לא 'הואיל ויכול להביא'</w:t>
        </w:r>
      </w:ins>
    </w:p>
    <w:p w:rsidR="005851B8" w:rsidRPr="006F178A" w:rsidRDefault="005851B8" w:rsidP="005851B8">
      <w:pPr>
        <w:rPr>
          <w:rtl/>
        </w:rPr>
      </w:pPr>
      <w:r w:rsidRPr="006F178A">
        <w:rPr>
          <w:rFonts w:ascii="Fb Fontext" w:hAnsi="Fb Fontext"/>
          <w:rtl/>
        </w:rPr>
        <w:t xml:space="preserve">והקשה בר שבא </w:t>
      </w:r>
      <w:r w:rsidRPr="006F178A">
        <w:rPr>
          <w:rStyle w:val="2fb"/>
          <w:rFonts w:ascii="Fb Fontext" w:hAnsi="Fb Fontext"/>
          <w:rtl/>
        </w:rPr>
        <w:t xml:space="preserve">לר"פ</w:t>
      </w:r>
      <w:r w:rsidRPr="006F178A">
        <w:rPr>
          <w:rFonts w:ascii="Fb Fontext" w:hAnsi="Fb Fontext"/>
          <w:rtl/>
        </w:rPr>
        <w:t xml:space="preserve"> דאמר הך ברייתא </w:t>
      </w:r>
      <w:ins w:id="92326" w:author="מנוע מכני" w:date="2026-10-11T12:04:40Z">
        <w:r>
          <w:rPr>
            <w:rFonts w:ascii="Fb Fontext" w:hAnsi="Fb Fontext"/>
            <w:rtl/>
          </w:rPr>
          <w:t xml:space="preserve">משמו</w:t>
        </w:r>
      </w:ins>
      <w:del w:id="92327" w:author="מנוע מכני" w:date="2026-10-11T12:04:40Z">
        <w:r w:rsidRPr="006F178A">
          <w:rPr>
            <w:rFonts w:ascii="Fb Fontext" w:hAnsi="Fb Fontext"/>
            <w:rtl/>
          </w:rPr>
          <w:delText xml:space="preserve">משמיה</w:delText>
        </w:r>
      </w:del>
      <w:r w:rsidRPr="006F178A">
        <w:rPr>
          <w:rFonts w:ascii="Fb Fontext" w:hAnsi="Fb Fontext"/>
          <w:rtl/>
        </w:rPr>
        <w:t xml:space="preserve"> </w:t>
      </w:r>
      <w:r w:rsidRPr="006F178A">
        <w:rPr>
          <w:rStyle w:val="2fb"/>
          <w:rFonts w:ascii="Fb Fontext" w:hAnsi="Fb Fontext"/>
          <w:rtl/>
        </w:rPr>
        <w:t xml:space="preserve">דרב</w:t>
      </w:r>
      <w:r w:rsidRPr="006F178A">
        <w:rPr>
          <w:rFonts w:ascii="Fb Fontext" w:hAnsi="Fb Fontext"/>
          <w:rtl/>
        </w:rPr>
        <w:t xml:space="preserve"> ירמיה </w:t>
      </w:r>
      <w:ins w:id="90962" w:author="מנוע מכני" w:date="2026-10-11T12:04:40Z">
        <w:r>
          <w:rPr>
            <w:rFonts w:ascii="Fb Fontext" w:hAnsi="Fb Fontext"/>
            <w:rtl/>
          </w:rPr>
          <w:t xml:space="preserve">דאמרו</w:t>
        </w:r>
      </w:ins>
      <w:del w:id="90963" w:author="מנוע מכני" w:date="2026-10-11T12:04:40Z">
        <w:r w:rsidRPr="006F178A">
          <w:rPr>
            <w:rFonts w:ascii="Fb Fontext" w:hAnsi="Fb Fontext"/>
            <w:rtl/>
          </w:rPr>
          <w:delText xml:space="preserve">דאמרי</w:delText>
        </w:r>
      </w:del>
      <w:r w:rsidRPr="008F09C0">
        <w:rPr>
          <w:rStyle w:val="afffff0"/>
          <w:rtl/>
        </w:rPr>
        <w:t xml:space="preserve"> 'הואיל ויכול לנטותה'.</w:t>
      </w:r>
    </w:p>
    <w:p w:rsidR="005851B8" w:rsidRPr="006F178A" w:rsidRDefault="005851B8" w:rsidP="005851B8">
      <w:pPr>
        <w:rPr>
          <w:rtl/>
        </w:rPr>
      </w:pPr>
      <w:ins w:id="92328" w:author="מנוע מכני" w:date="2026-10-11T12:04:40Z">
        <w:r>
          <w:rPr>
            <w:rtl/>
          </w:rPr>
          <w:t xml:space="preserve">דלמה</w:t>
        </w:r>
      </w:ins>
      <w:del w:id="92329" w:author="מנוע מכני" w:date="2026-10-11T12:04:40Z">
        <w:r w:rsidRPr="006F178A">
          <w:rPr>
            <w:rtl/>
          </w:rPr>
          <w:delText xml:space="preserve">דאמאי</w:delText>
        </w:r>
      </w:del>
      <w:r w:rsidRPr="006F178A">
        <w:rPr>
          <w:rtl/>
        </w:rPr>
        <w:t xml:space="preserve"> </w:t>
      </w:r>
      <w:r w:rsidRPr="006F178A">
        <w:rPr>
          <w:rtl/>
        </w:rPr>
        <w:t xml:space="preserve">לא</w:t>
      </w:r>
      <w:r w:rsidRPr="006F178A">
        <w:rPr>
          <w:rtl/>
        </w:rPr>
        <w:t xml:space="preserve"> </w:t>
      </w:r>
      <w:r>
        <w:rPr>
          <w:rtl/>
        </w:rPr>
        <w:t>אמרי'</w:t>
      </w:r>
      <w:r w:rsidRPr="008F09C0">
        <w:rPr>
          <w:rStyle w:val="afffff0"/>
          <w:rtl/>
        </w:rPr>
        <w:t xml:space="preserve"> 'הואיל ויכול להביא' </w:t>
      </w:r>
      <w:ins w:id="93226" w:author="מנוע מכני" w:date="2026-10-11T12:04:40Z">
        <w:r>
          <w:rPr>
            <w:rtl/>
          </w:rPr>
          <w:t xml:space="preserve">אף</w:t>
        </w:r>
      </w:ins>
      <w:del w:id="93227" w:author="מנוע מכני" w:date="2026-10-11T12:04:40Z">
        <w:r w:rsidRPr="006F178A">
          <w:rPr>
            <w:rtl/>
          </w:rPr>
          <w:delText xml:space="preserve">אע"ג</w:delText>
        </w:r>
      </w:del>
      <w:r w:rsidRPr="006F178A">
        <w:rPr>
          <w:rtl/>
        </w:rPr>
        <w:t xml:space="preserve"> דלא הביא ביום השני </w:t>
      </w:r>
      <w:ins w:id="92330" w:author="מנוע מכני" w:date="2026-10-11T12:04:40Z">
        <w:r>
          <w:rPr>
            <w:rtl/>
          </w:rPr>
          <w:t xml:space="preserve">ולמה</w:t>
        </w:r>
      </w:ins>
      <w:del w:id="92331" w:author="מנוע מכני" w:date="2026-10-11T12:04:40Z">
        <w:r w:rsidRPr="006F178A">
          <w:rPr>
            <w:rtl/>
          </w:rPr>
          <w:delText xml:space="preserve">ואמאי</w:delText>
        </w:r>
      </w:del>
      <w:r w:rsidRPr="006F178A">
        <w:rPr>
          <w:rtl/>
        </w:rPr>
        <w:t xml:space="preserve"> צריך גם ביום השני להביאו לשם ולהחשיך עליו.</w:t>
      </w:r>
    </w:p>
    <w:p w:rsidR="005851B8" w:rsidRPr="006F178A" w:rsidRDefault="005851B8" w:rsidP="005851B8">
      <w:pPr>
        <w:rPr>
          <w:rtl/>
        </w:rPr>
      </w:pPr>
      <w:r w:rsidRPr="006F178A">
        <w:rPr>
          <w:rtl/>
        </w:rPr>
        <w:t xml:space="preserve">ואהך ענה </w:t>
      </w:r>
      <w:r w:rsidRPr="006F178A">
        <w:rPr>
          <w:rStyle w:val="2fb"/>
          <w:rtl/>
        </w:rPr>
        <w:t xml:space="preserve">ר"ז</w:t>
      </w:r>
      <w:r w:rsidRPr="006F178A">
        <w:rPr>
          <w:rtl/>
        </w:rPr>
        <w:t xml:space="preserve"> </w:t>
      </w:r>
      <w:ins w:id="90964" w:author="מנוע מכני" w:date="2026-10-11T12:04:40Z">
        <w:r>
          <w:rPr>
            <w:rtl/>
          </w:rPr>
          <w:t xml:space="preserve">דשם</w:t>
        </w:r>
      </w:ins>
      <w:del w:id="90965" w:author="מנוע מכני" w:date="2026-10-11T12:04:40Z">
        <w:r w:rsidRPr="006F178A">
          <w:rPr>
            <w:rtl/>
          </w:rPr>
          <w:delText xml:space="preserve">דהתם</w:delText>
        </w:r>
      </w:del>
      <w:r w:rsidRPr="006F178A">
        <w:rPr>
          <w:rtl/>
        </w:rPr>
        <w:t xml:space="preserve"> טעמא אחרינא הוא גזירה משום יום טוב שחל להיות אחר שבת. שיסמוך על מה שהוא הביא משם.</w:t>
      </w:r>
    </w:p>
    <w:p w:rsidR="005851B8" w:rsidRPr="006F178A" w:rsidRDefault="005851B8" w:rsidP="005851B8">
      <w:pPr>
        <w:rPr>
          <w:rStyle w:val="afffe"/>
          <w:rFonts w:ascii="Fb Fontext" w:hAnsi="Fb Fontext"/>
          <w:rtl/>
        </w:rPr>
      </w:pPr>
      <w:r w:rsidRPr="006F178A">
        <w:rPr>
          <w:rStyle w:val="afffe"/>
          <w:rFonts w:ascii="Fb Fontext" w:hAnsi="Fb Fontext"/>
          <w:rtl/>
        </w:rPr>
        <w:t xml:space="preserve">מקום נוסף דלא </w:t>
      </w:r>
      <w:ins w:id="90966" w:author="מנוע מכני" w:date="2026-10-11T12:04:40Z">
        <w:r>
          <w:rPr>
            <w:rStyle w:val="afffe"/>
            <w:rFonts w:ascii="Fb Fontext" w:hAnsi="Fb Fontext"/>
            <w:rtl/>
          </w:rPr>
          <w:t xml:space="preserve">אומרים</w:t>
        </w:r>
      </w:ins>
      <w:del w:id="90967" w:author="מנוע מכני" w:date="2026-10-11T12:04:40Z">
        <w:r w:rsidRPr="006F178A">
          <w:rPr>
            <w:rStyle w:val="afffe"/>
            <w:rFonts w:ascii="Fb Fontext" w:hAnsi="Fb Fontext"/>
            <w:rtl/>
          </w:rPr>
          <w:delText xml:space="preserve">אמרינן</w:delText>
        </w:r>
      </w:del>
      <w:r w:rsidRPr="006F178A">
        <w:rPr>
          <w:rStyle w:val="afffe"/>
          <w:rFonts w:ascii="Fb Fontext" w:hAnsi="Fb Fontext"/>
          <w:rtl/>
        </w:rPr>
        <w:t xml:space="preserve"> הואיל.</w:t>
      </w:r>
    </w:p>
    <w:p w:rsidR="005851B8" w:rsidRPr="006F178A" w:rsidRDefault="005851B8" w:rsidP="005851B8">
      <w:pPr>
        <w:rPr>
          <w:rtl/>
        </w:rPr>
      </w:pPr>
      <w:r w:rsidRPr="006F178A">
        <w:rPr>
          <w:rtl/>
        </w:rPr>
        <w:t xml:space="preserve">נתכוון לשבות </w:t>
      </w:r>
      <w:r w:rsidRPr="006F178A">
        <w:rPr>
          <w:rtl/>
        </w:rPr>
        <w:t xml:space="preserve">ברה"ר</w:t>
      </w:r>
      <w:r w:rsidRPr="006F178A">
        <w:rPr>
          <w:rtl/>
        </w:rPr>
        <w:t xml:space="preserve">, והניח עירובו בכותל, למטה מעשרה טפחים - עירובו עירוב.</w:t>
      </w:r>
    </w:p>
    <w:p w:rsidR="005851B8" w:rsidRPr="006F178A" w:rsidRDefault="005851B8" w:rsidP="005851B8">
      <w:pPr>
        <w:rPr>
          <w:rtl/>
        </w:rPr>
      </w:pPr>
      <w:r w:rsidRPr="006F178A">
        <w:rPr>
          <w:rtl/>
        </w:rPr>
        <w:t>למעלה מעשרה טפחים - אין עירובו עירוב.</w:t>
      </w:r>
    </w:p>
    <w:p w:rsidR="005851B8" w:rsidRPr="006F178A" w:rsidRDefault="005851B8" w:rsidP="005851B8">
      <w:pPr>
        <w:rPr>
          <w:rtl/>
        </w:rPr>
      </w:pPr>
      <w:r w:rsidRPr="006F178A">
        <w:rPr>
          <w:rtl/>
        </w:rPr>
        <w:t>נתכוון לשבות בראש השובך או בראש המגדל, למעלה מעשרה טפחים - עירובו עירוב.</w:t>
      </w:r>
    </w:p>
    <w:p w:rsidR="005851B8" w:rsidRPr="006F178A" w:rsidRDefault="005851B8" w:rsidP="005851B8">
      <w:pPr>
        <w:rPr>
          <w:rtl/>
        </w:rPr>
      </w:pPr>
      <w:r w:rsidRPr="006F178A">
        <w:rPr>
          <w:rtl/>
        </w:rPr>
        <w:t>למטה מעשרה טפחים - אין עירובו עירוב.</w:t>
      </w:r>
    </w:p>
    <w:p w:rsidR="005851B8" w:rsidRPr="006F178A" w:rsidRDefault="005851B8" w:rsidP="005851B8">
      <w:pPr>
        <w:rPr>
          <w:rtl/>
        </w:rPr>
      </w:pPr>
      <w:r w:rsidRPr="006F178A">
        <w:rPr>
          <w:rtl/>
        </w:rPr>
        <w:t xml:space="preserve">ולכא' לפ"ז </w:t>
      </w:r>
      <w:r w:rsidRPr="006F178A">
        <w:rPr>
          <w:rtl/>
        </w:rPr>
        <w:t xml:space="preserve">לא</w:t>
      </w:r>
      <w:r w:rsidRPr="006F178A">
        <w:rPr>
          <w:rtl/>
        </w:rPr>
        <w:t xml:space="preserve"> </w:t>
      </w:r>
      <w:r>
        <w:rPr>
          <w:rtl/>
        </w:rPr>
        <w:t>אמרי'</w:t>
      </w:r>
      <w:r w:rsidRPr="006F178A">
        <w:rPr>
          <w:rtl/>
        </w:rPr>
        <w:t xml:space="preserve"> הואיל ויכול לנטותו ולהביאו לתוך עשרה.</w:t>
      </w:r>
    </w:p>
    <w:p>
      <w:pPr>
        <w:pStyle w:val="38"/>
        <w:rPr>
          <w:ins w:id="95332" w:author="מנוע מכני" w:date="2026-10-11T12:04:40Z"/>
        </w:rPr>
      </w:pPr>
      <w:r w:rsidRPr="006F178A">
        <w:t xml:space="preserve">- רבי ירמיה:</w:t>
      </w:r>
    </w:p>
    <w:p w:rsidR="005851B8" w:rsidRPr="00EC3AF0" w:rsidRDefault="005851B8" w:rsidP="005851B8">
      <w:pPr>
        <w:rPr>
          <w:b/>
          <w:bCs/>
          <w:rtl/>
        </w:rPr>
      </w:pPr>
      <w:del w:id="95333" w:author="מנוע מכני" w:date="2026-10-11T12:04:40Z">
        <w:r w:rsidRPr="006F178A">
          <w:rPr>
            <w:rtl/>
          </w:rPr>
          <w:delText xml:space="preserve"> </w:delText>
        </w:r>
      </w:del>
      <w:ins w:id="90968" w:author="מנוע מכני" w:date="2026-10-11T12:04:40Z">
        <w:r>
          <w:rPr>
            <w:rtl/>
          </w:rPr>
          <w:t xml:space="preserve">כאן</w:t>
        </w:r>
      </w:ins>
      <w:del w:id="90969" w:author="מנוע מכני" w:date="2026-10-11T12:04:40Z">
        <w:r w:rsidRPr="006F178A">
          <w:rPr>
            <w:rtl/>
          </w:rPr>
          <w:delText xml:space="preserve">הכא</w:delText>
        </w:r>
      </w:del>
      <w:r w:rsidRPr="006F178A">
        <w:rPr>
          <w:rtl/>
        </w:rPr>
        <w:t xml:space="preserve"> במגדל מסומר </w:t>
      </w:r>
      <w:ins w:id="92332" w:author="מנוע מכני" w:date="2026-10-11T12:04:40Z">
        <w:r>
          <w:rPr>
            <w:rtl/>
          </w:rPr>
          <w:t xml:space="preserve">מדובר</w:t>
        </w:r>
      </w:ins>
      <w:del w:id="92333" w:author="מנוע מכני" w:date="2026-10-11T12:04:40Z">
        <w:r w:rsidRPr="006F178A">
          <w:rPr>
            <w:rtl/>
          </w:rPr>
          <w:delText xml:space="preserve">עסקינן</w:delText>
        </w:r>
      </w:del>
      <w:r w:rsidRPr="006F178A">
        <w:rPr>
          <w:rtl/>
        </w:rPr>
        <w:t xml:space="preserve">.</w:t>
      </w:r>
    </w:p>
    <w:p>
      <w:pPr>
        <w:pStyle w:val="38"/>
        <w:rPr>
          <w:ins w:id="95334" w:author="מנוע מכני" w:date="2026-10-11T12:04:40Z"/>
        </w:rPr>
      </w:pPr>
      <w:r w:rsidRPr="00EC3AF0">
        <w:t>רבא:</w:t>
      </w:r>
    </w:p>
    <w:p w:rsidR="005851B8" w:rsidRPr="006F178A" w:rsidRDefault="005851B8" w:rsidP="005851B8">
      <w:pPr>
        <w:rPr>
          <w:rtl/>
        </w:rPr>
      </w:pPr>
      <w:del w:id="95335" w:author="מנוע מכני" w:date="2026-10-11T12:04:40Z">
        <w:r w:rsidRPr="006F178A">
          <w:rPr>
            <w:rtl/>
          </w:rPr>
          <w:delText xml:space="preserve"> </w:delText>
        </w:r>
      </w:del>
      <w:ins w:id="90196" w:author="מנוע מכני" w:date="2026-10-11T12:04:40Z">
        <w:r>
          <w:rPr>
            <w:rtl/>
          </w:rPr>
          <w:t xml:space="preserve">אפי'</w:t>
        </w:r>
      </w:ins>
      <w:del w:id="90197" w:author="מנוע מכני" w:date="2026-10-11T12:04:40Z">
        <w:r w:rsidRPr="006F178A">
          <w:rPr>
            <w:rtl/>
          </w:rPr>
          <w:delText xml:space="preserve">אפילו</w:delText>
        </w:r>
      </w:del>
      <w:r w:rsidRPr="006F178A">
        <w:rPr>
          <w:rtl/>
        </w:rPr>
        <w:t xml:space="preserve"> </w:t>
      </w:r>
      <w:ins w:id="94374" w:author="מנוע מכני" w:date="2026-10-11T12:04:40Z">
        <w:r>
          <w:rPr>
            <w:rtl/>
          </w:rPr>
          <w:t xml:space="preserve">תאמר</w:t>
        </w:r>
      </w:ins>
      <w:del w:id="94375" w:author="מנוע מכני" w:date="2026-10-11T12:04:40Z">
        <w:r w:rsidRPr="006F178A">
          <w:rPr>
            <w:rtl/>
          </w:rPr>
          <w:delText xml:space="preserve">תימא</w:delText>
        </w:r>
      </w:del>
      <w:r w:rsidRPr="006F178A">
        <w:rPr>
          <w:rtl/>
        </w:rPr>
        <w:t xml:space="preserve"> במגדל שאינו מסומר, </w:t>
      </w:r>
      <w:ins w:id="90970" w:author="מנוע מכני" w:date="2026-10-11T12:04:40Z">
        <w:r>
          <w:rPr>
            <w:rtl/>
          </w:rPr>
          <w:t xml:space="preserve">וכאן</w:t>
        </w:r>
      </w:ins>
      <w:del w:id="90971" w:author="מנוע מכני" w:date="2026-10-11T12:04:40Z">
        <w:r w:rsidRPr="006F178A">
          <w:rPr>
            <w:rtl/>
          </w:rPr>
          <w:delText xml:space="preserve">והכא</w:delText>
        </w:r>
      </w:del>
      <w:r w:rsidRPr="006F178A">
        <w:rPr>
          <w:rtl/>
        </w:rPr>
        <w:t xml:space="preserve"> במגדל ארוך </w:t>
      </w:r>
      <w:ins w:id="92334" w:author="מנוע מכני" w:date="2026-10-11T12:04:40Z">
        <w:r>
          <w:rPr>
            <w:rtl/>
          </w:rPr>
          <w:t xml:space="preserve">מדובר</w:t>
        </w:r>
      </w:ins>
      <w:del w:id="92335" w:author="מנוע מכני" w:date="2026-10-11T12:04:40Z">
        <w:r w:rsidRPr="006F178A">
          <w:rPr>
            <w:rtl/>
          </w:rPr>
          <w:delText xml:space="preserve">עסקינן</w:delText>
        </w:r>
      </w:del>
      <w:r w:rsidRPr="006F178A">
        <w:rPr>
          <w:rtl/>
        </w:rPr>
        <w:t xml:space="preserve">, </w:t>
      </w:r>
      <w:ins w:id="93590" w:author="מנוע מכני" w:date="2026-10-11T12:04:40Z">
        <w:r>
          <w:rPr>
            <w:rtl/>
          </w:rPr>
          <w:t xml:space="preserve">דאם </w:t>
        </w:r>
      </w:ins>
      <w:del w:id="93591" w:author="מנוע מכני" w:date="2026-10-11T12:04:40Z">
        <w:r w:rsidRPr="006F178A">
          <w:rPr>
            <w:rtl/>
          </w:rPr>
          <w:delText xml:space="preserve">דאי </w:delText>
        </w:r>
      </w:del>
      <w:r w:rsidRPr="006F178A">
        <w:rPr>
          <w:rtl/>
        </w:rPr>
        <w:t xml:space="preserve">ממטי </w:t>
      </w:r>
      <w:ins w:id="92336" w:author="מנוע מכני" w:date="2026-10-11T12:04:40Z">
        <w:r>
          <w:rPr>
            <w:rtl/>
          </w:rPr>
          <w:t xml:space="preserve">לו</w:t>
        </w:r>
      </w:ins>
      <w:del w:id="92337" w:author="מנוע מכני" w:date="2026-10-11T12:04:40Z">
        <w:r w:rsidRPr="006F178A">
          <w:rPr>
            <w:rtl/>
          </w:rPr>
          <w:delText xml:space="preserve">ליה</w:delText>
        </w:r>
      </w:del>
      <w:r w:rsidRPr="006F178A">
        <w:rPr>
          <w:rtl/>
        </w:rPr>
        <w:t xml:space="preserve"> פורתא אזיל חוץ לד' אמות.</w:t>
      </w:r>
    </w:p>
    <w:p w:rsidR="005851B8" w:rsidRDefault="005851B8" w:rsidP="005851B8">
      <w:pPr>
        <w:rPr>
          <w:rtl/>
        </w:rPr>
      </w:pPr>
      <w:r w:rsidRPr="006F178A">
        <w:rPr>
          <w:rtl/>
        </w:rPr>
        <w:t xml:space="preserve">ומיירי </w:t>
      </w:r>
      <w:ins w:id="92344" w:author="מנוע מכני" w:date="2026-10-11T12:04:40Z">
        <w:r>
          <w:rPr>
            <w:rtl/>
          </w:rPr>
          <w:t xml:space="preserve">דאין</w:t>
        </w:r>
      </w:ins>
      <w:del w:id="92345" w:author="מנוע מכני" w:date="2026-10-11T12:04:40Z">
        <w:r w:rsidRPr="006F178A">
          <w:rPr>
            <w:rtl/>
          </w:rPr>
          <w:delText xml:space="preserve">דלית</w:delText>
        </w:r>
      </w:del>
      <w:r w:rsidRPr="006F178A">
        <w:rPr>
          <w:rtl/>
        </w:rPr>
        <w:t xml:space="preserve"> </w:t>
      </w:r>
      <w:ins w:id="92338" w:author="מנוע מכני" w:date="2026-10-11T12:04:40Z">
        <w:r>
          <w:rPr>
            <w:rtl/>
          </w:rPr>
          <w:t xml:space="preserve">לו</w:t>
        </w:r>
      </w:ins>
      <w:del w:id="92339" w:author="מנוע מכני" w:date="2026-10-11T12:04:40Z">
        <w:r w:rsidRPr="006F178A">
          <w:rPr>
            <w:rtl/>
          </w:rPr>
          <w:delText xml:space="preserve">ליה</w:delText>
        </w:r>
      </w:del>
      <w:r w:rsidRPr="006F178A">
        <w:rPr>
          <w:rtl/>
        </w:rPr>
        <w:t xml:space="preserve"> כוונא ומתנא. [חלון וחבל </w:t>
      </w:r>
      <w:ins w:id="92342" w:author="מנוע מכני" w:date="2026-10-11T12:04:40Z">
        <w:r>
          <w:rPr>
            <w:rtl/>
          </w:rPr>
          <w:t xml:space="preserve">ולכך</w:t>
        </w:r>
      </w:ins>
      <w:del w:id="92343" w:author="מנוע מכני" w:date="2026-10-11T12:04:40Z">
        <w:r w:rsidRPr="006F178A">
          <w:rPr>
            <w:rtl/>
          </w:rPr>
          <w:delText xml:space="preserve">ולהכי</w:delText>
        </w:r>
      </w:del>
      <w:r w:rsidRPr="006F178A">
        <w:rPr>
          <w:rtl/>
        </w:rPr>
        <w:t xml:space="preserve"> </w:t>
      </w:r>
      <w:r w:rsidRPr="006F178A">
        <w:rPr>
          <w:rtl/>
        </w:rPr>
        <w:t xml:space="preserve">לא</w:t>
      </w:r>
      <w:r w:rsidRPr="006F178A">
        <w:rPr>
          <w:rtl/>
        </w:rPr>
        <w:t xml:space="preserve"> </w:t>
      </w:r>
      <w:ins w:id="92340" w:author="מנוע מכני" w:date="2026-10-11T12:04:40Z">
        <w:r>
          <w:rPr>
            <w:rtl/>
          </w:rPr>
          <w:t xml:space="preserve">מאלו</w:t>
        </w:r>
      </w:ins>
      <w:del w:id="92341" w:author="מנוע מכני" w:date="2026-10-11T12:04:40Z">
        <w:r w:rsidRPr="006F178A">
          <w:rPr>
            <w:rtl/>
          </w:rPr>
          <w:delText xml:space="preserve">מהני</w:delText>
        </w:r>
      </w:del>
      <w:r w:rsidRPr="006F178A">
        <w:rPr>
          <w:rtl/>
        </w:rPr>
        <w:t xml:space="preserve"> בהניח פחות מי' טפחים]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לד:</w:t>
      </w:r>
    </w:p>
    <w:p w:rsidR="005851B8" w:rsidRPr="006F178A" w:rsidRDefault="005851B8" w:rsidP="005851B8">
      <w:pPr>
        <w:rPr>
          <w:rtl/>
        </w:rPr>
      </w:pPr>
      <w:r w:rsidRPr="006F178A">
        <w:rPr>
          <w:rFonts w:ascii="Fb Fontext" w:hAnsi="Fb Fontext"/>
          <w:rtl/>
        </w:rPr>
        <w:t xml:space="preserve">נתנו בבור </w:t>
      </w:r>
      <w:ins w:id="90198" w:author="מנוע מכני" w:date="2026-10-11T12:04:40Z">
        <w:r>
          <w:rPr>
            <w:rFonts w:ascii="Fb Fontext" w:hAnsi="Fb Fontext"/>
            <w:rtl/>
          </w:rPr>
          <w:t xml:space="preserve">אפי'</w:t>
        </w:r>
      </w:ins>
      <w:del w:id="90199" w:author="מנוע מכני" w:date="2026-10-11T12:04:40Z">
        <w:r w:rsidRPr="006F178A">
          <w:rPr>
            <w:rFonts w:ascii="Fb Fontext" w:hAnsi="Fb Fontext"/>
            <w:rtl/>
          </w:rPr>
          <w:delText xml:space="preserve">אפילו</w:delText>
        </w:r>
      </w:del>
      <w:r w:rsidRPr="006F178A">
        <w:rPr>
          <w:rFonts w:ascii="Fb Fontext" w:hAnsi="Fb Fontext"/>
          <w:rtl/>
        </w:rPr>
        <w:t xml:space="preserve"> עמוק מאה אמה עירובו עירוב.</w:t>
      </w:r>
    </w:p>
    <w:p w:rsidR="005851B8" w:rsidRPr="00B3644D" w:rsidRDefault="005851B8" w:rsidP="005851B8">
      <w:pPr>
        <w:rPr>
          <w:spacing w:val="-4"/>
          <w:rtl/>
        </w:rPr>
      </w:pPr>
      <w:r w:rsidRPr="00B3644D">
        <w:rPr>
          <w:spacing w:val="-4"/>
          <w:rtl/>
        </w:rPr>
        <w:t xml:space="preserve">מיירי בכרמלית ונתכוון לשבות למעלה - </w:t>
      </w:r>
      <w:r w:rsidRPr="00B3644D">
        <w:rPr>
          <w:rStyle w:val="2fb"/>
          <w:spacing w:val="-4"/>
          <w:rtl/>
        </w:rPr>
        <w:t xml:space="preserve">וכרבי</w:t>
      </w:r>
      <w:r w:rsidRPr="00B3644D">
        <w:rPr>
          <w:spacing w:val="-4"/>
          <w:rtl/>
        </w:rPr>
        <w:t xml:space="preserve"> דכל דבר שהוא משום שבות </w:t>
      </w:r>
      <w:r w:rsidRPr="00B3644D">
        <w:rPr>
          <w:spacing w:val="-4"/>
          <w:rtl/>
        </w:rPr>
        <w:t xml:space="preserve">לא</w:t>
      </w:r>
      <w:r w:rsidRPr="00B3644D">
        <w:rPr>
          <w:spacing w:val="-4"/>
          <w:rtl/>
        </w:rPr>
        <w:t xml:space="preserve"> גזרו עליו ביהש"מ.</w:t>
      </w:r>
    </w:p>
    <w:p w:rsidR="005851B8" w:rsidRDefault="005851B8" w:rsidP="005851B8">
      <w:pPr>
        <w:rPr>
          <w:rtl/>
        </w:rPr>
      </w:pPr>
      <w:r w:rsidRPr="006F178A">
        <w:rPr>
          <w:rtl/>
        </w:rPr>
        <w:t xml:space="preserve">[דא"א </w:t>
      </w:r>
      <w:r w:rsidRPr="006F178A">
        <w:rPr>
          <w:rtl/>
        </w:rPr>
        <w:t xml:space="preserve">דברה"י</w:t>
      </w:r>
      <w:r w:rsidRPr="006F178A">
        <w:rPr>
          <w:rtl/>
        </w:rPr>
        <w:t xml:space="preserve"> דפשיטא ד</w:t>
      </w:r>
      <w:r>
        <w:rPr>
          <w:rtl/>
        </w:rPr>
        <w:t>אפי'</w:t>
      </w:r>
      <w:r w:rsidRPr="006F178A">
        <w:rPr>
          <w:rtl/>
        </w:rPr>
        <w:t xml:space="preserve"> עולה עד לרקיע | וא"א </w:t>
      </w:r>
      <w:r w:rsidRPr="006F178A">
        <w:rPr>
          <w:rStyle w:val="2fb"/>
          <w:rtl/>
        </w:rPr>
        <w:t xml:space="preserve">דברה"ר</w:t>
      </w:r>
      <w:r w:rsidRPr="006F178A">
        <w:rPr>
          <w:rtl/>
        </w:rPr>
        <w:t xml:space="preserve">- בלמעלה: דשלא במקום עירובו, ובלמטה: פשיטא]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79" w:author="קלוד" w:date="2026-10-11T09:07:28Z"/>
        </w:rPr>
      </w:pPr>
      <w:ins w:id="20278" w:author="קלוד" w:date="2026-10-11T09:07:28Z">
        <w:r>
          <w:t xml:space="preserve">משנה ג</w:t>
        </w:r>
      </w:ins>
    </w:p>
    <w:p w:rsidR="005851B8" w:rsidRPr="00E62A50" w:rsidRDefault="005851B8" w:rsidP="005851B8">
      <w:pPr>
        <w:pStyle w:val="afff9"/>
        <w:rPr>
          <w:del w:id="20113" w:author="קלוד" w:date="2026-10-11T09:07:28Z"/>
          <w:rtl/>
        </w:rPr>
      </w:pPr>
      <w:del w:id="20112" w:author="קלוד" w:date="2026-10-11T09:07:28Z">
        <w:r w:rsidRPr="00E62A50">
          <w:rPr>
            <w:sz w:val="20"/>
            <w:rtl/>
          </w:rPr>
          <w:delText xml:space="preserve">משנה.</w:delText>
        </w:r>
      </w:del>
    </w:p>
    <w:p w:rsidR="005851B8" w:rsidRPr="002D26EF" w:rsidRDefault="005851B8" w:rsidP="002D26EF">
      <w:pPr>
        <w:pStyle w:val="afff9"/>
        <w:spacing w:before="120"/>
        <w:rPr>
          <w:rtl/>
        </w:rPr>
        <w:pPrChange w:id="90017" w:author="קלוד" w:date="2026-10-11T12:09:42Z">
          <w:pPr>
            <w:pStyle w:val="afff9"/>
          </w:pPr>
        </w:pPrChange>
      </w:pPr>
      <w:r w:rsidRPr="002D26EF">
        <w:rPr>
          <w:rtl/>
        </w:rPr>
        <w:t>נתנו בראש הקנה או בראש הקונדס, בזמן שהוא תלוש ונעוץ - אפילו גבוה מאה אמה הרי זה עירוב.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95" w:author="קלוד" w:date="2026-10-11T12:24:08Z"/>
        </w:rPr>
      </w:pPr>
      <w:ins w:id="90496" w:author="קלוד" w:date="2026-10-11T12:24:08Z">
        <w:r>
          <w:rPr>
            <w:color w:val="7B3F00"/>
          </w:rPr>
          <w:t xml:space="preserve">עירוב בראש קנה - תלוש ונעוץ וגזירת שמא יקטום</w:t>
        </w:r>
      </w:ins>
    </w:p>
    <w:p w:rsidR="005851B8" w:rsidRPr="006F178A" w:rsidRDefault="005851B8" w:rsidP="005851B8">
      <w:pPr>
        <w:rPr>
          <w:rtl/>
        </w:rPr>
      </w:pPr>
      <w:r w:rsidRPr="006F178A">
        <w:rPr>
          <w:rStyle w:val="2fb"/>
          <w:rFonts w:ascii="Fb Fontext" w:hAnsi="Fb Fontext"/>
          <w:rtl/>
        </w:rPr>
        <w:t xml:space="preserve">רבא</w:t>
      </w:r>
      <w:r w:rsidRPr="006F178A">
        <w:rPr>
          <w:rFonts w:ascii="Fb Fontext" w:hAnsi="Fb Fontext"/>
          <w:rtl/>
        </w:rPr>
        <w:t xml:space="preserve"> סיפא כרבנן דבעי' תלוש ונעוץ [</w:t>
      </w:r>
      <w:ins w:id="93592" w:author="מנוע מכני" w:date="2026-10-11T12:04:40Z">
        <w:r>
          <w:rPr>
            <w:rFonts w:ascii="Fb Fontext" w:hAnsi="Fb Fontext"/>
            <w:rtl/>
          </w:rPr>
          <w:t xml:space="preserve">דאם </w:t>
        </w:r>
      </w:ins>
      <w:del w:id="93593" w:author="מנוע מכני" w:date="2026-10-11T12:04:40Z">
        <w:r w:rsidRPr="006F178A">
          <w:rPr>
            <w:rFonts w:ascii="Fb Fontext" w:hAnsi="Fb Fontext"/>
            <w:rtl/>
          </w:rPr>
          <w:delText xml:space="preserve">דאי </w:delText>
        </w:r>
      </w:del>
      <w:ins w:id="90972" w:author="מנוע מכני" w:date="2026-10-11T12:04:40Z">
        <w:r>
          <w:rPr>
            <w:rFonts w:ascii="Fb Fontext" w:hAnsi="Fb Fontext"/>
            <w:rtl/>
          </w:rPr>
          <w:t xml:space="preserve">לא</w:t>
        </w:r>
      </w:ins>
      <w:del w:id="90973" w:author="מנוע מכני" w:date="2026-10-11T12:04:40Z">
        <w:r w:rsidRPr="006F178A">
          <w:rPr>
            <w:rFonts w:ascii="Fb Fontext" w:hAnsi="Fb Fontext"/>
            <w:rtl/>
          </w:rPr>
          <w:delText xml:space="preserve">לאו</w:delText>
        </w:r>
      </w:del>
      <w:r w:rsidRPr="006F178A">
        <w:rPr>
          <w:rFonts w:ascii="Fb Fontext" w:hAnsi="Fb Fontext"/>
          <w:rtl/>
        </w:rPr>
        <w:t xml:space="preserve">, אילן הוא] וכרבנן דכל דבר שהוא משום שבות - גזרו עליו בין השמשות.</w:t>
      </w:r>
    </w:p>
    <w:p>
      <w:pPr>
        <w:pStyle w:val="38"/>
        <w:rPr>
          <w:ins w:id="95336" w:author="מנוע מכני" w:date="2026-10-11T12:04:40Z"/>
        </w:rPr>
      </w:pPr>
      <w:r w:rsidRPr="006F178A">
        <w:t xml:space="preserve">ורישא</w:t>
      </w:r>
    </w:p>
    <w:p w:rsidR="005851B8" w:rsidRPr="006F178A" w:rsidRDefault="005851B8" w:rsidP="005851B8">
      <w:pPr>
        <w:rPr>
          <w:rtl/>
        </w:rPr>
      </w:pPr>
      <w:del w:id="95337" w:author="מנוע מכני" w:date="2026-10-11T12:04:40Z">
        <w:r w:rsidRPr="006F178A">
          <w:rPr>
            <w:rtl/>
          </w:rPr>
          <w:delText xml:space="preserve"> </w:delText>
        </w:r>
      </w:del>
      <w:r w:rsidRPr="006F178A">
        <w:rPr>
          <w:rtl/>
        </w:rPr>
        <w:t xml:space="preserve">דאילן ובור </w:t>
      </w:r>
      <w:r w:rsidRPr="006F178A">
        <w:rPr>
          <w:rStyle w:val="2fb"/>
          <w:rtl/>
        </w:rPr>
        <w:t xml:space="preserve">כרבי</w:t>
      </w:r>
      <w:r w:rsidRPr="006F178A">
        <w:rPr>
          <w:rtl/>
        </w:rPr>
        <w:t xml:space="preserve">, וסיפא דתלוש ונעוץ כרבנן.</w:t>
      </w:r>
    </w:p>
    <w:p>
      <w:pPr>
        <w:pStyle w:val="38"/>
        <w:rPr>
          <w:ins w:id="95338" w:author="מנוע מכני" w:date="2026-10-11T12:04:40Z"/>
        </w:rPr>
      </w:pPr>
      <w:r w:rsidRPr="006F178A">
        <w:t xml:space="preserve">רבינא:</w:t>
      </w:r>
    </w:p>
    <w:p w:rsidR="005851B8" w:rsidRPr="006F178A" w:rsidRDefault="005851B8" w:rsidP="005851B8">
      <w:pPr>
        <w:rPr>
          <w:rtl/>
        </w:rPr>
      </w:pPr>
      <w:del w:id="95339" w:author="מנוע מכני" w:date="2026-10-11T12:04:40Z">
        <w:r w:rsidRPr="006F178A">
          <w:rPr>
            <w:rtl/>
          </w:rPr>
          <w:delText xml:space="preserve"> </w:delText>
        </w:r>
      </w:del>
      <w:r w:rsidRPr="006F178A">
        <w:rPr>
          <w:rtl/>
        </w:rPr>
        <w:t xml:space="preserve">כולה </w:t>
      </w:r>
      <w:r w:rsidRPr="006F178A">
        <w:rPr>
          <w:rStyle w:val="2fb"/>
          <w:rtl/>
        </w:rPr>
        <w:t xml:space="preserve">רבי</w:t>
      </w:r>
      <w:r w:rsidRPr="006F178A">
        <w:rPr>
          <w:rtl/>
        </w:rPr>
        <w:t xml:space="preserve"> היא, וסיפא - גזירה שמא יקטום.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93" w:author="קלוד" w:date="2026-10-11T12:24:08Z"/>
        </w:rPr>
      </w:pPr>
      <w:ins w:id="90494" w:author="קלוד" w:date="2026-10-11T12:24:08Z">
        <w:r>
          <w:rPr>
            <w:color w:val="7B3F00"/>
          </w:rPr>
          <w:t xml:space="preserve">קנים המחוברים באגם - מין אילן או מין ירק</w:t>
        </w:r>
      </w:ins>
    </w:p>
    <w:p w:rsidR="005851B8" w:rsidRDefault="005851B8" w:rsidP="005851B8">
      <w:pPr>
        <w:rPr>
          <w:rFonts w:ascii="Fb Fontext" w:hAnsi="Fb Fontext"/>
          <w:rtl/>
        </w:rPr>
      </w:pPr>
      <w:ins w:id="90015" w:author="מנוע מכני" w:date="2026-10-11T12:04:40Z">
        <w:r>
          <w:rPr>
            <w:rStyle w:val="2fb"/>
            <w:rFonts w:ascii="Fb Fontext" w:hAnsi="Fb Fontext"/>
            <w:rtl/>
          </w:rPr>
          <w:t xml:space="preserve">ר"נ</w:t>
        </w:r>
      </w:ins>
      <w:del w:id="90016" w:author="מנוע מכני" w:date="2026-10-11T12:04:40Z">
        <w:r w:rsidRPr="006F178A">
          <w:rPr>
            <w:rFonts w:ascii="Fb Fontext" w:hAnsi="Fb Fontext"/>
            <w:rtl/>
          </w:rPr>
          <w:delText xml:space="preserve">ר"'נ</w:delText>
        </w:r>
      </w:del>
      <w:r w:rsidRPr="006F178A">
        <w:rPr>
          <w:rFonts w:ascii="Fb Fontext" w:hAnsi="Fb Fontext"/>
          <w:rtl/>
        </w:rPr>
        <w:t xml:space="preserve"> הורה לתלמידיו לעשות מחצלאות מן הקנים המחוברים באגם שיוכלו לשבת עליהם </w:t>
      </w:r>
      <w:r w:rsidRPr="00B3644D">
        <w:rPr>
          <w:rFonts w:ascii="Fb Fontext" w:hAnsi="Fb Fontext"/>
          <w:spacing w:val="-6"/>
          <w:rtl/>
        </w:rPr>
        <w:t xml:space="preserve">בשבת מפני חיל שהגיע למקומם ודווקא קנים שאינם עוזרדין ואינם קשים [</w:t>
      </w:r>
      <w:ins w:id="90974" w:author="מנוע מכני" w:date="2026-10-11T12:04:40Z">
        <w:r>
          <w:rPr>
            <w:rFonts w:ascii="Fb Fontext" w:hAnsi="Fb Fontext"/>
            <w:spacing w:val="-6"/>
            <w:rtl/>
          </w:rPr>
          <w:t xml:space="preserve">ולא</w:t>
        </w:r>
      </w:ins>
      <w:del w:id="90975" w:author="מנוע מכני" w:date="2026-10-11T12:04:40Z">
        <w:r w:rsidRPr="00B3644D">
          <w:rPr>
            <w:rFonts w:ascii="Fb Fontext" w:hAnsi="Fb Fontext"/>
            <w:spacing w:val="-6"/>
            <w:rtl/>
          </w:rPr>
          <w:delText xml:space="preserve">ולאו</w:delText>
        </w:r>
      </w:del>
      <w:r w:rsidRPr="00B3644D">
        <w:rPr>
          <w:rFonts w:ascii="Fb Fontext" w:hAnsi="Fb Fontext"/>
          <w:spacing w:val="-6"/>
          <w:rtl/>
        </w:rPr>
        <w:t xml:space="preserve"> דמי לאילן]</w:t>
      </w:r>
    </w:p>
    <w:p w:rsidR="005851B8" w:rsidRDefault="005851B8" w:rsidP="005851B8">
      <w:pPr>
        <w:rPr>
          <w:rtl/>
        </w:rPr>
      </w:pPr>
      <w:r w:rsidRPr="006F178A">
        <w:rPr>
          <w:rtl/>
        </w:rPr>
        <w:t>וכדתניא הקנין והאטדין וההגין מין אילן הן, ואינן כלאים בכרם. ותניא הקנים והקידן והאורבנין מין ירק, והן כלאים בכרם. וש"מ הקנין דמין אילן הן היינו בעוזרדין [קשים], והך קנים דמין ירק היינו בלאו עוזרדין [רכים]</w:t>
      </w:r>
    </w:p>
    <w:p w:rsidR="005851B8" w:rsidRPr="006F178A" w:rsidRDefault="005851B8" w:rsidP="005851B8">
      <w:pPr>
        <w:rPr>
          <w:rtl/>
        </w:rPr>
      </w:pPr>
      <w:r w:rsidRPr="006F178A">
        <w:rPr>
          <w:rtl/>
        </w:rPr>
        <w:t xml:space="preserve">וקידה סתם הוא ירק והך דאין מרכיבין פגם על גבי </w:t>
      </w:r>
      <w:r w:rsidRPr="006F178A">
        <w:rPr>
          <w:rStyle w:val="afffe"/>
          <w:rFonts w:ascii="Fb Fontext" w:hAnsi="Fb Fontext"/>
          <w:rtl/>
        </w:rPr>
        <w:t>קידה לבנה</w:t>
      </w:r>
      <w:r w:rsidRPr="006F178A">
        <w:rPr>
          <w:rtl/>
        </w:rPr>
        <w:t xml:space="preserve">, מפני שהוא ירק באילן- </w:t>
      </w:r>
      <w:r w:rsidRPr="006F178A">
        <w:rPr>
          <w:rStyle w:val="2fb"/>
          <w:rtl/>
        </w:rPr>
        <w:t xml:space="preserve">ר"פ</w:t>
      </w:r>
      <w:r w:rsidRPr="006F178A">
        <w:rPr>
          <w:rtl/>
        </w:rPr>
        <w:t xml:space="preserve"> שאני קידה לבנה דלחוד.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81" w:author="קלוד" w:date="2026-10-11T09:07:28Z"/>
        </w:rPr>
      </w:pPr>
      <w:ins w:id="20280" w:author="קלוד" w:date="2026-10-11T09:07:28Z">
        <w:r>
          <w:t xml:space="preserve">משנה ג</w:t>
        </w:r>
      </w:ins>
    </w:p>
    <w:p w:rsidR="005851B8" w:rsidRPr="00E62A50" w:rsidRDefault="005851B8" w:rsidP="005851B8">
      <w:pPr>
        <w:pStyle w:val="afff9"/>
        <w:rPr>
          <w:del w:id="20115" w:author="קלוד" w:date="2026-10-11T09:07:28Z"/>
          <w:rtl/>
        </w:rPr>
      </w:pPr>
      <w:del w:id="20114"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18" w:author="קלוד" w:date="2026-10-11T12:09:42Z">
          <w:pPr>
            <w:pStyle w:val="afff9"/>
          </w:pPr>
        </w:pPrChange>
      </w:pPr>
      <w:r w:rsidRPr="00E62A50">
        <w:rPr>
          <w:rtl/>
        </w:rPr>
        <w:t>נתנו במגדל ואבד המפתח - הרי זה עירוב.</w:t>
      </w:r>
    </w:p>
    <w:p w:rsidR="005851B8" w:rsidRPr="00E62A50" w:rsidRDefault="005851B8" w:rsidP="005851B8">
      <w:pPr>
        <w:pStyle w:val="afff9"/>
        <w:rPr>
          <w:rtl/>
        </w:rPr>
      </w:pPr>
      <w:r>
        <w:rPr>
          <w:rStyle w:val="TanaimMishna"/>
          <w:rtl/>
          <w:rPrChange w:id="98086" w:author="Claude" w:date="2026-10-11T09:07:58Z">
            <w:rPr>
              <w:rtl/>
            </w:rPr>
          </w:rPrChange>
        </w:rPr>
        <w:t xml:space="preserve">ר"א</w:t>
      </w:r>
      <w:r>
        <w:rPr>
          <w:rtl/>
        </w:rPr>
        <w:t xml:space="preserve"> אם אינו יודע שהמפתח במקומו - אינו עירוב.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91" w:author="קלוד" w:date="2026-10-11T12:24:08Z"/>
        </w:rPr>
      </w:pPr>
      <w:ins w:id="90492" w:author="קלוד" w:date="2026-10-11T12:24:08Z">
        <w:r>
          <w:rPr>
            <w:color w:val="7B3F00"/>
          </w:rPr>
          <w:t xml:space="preserve">מגדל שאבד מפתחו - הוא ועירובו במקום אחד</w:t>
        </w:r>
      </w:ins>
    </w:p>
    <w:p w:rsidR="005851B8" w:rsidRPr="006F178A" w:rsidRDefault="005851B8" w:rsidP="005851B8">
      <w:pPr>
        <w:rPr>
          <w:rStyle w:val="afffe"/>
          <w:rFonts w:ascii="Fb Fontext" w:hAnsi="Fb Fontext"/>
          <w:b/>
          <w:rtl/>
        </w:rPr>
      </w:pPr>
      <w:r w:rsidRPr="006F178A">
        <w:rPr>
          <w:rFonts w:ascii="Fb Fontext" w:hAnsi="Fb Fontext"/>
          <w:rtl/>
        </w:rPr>
        <w:lastRenderedPageBreak/>
        <w:t>ומיקרי הוא ועירובו במקום אחד.</w:t>
      </w:r>
    </w:p>
    <w:p>
      <w:pPr>
        <w:pStyle w:val="38"/>
        <w:rPr>
          <w:ins w:id="95340" w:author="מנוע מכני" w:date="2026-10-11T12:04:40Z"/>
        </w:rPr>
      </w:pPr>
      <w:r w:rsidRPr="006F178A">
        <w:t>א.</w:t>
      </w:r>
      <w:r w:rsidRPr="006F178A">
        <w:t xml:space="preserve"> רב ושמואל:</w:t>
      </w:r>
    </w:p>
    <w:p w:rsidR="005851B8" w:rsidRPr="009757B9" w:rsidRDefault="005851B8" w:rsidP="005851B8">
      <w:pPr>
        <w:rPr>
          <w:rFonts w:cs="Guttman Vilna"/>
          <w:b/>
          <w:bCs/>
          <w:rtl/>
        </w:rPr>
      </w:pPr>
      <w:del w:id="95341" w:author="מנוע מכני" w:date="2026-10-11T12:04:40Z">
        <w:r w:rsidRPr="006F178A">
          <w:rPr>
            <w:rtl/>
          </w:rPr>
          <w:delText xml:space="preserve"> </w:delText>
        </w:r>
      </w:del>
      <w:r w:rsidRPr="006F178A">
        <w:rPr>
          <w:rStyle w:val="2fb"/>
          <w:rtl/>
        </w:rPr>
        <w:t xml:space="preserve">כר"מ</w:t>
      </w:r>
      <w:r w:rsidRPr="006F178A">
        <w:rPr>
          <w:rtl/>
        </w:rPr>
        <w:t xml:space="preserve"> </w:t>
      </w:r>
      <w:r w:rsidRPr="006F178A">
        <w:rPr>
          <w:rtl/>
        </w:rPr>
        <w:t xml:space="preserve">דתנן</w:t>
      </w:r>
      <w:r w:rsidRPr="006F178A">
        <w:rPr>
          <w:rtl/>
        </w:rPr>
        <w:t xml:space="preserve">: בית שמילאהו פירות, סתום ונפחת - נוטל ממקום הפחת.</w:t>
      </w:r>
    </w:p>
    <w:p w:rsidR="005851B8" w:rsidRPr="009757B9" w:rsidRDefault="005851B8" w:rsidP="005851B8">
      <w:pPr>
        <w:rPr>
          <w:rFonts w:cs="Guttman Vilna"/>
          <w:b/>
          <w:bCs/>
          <w:rtl/>
        </w:rPr>
      </w:pPr>
      <w:r w:rsidRPr="006F178A">
        <w:rPr>
          <w:rStyle w:val="2fb"/>
          <w:rtl/>
        </w:rPr>
        <w:t xml:space="preserve">לר"מ</w:t>
      </w:r>
      <w:r w:rsidRPr="006F178A">
        <w:rPr>
          <w:rtl/>
        </w:rPr>
        <w:t xml:space="preserve"> פוחת ונוטל לכתחילה. </w:t>
      </w:r>
      <w:r w:rsidRPr="006F178A">
        <w:rPr>
          <w:rFonts w:hint="cs"/>
          <w:rtl/>
        </w:rPr>
        <w:t xml:space="preserve">- </w:t>
      </w:r>
      <w:r w:rsidRPr="006F178A">
        <w:rPr>
          <w:rtl/>
        </w:rPr>
        <w:t>והיינו באוירא דליבני וביו"ט.</w:t>
      </w:r>
    </w:p>
    <w:p>
      <w:pPr>
        <w:pStyle w:val="38"/>
        <w:rPr>
          <w:ins w:id="95342" w:author="מנוע מכני" w:date="2026-10-11T12:04:40Z"/>
        </w:rPr>
      </w:pPr>
      <w:r w:rsidRPr="006F178A">
        <w:t xml:space="preserve">והך</w:t>
      </w:r>
    </w:p>
    <w:p w:rsidR="005851B8" w:rsidRPr="009757B9" w:rsidRDefault="005851B8" w:rsidP="005851B8">
      <w:pPr>
        <w:rPr>
          <w:rFonts w:cs="Guttman Vilna"/>
          <w:b/>
          <w:bCs/>
          <w:rtl/>
        </w:rPr>
      </w:pPr>
      <w:del w:id="95343" w:author="מנוע מכני" w:date="2026-10-11T12:04:40Z">
        <w:r w:rsidRPr="006F178A">
          <w:rPr>
            <w:rtl/>
          </w:rPr>
          <w:delText xml:space="preserve"> </w:delText>
        </w:r>
      </w:del>
      <w:r w:rsidRPr="006F178A">
        <w:rPr>
          <w:rtl/>
        </w:rPr>
        <w:t xml:space="preserve">צריך </w:t>
      </w:r>
      <w:ins w:id="90157" w:author="Claude - סמנטי" w:date="2026-10-11T12:19:31Z">
        <w:r>
          <w:rPr>
            <w:rtl/>
          </w:rPr>
          <w:t xml:space="preserve">לגרוס</w:t>
        </w:r>
      </w:ins>
      <w:del w:id="90158" w:author="Claude - סמנטי" w:date="2026-10-11T12:19:31Z">
        <w:r w:rsidRPr="006F178A">
          <w:rPr>
            <w:rtl/>
          </w:rPr>
          <w:delText xml:space="preserve">למיגרס</w:delText>
        </w:r>
      </w:del>
      <w:r w:rsidRPr="006F178A">
        <w:rPr>
          <w:rtl/>
        </w:rPr>
        <w:t xml:space="preserve"> במתני' נתנו במגדל, ונעל בפניו ואבד המפתח: ביו"ט -הרי זה עירוב.</w:t>
      </w:r>
    </w:p>
    <w:p w:rsidR="005851B8" w:rsidRPr="009757B9" w:rsidRDefault="005851B8" w:rsidP="005851B8">
      <w:pPr>
        <w:rPr>
          <w:rFonts w:cs="Guttman Vilna"/>
          <w:b/>
          <w:bCs/>
          <w:rtl/>
        </w:rPr>
      </w:pPr>
      <w:del w:id="90082" w:author="מנוע מכני" w:date="2026-10-11T12:04:40Z">
        <w:r w:rsidRPr="006F178A">
          <w:rPr>
            <w:rtl/>
          </w:rPr>
          <w:delText xml:space="preserve"> </w:delText>
        </w:r>
      </w:del>
      <w:r w:rsidRPr="006F178A">
        <w:rPr>
          <w:rtl/>
        </w:rPr>
        <w:tab/>
      </w:r>
      <w:r w:rsidRPr="006F178A">
        <w:rPr>
          <w:rtl/>
        </w:rPr>
        <w:tab/>
      </w:r>
      <w:r w:rsidRPr="006F178A">
        <w:rPr>
          <w:rtl/>
        </w:rPr>
        <w:tab/>
        <w:t>בשבת - אין עירובו עירוב.</w:t>
      </w:r>
    </w:p>
    <w:p w:rsidR="005851B8" w:rsidRPr="009757B9" w:rsidRDefault="005851B8" w:rsidP="005851B8">
      <w:pPr>
        <w:rPr>
          <w:rFonts w:cs="Guttman Vilna"/>
          <w:b/>
          <w:bCs/>
          <w:rtl/>
        </w:rPr>
      </w:pPr>
      <w:r w:rsidRPr="006F178A">
        <w:rPr>
          <w:rtl/>
        </w:rPr>
        <w:t>נמצא המפתח</w:t>
      </w:r>
      <w:r w:rsidRPr="006F178A">
        <w:rPr>
          <w:rFonts w:hint="cs"/>
          <w:rtl/>
        </w:rPr>
        <w:t xml:space="preserve"> [</w:t>
      </w:r>
      <w:r w:rsidRPr="006F178A">
        <w:rPr>
          <w:rtl/>
        </w:rPr>
        <w:t>בשבת] בין בעיר בין בשדה - אין עירובו עירוב.</w:t>
      </w:r>
    </w:p>
    <w:p w:rsidR="005851B8" w:rsidRDefault="005851B8" w:rsidP="005851B8">
      <w:pPr>
        <w:rPr>
          <w:rtl/>
        </w:rPr>
      </w:pPr>
      <w:r w:rsidRPr="006F178A">
        <w:rPr>
          <w:rStyle w:val="2fb"/>
          <w:rtl/>
        </w:rPr>
        <w:t xml:space="preserve">ר"א</w:t>
      </w:r>
      <w:r w:rsidRPr="006F178A">
        <w:rPr>
          <w:rtl/>
        </w:rPr>
        <w:t xml:space="preserve"> בעיר-עירובו עירוב</w:t>
      </w:r>
      <w:r w:rsidRPr="006F178A">
        <w:rPr>
          <w:rFonts w:hint="cs"/>
          <w:rtl/>
        </w:rPr>
        <w:t xml:space="preserve"> [</w:t>
      </w:r>
      <w:r w:rsidRPr="006F178A">
        <w:rPr>
          <w:rStyle w:val="2fb"/>
          <w:rtl/>
        </w:rPr>
        <w:t xml:space="preserve">כר"ש</w:t>
      </w:r>
      <w:r w:rsidRPr="006F178A">
        <w:rPr>
          <w:rtl/>
        </w:rPr>
        <w:t xml:space="preserve"> דגגות חצירות וקרקיפות רשות אחת לכלים ששבתו בתוכן]</w:t>
      </w:r>
    </w:p>
    <w:p w:rsidR="005851B8" w:rsidRDefault="005851B8" w:rsidP="005851B8">
      <w:pPr>
        <w:rPr>
          <w:rtl/>
        </w:rPr>
      </w:pPr>
      <w:r w:rsidRPr="006F178A">
        <w:rPr>
          <w:rtl/>
        </w:rPr>
        <w:t>בשדה - אין עירובו עירוב, [ כרבנן]</w:t>
      </w:r>
    </w:p>
    <w:p>
      <w:pPr>
        <w:pStyle w:val="38"/>
        <w:rPr>
          <w:ins w:id="95344" w:author="מנוע מכני" w:date="2026-10-11T12:04:40Z"/>
        </w:rPr>
      </w:pPr>
      <w:r w:rsidRPr="006F178A">
        <w:t>ב.</w:t>
      </w:r>
      <w:r w:rsidRPr="006F178A">
        <w:t xml:space="preserve"> </w:t>
      </w:r>
      <w:r w:rsidRPr="006F178A">
        <w:t xml:space="preserve">רבה ורב יוסף:</w:t>
      </w:r>
    </w:p>
    <w:p w:rsidR="005851B8" w:rsidRPr="006F178A" w:rsidRDefault="005851B8" w:rsidP="005851B8">
      <w:pPr>
        <w:rPr>
          <w:rtl/>
        </w:rPr>
      </w:pPr>
      <w:del w:id="95345" w:author="מנוע מכני" w:date="2026-10-11T12:04:40Z">
        <w:r w:rsidRPr="006F178A">
          <w:rPr>
            <w:rtl/>
          </w:rPr>
          <w:delText xml:space="preserve"> </w:delText>
        </w:r>
      </w:del>
      <w:ins w:id="90978" w:author="מנוע מכני" w:date="2026-10-11T12:04:40Z">
        <w:r>
          <w:rPr>
            <w:rtl/>
          </w:rPr>
          <w:t xml:space="preserve">כאן</w:t>
        </w:r>
      </w:ins>
      <w:del w:id="90979" w:author="מנוע מכני" w:date="2026-10-11T12:04:40Z">
        <w:r w:rsidRPr="006F178A">
          <w:rPr>
            <w:rtl/>
          </w:rPr>
          <w:delText xml:space="preserve">הכא</w:delText>
        </w:r>
      </w:del>
      <w:r w:rsidRPr="006F178A">
        <w:rPr>
          <w:rtl/>
        </w:rPr>
        <w:t xml:space="preserve"> במגדל של עץ </w:t>
      </w:r>
      <w:ins w:id="92346" w:author="מנוע מכני" w:date="2026-10-11T12:04:40Z">
        <w:r>
          <w:rPr>
            <w:rtl/>
          </w:rPr>
          <w:t xml:space="preserve">מדובר</w:t>
        </w:r>
      </w:ins>
      <w:del w:id="92347" w:author="מנוע מכני" w:date="2026-10-11T12:04:40Z">
        <w:r w:rsidRPr="006F178A">
          <w:rPr>
            <w:rtl/>
          </w:rPr>
          <w:delText xml:space="preserve">עסקינן</w:delText>
        </w:r>
      </w:del>
      <w:r w:rsidRPr="006F178A">
        <w:rPr>
          <w:rtl/>
        </w:rPr>
        <w:t xml:space="preserve"> </w:t>
      </w:r>
      <w:ins w:id="90976" w:author="מנוע מכני" w:date="2026-10-11T12:04:40Z">
        <w:r>
          <w:rPr>
            <w:b/>
            <w:bCs/>
            <w:rtl/>
          </w:rPr>
          <w:t xml:space="preserve">וחלקו</w:t>
        </w:r>
      </w:ins>
      <w:del w:id="90977" w:author="מנוע מכני" w:date="2026-10-11T12:04:40Z">
        <w:r w:rsidRPr="00E6185C">
          <w:rPr>
            <w:b/>
            <w:bCs/>
            <w:rtl/>
          </w:rPr>
          <w:delText xml:space="preserve">ופליגי</w:delText>
        </w:r>
      </w:del>
      <w:r w:rsidRPr="006F178A">
        <w:rPr>
          <w:rtl/>
        </w:rPr>
        <w:t xml:space="preserve"> </w:t>
      </w:r>
      <w:ins w:id="93594" w:author="מנוע מכני" w:date="2026-10-11T12:04:40Z">
        <w:r>
          <w:rPr>
            <w:rtl/>
          </w:rPr>
          <w:t xml:space="preserve">אם </w:t>
        </w:r>
      </w:ins>
      <w:del w:id="93595" w:author="מנוע מכני" w:date="2026-10-11T12:04:40Z">
        <w:r w:rsidRPr="006F178A">
          <w:rPr>
            <w:rtl/>
          </w:rPr>
          <w:delText xml:space="preserve">אי </w:delText>
        </w:r>
      </w:del>
      <w:r w:rsidRPr="006F178A">
        <w:rPr>
          <w:rtl/>
        </w:rPr>
        <w:t xml:space="preserve">כלי הוא, [ואין בנין וסתירה בכלים] </w:t>
      </w:r>
      <w:ins w:id="93596" w:author="מנוע מכני" w:date="2026-10-11T12:04:40Z">
        <w:r>
          <w:rPr>
            <w:rtl/>
          </w:rPr>
          <w:t xml:space="preserve">אם </w:t>
        </w:r>
      </w:ins>
      <w:del w:id="93597" w:author="מנוע מכני" w:date="2026-10-11T12:04:40Z">
        <w:r w:rsidRPr="006F178A">
          <w:rPr>
            <w:rtl/>
          </w:rPr>
          <w:delText xml:space="preserve">אי </w:delText>
        </w:r>
      </w:del>
      <w:r w:rsidRPr="006F178A">
        <w:rPr>
          <w:rtl/>
        </w:rPr>
        <w:t xml:space="preserve">אוהל הוא.</w:t>
      </w:r>
    </w:p>
    <w:p w:rsidR="005851B8" w:rsidRPr="00B3644D" w:rsidRDefault="005851B8" w:rsidP="005851B8">
      <w:pPr>
        <w:rPr>
          <w:spacing w:val="-2"/>
          <w:rtl/>
        </w:rPr>
      </w:pPr>
      <w:ins w:id="90159" w:author="Claude - סמנטי" w:date="2026-10-11T12:19:31Z">
        <w:r>
          <w:rPr>
            <w:spacing w:val="-2"/>
            <w:rtl/>
          </w:rPr>
          <w:t xml:space="preserve">ובמחלוקת</w:t>
        </w:r>
      </w:ins>
      <w:del w:id="90160" w:author="Claude - סמנטי" w:date="2026-10-11T12:19:31Z">
        <w:r w:rsidRPr="00B3644D">
          <w:rPr>
            <w:spacing w:val="-2"/>
            <w:rtl/>
          </w:rPr>
          <w:delText xml:space="preserve">ובפלוגתא</w:delText>
        </w:r>
      </w:del>
      <w:r w:rsidRPr="00B3644D">
        <w:rPr>
          <w:spacing w:val="-2"/>
          <w:rtl/>
        </w:rPr>
        <w:t xml:space="preserve"> </w:t>
      </w:r>
      <w:ins w:id="92348" w:author="מנוע מכני" w:date="2026-10-11T12:04:40Z">
        <w:r>
          <w:rPr>
            <w:spacing w:val="-2"/>
            <w:rtl/>
          </w:rPr>
          <w:t xml:space="preserve">דאלו</w:t>
        </w:r>
      </w:ins>
      <w:del w:id="92349" w:author="מנוע מכני" w:date="2026-10-11T12:04:40Z">
        <w:r w:rsidRPr="00B3644D">
          <w:rPr>
            <w:spacing w:val="-2"/>
            <w:rtl/>
          </w:rPr>
          <w:delText xml:space="preserve">דהני</w:delText>
        </w:r>
      </w:del>
      <w:r w:rsidRPr="00B3644D">
        <w:rPr>
          <w:spacing w:val="-2"/>
          <w:rtl/>
        </w:rPr>
        <w:t xml:space="preserve"> תנאי. דהקיש הזב על גבי שידה תיבה ומגדל - טמאין, </w:t>
      </w:r>
      <w:r w:rsidRPr="00B3644D">
        <w:rPr>
          <w:rStyle w:val="2fb"/>
          <w:spacing w:val="-2"/>
          <w:rtl/>
        </w:rPr>
        <w:t xml:space="preserve">רבי</w:t>
      </w:r>
      <w:r w:rsidRPr="00B3644D">
        <w:rPr>
          <w:spacing w:val="-2"/>
          <w:rtl/>
        </w:rPr>
        <w:t xml:space="preserve"> נחמיה </w:t>
      </w:r>
      <w:r w:rsidRPr="00B3644D">
        <w:rPr>
          <w:rStyle w:val="2fb"/>
          <w:spacing w:val="-2"/>
          <w:rtl/>
        </w:rPr>
        <w:t xml:space="preserve">ור"ש</w:t>
      </w:r>
      <w:r w:rsidRPr="00B3644D">
        <w:rPr>
          <w:spacing w:val="-2"/>
          <w:rtl/>
        </w:rPr>
        <w:t xml:space="preserve"> מטהרין.</w:t>
      </w:r>
    </w:p>
    <w:p>
      <w:pPr>
        <w:pStyle w:val="38"/>
        <w:rPr>
          <w:ins w:id="95346" w:author="מנוע מכני" w:date="2026-10-11T12:04:40Z"/>
        </w:rPr>
      </w:pPr>
      <w:ins w:id="90980" w:author="מנוע מכני" w:date="2026-10-11T12:04:40Z">
        <w:r>
          <w:t xml:space="preserve">וחלקו</w:t>
        </w:r>
      </w:ins>
    </w:p>
    <w:p w:rsidR="005851B8" w:rsidRPr="006F178A" w:rsidRDefault="005851B8" w:rsidP="005851B8">
      <w:pPr>
        <w:rPr>
          <w:rtl/>
        </w:rPr>
      </w:pPr>
      <w:del w:id="90981" w:author="מנוע מכני" w:date="2026-10-11T12:04:40Z">
        <w:r w:rsidRPr="00E6185C">
          <w:rPr>
            <w:b/>
            <w:bCs/>
            <w:rtl/>
          </w:rPr>
          <w:delText xml:space="preserve">ופליגי</w:delText>
        </w:r>
      </w:del>
      <w:del w:id="95347" w:author="מנוע מכני" w:date="2026-10-11T12:04:40Z">
        <w:r w:rsidRPr="006F178A">
          <w:rPr>
            <w:rtl/>
          </w:rPr>
          <w:delText xml:space="preserve"> </w:delText>
        </w:r>
      </w:del>
      <w:ins w:id="93598" w:author="מנוע מכני" w:date="2026-10-11T12:04:40Z">
        <w:r>
          <w:rPr>
            <w:rtl/>
          </w:rPr>
          <w:t xml:space="preserve">אם </w:t>
        </w:r>
      </w:ins>
      <w:del w:id="93599" w:author="מנוע מכני" w:date="2026-10-11T12:04:40Z">
        <w:r w:rsidRPr="006F178A">
          <w:rPr>
            <w:rtl/>
          </w:rPr>
          <w:delText xml:space="preserve">אי </w:delText>
        </w:r>
      </w:del>
      <w:r w:rsidRPr="006F178A">
        <w:rPr>
          <w:rtl/>
        </w:rPr>
        <w:t xml:space="preserve">כלי הוא לטמא, או אהל הוא לטהר בהיסט.</w:t>
      </w:r>
    </w:p>
    <w:p w:rsidR="005851B8" w:rsidRPr="00132755" w:rsidRDefault="005851B8" w:rsidP="005851B8">
      <w:pPr>
        <w:rPr>
          <w:spacing w:val="-4"/>
          <w:rtl/>
        </w:rPr>
      </w:pPr>
      <w:r w:rsidRPr="00132755">
        <w:rPr>
          <w:spacing w:val="-4"/>
          <w:rtl/>
        </w:rPr>
        <w:t xml:space="preserve">ודחאו </w:t>
      </w:r>
      <w:r w:rsidRPr="00132755">
        <w:rPr>
          <w:rStyle w:val="2fb"/>
          <w:spacing w:val="-4"/>
          <w:rtl/>
        </w:rPr>
        <w:t xml:space="preserve">אביי</w:t>
      </w:r>
      <w:r w:rsidRPr="00132755">
        <w:rPr>
          <w:spacing w:val="-4"/>
          <w:rtl/>
        </w:rPr>
        <w:t xml:space="preserve"> דפשוט דאוהל וניסט טמא, כלי ואינו ניסט - טהור.| וכדסיפא דאם היו ניסוטין - טמאים.</w:t>
      </w:r>
    </w:p>
    <w:p w:rsidR="005851B8" w:rsidRPr="006F178A" w:rsidRDefault="005851B8" w:rsidP="005851B8">
      <w:pPr>
        <w:rPr>
          <w:rtl/>
        </w:rPr>
      </w:pPr>
      <w:r w:rsidRPr="006F178A">
        <w:rPr>
          <w:rtl/>
        </w:rPr>
        <w:t>וזה הכלל: ניסט מחמת כחו - טמא, מחמת רעדה - טהור.</w:t>
      </w:r>
    </w:p>
    <w:p w:rsidR="005851B8" w:rsidRDefault="005851B8" w:rsidP="005851B8">
      <w:pPr>
        <w:rPr>
          <w:rtl/>
        </w:rPr>
      </w:pPr>
      <w:r w:rsidRPr="006F178A">
        <w:rPr>
          <w:rtl/>
        </w:rPr>
        <w:t xml:space="preserve">וא"כ תנאי דברייתא דאוהל </w:t>
      </w:r>
      <w:ins w:id="90982" w:author="מנוע מכני" w:date="2026-10-11T12:04:40Z">
        <w:r>
          <w:rPr>
            <w:rtl/>
          </w:rPr>
          <w:t xml:space="preserve">חלקו</w:t>
        </w:r>
      </w:ins>
      <w:del w:id="90983" w:author="מנוע מכני" w:date="2026-10-11T12:04:40Z">
        <w:r w:rsidRPr="006F178A">
          <w:rPr>
            <w:rtl/>
          </w:rPr>
          <w:delText xml:space="preserve">פליגי</w:delText>
        </w:r>
      </w:del>
      <w:r w:rsidRPr="006F178A">
        <w:rPr>
          <w:rtl/>
        </w:rPr>
        <w:t xml:space="preserve"> ברעדה מחמת כוחו </w:t>
      </w:r>
      <w:ins w:id="93600" w:author="מנוע מכני" w:date="2026-10-11T12:04:40Z">
        <w:r>
          <w:rPr>
            <w:rtl/>
          </w:rPr>
          <w:t xml:space="preserve">אם </w:t>
        </w:r>
      </w:ins>
      <w:del w:id="93601" w:author="מנוע מכני" w:date="2026-10-11T12:04:40Z">
        <w:r w:rsidRPr="006F178A">
          <w:rPr>
            <w:rtl/>
          </w:rPr>
          <w:delText xml:space="preserve">אי </w:delText>
        </w:r>
      </w:del>
      <w:r w:rsidRPr="006F178A">
        <w:rPr>
          <w:rtl/>
        </w:rPr>
        <w:t xml:space="preserve">הוי היסט או </w:t>
      </w:r>
      <w:r w:rsidRPr="006F178A">
        <w:rPr>
          <w:rtl/>
        </w:rPr>
        <w:t xml:space="preserve">לא</w:t>
      </w:r>
      <w:r w:rsidRPr="006F178A">
        <w:rPr>
          <w:rtl/>
        </w:rPr>
        <w:t xml:space="preserve"> [אבל היסט מחמת כוחו </w:t>
      </w:r>
      <w:r w:rsidRPr="00E6185C">
        <w:rPr>
          <w:b/>
          <w:bCs/>
          <w:rtl/>
        </w:rPr>
        <w:t>לכו"ע</w:t>
      </w:r>
      <w:r w:rsidRPr="006F178A">
        <w:rPr>
          <w:rtl/>
        </w:rPr>
        <w:t xml:space="preserve"> טמא]</w:t>
      </w:r>
    </w:p>
    <w:p>
      <w:pPr>
        <w:pStyle w:val="38"/>
        <w:rPr>
          <w:ins w:id="95348" w:author="מנוע מכני" w:date="2026-10-11T12:04:40Z"/>
        </w:rPr>
      </w:pPr>
      <w:r w:rsidRPr="006F178A">
        <w:t>ג.</w:t>
      </w:r>
      <w:r w:rsidRPr="006F178A">
        <w:t xml:space="preserve"> </w:t>
      </w:r>
      <w:r w:rsidRPr="0092079A">
        <w:t>ולאביי</w:t>
      </w:r>
      <w:r w:rsidRPr="006F178A">
        <w:t xml:space="preserve"> ורבא:</w:t>
      </w:r>
    </w:p>
    <w:p w:rsidR="005851B8" w:rsidRPr="006F178A" w:rsidRDefault="005851B8" w:rsidP="005851B8">
      <w:pPr>
        <w:rPr>
          <w:rtl/>
        </w:rPr>
      </w:pPr>
      <w:del w:id="95349" w:author="מנוע מכני" w:date="2026-10-11T12:04:40Z">
        <w:r w:rsidRPr="006F178A">
          <w:rPr>
            <w:rtl/>
          </w:rPr>
          <w:delText xml:space="preserve"> </w:delText>
        </w:r>
      </w:del>
      <w:r w:rsidRPr="006F178A">
        <w:rPr>
          <w:rtl/>
        </w:rPr>
        <w:t xml:space="preserve">מתני' מיירי במנעול קשור בחבל ובעי לחותכו בסכין.</w:t>
      </w:r>
    </w:p>
    <w:p w:rsidR="005851B8" w:rsidRPr="006F178A" w:rsidRDefault="005851B8" w:rsidP="005851B8">
      <w:pPr>
        <w:rPr>
          <w:rtl/>
        </w:rPr>
      </w:pPr>
      <w:r w:rsidRPr="006F178A">
        <w:rPr>
          <w:rStyle w:val="2fb"/>
          <w:rtl/>
        </w:rPr>
        <w:t xml:space="preserve">דת"ק</w:t>
      </w:r>
      <w:r w:rsidRPr="006F178A">
        <w:rPr>
          <w:rtl/>
        </w:rPr>
        <w:t xml:space="preserve"> </w:t>
      </w:r>
      <w:ins w:id="93932" w:author="מנוע מכני" w:date="2026-10-11T12:04:40Z">
        <w:r>
          <w:rPr>
            <w:rtl/>
          </w:rPr>
          <w:t xml:space="preserve">סבר</w:t>
        </w:r>
      </w:ins>
      <w:del w:id="93933" w:author="מנוע מכני" w:date="2026-10-11T12:04:40Z">
        <w:r w:rsidRPr="006F178A">
          <w:rPr>
            <w:rtl/>
          </w:rPr>
          <w:delText xml:space="preserve">ס"ל</w:delText>
        </w:r>
      </w:del>
      <w:r w:rsidRPr="006F178A">
        <w:rPr>
          <w:rtl/>
        </w:rPr>
        <w:t xml:space="preserve"> </w:t>
      </w:r>
      <w:r w:rsidRPr="006F178A">
        <w:rPr>
          <w:rStyle w:val="2fb"/>
          <w:rtl/>
        </w:rPr>
        <w:t xml:space="preserve">כרבי יוסי</w:t>
      </w:r>
      <w:r w:rsidRPr="006F178A">
        <w:rPr>
          <w:rtl/>
        </w:rPr>
        <w:t xml:space="preserve"> דכל הכלים ניטלין בשבת, חוץ ממסר הגדול ויתד של מחרישה.</w:t>
      </w:r>
    </w:p>
    <w:p w:rsidR="005851B8" w:rsidRDefault="005851B8" w:rsidP="005851B8">
      <w:pPr>
        <w:rPr>
          <w:rtl/>
        </w:rPr>
      </w:pPr>
      <w:ins w:id="90200" w:author="מנוע מכני" w:date="2026-10-11T12:04:40Z">
        <w:r>
          <w:rPr>
            <w:rStyle w:val="2fb"/>
            <w:rtl/>
          </w:rPr>
          <w:t xml:space="preserve">ור"א</w:t>
        </w:r>
      </w:ins>
      <w:del w:id="90201" w:author="מנוע מכני" w:date="2026-10-11T12:04:40Z">
        <w:r w:rsidRPr="006F178A">
          <w:rPr>
            <w:rtl/>
          </w:rPr>
          <w:delText xml:space="preserve">ורבי אליעזר</w:delText>
        </w:r>
      </w:del>
      <w:r w:rsidRPr="006F178A">
        <w:rPr>
          <w:rtl/>
        </w:rPr>
        <w:t xml:space="preserve"> סבר לה </w:t>
      </w:r>
      <w:r w:rsidRPr="006F178A">
        <w:rPr>
          <w:rStyle w:val="2fb"/>
          <w:rtl/>
        </w:rPr>
        <w:t xml:space="preserve">כרבי</w:t>
      </w:r>
      <w:r w:rsidRPr="006F178A">
        <w:rPr>
          <w:rtl/>
        </w:rPr>
        <w:t xml:space="preserve"> נחמיה. </w:t>
      </w:r>
      <w:ins w:id="90202" w:author="מנוע מכני" w:date="2026-10-11T12:04:40Z">
        <w:r>
          <w:rPr>
            <w:rtl/>
          </w:rPr>
          <w:t xml:space="preserve">דאפי'</w:t>
        </w:r>
      </w:ins>
      <w:del w:id="90203" w:author="מנוע מכני" w:date="2026-10-11T12:04:40Z">
        <w:r w:rsidRPr="006F178A">
          <w:rPr>
            <w:rtl/>
          </w:rPr>
          <w:delText xml:space="preserve">דאפילו</w:delText>
        </w:r>
      </w:del>
      <w:r w:rsidRPr="006F178A">
        <w:rPr>
          <w:rtl/>
        </w:rPr>
        <w:t xml:space="preserve"> טלית, </w:t>
      </w:r>
      <w:ins w:id="90204" w:author="מנוע מכני" w:date="2026-10-11T12:04:40Z">
        <w:r>
          <w:rPr>
            <w:rtl/>
          </w:rPr>
          <w:t xml:space="preserve">אפי'</w:t>
        </w:r>
      </w:ins>
      <w:del w:id="90205" w:author="מנוע מכני" w:date="2026-10-11T12:04:40Z">
        <w:r w:rsidRPr="006F178A">
          <w:rPr>
            <w:rtl/>
          </w:rPr>
          <w:delText xml:space="preserve">אפילו</w:delText>
        </w:r>
      </w:del>
      <w:r w:rsidRPr="006F178A">
        <w:rPr>
          <w:rtl/>
        </w:rPr>
        <w:t xml:space="preserve"> תרווד - אין ניטלין אלא לצורך תשמישן.</w:t>
      </w:r>
      <w:r w:rsidRPr="006F178A">
        <w:rPr>
          <w:rFonts w:hint="cs"/>
          <w:rtl/>
        </w:rPr>
        <w:t xml:space="preserve"> [</w:t>
      </w:r>
      <w:r w:rsidRPr="006F178A">
        <w:rPr>
          <w:rtl/>
        </w:rPr>
        <w:t>וא"כ אסור לחבל]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לה.</w:t>
      </w:r>
    </w:p>
    <w:p>
      <w:pPr>
        <w:pStyle w:val="MishnaBatzad"/>
        <w:rPr>
          <w:ins w:id="20283" w:author="קלוד" w:date="2026-10-11T09:07:28Z"/>
        </w:rPr>
      </w:pPr>
      <w:ins w:id="20282" w:author="קלוד" w:date="2026-10-11T09:07:28Z">
        <w:r>
          <w:t xml:space="preserve">משנה ד</w:t>
        </w:r>
      </w:ins>
    </w:p>
    <w:p w:rsidR="005851B8" w:rsidRPr="00E62A50" w:rsidRDefault="005851B8" w:rsidP="005851B8">
      <w:pPr>
        <w:pStyle w:val="afff9"/>
        <w:rPr>
          <w:del w:id="20117" w:author="קלוד" w:date="2026-10-11T09:07:28Z"/>
          <w:rtl/>
        </w:rPr>
      </w:pPr>
      <w:del w:id="20116"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19" w:author="קלוד" w:date="2026-10-11T12:09:42Z">
          <w:pPr>
            <w:pStyle w:val="afff9"/>
          </w:pPr>
        </w:pPrChange>
      </w:pPr>
      <w:r w:rsidRPr="00E62A50">
        <w:rPr>
          <w:rtl/>
        </w:rPr>
        <w:t>נתגלגל חוץ לתחום. נפל עליו גל, או נשרף, תרומה ונטמאת. מבעוד יום - אינו עירוב.</w:t>
      </w:r>
    </w:p>
    <w:p w:rsidR="005851B8" w:rsidRPr="00E62A50" w:rsidRDefault="005851B8" w:rsidP="005851B8">
      <w:pPr>
        <w:pStyle w:val="afff9"/>
        <w:rPr>
          <w:rtl/>
        </w:rPr>
      </w:pPr>
      <w:r w:rsidRPr="00E62A50">
        <w:rPr>
          <w:rtl/>
        </w:rPr>
        <w:t>משחשיכה - הרי זה עירוב.</w:t>
      </w:r>
    </w:p>
    <w:p w:rsidR="005851B8" w:rsidRPr="00E62A50" w:rsidRDefault="005851B8" w:rsidP="005851B8">
      <w:pPr>
        <w:pStyle w:val="afff9"/>
        <w:rPr>
          <w:rtl/>
        </w:rPr>
      </w:pPr>
      <w:r>
        <w:rPr>
          <w:rtl/>
        </w:rPr>
        <w:t xml:space="preserve">אם ספק, </w:t>
      </w:r>
      <w:r>
        <w:rPr>
          <w:rStyle w:val="TanaimMishna"/>
          <w:rtl/>
          <w:rPrChange w:id="98088" w:author="Claude" w:date="2026-10-11T09:07:58Z">
            <w:rPr>
              <w:rtl/>
            </w:rPr>
          </w:rPrChange>
        </w:rPr>
        <w:t xml:space="preserve">ר"מ</w:t>
      </w:r>
      <w:r>
        <w:rPr>
          <w:rtl/>
        </w:rPr>
        <w:t xml:space="preserve"> ו</w:t>
      </w:r>
      <w:r>
        <w:rPr>
          <w:rStyle w:val="TanaimMishna"/>
          <w:rtl/>
          <w:rPrChange w:id="98087" w:author="Claude" w:date="2026-10-11T09:07:58Z">
            <w:rPr>
              <w:rtl/>
            </w:rPr>
          </w:rPrChange>
        </w:rPr>
        <w:t xml:space="preserve">ר"י</w:t>
      </w:r>
      <w:r>
        <w:rPr>
          <w:rtl/>
        </w:rPr>
        <w:t xml:space="preserve"> הרי זה חמר גמל.</w:t>
      </w:r>
    </w:p>
    <w:p w:rsidR="005851B8" w:rsidRPr="00E62A50" w:rsidRDefault="005851B8" w:rsidP="005851B8">
      <w:pPr>
        <w:pStyle w:val="afff9"/>
        <w:rPr>
          <w:rtl/>
        </w:rPr>
      </w:pPr>
      <w:r>
        <w:rPr>
          <w:rStyle w:val="TanaimMishna"/>
          <w:rtl/>
          <w:rPrChange w:id="20011" w:author="קלוד" w:date="2026-10-11T09:07:28Z">
            <w:rPr>
              <w:rtl/>
            </w:rPr>
          </w:rPrChange>
        </w:rPr>
        <w:t xml:space="preserve">רבי יוסי</w:t>
      </w:r>
      <w:r>
        <w:rPr>
          <w:rtl/>
        </w:rPr>
        <w:t xml:space="preserve"> ו</w:t>
      </w:r>
      <w:r>
        <w:rPr>
          <w:rStyle w:val="TanaimMishna"/>
          <w:rtl/>
          <w:rPrChange w:id="98089" w:author="Claude" w:date="2026-10-11T09:07:58Z">
            <w:rPr>
              <w:rtl/>
            </w:rPr>
          </w:rPrChange>
        </w:rPr>
        <w:t xml:space="preserve">ר"ש</w:t>
      </w:r>
      <w:r>
        <w:rPr>
          <w:rtl/>
        </w:rPr>
        <w:t xml:space="preserve"> ספק עירוב כשר.</w:t>
      </w:r>
    </w:p>
    <w:p w:rsidR="005851B8" w:rsidRPr="00E62A50" w:rsidRDefault="005851B8" w:rsidP="005851B8">
      <w:pPr>
        <w:pStyle w:val="afff9"/>
        <w:rPr>
          <w:rtl/>
        </w:rPr>
      </w:pPr>
      <w:r>
        <w:rPr>
          <w:rtl/>
        </w:rPr>
        <w:t xml:space="preserve">אמר </w:t>
      </w:r>
      <w:r>
        <w:rPr>
          <w:rStyle w:val="TanaimMishna"/>
          <w:rtl/>
          <w:rPrChange w:id="20012" w:author="קלוד" w:date="2026-10-11T09:07:28Z">
            <w:rPr>
              <w:rtl/>
            </w:rPr>
          </w:rPrChange>
        </w:rPr>
        <w:t xml:space="preserve">רבי יוסי</w:t>
      </w:r>
      <w:r>
        <w:rPr>
          <w:rStyle w:val="TanaimMishna"/>
          <w:rtl/>
          <w:rPrChange w:id="98090" w:author="Claude" w:date="2026-10-11T09:07:58Z">
            <w:rPr>
              <w:rtl/>
            </w:rPr>
          </w:rPrChange>
        </w:rPr>
        <w:t xml:space="preserve">:</w:t>
      </w:r>
      <w:r>
        <w:rPr>
          <w:rtl/>
        </w:rPr>
        <w:t xml:space="preserve"> אבטולמוס העיד משום חמשה זקנים על ספק עירוב שכשר.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לה.</w:t>
      </w:r>
    </w:p>
    <w:p>
      <w:pPr>
        <w:pStyle w:val="afffff8"/>
        <w:rPr>
          <w:ins w:id="90489" w:author="קלוד" w:date="2026-10-11T12:24:08Z"/>
        </w:rPr>
      </w:pPr>
      <w:ins w:id="90490" w:author="קלוד" w:date="2026-10-11T12:24:08Z">
        <w:r>
          <w:rPr>
            <w:color w:val="7B3F00"/>
          </w:rPr>
          <w:t xml:space="preserve">עירוב שנתגלגל חוץ לתחום - ארבע אמות</w:t>
        </w:r>
      </w:ins>
    </w:p>
    <w:p w:rsidR="005851B8" w:rsidRPr="00792286" w:rsidRDefault="005851B8" w:rsidP="005851B8">
      <w:pPr>
        <w:rPr>
          <w:b/>
          <w:bCs/>
          <w:rtl/>
        </w:rPr>
      </w:pPr>
      <w:r w:rsidRPr="006F178A">
        <w:rPr>
          <w:rStyle w:val="afffe"/>
          <w:rFonts w:ascii="Fb Fontext" w:hAnsi="Fb Fontext"/>
          <w:rtl/>
        </w:rPr>
        <w:t>נתגלגל חוץ לתחום</w:t>
      </w:r>
      <w:r w:rsidRPr="006F178A">
        <w:rPr>
          <w:rFonts w:ascii="Fb Fontext" w:hAnsi="Fb Fontext"/>
          <w:rtl/>
        </w:rPr>
        <w:t>.</w:t>
      </w:r>
    </w:p>
    <w:p>
      <w:pPr>
        <w:pStyle w:val="38"/>
        <w:rPr>
          <w:ins w:id="95350" w:author="מנוע מכני" w:date="2026-10-11T12:04:40Z"/>
        </w:rPr>
      </w:pPr>
      <w:r w:rsidRPr="00792286">
        <w:t>רבא:</w:t>
      </w:r>
    </w:p>
    <w:p w:rsidR="005851B8" w:rsidRPr="006F178A" w:rsidRDefault="005851B8" w:rsidP="005851B8">
      <w:pPr>
        <w:rPr>
          <w:rtl/>
        </w:rPr>
      </w:pPr>
      <w:del w:id="95351" w:author="מנוע מכני" w:date="2026-10-11T12:04:40Z">
        <w:r w:rsidRPr="006F178A">
          <w:rPr>
            <w:rtl/>
          </w:rPr>
          <w:delText xml:space="preserve"> </w:delText>
        </w:r>
      </w:del>
      <w:r w:rsidRPr="006F178A">
        <w:rPr>
          <w:rtl/>
        </w:rPr>
        <w:t xml:space="preserve">דווקא חוץ לד' אמות, אבל לתוך ד' אמות </w:t>
      </w:r>
      <w:ins w:id="92350" w:author="מנוע מכני" w:date="2026-10-11T12:04:40Z">
        <w:r>
          <w:rPr>
            <w:rtl/>
          </w:rPr>
          <w:t xml:space="preserve">מאלו</w:t>
        </w:r>
      </w:ins>
      <w:del w:id="92351" w:author="מנוע מכני" w:date="2026-10-11T12:04:40Z">
        <w:r w:rsidRPr="006F178A">
          <w:rPr>
            <w:rtl/>
          </w:rPr>
          <w:delText xml:space="preserve">מהני</w:delText>
        </w:r>
      </w:del>
      <w:r w:rsidRPr="006F178A">
        <w:rPr>
          <w:rtl/>
        </w:rPr>
        <w:t xml:space="preserve"> דהנותן עירובו יש לו ד' אמות.</w:t>
      </w:r>
    </w:p>
    <w:p w:rsidR="005851B8" w:rsidRPr="006F178A" w:rsidRDefault="005851B8" w:rsidP="005851B8">
      <w:pPr>
        <w:pStyle w:val="affff1"/>
        <w:ind w:end="0"/>
        <w:rPr>
          <w:rFonts w:cs="FontbitDavid"/>
          <w:b/>
          <w:sz w:val="20"/>
          <w:rtl/>
        </w:rPr>
        <w:pPrChange w:id="20060" w:author="קלוד" w:date="2026-10-11T09:07:28Z">
          <w:pPr>
            <w:pStyle w:val="affff1"/>
            <w:rPr>
              <w:rFonts w:cs="FontbitDavid"/>
              <w:b/>
              <w:sz w:val="20"/>
              <w:rtl/>
            </w:rPr>
          </w:pPr>
        </w:pPrChange>
      </w:pPr>
      <w:ins w:id="9812" w:author="מספור קטעי משנה" w:date="2026-10-11T09:25:21Z">
        <w:r>
          <w:rPr>
            <w:rStyle w:val="MisparKeta"/>
          </w:rPr>
          <w:t xml:space="preserve">ד. </w:t>
        </w:r>
      </w:ins>
      <w:r w:rsidRPr="00E62A50">
        <w:rPr>
          <w:rStyle w:val="afffe"/>
          <w:rFonts w:ascii="Fb Fontext" w:hAnsi="Fb Fontext"/>
          <w:bCs w:val="0"/>
          <w:rtl/>
          <w:rPrChange w:id="40030" w:author="Claude" w:date="2026-10-11T09:07:36Z">
            <w:rPr>
              <w:rStyle w:val="afffe"/>
              <w:rFonts w:ascii="Fb Fontext" w:hAnsi="Fb Fontext"/>
              <w:bCs w:val="0"/>
              <w:sz w:val="20"/>
              <w:rtl/>
            </w:rPr>
          </w:rPrChange>
        </w:rPr>
        <w:t>נפל עליו גל וכו'</w:t>
      </w:r>
      <w:r w:rsidRPr="006F178A">
        <w:rPr>
          <w:rFonts w:cs="FontbitDavid"/>
          <w:b/>
          <w:rtl/>
          <w:rPrChange w:id="40031" w:author="Claude" w:date="2026-10-11T09:07:36Z">
            <w:rPr>
              <w:rFonts w:cs="FontbitDavid"/>
              <w:b/>
              <w:sz w:val="20"/>
              <w:rtl/>
            </w:rPr>
          </w:rPrChange>
        </w:rPr>
        <w:t>.</w:t>
      </w:r>
    </w:p>
    <w:p w:rsidR="005851B8" w:rsidRPr="006F178A" w:rsidRDefault="005851B8" w:rsidP="005851B8">
      <w:pPr>
        <w:rPr>
          <w:rtl/>
        </w:rPr>
      </w:pPr>
      <w:r>
        <w:rPr>
          <w:rFonts w:ascii="Fb Fontext" w:hAnsi="Fb Fontext"/>
          <w:b/>
          <w:bCs/>
          <w:rtl/>
        </w:rPr>
        <w:t>אפי'</w:t>
      </w:r>
      <w:r w:rsidRPr="006F178A">
        <w:rPr>
          <w:rFonts w:ascii="Fb Fontext" w:hAnsi="Fb Fontext"/>
          <w:rtl/>
        </w:rPr>
        <w:t xml:space="preserve"> </w:t>
      </w:r>
      <w:r w:rsidRPr="006F178A">
        <w:rPr>
          <w:rStyle w:val="2fb"/>
          <w:rFonts w:ascii="Fb Fontext" w:hAnsi="Fb Fontext"/>
          <w:rtl/>
        </w:rPr>
        <w:t xml:space="preserve">כרבי</w:t>
      </w:r>
      <w:r w:rsidRPr="006F178A">
        <w:rPr>
          <w:rFonts w:ascii="Fb Fontext" w:hAnsi="Fb Fontext"/>
          <w:rtl/>
        </w:rPr>
        <w:t xml:space="preserve"> דבשבות </w:t>
      </w:r>
      <w:r w:rsidRPr="006F178A">
        <w:rPr>
          <w:rFonts w:ascii="Fb Fontext" w:hAnsi="Fb Fontext"/>
          <w:rtl/>
        </w:rPr>
        <w:t xml:space="preserve">לא</w:t>
      </w:r>
      <w:r w:rsidRPr="006F178A">
        <w:rPr>
          <w:rFonts w:ascii="Fb Fontext" w:hAnsi="Fb Fontext"/>
          <w:rtl/>
        </w:rPr>
        <w:t xml:space="preserve"> גזרו ביה"ש </w:t>
      </w:r>
      <w:ins w:id="90984" w:author="מנוע מכני" w:date="2026-10-11T12:04:40Z">
        <w:r>
          <w:rPr>
            <w:rFonts w:ascii="Fb Fontext" w:hAnsi="Fb Fontext"/>
            <w:rtl/>
          </w:rPr>
          <w:t xml:space="preserve">כאן</w:t>
        </w:r>
      </w:ins>
      <w:del w:id="90985" w:author="מנוע מכני" w:date="2026-10-11T12:04:40Z">
        <w:r w:rsidRPr="006F178A">
          <w:rPr>
            <w:rFonts w:ascii="Fb Fontext" w:hAnsi="Fb Fontext"/>
            <w:rtl/>
          </w:rPr>
          <w:delText xml:space="preserve">הכא</w:delText>
        </w:r>
      </w:del>
      <w:r w:rsidRPr="006F178A">
        <w:rPr>
          <w:rFonts w:ascii="Fb Fontext" w:hAnsi="Fb Fontext"/>
          <w:rtl/>
        </w:rPr>
        <w:t xml:space="preserve"> דאורייתא דבעי מרא וחצינא.</w:t>
      </w:r>
    </w:p>
    <w:p w:rsidR="005851B8" w:rsidRPr="006F178A" w:rsidRDefault="005851B8" w:rsidP="005851B8">
      <w:pPr>
        <w:rPr>
          <w:rtl/>
        </w:rPr>
      </w:pPr>
      <w:r w:rsidRPr="006F178A">
        <w:rPr>
          <w:rtl/>
        </w:rPr>
        <w:t xml:space="preserve">וצריכי, נתגלגל דלא מיכסי ואפשר </w:t>
      </w:r>
      <w:ins w:id="94540" w:author="מנוע מכני" w:date="2026-10-11T12:04:40Z">
        <w:r>
          <w:rPr>
            <w:rtl/>
          </w:rPr>
          <w:t xml:space="preserve">דמביא</w:t>
        </w:r>
      </w:ins>
      <w:del w:id="94541" w:author="מנוע מכני" w:date="2026-10-11T12:04:40Z">
        <w:r w:rsidRPr="006F178A">
          <w:rPr>
            <w:rtl/>
          </w:rPr>
          <w:delText xml:space="preserve">דמייתי</w:delText>
        </w:r>
      </w:del>
      <w:r w:rsidRPr="006F178A">
        <w:rPr>
          <w:rtl/>
        </w:rPr>
        <w:t xml:space="preserve"> </w:t>
      </w:r>
      <w:ins w:id="92352" w:author="מנוע מכני" w:date="2026-10-11T12:04:40Z">
        <w:r>
          <w:rPr>
            <w:rtl/>
          </w:rPr>
          <w:t xml:space="preserve">לו</w:t>
        </w:r>
      </w:ins>
      <w:del w:id="92353" w:author="מנוע מכני" w:date="2026-10-11T12:04:40Z">
        <w:r w:rsidRPr="006F178A">
          <w:rPr>
            <w:rtl/>
          </w:rPr>
          <w:delText xml:space="preserve">ליה</w:delText>
        </w:r>
      </w:del>
      <w:r w:rsidRPr="006F178A">
        <w:rPr>
          <w:rtl/>
        </w:rPr>
        <w:t xml:space="preserve"> זיקא | נפל עליו גל, </w:t>
      </w:r>
      <w:ins w:id="93228" w:author="מנוע מכני" w:date="2026-10-11T12:04:40Z">
        <w:r>
          <w:rPr>
            <w:rtl/>
          </w:rPr>
          <w:t xml:space="preserve">אף</w:t>
        </w:r>
      </w:ins>
      <w:del w:id="93229" w:author="מנוע מכני" w:date="2026-10-11T12:04:40Z">
        <w:r w:rsidRPr="006F178A">
          <w:rPr>
            <w:rtl/>
          </w:rPr>
          <w:delText xml:space="preserve">אע"ג</w:delText>
        </w:r>
      </w:del>
      <w:r w:rsidRPr="006F178A">
        <w:rPr>
          <w:rtl/>
        </w:rPr>
        <w:t xml:space="preserve"> </w:t>
      </w:r>
      <w:ins w:id="93934" w:author="מנוע מכני" w:date="2026-10-11T12:04:40Z">
        <w:r>
          <w:rPr>
            <w:rtl/>
          </w:rPr>
          <w:t xml:space="preserve">דישנו</w:t>
        </w:r>
      </w:ins>
      <w:del w:id="93935" w:author="מנוע מכני" w:date="2026-10-11T12:04:40Z">
        <w:r w:rsidRPr="006F178A">
          <w:rPr>
            <w:rtl/>
          </w:rPr>
          <w:delText xml:space="preserve">דאיתיה</w:delText>
        </w:r>
      </w:del>
      <w:r w:rsidRPr="006F178A">
        <w:rPr>
          <w:rtl/>
        </w:rPr>
        <w:t xml:space="preserve"> גביה </w:t>
      </w:r>
      <w:r w:rsidRPr="006F178A">
        <w:rPr>
          <w:rtl/>
        </w:rPr>
        <w:t xml:space="preserve">קמ"ל</w:t>
      </w:r>
      <w:r w:rsidRPr="006F178A">
        <w:rPr>
          <w:rtl/>
        </w:rPr>
        <w:t xml:space="preserve"> </w:t>
      </w:r>
      <w:r w:rsidRPr="006F178A">
        <w:rPr>
          <w:rtl/>
        </w:rPr>
        <w:t xml:space="preserve">לא</w:t>
      </w:r>
      <w:r w:rsidRPr="006F178A">
        <w:rPr>
          <w:rtl/>
        </w:rPr>
        <w:t xml:space="preserve"> ליהוי עירוב.</w:t>
      </w:r>
    </w:p>
    <w:p w:rsidR="005851B8" w:rsidRPr="006F178A" w:rsidRDefault="005851B8" w:rsidP="005851B8">
      <w:pPr>
        <w:rPr>
          <w:rtl/>
        </w:rPr>
      </w:pPr>
      <w:r w:rsidRPr="006F178A">
        <w:rPr>
          <w:rStyle w:val="afffe"/>
          <w:rFonts w:ascii="Fb Fontext" w:hAnsi="Fb Fontext"/>
          <w:rtl/>
        </w:rPr>
        <w:t>נשרף</w:t>
      </w:r>
      <w:r w:rsidRPr="006F178A">
        <w:rPr>
          <w:rtl/>
        </w:rPr>
        <w:t xml:space="preserve"> </w:t>
      </w:r>
      <w:r w:rsidRPr="006F178A">
        <w:rPr>
          <w:rFonts w:hint="cs"/>
          <w:rtl/>
        </w:rPr>
        <w:t xml:space="preserve">צריכי </w:t>
      </w:r>
      <w:r w:rsidRPr="006F178A">
        <w:rPr>
          <w:rtl/>
        </w:rPr>
        <w:t xml:space="preserve">להודיעך כחו </w:t>
      </w:r>
      <w:r w:rsidRPr="006F178A">
        <w:rPr>
          <w:rStyle w:val="2fb"/>
          <w:rtl/>
        </w:rPr>
        <w:t xml:space="preserve">דרבי יוסי</w:t>
      </w:r>
      <w:r w:rsidRPr="006F178A">
        <w:rPr>
          <w:rtl/>
        </w:rPr>
        <w:t xml:space="preserve">.| תנא תרומה ונטמאת - להודיעך כחו </w:t>
      </w:r>
      <w:r w:rsidRPr="006F178A">
        <w:rPr>
          <w:rStyle w:val="2fb"/>
          <w:rtl/>
        </w:rPr>
        <w:t xml:space="preserve">דר"מ</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לה:</w:t>
      </w:r>
    </w:p>
    <w:p>
      <w:pPr>
        <w:pStyle w:val="afffff8"/>
        <w:rPr>
          <w:ins w:id="90487" w:author="קלוד" w:date="2026-10-11T12:24:08Z"/>
        </w:rPr>
      </w:pPr>
      <w:ins w:id="90488" w:author="קלוד" w:date="2026-10-11T12:24:08Z">
        <w:r>
          <w:rPr>
            <w:color w:val="7B3F00"/>
          </w:rPr>
          <w:t xml:space="preserve">ספק עירוב - ר"מ בתחומין דאורייתא או דרבנן</w:t>
        </w:r>
      </w:ins>
    </w:p>
    <w:p w:rsidR="005851B8" w:rsidRPr="006F178A" w:rsidRDefault="005851B8" w:rsidP="005851B8">
      <w:pPr>
        <w:rPr>
          <w:rtl/>
        </w:rPr>
      </w:pPr>
      <w:r w:rsidRPr="006F178A">
        <w:rPr>
          <w:rFonts w:ascii="Fb Fontext" w:hAnsi="Fb Fontext"/>
          <w:rtl/>
        </w:rPr>
        <w:t xml:space="preserve">בהו"א </w:t>
      </w:r>
      <w:r w:rsidRPr="006F178A">
        <w:rPr>
          <w:rStyle w:val="2fb"/>
          <w:rFonts w:ascii="Fb Fontext" w:hAnsi="Fb Fontext"/>
          <w:rtl/>
        </w:rPr>
        <w:t xml:space="preserve">ר"מ</w:t>
      </w:r>
      <w:r w:rsidRPr="006F178A">
        <w:rPr>
          <w:rFonts w:ascii="Fb Fontext" w:hAnsi="Fb Fontext"/>
          <w:rtl/>
        </w:rPr>
        <w:t xml:space="preserve"> מחמיר בדאורייתא ומיקל בדרבנן.</w:t>
      </w:r>
    </w:p>
    <w:p w:rsidR="005851B8" w:rsidRPr="006F178A" w:rsidRDefault="005851B8" w:rsidP="005851B8">
      <w:pPr>
        <w:rPr>
          <w:rtl/>
        </w:rPr>
      </w:pPr>
      <w:ins w:id="93936" w:author="מנוע מכני" w:date="2026-10-11T12:04:40Z">
        <w:r>
          <w:rPr>
            <w:rtl/>
          </w:rPr>
          <w:t xml:space="preserve">וסבר</w:t>
        </w:r>
      </w:ins>
      <w:del w:id="93937" w:author="מנוע מכני" w:date="2026-10-11T12:04:40Z">
        <w:r w:rsidRPr="006F178A">
          <w:rPr>
            <w:rtl/>
          </w:rPr>
          <w:delText xml:space="preserve">וס"ל</w:delText>
        </w:r>
      </w:del>
      <w:r w:rsidRPr="006F178A">
        <w:rPr>
          <w:rtl/>
        </w:rPr>
        <w:t xml:space="preserve"> </w:t>
      </w:r>
      <w:ins w:id="92354" w:author="מנוע מכני" w:date="2026-10-11T12:04:40Z">
        <w:r>
          <w:rPr>
            <w:rtl/>
          </w:rPr>
          <w:t xml:space="preserve">שלו</w:t>
        </w:r>
      </w:ins>
      <w:del w:id="92355" w:author="מנוע מכני" w:date="2026-10-11T12:04:40Z">
        <w:r w:rsidRPr="006F178A">
          <w:rPr>
            <w:rtl/>
          </w:rPr>
          <w:delText xml:space="preserve">דידיה</w:delText>
        </w:r>
      </w:del>
      <w:r w:rsidRPr="006F178A">
        <w:rPr>
          <w:rtl/>
        </w:rPr>
        <w:t xml:space="preserve"> דתחומין דאורייתא, </w:t>
      </w:r>
      <w:ins w:id="92356" w:author="מנוע מכני" w:date="2026-10-11T12:04:40Z">
        <w:r>
          <w:rPr>
            <w:rtl/>
          </w:rPr>
          <w:t xml:space="preserve">ומשמו</w:t>
        </w:r>
      </w:ins>
      <w:del w:id="92357" w:author="מנוע מכני" w:date="2026-10-11T12:04:40Z">
        <w:r w:rsidRPr="006F178A">
          <w:rPr>
            <w:rtl/>
          </w:rPr>
          <w:delText xml:space="preserve">ומשמיה</w:delText>
        </w:r>
      </w:del>
      <w:r w:rsidRPr="006F178A">
        <w:rPr>
          <w:rtl/>
        </w:rPr>
        <w:t xml:space="preserve"> דרביה תחומין דרבנן, ולפיכך גם מקדרין בהרים.</w:t>
      </w:r>
    </w:p>
    <w:p w:rsidR="005851B8" w:rsidRPr="006F178A" w:rsidRDefault="005851B8" w:rsidP="005851B8">
      <w:pPr>
        <w:rPr>
          <w:rtl/>
        </w:rPr>
      </w:pPr>
      <w:r w:rsidRPr="006F178A">
        <w:rPr>
          <w:rtl/>
        </w:rPr>
        <w:t xml:space="preserve">וכדתנן: טמא שירד לטבול, וספק טבל, </w:t>
      </w:r>
      <w:ins w:id="90206" w:author="מנוע מכני" w:date="2026-10-11T12:04:40Z">
        <w:r>
          <w:rPr>
            <w:rtl/>
          </w:rPr>
          <w:t xml:space="preserve">ואפי'</w:t>
        </w:r>
      </w:ins>
      <w:del w:id="90207" w:author="מנוע מכני" w:date="2026-10-11T12:04:40Z">
        <w:r w:rsidRPr="006F178A">
          <w:rPr>
            <w:rtl/>
          </w:rPr>
          <w:delText xml:space="preserve">ואפילו</w:delText>
        </w:r>
      </w:del>
      <w:r w:rsidRPr="006F178A">
        <w:rPr>
          <w:rtl/>
        </w:rPr>
        <w:t xml:space="preserve"> טבל, וספק אם בארבעים סאה. וכן שני </w:t>
      </w:r>
      <w:r w:rsidRPr="00B3644D">
        <w:rPr>
          <w:spacing w:val="-2"/>
          <w:rtl/>
        </w:rPr>
        <w:t xml:space="preserve">מקוואות, ורק באחת יש בה מ' סאה וא"י באיזה מהן טבל - </w:t>
      </w:r>
      <w:r w:rsidRPr="00B3644D">
        <w:rPr>
          <w:rStyle w:val="afffe"/>
          <w:rFonts w:ascii="Fb Fontext" w:hAnsi="Fb Fontext"/>
          <w:spacing w:val="-2"/>
          <w:rtl/>
        </w:rPr>
        <w:t>בטומאה חמורה ספיקו טמא</w:t>
      </w:r>
      <w:r w:rsidRPr="00B3644D">
        <w:rPr>
          <w:spacing w:val="-2"/>
          <w:rtl/>
        </w:rPr>
        <w:t>.</w:t>
      </w:r>
    </w:p>
    <w:p w:rsidR="005851B8" w:rsidRPr="006F178A" w:rsidRDefault="005851B8" w:rsidP="005851B8">
      <w:pPr>
        <w:rPr>
          <w:rtl/>
        </w:rPr>
      </w:pPr>
      <w:r w:rsidRPr="006F178A">
        <w:rPr>
          <w:rStyle w:val="afffe"/>
          <w:rFonts w:ascii="Fb Fontext" w:hAnsi="Fb Fontext"/>
          <w:rtl/>
        </w:rPr>
        <w:t>אבל בטומאה קלה</w:t>
      </w:r>
      <w:r w:rsidRPr="006F178A">
        <w:rPr>
          <w:rtl/>
        </w:rPr>
        <w:t>, כגון שאכל אוכלין או שתה משקין טמאין, והבא ראשו ורובו או שנפלו עליו ג' לוגין מים שאובין.</w:t>
      </w:r>
    </w:p>
    <w:p w:rsidR="005851B8" w:rsidRPr="006F178A" w:rsidRDefault="005851B8" w:rsidP="005851B8">
      <w:pPr>
        <w:rPr>
          <w:rtl/>
        </w:rPr>
      </w:pPr>
      <w:r w:rsidRPr="006F178A">
        <w:rPr>
          <w:rtl/>
        </w:rPr>
        <w:lastRenderedPageBreak/>
        <w:t xml:space="preserve">וירד לטבול ספק טבל או ספק טבל במ' סאה וכן שני מקוואות, ורק באחת יש מ' סאה וא"י באיזה מהן טבל, </w:t>
      </w:r>
      <w:r w:rsidRPr="006F178A">
        <w:rPr>
          <w:rStyle w:val="afffe"/>
          <w:rFonts w:ascii="Fb Fontext" w:hAnsi="Fb Fontext"/>
          <w:rtl/>
        </w:rPr>
        <w:t>ספיקו טהור</w:t>
      </w:r>
      <w:r w:rsidRPr="006F178A">
        <w:rPr>
          <w:rtl/>
        </w:rPr>
        <w:t>.</w:t>
      </w:r>
    </w:p>
    <w:p w:rsidR="005851B8" w:rsidRPr="006F178A" w:rsidRDefault="005851B8" w:rsidP="005851B8">
      <w:pPr>
        <w:rPr>
          <w:rtl/>
        </w:rPr>
      </w:pPr>
      <w:r w:rsidRPr="006F178A">
        <w:rPr>
          <w:rStyle w:val="2fb"/>
          <w:rFonts w:ascii="Fb Fontext" w:hAnsi="Fb Fontext"/>
          <w:rtl/>
        </w:rPr>
        <w:t xml:space="preserve">ורבי יוסי</w:t>
      </w:r>
      <w:r w:rsidRPr="006F178A">
        <w:rPr>
          <w:rStyle w:val="afffe"/>
          <w:rFonts w:ascii="Fb Fontext" w:hAnsi="Fb Fontext"/>
          <w:rtl/>
        </w:rPr>
        <w:t xml:space="preserve"> מטמא</w:t>
      </w:r>
      <w:r w:rsidRPr="006F178A">
        <w:rPr>
          <w:rtl/>
        </w:rPr>
        <w:t>.</w:t>
      </w:r>
    </w:p>
    <w:p w:rsidR="005851B8" w:rsidRPr="006F178A" w:rsidRDefault="005851B8" w:rsidP="005851B8">
      <w:pPr>
        <w:rPr>
          <w:rtl/>
        </w:rPr>
      </w:pPr>
      <w:r w:rsidRPr="006F178A">
        <w:rPr>
          <w:rStyle w:val="2fb"/>
          <w:rtl/>
        </w:rPr>
        <w:t xml:space="preserve">ור"מ</w:t>
      </w:r>
      <w:r w:rsidRPr="006F178A">
        <w:rPr>
          <w:rtl/>
        </w:rPr>
        <w:t xml:space="preserve"> </w:t>
      </w:r>
      <w:ins w:id="92358" w:author="מנוע מכני" w:date="2026-10-11T12:04:40Z">
        <w:r>
          <w:rPr>
            <w:rtl/>
          </w:rPr>
          <w:t xml:space="preserve">משמו</w:t>
        </w:r>
      </w:ins>
      <w:del w:id="92359" w:author="מנוע מכני" w:date="2026-10-11T12:04:40Z">
        <w:r w:rsidRPr="006F178A">
          <w:rPr>
            <w:rtl/>
          </w:rPr>
          <w:delText xml:space="preserve">משמיה</w:delText>
        </w:r>
      </w:del>
      <w:r w:rsidRPr="006F178A">
        <w:rPr>
          <w:rtl/>
        </w:rPr>
        <w:t xml:space="preserve"> דרביה [וכן מדוקדק מלשון שמעתי] </w:t>
      </w:r>
      <w:ins w:id="93938" w:author="מנוע מכני" w:date="2026-10-11T12:04:40Z">
        <w:r>
          <w:rPr>
            <w:rtl/>
          </w:rPr>
          <w:t xml:space="preserve">סבר</w:t>
        </w:r>
      </w:ins>
      <w:del w:id="93939" w:author="מנוע מכני" w:date="2026-10-11T12:04:40Z">
        <w:r w:rsidRPr="006F178A">
          <w:rPr>
            <w:rtl/>
          </w:rPr>
          <w:delText xml:space="preserve">ס"ל</w:delText>
        </w:r>
      </w:del>
      <w:r w:rsidRPr="006F178A">
        <w:rPr>
          <w:rtl/>
        </w:rPr>
        <w:t xml:space="preserve"> שמקדרין בהרים.</w:t>
      </w:r>
    </w:p>
    <w:p w:rsidR="005851B8" w:rsidRDefault="005851B8" w:rsidP="005851B8">
      <w:pPr>
        <w:rPr>
          <w:rtl/>
        </w:rPr>
      </w:pPr>
      <w:r w:rsidRPr="006F178A">
        <w:rPr>
          <w:rtl/>
        </w:rPr>
        <w:t xml:space="preserve">[</w:t>
      </w:r>
      <w:r w:rsidRPr="006F178A">
        <w:rPr>
          <w:rStyle w:val="2fb"/>
          <w:rtl/>
        </w:rPr>
        <w:t xml:space="preserve">ור"מ</w:t>
      </w:r>
      <w:r w:rsidRPr="006F178A">
        <w:rPr>
          <w:rtl/>
        </w:rPr>
        <w:t xml:space="preserve"> </w:t>
      </w:r>
      <w:ins w:id="92360" w:author="מנוע מכני" w:date="2026-10-11T12:04:40Z">
        <w:r>
          <w:rPr>
            <w:rtl/>
          </w:rPr>
          <w:t xml:space="preserve">שלו</w:t>
        </w:r>
      </w:ins>
      <w:del w:id="92361" w:author="מנוע מכני" w:date="2026-10-11T12:04:40Z">
        <w:r w:rsidRPr="006F178A">
          <w:rPr>
            <w:rtl/>
          </w:rPr>
          <w:delText xml:space="preserve">דידיה</w:delText>
        </w:r>
      </w:del>
      <w:r w:rsidRPr="006F178A">
        <w:rPr>
          <w:rtl/>
        </w:rPr>
        <w:t xml:space="preserve"> </w:t>
      </w:r>
      <w:ins w:id="93940" w:author="מנוע מכני" w:date="2026-10-11T12:04:40Z">
        <w:r>
          <w:rPr>
            <w:rtl/>
          </w:rPr>
          <w:t xml:space="preserve">סבר</w:t>
        </w:r>
      </w:ins>
      <w:del w:id="93941" w:author="מנוע מכני" w:date="2026-10-11T12:04:40Z">
        <w:r w:rsidRPr="006F178A">
          <w:rPr>
            <w:rtl/>
          </w:rPr>
          <w:delText xml:space="preserve">ס"ל</w:delText>
        </w:r>
      </w:del>
      <w:r w:rsidRPr="006F178A">
        <w:rPr>
          <w:rtl/>
        </w:rPr>
        <w:t xml:space="preserve"> דתחומין דאורייתא ואין מקדרין]</w:t>
      </w:r>
    </w:p>
    <w:p w:rsidR="005851B8" w:rsidRPr="006F178A" w:rsidRDefault="005851B8" w:rsidP="005851B8">
      <w:pPr>
        <w:rPr>
          <w:rtl/>
        </w:rPr>
      </w:pPr>
      <w:r w:rsidRPr="006F178A">
        <w:rPr>
          <w:rtl/>
        </w:rPr>
        <w:t xml:space="preserve">וכו"ע מודו דאין מקדרין </w:t>
      </w:r>
      <w:r w:rsidRPr="006F178A">
        <w:rPr>
          <w:rtl/>
        </w:rPr>
        <w:t xml:space="preserve">לא</w:t>
      </w:r>
      <w:r w:rsidRPr="006F178A">
        <w:rPr>
          <w:rtl/>
        </w:rPr>
        <w:t xml:space="preserve"> בערי מקלט ולא בעגלה ערופה - מפני שהן של תורה.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לו.</w:t>
      </w:r>
    </w:p>
    <w:p>
      <w:pPr>
        <w:pStyle w:val="afffff8"/>
        <w:rPr>
          <w:ins w:id="90485" w:author="קלוד" w:date="2026-10-11T12:24:08Z"/>
        </w:rPr>
      </w:pPr>
      <w:ins w:id="90486" w:author="קלוד" w:date="2026-10-11T12:24:08Z">
        <w:r>
          <w:rPr>
            <w:color w:val="7B3F00"/>
          </w:rPr>
          <w:t xml:space="preserve">חזקת טהרה נגד ספק טומאה - נגע באחד בלילה</w:t>
        </w:r>
      </w:ins>
    </w:p>
    <w:p w:rsidR="005851B8" w:rsidRPr="006F178A" w:rsidRDefault="005851B8" w:rsidP="005851B8">
      <w:pPr>
        <w:rPr>
          <w:rtl/>
        </w:rPr>
      </w:pPr>
      <w:r w:rsidRPr="006F178A">
        <w:rPr>
          <w:rFonts w:ascii="Fb Fontext" w:hAnsi="Fb Fontext"/>
          <w:rtl/>
        </w:rPr>
        <w:t xml:space="preserve">ורמי דאורייתא אדאורייתא </w:t>
      </w:r>
      <w:r w:rsidRPr="006F178A">
        <w:rPr>
          <w:rStyle w:val="2fb"/>
          <w:rFonts w:ascii="Fb Fontext" w:hAnsi="Fb Fontext"/>
          <w:rtl/>
        </w:rPr>
        <w:t xml:space="preserve">לר"מ</w:t>
      </w:r>
      <w:r w:rsidRPr="006F178A">
        <w:rPr>
          <w:rFonts w:ascii="Fb Fontext" w:hAnsi="Fb Fontext"/>
          <w:rtl/>
        </w:rPr>
        <w:t xml:space="preserve">.</w:t>
      </w:r>
    </w:p>
    <w:p>
      <w:pPr>
        <w:pStyle w:val="38"/>
        <w:rPr>
          <w:ins w:id="95352" w:author="מנוע מכני" w:date="2026-10-11T12:04:40Z"/>
        </w:rPr>
      </w:pPr>
      <w:r w:rsidRPr="006F178A">
        <w:t xml:space="preserve">דתנן</w:t>
      </w:r>
      <w:r w:rsidRPr="006F178A">
        <w:t xml:space="preserve">:</w:t>
      </w:r>
    </w:p>
    <w:p w:rsidR="005851B8" w:rsidRPr="006F178A" w:rsidRDefault="005851B8" w:rsidP="005851B8">
      <w:pPr>
        <w:rPr>
          <w:rtl/>
        </w:rPr>
      </w:pPr>
      <w:del w:id="95353" w:author="מנוע מכני" w:date="2026-10-11T12:04:40Z">
        <w:r w:rsidRPr="006F178A">
          <w:rPr>
            <w:rtl/>
          </w:rPr>
          <w:delText xml:space="preserve"> </w:delText>
        </w:r>
      </w:del>
      <w:r w:rsidRPr="006F178A">
        <w:rPr>
          <w:rtl/>
        </w:rPr>
        <w:t xml:space="preserve">נגע באחד בלילה, ואינו יודע אם חי אם מת, ולמחר השכים ומצאו מת.</w:t>
      </w:r>
    </w:p>
    <w:p w:rsidR="005851B8" w:rsidRPr="009757B9" w:rsidRDefault="005851B8" w:rsidP="005851B8">
      <w:pPr>
        <w:rPr>
          <w:rFonts w:cs="Guttman Vilna"/>
          <w:b/>
          <w:bCs/>
          <w:rtl/>
        </w:rPr>
      </w:pPr>
      <w:r w:rsidRPr="006F178A">
        <w:rPr>
          <w:rStyle w:val="2fb"/>
          <w:rtl/>
        </w:rPr>
        <w:t xml:space="preserve">לר"מ</w:t>
      </w:r>
      <w:r w:rsidRPr="006F178A">
        <w:rPr>
          <w:rtl/>
        </w:rPr>
        <w:t xml:space="preserve"> מטהר חזקת טהרה.</w:t>
      </w:r>
    </w:p>
    <w:p w:rsidR="005851B8" w:rsidRPr="006F178A" w:rsidRDefault="005851B8" w:rsidP="005851B8">
      <w:pPr>
        <w:rPr>
          <w:rStyle w:val="afffe"/>
          <w:rFonts w:ascii="Fb Fontext" w:hAnsi="Fb Fontext"/>
          <w:b/>
          <w:rtl/>
        </w:rPr>
      </w:pPr>
      <w:r w:rsidRPr="006F178A">
        <w:rPr>
          <w:rtl/>
        </w:rPr>
        <w:t>וחכמים מטמאין. שכל הטמאות כשעת מציאתן.</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w:t>
      </w:r>
      <w:r w:rsidRPr="006F178A">
        <w:rPr>
          <w:rStyle w:val="2fb"/>
          <w:rtl/>
        </w:rPr>
        <w:t xml:space="preserve">רבי ירמיה</w:t>
      </w:r>
      <w:r w:rsidRPr="006F178A">
        <w:rPr>
          <w:rtl/>
        </w:rPr>
        <w:t xml:space="preserve"> הך </w:t>
      </w:r>
      <w:r w:rsidRPr="006F178A">
        <w:rPr>
          <w:rStyle w:val="2fb"/>
          <w:rtl/>
        </w:rPr>
        <w:t xml:space="preserve">דר"מ</w:t>
      </w:r>
      <w:r w:rsidRPr="006F178A">
        <w:rPr>
          <w:rtl/>
        </w:rPr>
        <w:t xml:space="preserve"> מטמא במתניתין דידן דמיירי שהיה </w:t>
      </w:r>
      <w:ins w:id="92362" w:author="מנוע מכני" w:date="2026-10-11T12:04:40Z">
        <w:r>
          <w:rPr>
            <w:rtl/>
          </w:rPr>
          <w:t xml:space="preserve">עליו</w:t>
        </w:r>
      </w:ins>
      <w:del w:id="92363" w:author="מנוע מכני" w:date="2026-10-11T12:04:40Z">
        <w:r w:rsidRPr="006F178A">
          <w:rPr>
            <w:rtl/>
          </w:rPr>
          <w:delText xml:space="preserve">עליה</w:delText>
        </w:r>
      </w:del>
      <w:r w:rsidRPr="006F178A">
        <w:rPr>
          <w:rtl/>
        </w:rPr>
        <w:t xml:space="preserve"> שרץ כל בין השמשות.</w:t>
      </w:r>
    </w:p>
    <w:p w:rsidR="005851B8" w:rsidRPr="006F178A" w:rsidRDefault="005851B8" w:rsidP="005851B8">
      <w:pPr>
        <w:rPr>
          <w:rStyle w:val="afffe"/>
          <w:rFonts w:ascii="Fb Fontext" w:hAnsi="Fb Fontext"/>
          <w:b/>
          <w:rtl/>
        </w:rPr>
      </w:pPr>
      <w:r w:rsidRPr="006F178A">
        <w:rPr>
          <w:rStyle w:val="afffe"/>
          <w:rFonts w:ascii="Fb Fontext" w:hAnsi="Fb Fontext"/>
          <w:b/>
          <w:rtl/>
        </w:rPr>
        <w:t>ב.</w:t>
      </w:r>
      <w:r w:rsidRPr="006F178A">
        <w:rPr>
          <w:rtl/>
        </w:rPr>
        <w:t xml:space="preserve"> </w:t>
      </w:r>
      <w:r w:rsidRPr="006F178A">
        <w:rPr>
          <w:rStyle w:val="2fb"/>
          <w:rtl/>
        </w:rPr>
        <w:t xml:space="preserve">רבה</w:t>
      </w:r>
      <w:r w:rsidRPr="006F178A">
        <w:rPr>
          <w:rtl/>
        </w:rPr>
        <w:t xml:space="preserve"> </w:t>
      </w:r>
      <w:r w:rsidRPr="006F178A">
        <w:rPr>
          <w:rStyle w:val="2fb"/>
          <w:rtl/>
        </w:rPr>
        <w:t xml:space="preserve">ורב יוסף</w:t>
      </w:r>
      <w:r w:rsidRPr="006F178A">
        <w:rPr>
          <w:rtl/>
        </w:rPr>
        <w:t xml:space="preserve"> </w:t>
      </w:r>
      <w:ins w:id="90986" w:author="מנוע מכני" w:date="2026-10-11T12:04:40Z">
        <w:r>
          <w:rPr>
            <w:rtl/>
          </w:rPr>
          <w:t xml:space="preserve">כאן</w:t>
        </w:r>
      </w:ins>
      <w:del w:id="90987" w:author="מנוע מכני" w:date="2026-10-11T12:04:40Z">
        <w:r w:rsidRPr="006F178A">
          <w:rPr>
            <w:rtl/>
          </w:rPr>
          <w:delText xml:space="preserve">הכא</w:delText>
        </w:r>
      </w:del>
      <w:r w:rsidRPr="006F178A">
        <w:rPr>
          <w:rtl/>
        </w:rPr>
        <w:t xml:space="preserve"> מיירי בשתי כיתי עדים אחת אומרת: מבעו"י נטמאה, ואחת אומרת: משחשיכה. </w:t>
      </w:r>
      <w:ins w:id="92364" w:author="מנוע מכני" w:date="2026-10-11T12:04:40Z">
        <w:r>
          <w:rPr>
            <w:rtl/>
          </w:rPr>
          <w:t xml:space="preserve">ולכך</w:t>
        </w:r>
      </w:ins>
      <w:del w:id="92365" w:author="מנוע מכני" w:date="2026-10-11T12:04:40Z">
        <w:r w:rsidRPr="006F178A">
          <w:rPr>
            <w:rtl/>
          </w:rPr>
          <w:delText xml:space="preserve">ולהכי</w:delText>
        </w:r>
      </w:del>
      <w:r w:rsidRPr="006F178A">
        <w:rPr>
          <w:rtl/>
        </w:rPr>
        <w:t xml:space="preserve"> </w:t>
      </w:r>
      <w:r w:rsidRPr="006F178A">
        <w:rPr>
          <w:rStyle w:val="2fb"/>
          <w:rtl/>
        </w:rPr>
        <w:t xml:space="preserve">לר"מ</w:t>
      </w:r>
      <w:r w:rsidRPr="006F178A">
        <w:rPr>
          <w:rtl/>
        </w:rPr>
        <w:t xml:space="preserve"> אין חזקה נגד עדים </w:t>
      </w:r>
      <w:r w:rsidRPr="006F178A">
        <w:rPr>
          <w:rStyle w:val="2fb"/>
          <w:rtl/>
        </w:rPr>
        <w:t xml:space="preserve">ולר"י</w:t>
      </w:r>
      <w:r w:rsidRPr="006F178A">
        <w:rPr>
          <w:rtl/>
        </w:rPr>
        <w:t xml:space="preserve"> עדים המכחישין דל </w:t>
      </w:r>
      <w:ins w:id="90988" w:author="מנוע מכני" w:date="2026-10-11T12:04:40Z">
        <w:r>
          <w:rPr>
            <w:rtl/>
          </w:rPr>
          <w:t xml:space="preserve">מכאן</w:t>
        </w:r>
      </w:ins>
      <w:del w:id="90989" w:author="מנוע מכני" w:date="2026-10-11T12:04:40Z">
        <w:r w:rsidRPr="006F178A">
          <w:rPr>
            <w:rtl/>
          </w:rPr>
          <w:delText xml:space="preserve">מהכא</w:delText>
        </w:r>
      </w:del>
      <w:r w:rsidRPr="006F178A">
        <w:rPr>
          <w:rtl/>
        </w:rPr>
        <w:t xml:space="preserve"> עדים ואוקמיה אחזקה לטהר.</w:t>
      </w:r>
    </w:p>
    <w:p w:rsidR="005851B8" w:rsidRPr="009757B9" w:rsidRDefault="005851B8" w:rsidP="005851B8">
      <w:pPr>
        <w:rPr>
          <w:rFonts w:cs="Guttman Vilna"/>
          <w:b/>
          <w:bCs/>
          <w:rtl/>
        </w:rPr>
      </w:pPr>
      <w:r w:rsidRPr="006F178A">
        <w:rPr>
          <w:rStyle w:val="afffe"/>
          <w:rFonts w:ascii="Fb Fontext" w:hAnsi="Fb Fontext"/>
          <w:b/>
          <w:rtl/>
        </w:rPr>
        <w:t>ג.</w:t>
      </w:r>
      <w:r w:rsidRPr="006F178A">
        <w:rPr>
          <w:rStyle w:val="afffe"/>
          <w:rFonts w:ascii="Fb Fontext" w:hAnsi="Fb Fontext" w:hint="cs"/>
          <w:rtl/>
        </w:rPr>
        <w:t xml:space="preserve"> </w:t>
      </w:r>
      <w:r w:rsidRPr="006F178A">
        <w:rPr>
          <w:rStyle w:val="2fb"/>
          <w:rtl/>
        </w:rPr>
        <w:t xml:space="preserve">רבא</w:t>
      </w:r>
      <w:r w:rsidRPr="006F178A">
        <w:rPr>
          <w:rtl/>
        </w:rPr>
        <w:t xml:space="preserve"> גם במת </w:t>
      </w:r>
      <w:ins w:id="90990" w:author="מנוע מכני" w:date="2026-10-11T12:04:40Z">
        <w:r>
          <w:rPr>
            <w:rtl/>
          </w:rPr>
          <w:t xml:space="preserve">יש</w:t>
        </w:r>
      </w:ins>
      <w:del w:id="90991" w:author="מנוע מכני" w:date="2026-10-11T12:04:40Z">
        <w:r w:rsidRPr="006F178A">
          <w:rPr>
            <w:rtl/>
          </w:rPr>
          <w:delText xml:space="preserve">איכא</w:delText>
        </w:r>
      </w:del>
      <w:r w:rsidRPr="006F178A">
        <w:rPr>
          <w:rtl/>
        </w:rPr>
        <w:t xml:space="preserve"> </w:t>
      </w:r>
      <w:ins w:id="92366" w:author="מנוע מכני" w:date="2026-10-11T12:04:40Z">
        <w:r>
          <w:rPr>
            <w:rtl/>
          </w:rPr>
          <w:t xml:space="preserve">שני</w:t>
        </w:r>
      </w:ins>
      <w:del w:id="92367" w:author="מנוע מכני" w:date="2026-10-11T12:04:40Z">
        <w:r w:rsidRPr="006F178A">
          <w:rPr>
            <w:rtl/>
          </w:rPr>
          <w:delText xml:space="preserve">תרי</w:delText>
        </w:r>
      </w:del>
      <w:r w:rsidRPr="006F178A">
        <w:rPr>
          <w:rtl/>
        </w:rPr>
        <w:t xml:space="preserve"> חזקות לקולא דמת ונוגע </w:t>
      </w:r>
      <w:ins w:id="90994" w:author="מנוע מכני" w:date="2026-10-11T12:04:40Z">
        <w:r>
          <w:rPr>
            <w:rtl/>
          </w:rPr>
          <w:t xml:space="preserve">וכאן</w:t>
        </w:r>
      </w:ins>
      <w:del w:id="90995" w:author="מנוע מכני" w:date="2026-10-11T12:04:40Z">
        <w:r w:rsidRPr="006F178A">
          <w:rPr>
            <w:rtl/>
          </w:rPr>
          <w:delText xml:space="preserve">והכא</w:delText>
        </w:r>
      </w:del>
      <w:r w:rsidRPr="006F178A">
        <w:rPr>
          <w:rtl/>
        </w:rPr>
        <w:t xml:space="preserve"> בשרץ </w:t>
      </w:r>
      <w:ins w:id="90992" w:author="מנוע מכני" w:date="2026-10-11T12:04:40Z">
        <w:r>
          <w:rPr>
            <w:rtl/>
          </w:rPr>
          <w:t xml:space="preserve">יש</w:t>
        </w:r>
      </w:ins>
      <w:del w:id="90993" w:author="מנוע מכני" w:date="2026-10-11T12:04:40Z">
        <w:r w:rsidRPr="006F178A">
          <w:rPr>
            <w:rtl/>
          </w:rPr>
          <w:delText xml:space="preserve">איכא</w:delText>
        </w:r>
      </w:del>
      <w:r w:rsidRPr="006F178A">
        <w:rPr>
          <w:rtl/>
        </w:rPr>
        <w:t xml:space="preserve"> חזקה אחת לקולא והיינו דתרומה.</w:t>
      </w:r>
    </w:p>
    <w:p w:rsidR="005851B8" w:rsidRPr="006F178A" w:rsidRDefault="005851B8" w:rsidP="005851B8">
      <w:pPr>
        <w:rPr>
          <w:rStyle w:val="afffe"/>
          <w:rFonts w:ascii="Fb Fontext" w:hAnsi="Fb Fontext"/>
          <w:b/>
          <w:rtl/>
        </w:rPr>
      </w:pPr>
      <w:r w:rsidRPr="006F178A">
        <w:rPr>
          <w:rtl/>
        </w:rPr>
        <w:t xml:space="preserve">ועדיין יקשה לפי </w:t>
      </w:r>
      <w:r w:rsidRPr="006F178A">
        <w:rPr>
          <w:rStyle w:val="2fb"/>
          <w:rtl/>
        </w:rPr>
        <w:t xml:space="preserve">רבא</w:t>
      </w:r>
      <w:r w:rsidRPr="006F178A">
        <w:rPr>
          <w:rtl/>
        </w:rPr>
        <w:t xml:space="preserve"> סתירה בדברי </w:t>
      </w:r>
      <w:r w:rsidRPr="006F178A">
        <w:rPr>
          <w:rStyle w:val="2fb"/>
          <w:rtl/>
        </w:rPr>
        <w:t xml:space="preserve">רבי יוסי</w:t>
      </w:r>
      <w:r w:rsidRPr="006F178A">
        <w:rPr>
          <w:rtl/>
        </w:rPr>
        <w:t xml:space="preserve"> שבספק טבל </w:t>
      </w:r>
      <w:r w:rsidRPr="006F178A">
        <w:rPr>
          <w:rStyle w:val="2fb"/>
          <w:rtl/>
        </w:rPr>
        <w:t xml:space="preserve">לרבי יוסי</w:t>
      </w:r>
      <w:r w:rsidRPr="006F178A">
        <w:rPr>
          <w:rtl/>
        </w:rPr>
        <w:t xml:space="preserve"> טמא ושלא כמתני' דספק עירוב טהור.</w:t>
      </w:r>
    </w:p>
    <w:p>
      <w:pPr>
        <w:pStyle w:val="38"/>
        <w:rPr>
          <w:ins w:id="95354" w:author="מנוע מכני" w:date="2026-10-11T12:04:40Z"/>
        </w:rPr>
      </w:pPr>
      <w:r w:rsidRPr="006F178A">
        <w:t>א.</w:t>
      </w:r>
      <w:r w:rsidRPr="006F178A">
        <w:t xml:space="preserve"> וליישב דברי רבי יוסי רהב"ח:</w:t>
      </w:r>
    </w:p>
    <w:p w:rsidR="005851B8" w:rsidRPr="006F178A" w:rsidRDefault="005851B8" w:rsidP="005851B8">
      <w:pPr>
        <w:rPr>
          <w:rStyle w:val="afffe"/>
          <w:rFonts w:ascii="Fb Fontext" w:hAnsi="Fb Fontext"/>
          <w:b/>
          <w:rtl/>
        </w:rPr>
      </w:pPr>
      <w:del w:id="95355" w:author="מנוע מכני" w:date="2026-10-11T12:04:40Z">
        <w:r w:rsidRPr="006F178A">
          <w:rPr>
            <w:rtl/>
          </w:rPr>
          <w:delText xml:space="preserve"> </w:delText>
        </w:r>
      </w:del>
      <w:r w:rsidRPr="006F178A">
        <w:rPr>
          <w:rtl/>
        </w:rPr>
        <w:t xml:space="preserve">שאני טומאה, הואיל ויש לה עיקר מן התורה. - ובשבת </w:t>
      </w:r>
      <w:ins w:id="93942" w:author="מנוע מכני" w:date="2026-10-11T12:04:40Z">
        <w:r>
          <w:rPr>
            <w:rtl/>
          </w:rPr>
          <w:t xml:space="preserve">סבר</w:t>
        </w:r>
      </w:ins>
      <w:del w:id="93943" w:author="מנוע מכני" w:date="2026-10-11T12:04:40Z">
        <w:r w:rsidRPr="006F178A">
          <w:rPr>
            <w:rtl/>
          </w:rPr>
          <w:delText xml:space="preserve">ס"ל</w:delText>
        </w:r>
      </w:del>
      <w:r w:rsidRPr="006F178A">
        <w:rPr>
          <w:rtl/>
        </w:rPr>
        <w:t xml:space="preserve"> </w:t>
      </w:r>
      <w:r w:rsidRPr="006F178A">
        <w:rPr>
          <w:rStyle w:val="2fb"/>
          <w:rtl/>
        </w:rPr>
        <w:t xml:space="preserve">לרבי יוסי</w:t>
      </w:r>
      <w:r w:rsidRPr="006F178A">
        <w:rPr>
          <w:rtl/>
        </w:rPr>
        <w:t xml:space="preserve"> דתחומין דרבנן.</w:t>
      </w:r>
    </w:p>
    <w:p>
      <w:pPr>
        <w:pStyle w:val="38"/>
        <w:rPr>
          <w:ins w:id="95356" w:author="מנוע מכני" w:date="2026-10-11T12:04:40Z"/>
        </w:rPr>
      </w:pPr>
      <w:r w:rsidRPr="006F178A">
        <w:t>ב.</w:t>
      </w:r>
      <w:r w:rsidRPr="006F178A">
        <w:t xml:space="preserve"> ו</w:t>
      </w:r>
      <w:r w:rsidRPr="00910D80">
        <w:t>אב"א</w:t>
      </w:r>
      <w:r w:rsidRPr="006F178A">
        <w:t xml:space="preserve">:</w:t>
      </w:r>
    </w:p>
    <w:p w:rsidR="005851B8" w:rsidRPr="006F178A" w:rsidRDefault="005851B8" w:rsidP="005851B8">
      <w:pPr>
        <w:rPr>
          <w:rStyle w:val="afffe"/>
          <w:rFonts w:ascii="Fb Fontext" w:hAnsi="Fb Fontext"/>
          <w:b/>
          <w:rtl/>
        </w:rPr>
      </w:pPr>
      <w:del w:id="95357" w:author="מנוע מכני" w:date="2026-10-11T12:04:40Z">
        <w:r w:rsidRPr="006F178A">
          <w:rPr>
            <w:rtl/>
          </w:rPr>
          <w:delText xml:space="preserve"> </w:delText>
        </w:r>
      </w:del>
      <w:r w:rsidRPr="006F178A">
        <w:rPr>
          <w:rtl/>
        </w:rPr>
        <w:t xml:space="preserve">הא </w:t>
      </w:r>
      <w:ins w:id="92368" w:author="מנוע מכני" w:date="2026-10-11T12:04:40Z">
        <w:r>
          <w:rPr>
            <w:rtl/>
          </w:rPr>
          <w:t xml:space="preserve">שלו</w:t>
        </w:r>
      </w:ins>
      <w:del w:id="92369" w:author="מנוע מכני" w:date="2026-10-11T12:04:40Z">
        <w:r w:rsidRPr="006F178A">
          <w:rPr>
            <w:rtl/>
          </w:rPr>
          <w:delText xml:space="preserve">דידיה</w:delText>
        </w:r>
      </w:del>
      <w:r w:rsidRPr="006F178A">
        <w:rPr>
          <w:rtl/>
        </w:rPr>
        <w:t xml:space="preserve">, הא דרביה. דיקא </w:t>
      </w:r>
      <w:ins w:id="90996" w:author="מנוע מכני" w:date="2026-10-11T12:04:40Z">
        <w:r>
          <w:rPr>
            <w:rtl/>
          </w:rPr>
          <w:t xml:space="preserve">גם</w:t>
        </w:r>
      </w:ins>
      <w:del w:id="90997" w:author="מנוע מכני" w:date="2026-10-11T12:04:40Z">
        <w:r w:rsidRPr="006F178A">
          <w:rPr>
            <w:rtl/>
          </w:rPr>
          <w:delText xml:space="preserve">נמי</w:delText>
        </w:r>
      </w:del>
      <w:r w:rsidRPr="006F178A">
        <w:rPr>
          <w:rtl/>
        </w:rPr>
        <w:t xml:space="preserve">, דקתני: א"ר יוסי אבטולמוס העיד משום חמשה זקנים שספק עירוב כשר.</w:t>
      </w:r>
    </w:p>
    <w:p>
      <w:pPr>
        <w:pStyle w:val="38"/>
        <w:rPr>
          <w:ins w:id="95358" w:author="מנוע מכני" w:date="2026-10-11T12:04:40Z"/>
        </w:rPr>
      </w:pPr>
      <w:r w:rsidRPr="006F178A">
        <w:t>ג.</w:t>
      </w:r>
      <w:r w:rsidRPr="006F178A">
        <w:t xml:space="preserve"> רבא:</w:t>
      </w:r>
    </w:p>
    <w:p w:rsidR="005851B8" w:rsidRPr="006F178A" w:rsidRDefault="005851B8" w:rsidP="005851B8">
      <w:pPr>
        <w:rPr>
          <w:rtl/>
        </w:rPr>
      </w:pPr>
      <w:del w:id="95359" w:author="מנוע מכני" w:date="2026-10-11T12:04:40Z">
        <w:r w:rsidRPr="006F178A">
          <w:rPr>
            <w:rtl/>
          </w:rPr>
          <w:delText xml:space="preserve"> </w:delText>
        </w:r>
      </w:del>
      <w:r w:rsidRPr="006F178A">
        <w:rPr>
          <w:rtl/>
        </w:rPr>
        <w:t xml:space="preserve">טעמא </w:t>
      </w:r>
      <w:r w:rsidRPr="006F178A">
        <w:rPr>
          <w:rStyle w:val="2fb"/>
          <w:rtl/>
        </w:rPr>
        <w:t xml:space="preserve">דרבי יוסי</w:t>
      </w:r>
      <w:r w:rsidRPr="006F178A">
        <w:rPr>
          <w:rtl/>
        </w:rPr>
        <w:t xml:space="preserve">: העמד טמא על חזקתו, ולא </w:t>
      </w:r>
      <w:r>
        <w:rPr>
          <w:rtl/>
        </w:rPr>
        <w:t>אמרי'</w:t>
      </w:r>
      <w:r w:rsidRPr="006F178A">
        <w:rPr>
          <w:rtl/>
        </w:rPr>
        <w:t xml:space="preserve"> העמד מקוה על חזקתו דמיירי שלא נמדד.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360" w:author="מנוע מכני" w:date="2026-10-11T12:04:40Z"/>
        </w:rPr>
      </w:pPr>
      <w:r w:rsidRPr="006F178A">
        <w:t xml:space="preserve">הך</w:t>
      </w:r>
    </w:p>
    <w:p w:rsidR="005851B8" w:rsidRPr="006F178A" w:rsidRDefault="005851B8" w:rsidP="005851B8">
      <w:pPr>
        <w:rPr>
          <w:rtl/>
        </w:rPr>
      </w:pPr>
      <w:del w:id="95361" w:author="מנוע מכני" w:date="2026-10-11T12:04:40Z">
        <w:r w:rsidRPr="006F178A">
          <w:rPr>
            <w:rStyle w:val="afffe"/>
            <w:rFonts w:ascii="Fb Fontext" w:hAnsi="Fb Fontext"/>
            <w:rtl/>
          </w:rPr>
          <w:delText xml:space="preserve"> </w:delText>
        </w:r>
      </w:del>
      <w:r w:rsidRPr="006F178A">
        <w:rPr>
          <w:rStyle w:val="afffe"/>
          <w:rFonts w:ascii="Fb Fontext" w:hAnsi="Fb Fontext"/>
          <w:rtl/>
        </w:rPr>
        <w:t xml:space="preserve">דספק עירוב כשר </w:t>
      </w:r>
      <w:r w:rsidRPr="006F178A">
        <w:rPr>
          <w:rStyle w:val="2fb"/>
          <w:rFonts w:ascii="Fb Fontext" w:hAnsi="Fb Fontext"/>
          <w:rtl/>
        </w:rPr>
        <w:t xml:space="preserve">לרבי יוסי</w:t>
      </w:r>
      <w:r w:rsidRPr="006F178A">
        <w:rPr>
          <w:rFonts w:ascii="Fb Fontext" w:hAnsi="Fb Fontext"/>
          <w:rtl/>
        </w:rPr>
        <w:t>: היינו -עירב בתרומה, ספק מבעוד יום נטמאת ספק משחשיכה נטמאת.</w:t>
      </w:r>
    </w:p>
    <w:p w:rsidR="005851B8" w:rsidRDefault="005851B8" w:rsidP="005851B8">
      <w:pPr>
        <w:rPr>
          <w:rtl/>
        </w:rPr>
      </w:pPr>
      <w:r w:rsidRPr="006F178A">
        <w:rPr>
          <w:rtl/>
        </w:rPr>
        <w:t>וכן בפירות ספק מבעו"י נדמעו, ספק משחשיכה נדמעו - זה הוא ספק עירוב כשר. [ולא ספק נתקנו דאל"ה חזקה לפסול]</w:t>
      </w:r>
    </w:p>
    <w:p w:rsidR="005851B8" w:rsidRPr="006F178A" w:rsidRDefault="005851B8" w:rsidP="005851B8">
      <w:pPr>
        <w:rPr>
          <w:rtl/>
        </w:rPr>
      </w:pPr>
      <w:r w:rsidRPr="006F178A">
        <w:rPr>
          <w:rtl/>
        </w:rPr>
        <w:t xml:space="preserve">אבל עירב בתרומה, ספק טהורה ספק טמאה. וכן בפירות, ספק נתקנו ספק </w:t>
      </w:r>
      <w:r w:rsidRPr="006F178A">
        <w:rPr>
          <w:rtl/>
        </w:rPr>
        <w:t xml:space="preserve">לא</w:t>
      </w:r>
      <w:r w:rsidRPr="006F178A">
        <w:rPr>
          <w:rtl/>
        </w:rPr>
        <w:t xml:space="preserve"> נתקנו - אין זה ספק עירוב כשר.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83" w:author="קלוד" w:date="2026-10-11T12:24:08Z"/>
        </w:rPr>
      </w:pPr>
      <w:ins w:id="90484" w:author="קלוד" w:date="2026-10-11T12:24:08Z">
        <w:r>
          <w:rPr>
            <w:color w:val="7B3F00"/>
          </w:rPr>
          <w:t xml:space="preserve">עירבו לי בטהורה - שתי ככרות, טמאה וטהורה</w:t>
        </w:r>
      </w:ins>
    </w:p>
    <w:p>
      <w:pPr>
        <w:pStyle w:val="38"/>
        <w:rPr>
          <w:ins w:id="95362" w:author="מנוע מכני" w:date="2026-10-11T12:04:40Z"/>
        </w:rPr>
      </w:pPr>
      <w:r w:rsidRPr="00731B89">
        <w:t>בעא רשב"יצ מר"ה</w:t>
      </w:r>
      <w:r w:rsidRPr="00731B89">
        <w:t>:</w:t>
      </w:r>
    </w:p>
    <w:p w:rsidR="005851B8" w:rsidRPr="006F178A" w:rsidRDefault="005851B8" w:rsidP="005851B8">
      <w:pPr>
        <w:rPr>
          <w:rtl/>
        </w:rPr>
      </w:pPr>
      <w:del w:id="95363" w:author="מנוע מכני" w:date="2026-10-11T12:04:40Z">
        <w:r w:rsidRPr="006F178A">
          <w:rPr>
            <w:rFonts w:ascii="Fb Fontext" w:hAnsi="Fb Fontext"/>
            <w:rtl/>
          </w:rPr>
          <w:delText xml:space="preserve"> </w:delText>
        </w:r>
      </w:del>
      <w:r w:rsidRPr="006F178A">
        <w:rPr>
          <w:rFonts w:ascii="Fb Fontext" w:hAnsi="Fb Fontext"/>
          <w:rtl/>
        </w:rPr>
        <w:t xml:space="preserve">היו לפניו שתי ככרות, אחת טמאה ואחת טהורה. ואמר: עירבו לי בטהורה בכל מקום שהיא.</w:t>
      </w:r>
    </w:p>
    <w:p w:rsidR="005851B8" w:rsidRPr="006F178A" w:rsidRDefault="005851B8" w:rsidP="005851B8">
      <w:pPr>
        <w:rPr>
          <w:rtl/>
        </w:rPr>
      </w:pPr>
      <w:ins w:id="90017" w:author="מנוע מכני" w:date="2026-10-11T12:04:40Z">
        <w:del w:id="97072" w:author="מנוע מכני" w:date="2026-10-11T12:04:40Z">
          <w:r>
            <w:rPr>
              <w:rtl/>
            </w:rPr>
            <w:delText xml:space="preserve">א"ל</w:delText>
          </w:r>
          <w:r w:rsidRPr="006F178A">
            <w:rPr>
              <w:rtl/>
            </w:rPr>
            <w:delText xml:space="preserve"> </w:delText>
          </w:r>
        </w:del>
      </w:ins>
      <w:del w:id="90018" w:author="מנוע מכני" w:date="2026-10-11T12:04:40Z">
        <w:r w:rsidRPr="006F178A">
          <w:rPr>
            <w:rtl/>
          </w:rPr>
          <w:delText xml:space="preserve">א"'ל</w:delText>
        </w:r>
      </w:del>
      <w:r w:rsidRPr="006F178A">
        <w:rPr>
          <w:rtl/>
        </w:rPr>
        <w:t xml:space="preserve">בין </w:t>
      </w:r>
      <w:r w:rsidRPr="006F178A">
        <w:rPr>
          <w:rStyle w:val="2fb"/>
          <w:rtl/>
        </w:rPr>
        <w:t xml:space="preserve">לר"י</w:t>
      </w:r>
      <w:r w:rsidRPr="006F178A">
        <w:rPr>
          <w:rtl/>
        </w:rPr>
        <w:t xml:space="preserve"> ובין </w:t>
      </w:r>
      <w:r w:rsidRPr="006F178A">
        <w:rPr>
          <w:rStyle w:val="2fb"/>
          <w:rtl/>
        </w:rPr>
        <w:t xml:space="preserve">לר"מ</w:t>
      </w:r>
      <w:r w:rsidRPr="006F178A">
        <w:rPr>
          <w:rtl/>
        </w:rPr>
        <w:t xml:space="preserve"> </w:t>
      </w:r>
      <w:ins w:id="90998" w:author="מנוע מכני" w:date="2026-10-11T12:04:40Z">
        <w:r>
          <w:rPr>
            <w:rtl/>
          </w:rPr>
          <w:t xml:space="preserve">צריך</w:t>
        </w:r>
      </w:ins>
      <w:del w:id="90999" w:author="מנוע מכני" w:date="2026-10-11T12:04:40Z">
        <w:r w:rsidRPr="006F178A">
          <w:rPr>
            <w:rtl/>
          </w:rPr>
          <w:delText xml:space="preserve">בעינן</w:delText>
        </w:r>
      </w:del>
      <w:r w:rsidRPr="006F178A">
        <w:rPr>
          <w:rtl/>
        </w:rPr>
        <w:t xml:space="preserve"> סעודה הראויה מבעוד יום - </w:t>
      </w:r>
      <w:ins w:id="91000" w:author="מנוע מכני" w:date="2026-10-11T12:04:40Z">
        <w:r>
          <w:rPr>
            <w:rtl/>
          </w:rPr>
          <w:t xml:space="preserve">ואין</w:t>
        </w:r>
      </w:ins>
      <w:del w:id="91001" w:author="מנוע מכני" w:date="2026-10-11T12:04:40Z">
        <w:r w:rsidRPr="006F178A">
          <w:rPr>
            <w:rtl/>
          </w:rPr>
          <w:delText xml:space="preserve">וליכא</w:delText>
        </w:r>
      </w:del>
      <w:r w:rsidRPr="006F178A">
        <w:rPr>
          <w:rtl/>
        </w:rPr>
        <w:t xml:space="preserve">.</w:t>
      </w:r>
    </w:p>
    <w:p>
      <w:pPr>
        <w:pStyle w:val="38"/>
        <w:rPr>
          <w:ins w:id="95364" w:author="מנוע מכני" w:date="2026-10-11T12:04:40Z"/>
        </w:rPr>
      </w:pPr>
      <w:r w:rsidRPr="00770264">
        <w:t>בעא רבא מר"נ</w:t>
      </w:r>
      <w:r w:rsidRPr="006F178A">
        <w:t xml:space="preserve">:</w:t>
      </w:r>
    </w:p>
    <w:p w:rsidR="005851B8" w:rsidRPr="006F178A" w:rsidRDefault="005851B8" w:rsidP="005851B8">
      <w:pPr>
        <w:rPr>
          <w:rtl/>
        </w:rPr>
      </w:pPr>
      <w:del w:id="95365" w:author="מנוע מכני" w:date="2026-10-11T12:04:40Z">
        <w:r w:rsidRPr="006F178A">
          <w:rPr>
            <w:rtl/>
          </w:rPr>
          <w:delText xml:space="preserve"> </w:delText>
        </w:r>
      </w:del>
      <w:r w:rsidRPr="006F178A">
        <w:rPr>
          <w:rtl/>
        </w:rPr>
        <w:t xml:space="preserve">ככר זו היום חול ולמחר קדש, ואמר עירבו לי בזה, </w:t>
      </w:r>
      <w:r w:rsidRPr="006F178A">
        <w:rPr>
          <w:rtl/>
        </w:rPr>
        <w:t xml:space="preserve">א"ל</w:t>
      </w:r>
      <w:r w:rsidRPr="006F178A">
        <w:rPr>
          <w:rtl/>
        </w:rPr>
        <w:t xml:space="preserve"> עירובו עירוב. דמספיקא </w:t>
      </w:r>
      <w:r w:rsidRPr="006F178A">
        <w:rPr>
          <w:rtl/>
        </w:rPr>
        <w:t xml:space="preserve">לא</w:t>
      </w:r>
      <w:r w:rsidRPr="006F178A">
        <w:rPr>
          <w:rtl/>
        </w:rPr>
        <w:t xml:space="preserve"> </w:t>
      </w:r>
      <w:ins w:id="90161" w:author="Claude - סמנטי" w:date="2026-10-11T12:19:31Z">
        <w:r>
          <w:rPr>
            <w:rtl/>
          </w:rPr>
          <w:t xml:space="preserve">ירדה</w:t>
        </w:r>
      </w:ins>
      <w:del w:id="90162" w:author="Claude - סמנטי" w:date="2026-10-11T12:19:31Z">
        <w:r w:rsidRPr="006F178A">
          <w:rPr>
            <w:rtl/>
          </w:rPr>
          <w:delText xml:space="preserve">נחתא</w:delText>
        </w:r>
      </w:del>
      <w:r w:rsidRPr="006F178A">
        <w:rPr>
          <w:rtl/>
        </w:rPr>
        <w:t xml:space="preserve"> </w:t>
      </w:r>
      <w:ins w:id="92370" w:author="מנוע מכני" w:date="2026-10-11T12:04:40Z">
        <w:r>
          <w:rPr>
            <w:rtl/>
          </w:rPr>
          <w:t xml:space="preserve">לו</w:t>
        </w:r>
      </w:ins>
      <w:del w:id="92371" w:author="מנוע מכני" w:date="2026-10-11T12:04:40Z">
        <w:r w:rsidRPr="006F178A">
          <w:rPr>
            <w:rtl/>
          </w:rPr>
          <w:delText xml:space="preserve">ליה</w:delText>
        </w:r>
      </w:del>
      <w:r w:rsidRPr="006F178A">
        <w:rPr>
          <w:rtl/>
        </w:rPr>
        <w:t xml:space="preserve"> קדושה.</w:t>
      </w:r>
    </w:p>
    <w:p w:rsidR="005851B8" w:rsidRPr="006F178A" w:rsidRDefault="005851B8" w:rsidP="005851B8">
      <w:pPr>
        <w:rPr>
          <w:rtl/>
        </w:rPr>
      </w:pPr>
      <w:r w:rsidRPr="006F178A">
        <w:rPr>
          <w:rtl/>
        </w:rPr>
        <w:t xml:space="preserve">היום קדש ולמחר חול, ואמר עירבו לי בזה </w:t>
      </w:r>
      <w:r w:rsidRPr="006F178A">
        <w:rPr>
          <w:rtl/>
        </w:rPr>
        <w:t xml:space="preserve">א"ל</w:t>
      </w:r>
      <w:r w:rsidRPr="006F178A">
        <w:rPr>
          <w:rtl/>
        </w:rPr>
        <w:t xml:space="preserve"> אין עירובו עירוב. מספיקא </w:t>
      </w:r>
      <w:r w:rsidRPr="006F178A">
        <w:rPr>
          <w:rtl/>
        </w:rPr>
        <w:t xml:space="preserve">לא</w:t>
      </w:r>
      <w:r w:rsidRPr="006F178A">
        <w:rPr>
          <w:rtl/>
        </w:rPr>
        <w:t xml:space="preserve"> פקעה קדושתיה </w:t>
      </w:r>
      <w:r>
        <w:rPr>
          <w:rtl/>
        </w:rPr>
        <w:t>ממנו</w:t>
      </w:r>
      <w:r w:rsidRPr="006F178A">
        <w:rPr>
          <w:rtl/>
        </w:rPr>
        <w:t>.</w:t>
      </w:r>
    </w:p>
    <w:p w:rsidR="005851B8" w:rsidRPr="006F178A" w:rsidRDefault="005851B8" w:rsidP="005851B8">
      <w:pPr>
        <w:rPr>
          <w:rtl/>
        </w:rPr>
      </w:pPr>
      <w:r w:rsidRPr="006F178A">
        <w:rPr>
          <w:rtl/>
        </w:rPr>
        <w:t xml:space="preserve">וא"ל</w:t>
      </w:r>
      <w:r w:rsidRPr="006F178A">
        <w:rPr>
          <w:rtl/>
        </w:rPr>
        <w:t xml:space="preserve"> </w:t>
      </w:r>
      <w:r w:rsidRPr="006F178A">
        <w:rPr>
          <w:rStyle w:val="2fb"/>
          <w:rtl/>
        </w:rPr>
        <w:t xml:space="preserve">ר"נ</w:t>
      </w:r>
      <w:r w:rsidRPr="006F178A">
        <w:rPr>
          <w:rtl/>
        </w:rPr>
        <w:t xml:space="preserve"> בדרך צחות ש</w:t>
      </w:r>
      <w:r w:rsidRPr="006F178A">
        <w:rPr>
          <w:rFonts w:hint="cs"/>
          <w:rtl/>
        </w:rPr>
        <w:t>י</w:t>
      </w:r>
      <w:r w:rsidRPr="006F178A">
        <w:rPr>
          <w:rtl/>
        </w:rPr>
        <w:t>גיד לזה החילוק אחר שימדוד לו כור מלח.</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061D7" w:rsidRDefault="005851B8" w:rsidP="005851B8">
      <w:pPr>
        <w:rPr>
          <w:rtl/>
        </w:rPr>
      </w:pPr>
      <w:r w:rsidRPr="006061D7">
        <w:rPr>
          <w:rtl/>
        </w:rPr>
        <w:t xml:space="preserve">תנן</w:t>
      </w:r>
      <w:r w:rsidRPr="006061D7">
        <w:rPr>
          <w:rtl/>
        </w:rPr>
        <w:t xml:space="preserve"> </w:t>
      </w:r>
      <w:ins w:id="91002" w:author="מנוע מכני" w:date="2026-10-11T12:04:40Z">
        <w:r>
          <w:rPr>
            <w:rtl/>
          </w:rPr>
          <w:t xml:space="preserve">שם</w:t>
        </w:r>
      </w:ins>
      <w:del w:id="91003" w:author="מנוע מכני" w:date="2026-10-11T12:04:40Z">
        <w:r w:rsidRPr="006061D7">
          <w:rPr>
            <w:rtl/>
          </w:rPr>
          <w:delText xml:space="preserve">התם</w:delText>
        </w:r>
      </w:del>
      <w:r w:rsidRPr="006061D7">
        <w:rPr>
          <w:rtl/>
        </w:rPr>
        <w:t xml:space="preserve"> לגין טבו"י שמלאו מן החבית של מעשר טבל, </w:t>
      </w:r>
      <w:ins w:id="93602" w:author="מנוע מכני" w:date="2026-10-11T12:04:40Z">
        <w:r>
          <w:rPr>
            <w:rtl/>
          </w:rPr>
          <w:t xml:space="preserve">אם </w:t>
        </w:r>
      </w:ins>
      <w:del w:id="93603" w:author="מנוע מכני" w:date="2026-10-11T12:04:40Z">
        <w:r w:rsidRPr="006061D7">
          <w:rPr>
            <w:rtl/>
          </w:rPr>
          <w:delText xml:space="preserve">אי </w:delText>
        </w:r>
      </w:del>
      <w:r w:rsidRPr="006061D7">
        <w:rPr>
          <w:rtl/>
        </w:rPr>
        <w:t xml:space="preserve">אמר</w:t>
      </w:r>
      <w:r w:rsidRPr="006061D7">
        <w:rPr>
          <w:rtl/>
        </w:rPr>
        <w:t xml:space="preserve"> </w:t>
      </w:r>
      <w:r w:rsidRPr="006061D7">
        <w:rPr>
          <w:rtl/>
        </w:rPr>
        <w:t xml:space="preserve">הר"ז</w:t>
      </w:r>
      <w:r w:rsidRPr="006061D7">
        <w:rPr>
          <w:rtl/>
        </w:rPr>
        <w:t xml:space="preserve"> </w:t>
      </w:r>
      <w:r w:rsidRPr="006061D7">
        <w:rPr>
          <w:rStyle w:val="2fb"/>
          <w:rtl/>
        </w:rPr>
        <w:t xml:space="preserve">תרו"מ</w:t>
      </w:r>
      <w:r w:rsidRPr="006061D7">
        <w:rPr>
          <w:rtl/>
        </w:rPr>
        <w:t xml:space="preserve"> לכשתחשך </w:t>
      </w:r>
      <w:ins w:id="92372" w:author="מנוע מכני" w:date="2026-10-11T12:04:40Z">
        <w:r>
          <w:rPr>
            <w:rtl/>
          </w:rPr>
          <w:t xml:space="preserve">מאלו</w:t>
        </w:r>
      </w:ins>
      <w:del w:id="92373" w:author="מנוע מכני" w:date="2026-10-11T12:04:40Z">
        <w:r w:rsidRPr="006061D7">
          <w:rPr>
            <w:rtl/>
          </w:rPr>
          <w:delText xml:space="preserve">מהני</w:delText>
        </w:r>
      </w:del>
      <w:r w:rsidRPr="006061D7">
        <w:rPr>
          <w:rtl/>
        </w:rPr>
        <w:t xml:space="preserve"> </w:t>
      </w:r>
      <w:ins w:id="93604" w:author="מנוע מכני" w:date="2026-10-11T12:04:40Z">
        <w:r>
          <w:rPr>
            <w:rtl/>
          </w:rPr>
          <w:t xml:space="preserve">ואם </w:t>
        </w:r>
      </w:ins>
      <w:del w:id="93605" w:author="מנוע מכני" w:date="2026-10-11T12:04:40Z">
        <w:r w:rsidRPr="006061D7">
          <w:rPr>
            <w:rtl/>
          </w:rPr>
          <w:delText xml:space="preserve">ואי </w:delText>
        </w:r>
      </w:del>
      <w:r w:rsidRPr="006061D7">
        <w:rPr>
          <w:rtl/>
        </w:rPr>
        <w:t xml:space="preserve">אמר</w:t>
      </w:r>
      <w:r w:rsidRPr="006061D7">
        <w:rPr>
          <w:rtl/>
        </w:rPr>
        <w:t xml:space="preserve"> </w:t>
      </w:r>
      <w:r w:rsidRPr="006061D7">
        <w:rPr>
          <w:rFonts w:hint="cs"/>
          <w:rtl/>
        </w:rPr>
        <w:t xml:space="preserve">ערבו לי </w:t>
      </w:r>
      <w:r w:rsidRPr="006061D7">
        <w:rPr>
          <w:rtl/>
        </w:rPr>
        <w:t xml:space="preserve">בזה </w:t>
      </w:r>
      <w:r w:rsidRPr="006061D7">
        <w:rPr>
          <w:rtl/>
        </w:rPr>
        <w:t xml:space="preserve">לא</w:t>
      </w:r>
      <w:r w:rsidRPr="006061D7">
        <w:rPr>
          <w:rtl/>
        </w:rPr>
        <w:t xml:space="preserve"> </w:t>
      </w:r>
      <w:r w:rsidRPr="006061D7">
        <w:rPr>
          <w:rtl/>
        </w:rPr>
        <w:t xml:space="preserve">אמר</w:t>
      </w:r>
      <w:r w:rsidRPr="006061D7">
        <w:rPr>
          <w:rtl/>
        </w:rPr>
        <w:t xml:space="preserve"> כלום.</w:t>
      </w:r>
    </w:p>
    <w:p w:rsidR="005851B8" w:rsidRDefault="005851B8" w:rsidP="005851B8">
      <w:pPr>
        <w:rPr>
          <w:rFonts w:ascii="Fb Fontext" w:hAnsi="Fb Fontext"/>
          <w:rtl/>
        </w:rPr>
      </w:pPr>
      <w:r w:rsidRPr="006F178A">
        <w:rPr>
          <w:rFonts w:ascii="Fb Fontext" w:hAnsi="Fb Fontext"/>
          <w:rtl/>
        </w:rPr>
        <w:lastRenderedPageBreak/>
        <w:t xml:space="preserve">[</w:t>
      </w:r>
      <w:r w:rsidRPr="006F178A">
        <w:rPr>
          <w:rFonts w:ascii="Fb Fontext" w:hAnsi="Fb Fontext"/>
          <w:rtl/>
        </w:rPr>
        <w:lastRenderedPageBreak/>
        <w:t xml:space="preserve">אמר</w:t>
      </w:r>
      <w:r w:rsidRPr="006F178A">
        <w:rPr>
          <w:rFonts w:ascii="Fb Fontext" w:hAnsi="Fb Fontext"/>
          <w:rtl/>
        </w:rPr>
        <w:lastRenderedPageBreak/>
        <w:t xml:space="preserve"> לכשתחשך כי קודם לכן </w:t>
      </w:r>
      <w:r w:rsidRPr="006F178A">
        <w:rPr>
          <w:rFonts w:ascii="Fb Fontext" w:hAnsi="Fb Fontext"/>
          <w:rtl/>
        </w:rPr>
        <w:lastRenderedPageBreak/>
        <w:t xml:space="preserve">לא</w:t>
      </w:r>
      <w:r w:rsidRPr="006F178A">
        <w:rPr>
          <w:rFonts w:ascii="Fb Fontext" w:hAnsi="Fb Fontext"/>
          <w:rtl/>
        </w:rPr>
        <w:lastRenderedPageBreak/>
        <w:t xml:space="preserve"> יהיה טהור ולא יוכל לפסול את התרומה]</w:t>
      </w:r>
    </w:p>
    <w:p>
      <w:pPr>
        <w:pStyle w:val="38"/>
        <w:rPr>
          <w:ins w:id="95366" w:author="מנוע מכני" w:date="2026-10-11T12:04:40Z"/>
        </w:rPr>
      </w:pPr>
      <w:r w:rsidRPr="00EC3AF0">
        <w:t>רבא:</w:t>
      </w:r>
    </w:p>
    <w:p w:rsidR="005851B8" w:rsidRPr="006F178A" w:rsidRDefault="005851B8" w:rsidP="005851B8">
      <w:pPr>
        <w:rPr>
          <w:rtl/>
        </w:rPr>
      </w:pPr>
      <w:del w:id="95367" w:author="מנוע מכני" w:date="2026-10-11T12:04:40Z">
        <w:r w:rsidRPr="006F178A">
          <w:rPr>
            <w:rtl/>
          </w:rPr>
          <w:delText xml:space="preserve"> </w:delText>
        </w:r>
      </w:del>
      <w:r w:rsidRPr="006F178A">
        <w:rPr>
          <w:rtl/>
        </w:rPr>
        <w:t xml:space="preserve">ז"א סוף היום קונה עירוב דאל"ה </w:t>
      </w:r>
      <w:ins w:id="92374" w:author="מנוע מכני" w:date="2026-10-11T12:04:40Z">
        <w:r>
          <w:rPr>
            <w:rtl/>
          </w:rPr>
          <w:t xml:space="preserve">למה</w:t>
        </w:r>
      </w:ins>
      <w:del w:id="92375" w:author="מנוע מכני" w:date="2026-10-11T12:04:40Z">
        <w:r w:rsidRPr="006F178A">
          <w:rPr>
            <w:rtl/>
          </w:rPr>
          <w:delText xml:space="preserve">אמאי</w:delText>
        </w:r>
      </w:del>
      <w:r w:rsidRPr="006F178A">
        <w:rPr>
          <w:rtl/>
        </w:rPr>
        <w:t xml:space="preserve"> </w:t>
      </w:r>
      <w:r w:rsidRPr="006F178A">
        <w:rPr>
          <w:rtl/>
        </w:rPr>
        <w:t xml:space="preserve">לא</w:t>
      </w:r>
      <w:r w:rsidRPr="006F178A">
        <w:rPr>
          <w:rtl/>
        </w:rPr>
        <w:t xml:space="preserve"> קנה ב'זה'.</w:t>
      </w:r>
    </w:p>
    <w:p>
      <w:pPr>
        <w:pStyle w:val="38"/>
        <w:rPr>
          <w:ins w:id="95368" w:author="מנוע מכני" w:date="2026-10-11T12:04:40Z"/>
        </w:rPr>
      </w:pPr>
      <w:r w:rsidRPr="006F178A">
        <w:t xml:space="preserve">ר"פ:</w:t>
      </w:r>
    </w:p>
    <w:p w:rsidR="005851B8" w:rsidRPr="006F178A" w:rsidRDefault="005851B8" w:rsidP="005851B8">
      <w:pPr>
        <w:rPr>
          <w:rtl/>
        </w:rPr>
      </w:pPr>
      <w:del w:id="95369" w:author="מנוע מכני" w:date="2026-10-11T12:04:40Z">
        <w:r w:rsidRPr="006F178A">
          <w:rPr>
            <w:rtl/>
          </w:rPr>
          <w:delText xml:space="preserve"> </w:delText>
        </w:r>
      </w:del>
      <w:r>
        <w:rPr>
          <w:rtl/>
        </w:rPr>
        <w:t>אפי'</w:t>
      </w:r>
      <w:r w:rsidRPr="006F178A">
        <w:rPr>
          <w:rtl/>
        </w:rPr>
        <w:t xml:space="preserve"> </w:t>
      </w:r>
      <w:ins w:id="93606" w:author="מנוע מכני" w:date="2026-10-11T12:04:40Z">
        <w:r>
          <w:rPr>
            <w:rtl/>
          </w:rPr>
          <w:t xml:space="preserve">אם </w:t>
        </w:r>
      </w:ins>
      <w:del w:id="93607" w:author="מנוע מכני" w:date="2026-10-11T12:04:40Z">
        <w:r w:rsidRPr="006F178A">
          <w:rPr>
            <w:rtl/>
          </w:rPr>
          <w:delText xml:space="preserve">אי </w:delText>
        </w:r>
      </w:del>
      <w:r w:rsidRPr="006F178A">
        <w:rPr>
          <w:rtl/>
        </w:rPr>
        <w:t xml:space="preserve">תחילת היום קונה עירוב </w:t>
      </w:r>
      <w:ins w:id="91004" w:author="מנוע מכני" w:date="2026-10-11T12:04:40Z">
        <w:r>
          <w:rPr>
            <w:rtl/>
          </w:rPr>
          <w:t xml:space="preserve">צריך</w:t>
        </w:r>
      </w:ins>
      <w:del w:id="91005" w:author="מנוע מכני" w:date="2026-10-11T12:04:40Z">
        <w:r w:rsidRPr="006F178A">
          <w:rPr>
            <w:rtl/>
          </w:rPr>
          <w:delText xml:space="preserve">בעינן</w:delText>
        </w:r>
      </w:del>
      <w:r w:rsidRPr="006F178A">
        <w:rPr>
          <w:rtl/>
        </w:rPr>
        <w:t xml:space="preserve"> סעודה הראויה מבעוד יום, </w:t>
      </w:r>
      <w:ins w:id="91006" w:author="מנוע מכני" w:date="2026-10-11T12:04:40Z">
        <w:r>
          <w:rPr>
            <w:rtl/>
          </w:rPr>
          <w:t xml:space="preserve">ואין</w:t>
        </w:r>
      </w:ins>
      <w:del w:id="91007" w:author="מנוע מכני" w:date="2026-10-11T12:04:40Z">
        <w:r w:rsidRPr="006F178A">
          <w:rPr>
            <w:rtl/>
          </w:rPr>
          <w:delText xml:space="preserve">וליכא</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לו:</w:t>
      </w:r>
    </w:p>
    <w:p>
      <w:pPr>
        <w:pStyle w:val="MishnaBatzad"/>
        <w:rPr>
          <w:ins w:id="20285" w:author="קלוד" w:date="2026-10-11T09:07:28Z"/>
        </w:rPr>
      </w:pPr>
      <w:ins w:id="20284" w:author="קלוד" w:date="2026-10-11T09:07:28Z">
        <w:r>
          <w:t xml:space="preserve">משנה ה</w:t>
        </w:r>
      </w:ins>
    </w:p>
    <w:p w:rsidR="005851B8" w:rsidRPr="00E62A50" w:rsidRDefault="005851B8" w:rsidP="005851B8">
      <w:pPr>
        <w:pStyle w:val="afff9"/>
        <w:rPr>
          <w:del w:id="20119" w:author="קלוד" w:date="2026-10-11T09:07:28Z"/>
          <w:rtl/>
        </w:rPr>
      </w:pPr>
      <w:del w:id="20118" w:author="קלוד" w:date="2026-10-11T09:07:28Z">
        <w:r w:rsidRPr="00E62A50">
          <w:rPr>
            <w:sz w:val="20"/>
            <w:rtl/>
          </w:rPr>
          <w:delText xml:space="preserve"> משנה.</w:delText>
        </w:r>
      </w:del>
    </w:p>
    <w:p w:rsidR="005851B8" w:rsidRPr="002D26EF" w:rsidRDefault="005851B8" w:rsidP="002D26EF">
      <w:pPr>
        <w:pStyle w:val="afff9"/>
        <w:spacing w:before="120"/>
        <w:rPr>
          <w:rtl/>
        </w:rPr>
        <w:pPrChange w:id="90020" w:author="קלוד" w:date="2026-10-11T12:09:42Z">
          <w:pPr>
            <w:pStyle w:val="afff9"/>
          </w:pPr>
        </w:pPrChange>
      </w:pPr>
      <w:r w:rsidRPr="002D26EF">
        <w:rPr>
          <w:rtl/>
        </w:rPr>
        <w:t>מתנה אדם על עירובו ואומר: אם באו נכרים מן המזרח - עירובי למערב, מן המערב - עירובי למזרח.</w:t>
      </w:r>
    </w:p>
    <w:p w:rsidR="005851B8" w:rsidRPr="00E62A50" w:rsidRDefault="005851B8" w:rsidP="005851B8">
      <w:pPr>
        <w:pStyle w:val="afff9"/>
        <w:rPr>
          <w:rtl/>
        </w:rPr>
      </w:pPr>
      <w:r w:rsidRPr="00E62A50">
        <w:rPr>
          <w:rtl/>
          <w:rPrChange w:id="40032" w:author="Claude" w:date="2026-10-11T09:07:36Z">
            <w:rPr>
              <w:sz w:val="20"/>
              <w:rtl/>
            </w:rPr>
          </w:rPrChange>
        </w:rPr>
        <w:t>אם באו לכאן ולכאן - למקום שארצה אלך, לא באו לא לכאן ולא לכאן - הריני כבני עירי.</w:t>
      </w:r>
    </w:p>
    <w:p w:rsidR="005851B8" w:rsidRPr="00E62A50" w:rsidRDefault="005851B8" w:rsidP="005851B8">
      <w:pPr>
        <w:pStyle w:val="afff9"/>
        <w:rPr>
          <w:rtl/>
        </w:rPr>
      </w:pPr>
      <w:r w:rsidRPr="00E62A50">
        <w:rPr>
          <w:rtl/>
        </w:rPr>
        <w:t>אם בא חכם מן המזרח - עירובי למזרח, מן המערב - עירובי למערב.</w:t>
      </w:r>
    </w:p>
    <w:p w:rsidR="005851B8" w:rsidRPr="00E62A50" w:rsidRDefault="005851B8" w:rsidP="005851B8">
      <w:pPr>
        <w:pStyle w:val="afff9"/>
        <w:rPr>
          <w:rtl/>
        </w:rPr>
      </w:pPr>
      <w:r w:rsidRPr="00E62A50">
        <w:rPr>
          <w:rtl/>
        </w:rPr>
        <w:t>בא לכאן ולכאן - למקום שארצה אלך. לא לכאן ולא לכאן - הריני כבני עירי.</w:t>
      </w:r>
    </w:p>
    <w:p w:rsidR="005851B8" w:rsidRPr="00E62A50" w:rsidRDefault="005851B8" w:rsidP="005851B8">
      <w:pPr>
        <w:pStyle w:val="afff9"/>
        <w:rPr>
          <w:rtl/>
        </w:rPr>
      </w:pPr>
      <w:r>
        <w:rPr>
          <w:rStyle w:val="TanaimMishna"/>
          <w:rtl/>
          <w:rPrChange w:id="20013" w:author="קלוד" w:date="2026-10-11T09:07:28Z">
            <w:rPr>
              <w:rtl/>
            </w:rPr>
          </w:rPrChange>
        </w:rPr>
        <w:t xml:space="preserve">רבי יהודה</w:t>
      </w:r>
      <w:r>
        <w:rPr>
          <w:rtl/>
        </w:rPr>
        <w:t xml:space="preserve"> אומר</w:t>
      </w:r>
      <w:r>
        <w:rPr>
          <w:rStyle w:val="TanaimMishna"/>
          <w:rtl/>
          <w:rPrChange w:id="98091" w:author="Claude" w:date="2026-10-11T09:07:58Z">
            <w:rPr>
              <w:rtl/>
            </w:rPr>
          </w:rPrChange>
        </w:rPr>
        <w:t xml:space="preserve">:</w:t>
      </w:r>
      <w:r>
        <w:rPr>
          <w:rtl/>
        </w:rPr>
        <w:t xml:space="preserve"> אם היה אחד מהן רבו - הולך אצל רבו, ואם היו שניהן רבותיו - למקום שירצה ילך.</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לו:</w:t>
      </w:r>
    </w:p>
    <w:p>
      <w:pPr>
        <w:pStyle w:val="afffff8"/>
        <w:rPr>
          <w:ins w:id="90481" w:author="קלוד" w:date="2026-10-11T12:24:08Z"/>
        </w:rPr>
      </w:pPr>
      <w:ins w:id="90482" w:author="קלוד" w:date="2026-10-11T12:24:08Z">
        <w:r>
          <w:rPr>
            <w:color w:val="7B3F00"/>
          </w:rPr>
          <w:t xml:space="preserve">מתנה על עירובו - נכרים וחכם, ושינוי ר"י</w:t>
        </w:r>
      </w:ins>
    </w:p>
    <w:p>
      <w:pPr>
        <w:pStyle w:val="38"/>
        <w:rPr>
          <w:ins w:id="95370" w:author="מנוע מכני" w:date="2026-10-11T12:04:40Z"/>
        </w:rPr>
      </w:pPr>
      <w:r w:rsidRPr="006F178A">
        <w:t xml:space="preserve">הך</w:t>
      </w:r>
    </w:p>
    <w:p w:rsidR="005851B8" w:rsidRDefault="005851B8" w:rsidP="005851B8">
      <w:pPr>
        <w:rPr>
          <w:rFonts w:ascii="Fb Fontext" w:hAnsi="Fb Fontext"/>
          <w:rtl/>
        </w:rPr>
      </w:pPr>
      <w:del w:id="95371" w:author="מנוע מכני" w:date="2026-10-11T12:04:40Z">
        <w:r w:rsidRPr="006F178A">
          <w:rPr>
            <w:rFonts w:ascii="Fb Fontext" w:hAnsi="Fb Fontext"/>
            <w:rtl/>
          </w:rPr>
          <w:delText xml:space="preserve"> </w:delText>
        </w:r>
      </w:del>
      <w:r w:rsidRPr="006F178A">
        <w:rPr>
          <w:rFonts w:ascii="Fb Fontext" w:hAnsi="Fb Fontext"/>
          <w:rtl/>
        </w:rPr>
        <w:t xml:space="preserve">דאתי </w:t>
      </w:r>
      <w:r w:rsidRPr="006F178A">
        <w:rPr>
          <w:rStyle w:val="2fb"/>
          <w:rFonts w:ascii="Fb Fontext" w:hAnsi="Fb Fontext"/>
          <w:rtl/>
        </w:rPr>
        <w:t xml:space="preserve">ר"י</w:t>
      </w:r>
      <w:r w:rsidRPr="006F178A">
        <w:rPr>
          <w:rFonts w:ascii="Fb Fontext" w:hAnsi="Fb Fontext"/>
          <w:rtl/>
        </w:rPr>
        <w:t xml:space="preserve"> ושנה מתני' להיפך דמיירי בנכרים דמרי מתא דרוצה לצאת לקראתם [ומתני' בנכרים מוכסים]</w:t>
      </w:r>
    </w:p>
    <w:p w:rsidR="005851B8" w:rsidRDefault="005851B8" w:rsidP="005851B8">
      <w:pPr>
        <w:rPr>
          <w:rtl/>
        </w:rPr>
      </w:pPr>
      <w:r w:rsidRPr="006F178A">
        <w:rPr>
          <w:rtl/>
        </w:rPr>
        <w:t xml:space="preserve">וחכם </w:t>
      </w:r>
      <w:r w:rsidRPr="006F178A">
        <w:rPr>
          <w:rStyle w:val="2fb"/>
          <w:rtl/>
        </w:rPr>
        <w:t xml:space="preserve">דרי"צ</w:t>
      </w:r>
      <w:r w:rsidRPr="006F178A">
        <w:rPr>
          <w:rtl/>
        </w:rPr>
        <w:t xml:space="preserve"> מיירי במלמד, והמערב רוצה לילך לצד הדרשן, ומתני' מיירי בחכם סתם דרוצה לילך לקראתו]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79" w:author="קלוד" w:date="2026-10-11T12:24:08Z"/>
        </w:rPr>
      </w:pPr>
      <w:ins w:id="90480" w:author="קלוד" w:date="2026-10-11T12:24:08Z">
        <w:r>
          <w:rPr>
            <w:color w:val="7B3F00"/>
          </w:rPr>
          <w:t xml:space="preserve">ברירה בעירוב - האם סבר ר"י אין ברירה</w:t>
        </w:r>
      </w:ins>
    </w:p>
    <w:p>
      <w:pPr>
        <w:pStyle w:val="38"/>
        <w:rPr>
          <w:ins w:id="95372" w:author="מנוע מכני" w:date="2026-10-11T12:04:40Z"/>
        </w:rPr>
      </w:pPr>
      <w:r w:rsidRPr="006F178A">
        <w:t xml:space="preserve">רב:</w:t>
      </w:r>
    </w:p>
    <w:p w:rsidR="005851B8" w:rsidRPr="006F178A" w:rsidRDefault="005851B8" w:rsidP="005851B8">
      <w:pPr>
        <w:rPr>
          <w:rtl/>
        </w:rPr>
      </w:pPr>
      <w:del w:id="95373" w:author="מנוע מכני" w:date="2026-10-11T12:04:40Z">
        <w:r w:rsidRPr="006F178A">
          <w:rPr>
            <w:rFonts w:ascii="Fb Fontext" w:hAnsi="Fb Fontext"/>
            <w:rtl/>
          </w:rPr>
          <w:delText xml:space="preserve"> </w:delText>
        </w:r>
      </w:del>
      <w:ins w:id="91008" w:author="מנוע מכני" w:date="2026-10-11T12:04:40Z">
        <w:r>
          <w:rPr>
            <w:rFonts w:ascii="Fb Fontext" w:hAnsi="Fb Fontext"/>
            <w:rtl/>
          </w:rPr>
          <w:t xml:space="preserve">אין</w:t>
        </w:r>
      </w:ins>
      <w:del w:id="91009" w:author="מנוע מכני" w:date="2026-10-11T12:04:40Z">
        <w:r w:rsidRPr="006F178A">
          <w:rPr>
            <w:rFonts w:ascii="Fb Fontext" w:hAnsi="Fb Fontext"/>
            <w:rtl/>
          </w:rPr>
          <w:delText xml:space="preserve">ליתא</w:delText>
        </w:r>
      </w:del>
      <w:r w:rsidRPr="006F178A">
        <w:rPr>
          <w:rFonts w:ascii="Fb Fontext" w:hAnsi="Fb Fontext"/>
          <w:rtl/>
        </w:rPr>
        <w:t xml:space="preserve"> למתניתין מדתני איו. </w:t>
      </w:r>
      <w:r w:rsidRPr="006F178A">
        <w:rPr>
          <w:rStyle w:val="2fb"/>
          <w:rFonts w:ascii="Fb Fontext" w:hAnsi="Fb Fontext"/>
          <w:rtl/>
        </w:rPr>
        <w:t xml:space="preserve">דר"י</w:t>
      </w:r>
      <w:r w:rsidRPr="006F178A">
        <w:rPr>
          <w:rFonts w:ascii="Fb Fontext" w:hAnsi="Fb Fontext"/>
          <w:rtl/>
        </w:rPr>
        <w:t xml:space="preserve"> אומר אין אדם מתנה על שני דברים כאחד, </w:t>
      </w:r>
      <w:r w:rsidRPr="006F178A">
        <w:rPr>
          <w:rFonts w:ascii="Fb Fontext" w:hAnsi="Fb Fontext"/>
          <w:rtl/>
        </w:rPr>
        <w:t xml:space="preserve">אא"כ</w:t>
      </w:r>
      <w:r w:rsidRPr="006F178A">
        <w:rPr>
          <w:rFonts w:ascii="Fb Fontext" w:hAnsi="Fb Fontext"/>
          <w:rtl/>
        </w:rPr>
        <w:t xml:space="preserve"> בא חכם למזרח - עירובו למזרח, ואם בא חכם למערב - עירובו למערב. אבל לכאן ולכאן - </w:t>
      </w:r>
      <w:r w:rsidRPr="006F178A">
        <w:rPr>
          <w:rFonts w:ascii="Fb Fontext" w:hAnsi="Fb Fontext"/>
          <w:rtl/>
        </w:rPr>
        <w:t xml:space="preserve">לא</w:t>
      </w:r>
      <w:r w:rsidRPr="006F178A">
        <w:rPr>
          <w:rFonts w:ascii="Fb Fontext" w:hAnsi="Fb Fontext"/>
          <w:rtl/>
        </w:rPr>
        <w:t xml:space="preserve">.</w:t>
      </w:r>
    </w:p>
    <w:p w:rsidR="005851B8" w:rsidRPr="006F178A" w:rsidRDefault="005851B8" w:rsidP="005851B8">
      <w:pPr>
        <w:rPr>
          <w:rtl/>
        </w:rPr>
      </w:pPr>
      <w:r w:rsidRPr="006F178A">
        <w:rPr>
          <w:rtl/>
        </w:rPr>
        <w:t xml:space="preserve">- </w:t>
      </w:r>
      <w:ins w:id="93944" w:author="מנוע מכני" w:date="2026-10-11T12:04:40Z">
        <w:r>
          <w:rPr>
            <w:rtl/>
          </w:rPr>
          <w:t xml:space="preserve">דסבר</w:t>
        </w:r>
      </w:ins>
      <w:del w:id="93945" w:author="מנוע מכני" w:date="2026-10-11T12:04:40Z">
        <w:r w:rsidRPr="006F178A">
          <w:rPr>
            <w:rtl/>
          </w:rPr>
          <w:delText xml:space="preserve">דס"ל</w:delText>
        </w:r>
      </w:del>
      <w:r w:rsidRPr="006F178A">
        <w:rPr>
          <w:rtl/>
        </w:rPr>
        <w:t xml:space="preserve"> דאין ברירה והך דלמזרח לבד </w:t>
      </w:r>
      <w:ins w:id="92376" w:author="מנוע מכני" w:date="2026-10-11T12:04:40Z">
        <w:r>
          <w:rPr>
            <w:rtl/>
          </w:rPr>
          <w:t xml:space="preserve">מאלו</w:t>
        </w:r>
      </w:ins>
      <w:del w:id="92377" w:author="מנוע מכני" w:date="2026-10-11T12:04:40Z">
        <w:r w:rsidRPr="006F178A">
          <w:rPr>
            <w:rtl/>
          </w:rPr>
          <w:delText xml:space="preserve">מהני</w:delText>
        </w:r>
      </w:del>
      <w:r w:rsidRPr="006F178A">
        <w:rPr>
          <w:rtl/>
        </w:rPr>
        <w:t xml:space="preserve"> דמיירי שבא חכם ויודע מהיכן בא [אבל לכאן ולכאן </w:t>
      </w:r>
      <w:r w:rsidRPr="006F178A">
        <w:rPr>
          <w:rtl/>
        </w:rPr>
        <w:t xml:space="preserve">לא</w:t>
      </w:r>
      <w:r w:rsidRPr="006F178A">
        <w:rPr>
          <w:rtl/>
        </w:rPr>
        <w:t xml:space="preserve"> </w:t>
      </w:r>
      <w:ins w:id="92378" w:author="מנוע מכני" w:date="2026-10-11T12:04:40Z">
        <w:r>
          <w:rPr>
            <w:rtl/>
          </w:rPr>
          <w:t xml:space="preserve">מאלו</w:t>
        </w:r>
      </w:ins>
      <w:del w:id="92379" w:author="מנוע מכני" w:date="2026-10-11T12:04:40Z">
        <w:r w:rsidRPr="006F178A">
          <w:rPr>
            <w:rtl/>
          </w:rPr>
          <w:delText xml:space="preserve">מהני</w:delText>
        </w:r>
      </w:del>
      <w:r w:rsidRPr="006F178A">
        <w:rPr>
          <w:rtl/>
        </w:rPr>
        <w:t xml:space="preserve"> </w:t>
      </w:r>
      <w:ins w:id="92380" w:author="מנוע מכני" w:date="2026-10-11T12:04:40Z">
        <w:r>
          <w:rPr>
            <w:rtl/>
          </w:rPr>
          <w:t xml:space="preserve">דאין</w:t>
        </w:r>
      </w:ins>
      <w:del w:id="92381" w:author="מנוע מכני" w:date="2026-10-11T12:04:40Z">
        <w:r w:rsidRPr="006F178A">
          <w:rPr>
            <w:rtl/>
          </w:rPr>
          <w:delText xml:space="preserve">דלית</w:delText>
        </w:r>
      </w:del>
      <w:r w:rsidRPr="006F178A">
        <w:rPr>
          <w:rtl/>
        </w:rPr>
        <w:t xml:space="preserve"> </w:t>
      </w:r>
      <w:r w:rsidRPr="006F178A">
        <w:rPr>
          <w:rStyle w:val="2fb"/>
          <w:rtl/>
        </w:rPr>
        <w:t xml:space="preserve">לר"י</w:t>
      </w:r>
      <w:r w:rsidRPr="006F178A">
        <w:rPr>
          <w:rtl/>
        </w:rPr>
        <w:t xml:space="preserve"> ברירה.</w:t>
      </w:r>
    </w:p>
    <w:p w:rsidR="005851B8" w:rsidRPr="006F178A" w:rsidRDefault="005851B8" w:rsidP="005851B8">
      <w:pPr>
        <w:rPr>
          <w:rtl/>
        </w:rPr>
      </w:pPr>
      <w:r w:rsidRPr="006F178A">
        <w:rPr>
          <w:rtl/>
        </w:rPr>
        <w:t xml:space="preserve">ודווקא </w:t>
      </w:r>
      <w:ins w:id="91010" w:author="מנוע מכני" w:date="2026-10-11T12:04:40Z">
        <w:r>
          <w:rPr>
            <w:rtl/>
          </w:rPr>
          <w:t xml:space="preserve">אין</w:t>
        </w:r>
      </w:ins>
      <w:del w:id="91011" w:author="מנוע מכני" w:date="2026-10-11T12:04:40Z">
        <w:r w:rsidRPr="006F178A">
          <w:rPr>
            <w:rtl/>
          </w:rPr>
          <w:delText xml:space="preserve">ליתא</w:delText>
        </w:r>
      </w:del>
      <w:r w:rsidRPr="006F178A">
        <w:rPr>
          <w:rtl/>
        </w:rPr>
        <w:t xml:space="preserve"> למתני' מדאיו [ולא להיפך] דזה ברור </w:t>
      </w:r>
      <w:r w:rsidRPr="006F178A">
        <w:rPr>
          <w:rStyle w:val="2fb"/>
          <w:rtl/>
        </w:rPr>
        <w:t xml:space="preserve">דר"י</w:t>
      </w:r>
      <w:r w:rsidRPr="006F178A">
        <w:rPr>
          <w:rtl/>
        </w:rPr>
        <w:t xml:space="preserve"> </w:t>
      </w:r>
      <w:ins w:id="93946" w:author="מנוע מכני" w:date="2026-10-11T12:04:40Z">
        <w:r>
          <w:rPr>
            <w:rtl/>
          </w:rPr>
          <w:t xml:space="preserve">סבר</w:t>
        </w:r>
      </w:ins>
      <w:del w:id="93947" w:author="מנוע מכני" w:date="2026-10-11T12:04:40Z">
        <w:r w:rsidRPr="006F178A">
          <w:rPr>
            <w:rtl/>
          </w:rPr>
          <w:delText xml:space="preserve">ס"ל</w:delText>
        </w:r>
      </w:del>
      <w:r w:rsidRPr="006F178A">
        <w:rPr>
          <w:rtl/>
        </w:rPr>
        <w:t xml:space="preserve"> דאין ברירה וכדתני לקמן.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לז.</w:t>
      </w:r>
    </w:p>
    <w:p w:rsidR="005851B8" w:rsidRDefault="005851B8" w:rsidP="005851B8">
      <w:pPr>
        <w:rPr>
          <w:rFonts w:ascii="Fb Fontext" w:hAnsi="Fb Fontext"/>
          <w:rtl/>
        </w:rPr>
      </w:pPr>
      <w:r w:rsidRPr="006F178A">
        <w:rPr>
          <w:rFonts w:ascii="Fb Fontext" w:hAnsi="Fb Fontext"/>
          <w:rtl/>
        </w:rPr>
        <w:t xml:space="preserve">הלוקח יין מבין הכותים אומר: שני לוגין שאני עתיד להפריש הרי הן תרומה, עשרה מעשר ראשון, תשעה מעשר שני - ומיחל ושותה מיד, דברי </w:t>
      </w:r>
      <w:r w:rsidRPr="006F178A">
        <w:rPr>
          <w:rStyle w:val="2fb"/>
          <w:rFonts w:ascii="Fb Fontext" w:hAnsi="Fb Fontext"/>
          <w:rtl/>
        </w:rPr>
        <w:t xml:space="preserve">ר"מ</w:t>
      </w:r>
      <w:r w:rsidRPr="006F178A">
        <w:rPr>
          <w:rFonts w:ascii="Fb Fontext" w:hAnsi="Fb Fontext"/>
          <w:rtl/>
        </w:rPr>
        <w:t xml:space="preserve"> [והיינו </w:t>
      </w:r>
      <w:ins w:id="91012" w:author="מנוע מכני" w:date="2026-10-11T12:04:40Z">
        <w:r>
          <w:rPr>
            <w:rFonts w:ascii="Fb Fontext" w:hAnsi="Fb Fontext"/>
            <w:rtl/>
          </w:rPr>
          <w:t xml:space="preserve">דיש</w:t>
        </w:r>
      </w:ins>
      <w:del w:id="91013" w:author="מנוע מכני" w:date="2026-10-11T12:04:40Z">
        <w:r w:rsidRPr="006F178A">
          <w:rPr>
            <w:rFonts w:ascii="Fb Fontext" w:hAnsi="Fb Fontext"/>
            <w:rtl/>
          </w:rPr>
          <w:delText xml:space="preserve">דאיכא</w:delText>
        </w:r>
      </w:del>
      <w:r w:rsidRPr="006F178A">
        <w:rPr>
          <w:rFonts w:ascii="Fb Fontext" w:hAnsi="Fb Fontext"/>
          <w:rtl/>
        </w:rPr>
        <w:t xml:space="preserve"> ברירה]</w:t>
      </w:r>
    </w:p>
    <w:p w:rsidR="005851B8" w:rsidRDefault="005851B8" w:rsidP="005851B8">
      <w:pPr>
        <w:rPr>
          <w:rtl/>
        </w:rPr>
      </w:pPr>
      <w:r w:rsidRPr="006F178A">
        <w:rPr>
          <w:rStyle w:val="2fb"/>
          <w:rtl/>
        </w:rPr>
        <w:t xml:space="preserve">ר"י</w:t>
      </w:r>
      <w:r w:rsidRPr="006F178A">
        <w:rPr>
          <w:rtl/>
        </w:rPr>
        <w:t xml:space="preserve"> </w:t>
      </w:r>
      <w:r w:rsidRPr="006F178A">
        <w:rPr>
          <w:rStyle w:val="2fb"/>
          <w:rtl/>
        </w:rPr>
        <w:t xml:space="preserve">ורבי יוסי</w:t>
      </w:r>
      <w:r w:rsidRPr="006F178A">
        <w:rPr>
          <w:rtl/>
        </w:rPr>
        <w:t xml:space="preserve"> </w:t>
      </w:r>
      <w:r w:rsidRPr="006F178A">
        <w:rPr>
          <w:rStyle w:val="2fb"/>
          <w:rtl/>
        </w:rPr>
        <w:t xml:space="preserve">ור"ש</w:t>
      </w:r>
      <w:r w:rsidRPr="006F178A">
        <w:rPr>
          <w:rtl/>
        </w:rPr>
        <w:t xml:space="preserve"> אוסרין. [והיינו </w:t>
      </w:r>
      <w:ins w:id="91014" w:author="מנוע מכני" w:date="2026-10-11T12:04:40Z">
        <w:r>
          <w:rPr>
            <w:rtl/>
          </w:rPr>
          <w:t xml:space="preserve">דאין</w:t>
        </w:r>
      </w:ins>
      <w:del w:id="91015" w:author="מנוע מכני" w:date="2026-10-11T12:04:40Z">
        <w:r w:rsidRPr="006F178A">
          <w:rPr>
            <w:rtl/>
          </w:rPr>
          <w:delText xml:space="preserve">דליכא</w:delText>
        </w:r>
      </w:del>
      <w:r w:rsidRPr="006F178A">
        <w:rPr>
          <w:rtl/>
        </w:rPr>
        <w:t xml:space="preserve"> ברירה]</w:t>
      </w:r>
    </w:p>
    <w:p w:rsidR="005851B8" w:rsidRPr="006F178A" w:rsidRDefault="005851B8" w:rsidP="005851B8">
      <w:pPr>
        <w:rPr>
          <w:rtl/>
        </w:rPr>
      </w:pPr>
      <w:r w:rsidRPr="006F178A">
        <w:rPr>
          <w:rStyle w:val="2fb"/>
          <w:rFonts w:ascii="Fb Fontext" w:hAnsi="Fb Fontext"/>
          <w:rtl/>
        </w:rPr>
        <w:t>עולא</w:t>
      </w:r>
      <w:r w:rsidRPr="006F178A">
        <w:rPr>
          <w:rtl/>
        </w:rPr>
        <w:t xml:space="preserve"> </w:t>
      </w:r>
      <w:ins w:id="91016" w:author="מנוע מכני" w:date="2026-10-11T12:04:40Z">
        <w:r>
          <w:rPr>
            <w:rtl/>
          </w:rPr>
          <w:t xml:space="preserve">אין</w:t>
        </w:r>
      </w:ins>
      <w:del w:id="91017" w:author="מנוע מכני" w:date="2026-10-11T12:04:40Z">
        <w:r w:rsidRPr="006F178A">
          <w:rPr>
            <w:rtl/>
          </w:rPr>
          <w:delText xml:space="preserve">ליתא</w:delText>
        </w:r>
      </w:del>
      <w:r w:rsidRPr="006F178A">
        <w:rPr>
          <w:rtl/>
        </w:rPr>
        <w:t xml:space="preserve"> לאיו ממתניתין. </w:t>
      </w:r>
      <w:r w:rsidRPr="006F178A">
        <w:rPr>
          <w:rStyle w:val="2fb"/>
          <w:rtl/>
        </w:rPr>
        <w:t xml:space="preserve">ור"י</w:t>
      </w:r>
      <w:r w:rsidRPr="006F178A">
        <w:rPr>
          <w:rtl/>
        </w:rPr>
        <w:t xml:space="preserve"> </w:t>
      </w:r>
      <w:ins w:id="93948" w:author="מנוע מכני" w:date="2026-10-11T12:04:40Z">
        <w:r>
          <w:rPr>
            <w:rtl/>
          </w:rPr>
          <w:t xml:space="preserve">סבר</w:t>
        </w:r>
      </w:ins>
      <w:del w:id="93949" w:author="מנוע מכני" w:date="2026-10-11T12:04:40Z">
        <w:r w:rsidRPr="006F178A">
          <w:rPr>
            <w:rtl/>
          </w:rPr>
          <w:delText xml:space="preserve">ס"ל</w:delText>
        </w:r>
      </w:del>
      <w:r w:rsidRPr="006F178A">
        <w:rPr>
          <w:rtl/>
        </w:rPr>
        <w:t xml:space="preserve"> דיש ברירה, וצריך לגרוס דברי </w:t>
      </w:r>
      <w:r w:rsidRPr="006F178A">
        <w:rPr>
          <w:rStyle w:val="2fb"/>
          <w:rtl/>
        </w:rPr>
        <w:t xml:space="preserve">ר"מ</w:t>
      </w:r>
      <w:r w:rsidRPr="006F178A">
        <w:rPr>
          <w:rtl/>
        </w:rPr>
        <w:t xml:space="preserve"> </w:t>
      </w:r>
      <w:r w:rsidRPr="006F178A">
        <w:rPr>
          <w:rStyle w:val="2fb"/>
          <w:rtl/>
        </w:rPr>
        <w:t xml:space="preserve">ור"י</w:t>
      </w:r>
      <w:r w:rsidRPr="006F178A">
        <w:rPr>
          <w:rtl/>
        </w:rPr>
        <w:t xml:space="preserve">, </w:t>
      </w:r>
      <w:r w:rsidRPr="006F178A">
        <w:rPr>
          <w:rStyle w:val="2fb"/>
          <w:rtl/>
        </w:rPr>
        <w:t xml:space="preserve">ורבי יוסי</w:t>
      </w:r>
      <w:r w:rsidRPr="006F178A">
        <w:rPr>
          <w:rtl/>
        </w:rPr>
        <w:t xml:space="preserve"> </w:t>
      </w:r>
      <w:r w:rsidRPr="006F178A">
        <w:rPr>
          <w:rStyle w:val="2fb"/>
          <w:rtl/>
        </w:rPr>
        <w:t xml:space="preserve">ור"ש</w:t>
      </w:r>
      <w:r w:rsidRPr="006F178A">
        <w:rPr>
          <w:rtl/>
        </w:rPr>
        <w:t xml:space="preserve"> אוסרין.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2fb"/>
          <w:rFonts w:ascii="Fb Fontext" w:hAnsi="Fb Fontext"/>
          <w:rtl/>
        </w:rPr>
        <w:t xml:space="preserve">לרבי יוסי</w:t>
      </w:r>
      <w:r w:rsidRPr="006F178A">
        <w:rPr>
          <w:rFonts w:ascii="Fb Fontext" w:hAnsi="Fb Fontext"/>
          <w:rtl/>
        </w:rPr>
        <w:t xml:space="preserve"> דאין ברירה הא </w:t>
      </w:r>
      <w:r w:rsidRPr="006F178A">
        <w:rPr>
          <w:rStyle w:val="2fb"/>
          <w:rFonts w:ascii="Fb Fontext" w:hAnsi="Fb Fontext"/>
          <w:rtl/>
        </w:rPr>
        <w:t xml:space="preserve">דר' יוסי</w:t>
      </w:r>
      <w:r w:rsidRPr="006F178A">
        <w:rPr>
          <w:rFonts w:ascii="Fb Fontext" w:hAnsi="Fb Fontext"/>
          <w:rtl/>
        </w:rPr>
        <w:t xml:space="preserve"> דשתי נשים שלקחו את קיניהן בעירוב, או שנתנו קיניהן לכהן - איזהו שירצה כהן יקריב עולה, ולאיזה שירצה יקריב חטאת.</w:t>
      </w:r>
    </w:p>
    <w:p>
      <w:pPr>
        <w:pStyle w:val="38"/>
        <w:rPr>
          <w:ins w:id="95374" w:author="מנוע מכני" w:date="2026-10-11T12:04:40Z"/>
        </w:rPr>
      </w:pPr>
      <w:r w:rsidRPr="006F178A">
        <w:t xml:space="preserve">רבה:</w:t>
      </w:r>
    </w:p>
    <w:p w:rsidR="005851B8" w:rsidRPr="006F178A" w:rsidRDefault="005851B8" w:rsidP="005851B8">
      <w:pPr>
        <w:rPr>
          <w:rtl/>
        </w:rPr>
      </w:pPr>
      <w:del w:id="95375" w:author="מנוע מכני" w:date="2026-10-11T12:04:40Z">
        <w:r w:rsidRPr="006F178A">
          <w:rPr>
            <w:rtl/>
          </w:rPr>
          <w:delText xml:space="preserve"> </w:delText>
        </w:r>
      </w:del>
      <w:ins w:id="91018" w:author="מנוע מכני" w:date="2026-10-11T12:04:40Z">
        <w:r>
          <w:rPr>
            <w:rtl/>
          </w:rPr>
          <w:t xml:space="preserve">שם</w:t>
        </w:r>
      </w:ins>
      <w:del w:id="91019" w:author="מנוע מכני" w:date="2026-10-11T12:04:40Z">
        <w:r w:rsidRPr="006F178A">
          <w:rPr>
            <w:rtl/>
          </w:rPr>
          <w:delText xml:space="preserve">התם</w:delText>
        </w:r>
      </w:del>
      <w:r w:rsidRPr="006F178A">
        <w:rPr>
          <w:rtl/>
        </w:rPr>
        <w:t xml:space="preserve"> כשהתנו. - </w:t>
      </w:r>
      <w:r w:rsidRPr="006F178A">
        <w:rPr>
          <w:rtl/>
        </w:rPr>
        <w:t xml:space="preserve">וקמ"ל</w:t>
      </w:r>
      <w:r w:rsidRPr="006F178A">
        <w:rPr>
          <w:rtl/>
        </w:rPr>
        <w:t xml:space="preserve"> </w:t>
      </w:r>
      <w:r w:rsidRPr="006F178A">
        <w:rPr>
          <w:rStyle w:val="2fb"/>
          <w:rtl/>
        </w:rPr>
        <w:t xml:space="preserve">כדר"ח</w:t>
      </w:r>
      <w:r w:rsidRPr="006F178A">
        <w:rPr>
          <w:rtl/>
        </w:rPr>
        <w:t xml:space="preserve"> דאין הקינין מתפרשות אלא </w:t>
      </w:r>
      <w:ins w:id="93608" w:author="מנוע מכני" w:date="2026-10-11T12:04:40Z">
        <w:r>
          <w:rPr>
            <w:rtl/>
          </w:rPr>
          <w:t xml:space="preserve">אם </w:t>
        </w:r>
      </w:ins>
      <w:del w:id="93609" w:author="מנוע מכני" w:date="2026-10-11T12:04:40Z">
        <w:r w:rsidRPr="006F178A">
          <w:rPr>
            <w:rtl/>
          </w:rPr>
          <w:delText xml:space="preserve">אי </w:delText>
        </w:r>
      </w:del>
      <w:r w:rsidRPr="006F178A">
        <w:rPr>
          <w:rtl/>
        </w:rPr>
        <w:t xml:space="preserve">בלקיחת בעלים </w:t>
      </w:r>
      <w:ins w:id="93610" w:author="מנוע מכני" w:date="2026-10-11T12:04:40Z">
        <w:r>
          <w:rPr>
            <w:rtl/>
          </w:rPr>
          <w:t xml:space="preserve">אם </w:t>
        </w:r>
      </w:ins>
      <w:del w:id="93611" w:author="מנוע מכני" w:date="2026-10-11T12:04:40Z">
        <w:r w:rsidRPr="006F178A">
          <w:rPr>
            <w:rtl/>
          </w:rPr>
          <w:delText xml:space="preserve">אי </w:delText>
        </w:r>
      </w:del>
      <w:r w:rsidRPr="006F178A">
        <w:rPr>
          <w:rtl/>
        </w:rPr>
        <w:t xml:space="preserve">בעשית כהן.</w:t>
      </w:r>
    </w:p>
    <w:p>
      <w:pPr>
        <w:pStyle w:val="38"/>
        <w:rPr>
          <w:ins w:id="95376" w:author="מנוע מכני" w:date="2026-10-11T12:04:40Z"/>
        </w:rPr>
      </w:pPr>
      <w:r w:rsidRPr="006F178A">
        <w:t xml:space="preserve">והך</w:t>
      </w:r>
    </w:p>
    <w:p w:rsidR="005851B8" w:rsidRPr="006F178A" w:rsidRDefault="005851B8" w:rsidP="005851B8">
      <w:pPr>
        <w:rPr>
          <w:rtl/>
        </w:rPr>
      </w:pPr>
      <w:del w:id="95377" w:author="מנוע מכני" w:date="2026-10-11T12:04:40Z">
        <w:r w:rsidRPr="006F178A">
          <w:rPr>
            <w:rtl/>
          </w:rPr>
          <w:delText xml:space="preserve"> </w:delText>
        </w:r>
      </w:del>
      <w:r w:rsidRPr="006F178A">
        <w:rPr>
          <w:rtl/>
        </w:rPr>
        <w:t xml:space="preserve">דע"ה שאמר לחבר קח לי אגודה אחת של ירק או גלוסקא אחת </w:t>
      </w:r>
      <w:r w:rsidRPr="006F178A">
        <w:rPr>
          <w:rStyle w:val="2fb"/>
          <w:rtl/>
        </w:rPr>
        <w:t xml:space="preserve">לר' יוסי</w:t>
      </w:r>
      <w:r w:rsidRPr="006F178A">
        <w:rPr>
          <w:rtl/>
        </w:rPr>
        <w:t xml:space="preserve"> אינו צריך לעשר, וחכ"א צריך לעשר, איפוך.</w:t>
      </w:r>
    </w:p>
    <w:p w:rsidR="005851B8" w:rsidRDefault="005851B8" w:rsidP="005851B8">
      <w:pPr>
        <w:rPr>
          <w:rtl/>
        </w:rPr>
      </w:pPr>
      <w:r w:rsidRPr="006F178A">
        <w:rPr>
          <w:rtl/>
        </w:rPr>
        <w:t xml:space="preserve">[והיינו </w:t>
      </w:r>
      <w:r w:rsidRPr="006F178A">
        <w:rPr>
          <w:rStyle w:val="2fb"/>
          <w:rtl/>
        </w:rPr>
        <w:t xml:space="preserve">דלרבי יוסי</w:t>
      </w:r>
      <w:r w:rsidRPr="006F178A">
        <w:rPr>
          <w:rtl/>
        </w:rPr>
        <w:t xml:space="preserve"> אין ברירה לומר שלא מכר משלו לע"ה וקנה עבורו את הלא מועשר, אלא מכר משלו]</w:t>
      </w:r>
    </w:p>
    <w:p>
      <w:pPr>
        <w:pStyle w:val="38"/>
        <w:rPr>
          <w:ins w:id="95378" w:author="מנוע מכני" w:date="2026-10-11T12:04:40Z"/>
        </w:rPr>
      </w:pPr>
      <w:r w:rsidRPr="006F178A">
        <w:t xml:space="preserve">והך</w:t>
      </w:r>
    </w:p>
    <w:p w:rsidR="005851B8" w:rsidRPr="006F178A" w:rsidRDefault="005851B8" w:rsidP="005851B8">
      <w:pPr>
        <w:rPr>
          <w:rtl/>
        </w:rPr>
      </w:pPr>
      <w:del w:id="95379" w:author="מנוע מכני" w:date="2026-10-11T12:04:40Z">
        <w:r w:rsidRPr="006F178A">
          <w:rPr>
            <w:rtl/>
          </w:rPr>
          <w:delText xml:space="preserve"> </w:delText>
        </w:r>
      </w:del>
      <w:r w:rsidRPr="006F178A">
        <w:rPr>
          <w:rtl/>
        </w:rPr>
        <w:t xml:space="preserve">דהאומר מעשר שיש לי בביתי מחולל על סלע שתעלה בידי מן הכיס, </w:t>
      </w:r>
      <w:r w:rsidRPr="006F178A">
        <w:rPr>
          <w:rStyle w:val="2fb"/>
          <w:rtl/>
        </w:rPr>
        <w:t xml:space="preserve">רבי יוסי</w:t>
      </w:r>
      <w:r w:rsidRPr="006F178A">
        <w:rPr>
          <w:rtl/>
        </w:rPr>
        <w:t xml:space="preserve"> אומר: מחולל - איפוך.</w:t>
      </w:r>
    </w:p>
    <w:p w:rsidR="005851B8" w:rsidRDefault="005851B8" w:rsidP="005851B8">
      <w:pPr>
        <w:rPr>
          <w:rtl/>
        </w:rPr>
      </w:pPr>
      <w:r w:rsidRPr="006F178A">
        <w:rPr>
          <w:rtl/>
        </w:rPr>
        <w:lastRenderedPageBreak/>
        <w:t xml:space="preserve">וממ"נ צריך להפוך מדסיפא דמודה </w:t>
      </w:r>
      <w:r w:rsidRPr="006F178A">
        <w:rPr>
          <w:rStyle w:val="2fb"/>
          <w:rtl/>
        </w:rPr>
        <w:lastRenderedPageBreak/>
        <w:t xml:space="preserve">ר' יוסי</w:t>
      </w:r>
      <w:r w:rsidRPr="006F178A">
        <w:rPr>
          <w:rtl/>
        </w:rPr>
        <w:lastRenderedPageBreak/>
        <w:t xml:space="preserve"> באומר מעשר שיש לי בתוך ביתי יהא מחולל על סלע חדשה שתעלה בידי מן הכיס - שחילל. [ומשמע דווקא זה אבל </w:t>
      </w:r>
      <w:r w:rsidRPr="006F178A">
        <w:rPr>
          <w:rtl/>
        </w:rPr>
        <w:lastRenderedPageBreak/>
        <w:t xml:space="preserve">לא</w:t>
      </w:r>
      <w:r w:rsidRPr="006F178A">
        <w:rPr>
          <w:rtl/>
        </w:rPr>
        <w:lastRenderedPageBreak/>
        <w:t xml:space="preserve"> הרישא]</w:t>
      </w:r>
    </w:p>
    <w:p w:rsidR="005851B8" w:rsidRPr="006F178A" w:rsidRDefault="005851B8" w:rsidP="005851B8">
      <w:pPr>
        <w:rPr>
          <w:rtl/>
        </w:rPr>
      </w:pPr>
      <w:r w:rsidRPr="006F178A">
        <w:rPr>
          <w:rtl/>
        </w:rPr>
        <w:t>ומיירי שיש לו רק סלע חדשה אחת [דאל"ה הוי ברירה], והך דתעלה איידי דרישא.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2fb"/>
          <w:rFonts w:ascii="Fb Fontext" w:hAnsi="Fb Fontext"/>
          <w:rtl/>
        </w:rPr>
        <w:t xml:space="preserve">ר"נ</w:t>
      </w:r>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w:t>
      </w:r>
      <w:r w:rsidRPr="002D0727">
        <w:rPr>
          <w:rStyle w:val="2fb"/>
          <w:rFonts w:ascii="Fb Fontext" w:hAnsi="Fb Fontext"/>
          <w:b/>
          <w:bCs/>
          <w:rtl/>
        </w:rPr>
        <w:t>לרבא</w:t>
      </w:r>
      <w:r w:rsidRPr="006F178A">
        <w:rPr>
          <w:rFonts w:ascii="Fb Fontext" w:hAnsi="Fb Fontext"/>
          <w:rtl/>
        </w:rPr>
        <w:t xml:space="preserve"> דאיו הוא התנא דסובר דלא </w:t>
      </w:r>
      <w:ins w:id="91020" w:author="מנוע מכני" w:date="2026-10-11T12:04:40Z">
        <w:r>
          <w:rPr>
            <w:rFonts w:ascii="Fb Fontext" w:hAnsi="Fb Fontext"/>
            <w:rtl/>
          </w:rPr>
          <w:t xml:space="preserve">אומרים</w:t>
        </w:r>
      </w:ins>
      <w:del w:id="91021" w:author="מנוע מכני" w:date="2026-10-11T12:04:40Z">
        <w:r w:rsidRPr="006F178A">
          <w:rPr>
            <w:rFonts w:ascii="Fb Fontext" w:hAnsi="Fb Fontext"/>
            <w:rtl/>
          </w:rPr>
          <w:delText xml:space="preserve">אמרינן</w:delText>
        </w:r>
      </w:del>
      <w:r w:rsidRPr="006F178A">
        <w:rPr>
          <w:rFonts w:ascii="Fb Fontext" w:hAnsi="Fb Fontext"/>
          <w:rtl/>
        </w:rPr>
        <w:t xml:space="preserve"> ברירה במילי דרבנן [עירובין] משום שלא שמע.</w:t>
      </w:r>
    </w:p>
    <w:p>
      <w:pPr>
        <w:pStyle w:val="38"/>
        <w:rPr>
          <w:ins w:id="95380" w:author="מנוע מכני" w:date="2026-10-11T12:04:40Z"/>
        </w:rPr>
      </w:pPr>
      <w:r w:rsidRPr="006F178A">
        <w:t xml:space="preserve">והך ברייתא היא דאמר לחמשה:</w:t>
      </w:r>
    </w:p>
    <w:p w:rsidR="005851B8" w:rsidRPr="006F178A" w:rsidRDefault="005851B8" w:rsidP="005851B8">
      <w:pPr>
        <w:rPr>
          <w:rtl/>
        </w:rPr>
      </w:pPr>
      <w:del w:id="95381" w:author="מנוע מכני" w:date="2026-10-11T12:04:40Z">
        <w:r w:rsidRPr="006F178A">
          <w:rPr>
            <w:rtl/>
          </w:rPr>
          <w:delText xml:space="preserve"> </w:delText>
        </w:r>
      </w:del>
      <w:r w:rsidRPr="006F178A">
        <w:rPr>
          <w:rtl/>
        </w:rPr>
        <w:t xml:space="preserve">הריני מערב על איזה מכם שארצה, דמבעו"י עירובו עירוב ומשחשיכה אין עירובו עירוב.</w:t>
      </w:r>
    </w:p>
    <w:p>
      <w:pPr>
        <w:pStyle w:val="38"/>
        <w:rPr>
          <w:ins w:id="95382" w:author="מנוע מכני" w:date="2026-10-11T12:04:40Z"/>
        </w:rPr>
      </w:pPr>
      <w:r w:rsidRPr="006F178A">
        <w:t xml:space="preserve">רב יוסף </w:t>
      </w:r>
      <w:r w:rsidRPr="006F178A">
        <w:t xml:space="preserve">אמר</w:t>
      </w:r>
      <w:r w:rsidRPr="006F178A">
        <w:t xml:space="preserve"> הך תנאי </w:t>
      </w:r>
      <w:r w:rsidRPr="006F178A">
        <w:t xml:space="preserve">דתניא</w:t>
      </w:r>
      <w:r w:rsidRPr="006F178A">
        <w:t xml:space="preserve">:</w:t>
      </w:r>
    </w:p>
    <w:p w:rsidR="005851B8" w:rsidRPr="006F178A" w:rsidRDefault="005851B8" w:rsidP="005851B8">
      <w:pPr>
        <w:rPr>
          <w:rtl/>
        </w:rPr>
      </w:pPr>
      <w:del w:id="95383" w:author="מנוע מכני" w:date="2026-10-11T12:04:40Z">
        <w:r w:rsidRPr="006F178A">
          <w:rPr>
            <w:rtl/>
          </w:rPr>
          <w:delText xml:space="preserve"> </w:delText>
        </w:r>
      </w:del>
      <w:r w:rsidRPr="006F178A">
        <w:rPr>
          <w:rtl/>
        </w:rPr>
        <w:t xml:space="preserve">הריני מערב לשבתות של כל השנה, דרצה מבעו"י </w:t>
      </w:r>
      <w:ins w:id="92382" w:author="מנוע מכני" w:date="2026-10-11T12:04:40Z">
        <w:r>
          <w:rPr>
            <w:rtl/>
          </w:rPr>
          <w:t xml:space="preserve">מאלו</w:t>
        </w:r>
      </w:ins>
      <w:del w:id="92383" w:author="מנוע מכני" w:date="2026-10-11T12:04:40Z">
        <w:r w:rsidRPr="006F178A">
          <w:rPr>
            <w:rtl/>
          </w:rPr>
          <w:delText xml:space="preserve">מהני</w:delText>
        </w:r>
      </w:del>
      <w:r w:rsidRPr="006F178A">
        <w:rPr>
          <w:rtl/>
        </w:rPr>
        <w:t xml:space="preserve"> </w:t>
      </w:r>
      <w:r w:rsidRPr="00E6185C">
        <w:rPr>
          <w:b/>
          <w:bCs/>
          <w:rtl/>
        </w:rPr>
        <w:t>לכו"ע</w:t>
      </w:r>
      <w:r w:rsidRPr="006F178A">
        <w:rPr>
          <w:rtl/>
        </w:rPr>
        <w:t>.</w:t>
      </w:r>
    </w:p>
    <w:p w:rsidR="005851B8" w:rsidRDefault="005851B8" w:rsidP="005851B8">
      <w:pPr>
        <w:rPr>
          <w:rtl/>
        </w:rPr>
      </w:pPr>
      <w:r w:rsidRPr="006F178A">
        <w:rPr>
          <w:rtl/>
        </w:rPr>
        <w:t xml:space="preserve">ומשחשיכה: חכ"א עירובו עירוב, </w:t>
      </w:r>
      <w:r w:rsidRPr="006F178A">
        <w:rPr>
          <w:rStyle w:val="2fb"/>
          <w:rtl/>
        </w:rPr>
        <w:t xml:space="preserve">ולר"ש</w:t>
      </w:r>
      <w:r w:rsidRPr="006F178A">
        <w:rPr>
          <w:rtl/>
        </w:rPr>
        <w:t xml:space="preserve"> אין עירובו עירוב [אחר </w:t>
      </w:r>
      <w:ins w:id="90163" w:author="Claude - סמנטי" w:date="2026-10-11T12:19:31Z">
        <w:r>
          <w:rPr>
            <w:rtl/>
          </w:rPr>
          <w:t xml:space="preserve">שהופכים</w:t>
        </w:r>
      </w:ins>
      <w:del w:id="90164" w:author="Claude - סמנטי" w:date="2026-10-11T12:19:31Z">
        <w:r w:rsidRPr="006F178A">
          <w:rPr>
            <w:rtl/>
          </w:rPr>
          <w:delText xml:space="preserve">דאפכינן</w:delText>
        </w:r>
      </w:del>
      <w:r w:rsidRPr="006F178A">
        <w:rPr>
          <w:rtl/>
        </w:rPr>
        <w:t xml:space="preserve"> </w:t>
      </w:r>
      <w:r w:rsidRPr="006F178A">
        <w:rPr>
          <w:rStyle w:val="2fb"/>
          <w:rtl/>
        </w:rPr>
        <w:t xml:space="preserve">דר"ש</w:t>
      </w:r>
      <w:r w:rsidRPr="006F178A">
        <w:rPr>
          <w:rtl/>
        </w:rPr>
        <w:t xml:space="preserve"> </w:t>
      </w:r>
      <w:ins w:id="92386" w:author="מנוע מכני" w:date="2026-10-11T12:04:40Z">
        <w:r>
          <w:rPr>
            <w:rtl/>
          </w:rPr>
          <w:t xml:space="preserve">אין</w:t>
        </w:r>
      </w:ins>
      <w:del w:id="92387" w:author="מנוע מכני" w:date="2026-10-11T12:04:40Z">
        <w:r w:rsidRPr="006F178A">
          <w:rPr>
            <w:rtl/>
          </w:rPr>
          <w:delText xml:space="preserve">לית</w:delText>
        </w:r>
      </w:del>
      <w:r w:rsidRPr="006F178A">
        <w:rPr>
          <w:rtl/>
        </w:rPr>
        <w:t xml:space="preserve"> </w:t>
      </w:r>
      <w:ins w:id="92384" w:author="מנוע מכני" w:date="2026-10-11T12:04:40Z">
        <w:r>
          <w:rPr>
            <w:rtl/>
          </w:rPr>
          <w:t xml:space="preserve">לו</w:t>
        </w:r>
      </w:ins>
      <w:del w:id="92385" w:author="מנוע מכני" w:date="2026-10-11T12:04:40Z">
        <w:r w:rsidRPr="006F178A">
          <w:rPr>
            <w:rtl/>
          </w:rPr>
          <w:delText xml:space="preserve">ליה</w:delText>
        </w:r>
      </w:del>
      <w:r w:rsidRPr="006F178A">
        <w:rPr>
          <w:rtl/>
        </w:rPr>
        <w:t xml:space="preserve"> ברירה </w:t>
      </w:r>
      <w:r>
        <w:rPr>
          <w:rtl/>
        </w:rPr>
        <w:t>אפי'</w:t>
      </w:r>
      <w:r w:rsidRPr="006F178A">
        <w:rPr>
          <w:rtl/>
        </w:rPr>
        <w:t xml:space="preserve"> בדרבנן]</w:t>
      </w:r>
    </w:p>
    <w:p w:rsidR="005851B8" w:rsidRPr="006F178A" w:rsidRDefault="005851B8" w:rsidP="005851B8">
      <w:pPr>
        <w:rPr>
          <w:rtl/>
        </w:rPr>
      </w:pPr>
      <w:ins w:id="93950" w:author="מנוע מכני" w:date="2026-10-11T12:04:40Z">
        <w:r>
          <w:rPr>
            <w:rtl/>
          </w:rPr>
          <w:t xml:space="preserve">וסבר</w:t>
        </w:r>
      </w:ins>
      <w:del w:id="93951" w:author="מנוע מכני" w:date="2026-10-11T12:04:40Z">
        <w:r w:rsidRPr="006F178A">
          <w:rPr>
            <w:rtl/>
          </w:rPr>
          <w:delText xml:space="preserve">וס"ל</w:delText>
        </w:r>
      </w:del>
      <w:r w:rsidRPr="006F178A">
        <w:rPr>
          <w:rtl/>
        </w:rPr>
        <w:t xml:space="preserve"> </w:t>
      </w:r>
      <w:r w:rsidRPr="006F178A">
        <w:rPr>
          <w:rStyle w:val="2fb"/>
          <w:rtl/>
        </w:rPr>
        <w:t xml:space="preserve">לרב יוסף</w:t>
      </w:r>
      <w:r w:rsidRPr="006F178A">
        <w:rPr>
          <w:rtl/>
        </w:rPr>
        <w:t xml:space="preserve"> דלמ"ד </w:t>
      </w:r>
      <w:ins w:id="92390" w:author="מנוע מכני" w:date="2026-10-11T12:04:40Z">
        <w:r>
          <w:rPr>
            <w:rtl/>
          </w:rPr>
          <w:t xml:space="preserve">יש</w:t>
        </w:r>
      </w:ins>
      <w:del w:id="92391" w:author="מנוע מכני" w:date="2026-10-11T12:04:40Z">
        <w:r w:rsidRPr="006F178A">
          <w:rPr>
            <w:rtl/>
          </w:rPr>
          <w:delText xml:space="preserve">אית</w:delText>
        </w:r>
      </w:del>
      <w:r w:rsidRPr="006F178A">
        <w:rPr>
          <w:rtl/>
        </w:rPr>
        <w:t xml:space="preserve"> ברירה </w:t>
      </w:r>
      <w:r w:rsidRPr="006F178A">
        <w:rPr>
          <w:rtl/>
        </w:rPr>
        <w:t xml:space="preserve">ל"ש</w:t>
      </w:r>
      <w:r w:rsidRPr="006F178A">
        <w:rPr>
          <w:rtl/>
        </w:rPr>
        <w:t xml:space="preserve"> דאורייתא ול"ש דרבנן </w:t>
      </w:r>
      <w:r w:rsidRPr="006F178A">
        <w:rPr>
          <w:rtl/>
        </w:rPr>
        <w:t xml:space="preserve">ולמ"ד</w:t>
      </w:r>
      <w:r w:rsidRPr="006F178A">
        <w:rPr>
          <w:rtl/>
        </w:rPr>
        <w:t xml:space="preserve"> </w:t>
      </w:r>
      <w:ins w:id="92388" w:author="מנוע מכני" w:date="2026-10-11T12:04:40Z">
        <w:r>
          <w:rPr>
            <w:rtl/>
          </w:rPr>
          <w:t xml:space="preserve">אין</w:t>
        </w:r>
      </w:ins>
      <w:del w:id="92389" w:author="מנוע מכני" w:date="2026-10-11T12:04:40Z">
        <w:r w:rsidRPr="006F178A">
          <w:rPr>
            <w:rtl/>
          </w:rPr>
          <w:delText xml:space="preserve">לית</w:delText>
        </w:r>
      </w:del>
      <w:r w:rsidRPr="006F178A">
        <w:rPr>
          <w:rtl/>
        </w:rPr>
        <w:t xml:space="preserve"> ברירה ל'ש דאורייתא </w:t>
      </w:r>
      <w:r w:rsidRPr="006F178A">
        <w:rPr>
          <w:rtl/>
        </w:rPr>
        <w:t xml:space="preserve">ל"ש</w:t>
      </w:r>
      <w:r w:rsidRPr="006F178A">
        <w:rPr>
          <w:rtl/>
        </w:rPr>
        <w:t xml:space="preserve"> דרבנן.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7005" w:author="מנוע מכני" w:date="2026-10-11T12:04:40Z"/>
        </w:rPr>
      </w:pPr>
      <w:r w:rsidRPr="006F178A">
        <w:t xml:space="preserve">רבא</w:t>
      </w:r>
    </w:p>
    <w:p w:rsidR="005851B8" w:rsidRPr="006F178A" w:rsidRDefault="005851B8" w:rsidP="005851B8">
      <w:pPr>
        <w:rPr>
          <w:rStyle w:val="afffe"/>
          <w:rFonts w:ascii="Fb Fontext" w:hAnsi="Fb Fontext"/>
          <w:b/>
          <w:rtl/>
        </w:rPr>
      </w:pPr>
      <w:del w:id="97006" w:author="מנוע מכני" w:date="2026-10-11T12:04:40Z">
        <w:r w:rsidRPr="006F178A">
          <w:rPr>
            <w:rFonts w:ascii="Fb Fontext" w:hAnsi="Fb Fontext"/>
            <w:rtl/>
          </w:rPr>
          <w:delText xml:space="preserve"> </w:delText>
        </w:r>
      </w:del>
      <w:r w:rsidRPr="006F178A">
        <w:rPr>
          <w:rFonts w:ascii="Fb Fontext" w:hAnsi="Fb Fontext"/>
          <w:rtl/>
        </w:rPr>
        <w:t xml:space="preserve">- ליישב סתירת הברייתות </w:t>
      </w:r>
      <w:ins w:id="93952" w:author="מנוע מכני" w:date="2026-10-11T12:04:40Z">
        <w:r>
          <w:rPr>
            <w:rFonts w:ascii="Fb Fontext" w:hAnsi="Fb Fontext"/>
            <w:rtl/>
          </w:rPr>
          <w:t xml:space="preserve">סבר</w:t>
        </w:r>
      </w:ins>
      <w:del w:id="93953" w:author="מנוע מכני" w:date="2026-10-11T12:04:40Z">
        <w:r w:rsidRPr="006F178A">
          <w:rPr>
            <w:rFonts w:ascii="Fb Fontext" w:hAnsi="Fb Fontext"/>
            <w:rtl/>
          </w:rPr>
          <w:delText xml:space="preserve">ס"ל</w:delText>
        </w:r>
      </w:del>
      <w:r w:rsidRPr="006F178A">
        <w:rPr>
          <w:rFonts w:ascii="Fb Fontext" w:hAnsi="Fb Fontext"/>
          <w:rtl/>
        </w:rPr>
        <w:t xml:space="preserve"> </w:t>
      </w:r>
      <w:r w:rsidRPr="006F178A">
        <w:rPr>
          <w:rStyle w:val="2fb"/>
          <w:rFonts w:ascii="Fb Fontext" w:hAnsi="Fb Fontext"/>
          <w:rtl/>
        </w:rPr>
        <w:t xml:space="preserve">דלר"ש</w:t>
      </w:r>
      <w:r w:rsidRPr="006F178A">
        <w:rPr>
          <w:rFonts w:ascii="Fb Fontext" w:hAnsi="Fb Fontext"/>
          <w:rtl/>
        </w:rPr>
        <w:t xml:space="preserve"> יש ברירה.</w:t>
      </w:r>
    </w:p>
    <w:p>
      <w:pPr>
        <w:pStyle w:val="38"/>
        <w:rPr>
          <w:ins w:id="95384" w:author="מנוע מכני" w:date="2026-10-11T12:04:40Z"/>
        </w:rPr>
      </w:pPr>
      <w:r w:rsidRPr="006F178A">
        <w:t>א.</w:t>
      </w:r>
      <w:r w:rsidRPr="006F178A">
        <w:t xml:space="preserve"> והך</w:t>
      </w:r>
    </w:p>
    <w:p w:rsidR="005851B8" w:rsidRPr="009757B9" w:rsidRDefault="005851B8" w:rsidP="005851B8">
      <w:pPr>
        <w:rPr>
          <w:rFonts w:cs="Guttman Vilna"/>
          <w:b/>
          <w:bCs/>
          <w:rtl/>
        </w:rPr>
      </w:pPr>
      <w:del w:id="95385" w:author="מנוע מכני" w:date="2026-10-11T12:04:40Z">
        <w:r w:rsidRPr="006F178A">
          <w:rPr>
            <w:rtl/>
          </w:rPr>
          <w:delText xml:space="preserve"> </w:delText>
        </w:r>
      </w:del>
      <w:r w:rsidRPr="006F178A">
        <w:rPr>
          <w:rtl/>
        </w:rPr>
        <w:t xml:space="preserve">דביין </w:t>
      </w:r>
      <w:r w:rsidRPr="006F178A">
        <w:rPr>
          <w:rtl/>
        </w:rPr>
        <w:t xml:space="preserve">לא</w:t>
      </w:r>
      <w:r w:rsidRPr="006F178A">
        <w:rPr>
          <w:rtl/>
        </w:rPr>
        <w:t xml:space="preserve"> </w:t>
      </w:r>
      <w:ins w:id="92392" w:author="מנוע מכני" w:date="2026-10-11T12:04:40Z">
        <w:r>
          <w:rPr>
            <w:rtl/>
          </w:rPr>
          <w:t xml:space="preserve">מאלו</w:t>
        </w:r>
      </w:ins>
      <w:del w:id="92393" w:author="מנוע מכני" w:date="2026-10-11T12:04:40Z">
        <w:r w:rsidRPr="006F178A">
          <w:rPr>
            <w:rtl/>
          </w:rPr>
          <w:delText xml:space="preserve">מהני</w:delText>
        </w:r>
      </w:del>
      <w:r w:rsidRPr="006F178A">
        <w:rPr>
          <w:rtl/>
        </w:rPr>
        <w:t xml:space="preserve"> דשאני </w:t>
      </w:r>
      <w:ins w:id="91024" w:author="מנוע מכני" w:date="2026-10-11T12:04:40Z">
        <w:r>
          <w:rPr>
            <w:rtl/>
          </w:rPr>
          <w:t xml:space="preserve">שם</w:t>
        </w:r>
      </w:ins>
      <w:del w:id="91025" w:author="מנוע מכני" w:date="2026-10-11T12:04:40Z">
        <w:r w:rsidRPr="006F178A">
          <w:rPr>
            <w:rtl/>
          </w:rPr>
          <w:delText xml:space="preserve">התם</w:delText>
        </w:r>
      </w:del>
      <w:r w:rsidRPr="006F178A">
        <w:rPr>
          <w:rtl/>
        </w:rPr>
        <w:t xml:space="preserve">, </w:t>
      </w:r>
      <w:ins w:id="91022" w:author="מנוע מכני" w:date="2026-10-11T12:04:40Z">
        <w:r>
          <w:rPr>
            <w:rtl/>
          </w:rPr>
          <w:t xml:space="preserve">דצריך</w:t>
        </w:r>
      </w:ins>
      <w:del w:id="91023" w:author="מנוע מכני" w:date="2026-10-11T12:04:40Z">
        <w:r w:rsidRPr="006F178A">
          <w:rPr>
            <w:rtl/>
          </w:rPr>
          <w:delText xml:space="preserve">דבעינן</w:delText>
        </w:r>
      </w:del>
      <w:r w:rsidRPr="006F178A">
        <w:rPr>
          <w:rtl/>
        </w:rPr>
        <w:t xml:space="preserve"> ראשית ששייריה ניכרין.</w:t>
      </w:r>
    </w:p>
    <w:p w:rsidR="005851B8" w:rsidRPr="009757B9" w:rsidRDefault="005851B8" w:rsidP="005851B8">
      <w:pPr>
        <w:rPr>
          <w:rFonts w:cs="Guttman Vilna"/>
          <w:b/>
          <w:bCs/>
          <w:rtl/>
        </w:rPr>
      </w:pPr>
      <w:r w:rsidRPr="006F178A">
        <w:rPr>
          <w:rtl/>
        </w:rPr>
        <w:t xml:space="preserve">וה"נ</w:t>
      </w:r>
      <w:r w:rsidRPr="006F178A">
        <w:rPr>
          <w:rtl/>
        </w:rPr>
        <w:t xml:space="preserve"> גבי שני רמונים של טבל, ותלה אם ירדו גשמים או </w:t>
      </w:r>
      <w:r w:rsidRPr="006F178A">
        <w:rPr>
          <w:rtl/>
        </w:rPr>
        <w:t xml:space="preserve">לא</w:t>
      </w:r>
      <w:r w:rsidRPr="006F178A">
        <w:rPr>
          <w:rtl/>
        </w:rPr>
        <w:t xml:space="preserve"> לתרום מאחד מהם </w:t>
      </w:r>
      <w:r>
        <w:rPr>
          <w:rtl/>
        </w:rPr>
        <w:t>וכו'</w:t>
      </w:r>
      <w:r w:rsidRPr="006F178A">
        <w:rPr>
          <w:rtl/>
        </w:rPr>
        <w:t xml:space="preserve"> דבין ירדו ובין </w:t>
      </w:r>
      <w:r w:rsidRPr="006F178A">
        <w:rPr>
          <w:rtl/>
        </w:rPr>
        <w:t xml:space="preserve">לא</w:t>
      </w:r>
      <w:r w:rsidRPr="006F178A">
        <w:rPr>
          <w:rtl/>
        </w:rPr>
        <w:t xml:space="preserve"> אין בדבריו כלום.</w:t>
      </w:r>
    </w:p>
    <w:p>
      <w:pPr>
        <w:pStyle w:val="38"/>
        <w:rPr>
          <w:ins w:id="95386" w:author="מנוע מכני" w:date="2026-10-11T12:04:40Z"/>
        </w:rPr>
      </w:pPr>
      <w:r w:rsidRPr="006F178A">
        <w:t xml:space="preserve">והך</w:t>
      </w:r>
    </w:p>
    <w:p w:rsidR="005851B8" w:rsidRPr="006F178A" w:rsidRDefault="005851B8" w:rsidP="005851B8">
      <w:pPr>
        <w:rPr>
          <w:rStyle w:val="afffe"/>
          <w:rFonts w:ascii="Fb Fontext" w:hAnsi="Fb Fontext"/>
          <w:b/>
          <w:rtl/>
        </w:rPr>
      </w:pPr>
      <w:del w:id="95387" w:author="מנוע מכני" w:date="2026-10-11T12:04:40Z">
        <w:r w:rsidRPr="006F178A">
          <w:rPr>
            <w:rtl/>
          </w:rPr>
          <w:delText xml:space="preserve"> </w:delText>
        </w:r>
      </w:del>
      <w:r w:rsidRPr="006F178A">
        <w:rPr>
          <w:rtl/>
        </w:rPr>
        <w:t xml:space="preserve">דתרומת הכרי הזה ומעשרותיו או </w:t>
      </w:r>
      <w:r w:rsidRPr="006F178A">
        <w:rPr>
          <w:rStyle w:val="2fb"/>
          <w:rtl/>
        </w:rPr>
        <w:t xml:space="preserve">תרו"מ</w:t>
      </w:r>
      <w:r w:rsidRPr="006F178A">
        <w:rPr>
          <w:rtl/>
        </w:rPr>
        <w:t xml:space="preserve"> בתוכו, </w:t>
      </w:r>
      <w:r w:rsidRPr="006F178A">
        <w:rPr>
          <w:rStyle w:val="2fb"/>
          <w:rtl/>
        </w:rPr>
        <w:t xml:space="preserve">דלר"ש</w:t>
      </w:r>
      <w:r w:rsidRPr="006F178A">
        <w:rPr>
          <w:rtl/>
        </w:rPr>
        <w:t xml:space="preserve"> קרא השם היינו דעדיין שייריה ניכרין מסביבותיו.</w:t>
      </w:r>
    </w:p>
    <w:p w:rsidR="005851B8" w:rsidRPr="009757B9" w:rsidRDefault="005851B8" w:rsidP="005851B8">
      <w:pPr>
        <w:rPr>
          <w:rFonts w:cs="Guttman Vilna"/>
          <w:b/>
          <w:bCs/>
          <w:rtl/>
        </w:rPr>
      </w:pPr>
      <w:r w:rsidRPr="006F178A">
        <w:rPr>
          <w:rStyle w:val="afffe"/>
          <w:rFonts w:ascii="Fb Fontext" w:hAnsi="Fb Fontext"/>
          <w:b/>
          <w:rtl/>
        </w:rPr>
        <w:t>ב.</w:t>
      </w:r>
      <w:r w:rsidRPr="006F178A">
        <w:rPr>
          <w:rtl/>
        </w:rPr>
        <w:t xml:space="preserve"> </w:t>
      </w:r>
      <w:ins w:id="93612" w:author="מנוע מכני" w:date="2026-10-11T12:04:40Z">
        <w:r>
          <w:rPr>
            <w:rtl/>
          </w:rPr>
          <w:t xml:space="preserve">אם </w:t>
        </w:r>
      </w:ins>
      <w:del w:id="93613" w:author="מנוע מכני" w:date="2026-10-11T12:04:40Z">
        <w:r w:rsidRPr="006F178A">
          <w:rPr>
            <w:rtl/>
          </w:rPr>
          <w:delText xml:space="preserve">אי </w:delText>
        </w:r>
      </w:del>
      <w:ins w:id="91026" w:author="מנוע מכני" w:date="2026-10-11T12:04:40Z">
        <w:r>
          <w:rPr>
            <w:rtl/>
          </w:rPr>
          <w:t xml:space="preserve">גם</w:t>
        </w:r>
      </w:ins>
      <w:del w:id="91027" w:author="מנוע מכני" w:date="2026-10-11T12:04:40Z">
        <w:r w:rsidRPr="006F178A">
          <w:rPr>
            <w:rtl/>
          </w:rPr>
          <w:delText xml:space="preserve">נמי</w:delText>
        </w:r>
      </w:del>
      <w:r w:rsidRPr="006F178A">
        <w:rPr>
          <w:rtl/>
        </w:rPr>
        <w:t xml:space="preserve"> </w:t>
      </w:r>
      <w:ins w:id="93954" w:author="מנוע מכני" w:date="2026-10-11T12:04:40Z">
        <w:r>
          <w:rPr>
            <w:rtl/>
          </w:rPr>
          <w:t xml:space="preserve">סבר</w:t>
        </w:r>
      </w:ins>
      <w:del w:id="93955" w:author="מנוע מכני" w:date="2026-10-11T12:04:40Z">
        <w:r w:rsidRPr="006F178A">
          <w:rPr>
            <w:rtl/>
          </w:rPr>
          <w:delText xml:space="preserve">ס"ל</w:delText>
        </w:r>
      </w:del>
      <w:r w:rsidRPr="006F178A">
        <w:rPr>
          <w:rtl/>
        </w:rPr>
        <w:t xml:space="preserve"> </w:t>
      </w:r>
      <w:r w:rsidRPr="006F178A">
        <w:rPr>
          <w:rStyle w:val="2fb"/>
          <w:rtl/>
        </w:rPr>
        <w:t xml:space="preserve">לר"ש</w:t>
      </w:r>
      <w:r w:rsidRPr="006F178A">
        <w:rPr>
          <w:rtl/>
        </w:rPr>
        <w:t xml:space="preserve"> יש ברירה.</w:t>
      </w:r>
    </w:p>
    <w:p>
      <w:pPr>
        <w:pStyle w:val="38"/>
        <w:rPr>
          <w:ins w:id="95388" w:author="מנוע מכני" w:date="2026-10-11T12:04:40Z"/>
        </w:rPr>
      </w:pPr>
      <w:r w:rsidRPr="006F178A">
        <w:t xml:space="preserve">והך</w:t>
      </w:r>
    </w:p>
    <w:p w:rsidR="005851B8" w:rsidRPr="009757B9" w:rsidRDefault="005851B8" w:rsidP="005851B8">
      <w:pPr>
        <w:rPr>
          <w:rFonts w:cs="Guttman Vilna"/>
          <w:b/>
          <w:bCs/>
          <w:rtl/>
        </w:rPr>
      </w:pPr>
      <w:del w:id="95389" w:author="מנוע מכני" w:date="2026-10-11T12:04:40Z">
        <w:r w:rsidRPr="006F178A">
          <w:rPr>
            <w:rtl/>
          </w:rPr>
          <w:delText xml:space="preserve"> </w:delText>
        </w:r>
      </w:del>
      <w:r w:rsidRPr="006F178A">
        <w:rPr>
          <w:rtl/>
        </w:rPr>
        <w:t xml:space="preserve">דיין </w:t>
      </w:r>
      <w:r w:rsidRPr="006F178A">
        <w:rPr>
          <w:rtl/>
        </w:rPr>
        <w:t xml:space="preserve">לא</w:t>
      </w:r>
      <w:r w:rsidRPr="006F178A">
        <w:rPr>
          <w:rtl/>
        </w:rPr>
        <w:t xml:space="preserve"> </w:t>
      </w:r>
      <w:ins w:id="92394" w:author="מנוע מכני" w:date="2026-10-11T12:04:40Z">
        <w:r>
          <w:rPr>
            <w:rtl/>
          </w:rPr>
          <w:t xml:space="preserve">מאלו</w:t>
        </w:r>
      </w:ins>
      <w:del w:id="92395" w:author="מנוע מכני" w:date="2026-10-11T12:04:40Z">
        <w:r w:rsidRPr="006F178A">
          <w:rPr>
            <w:rtl/>
          </w:rPr>
          <w:delText xml:space="preserve">מהני</w:delText>
        </w:r>
      </w:del>
      <w:r w:rsidRPr="006F178A">
        <w:rPr>
          <w:rtl/>
        </w:rPr>
        <w:t xml:space="preserve"> כדקתני טעמא </w:t>
      </w:r>
      <w:r w:rsidRPr="006F178A">
        <w:rPr>
          <w:rtl/>
        </w:rPr>
        <w:t xml:space="preserve">א"ל</w:t>
      </w:r>
      <w:r w:rsidRPr="006F178A">
        <w:rPr>
          <w:rtl/>
        </w:rPr>
        <w:t xml:space="preserve"> </w:t>
      </w:r>
      <w:r w:rsidRPr="006F178A">
        <w:rPr>
          <w:rStyle w:val="2fb"/>
          <w:rtl/>
        </w:rPr>
        <w:t xml:space="preserve">לר"מ</w:t>
      </w:r>
      <w:r w:rsidRPr="006F178A">
        <w:rPr>
          <w:rtl/>
        </w:rPr>
        <w:t xml:space="preserve"> אי אתה מודה שמא יבקע הנוד ונמצא זה שותה טבלים למפרע </w:t>
      </w:r>
      <w:r w:rsidRPr="006F178A">
        <w:rPr>
          <w:rtl/>
        </w:rPr>
        <w:t xml:space="preserve">א"ל</w:t>
      </w:r>
      <w:r w:rsidRPr="006F178A">
        <w:rPr>
          <w:rtl/>
        </w:rPr>
        <w:t xml:space="preserve"> לכשיבקע.</w:t>
      </w:r>
    </w:p>
    <w:p w:rsidR="005851B8" w:rsidRPr="009757B9" w:rsidRDefault="005851B8" w:rsidP="005851B8">
      <w:pPr>
        <w:rPr>
          <w:rFonts w:cs="Guttman Vilna"/>
          <w:b/>
          <w:bCs/>
          <w:rtl/>
        </w:rPr>
      </w:pPr>
      <w:r w:rsidRPr="006F178A">
        <w:rPr>
          <w:rtl/>
        </w:rPr>
        <w:t xml:space="preserve">ולטעמא דלעיל </w:t>
      </w:r>
      <w:ins w:id="93956" w:author="מנוע מכני" w:date="2026-10-11T12:04:40Z">
        <w:r>
          <w:rPr>
            <w:rtl/>
          </w:rPr>
          <w:t xml:space="preserve">דסבר</w:t>
        </w:r>
      </w:ins>
      <w:del w:id="93957" w:author="מנוע מכני" w:date="2026-10-11T12:04:40Z">
        <w:r w:rsidRPr="006F178A">
          <w:rPr>
            <w:rtl/>
          </w:rPr>
          <w:delText xml:space="preserve">דס"ל</w:delText>
        </w:r>
      </w:del>
      <w:r w:rsidRPr="006F178A">
        <w:rPr>
          <w:rtl/>
        </w:rPr>
        <w:t xml:space="preserve"> מצד ראשית ששיריה ניכרין היינו </w:t>
      </w:r>
      <w:r w:rsidRPr="006F178A">
        <w:rPr>
          <w:rtl/>
        </w:rPr>
        <w:t xml:space="preserve">דא"ל</w:t>
      </w:r>
      <w:r w:rsidRPr="006F178A">
        <w:rPr>
          <w:rtl/>
        </w:rPr>
        <w:t xml:space="preserve"> דלטעמא דידכו לכשיבקע.</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לח.</w:t>
      </w:r>
    </w:p>
    <w:p>
      <w:pPr>
        <w:pStyle w:val="MishnaBatzad"/>
        <w:rPr>
          <w:ins w:id="20287" w:author="קלוד" w:date="2026-10-11T09:07:28Z"/>
        </w:rPr>
      </w:pPr>
      <w:ins w:id="20286" w:author="קלוד" w:date="2026-10-11T09:07:28Z">
        <w:r>
          <w:t xml:space="preserve">משנה ו</w:t>
        </w:r>
      </w:ins>
    </w:p>
    <w:p w:rsidR="005851B8" w:rsidRPr="00E62A50" w:rsidRDefault="005851B8" w:rsidP="005851B8">
      <w:pPr>
        <w:pStyle w:val="afff9"/>
        <w:rPr>
          <w:del w:id="20121" w:author="קלוד" w:date="2026-10-11T09:07:28Z"/>
          <w:rtl/>
        </w:rPr>
      </w:pPr>
      <w:del w:id="20120" w:author="קלוד" w:date="2026-10-11T09:07:28Z">
        <w:r w:rsidRPr="00E62A50">
          <w:rPr>
            <w:sz w:val="20"/>
            <w:rtl/>
          </w:rPr>
          <w:delText xml:space="preserve"> משנה.</w:delText>
        </w:r>
      </w:del>
    </w:p>
    <w:p w:rsidR="005851B8" w:rsidRPr="00E62A50" w:rsidRDefault="005851B8" w:rsidP="005851B8">
      <w:pPr>
        <w:pStyle w:val="afff9"/>
        <w:spacing w:before="120"/>
        <w:rPr>
          <w:rtl/>
        </w:rPr>
        <w:pPrChange w:id="90021" w:author="קלוד" w:date="2026-10-11T12:09:42Z">
          <w:pPr>
            <w:pStyle w:val="afff9"/>
          </w:pPr>
        </w:pPrChange>
      </w:pPr>
      <w:r>
        <w:rPr>
          <w:rStyle w:val="TanaimMishna"/>
          <w:rtl/>
          <w:rPrChange w:id="20014" w:author="קלוד" w:date="2026-10-11T09:07:28Z">
            <w:rPr>
              <w:rtl/>
            </w:rPr>
          </w:rPrChange>
        </w:rPr>
        <w:t xml:space="preserve">רבי אליעזר</w:t>
      </w:r>
      <w:r>
        <w:rPr>
          <w:rtl/>
        </w:rPr>
        <w:t xml:space="preserve"> אומר</w:t>
      </w:r>
      <w:r>
        <w:rPr>
          <w:rStyle w:val="TanaimMishna"/>
          <w:rtl/>
          <w:rPrChange w:id="98092" w:author="Claude" w:date="2026-10-11T09:07:58Z">
            <w:rPr>
              <w:rtl/>
            </w:rPr>
          </w:rPrChange>
        </w:rPr>
        <w:t xml:space="preserve">:</w:t>
      </w:r>
      <w:r>
        <w:rPr>
          <w:rtl/>
        </w:rPr>
        <w:t xml:space="preserve"> יו"</w:t>
      </w:r>
      <w:r w:rsidRPr="00E62A50">
        <w:rPr>
          <w:rFonts w:hint="cs"/>
          <w:rtl/>
        </w:rPr>
        <w:t>ט</w:t>
      </w:r>
      <w:r w:rsidRPr="00E62A50">
        <w:rPr>
          <w:rtl/>
        </w:rPr>
        <w:t xml:space="preserve"> הסמוך לשבת, בין מלפניה ובין מלאחריה מערב אדם שני עירובין.</w:t>
      </w:r>
    </w:p>
    <w:p w:rsidR="005851B8" w:rsidRPr="00E62A50" w:rsidRDefault="005851B8" w:rsidP="005851B8">
      <w:pPr>
        <w:pStyle w:val="afff9"/>
        <w:rPr>
          <w:rtl/>
        </w:rPr>
      </w:pPr>
      <w:r w:rsidRPr="00E62A50">
        <w:rPr>
          <w:rtl/>
        </w:rPr>
        <w:t>ואומר: עירובי בראשון למזרח, ובשני למערב. בראשון למערב ובשני למזרח.</w:t>
      </w:r>
    </w:p>
    <w:p w:rsidR="005851B8" w:rsidRPr="00E62A50" w:rsidRDefault="005851B8" w:rsidP="005851B8">
      <w:pPr>
        <w:pStyle w:val="afff9"/>
        <w:rPr>
          <w:rtl/>
        </w:rPr>
      </w:pPr>
      <w:r w:rsidRPr="00E62A50">
        <w:rPr>
          <w:rtl/>
        </w:rPr>
        <w:t>עירובי בראשון, ובשני כבני עירי, עירובי בשני, ובראשון כבני עירי.</w:t>
      </w:r>
    </w:p>
    <w:p w:rsidR="005851B8" w:rsidRPr="00E62A50" w:rsidRDefault="005851B8" w:rsidP="005851B8">
      <w:pPr>
        <w:pStyle w:val="afff9"/>
        <w:rPr>
          <w:rtl/>
        </w:rPr>
      </w:pPr>
      <w:r>
        <w:rPr>
          <w:rtl/>
        </w:rPr>
        <w:t xml:space="preserve">ו</w:t>
      </w:r>
      <w:r>
        <w:rPr>
          <w:rStyle w:val="TanaimMishna"/>
          <w:rtl/>
          <w:rPrChange w:id="20015" w:author="קלוד" w:date="2026-10-11T09:07:28Z">
            <w:rPr>
              <w:rtl/>
            </w:rPr>
          </w:rPrChange>
        </w:rPr>
        <w:t xml:space="preserve">חכמים</w:t>
      </w:r>
      <w:r>
        <w:rPr>
          <w:rtl/>
        </w:rPr>
        <w:t xml:space="preserve"> אומרים</w:t>
      </w:r>
      <w:r>
        <w:rPr>
          <w:rStyle w:val="TanaimMishna"/>
          <w:rtl/>
          <w:rPrChange w:id="98093" w:author="Claude" w:date="2026-10-11T09:07:58Z">
            <w:rPr>
              <w:rtl/>
            </w:rPr>
          </w:rPrChange>
        </w:rPr>
        <w:t xml:space="preserve">:</w:t>
      </w:r>
      <w:r>
        <w:rPr>
          <w:rtl/>
        </w:rPr>
        <w:t xml:space="preserve"> או מערב לרוח אחת, או אינו מערב כל עיקר. או מערב לשני ימים, או אינו מערב כל עיקר. כיצד יעשה. מוליכו בראשון ומחשיך עליו, ונוטלו ובא לו. בשני מחשיך עליו ואוכלו ובא לו, ונמצא משתכר בהליכתו ומשתכר בעירובו. נאכל בראשון - עירובו לראשון ואין עירובו לשני.</w:t>
      </w:r>
    </w:p>
    <w:p w:rsidR="00DD48B0" w:rsidRDefault="005851B8" w:rsidP="005851B8">
      <w:pPr>
        <w:pStyle w:val="afff9"/>
        <w:rPr>
          <w:rtl/>
        </w:rPr>
      </w:pPr>
      <w:r>
        <w:rPr>
          <w:rtl/>
        </w:rPr>
        <w:t xml:space="preserve">אמר להם </w:t>
      </w:r>
      <w:r>
        <w:rPr>
          <w:rStyle w:val="TanaimMishna"/>
          <w:rtl/>
          <w:rPrChange w:id="20016" w:author="קלוד" w:date="2026-10-11T09:07:28Z">
            <w:rPr>
              <w:rtl/>
            </w:rPr>
          </w:rPrChange>
        </w:rPr>
        <w:t xml:space="preserve">רבי אליעזר</w:t>
      </w:r>
      <w:r>
        <w:rPr>
          <w:rStyle w:val="TanaimMishna"/>
          <w:rtl/>
          <w:rPrChange w:id="98094" w:author="Claude" w:date="2026-10-11T09:07:58Z">
            <w:rPr>
              <w:rtl/>
            </w:rPr>
          </w:rPrChange>
        </w:rPr>
        <w:t xml:space="preserve">:</w:t>
      </w:r>
      <w:r>
        <w:rPr>
          <w:rtl/>
        </w:rPr>
        <w:t xml:space="preserve"> מודים אתם לי שהן שתי קדושות. </w:t>
      </w:r>
    </w:p>
    <w:p w:rsidR="005851B8" w:rsidRPr="00E62A50" w:rsidRDefault="005851B8" w:rsidP="00DD48B0">
      <w:pPr>
        <w:rPr>
          <w:rtl/>
        </w:rPr>
      </w:pPr>
      <w:r w:rsidRPr="00E62A50">
        <w:rPr>
          <w:rtl/>
        </w:rPr>
        <w:t xml:space="preserve">[דהרי נאכל לראשון </w:t>
      </w:r>
      <w:r w:rsidRPr="00E62A50">
        <w:rPr>
          <w:rtl/>
        </w:rPr>
        <w:t xml:space="preserve">לא</w:t>
      </w:r>
      <w:r w:rsidRPr="00E62A50">
        <w:rPr>
          <w:rtl/>
        </w:rPr>
        <w:t xml:space="preserve"> יועיל לשני שאינו קדושה אחת]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77" w:author="קלוד" w:date="2026-10-11T12:24:08Z"/>
        </w:rPr>
      </w:pPr>
      <w:ins w:id="90478" w:author="קלוד" w:date="2026-10-11T12:24:08Z">
        <w:r>
          <w:rPr>
            <w:color w:val="7B3F00"/>
          </w:rPr>
          <w:t xml:space="preserve">שתי קדושות או קדושה אחת - ר"א וחכמים</w:t>
        </w:r>
      </w:ins>
    </w:p>
    <w:p w:rsidR="005851B8" w:rsidRPr="006F178A" w:rsidRDefault="005851B8" w:rsidP="005851B8">
      <w:pPr>
        <w:rPr>
          <w:rtl/>
        </w:rPr>
      </w:pPr>
      <w:r w:rsidRPr="006F178A">
        <w:rPr>
          <w:rFonts w:ascii="Fb Fontext" w:hAnsi="Fb Fontext"/>
          <w:rtl/>
        </w:rPr>
        <w:t>לרוח אחת - ושני ימים.</w:t>
      </w:r>
    </w:p>
    <w:p w:rsidR="005851B8" w:rsidRPr="006F178A" w:rsidRDefault="005851B8" w:rsidP="005851B8">
      <w:pPr>
        <w:rPr>
          <w:rtl/>
        </w:rPr>
      </w:pPr>
      <w:r w:rsidRPr="006F178A">
        <w:rPr>
          <w:rtl/>
        </w:rPr>
        <w:t xml:space="preserve">ה"ק</w:t>
      </w:r>
      <w:r w:rsidRPr="006F178A">
        <w:rPr>
          <w:rtl/>
        </w:rPr>
        <w:t xml:space="preserve"> חכמים </w:t>
      </w:r>
      <w:r w:rsidRPr="006F178A">
        <w:rPr>
          <w:rStyle w:val="2fb"/>
          <w:rtl/>
        </w:rPr>
        <w:t xml:space="preserve">לר"א</w:t>
      </w:r>
      <w:r w:rsidRPr="006F178A">
        <w:rPr>
          <w:rtl/>
        </w:rPr>
        <w:t xml:space="preserve"> א"א מודה דביום אחד א"א לערב חציו לצפון וחציו לדרום וכשם שכך כך אין מערבין יום לכאן ויום לכאן. </w:t>
      </w:r>
      <w:r w:rsidRPr="006F178A">
        <w:rPr>
          <w:rStyle w:val="2fb"/>
          <w:rtl/>
        </w:rPr>
        <w:t xml:space="preserve">ור"א</w:t>
      </w:r>
      <w:r w:rsidRPr="006F178A">
        <w:rPr>
          <w:rtl/>
        </w:rPr>
        <w:t xml:space="preserve"> ענה </w:t>
      </w:r>
      <w:ins w:id="91028" w:author="מנוע מכני" w:date="2026-10-11T12:04:40Z">
        <w:r>
          <w:rPr>
            <w:rtl/>
          </w:rPr>
          <w:t xml:space="preserve">דכאן</w:t>
        </w:r>
      </w:ins>
      <w:del w:id="91029" w:author="מנוע מכני" w:date="2026-10-11T12:04:40Z">
        <w:r w:rsidRPr="006F178A">
          <w:rPr>
            <w:rtl/>
          </w:rPr>
          <w:delText xml:space="preserve">דהכא</w:delText>
        </w:r>
      </w:del>
      <w:r w:rsidRPr="006F178A">
        <w:rPr>
          <w:rtl/>
        </w:rPr>
        <w:t xml:space="preserve"> שתי קדושות.</w:t>
      </w:r>
    </w:p>
    <w:p w:rsidR="005851B8" w:rsidRPr="006F178A" w:rsidRDefault="005851B8" w:rsidP="005851B8">
      <w:pPr>
        <w:rPr>
          <w:rtl/>
        </w:rPr>
      </w:pPr>
      <w:r w:rsidRPr="006F178A">
        <w:rPr>
          <w:rStyle w:val="2fb"/>
          <w:rtl/>
        </w:rPr>
        <w:t xml:space="preserve">ור"א</w:t>
      </w:r>
      <w:r w:rsidRPr="006F178A">
        <w:rPr>
          <w:rtl/>
        </w:rPr>
        <w:t xml:space="preserve"> </w:t>
      </w:r>
      <w:r w:rsidRPr="006F178A">
        <w:rPr>
          <w:rtl/>
        </w:rPr>
        <w:t xml:space="preserve">אמר</w:t>
      </w:r>
      <w:r w:rsidRPr="006F178A">
        <w:rPr>
          <w:rtl/>
        </w:rPr>
        <w:t xml:space="preserve"> לחכמים דא"א מודים דבשני ימים צריך לערב רגליו פעמיים וכן אכל בראשון </w:t>
      </w:r>
      <w:r w:rsidRPr="006F178A">
        <w:rPr>
          <w:rtl/>
        </w:rPr>
        <w:t xml:space="preserve">לא</w:t>
      </w:r>
      <w:r w:rsidRPr="006F178A">
        <w:rPr>
          <w:rtl/>
        </w:rPr>
        <w:t xml:space="preserve"> </w:t>
      </w:r>
      <w:ins w:id="92396" w:author="מנוע מכני" w:date="2026-10-11T12:04:40Z">
        <w:r>
          <w:rPr>
            <w:rtl/>
          </w:rPr>
          <w:t xml:space="preserve">מאלו</w:t>
        </w:r>
      </w:ins>
      <w:del w:id="92397" w:author="מנוע מכני" w:date="2026-10-11T12:04:40Z">
        <w:r w:rsidRPr="006F178A">
          <w:rPr>
            <w:rtl/>
          </w:rPr>
          <w:delText xml:space="preserve">מהני</w:delText>
        </w:r>
      </w:del>
      <w:r w:rsidRPr="006F178A">
        <w:rPr>
          <w:rtl/>
        </w:rPr>
        <w:t xml:space="preserve"> לשני.</w:t>
      </w:r>
    </w:p>
    <w:p w:rsidR="005851B8" w:rsidRPr="006F178A" w:rsidRDefault="005851B8" w:rsidP="005851B8">
      <w:pPr>
        <w:rPr>
          <w:rtl/>
        </w:rPr>
      </w:pPr>
      <w:r w:rsidRPr="006F178A">
        <w:rPr>
          <w:rtl/>
        </w:rPr>
        <w:lastRenderedPageBreak/>
        <w:t>וענו לו דמחמירים מספק בכל גוונא.</w:t>
      </w:r>
    </w:p>
    <w:p>
      <w:pPr>
        <w:pStyle w:val="38"/>
        <w:rPr>
          <w:ins w:id="95390" w:author="מנוע מכני" w:date="2026-10-11T12:04:40Z"/>
        </w:rPr>
      </w:pPr>
      <w:r w:rsidRPr="00132755">
        <w:t xml:space="preserve">והך</w:t>
      </w:r>
    </w:p>
    <w:p w:rsidR="005851B8" w:rsidRPr="00132755" w:rsidRDefault="005851B8" w:rsidP="005851B8">
      <w:pPr>
        <w:rPr>
          <w:spacing w:val="-6"/>
          <w:rtl/>
        </w:rPr>
      </w:pPr>
      <w:del w:id="95391" w:author="מנוע מכני" w:date="2026-10-11T12:04:40Z">
        <w:r w:rsidRPr="00132755">
          <w:rPr>
            <w:spacing w:val="-6"/>
            <w:rtl/>
          </w:rPr>
          <w:delText xml:space="preserve"> </w:delText>
        </w:r>
      </w:del>
      <w:r w:rsidRPr="00132755">
        <w:rPr>
          <w:rStyle w:val="2fb"/>
          <w:spacing w:val="-6"/>
          <w:rtl/>
        </w:rPr>
        <w:t xml:space="preserve">דלר"א</w:t>
      </w:r>
      <w:r w:rsidRPr="00132755">
        <w:rPr>
          <w:spacing w:val="-6"/>
          <w:rtl/>
        </w:rPr>
        <w:t xml:space="preserve"> א"א לערב בתחילה מיו"ט לשבת הוא מטעמא דהכנה </w:t>
      </w:r>
      <w:ins w:id="91030" w:author="מנוע מכני" w:date="2026-10-11T12:04:40Z">
        <w:r>
          <w:rPr>
            <w:spacing w:val="-6"/>
            <w:rtl/>
          </w:rPr>
          <w:t xml:space="preserve">ולא</w:t>
        </w:r>
      </w:ins>
      <w:del w:id="91031" w:author="מנוע מכני" w:date="2026-10-11T12:04:40Z">
        <w:r w:rsidRPr="00132755">
          <w:rPr>
            <w:spacing w:val="-6"/>
            <w:rtl/>
          </w:rPr>
          <w:delText xml:space="preserve">ולאו</w:delText>
        </w:r>
      </w:del>
      <w:r w:rsidRPr="00132755">
        <w:rPr>
          <w:spacing w:val="-6"/>
          <w:rtl/>
        </w:rPr>
        <w:t xml:space="preserve"> מטעמא דקדושה אחת היא.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לח:</w:t>
      </w:r>
    </w:p>
    <w:p w:rsidR="005851B8" w:rsidRPr="006F178A" w:rsidRDefault="005851B8" w:rsidP="005851B8">
      <w:pPr>
        <w:rPr>
          <w:rtl/>
        </w:rPr>
      </w:pPr>
      <w:r w:rsidRPr="006F178A">
        <w:rPr>
          <w:rFonts w:ascii="Fb Fontext" w:hAnsi="Fb Fontext"/>
          <w:b/>
          <w:rtl/>
        </w:rPr>
        <w:t>•</w:t>
      </w:r>
      <w:r w:rsidRPr="006F178A">
        <w:rPr>
          <w:rFonts w:ascii="Fb Fontext" w:hAnsi="Fb Fontext"/>
          <w:b/>
          <w:bCs/>
          <w:rtl/>
        </w:rPr>
        <w:t xml:space="preserve"> ת"ר</w:t>
      </w:r>
      <w:r w:rsidRPr="006F178A">
        <w:rPr>
          <w:rFonts w:ascii="Fb Fontext" w:hAnsi="Fb Fontext"/>
          <w:rtl/>
        </w:rPr>
        <w:t xml:space="preserve"> עירב ברגליו ביום ראשון - מערב ברגליו ביום שני.</w:t>
      </w:r>
    </w:p>
    <w:p w:rsidR="005851B8" w:rsidRPr="006F178A" w:rsidRDefault="005851B8" w:rsidP="005851B8">
      <w:pPr>
        <w:rPr>
          <w:rtl/>
        </w:rPr>
      </w:pPr>
      <w:r w:rsidRPr="006F178A">
        <w:rPr>
          <w:rtl/>
        </w:rPr>
        <w:t xml:space="preserve">נאכל עירובו ביום ראשון </w:t>
      </w:r>
      <w:r w:rsidRPr="006F178A">
        <w:rPr>
          <w:rStyle w:val="2fb"/>
          <w:rtl/>
        </w:rPr>
        <w:t xml:space="preserve">רבי</w:t>
      </w:r>
      <w:r w:rsidRPr="006F178A">
        <w:rPr>
          <w:rtl/>
        </w:rPr>
        <w:t xml:space="preserve"> - אין יוצא עליו ביום שני, וכן </w:t>
      </w:r>
      <w:r w:rsidRPr="006F178A">
        <w:rPr>
          <w:rStyle w:val="2fb"/>
          <w:rtl/>
        </w:rPr>
        <w:t xml:space="preserve">רשב"ג</w:t>
      </w:r>
      <w:r w:rsidRPr="006F178A">
        <w:rPr>
          <w:rtl/>
        </w:rPr>
        <w:t xml:space="preserve"> </w:t>
      </w:r>
      <w:r w:rsidRPr="006F178A">
        <w:rPr>
          <w:rStyle w:val="2fb"/>
          <w:rtl/>
        </w:rPr>
        <w:t xml:space="preserve">וריבריב"ב</w:t>
      </w:r>
      <w:r w:rsidRPr="006F178A">
        <w:rPr>
          <w:rtl/>
        </w:rPr>
        <w:t xml:space="preserve">.</w:t>
      </w:r>
    </w:p>
    <w:p w:rsidR="005851B8" w:rsidRPr="006F178A" w:rsidRDefault="005851B8" w:rsidP="005851B8">
      <w:pPr>
        <w:rPr>
          <w:rtl/>
        </w:rPr>
      </w:pPr>
      <w:r w:rsidRPr="006F178A">
        <w:rPr>
          <w:rStyle w:val="2fb"/>
          <w:rtl/>
        </w:rPr>
        <w:t xml:space="preserve">ר"י</w:t>
      </w:r>
      <w:r w:rsidRPr="006F178A">
        <w:rPr>
          <w:rtl/>
        </w:rPr>
        <w:t xml:space="preserve"> הרי זה חמר גמל.</w:t>
      </w:r>
    </w:p>
    <w:p>
      <w:pPr>
        <w:pStyle w:val="38"/>
        <w:rPr>
          <w:ins w:id="95392" w:author="מנוע מכני" w:date="2026-10-11T12:04:40Z"/>
        </w:rPr>
      </w:pPr>
      <w:r w:rsidRPr="004C0DEC">
        <w:t xml:space="preserve">רב:</w:t>
      </w:r>
    </w:p>
    <w:p w:rsidR="005851B8" w:rsidRPr="006F178A" w:rsidRDefault="005851B8" w:rsidP="005851B8">
      <w:pPr>
        <w:rPr>
          <w:rtl/>
        </w:rPr>
      </w:pPr>
      <w:del w:id="95393" w:author="מנוע מכני" w:date="2026-10-11T12:04:40Z">
        <w:r w:rsidRPr="004C0DEC">
          <w:rPr>
            <w:b/>
            <w:bCs/>
            <w:rtl/>
          </w:rPr>
          <w:delText xml:space="preserve"> </w:delText>
        </w:r>
      </w:del>
      <w:r w:rsidRPr="004C0DEC">
        <w:rPr>
          <w:b/>
          <w:bCs/>
          <w:rtl/>
        </w:rPr>
        <w:t xml:space="preserve">הלכה</w:t>
      </w:r>
      <w:r w:rsidRPr="006F178A">
        <w:rPr>
          <w:rtl/>
        </w:rPr>
        <w:t xml:space="preserve"> כארבעה זקנים הללו, ואליבא </w:t>
      </w:r>
      <w:r w:rsidRPr="006F178A">
        <w:rPr>
          <w:rStyle w:val="2fb"/>
          <w:rtl/>
        </w:rPr>
        <w:t xml:space="preserve">דר"א</w:t>
      </w:r>
      <w:r w:rsidRPr="006F178A">
        <w:rPr>
          <w:rtl/>
        </w:rPr>
        <w:t xml:space="preserve"> דאמר: שתי קדושות הן.</w:t>
      </w:r>
    </w:p>
    <w:p>
      <w:pPr>
        <w:pStyle w:val="38"/>
        <w:rPr>
          <w:ins w:id="95395" w:author="מנוע מכני" w:date="2026-10-11T12:04:40Z"/>
        </w:rPr>
      </w:pPr>
      <w:del w:id="95394" w:author="מנוע מכני" w:date="2026-10-11T12:04:40Z">
        <w:r w:rsidRPr="00B3644D">
          <w:delText xml:space="preserve">•</w:delText>
        </w:r>
      </w:del>
      <w:r w:rsidRPr="00B3644D">
        <w:t xml:space="preserve"> ארבעה זקנים:</w:t>
      </w:r>
    </w:p>
    <w:p w:rsidR="005851B8" w:rsidRPr="00B3644D" w:rsidRDefault="005851B8" w:rsidP="005851B8">
      <w:pPr>
        <w:rPr>
          <w:spacing w:val="-6"/>
          <w:rtl/>
        </w:rPr>
      </w:pPr>
      <w:del w:id="95396" w:author="מנוע מכני" w:date="2026-10-11T12:04:40Z">
        <w:r w:rsidRPr="00B3644D">
          <w:rPr>
            <w:spacing w:val="-6"/>
            <w:rtl/>
          </w:rPr>
          <w:delText xml:space="preserve"> </w:delText>
        </w:r>
      </w:del>
      <w:r w:rsidRPr="00B3644D">
        <w:rPr>
          <w:rStyle w:val="2fb"/>
          <w:spacing w:val="-6"/>
          <w:rtl/>
        </w:rPr>
        <w:t xml:space="preserve">רשב"ג</w:t>
      </w:r>
      <w:r w:rsidRPr="00B3644D">
        <w:rPr>
          <w:spacing w:val="-6"/>
          <w:rtl/>
        </w:rPr>
        <w:t xml:space="preserve">, </w:t>
      </w:r>
      <w:r w:rsidRPr="00B3644D">
        <w:rPr>
          <w:rStyle w:val="2fb"/>
          <w:spacing w:val="-6"/>
          <w:rtl/>
        </w:rPr>
        <w:t xml:space="preserve">וריבריב"ב</w:t>
      </w:r>
      <w:r w:rsidRPr="00B3644D">
        <w:rPr>
          <w:spacing w:val="-6"/>
          <w:rtl/>
        </w:rPr>
        <w:t xml:space="preserve">, ור"אבר"ש וריוסי </w:t>
      </w:r>
      <w:r w:rsidRPr="00B3644D">
        <w:rPr>
          <w:rStyle w:val="2fb"/>
          <w:spacing w:val="-6"/>
          <w:rtl/>
        </w:rPr>
        <w:t xml:space="preserve">בר"י</w:t>
      </w:r>
      <w:r w:rsidRPr="00B3644D">
        <w:rPr>
          <w:spacing w:val="-6"/>
          <w:rtl/>
        </w:rPr>
        <w:t xml:space="preserve"> סתימתאה, [</w:t>
      </w:r>
      <w:r w:rsidRPr="00B3644D">
        <w:rPr>
          <w:spacing w:val="-6"/>
          <w:rtl/>
        </w:rPr>
        <w:t xml:space="preserve">ו</w:t>
      </w:r>
      <w:r w:rsidRPr="00B3644D">
        <w:rPr>
          <w:b/>
          <w:bCs/>
          <w:spacing w:val="-6"/>
          <w:rtl/>
        </w:rPr>
        <w:t xml:space="preserve">א"ד</w:t>
      </w:r>
      <w:r w:rsidRPr="00B3644D">
        <w:rPr>
          <w:b/>
          <w:bCs/>
          <w:spacing w:val="-6"/>
          <w:rtl/>
        </w:rPr>
        <w:t xml:space="preserve">: </w:t>
      </w:r>
      <w:r w:rsidRPr="00B3644D">
        <w:rPr>
          <w:rStyle w:val="2fb"/>
          <w:spacing w:val="-6"/>
          <w:rtl/>
        </w:rPr>
        <w:t xml:space="preserve">ר"א</w:t>
      </w:r>
      <w:r w:rsidRPr="00B3644D">
        <w:rPr>
          <w:spacing w:val="-6"/>
          <w:rtl/>
        </w:rPr>
        <w:t xml:space="preserve"> במקום </w:t>
      </w:r>
      <w:r w:rsidRPr="00B3644D">
        <w:rPr>
          <w:rStyle w:val="2fb"/>
          <w:spacing w:val="-6"/>
          <w:rtl/>
        </w:rPr>
        <w:t xml:space="preserve">ריבי"ס</w:t>
      </w:r>
      <w:r w:rsidRPr="00B3644D">
        <w:rPr>
          <w:spacing w:val="-6"/>
          <w:rtl/>
        </w:rPr>
        <w:t xml:space="preserve">]</w:t>
      </w:r>
    </w:p>
    <w:p w:rsidR="005851B8" w:rsidRPr="006F178A" w:rsidRDefault="005851B8" w:rsidP="005851B8">
      <w:pPr>
        <w:rPr>
          <w:rtl/>
        </w:rPr>
      </w:pPr>
      <w:r w:rsidRPr="006F178A">
        <w:rPr>
          <w:rStyle w:val="2fb"/>
          <w:rtl/>
        </w:rPr>
        <w:t xml:space="preserve">רבי</w:t>
      </w:r>
      <w:r w:rsidRPr="006F178A">
        <w:rPr>
          <w:rtl/>
        </w:rPr>
        <w:t xml:space="preserve"> </w:t>
      </w:r>
      <w:r w:rsidRPr="006F178A">
        <w:rPr>
          <w:rtl/>
        </w:rPr>
        <w:t xml:space="preserve">לא</w:t>
      </w:r>
      <w:r w:rsidRPr="006F178A">
        <w:rPr>
          <w:rtl/>
        </w:rPr>
        <w:t xml:space="preserve"> אחשיב בהך ד' זקנים דתני ולא סבר לה, ורבנן </w:t>
      </w:r>
      <w:ins w:id="92398" w:author="מנוע מכני" w:date="2026-10-11T12:04:40Z">
        <w:r>
          <w:rPr>
            <w:rtl/>
          </w:rPr>
          <w:t xml:space="preserve">כך</w:t>
        </w:r>
      </w:ins>
      <w:del w:id="92399" w:author="מנוע מכני" w:date="2026-10-11T12:04:40Z">
        <w:r w:rsidRPr="006F178A">
          <w:rPr>
            <w:rtl/>
          </w:rPr>
          <w:delText xml:space="preserve">הכי</w:delText>
        </w:r>
      </w:del>
      <w:r w:rsidRPr="006F178A">
        <w:rPr>
          <w:rtl/>
        </w:rPr>
        <w:t xml:space="preserve"> גמירי </w:t>
      </w:r>
      <w:ins w:id="94376" w:author="מנוע מכני" w:date="2026-10-11T12:04:40Z">
        <w:r>
          <w:rPr>
            <w:rtl/>
          </w:rPr>
          <w:t xml:space="preserve">לנו</w:t>
        </w:r>
      </w:ins>
      <w:del w:id="94377" w:author="מנוע מכני" w:date="2026-10-11T12:04:40Z">
        <w:r w:rsidRPr="006F178A">
          <w:rPr>
            <w:rtl/>
          </w:rPr>
          <w:delText xml:space="preserve">לן</w:delText>
        </w:r>
      </w:del>
      <w:r w:rsidRPr="006F178A">
        <w:rPr>
          <w:rtl/>
        </w:rPr>
        <w:t xml:space="preserve"> </w:t>
      </w:r>
      <w:ins w:id="92400" w:author="מנוע מכני" w:date="2026-10-11T12:04:40Z">
        <w:r>
          <w:rPr>
            <w:rtl/>
          </w:rPr>
          <w:t xml:space="preserve">דכך</w:t>
        </w:r>
      </w:ins>
      <w:del w:id="92401" w:author="מנוע מכני" w:date="2026-10-11T12:04:40Z">
        <w:r w:rsidRPr="006F178A">
          <w:rPr>
            <w:rtl/>
          </w:rPr>
          <w:delText xml:space="preserve">דהכי</w:delText>
        </w:r>
      </w:del>
      <w:r w:rsidRPr="006F178A">
        <w:rPr>
          <w:rtl/>
        </w:rPr>
        <w:t xml:space="preserve"> סבירי </w:t>
      </w:r>
      <w:r w:rsidRPr="006F178A">
        <w:rPr>
          <w:rStyle w:val="2fb"/>
          <w:rtl/>
        </w:rPr>
        <w:t xml:space="preserve">כר"א</w:t>
      </w:r>
      <w:r w:rsidRPr="006F178A">
        <w:rPr>
          <w:rtl/>
        </w:rPr>
        <w:t xml:space="preserve"> דשתי קדושות הן.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b/>
          <w:rtl/>
        </w:rPr>
      </w:pPr>
      <w:r w:rsidRPr="006F178A">
        <w:rPr>
          <w:rStyle w:val="2fb"/>
          <w:rFonts w:ascii="Fb Fontext" w:hAnsi="Fb Fontext"/>
          <w:rtl/>
        </w:rPr>
        <w:t xml:space="preserve">ר"ח</w:t>
      </w:r>
      <w:r w:rsidRPr="006F178A">
        <w:rPr>
          <w:rFonts w:ascii="Fb Fontext" w:hAnsi="Fb Fontext"/>
          <w:rtl/>
        </w:rPr>
        <w:t xml:space="preserve"> הקשה נגד </w:t>
      </w:r>
      <w:r w:rsidRPr="006F178A">
        <w:rPr>
          <w:rStyle w:val="2fb"/>
          <w:rFonts w:ascii="Fb Fontext" w:hAnsi="Fb Fontext"/>
          <w:rtl/>
        </w:rPr>
        <w:t xml:space="preserve">רב</w:t>
      </w:r>
      <w:r w:rsidRPr="006F178A">
        <w:rPr>
          <w:rFonts w:ascii="Fb Fontext" w:hAnsi="Fb Fontext"/>
          <w:rtl/>
        </w:rPr>
        <w:t xml:space="preserve"> מדברי </w:t>
      </w:r>
      <w:r w:rsidRPr="006F178A">
        <w:rPr>
          <w:rStyle w:val="2fb"/>
          <w:rFonts w:ascii="Fb Fontext" w:hAnsi="Fb Fontext"/>
          <w:rtl/>
        </w:rPr>
        <w:t xml:space="preserve">רב</w:t>
      </w:r>
      <w:r w:rsidRPr="006F178A">
        <w:rPr>
          <w:rFonts w:ascii="Fb Fontext" w:hAnsi="Fb Fontext"/>
          <w:rtl/>
        </w:rPr>
        <w:t xml:space="preserve"> עצמו להוכיח כי </w:t>
      </w:r>
      <w:r w:rsidRPr="006F178A">
        <w:rPr>
          <w:rFonts w:ascii="Fb Fontext" w:hAnsi="Fb Fontext"/>
          <w:rtl/>
        </w:rPr>
        <w:t xml:space="preserve">לא</w:t>
      </w:r>
      <w:r w:rsidRPr="006F178A">
        <w:rPr>
          <w:rFonts w:ascii="Fb Fontext" w:hAnsi="Fb Fontext"/>
          <w:rtl/>
        </w:rPr>
        <w:t xml:space="preserve"> </w:t>
      </w:r>
      <w:r>
        <w:rPr>
          <w:rFonts w:ascii="Fb Fontext" w:hAnsi="Fb Fontext"/>
          <w:rtl/>
        </w:rPr>
        <w:t>אמרי'</w:t>
      </w:r>
      <w:r w:rsidRPr="006F178A">
        <w:rPr>
          <w:rFonts w:ascii="Fb Fontext" w:hAnsi="Fb Fontext"/>
          <w:rtl/>
        </w:rPr>
        <w:t xml:space="preserve"> שתי קדושות הם </w:t>
      </w:r>
      <w:r w:rsidRPr="006F178A">
        <w:rPr>
          <w:rStyle w:val="2fb"/>
          <w:rFonts w:ascii="Fb Fontext" w:hAnsi="Fb Fontext"/>
          <w:rtl/>
        </w:rPr>
        <w:t xml:space="preserve">כר"א</w:t>
      </w:r>
      <w:r w:rsidRPr="006F178A">
        <w:rPr>
          <w:rFonts w:ascii="Fb Fontext" w:hAnsi="Fb Fontext"/>
          <w:rtl/>
        </w:rPr>
        <w:t xml:space="preserve"> ודחו זאת.</w:t>
      </w:r>
    </w:p>
    <w:p w:rsidR="005851B8" w:rsidRPr="009757B9" w:rsidRDefault="005851B8" w:rsidP="005851B8">
      <w:pPr>
        <w:rPr>
          <w:rFonts w:cs="Guttman Vilna"/>
          <w:b/>
          <w:bCs/>
          <w:rtl/>
        </w:rPr>
      </w:pPr>
      <w:r w:rsidRPr="006F178A">
        <w:rPr>
          <w:rStyle w:val="afffe"/>
          <w:rFonts w:ascii="Fb Fontext" w:hAnsi="Fb Fontext"/>
          <w:b/>
          <w:rtl/>
        </w:rPr>
        <w:t>א.</w:t>
      </w:r>
      <w:r w:rsidRPr="006F178A">
        <w:rPr>
          <w:rtl/>
        </w:rPr>
        <w:t xml:space="preserve"> דשבת ויום טוב, </w:t>
      </w:r>
      <w:r w:rsidRPr="006F178A">
        <w:rPr>
          <w:rStyle w:val="2fb"/>
          <w:rtl/>
        </w:rPr>
        <w:t xml:space="preserve">דלרב</w:t>
      </w:r>
      <w:r w:rsidRPr="006F178A">
        <w:rPr>
          <w:rtl/>
        </w:rPr>
        <w:t xml:space="preserve"> נולדה בזה - אסורה בזה.</w:t>
      </w:r>
    </w:p>
    <w:p w:rsidR="005851B8" w:rsidRPr="009757B9" w:rsidRDefault="005851B8" w:rsidP="005851B8">
      <w:pPr>
        <w:rPr>
          <w:rFonts w:cs="Guttman Vilna"/>
          <w:b/>
          <w:bCs/>
          <w:rtl/>
        </w:rPr>
      </w:pPr>
      <w:r w:rsidRPr="006F178A">
        <w:rPr>
          <w:rtl/>
        </w:rPr>
        <w:t>ודחה לזה דהיינו מצד הכנה והיה ביום הששי והכינו חול לשבת וליו"ט ולא שבת ליו"ט ולא יו"ט לשבת.</w:t>
      </w:r>
    </w:p>
    <w:p>
      <w:pPr>
        <w:pStyle w:val="38"/>
        <w:rPr>
          <w:ins w:id="95397" w:author="מנוע מכני" w:date="2026-10-11T12:04:40Z"/>
        </w:rPr>
      </w:pPr>
      <w:r w:rsidRPr="006F178A">
        <w:t xml:space="preserve">והך</w:t>
      </w:r>
    </w:p>
    <w:p w:rsidR="005851B8" w:rsidRPr="009757B9" w:rsidRDefault="005851B8" w:rsidP="005851B8">
      <w:pPr>
        <w:rPr>
          <w:rFonts w:cs="Guttman Vilna"/>
          <w:b/>
          <w:bCs/>
          <w:rtl/>
        </w:rPr>
      </w:pPr>
      <w:del w:id="95398" w:author="מנוע מכני" w:date="2026-10-11T12:04:40Z">
        <w:r w:rsidRPr="006F178A">
          <w:rPr>
            <w:rtl/>
          </w:rPr>
          <w:delText xml:space="preserve"> </w:delText>
        </w:r>
      </w:del>
      <w:r w:rsidRPr="006F178A">
        <w:rPr>
          <w:rtl/>
        </w:rPr>
        <w:t xml:space="preserve">דמוליכו בראשון, ומחשיך עליו, ונוטלו ובא לו. בשני מחשיך עליו, ואוכלו ובא לו.</w:t>
      </w:r>
    </w:p>
    <w:p w:rsidR="005851B8" w:rsidRPr="009757B9" w:rsidRDefault="005851B8" w:rsidP="005851B8">
      <w:pPr>
        <w:rPr>
          <w:rFonts w:cs="Guttman Vilna"/>
          <w:b/>
          <w:bCs/>
          <w:rtl/>
        </w:rPr>
      </w:pPr>
      <w:r w:rsidRPr="006F178A">
        <w:rPr>
          <w:rtl/>
        </w:rPr>
        <w:t>אי"ז הכנה ד</w:t>
      </w:r>
      <w:r>
        <w:rPr>
          <w:rtl/>
        </w:rPr>
        <w:t>אמרי'</w:t>
      </w:r>
      <w:r w:rsidRPr="006F178A">
        <w:rPr>
          <w:rtl/>
        </w:rPr>
        <w:t xml:space="preserve"> דתחלת היום קונה עירוב, ושבת מכינה לעצמה.</w:t>
      </w:r>
    </w:p>
    <w:p w:rsidR="005851B8" w:rsidRDefault="005851B8" w:rsidP="005851B8">
      <w:pPr>
        <w:rPr>
          <w:rtl/>
        </w:rPr>
      </w:pPr>
      <w:r w:rsidRPr="006F178A">
        <w:rPr>
          <w:rtl/>
        </w:rPr>
        <w:t xml:space="preserve">ובלגין א"א לערב </w:t>
      </w:r>
      <w:ins w:id="91032" w:author="מנוע מכני" w:date="2026-10-11T12:04:40Z">
        <w:r>
          <w:rPr>
            <w:rtl/>
          </w:rPr>
          <w:t xml:space="preserve">דצריך</w:t>
        </w:r>
      </w:ins>
      <w:del w:id="91033" w:author="מנוע מכני" w:date="2026-10-11T12:04:40Z">
        <w:r w:rsidRPr="006F178A">
          <w:rPr>
            <w:rtl/>
          </w:rPr>
          <w:delText xml:space="preserve">דבעינן</w:delText>
        </w:r>
      </w:del>
      <w:r w:rsidRPr="006F178A">
        <w:rPr>
          <w:rtl/>
        </w:rPr>
        <w:t xml:space="preserve"> סעודה הראויה מבעו"י, </w:t>
      </w:r>
      <w:ins w:id="91034" w:author="מנוע מכני" w:date="2026-10-11T12:04:40Z">
        <w:r>
          <w:rPr>
            <w:rtl/>
          </w:rPr>
          <w:t xml:space="preserve">ואין</w:t>
        </w:r>
      </w:ins>
      <w:del w:id="91035" w:author="מנוע מכני" w:date="2026-10-11T12:04:40Z">
        <w:r w:rsidRPr="006F178A">
          <w:rPr>
            <w:rtl/>
          </w:rPr>
          <w:delText xml:space="preserve">וליכא</w:delText>
        </w:r>
      </w:del>
      <w:r w:rsidRPr="006F178A">
        <w:rPr>
          <w:rtl/>
        </w:rPr>
        <w:t xml:space="preserve">. [</w:t>
      </w:r>
      <w:r w:rsidRPr="006F178A">
        <w:rPr>
          <w:rtl/>
        </w:rPr>
        <w:t xml:space="preserve">משא"כ</w:t>
      </w:r>
      <w:r w:rsidRPr="006F178A">
        <w:rPr>
          <w:rtl/>
        </w:rPr>
        <w:t xml:space="preserve"> הך דמוליכו דראוי הוא אלא מכין הוא בשביתתו בהו"א]</w:t>
      </w:r>
    </w:p>
    <w:p>
      <w:pPr>
        <w:pStyle w:val="38"/>
        <w:rPr>
          <w:ins w:id="95399" w:author="מנוע מכני" w:date="2026-10-11T12:04:40Z"/>
        </w:rPr>
      </w:pPr>
      <w:r w:rsidRPr="006F178A">
        <w:t>ב.</w:t>
      </w:r>
      <w:r w:rsidRPr="006F178A">
        <w:t xml:space="preserve"> </w:t>
      </w:r>
      <w:r w:rsidRPr="006F178A">
        <w:t xml:space="preserve">והך</w:t>
      </w:r>
    </w:p>
    <w:p w:rsidR="005851B8" w:rsidRPr="009757B9" w:rsidRDefault="005851B8" w:rsidP="005851B8">
      <w:pPr>
        <w:rPr>
          <w:rFonts w:cs="Guttman Vilna"/>
          <w:b/>
          <w:bCs/>
          <w:rtl/>
        </w:rPr>
      </w:pPr>
      <w:del w:id="95400" w:author="מנוע מכני" w:date="2026-10-11T12:04:40Z">
        <w:r w:rsidRPr="006F178A">
          <w:rPr>
            <w:rtl/>
          </w:rPr>
          <w:delText xml:space="preserve"> </w:delText>
        </w:r>
      </w:del>
      <w:r w:rsidRPr="006F178A">
        <w:rPr>
          <w:rStyle w:val="2fb"/>
          <w:rtl/>
        </w:rPr>
        <w:t xml:space="preserve">דר"א</w:t>
      </w:r>
      <w:r w:rsidRPr="006F178A">
        <w:rPr>
          <w:rtl/>
        </w:rPr>
        <w:t xml:space="preserve"> ביום טוב הסמוך לשבת, בין מלפניה ובין מלאחריה - מערב אדם שני עירובין. היינו סעודה ראוייה מבעו"י.</w:t>
      </w:r>
    </w:p>
    <w:p w:rsidR="005851B8" w:rsidRPr="006F178A" w:rsidRDefault="005851B8" w:rsidP="005851B8">
      <w:pPr>
        <w:rPr>
          <w:rStyle w:val="afffe"/>
          <w:rFonts w:ascii="Fb Fontext" w:hAnsi="Fb Fontext"/>
          <w:b/>
          <w:rtl/>
        </w:rPr>
      </w:pPr>
      <w:r w:rsidRPr="006F178A">
        <w:rPr>
          <w:rtl/>
        </w:rPr>
        <w:t xml:space="preserve">דמנח </w:t>
      </w:r>
      <w:ins w:id="92402" w:author="מנוע מכני" w:date="2026-10-11T12:04:40Z">
        <w:r>
          <w:rPr>
            <w:rtl/>
          </w:rPr>
          <w:t xml:space="preserve">לו</w:t>
        </w:r>
      </w:ins>
      <w:del w:id="92403" w:author="מנוע מכני" w:date="2026-10-11T12:04:40Z">
        <w:r w:rsidRPr="006F178A">
          <w:rPr>
            <w:rtl/>
          </w:rPr>
          <w:delText xml:space="preserve">ליה</w:delText>
        </w:r>
      </w:del>
      <w:r w:rsidRPr="006F178A">
        <w:rPr>
          <w:rtl/>
        </w:rPr>
        <w:t xml:space="preserve"> בסוף אלף אמה לכאן, ובסוף אלף אמה לכאן.</w:t>
      </w:r>
    </w:p>
    <w:p w:rsidR="005851B8" w:rsidRPr="006F178A" w:rsidRDefault="005851B8" w:rsidP="005851B8">
      <w:pPr>
        <w:rPr>
          <w:rStyle w:val="afffe"/>
          <w:rFonts w:ascii="Fb Fontext" w:hAnsi="Fb Fontext"/>
          <w:b/>
          <w:rtl/>
        </w:rPr>
      </w:pPr>
      <w:r w:rsidRPr="006F178A">
        <w:rPr>
          <w:rStyle w:val="afffe"/>
          <w:rFonts w:ascii="Fb Fontext" w:hAnsi="Fb Fontext"/>
          <w:b/>
          <w:rtl/>
        </w:rPr>
        <w:t>ג.</w:t>
      </w:r>
      <w:r w:rsidRPr="006F178A">
        <w:rPr>
          <w:rtl/>
        </w:rPr>
        <w:t xml:space="preserve"> והא </w:t>
      </w:r>
      <w:r w:rsidRPr="006F178A">
        <w:rPr>
          <w:rStyle w:val="2fb"/>
          <w:rtl/>
        </w:rPr>
        <w:t xml:space="preserve">דר"י</w:t>
      </w:r>
      <w:r w:rsidRPr="006F178A">
        <w:rPr>
          <w:rtl/>
        </w:rPr>
        <w:t xml:space="preserve"> עירב ברגליו יום ראשון - מערב ברגליו יום שני, עירב בפת ביום ראשון - מערב בפת ביום שני, הא</w:t>
      </w:r>
      <w:r>
        <w:rPr>
          <w:rtl/>
        </w:rPr>
        <w:t xml:space="preserve"> </w:t>
      </w:r>
      <w:r w:rsidRPr="006F178A">
        <w:rPr>
          <w:rtl/>
        </w:rPr>
        <w:t xml:space="preserve">מכין מיום טוב לשבת [ולא יהני דבשבת לעצמה כיוון שאומר שביתתי במקומי] - מיירי דשתיק </w:t>
      </w:r>
      <w:ins w:id="94186" w:author="מנוע מכני" w:date="2026-10-11T12:04:40Z">
        <w:r>
          <w:rPr>
            <w:rtl/>
          </w:rPr>
          <w:t xml:space="preserve">וישב</w:t>
        </w:r>
      </w:ins>
      <w:del w:id="94187" w:author="מנוע מכני" w:date="2026-10-11T12:04:40Z">
        <w:r w:rsidRPr="006F178A">
          <w:rPr>
            <w:rtl/>
          </w:rPr>
          <w:delText xml:space="preserve">ויתיב</w:delText>
        </w:r>
      </w:del>
      <w:r w:rsidRPr="006F178A">
        <w:rPr>
          <w:rtl/>
        </w:rPr>
        <w:t xml:space="preserve">.</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Style w:val="afffe"/>
          <w:rFonts w:ascii="Fb Fontext" w:hAnsi="Fb Fontext"/>
          <w:rtl/>
        </w:rPr>
        <w:t xml:space="preserve"> </w:t>
      </w:r>
      <w:r w:rsidRPr="006F178A">
        <w:rPr>
          <w:rStyle w:val="2fb"/>
          <w:rtl/>
        </w:rPr>
        <w:t xml:space="preserve">וכריב"ב</w:t>
      </w:r>
      <w:r w:rsidRPr="006F178A">
        <w:rPr>
          <w:rtl/>
        </w:rPr>
        <w:t xml:space="preserve"> דחפצי הפקר קונה שביתה.</w:t>
      </w:r>
    </w:p>
    <w:p w:rsidR="005851B8" w:rsidRPr="009757B9" w:rsidRDefault="005851B8" w:rsidP="005851B8">
      <w:pPr>
        <w:rPr>
          <w:rFonts w:cs="Guttman Vilna"/>
          <w:b/>
          <w:bCs/>
          <w:rtl/>
        </w:rPr>
      </w:pPr>
      <w:r w:rsidRPr="006F178A">
        <w:rPr>
          <w:rStyle w:val="afffe"/>
          <w:rFonts w:ascii="Fb Fontext" w:hAnsi="Fb Fontext"/>
          <w:b/>
          <w:rtl/>
        </w:rPr>
        <w:t>ב.</w:t>
      </w:r>
      <w:r w:rsidRPr="006F178A">
        <w:rPr>
          <w:rStyle w:val="afffe"/>
          <w:rFonts w:ascii="Fb Fontext" w:hAnsi="Fb Fontext"/>
          <w:rtl/>
        </w:rPr>
        <w:t xml:space="preserve"> </w:t>
      </w:r>
      <w:r>
        <w:rPr>
          <w:rtl/>
        </w:rPr>
        <w:t>ואפי'</w:t>
      </w:r>
      <w:r w:rsidRPr="006F178A">
        <w:rPr>
          <w:rtl/>
        </w:rPr>
        <w:t xml:space="preserve"> כרבנן </w:t>
      </w:r>
      <w:ins w:id="92404" w:author="מנוע מכני" w:date="2026-10-11T12:04:40Z">
        <w:r>
          <w:rPr>
            <w:rtl/>
          </w:rPr>
          <w:t xml:space="preserve">מאלו</w:t>
        </w:r>
      </w:ins>
      <w:del w:id="92405" w:author="מנוע מכני" w:date="2026-10-11T12:04:40Z">
        <w:r w:rsidRPr="006F178A">
          <w:rPr>
            <w:rtl/>
          </w:rPr>
          <w:delText xml:space="preserve">מהני</w:delText>
        </w:r>
      </w:del>
      <w:r w:rsidRPr="006F178A">
        <w:rPr>
          <w:rtl/>
        </w:rPr>
        <w:t xml:space="preserve"> וכל מה דלא </w:t>
      </w:r>
      <w:ins w:id="92406" w:author="מנוע מכני" w:date="2026-10-11T12:04:40Z">
        <w:r>
          <w:rPr>
            <w:rtl/>
          </w:rPr>
          <w:t xml:space="preserve">מאלו</w:t>
        </w:r>
      </w:ins>
      <w:del w:id="92407" w:author="מנוע מכני" w:date="2026-10-11T12:04:40Z">
        <w:r w:rsidRPr="006F178A">
          <w:rPr>
            <w:rtl/>
          </w:rPr>
          <w:delText xml:space="preserve">מהני</w:delText>
        </w:r>
      </w:del>
      <w:r w:rsidRPr="006F178A">
        <w:rPr>
          <w:rtl/>
        </w:rPr>
        <w:t xml:space="preserve"> בישן שאין יכול לומר אבל </w:t>
      </w:r>
      <w:ins w:id="91036" w:author="מנוע מכני" w:date="2026-10-11T12:04:40Z">
        <w:r>
          <w:rPr>
            <w:rtl/>
          </w:rPr>
          <w:t xml:space="preserve">כאן</w:t>
        </w:r>
      </w:ins>
      <w:del w:id="91037" w:author="מנוע מכני" w:date="2026-10-11T12:04:40Z">
        <w:r w:rsidRPr="006F178A">
          <w:rPr>
            <w:rtl/>
          </w:rPr>
          <w:delText xml:space="preserve">הכא</w:delText>
        </w:r>
      </w:del>
      <w:r w:rsidRPr="006F178A">
        <w:rPr>
          <w:rtl/>
        </w:rPr>
        <w:t xml:space="preserve"> דיכול ולא </w:t>
      </w:r>
      <w:r w:rsidRPr="006F178A">
        <w:rPr>
          <w:rtl/>
        </w:rPr>
        <w:t xml:space="preserve">אמר</w:t>
      </w:r>
      <w:r w:rsidRPr="006F178A">
        <w:rPr>
          <w:rtl/>
        </w:rPr>
        <w:t xml:space="preserve"> כמ"ד.</w:t>
      </w:r>
    </w:p>
    <w:p>
      <w:pPr>
        <w:pStyle w:val="38"/>
        <w:rPr>
          <w:ins w:id="95401" w:author="מנוע מכני" w:date="2026-10-11T12:04:40Z"/>
        </w:rPr>
      </w:pPr>
      <w:r w:rsidRPr="006F178A">
        <w:t xml:space="preserve">והך </w:t>
      </w:r>
      <w:r w:rsidRPr="006F178A">
        <w:t xml:space="preserve">דתניא</w:t>
      </w:r>
      <w:r w:rsidRPr="006F178A">
        <w:t xml:space="preserve">:</w:t>
      </w:r>
    </w:p>
    <w:p w:rsidR="005851B8" w:rsidRPr="006F178A" w:rsidRDefault="005851B8" w:rsidP="005851B8">
      <w:pPr>
        <w:rPr>
          <w:rtl/>
        </w:rPr>
      </w:pPr>
      <w:del w:id="95402" w:author="מנוע מכני" w:date="2026-10-11T12:04:40Z">
        <w:r w:rsidRPr="006F178A">
          <w:rPr>
            <w:rtl/>
          </w:rPr>
          <w:delText xml:space="preserve"> </w:delText>
        </w:r>
      </w:del>
      <w:r w:rsidRPr="006F178A">
        <w:rPr>
          <w:rtl/>
        </w:rPr>
        <w:t xml:space="preserve">לא</w:t>
      </w:r>
      <w:r w:rsidRPr="006F178A">
        <w:rPr>
          <w:rtl/>
        </w:rPr>
        <w:t xml:space="preserve"> יהלך אדם לסוף שדהו לידע מה היא צריכה, וכיוצ"ב </w:t>
      </w:r>
      <w:r w:rsidRPr="006F178A">
        <w:rPr>
          <w:rtl/>
        </w:rPr>
        <w:t xml:space="preserve">לא</w:t>
      </w:r>
      <w:r w:rsidRPr="006F178A">
        <w:rPr>
          <w:rtl/>
        </w:rPr>
        <w:t xml:space="preserve"> יטייל אדם על פתח מדינה כדי שיכנס למרחץ מיד.</w:t>
      </w:r>
    </w:p>
    <w:p w:rsidR="005851B8" w:rsidRPr="006F178A" w:rsidRDefault="005851B8" w:rsidP="005851B8">
      <w:pPr>
        <w:rPr>
          <w:rtl/>
        </w:rPr>
      </w:pPr>
      <w:r w:rsidRPr="006F178A">
        <w:rPr>
          <w:rtl/>
        </w:rPr>
        <w:t xml:space="preserve">לא</w:t>
      </w:r>
      <w:r w:rsidRPr="006F178A">
        <w:rPr>
          <w:rtl/>
        </w:rPr>
        <w:t xml:space="preserve"> שהדר בו מזה אלא </w:t>
      </w:r>
      <w:r w:rsidRPr="006F178A">
        <w:rPr>
          <w:rtl/>
        </w:rPr>
        <w:t xml:space="preserve">לא</w:t>
      </w:r>
      <w:r w:rsidRPr="006F178A">
        <w:rPr>
          <w:rtl/>
        </w:rPr>
        <w:t xml:space="preserve"> שמע ויש לחלק </w:t>
      </w:r>
      <w:ins w:id="91042" w:author="מנוע מכני" w:date="2026-10-11T12:04:40Z">
        <w:r>
          <w:rPr>
            <w:rtl/>
          </w:rPr>
          <w:t xml:space="preserve">דשם</w:t>
        </w:r>
      </w:ins>
      <w:del w:id="91043" w:author="מנוע מכני" w:date="2026-10-11T12:04:40Z">
        <w:r w:rsidRPr="006F178A">
          <w:rPr>
            <w:rtl/>
          </w:rPr>
          <w:delText xml:space="preserve">דהתם</w:delText>
        </w:r>
      </w:del>
      <w:r w:rsidRPr="006F178A">
        <w:rPr>
          <w:rtl/>
        </w:rPr>
        <w:t xml:space="preserve"> במרחץ מוכחא </w:t>
      </w:r>
      <w:ins w:id="91038" w:author="מנוע מכני" w:date="2026-10-11T12:04:40Z">
        <w:r>
          <w:rPr>
            <w:rtl/>
          </w:rPr>
          <w:t xml:space="preserve">דבר</w:t>
        </w:r>
      </w:ins>
      <w:del w:id="91039" w:author="מנוע מכני" w:date="2026-10-11T12:04:40Z">
        <w:r w:rsidRPr="006F178A">
          <w:rPr>
            <w:rtl/>
          </w:rPr>
          <w:delText xml:space="preserve">מילתא</w:delText>
        </w:r>
      </w:del>
      <w:r w:rsidRPr="006F178A">
        <w:rPr>
          <w:rtl/>
        </w:rPr>
        <w:t xml:space="preserve"> </w:t>
      </w:r>
      <w:r w:rsidRPr="006F178A">
        <w:rPr>
          <w:rtl/>
        </w:rPr>
        <w:t xml:space="preserve">משא"כ</w:t>
      </w:r>
      <w:r w:rsidRPr="006F178A">
        <w:rPr>
          <w:rtl/>
        </w:rPr>
        <w:t xml:space="preserve"> </w:t>
      </w:r>
      <w:ins w:id="91044" w:author="מנוע מכני" w:date="2026-10-11T12:04:40Z">
        <w:r>
          <w:rPr>
            <w:rtl/>
          </w:rPr>
          <w:t xml:space="preserve">כאן</w:t>
        </w:r>
      </w:ins>
      <w:del w:id="91045" w:author="מנוע מכני" w:date="2026-10-11T12:04:40Z">
        <w:r w:rsidRPr="006F178A">
          <w:rPr>
            <w:rtl/>
          </w:rPr>
          <w:delText xml:space="preserve">הכא</w:delText>
        </w:r>
      </w:del>
      <w:r w:rsidRPr="006F178A">
        <w:rPr>
          <w:rtl/>
        </w:rPr>
        <w:t xml:space="preserve"> בעירוב </w:t>
      </w:r>
      <w:r w:rsidRPr="006F178A">
        <w:rPr>
          <w:rtl/>
        </w:rPr>
        <w:t xml:space="preserve">לא</w:t>
      </w:r>
      <w:r w:rsidRPr="006F178A">
        <w:rPr>
          <w:rtl/>
        </w:rPr>
        <w:t xml:space="preserve"> מוכח </w:t>
      </w:r>
      <w:ins w:id="91040" w:author="מנוע מכני" w:date="2026-10-11T12:04:40Z">
        <w:r>
          <w:rPr>
            <w:rtl/>
          </w:rPr>
          <w:t xml:space="preserve">דבר</w:t>
        </w:r>
      </w:ins>
      <w:del w:id="91041" w:author="מנוע מכני" w:date="2026-10-11T12:04:40Z">
        <w:r w:rsidRPr="006F178A">
          <w:rPr>
            <w:rtl/>
          </w:rPr>
          <w:delText xml:space="preserve">מילתא</w:delText>
        </w:r>
      </w:del>
      <w:r w:rsidRPr="006F178A">
        <w:rPr>
          <w:rtl/>
        </w:rPr>
        <w:t xml:space="preserve">.</w:t>
      </w:r>
    </w:p>
    <w:p w:rsidR="005851B8" w:rsidRPr="00B3644D" w:rsidRDefault="005851B8" w:rsidP="005851B8">
      <w:pPr>
        <w:rPr>
          <w:spacing w:val="-6"/>
          <w:rtl/>
        </w:rPr>
      </w:pPr>
      <w:ins w:id="93614" w:author="מנוע מכני" w:date="2026-10-11T12:04:40Z">
        <w:r>
          <w:rPr>
            <w:spacing w:val="-6"/>
            <w:rtl/>
          </w:rPr>
          <w:t xml:space="preserve">דאם </w:t>
        </w:r>
      </w:ins>
      <w:del w:id="93615" w:author="מנוע מכני" w:date="2026-10-11T12:04:40Z">
        <w:r w:rsidRPr="00B3644D">
          <w:rPr>
            <w:spacing w:val="-6"/>
            <w:rtl/>
          </w:rPr>
          <w:delText xml:space="preserve">דאי </w:delText>
        </w:r>
      </w:del>
      <w:r w:rsidRPr="00B3644D">
        <w:rPr>
          <w:spacing w:val="-6"/>
          <w:rtl/>
        </w:rPr>
        <w:t xml:space="preserve">צורבא מרבנן הוא - </w:t>
      </w:r>
      <w:ins w:id="91046" w:author="מנוע מכני" w:date="2026-10-11T12:04:40Z">
        <w:r>
          <w:rPr>
            <w:spacing w:val="-6"/>
            <w:rtl/>
          </w:rPr>
          <w:t xml:space="preserve">אומרים</w:t>
        </w:r>
      </w:ins>
      <w:del w:id="91047" w:author="מנוע מכני" w:date="2026-10-11T12:04:40Z">
        <w:r w:rsidRPr="00B3644D">
          <w:rPr>
            <w:spacing w:val="-6"/>
            <w:rtl/>
          </w:rPr>
          <w:delText xml:space="preserve">אמרינן</w:delText>
        </w:r>
      </w:del>
      <w:r w:rsidRPr="00B3644D">
        <w:rPr>
          <w:spacing w:val="-6"/>
          <w:rtl/>
        </w:rPr>
        <w:t xml:space="preserve">: </w:t>
      </w:r>
      <w:ins w:id="93398" w:author="מנוע מכני" w:date="2026-10-11T12:04:40Z">
        <w:r>
          <w:rPr>
            <w:spacing w:val="-6"/>
            <w:rtl/>
          </w:rPr>
          <w:t xml:space="preserve">שמועה</w:t>
        </w:r>
      </w:ins>
      <w:del w:id="93399" w:author="מנוע מכני" w:date="2026-10-11T12:04:40Z">
        <w:r w:rsidRPr="00B3644D">
          <w:rPr>
            <w:spacing w:val="-6"/>
            <w:rtl/>
          </w:rPr>
          <w:delText xml:space="preserve">שמעתא</w:delText>
        </w:r>
      </w:del>
      <w:r w:rsidRPr="00B3644D">
        <w:rPr>
          <w:spacing w:val="-6"/>
          <w:rtl/>
        </w:rPr>
        <w:t xml:space="preserve"> משכתיה. </w:t>
      </w:r>
      <w:ins w:id="93616" w:author="מנוע מכני" w:date="2026-10-11T12:04:40Z">
        <w:r>
          <w:rPr>
            <w:spacing w:val="-6"/>
            <w:rtl/>
          </w:rPr>
          <w:t xml:space="preserve">ואם </w:t>
        </w:r>
      </w:ins>
      <w:del w:id="93617" w:author="מנוע מכני" w:date="2026-10-11T12:04:40Z">
        <w:r w:rsidRPr="00B3644D">
          <w:rPr>
            <w:spacing w:val="-6"/>
            <w:rtl/>
          </w:rPr>
          <w:delText xml:space="preserve">ואי </w:delText>
        </w:r>
      </w:del>
      <w:r w:rsidRPr="00B3644D">
        <w:rPr>
          <w:spacing w:val="-6"/>
          <w:rtl/>
        </w:rPr>
        <w:t xml:space="preserve">עם הארץ הוא - </w:t>
      </w:r>
      <w:ins w:id="91048" w:author="מנוע מכני" w:date="2026-10-11T12:04:40Z">
        <w:r>
          <w:rPr>
            <w:spacing w:val="-6"/>
            <w:rtl/>
          </w:rPr>
          <w:t xml:space="preserve">אומרים</w:t>
        </w:r>
      </w:ins>
      <w:del w:id="91049" w:author="מנוע מכני" w:date="2026-10-11T12:04:40Z">
        <w:r w:rsidRPr="00B3644D">
          <w:rPr>
            <w:spacing w:val="-6"/>
            <w:rtl/>
          </w:rPr>
          <w:delText xml:space="preserve">אמרינן</w:delText>
        </w:r>
      </w:del>
      <w:r w:rsidRPr="00B3644D">
        <w:rPr>
          <w:spacing w:val="-6"/>
          <w:rtl/>
        </w:rPr>
        <w:t xml:space="preserve">: חמרא אירכס </w:t>
      </w:r>
      <w:ins w:id="92408" w:author="מנוע מכני" w:date="2026-10-11T12:04:40Z">
        <w:r>
          <w:rPr>
            <w:spacing w:val="-6"/>
            <w:rtl/>
          </w:rPr>
          <w:t xml:space="preserve">לו</w:t>
        </w:r>
      </w:ins>
      <w:del w:id="92409" w:author="מנוע מכני" w:date="2026-10-11T12:04:40Z">
        <w:r w:rsidRPr="00B3644D">
          <w:rPr>
            <w:spacing w:val="-6"/>
            <w:rtl/>
          </w:rPr>
          <w:delText xml:space="preserve">ליה</w:delText>
        </w:r>
      </w:del>
      <w:r w:rsidRPr="00B3644D">
        <w:rPr>
          <w:spacing w:val="-6"/>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לט.</w:t>
      </w:r>
    </w:p>
    <w:p>
      <w:pPr>
        <w:pStyle w:val="afffff8"/>
        <w:rPr>
          <w:ins w:id="90475" w:author="קלוד" w:date="2026-10-11T12:24:08Z"/>
        </w:rPr>
      </w:pPr>
      <w:ins w:id="90476" w:author="קלוד" w:date="2026-10-11T12:24:08Z">
        <w:r>
          <w:rPr>
            <w:color w:val="7B3F00"/>
          </w:rPr>
          <w:t xml:space="preserve">עירב ברגליו בראשון - אין מערב בפת בשני</w:t>
        </w:r>
      </w:ins>
    </w:p>
    <w:p w:rsidR="005851B8" w:rsidRPr="006F178A" w:rsidRDefault="005851B8" w:rsidP="005851B8">
      <w:pPr>
        <w:rPr>
          <w:rtl/>
        </w:rPr>
      </w:pPr>
      <w:r w:rsidRPr="006F178A">
        <w:rPr>
          <w:rFonts w:ascii="Fb Fontext" w:hAnsi="Fb Fontext"/>
          <w:rtl/>
        </w:rPr>
        <w:t>•</w:t>
      </w:r>
      <w:r w:rsidRPr="00C724C6">
        <w:rPr>
          <w:rFonts w:ascii="Fb Fontext" w:hAnsi="Fb Fontext"/>
          <w:b/>
          <w:bCs/>
          <w:rtl/>
        </w:rPr>
        <w:t xml:space="preserve"> גופא</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w:t>
      </w:r>
      <w:r w:rsidRPr="006F178A">
        <w:rPr>
          <w:rStyle w:val="2fb"/>
          <w:rFonts w:ascii="Fb Fontext" w:hAnsi="Fb Fontext"/>
          <w:rtl/>
        </w:rPr>
        <w:t xml:space="preserve">רב יהודה</w:t>
      </w:r>
      <w:r w:rsidRPr="006F178A">
        <w:rPr>
          <w:rFonts w:ascii="Fb Fontext" w:hAnsi="Fb Fontext"/>
          <w:rtl/>
        </w:rPr>
        <w:t xml:space="preserve">.</w:t>
      </w:r>
    </w:p>
    <w:p w:rsidR="005851B8" w:rsidRDefault="005851B8" w:rsidP="005851B8">
      <w:pPr>
        <w:rPr>
          <w:rtl/>
        </w:rPr>
      </w:pPr>
      <w:r w:rsidRPr="006F178A">
        <w:rPr>
          <w:rtl/>
        </w:rPr>
        <w:t>עירב ברגליו בראשון - אין מערב בפת בשני, שאין מערבין בתחילה בפת. [שצריך לקרוא שם והוי הכנה]</w:t>
      </w:r>
    </w:p>
    <w:p w:rsidR="005851B8" w:rsidRPr="006F178A" w:rsidRDefault="005851B8" w:rsidP="005851B8">
      <w:pPr>
        <w:rPr>
          <w:rtl/>
        </w:rPr>
      </w:pPr>
      <w:r w:rsidRPr="006F178A">
        <w:rPr>
          <w:rtl/>
        </w:rPr>
        <w:t xml:space="preserve">עירב בפת ביום ראשון - מערב בפת [וכן ברגליו] ביום שני. </w:t>
      </w:r>
      <w:r w:rsidRPr="006F178A">
        <w:rPr>
          <w:rtl/>
        </w:rPr>
        <w:t xml:space="preserve">אמר</w:t>
      </w:r>
      <w:r w:rsidRPr="006F178A">
        <w:rPr>
          <w:rtl/>
        </w:rPr>
        <w:t xml:space="preserve"> </w:t>
      </w:r>
      <w:r w:rsidRPr="006F178A">
        <w:rPr>
          <w:rStyle w:val="2fb"/>
          <w:rtl/>
        </w:rPr>
        <w:t xml:space="preserve">שמואל</w:t>
      </w:r>
      <w:r w:rsidRPr="006F178A">
        <w:rPr>
          <w:rtl/>
        </w:rPr>
        <w:t xml:space="preserve">: ובאותה הפת.</w:t>
      </w:r>
    </w:p>
    <w:p>
      <w:pPr>
        <w:pStyle w:val="38"/>
        <w:rPr>
          <w:ins w:id="95403" w:author="מנוע מכני" w:date="2026-10-11T12:04:40Z"/>
        </w:rPr>
      </w:pPr>
      <w:r w:rsidRPr="006F178A">
        <w:t xml:space="preserve">רב אשי:</w:t>
      </w:r>
    </w:p>
    <w:p w:rsidR="005851B8" w:rsidRPr="006F178A" w:rsidRDefault="005851B8" w:rsidP="005851B8">
      <w:pPr>
        <w:rPr>
          <w:rtl/>
        </w:rPr>
      </w:pPr>
      <w:del w:id="95404" w:author="מנוע מכני" w:date="2026-10-11T12:04:40Z">
        <w:r w:rsidRPr="006F178A">
          <w:rPr>
            <w:rtl/>
          </w:rPr>
          <w:delText xml:space="preserve"> </w:delText>
        </w:r>
      </w:del>
      <w:r w:rsidRPr="006F178A">
        <w:rPr>
          <w:rtl/>
        </w:rPr>
        <w:t xml:space="preserve">דייק ממתניתין </w:t>
      </w:r>
      <w:r w:rsidRPr="006F178A">
        <w:rPr>
          <w:rStyle w:val="2fb"/>
          <w:rtl/>
        </w:rPr>
        <w:t xml:space="preserve">כר"י</w:t>
      </w:r>
      <w:r w:rsidRPr="006F178A">
        <w:rPr>
          <w:rtl/>
        </w:rPr>
        <w:t xml:space="preserve"> דמוליכו בראשון, ומחשיך עליו ונוטלו - ובא לו. בשני מחשיך עליו ואוכלו, ובא לו.</w:t>
      </w:r>
    </w:p>
    <w:p w:rsidR="005851B8" w:rsidRPr="006F178A" w:rsidRDefault="005851B8" w:rsidP="005851B8">
      <w:pPr>
        <w:rPr>
          <w:rtl/>
        </w:rPr>
      </w:pPr>
      <w:r w:rsidRPr="006F178A">
        <w:rPr>
          <w:rtl/>
        </w:rPr>
        <w:t xml:space="preserve">ורבנן </w:t>
      </w:r>
      <w:ins w:id="93958" w:author="מנוע מכני" w:date="2026-10-11T12:04:40Z">
        <w:r>
          <w:rPr>
            <w:rtl/>
          </w:rPr>
          <w:t xml:space="preserve">סבר</w:t>
        </w:r>
      </w:ins>
      <w:del w:id="93959" w:author="מנוע מכני" w:date="2026-10-11T12:04:40Z">
        <w:r w:rsidRPr="006F178A">
          <w:rPr>
            <w:rtl/>
          </w:rPr>
          <w:delText xml:space="preserve">ס"ל</w:delText>
        </w:r>
      </w:del>
      <w:r w:rsidRPr="006F178A">
        <w:rPr>
          <w:rtl/>
        </w:rPr>
        <w:t xml:space="preserve"> </w:t>
      </w:r>
      <w:ins w:id="92410" w:author="מנוע מכני" w:date="2026-10-11T12:04:40Z">
        <w:r>
          <w:rPr>
            <w:rtl/>
          </w:rPr>
          <w:t xml:space="preserve">דשמא</w:t>
        </w:r>
      </w:ins>
      <w:del w:id="92411" w:author="מנוע מכני" w:date="2026-10-11T12:04:40Z">
        <w:r w:rsidRPr="006F178A">
          <w:rPr>
            <w:rtl/>
          </w:rPr>
          <w:delText xml:space="preserve">דדילמא</w:delText>
        </w:r>
      </w:del>
      <w:r w:rsidRPr="006F178A">
        <w:rPr>
          <w:rtl/>
        </w:rPr>
        <w:t xml:space="preserve"> </w:t>
      </w:r>
      <w:ins w:id="91050" w:author="מנוע מכני" w:date="2026-10-11T12:04:40Z">
        <w:r>
          <w:rPr>
            <w:rtl/>
          </w:rPr>
          <w:t xml:space="preserve">שם</w:t>
        </w:r>
      </w:ins>
      <w:del w:id="91051" w:author="מנוע מכני" w:date="2026-10-11T12:04:40Z">
        <w:r w:rsidRPr="006F178A">
          <w:rPr>
            <w:rtl/>
          </w:rPr>
          <w:delText xml:space="preserve">התם</w:delText>
        </w:r>
      </w:del>
      <w:r w:rsidRPr="006F178A">
        <w:rPr>
          <w:rtl/>
        </w:rPr>
        <w:t xml:space="preserve"> עצה טובה </w:t>
      </w:r>
      <w:r w:rsidRPr="006F178A">
        <w:rPr>
          <w:rtl/>
        </w:rPr>
        <w:t xml:space="preserve">קמ"ל</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89" w:author="קלוד" w:date="2026-10-11T09:07:28Z"/>
        </w:rPr>
      </w:pPr>
      <w:ins w:id="20288" w:author="קלוד" w:date="2026-10-11T09:07:28Z">
        <w:r>
          <w:t xml:space="preserve">משנה ז</w:t>
        </w:r>
      </w:ins>
    </w:p>
    <w:p w:rsidR="005851B8" w:rsidRPr="00E62A50" w:rsidRDefault="005851B8" w:rsidP="005851B8">
      <w:pPr>
        <w:pStyle w:val="afff9"/>
        <w:rPr>
          <w:del w:id="20123" w:author="קלוד" w:date="2026-10-11T09:07:28Z"/>
          <w:rtl/>
        </w:rPr>
      </w:pPr>
      <w:del w:id="20122" w:author="קלוד" w:date="2026-10-11T09:07:28Z">
        <w:r w:rsidRPr="00E62A50">
          <w:rPr>
            <w:sz w:val="20"/>
            <w:rtl/>
          </w:rPr>
          <w:delText xml:space="preserve">משנה.</w:delText>
        </w:r>
      </w:del>
    </w:p>
    <w:p w:rsidR="00DD48B0" w:rsidRDefault="005851B8" w:rsidP="005851B8">
      <w:pPr>
        <w:pStyle w:val="afff9"/>
        <w:spacing w:before="120"/>
        <w:rPr>
          <w:rtl/>
        </w:rPr>
        <w:pPrChange w:id="90022" w:author="קלוד" w:date="2026-10-11T12:09:42Z">
          <w:pPr>
            <w:pStyle w:val="afff9"/>
          </w:pPr>
        </w:pPrChange>
      </w:pPr>
      <w:r>
        <w:rPr>
          <w:rStyle w:val="TanaimMishna"/>
          <w:rtl/>
          <w:rPrChange w:id="98095" w:author="Claude" w:date="2026-10-11T09:07:58Z">
            <w:rPr>
              <w:rtl/>
            </w:rPr>
          </w:rPrChange>
        </w:rPr>
        <w:t xml:space="preserve">ר"י</w:t>
      </w:r>
      <w:r>
        <w:rPr>
          <w:rStyle w:val="TanaimMishna"/>
          <w:rtl/>
          <w:rPrChange w:id="98096" w:author="Claude" w:date="2026-10-11T09:07:58Z">
            <w:rPr>
              <w:rtl/>
            </w:rPr>
          </w:rPrChange>
        </w:rPr>
        <w:t xml:space="preserve">:</w:t>
      </w:r>
      <w:r>
        <w:rPr>
          <w:rtl/>
        </w:rPr>
        <w:t xml:space="preserve"> ראש השנה, שהיה ירא שמא תתעבר - מערב אדם שני עירובין, </w:t>
      </w:r>
    </w:p>
    <w:p w:rsidR="005851B8" w:rsidRPr="00E62A50" w:rsidRDefault="005851B8" w:rsidP="005851B8">
      <w:pPr>
        <w:pStyle w:val="afff9"/>
        <w:rPr>
          <w:rtl/>
        </w:rPr>
      </w:pPr>
      <w:r>
        <w:rPr>
          <w:rtl/>
        </w:rPr>
        <w:t xml:space="preserve">ואומר: עירובי בראשון למזרח, ובשני למערב. בראשון למערב ובשני למזרח, עירובי בראשון, ובשני כבני עירי. עירובי בשני, ובראשון כבני עירי.| ולא הודו לו </w:t>
      </w:r>
      <w:r>
        <w:rPr>
          <w:rStyle w:val="TanaimMishna"/>
          <w:rtl/>
          <w:rPrChange w:id="20017" w:author="קלוד" w:date="2026-10-11T09:07:28Z">
            <w:rPr>
              <w:rtl/>
            </w:rPr>
          </w:rPrChange>
        </w:rPr>
        <w:t xml:space="preserve">חכמים</w:t>
      </w:r>
      <w:r>
        <w:rPr>
          <w:rtl/>
        </w:rPr>
        <w:t xml:space="preserve">.</w:t>
      </w:r>
    </w:p>
    <w:p w:rsidR="005851B8" w:rsidRPr="00E62A50" w:rsidRDefault="005851B8" w:rsidP="005851B8">
      <w:pPr>
        <w:pStyle w:val="afff9"/>
        <w:rPr>
          <w:rtl/>
        </w:rPr>
      </w:pPr>
      <w:r>
        <w:rPr>
          <w:rStyle w:val="TanaimMishna"/>
          <w:rtl/>
          <w:rPrChange w:id="98097" w:author="Claude" w:date="2026-10-11T09:07:58Z">
            <w:rPr>
              <w:rtl/>
            </w:rPr>
          </w:rPrChange>
        </w:rPr>
        <w:t xml:space="preserve">ר"י</w:t>
      </w:r>
      <w:r>
        <w:rPr>
          <w:rStyle w:val="TanaimMishna"/>
          <w:rtl/>
          <w:rPrChange w:id="98098" w:author="Claude" w:date="2026-10-11T09:07:58Z">
            <w:rPr>
              <w:rtl/>
            </w:rPr>
          </w:rPrChange>
        </w:rPr>
        <w:t xml:space="preserve">:</w:t>
      </w:r>
      <w:r>
        <w:rPr>
          <w:rtl/>
        </w:rPr>
        <w:t xml:space="preserve"> מתנה אדם על הכלכלה ביום טוב ראשון, ואוכלה בשני. וכן ביצה שנולדה בראשון תאכל בשני,| ולא הודו לו </w:t>
      </w:r>
      <w:r>
        <w:rPr>
          <w:rStyle w:val="TanaimMishna"/>
          <w:rtl/>
          <w:rPrChange w:id="20018" w:author="קלוד" w:date="2026-10-11T09:07:28Z">
            <w:rPr>
              <w:rtl/>
            </w:rPr>
          </w:rPrChange>
        </w:rPr>
        <w:t xml:space="preserve">חכמים</w:t>
      </w:r>
      <w:r>
        <w:rPr>
          <w:rtl/>
        </w:rPr>
        <w:t xml:space="preserve">.</w:t>
      </w:r>
    </w:p>
    <w:p w:rsidR="005851B8" w:rsidRPr="00E62A50" w:rsidRDefault="005851B8" w:rsidP="005851B8">
      <w:pPr>
        <w:pStyle w:val="afff9"/>
        <w:rPr>
          <w:rtl/>
        </w:rPr>
      </w:pPr>
      <w:r>
        <w:rPr>
          <w:rStyle w:val="TanaimMishna"/>
          <w:rtl/>
          <w:rPrChange w:id="20020" w:author="קלוד" w:date="2026-10-11T09:07:28Z">
            <w:rPr>
              <w:rtl/>
            </w:rPr>
          </w:rPrChange>
        </w:rPr>
        <w:t xml:space="preserve">רבי דוסא</w:t>
      </w:r>
      <w:r>
        <w:rPr>
          <w:rtl/>
        </w:rPr>
        <w:t xml:space="preserve"> בן הרכינס אומר: העובר לפני התיבה ביום טוב של ראש השנה אומר: החליצנו ה' אלהינו את יום ראש החדש הזה אם היום אם למחר, ולמחר הוא אומר: אם היום אם אמש, ולא הודו לו </w:t>
      </w:r>
      <w:r>
        <w:rPr>
          <w:rStyle w:val="TanaimMishna"/>
          <w:rtl/>
          <w:rPrChange w:id="20019" w:author="קלוד" w:date="2026-10-11T09:07:28Z">
            <w:rPr>
              <w:rtl/>
            </w:rPr>
          </w:rPrChange>
        </w:rPr>
        <w:t xml:space="preserve">חכמים</w:t>
      </w:r>
      <w:r>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לט.</w:t>
      </w:r>
    </w:p>
    <w:p>
      <w:pPr>
        <w:pStyle w:val="afffff8"/>
        <w:rPr>
          <w:ins w:id="90473" w:author="קלוד" w:date="2026-10-11T12:24:08Z"/>
        </w:rPr>
      </w:pPr>
      <w:ins w:id="90474" w:author="קלוד" w:date="2026-10-11T12:24:08Z">
        <w:r>
          <w:rPr>
            <w:color w:val="7B3F00"/>
          </w:rPr>
          <w:t xml:space="preserve">ר"ה שמא תתעבר - ר' יוסי: קדושה אחת היא</w:t>
        </w:r>
      </w:ins>
    </w:p>
    <w:p w:rsidR="005851B8" w:rsidRPr="006F178A" w:rsidRDefault="005851B8" w:rsidP="005851B8">
      <w:pPr>
        <w:rPr>
          <w:rtl/>
        </w:rPr>
      </w:pPr>
      <w:r w:rsidRPr="006F178A">
        <w:rPr>
          <w:rStyle w:val="2fb"/>
          <w:rFonts w:ascii="Fb Fontext" w:hAnsi="Fb Fontext"/>
          <w:rtl/>
        </w:rPr>
        <w:t xml:space="preserve">רבי יוסי</w:t>
      </w:r>
      <w:r w:rsidRPr="006F178A">
        <w:rPr>
          <w:rFonts w:ascii="Fb Fontext" w:hAnsi="Fb Fontext"/>
          <w:rtl/>
        </w:rPr>
        <w:t xml:space="preserve"> פליג </w:t>
      </w:r>
      <w:r w:rsidRPr="006F178A">
        <w:rPr>
          <w:rStyle w:val="2fb"/>
          <w:rFonts w:ascii="Fb Fontext" w:hAnsi="Fb Fontext"/>
          <w:rtl/>
        </w:rPr>
        <w:t xml:space="preserve">אר"י</w:t>
      </w:r>
      <w:r w:rsidRPr="006F178A">
        <w:rPr>
          <w:rFonts w:ascii="Fb Fontext" w:hAnsi="Fb Fontext"/>
          <w:rtl/>
        </w:rPr>
        <w:t xml:space="preserve"> </w:t>
      </w:r>
      <w:ins w:id="93960" w:author="מנוע מכני" w:date="2026-10-11T12:04:40Z">
        <w:r>
          <w:rPr>
            <w:rFonts w:ascii="Fb Fontext" w:hAnsi="Fb Fontext"/>
            <w:rtl/>
          </w:rPr>
          <w:t xml:space="preserve">וסבר</w:t>
        </w:r>
      </w:ins>
      <w:del w:id="93961" w:author="מנוע מכני" w:date="2026-10-11T12:04:40Z">
        <w:r w:rsidRPr="006F178A">
          <w:rPr>
            <w:rFonts w:ascii="Fb Fontext" w:hAnsi="Fb Fontext"/>
            <w:rtl/>
          </w:rPr>
          <w:delText xml:space="preserve">וס"ל</w:delText>
        </w:r>
      </w:del>
      <w:r w:rsidRPr="006F178A">
        <w:rPr>
          <w:rFonts w:ascii="Fb Fontext" w:hAnsi="Fb Fontext"/>
          <w:rtl/>
        </w:rPr>
        <w:t xml:space="preserve"> דקדושה אחת היא וכדתניא: מודים חכמים </w:t>
      </w:r>
      <w:r w:rsidRPr="006F178A">
        <w:rPr>
          <w:rStyle w:val="2fb"/>
          <w:rFonts w:ascii="Fb Fontext" w:hAnsi="Fb Fontext"/>
          <w:rtl/>
        </w:rPr>
        <w:t xml:space="preserve">לר"א</w:t>
      </w:r>
      <w:r w:rsidRPr="006F178A">
        <w:rPr>
          <w:rFonts w:ascii="Fb Fontext" w:hAnsi="Fb Fontext"/>
          <w:rtl/>
        </w:rPr>
        <w:t xml:space="preserve"> בראש השנה שהיה ירא שמא תתעבר </w:t>
      </w:r>
      <w:r>
        <w:rPr>
          <w:rFonts w:ascii="Fb Fontext" w:hAnsi="Fb Fontext"/>
          <w:rtl/>
        </w:rPr>
        <w:t>וכו'</w:t>
      </w:r>
      <w:r w:rsidRPr="006F178A">
        <w:rPr>
          <w:rFonts w:ascii="Fb Fontext" w:hAnsi="Fb Fontext"/>
          <w:rtl/>
        </w:rPr>
        <w:t>.</w:t>
      </w:r>
    </w:p>
    <w:p w:rsidR="005851B8" w:rsidRPr="006F178A" w:rsidRDefault="005851B8" w:rsidP="005851B8">
      <w:pPr>
        <w:rPr>
          <w:rtl/>
        </w:rPr>
      </w:pPr>
      <w:r w:rsidRPr="006F178A">
        <w:rPr>
          <w:rStyle w:val="2fb"/>
          <w:rtl/>
        </w:rPr>
        <w:t xml:space="preserve">ורבי יוסי</w:t>
      </w:r>
      <w:r w:rsidRPr="006F178A">
        <w:rPr>
          <w:rtl/>
        </w:rPr>
        <w:t xml:space="preserve"> אוסר ואמר לרבנן </w:t>
      </w:r>
      <w:ins w:id="93618" w:author="מנוע מכני" w:date="2026-10-11T12:04:40Z">
        <w:r>
          <w:rPr>
            <w:rtl/>
          </w:rPr>
          <w:t xml:space="preserve">אם </w:t>
        </w:r>
      </w:ins>
      <w:del w:id="93619" w:author="מנוע מכני" w:date="2026-10-11T12:04:40Z">
        <w:r w:rsidRPr="006F178A">
          <w:rPr>
            <w:rtl/>
          </w:rPr>
          <w:delText xml:space="preserve">אי </w:delText>
        </w:r>
      </w:del>
      <w:r w:rsidRPr="006F178A">
        <w:rPr>
          <w:rtl/>
        </w:rPr>
        <w:t xml:space="preserve">אתם מודים שאם באו עדים מן המנחה ולמעלה, שנוהגין אותו היום קדש ולמחר קדש.</w:t>
      </w:r>
    </w:p>
    <w:p w:rsidR="005851B8" w:rsidRDefault="005851B8" w:rsidP="005851B8">
      <w:pPr>
        <w:rPr>
          <w:rtl/>
        </w:rPr>
      </w:pPr>
      <w:r w:rsidRPr="006F178A">
        <w:rPr>
          <w:rtl/>
        </w:rPr>
        <w:t xml:space="preserve">[והיינו קדושה אחת </w:t>
      </w:r>
      <w:r>
        <w:rPr>
          <w:rtl/>
        </w:rPr>
        <w:t>אפי'</w:t>
      </w:r>
      <w:r w:rsidRPr="006F178A">
        <w:rPr>
          <w:rtl/>
        </w:rPr>
        <w:t xml:space="preserve"> דנתברר דיום ראשון אינו קדוש]</w:t>
      </w:r>
    </w:p>
    <w:p w:rsidR="005851B8" w:rsidRPr="006F178A" w:rsidRDefault="005851B8" w:rsidP="005851B8">
      <w:pPr>
        <w:rPr>
          <w:rtl/>
        </w:rPr>
      </w:pPr>
      <w:r w:rsidRPr="006F178A">
        <w:rPr>
          <w:rtl/>
        </w:rPr>
        <w:t xml:space="preserve">ורבנן </w:t>
      </w:r>
      <w:ins w:id="91052" w:author="מנוע מכני" w:date="2026-10-11T12:04:40Z">
        <w:r>
          <w:rPr>
            <w:rtl/>
          </w:rPr>
          <w:t xml:space="preserve">שם</w:t>
        </w:r>
      </w:ins>
      <w:del w:id="91053" w:author="מנוע מכני" w:date="2026-10-11T12:04:40Z">
        <w:r w:rsidRPr="006F178A">
          <w:rPr>
            <w:rtl/>
          </w:rPr>
          <w:delText xml:space="preserve">התם</w:delText>
        </w:r>
      </w:del>
      <w:r w:rsidRPr="006F178A">
        <w:rPr>
          <w:rtl/>
        </w:rPr>
        <w:t xml:space="preserve"> כי </w:t>
      </w:r>
      <w:ins w:id="94542" w:author="מנוע מכני" w:date="2026-10-11T12:04:40Z">
        <w:r>
          <w:rPr>
            <w:rtl/>
          </w:rPr>
          <w:t xml:space="preserve">איך</w:t>
        </w:r>
      </w:ins>
      <w:del w:id="94543" w:author="מנוע מכני" w:date="2026-10-11T12:04:40Z">
        <w:r w:rsidRPr="006F178A">
          <w:rPr>
            <w:rtl/>
          </w:rPr>
          <w:delText xml:space="preserve">היכי</w:delText>
        </w:r>
      </w:del>
      <w:r w:rsidRPr="006F178A">
        <w:rPr>
          <w:rtl/>
        </w:rPr>
        <w:t xml:space="preserve"> דלא לזלזולי </w:t>
      </w:r>
      <w:ins w:id="92412" w:author="מנוע מכני" w:date="2026-10-11T12:04:40Z">
        <w:r>
          <w:rPr>
            <w:rtl/>
          </w:rPr>
          <w:t xml:space="preserve">בו</w:t>
        </w:r>
      </w:ins>
      <w:del w:id="92413" w:author="מנוע מכני" w:date="2026-10-11T12:04:40Z">
        <w:r w:rsidRPr="006F178A">
          <w:rPr>
            <w:rtl/>
          </w:rPr>
          <w:delText xml:space="preserve">ביה</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לט:</w:t>
      </w:r>
    </w:p>
    <w:p w:rsidR="005851B8" w:rsidRPr="006F178A" w:rsidRDefault="005851B8" w:rsidP="005851B8">
      <w:pPr>
        <w:rPr>
          <w:rtl/>
        </w:rPr>
      </w:pPr>
      <w:r w:rsidRPr="006F178A">
        <w:rPr>
          <w:rFonts w:ascii="Fb Fontext" w:hAnsi="Fb Fontext"/>
          <w:rtl/>
        </w:rPr>
        <w:t xml:space="preserve">צריכא ג' דברי </w:t>
      </w:r>
      <w:r w:rsidRPr="006F178A">
        <w:rPr>
          <w:rStyle w:val="2fb"/>
          <w:rFonts w:ascii="Fb Fontext" w:hAnsi="Fb Fontext"/>
          <w:rtl/>
        </w:rPr>
        <w:t xml:space="preserve">ר"י</w:t>
      </w:r>
      <w:r w:rsidRPr="006F178A">
        <w:rPr>
          <w:rFonts w:ascii="Fb Fontext" w:hAnsi="Fb Fontext"/>
          <w:rtl/>
        </w:rPr>
        <w:t xml:space="preserve"> כלכלה </w:t>
      </w:r>
      <w:r>
        <w:rPr>
          <w:rFonts w:ascii="Fb Fontext" w:hAnsi="Fb Fontext"/>
          <w:rtl/>
        </w:rPr>
        <w:t>אפי'</w:t>
      </w:r>
      <w:r w:rsidRPr="006F178A">
        <w:rPr>
          <w:rFonts w:ascii="Fb Fontext" w:hAnsi="Fb Fontext"/>
          <w:rtl/>
        </w:rPr>
        <w:t xml:space="preserve"> דמיחזי כמתקן טיבלא.</w:t>
      </w:r>
    </w:p>
    <w:p w:rsidR="005851B8" w:rsidRPr="00B3644D" w:rsidRDefault="005851B8" w:rsidP="005851B8">
      <w:pPr>
        <w:rPr>
          <w:spacing w:val="-2"/>
          <w:rtl/>
        </w:rPr>
      </w:pPr>
      <w:r w:rsidRPr="00B3644D">
        <w:rPr>
          <w:spacing w:val="-2"/>
          <w:rtl/>
        </w:rPr>
        <w:t xml:space="preserve">ביצה אפי' </w:t>
      </w:r>
      <w:ins w:id="91054" w:author="מנוע מכני" w:date="2026-10-11T12:04:40Z">
        <w:r>
          <w:rPr>
            <w:spacing w:val="-2"/>
            <w:rtl/>
          </w:rPr>
          <w:t xml:space="preserve">דיש</w:t>
        </w:r>
      </w:ins>
      <w:del w:id="91055" w:author="מנוע מכני" w:date="2026-10-11T12:04:40Z">
        <w:r w:rsidRPr="00B3644D">
          <w:rPr>
            <w:spacing w:val="-2"/>
            <w:rtl/>
          </w:rPr>
          <w:delText xml:space="preserve">דאיכא</w:delText>
        </w:r>
      </w:del>
      <w:r w:rsidRPr="00B3644D">
        <w:rPr>
          <w:spacing w:val="-2"/>
          <w:rtl/>
        </w:rPr>
        <w:t xml:space="preserve"> </w:t>
      </w:r>
      <w:ins w:id="90165" w:author="Claude - סמנטי" w:date="2026-10-11T12:19:31Z">
        <w:r>
          <w:rPr>
            <w:spacing w:val="-2"/>
            <w:rtl/>
          </w:rPr>
          <w:t xml:space="preserve">לגזור</w:t>
        </w:r>
      </w:ins>
      <w:del w:id="90166" w:author="Claude - סמנטי" w:date="2026-10-11T12:19:31Z">
        <w:r w:rsidRPr="00B3644D">
          <w:rPr>
            <w:spacing w:val="-2"/>
            <w:rtl/>
          </w:rPr>
          <w:delText xml:space="preserve">למיגזר</w:delText>
        </w:r>
      </w:del>
      <w:r w:rsidRPr="00B3644D">
        <w:rPr>
          <w:spacing w:val="-2"/>
          <w:rtl/>
        </w:rPr>
        <w:t xml:space="preserve"> בה משום פירות הנושרין ומשום משקין שזבו </w:t>
      </w:r>
      <w:r w:rsidRPr="00B3644D">
        <w:rPr>
          <w:spacing w:val="-2"/>
          <w:rtl/>
        </w:rPr>
        <w:t xml:space="preserve">משא"כ</w:t>
      </w:r>
      <w:r w:rsidRPr="00B3644D">
        <w:rPr>
          <w:spacing w:val="-2"/>
          <w:rtl/>
        </w:rPr>
        <w:t xml:space="preserve"> עירוב וכלכלה.</w:t>
      </w:r>
    </w:p>
    <w:p w:rsidR="005851B8" w:rsidRPr="006F178A" w:rsidRDefault="005851B8" w:rsidP="005851B8">
      <w:pPr>
        <w:rPr>
          <w:rtl/>
        </w:rPr>
      </w:pPr>
      <w:r w:rsidRPr="006F178A">
        <w:rPr>
          <w:rtl/>
        </w:rPr>
        <w:t xml:space="preserve">כלכלה היינו שמתנה בראשון לתרום </w:t>
      </w:r>
      <w:ins w:id="93620" w:author="מנוע מכני" w:date="2026-10-11T12:04:40Z">
        <w:r>
          <w:rPr>
            <w:rtl/>
          </w:rPr>
          <w:t xml:space="preserve">ואם </w:t>
        </w:r>
      </w:ins>
      <w:del w:id="93621" w:author="מנוע מכני" w:date="2026-10-11T12:04:40Z">
        <w:r w:rsidRPr="006F178A">
          <w:rPr>
            <w:rtl/>
          </w:rPr>
          <w:delText xml:space="preserve">ואי </w:delText>
        </w:r>
      </w:del>
      <w:r w:rsidRPr="006F178A">
        <w:rPr>
          <w:rtl/>
        </w:rPr>
        <w:t xml:space="preserve">יו"ט הוא שלא יהא בדבריו כלום ולמחרת מתנה שוב ויכול לאכול ממ"נ.</w:t>
      </w:r>
    </w:p>
    <w:p w:rsidR="005851B8" w:rsidRPr="006F178A" w:rsidRDefault="005851B8" w:rsidP="005851B8">
      <w:pPr>
        <w:rPr>
          <w:rtl/>
        </w:rPr>
      </w:pPr>
      <w:r w:rsidRPr="006F178A">
        <w:rPr>
          <w:rStyle w:val="2fb"/>
          <w:rtl/>
        </w:rPr>
        <w:t xml:space="preserve">ורבי יוסי</w:t>
      </w:r>
      <w:r w:rsidRPr="006F178A">
        <w:rPr>
          <w:rtl/>
        </w:rPr>
        <w:t xml:space="preserve"> דאסר ולא הודה לו, כן היה אוסר בכל שני ימים טובים של גליות.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71" w:author="קלוד" w:date="2026-10-11T12:24:08Z"/>
        </w:rPr>
      </w:pPr>
      <w:ins w:id="90472" w:author="קלוד" w:date="2026-10-11T12:24:08Z">
        <w:r>
          <w:rPr>
            <w:color w:val="7B3F00"/>
          </w:rPr>
          <w:t xml:space="preserve">צבי שניצוד ביו"ט ראשון - נשחט בשני</w:t>
        </w:r>
      </w:ins>
    </w:p>
    <w:p w:rsidR="005851B8" w:rsidRPr="006F178A" w:rsidRDefault="005851B8" w:rsidP="005851B8">
      <w:pPr>
        <w:rPr>
          <w:rtl/>
        </w:rPr>
      </w:pPr>
      <w:r w:rsidRPr="006F178A">
        <w:rPr>
          <w:rFonts w:ascii="Fb Fontext" w:hAnsi="Fb Fontext"/>
          <w:rtl/>
        </w:rPr>
        <w:t xml:space="preserve">בר טביא </w:t>
      </w:r>
      <w:r>
        <w:rPr>
          <w:rFonts w:ascii="Fb Fontext" w:hAnsi="Fb Fontext" w:hint="cs"/>
          <w:rtl/>
        </w:rPr>
        <w:t>שבא</w:t>
      </w:r>
      <w:r w:rsidRPr="006F178A">
        <w:rPr>
          <w:rFonts w:ascii="Fb Fontext" w:hAnsi="Fb Fontext"/>
          <w:rtl/>
        </w:rPr>
        <w:t xml:space="preserve"> לבי ריש </w:t>
      </w:r>
      <w:ins w:id="94544" w:author="מנוע מכני" w:date="2026-10-11T12:04:40Z">
        <w:r>
          <w:rPr>
            <w:rFonts w:ascii="Fb Fontext" w:hAnsi="Fb Fontext"/>
            <w:rtl/>
          </w:rPr>
          <w:t xml:space="preserve">גלות</w:t>
        </w:r>
      </w:ins>
      <w:del w:id="94545" w:author="מנוע מכני" w:date="2026-10-11T12:04:40Z">
        <w:r w:rsidRPr="006F178A">
          <w:rPr>
            <w:rFonts w:ascii="Fb Fontext" w:hAnsi="Fb Fontext"/>
            <w:rtl/>
          </w:rPr>
          <w:delText xml:space="preserve">גלותא</w:delText>
        </w:r>
      </w:del>
      <w:r w:rsidRPr="006F178A">
        <w:rPr>
          <w:rFonts w:ascii="Fb Fontext" w:hAnsi="Fb Fontext"/>
          <w:rtl/>
        </w:rPr>
        <w:t xml:space="preserve">, </w:t>
      </w:r>
      <w:r>
        <w:rPr>
          <w:rFonts w:ascii="Fb Fontext" w:hAnsi="Fb Fontext" w:hint="cs"/>
          <w:rtl/>
        </w:rPr>
        <w:t>שניצוד</w:t>
      </w:r>
      <w:r w:rsidRPr="006F178A">
        <w:rPr>
          <w:rFonts w:ascii="Fb Fontext" w:hAnsi="Fb Fontext"/>
          <w:rtl/>
        </w:rPr>
        <w:t xml:space="preserve"> ביום טוב ראשון של גליות, ו</w:t>
      </w:r>
      <w:r>
        <w:rPr>
          <w:rFonts w:ascii="Fb Fontext" w:hAnsi="Fb Fontext" w:hint="cs"/>
          <w:rtl/>
        </w:rPr>
        <w:t>נשח</w:t>
      </w:r>
      <w:r w:rsidRPr="006F178A">
        <w:rPr>
          <w:rFonts w:ascii="Fb Fontext" w:hAnsi="Fb Fontext"/>
          <w:rtl/>
        </w:rPr>
        <w:t>ט ביום טוב שני.</w:t>
      </w:r>
    </w:p>
    <w:p w:rsidR="005851B8" w:rsidRPr="006F178A" w:rsidRDefault="005851B8" w:rsidP="005851B8">
      <w:pPr>
        <w:rPr>
          <w:rtl/>
        </w:rPr>
      </w:pPr>
      <w:ins w:id="90208" w:author="מנוע מכני" w:date="2026-10-11T12:04:40Z">
        <w:r>
          <w:rPr>
            <w:rStyle w:val="2fb"/>
            <w:rtl/>
          </w:rPr>
          <w:t xml:space="preserve">ר"נ</w:t>
        </w:r>
      </w:ins>
      <w:del w:id="90209" w:author="מנוע מכני" w:date="2026-10-11T12:04:40Z">
        <w:r w:rsidRPr="006F178A">
          <w:rPr>
            <w:rtl/>
          </w:rPr>
          <w:delText xml:space="preserve">רב נחמן</w:delText>
        </w:r>
      </w:del>
      <w:r w:rsidRPr="006F178A">
        <w:rPr>
          <w:rtl/>
        </w:rPr>
        <w:t xml:space="preserve"> </w:t>
      </w:r>
      <w:r w:rsidRPr="006F178A">
        <w:rPr>
          <w:rStyle w:val="2fb"/>
          <w:rtl/>
        </w:rPr>
        <w:t xml:space="preserve">ורב חסדא</w:t>
      </w:r>
      <w:r w:rsidRPr="006F178A">
        <w:rPr>
          <w:rtl/>
        </w:rPr>
        <w:t xml:space="preserve"> אכלו, </w:t>
      </w:r>
      <w:r w:rsidRPr="006F178A">
        <w:rPr>
          <w:rStyle w:val="2fb"/>
          <w:rtl/>
        </w:rPr>
        <w:t xml:space="preserve">רב ששת</w:t>
      </w:r>
      <w:r w:rsidRPr="006F178A">
        <w:rPr>
          <w:rtl/>
        </w:rPr>
        <w:t xml:space="preserve"> </w:t>
      </w:r>
      <w:r w:rsidRPr="006F178A">
        <w:rPr>
          <w:rtl/>
        </w:rPr>
        <w:t xml:space="preserve">לא</w:t>
      </w:r>
      <w:r w:rsidRPr="006F178A">
        <w:rPr>
          <w:rtl/>
        </w:rPr>
        <w:t xml:space="preserve"> אכל.</w:t>
      </w:r>
    </w:p>
    <w:p w:rsidR="005851B8" w:rsidRDefault="005851B8" w:rsidP="005851B8">
      <w:pPr>
        <w:rPr>
          <w:rtl/>
        </w:rPr>
      </w:pPr>
      <w:r w:rsidRPr="006F178A">
        <w:rPr>
          <w:rStyle w:val="2fb"/>
          <w:rtl/>
        </w:rPr>
        <w:t xml:space="preserve">ר"ש</w:t>
      </w:r>
      <w:r w:rsidRPr="006F178A">
        <w:rPr>
          <w:rtl/>
        </w:rPr>
        <w:t xml:space="preserve"> </w:t>
      </w:r>
      <w:r w:rsidRPr="006F178A">
        <w:rPr>
          <w:rtl/>
        </w:rPr>
        <w:t xml:space="preserve">לא</w:t>
      </w:r>
      <w:r w:rsidRPr="006F178A">
        <w:rPr>
          <w:rtl/>
        </w:rPr>
        <w:t xml:space="preserve"> אכל מפני איסורו של </w:t>
      </w:r>
      <w:r w:rsidRPr="006F178A">
        <w:rPr>
          <w:rStyle w:val="2fb"/>
          <w:rtl/>
        </w:rPr>
        <w:t xml:space="preserve">רבי יוסי</w:t>
      </w:r>
      <w:r w:rsidRPr="006F178A">
        <w:rPr>
          <w:rtl/>
        </w:rPr>
        <w:t xml:space="preserve"> בשני ימים טובים של גלויות [ולא גולה]</w:t>
      </w:r>
    </w:p>
    <w:p w:rsidR="005851B8" w:rsidRPr="006F178A" w:rsidRDefault="005851B8" w:rsidP="005851B8">
      <w:pPr>
        <w:rPr>
          <w:rtl/>
        </w:rPr>
      </w:pPr>
      <w:r w:rsidRPr="006F178A">
        <w:rPr>
          <w:rtl/>
        </w:rPr>
        <w:t xml:space="preserve">וליישב דברי </w:t>
      </w:r>
      <w:r w:rsidRPr="006F178A">
        <w:rPr>
          <w:rStyle w:val="2fb"/>
          <w:rtl/>
        </w:rPr>
        <w:t xml:space="preserve">ר"נ</w:t>
      </w:r>
      <w:r w:rsidRPr="006F178A">
        <w:rPr>
          <w:rtl/>
        </w:rPr>
        <w:t xml:space="preserve"> </w:t>
      </w:r>
      <w:r w:rsidRPr="006F178A">
        <w:rPr>
          <w:rStyle w:val="2fb"/>
          <w:rtl/>
        </w:rPr>
        <w:t xml:space="preserve">ור"ח</w:t>
      </w:r>
      <w:r w:rsidRPr="006F178A">
        <w:rPr>
          <w:rtl/>
        </w:rPr>
        <w:t xml:space="preserve"> שאכלו </w:t>
      </w:r>
      <w:r w:rsidRPr="006F178A">
        <w:rPr>
          <w:rtl/>
        </w:rPr>
        <w:t xml:space="preserve">אמר</w:t>
      </w:r>
      <w:r w:rsidRPr="006F178A">
        <w:rPr>
          <w:rtl/>
        </w:rPr>
        <w:t xml:space="preserve"> </w:t>
      </w:r>
      <w:r w:rsidRPr="006F178A">
        <w:rPr>
          <w:rStyle w:val="2fb"/>
          <w:rtl/>
        </w:rPr>
        <w:t xml:space="preserve">רב אסי</w:t>
      </w:r>
      <w:r w:rsidRPr="006F178A">
        <w:rPr>
          <w:rtl/>
        </w:rPr>
        <w:t xml:space="preserve"> דה"ק.</w:t>
      </w:r>
    </w:p>
    <w:p w:rsidR="005851B8" w:rsidRDefault="005851B8" w:rsidP="005851B8">
      <w:pPr>
        <w:rPr>
          <w:rtl/>
        </w:rPr>
      </w:pPr>
      <w:r w:rsidRPr="006F178A">
        <w:rPr>
          <w:rtl/>
        </w:rPr>
        <w:t xml:space="preserve">'שכן היה </w:t>
      </w:r>
      <w:r w:rsidRPr="006F178A">
        <w:rPr>
          <w:rStyle w:val="2fb"/>
          <w:rtl/>
        </w:rPr>
        <w:t xml:space="preserve">רבי יוסי</w:t>
      </w:r>
      <w:r w:rsidRPr="006F178A">
        <w:rPr>
          <w:rtl/>
        </w:rPr>
        <w:t xml:space="preserve"> עושה איסור שני ימים טובים של גליות, כב' ימים </w:t>
      </w:r>
      <w:r w:rsidRPr="006F178A">
        <w:rPr>
          <w:rStyle w:val="2fb"/>
          <w:rtl/>
        </w:rPr>
        <w:t xml:space="preserve">דר"ה</w:t>
      </w:r>
      <w:r w:rsidRPr="006F178A">
        <w:rPr>
          <w:rtl/>
        </w:rPr>
        <w:t xml:space="preserve"> לרבנן דשרו' [וממילא התיר בכולם]</w:t>
      </w:r>
    </w:p>
    <w:p w:rsidR="005851B8" w:rsidRPr="006F178A" w:rsidRDefault="005851B8" w:rsidP="005851B8">
      <w:pPr>
        <w:rPr>
          <w:rtl/>
        </w:rPr>
      </w:pPr>
      <w:r w:rsidRPr="006F178A">
        <w:rPr>
          <w:rtl/>
        </w:rPr>
        <w:t xml:space="preserve">אח"כ </w:t>
      </w:r>
      <w:r>
        <w:rPr>
          <w:rtl/>
        </w:rPr>
        <w:t>מצאו</w:t>
      </w:r>
      <w:r w:rsidRPr="006F178A">
        <w:rPr>
          <w:rtl/>
        </w:rPr>
        <w:t xml:space="preserve"> </w:t>
      </w:r>
      <w:r w:rsidRPr="006F178A">
        <w:rPr>
          <w:rStyle w:val="2fb"/>
          <w:rtl/>
        </w:rPr>
        <w:t xml:space="preserve">ר"ש</w:t>
      </w:r>
      <w:r w:rsidRPr="006F178A">
        <w:rPr>
          <w:rtl/>
        </w:rPr>
        <w:t xml:space="preserve"> </w:t>
      </w:r>
      <w:r w:rsidRPr="006F178A">
        <w:rPr>
          <w:rStyle w:val="2fb"/>
          <w:rtl/>
        </w:rPr>
        <w:t xml:space="preserve">לרב"ש</w:t>
      </w:r>
      <w:r w:rsidRPr="006F178A">
        <w:rPr>
          <w:rtl/>
        </w:rPr>
        <w:t xml:space="preserve"> ושנה לו בזה דמודה </w:t>
      </w:r>
      <w:r w:rsidRPr="006F178A">
        <w:rPr>
          <w:rStyle w:val="2fb"/>
          <w:rtl/>
        </w:rPr>
        <w:t xml:space="preserve">רבי יוסי</w:t>
      </w:r>
      <w:r w:rsidRPr="006F178A">
        <w:rPr>
          <w:rtl/>
        </w:rPr>
        <w:t xml:space="preserve"> בשני י"ט של גלויות וביקש ממנו שלא יספר </w:t>
      </w:r>
      <w:r w:rsidRPr="006F178A">
        <w:rPr>
          <w:rStyle w:val="2fb"/>
          <w:rtl/>
        </w:rPr>
        <w:t xml:space="preserve">לר"נ</w:t>
      </w:r>
      <w:r w:rsidRPr="006F178A">
        <w:rPr>
          <w:rtl/>
        </w:rPr>
        <w:t xml:space="preserve"> </w:t>
      </w:r>
      <w:r w:rsidRPr="006F178A">
        <w:rPr>
          <w:rStyle w:val="2fb"/>
          <w:rtl/>
        </w:rPr>
        <w:t xml:space="preserve">ור"ח</w:t>
      </w:r>
      <w:r w:rsidRPr="006F178A">
        <w:rPr>
          <w:rtl/>
        </w:rPr>
        <w:t xml:space="preserve">.</w:t>
      </w:r>
    </w:p>
    <w:p>
      <w:pPr>
        <w:pStyle w:val="38"/>
        <w:rPr>
          <w:ins w:id="95405" w:author="מנוע מכני" w:date="2026-10-11T12:04:40Z"/>
        </w:rPr>
      </w:pPr>
      <w:r w:rsidRPr="006F178A">
        <w:t xml:space="preserve">רב אשי:</w:t>
      </w:r>
    </w:p>
    <w:p w:rsidR="005851B8" w:rsidRPr="006F178A" w:rsidRDefault="005851B8" w:rsidP="005851B8">
      <w:pPr>
        <w:rPr>
          <w:rtl/>
        </w:rPr>
      </w:pPr>
      <w:del w:id="95406" w:author="מנוע מכני" w:date="2026-10-11T12:04:40Z">
        <w:r w:rsidRPr="006F178A">
          <w:rPr>
            <w:rtl/>
          </w:rPr>
          <w:delText xml:space="preserve"> </w:delText>
        </w:r>
      </w:del>
      <w:ins w:id="92414" w:author="מנוע מכני" w:date="2026-10-11T12:04:40Z">
        <w:r>
          <w:rPr>
            <w:rtl/>
          </w:rPr>
          <w:t xml:space="preserve">לי</w:t>
        </w:r>
      </w:ins>
      <w:del w:id="92415" w:author="מנוע מכני" w:date="2026-10-11T12:04:40Z">
        <w:r w:rsidRPr="006F178A">
          <w:rPr>
            <w:rtl/>
          </w:rPr>
          <w:delText xml:space="preserve">לדידי</w:delText>
        </w:r>
      </w:del>
      <w:r w:rsidRPr="006F178A">
        <w:rPr>
          <w:rtl/>
        </w:rPr>
        <w:t xml:space="preserve"> </w:t>
      </w:r>
      <w:r w:rsidRPr="006F178A">
        <w:rPr>
          <w:rtl/>
        </w:rPr>
        <w:t xml:space="preserve">אמר</w:t>
      </w:r>
      <w:r w:rsidRPr="006F178A">
        <w:rPr>
          <w:rtl/>
        </w:rPr>
        <w:t xml:space="preserve"> לי </w:t>
      </w:r>
      <w:r w:rsidRPr="006F178A">
        <w:rPr>
          <w:rStyle w:val="2fb"/>
          <w:rtl/>
        </w:rPr>
        <w:t xml:space="preserve">אמימר</w:t>
      </w:r>
      <w:r w:rsidRPr="006F178A">
        <w:rPr>
          <w:rtl/>
        </w:rPr>
        <w:t xml:space="preserve">: שאותו צבי </w:t>
      </w:r>
      <w:r w:rsidRPr="006F178A">
        <w:rPr>
          <w:rtl/>
        </w:rPr>
        <w:t xml:space="preserve">לא</w:t>
      </w:r>
      <w:r w:rsidRPr="006F178A">
        <w:rPr>
          <w:rtl/>
        </w:rPr>
        <w:t xml:space="preserve"> ניצוד אלא הגיע מחוץ לתחום.</w:t>
      </w:r>
    </w:p>
    <w:p w:rsidR="005851B8" w:rsidRDefault="005851B8" w:rsidP="005851B8">
      <w:pPr>
        <w:rPr>
          <w:rtl/>
        </w:rPr>
      </w:pPr>
      <w:r w:rsidRPr="006F178A">
        <w:rPr>
          <w:rStyle w:val="2fb"/>
          <w:rtl/>
        </w:rPr>
        <w:t xml:space="preserve">ר"נ</w:t>
      </w:r>
      <w:r w:rsidRPr="006F178A">
        <w:rPr>
          <w:rtl/>
        </w:rPr>
        <w:t xml:space="preserve"> </w:t>
      </w:r>
      <w:r w:rsidRPr="006F178A">
        <w:rPr>
          <w:rStyle w:val="2fb"/>
          <w:rtl/>
        </w:rPr>
        <w:t xml:space="preserve">ור"ח</w:t>
      </w:r>
      <w:r w:rsidRPr="006F178A">
        <w:rPr>
          <w:rtl/>
        </w:rPr>
        <w:t xml:space="preserve"> אכלו </w:t>
      </w:r>
      <w:ins w:id="93962" w:author="מנוע מכני" w:date="2026-10-11T12:04:40Z">
        <w:r>
          <w:rPr>
            <w:rtl/>
          </w:rPr>
          <w:t xml:space="preserve">דסבר</w:t>
        </w:r>
      </w:ins>
      <w:del w:id="93963" w:author="מנוע מכני" w:date="2026-10-11T12:04:40Z">
        <w:r w:rsidRPr="006F178A">
          <w:rPr>
            <w:rtl/>
          </w:rPr>
          <w:delText xml:space="preserve">דס"ל</w:delText>
        </w:r>
      </w:del>
      <w:r w:rsidRPr="006F178A">
        <w:rPr>
          <w:rtl/>
        </w:rPr>
        <w:t xml:space="preserve"> הבא בשביל ישראל זה - מותר לישראל אחר [שגויים הביאוהו ורק לישראל שהביאוהו נאסר]</w:t>
      </w:r>
    </w:p>
    <w:p>
      <w:pPr>
        <w:pStyle w:val="38"/>
        <w:rPr>
          <w:ins w:id="95407" w:author="מנוע מכני" w:date="2026-10-11T12:04:40Z"/>
        </w:rPr>
      </w:pPr>
      <w:r w:rsidRPr="006F178A">
        <w:t xml:space="preserve">ור"ש דלא אכל סבר:</w:t>
      </w:r>
    </w:p>
    <w:p w:rsidR="005851B8" w:rsidRPr="006F178A" w:rsidRDefault="005851B8" w:rsidP="005851B8">
      <w:pPr>
        <w:rPr>
          <w:rtl/>
        </w:rPr>
      </w:pPr>
      <w:del w:id="95408" w:author="מנוע מכני" w:date="2026-10-11T12:04:40Z">
        <w:r w:rsidRPr="006F178A">
          <w:rPr>
            <w:rtl/>
          </w:rPr>
          <w:delText xml:space="preserve"> </w:delText>
        </w:r>
      </w:del>
      <w:r w:rsidRPr="006F178A">
        <w:rPr>
          <w:rtl/>
        </w:rPr>
        <w:t xml:space="preserve">כל דאתי לבי ריש </w:t>
      </w:r>
      <w:ins w:id="94546" w:author="מנוע מכני" w:date="2026-10-11T12:04:40Z">
        <w:r>
          <w:rPr>
            <w:rtl/>
          </w:rPr>
          <w:t xml:space="preserve">גלות</w:t>
        </w:r>
      </w:ins>
      <w:del w:id="94547" w:author="מנוע מכני" w:date="2026-10-11T12:04:40Z">
        <w:r w:rsidRPr="006F178A">
          <w:rPr>
            <w:rtl/>
          </w:rPr>
          <w:delText xml:space="preserve">גלותא</w:delText>
        </w:r>
      </w:del>
      <w:r w:rsidRPr="006F178A">
        <w:rPr>
          <w:rtl/>
        </w:rPr>
        <w:t xml:space="preserve"> - </w:t>
      </w:r>
      <w:ins w:id="90167" w:author="Claude - סמנטי" w:date="2026-10-11T12:19:31Z">
        <w:r>
          <w:rPr>
            <w:rtl/>
          </w:rPr>
          <w:t xml:space="preserve">על דעת</w:t>
        </w:r>
      </w:ins>
      <w:del w:id="90168" w:author="Claude - סמנטי" w:date="2026-10-11T12:19:31Z">
        <w:r w:rsidRPr="006F178A">
          <w:rPr>
            <w:rtl/>
          </w:rPr>
          <w:delText xml:space="preserve">אדעתא</w:delText>
        </w:r>
      </w:del>
      <w:r w:rsidRPr="006F178A">
        <w:rPr>
          <w:rtl/>
        </w:rPr>
        <w:t xml:space="preserve"> </w:t>
      </w:r>
      <w:ins w:id="91056" w:author="מנוע מכני" w:date="2026-10-11T12:04:40Z">
        <w:r>
          <w:rPr>
            <w:rtl/>
          </w:rPr>
          <w:t xml:space="preserve">דכולם</w:t>
        </w:r>
      </w:ins>
      <w:del w:id="91057" w:author="מנוע מכני" w:date="2026-10-11T12:04:40Z">
        <w:r w:rsidRPr="006F178A">
          <w:rPr>
            <w:rtl/>
          </w:rPr>
          <w:delText xml:space="preserve">דכולהו</w:delText>
        </w:r>
      </w:del>
      <w:r w:rsidRPr="006F178A">
        <w:rPr>
          <w:rtl/>
        </w:rPr>
        <w:t xml:space="preserve"> רבנן אתי.</w:t>
      </w:r>
    </w:p>
    <w:p w:rsidR="005851B8" w:rsidRPr="006F178A" w:rsidRDefault="005851B8" w:rsidP="005851B8">
      <w:pPr>
        <w:rPr>
          <w:rtl/>
        </w:rPr>
      </w:pPr>
      <w:r w:rsidRPr="006F178A">
        <w:rPr>
          <w:rtl/>
        </w:rPr>
        <w:t>והא ד</w:t>
      </w:r>
      <w:r>
        <w:rPr>
          <w:rtl/>
        </w:rPr>
        <w:t>מצאו</w:t>
      </w:r>
      <w:r w:rsidRPr="006F178A">
        <w:rPr>
          <w:rtl/>
        </w:rPr>
        <w:t xml:space="preserve"> </w:t>
      </w:r>
      <w:r w:rsidRPr="006F178A">
        <w:rPr>
          <w:rStyle w:val="2fb"/>
          <w:rtl/>
        </w:rPr>
        <w:t xml:space="preserve">ר"ש</w:t>
      </w:r>
      <w:r w:rsidRPr="006F178A">
        <w:rPr>
          <w:rtl/>
        </w:rPr>
        <w:t xml:space="preserve"> </w:t>
      </w:r>
      <w:r w:rsidRPr="006F178A">
        <w:rPr>
          <w:rStyle w:val="2fb"/>
          <w:rtl/>
        </w:rPr>
        <w:t xml:space="preserve">לרב"ש</w:t>
      </w:r>
      <w:r w:rsidRPr="006F178A">
        <w:rPr>
          <w:rtl/>
        </w:rPr>
        <w:t xml:space="preserve"> - להד"ם.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w:t>
      </w:r>
    </w:p>
    <w:p>
      <w:pPr>
        <w:pStyle w:val="afffff8"/>
        <w:rPr>
          <w:ins w:id="90469" w:author="קלוד" w:date="2026-10-11T12:24:08Z"/>
        </w:rPr>
      </w:pPr>
      <w:ins w:id="90470" w:author="קלוד" w:date="2026-10-11T12:24:08Z">
        <w:r>
          <w:rPr>
            <w:color w:val="7B3F00"/>
          </w:rPr>
          <w:t xml:space="preserve">לפת שבא ליו"ט - הבאה מחוץ לתחום לישראל</w:t>
        </w:r>
      </w:ins>
    </w:p>
    <w:p w:rsidR="005851B8" w:rsidRPr="006F178A" w:rsidRDefault="005851B8" w:rsidP="005851B8">
      <w:pPr>
        <w:rPr>
          <w:rtl/>
        </w:rPr>
      </w:pPr>
      <w:r w:rsidRPr="006F178A">
        <w:rPr>
          <w:rFonts w:ascii="Fb Fontext" w:hAnsi="Fb Fontext"/>
          <w:rtl/>
        </w:rPr>
        <w:t xml:space="preserve">ההוא לפת </w:t>
      </w:r>
      <w:r>
        <w:rPr>
          <w:rFonts w:ascii="Fb Fontext" w:hAnsi="Fb Fontext" w:hint="cs"/>
          <w:rtl/>
        </w:rPr>
        <w:t>שבא</w:t>
      </w:r>
      <w:r w:rsidRPr="006F178A">
        <w:rPr>
          <w:rFonts w:ascii="Fb Fontext" w:hAnsi="Fb Fontext"/>
          <w:rtl/>
        </w:rPr>
        <w:t xml:space="preserve"> למחוזא, </w:t>
      </w:r>
      <w:r>
        <w:rPr>
          <w:rFonts w:ascii="Fb Fontext" w:hAnsi="Fb Fontext" w:hint="cs"/>
          <w:rtl/>
        </w:rPr>
        <w:t xml:space="preserve">יצא </w:t>
      </w:r>
      <w:r w:rsidRPr="006F178A">
        <w:rPr>
          <w:rStyle w:val="2fb"/>
          <w:rFonts w:ascii="Fb Fontext" w:hAnsi="Fb Fontext"/>
          <w:rtl/>
        </w:rPr>
        <w:t xml:space="preserve">רבא</w:t>
      </w:r>
      <w:r w:rsidRPr="006F178A">
        <w:rPr>
          <w:rFonts w:ascii="Fb Fontext" w:hAnsi="Fb Fontext"/>
          <w:rtl/>
        </w:rPr>
        <w:t xml:space="preserve"> </w:t>
      </w:r>
      <w:r>
        <w:rPr>
          <w:rFonts w:ascii="Fb Fontext" w:hAnsi="Fb Fontext" w:hint="cs"/>
          <w:rtl/>
        </w:rPr>
        <w:t xml:space="preserve">ראה שכמוש </w:t>
      </w:r>
      <w:r w:rsidRPr="006F178A">
        <w:rPr>
          <w:rFonts w:ascii="Fb Fontext" w:hAnsi="Fb Fontext"/>
          <w:rtl/>
        </w:rPr>
        <w:t xml:space="preserve">[ולא נעקרה ביו"ט] </w:t>
      </w:r>
      <w:r>
        <w:rPr>
          <w:rFonts w:ascii="Fb Fontext" w:hAnsi="Fb Fontext" w:hint="cs"/>
          <w:rtl/>
        </w:rPr>
        <w:t xml:space="preserve">התיר </w:t>
      </w:r>
      <w:r>
        <w:rPr>
          <w:rStyle w:val="2fb"/>
          <w:rFonts w:ascii="Fb Fontext" w:hAnsi="Fb Fontext" w:hint="cs"/>
          <w:rtl/>
        </w:rPr>
        <w:t xml:space="preserve">רבא</w:t>
      </w:r>
      <w:r>
        <w:rPr>
          <w:rFonts w:ascii="Fb Fontext" w:hAnsi="Fb Fontext" w:hint="cs"/>
          <w:rtl/>
        </w:rPr>
        <w:t xml:space="preserve"> לקנות</w:t>
      </w:r>
      <w:r w:rsidRPr="006F178A">
        <w:rPr>
          <w:rFonts w:ascii="Fb Fontext" w:hAnsi="Fb Fontext"/>
          <w:rtl/>
        </w:rPr>
        <w:t xml:space="preserve"> מ</w:t>
      </w:r>
      <w:r>
        <w:rPr>
          <w:rFonts w:ascii="Fb Fontext" w:hAnsi="Fb Fontext" w:hint="cs"/>
          <w:rtl/>
        </w:rPr>
        <w:t>מנו</w:t>
      </w:r>
    </w:p>
    <w:p w:rsidR="005851B8" w:rsidRPr="006F178A" w:rsidRDefault="005851B8" w:rsidP="005851B8">
      <w:pPr>
        <w:rPr>
          <w:rtl/>
        </w:rPr>
      </w:pPr>
      <w:r w:rsidRPr="006F178A">
        <w:rPr>
          <w:rtl/>
        </w:rPr>
        <w:t>ולא חשש להבאה מחוץ לתחום משום שלא הובא לשם ישראל.</w:t>
      </w:r>
    </w:p>
    <w:p w:rsidR="005851B8" w:rsidRPr="006F178A" w:rsidRDefault="005851B8" w:rsidP="005851B8">
      <w:pPr>
        <w:rPr>
          <w:rtl/>
        </w:rPr>
      </w:pPr>
      <w:r w:rsidRPr="006F178A">
        <w:rPr>
          <w:rtl/>
        </w:rPr>
        <w:t xml:space="preserve">ואח"כ</w:t>
      </w:r>
      <w:r w:rsidRPr="006F178A">
        <w:rPr>
          <w:rtl/>
        </w:rPr>
        <w:t xml:space="preserve"> שראה שהרבו בסחורותיהם אסר משום שמוכח שגם לצורך ישראל הביאו.</w:t>
      </w:r>
    </w:p>
    <w:p w:rsidR="005851B8" w:rsidRDefault="005851B8" w:rsidP="005851B8">
      <w:pPr>
        <w:rPr>
          <w:rtl/>
        </w:rPr>
      </w:pPr>
      <w:r w:rsidRPr="006F178A">
        <w:rPr>
          <w:rtl/>
        </w:rPr>
        <w:t xml:space="preserve">הנהו בני גננא דגזו </w:t>
      </w:r>
      <w:ins w:id="93314" w:author="מנוע מכני" w:date="2026-10-11T12:04:40Z">
        <w:r>
          <w:rPr>
            <w:rtl/>
          </w:rPr>
          <w:t xml:space="preserve">להם</w:t>
        </w:r>
      </w:ins>
      <w:del w:id="93315" w:author="מנוע מכני" w:date="2026-10-11T12:04:40Z">
        <w:r w:rsidRPr="006F178A">
          <w:rPr>
            <w:rtl/>
          </w:rPr>
          <w:delText xml:space="preserve">להו</w:delText>
        </w:r>
      </w:del>
      <w:r w:rsidRPr="006F178A">
        <w:rPr>
          <w:rtl/>
        </w:rPr>
        <w:t xml:space="preserve"> אסא ביום טוב שני, </w:t>
      </w:r>
      <w:ins w:id="90169" w:author="Claude - סמנטי" w:date="2026-10-11T12:19:31Z">
        <w:r>
          <w:rPr>
            <w:rtl/>
          </w:rPr>
          <w:t xml:space="preserve">לערב</w:t>
        </w:r>
      </w:ins>
      <w:del w:id="90170" w:author="Claude - סמנטי" w:date="2026-10-11T12:19:31Z">
        <w:r w:rsidRPr="006F178A">
          <w:rPr>
            <w:rtl/>
          </w:rPr>
          <w:delText xml:space="preserve">לאורתא</w:delText>
        </w:r>
      </w:del>
      <w:r w:rsidRPr="006F178A">
        <w:rPr>
          <w:rtl/>
        </w:rPr>
        <w:t xml:space="preserve"> שרא </w:t>
      </w:r>
      <w:ins w:id="93316" w:author="מנוע מכני" w:date="2026-10-11T12:04:40Z">
        <w:r>
          <w:rPr>
            <w:rtl/>
          </w:rPr>
          <w:t xml:space="preserve">להם</w:t>
        </w:r>
      </w:ins>
      <w:del w:id="93317" w:author="מנוע מכני" w:date="2026-10-11T12:04:40Z">
        <w:r w:rsidRPr="006F178A">
          <w:rPr>
            <w:rtl/>
          </w:rPr>
          <w:delText xml:space="preserve">להו</w:delText>
        </w:r>
      </w:del>
      <w:r w:rsidRPr="006F178A">
        <w:rPr>
          <w:rtl/>
        </w:rPr>
        <w:t xml:space="preserve"> </w:t>
      </w:r>
      <w:r w:rsidRPr="006F178A">
        <w:rPr>
          <w:rStyle w:val="2fb"/>
          <w:rtl/>
        </w:rPr>
        <w:t xml:space="preserve">רבינא</w:t>
      </w:r>
      <w:r w:rsidRPr="006F178A">
        <w:rPr>
          <w:rtl/>
        </w:rPr>
        <w:t xml:space="preserve"> לאורוחי </w:t>
      </w:r>
      <w:ins w:id="92416" w:author="מנוע מכני" w:date="2026-10-11T12:04:40Z">
        <w:r>
          <w:rPr>
            <w:rtl/>
          </w:rPr>
          <w:t xml:space="preserve">בו</w:t>
        </w:r>
      </w:ins>
      <w:del w:id="92417" w:author="מנוע מכני" w:date="2026-10-11T12:04:40Z">
        <w:r w:rsidRPr="006F178A">
          <w:rPr>
            <w:rtl/>
          </w:rPr>
          <w:delText xml:space="preserve">ביה</w:delText>
        </w:r>
      </w:del>
      <w:r w:rsidRPr="006F178A">
        <w:rPr>
          <w:rtl/>
        </w:rPr>
        <w:t xml:space="preserve"> לאלתר. [מיד במוציו"ט]</w:t>
      </w:r>
    </w:p>
    <w:p w:rsidR="005851B8" w:rsidRPr="006F178A" w:rsidRDefault="005851B8" w:rsidP="005851B8">
      <w:pPr>
        <w:rPr>
          <w:rtl/>
        </w:rPr>
      </w:pPr>
      <w:r w:rsidRPr="006F178A">
        <w:rPr>
          <w:rStyle w:val="2fb"/>
          <w:rtl/>
        </w:rPr>
        <w:t xml:space="preserve">ורב"ת</w:t>
      </w:r>
      <w:r w:rsidRPr="006F178A">
        <w:rPr>
          <w:rtl/>
        </w:rPr>
        <w:t xml:space="preserve"> </w:t>
      </w:r>
      <w:r w:rsidRPr="006F178A">
        <w:rPr>
          <w:rtl/>
        </w:rPr>
        <w:t xml:space="preserve">אמר</w:t>
      </w:r>
      <w:r w:rsidRPr="006F178A">
        <w:rPr>
          <w:rtl/>
        </w:rPr>
        <w:t xml:space="preserve"> </w:t>
      </w:r>
      <w:r w:rsidRPr="006F178A">
        <w:rPr>
          <w:rStyle w:val="2fb"/>
          <w:rtl/>
        </w:rPr>
        <w:t xml:space="preserve">לרבינא</w:t>
      </w:r>
      <w:r w:rsidRPr="006F178A">
        <w:rPr>
          <w:rtl/>
        </w:rPr>
        <w:t xml:space="preserve"> שיאסר עליהם מפני שאינן בני תורה ויזלזלו ביו"ט שני.</w:t>
      </w:r>
    </w:p>
    <w:p w:rsidR="005851B8" w:rsidRPr="006F178A" w:rsidRDefault="005851B8" w:rsidP="005851B8">
      <w:pPr>
        <w:rPr>
          <w:rtl/>
        </w:rPr>
      </w:pPr>
      <w:r w:rsidRPr="006F178A">
        <w:rPr>
          <w:rtl/>
        </w:rPr>
        <w:t xml:space="preserve">ואכן </w:t>
      </w:r>
      <w:r w:rsidRPr="006F178A">
        <w:rPr>
          <w:rStyle w:val="2fb"/>
          <w:rtl/>
        </w:rPr>
        <w:t xml:space="preserve">רבא</w:t>
      </w:r>
      <w:r w:rsidRPr="006F178A">
        <w:rPr>
          <w:rtl/>
        </w:rPr>
        <w:t xml:space="preserve"> הורה </w:t>
      </w:r>
      <w:r w:rsidRPr="006F178A">
        <w:rPr>
          <w:rStyle w:val="2fb"/>
          <w:rtl/>
        </w:rPr>
        <w:t xml:space="preserve">כרב</w:t>
      </w:r>
      <w:r w:rsidRPr="006F178A">
        <w:rPr>
          <w:rtl/>
        </w:rPr>
        <w:t xml:space="preserve"> שמעיה דגם לבני תורה בעי' בכדי שיעשו ויש לאסור.</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rsidR="005851B8" w:rsidRDefault="005851B8" w:rsidP="005851B8">
      <w:pPr>
        <w:pStyle w:val="afff3"/>
        <w:framePr w:wrap="around"/>
        <w:rPr>
          <w:rStyle w:val="afffe"/>
          <w:rFonts w:ascii="Fb Fontext" w:hAnsi="Fb Fontext"/>
          <w:rtl/>
        </w:rPr>
      </w:pPr>
      <w:r>
        <w:rPr>
          <w:rStyle w:val="afffe"/>
          <w:rFonts w:ascii="Fb Fontext" w:hAnsi="Fb Fontext" w:hint="cs"/>
          <w:rtl/>
        </w:rPr>
        <w:t>מ:</w:t>
      </w:r>
    </w:p>
    <w:p>
      <w:pPr>
        <w:pStyle w:val="afffff8"/>
        <w:rPr>
          <w:ins w:id="90467" w:author="קלוד" w:date="2026-10-11T12:24:08Z"/>
        </w:rPr>
      </w:pPr>
      <w:ins w:id="90468" w:author="קלוד" w:date="2026-10-11T12:24:08Z">
        <w:r>
          <w:rPr>
            <w:color w:val="7B3F00"/>
          </w:rPr>
          <w:t xml:space="preserve">העובר לפני התיבה - 'אם היום אם למחר'</w:t>
        </w:r>
      </w:ins>
    </w:p>
    <w:p w:rsidR="005851B8" w:rsidRPr="00132755" w:rsidRDefault="005851B8" w:rsidP="005851B8">
      <w:pPr>
        <w:rPr>
          <w:rFonts w:cs="Guttman Vilna"/>
          <w:b/>
          <w:bCs/>
          <w:spacing w:val="-2"/>
          <w:rtl/>
        </w:rPr>
      </w:pPr>
      <w:r w:rsidRPr="00132755">
        <w:rPr>
          <w:rStyle w:val="2fb"/>
          <w:spacing w:val="-2"/>
          <w:rtl/>
        </w:rPr>
        <w:t xml:space="preserve">רבי</w:t>
      </w:r>
      <w:r w:rsidRPr="00132755">
        <w:rPr>
          <w:spacing w:val="-2"/>
          <w:rtl/>
        </w:rPr>
        <w:t xml:space="preserve"> דוסא אומר העובר לפני התיבה אומר אם היום אם למחר [או אמש] וכו'. ולא הודו לו חכמים.</w:t>
      </w:r>
    </w:p>
    <w:p w:rsidR="005851B8" w:rsidRPr="009757B9" w:rsidRDefault="005851B8" w:rsidP="005851B8">
      <w:pPr>
        <w:rPr>
          <w:rFonts w:cs="Guttman Vilna"/>
          <w:b/>
          <w:bCs/>
          <w:rtl/>
        </w:rPr>
      </w:pPr>
      <w:r w:rsidRPr="006F178A">
        <w:rPr>
          <w:rtl/>
        </w:rPr>
        <w:t xml:space="preserve">ויש להוכיח מברייתא דהיינו להתנות </w:t>
      </w:r>
      <w:r w:rsidRPr="006F178A">
        <w:rPr>
          <w:rStyle w:val="afffe"/>
          <w:rFonts w:ascii="Fb Fontext" w:hAnsi="Fb Fontext"/>
          <w:rtl/>
        </w:rPr>
        <w:t>אבל להזכיר אפשר</w:t>
      </w:r>
      <w:r w:rsidRPr="006F178A">
        <w:rPr>
          <w:rtl/>
        </w:rPr>
        <w:t xml:space="preserve"> [דחלוקין במוספין ולא </w:t>
      </w:r>
      <w:r>
        <w:rPr>
          <w:rtl/>
        </w:rPr>
        <w:t>אמרי'</w:t>
      </w:r>
      <w:r w:rsidRPr="006F178A">
        <w:rPr>
          <w:rtl/>
        </w:rPr>
        <w:t xml:space="preserve"> דזכרון אחד עולה לכאן ולכאן.</w:t>
      </w:r>
    </w:p>
    <w:p w:rsidR="005851B8" w:rsidRDefault="005851B8" w:rsidP="005851B8">
      <w:pPr>
        <w:rPr>
          <w:rtl/>
        </w:rPr>
      </w:pPr>
      <w:r w:rsidRPr="006F178A">
        <w:rPr>
          <w:rtl/>
        </w:rPr>
        <w:t xml:space="preserve">מדקתני וכן היה </w:t>
      </w:r>
      <w:r w:rsidRPr="006F178A">
        <w:rPr>
          <w:rStyle w:val="2fb"/>
          <w:rtl/>
        </w:rPr>
        <w:t xml:space="preserve">רבי</w:t>
      </w:r>
      <w:r w:rsidRPr="006F178A">
        <w:rPr>
          <w:rtl/>
        </w:rPr>
        <w:t xml:space="preserve"> דוסא עושה בראשי חדשים של כל השנה כולה, ולא הודו לו. [</w:t>
      </w:r>
      <w:ins w:id="93622" w:author="מנוע מכני" w:date="2026-10-11T12:04:40Z">
        <w:r>
          <w:rPr>
            <w:rtl/>
          </w:rPr>
          <w:t xml:space="preserve">דאם </w:t>
        </w:r>
      </w:ins>
      <w:del w:id="93623" w:author="מנוע מכני" w:date="2026-10-11T12:04:40Z">
        <w:r w:rsidRPr="006F178A">
          <w:rPr>
            <w:rtl/>
          </w:rPr>
          <w:delText xml:space="preserve">דאי </w:delText>
        </w:r>
      </w:del>
      <w:r w:rsidRPr="006F178A">
        <w:rPr>
          <w:rtl/>
        </w:rPr>
        <w:t xml:space="preserve">להזכיר למה </w:t>
      </w:r>
      <w:r w:rsidRPr="006F178A">
        <w:rPr>
          <w:rtl/>
        </w:rPr>
        <w:t xml:space="preserve">לא</w:t>
      </w:r>
      <w:r w:rsidRPr="006F178A">
        <w:rPr>
          <w:rtl/>
        </w:rPr>
        <w:t xml:space="preserve"> הודו לו]</w:t>
      </w:r>
    </w:p>
    <w:p w:rsidR="005851B8" w:rsidRDefault="005851B8" w:rsidP="005851B8">
      <w:pPr>
        <w:rPr>
          <w:rtl/>
        </w:rPr>
      </w:pPr>
      <w:r w:rsidRPr="00770264">
        <w:rPr>
          <w:b/>
          <w:bCs/>
          <w:rtl/>
        </w:rPr>
        <w:t>וצריכא</w:t>
      </w:r>
      <w:r w:rsidRPr="006F178A">
        <w:rPr>
          <w:rtl/>
        </w:rPr>
        <w:t xml:space="preserve"> הך </w:t>
      </w:r>
      <w:ins w:id="93400" w:author="מנוע מכני" w:date="2026-10-11T12:04:40Z">
        <w:r>
          <w:rPr>
            <w:rtl/>
          </w:rPr>
          <w:t xml:space="preserve">שמועה</w:t>
        </w:r>
      </w:ins>
      <w:del w:id="93401" w:author="מנוע מכני" w:date="2026-10-11T12:04:40Z">
        <w:r w:rsidRPr="006F178A">
          <w:rPr>
            <w:rtl/>
          </w:rPr>
          <w:delText xml:space="preserve">שמעתתא</w:delText>
        </w:r>
      </w:del>
      <w:r w:rsidRPr="006F178A">
        <w:rPr>
          <w:rtl/>
        </w:rPr>
        <w:t xml:space="preserve"> דלהתנות דלא לימא </w:t>
      </w:r>
      <w:ins w:id="94188" w:author="מנוע מכני" w:date="2026-10-11T12:04:40Z">
        <w:r>
          <w:rPr>
            <w:rtl/>
          </w:rPr>
          <w:t xml:space="preserve">דבזה</w:t>
        </w:r>
      </w:ins>
      <w:del w:id="94189" w:author="מנוע מכני" w:date="2026-10-11T12:04:40Z">
        <w:r w:rsidRPr="006F178A">
          <w:rPr>
            <w:rtl/>
          </w:rPr>
          <w:delText xml:space="preserve">דבהא</w:delText>
        </w:r>
      </w:del>
      <w:r w:rsidRPr="006F178A">
        <w:rPr>
          <w:rtl/>
        </w:rPr>
        <w:t xml:space="preserve"> </w:t>
      </w:r>
      <w:ins w:id="94548" w:author="מנוע מכני" w:date="2026-10-11T12:04:40Z">
        <w:r>
          <w:rPr>
            <w:rtl/>
          </w:rPr>
          <w:t xml:space="preserve">אומרים</w:t>
        </w:r>
      </w:ins>
      <w:del w:id="94549" w:author="מנוע מכני" w:date="2026-10-11T12:04:40Z">
        <w:r w:rsidRPr="006F178A">
          <w:rPr>
            <w:rtl/>
          </w:rPr>
          <w:delText xml:space="preserve">קאמרי</w:delText>
        </w:r>
      </w:del>
      <w:r w:rsidRPr="006F178A">
        <w:rPr>
          <w:rtl/>
        </w:rPr>
        <w:t xml:space="preserve"> רבנן דלא, משום דאתי לזלזולי </w:t>
      </w:r>
      <w:ins w:id="92418" w:author="מנוע מכני" w:date="2026-10-11T12:04:40Z">
        <w:r>
          <w:rPr>
            <w:rtl/>
          </w:rPr>
          <w:t xml:space="preserve">בו</w:t>
        </w:r>
      </w:ins>
      <w:del w:id="92419" w:author="מנוע מכני" w:date="2026-10-11T12:04:40Z">
        <w:r w:rsidRPr="006F178A">
          <w:rPr>
            <w:rtl/>
          </w:rPr>
          <w:delText xml:space="preserve">ביה</w:delText>
        </w:r>
      </w:del>
      <w:r w:rsidRPr="006F178A">
        <w:rPr>
          <w:rtl/>
        </w:rPr>
        <w:t xml:space="preserve"> </w:t>
      </w:r>
      <w:r w:rsidRPr="006F178A">
        <w:rPr>
          <w:rtl/>
        </w:rPr>
        <w:t xml:space="preserve">משא"כ</w:t>
      </w:r>
      <w:r w:rsidRPr="006F178A">
        <w:rPr>
          <w:rtl/>
        </w:rPr>
        <w:t xml:space="preserve"> בכל </w:t>
      </w:r>
      <w:r w:rsidRPr="006F178A">
        <w:rPr>
          <w:rStyle w:val="2fb"/>
          <w:rtl/>
        </w:rPr>
        <w:t xml:space="preserve">ר"ח</w:t>
      </w:r>
      <w:r w:rsidRPr="006F178A">
        <w:rPr>
          <w:rtl/>
        </w:rPr>
        <w:t xml:space="preserve"> שאין איסור מלאכה </w:t>
      </w:r>
      <w:r w:rsidRPr="006F178A">
        <w:rPr>
          <w:rtl/>
        </w:rPr>
        <w:t xml:space="preserve">וקמ"ל</w:t>
      </w:r>
      <w:r w:rsidRPr="006F178A">
        <w:rPr>
          <w:rtl/>
        </w:rPr>
        <w:t xml:space="preserve"> דאף </w:t>
      </w:r>
      <w:r w:rsidRPr="006F178A">
        <w:rPr>
          <w:rStyle w:val="2fb"/>
          <w:rtl/>
        </w:rPr>
        <w:t xml:space="preserve">בר"ח</w:t>
      </w:r>
      <w:r w:rsidRPr="006F178A">
        <w:rPr>
          <w:rtl/>
        </w:rPr>
        <w:t xml:space="preserve"> |</w:t>
      </w:r>
    </w:p>
    <w:p w:rsidR="005851B8" w:rsidRPr="009757B9" w:rsidRDefault="005851B8" w:rsidP="005851B8">
      <w:pPr>
        <w:rPr>
          <w:rFonts w:cs="Guttman Vilna"/>
          <w:b/>
          <w:bCs/>
          <w:rtl/>
        </w:rPr>
      </w:pPr>
      <w:r>
        <w:rPr>
          <w:rtl/>
        </w:rPr>
        <w:tab/>
      </w:r>
      <w:ins w:id="93624" w:author="מנוע מכני" w:date="2026-10-11T12:04:40Z">
        <w:r>
          <w:rPr>
            <w:rtl/>
          </w:rPr>
          <w:t xml:space="preserve">ואם </w:t>
        </w:r>
      </w:ins>
      <w:del w:id="93625" w:author="מנוע מכני" w:date="2026-10-11T12:04:40Z">
        <w:r w:rsidRPr="006F178A">
          <w:rPr>
            <w:rtl/>
          </w:rPr>
          <w:delText xml:space="preserve">ואי </w:delText>
        </w:r>
      </w:del>
      <w:ins w:id="90171" w:author="Claude - סמנטי" w:date="2026-10-11T12:19:31Z">
        <w:r>
          <w:rPr>
            <w:rtl/>
          </w:rPr>
          <w:t xml:space="preserve">משמיע לנו</w:t>
        </w:r>
      </w:ins>
      <w:del w:id="90172" w:author="Claude - סמנטי" w:date="2026-10-11T12:19:31Z">
        <w:r w:rsidRPr="006F178A">
          <w:rPr>
            <w:rtl/>
          </w:rPr>
          <w:delText xml:space="preserve">אשמעינן</w:delText>
        </w:r>
      </w:del>
      <w:r w:rsidRPr="006F178A">
        <w:rPr>
          <w:rtl/>
        </w:rPr>
        <w:t xml:space="preserve"> בכל </w:t>
      </w:r>
      <w:r w:rsidRPr="006F178A">
        <w:rPr>
          <w:rStyle w:val="2fb"/>
          <w:rtl/>
        </w:rPr>
        <w:t xml:space="preserve">ר"ח</w:t>
      </w:r>
      <w:r w:rsidRPr="006F178A">
        <w:rPr>
          <w:rtl/>
        </w:rPr>
        <w:t xml:space="preserve"> </w:t>
      </w:r>
      <w:r w:rsidRPr="006F178A">
        <w:rPr>
          <w:rtl/>
        </w:rPr>
        <w:t xml:space="preserve">הו"א</w:t>
      </w:r>
      <w:r w:rsidRPr="006F178A">
        <w:rPr>
          <w:rtl/>
        </w:rPr>
        <w:t xml:space="preserve"> דמודה </w:t>
      </w:r>
      <w:r w:rsidRPr="006F178A">
        <w:rPr>
          <w:rStyle w:val="2fb"/>
          <w:rtl/>
        </w:rPr>
        <w:t xml:space="preserve">ר"ד</w:t>
      </w:r>
      <w:r w:rsidRPr="006F178A">
        <w:rPr>
          <w:rtl/>
        </w:rPr>
        <w:t xml:space="preserve"> לחכמים </w:t>
      </w:r>
      <w:r w:rsidRPr="006F178A">
        <w:rPr>
          <w:rStyle w:val="2fb"/>
          <w:rtl/>
        </w:rPr>
        <w:t xml:space="preserve">בר"ה</w:t>
      </w:r>
      <w:r w:rsidRPr="006F178A">
        <w:rPr>
          <w:rtl/>
        </w:rPr>
        <w:t xml:space="preserve"> </w:t>
      </w:r>
      <w:r w:rsidRPr="006F178A">
        <w:rPr>
          <w:rtl/>
        </w:rPr>
        <w:t xml:space="preserve">קמ"ל</w:t>
      </w:r>
      <w:r w:rsidRPr="006F178A">
        <w:rPr>
          <w:rtl/>
        </w:rPr>
        <w:t xml:space="preserve">.</w:t>
      </w:r>
    </w:p>
    <w:p>
      <w:pPr>
        <w:pStyle w:val="38"/>
        <w:rPr>
          <w:ins w:id="95409" w:author="מנוע מכני" w:date="2026-10-11T12:04:40Z"/>
        </w:rPr>
      </w:pPr>
      <w:r w:rsidRPr="006F178A">
        <w:t xml:space="preserve">מיתיבי:</w:t>
      </w:r>
    </w:p>
    <w:p w:rsidR="005851B8" w:rsidRPr="009757B9" w:rsidRDefault="005851B8" w:rsidP="005851B8">
      <w:pPr>
        <w:rPr>
          <w:rFonts w:cs="Guttman Vilna"/>
          <w:b/>
          <w:bCs/>
          <w:rtl/>
        </w:rPr>
      </w:pPr>
      <w:del w:id="95410" w:author="מנוע מכני" w:date="2026-10-11T12:04:40Z">
        <w:r w:rsidRPr="006F178A">
          <w:rPr>
            <w:rtl/>
          </w:rPr>
          <w:delText xml:space="preserve"> </w:delText>
        </w:r>
      </w:del>
      <w:r w:rsidRPr="006F178A">
        <w:rPr>
          <w:rtl/>
        </w:rPr>
        <w:t xml:space="preserve">מהא </w:t>
      </w:r>
      <w:r w:rsidRPr="006F178A">
        <w:rPr>
          <w:rStyle w:val="2fb"/>
          <w:rtl/>
        </w:rPr>
        <w:t xml:space="preserve">דר"ה</w:t>
      </w:r>
      <w:r w:rsidRPr="006F178A">
        <w:rPr>
          <w:rtl/>
        </w:rPr>
        <w:t xml:space="preserve"> שחל להיות בשבת לב"ש מתפלל עשר [ולא אחד עשרה היינו דלא מזכירים ברכה </w:t>
      </w:r>
      <w:r w:rsidRPr="006F178A">
        <w:rPr>
          <w:rStyle w:val="2fb"/>
          <w:rtl/>
        </w:rPr>
        <w:t xml:space="preserve">לר"ח</w:t>
      </w:r>
      <w:r w:rsidRPr="006F178A">
        <w:rPr>
          <w:rtl/>
        </w:rPr>
        <w:t xml:space="preserve">] ולב"ה תשע </w:t>
      </w:r>
      <w:r w:rsidRPr="006F178A">
        <w:rPr>
          <w:rStyle w:val="2fb"/>
          <w:rtl/>
        </w:rPr>
        <w:t xml:space="preserve">ר"ז</w:t>
      </w:r>
      <w:r w:rsidRPr="006F178A">
        <w:rPr>
          <w:rtl/>
        </w:rPr>
        <w:t xml:space="preserve"> שאני </w:t>
      </w:r>
      <w:r w:rsidRPr="006F178A">
        <w:rPr>
          <w:rStyle w:val="2fb"/>
          <w:rtl/>
        </w:rPr>
        <w:t xml:space="preserve">ר"ח</w:t>
      </w:r>
      <w:r w:rsidRPr="006F178A">
        <w:rPr>
          <w:rtl/>
        </w:rPr>
        <w:t xml:space="preserve"> שכולל לשחרית וערבית כולל </w:t>
      </w:r>
      <w:ins w:id="91058" w:author="מנוע מכני" w:date="2026-10-11T12:04:40Z">
        <w:r>
          <w:rPr>
            <w:rtl/>
          </w:rPr>
          <w:t xml:space="preserve">גם</w:t>
        </w:r>
      </w:ins>
      <w:del w:id="91059" w:author="מנוע מכני" w:date="2026-10-11T12:04:40Z">
        <w:r w:rsidRPr="006F178A">
          <w:rPr>
            <w:rtl/>
          </w:rPr>
          <w:delText xml:space="preserve">נמי</w:delText>
        </w:r>
      </w:del>
      <w:r w:rsidRPr="006F178A">
        <w:rPr>
          <w:rtl/>
        </w:rPr>
        <w:t xml:space="preserve"> במוספין והיינו דמזכירין, אבל אינו קובע ברכה מיוחדת לעצמו.</w:t>
      </w:r>
    </w:p>
    <w:p w:rsidR="005851B8" w:rsidRPr="009757B9" w:rsidRDefault="005851B8" w:rsidP="005851B8">
      <w:pPr>
        <w:rPr>
          <w:rFonts w:cs="Guttman Vilna"/>
          <w:b/>
          <w:bCs/>
          <w:rtl/>
        </w:rPr>
      </w:pPr>
      <w:r w:rsidRPr="006F178A">
        <w:rPr>
          <w:rtl/>
        </w:rPr>
        <w:t xml:space="preserve">ודחתה הגמ' דלהדיא לב"ש </w:t>
      </w:r>
      <w:r w:rsidRPr="006F178A">
        <w:rPr>
          <w:rtl/>
        </w:rPr>
        <w:t xml:space="preserve">לא</w:t>
      </w:r>
      <w:r w:rsidRPr="006F178A">
        <w:rPr>
          <w:rtl/>
        </w:rPr>
        <w:t xml:space="preserve"> </w:t>
      </w:r>
      <w:r>
        <w:rPr>
          <w:rtl/>
        </w:rPr>
        <w:t>אמרי'</w:t>
      </w:r>
      <w:r w:rsidRPr="006F178A">
        <w:rPr>
          <w:rtl/>
        </w:rPr>
        <w:t xml:space="preserve"> כולל כדתניא </w:t>
      </w:r>
      <w:r w:rsidRPr="006F178A">
        <w:rPr>
          <w:rStyle w:val="2fb"/>
          <w:rtl/>
        </w:rPr>
        <w:t xml:space="preserve">ר"ח</w:t>
      </w:r>
      <w:r w:rsidRPr="006F178A">
        <w:rPr>
          <w:rtl/>
        </w:rPr>
        <w:t xml:space="preserve"> שחל להיות בשבת </w:t>
      </w:r>
      <w:r w:rsidRPr="006F178A">
        <w:rPr>
          <w:rtl/>
        </w:rPr>
        <w:t xml:space="preserve">ב"ש</w:t>
      </w:r>
      <w:r w:rsidRPr="006F178A">
        <w:rPr>
          <w:rtl/>
        </w:rPr>
        <w:t xml:space="preserve"> מתפלל שמונה </w:t>
      </w:r>
      <w:r w:rsidRPr="006F178A">
        <w:rPr>
          <w:rtl/>
        </w:rPr>
        <w:t xml:space="preserve">וב"ה</w:t>
      </w:r>
      <w:r w:rsidRPr="006F178A">
        <w:rPr>
          <w:rtl/>
        </w:rPr>
        <w:t xml:space="preserve"> שבע - </w:t>
      </w:r>
      <w:ins w:id="93402" w:author="מנוע מכני" w:date="2026-10-11T12:04:40Z">
        <w:r>
          <w:rPr>
            <w:rtl/>
          </w:rPr>
          <w:t xml:space="preserve">קשה</w:t>
        </w:r>
      </w:ins>
      <w:del w:id="93403" w:author="מנוע מכני" w:date="2026-10-11T12:04:40Z">
        <w:r w:rsidRPr="006F178A">
          <w:rPr>
            <w:rtl/>
          </w:rPr>
          <w:delText xml:space="preserve">קשיא</w:delText>
        </w:r>
      </w:del>
      <w:r w:rsidRPr="006F178A">
        <w:rPr>
          <w:rtl/>
        </w:rPr>
        <w:t xml:space="preserve">.</w:t>
      </w:r>
    </w:p>
    <w:p w:rsidR="005851B8" w:rsidRDefault="005851B8" w:rsidP="005851B8">
      <w:pPr>
        <w:rPr>
          <w:rtl/>
        </w:rPr>
      </w:pPr>
      <w:r w:rsidRPr="006F178A">
        <w:rPr>
          <w:rtl/>
        </w:rPr>
        <w:t xml:space="preserve">[והיינו דקשה על תלמידי </w:t>
      </w:r>
      <w:r w:rsidRPr="006F178A">
        <w:rPr>
          <w:rStyle w:val="2fb"/>
          <w:rtl/>
        </w:rPr>
        <w:t xml:space="preserve">ר"ה</w:t>
      </w:r>
      <w:r w:rsidRPr="006F178A">
        <w:rPr>
          <w:rtl/>
        </w:rPr>
        <w:t xml:space="preserve"> </w:t>
      </w:r>
      <w:ins w:id="93964" w:author="מנוע מכני" w:date="2026-10-11T12:04:40Z">
        <w:r>
          <w:rPr>
            <w:rtl/>
          </w:rPr>
          <w:t xml:space="preserve">דסבר</w:t>
        </w:r>
      </w:ins>
      <w:del w:id="93965" w:author="מנוע מכני" w:date="2026-10-11T12:04:40Z">
        <w:r w:rsidRPr="006F178A">
          <w:rPr>
            <w:rtl/>
          </w:rPr>
          <w:delText xml:space="preserve">דס"ל</w:delText>
        </w:r>
      </w:del>
      <w:r w:rsidRPr="006F178A">
        <w:rPr>
          <w:rtl/>
        </w:rPr>
        <w:t xml:space="preserve"> דגם לב"ש מזכירין </w:t>
      </w:r>
      <w:r w:rsidRPr="006F178A">
        <w:rPr>
          <w:rStyle w:val="2fb"/>
          <w:rtl/>
        </w:rPr>
        <w:t xml:space="preserve">ר"ח</w:t>
      </w:r>
      <w:r w:rsidRPr="006F178A">
        <w:rPr>
          <w:rtl/>
        </w:rPr>
        <w:t xml:space="preserve"> </w:t>
      </w:r>
      <w:r w:rsidRPr="006F178A">
        <w:rPr>
          <w:rStyle w:val="2fb"/>
          <w:rtl/>
        </w:rPr>
        <w:t xml:space="preserve">בר"ה</w:t>
      </w:r>
      <w:r w:rsidRPr="006F178A">
        <w:rPr>
          <w:rtl/>
        </w:rPr>
        <w:t xml:space="preserve">]</w:t>
      </w:r>
    </w:p>
    <w:p w:rsidR="005851B8" w:rsidRPr="009757B9" w:rsidRDefault="005851B8" w:rsidP="005851B8">
      <w:pPr>
        <w:rPr>
          <w:rFonts w:cs="Guttman Vilna"/>
          <w:b/>
          <w:bCs/>
          <w:rtl/>
        </w:rPr>
      </w:pPr>
      <w:r w:rsidRPr="006F178A">
        <w:rPr>
          <w:rtl/>
        </w:rPr>
        <w:t xml:space="preserve">וכולל עצמו תנאי היא: </w:t>
      </w:r>
      <w:r w:rsidRPr="006F178A">
        <w:rPr>
          <w:rtl/>
        </w:rPr>
        <w:t xml:space="preserve">דתניא</w:t>
      </w:r>
      <w:r w:rsidRPr="006F178A">
        <w:rPr>
          <w:rtl/>
        </w:rPr>
        <w:t xml:space="preserve">: שבת שחל להיות </w:t>
      </w:r>
      <w:r w:rsidRPr="006F178A">
        <w:rPr>
          <w:rStyle w:val="2fb"/>
          <w:rtl/>
        </w:rPr>
        <w:t xml:space="preserve">בר"ח</w:t>
      </w:r>
      <w:r w:rsidRPr="006F178A">
        <w:rPr>
          <w:rtl/>
        </w:rPr>
        <w:t xml:space="preserve"> או בחולש"מ.</w:t>
      </w:r>
    </w:p>
    <w:p w:rsidR="005851B8" w:rsidRPr="009757B9" w:rsidRDefault="005851B8" w:rsidP="005851B8">
      <w:pPr>
        <w:rPr>
          <w:rFonts w:cs="Guttman Vilna"/>
          <w:b/>
          <w:bCs/>
          <w:rtl/>
        </w:rPr>
      </w:pPr>
      <w:r w:rsidRPr="006F178A">
        <w:rPr>
          <w:rtl/>
        </w:rPr>
        <w:t>ערבית שחרית ומנחה מתפלל כדרכו שבע, ואומר מעין המאורע בעבודה.</w:t>
      </w:r>
    </w:p>
    <w:p>
      <w:pPr>
        <w:pStyle w:val="38"/>
        <w:rPr>
          <w:ins w:id="95411" w:author="מנוע מכני" w:date="2026-10-11T12:04:40Z"/>
        </w:rPr>
      </w:pPr>
      <w:r w:rsidRPr="006F178A">
        <w:t xml:space="preserve">ר"א:</w:t>
      </w:r>
    </w:p>
    <w:p w:rsidR="005851B8" w:rsidRPr="009757B9" w:rsidRDefault="005851B8" w:rsidP="005851B8">
      <w:pPr>
        <w:rPr>
          <w:rFonts w:cs="Guttman Vilna"/>
          <w:b/>
          <w:bCs/>
          <w:rtl/>
        </w:rPr>
      </w:pPr>
      <w:del w:id="95412" w:author="מנוע מכני" w:date="2026-10-11T12:04:40Z">
        <w:r w:rsidRPr="006F178A">
          <w:rPr>
            <w:rtl/>
          </w:rPr>
          <w:delText xml:space="preserve"> </w:delText>
        </w:r>
      </w:del>
      <w:r w:rsidRPr="006F178A">
        <w:rPr>
          <w:rtl/>
        </w:rPr>
        <w:t xml:space="preserve">בהודאה. ואם </w:t>
      </w:r>
      <w:r w:rsidRPr="006F178A">
        <w:rPr>
          <w:rtl/>
        </w:rPr>
        <w:t xml:space="preserve">לא</w:t>
      </w:r>
      <w:r w:rsidRPr="006F178A">
        <w:rPr>
          <w:rtl/>
        </w:rPr>
        <w:t xml:space="preserve"> </w:t>
      </w:r>
      <w:r w:rsidRPr="006F178A">
        <w:rPr>
          <w:rtl/>
        </w:rPr>
        <w:t xml:space="preserve">אמר</w:t>
      </w:r>
      <w:r w:rsidRPr="006F178A">
        <w:rPr>
          <w:rtl/>
        </w:rPr>
        <w:t xml:space="preserve"> - מחזירין אותו.</w:t>
      </w:r>
    </w:p>
    <w:p w:rsidR="005851B8" w:rsidRPr="009757B9" w:rsidRDefault="005851B8" w:rsidP="005851B8">
      <w:pPr>
        <w:rPr>
          <w:rFonts w:cs="Guttman Vilna"/>
          <w:b/>
          <w:bCs/>
          <w:rtl/>
        </w:rPr>
      </w:pPr>
      <w:r w:rsidRPr="006F178A">
        <w:rPr>
          <w:rtl/>
        </w:rPr>
        <w:t>ובמוספין מתחיל בשל שבת ומסיים בשל שבת ואומר קדושת היום באמצע.</w:t>
      </w:r>
    </w:p>
    <w:p>
      <w:pPr>
        <w:pStyle w:val="38"/>
        <w:rPr>
          <w:ins w:id="95413" w:author="מנוע מכני" w:date="2026-10-11T12:04:40Z"/>
        </w:rPr>
      </w:pPr>
      <w:r w:rsidRPr="006F178A">
        <w:t xml:space="preserve">רשב"ג וריבשריב"ב:</w:t>
      </w:r>
    </w:p>
    <w:p w:rsidR="005851B8" w:rsidRPr="009757B9" w:rsidRDefault="005851B8" w:rsidP="005851B8">
      <w:pPr>
        <w:rPr>
          <w:rFonts w:cs="Guttman Vilna"/>
          <w:b/>
          <w:bCs/>
          <w:rtl/>
        </w:rPr>
      </w:pPr>
      <w:del w:id="95414" w:author="מנוע מכני" w:date="2026-10-11T12:04:40Z">
        <w:r w:rsidRPr="006F178A">
          <w:rPr>
            <w:rtl/>
          </w:rPr>
          <w:delText xml:space="preserve"> </w:delText>
        </w:r>
      </w:del>
      <w:r w:rsidRPr="006F178A">
        <w:rPr>
          <w:rtl/>
        </w:rPr>
        <w:t xml:space="preserve">כל מקום שזקוק לשבע - מתחיל בשל שבת, ומסיים בשל שבת, ואומר קדושת היום באמצע.</w:t>
      </w:r>
    </w:p>
    <w:p w:rsidR="005851B8" w:rsidRPr="00B3644D" w:rsidRDefault="005851B8" w:rsidP="005851B8">
      <w:pPr>
        <w:rPr>
          <w:rFonts w:cs="Guttman Vilna"/>
          <w:b/>
          <w:bCs/>
          <w:spacing w:val="-4"/>
          <w:rtl/>
        </w:rPr>
      </w:pPr>
      <w:ins w:id="90173" w:author="Claude - סמנטי" w:date="2026-10-11T12:19:31Z">
        <w:r>
          <w:rPr>
            <w:spacing w:val="-4"/>
            <w:rtl/>
          </w:rPr>
          <w:t xml:space="preserve">ומכריעים</w:t>
        </w:r>
      </w:ins>
      <w:del w:id="90174" w:author="Claude - סמנטי" w:date="2026-10-11T12:19:31Z">
        <w:r w:rsidRPr="00B3644D">
          <w:rPr>
            <w:spacing w:val="-4"/>
            <w:rtl/>
          </w:rPr>
          <w:delText xml:space="preserve">ומכריעינן</w:delText>
        </w:r>
      </w:del>
      <w:r w:rsidRPr="00B3644D">
        <w:rPr>
          <w:spacing w:val="-4"/>
          <w:rtl/>
        </w:rPr>
        <w:t xml:space="preserve"> </w:t>
      </w:r>
      <w:r w:rsidRPr="00B3644D">
        <w:rPr>
          <w:rStyle w:val="2fb"/>
          <w:spacing w:val="-4"/>
          <w:rtl/>
        </w:rPr>
        <w:t xml:space="preserve">כר"ח</w:t>
      </w:r>
      <w:r w:rsidRPr="00B3644D">
        <w:rPr>
          <w:spacing w:val="-4"/>
          <w:rtl/>
        </w:rPr>
        <w:t xml:space="preserve"> דזכרון אחד עולה לו לכאן ולכאן. וכן </w:t>
      </w:r>
      <w:r w:rsidRPr="00B3644D">
        <w:rPr>
          <w:spacing w:val="-4"/>
          <w:rtl/>
        </w:rPr>
        <w:t xml:space="preserve">אמר</w:t>
      </w:r>
      <w:r w:rsidRPr="00B3644D">
        <w:rPr>
          <w:spacing w:val="-4"/>
          <w:rtl/>
        </w:rPr>
        <w:t xml:space="preserve"> </w:t>
      </w:r>
      <w:r w:rsidRPr="00B3644D">
        <w:rPr>
          <w:rStyle w:val="2fb"/>
          <w:spacing w:val="-4"/>
          <w:rtl/>
        </w:rPr>
        <w:t xml:space="preserve">רבה</w:t>
      </w:r>
      <w:r w:rsidRPr="00B3644D">
        <w:rPr>
          <w:spacing w:val="-4"/>
          <w:rtl/>
        </w:rPr>
        <w:t xml:space="preserve">: זכרון אחד עולה לו לכאן ולכאן.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65" w:author="קלוד" w:date="2026-10-11T12:24:08Z"/>
        </w:rPr>
      </w:pPr>
      <w:ins w:id="90466" w:author="קלוד" w:date="2026-10-11T12:24:08Z">
        <w:r>
          <w:rPr>
            <w:color w:val="7B3F00"/>
          </w:rPr>
          <w:t xml:space="preserve">האם אומרים זמן בראש השנה וביום הכפורים?</w:t>
        </w:r>
      </w:ins>
    </w:p>
    <w:p w:rsidR="005851B8" w:rsidRPr="006F178A" w:rsidRDefault="005851B8" w:rsidP="005851B8">
      <w:pPr>
        <w:rPr>
          <w:rtl/>
        </w:rPr>
      </w:pPr>
      <w:r w:rsidRPr="006F178A">
        <w:rPr>
          <w:rStyle w:val="2fb"/>
          <w:rFonts w:ascii="Fb Fontext" w:hAnsi="Fb Fontext"/>
          <w:rtl/>
        </w:rPr>
        <w:t xml:space="preserve">רבה</w:t>
      </w:r>
      <w:r w:rsidRPr="006F178A">
        <w:rPr>
          <w:rFonts w:ascii="Fb Fontext" w:hAnsi="Fb Fontext"/>
          <w:rtl/>
        </w:rPr>
        <w:t xml:space="preserve"> בבי </w:t>
      </w:r>
      <w:r w:rsidRPr="006F178A">
        <w:rPr>
          <w:rStyle w:val="2fb"/>
          <w:rFonts w:ascii="Fb Fontext" w:hAnsi="Fb Fontext"/>
          <w:rtl/>
        </w:rPr>
        <w:t xml:space="preserve">ר"ה</w:t>
      </w:r>
      <w:r w:rsidRPr="006F178A">
        <w:rPr>
          <w:rFonts w:ascii="Fb Fontext" w:hAnsi="Fb Fontext"/>
          <w:rtl/>
        </w:rPr>
        <w:t xml:space="preserve"> איבעיא מהו לומר זמן בראש השנה וביום הכפורים.</w:t>
      </w:r>
    </w:p>
    <w:p w:rsidR="005851B8" w:rsidRPr="006F178A" w:rsidRDefault="005851B8" w:rsidP="005851B8">
      <w:pPr>
        <w:rPr>
          <w:rtl/>
        </w:rPr>
      </w:pPr>
      <w:ins w:id="93626" w:author="מנוע מכני" w:date="2026-10-11T12:04:40Z">
        <w:r>
          <w:rPr>
            <w:rtl/>
          </w:rPr>
          <w:t xml:space="preserve">אם </w:t>
        </w:r>
      </w:ins>
      <w:del w:id="93627" w:author="מנוע מכני" w:date="2026-10-11T12:04:40Z">
        <w:r w:rsidRPr="006F178A">
          <w:rPr>
            <w:rtl/>
          </w:rPr>
          <w:delText xml:space="preserve">אי </w:delText>
        </w:r>
      </w:del>
      <w:r>
        <w:rPr>
          <w:rtl/>
        </w:rPr>
        <w:t>אמרי'</w:t>
      </w:r>
      <w:r w:rsidRPr="006F178A">
        <w:rPr>
          <w:rtl/>
        </w:rPr>
        <w:t xml:space="preserve"> כיוון דמזמן לזמן אתי, או דכיון דלא איקרו רגלים - </w:t>
      </w:r>
      <w:r w:rsidRPr="006F178A">
        <w:rPr>
          <w:rtl/>
        </w:rPr>
        <w:t xml:space="preserve">לא</w:t>
      </w:r>
      <w:r w:rsidRPr="006F178A">
        <w:rPr>
          <w:rtl/>
        </w:rPr>
        <w:t xml:space="preserve"> </w:t>
      </w:r>
      <w:ins w:id="91060" w:author="מנוע מכני" w:date="2026-10-11T12:04:40Z">
        <w:r>
          <w:rPr>
            <w:rtl/>
          </w:rPr>
          <w:t xml:space="preserve">אומרים</w:t>
        </w:r>
      </w:ins>
      <w:del w:id="91061" w:author="מנוע מכני" w:date="2026-10-11T12:04:40Z">
        <w:r w:rsidRPr="006F178A">
          <w:rPr>
            <w:rtl/>
          </w:rPr>
          <w:delText xml:space="preserve">אמרינן</w:delText>
        </w:r>
      </w:del>
      <w:r w:rsidRPr="006F178A">
        <w:rPr>
          <w:rtl/>
        </w:rPr>
        <w:t xml:space="preserve">. ולא</w:t>
      </w:r>
      <w:r>
        <w:rPr>
          <w:rFonts w:hint="cs"/>
          <w:rtl/>
        </w:rPr>
        <w:t xml:space="preserve"> היה </w:t>
      </w:r>
      <w:r w:rsidRPr="006F178A">
        <w:rPr>
          <w:rtl/>
        </w:rPr>
        <w:t>בידיה.</w:t>
      </w:r>
    </w:p>
    <w:p w:rsidR="005851B8" w:rsidRPr="006F178A" w:rsidRDefault="005851B8" w:rsidP="005851B8">
      <w:pPr>
        <w:rPr>
          <w:rtl/>
        </w:rPr>
      </w:pPr>
      <w:r w:rsidRPr="006F178A">
        <w:rPr>
          <w:rtl/>
        </w:rPr>
        <w:t xml:space="preserve">ושאל על חובה ולא על רשות </w:t>
      </w:r>
      <w:r w:rsidRPr="006F178A">
        <w:rPr>
          <w:rStyle w:val="2fb"/>
          <w:rtl/>
        </w:rPr>
        <w:t xml:space="preserve">כרב יהודה</w:t>
      </w:r>
      <w:r w:rsidRPr="006F178A">
        <w:rPr>
          <w:rtl/>
        </w:rPr>
        <w:t xml:space="preserve"> שהיה אומר מצד רשות.</w:t>
      </w:r>
    </w:p>
    <w:p w:rsidR="005851B8" w:rsidRPr="006F178A" w:rsidRDefault="005851B8" w:rsidP="005851B8">
      <w:pPr>
        <w:rPr>
          <w:rtl/>
        </w:rPr>
      </w:pPr>
      <w:r w:rsidRPr="006F178A">
        <w:rPr>
          <w:rtl/>
        </w:rPr>
        <w:t xml:space="preserve">והביא לו דברי </w:t>
      </w:r>
      <w:r w:rsidRPr="006F178A">
        <w:rPr>
          <w:rStyle w:val="2fb"/>
          <w:rtl/>
        </w:rPr>
        <w:t xml:space="preserve">רב</w:t>
      </w:r>
      <w:r w:rsidRPr="006F178A">
        <w:rPr>
          <w:rtl/>
        </w:rPr>
        <w:t xml:space="preserve"> </w:t>
      </w:r>
      <w:r w:rsidRPr="006F178A">
        <w:rPr>
          <w:rStyle w:val="2fb"/>
          <w:rtl/>
        </w:rPr>
        <w:t xml:space="preserve">ושמואל</w:t>
      </w:r>
      <w:r w:rsidRPr="006F178A">
        <w:rPr>
          <w:rtl/>
        </w:rPr>
        <w:t xml:space="preserve"> - </w:t>
      </w:r>
      <w:ins w:id="91062" w:author="מנוע מכני" w:date="2026-10-11T12:04:40Z">
        <w:r>
          <w:rPr>
            <w:rtl/>
          </w:rPr>
          <w:t xml:space="preserve">דאמרו</w:t>
        </w:r>
      </w:ins>
      <w:del w:id="91063" w:author="מנוע מכני" w:date="2026-10-11T12:04:40Z">
        <w:r w:rsidRPr="006F178A">
          <w:rPr>
            <w:rtl/>
          </w:rPr>
          <w:delText xml:space="preserve">דאמרי</w:delText>
        </w:r>
      </w:del>
      <w:r w:rsidRPr="006F178A">
        <w:rPr>
          <w:rtl/>
        </w:rPr>
        <w:t xml:space="preserve"> </w:t>
      </w:r>
      <w:ins w:id="90175" w:author="Claude - סמנטי" w:date="2026-10-11T12:19:31Z">
        <w:r>
          <w:rPr>
            <w:rtl/>
          </w:rPr>
          <w:t xml:space="preserve">שניהם</w:t>
        </w:r>
      </w:ins>
      <w:del w:id="90176" w:author="Claude - סמנטי" w:date="2026-10-11T12:19:31Z">
        <w:r w:rsidRPr="006F178A">
          <w:rPr>
            <w:rtl/>
          </w:rPr>
          <w:delText xml:space="preserve">תרווייהו</w:delText>
        </w:r>
      </w:del>
      <w:r w:rsidRPr="006F178A">
        <w:rPr>
          <w:rtl/>
        </w:rPr>
        <w:t xml:space="preserve">: אין אומר זמן אלא בשלש רגלים.</w:t>
      </w:r>
    </w:p>
    <w:p w:rsidR="005851B8" w:rsidRPr="006F178A" w:rsidRDefault="005851B8" w:rsidP="005851B8">
      <w:pPr>
        <w:rPr>
          <w:rtl/>
        </w:rPr>
      </w:pPr>
      <w:r w:rsidRPr="006F178A">
        <w:rPr>
          <w:rtl/>
        </w:rPr>
        <w:t xml:space="preserve">והא דתן חלק לשבעה וגם לשמונה, </w:t>
      </w:r>
      <w:r w:rsidRPr="006F178A">
        <w:rPr>
          <w:rStyle w:val="2fb"/>
          <w:rtl/>
        </w:rPr>
        <w:t xml:space="preserve">ר"א</w:t>
      </w:r>
      <w:r w:rsidRPr="006F178A">
        <w:rPr>
          <w:rtl/>
        </w:rPr>
        <w:t xml:space="preserve">: שבעה - אלו שבעה ימי בראשית, שמונה - אלו ח' ימי מילה.</w:t>
      </w:r>
    </w:p>
    <w:p>
      <w:pPr>
        <w:pStyle w:val="38"/>
        <w:rPr>
          <w:ins w:id="95415" w:author="מנוע מכני" w:date="2026-10-11T12:04:40Z"/>
        </w:rPr>
      </w:pPr>
      <w:r w:rsidRPr="006F178A">
        <w:t xml:space="preserve">ר"י:</w:t>
      </w:r>
    </w:p>
    <w:p w:rsidR="005851B8" w:rsidRPr="006F178A" w:rsidRDefault="005851B8" w:rsidP="005851B8">
      <w:pPr>
        <w:rPr>
          <w:rtl/>
        </w:rPr>
      </w:pPr>
      <w:del w:id="95416" w:author="מנוע מכני" w:date="2026-10-11T12:04:40Z">
        <w:r w:rsidRPr="006F178A">
          <w:rPr>
            <w:rtl/>
          </w:rPr>
          <w:delText xml:space="preserve"> </w:delText>
        </w:r>
      </w:del>
      <w:r w:rsidRPr="006F178A">
        <w:rPr>
          <w:rtl/>
        </w:rPr>
        <w:t xml:space="preserve">שבעה אלו שבעה ימי פסח, שמונה - אלו שמונה ימי החג.</w:t>
      </w:r>
    </w:p>
    <w:p w:rsidR="005851B8" w:rsidRPr="006F178A" w:rsidRDefault="005851B8" w:rsidP="005851B8">
      <w:pPr>
        <w:rPr>
          <w:rtl/>
        </w:rPr>
      </w:pPr>
      <w:r w:rsidRPr="006F178A">
        <w:rPr>
          <w:rtl/>
        </w:rPr>
        <w:t xml:space="preserve">וגם - לרבות עצרת וראש השנה ויום הכפורים. </w:t>
      </w:r>
      <w:ins w:id="92420" w:author="מנוע מכני" w:date="2026-10-11T12:04:40Z">
        <w:r>
          <w:rPr>
            <w:rtl/>
          </w:rPr>
          <w:t xml:space="preserve">מה</w:t>
        </w:r>
      </w:ins>
      <w:del w:id="92421" w:author="מנוע מכני" w:date="2026-10-11T12:04:40Z">
        <w:r w:rsidRPr="006F178A">
          <w:rPr>
            <w:rtl/>
          </w:rPr>
          <w:delText xml:space="preserve">מאי</w:delText>
        </w:r>
      </w:del>
      <w:r w:rsidRPr="006F178A">
        <w:rPr>
          <w:rtl/>
        </w:rPr>
        <w:t xml:space="preserve"> </w:t>
      </w:r>
      <w:ins w:id="91064" w:author="מנוע מכני" w:date="2026-10-11T12:04:40Z">
        <w:r>
          <w:rPr>
            <w:rtl/>
          </w:rPr>
          <w:t xml:space="preserve">לא</w:t>
        </w:r>
      </w:ins>
      <w:del w:id="91065" w:author="מנוע מכני" w:date="2026-10-11T12:04:40Z">
        <w:r w:rsidRPr="006F178A">
          <w:rPr>
            <w:rtl/>
          </w:rPr>
          <w:delText xml:space="preserve">לאו</w:delText>
        </w:r>
      </w:del>
      <w:r w:rsidRPr="006F178A">
        <w:rPr>
          <w:rtl/>
        </w:rPr>
        <w:t xml:space="preserve"> לזמן. - </w:t>
      </w:r>
      <w:r w:rsidRPr="006F178A">
        <w:rPr>
          <w:rtl/>
        </w:rPr>
        <w:t xml:space="preserve">לא</w:t>
      </w:r>
      <w:r w:rsidRPr="006F178A">
        <w:rPr>
          <w:rtl/>
        </w:rPr>
        <w:t xml:space="preserve">, לברכה.</w:t>
      </w:r>
    </w:p>
    <w:p>
      <w:pPr>
        <w:pStyle w:val="38"/>
        <w:rPr>
          <w:ins w:id="95417" w:author="מנוע מכני" w:date="2026-10-11T12:04:40Z"/>
        </w:rPr>
      </w:pPr>
      <w:r w:rsidRPr="006F178A">
        <w:t xml:space="preserve">ואין להוכיח</w:t>
      </w:r>
    </w:p>
    <w:p w:rsidR="005851B8" w:rsidRPr="006F178A" w:rsidRDefault="005851B8" w:rsidP="005851B8">
      <w:pPr>
        <w:rPr>
          <w:rtl/>
        </w:rPr>
      </w:pPr>
      <w:del w:id="95418" w:author="מנוע מכני" w:date="2026-10-11T12:04:40Z">
        <w:r w:rsidRPr="006F178A">
          <w:rPr>
            <w:rtl/>
          </w:rPr>
          <w:delText xml:space="preserve"> </w:delText>
        </w:r>
      </w:del>
      <w:r w:rsidRPr="006F178A">
        <w:rPr>
          <w:rtl/>
        </w:rPr>
        <w:t xml:space="preserve">דמסתבר לזמן דיתכן זמן כל ז', בגוונא דלא בירך בא' </w:t>
      </w:r>
      <w:r>
        <w:rPr>
          <w:rtl/>
        </w:rPr>
        <w:t>וכו'</w:t>
      </w:r>
      <w:r w:rsidRPr="006F178A">
        <w:rPr>
          <w:rtl/>
        </w:rPr>
        <w:t xml:space="preserve">, ואף דבעי' כוס אפשר דהזדמן </w:t>
      </w:r>
      <w:ins w:id="92422" w:author="מנוע מכני" w:date="2026-10-11T12:04:40Z">
        <w:r>
          <w:rPr>
            <w:rtl/>
          </w:rPr>
          <w:t xml:space="preserve">לו</w:t>
        </w:r>
      </w:ins>
      <w:del w:id="92423" w:author="מנוע מכני" w:date="2026-10-11T12:04:40Z">
        <w:r w:rsidRPr="006F178A">
          <w:rPr>
            <w:rtl/>
          </w:rPr>
          <w:delText xml:space="preserve">ליה</w:delText>
        </w:r>
      </w:del>
      <w:r w:rsidRPr="006F178A">
        <w:rPr>
          <w:rtl/>
        </w:rPr>
        <w:t xml:space="preserve"> כוס, </w:t>
      </w:r>
      <w:r>
        <w:rPr>
          <w:rtl/>
        </w:rPr>
        <w:t>ואפי'</w:t>
      </w:r>
      <w:r w:rsidRPr="006F178A">
        <w:rPr>
          <w:rtl/>
        </w:rPr>
        <w:t xml:space="preserve"> בשוק.</w:t>
      </w:r>
    </w:p>
    <w:p w:rsidR="005851B8" w:rsidRPr="006F178A" w:rsidRDefault="005851B8" w:rsidP="005851B8">
      <w:pPr>
        <w:rPr>
          <w:rtl/>
        </w:rPr>
      </w:pPr>
      <w:r w:rsidRPr="006F178A">
        <w:rPr>
          <w:rtl/>
        </w:rPr>
        <w:t xml:space="preserve">וגם ביוה"כ יכול לברוך </w:t>
      </w:r>
      <w:ins w:id="92426" w:author="מנוע מכני" w:date="2026-10-11T12:04:40Z">
        <w:r>
          <w:rPr>
            <w:rtl/>
          </w:rPr>
          <w:t xml:space="preserve">עליו</w:t>
        </w:r>
      </w:ins>
      <w:del w:id="92427" w:author="מנוע מכני" w:date="2026-10-11T12:04:40Z">
        <w:r w:rsidRPr="006F178A">
          <w:rPr>
            <w:rtl/>
          </w:rPr>
          <w:delText xml:space="preserve">עליה</w:delText>
        </w:r>
      </w:del>
      <w:r w:rsidRPr="006F178A">
        <w:rPr>
          <w:rtl/>
        </w:rPr>
        <w:t xml:space="preserve"> וליתן לינוקא [דבעי' שיטעום </w:t>
      </w:r>
      <w:r w:rsidRPr="006F178A">
        <w:rPr>
          <w:rStyle w:val="2fb"/>
          <w:rtl/>
        </w:rPr>
        <w:t xml:space="preserve">כרבי</w:t>
      </w:r>
      <w:r w:rsidRPr="006F178A">
        <w:rPr>
          <w:rtl/>
        </w:rPr>
        <w:t xml:space="preserve"> אחא] -- </w:t>
      </w:r>
      <w:r w:rsidRPr="006F178A">
        <w:rPr>
          <w:rtl/>
        </w:rPr>
        <w:t xml:space="preserve">לא</w:t>
      </w:r>
      <w:r w:rsidRPr="006F178A">
        <w:rPr>
          <w:rtl/>
        </w:rPr>
        <w:t xml:space="preserve"> </w:t>
      </w:r>
      <w:r>
        <w:rPr>
          <w:rtl/>
        </w:rPr>
        <w:t>אמרי'</w:t>
      </w:r>
      <w:r w:rsidRPr="006F178A">
        <w:rPr>
          <w:rtl/>
        </w:rPr>
        <w:t xml:space="preserve"> </w:t>
      </w:r>
      <w:ins w:id="92424" w:author="מנוע מכני" w:date="2026-10-11T12:04:40Z">
        <w:r>
          <w:rPr>
            <w:rtl/>
          </w:rPr>
          <w:t xml:space="preserve">כמותו</w:t>
        </w:r>
      </w:ins>
      <w:del w:id="92425" w:author="מנוע מכני" w:date="2026-10-11T12:04:40Z">
        <w:r w:rsidRPr="006F178A">
          <w:rPr>
            <w:rtl/>
          </w:rPr>
          <w:delText xml:space="preserve">כוותיה</w:delText>
        </w:r>
      </w:del>
      <w:r w:rsidRPr="006F178A">
        <w:rPr>
          <w:rtl/>
        </w:rPr>
        <w:t xml:space="preserve"> שמא יבוא למיסרך.</w:t>
      </w:r>
    </w:p>
    <w:p w:rsidR="005851B8" w:rsidRPr="006F178A" w:rsidRDefault="005851B8" w:rsidP="005851B8">
      <w:pPr>
        <w:rPr>
          <w:rtl/>
        </w:rPr>
      </w:pPr>
      <w:r w:rsidRPr="006F178A">
        <w:rPr>
          <w:rtl/>
        </w:rPr>
        <w:t>ול</w:t>
      </w:r>
      <w:r w:rsidRPr="006F178A">
        <w:rPr>
          <w:b/>
          <w:bCs/>
          <w:rtl/>
        </w:rPr>
        <w:t>הלכתא</w:t>
      </w:r>
      <w:r w:rsidRPr="006F178A">
        <w:rPr>
          <w:rtl/>
        </w:rPr>
        <w:t xml:space="preserve"> הלך </w:t>
      </w:r>
      <w:r w:rsidRPr="006F178A">
        <w:rPr>
          <w:rStyle w:val="2fb"/>
          <w:rtl/>
        </w:rPr>
        <w:t xml:space="preserve">רב יימר</w:t>
      </w:r>
      <w:r w:rsidRPr="006F178A">
        <w:rPr>
          <w:rtl/>
        </w:rPr>
        <w:t xml:space="preserve"> סבא </w:t>
      </w:r>
      <w:ins w:id="92428" w:author="מנוע מכני" w:date="2026-10-11T12:04:40Z">
        <w:r>
          <w:rPr>
            <w:rtl/>
          </w:rPr>
          <w:t xml:space="preserve">לפניו</w:t>
        </w:r>
      </w:ins>
      <w:del w:id="92429" w:author="מנוע מכני" w:date="2026-10-11T12:04:40Z">
        <w:r w:rsidRPr="006F178A">
          <w:rPr>
            <w:rtl/>
          </w:rPr>
          <w:delText xml:space="preserve">קמיה</w:delText>
        </w:r>
      </w:del>
      <w:r w:rsidRPr="006F178A">
        <w:rPr>
          <w:rtl/>
        </w:rPr>
        <w:t xml:space="preserve"> </w:t>
      </w:r>
      <w:r w:rsidRPr="006F178A">
        <w:rPr>
          <w:rStyle w:val="2fb"/>
          <w:rtl/>
        </w:rPr>
        <w:t xml:space="preserve">דר"ח</w:t>
      </w:r>
      <w:r w:rsidRPr="006F178A">
        <w:rPr>
          <w:rtl/>
        </w:rPr>
        <w:t xml:space="preserve"> לראות מנהגו </w:t>
      </w:r>
      <w:r w:rsidRPr="006F178A">
        <w:rPr>
          <w:rtl/>
        </w:rPr>
        <w:t xml:space="preserve">ו</w:t>
      </w:r>
      <w:ins w:id="90003" w:author="מנוע מכני" w:date="2026-10-11T12:04:40Z">
        <w:r>
          <w:rPr>
            <w:rtl/>
          </w:rPr>
          <w:t xml:space="preserve">א"ל</w:t>
        </w:r>
      </w:ins>
      <w:del w:id="90004" w:author="מנוע מכני" w:date="2026-10-11T12:04:40Z">
        <w:r w:rsidRPr="006F178A">
          <w:rPr>
            <w:rtl/>
          </w:rPr>
          <w:delText xml:space="preserve">א'ל</w:delText>
        </w:r>
      </w:del>
      <w:r w:rsidRPr="006F178A">
        <w:rPr>
          <w:rtl/>
        </w:rPr>
        <w:t xml:space="preserve"> שלא בחינם הגיע [כאדם המרים עץ לח שוודאי שהוא מטעם שצריך למקומו] ונהג לקדש ולהגיד זמן על הכוס </w:t>
      </w:r>
      <w:ins w:id="92430" w:author="מנוע מכני" w:date="2026-10-11T12:04:40Z">
        <w:r>
          <w:rPr>
            <w:rtl/>
          </w:rPr>
          <w:t xml:space="preserve">וכך</w:t>
        </w:r>
      </w:ins>
      <w:del w:id="92431" w:author="מנוע מכני" w:date="2026-10-11T12:04:40Z">
        <w:r w:rsidRPr="006F178A">
          <w:rPr>
            <w:rtl/>
          </w:rPr>
          <w:delText xml:space="preserve">והכי</w:delText>
        </w:r>
      </w:del>
      <w:r w:rsidRPr="006F178A">
        <w:rPr>
          <w:rtl/>
        </w:rPr>
        <w:t xml:space="preserve"> </w:t>
      </w:r>
      <w:r w:rsidRPr="006F178A">
        <w:rPr>
          <w:b/>
          <w:bCs/>
          <w:rtl/>
        </w:rPr>
        <w:t>הלכתא</w:t>
      </w:r>
      <w:r w:rsidRPr="006F178A">
        <w:rPr>
          <w:rtl/>
        </w:rPr>
        <w:t xml:space="preserve"> דאומרו </w:t>
      </w:r>
      <w:r>
        <w:rPr>
          <w:rtl/>
        </w:rPr>
        <w:t>אפי'</w:t>
      </w:r>
      <w:r w:rsidRPr="006F178A">
        <w:rPr>
          <w:rtl/>
        </w:rPr>
        <w:t xml:space="preserve"> בשוק.</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63" w:author="קלוד" w:date="2026-10-11T12:24:08Z"/>
        </w:rPr>
      </w:pPr>
      <w:ins w:id="90464" w:author="קלוד" w:date="2026-10-11T12:24:08Z">
        <w:r>
          <w:rPr>
            <w:color w:val="7B3F00"/>
          </w:rPr>
          <w:t xml:space="preserve">תענית בערב שבת - האם משלים עד צאת הכוכבים?</w:t>
        </w:r>
      </w:ins>
    </w:p>
    <w:p w:rsidR="005851B8" w:rsidRPr="006F178A" w:rsidRDefault="005851B8" w:rsidP="005851B8">
      <w:pPr>
        <w:rPr>
          <w:rtl/>
        </w:rPr>
      </w:pPr>
      <w:r w:rsidRPr="006F178A">
        <w:rPr>
          <w:rStyle w:val="2fb"/>
          <w:rFonts w:ascii="Fb Fontext" w:hAnsi="Fb Fontext"/>
          <w:rtl/>
        </w:rPr>
        <w:t xml:space="preserve">רבה</w:t>
      </w:r>
      <w:r w:rsidRPr="006F178A">
        <w:rPr>
          <w:rFonts w:ascii="Fb Fontext" w:hAnsi="Fb Fontext"/>
          <w:rtl/>
        </w:rPr>
        <w:t xml:space="preserve"> כי הוינן בי </w:t>
      </w:r>
      <w:r w:rsidRPr="006F178A">
        <w:rPr>
          <w:rStyle w:val="2fb"/>
          <w:rFonts w:ascii="Fb Fontext" w:hAnsi="Fb Fontext"/>
          <w:rtl/>
        </w:rPr>
        <w:t xml:space="preserve">ר"ה</w:t>
      </w:r>
      <w:r w:rsidRPr="006F178A">
        <w:rPr>
          <w:rFonts w:ascii="Fb Fontext" w:hAnsi="Fb Fontext"/>
          <w:rtl/>
        </w:rPr>
        <w:t xml:space="preserve"> איבעיא </w:t>
      </w:r>
      <w:ins w:id="94378" w:author="מנוע מכני" w:date="2026-10-11T12:04:40Z">
        <w:r>
          <w:rPr>
            <w:rFonts w:ascii="Fb Fontext" w:hAnsi="Fb Fontext"/>
            <w:rtl/>
          </w:rPr>
          <w:t xml:space="preserve">לנו</w:t>
        </w:r>
      </w:ins>
      <w:del w:id="94379" w:author="מנוע מכני" w:date="2026-10-11T12:04:40Z">
        <w:r w:rsidRPr="006F178A">
          <w:rPr>
            <w:rFonts w:ascii="Fb Fontext" w:hAnsi="Fb Fontext"/>
            <w:rtl/>
          </w:rPr>
          <w:delText xml:space="preserve">לן</w:delText>
        </w:r>
      </w:del>
      <w:r w:rsidRPr="006F178A">
        <w:rPr>
          <w:rFonts w:ascii="Fb Fontext" w:hAnsi="Fb Fontext"/>
          <w:rtl/>
        </w:rPr>
        <w:t xml:space="preserve">: בר בי </w:t>
      </w:r>
      <w:r w:rsidRPr="006F178A">
        <w:rPr>
          <w:rStyle w:val="2fb"/>
          <w:rFonts w:ascii="Fb Fontext" w:hAnsi="Fb Fontext"/>
          <w:rtl/>
        </w:rPr>
        <w:t xml:space="preserve">רב</w:t>
      </w:r>
      <w:r w:rsidRPr="006F178A">
        <w:rPr>
          <w:rFonts w:ascii="Fb Fontext" w:hAnsi="Fb Fontext"/>
          <w:rtl/>
        </w:rPr>
        <w:t xml:space="preserve"> </w:t>
      </w:r>
      <w:ins w:id="94190" w:author="מנוע מכני" w:date="2026-10-11T12:04:40Z">
        <w:r>
          <w:rPr>
            <w:rFonts w:ascii="Fb Fontext" w:hAnsi="Fb Fontext"/>
            <w:rtl/>
          </w:rPr>
          <w:t xml:space="preserve">דישב</w:t>
        </w:r>
      </w:ins>
      <w:del w:id="94191" w:author="מנוע מכני" w:date="2026-10-11T12:04:40Z">
        <w:r w:rsidRPr="006F178A">
          <w:rPr>
            <w:rFonts w:ascii="Fb Fontext" w:hAnsi="Fb Fontext"/>
            <w:rtl/>
          </w:rPr>
          <w:delText xml:space="preserve">דיתיב</w:delText>
        </w:r>
      </w:del>
      <w:r w:rsidRPr="006F178A">
        <w:rPr>
          <w:rFonts w:ascii="Fb Fontext" w:hAnsi="Fb Fontext"/>
          <w:rtl/>
        </w:rPr>
        <w:t xml:space="preserve"> </w:t>
      </w:r>
      <w:ins w:id="90179" w:author="Claude - סמנטי" w:date="2026-10-11T12:19:31Z">
        <w:r>
          <w:rPr>
            <w:rFonts w:ascii="Fb Fontext" w:hAnsi="Fb Fontext"/>
            <w:rtl/>
          </w:rPr>
          <w:t xml:space="preserve">בתענית</w:t>
        </w:r>
      </w:ins>
      <w:del w:id="90180" w:author="Claude - סמנטי" w:date="2026-10-11T12:19:31Z">
        <w:r w:rsidRPr="006F178A">
          <w:rPr>
            <w:rFonts w:ascii="Fb Fontext" w:hAnsi="Fb Fontext"/>
            <w:rtl/>
          </w:rPr>
          <w:delText xml:space="preserve">בתעניתא</w:delText>
        </w:r>
      </w:del>
      <w:r w:rsidRPr="006F178A">
        <w:rPr>
          <w:rFonts w:ascii="Fb Fontext" w:hAnsi="Fb Fontext"/>
          <w:rtl/>
        </w:rPr>
        <w:t xml:space="preserve"> במעלי </w:t>
      </w:r>
      <w:ins w:id="90177" w:author="Claude - סמנטי" w:date="2026-10-11T12:19:31Z">
        <w:r>
          <w:rPr>
            <w:rFonts w:ascii="Fb Fontext" w:hAnsi="Fb Fontext"/>
            <w:rtl/>
          </w:rPr>
          <w:t xml:space="preserve">שבת</w:t>
        </w:r>
      </w:ins>
      <w:del w:id="90178" w:author="Claude - סמנטי" w:date="2026-10-11T12:19:31Z">
        <w:r w:rsidRPr="006F178A">
          <w:rPr>
            <w:rFonts w:ascii="Fb Fontext" w:hAnsi="Fb Fontext"/>
            <w:rtl/>
          </w:rPr>
          <w:delText xml:space="preserve">שבתא</w:delText>
        </w:r>
      </w:del>
      <w:r w:rsidRPr="006F178A">
        <w:rPr>
          <w:rFonts w:ascii="Fb Fontext" w:hAnsi="Fb Fontext"/>
          <w:rtl/>
        </w:rPr>
        <w:t xml:space="preserve">, מהו לאשלומי עד צאה"כ, ולא</w:t>
      </w:r>
      <w:r>
        <w:rPr>
          <w:rFonts w:ascii="Fb Fontext" w:hAnsi="Fb Fontext" w:hint="cs"/>
          <w:rtl/>
        </w:rPr>
        <w:t xml:space="preserve"> היה </w:t>
      </w:r>
      <w:r w:rsidRPr="006F178A">
        <w:rPr>
          <w:rFonts w:ascii="Fb Fontext" w:hAnsi="Fb Fontext"/>
          <w:rtl/>
        </w:rPr>
        <w:t>ביד</w:t>
      </w:r>
      <w:r>
        <w:rPr>
          <w:rFonts w:ascii="Fb Fontext" w:hAnsi="Fb Fontext" w:hint="cs"/>
          <w:rtl/>
        </w:rPr>
        <w:t>ו</w:t>
      </w:r>
      <w:r w:rsidRPr="006F178A">
        <w:rPr>
          <w:rFonts w:ascii="Fb Fontext" w:hAnsi="Fb Fontext"/>
          <w:rtl/>
        </w:rPr>
        <w:t>.</w:t>
      </w:r>
    </w:p>
    <w:p w:rsidR="005851B8" w:rsidRDefault="005851B8" w:rsidP="005851B8">
      <w:pPr>
        <w:rPr>
          <w:rtl/>
        </w:rPr>
      </w:pPr>
      <w:r w:rsidRPr="006F178A">
        <w:rPr>
          <w:rtl/>
        </w:rPr>
        <w:t xml:space="preserve">וכן גם </w:t>
      </w:r>
      <w:r w:rsidRPr="006F178A">
        <w:rPr>
          <w:rStyle w:val="2fb"/>
          <w:rtl/>
        </w:rPr>
        <w:t xml:space="preserve">ר"י</w:t>
      </w:r>
      <w:r w:rsidRPr="006F178A">
        <w:rPr>
          <w:rtl/>
        </w:rPr>
        <w:t xml:space="preserve"> </w:t>
      </w:r>
      <w:r w:rsidRPr="006F178A">
        <w:rPr>
          <w:rtl/>
        </w:rPr>
        <w:t xml:space="preserve">לא</w:t>
      </w:r>
      <w:r w:rsidRPr="006F178A">
        <w:rPr>
          <w:rtl/>
        </w:rPr>
        <w:t xml:space="preserve"> הווה בידיה]</w:t>
      </w:r>
    </w:p>
    <w:p>
      <w:pPr>
        <w:pStyle w:val="38"/>
        <w:rPr>
          <w:ins w:id="95419" w:author="מנוע מכני" w:date="2026-10-11T12:04:40Z"/>
        </w:rPr>
      </w:pPr>
      <w:r w:rsidRPr="00EC3AF0">
        <w:t>רבא:</w:t>
      </w:r>
    </w:p>
    <w:p w:rsidR="005851B8" w:rsidRPr="006F178A" w:rsidRDefault="005851B8" w:rsidP="005851B8">
      <w:pPr>
        <w:rPr>
          <w:rtl/>
        </w:rPr>
      </w:pPr>
      <w:del w:id="95420" w:author="מנוע מכני" w:date="2026-10-11T12:04:40Z">
        <w:r w:rsidRPr="006F178A">
          <w:rPr>
            <w:rtl/>
          </w:rPr>
          <w:delText xml:space="preserve"> </w:delText>
        </w:r>
      </w:del>
      <w:r w:rsidRPr="006F178A">
        <w:rPr>
          <w:rtl/>
        </w:rPr>
        <w:t xml:space="preserve">נחזייה אנן: </w:t>
      </w:r>
      <w:r w:rsidRPr="006F178A">
        <w:rPr>
          <w:rtl/>
        </w:rPr>
        <w:t xml:space="preserve">דתניא</w:t>
      </w:r>
      <w:r w:rsidRPr="006F178A">
        <w:rPr>
          <w:rtl/>
        </w:rPr>
        <w:t xml:space="preserve">: ת"ב שחל להיות בשבת.</w:t>
      </w:r>
    </w:p>
    <w:p w:rsidR="005851B8" w:rsidRPr="006F178A" w:rsidRDefault="005851B8" w:rsidP="005851B8">
      <w:pPr>
        <w:rPr>
          <w:rtl/>
        </w:rPr>
      </w:pPr>
      <w:r w:rsidRPr="006F178A">
        <w:rPr>
          <w:rtl/>
        </w:rPr>
        <w:t xml:space="preserve">וכן ערב ת"ב שחל להיות בשבת - אוכל ושותה כל צרכו, ומעלה על שולחנו </w:t>
      </w:r>
      <w:ins w:id="90210" w:author="מנוע מכני" w:date="2026-10-11T12:04:40Z">
        <w:r>
          <w:rPr>
            <w:rtl/>
          </w:rPr>
          <w:t xml:space="preserve">אפי'</w:t>
        </w:r>
      </w:ins>
      <w:del w:id="90211" w:author="מנוע מכני" w:date="2026-10-11T12:04:40Z">
        <w:r w:rsidRPr="006F178A">
          <w:rPr>
            <w:rtl/>
          </w:rPr>
          <w:delText xml:space="preserve">אפילו</w:delText>
        </w:r>
      </w:del>
      <w:r w:rsidRPr="006F178A">
        <w:rPr>
          <w:rtl/>
        </w:rPr>
        <w:t xml:space="preserve"> כסעודת שלמה בשעתו.</w:t>
      </w:r>
    </w:p>
    <w:p w:rsidR="005851B8" w:rsidRPr="006F178A" w:rsidRDefault="005851B8" w:rsidP="005851B8">
      <w:pPr>
        <w:rPr>
          <w:rtl/>
        </w:rPr>
      </w:pPr>
      <w:r w:rsidRPr="006F178A">
        <w:rPr>
          <w:rtl/>
        </w:rPr>
        <w:lastRenderedPageBreak/>
        <w:t xml:space="preserve">חל להיות ת"ב </w:t>
      </w:r>
      <w:r w:rsidRPr="006F178A">
        <w:rPr>
          <w:rStyle w:val="2fb"/>
          <w:rtl/>
        </w:rPr>
        <w:lastRenderedPageBreak/>
        <w:t xml:space="preserve">בער"ש</w:t>
      </w:r>
      <w:r w:rsidRPr="006F178A">
        <w:rPr>
          <w:rtl/>
        </w:rPr>
        <w:lastRenderedPageBreak/>
        <w:t xml:space="preserve"> מביאין לו כביצה ואוכל, כדי שלא יכנס לשבת כשהוא מעונה.</w:t>
      </w:r>
    </w:p>
    <w:p>
      <w:pPr>
        <w:pStyle w:val="38"/>
        <w:rPr>
          <w:ins w:id="95421" w:author="מנוע מכני" w:date="2026-10-11T12:04:40Z"/>
        </w:rPr>
      </w:pPr>
      <w:r w:rsidRPr="006F178A">
        <w:t xml:space="preserve">ותניא אר"י:</w:t>
      </w:r>
    </w:p>
    <w:p w:rsidR="005851B8" w:rsidRPr="006F178A" w:rsidRDefault="005851B8" w:rsidP="005851B8">
      <w:pPr>
        <w:rPr>
          <w:rtl/>
        </w:rPr>
      </w:pPr>
      <w:del w:id="95422" w:author="מנוע מכני" w:date="2026-10-11T12:04:40Z">
        <w:r w:rsidRPr="006F178A">
          <w:rPr>
            <w:rtl/>
          </w:rPr>
          <w:delText xml:space="preserve"> </w:delText>
        </w:r>
      </w:del>
      <w:r w:rsidRPr="006F178A">
        <w:rPr>
          <w:rtl/>
        </w:rPr>
        <w:t xml:space="preserve">פעם אחת היינו יושבין לפני </w:t>
      </w:r>
      <w:ins w:id="90212" w:author="מנוע מכני" w:date="2026-10-11T12:04:40Z">
        <w:r>
          <w:rPr>
            <w:rStyle w:val="2fb"/>
            <w:rtl/>
          </w:rPr>
          <w:t xml:space="preserve">ר"ע</w:t>
        </w:r>
      </w:ins>
      <w:del w:id="90213" w:author="מנוע מכני" w:date="2026-10-11T12:04:40Z">
        <w:r w:rsidRPr="006F178A">
          <w:rPr>
            <w:rtl/>
          </w:rPr>
          <w:delText xml:space="preserve">רבי עקיבא</w:delText>
        </w:r>
      </w:del>
      <w:r w:rsidRPr="006F178A">
        <w:rPr>
          <w:rtl/>
        </w:rPr>
        <w:t xml:space="preserve">, ות"ב שחל להיות </w:t>
      </w:r>
      <w:r w:rsidRPr="006F178A">
        <w:rPr>
          <w:rStyle w:val="2fb"/>
          <w:rtl/>
        </w:rPr>
        <w:t xml:space="preserve">בער"ש</w:t>
      </w:r>
      <w:r w:rsidRPr="006F178A">
        <w:rPr>
          <w:rtl/>
        </w:rPr>
        <w:t xml:space="preserve"> היה, והביאו </w:t>
      </w:r>
      <w:r w:rsidRPr="00B3644D">
        <w:rPr>
          <w:spacing w:val="-2"/>
          <w:rtl/>
        </w:rPr>
        <w:t>לו ביצה מגולגלת וגמעה בלא מלח. ולא שהיה תאב לה, אלא להראות לתלמידים הלכה.</w:t>
      </w:r>
    </w:p>
    <w:p>
      <w:pPr>
        <w:pStyle w:val="38"/>
        <w:rPr>
          <w:ins w:id="95423" w:author="מנוע מכני" w:date="2026-10-11T12:04:40Z"/>
        </w:rPr>
      </w:pPr>
      <w:r w:rsidRPr="006F178A">
        <w:t xml:space="preserve">ורבי יוסי</w:t>
      </w:r>
      <w:del w:id="97028" w:author="מנוע מכני" w:date="2026-10-11T12:04:40Z">
        <w:r w:rsidRPr="006F178A">
          <w:delText xml:space="preserve"> אומר</w:delText>
        </w:r>
      </w:del>
      <w:r w:rsidRPr="006F178A">
        <w:t xml:space="preserve">:</w:t>
      </w:r>
    </w:p>
    <w:p w:rsidR="005851B8" w:rsidRDefault="005851B8" w:rsidP="005851B8">
      <w:pPr>
        <w:rPr>
          <w:rtl/>
        </w:rPr>
      </w:pPr>
      <w:del w:id="95424" w:author="מנוע מכני" w:date="2026-10-11T12:04:40Z">
        <w:r w:rsidRPr="006F178A">
          <w:rPr>
            <w:rtl/>
          </w:rPr>
          <w:delText xml:space="preserve"> </w:delText>
        </w:r>
      </w:del>
      <w:r w:rsidRPr="006F178A">
        <w:rPr>
          <w:rtl/>
        </w:rPr>
        <w:t xml:space="preserve">מתענה ומשלים. [והך </w:t>
      </w:r>
      <w:r w:rsidRPr="006F178A">
        <w:rPr>
          <w:rStyle w:val="2fb"/>
          <w:rtl/>
        </w:rPr>
        <w:t xml:space="preserve">דר"ע</w:t>
      </w:r>
      <w:r w:rsidRPr="006F178A">
        <w:rPr>
          <w:rtl/>
        </w:rPr>
        <w:t xml:space="preserve"> מפני שהיה חולה מסוכן]</w:t>
      </w:r>
    </w:p>
    <w:p>
      <w:pPr>
        <w:pStyle w:val="38"/>
        <w:rPr>
          <w:ins w:id="95425" w:author="מנוע מכני" w:date="2026-10-11T12:04:40Z"/>
        </w:rPr>
      </w:pPr>
      <w:r w:rsidRPr="006F178A">
        <w:t xml:space="preserve">א"ל</w:t>
      </w:r>
      <w:r w:rsidRPr="006F178A">
        <w:t xml:space="preserve"> רבי יוסי:</w:t>
      </w:r>
    </w:p>
    <w:p w:rsidR="005851B8" w:rsidRPr="006F178A" w:rsidRDefault="005851B8" w:rsidP="005851B8">
      <w:pPr>
        <w:rPr>
          <w:rtl/>
        </w:rPr>
      </w:pPr>
      <w:del w:id="95426" w:author="מנוע מכני" w:date="2026-10-11T12:04:40Z">
        <w:r w:rsidRPr="006F178A">
          <w:rPr>
            <w:rtl/>
          </w:rPr>
          <w:delText xml:space="preserve"> </w:delText>
        </w:r>
      </w:del>
      <w:ins w:id="93628" w:author="מנוע מכני" w:date="2026-10-11T12:04:40Z">
        <w:r>
          <w:rPr>
            <w:rtl/>
          </w:rPr>
          <w:t xml:space="preserve">אם </w:t>
        </w:r>
      </w:ins>
      <w:del w:id="93629" w:author="מנוע מכני" w:date="2026-10-11T12:04:40Z">
        <w:r w:rsidRPr="006F178A">
          <w:rPr>
            <w:rtl/>
          </w:rPr>
          <w:delText xml:space="preserve">אי </w:delText>
        </w:r>
      </w:del>
      <w:r w:rsidRPr="006F178A">
        <w:rPr>
          <w:rtl/>
        </w:rPr>
        <w:t xml:space="preserve">אתם מודים לי בת"ב שחל להיות באחד בשבת, שמפסיק מבעוד יום וא"כ מה לי קודם </w:t>
      </w:r>
      <w:r w:rsidRPr="006F178A">
        <w:rPr>
          <w:rtl/>
        </w:rPr>
        <w:t xml:space="preserve">מ"ל</w:t>
      </w:r>
      <w:r w:rsidRPr="006F178A">
        <w:rPr>
          <w:rtl/>
        </w:rPr>
        <w:t xml:space="preserve"> אחר שבת.</w:t>
      </w:r>
    </w:p>
    <w:p w:rsidR="005851B8" w:rsidRPr="006F178A" w:rsidRDefault="005851B8" w:rsidP="005851B8">
      <w:pPr>
        <w:rPr>
          <w:rtl/>
        </w:rPr>
      </w:pPr>
      <w:r w:rsidRPr="006F178A">
        <w:rPr>
          <w:rtl/>
        </w:rPr>
        <w:t>והם אמרו: דיש לחלק כשנכנס מעונה לבין לצאת כשאכל כל היום כול.</w:t>
      </w:r>
    </w:p>
    <w:p>
      <w:pPr>
        <w:pStyle w:val="38"/>
        <w:rPr>
          <w:ins w:id="95427" w:author="מנוע מכני" w:date="2026-10-11T12:04:40Z"/>
        </w:rPr>
      </w:pPr>
      <w:r w:rsidRPr="004C0DEC">
        <w:t xml:space="preserve">עולא:</w:t>
      </w:r>
    </w:p>
    <w:p w:rsidR="005851B8" w:rsidRPr="006F178A" w:rsidRDefault="005851B8" w:rsidP="005851B8">
      <w:pPr>
        <w:rPr>
          <w:rtl/>
        </w:rPr>
      </w:pPr>
      <w:del w:id="95428" w:author="מנוע מכני" w:date="2026-10-11T12:04:40Z">
        <w:r w:rsidRPr="004C0DEC">
          <w:rPr>
            <w:b/>
            <w:bCs/>
            <w:rtl/>
          </w:rPr>
          <w:delText xml:space="preserve"> </w:delText>
        </w:r>
      </w:del>
      <w:r w:rsidRPr="004C0DEC">
        <w:rPr>
          <w:b/>
          <w:bCs/>
          <w:rtl/>
        </w:rPr>
        <w:t xml:space="preserve">הלכה </w:t>
      </w:r>
      <w:r w:rsidRPr="004C0DEC">
        <w:rPr>
          <w:rStyle w:val="2fb"/>
          <w:b/>
          <w:bCs/>
          <w:rtl/>
        </w:rPr>
        <w:t xml:space="preserve">כרבי יוסי</w:t>
      </w:r>
      <w:r w:rsidRPr="006F178A">
        <w:rPr>
          <w:rtl/>
        </w:rPr>
        <w:t>. דמתענה ומשלים.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מא:</w:t>
      </w:r>
    </w:p>
    <w:p>
      <w:pPr>
        <w:pStyle w:val="afffff8"/>
        <w:rPr>
          <w:ins w:id="90461" w:author="קלוד" w:date="2026-10-11T12:24:08Z"/>
        </w:rPr>
      </w:pPr>
      <w:ins w:id="90462" w:author="קלוד" w:date="2026-10-11T12:24:08Z">
        <w:r>
          <w:rPr>
            <w:color w:val="7B3F00"/>
          </w:rPr>
          <w:t xml:space="preserve">כר"ג בדורו וכרבי יוסי בדורו - תענית בער"ש</w:t>
        </w:r>
      </w:ins>
    </w:p>
    <w:p w:rsidR="005851B8" w:rsidRPr="006F178A" w:rsidRDefault="005851B8" w:rsidP="005851B8">
      <w:pPr>
        <w:rPr>
          <w:rtl/>
        </w:rPr>
      </w:pPr>
      <w:ins w:id="90181" w:author="Claude - סמנטי" w:date="2026-10-11T12:19:31Z">
        <w:r>
          <w:rPr>
            <w:rFonts w:ascii="Fb Fontext" w:hAnsi="Fb Fontext"/>
            <w:rtl/>
          </w:rPr>
          <w:t xml:space="preserve">ועושים</w:t>
        </w:r>
      </w:ins>
      <w:del w:id="90182" w:author="Claude - סמנטי" w:date="2026-10-11T12:19:31Z">
        <w:r w:rsidRPr="006F178A">
          <w:rPr>
            <w:rFonts w:ascii="Fb Fontext" w:hAnsi="Fb Fontext"/>
            <w:rtl/>
          </w:rPr>
          <w:delText xml:space="preserve">ועבדינן</w:delText>
        </w:r>
      </w:del>
      <w:r w:rsidRPr="006F178A">
        <w:rPr>
          <w:rFonts w:ascii="Fb Fontext" w:hAnsi="Fb Fontext"/>
          <w:rtl/>
        </w:rPr>
        <w:t xml:space="preserve"> </w:t>
      </w:r>
      <w:r w:rsidRPr="006F178A">
        <w:rPr>
          <w:rStyle w:val="2fb"/>
          <w:rFonts w:ascii="Fb Fontext" w:hAnsi="Fb Fontext"/>
          <w:rtl/>
        </w:rPr>
        <w:t xml:space="preserve">כרבי יוסי</w:t>
      </w:r>
      <w:r w:rsidRPr="006F178A">
        <w:rPr>
          <w:rFonts w:ascii="Fb Fontext" w:hAnsi="Fb Fontext"/>
          <w:rtl/>
        </w:rPr>
        <w:t xml:space="preserve"> בדורו </w:t>
      </w:r>
      <w:r w:rsidRPr="006F178A">
        <w:rPr>
          <w:rStyle w:val="2fb"/>
          <w:rFonts w:ascii="Fb Fontext" w:hAnsi="Fb Fontext"/>
          <w:rtl/>
        </w:rPr>
        <w:t xml:space="preserve">וכר"ג</w:t>
      </w:r>
      <w:r w:rsidRPr="006F178A">
        <w:rPr>
          <w:rFonts w:ascii="Fb Fontext" w:hAnsi="Fb Fontext"/>
          <w:rtl/>
        </w:rPr>
        <w:t xml:space="preserve"> בדורו.</w:t>
      </w:r>
    </w:p>
    <w:p w:rsidR="005851B8" w:rsidRDefault="005851B8" w:rsidP="005851B8">
      <w:pPr>
        <w:rPr>
          <w:rtl/>
        </w:rPr>
      </w:pPr>
      <w:r w:rsidRPr="006F178A">
        <w:rPr>
          <w:rtl/>
        </w:rPr>
        <w:t xml:space="preserve">וכדתניא: </w:t>
      </w:r>
      <w:r w:rsidRPr="006F178A">
        <w:rPr>
          <w:rStyle w:val="2fb"/>
          <w:rtl/>
        </w:rPr>
        <w:t xml:space="preserve">אר"ג</w:t>
      </w:r>
      <w:r w:rsidRPr="006F178A">
        <w:rPr>
          <w:rtl/>
        </w:rPr>
        <w:t xml:space="preserve"> -אין גוזרין תענית על הציבור בראשי חדשים בחנוכה ובפורים, ואם התחילו - אין מפסיקין, [ומודה שאין משלימין] וכן בת"ב שחל להיות </w:t>
      </w:r>
      <w:r w:rsidRPr="006F178A">
        <w:rPr>
          <w:rStyle w:val="2fb"/>
          <w:rtl/>
        </w:rPr>
        <w:t xml:space="preserve">בער"ש</w:t>
      </w:r>
      <w:r w:rsidRPr="006F178A">
        <w:rPr>
          <w:rtl/>
        </w:rPr>
        <w:t xml:space="preserve">]</w:t>
      </w:r>
    </w:p>
    <w:p>
      <w:pPr>
        <w:pStyle w:val="38"/>
        <w:rPr>
          <w:ins w:id="95429" w:author="מנוע מכני" w:date="2026-10-11T12:04:40Z"/>
        </w:rPr>
      </w:pPr>
      <w:r w:rsidRPr="006F178A">
        <w:t xml:space="preserve">ותניא:</w:t>
      </w:r>
    </w:p>
    <w:p w:rsidR="005851B8" w:rsidRPr="006F178A" w:rsidRDefault="005851B8" w:rsidP="005851B8">
      <w:pPr>
        <w:rPr>
          <w:rtl/>
        </w:rPr>
      </w:pPr>
      <w:del w:id="95430" w:author="מנוע מכני" w:date="2026-10-11T12:04:40Z">
        <w:r w:rsidRPr="006F178A">
          <w:rPr>
            <w:rtl/>
          </w:rPr>
          <w:delText xml:space="preserve"> </w:delText>
        </w:r>
      </w:del>
      <w:r w:rsidRPr="006F178A">
        <w:rPr>
          <w:rtl/>
        </w:rPr>
        <w:t xml:space="preserve">לאחר פטירתו של </w:t>
      </w:r>
      <w:ins w:id="90019" w:author="מנוע מכני" w:date="2026-10-11T12:04:40Z">
        <w:r>
          <w:rPr>
            <w:rStyle w:val="2fb"/>
            <w:rtl/>
          </w:rPr>
          <w:t xml:space="preserve">ר"ג</w:t>
        </w:r>
      </w:ins>
      <w:del w:id="90020" w:author="מנוע מכני" w:date="2026-10-11T12:04:40Z">
        <w:r w:rsidRPr="006F178A">
          <w:rPr>
            <w:rtl/>
          </w:rPr>
          <w:delText xml:space="preserve">ר"'ג</w:delText>
        </w:r>
      </w:del>
      <w:r w:rsidRPr="006F178A">
        <w:rPr>
          <w:rtl/>
        </w:rPr>
        <w:t xml:space="preserve"> נכנס </w:t>
      </w:r>
      <w:r w:rsidRPr="006F178A">
        <w:rPr>
          <w:rStyle w:val="2fb"/>
          <w:rtl/>
        </w:rPr>
        <w:t xml:space="preserve">רבי</w:t>
      </w:r>
      <w:r w:rsidRPr="006F178A">
        <w:rPr>
          <w:rtl/>
        </w:rPr>
        <w:t xml:space="preserve"> יהושע להפר את דבריו.</w:t>
      </w:r>
    </w:p>
    <w:p w:rsidR="005851B8" w:rsidRPr="006F178A" w:rsidRDefault="005851B8" w:rsidP="005851B8">
      <w:pPr>
        <w:rPr>
          <w:rtl/>
        </w:rPr>
      </w:pPr>
      <w:r w:rsidRPr="006F178A">
        <w:rPr>
          <w:rtl/>
        </w:rPr>
        <w:t xml:space="preserve">עמד </w:t>
      </w:r>
      <w:r w:rsidRPr="006F178A">
        <w:rPr>
          <w:rStyle w:val="2fb"/>
          <w:rtl/>
        </w:rPr>
        <w:t xml:space="preserve">רי"ו</w:t>
      </w:r>
      <w:r w:rsidRPr="006F178A">
        <w:rPr>
          <w:rtl/>
        </w:rPr>
        <w:t xml:space="preserve"> בן נורי על רגליו ואמר: חזי </w:t>
      </w:r>
      <w:ins w:id="94550" w:author="מנוע מכני" w:date="2026-10-11T12:04:40Z">
        <w:r>
          <w:rPr>
            <w:rtl/>
          </w:rPr>
          <w:t xml:space="preserve">אני</w:t>
        </w:r>
      </w:ins>
      <w:del w:id="94551" w:author="מנוע מכני" w:date="2026-10-11T12:04:40Z">
        <w:r w:rsidRPr="006F178A">
          <w:rPr>
            <w:rtl/>
          </w:rPr>
          <w:delText xml:space="preserve">אנא</w:delText>
        </w:r>
      </w:del>
      <w:r w:rsidRPr="006F178A">
        <w:rPr>
          <w:rtl/>
        </w:rPr>
        <w:t xml:space="preserve"> </w:t>
      </w:r>
      <w:ins w:id="94380" w:author="מנוע מכני" w:date="2026-10-11T12:04:40Z">
        <w:r>
          <w:rPr>
            <w:rtl/>
          </w:rPr>
          <w:t xml:space="preserve">דאחר</w:t>
        </w:r>
      </w:ins>
      <w:del w:id="94381" w:author="מנוע מכני" w:date="2026-10-11T12:04:40Z">
        <w:r w:rsidRPr="006F178A">
          <w:rPr>
            <w:rtl/>
          </w:rPr>
          <w:delText xml:space="preserve">דבתר</w:delText>
        </w:r>
      </w:del>
      <w:r w:rsidRPr="006F178A">
        <w:rPr>
          <w:rtl/>
        </w:rPr>
        <w:t xml:space="preserve"> רישא גופא אזיל.</w:t>
      </w:r>
    </w:p>
    <w:p w:rsidR="005851B8" w:rsidRPr="006F178A" w:rsidRDefault="005851B8" w:rsidP="005851B8">
      <w:pPr>
        <w:rPr>
          <w:rtl/>
        </w:rPr>
      </w:pPr>
      <w:r w:rsidRPr="006F178A">
        <w:rPr>
          <w:rtl/>
        </w:rPr>
        <w:t xml:space="preserve">כל ימיו של </w:t>
      </w:r>
      <w:r w:rsidRPr="006F178A">
        <w:rPr>
          <w:rStyle w:val="2fb"/>
          <w:rtl/>
        </w:rPr>
        <w:t xml:space="preserve">ר"ג</w:t>
      </w:r>
      <w:r w:rsidRPr="006F178A">
        <w:rPr>
          <w:rtl/>
        </w:rPr>
        <w:t xml:space="preserve"> קבענו הלכה כמותו, עכשיו אתה מבקש לבטל דבריו.</w:t>
      </w:r>
    </w:p>
    <w:p w:rsidR="005851B8" w:rsidRPr="006F178A" w:rsidRDefault="005851B8" w:rsidP="005851B8">
      <w:pPr>
        <w:rPr>
          <w:rtl/>
        </w:rPr>
      </w:pPr>
      <w:r w:rsidRPr="006F178A">
        <w:rPr>
          <w:rtl/>
        </w:rPr>
        <w:t xml:space="preserve">יהושע, אין שומעין לך, שכבר נקבעה הלכה </w:t>
      </w:r>
      <w:ins w:id="90214" w:author="מנוע מכני" w:date="2026-10-11T12:04:40Z">
        <w:r>
          <w:rPr>
            <w:rStyle w:val="2fb"/>
            <w:rtl/>
          </w:rPr>
          <w:t xml:space="preserve">כר"ג</w:t>
        </w:r>
      </w:ins>
      <w:del w:id="90215" w:author="מנוע מכני" w:date="2026-10-11T12:04:40Z">
        <w:r w:rsidRPr="006F178A">
          <w:rPr>
            <w:rtl/>
          </w:rPr>
          <w:delText xml:space="preserve">כרבן גמליאל</w:delText>
        </w:r>
      </w:del>
      <w:r w:rsidRPr="006F178A">
        <w:rPr>
          <w:rtl/>
        </w:rPr>
        <w:t xml:space="preserve">. ולא היה אדם שערער בדבר כלום.</w:t>
      </w:r>
    </w:p>
    <w:p w:rsidR="005851B8" w:rsidRPr="006F178A" w:rsidRDefault="005851B8" w:rsidP="005851B8">
      <w:pPr>
        <w:rPr>
          <w:rtl/>
        </w:rPr>
      </w:pPr>
      <w:r w:rsidRPr="006F178A">
        <w:rPr>
          <w:rtl/>
        </w:rPr>
        <w:t xml:space="preserve">- בדורו של </w:t>
      </w:r>
      <w:ins w:id="90216" w:author="מנוע מכני" w:date="2026-10-11T12:04:40Z">
        <w:r>
          <w:rPr>
            <w:rStyle w:val="2fb"/>
            <w:rtl/>
          </w:rPr>
          <w:t xml:space="preserve">ר"ג</w:t>
        </w:r>
      </w:ins>
      <w:del w:id="90217" w:author="מנוע מכני" w:date="2026-10-11T12:04:40Z">
        <w:r w:rsidRPr="006F178A">
          <w:rPr>
            <w:rtl/>
          </w:rPr>
          <w:delText xml:space="preserve">רבן גמליאל</w:delText>
        </w:r>
      </w:del>
      <w:r w:rsidRPr="006F178A">
        <w:rPr>
          <w:rtl/>
        </w:rPr>
        <w:t xml:space="preserve"> עבוד </w:t>
      </w:r>
      <w:ins w:id="90218" w:author="מנוע מכני" w:date="2026-10-11T12:04:40Z">
        <w:r>
          <w:rPr>
            <w:rStyle w:val="2fb"/>
            <w:rtl/>
          </w:rPr>
          <w:t xml:space="preserve">כר"ג</w:t>
        </w:r>
      </w:ins>
      <w:del w:id="90219" w:author="מנוע מכני" w:date="2026-10-11T12:04:40Z">
        <w:r w:rsidRPr="006F178A">
          <w:rPr>
            <w:rtl/>
          </w:rPr>
          <w:delText xml:space="preserve">כרבן גמליאל</w:delText>
        </w:r>
      </w:del>
      <w:r w:rsidRPr="006F178A">
        <w:rPr>
          <w:rtl/>
        </w:rPr>
        <w:t xml:space="preserve">, בדורו של </w:t>
      </w:r>
      <w:r w:rsidRPr="006F178A">
        <w:rPr>
          <w:rStyle w:val="2fb"/>
          <w:rtl/>
        </w:rPr>
        <w:t xml:space="preserve">רבי יוסי</w:t>
      </w:r>
      <w:r w:rsidRPr="006F178A">
        <w:rPr>
          <w:rtl/>
        </w:rPr>
        <w:t xml:space="preserve"> - עבוד </w:t>
      </w:r>
      <w:r w:rsidRPr="006F178A">
        <w:rPr>
          <w:rStyle w:val="2fb"/>
          <w:rtl/>
        </w:rPr>
        <w:t xml:space="preserve">כרבי יוסי</w:t>
      </w:r>
      <w:r w:rsidRPr="006F178A">
        <w:rPr>
          <w:rtl/>
        </w:rPr>
        <w:t xml:space="preserve">.</w:t>
      </w:r>
    </w:p>
    <w:p w:rsidR="005851B8" w:rsidRPr="006F178A" w:rsidRDefault="005851B8" w:rsidP="005851B8">
      <w:pPr>
        <w:rPr>
          <w:rtl/>
        </w:rPr>
      </w:pPr>
      <w:r w:rsidRPr="006F178A">
        <w:rPr>
          <w:rtl/>
        </w:rPr>
        <w:t xml:space="preserve">ובדורו של </w:t>
      </w:r>
      <w:r w:rsidRPr="006F178A">
        <w:rPr>
          <w:rStyle w:val="2fb"/>
          <w:rtl/>
        </w:rPr>
        <w:t xml:space="preserve">ר"ג</w:t>
      </w:r>
      <w:r w:rsidRPr="006F178A">
        <w:rPr>
          <w:rtl/>
        </w:rPr>
        <w:t xml:space="preserve"> עבוד </w:t>
      </w:r>
      <w:ins w:id="90220" w:author="מנוע מכני" w:date="2026-10-11T12:04:40Z">
        <w:r>
          <w:rPr>
            <w:rStyle w:val="2fb"/>
            <w:rtl/>
          </w:rPr>
          <w:t xml:space="preserve">כר"ג</w:t>
        </w:r>
      </w:ins>
      <w:del w:id="90221" w:author="מנוע מכני" w:date="2026-10-11T12:04:40Z">
        <w:r w:rsidRPr="006F178A">
          <w:rPr>
            <w:rtl/>
          </w:rPr>
          <w:delText xml:space="preserve">כרבן גמליאל</w:delText>
        </w:r>
      </w:del>
      <w:r w:rsidRPr="006F178A">
        <w:rPr>
          <w:rtl/>
        </w:rPr>
        <w:t xml:space="preserve">. והתניא, </w:t>
      </w:r>
      <w:r w:rsidRPr="006F178A">
        <w:rPr>
          <w:rStyle w:val="2fb"/>
          <w:rtl/>
        </w:rPr>
        <w:t xml:space="preserve">אר"א</w:t>
      </w:r>
      <w:r w:rsidRPr="006F178A">
        <w:rPr>
          <w:rtl/>
        </w:rPr>
        <w:t xml:space="preserve"> ברבי צדוק: אני מבני סנאב בן בנימין. פעם אחת חל תשעה באב להיות בשבת, ודחינוהו לאחר השבת והתענינו בו ולא השלמנוהו, מפני שיום טוב שלנו היה [יום קרבן עצים למערכה].</w:t>
      </w:r>
    </w:p>
    <w:p>
      <w:pPr>
        <w:pStyle w:val="38"/>
        <w:rPr>
          <w:ins w:id="95431" w:author="מנוע מכני" w:date="2026-10-11T12:04:40Z"/>
        </w:rPr>
      </w:pPr>
      <w:r w:rsidRPr="006F178A">
        <w:t xml:space="preserve">ומשמע</w:t>
      </w:r>
    </w:p>
    <w:p w:rsidR="005851B8" w:rsidRPr="006F178A" w:rsidRDefault="005851B8" w:rsidP="005851B8">
      <w:pPr>
        <w:rPr>
          <w:rtl/>
        </w:rPr>
      </w:pPr>
      <w:del w:id="95432" w:author="מנוע מכני" w:date="2026-10-11T12:04:40Z">
        <w:r w:rsidRPr="006F178A">
          <w:rPr>
            <w:rtl/>
          </w:rPr>
          <w:delText xml:space="preserve"> </w:delText>
        </w:r>
      </w:del>
      <w:ins w:id="93630" w:author="מנוע מכני" w:date="2026-10-11T12:04:40Z">
        <w:r>
          <w:rPr>
            <w:rtl/>
          </w:rPr>
          <w:t xml:space="preserve">דאם </w:t>
        </w:r>
      </w:ins>
      <w:del w:id="93631" w:author="מנוע מכני" w:date="2026-10-11T12:04:40Z">
        <w:r w:rsidRPr="006F178A">
          <w:rPr>
            <w:rtl/>
          </w:rPr>
          <w:delText xml:space="preserve">דאי </w:delText>
        </w:r>
      </w:del>
      <w:r w:rsidRPr="006F178A">
        <w:rPr>
          <w:rtl/>
        </w:rPr>
        <w:t xml:space="preserve">היה זה ת"ב רגיל היו משלימין ליו"ט והיינו שלא כדברי </w:t>
      </w:r>
      <w:r w:rsidRPr="006F178A">
        <w:rPr>
          <w:rStyle w:val="2fb"/>
          <w:rtl/>
        </w:rPr>
        <w:t xml:space="preserve">ר"ג</w:t>
      </w:r>
      <w:r w:rsidRPr="006F178A">
        <w:rPr>
          <w:rtl/>
        </w:rPr>
        <w:t xml:space="preserve"> </w:t>
      </w:r>
      <w:ins w:id="93966" w:author="מנוע מכני" w:date="2026-10-11T12:04:40Z">
        <w:r>
          <w:rPr>
            <w:rtl/>
          </w:rPr>
          <w:t xml:space="preserve">דסבר</w:t>
        </w:r>
      </w:ins>
      <w:del w:id="93967" w:author="מנוע מכני" w:date="2026-10-11T12:04:40Z">
        <w:r w:rsidRPr="006F178A">
          <w:rPr>
            <w:rtl/>
          </w:rPr>
          <w:delText xml:space="preserve">דס"ל</w:delText>
        </w:r>
      </w:del>
      <w:r w:rsidRPr="006F178A">
        <w:rPr>
          <w:rtl/>
        </w:rPr>
        <w:t xml:space="preserve"> אין משלימין.</w:t>
      </w:r>
    </w:p>
    <w:p w:rsidR="005851B8" w:rsidRPr="006F178A" w:rsidRDefault="005851B8" w:rsidP="005851B8">
      <w:pPr>
        <w:rPr>
          <w:rtl/>
        </w:rPr>
      </w:pPr>
      <w:r w:rsidRPr="004C0DEC">
        <w:rPr>
          <w:b/>
          <w:bCs/>
          <w:rtl/>
        </w:rPr>
        <w:t>ודחתה הגמ'</w:t>
      </w:r>
      <w:r w:rsidRPr="006F178A">
        <w:rPr>
          <w:rtl/>
        </w:rPr>
        <w:t xml:space="preserve"> דיש לחלק בין יו"ט של דבריהם שמשלימין כיון שמתענין בו שעות משלימין בו ערביות.</w:t>
      </w:r>
    </w:p>
    <w:p w:rsidR="005851B8" w:rsidRPr="006F178A" w:rsidRDefault="005851B8" w:rsidP="005851B8">
      <w:pPr>
        <w:rPr>
          <w:rtl/>
        </w:rPr>
      </w:pPr>
      <w:r w:rsidRPr="006F178A">
        <w:rPr>
          <w:rtl/>
        </w:rPr>
        <w:t>לשבת שאין מתענין בה שעות ואין משלימין בה ערביות.</w:t>
      </w:r>
    </w:p>
    <w:p w:rsidR="005851B8" w:rsidRPr="006F178A" w:rsidRDefault="005851B8" w:rsidP="005851B8">
      <w:pPr>
        <w:rPr>
          <w:rtl/>
        </w:rPr>
      </w:pPr>
      <w:r w:rsidRPr="006F178A">
        <w:rPr>
          <w:rStyle w:val="2fb"/>
          <w:rtl/>
        </w:rPr>
        <w:t xml:space="preserve">רב יוסף</w:t>
      </w:r>
      <w:r w:rsidRPr="006F178A">
        <w:rPr>
          <w:rtl/>
        </w:rPr>
        <w:t xml:space="preserve"> </w:t>
      </w:r>
      <w:r w:rsidRPr="006F178A">
        <w:rPr>
          <w:rtl/>
        </w:rPr>
        <w:t xml:space="preserve">אמר</w:t>
      </w:r>
      <w:r w:rsidRPr="006F178A">
        <w:rPr>
          <w:rtl/>
        </w:rPr>
        <w:t xml:space="preserve"> שלא שמע דברי </w:t>
      </w:r>
      <w:r w:rsidRPr="006F178A">
        <w:rPr>
          <w:rStyle w:val="2fb"/>
          <w:rtl/>
        </w:rPr>
        <w:t xml:space="preserve">עולא</w:t>
      </w:r>
      <w:r w:rsidRPr="006F178A">
        <w:rPr>
          <w:rtl/>
        </w:rPr>
        <w:t xml:space="preserve"> דמשלימין.</w:t>
      </w:r>
    </w:p>
    <w:p w:rsidR="005851B8" w:rsidRPr="006F178A" w:rsidRDefault="005851B8" w:rsidP="005851B8">
      <w:pPr>
        <w:rPr>
          <w:rtl/>
        </w:rPr>
      </w:pPr>
      <w:r w:rsidRPr="006F178A">
        <w:rPr>
          <w:rtl/>
        </w:rPr>
        <w:t xml:space="preserve">והקשה עליו </w:t>
      </w:r>
      <w:r w:rsidRPr="006F178A">
        <w:rPr>
          <w:rStyle w:val="2fb"/>
          <w:rtl/>
        </w:rPr>
        <w:t xml:space="preserve">אביי</w:t>
      </w:r>
      <w:r w:rsidRPr="006F178A">
        <w:rPr>
          <w:rtl/>
        </w:rPr>
        <w:t xml:space="preserve"> דאהא </w:t>
      </w:r>
      <w:r w:rsidRPr="006F178A">
        <w:rPr>
          <w:rtl/>
        </w:rPr>
        <w:t xml:space="preserve">אמר</w:t>
      </w:r>
      <w:r w:rsidRPr="006F178A">
        <w:rPr>
          <w:rtl/>
        </w:rPr>
        <w:t xml:space="preserve"> דאין גוזרין תענית על הצבור בראשי חדשים </w:t>
      </w:r>
      <w:r>
        <w:rPr>
          <w:rtl/>
        </w:rPr>
        <w:t>וכו'</w:t>
      </w:r>
      <w:r w:rsidRPr="006F178A">
        <w:rPr>
          <w:rtl/>
        </w:rPr>
        <w:t>.</w:t>
      </w:r>
    </w:p>
    <w:p w:rsidR="005851B8" w:rsidRPr="006F178A" w:rsidRDefault="005851B8" w:rsidP="005851B8">
      <w:pPr>
        <w:rPr>
          <w:rtl/>
        </w:rPr>
      </w:pPr>
      <w:r w:rsidRPr="006F178A">
        <w:rPr>
          <w:rStyle w:val="2fb"/>
          <w:rtl/>
        </w:rPr>
        <w:t xml:space="preserve">ואריא"ר</w:t>
      </w:r>
      <w:r w:rsidRPr="006F178A">
        <w:rPr>
          <w:rtl/>
        </w:rPr>
        <w:t xml:space="preserve"> זו דברי </w:t>
      </w:r>
      <w:r w:rsidRPr="006F178A">
        <w:rPr>
          <w:rStyle w:val="2fb"/>
          <w:rtl/>
        </w:rPr>
        <w:t xml:space="preserve">ר"מ</w:t>
      </w:r>
      <w:r w:rsidRPr="006F178A">
        <w:rPr>
          <w:rtl/>
        </w:rPr>
        <w:t xml:space="preserve"> </w:t>
      </w:r>
      <w:r w:rsidRPr="006F178A">
        <w:rPr>
          <w:rStyle w:val="2fb"/>
          <w:rtl/>
        </w:rPr>
        <w:t xml:space="preserve">מר"ג</w:t>
      </w:r>
      <w:r w:rsidRPr="006F178A">
        <w:rPr>
          <w:rtl/>
        </w:rPr>
        <w:t xml:space="preserve">.</w:t>
      </w:r>
      <w:r w:rsidRPr="006F178A">
        <w:rPr>
          <w:rFonts w:hint="cs"/>
          <w:rtl/>
        </w:rPr>
        <w:t xml:space="preserve"> </w:t>
      </w:r>
      <w:r w:rsidRPr="006F178A">
        <w:rPr>
          <w:rtl/>
        </w:rPr>
        <w:t>אבל חכ"א: מתענה ומשלים.</w:t>
      </w:r>
    </w:p>
    <w:p w:rsidR="005851B8" w:rsidRDefault="005851B8" w:rsidP="005851B8">
      <w:pPr>
        <w:rPr>
          <w:rtl/>
        </w:rPr>
      </w:pPr>
      <w:r w:rsidRPr="006F178A">
        <w:rPr>
          <w:rtl/>
        </w:rPr>
        <w:t xml:space="preserve">[ואין לומר דהך דחכמים רק אחנוכה ופורים </w:t>
      </w:r>
      <w:ins w:id="91066" w:author="מנוע מכני" w:date="2026-10-11T12:04:40Z">
        <w:r>
          <w:rPr>
            <w:rtl/>
          </w:rPr>
          <w:t xml:space="preserve">שהרי</w:t>
        </w:r>
      </w:ins>
      <w:del w:id="91067" w:author="מנוע מכני" w:date="2026-10-11T12:04:40Z">
        <w:r w:rsidRPr="006F178A">
          <w:rPr>
            <w:rtl/>
          </w:rPr>
          <w:delText xml:space="preserve">דהא</w:delText>
        </w:r>
      </w:del>
      <w:r w:rsidRPr="006F178A">
        <w:rPr>
          <w:rtl/>
        </w:rPr>
        <w:t xml:space="preserve"> להדיא </w:t>
      </w:r>
      <w:r w:rsidRPr="006F178A">
        <w:rPr>
          <w:rStyle w:val="2fb"/>
          <w:rtl/>
        </w:rPr>
        <w:t xml:space="preserve">ר"ה</w:t>
      </w:r>
      <w:r w:rsidRPr="006F178A">
        <w:rPr>
          <w:rtl/>
        </w:rPr>
        <w:t xml:space="preserve"> </w:t>
      </w:r>
      <w:r w:rsidRPr="006F178A">
        <w:rPr>
          <w:rtl/>
        </w:rPr>
        <w:t xml:space="preserve">לא</w:t>
      </w:r>
      <w:r w:rsidRPr="006F178A">
        <w:rPr>
          <w:rtl/>
        </w:rPr>
        <w:t xml:space="preserve"> פשט </w:t>
      </w:r>
      <w:r w:rsidRPr="006F178A">
        <w:rPr>
          <w:rStyle w:val="2fb"/>
          <w:rtl/>
        </w:rPr>
        <w:t xml:space="preserve">לרבה</w:t>
      </w:r>
      <w:r w:rsidRPr="006F178A">
        <w:rPr>
          <w:rtl/>
        </w:rPr>
        <w:t xml:space="preserve">]</w:t>
      </w:r>
    </w:p>
    <w:p>
      <w:pPr>
        <w:pStyle w:val="38"/>
        <w:rPr>
          <w:ins w:id="95433" w:author="מנוע מכני" w:date="2026-10-11T12:04:40Z"/>
        </w:rPr>
      </w:pPr>
      <w:r w:rsidRPr="006F178A">
        <w:t xml:space="preserve">- </w:t>
      </w:r>
      <w:r w:rsidRPr="006F178A">
        <w:t xml:space="preserve">אלא</w:t>
      </w:r>
    </w:p>
    <w:p w:rsidR="005851B8" w:rsidRPr="006F178A" w:rsidRDefault="005851B8" w:rsidP="005851B8">
      <w:pPr>
        <w:rPr>
          <w:rtl/>
        </w:rPr>
      </w:pPr>
      <w:del w:id="95434" w:author="מנוע מכני" w:date="2026-10-11T12:04:40Z">
        <w:r w:rsidRPr="006F178A">
          <w:rPr>
            <w:rtl/>
          </w:rPr>
          <w:delText xml:space="preserve"> </w:delText>
        </w:r>
      </w:del>
      <w:r w:rsidRPr="006F178A">
        <w:rPr>
          <w:rtl/>
        </w:rPr>
        <w:t xml:space="preserve">הא קודם דשמעה, והא דחכמים דמשלים לאחר ששמע </w:t>
      </w:r>
      <w:r w:rsidRPr="006F178A">
        <w:rPr>
          <w:rtl/>
        </w:rPr>
        <w:t xml:space="preserve">וה"נ</w:t>
      </w:r>
      <w:r w:rsidRPr="006F178A">
        <w:rPr>
          <w:rtl/>
        </w:rPr>
        <w:t xml:space="preserve">.</w:t>
      </w:r>
    </w:p>
    <w:p>
      <w:pPr>
        <w:pStyle w:val="38"/>
        <w:rPr>
          <w:ins w:id="95435" w:author="מנוע מכני" w:date="2026-10-11T12:04:40Z"/>
        </w:rPr>
      </w:pPr>
      <w:r w:rsidRPr="006F178A">
        <w:t xml:space="preserve">דרש מר זוטרא </w:t>
      </w:r>
      <w:ins w:id="92432" w:author="מנוע מכני" w:date="2026-10-11T12:04:40Z">
        <w:r>
          <w:t xml:space="preserve">משמו</w:t>
        </w:r>
      </w:ins>
      <w:del w:id="92433" w:author="מנוע מכני" w:date="2026-10-11T12:04:40Z">
        <w:r w:rsidRPr="006F178A">
          <w:delText xml:space="preserve">משמיה</w:delText>
        </w:r>
      </w:del>
      <w:r w:rsidRPr="006F178A">
        <w:t xml:space="preserve"> </w:t>
      </w:r>
      <w:ins w:id="90222" w:author="מנוע מכני" w:date="2026-10-11T12:04:40Z">
        <w:r>
          <w:t xml:space="preserve">דר"ה</w:t>
        </w:r>
      </w:ins>
      <w:del w:id="90223" w:author="מנוע מכני" w:date="2026-10-11T12:04:40Z">
        <w:r w:rsidRPr="006F178A">
          <w:delText xml:space="preserve">דרב הונא</w:delText>
        </w:r>
      </w:del>
      <w:r w:rsidRPr="006F178A">
        <w:t xml:space="preserve">:</w:t>
      </w:r>
    </w:p>
    <w:p w:rsidR="005851B8" w:rsidRPr="006F178A" w:rsidRDefault="005851B8" w:rsidP="005851B8">
      <w:pPr>
        <w:rPr>
          <w:rtl/>
        </w:rPr>
      </w:pPr>
      <w:del w:id="95436" w:author="מנוע מכני" w:date="2026-10-11T12:04:40Z">
        <w:r w:rsidRPr="006F178A">
          <w:rPr>
            <w:rtl/>
          </w:rPr>
          <w:delText xml:space="preserve"> </w:delText>
        </w:r>
      </w:del>
      <w:r w:rsidRPr="006F178A">
        <w:rPr>
          <w:rtl/>
        </w:rPr>
        <w:t xml:space="preserve">הלכה, מתענין ומשלימין.</w:t>
      </w:r>
    </w:p>
    <w:p w:rsidR="005851B8" w:rsidRPr="006F178A" w:rsidRDefault="005851B8" w:rsidP="005851B8">
      <w:pPr>
        <w:pStyle w:val="affff"/>
        <w:rPr>
          <w:rStyle w:val="afffe"/>
          <w:sz w:val="20"/>
          <w:rtl/>
        </w:rPr>
        <w:sectPr w:rsidR="005851B8" w:rsidRPr="006F178A" w:rsidSect="00674086">
          <w:pgSz w:w="6804" w:h="11907" w:code="8"/>
          <w:pgMar w:top="567" w:right="567" w:bottom="284" w:left="567" w:header="284" w:footer="284" w:gutter="0"/>
          <w:pgNumType w:start="1"/>
          <w:cols w:space="284"/>
          <w:bidi/>
          <w:rtlGutter/>
          <w:docGrid w:linePitch="360"/>
        </w:sectPr>
      </w:pPr>
    </w:p>
    <w:p w:rsidR="005851B8" w:rsidRDefault="005851B8" w:rsidP="005851B8">
      <w:pPr>
        <w:pStyle w:val="Hadran"/>
        <w:rPr>
          <w:rStyle w:val="afffe"/>
          <w:sz w:val="20"/>
          <w:rtl/>
        </w:rPr>
        <w:sectPr w:rsidR="005851B8" w:rsidSect="00674086">
          <w:type w:val="continuous"/>
          <w:pgSz w:w="6804" w:h="11907" w:code="8"/>
          <w:pgMar w:top="567" w:right="567" w:bottom="284" w:left="567" w:header="284" w:footer="284" w:gutter="0"/>
          <w:pgNumType w:start="1"/>
          <w:cols w:space="720"/>
          <w:bidi/>
          <w:rtlGutter/>
          <w:docGrid w:linePitch="360"/>
        </w:sectPr>
        <w:pPrChange w:id="99219" w:author="Claude" w:date="2026-10-11T09:08:18Z">
          <w:pPr>
            <w:pStyle w:val="affff"/>
            <w:rPr>
              <w:rStyle w:val="afffe"/>
              <w:sz w:val="20"/>
              <w:rtl/>
            </w:rPr>
            <w:sectPr w:rsidR="005851B8" w:rsidSect="00674086">
              <w:type w:val="continuous"/>
              <w:pgSz w:w="6804" w:h="11907" w:code="8"/>
              <w:pgMar w:top="567" w:right="567" w:bottom="284" w:left="567" w:header="284" w:footer="284" w:gutter="0"/>
              <w:pgNumType w:start="1"/>
              <w:cols w:space="720"/>
              <w:bidi/>
              <w:rtlGutter/>
              <w:docGrid w:linePitch="360"/>
            </w:sectPr>
          </w:pPr>
        </w:pPrChange>
      </w:pPr>
      <w:r>
        <w:rPr>
          <w:rStyle w:val="afffe"/>
          <w:sz w:val="20"/>
          <w:rtl/>
        </w:rPr>
        <w:t>הדרן עלך בכל מערבי</w:t>
      </w:r>
      <w:r>
        <w:rPr>
          <w:rStyle w:val="afffe"/>
          <w:rFonts w:hint="cs"/>
          <w:sz w:val="20"/>
          <w:rtl/>
        </w:rPr>
        <w:t>ן</w:t>
      </w:r>
    </w:p>
    <w:p w:rsidR="00DD48B0" w:rsidRDefault="00DD48B0">
      <w:r>
        <w:br w:type="page"/>
      </w:r>
    </w:p>
    <w:p w:rsidR="005851B8" w:rsidRDefault="005851B8" w:rsidP="005851B8">
      <w:pPr>
        <w:pStyle w:val="afff6"/>
        <w:framePr w:wrap="around"/>
        <w:spacing w:line="276" w:lineRule="auto"/>
        <w:rPr>
          <w:del w:id="98172" w:author="Claude" w:date="2026-10-11T09:07:58Z"/>
          <w:rFonts w:ascii="Fb Fontext" w:hAnsi="Fb Fontext"/>
          <w:sz w:val="20"/>
          <w:rtl/>
        </w:rPr>
      </w:pPr>
      <w:del w:id="98171" w:author="Claude" w:date="2026-10-11T09:07:58Z">
        <w:r w:rsidRPr="006F178A">
          <w:rPr>
            <w:rFonts w:ascii="Fb Fontext" w:hAnsi="Fb Fontext" w:hint="cs"/>
            <w:sz w:val="20"/>
            <w:rtl/>
          </w:rPr>
          <w:lastRenderedPageBreak/>
          <w:delText xml:space="preserve">פרק רביעי</w:delText>
        </w:r>
      </w:del>
    </w:p>
    <w:p w:rsidR="005851B8"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מא:</w:t>
      </w:r>
    </w:p>
    <w:p w:rsidR="005851B8" w:rsidRDefault="005851B8" w:rsidP="005851B8">
      <w:pPr>
        <w:pStyle w:val="afff7"/>
        <w:framePr w:wrap="around"/>
        <w:spacing w:line="276" w:lineRule="auto"/>
        <w:rPr>
          <w:del w:id="98168" w:author="Claude" w:date="2026-10-11T09:07:58Z"/>
          <w:sz w:val="20"/>
          <w:rtl/>
        </w:rPr>
      </w:pPr>
      <w:del w:id="98165" w:author="Claude" w:date="2026-10-11T09:07:58Z">
        <w:r w:rsidRPr="006F178A">
          <w:rPr>
            <w:rFonts w:hint="cs"/>
            <w:sz w:val="20"/>
            <w:rtl/>
          </w:rPr>
          <w:delText xml:space="preserve">מי שהוציאוה</w:delText>
        </w:r>
      </w:del>
      <w:del w:id="98166" w:author="Claude" w:date="2026-10-11T09:07:58Z">
        <w:r w:rsidR="00C67867">
          <w:rPr>
            <w:rFonts w:hint="cs"/>
            <w:sz w:val="20"/>
            <w:rtl/>
          </w:rPr>
          <w:delText xml:space="preserve">+</w:delText>
        </w:r>
      </w:del>
      <w:del w:id="98167" w:author="Claude" w:date="2026-10-11T09:07:58Z">
        <w:r w:rsidRPr="006F178A">
          <w:rPr>
            <w:rFonts w:hint="cs"/>
            <w:sz w:val="20"/>
            <w:rtl/>
          </w:rPr>
          <w:delText xml:space="preserve">ו</w:delText>
        </w:r>
      </w:del>
    </w:p>
    <w:p w:rsidR="005851B8" w:rsidRPr="006F178A" w:rsidRDefault="00BE074C" w:rsidP="005851B8">
      <w:pPr>
        <w:pStyle w:val="afff8"/>
        <w:framePr w:wrap="around"/>
        <w:spacing w:after="0" w:line="276" w:lineRule="auto"/>
        <w:rPr>
          <w:rtl/>
        </w:rPr>
      </w:pPr>
      <w:r>
        <w:rPr>
          <w:rFonts w:hint="cs"/>
          <w:rtl/>
        </w:rPr>
        <w:t>(</w:t>
      </w:r>
      <w:r w:rsidR="005851B8" w:rsidRPr="006F178A">
        <w:rPr>
          <w:rFonts w:hint="cs"/>
          <w:rtl/>
        </w:rPr>
        <w:t>מא: נב:</w:t>
      </w:r>
      <w:r>
        <w:rPr>
          <w:rFonts w:hint="cs"/>
          <w:rtl/>
        </w:rPr>
        <w:t>)</w:t>
      </w:r>
    </w:p>
    <w:p>
      <w:pPr>
        <w:pStyle w:val="PetichatPerek"/>
        <w:rPr>
          <w:ins w:id="98170" w:author="Claude" w:date="2026-10-11T09:07:58Z"/>
        </w:rPr>
      </w:pPr>
      <w:ins w:id="98169" w:author="Claude" w:date="2026-10-11T09:07:58Z">
        <w:r>
          <w:rPr>
            <w:rFonts w:ascii="Fb Fontext" w:hAnsi="Fb Fontext" w:hint="cs"/>
            <w:sz w:val="20"/>
            <w:rtl/>
          </w:rPr>
          <w:t xml:space="preserve">פרק רביעי</w:t>
        </w:r>
        <w:r>
          <w:rPr>
            <w:rFonts w:ascii="Fb Fontext" w:hAnsi="Fb Fontext" w:hint="cs"/>
            <w:sz w:val="20"/>
            <w:rtl/>
          </w:rPr>
          <w:t xml:space="preserve"> - </w:t>
        </w:r>
        <w:r>
          <w:rPr>
            <w:rFonts w:hint="cs"/>
            <w:sz w:val="20"/>
            <w:rtl/>
          </w:rPr>
          <w:t xml:space="preserve">כיצד מעבר</w:t>
        </w:r>
        <w:del w:id="90003" w:author="קלוד" w:date="2026-10-11T13:26:07Z">
          <w:r>
            <w:rPr>
              <w:rFonts w:hint="cs"/>
              <w:sz w:val="20"/>
              <w:rtl/>
            </w:rPr>
            <w:delText xml:space="preserve">+</w:delText>
          </w:r>
        </w:del>
        <w:r>
          <w:rPr>
            <w:rFonts w:hint="cs"/>
            <w:sz w:val="20"/>
            <w:rtl/>
          </w:rPr>
          <w:t xml:space="preserve">ין</w:t>
        </w:r>
      </w:ins>
    </w:p>
    <w:p>
      <w:pPr>
        <w:pStyle w:val="MishnaBatzad"/>
        <w:rPr>
          <w:ins w:id="20291" w:author="קלוד" w:date="2026-10-11T09:07:28Z"/>
        </w:rPr>
      </w:pPr>
      <w:ins w:id="20290" w:author="קלוד" w:date="2026-10-11T09:07:28Z">
        <w:r>
          <w:t xml:space="preserve">משנה א</w:t>
        </w:r>
      </w:ins>
    </w:p>
    <w:p w:rsidR="005851B8" w:rsidRPr="00E62A50" w:rsidRDefault="005851B8" w:rsidP="005851B8">
      <w:pPr>
        <w:pStyle w:val="afff9"/>
        <w:rPr>
          <w:del w:id="20125" w:author="קלוד" w:date="2026-10-11T09:07:28Z"/>
          <w:rtl/>
        </w:rPr>
      </w:pPr>
      <w:del w:id="20124" w:author="קלוד" w:date="2026-10-11T09:07:28Z">
        <w:r w:rsidRPr="00E62A50">
          <w:rPr>
            <w:rFonts w:hint="eastAsia"/>
            <w:sz w:val="20"/>
            <w:rtl/>
          </w:rPr>
          <w:delText xml:space="preserve">משנה.</w:delText>
        </w:r>
      </w:del>
    </w:p>
    <w:p w:rsidR="005851B8" w:rsidRPr="00E62A50" w:rsidRDefault="005851B8" w:rsidP="005851B8">
      <w:pPr>
        <w:pStyle w:val="afff9"/>
        <w:spacing w:before="120"/>
        <w:rPr>
          <w:rtl/>
        </w:rPr>
        <w:pPrChange w:id="90023" w:author="קלוד" w:date="2026-10-11T12:09:42Z">
          <w:pPr>
            <w:pStyle w:val="afff9"/>
          </w:pPr>
        </w:pPrChange>
      </w:pPr>
      <w:r w:rsidRPr="00E62A50">
        <w:rPr>
          <w:rtl/>
        </w:rPr>
        <w:t>מי שהוציאוהו נכרים או רוח רעה - אין לו אלא ארבע אמות. החזירוהו - כאילו לא יצא.</w:t>
      </w:r>
    </w:p>
    <w:p w:rsidR="005851B8" w:rsidRPr="00E62A50" w:rsidRDefault="005851B8" w:rsidP="005851B8">
      <w:pPr>
        <w:pStyle w:val="afff9"/>
        <w:rPr>
          <w:rtl/>
        </w:rPr>
      </w:pPr>
      <w:r w:rsidRPr="00E62A50">
        <w:rPr>
          <w:rtl/>
        </w:rPr>
        <w:t>הוליכוהו לעיר אחרת, נתנוהו בדיר [בשדות] או בסהר [שבעיר]</w:t>
      </w:r>
    </w:p>
    <w:p w:rsidR="005851B8" w:rsidRPr="00E62A50" w:rsidRDefault="005851B8" w:rsidP="005851B8">
      <w:pPr>
        <w:pStyle w:val="afff9"/>
        <w:rPr>
          <w:rtl/>
        </w:rPr>
      </w:pPr>
      <w:r>
        <w:rPr>
          <w:rStyle w:val="TanaimMishna"/>
          <w:rtl/>
          <w:rPrChange w:id="98100" w:author="Claude" w:date="2026-10-11T09:07:58Z">
            <w:rPr>
              <w:rtl/>
            </w:rPr>
          </w:rPrChange>
        </w:rPr>
        <w:t xml:space="preserve">ר"ג</w:t>
      </w:r>
      <w:r>
        <w:rPr>
          <w:rtl/>
        </w:rPr>
        <w:t xml:space="preserve"> וראב"ע: מהלך את כולה, ר"יה ו</w:t>
      </w:r>
      <w:r>
        <w:rPr>
          <w:rStyle w:val="TanaimMishna"/>
          <w:rtl/>
          <w:rPrChange w:id="98099" w:author="Claude" w:date="2026-10-11T09:07:58Z">
            <w:rPr>
              <w:rtl/>
            </w:rPr>
          </w:rPrChange>
        </w:rPr>
        <w:t xml:space="preserve">ר"ע</w:t>
      </w:r>
      <w:r>
        <w:rPr>
          <w:rStyle w:val="TanaimMishna"/>
          <w:rtl/>
          <w:rPrChange w:id="98101" w:author="Claude" w:date="2026-10-11T09:07:58Z">
            <w:rPr>
              <w:rtl/>
            </w:rPr>
          </w:rPrChange>
        </w:rPr>
        <w:t xml:space="preserve">:</w:t>
      </w:r>
      <w:r>
        <w:rPr>
          <w:rtl/>
        </w:rPr>
        <w:t xml:space="preserve"> אין לו אלא ארבע אמות.</w:t>
      </w:r>
    </w:p>
    <w:p w:rsidR="005851B8" w:rsidRPr="00E62A50" w:rsidRDefault="005851B8" w:rsidP="005851B8">
      <w:pPr>
        <w:pStyle w:val="afff9"/>
        <w:rPr>
          <w:rtl/>
        </w:rPr>
      </w:pPr>
      <w:r>
        <w:rPr>
          <w:rtl/>
        </w:rPr>
        <w:t xml:space="preserve">מעשה שבאו מפלנדרסין והפליגה ספינתם בים, </w:t>
      </w:r>
      <w:r>
        <w:rPr>
          <w:rStyle w:val="TanaimMishna"/>
          <w:rtl/>
          <w:rPrChange w:id="98102" w:author="Claude" w:date="2026-10-11T09:07:58Z">
            <w:rPr>
              <w:rtl/>
            </w:rPr>
          </w:rPrChange>
        </w:rPr>
        <w:t xml:space="preserve">ר"ג</w:t>
      </w:r>
      <w:r>
        <w:rPr>
          <w:rtl/>
        </w:rPr>
        <w:t xml:space="preserve"> וראב"ע הלכו את כולה.</w:t>
      </w:r>
    </w:p>
    <w:p w:rsidR="005851B8" w:rsidRPr="00E62A50" w:rsidRDefault="005851B8" w:rsidP="005851B8">
      <w:pPr>
        <w:pStyle w:val="afff9"/>
        <w:rPr>
          <w:rtl/>
        </w:rPr>
      </w:pPr>
      <w:r>
        <w:rPr>
          <w:rStyle w:val="TanaimMishna"/>
          <w:rtl/>
          <w:rPrChange w:id="20022" w:author="קלוד" w:date="2026-10-11T09:07:28Z">
            <w:rPr>
              <w:rtl/>
            </w:rPr>
          </w:rPrChange>
        </w:rPr>
        <w:t xml:space="preserve">רבי יהושע</w:t>
      </w:r>
      <w:r>
        <w:rPr>
          <w:rtl/>
        </w:rPr>
        <w:t xml:space="preserve"> ו</w:t>
      </w:r>
      <w:r>
        <w:rPr>
          <w:rStyle w:val="TanaimMishna"/>
          <w:rtl/>
          <w:rPrChange w:id="20021" w:author="קלוד" w:date="2026-10-11T09:07:28Z">
            <w:rPr>
              <w:rtl/>
            </w:rPr>
          </w:rPrChange>
        </w:rPr>
        <w:t xml:space="preserve">רבי עקיבא</w:t>
      </w:r>
      <w:r>
        <w:rPr>
          <w:rtl/>
        </w:rPr>
        <w:t xml:space="preserve"> לא זזו מארבע אמות, שרצו להחמיר על עצמן.</w:t>
      </w:r>
    </w:p>
    <w:p w:rsidR="005851B8" w:rsidRPr="00E62A50" w:rsidRDefault="005851B8" w:rsidP="005851B8">
      <w:pPr>
        <w:pStyle w:val="afff9"/>
        <w:rPr>
          <w:rtl/>
        </w:rPr>
      </w:pPr>
      <w:r>
        <w:rPr>
          <w:rtl/>
        </w:rPr>
        <w:t xml:space="preserve">פעם אחת לא נכנסו לנמל עד שחשיכה, אמרו לו ל</w:t>
      </w:r>
      <w:r>
        <w:rPr>
          <w:rStyle w:val="TanaimMishna"/>
          <w:rtl/>
          <w:rPrChange w:id="20023" w:author="קלוד" w:date="2026-10-11T09:07:28Z">
            <w:rPr>
              <w:rtl/>
            </w:rPr>
          </w:rPrChange>
        </w:rPr>
        <w:t xml:space="preserve">רבן גמליאל</w:t>
      </w:r>
      <w:r>
        <w:rPr>
          <w:rStyle w:val="TanaimMishna"/>
          <w:rtl/>
          <w:rPrChange w:id="98103" w:author="Claude" w:date="2026-10-11T09:07:58Z">
            <w:rPr>
              <w:rtl/>
            </w:rPr>
          </w:rPrChange>
        </w:rPr>
        <w:t xml:space="preserve">:</w:t>
      </w:r>
      <w:r>
        <w:rPr>
          <w:rtl/>
        </w:rPr>
        <w:t xml:space="preserve"> מה אנו לירד.</w:t>
      </w:r>
    </w:p>
    <w:p w:rsidR="005851B8" w:rsidRPr="00E62A50" w:rsidRDefault="005851B8" w:rsidP="005851B8">
      <w:pPr>
        <w:pStyle w:val="afff9"/>
        <w:rPr>
          <w:rtl/>
        </w:rPr>
      </w:pPr>
      <w:r w:rsidRPr="00E62A50">
        <w:rPr>
          <w:rtl/>
        </w:rPr>
        <w:t>אמר להם: מותרים אתם, שכבר הייתי מסתכל והיינו בתוך התחום עד שלא חשיכה.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59" w:author="קלוד" w:date="2026-10-11T12:24:08Z"/>
        </w:rPr>
      </w:pPr>
      <w:ins w:id="90460" w:author="קלוד" w:date="2026-10-11T12:24:08Z">
        <w:r>
          <w:rPr>
            <w:color w:val="7B3F00"/>
          </w:rPr>
          <w:t xml:space="preserve">שלשה דברים מעבירין את האדם על דעתו</w:t>
        </w:r>
      </w:ins>
    </w:p>
    <w:p>
      <w:pPr>
        <w:pStyle w:val="38"/>
        <w:rPr>
          <w:ins w:id="95438" w:author="מנוע מכני" w:date="2026-10-11T12:04:40Z"/>
        </w:rPr>
      </w:pPr>
      <w:del w:id="95437"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5439" w:author="מנוע מכני" w:date="2026-10-11T12:04:40Z">
        <w:r w:rsidRPr="006F178A">
          <w:rPr>
            <w:rFonts w:ascii="Fb Fontext" w:hAnsi="Fb Fontext"/>
            <w:rtl/>
          </w:rPr>
          <w:delText xml:space="preserve"> </w:delText>
        </w:r>
      </w:del>
      <w:r w:rsidRPr="006F178A">
        <w:rPr>
          <w:rFonts w:ascii="Fb Fontext" w:hAnsi="Fb Fontext"/>
          <w:rtl/>
        </w:rPr>
        <w:t xml:space="preserve">שלושה דברים מעבירין את האדם על דעתו ועל דעת קונו.</w:t>
      </w:r>
    </w:p>
    <w:p w:rsidR="005851B8" w:rsidRPr="006F178A" w:rsidRDefault="005851B8" w:rsidP="005851B8">
      <w:pPr>
        <w:rPr>
          <w:rtl/>
        </w:rPr>
      </w:pPr>
      <w:r w:rsidRPr="006F178A">
        <w:rPr>
          <w:rtl/>
        </w:rPr>
        <w:t xml:space="preserve">אלו הן: עובדי כוכבים, ורוח רעה, ודקדוקי עניות. </w:t>
      </w:r>
      <w:r w:rsidRPr="006F178A">
        <w:rPr>
          <w:rtl/>
        </w:rPr>
        <w:t xml:space="preserve">ונפק"מ</w:t>
      </w:r>
      <w:r w:rsidRPr="006F178A">
        <w:rPr>
          <w:rtl/>
        </w:rPr>
        <w:t xml:space="preserve"> - </w:t>
      </w:r>
      <w:ins w:id="94552" w:author="מנוע מכני" w:date="2026-10-11T12:04:40Z">
        <w:r>
          <w:rPr>
            <w:rtl/>
          </w:rPr>
          <w:t xml:space="preserve">לצריך</w:t>
        </w:r>
      </w:ins>
      <w:del w:id="94553" w:author="מנוע מכני" w:date="2026-10-11T12:04:40Z">
        <w:r w:rsidRPr="006F178A">
          <w:rPr>
            <w:rtl/>
          </w:rPr>
          <w:delText xml:space="preserve">למיבעי</w:delText>
        </w:r>
      </w:del>
      <w:r w:rsidRPr="006F178A">
        <w:rPr>
          <w:rtl/>
        </w:rPr>
        <w:t xml:space="preserve"> רחמי </w:t>
      </w:r>
      <w:ins w:id="92434" w:author="מנוע מכני" w:date="2026-10-11T12:04:40Z">
        <w:r>
          <w:rPr>
            <w:rtl/>
          </w:rPr>
          <w:t xml:space="preserve">עליהם</w:t>
        </w:r>
      </w:ins>
      <w:del w:id="92435" w:author="מנוע מכני" w:date="2026-10-11T12:04:40Z">
        <w:r w:rsidRPr="006F178A">
          <w:rPr>
            <w:rtl/>
          </w:rPr>
          <w:delText xml:space="preserve">עלייהו</w:delText>
        </w:r>
      </w:del>
      <w:r w:rsidRPr="006F178A">
        <w:rPr>
          <w:rtl/>
        </w:rPr>
        <w:t xml:space="preserve">.</w:t>
      </w:r>
    </w:p>
    <w:p w:rsidR="005851B8" w:rsidRPr="009757B9" w:rsidRDefault="005851B8" w:rsidP="005851B8">
      <w:pPr>
        <w:rPr>
          <w:rFonts w:cs="Guttman Vilna"/>
          <w:b/>
          <w:bCs/>
          <w:rtl/>
        </w:rPr>
      </w:pPr>
      <w:r w:rsidRPr="006F178A">
        <w:rPr>
          <w:rtl/>
        </w:rPr>
        <w:t>שלושה אין רואין פני גיהנם, אלו הן: דקדוקי עניות, וחולי מעיין, והרשות. וי"א אף מי שיש לו אשה רעה.</w:t>
      </w:r>
    </w:p>
    <w:p>
      <w:pPr>
        <w:pStyle w:val="38"/>
        <w:rPr>
          <w:ins w:id="95440" w:author="מנוע מכני" w:date="2026-10-11T12:04:40Z"/>
        </w:rPr>
      </w:pPr>
      <w:r w:rsidRPr="006F178A">
        <w:t xml:space="preserve">ואידך</w:t>
      </w:r>
    </w:p>
    <w:p w:rsidR="005851B8" w:rsidRPr="006F178A" w:rsidRDefault="005851B8" w:rsidP="005851B8">
      <w:pPr>
        <w:rPr>
          <w:rtl/>
        </w:rPr>
      </w:pPr>
      <w:del w:id="95441" w:author="מנוע מכני" w:date="2026-10-11T12:04:40Z">
        <w:r w:rsidRPr="006F178A">
          <w:rPr>
            <w:rtl/>
          </w:rPr>
          <w:delText xml:space="preserve"> </w:delText>
        </w:r>
      </w:del>
      <w:r w:rsidRPr="006F178A">
        <w:rPr>
          <w:rtl/>
        </w:rPr>
        <w:t xml:space="preserve">- אשה רעה מצוה לגרשה. ואידך - </w:t>
      </w:r>
      <w:r>
        <w:rPr>
          <w:rtl/>
        </w:rPr>
        <w:t>פעמים</w:t>
      </w:r>
      <w:r w:rsidRPr="006F178A">
        <w:rPr>
          <w:rtl/>
        </w:rPr>
        <w:t xml:space="preserve"> דכתובתה מרובה. </w:t>
      </w:r>
      <w:r w:rsidRPr="006F178A">
        <w:rPr>
          <w:rtl/>
        </w:rPr>
        <w:t xml:space="preserve">א"נ</w:t>
      </w:r>
      <w:r w:rsidRPr="006F178A">
        <w:rPr>
          <w:rtl/>
        </w:rPr>
        <w:t xml:space="preserve">: </w:t>
      </w:r>
      <w:ins w:id="92438" w:author="מנוע מכני" w:date="2026-10-11T12:04:40Z">
        <w:r>
          <w:rPr>
            <w:rtl/>
          </w:rPr>
          <w:t xml:space="preserve">יש</w:t>
        </w:r>
      </w:ins>
      <w:del w:id="92439" w:author="מנוע מכני" w:date="2026-10-11T12:04:40Z">
        <w:r w:rsidRPr="006F178A">
          <w:rPr>
            <w:rtl/>
          </w:rPr>
          <w:delText xml:space="preserve">אית</w:delText>
        </w:r>
      </w:del>
      <w:r w:rsidRPr="006F178A">
        <w:rPr>
          <w:rtl/>
        </w:rPr>
        <w:t xml:space="preserve"> </w:t>
      </w:r>
      <w:ins w:id="92436" w:author="מנוע מכני" w:date="2026-10-11T12:04:40Z">
        <w:r>
          <w:rPr>
            <w:rtl/>
          </w:rPr>
          <w:t xml:space="preserve">לו</w:t>
        </w:r>
      </w:ins>
      <w:del w:id="92437" w:author="מנוע מכני" w:date="2026-10-11T12:04:40Z">
        <w:r w:rsidRPr="006F178A">
          <w:rPr>
            <w:rtl/>
          </w:rPr>
          <w:delText xml:space="preserve">ליה</w:delText>
        </w:r>
      </w:del>
      <w:r w:rsidRPr="006F178A">
        <w:rPr>
          <w:rtl/>
        </w:rPr>
        <w:t xml:space="preserve"> בנים מינה, ולא מצי מגרש לה.</w:t>
      </w:r>
    </w:p>
    <w:p w:rsidR="005851B8" w:rsidRPr="006F178A" w:rsidRDefault="005851B8" w:rsidP="005851B8">
      <w:pPr>
        <w:rPr>
          <w:rtl/>
        </w:rPr>
      </w:pPr>
      <w:r w:rsidRPr="006F178A">
        <w:rPr>
          <w:rtl/>
        </w:rPr>
        <w:t xml:space="preserve">ונפק"מ</w:t>
      </w:r>
      <w:r w:rsidRPr="006F178A">
        <w:rPr>
          <w:rtl/>
        </w:rPr>
        <w:t xml:space="preserve"> לקבולי מאהבה.</w:t>
      </w:r>
    </w:p>
    <w:p w:rsidR="005851B8" w:rsidRDefault="005851B8" w:rsidP="005851B8">
      <w:pPr>
        <w:rPr>
          <w:rtl/>
        </w:rPr>
      </w:pPr>
      <w:r w:rsidRPr="006F178A">
        <w:rPr>
          <w:rtl/>
        </w:rPr>
        <w:t xml:space="preserve">שלשה מתין כשהן מספרין, ואלו הן: חולי מעיין, וחיה, והדרוקן. </w:t>
      </w:r>
      <w:r w:rsidRPr="006F178A">
        <w:rPr>
          <w:rtl/>
        </w:rPr>
        <w:t xml:space="preserve">ונפק"מ</w:t>
      </w:r>
      <w:r w:rsidRPr="006F178A">
        <w:rPr>
          <w:rtl/>
        </w:rPr>
        <w:t xml:space="preserve"> למשמושי </w:t>
      </w:r>
      <w:ins w:id="92440" w:author="מנוע מכני" w:date="2026-10-11T12:04:40Z">
        <w:r>
          <w:rPr>
            <w:rtl/>
          </w:rPr>
          <w:t xml:space="preserve">בהם</w:t>
        </w:r>
      </w:ins>
      <w:del w:id="92441" w:author="מנוע מכני" w:date="2026-10-11T12:04:40Z">
        <w:r w:rsidRPr="006F178A">
          <w:rPr>
            <w:rtl/>
          </w:rPr>
          <w:delText xml:space="preserve">בהו</w:delText>
        </w:r>
      </w:del>
      <w:r w:rsidRPr="006F178A">
        <w:rPr>
          <w:rtl/>
        </w:rPr>
        <w:t xml:space="preserve"> זוודתא. [לזמן תכריכים]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442" w:author="מנוע מכני" w:date="2026-10-11T12:04:40Z"/>
        </w:rPr>
      </w:pPr>
      <w:r w:rsidRPr="006F178A">
        <w:t xml:space="preserve">ר"נ משמואל:</w:t>
      </w:r>
    </w:p>
    <w:p w:rsidR="005851B8" w:rsidRPr="006F178A" w:rsidRDefault="005851B8" w:rsidP="005851B8">
      <w:pPr>
        <w:rPr>
          <w:rtl/>
        </w:rPr>
      </w:pPr>
      <w:del w:id="95443" w:author="מנוע מכני" w:date="2026-10-11T12:04:40Z">
        <w:r w:rsidRPr="006F178A">
          <w:rPr>
            <w:rFonts w:ascii="Fb Fontext" w:hAnsi="Fb Fontext"/>
            <w:rtl/>
          </w:rPr>
          <w:delText xml:space="preserve"> </w:delText>
        </w:r>
      </w:del>
      <w:r w:rsidRPr="006F178A">
        <w:rPr>
          <w:rFonts w:ascii="Fb Fontext" w:hAnsi="Fb Fontext"/>
          <w:rtl/>
        </w:rPr>
        <w:t xml:space="preserve">יצא לדעת והחזירוהו נכרים, אין לו אלא ארבע אמות. </w:t>
      </w:r>
      <w:r w:rsidRPr="006F178A">
        <w:rPr>
          <w:rFonts w:ascii="Fb Fontext" w:hAnsi="Fb Fontext"/>
          <w:rtl/>
        </w:rPr>
        <w:t xml:space="preserve">וקמ"ל</w:t>
      </w:r>
      <w:r w:rsidRPr="006F178A">
        <w:rPr>
          <w:rFonts w:ascii="Fb Fontext" w:hAnsi="Fb Fontext"/>
          <w:rtl/>
        </w:rPr>
        <w:t xml:space="preserve"> דלא </w:t>
      </w:r>
      <w:r>
        <w:rPr>
          <w:rFonts w:ascii="Fb Fontext" w:hAnsi="Fb Fontext"/>
          <w:rtl/>
        </w:rPr>
        <w:t>אמרי'</w:t>
      </w:r>
      <w:r w:rsidRPr="006F178A">
        <w:rPr>
          <w:rFonts w:ascii="Fb Fontext" w:hAnsi="Fb Fontext"/>
          <w:rtl/>
        </w:rPr>
        <w:t xml:space="preserve"> דדוקא מי שהוציאוהו וחזר לדעת דיש לו ד' אמות אבל מי שיצא לדעת והחזירוהו נכרים כאילו </w:t>
      </w:r>
      <w:r w:rsidRPr="006F178A">
        <w:rPr>
          <w:rFonts w:ascii="Fb Fontext" w:hAnsi="Fb Fontext"/>
          <w:rtl/>
        </w:rPr>
        <w:t xml:space="preserve">לא</w:t>
      </w:r>
      <w:r w:rsidRPr="006F178A">
        <w:rPr>
          <w:rFonts w:ascii="Fb Fontext" w:hAnsi="Fb Fontext"/>
          <w:rtl/>
        </w:rPr>
        <w:t xml:space="preserve"> יצא </w:t>
      </w:r>
      <w:r w:rsidRPr="006F178A">
        <w:rPr>
          <w:rFonts w:ascii="Fb Fontext" w:hAnsi="Fb Fontext"/>
          <w:rtl/>
        </w:rPr>
        <w:t xml:space="preserve">קמ"ל</w:t>
      </w:r>
      <w:r w:rsidRPr="006F178A">
        <w:rPr>
          <w:rFonts w:ascii="Fb Fontext" w:hAnsi="Fb Fontext"/>
          <w:rtl/>
        </w:rPr>
        <w:t xml:space="preserve"> דאין לו אלא ד"א.</w:t>
      </w:r>
    </w:p>
    <w:p>
      <w:pPr>
        <w:pStyle w:val="38"/>
        <w:rPr>
          <w:ins w:id="95444" w:author="מנוע מכני" w:date="2026-10-11T12:04:40Z"/>
        </w:rPr>
      </w:pPr>
      <w:r w:rsidRPr="006F178A">
        <w:t xml:space="preserve">רבה:</w:t>
      </w:r>
    </w:p>
    <w:p w:rsidR="005851B8" w:rsidRPr="006F178A" w:rsidRDefault="005851B8" w:rsidP="005851B8">
      <w:pPr>
        <w:rPr>
          <w:rtl/>
        </w:rPr>
      </w:pPr>
      <w:del w:id="95445" w:author="מנוע מכני" w:date="2026-10-11T12:04:40Z">
        <w:r w:rsidRPr="006F178A">
          <w:rPr>
            <w:rtl/>
          </w:rPr>
          <w:delText xml:space="preserve"> </w:delText>
        </w:r>
      </w:del>
      <w:r w:rsidRPr="006F178A">
        <w:rPr>
          <w:rtl/>
        </w:rPr>
        <w:t xml:space="preserve">הוציאוהו נכרים חוץ לתחום והוצרך לנקביו</w:t>
      </w:r>
      <w:r w:rsidRPr="006F178A">
        <w:rPr>
          <w:rFonts w:hint="cs"/>
          <w:rtl/>
        </w:rPr>
        <w:t>,</w:t>
      </w:r>
      <w:r w:rsidRPr="006F178A">
        <w:rPr>
          <w:rtl/>
        </w:rPr>
        <w:t xml:space="preserve"> גדול כבוד הבריות שדוחה </w:t>
      </w:r>
      <w:r w:rsidRPr="006F178A">
        <w:rPr>
          <w:rFonts w:hint="cs"/>
          <w:rtl/>
        </w:rPr>
        <w:t>ל</w:t>
      </w:r>
      <w:r w:rsidRPr="006F178A">
        <w:rPr>
          <w:rtl/>
        </w:rPr>
        <w:t>"</w:t>
      </w:r>
      <w:r w:rsidRPr="006F178A">
        <w:rPr>
          <w:rFonts w:hint="cs"/>
          <w:rtl/>
        </w:rPr>
        <w:t xml:space="preserve">ת </w:t>
      </w:r>
      <w:r w:rsidRPr="006F178A">
        <w:rPr>
          <w:rtl/>
        </w:rPr>
        <w:t>שבתורה</w:t>
      </w:r>
    </w:p>
    <w:p>
      <w:pPr>
        <w:pStyle w:val="38"/>
        <w:rPr>
          <w:ins w:id="95446" w:author="מנוע מכני" w:date="2026-10-11T12:04:40Z"/>
        </w:rPr>
      </w:pPr>
      <w:ins w:id="91068" w:author="מנוע מכני" w:date="2026-10-11T12:04:40Z">
        <w:r>
          <w:t xml:space="preserve">אמרו</w:t>
        </w:r>
      </w:ins>
      <w:del w:id="91069" w:author="מנוע מכני" w:date="2026-10-11T12:04:40Z">
        <w:r w:rsidRPr="006F178A">
          <w:delText xml:space="preserve">אמרי</w:delText>
        </w:r>
      </w:del>
      <w:r w:rsidRPr="006F178A">
        <w:t xml:space="preserve"> נהרדעי:</w:t>
      </w:r>
    </w:p>
    <w:p w:rsidR="005851B8" w:rsidRPr="006F178A" w:rsidRDefault="005851B8" w:rsidP="005851B8">
      <w:pPr>
        <w:rPr>
          <w:rtl/>
        </w:rPr>
      </w:pPr>
      <w:del w:id="95447" w:author="מנוע מכני" w:date="2026-10-11T12:04:40Z">
        <w:r w:rsidRPr="006F178A">
          <w:rPr>
            <w:rtl/>
          </w:rPr>
          <w:delText xml:space="preserve"> </w:delText>
        </w:r>
      </w:del>
      <w:ins w:id="93632" w:author="מנוע מכני" w:date="2026-10-11T12:04:40Z">
        <w:r>
          <w:rPr>
            <w:rtl/>
          </w:rPr>
          <w:t xml:space="preserve">אם </w:t>
        </w:r>
      </w:ins>
      <w:del w:id="93633" w:author="מנוע מכני" w:date="2026-10-11T12:04:40Z">
        <w:r w:rsidRPr="006F178A">
          <w:rPr>
            <w:rtl/>
          </w:rPr>
          <w:delText xml:space="preserve">אי </w:delText>
        </w:r>
      </w:del>
      <w:r w:rsidRPr="006F178A">
        <w:rPr>
          <w:rtl/>
        </w:rPr>
        <w:t xml:space="preserve">פיקח הוא - </w:t>
      </w:r>
      <w:ins w:id="94554" w:author="מנוע מכני" w:date="2026-10-11T12:04:40Z">
        <w:r>
          <w:rPr>
            <w:rtl/>
          </w:rPr>
          <w:t xml:space="preserve">נכנס</w:t>
        </w:r>
      </w:ins>
      <w:del w:id="94555" w:author="מנוע מכני" w:date="2026-10-11T12:04:40Z">
        <w:r w:rsidRPr="006F178A">
          <w:rPr>
            <w:rtl/>
          </w:rPr>
          <w:delText xml:space="preserve">עייל</w:delText>
        </w:r>
      </w:del>
      <w:r w:rsidRPr="006F178A">
        <w:rPr>
          <w:rtl/>
        </w:rPr>
        <w:t xml:space="preserve"> לתחומא, וכיון דעל - על.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מב.</w:t>
      </w:r>
    </w:p>
    <w:p>
      <w:pPr>
        <w:pStyle w:val="afffff8"/>
        <w:rPr>
          <w:ins w:id="90457" w:author="קלוד" w:date="2026-10-11T12:24:08Z"/>
        </w:rPr>
      </w:pPr>
      <w:ins w:id="90458" w:author="קלוד" w:date="2026-10-11T12:24:08Z">
        <w:r>
          <w:rPr>
            <w:color w:val="7B3F00"/>
          </w:rPr>
          <w:t xml:space="preserve">פירות שיצאו חוץ לתחום וחזרו - שוגג ומזיד</w:t>
        </w:r>
      </w:ins>
    </w:p>
    <w:p>
      <w:pPr>
        <w:pStyle w:val="38"/>
        <w:rPr>
          <w:ins w:id="95448" w:author="מנוע מכני" w:date="2026-10-11T12:04:40Z"/>
        </w:rPr>
      </w:pPr>
      <w:del w:id="97029" w:author="מנוע מכני" w:date="2026-10-11T12:04:40Z">
        <w:r w:rsidRPr="00132755">
          <w:delText xml:space="preserve">אמר </w:delText>
        </w:r>
      </w:del>
      <w:ins w:id="90224" w:author="מנוע מכני" w:date="2026-10-11T12:04:40Z">
        <w:r>
          <w:t xml:space="preserve">ר"פ</w:t>
        </w:r>
      </w:ins>
      <w:del w:id="90225" w:author="מנוע מכני" w:date="2026-10-11T12:04:40Z">
        <w:r w:rsidRPr="00132755">
          <w:delText xml:space="preserve">רב פפא</w:delText>
        </w:r>
      </w:del>
      <w:r w:rsidRPr="00132755">
        <w:t xml:space="preserve">:</w:t>
      </w:r>
    </w:p>
    <w:p w:rsidR="005851B8" w:rsidRPr="00132755" w:rsidRDefault="005851B8" w:rsidP="005851B8">
      <w:pPr>
        <w:rPr>
          <w:spacing w:val="-6"/>
          <w:rtl/>
        </w:rPr>
      </w:pPr>
      <w:del w:id="95449" w:author="מנוע מכני" w:date="2026-10-11T12:04:40Z">
        <w:r w:rsidRPr="00132755">
          <w:rPr>
            <w:rFonts w:ascii="Fb Fontext" w:hAnsi="Fb Fontext"/>
            <w:b/>
            <w:bCs/>
            <w:spacing w:val="-6"/>
            <w:rtl/>
          </w:rPr>
          <w:delText xml:space="preserve"> </w:delText>
        </w:r>
      </w:del>
      <w:r w:rsidRPr="00132755">
        <w:rPr>
          <w:rFonts w:ascii="Fb Fontext" w:hAnsi="Fb Fontext"/>
          <w:b/>
          <w:bCs/>
          <w:spacing w:val="-6"/>
          <w:rtl/>
        </w:rPr>
        <w:t xml:space="preserve">פירות שיצאו חוץ לתחום וחזרו,</w:t>
      </w:r>
      <w:r w:rsidRPr="00132755">
        <w:rPr>
          <w:rFonts w:ascii="Fb Fontext" w:hAnsi="Fb Fontext"/>
          <w:spacing w:val="-6"/>
          <w:rtl/>
        </w:rPr>
        <w:t xml:space="preserve"> </w:t>
      </w:r>
      <w:ins w:id="90226" w:author="מנוע מכני" w:date="2026-10-11T12:04:40Z">
        <w:r>
          <w:rPr>
            <w:rFonts w:ascii="Fb Fontext" w:hAnsi="Fb Fontext"/>
            <w:spacing w:val="-6"/>
            <w:rtl/>
          </w:rPr>
          <w:t xml:space="preserve">אפי'</w:t>
        </w:r>
      </w:ins>
      <w:del w:id="90227" w:author="מנוע מכני" w:date="2026-10-11T12:04:40Z">
        <w:r w:rsidRPr="00132755">
          <w:rPr>
            <w:rFonts w:ascii="Fb Fontext" w:hAnsi="Fb Fontext"/>
            <w:spacing w:val="-6"/>
            <w:rtl/>
          </w:rPr>
          <w:delText xml:space="preserve">אפילו</w:delText>
        </w:r>
      </w:del>
      <w:r w:rsidRPr="00132755">
        <w:rPr>
          <w:rFonts w:ascii="Fb Fontext" w:hAnsi="Fb Fontext"/>
          <w:spacing w:val="-6"/>
          <w:rtl/>
        </w:rPr>
        <w:t xml:space="preserve"> במזיד - </w:t>
      </w:r>
      <w:r w:rsidRPr="00132755">
        <w:rPr>
          <w:rFonts w:ascii="Fb Fontext" w:hAnsi="Fb Fontext"/>
          <w:spacing w:val="-6"/>
          <w:rtl/>
        </w:rPr>
        <w:t xml:space="preserve">לא</w:t>
      </w:r>
      <w:r w:rsidRPr="00132755">
        <w:rPr>
          <w:rFonts w:ascii="Fb Fontext" w:hAnsi="Fb Fontext"/>
          <w:spacing w:val="-6"/>
          <w:rtl/>
        </w:rPr>
        <w:t xml:space="preserve"> הפסידו את מקומן. דאנוסין </w:t>
      </w:r>
      <w:ins w:id="92442" w:author="מנוע מכני" w:date="2026-10-11T12:04:40Z">
        <w:r>
          <w:rPr>
            <w:rFonts w:ascii="Fb Fontext" w:hAnsi="Fb Fontext"/>
            <w:spacing w:val="-6"/>
            <w:rtl/>
          </w:rPr>
          <w:t xml:space="preserve">הם</w:t>
        </w:r>
      </w:ins>
      <w:del w:id="92443" w:author="מנוע מכני" w:date="2026-10-11T12:04:40Z">
        <w:r w:rsidRPr="00132755">
          <w:rPr>
            <w:rFonts w:ascii="Fb Fontext" w:hAnsi="Fb Fontext"/>
            <w:spacing w:val="-6"/>
            <w:rtl/>
          </w:rPr>
          <w:delText xml:space="preserve">נינהו</w:delText>
        </w:r>
      </w:del>
      <w:r w:rsidRPr="00132755">
        <w:rPr>
          <w:rFonts w:ascii="Fb Fontext" w:hAnsi="Fb Fontext"/>
          <w:spacing w:val="-6"/>
          <w:rtl/>
        </w:rPr>
        <w:t xml:space="preserve">.</w:t>
      </w:r>
    </w:p>
    <w:p>
      <w:pPr>
        <w:pStyle w:val="38"/>
        <w:rPr>
          <w:ins w:id="95450" w:author="מנוע מכני" w:date="2026-10-11T12:04:40Z"/>
        </w:rPr>
      </w:pPr>
      <w:r w:rsidRPr="006F178A">
        <w:t xml:space="preserve">והך</w:t>
      </w:r>
    </w:p>
    <w:p w:rsidR="005851B8" w:rsidRPr="006F178A" w:rsidRDefault="005851B8" w:rsidP="005851B8">
      <w:pPr>
        <w:rPr>
          <w:rtl/>
        </w:rPr>
      </w:pPr>
      <w:del w:id="95451" w:author="מנוע מכני" w:date="2026-10-11T12:04:40Z">
        <w:r w:rsidRPr="006F178A">
          <w:rPr>
            <w:rFonts w:ascii="Fb Fontext" w:hAnsi="Fb Fontext"/>
            <w:sz w:val="20"/>
            <w:rtl/>
          </w:rPr>
          <w:delText xml:space="preserve"> </w:delText>
        </w:r>
      </w:del>
      <w:r w:rsidRPr="006F178A">
        <w:rPr>
          <w:rStyle w:val="2fb"/>
          <w:rFonts w:ascii="Fb Fontext" w:hAnsi="Fb Fontext"/>
          <w:sz w:val="20"/>
          <w:rtl/>
        </w:rPr>
        <w:t xml:space="preserve">דר"נ</w:t>
      </w:r>
      <w:r w:rsidRPr="006F178A">
        <w:rPr>
          <w:rFonts w:ascii="Fb Fontext" w:hAnsi="Fb Fontext"/>
          <w:sz w:val="20"/>
          <w:rtl/>
        </w:rPr>
        <w:t xml:space="preserve"> </w:t>
      </w:r>
      <w:r w:rsidRPr="006F178A">
        <w:rPr>
          <w:rStyle w:val="2fb"/>
          <w:rFonts w:ascii="Fb Fontext" w:hAnsi="Fb Fontext"/>
          <w:sz w:val="20"/>
          <w:rtl/>
        </w:rPr>
        <w:t xml:space="preserve">וראב"י</w:t>
      </w:r>
      <w:r w:rsidRPr="006F178A">
        <w:rPr>
          <w:rFonts w:ascii="Fb Fontext" w:hAnsi="Fb Fontext"/>
          <w:sz w:val="20"/>
          <w:rtl/>
        </w:rPr>
        <w:t xml:space="preserve"> דלעולם אסורין, עד שיחזרו למקומן שוגגין. ומשמע דדווקא בשוגג אבל במזיד - </w:t>
      </w:r>
      <w:r w:rsidRPr="006F178A">
        <w:rPr>
          <w:rFonts w:ascii="Fb Fontext" w:hAnsi="Fb Fontext"/>
          <w:sz w:val="20"/>
          <w:rtl/>
        </w:rPr>
        <w:t xml:space="preserve">לא</w:t>
      </w:r>
      <w:r w:rsidRPr="006F178A">
        <w:rPr>
          <w:rFonts w:ascii="Fb Fontext" w:hAnsi="Fb Fontext"/>
          <w:sz w:val="20"/>
          <w:rtl/>
        </w:rPr>
        <w:t xml:space="preserve">.</w:t>
      </w:r>
    </w:p>
    <w:p w:rsidR="005851B8" w:rsidRPr="006F178A" w:rsidRDefault="005851B8" w:rsidP="005851B8">
      <w:pPr>
        <w:rPr>
          <w:rtl/>
        </w:rPr>
      </w:pPr>
      <w:r w:rsidRPr="006F178A">
        <w:rPr>
          <w:rFonts w:ascii="Fb Fontext" w:hAnsi="Fb Fontext"/>
          <w:rtl/>
        </w:rPr>
        <w:t xml:space="preserve">- תנאי היא, כדתניא [אחר חסורי מחסרא] פירות שיצאו חוץ לתחום, בשוגג - יאכלו, במזיד - </w:t>
      </w:r>
      <w:r w:rsidRPr="006F178A">
        <w:rPr>
          <w:rFonts w:ascii="Fb Fontext" w:hAnsi="Fb Fontext"/>
          <w:rtl/>
        </w:rPr>
        <w:t xml:space="preserve">לא</w:t>
      </w:r>
      <w:r w:rsidRPr="006F178A">
        <w:rPr>
          <w:rFonts w:ascii="Fb Fontext" w:hAnsi="Fb Fontext"/>
          <w:rtl/>
        </w:rPr>
        <w:t xml:space="preserve"> יאכלו.</w:t>
      </w:r>
    </w:p>
    <w:p w:rsidR="005851B8" w:rsidRPr="006F178A" w:rsidRDefault="005851B8" w:rsidP="005851B8">
      <w:pPr>
        <w:rPr>
          <w:rtl/>
        </w:rPr>
      </w:pPr>
      <w:r w:rsidRPr="006F178A">
        <w:rPr>
          <w:rtl/>
        </w:rPr>
        <w:t xml:space="preserve">בד"א</w:t>
      </w:r>
      <w:r w:rsidRPr="006F178A">
        <w:rPr>
          <w:rtl/>
        </w:rPr>
        <w:t xml:space="preserve"> שלא במקומן, אבל במקומן- </w:t>
      </w:r>
      <w:ins w:id="90228" w:author="מנוע מכני" w:date="2026-10-11T12:04:40Z">
        <w:r>
          <w:rPr>
            <w:rtl/>
          </w:rPr>
          <w:t xml:space="preserve">אפי'</w:t>
        </w:r>
      </w:ins>
      <w:del w:id="90229" w:author="מנוע מכני" w:date="2026-10-11T12:04:40Z">
        <w:r w:rsidRPr="006F178A">
          <w:rPr>
            <w:rtl/>
          </w:rPr>
          <w:delText xml:space="preserve">אפילו</w:delText>
        </w:r>
      </w:del>
      <w:r w:rsidRPr="006F178A">
        <w:rPr>
          <w:rtl/>
        </w:rPr>
        <w:t xml:space="preserve"> במזיד יאכלו.</w:t>
      </w:r>
    </w:p>
    <w:p>
      <w:pPr>
        <w:pStyle w:val="38"/>
        <w:rPr>
          <w:ins w:id="95452" w:author="מנוע מכני" w:date="2026-10-11T12:04:40Z"/>
        </w:rPr>
      </w:pPr>
      <w:del w:id="90083" w:author="מנוע מכני" w:date="2026-10-11T12:04:40Z">
        <w:r w:rsidRPr="006F178A">
          <w:delText xml:space="preserve"> </w:delText>
        </w:r>
      </w:del>
      <w:r w:rsidRPr="006F178A">
        <w:t xml:space="preserve">ו</w:t>
      </w:r>
      <w:r>
        <w:t>ב</w:t>
      </w:r>
      <w:r w:rsidRPr="006F178A">
        <w:t>א רבי נחמיה ל</w:t>
      </w:r>
      <w:r>
        <w:t>ו</w:t>
      </w:r>
      <w:r w:rsidRPr="006F178A">
        <w:t xml:space="preserve">מר:</w:t>
      </w:r>
    </w:p>
    <w:p w:rsidR="005851B8" w:rsidRPr="006F178A" w:rsidRDefault="005851B8" w:rsidP="005851B8">
      <w:pPr>
        <w:rPr>
          <w:rtl/>
        </w:rPr>
      </w:pPr>
      <w:del w:id="95453" w:author="מנוע מכני" w:date="2026-10-11T12:04:40Z">
        <w:r w:rsidRPr="006F178A">
          <w:rPr>
            <w:rtl/>
          </w:rPr>
          <w:delText xml:space="preserve"> </w:delText>
        </w:r>
      </w:del>
      <w:ins w:id="90230" w:author="מנוע מכני" w:date="2026-10-11T12:04:40Z">
        <w:r>
          <w:rPr>
            <w:rtl/>
          </w:rPr>
          <w:t xml:space="preserve">אפי'</w:t>
        </w:r>
      </w:ins>
      <w:del w:id="90231" w:author="מנוע מכני" w:date="2026-10-11T12:04:40Z">
        <w:r w:rsidRPr="006F178A">
          <w:rPr>
            <w:rtl/>
          </w:rPr>
          <w:delText xml:space="preserve">אפילו</w:delText>
        </w:r>
      </w:del>
      <w:r w:rsidRPr="006F178A">
        <w:rPr>
          <w:rtl/>
        </w:rPr>
        <w:t xml:space="preserve"> במקומן </w:t>
      </w:r>
      <w:ins w:id="91070" w:author="מנוע מכני" w:date="2026-10-11T12:04:40Z">
        <w:r>
          <w:rPr>
            <w:rtl/>
          </w:rPr>
          <w:t xml:space="preserve">גם</w:t>
        </w:r>
      </w:ins>
      <w:del w:id="91071" w:author="מנוע מכני" w:date="2026-10-11T12:04:40Z">
        <w:r w:rsidRPr="006F178A">
          <w:rPr>
            <w:rtl/>
          </w:rPr>
          <w:delText xml:space="preserve">נמי</w:delText>
        </w:r>
      </w:del>
      <w:r w:rsidRPr="006F178A">
        <w:rPr>
          <w:rtl/>
        </w:rPr>
        <w:t xml:space="preserve">, בשוגג - אין, במזיד - </w:t>
      </w:r>
      <w:r w:rsidRPr="006F178A">
        <w:rPr>
          <w:rtl/>
        </w:rPr>
        <w:t xml:space="preserve">לא</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454" w:author="מנוע מכני" w:date="2026-10-11T12:04:40Z"/>
        </w:rPr>
      </w:pPr>
      <w:r w:rsidRPr="006F178A">
        <w:t xml:space="preserve">ר"נ משמואל:</w:t>
      </w:r>
    </w:p>
    <w:p w:rsidR="005851B8" w:rsidRPr="006F178A" w:rsidRDefault="005851B8" w:rsidP="005851B8">
      <w:pPr>
        <w:rPr>
          <w:rtl/>
        </w:rPr>
      </w:pPr>
      <w:del w:id="95455" w:author="מנוע מכני" w:date="2026-10-11T12:04:40Z">
        <w:r w:rsidRPr="006F178A">
          <w:rPr>
            <w:rFonts w:ascii="Fb Fontext" w:hAnsi="Fb Fontext"/>
            <w:rtl/>
          </w:rPr>
          <w:delText xml:space="preserve"> </w:delText>
        </w:r>
      </w:del>
      <w:r w:rsidRPr="006F178A">
        <w:rPr>
          <w:rFonts w:ascii="Fb Fontext" w:hAnsi="Fb Fontext"/>
          <w:rtl/>
        </w:rPr>
        <w:t xml:space="preserve">היה מהלך ואינו יודע תחום שבת - מהלך אלפים פסיעות בינוניות, וזו היא תחום שבת.</w:t>
      </w:r>
    </w:p>
    <w:p>
      <w:pPr>
        <w:pStyle w:val="afffff8"/>
        <w:rPr>
          <w:ins w:id="90455" w:author="קלוד" w:date="2026-10-11T12:24:08Z"/>
        </w:rPr>
      </w:pPr>
      <w:ins w:id="90456" w:author="קלוד" w:date="2026-10-11T12:24:08Z">
        <w:r>
          <w:rPr>
            <w:color w:val="7B3F00"/>
          </w:rPr>
          <w:t xml:space="preserve">הקיפוה נכרים מחיצה בשבת - תחומו גדל</w:t>
        </w:r>
      </w:ins>
    </w:p>
    <w:p>
      <w:pPr>
        <w:pStyle w:val="38"/>
        <w:rPr>
          <w:ins w:id="95456" w:author="מנוע מכני" w:date="2026-10-11T12:04:40Z"/>
        </w:rPr>
      </w:pPr>
      <w:r w:rsidRPr="006F178A">
        <w:t xml:space="preserve">ר"נ משמואל:</w:t>
      </w:r>
    </w:p>
    <w:p w:rsidR="005851B8" w:rsidRPr="006F178A" w:rsidRDefault="005851B8" w:rsidP="005851B8">
      <w:pPr>
        <w:rPr>
          <w:rFonts w:ascii="Fb Fontext" w:hAnsi="Fb Fontext"/>
          <w:rtl/>
        </w:rPr>
      </w:pPr>
      <w:del w:id="95457" w:author="מנוע מכני" w:date="2026-10-11T12:04:40Z">
        <w:r w:rsidRPr="006F178A">
          <w:rPr>
            <w:rFonts w:ascii="Fb Fontext" w:hAnsi="Fb Fontext"/>
            <w:rtl/>
          </w:rPr>
          <w:delText xml:space="preserve"> </w:delText>
        </w:r>
      </w:del>
      <w:r w:rsidRPr="006F178A">
        <w:rPr>
          <w:rFonts w:ascii="Fb Fontext" w:hAnsi="Fb Fontext"/>
          <w:rtl/>
        </w:rPr>
        <w:t xml:space="preserve">שבת בבקעה, והקיפוה נכרים מחיצה בשבת [ותחומו גדל] - מהלך אלפים אמה, ומטלטל בכולה </w:t>
      </w:r>
      <w:r w:rsidRPr="006F178A">
        <w:rPr>
          <w:rFonts w:ascii="Fb Fontext" w:hAnsi="Fb Fontext"/>
          <w:rtl/>
        </w:rPr>
        <w:t xml:space="preserve">ע"י</w:t>
      </w:r>
      <w:r w:rsidRPr="006F178A">
        <w:rPr>
          <w:rFonts w:ascii="Fb Fontext" w:hAnsi="Fb Fontext"/>
          <w:rtl/>
        </w:rPr>
        <w:t xml:space="preserve"> זריקה.</w:t>
      </w:r>
    </w:p>
    <w:p>
      <w:pPr>
        <w:pStyle w:val="38"/>
        <w:rPr>
          <w:ins w:id="95458" w:author="מנוע מכני" w:date="2026-10-11T12:04:40Z"/>
        </w:rPr>
      </w:pPr>
      <w:ins w:id="90232" w:author="מנוע מכני" w:date="2026-10-11T12:04:40Z">
        <w:r>
          <w:t xml:space="preserve">ור"ה</w:t>
        </w:r>
      </w:ins>
      <w:del w:id="90233" w:author="מנוע מכני" w:date="2026-10-11T12:04:40Z">
        <w:r w:rsidRPr="006F178A">
          <w:delText xml:space="preserve">ורב הונא</w:delText>
        </w:r>
      </w:del>
      <w:r w:rsidRPr="006F178A">
        <w:t xml:space="preserve">:</w:t>
      </w:r>
    </w:p>
    <w:p w:rsidR="005851B8" w:rsidRDefault="005851B8" w:rsidP="005851B8">
      <w:pPr>
        <w:rPr>
          <w:rFonts w:ascii="Fb Fontext" w:hAnsi="Fb Fontext"/>
          <w:rtl/>
        </w:rPr>
      </w:pPr>
      <w:del w:id="95459" w:author="מנוע מכני" w:date="2026-10-11T12:04:40Z">
        <w:r w:rsidRPr="006F178A">
          <w:rPr>
            <w:rFonts w:ascii="Fb Fontext" w:hAnsi="Fb Fontext"/>
            <w:rtl/>
          </w:rPr>
          <w:delText xml:space="preserve"> </w:delText>
        </w:r>
      </w:del>
      <w:r w:rsidRPr="006F178A">
        <w:rPr>
          <w:rFonts w:ascii="Fb Fontext" w:hAnsi="Fb Fontext"/>
          <w:rtl/>
        </w:rPr>
        <w:t xml:space="preserve">מהלך אלפים אמה, ומטלטל ארבע אמות [ ולא יותר </w:t>
      </w:r>
      <w:ins w:id="90183" w:author="Claude - סמנטי" w:date="2026-10-11T12:19:31Z">
        <w:r>
          <w:rPr>
            <w:rFonts w:ascii="Fb Fontext" w:hAnsi="Fb Fontext"/>
            <w:rtl/>
          </w:rPr>
          <w:t xml:space="preserve">שהוא</w:t>
        </w:r>
      </w:ins>
      <w:del w:id="90184" w:author="Claude - סמנטי" w:date="2026-10-11T12:19:31Z">
        <w:r w:rsidRPr="006F178A">
          <w:rPr>
            <w:rFonts w:ascii="Fb Fontext" w:hAnsi="Fb Fontext"/>
            <w:rtl/>
          </w:rPr>
          <w:delText xml:space="preserve">דהוי</w:delText>
        </w:r>
      </w:del>
      <w:r w:rsidRPr="006F178A">
        <w:rPr>
          <w:rFonts w:ascii="Fb Fontext" w:hAnsi="Fb Fontext"/>
          <w:rtl/>
        </w:rPr>
        <w:t xml:space="preserve"> כמחיצה שנפרצה במלואה למקום האסור לה]</w:t>
      </w:r>
    </w:p>
    <w:p w:rsidR="005851B8" w:rsidRPr="006F178A" w:rsidRDefault="005851B8" w:rsidP="005851B8">
      <w:pPr>
        <w:rPr>
          <w:rFonts w:ascii="Fb Fontext" w:hAnsi="Fb Fontext"/>
          <w:rtl/>
        </w:rPr>
      </w:pPr>
      <w:r w:rsidRPr="006F178A">
        <w:rPr>
          <w:rFonts w:ascii="Fb Fontext" w:hAnsi="Fb Fontext"/>
          <w:rtl/>
        </w:rPr>
        <w:t xml:space="preserve">ולא </w:t>
      </w:r>
      <w:ins w:id="92444" w:author="מנוע מכני" w:date="2026-10-11T12:04:40Z">
        <w:r>
          <w:rPr>
            <w:rFonts w:ascii="Fb Fontext" w:hAnsi="Fb Fontext"/>
            <w:rtl/>
          </w:rPr>
          <w:t xml:space="preserve">מאלו</w:t>
        </w:r>
      </w:ins>
      <w:del w:id="92445" w:author="מנוע מכני" w:date="2026-10-11T12:04:40Z">
        <w:r w:rsidRPr="006F178A">
          <w:rPr>
            <w:rFonts w:ascii="Fb Fontext" w:hAnsi="Fb Fontext"/>
            <w:rtl/>
          </w:rPr>
          <w:delText xml:space="preserve">מהני</w:delText>
        </w:r>
      </w:del>
      <w:r w:rsidRPr="006F178A">
        <w:rPr>
          <w:rFonts w:ascii="Fb Fontext" w:hAnsi="Fb Fontext"/>
          <w:rtl/>
        </w:rPr>
        <w:t xml:space="preserve"> בזריקה שמא ימשך אחר חפצו- וכן א"ר חייא בר </w:t>
      </w:r>
      <w:r w:rsidRPr="006F178A">
        <w:rPr>
          <w:rStyle w:val="2fb"/>
          <w:rFonts w:ascii="Fb Fontext" w:hAnsi="Fb Fontext"/>
          <w:rtl/>
        </w:rPr>
        <w:t xml:space="preserve">רב</w:t>
      </w:r>
      <w:r w:rsidRPr="006F178A">
        <w:rPr>
          <w:rFonts w:ascii="Fb Fontext" w:hAnsi="Fb Fontext"/>
          <w:rtl/>
        </w:rPr>
        <w:t xml:space="preserve">.</w:t>
      </w:r>
    </w:p>
    <w:p w:rsidR="005851B8" w:rsidRPr="006F178A" w:rsidRDefault="005851B8" w:rsidP="005851B8">
      <w:pPr>
        <w:rPr>
          <w:rFonts w:ascii="Fb Fontext" w:hAnsi="Fb Fontext"/>
          <w:rtl/>
        </w:rPr>
      </w:pPr>
      <w:r w:rsidRPr="006F178A">
        <w:rPr>
          <w:rStyle w:val="2fb"/>
          <w:rFonts w:ascii="Fb Fontext" w:hAnsi="Fb Fontext"/>
          <w:rtl/>
        </w:rPr>
        <w:lastRenderedPageBreak/>
        <w:t xml:space="preserve">ר"נ</w:t>
      </w:r>
      <w:r w:rsidRPr="006F178A">
        <w:rPr>
          <w:rFonts w:ascii="Fb Fontext" w:hAnsi="Fb Fontext"/>
          <w:rtl/>
        </w:rPr>
        <w:lastRenderedPageBreak/>
        <w:t xml:space="preserve"> </w:t>
      </w:r>
      <w:r w:rsidRPr="006F178A">
        <w:rPr>
          <w:rFonts w:ascii="Fb Fontext" w:hAnsi="Fb Fontext"/>
          <w:rtl/>
        </w:rPr>
        <w:lastRenderedPageBreak/>
        <w:t xml:space="preserve">אמר</w:t>
      </w:r>
      <w:r w:rsidRPr="006F178A">
        <w:rPr>
          <w:rFonts w:ascii="Fb Fontext" w:hAnsi="Fb Fontext"/>
          <w:rtl/>
        </w:rPr>
        <w:lastRenderedPageBreak/>
        <w:t xml:space="preserve"> </w:t>
      </w:r>
      <w:r w:rsidRPr="006F178A">
        <w:rPr>
          <w:rStyle w:val="2fb"/>
          <w:rFonts w:ascii="Fb Fontext" w:hAnsi="Fb Fontext"/>
          <w:rtl/>
        </w:rPr>
        <w:lastRenderedPageBreak/>
        <w:t xml:space="preserve">לר"ה</w:t>
      </w:r>
      <w:r w:rsidRPr="006F178A">
        <w:rPr>
          <w:rFonts w:ascii="Fb Fontext" w:hAnsi="Fb Fontext"/>
          <w:rtl/>
        </w:rPr>
        <w:lastRenderedPageBreak/>
        <w:t xml:space="preserve"> דמשמע </w:t>
      </w:r>
      <w:r w:rsidRPr="006F178A">
        <w:rPr>
          <w:rStyle w:val="2fb"/>
          <w:rFonts w:ascii="Fb Fontext" w:hAnsi="Fb Fontext"/>
          <w:rtl/>
        </w:rPr>
        <w:lastRenderedPageBreak/>
        <w:t xml:space="preserve">כשמואל</w:t>
      </w:r>
      <w:r w:rsidRPr="006F178A">
        <w:rPr>
          <w:rFonts w:ascii="Fb Fontext" w:hAnsi="Fb Fontext"/>
          <w:rtl/>
        </w:rPr>
        <w:lastRenderedPageBreak/>
        <w:t xml:space="preserve"> מהא </w:t>
      </w:r>
      <w:r w:rsidRPr="006F178A">
        <w:rPr>
          <w:rFonts w:ascii="Fb Fontext" w:hAnsi="Fb Fontext"/>
          <w:rtl/>
        </w:rPr>
        <w:lastRenderedPageBreak/>
        <w:t xml:space="preserve">דתניא</w:t>
      </w:r>
      <w:r w:rsidRPr="006F178A">
        <w:rPr>
          <w:rFonts w:ascii="Fb Fontext" w:hAnsi="Fb Fontext"/>
          <w:rtl/>
        </w:rPr>
        <w:lastRenderedPageBreak/>
        <w:t xml:space="preserve">: היה מודד ובא, וכלתה מדתו בחצי העיר - מותר לטלטל בכל העיר כולה, ובלבד שלא יעבור את התחום ברגליו. במאי מטלטל - </w:t>
      </w:r>
      <w:ins w:id="91072" w:author="מנוע מכני" w:date="2026-10-11T12:04:40Z">
        <w:r>
          <w:rPr>
            <w:rFonts w:ascii="Fb Fontext" w:hAnsi="Fb Fontext"/>
            <w:rtl/>
          </w:rPr>
          <w:t xml:space="preserve">לא</w:t>
        </w:r>
      </w:ins>
      <w:del w:id="91073" w:author="מנוע מכני" w:date="2026-10-11T12:04:40Z">
        <w:r w:rsidRPr="006F178A">
          <w:rPr>
            <w:rFonts w:ascii="Fb Fontext" w:hAnsi="Fb Fontext"/>
            <w:rtl/>
          </w:rPr>
          <w:lastRenderedPageBreak/>
          <w:delText xml:space="preserve">לאו</w:delText>
        </w:r>
      </w:del>
      <w:r w:rsidRPr="006F178A">
        <w:rPr>
          <w:rFonts w:ascii="Fb Fontext" w:hAnsi="Fb Fontext"/>
          <w:rtl/>
        </w:rPr>
        <w:lastRenderedPageBreak/>
        <w:t xml:space="preserve"> על ידי זריקה. - </w:t>
      </w:r>
      <w:r w:rsidRPr="006F178A">
        <w:rPr>
          <w:rFonts w:ascii="Fb Fontext" w:hAnsi="Fb Fontext"/>
          <w:rtl/>
        </w:rPr>
        <w:lastRenderedPageBreak/>
        <w:t xml:space="preserve">אמר</w:t>
      </w:r>
      <w:r w:rsidRPr="006F178A">
        <w:rPr>
          <w:rFonts w:ascii="Fb Fontext" w:hAnsi="Fb Fontext"/>
          <w:rtl/>
        </w:rPr>
        <w:lastRenderedPageBreak/>
        <w:t xml:space="preserve"> </w:t>
      </w:r>
      <w:ins w:id="90234" w:author="מנוע מכני" w:date="2026-10-11T12:04:40Z">
        <w:r>
          <w:rPr>
            <w:rStyle w:val="2fb"/>
            <w:rFonts w:ascii="Fb Fontext" w:hAnsi="Fb Fontext"/>
            <w:rtl/>
          </w:rPr>
          <w:t xml:space="preserve">ר"ה</w:t>
        </w:r>
      </w:ins>
      <w:del w:id="90235" w:author="מנוע מכני" w:date="2026-10-11T12:04:40Z">
        <w:r w:rsidRPr="006F178A">
          <w:rPr>
            <w:rFonts w:ascii="Fb Fontext" w:hAnsi="Fb Fontext"/>
            <w:rtl/>
          </w:rPr>
          <w:lastRenderedPageBreak/>
          <w:delText xml:space="preserve">רב הונא</w:delText>
        </w:r>
      </w:del>
      <w:r w:rsidRPr="006F178A">
        <w:rPr>
          <w:rFonts w:ascii="Fb Fontext" w:hAnsi="Fb Fontext"/>
          <w:rtl/>
        </w:rPr>
        <w:lastRenderedPageBreak/>
        <w:t xml:space="preserve">: </w:t>
      </w:r>
      <w:r w:rsidRPr="006F178A">
        <w:rPr>
          <w:rFonts w:ascii="Fb Fontext" w:hAnsi="Fb Fontext"/>
          <w:rtl/>
        </w:rPr>
        <w:lastRenderedPageBreak/>
        <w:t xml:space="preserve">לא</w:t>
      </w:r>
      <w:r w:rsidRPr="006F178A">
        <w:rPr>
          <w:rFonts w:ascii="Fb Fontext" w:hAnsi="Fb Fontext"/>
          <w:rtl/>
        </w:rPr>
        <w:lastRenderedPageBreak/>
        <w:t xml:space="preserve">, על ידי משיכה.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460" w:author="מנוע מכני" w:date="2026-10-11T12:04:40Z"/>
        </w:rPr>
      </w:pPr>
      <w:del w:id="97030" w:author="מנוע מכני" w:date="2026-10-11T12:04:40Z">
        <w:r w:rsidRPr="006F178A">
          <w:delText xml:space="preserve">אמר </w:delText>
        </w:r>
      </w:del>
      <w:ins w:id="90236" w:author="מנוע מכני" w:date="2026-10-11T12:04:40Z">
        <w:r>
          <w:t xml:space="preserve">ר"ה</w:t>
        </w:r>
      </w:ins>
      <w:del w:id="90237" w:author="מנוע מכני" w:date="2026-10-11T12:04:40Z">
        <w:r w:rsidRPr="006F178A">
          <w:delText xml:space="preserve">רב הונא</w:delText>
        </w:r>
      </w:del>
      <w:r w:rsidRPr="006F178A">
        <w:t xml:space="preserve">:</w:t>
      </w:r>
    </w:p>
    <w:p w:rsidR="005851B8" w:rsidRPr="006F178A" w:rsidRDefault="005851B8" w:rsidP="005851B8">
      <w:pPr>
        <w:rPr>
          <w:rtl/>
        </w:rPr>
      </w:pPr>
      <w:del w:id="95461" w:author="מנוע מכני" w:date="2026-10-11T12:04:40Z">
        <w:r w:rsidRPr="006F178A">
          <w:rPr>
            <w:rFonts w:ascii="Fb Fontext" w:hAnsi="Fb Fontext"/>
            <w:rtl/>
          </w:rPr>
          <w:delText xml:space="preserve"> </w:delText>
        </w:r>
      </w:del>
      <w:r w:rsidRPr="006F178A">
        <w:rPr>
          <w:rFonts w:ascii="Fb Fontext" w:hAnsi="Fb Fontext"/>
          <w:rtl/>
        </w:rPr>
        <w:t xml:space="preserve">היה מודד ובא, וכלתה מדתו בחצי חצר - יש לו חצי חצר. </w:t>
      </w:r>
      <w:r w:rsidRPr="006F178A">
        <w:rPr>
          <w:rFonts w:ascii="Fb Fontext" w:hAnsi="Fb Fontext"/>
          <w:rtl/>
        </w:rPr>
        <w:t xml:space="preserve">וקמ"ל</w:t>
      </w:r>
      <w:r w:rsidRPr="006F178A">
        <w:rPr>
          <w:rFonts w:ascii="Fb Fontext" w:hAnsi="Fb Fontext"/>
          <w:rtl/>
        </w:rPr>
        <w:t xml:space="preserve"> דלא </w:t>
      </w:r>
      <w:r>
        <w:rPr>
          <w:rFonts w:ascii="Fb Fontext" w:hAnsi="Fb Fontext"/>
          <w:rtl/>
        </w:rPr>
        <w:t>אמרי'</w:t>
      </w:r>
      <w:r w:rsidRPr="006F178A">
        <w:rPr>
          <w:rFonts w:ascii="Fb Fontext" w:hAnsi="Fb Fontext"/>
          <w:rtl/>
        </w:rPr>
        <w:t xml:space="preserve"> דאתי לטלטל בכולה.</w:t>
      </w:r>
    </w:p>
    <w:p>
      <w:pPr>
        <w:pStyle w:val="38"/>
        <w:rPr>
          <w:ins w:id="95462" w:author="מנוע מכני" w:date="2026-10-11T12:04:40Z"/>
        </w:rPr>
      </w:pPr>
      <w:r w:rsidRPr="006F178A">
        <w:t xml:space="preserve">ר"נ מודה לי ר"ה:</w:t>
      </w:r>
    </w:p>
    <w:p w:rsidR="005851B8" w:rsidRPr="006F178A" w:rsidRDefault="005851B8" w:rsidP="005851B8">
      <w:pPr>
        <w:rPr>
          <w:rtl/>
        </w:rPr>
      </w:pPr>
      <w:del w:id="95463" w:author="מנוע מכני" w:date="2026-10-11T12:04:40Z">
        <w:r w:rsidRPr="006F178A">
          <w:rPr>
            <w:rtl/>
          </w:rPr>
          <w:delText xml:space="preserve"> </w:delText>
        </w:r>
      </w:del>
      <w:r w:rsidRPr="006F178A">
        <w:rPr>
          <w:rtl/>
        </w:rPr>
        <w:t xml:space="preserve">היה מודד ובא וכלתה מדתו על שפת תקרה - דמותר לטלטל בכל הבית. - הואיל ותקרת הבית חובטת.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53" w:author="קלוד" w:date="2026-10-11T12:24:08Z"/>
        </w:rPr>
      </w:pPr>
      <w:ins w:id="90454" w:author="קלוד" w:date="2026-10-11T12:24:08Z">
        <w:r>
          <w:rPr>
            <w:color w:val="7B3F00"/>
          </w:rPr>
          <w:t xml:space="preserve">דיר וסהר - ר"ג וראב"ע מול רי"ה ור"ע</w:t>
        </w:r>
      </w:ins>
    </w:p>
    <w:p w:rsidR="005851B8" w:rsidRPr="006F178A" w:rsidRDefault="005851B8" w:rsidP="005851B8">
      <w:pPr>
        <w:rPr>
          <w:rtl/>
        </w:rPr>
      </w:pPr>
      <w:r w:rsidRPr="006F178A">
        <w:rPr>
          <w:rFonts w:ascii="Fb Fontext" w:hAnsi="Fb Fontext"/>
          <w:rtl/>
        </w:rPr>
        <w:t xml:space="preserve">אמר</w:t>
      </w:r>
      <w:r w:rsidRPr="006F178A">
        <w:rPr>
          <w:rFonts w:ascii="Fb Fontext" w:hAnsi="Fb Fontext"/>
          <w:rtl/>
        </w:rPr>
        <w:t xml:space="preserve"> </w:t>
      </w:r>
      <w:ins w:id="90238" w:author="מנוע מכני" w:date="2026-10-11T12:04:40Z">
        <w:r>
          <w:rPr>
            <w:rStyle w:val="2fb"/>
            <w:rFonts w:ascii="Fb Fontext" w:hAnsi="Fb Fontext"/>
            <w:rtl/>
          </w:rPr>
          <w:t xml:space="preserve">ר"ה</w:t>
        </w:r>
      </w:ins>
      <w:del w:id="90239" w:author="מנוע מכני" w:date="2026-10-11T12:04:40Z">
        <w:r w:rsidRPr="006F178A">
          <w:rPr>
            <w:rFonts w:ascii="Fb Fontext" w:hAnsi="Fb Fontext"/>
            <w:rtl/>
          </w:rPr>
          <w:delText xml:space="preserve">רב הונא</w:delText>
        </w:r>
      </w:del>
      <w:r w:rsidRPr="006F178A">
        <w:rPr>
          <w:rFonts w:ascii="Fb Fontext" w:hAnsi="Fb Fontext"/>
          <w:rtl/>
        </w:rPr>
        <w:t xml:space="preserve"> בריה </w:t>
      </w:r>
      <w:r w:rsidRPr="006F178A">
        <w:rPr>
          <w:rStyle w:val="2fb"/>
          <w:rFonts w:ascii="Fb Fontext" w:hAnsi="Fb Fontext"/>
          <w:rtl/>
        </w:rPr>
        <w:t xml:space="preserve">דרב</w:t>
      </w:r>
      <w:r w:rsidRPr="006F178A">
        <w:rPr>
          <w:rFonts w:ascii="Fb Fontext" w:hAnsi="Fb Fontext"/>
          <w:rtl/>
        </w:rPr>
        <w:t xml:space="preserve"> נתן.</w:t>
      </w:r>
    </w:p>
    <w:p w:rsidR="005851B8" w:rsidRPr="006F178A" w:rsidRDefault="005851B8" w:rsidP="005851B8">
      <w:pPr>
        <w:rPr>
          <w:rtl/>
        </w:rPr>
      </w:pPr>
      <w:r w:rsidRPr="006F178A">
        <w:rPr>
          <w:rtl/>
        </w:rPr>
        <w:t>כתנאי. הוליכוהו לעיר אחרת ונתנוהו בדיר או בסהר.</w:t>
      </w:r>
    </w:p>
    <w:p>
      <w:pPr>
        <w:pStyle w:val="38"/>
        <w:rPr>
          <w:ins w:id="95464" w:author="מנוע מכני" w:date="2026-10-11T12:04:40Z"/>
        </w:rPr>
      </w:pPr>
      <w:r w:rsidRPr="006F178A">
        <w:t xml:space="preserve">ר"ג וראב"ע:</w:t>
      </w:r>
    </w:p>
    <w:p w:rsidR="005851B8" w:rsidRPr="006F178A" w:rsidRDefault="005851B8" w:rsidP="005851B8">
      <w:pPr>
        <w:rPr>
          <w:rtl/>
        </w:rPr>
      </w:pPr>
      <w:del w:id="95465" w:author="מנוע מכני" w:date="2026-10-11T12:04:40Z">
        <w:r w:rsidRPr="006F178A">
          <w:rPr>
            <w:rtl/>
          </w:rPr>
          <w:delText xml:space="preserve"> </w:delText>
        </w:r>
      </w:del>
      <w:r w:rsidRPr="006F178A">
        <w:rPr>
          <w:rtl/>
        </w:rPr>
        <w:t xml:space="preserve">מהלך את כולה, דלא גזרו הילוך דיר וסהר אטו הילוך בקעה ומדהילוך </w:t>
      </w:r>
      <w:r w:rsidRPr="006F178A">
        <w:rPr>
          <w:rtl/>
        </w:rPr>
        <w:t xml:space="preserve">לא</w:t>
      </w:r>
      <w:r w:rsidRPr="006F178A">
        <w:rPr>
          <w:rtl/>
        </w:rPr>
        <w:t xml:space="preserve"> גזרי טלטול </w:t>
      </w:r>
      <w:r w:rsidRPr="006F178A">
        <w:rPr>
          <w:rtl/>
        </w:rPr>
        <w:t xml:space="preserve">לא</w:t>
      </w:r>
      <w:r w:rsidRPr="006F178A">
        <w:rPr>
          <w:rtl/>
        </w:rPr>
        <w:t xml:space="preserve"> גזרי.</w:t>
      </w:r>
    </w:p>
    <w:p>
      <w:pPr>
        <w:pStyle w:val="38"/>
        <w:rPr>
          <w:ins w:id="95466" w:author="מנוע מכני" w:date="2026-10-11T12:04:40Z"/>
        </w:rPr>
      </w:pPr>
      <w:r w:rsidRPr="006F178A">
        <w:t xml:space="preserve">ורי"ה ור"ע:</w:t>
      </w:r>
    </w:p>
    <w:p w:rsidR="005851B8" w:rsidRPr="006F178A" w:rsidRDefault="005851B8" w:rsidP="005851B8">
      <w:pPr>
        <w:rPr>
          <w:rtl/>
        </w:rPr>
      </w:pPr>
      <w:del w:id="95467" w:author="מנוע מכני" w:date="2026-10-11T12:04:40Z">
        <w:r w:rsidRPr="006F178A">
          <w:rPr>
            <w:rtl/>
          </w:rPr>
          <w:delText xml:space="preserve"> </w:delText>
        </w:r>
      </w:del>
      <w:r w:rsidRPr="006F178A">
        <w:rPr>
          <w:rtl/>
        </w:rPr>
        <w:t xml:space="preserve">אין לו אלא ארבע אמות. דגזרי הילוך דיר וסהר אטו הילוך דבקעה, ומדהילוך גזרו טלטול גזרו.</w:t>
      </w:r>
    </w:p>
    <w:p w:rsidR="005851B8" w:rsidRPr="006F178A" w:rsidRDefault="005851B8" w:rsidP="005851B8">
      <w:pPr>
        <w:rPr>
          <w:rtl/>
        </w:rPr>
      </w:pPr>
      <w:r w:rsidRPr="006F178A">
        <w:rPr>
          <w:rtl/>
        </w:rPr>
        <w:t xml:space="preserve">ודחתה הגמ' דיתכן דגם </w:t>
      </w:r>
      <w:r w:rsidRPr="006F178A">
        <w:rPr>
          <w:rStyle w:val="2fb"/>
          <w:rtl/>
        </w:rPr>
        <w:t xml:space="preserve">לר"ג</w:t>
      </w:r>
      <w:r w:rsidRPr="006F178A">
        <w:rPr>
          <w:rtl/>
        </w:rPr>
        <w:t xml:space="preserve"> </w:t>
      </w:r>
      <w:r w:rsidRPr="006F178A">
        <w:rPr>
          <w:rStyle w:val="2fb"/>
          <w:rtl/>
        </w:rPr>
        <w:t xml:space="preserve">וראב"ע</w:t>
      </w:r>
      <w:r w:rsidRPr="006F178A">
        <w:rPr>
          <w:rtl/>
        </w:rPr>
        <w:t xml:space="preserve"> דוקא בדיר וסהר </w:t>
      </w:r>
      <w:r w:rsidRPr="006F178A">
        <w:rPr>
          <w:rtl/>
        </w:rPr>
        <w:t xml:space="preserve">לא</w:t>
      </w:r>
      <w:r w:rsidRPr="006F178A">
        <w:rPr>
          <w:rtl/>
        </w:rPr>
        <w:t xml:space="preserve"> גזרי </w:t>
      </w:r>
      <w:ins w:id="92446" w:author="מנוע מכני" w:date="2026-10-11T12:04:40Z">
        <w:r>
          <w:rPr>
            <w:rtl/>
          </w:rPr>
          <w:t xml:space="preserve">דשני</w:t>
        </w:r>
      </w:ins>
      <w:del w:id="92447" w:author="מנוע מכני" w:date="2026-10-11T12:04:40Z">
        <w:r w:rsidRPr="006F178A">
          <w:rPr>
            <w:rtl/>
          </w:rPr>
          <w:delText xml:space="preserve">דתרי</w:delText>
        </w:r>
      </w:del>
      <w:r w:rsidRPr="006F178A">
        <w:rPr>
          <w:rtl/>
        </w:rPr>
        <w:t xml:space="preserve"> מקומות הם, </w:t>
      </w:r>
      <w:r w:rsidRPr="006F178A">
        <w:rPr>
          <w:rtl/>
        </w:rPr>
        <w:t xml:space="preserve">משא"כ</w:t>
      </w:r>
      <w:r w:rsidRPr="006F178A">
        <w:rPr>
          <w:rtl/>
        </w:rPr>
        <w:t xml:space="preserve"> בקעה, אבל גבי טלטול גזרי שמא ימשך.</w:t>
      </w:r>
    </w:p>
    <w:p w:rsidR="005851B8" w:rsidRPr="006F178A" w:rsidRDefault="005851B8" w:rsidP="005851B8">
      <w:pPr>
        <w:rPr>
          <w:rtl/>
        </w:rPr>
      </w:pPr>
      <w:r w:rsidRPr="006F178A">
        <w:rPr>
          <w:rtl/>
        </w:rPr>
        <w:t xml:space="preserve">וכן </w:t>
      </w:r>
      <w:r w:rsidRPr="006F178A">
        <w:rPr>
          <w:rStyle w:val="2fb"/>
          <w:rtl/>
        </w:rPr>
        <w:t xml:space="preserve">ריה"ו</w:t>
      </w:r>
      <w:r w:rsidRPr="006F178A">
        <w:rPr>
          <w:rtl/>
        </w:rPr>
        <w:t xml:space="preserve"> </w:t>
      </w:r>
      <w:r w:rsidRPr="006F178A">
        <w:rPr>
          <w:rStyle w:val="2fb"/>
          <w:rtl/>
        </w:rPr>
        <w:t xml:space="preserve">ור"ע</w:t>
      </w:r>
      <w:r w:rsidRPr="006F178A">
        <w:rPr>
          <w:rtl/>
        </w:rPr>
        <w:t xml:space="preserve"> ד</w:t>
      </w:r>
      <w:r>
        <w:rPr>
          <w:rtl/>
        </w:rPr>
        <w:t>אמרי'</w:t>
      </w:r>
      <w:r w:rsidRPr="006F178A">
        <w:rPr>
          <w:rtl/>
        </w:rPr>
        <w:t xml:space="preserve"> כל הבית כולו ד"א דווקא בשבת באויר מחיצות מבעו"י אבל </w:t>
      </w:r>
      <w:ins w:id="91074" w:author="מנוע מכני" w:date="2026-10-11T12:04:40Z">
        <w:r>
          <w:rPr>
            <w:rtl/>
          </w:rPr>
          <w:t xml:space="preserve">מקום</w:t>
        </w:r>
      </w:ins>
      <w:del w:id="91075" w:author="מנוע מכני" w:date="2026-10-11T12:04:40Z">
        <w:r w:rsidRPr="006F178A">
          <w:rPr>
            <w:rtl/>
          </w:rPr>
          <w:delText xml:space="preserve">היכא</w:delText>
        </w:r>
      </w:del>
      <w:r w:rsidRPr="006F178A">
        <w:rPr>
          <w:rtl/>
        </w:rPr>
        <w:t xml:space="preserve"> שלא שבת כמו בבקעה - </w:t>
      </w:r>
      <w:r w:rsidRPr="006F178A">
        <w:rPr>
          <w:rtl/>
        </w:rPr>
        <w:t xml:space="preserve">לא</w:t>
      </w:r>
      <w:r w:rsidRPr="006F178A">
        <w:rPr>
          <w:rtl/>
        </w:rPr>
        <w:t xml:space="preserve">.</w:t>
      </w:r>
    </w:p>
    <w:p w:rsidR="005851B8" w:rsidRDefault="005851B8" w:rsidP="005851B8">
      <w:pPr>
        <w:rPr>
          <w:rtl/>
        </w:rPr>
      </w:pPr>
      <w:r w:rsidRPr="006F178A">
        <w:rPr>
          <w:rtl/>
        </w:rPr>
        <w:t>[אבל בזריקה בדיר וסהר לעולם אימא לך דשרי]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מב:</w:t>
      </w:r>
    </w:p>
    <w:p>
      <w:pPr>
        <w:pStyle w:val="afffff8"/>
        <w:rPr>
          <w:ins w:id="90451" w:author="קלוד" w:date="2026-10-11T12:24:08Z"/>
        </w:rPr>
      </w:pPr>
      <w:ins w:id="90452" w:author="קלוד" w:date="2026-10-11T12:24:08Z">
        <w:r>
          <w:rPr>
            <w:color w:val="7B3F00"/>
          </w:rPr>
          <w:t xml:space="preserve">הלכה כר"ג בדיר וסהר וספינה - רב ושמואל</w:t>
        </w:r>
      </w:ins>
    </w:p>
    <w:p>
      <w:pPr>
        <w:pStyle w:val="38"/>
        <w:rPr>
          <w:ins w:id="95468" w:author="מנוע מכני" w:date="2026-10-11T12:04:40Z"/>
        </w:rPr>
      </w:pPr>
      <w:del w:id="97031" w:author="מנוע מכני" w:date="2026-10-11T12:04:40Z">
        <w:r w:rsidRPr="006F178A">
          <w:delText xml:space="preserve">אמר </w:delText>
        </w:r>
      </w:del>
      <w:r w:rsidRPr="006F178A">
        <w:t xml:space="preserve">רב:</w:t>
      </w:r>
    </w:p>
    <w:p w:rsidR="005851B8" w:rsidRPr="006F178A" w:rsidRDefault="005851B8" w:rsidP="005851B8">
      <w:pPr>
        <w:rPr>
          <w:rtl/>
        </w:rPr>
      </w:pPr>
      <w:del w:id="95469" w:author="מנוע מכני" w:date="2026-10-11T12:04:40Z">
        <w:r w:rsidRPr="006F178A">
          <w:rPr>
            <w:rtl/>
          </w:rPr>
          <w:delText xml:space="preserve"> </w:delText>
        </w:r>
      </w:del>
      <w:r w:rsidRPr="006F178A">
        <w:rPr>
          <w:b/>
          <w:bCs/>
          <w:rtl/>
        </w:rPr>
        <w:t>הלכתא</w:t>
      </w:r>
      <w:r w:rsidRPr="006F178A">
        <w:rPr>
          <w:rtl/>
        </w:rPr>
        <w:t xml:space="preserve"> </w:t>
      </w:r>
      <w:ins w:id="90240" w:author="מנוע מכני" w:date="2026-10-11T12:04:40Z">
        <w:r>
          <w:rPr>
            <w:rStyle w:val="2fb"/>
            <w:rtl/>
          </w:rPr>
          <w:t xml:space="preserve">כר"ג</w:t>
        </w:r>
      </w:ins>
      <w:del w:id="90241" w:author="מנוע מכני" w:date="2026-10-11T12:04:40Z">
        <w:r w:rsidRPr="006F178A">
          <w:rPr>
            <w:rtl/>
          </w:rPr>
          <w:delText xml:space="preserve">כרבן גמליאל</w:delText>
        </w:r>
      </w:del>
      <w:r w:rsidRPr="006F178A">
        <w:rPr>
          <w:rtl/>
        </w:rPr>
        <w:t xml:space="preserve"> בדיר וסהר וספינה.</w:t>
      </w:r>
    </w:p>
    <w:p>
      <w:pPr>
        <w:pStyle w:val="38"/>
        <w:rPr>
          <w:ins w:id="95470" w:author="מנוע מכני" w:date="2026-10-11T12:04:40Z"/>
        </w:rPr>
      </w:pPr>
      <w:r w:rsidRPr="006F178A">
        <w:t xml:space="preserve">ושמואל</w:t>
      </w:r>
      <w:del w:id="97032" w:author="מנוע מכני" w:date="2026-10-11T12:04:40Z">
        <w:r w:rsidRPr="006F178A">
          <w:delText xml:space="preserve"> אמר</w:delText>
        </w:r>
      </w:del>
      <w:r w:rsidRPr="006F178A">
        <w:t xml:space="preserve">:</w:t>
      </w:r>
    </w:p>
    <w:p w:rsidR="005851B8" w:rsidRPr="006F178A" w:rsidRDefault="005851B8" w:rsidP="005851B8">
      <w:pPr>
        <w:rPr>
          <w:rtl/>
        </w:rPr>
      </w:pPr>
      <w:del w:id="95471" w:author="מנוע מכני" w:date="2026-10-11T12:04:40Z">
        <w:r w:rsidRPr="006F178A">
          <w:rPr>
            <w:rtl/>
          </w:rPr>
          <w:delText xml:space="preserve"> </w:delText>
        </w:r>
      </w:del>
      <w:r w:rsidRPr="006F178A">
        <w:rPr>
          <w:b/>
          <w:bCs/>
          <w:rtl/>
        </w:rPr>
        <w:t>הלכתא</w:t>
      </w:r>
      <w:r w:rsidRPr="006F178A">
        <w:rPr>
          <w:rtl/>
        </w:rPr>
        <w:t xml:space="preserve"> </w:t>
      </w:r>
      <w:ins w:id="90242" w:author="מנוע מכני" w:date="2026-10-11T12:04:40Z">
        <w:r>
          <w:rPr>
            <w:rStyle w:val="2fb"/>
            <w:rtl/>
          </w:rPr>
          <w:t xml:space="preserve">כר"ג</w:t>
        </w:r>
      </w:ins>
      <w:del w:id="90243" w:author="מנוע מכני" w:date="2026-10-11T12:04:40Z">
        <w:r w:rsidRPr="006F178A">
          <w:rPr>
            <w:rtl/>
          </w:rPr>
          <w:delText xml:space="preserve">כרבן גמליאל</w:delText>
        </w:r>
      </w:del>
      <w:r w:rsidRPr="006F178A">
        <w:rPr>
          <w:rtl/>
        </w:rPr>
        <w:t xml:space="preserve"> בספינה, אבל בדיר וסהר </w:t>
      </w:r>
      <w:r w:rsidRPr="006F178A">
        <w:rPr>
          <w:rtl/>
        </w:rPr>
        <w:t xml:space="preserve">לא</w:t>
      </w:r>
      <w:r w:rsidRPr="006F178A">
        <w:rPr>
          <w:rtl/>
        </w:rPr>
        <w:t xml:space="preserve">.</w:t>
      </w:r>
    </w:p>
    <w:p>
      <w:pPr>
        <w:pStyle w:val="38"/>
        <w:rPr>
          <w:ins w:id="95472" w:author="מנוע מכני" w:date="2026-10-11T12:04:40Z"/>
        </w:rPr>
      </w:pPr>
      <w:r w:rsidRPr="006F178A">
        <w:t xml:space="preserve">כו"ע</w:t>
      </w:r>
      <w:r w:rsidRPr="006F178A">
        <w:t xml:space="preserve"> הלכה כר"ג בספינה- רבה:</w:t>
      </w:r>
    </w:p>
    <w:p w:rsidR="005851B8" w:rsidRPr="006F178A" w:rsidRDefault="005851B8" w:rsidP="005851B8">
      <w:pPr>
        <w:rPr>
          <w:rtl/>
        </w:rPr>
      </w:pPr>
      <w:del w:id="95473" w:author="מנוע מכני" w:date="2026-10-11T12:04:40Z">
        <w:r w:rsidRPr="006F178A">
          <w:rPr>
            <w:rtl/>
          </w:rPr>
          <w:delText xml:space="preserve"> </w:delText>
        </w:r>
      </w:del>
      <w:r w:rsidRPr="006F178A">
        <w:rPr>
          <w:rtl/>
        </w:rPr>
        <w:t xml:space="preserve">הואיל ושבת באויר מחיצות מבעוד יום.</w:t>
      </w:r>
    </w:p>
    <w:p>
      <w:pPr>
        <w:pStyle w:val="38"/>
        <w:rPr>
          <w:ins w:id="95474" w:author="מנוע מכני" w:date="2026-10-11T12:04:40Z"/>
        </w:rPr>
      </w:pPr>
      <w:r w:rsidRPr="006F178A">
        <w:t xml:space="preserve">רבי זירא:</w:t>
      </w:r>
    </w:p>
    <w:p w:rsidR="005851B8" w:rsidRPr="006F178A" w:rsidRDefault="005851B8" w:rsidP="005851B8">
      <w:pPr>
        <w:rPr>
          <w:rtl/>
        </w:rPr>
      </w:pPr>
      <w:del w:id="95475" w:author="מנוע מכני" w:date="2026-10-11T12:04:40Z">
        <w:r w:rsidRPr="006F178A">
          <w:rPr>
            <w:rtl/>
          </w:rPr>
          <w:delText xml:space="preserve"> </w:delText>
        </w:r>
      </w:del>
      <w:r w:rsidRPr="006F178A">
        <w:rPr>
          <w:rtl/>
        </w:rPr>
        <w:t xml:space="preserve">הואיל וספינה נוטלתו מתחילת ארבע ומנחתו בסוף ארבע.</w:t>
      </w:r>
    </w:p>
    <w:p w:rsidR="005851B8" w:rsidRPr="006F178A" w:rsidRDefault="005851B8" w:rsidP="005851B8">
      <w:pPr>
        <w:rPr>
          <w:rtl/>
        </w:rPr>
      </w:pPr>
      <w:r w:rsidRPr="006F178A">
        <w:rPr>
          <w:rtl/>
        </w:rPr>
        <w:t xml:space="preserve">- </w:t>
      </w:r>
      <w:ins w:id="91076" w:author="מנוע מכני" w:date="2026-10-11T12:04:40Z">
        <w:r>
          <w:rPr>
            <w:b/>
            <w:bCs/>
            <w:rtl/>
          </w:rPr>
          <w:t xml:space="preserve">יש</w:t>
        </w:r>
      </w:ins>
      <w:del w:id="91077" w:author="מנוע מכני" w:date="2026-10-11T12:04:40Z">
        <w:r w:rsidRPr="00E1368E">
          <w:rPr>
            <w:b/>
            <w:bCs/>
            <w:rtl/>
          </w:rPr>
          <w:delText xml:space="preserve">איכא</w:delText>
        </w:r>
      </w:del>
      <w:r w:rsidRPr="00E1368E">
        <w:rPr>
          <w:b/>
          <w:bCs/>
          <w:rtl/>
        </w:rPr>
        <w:t xml:space="preserve"> </w:t>
      </w:r>
      <w:ins w:id="90185" w:author="Claude - סמנטי" w:date="2026-10-11T12:19:31Z">
        <w:r>
          <w:rPr>
            <w:b/>
            <w:bCs/>
            <w:rtl/>
          </w:rPr>
          <w:t xml:space="preserve">ביניהם</w:t>
        </w:r>
      </w:ins>
      <w:del w:id="90186" w:author="Claude - סמנטי" w:date="2026-10-11T12:19:31Z">
        <w:r w:rsidRPr="00E1368E">
          <w:rPr>
            <w:b/>
            <w:bCs/>
            <w:rtl/>
          </w:rPr>
          <w:delText xml:space="preserve">בינייהו</w:delText>
        </w:r>
      </w:del>
      <w:r w:rsidRPr="006F178A">
        <w:rPr>
          <w:rtl/>
        </w:rPr>
        <w:t xml:space="preserve"> שנפחתו דופני ספינה. </w:t>
      </w:r>
      <w:ins w:id="93634" w:author="מנוע מכני" w:date="2026-10-11T12:04:40Z">
        <w:r>
          <w:rPr>
            <w:rtl/>
          </w:rPr>
          <w:t xml:space="preserve">אם </w:t>
        </w:r>
      </w:ins>
      <w:del w:id="93635" w:author="מנוע מכני" w:date="2026-10-11T12:04:40Z">
        <w:r w:rsidRPr="006F178A">
          <w:rPr>
            <w:rtl/>
          </w:rPr>
          <w:delText xml:space="preserve">אי </w:delText>
        </w:r>
      </w:del>
      <w:ins w:id="91078" w:author="מנוע מכני" w:date="2026-10-11T12:04:40Z">
        <w:r>
          <w:rPr>
            <w:rtl/>
          </w:rPr>
          <w:t xml:space="preserve">גם</w:t>
        </w:r>
      </w:ins>
      <w:del w:id="91079" w:author="מנוע מכני" w:date="2026-10-11T12:04:40Z">
        <w:r w:rsidRPr="006F178A">
          <w:rPr>
            <w:rtl/>
          </w:rPr>
          <w:delText xml:space="preserve">נמי</w:delText>
        </w:r>
      </w:del>
      <w:r w:rsidRPr="006F178A">
        <w:rPr>
          <w:rtl/>
        </w:rPr>
        <w:t xml:space="preserve"> - בקופץ מספינה לספינה.</w:t>
      </w:r>
    </w:p>
    <w:p w:rsidR="005851B8" w:rsidRPr="006F178A" w:rsidRDefault="005851B8" w:rsidP="005851B8">
      <w:pPr>
        <w:rPr>
          <w:rtl/>
        </w:rPr>
      </w:pPr>
      <w:r w:rsidRPr="006F178A">
        <w:rPr>
          <w:rStyle w:val="2fb"/>
          <w:rtl/>
        </w:rPr>
        <w:t xml:space="preserve">ורבי זירא</w:t>
      </w:r>
      <w:r w:rsidRPr="006F178A">
        <w:rPr>
          <w:rtl/>
        </w:rPr>
        <w:t xml:space="preserve">, </w:t>
      </w:r>
      <w:r w:rsidRPr="006F178A">
        <w:rPr>
          <w:rtl/>
        </w:rPr>
        <w:t xml:space="preserve">לא</w:t>
      </w:r>
      <w:r w:rsidRPr="006F178A">
        <w:rPr>
          <w:rtl/>
        </w:rPr>
        <w:t xml:space="preserve"> </w:t>
      </w:r>
      <w:r w:rsidRPr="006F178A">
        <w:rPr>
          <w:rtl/>
        </w:rPr>
        <w:t xml:space="preserve">אמר</w:t>
      </w:r>
      <w:r w:rsidRPr="006F178A">
        <w:rPr>
          <w:rtl/>
        </w:rPr>
        <w:t xml:space="preserve"> </w:t>
      </w:r>
      <w:r w:rsidRPr="006F178A">
        <w:rPr>
          <w:rStyle w:val="2fb"/>
          <w:rtl/>
        </w:rPr>
        <w:t xml:space="preserve">כרבה</w:t>
      </w:r>
      <w:r w:rsidRPr="006F178A">
        <w:rPr>
          <w:rtl/>
        </w:rPr>
        <w:t xml:space="preserve"> דמחיצות - להבריח מים עשויות.</w:t>
      </w:r>
    </w:p>
    <w:p w:rsidR="005851B8" w:rsidRPr="006F178A" w:rsidRDefault="005851B8" w:rsidP="005851B8">
      <w:pPr>
        <w:rPr>
          <w:rtl/>
        </w:rPr>
      </w:pPr>
      <w:r w:rsidRPr="006F178A">
        <w:rPr>
          <w:rStyle w:val="2fb"/>
          <w:rtl/>
        </w:rPr>
        <w:t xml:space="preserve">ורבה</w:t>
      </w:r>
      <w:r w:rsidRPr="006F178A">
        <w:rPr>
          <w:rtl/>
        </w:rPr>
        <w:t xml:space="preserve"> </w:t>
      </w:r>
      <w:r w:rsidRPr="006F178A">
        <w:rPr>
          <w:rtl/>
        </w:rPr>
        <w:t xml:space="preserve">לא</w:t>
      </w:r>
      <w:r w:rsidRPr="006F178A">
        <w:rPr>
          <w:rtl/>
        </w:rPr>
        <w:t xml:space="preserve"> </w:t>
      </w:r>
      <w:r w:rsidRPr="006F178A">
        <w:rPr>
          <w:rtl/>
        </w:rPr>
        <w:t xml:space="preserve">אמר</w:t>
      </w:r>
      <w:r w:rsidRPr="006F178A">
        <w:rPr>
          <w:rtl/>
        </w:rPr>
        <w:t xml:space="preserve"> </w:t>
      </w:r>
      <w:r w:rsidRPr="006F178A">
        <w:rPr>
          <w:rStyle w:val="2fb"/>
          <w:rtl/>
        </w:rPr>
        <w:t xml:space="preserve">כר"ז</w:t>
      </w:r>
      <w:r w:rsidRPr="006F178A">
        <w:rPr>
          <w:rtl/>
        </w:rPr>
        <w:t xml:space="preserve"> דבמהלכת וודאי אפשר לטלטל מטעמיה </w:t>
      </w:r>
      <w:r w:rsidRPr="006F178A">
        <w:rPr>
          <w:rStyle w:val="2fb"/>
          <w:rtl/>
        </w:rPr>
        <w:t xml:space="preserve">דר"ז</w:t>
      </w:r>
      <w:r w:rsidRPr="006F178A">
        <w:rPr>
          <w:rtl/>
        </w:rPr>
        <w:t xml:space="preserve">.</w:t>
      </w:r>
    </w:p>
    <w:p w:rsidR="005851B8" w:rsidRPr="006F178A" w:rsidRDefault="005851B8" w:rsidP="005851B8">
      <w:pPr>
        <w:rPr>
          <w:rtl/>
        </w:rPr>
      </w:pPr>
      <w:ins w:id="91080" w:author="מנוע מכני" w:date="2026-10-11T12:04:40Z">
        <w:r>
          <w:rPr>
            <w:b/>
            <w:bCs/>
            <w:rtl/>
          </w:rPr>
          <w:t xml:space="preserve">וחלקו</w:t>
        </w:r>
      </w:ins>
      <w:del w:id="91081" w:author="מנוע מכני" w:date="2026-10-11T12:04:40Z">
        <w:r w:rsidRPr="006F178A">
          <w:rPr>
            <w:b/>
            <w:bCs/>
            <w:rtl/>
          </w:rPr>
          <w:delText xml:space="preserve">ופליגי</w:delText>
        </w:r>
      </w:del>
      <w:r w:rsidRPr="006F178A">
        <w:rPr>
          <w:rtl/>
        </w:rPr>
        <w:t xml:space="preserve"> - בשעמדה.</w:t>
      </w:r>
    </w:p>
    <w:p>
      <w:pPr>
        <w:pStyle w:val="38"/>
        <w:rPr>
          <w:ins w:id="95476" w:author="מנוע מכני" w:date="2026-10-11T12:04:40Z"/>
        </w:rPr>
      </w:pPr>
      <w:r w:rsidRPr="006F178A">
        <w:t>רנב"י:</w:t>
      </w:r>
    </w:p>
    <w:p w:rsidR="005851B8" w:rsidRPr="006F178A" w:rsidRDefault="005851B8" w:rsidP="005851B8">
      <w:pPr>
        <w:rPr>
          <w:rtl/>
        </w:rPr>
      </w:pPr>
      <w:del w:id="95477" w:author="מנוע מכני" w:date="2026-10-11T12:04:40Z">
        <w:r w:rsidRPr="006F178A">
          <w:rPr>
            <w:rFonts w:hint="cs"/>
            <w:rtl/>
          </w:rPr>
          <w:delText xml:space="preserve"> </w:delText>
        </w:r>
      </w:del>
      <w:r w:rsidRPr="006F178A">
        <w:rPr>
          <w:rtl/>
        </w:rPr>
        <w:t xml:space="preserve">ממתני' גם משמע דבמהלכת </w:t>
      </w:r>
      <w:r w:rsidRPr="006F178A">
        <w:rPr>
          <w:rtl/>
        </w:rPr>
        <w:t xml:space="preserve">לא</w:t>
      </w:r>
      <w:r w:rsidRPr="006F178A">
        <w:rPr>
          <w:rtl/>
        </w:rPr>
        <w:t xml:space="preserve"> </w:t>
      </w:r>
      <w:ins w:id="91082" w:author="מנוע מכני" w:date="2026-10-11T12:04:40Z">
        <w:r>
          <w:rPr>
            <w:rtl/>
          </w:rPr>
          <w:t xml:space="preserve">חלקו</w:t>
        </w:r>
      </w:ins>
      <w:del w:id="91083" w:author="מנוע מכני" w:date="2026-10-11T12:04:40Z">
        <w:r w:rsidRPr="006F178A">
          <w:rPr>
            <w:rtl/>
          </w:rPr>
          <w:delText xml:space="preserve">פליגי</w:delText>
        </w:r>
      </w:del>
      <w:r w:rsidRPr="006F178A">
        <w:rPr>
          <w:rtl/>
        </w:rPr>
        <w:t xml:space="preserve"> דשרי, מדקתני דרצו להחמיר ע"ע </w:t>
      </w:r>
      <w:ins w:id="93636" w:author="מנוע מכני" w:date="2026-10-11T12:04:40Z">
        <w:r>
          <w:rPr>
            <w:rtl/>
          </w:rPr>
          <w:t xml:space="preserve">ואם </w:t>
        </w:r>
      </w:ins>
      <w:del w:id="93637" w:author="מנוע מכני" w:date="2026-10-11T12:04:40Z">
        <w:r w:rsidRPr="006F178A">
          <w:rPr>
            <w:rtl/>
          </w:rPr>
          <w:delText xml:space="preserve">ואי </w:delText>
        </w:r>
      </w:del>
      <w:r w:rsidRPr="006F178A">
        <w:rPr>
          <w:rtl/>
        </w:rPr>
        <w:t xml:space="preserve">עומדת איסור גמור הוא לשיטתם.</w:t>
      </w:r>
    </w:p>
    <w:p>
      <w:pPr>
        <w:pStyle w:val="38"/>
        <w:rPr>
          <w:ins w:id="95478" w:author="מנוע מכני" w:date="2026-10-11T12:04:40Z"/>
        </w:rPr>
      </w:pPr>
      <w:r w:rsidRPr="006F178A">
        <w:t xml:space="preserve">רב אשי:</w:t>
      </w:r>
    </w:p>
    <w:p w:rsidR="005851B8" w:rsidRPr="006F178A" w:rsidRDefault="005851B8" w:rsidP="005851B8">
      <w:pPr>
        <w:rPr>
          <w:rtl/>
        </w:rPr>
      </w:pPr>
      <w:del w:id="95479" w:author="מנוע מכני" w:date="2026-10-11T12:04:40Z">
        <w:r w:rsidRPr="006F178A">
          <w:rPr>
            <w:rtl/>
          </w:rPr>
          <w:delText xml:space="preserve"> </w:delText>
        </w:r>
      </w:del>
      <w:r w:rsidRPr="006F178A">
        <w:rPr>
          <w:rtl/>
        </w:rPr>
        <w:t xml:space="preserve">מתני' </w:t>
      </w:r>
      <w:ins w:id="91084" w:author="מנוע מכני" w:date="2026-10-11T12:04:40Z">
        <w:r>
          <w:rPr>
            <w:rtl/>
          </w:rPr>
          <w:t xml:space="preserve">גם</w:t>
        </w:r>
      </w:ins>
      <w:del w:id="91085" w:author="מנוע מכני" w:date="2026-10-11T12:04:40Z">
        <w:r w:rsidRPr="006F178A">
          <w:rPr>
            <w:rtl/>
          </w:rPr>
          <w:delText xml:space="preserve">נמי</w:delText>
        </w:r>
      </w:del>
      <w:r w:rsidRPr="006F178A">
        <w:rPr>
          <w:rtl/>
        </w:rPr>
        <w:t xml:space="preserve"> דייקא דומיא דדיר וסהר והיינו דקביעי.</w:t>
      </w:r>
    </w:p>
    <w:p>
      <w:pPr>
        <w:pStyle w:val="38"/>
        <w:rPr>
          <w:ins w:id="95480" w:author="מנוע מכני" w:date="2026-10-11T12:04:40Z"/>
        </w:rPr>
      </w:pPr>
      <w:r w:rsidRPr="006F178A">
        <w:t xml:space="preserve">אמר</w:t>
      </w:r>
      <w:r w:rsidRPr="006F178A">
        <w:t xml:space="preserve"> </w:t>
      </w:r>
      <w:ins w:id="92448" w:author="מנוע מכני" w:date="2026-10-11T12:04:40Z">
        <w:r>
          <w:t xml:space="preserve">לו</w:t>
        </w:r>
      </w:ins>
      <w:del w:id="92449" w:author="מנוע מכני" w:date="2026-10-11T12:04:40Z">
        <w:r w:rsidRPr="006F178A">
          <w:delText xml:space="preserve">ליה</w:delText>
        </w:r>
      </w:del>
      <w:r w:rsidRPr="006F178A">
        <w:t xml:space="preserve"> ר</w:t>
      </w:r>
      <w:r>
        <w:t xml:space="preserve">אב</w:t>
      </w:r>
      <w:ins w:id="90043" w:author="מנוע מכני" w:date="2026-10-11T12:04:40Z">
        <w:r>
          <w:t xml:space="preserve">ד"ר</w:t>
        </w:r>
      </w:ins>
      <w:del w:id="90044" w:author="מנוע מכני" w:date="2026-10-11T12:04:40Z">
        <w:r>
          <w:delText xml:space="preserve">ד''ר</w:delText>
        </w:r>
      </w:del>
      <w:r>
        <w:t xml:space="preserve"> ל</w:t>
      </w:r>
      <w:ins w:id="90045" w:author="מנוע מכני" w:date="2026-10-11T12:04:40Z">
        <w:r>
          <w:t xml:space="preserve">ר"א</w:t>
        </w:r>
      </w:ins>
      <w:del w:id="90046" w:author="מנוע מכני" w:date="2026-10-11T12:04:40Z">
        <w:r>
          <w:delText xml:space="preserve">ר''א</w:delText>
        </w:r>
      </w:del>
      <w:r w:rsidRPr="006F178A">
        <w:t xml:space="preserve">:</w:t>
      </w:r>
    </w:p>
    <w:p w:rsidR="005851B8" w:rsidRPr="006F178A" w:rsidRDefault="005851B8" w:rsidP="005851B8">
      <w:pPr>
        <w:rPr>
          <w:rtl/>
        </w:rPr>
      </w:pPr>
      <w:del w:id="95481" w:author="מנוע מכני" w:date="2026-10-11T12:04:40Z">
        <w:r w:rsidRPr="006F178A">
          <w:rPr>
            <w:rtl/>
          </w:rPr>
          <w:delText xml:space="preserve"> </w:delText>
        </w:r>
      </w:del>
      <w:r w:rsidRPr="006F178A">
        <w:rPr>
          <w:rtl/>
        </w:rPr>
        <w:t xml:space="preserve">- </w:t>
      </w:r>
      <w:r w:rsidRPr="006F178A">
        <w:rPr>
          <w:b/>
          <w:bCs/>
          <w:rtl/>
        </w:rPr>
        <w:t>הלכתא</w:t>
      </w:r>
      <w:r w:rsidRPr="006F178A">
        <w:rPr>
          <w:rtl/>
        </w:rPr>
        <w:t xml:space="preserve"> </w:t>
      </w:r>
      <w:ins w:id="90244" w:author="מנוע מכני" w:date="2026-10-11T12:04:40Z">
        <w:r>
          <w:rPr>
            <w:rStyle w:val="2fb"/>
            <w:rtl/>
          </w:rPr>
          <w:t xml:space="preserve">כר"ג</w:t>
        </w:r>
      </w:ins>
      <w:del w:id="90245" w:author="מנוע מכני" w:date="2026-10-11T12:04:40Z">
        <w:r w:rsidRPr="006F178A">
          <w:rPr>
            <w:rtl/>
          </w:rPr>
          <w:delText xml:space="preserve">כרבן גמליאל</w:delText>
        </w:r>
      </w:del>
      <w:r w:rsidRPr="006F178A">
        <w:rPr>
          <w:rtl/>
        </w:rPr>
        <w:t xml:space="preserve"> בספינה, ואכן </w:t>
      </w:r>
      <w:r w:rsidRPr="006F178A">
        <w:rPr>
          <w:rStyle w:val="2fb"/>
          <w:rtl/>
        </w:rPr>
        <w:t xml:space="preserve">ר"יה</w:t>
      </w:r>
      <w:r w:rsidRPr="006F178A">
        <w:rPr>
          <w:rtl/>
        </w:rPr>
        <w:t xml:space="preserve"> </w:t>
      </w:r>
      <w:r w:rsidRPr="006F178A">
        <w:rPr>
          <w:rStyle w:val="2fb"/>
          <w:rtl/>
        </w:rPr>
        <w:t xml:space="preserve">ור"ע</w:t>
      </w:r>
      <w:r w:rsidRPr="006F178A">
        <w:rPr>
          <w:rtl/>
        </w:rPr>
        <w:t xml:space="preserve"> חלקו דכל אותו היום ישבו ודנו בדבר הלכה, אמש הכריע אחי אבא: הלכה </w:t>
      </w:r>
      <w:ins w:id="90246" w:author="מנוע מכני" w:date="2026-10-11T12:04:40Z">
        <w:r>
          <w:rPr>
            <w:rStyle w:val="2fb"/>
            <w:rtl/>
          </w:rPr>
          <w:t xml:space="preserve">כר"ג</w:t>
        </w:r>
      </w:ins>
      <w:del w:id="90247" w:author="מנוע מכני" w:date="2026-10-11T12:04:40Z">
        <w:r w:rsidRPr="006F178A">
          <w:rPr>
            <w:rtl/>
          </w:rPr>
          <w:delText xml:space="preserve">כרבן גמליאל</w:delText>
        </w:r>
      </w:del>
      <w:r w:rsidRPr="006F178A">
        <w:rPr>
          <w:rtl/>
        </w:rPr>
        <w:t xml:space="preserve"> בספינה, והלכה </w:t>
      </w:r>
      <w:ins w:id="90248" w:author="מנוע מכני" w:date="2026-10-11T12:04:40Z">
        <w:r>
          <w:rPr>
            <w:rStyle w:val="2fb"/>
            <w:rtl/>
          </w:rPr>
          <w:t xml:space="preserve">כר"ע</w:t>
        </w:r>
      </w:ins>
      <w:del w:id="90249" w:author="מנוע מכני" w:date="2026-10-11T12:04:40Z">
        <w:r w:rsidRPr="006F178A">
          <w:rPr>
            <w:rtl/>
          </w:rPr>
          <w:delText xml:space="preserve">כרבי עקיבא</w:delText>
        </w:r>
      </w:del>
      <w:r w:rsidRPr="006F178A">
        <w:rPr>
          <w:rtl/>
        </w:rPr>
        <w:t xml:space="preserve"> בדיר וסהר.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49" w:author="קלוד" w:date="2026-10-11T12:24:08Z"/>
        </w:rPr>
      </w:pPr>
      <w:ins w:id="90450" w:author="קלוד" w:date="2026-10-11T12:24:08Z">
        <w:r>
          <w:rPr>
            <w:color w:val="7B3F00"/>
          </w:rPr>
          <w:t xml:space="preserve">האם יש תחומין למעלה מעשרה</w:t>
        </w:r>
      </w:ins>
    </w:p>
    <w:p>
      <w:pPr>
        <w:pStyle w:val="38"/>
        <w:rPr>
          <w:ins w:id="95483" w:author="מנוע מכני" w:date="2026-10-11T12:04:40Z"/>
        </w:rPr>
      </w:pPr>
      <w:del w:id="95482" w:author="מנוע מכני" w:date="2026-10-11T12:04:40Z">
        <w:r w:rsidRPr="006F178A">
          <w:delText xml:space="preserve">•</w:delText>
        </w:r>
      </w:del>
      <w:r w:rsidRPr="006F178A">
        <w:t xml:space="preserve"> </w:t>
      </w:r>
      <w:r w:rsidRPr="00621243">
        <w:t>בעי</w:t>
      </w:r>
      <w:r w:rsidRPr="00621243">
        <w:t xml:space="preserve"> רב חנניא</w:t>
      </w:r>
      <w:r w:rsidRPr="006F178A">
        <w:t xml:space="preserve">:</w:t>
      </w:r>
    </w:p>
    <w:p w:rsidR="005851B8" w:rsidRPr="006F178A" w:rsidRDefault="005851B8" w:rsidP="005851B8">
      <w:pPr>
        <w:rPr>
          <w:rtl/>
        </w:rPr>
      </w:pPr>
      <w:del w:id="95484" w:author="מנוע מכני" w:date="2026-10-11T12:04:40Z">
        <w:r w:rsidRPr="006F178A">
          <w:rPr>
            <w:rFonts w:ascii="Fb Fontext" w:hAnsi="Fb Fontext"/>
            <w:rtl/>
          </w:rPr>
          <w:delText xml:space="preserve"> </w:delText>
        </w:r>
      </w:del>
      <w:r w:rsidRPr="006F178A">
        <w:rPr>
          <w:rFonts w:ascii="Fb Fontext" w:hAnsi="Fb Fontext"/>
          <w:rtl/>
        </w:rPr>
        <w:t xml:space="preserve">יש תחומין למעלה מעשרה או אין תחומין למעלה מעשרה- והיינו באינו רחב ד'.</w:t>
      </w:r>
    </w:p>
    <w:p w:rsidR="005851B8" w:rsidRPr="006F178A" w:rsidRDefault="005851B8" w:rsidP="005851B8">
      <w:pPr>
        <w:rPr>
          <w:rtl/>
        </w:rPr>
      </w:pPr>
      <w:r w:rsidRPr="006F178A">
        <w:rPr>
          <w:rtl/>
        </w:rPr>
        <w:t xml:space="preserve">א"נ</w:t>
      </w:r>
      <w:r w:rsidRPr="006F178A">
        <w:rPr>
          <w:rtl/>
        </w:rPr>
        <w:t xml:space="preserve"> דקאזיל בקפיצה [בשם] | לישנא אחרינא: בספינה </w:t>
      </w:r>
      <w:ins w:id="92450" w:author="מנוע מכני" w:date="2026-10-11T12:04:40Z">
        <w:r>
          <w:rPr>
            <w:rtl/>
          </w:rPr>
          <w:t xml:space="preserve">מה</w:t>
        </w:r>
      </w:ins>
      <w:del w:id="92451" w:author="מנוע מכני" w:date="2026-10-11T12:04:40Z">
        <w:r w:rsidRPr="006F178A">
          <w:rPr>
            <w:rtl/>
          </w:rPr>
          <w:delText xml:space="preserve">מאי</w:delText>
        </w:r>
      </w:del>
      <w:r w:rsidRPr="006F178A">
        <w:rPr>
          <w:rtl/>
        </w:rPr>
        <w:t xml:space="preserve">.</w:t>
      </w:r>
    </w:p>
    <w:p w:rsidR="005851B8" w:rsidRDefault="005851B8" w:rsidP="005851B8">
      <w:pPr>
        <w:rPr>
          <w:rtl/>
        </w:rPr>
      </w:pPr>
      <w:r w:rsidRPr="006F178A">
        <w:rPr>
          <w:rtl/>
        </w:rPr>
        <w:t xml:space="preserve">[דבעמוד גבוה עשרה ורחב ארבעה </w:t>
      </w:r>
      <w:r w:rsidRPr="006F178A">
        <w:rPr>
          <w:rtl/>
        </w:rPr>
        <w:t xml:space="preserve">לא</w:t>
      </w:r>
      <w:r w:rsidRPr="006F178A">
        <w:rPr>
          <w:rtl/>
        </w:rPr>
        <w:t xml:space="preserve"> תיבעי לך - דארעא סמיכתא היא.]</w:t>
      </w:r>
    </w:p>
    <w:p w:rsidR="005851B8" w:rsidRDefault="005851B8" w:rsidP="005851B8">
      <w:pPr>
        <w:rPr>
          <w:rtl/>
        </w:rPr>
      </w:pPr>
      <w:r w:rsidRPr="006F178A">
        <w:rPr>
          <w:rtl/>
        </w:rPr>
        <w:t xml:space="preserve">מהך דמעשה שבאו מפלנדרסין והפליגה ספינתם בים </w:t>
      </w:r>
      <w:r>
        <w:rPr>
          <w:rtl/>
        </w:rPr>
        <w:t>וכו'</w:t>
      </w:r>
      <w:r w:rsidRPr="006F178A">
        <w:rPr>
          <w:rtl/>
        </w:rPr>
        <w:t xml:space="preserve"> ורצו להחמיר אין ראייה </w:t>
      </w:r>
      <w:ins w:id="92452" w:author="מנוע מכני" w:date="2026-10-11T12:04:40Z">
        <w:r>
          <w:rPr>
            <w:rtl/>
          </w:rPr>
          <w:t xml:space="preserve">דשמא</w:t>
        </w:r>
      </w:ins>
      <w:del w:id="92453" w:author="מנוע מכני" w:date="2026-10-11T12:04:40Z">
        <w:r w:rsidRPr="006F178A">
          <w:rPr>
            <w:rtl/>
          </w:rPr>
          <w:delText xml:space="preserve">דדלמא</w:delText>
        </w:r>
      </w:del>
      <w:r w:rsidRPr="006F178A">
        <w:rPr>
          <w:rtl/>
        </w:rPr>
        <w:t xml:space="preserve"> מצד דמהלכת ברקק [דאין י"ט]</w:t>
      </w:r>
    </w:p>
    <w:p w:rsidR="005851B8" w:rsidRPr="00132755" w:rsidRDefault="005851B8" w:rsidP="005851B8">
      <w:pPr>
        <w:rPr>
          <w:b/>
          <w:bCs/>
          <w:spacing w:val="-2"/>
          <w:rtl/>
        </w:rPr>
      </w:pPr>
      <w:r w:rsidRPr="00132755">
        <w:rPr>
          <w:spacing w:val="-2"/>
          <w:rtl/>
        </w:rPr>
        <w:t xml:space="preserve">ומהך דלא נכנסו לנמל עד שחשיכה וכו'. גם </w:t>
      </w:r>
      <w:ins w:id="91086" w:author="מנוע מכני" w:date="2026-10-11T12:04:40Z">
        <w:r>
          <w:rPr>
            <w:spacing w:val="-2"/>
            <w:rtl/>
          </w:rPr>
          <w:t xml:space="preserve">שם</w:t>
        </w:r>
      </w:ins>
      <w:del w:id="91087" w:author="מנוע מכני" w:date="2026-10-11T12:04:40Z">
        <w:r w:rsidRPr="00132755">
          <w:rPr>
            <w:spacing w:val="-2"/>
            <w:rtl/>
          </w:rPr>
          <w:delText xml:space="preserve">התם</w:delText>
        </w:r>
      </w:del>
      <w:r w:rsidRPr="00132755">
        <w:rPr>
          <w:spacing w:val="-2"/>
          <w:rtl/>
        </w:rPr>
        <w:t xml:space="preserve"> הוא מצד דמהלכת ברקק והיינו בתוך התחום.</w:t>
      </w:r>
    </w:p>
    <w:p>
      <w:pPr>
        <w:pStyle w:val="38"/>
        <w:rPr>
          <w:ins w:id="95485" w:author="מנוע מכני" w:date="2026-10-11T12:04:40Z"/>
        </w:rPr>
      </w:pPr>
      <w:r w:rsidRPr="006F178A">
        <w:lastRenderedPageBreak/>
        <w:t>ת"ש</w:t>
      </w:r>
      <w:r w:rsidRPr="006F178A">
        <w:t xml:space="preserve">:</w:t>
      </w:r>
    </w:p>
    <w:p w:rsidR="005851B8" w:rsidRPr="006F178A" w:rsidRDefault="005851B8" w:rsidP="005851B8">
      <w:pPr>
        <w:rPr>
          <w:b/>
          <w:bCs/>
          <w:rtl/>
        </w:rPr>
      </w:pPr>
      <w:del w:id="95486" w:author="מנוע מכני" w:date="2026-10-11T12:04:40Z">
        <w:r w:rsidRPr="006F178A">
          <w:rPr>
            <w:rtl/>
          </w:rPr>
          <w:delText xml:space="preserve"> </w:delText>
        </w:r>
      </w:del>
      <w:ins w:id="92460" w:author="מנוע מכני" w:date="2026-10-11T12:04:40Z">
        <w:r>
          <w:rPr>
            <w:rtl/>
          </w:rPr>
          <w:t xml:space="preserve">אלו</w:t>
        </w:r>
      </w:ins>
      <w:del w:id="92461" w:author="מנוע מכני" w:date="2026-10-11T12:04:40Z">
        <w:r w:rsidRPr="006F178A">
          <w:rPr>
            <w:rtl/>
          </w:rPr>
          <w:delText xml:space="preserve">הני</w:delText>
        </w:r>
      </w:del>
      <w:r w:rsidRPr="006F178A">
        <w:rPr>
          <w:rtl/>
        </w:rPr>
        <w:t xml:space="preserve"> שב </w:t>
      </w:r>
      <w:ins w:id="93404" w:author="מנוע מכני" w:date="2026-10-11T12:04:40Z">
        <w:r>
          <w:rPr>
            <w:rtl/>
          </w:rPr>
          <w:t xml:space="preserve">שמועה</w:t>
        </w:r>
      </w:ins>
      <w:del w:id="93405" w:author="מנוע מכני" w:date="2026-10-11T12:04:40Z">
        <w:r w:rsidRPr="006F178A">
          <w:rPr>
            <w:rtl/>
          </w:rPr>
          <w:delText xml:space="preserve">שמעתא</w:delText>
        </w:r>
      </w:del>
      <w:r w:rsidRPr="006F178A">
        <w:rPr>
          <w:rtl/>
        </w:rPr>
        <w:t xml:space="preserve"> דאיתאמרן בצפרא </w:t>
      </w:r>
      <w:ins w:id="90189" w:author="Claude - סמנטי" w:date="2026-10-11T12:19:31Z">
        <w:r>
          <w:rPr>
            <w:rtl/>
          </w:rPr>
          <w:t xml:space="preserve">בשבת</w:t>
        </w:r>
      </w:ins>
      <w:del w:id="90190" w:author="Claude - סמנטי" w:date="2026-10-11T12:19:31Z">
        <w:r w:rsidRPr="006F178A">
          <w:rPr>
            <w:rtl/>
          </w:rPr>
          <w:delText xml:space="preserve">בשבתא</w:delText>
        </w:r>
      </w:del>
      <w:r w:rsidRPr="006F178A">
        <w:rPr>
          <w:rtl/>
        </w:rPr>
        <w:t xml:space="preserve"> </w:t>
      </w:r>
      <w:ins w:id="92454" w:author="מנוע מכני" w:date="2026-10-11T12:04:40Z">
        <w:r>
          <w:rPr>
            <w:rtl/>
          </w:rPr>
          <w:t xml:space="preserve">לפניו</w:t>
        </w:r>
      </w:ins>
      <w:del w:id="92455" w:author="מנוע מכני" w:date="2026-10-11T12:04:40Z">
        <w:r w:rsidRPr="006F178A">
          <w:rPr>
            <w:rtl/>
          </w:rPr>
          <w:delText xml:space="preserve">קמיה</w:delText>
        </w:r>
      </w:del>
      <w:r w:rsidRPr="006F178A">
        <w:rPr>
          <w:rtl/>
        </w:rPr>
        <w:t xml:space="preserve"> </w:t>
      </w:r>
      <w:r w:rsidRPr="006F178A">
        <w:rPr>
          <w:rStyle w:val="2fb"/>
          <w:rtl/>
        </w:rPr>
        <w:t xml:space="preserve">דרב חסדא</w:t>
      </w:r>
      <w:r w:rsidRPr="006F178A">
        <w:rPr>
          <w:rtl/>
        </w:rPr>
        <w:t xml:space="preserve"> בסורא, בהדי פניא </w:t>
      </w:r>
      <w:ins w:id="90187" w:author="Claude - סמנטי" w:date="2026-10-11T12:19:31Z">
        <w:r>
          <w:rPr>
            <w:rtl/>
          </w:rPr>
          <w:t xml:space="preserve">בשבת</w:t>
        </w:r>
      </w:ins>
      <w:del w:id="90188" w:author="Claude - סמנטי" w:date="2026-10-11T12:19:31Z">
        <w:r w:rsidRPr="006F178A">
          <w:rPr>
            <w:rtl/>
          </w:rPr>
          <w:delText xml:space="preserve">בשבתא</w:delText>
        </w:r>
      </w:del>
      <w:r w:rsidRPr="006F178A">
        <w:rPr>
          <w:rtl/>
        </w:rPr>
        <w:t xml:space="preserve"> </w:t>
      </w:r>
      <w:ins w:id="92456" w:author="מנוע מכני" w:date="2026-10-11T12:04:40Z">
        <w:r>
          <w:rPr>
            <w:rtl/>
          </w:rPr>
          <w:t xml:space="preserve">לפניו</w:t>
        </w:r>
      </w:ins>
      <w:del w:id="92457" w:author="מנוע מכני" w:date="2026-10-11T12:04:40Z">
        <w:r w:rsidRPr="006F178A">
          <w:rPr>
            <w:rtl/>
          </w:rPr>
          <w:delText xml:space="preserve">קמיה</w:delText>
        </w:r>
      </w:del>
      <w:r w:rsidRPr="006F178A">
        <w:rPr>
          <w:rtl/>
        </w:rPr>
        <w:t xml:space="preserve"> </w:t>
      </w:r>
      <w:r w:rsidRPr="006F178A">
        <w:rPr>
          <w:rStyle w:val="2fb"/>
          <w:rtl/>
        </w:rPr>
        <w:t xml:space="preserve">דרבא</w:t>
      </w:r>
      <w:r w:rsidRPr="006F178A">
        <w:rPr>
          <w:rtl/>
        </w:rPr>
        <w:t xml:space="preserve"> בפומבדיתא. </w:t>
      </w:r>
      <w:r>
        <w:rPr>
          <w:rtl/>
        </w:rPr>
        <w:t>ואפי'</w:t>
      </w:r>
      <w:r w:rsidRPr="006F178A">
        <w:rPr>
          <w:rtl/>
        </w:rPr>
        <w:t xml:space="preserve"> שיש בינהם ארבעת אלפים אמה -</w:t>
      </w:r>
      <w:ins w:id="92462" w:author="מנוע מכני" w:date="2026-10-11T12:04:40Z">
        <w:r>
          <w:rPr>
            <w:rtl/>
          </w:rPr>
          <w:t xml:space="preserve">אין</w:t>
        </w:r>
      </w:ins>
      <w:del w:id="92463" w:author="מנוע מכני" w:date="2026-10-11T12:04:40Z">
        <w:r w:rsidRPr="006F178A">
          <w:rPr>
            <w:rtl/>
          </w:rPr>
          <w:delText xml:space="preserve">לית</w:delText>
        </w:r>
      </w:del>
      <w:r w:rsidRPr="006F178A">
        <w:rPr>
          <w:rtl/>
        </w:rPr>
        <w:t xml:space="preserve"> ראייה מאליהו </w:t>
      </w:r>
      <w:ins w:id="92458" w:author="מנוע מכני" w:date="2026-10-11T12:04:40Z">
        <w:r>
          <w:rPr>
            <w:rtl/>
          </w:rPr>
          <w:t xml:space="preserve">דשמא</w:t>
        </w:r>
      </w:ins>
      <w:del w:id="92459" w:author="מנוע מכני" w:date="2026-10-11T12:04:40Z">
        <w:r w:rsidRPr="006F178A">
          <w:rPr>
            <w:rtl/>
          </w:rPr>
          <w:delText xml:space="preserve">דדלמא</w:delText>
        </w:r>
      </w:del>
      <w:r w:rsidRPr="006F178A">
        <w:rPr>
          <w:rtl/>
        </w:rPr>
        <w:t xml:space="preserve"> יוסף שידא אמרינהו.</w:t>
      </w:r>
    </w:p>
    <w:p w:rsidR="005851B8" w:rsidRPr="006F178A" w:rsidRDefault="005851B8" w:rsidP="005851B8">
      <w:pPr>
        <w:rPr>
          <w:rtl/>
        </w:rPr>
      </w:pPr>
      <w:r w:rsidRPr="006F178A">
        <w:rPr>
          <w:b/>
          <w:bCs/>
          <w:rtl/>
        </w:rPr>
        <w:t xml:space="preserve">ת"ש </w:t>
      </w:r>
      <w:r w:rsidRPr="006F178A">
        <w:rPr>
          <w:rtl/>
        </w:rPr>
        <w:t>הריני נזיר ביום שבן דוד בא - מותר לשתות יין בשבתות ובימים טובים, ואסור לשתות יין כל ימות החול.</w:t>
      </w:r>
    </w:p>
    <w:p>
      <w:pPr>
        <w:pStyle w:val="38"/>
        <w:rPr>
          <w:ins w:id="95487" w:author="מנוע מכני" w:date="2026-10-11T12:04:40Z"/>
        </w:rPr>
      </w:pPr>
      <w:r w:rsidRPr="006F178A">
        <w:t xml:space="preserve">ומשמע</w:t>
      </w:r>
    </w:p>
    <w:p w:rsidR="005851B8" w:rsidRDefault="005851B8" w:rsidP="005851B8">
      <w:pPr>
        <w:rPr>
          <w:rtl/>
        </w:rPr>
      </w:pPr>
      <w:del w:id="95488" w:author="מנוע מכני" w:date="2026-10-11T12:04:40Z">
        <w:r w:rsidRPr="006F178A">
          <w:rPr>
            <w:rtl/>
          </w:rPr>
          <w:delText xml:space="preserve"> </w:delText>
        </w:r>
      </w:del>
      <w:r w:rsidRPr="006F178A">
        <w:rPr>
          <w:rtl/>
        </w:rPr>
        <w:t xml:space="preserve">דיש תחומין </w:t>
      </w:r>
      <w:ins w:id="92464" w:author="מנוע מכני" w:date="2026-10-11T12:04:40Z">
        <w:r>
          <w:rPr>
            <w:rtl/>
          </w:rPr>
          <w:t xml:space="preserve">ולכך</w:t>
        </w:r>
      </w:ins>
      <w:del w:id="92465" w:author="מנוע מכני" w:date="2026-10-11T12:04:40Z">
        <w:r w:rsidRPr="006F178A">
          <w:rPr>
            <w:rtl/>
          </w:rPr>
          <w:delText xml:space="preserve">ולהכי</w:delText>
        </w:r>
      </w:del>
      <w:r w:rsidRPr="006F178A">
        <w:rPr>
          <w:rtl/>
        </w:rPr>
        <w:t xml:space="preserve"> מותר [שאליהו </w:t>
      </w:r>
      <w:r w:rsidRPr="006F178A">
        <w:rPr>
          <w:rtl/>
        </w:rPr>
        <w:t xml:space="preserve">לא</w:t>
      </w:r>
      <w:r w:rsidRPr="006F178A">
        <w:rPr>
          <w:rtl/>
        </w:rPr>
        <w:t xml:space="preserve"> יכול להגיע]</w:t>
      </w:r>
    </w:p>
    <w:p w:rsidR="005851B8" w:rsidRPr="006F178A" w:rsidRDefault="005851B8" w:rsidP="005851B8">
      <w:pPr>
        <w:rPr>
          <w:rtl/>
        </w:rPr>
      </w:pPr>
      <w:r w:rsidRPr="006F178A">
        <w:rPr>
          <w:rtl/>
        </w:rPr>
        <w:t xml:space="preserve">ודחתה הגמ': דכבר מובטח להן לישראל שאין אליהו בא </w:t>
      </w:r>
      <w:r w:rsidRPr="006F178A">
        <w:rPr>
          <w:rStyle w:val="2fb"/>
          <w:rtl/>
        </w:rPr>
        <w:t xml:space="preserve">בער"ש</w:t>
      </w:r>
      <w:r w:rsidRPr="006F178A">
        <w:rPr>
          <w:rtl/>
        </w:rPr>
        <w:t xml:space="preserve"> </w:t>
      </w:r>
      <w:r w:rsidRPr="006F178A">
        <w:rPr>
          <w:rStyle w:val="2fb"/>
          <w:rtl/>
        </w:rPr>
        <w:t xml:space="preserve">ובעריו"ט</w:t>
      </w:r>
      <w:r w:rsidRPr="006F178A">
        <w:rPr>
          <w:rtl/>
        </w:rPr>
        <w:t xml:space="preserve"> מפני הטורח.</w:t>
      </w:r>
    </w:p>
    <w:p w:rsidR="005851B8" w:rsidRDefault="005851B8" w:rsidP="005851B8">
      <w:pPr>
        <w:rPr>
          <w:rtl/>
        </w:rPr>
      </w:pPr>
      <w:r w:rsidRPr="006F178A">
        <w:rPr>
          <w:rtl/>
        </w:rPr>
        <w:t xml:space="preserve">[ולא מצד דהנה אנוכי שולח </w:t>
      </w:r>
      <w:r w:rsidRPr="006F178A">
        <w:rPr>
          <w:rtl/>
        </w:rPr>
        <w:t xml:space="preserve">דא"כ</w:t>
      </w:r>
      <w:r w:rsidRPr="006F178A">
        <w:rPr>
          <w:rtl/>
        </w:rPr>
        <w:t xml:space="preserve"> </w:t>
      </w:r>
      <w:r w:rsidRPr="006F178A">
        <w:rPr>
          <w:rtl/>
        </w:rPr>
        <w:t xml:space="preserve">מ"ל</w:t>
      </w:r>
      <w:r w:rsidRPr="006F178A">
        <w:rPr>
          <w:rtl/>
        </w:rPr>
        <w:t xml:space="preserve"> הגיע לבי"ד הגדול בחול ומ"ל הגיע בשבת]</w:t>
      </w:r>
    </w:p>
    <w:p w:rsidR="005851B8" w:rsidRPr="006F178A" w:rsidRDefault="005851B8" w:rsidP="005851B8">
      <w:pPr>
        <w:rPr>
          <w:rtl/>
        </w:rPr>
      </w:pPr>
      <w:r w:rsidRPr="006F178A">
        <w:rPr>
          <w:rtl/>
        </w:rPr>
        <w:t xml:space="preserve">ובשישי גם א"י: </w:t>
      </w:r>
      <w:r>
        <w:rPr>
          <w:rtl/>
        </w:rPr>
        <w:t>ואפי'</w:t>
      </w:r>
      <w:r w:rsidRPr="006F178A">
        <w:rPr>
          <w:rtl/>
        </w:rPr>
        <w:t xml:space="preserve"> דאליהו </w:t>
      </w:r>
      <w:r w:rsidRPr="006F178A">
        <w:rPr>
          <w:rtl/>
        </w:rPr>
        <w:t xml:space="preserve">לא</w:t>
      </w:r>
      <w:r w:rsidRPr="006F178A">
        <w:rPr>
          <w:rtl/>
        </w:rPr>
        <w:t xml:space="preserve"> בא מ"מ משיח יתכן שיגיע דאז הכל עבדים הן לישראל ואין להם טורח.</w:t>
      </w:r>
    </w:p>
    <w:p>
      <w:pPr>
        <w:pStyle w:val="38"/>
        <w:rPr>
          <w:ins w:id="95489" w:author="מנוע מכני" w:date="2026-10-11T12:04:40Z"/>
        </w:rPr>
      </w:pPr>
      <w:r w:rsidRPr="006F178A">
        <w:t xml:space="preserve">ואין להוכיח</w:t>
      </w:r>
    </w:p>
    <w:p w:rsidR="005851B8" w:rsidRPr="006F178A" w:rsidRDefault="005851B8" w:rsidP="005851B8">
      <w:pPr>
        <w:rPr>
          <w:rtl/>
        </w:rPr>
      </w:pPr>
      <w:del w:id="95490" w:author="מנוע מכני" w:date="2026-10-11T12:04:40Z">
        <w:r w:rsidRPr="006F178A">
          <w:rPr>
            <w:rtl/>
          </w:rPr>
          <w:delText xml:space="preserve"> </w:delText>
        </w:r>
      </w:del>
      <w:r w:rsidRPr="006F178A">
        <w:rPr>
          <w:rtl/>
        </w:rPr>
        <w:t xml:space="preserve">מהא דא"י לשתות בראשון דאין תחומין: דהיא גופא תנא דברייתא הסתפק בזה ונקט לחומרא.</w:t>
      </w:r>
    </w:p>
    <w:p w:rsidR="005851B8" w:rsidRPr="006F178A" w:rsidRDefault="005851B8" w:rsidP="005851B8">
      <w:pPr>
        <w:rPr>
          <w:rtl/>
        </w:rPr>
      </w:pPr>
      <w:r w:rsidRPr="006F178A">
        <w:rPr>
          <w:rtl/>
        </w:rPr>
        <w:t xml:space="preserve">ומיירי </w:t>
      </w:r>
      <w:ins w:id="94556" w:author="מנוע מכני" w:date="2026-10-11T12:04:40Z">
        <w:r>
          <w:rPr>
            <w:rtl/>
          </w:rPr>
          <w:t xml:space="preserve">דעומד</w:t>
        </w:r>
      </w:ins>
      <w:del w:id="94557" w:author="מנוע מכני" w:date="2026-10-11T12:04:40Z">
        <w:r w:rsidRPr="006F178A">
          <w:rPr>
            <w:rtl/>
          </w:rPr>
          <w:delText xml:space="preserve">דקאי</w:delText>
        </w:r>
      </w:del>
      <w:r w:rsidRPr="006F178A">
        <w:rPr>
          <w:rtl/>
        </w:rPr>
        <w:t xml:space="preserve"> בשבת ו</w:t>
      </w:r>
      <w:r w:rsidRPr="006F178A">
        <w:rPr>
          <w:rFonts w:hint="cs"/>
          <w:rtl/>
        </w:rPr>
        <w:t xml:space="preserve">רק </w:t>
      </w:r>
      <w:r w:rsidRPr="006F178A">
        <w:rPr>
          <w:rtl/>
        </w:rPr>
        <w:t xml:space="preserve">ההוא </w:t>
      </w:r>
      <w:r w:rsidRPr="006F178A">
        <w:rPr>
          <w:rFonts w:hint="cs"/>
          <w:rtl/>
        </w:rPr>
        <w:t xml:space="preserve">יומא </w:t>
      </w:r>
      <w:r w:rsidRPr="006F178A">
        <w:rPr>
          <w:rtl/>
        </w:rPr>
        <w:t xml:space="preserve">שרי </w:t>
      </w:r>
      <w:ins w:id="92466" w:author="מנוע מכני" w:date="2026-10-11T12:04:40Z">
        <w:r>
          <w:rPr>
            <w:rtl/>
          </w:rPr>
          <w:t xml:space="preserve">לו</w:t>
        </w:r>
      </w:ins>
      <w:del w:id="92467" w:author="מנוע מכני" w:date="2026-10-11T12:04:40Z">
        <w:r w:rsidRPr="006F178A">
          <w:rPr>
            <w:rtl/>
          </w:rPr>
          <w:delText xml:space="preserve">ליה</w:delText>
        </w:r>
      </w:del>
      <w:r w:rsidRPr="006F178A">
        <w:rPr>
          <w:rtl/>
        </w:rPr>
        <w:t xml:space="preserve"> ומכאן ואילך אסיר.</w:t>
      </w:r>
    </w:p>
    <w:p w:rsidR="005851B8" w:rsidRDefault="005851B8" w:rsidP="005851B8">
      <w:pPr>
        <w:rPr>
          <w:rtl/>
        </w:rPr>
      </w:pPr>
      <w:r w:rsidRPr="006F178A">
        <w:rPr>
          <w:rtl/>
        </w:rPr>
        <w:t xml:space="preserve">[</w:t>
      </w:r>
      <w:ins w:id="93638" w:author="מנוע מכני" w:date="2026-10-11T12:04:40Z">
        <w:r>
          <w:rPr>
            <w:rtl/>
          </w:rPr>
          <w:t xml:space="preserve">דאם </w:t>
        </w:r>
      </w:ins>
      <w:del w:id="93639" w:author="מנוע מכני" w:date="2026-10-11T12:04:40Z">
        <w:r w:rsidRPr="006F178A">
          <w:rPr>
            <w:rtl/>
          </w:rPr>
          <w:delText xml:space="preserve">דאי </w:delText>
        </w:r>
      </w:del>
      <w:r w:rsidRPr="006F178A">
        <w:rPr>
          <w:rtl/>
        </w:rPr>
        <w:t xml:space="preserve">נדר בחול הא אסור שמא בא אליהו </w:t>
      </w:r>
      <w:ins w:id="94558" w:author="מנוע מכני" w:date="2026-10-11T12:04:40Z">
        <w:r>
          <w:rPr>
            <w:rtl/>
          </w:rPr>
          <w:t xml:space="preserve">ואיך</w:t>
        </w:r>
      </w:ins>
      <w:del w:id="94559" w:author="מנוע מכני" w:date="2026-10-11T12:04:40Z">
        <w:r w:rsidRPr="006F178A">
          <w:rPr>
            <w:rtl/>
          </w:rPr>
          <w:delText xml:space="preserve">והיכי</w:delText>
        </w:r>
      </w:del>
      <w:r w:rsidRPr="006F178A">
        <w:rPr>
          <w:rtl/>
        </w:rPr>
        <w:t xml:space="preserve"> </w:t>
      </w:r>
      <w:r w:rsidRPr="006F178A">
        <w:rPr>
          <w:rFonts w:hint="cs"/>
          <w:rtl/>
        </w:rPr>
        <w:t xml:space="preserve">אתי </w:t>
      </w:r>
      <w:r w:rsidRPr="006F178A">
        <w:rPr>
          <w:rtl/>
        </w:rPr>
        <w:t xml:space="preserve">שבת מפקע </w:t>
      </w:r>
      <w:ins w:id="92468" w:author="מנוע מכני" w:date="2026-10-11T12:04:40Z">
        <w:r>
          <w:rPr>
            <w:rtl/>
          </w:rPr>
          <w:t xml:space="preserve">לו</w:t>
        </w:r>
      </w:ins>
      <w:del w:id="92469" w:author="מנוע מכני" w:date="2026-10-11T12:04:40Z">
        <w:r w:rsidRPr="006F178A">
          <w:rPr>
            <w:rtl/>
          </w:rPr>
          <w:delText xml:space="preserve">ליה</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47" w:author="קלוד" w:date="2026-10-11T12:24:08Z"/>
        </w:rPr>
      </w:pPr>
      <w:ins w:id="90448" w:author="קלוד" w:date="2026-10-11T12:24:08Z">
        <w:r>
          <w:rPr>
            <w:color w:val="7B3F00"/>
          </w:rPr>
          <w:t xml:space="preserve">שפופרת ר"ג - מדידת עומק וגובה</w:t>
        </w:r>
      </w:ins>
    </w:p>
    <w:p>
      <w:pPr>
        <w:pStyle w:val="38"/>
        <w:rPr>
          <w:ins w:id="95491" w:author="מנוע מכני" w:date="2026-10-11T12:04:40Z"/>
        </w:rPr>
      </w:pPr>
      <w:r w:rsidRPr="006F178A">
        <w:t xml:space="preserve">תנא:</w:t>
      </w:r>
    </w:p>
    <w:p w:rsidR="005851B8" w:rsidRPr="006F178A" w:rsidRDefault="005851B8" w:rsidP="005851B8">
      <w:pPr>
        <w:rPr>
          <w:rtl/>
        </w:rPr>
      </w:pPr>
      <w:del w:id="95492" w:author="מנוע מכני" w:date="2026-10-11T12:04:40Z">
        <w:r w:rsidRPr="006F178A">
          <w:rPr>
            <w:rFonts w:ascii="Fb Fontext" w:hAnsi="Fb Fontext"/>
            <w:rtl/>
          </w:rPr>
          <w:delText xml:space="preserve"> </w:delText>
        </w:r>
      </w:del>
      <w:r w:rsidRPr="006F178A">
        <w:rPr>
          <w:rFonts w:ascii="Fb Fontext" w:hAnsi="Fb Fontext"/>
          <w:rtl/>
        </w:rPr>
        <w:t xml:space="preserve">שפופרת היתה לו </w:t>
      </w:r>
      <w:ins w:id="90250" w:author="מנוע מכני" w:date="2026-10-11T12:04:40Z">
        <w:r>
          <w:rPr>
            <w:rStyle w:val="2fb"/>
            <w:rFonts w:ascii="Fb Fontext" w:hAnsi="Fb Fontext"/>
            <w:rtl/>
          </w:rPr>
          <w:t xml:space="preserve">לר"ג</w:t>
        </w:r>
      </w:ins>
      <w:del w:id="90251" w:author="מנוע מכני" w:date="2026-10-11T12:04:40Z">
        <w:r w:rsidRPr="006F178A">
          <w:rPr>
            <w:rFonts w:ascii="Fb Fontext" w:hAnsi="Fb Fontext"/>
            <w:rtl/>
          </w:rPr>
          <w:delText xml:space="preserve">לרבן גמליאל</w:delText>
        </w:r>
      </w:del>
      <w:r w:rsidRPr="006F178A">
        <w:rPr>
          <w:rFonts w:ascii="Fb Fontext" w:hAnsi="Fb Fontext"/>
          <w:rtl/>
        </w:rPr>
        <w:t xml:space="preserve"> שהיה מביט וצופה בה אלפים אמה ביבשה, וכנגדה אלפים בים.</w:t>
      </w:r>
    </w:p>
    <w:p w:rsidR="005851B8" w:rsidRPr="006F178A" w:rsidRDefault="005851B8" w:rsidP="005851B8">
      <w:pPr>
        <w:rPr>
          <w:rFonts w:ascii="Fb Fontext" w:hAnsi="Fb Fontext"/>
          <w:rtl/>
        </w:rPr>
      </w:pPr>
      <w:r w:rsidRPr="006F178A">
        <w:rPr>
          <w:rFonts w:ascii="Fb Fontext" w:hAnsi="Fb Fontext"/>
          <w:rtl/>
        </w:rPr>
        <w:t>הרוצה לידע כמה עומקו של גיא מביא שפופרת ומביט בה, וידע כמה עומקו של גיא.</w:t>
      </w:r>
    </w:p>
    <w:p w:rsidR="005851B8" w:rsidRPr="006F178A" w:rsidRDefault="005851B8" w:rsidP="005851B8">
      <w:pPr>
        <w:rPr>
          <w:rFonts w:ascii="Fb Fontext" w:hAnsi="Fb Fontext"/>
          <w:rtl/>
        </w:rPr>
      </w:pPr>
      <w:r w:rsidRPr="006F178A">
        <w:rPr>
          <w:rFonts w:ascii="Fb Fontext" w:hAnsi="Fb Fontext"/>
          <w:rtl/>
        </w:rPr>
        <w:t>והרוצה לידע כמה גובהו של דקל - מודד קומתו וצלו, וצל קומתו, וידע כמה גובה של דקל.</w:t>
      </w:r>
    </w:p>
    <w:p w:rsidR="005851B8" w:rsidRPr="006F178A" w:rsidRDefault="005851B8" w:rsidP="005851B8">
      <w:pPr>
        <w:rPr>
          <w:rFonts w:ascii="Fb Fontext" w:hAnsi="Fb Fontext"/>
          <w:rtl/>
        </w:rPr>
      </w:pPr>
      <w:r w:rsidRPr="006F178A">
        <w:rPr>
          <w:rFonts w:ascii="Fb Fontext" w:hAnsi="Fb Fontext"/>
          <w:rtl/>
        </w:rPr>
        <w:t>הרוצה שלא תשרה חיה רעה בצל קבר - נועץ קנה בארבע שעות ביום ויראה להיכן צלו נוטה, משפיע ועולה משפיע ויורד.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45" w:author="קלוד" w:date="2026-10-11T12:24:08Z"/>
        </w:rPr>
      </w:pPr>
      <w:ins w:id="90446" w:author="קלוד" w:date="2026-10-11T12:24:08Z">
        <w:r>
          <w:rPr>
            <w:color w:val="7B3F00"/>
          </w:rPr>
          <w:t xml:space="preserve">מחיצת בני אדם - יצא חוץ לתחום ונכנס</w:t>
        </w:r>
      </w:ins>
    </w:p>
    <w:p w:rsidR="005851B8" w:rsidRPr="006F178A" w:rsidRDefault="005851B8" w:rsidP="005851B8">
      <w:pPr>
        <w:rPr>
          <w:rtl/>
        </w:rPr>
      </w:pPr>
      <w:r w:rsidRPr="006F178A">
        <w:rPr>
          <w:rFonts w:ascii="Fb Fontext" w:hAnsi="Fb Fontext"/>
          <w:rtl/>
        </w:rPr>
        <w:t xml:space="preserve">נחמיה בריה </w:t>
      </w:r>
      <w:r w:rsidRPr="006F178A">
        <w:rPr>
          <w:rStyle w:val="2fb"/>
          <w:rFonts w:ascii="Fb Fontext" w:hAnsi="Fb Fontext"/>
          <w:rtl/>
        </w:rPr>
        <w:t xml:space="preserve">דרב</w:t>
      </w:r>
      <w:r w:rsidRPr="006F178A">
        <w:rPr>
          <w:rFonts w:ascii="Fb Fontext" w:hAnsi="Fb Fontext"/>
          <w:rtl/>
        </w:rPr>
        <w:t xml:space="preserve"> חנילאי משכתיה </w:t>
      </w:r>
      <w:ins w:id="93406" w:author="מנוע מכני" w:date="2026-10-11T12:04:40Z">
        <w:r>
          <w:rPr>
            <w:rFonts w:ascii="Fb Fontext" w:hAnsi="Fb Fontext"/>
            <w:rtl/>
          </w:rPr>
          <w:t xml:space="preserve">שמועה</w:t>
        </w:r>
      </w:ins>
      <w:del w:id="93407" w:author="מנוע מכני" w:date="2026-10-11T12:04:40Z">
        <w:r w:rsidRPr="006F178A">
          <w:rPr>
            <w:rFonts w:ascii="Fb Fontext" w:hAnsi="Fb Fontext"/>
            <w:rtl/>
          </w:rPr>
          <w:delText xml:space="preserve">שמעתא</w:delText>
        </w:r>
      </w:del>
      <w:r w:rsidRPr="006F178A">
        <w:rPr>
          <w:rFonts w:ascii="Fb Fontext" w:hAnsi="Fb Fontext"/>
          <w:rtl/>
        </w:rPr>
        <w:t xml:space="preserve"> ו</w:t>
      </w:r>
      <w:r>
        <w:rPr>
          <w:rFonts w:ascii="Fb Fontext" w:hAnsi="Fb Fontext"/>
          <w:rtl/>
        </w:rPr>
        <w:t>יצא</w:t>
      </w:r>
      <w:r w:rsidRPr="006F178A">
        <w:rPr>
          <w:rFonts w:ascii="Fb Fontext" w:hAnsi="Fb Fontext"/>
          <w:rtl/>
        </w:rPr>
        <w:t xml:space="preserve"> חוץ לתחום. וסיפר לו </w:t>
      </w:r>
      <w:r w:rsidRPr="006F178A">
        <w:rPr>
          <w:rFonts w:ascii="Fb Fontext" w:hAnsi="Fb Fontext"/>
          <w:rtl/>
        </w:rPr>
        <w:t xml:space="preserve">ע"ז</w:t>
      </w:r>
      <w:r w:rsidRPr="006F178A">
        <w:rPr>
          <w:rFonts w:ascii="Fb Fontext" w:hAnsi="Fb Fontext"/>
          <w:rtl/>
        </w:rPr>
        <w:t xml:space="preserve"> </w:t>
      </w:r>
      <w:r w:rsidRPr="006F178A">
        <w:rPr>
          <w:rStyle w:val="2fb"/>
          <w:rFonts w:ascii="Fb Fontext" w:hAnsi="Fb Fontext"/>
          <w:rtl/>
        </w:rPr>
        <w:t xml:space="preserve">ר"ח</w:t>
      </w:r>
      <w:r w:rsidRPr="006F178A">
        <w:rPr>
          <w:rFonts w:ascii="Fb Fontext" w:hAnsi="Fb Fontext"/>
          <w:rtl/>
        </w:rPr>
        <w:t xml:space="preserve"> </w:t>
      </w:r>
      <w:r w:rsidRPr="006F178A">
        <w:rPr>
          <w:rStyle w:val="2fb"/>
          <w:rFonts w:ascii="Fb Fontext" w:hAnsi="Fb Fontext"/>
          <w:rtl/>
        </w:rPr>
        <w:t xml:space="preserve">לר"נ</w:t>
      </w:r>
      <w:r w:rsidRPr="006F178A">
        <w:rPr>
          <w:rFonts w:ascii="Fb Fontext" w:hAnsi="Fb Fontext"/>
          <w:rtl/>
        </w:rPr>
        <w:t xml:space="preserve"> </w:t>
      </w:r>
      <w:r w:rsidRPr="006F178A">
        <w:rPr>
          <w:rFonts w:ascii="Fb Fontext" w:hAnsi="Fb Fontext"/>
          <w:rtl/>
        </w:rPr>
        <w:t xml:space="preserve">וא"ל</w:t>
      </w:r>
      <w:r w:rsidRPr="006F178A">
        <w:rPr>
          <w:rFonts w:ascii="Fb Fontext" w:hAnsi="Fb Fontext"/>
          <w:rtl/>
        </w:rPr>
        <w:t xml:space="preserve"> לעשות מחיצת בנ"א ויכנס.</w:t>
      </w:r>
    </w:p>
    <w:p w:rsidR="005851B8" w:rsidRPr="006F178A" w:rsidRDefault="005851B8" w:rsidP="005851B8">
      <w:pPr>
        <w:rPr>
          <w:rtl/>
        </w:rPr>
      </w:pPr>
      <w:ins w:id="94192" w:author="מנוע מכני" w:date="2026-10-11T12:04:40Z">
        <w:r>
          <w:rPr>
            <w:rtl/>
          </w:rPr>
          <w:t xml:space="preserve">ישב</w:t>
        </w:r>
      </w:ins>
      <w:del w:id="94193" w:author="מנוע מכני" w:date="2026-10-11T12:04:40Z">
        <w:r w:rsidRPr="006F178A">
          <w:rPr>
            <w:rtl/>
          </w:rPr>
          <w:delText xml:space="preserve">יתיב</w:delText>
        </w:r>
      </w:del>
      <w:r w:rsidRPr="006F178A">
        <w:rPr>
          <w:rtl/>
        </w:rPr>
        <w:t xml:space="preserve"> </w:t>
      </w:r>
      <w:ins w:id="90252" w:author="מנוע מכני" w:date="2026-10-11T12:04:40Z">
        <w:r>
          <w:rPr>
            <w:rStyle w:val="2fb"/>
            <w:rtl/>
          </w:rPr>
          <w:t xml:space="preserve">ר"נ</w:t>
        </w:r>
      </w:ins>
      <w:del w:id="90253" w:author="מנוע מכני" w:date="2026-10-11T12:04:40Z">
        <w:r w:rsidRPr="006F178A">
          <w:rPr>
            <w:rtl/>
          </w:rPr>
          <w:delText xml:space="preserve">רב נחמן</w:delText>
        </w:r>
      </w:del>
      <w:r w:rsidRPr="006F178A">
        <w:rPr>
          <w:rtl/>
        </w:rPr>
        <w:t xml:space="preserve"> בר יצחק אחוריה </w:t>
      </w:r>
      <w:r w:rsidRPr="006F178A">
        <w:rPr>
          <w:rStyle w:val="2fb"/>
          <w:rtl/>
        </w:rPr>
        <w:t xml:space="preserve">דרבא</w:t>
      </w:r>
      <w:r w:rsidRPr="006F178A">
        <w:rPr>
          <w:rtl/>
        </w:rPr>
        <w:t xml:space="preserve">, </w:t>
      </w:r>
      <w:ins w:id="94194" w:author="מנוע מכני" w:date="2026-10-11T12:04:40Z">
        <w:r>
          <w:rPr>
            <w:rtl/>
          </w:rPr>
          <w:t xml:space="preserve">וישב</w:t>
        </w:r>
      </w:ins>
      <w:del w:id="94195" w:author="מנוע מכני" w:date="2026-10-11T12:04:40Z">
        <w:r w:rsidRPr="006F178A">
          <w:rPr>
            <w:rtl/>
          </w:rPr>
          <w:delText xml:space="preserve">ויתיב</w:delText>
        </w:r>
      </w:del>
      <w:r w:rsidRPr="006F178A">
        <w:rPr>
          <w:rtl/>
        </w:rPr>
        <w:t xml:space="preserve"> </w:t>
      </w:r>
      <w:r w:rsidRPr="006F178A">
        <w:rPr>
          <w:rStyle w:val="2fb"/>
          <w:rtl/>
        </w:rPr>
        <w:t xml:space="preserve">רבא</w:t>
      </w:r>
      <w:r w:rsidRPr="006F178A">
        <w:rPr>
          <w:rtl/>
        </w:rPr>
        <w:t xml:space="preserve"> </w:t>
      </w:r>
      <w:ins w:id="92470" w:author="מנוע מכני" w:date="2026-10-11T12:04:40Z">
        <w:r>
          <w:rPr>
            <w:rtl/>
          </w:rPr>
          <w:t xml:space="preserve">לפניו</w:t>
        </w:r>
      </w:ins>
      <w:del w:id="92471" w:author="מנוע מכני" w:date="2026-10-11T12:04:40Z">
        <w:r w:rsidRPr="006F178A">
          <w:rPr>
            <w:rtl/>
          </w:rPr>
          <w:delText xml:space="preserve">קמיה</w:delText>
        </w:r>
      </w:del>
      <w:r w:rsidRPr="006F178A">
        <w:rPr>
          <w:rtl/>
        </w:rPr>
        <w:t xml:space="preserve"> </w:t>
      </w:r>
      <w:ins w:id="90254" w:author="מנוע מכני" w:date="2026-10-11T12:04:40Z">
        <w:r>
          <w:rPr>
            <w:rStyle w:val="2fb"/>
            <w:rtl/>
          </w:rPr>
          <w:t xml:space="preserve">דר"נ</w:t>
        </w:r>
      </w:ins>
      <w:del w:id="90255" w:author="מנוע מכני" w:date="2026-10-11T12:04:40Z">
        <w:r w:rsidRPr="006F178A">
          <w:rPr>
            <w:rtl/>
          </w:rPr>
          <w:delText xml:space="preserve">דרב נחמן</w:delText>
        </w:r>
      </w:del>
      <w:r w:rsidRPr="006F178A">
        <w:rPr>
          <w:rtl/>
        </w:rPr>
        <w:t xml:space="preserve">.</w:t>
      </w:r>
    </w:p>
    <w:p w:rsidR="005851B8" w:rsidRDefault="005851B8" w:rsidP="005851B8">
      <w:pPr>
        <w:rPr>
          <w:rtl/>
        </w:rPr>
      </w:pPr>
      <w:r w:rsidRPr="006F178A">
        <w:rPr>
          <w:rtl/>
        </w:rPr>
        <w:t xml:space="preserve">וקא </w:t>
      </w:r>
      <w:ins w:id="94560" w:author="מנוע מכני" w:date="2026-10-11T12:04:40Z">
        <w:r>
          <w:rPr>
            <w:rtl/>
          </w:rPr>
          <w:t xml:space="preserve">צריך</w:t>
        </w:r>
      </w:ins>
      <w:del w:id="94561" w:author="מנוע מכני" w:date="2026-10-11T12:04:40Z">
        <w:r w:rsidRPr="006F178A">
          <w:rPr>
            <w:rtl/>
          </w:rPr>
          <w:delText xml:space="preserve">מיבעי</w:delText>
        </w:r>
      </w:del>
      <w:r w:rsidRPr="006F178A">
        <w:rPr>
          <w:rtl/>
        </w:rPr>
        <w:t xml:space="preserve"> </w:t>
      </w:r>
      <w:ins w:id="92472" w:author="מנוע מכני" w:date="2026-10-11T12:04:40Z">
        <w:r>
          <w:rPr>
            <w:rtl/>
          </w:rPr>
          <w:t xml:space="preserve">לו</w:t>
        </w:r>
      </w:ins>
      <w:del w:id="92473" w:author="מנוע מכני" w:date="2026-10-11T12:04:40Z">
        <w:r w:rsidRPr="006F178A">
          <w:rPr>
            <w:rtl/>
          </w:rPr>
          <w:delText xml:space="preserve">ליה</w:delText>
        </w:r>
      </w:del>
      <w:r w:rsidRPr="006F178A">
        <w:rPr>
          <w:rtl/>
        </w:rPr>
        <w:t xml:space="preserve"> בדלא מלו </w:t>
      </w:r>
      <w:ins w:id="94562" w:author="מנוע מכני" w:date="2026-10-11T12:04:40Z">
        <w:r>
          <w:rPr>
            <w:rtl/>
          </w:rPr>
          <w:t xml:space="preserve">אדם</w:t>
        </w:r>
      </w:ins>
      <w:del w:id="94563" w:author="מנוע מכני" w:date="2026-10-11T12:04:40Z">
        <w:r w:rsidRPr="006F178A">
          <w:rPr>
            <w:rtl/>
          </w:rPr>
          <w:delText xml:space="preserve">גברא</w:delText>
        </w:r>
      </w:del>
      <w:r w:rsidRPr="006F178A">
        <w:rPr>
          <w:rtl/>
        </w:rPr>
        <w:t xml:space="preserve"> </w:t>
      </w:r>
      <w:ins w:id="93640" w:author="מנוע מכני" w:date="2026-10-11T12:04:40Z">
        <w:r>
          <w:rPr>
            <w:rtl/>
          </w:rPr>
          <w:t xml:space="preserve">ואם </w:t>
        </w:r>
      </w:ins>
      <w:del w:id="93641" w:author="מנוע מכני" w:date="2026-10-11T12:04:40Z">
        <w:r w:rsidRPr="006F178A">
          <w:rPr>
            <w:rtl/>
          </w:rPr>
          <w:delText xml:space="preserve">ואי </w:delText>
        </w:r>
      </w:del>
      <w:r w:rsidRPr="006F178A">
        <w:rPr>
          <w:b/>
          <w:bCs/>
          <w:rtl/>
        </w:rPr>
        <w:t>הלכתא</w:t>
      </w:r>
      <w:r w:rsidRPr="006F178A">
        <w:rPr>
          <w:rtl/>
        </w:rPr>
        <w:t xml:space="preserve"> </w:t>
      </w:r>
      <w:r w:rsidRPr="006F178A">
        <w:rPr>
          <w:rStyle w:val="2fb"/>
          <w:rtl/>
        </w:rPr>
        <w:t xml:space="preserve">כר"א</w:t>
      </w:r>
      <w:r w:rsidRPr="006F178A">
        <w:rPr>
          <w:rtl/>
        </w:rPr>
        <w:t xml:space="preserve"> או </w:t>
      </w:r>
      <w:r w:rsidRPr="006F178A">
        <w:rPr>
          <w:rtl/>
        </w:rPr>
        <w:t xml:space="preserve">לא</w:t>
      </w:r>
      <w:r w:rsidRPr="006F178A">
        <w:rPr>
          <w:rtl/>
        </w:rPr>
        <w:t xml:space="preserve"> [והיינו ביצא שתי אמות חוץ לתחום אם יכול לחזור או </w:t>
      </w:r>
      <w:r w:rsidRPr="006F178A">
        <w:rPr>
          <w:rtl/>
        </w:rPr>
        <w:t xml:space="preserve">לא</w:t>
      </w:r>
      <w:r w:rsidRPr="006F178A">
        <w:rPr>
          <w:rtl/>
        </w:rPr>
        <w:t xml:space="preserve">]</w:t>
      </w:r>
    </w:p>
    <w:p w:rsidR="005851B8" w:rsidRPr="006F178A" w:rsidRDefault="005851B8" w:rsidP="005851B8">
      <w:pPr>
        <w:rPr>
          <w:rtl/>
        </w:rPr>
      </w:pPr>
      <w:r w:rsidRPr="006F178A">
        <w:rPr>
          <w:rtl/>
        </w:rPr>
        <w:t xml:space="preserve">דבמלו </w:t>
      </w:r>
      <w:ins w:id="94564" w:author="מנוע מכני" w:date="2026-10-11T12:04:40Z">
        <w:r>
          <w:rPr>
            <w:rtl/>
          </w:rPr>
          <w:t xml:space="preserve">אדם</w:t>
        </w:r>
      </w:ins>
      <w:del w:id="94565" w:author="מנוע מכני" w:date="2026-10-11T12:04:40Z">
        <w:r w:rsidRPr="006F178A">
          <w:rPr>
            <w:rtl/>
          </w:rPr>
          <w:delText xml:space="preserve">גברא</w:delText>
        </w:r>
      </w:del>
      <w:r w:rsidRPr="006F178A">
        <w:rPr>
          <w:rtl/>
        </w:rPr>
        <w:t xml:space="preserve"> [ויותר מד' אמות] וודאי </w:t>
      </w:r>
      <w:r w:rsidRPr="006F178A">
        <w:rPr>
          <w:b/>
          <w:bCs/>
          <w:rtl/>
        </w:rPr>
        <w:t>הלכתא</w:t>
      </w:r>
      <w:r w:rsidRPr="006F178A">
        <w:rPr>
          <w:rtl/>
        </w:rPr>
        <w:t xml:space="preserve"> </w:t>
      </w:r>
      <w:r w:rsidRPr="006F178A">
        <w:rPr>
          <w:rStyle w:val="2fb"/>
          <w:rtl/>
        </w:rPr>
        <w:t xml:space="preserve">כר"ג</w:t>
      </w:r>
      <w:r w:rsidRPr="006F178A">
        <w:rPr>
          <w:rtl/>
        </w:rPr>
        <w:t xml:space="preserve"> בדיר וסהר וספינה.</w:t>
      </w:r>
    </w:p>
    <w:p w:rsidR="005851B8" w:rsidRPr="006F178A" w:rsidRDefault="005851B8" w:rsidP="005851B8">
      <w:pPr>
        <w:rPr>
          <w:rtl/>
        </w:rPr>
      </w:pPr>
      <w:r w:rsidRPr="006F178A">
        <w:rPr>
          <w:rtl/>
        </w:rPr>
        <w:t xml:space="preserve">ודייקא </w:t>
      </w:r>
      <w:ins w:id="91088" w:author="מנוע מכני" w:date="2026-10-11T12:04:40Z">
        <w:r>
          <w:rPr>
            <w:rtl/>
          </w:rPr>
          <w:t xml:space="preserve">גם</w:t>
        </w:r>
      </w:ins>
      <w:del w:id="91089" w:author="מנוע מכני" w:date="2026-10-11T12:04:40Z">
        <w:r w:rsidRPr="006F178A">
          <w:rPr>
            <w:rtl/>
          </w:rPr>
          <w:delText xml:space="preserve">נמי</w:delText>
        </w:r>
      </w:del>
      <w:r w:rsidRPr="006F178A">
        <w:rPr>
          <w:rtl/>
        </w:rPr>
        <w:t xml:space="preserve"> </w:t>
      </w:r>
      <w:r w:rsidRPr="006F178A">
        <w:rPr>
          <w:rStyle w:val="2fb"/>
          <w:rtl/>
        </w:rPr>
        <w:t xml:space="preserve">דבר"א</w:t>
      </w:r>
      <w:r w:rsidRPr="006F178A">
        <w:rPr>
          <w:rtl/>
        </w:rPr>
        <w:t xml:space="preserve"> הסתפק </w:t>
      </w:r>
      <w:r w:rsidRPr="006F178A">
        <w:rPr>
          <w:rStyle w:val="2fb"/>
          <w:rtl/>
        </w:rPr>
        <w:t xml:space="preserve">ר"ח</w:t>
      </w:r>
      <w:r w:rsidRPr="006F178A">
        <w:rPr>
          <w:rtl/>
        </w:rPr>
        <w:t xml:space="preserve"> </w:t>
      </w:r>
      <w:r>
        <w:rPr>
          <w:rtl/>
        </w:rPr>
        <w:t>דאמר</w:t>
      </w:r>
      <w:r w:rsidRPr="006F178A">
        <w:rPr>
          <w:rtl/>
        </w:rPr>
        <w:t xml:space="preserve"> </w:t>
      </w:r>
      <w:ins w:id="92474" w:author="מנוע מכני" w:date="2026-10-11T12:04:40Z">
        <w:r>
          <w:rPr>
            <w:rtl/>
          </w:rPr>
          <w:t xml:space="preserve">לו</w:t>
        </w:r>
      </w:ins>
      <w:del w:id="92475" w:author="מנוע מכני" w:date="2026-10-11T12:04:40Z">
        <w:r w:rsidRPr="006F178A">
          <w:rPr>
            <w:rtl/>
          </w:rPr>
          <w:delText xml:space="preserve">ליה</w:delText>
        </w:r>
      </w:del>
      <w:r w:rsidRPr="006F178A">
        <w:rPr>
          <w:rtl/>
        </w:rPr>
        <w:t xml:space="preserve"> יכנס. והיינו דחוץ מהמחיצה היה צריך ליכנס עוד שיעור ב' אמות.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מד.</w:t>
      </w:r>
    </w:p>
    <w:p w:rsidR="005851B8" w:rsidRPr="006F178A" w:rsidRDefault="005851B8" w:rsidP="005851B8">
      <w:pPr>
        <w:rPr>
          <w:rtl/>
        </w:rPr>
      </w:pPr>
      <w:r w:rsidRPr="006F178A">
        <w:rPr>
          <w:rStyle w:val="afffe"/>
          <w:rFonts w:ascii="Fb Fontext" w:hAnsi="Fb Fontext"/>
          <w:b/>
          <w:rtl/>
        </w:rPr>
        <w:t>א.</w:t>
      </w:r>
      <w:r w:rsidRPr="006F178A">
        <w:rPr>
          <w:rFonts w:ascii="Fb Fontext" w:hAnsi="Fb Fontext"/>
          <w:rtl/>
        </w:rPr>
        <w:t xml:space="preserve"> </w:t>
      </w:r>
      <w:r w:rsidRPr="006F178A">
        <w:rPr>
          <w:rStyle w:val="2fb"/>
          <w:rFonts w:ascii="Fb Fontext" w:hAnsi="Fb Fontext"/>
          <w:rtl/>
        </w:rPr>
        <w:t xml:space="preserve">רבא</w:t>
      </w:r>
      <w:r w:rsidRPr="006F178A">
        <w:rPr>
          <w:rFonts w:ascii="Fb Fontext" w:hAnsi="Fb Fontext"/>
          <w:rtl/>
        </w:rPr>
        <w:t xml:space="preserve"> </w:t>
      </w:r>
      <w:ins w:id="93968" w:author="מנוע מכני" w:date="2026-10-11T12:04:40Z">
        <w:r>
          <w:rPr>
            <w:rFonts w:ascii="Fb Fontext" w:hAnsi="Fb Fontext"/>
            <w:rtl/>
          </w:rPr>
          <w:t xml:space="preserve">דסבר</w:t>
        </w:r>
      </w:ins>
      <w:del w:id="93969" w:author="מנוע מכני" w:date="2026-10-11T12:04:40Z">
        <w:r w:rsidRPr="006F178A">
          <w:rPr>
            <w:rFonts w:ascii="Fb Fontext" w:hAnsi="Fb Fontext"/>
            <w:rtl/>
          </w:rPr>
          <w:delText xml:space="preserve">דס"ל</w:delText>
        </w:r>
      </w:del>
      <w:r w:rsidRPr="006F178A">
        <w:rPr>
          <w:rFonts w:ascii="Fb Fontext" w:hAnsi="Fb Fontext"/>
          <w:rtl/>
        </w:rPr>
        <w:t xml:space="preserve"> דאפשר לעשות מחיצה מבנ"א כד</w:t>
      </w:r>
      <w:r>
        <w:rPr>
          <w:rFonts w:ascii="Fb Fontext" w:hAnsi="Fb Fontext"/>
          <w:rtl/>
        </w:rPr>
        <w:t>חזי'</w:t>
      </w:r>
      <w:r w:rsidRPr="006F178A">
        <w:rPr>
          <w:rFonts w:ascii="Fb Fontext" w:hAnsi="Fb Fontext"/>
          <w:rtl/>
        </w:rPr>
        <w:t xml:space="preserve"> עושה אדם את חבירו דופן כדי שיאכל וישתה וישן, ויזקוף את המטה, ויפרוס </w:t>
      </w:r>
      <w:ins w:id="92476" w:author="מנוע מכני" w:date="2026-10-11T12:04:40Z">
        <w:r>
          <w:rPr>
            <w:rFonts w:ascii="Fb Fontext" w:hAnsi="Fb Fontext"/>
            <w:rtl/>
          </w:rPr>
          <w:t xml:space="preserve">עליו</w:t>
        </w:r>
      </w:ins>
      <w:del w:id="92477" w:author="מנוע מכני" w:date="2026-10-11T12:04:40Z">
        <w:r w:rsidRPr="006F178A">
          <w:rPr>
            <w:rFonts w:ascii="Fb Fontext" w:hAnsi="Fb Fontext"/>
            <w:rtl/>
          </w:rPr>
          <w:delText xml:space="preserve">עליה</w:delText>
        </w:r>
      </w:del>
      <w:r w:rsidRPr="006F178A">
        <w:rPr>
          <w:rFonts w:ascii="Fb Fontext" w:hAnsi="Fb Fontext"/>
          <w:rtl/>
        </w:rPr>
        <w:t xml:space="preserve"> סדין כדי שלא תפול חמה על המת ועל האוכלין והיינו </w:t>
      </w:r>
      <w:r w:rsidRPr="006F178A">
        <w:rPr>
          <w:rStyle w:val="2fb"/>
          <w:rFonts w:ascii="Fb Fontext" w:hAnsi="Fb Fontext"/>
          <w:rtl/>
        </w:rPr>
        <w:t xml:space="preserve">כדר"א</w:t>
      </w:r>
      <w:r w:rsidRPr="006F178A">
        <w:rPr>
          <w:rFonts w:ascii="Fb Fontext" w:hAnsi="Fb Fontext"/>
          <w:rtl/>
        </w:rPr>
        <w:t xml:space="preserve">.</w:t>
      </w:r>
    </w:p>
    <w:p>
      <w:pPr>
        <w:pStyle w:val="38"/>
        <w:rPr>
          <w:ins w:id="95493" w:author="מנוע מכני" w:date="2026-10-11T12:04:40Z"/>
        </w:rPr>
      </w:pPr>
      <w:r w:rsidRPr="006F178A">
        <w:t xml:space="preserve">והך</w:t>
      </w:r>
    </w:p>
    <w:p w:rsidR="005851B8" w:rsidRPr="006F178A" w:rsidRDefault="005851B8" w:rsidP="005851B8">
      <w:pPr>
        <w:rPr>
          <w:rtl/>
        </w:rPr>
      </w:pPr>
      <w:del w:id="95494" w:author="מנוע מכני" w:date="2026-10-11T12:04:40Z">
        <w:r w:rsidRPr="006F178A">
          <w:rPr>
            <w:rtl/>
          </w:rPr>
          <w:delText xml:space="preserve"> </w:delText>
        </w:r>
      </w:del>
      <w:r w:rsidRPr="006F178A">
        <w:rPr>
          <w:rStyle w:val="2fb"/>
          <w:rtl/>
        </w:rPr>
        <w:t xml:space="preserve">דרנב"י</w:t>
      </w:r>
      <w:r w:rsidRPr="006F178A">
        <w:rPr>
          <w:rtl/>
        </w:rPr>
        <w:t xml:space="preserve"> הקשה מהא דנפל דופנה - </w:t>
      </w:r>
      <w:r w:rsidRPr="006F178A">
        <w:rPr>
          <w:rtl/>
        </w:rPr>
        <w:t xml:space="preserve">לא</w:t>
      </w:r>
      <w:r w:rsidRPr="006F178A">
        <w:rPr>
          <w:rtl/>
        </w:rPr>
        <w:t xml:space="preserve"> יעמיד בה אדם בהמה וכלים, ולא יזקוף את המטה לפרוס </w:t>
      </w:r>
      <w:ins w:id="92478" w:author="מנוע מכני" w:date="2026-10-11T12:04:40Z">
        <w:r>
          <w:rPr>
            <w:rtl/>
          </w:rPr>
          <w:t xml:space="preserve">עליו</w:t>
        </w:r>
      </w:ins>
      <w:del w:id="92479" w:author="מנוע מכני" w:date="2026-10-11T12:04:40Z">
        <w:r w:rsidRPr="006F178A">
          <w:rPr>
            <w:rtl/>
          </w:rPr>
          <w:delText xml:space="preserve">עליה</w:delText>
        </w:r>
      </w:del>
      <w:r w:rsidRPr="006F178A">
        <w:rPr>
          <w:rtl/>
        </w:rPr>
        <w:t xml:space="preserve"> סדין - לפי שאין עושין אהל עראי בתחילה ביו"ט, </w:t>
      </w:r>
      <w:r w:rsidRPr="006F178A">
        <w:rPr>
          <w:rtl/>
        </w:rPr>
        <w:t xml:space="preserve">ואצ"ל</w:t>
      </w:r>
      <w:r w:rsidRPr="006F178A">
        <w:rPr>
          <w:rtl/>
        </w:rPr>
        <w:t xml:space="preserve"> בשבת.</w:t>
      </w:r>
    </w:p>
    <w:p w:rsidR="005851B8" w:rsidRPr="006F178A" w:rsidRDefault="005851B8" w:rsidP="005851B8">
      <w:pPr>
        <w:rPr>
          <w:rtl/>
        </w:rPr>
      </w:pPr>
      <w:r w:rsidRPr="006F178A">
        <w:rPr>
          <w:rtl/>
        </w:rPr>
        <w:t>היינו כדרבנן.</w:t>
      </w:r>
    </w:p>
    <w:p>
      <w:pPr>
        <w:pStyle w:val="38"/>
        <w:rPr>
          <w:ins w:id="95495" w:author="מנוע מכני" w:date="2026-10-11T12:04:40Z"/>
        </w:rPr>
      </w:pPr>
      <w:r w:rsidRPr="006F178A">
        <w:t xml:space="preserve">וכדתנן פקק החלון, ר"א:</w:t>
      </w:r>
    </w:p>
    <w:p w:rsidR="005851B8" w:rsidRPr="006F178A" w:rsidRDefault="005851B8" w:rsidP="005851B8">
      <w:pPr>
        <w:rPr>
          <w:rtl/>
        </w:rPr>
      </w:pPr>
      <w:del w:id="95496" w:author="מנוע מכני" w:date="2026-10-11T12:04:40Z">
        <w:r w:rsidRPr="006F178A">
          <w:rPr>
            <w:rtl/>
          </w:rPr>
          <w:delText xml:space="preserve"> </w:delText>
        </w:r>
      </w:del>
      <w:r w:rsidRPr="006F178A">
        <w:rPr>
          <w:rtl/>
        </w:rPr>
        <w:t xml:space="preserve">בזמן שקשור ותלוי - פוקקין בו, ואם </w:t>
      </w:r>
      <w:ins w:id="91090" w:author="מנוע מכני" w:date="2026-10-11T12:04:40Z">
        <w:r>
          <w:rPr>
            <w:rtl/>
          </w:rPr>
          <w:t xml:space="preserve">לא</w:t>
        </w:r>
      </w:ins>
      <w:del w:id="91091" w:author="מנוע מכני" w:date="2026-10-11T12:04:40Z">
        <w:r w:rsidRPr="006F178A">
          <w:rPr>
            <w:rtl/>
          </w:rPr>
          <w:delText xml:space="preserve">לאו</w:delText>
        </w:r>
      </w:del>
      <w:r w:rsidRPr="006F178A">
        <w:rPr>
          <w:rtl/>
        </w:rPr>
        <w:t xml:space="preserve"> - אין פוקקין בו.</w:t>
      </w:r>
    </w:p>
    <w:p>
      <w:pPr>
        <w:pStyle w:val="38"/>
        <w:rPr>
          <w:ins w:id="95497" w:author="מנוע מכני" w:date="2026-10-11T12:04:40Z"/>
        </w:rPr>
      </w:pPr>
      <w:r w:rsidRPr="006F178A">
        <w:t xml:space="preserve">וחכ"א:</w:t>
      </w:r>
    </w:p>
    <w:p w:rsidR="005851B8" w:rsidRPr="006F178A" w:rsidRDefault="005851B8" w:rsidP="005851B8">
      <w:pPr>
        <w:rPr>
          <w:rStyle w:val="afffe"/>
          <w:rFonts w:ascii="Fb Fontext" w:hAnsi="Fb Fontext"/>
          <w:b/>
          <w:rtl/>
        </w:rPr>
      </w:pPr>
      <w:del w:id="95498" w:author="מנוע מכני" w:date="2026-10-11T12:04:40Z">
        <w:r w:rsidRPr="006F178A">
          <w:rPr>
            <w:rtl/>
          </w:rPr>
          <w:delText xml:space="preserve"> </w:delText>
        </w:r>
      </w:del>
      <w:r w:rsidRPr="006F178A">
        <w:rPr>
          <w:rtl/>
        </w:rPr>
        <w:t xml:space="preserve">בין כך ובין כך פוקקין בו.</w:t>
      </w:r>
    </w:p>
    <w:p w:rsidR="005851B8" w:rsidRPr="006F178A" w:rsidRDefault="005851B8" w:rsidP="005851B8">
      <w:pPr>
        <w:rPr>
          <w:rtl/>
        </w:rPr>
      </w:pPr>
      <w:r w:rsidRPr="006F178A">
        <w:rPr>
          <w:rStyle w:val="afffe"/>
          <w:rFonts w:ascii="Fb Fontext" w:hAnsi="Fb Fontext"/>
          <w:b/>
          <w:rtl/>
        </w:rPr>
        <w:t>ב.</w:t>
      </w:r>
      <w:r w:rsidRPr="006F178A">
        <w:rPr>
          <w:rtl/>
        </w:rPr>
        <w:t xml:space="preserve"> והקשה </w:t>
      </w:r>
      <w:r w:rsidRPr="006F178A">
        <w:rPr>
          <w:rStyle w:val="2fb"/>
          <w:rtl/>
        </w:rPr>
        <w:t xml:space="preserve">רנב"י</w:t>
      </w:r>
      <w:r w:rsidRPr="006F178A">
        <w:rPr>
          <w:rtl/>
        </w:rPr>
        <w:t xml:space="preserve"> </w:t>
      </w:r>
      <w:ins w:id="91092" w:author="מנוע מכני" w:date="2026-10-11T12:04:40Z">
        <w:r>
          <w:rPr>
            <w:rtl/>
          </w:rPr>
          <w:t xml:space="preserve">שהרי</w:t>
        </w:r>
      </w:ins>
      <w:del w:id="91093" w:author="מנוע מכני" w:date="2026-10-11T12:04:40Z">
        <w:r w:rsidRPr="006F178A">
          <w:rPr>
            <w:rtl/>
          </w:rPr>
          <w:delText xml:space="preserve">דהא</w:delText>
        </w:r>
      </w:del>
      <w:r w:rsidRPr="006F178A">
        <w:rPr>
          <w:rtl/>
        </w:rPr>
        <w:t xml:space="preserve"> איתמר עלה.</w:t>
      </w:r>
    </w:p>
    <w:p>
      <w:pPr>
        <w:pStyle w:val="38"/>
        <w:rPr>
          <w:ins w:id="95499" w:author="מנוע מכני" w:date="2026-10-11T12:04:40Z"/>
        </w:rPr>
      </w:pPr>
      <w:r w:rsidRPr="006F178A">
        <w:t xml:space="preserve">רבב"ח ארי"ו:</w:t>
      </w:r>
    </w:p>
    <w:p w:rsidR="005851B8" w:rsidRPr="006F178A" w:rsidRDefault="005851B8" w:rsidP="005851B8">
      <w:pPr>
        <w:rPr>
          <w:rtl/>
        </w:rPr>
      </w:pPr>
      <w:del w:id="95500" w:author="מנוע מכני" w:date="2026-10-11T12:04:40Z">
        <w:r w:rsidRPr="006F178A">
          <w:rPr>
            <w:rtl/>
          </w:rPr>
          <w:delText xml:space="preserve"> </w:delText>
        </w:r>
      </w:del>
      <w:r w:rsidRPr="006F178A">
        <w:rPr>
          <w:b/>
          <w:bCs/>
          <w:rtl/>
        </w:rPr>
        <w:t>הכל מודים</w:t>
      </w:r>
      <w:r w:rsidRPr="006F178A">
        <w:rPr>
          <w:rtl/>
        </w:rPr>
        <w:t xml:space="preserve"> שאין עושין אהל עראי בתחילה ביו"ט, </w:t>
      </w:r>
      <w:r w:rsidRPr="006F178A">
        <w:rPr>
          <w:rtl/>
        </w:rPr>
        <w:t xml:space="preserve">ואצ"ל</w:t>
      </w:r>
      <w:r w:rsidRPr="006F178A">
        <w:rPr>
          <w:rtl/>
        </w:rPr>
        <w:t xml:space="preserve"> בשבת. </w:t>
      </w:r>
      <w:ins w:id="94314" w:author="מנוע מכני" w:date="2026-10-11T12:04:40Z">
        <w:r>
          <w:rPr>
            <w:rtl/>
          </w:rPr>
          <w:t xml:space="preserve">נחלקו רק</w:t>
        </w:r>
      </w:ins>
      <w:del w:id="94315" w:author="מנוע מכני" w:date="2026-10-11T12:04:40Z">
        <w:r w:rsidRPr="006F178A">
          <w:rPr>
            <w:rtl/>
          </w:rPr>
          <w:delText xml:space="preserve">לא נחלקו אלא</w:delText>
        </w:r>
      </w:del>
      <w:r w:rsidRPr="006F178A">
        <w:rPr>
          <w:rtl/>
        </w:rPr>
        <w:t xml:space="preserve"> להוסיף.</w:t>
      </w:r>
    </w:p>
    <w:p>
      <w:pPr>
        <w:pStyle w:val="38"/>
        <w:rPr>
          <w:ins w:id="95501" w:author="מנוע מכני" w:date="2026-10-11T12:04:40Z"/>
        </w:rPr>
      </w:pPr>
      <w:r w:rsidRPr="006F178A">
        <w:t xml:space="preserve">דלר"א:</w:t>
      </w:r>
    </w:p>
    <w:p w:rsidR="005851B8" w:rsidRPr="006F178A" w:rsidRDefault="005851B8" w:rsidP="005851B8">
      <w:pPr>
        <w:rPr>
          <w:rtl/>
        </w:rPr>
      </w:pPr>
      <w:del w:id="95502" w:author="מנוע מכני" w:date="2026-10-11T12:04:40Z">
        <w:r w:rsidRPr="006F178A">
          <w:rPr>
            <w:rtl/>
          </w:rPr>
          <w:delText xml:space="preserve"> </w:delText>
        </w:r>
      </w:del>
      <w:r w:rsidRPr="006F178A">
        <w:rPr>
          <w:rtl/>
        </w:rPr>
        <w:t xml:space="preserve">אין מוסיפין ביום טוב, ואין צריך לומר בשבת.</w:t>
      </w:r>
    </w:p>
    <w:p>
      <w:pPr>
        <w:pStyle w:val="38"/>
        <w:rPr>
          <w:ins w:id="95503" w:author="מנוע מכני" w:date="2026-10-11T12:04:40Z"/>
        </w:rPr>
      </w:pPr>
      <w:r w:rsidRPr="006F178A">
        <w:t xml:space="preserve">וחכ"א:</w:t>
      </w:r>
    </w:p>
    <w:p w:rsidR="005851B8" w:rsidRPr="006F178A" w:rsidRDefault="005851B8" w:rsidP="005851B8">
      <w:pPr>
        <w:rPr>
          <w:rtl/>
        </w:rPr>
      </w:pPr>
      <w:del w:id="95504" w:author="מנוע מכני" w:date="2026-10-11T12:04:40Z">
        <w:r w:rsidRPr="006F178A">
          <w:rPr>
            <w:rtl/>
          </w:rPr>
          <w:delText xml:space="preserve"> </w:delText>
        </w:r>
      </w:del>
      <w:r w:rsidRPr="006F178A">
        <w:rPr>
          <w:rtl/>
        </w:rPr>
        <w:t xml:space="preserve">מוסיפין בשבת, ואין צריך לומר ביו"ט.</w:t>
      </w:r>
    </w:p>
    <w:p w:rsidR="005851B8" w:rsidRDefault="005851B8" w:rsidP="005851B8">
      <w:pPr>
        <w:rPr>
          <w:rtl/>
        </w:rPr>
      </w:pPr>
      <w:r w:rsidRPr="006F178A">
        <w:rPr>
          <w:rtl/>
        </w:rPr>
        <w:lastRenderedPageBreak/>
        <w:t xml:space="preserve">[וא"כ </w:t>
      </w:r>
      <w:r w:rsidRPr="00E6185C">
        <w:rPr>
          <w:b/>
          <w:bCs/>
          <w:rtl/>
        </w:rPr>
        <w:t>לכו"ע</w:t>
      </w:r>
      <w:r w:rsidRPr="006F178A">
        <w:rPr>
          <w:rtl/>
        </w:rPr>
        <w:t xml:space="preserve"> אין עושין אהל עראי בתחילה ביו"ט]</w:t>
      </w:r>
    </w:p>
    <w:p>
      <w:pPr>
        <w:pStyle w:val="38"/>
        <w:rPr>
          <w:ins w:id="97007" w:author="מנוע מכני" w:date="2026-10-11T12:04:40Z"/>
        </w:rPr>
      </w:pPr>
      <w:r w:rsidRPr="006F178A">
        <w:t xml:space="preserve">- אלא,</w:t>
      </w:r>
    </w:p>
    <w:p w:rsidR="005851B8" w:rsidRPr="006F178A" w:rsidRDefault="005851B8" w:rsidP="005851B8">
      <w:pPr>
        <w:rPr>
          <w:rtl/>
        </w:rPr>
      </w:pPr>
      <w:del w:id="97008" w:author="מנוע מכני" w:date="2026-10-11T12:04:40Z">
        <w:r w:rsidRPr="006F178A">
          <w:rPr>
            <w:rtl/>
          </w:rPr>
          <w:delText xml:space="preserve"> </w:delText>
        </w:r>
      </w:del>
      <w:r w:rsidRPr="006F178A">
        <w:rPr>
          <w:rtl/>
        </w:rPr>
        <w:t xml:space="preserve">הא </w:t>
      </w:r>
      <w:r w:rsidRPr="006F178A">
        <w:rPr>
          <w:rStyle w:val="2fb"/>
          <w:rtl/>
        </w:rPr>
        <w:t xml:space="preserve">כר"מ</w:t>
      </w:r>
      <w:ins w:id="93468" w:author="מנוע מכני" w:date="2026-10-11T12:04:40Z">
        <w:r>
          <w:rPr>
            <w:rtl/>
          </w:rPr>
          <w:t xml:space="preserve">,</w:t>
        </w:r>
      </w:ins>
      <w:del w:id="93469" w:author="מנוע מכני" w:date="2026-10-11T12:04:40Z">
        <w:r w:rsidRPr="006F178A">
          <w:rPr>
            <w:rtl/>
          </w:rPr>
          <w:delText xml:space="preserve"> ,</w:delText>
        </w:r>
      </w:del>
      <w:r w:rsidRPr="006F178A">
        <w:rPr>
          <w:rtl/>
        </w:rPr>
        <w:t xml:space="preserve"> והא </w:t>
      </w:r>
      <w:r w:rsidRPr="006F178A">
        <w:rPr>
          <w:rStyle w:val="2fb"/>
          <w:rtl/>
        </w:rPr>
        <w:t xml:space="preserve">כר"י</w:t>
      </w:r>
      <w:r w:rsidRPr="006F178A">
        <w:rPr>
          <w:rtl/>
        </w:rPr>
        <w:t xml:space="preserve">.</w:t>
      </w:r>
    </w:p>
    <w:p>
      <w:pPr>
        <w:pStyle w:val="38"/>
        <w:rPr>
          <w:ins w:id="95505" w:author="מנוע מכני" w:date="2026-10-11T12:04:40Z"/>
        </w:rPr>
      </w:pPr>
      <w:r w:rsidRPr="006F178A">
        <w:t xml:space="preserve">דתניא</w:t>
      </w:r>
      <w:r w:rsidRPr="006F178A">
        <w:t xml:space="preserve">:</w:t>
      </w:r>
    </w:p>
    <w:p w:rsidR="005851B8" w:rsidRPr="006F178A" w:rsidRDefault="005851B8" w:rsidP="005851B8">
      <w:pPr>
        <w:rPr>
          <w:rtl/>
        </w:rPr>
      </w:pPr>
      <w:del w:id="95506" w:author="מנוע מכני" w:date="2026-10-11T12:04:40Z">
        <w:r w:rsidRPr="006F178A">
          <w:rPr>
            <w:rtl/>
          </w:rPr>
          <w:delText xml:space="preserve"> </w:delText>
        </w:r>
      </w:del>
      <w:r w:rsidRPr="006F178A">
        <w:rPr>
          <w:rtl/>
        </w:rPr>
        <w:t xml:space="preserve">עשאה לבהמה דופן לסוכה.</w:t>
      </w:r>
    </w:p>
    <w:p>
      <w:pPr>
        <w:pStyle w:val="38"/>
        <w:rPr>
          <w:ins w:id="95507" w:author="מנוע מכני" w:date="2026-10-11T12:04:40Z"/>
        </w:rPr>
      </w:pPr>
      <w:r w:rsidRPr="006F178A">
        <w:t xml:space="preserve">ר"מ פוסל - אלמא:</w:t>
      </w:r>
    </w:p>
    <w:p w:rsidR="005851B8" w:rsidRPr="006F178A" w:rsidRDefault="005851B8" w:rsidP="005851B8">
      <w:pPr>
        <w:rPr>
          <w:rtl/>
        </w:rPr>
      </w:pPr>
      <w:del w:id="95508" w:author="מנוע מכני" w:date="2026-10-11T12:04:40Z">
        <w:r w:rsidRPr="006F178A">
          <w:rPr>
            <w:rtl/>
          </w:rPr>
          <w:delText xml:space="preserve"> </w:delText>
        </w:r>
      </w:del>
      <w:r w:rsidRPr="006F178A">
        <w:rPr>
          <w:rtl/>
        </w:rPr>
        <w:t xml:space="preserve">לא</w:t>
      </w:r>
      <w:r w:rsidRPr="006F178A">
        <w:rPr>
          <w:rtl/>
        </w:rPr>
        <w:t xml:space="preserve"> מחיצה היא, </w:t>
      </w:r>
      <w:ins w:id="91094" w:author="מנוע מכני" w:date="2026-10-11T12:04:40Z">
        <w:r>
          <w:rPr>
            <w:rtl/>
          </w:rPr>
          <w:t xml:space="preserve">כאן</w:t>
        </w:r>
      </w:ins>
      <w:del w:id="91095" w:author="מנוע מכני" w:date="2026-10-11T12:04:40Z">
        <w:r w:rsidRPr="006F178A">
          <w:rPr>
            <w:rtl/>
          </w:rPr>
          <w:delText xml:space="preserve">הכא</w:delText>
        </w:r>
      </w:del>
      <w:r w:rsidRPr="006F178A">
        <w:rPr>
          <w:rtl/>
        </w:rPr>
        <w:t xml:space="preserve"> שרי - </w:t>
      </w:r>
      <w:ins w:id="91096" w:author="מנוע מכני" w:date="2026-10-11T12:04:40Z">
        <w:r>
          <w:rPr>
            <w:rtl/>
          </w:rPr>
          <w:t xml:space="preserve">דלא</w:t>
        </w:r>
      </w:ins>
      <w:del w:id="91097" w:author="מנוע מכני" w:date="2026-10-11T12:04:40Z">
        <w:r w:rsidRPr="006F178A">
          <w:rPr>
            <w:rtl/>
          </w:rPr>
          <w:delText xml:space="preserve">דלאו</w:delText>
        </w:r>
      </w:del>
      <w:r w:rsidRPr="006F178A">
        <w:rPr>
          <w:rtl/>
        </w:rPr>
        <w:t xml:space="preserve"> </w:t>
      </w:r>
      <w:ins w:id="92480" w:author="מנוע מכני" w:date="2026-10-11T12:04:40Z">
        <w:r>
          <w:rPr>
            <w:rtl/>
          </w:rPr>
          <w:t xml:space="preserve">כלום</w:t>
        </w:r>
      </w:ins>
      <w:del w:id="92481" w:author="מנוע מכני" w:date="2026-10-11T12:04:40Z">
        <w:r w:rsidRPr="006F178A">
          <w:rPr>
            <w:rtl/>
          </w:rPr>
          <w:delText xml:space="preserve">מידי</w:delText>
        </w:r>
      </w:del>
      <w:r>
        <w:rPr>
          <w:rtl/>
        </w:rPr>
        <w:t xml:space="preserve"> </w:t>
      </w:r>
      <w:ins w:id="94296" w:author="מנוע מכני" w:date="2026-10-11T12:04:40Z">
        <w:r>
          <w:rPr>
            <w:rtl/>
          </w:rPr>
          <w:t xml:space="preserve">עשה</w:t>
        </w:r>
      </w:ins>
      <w:del w:id="94297" w:author="מנוע מכני" w:date="2026-10-11T12:04:40Z">
        <w:r w:rsidRPr="006F178A">
          <w:rPr>
            <w:rtl/>
          </w:rPr>
          <w:delText xml:space="preserve">עביד</w:delText>
        </w:r>
      </w:del>
      <w:r w:rsidRPr="006F178A">
        <w:rPr>
          <w:rtl/>
        </w:rPr>
        <w:t xml:space="preserve">.</w:t>
      </w:r>
    </w:p>
    <w:p>
      <w:pPr>
        <w:pStyle w:val="38"/>
        <w:rPr>
          <w:ins w:id="95509" w:author="מנוע מכני" w:date="2026-10-11T12:04:40Z"/>
        </w:rPr>
      </w:pPr>
      <w:r w:rsidRPr="006F178A">
        <w:t xml:space="preserve">ור"י מכשיר - אלמא:</w:t>
      </w:r>
    </w:p>
    <w:p w:rsidR="005851B8" w:rsidRPr="006F178A" w:rsidRDefault="005851B8" w:rsidP="005851B8">
      <w:pPr>
        <w:rPr>
          <w:rtl/>
        </w:rPr>
      </w:pPr>
      <w:del w:id="95510" w:author="מנוע מכני" w:date="2026-10-11T12:04:40Z">
        <w:r w:rsidRPr="006F178A">
          <w:rPr>
            <w:rtl/>
          </w:rPr>
          <w:delText xml:space="preserve"> </w:delText>
        </w:r>
      </w:del>
      <w:r w:rsidRPr="006F178A">
        <w:rPr>
          <w:rtl/>
        </w:rPr>
        <w:t xml:space="preserve">מחיצה היא: </w:t>
      </w:r>
      <w:ins w:id="91098" w:author="מנוע מכני" w:date="2026-10-11T12:04:40Z">
        <w:r>
          <w:rPr>
            <w:rtl/>
          </w:rPr>
          <w:t xml:space="preserve">כאן</w:t>
        </w:r>
      </w:ins>
      <w:del w:id="91099" w:author="מנוע מכני" w:date="2026-10-11T12:04:40Z">
        <w:r w:rsidRPr="006F178A">
          <w:rPr>
            <w:rtl/>
          </w:rPr>
          <w:delText xml:space="preserve">הכא</w:delText>
        </w:r>
      </w:del>
      <w:r w:rsidRPr="006F178A">
        <w:rPr>
          <w:rtl/>
        </w:rPr>
        <w:t xml:space="preserve"> אסר.</w:t>
      </w:r>
    </w:p>
    <w:p w:rsidR="005851B8" w:rsidRPr="006F178A" w:rsidRDefault="005851B8" w:rsidP="005851B8">
      <w:pPr>
        <w:rPr>
          <w:rStyle w:val="afffe"/>
          <w:rFonts w:ascii="Fb Fontext" w:hAnsi="Fb Fontext"/>
          <w:b/>
          <w:rtl/>
        </w:rPr>
      </w:pPr>
      <w:r w:rsidRPr="006F178A">
        <w:rPr>
          <w:rtl/>
        </w:rPr>
        <w:t>והקשתה הגמ'</w:t>
      </w:r>
      <w:r w:rsidRPr="006F178A">
        <w:rPr>
          <w:rStyle w:val="afffe"/>
          <w:rFonts w:ascii="Fb Fontext" w:hAnsi="Fb Fontext"/>
          <w:rtl/>
        </w:rPr>
        <w:t xml:space="preserve"> א.</w:t>
      </w:r>
      <w:r w:rsidRPr="006F178A">
        <w:rPr>
          <w:rtl/>
        </w:rPr>
        <w:t xml:space="preserve"> דגם </w:t>
      </w:r>
      <w:r w:rsidRPr="006F178A">
        <w:rPr>
          <w:rStyle w:val="2fb"/>
          <w:rtl/>
        </w:rPr>
        <w:t xml:space="preserve">לר"מ</w:t>
      </w:r>
      <w:r w:rsidRPr="006F178A">
        <w:rPr>
          <w:rtl/>
        </w:rPr>
        <w:t xml:space="preserve"> </w:t>
      </w:r>
      <w:r w:rsidRPr="006F178A">
        <w:rPr>
          <w:rtl/>
        </w:rPr>
        <w:t xml:space="preserve">ה"מ</w:t>
      </w:r>
      <w:r w:rsidRPr="006F178A">
        <w:rPr>
          <w:rtl/>
        </w:rPr>
        <w:t xml:space="preserve"> דווקא בבהמה ולא באדם וכלים.</w:t>
      </w:r>
    </w:p>
    <w:p w:rsidR="005851B8" w:rsidRPr="006F178A" w:rsidRDefault="005851B8" w:rsidP="005851B8">
      <w:pPr>
        <w:rPr>
          <w:rStyle w:val="afffe"/>
          <w:rFonts w:ascii="Fb Fontext" w:hAnsi="Fb Fontext"/>
          <w:b/>
          <w:rtl/>
        </w:rPr>
      </w:pPr>
      <w:r w:rsidRPr="006F178A">
        <w:rPr>
          <w:rStyle w:val="afffe"/>
          <w:rFonts w:ascii="Fb Fontext" w:hAnsi="Fb Fontext"/>
          <w:b/>
          <w:rtl/>
        </w:rPr>
        <w:t>ב.</w:t>
      </w:r>
      <w:r w:rsidRPr="006F178A">
        <w:rPr>
          <w:rtl/>
        </w:rPr>
        <w:t xml:space="preserve"> ותו, </w:t>
      </w:r>
      <w:r w:rsidRPr="006F178A">
        <w:rPr>
          <w:rStyle w:val="2fb"/>
          <w:rtl/>
        </w:rPr>
        <w:t xml:space="preserve">ר"מ</w:t>
      </w:r>
      <w:r w:rsidRPr="006F178A">
        <w:rPr>
          <w:rtl/>
        </w:rPr>
        <w:t xml:space="preserve"> אליבא </w:t>
      </w:r>
      <w:r w:rsidRPr="006F178A">
        <w:rPr>
          <w:rStyle w:val="2fb"/>
          <w:rtl/>
        </w:rPr>
        <w:t xml:space="preserve">ד</w:t>
      </w:r>
      <w:ins w:id="90005" w:author="מנוע מכני" w:date="2026-10-11T12:04:40Z">
        <w:r>
          <w:rPr>
            <w:rStyle w:val="2fb"/>
            <w:rtl/>
          </w:rPr>
          <w:t xml:space="preserve">ר"א</w:t>
        </w:r>
      </w:ins>
      <w:del w:id="90006" w:author="מנוע מכני" w:date="2026-10-11T12:04:40Z">
        <w:r w:rsidRPr="006F178A">
          <w:rPr>
            <w:rtl/>
          </w:rPr>
          <w:delText xml:space="preserve">ר'א</w:delText>
        </w:r>
      </w:del>
      <w:r w:rsidRPr="006F178A">
        <w:rPr>
          <w:rtl/>
        </w:rPr>
        <w:t xml:space="preserve"> הא </w:t>
      </w:r>
      <w:r>
        <w:rPr>
          <w:rtl/>
        </w:rPr>
        <w:t>אפי'</w:t>
      </w:r>
      <w:r w:rsidRPr="006F178A">
        <w:rPr>
          <w:rtl/>
        </w:rPr>
        <w:t xml:space="preserve"> להוסיף אסר אלא אליבא דרבנן וא"כ מי יימר דלכתחילה אפשר להעמיד.</w:t>
      </w:r>
    </w:p>
    <w:p>
      <w:pPr>
        <w:pStyle w:val="38"/>
        <w:rPr>
          <w:ins w:id="95511" w:author="מנוע מכני" w:date="2026-10-11T12:04:40Z"/>
        </w:rPr>
      </w:pPr>
      <w:r w:rsidRPr="006F178A">
        <w:t>ג.</w:t>
      </w:r>
      <w:r w:rsidRPr="006F178A">
        <w:t xml:space="preserve"> אלא:</w:t>
      </w:r>
    </w:p>
    <w:p w:rsidR="005851B8" w:rsidRPr="006F178A" w:rsidRDefault="005851B8" w:rsidP="005851B8">
      <w:pPr>
        <w:rPr>
          <w:rtl/>
        </w:rPr>
      </w:pPr>
      <w:del w:id="95512" w:author="מנוע מכני" w:date="2026-10-11T12:04:40Z">
        <w:r w:rsidRPr="006F178A">
          <w:rPr>
            <w:rtl/>
          </w:rPr>
          <w:delText xml:space="preserve"> </w:delText>
        </w:r>
      </w:del>
      <w:r w:rsidRPr="006F178A">
        <w:rPr>
          <w:rtl/>
        </w:rPr>
        <w:t xml:space="preserve">הא והא רבנן.</w:t>
      </w:r>
    </w:p>
    <w:p w:rsidR="005851B8" w:rsidRPr="00132755" w:rsidRDefault="005851B8" w:rsidP="005851B8">
      <w:pPr>
        <w:rPr>
          <w:spacing w:val="-2"/>
          <w:rtl/>
        </w:rPr>
      </w:pPr>
      <w:r w:rsidRPr="00132755">
        <w:rPr>
          <w:spacing w:val="-2"/>
          <w:rtl/>
        </w:rPr>
        <w:t xml:space="preserve">וכלים אכלים </w:t>
      </w:r>
      <w:r w:rsidRPr="00132755">
        <w:rPr>
          <w:rFonts w:hint="cs"/>
          <w:spacing w:val="-2"/>
          <w:rtl/>
        </w:rPr>
        <w:t>ל</w:t>
      </w:r>
      <w:r w:rsidRPr="00132755">
        <w:rPr>
          <w:spacing w:val="-2"/>
          <w:rtl/>
        </w:rPr>
        <w:t>"</w:t>
      </w:r>
      <w:r w:rsidRPr="00132755">
        <w:rPr>
          <w:rFonts w:hint="cs"/>
          <w:spacing w:val="-2"/>
          <w:rtl/>
        </w:rPr>
        <w:t>ק</w:t>
      </w:r>
      <w:r w:rsidRPr="00132755">
        <w:rPr>
          <w:spacing w:val="-2"/>
          <w:rtl/>
        </w:rPr>
        <w:t xml:space="preserve"> הא - בדופן שלישית, הא - בדופן רביעית. | דיקא </w:t>
      </w:r>
      <w:ins w:id="91100" w:author="מנוע מכני" w:date="2026-10-11T12:04:40Z">
        <w:r>
          <w:rPr>
            <w:spacing w:val="-2"/>
            <w:rtl/>
          </w:rPr>
          <w:t xml:space="preserve">גם</w:t>
        </w:r>
      </w:ins>
      <w:del w:id="91101" w:author="מנוע מכני" w:date="2026-10-11T12:04:40Z">
        <w:r w:rsidRPr="00132755">
          <w:rPr>
            <w:spacing w:val="-2"/>
            <w:rtl/>
          </w:rPr>
          <w:delText xml:space="preserve">נמי</w:delText>
        </w:r>
      </w:del>
      <w:r w:rsidRPr="00132755">
        <w:rPr>
          <w:spacing w:val="-2"/>
          <w:rtl/>
        </w:rPr>
        <w:t xml:space="preserve">, דקתני נפל דופנה, </w:t>
      </w:r>
      <w:r w:rsidRPr="00132755">
        <w:rPr>
          <w:spacing w:val="-2"/>
          <w:rtl/>
        </w:rPr>
        <w:t xml:space="preserve">ש"</w:t>
      </w:r>
      <w:r w:rsidRPr="00132755">
        <w:rPr>
          <w:rFonts w:hint="cs"/>
          <w:spacing w:val="-2"/>
          <w:rtl/>
        </w:rPr>
        <w:t>מ</w:t>
      </w:r>
    </w:p>
    <w:p w:rsidR="005851B8" w:rsidRPr="006F178A" w:rsidRDefault="005851B8" w:rsidP="005851B8">
      <w:pPr>
        <w:rPr>
          <w:rtl/>
        </w:rPr>
      </w:pPr>
      <w:r w:rsidRPr="006F178A">
        <w:rPr>
          <w:rtl/>
        </w:rPr>
        <w:t xml:space="preserve">אדם אאדם </w:t>
      </w:r>
      <w:ins w:id="91102" w:author="מנוע מכני" w:date="2026-10-11T12:04:40Z">
        <w:r>
          <w:rPr>
            <w:rtl/>
          </w:rPr>
          <w:t xml:space="preserve">גם</w:t>
        </w:r>
      </w:ins>
      <w:del w:id="91103" w:author="מנוע מכני" w:date="2026-10-11T12:04:40Z">
        <w:r w:rsidRPr="006F178A">
          <w:rPr>
            <w:rtl/>
          </w:rPr>
          <w:delText xml:space="preserve">נמי</w:delText>
        </w:r>
      </w:del>
      <w:r w:rsidRPr="006F178A">
        <w:rPr>
          <w:rtl/>
        </w:rPr>
        <w:t xml:space="preserve"> </w:t>
      </w:r>
      <w:r w:rsidRPr="006F178A">
        <w:rPr>
          <w:rtl/>
        </w:rPr>
        <w:t xml:space="preserve">ל"</w:t>
      </w:r>
      <w:r w:rsidRPr="006F178A">
        <w:rPr>
          <w:rFonts w:hint="cs"/>
          <w:rtl/>
        </w:rPr>
        <w:t>ק</w:t>
      </w:r>
      <w:r w:rsidRPr="006F178A">
        <w:rPr>
          <w:rtl/>
        </w:rPr>
        <w:t>. כאן - לדעת, כאן - שלא מדעת.</w:t>
      </w:r>
    </w:p>
    <w:p w:rsidR="005851B8" w:rsidRPr="006F178A" w:rsidRDefault="005851B8" w:rsidP="005851B8">
      <w:pPr>
        <w:rPr>
          <w:rtl/>
        </w:rPr>
      </w:pPr>
      <w:r w:rsidRPr="006F178A">
        <w:rPr>
          <w:rtl/>
        </w:rPr>
        <w:t xml:space="preserve">והא </w:t>
      </w:r>
      <w:r w:rsidRPr="006F178A">
        <w:rPr>
          <w:rStyle w:val="2fb"/>
          <w:rtl/>
        </w:rPr>
        <w:t xml:space="preserve">דרבי</w:t>
      </w:r>
      <w:r w:rsidRPr="006F178A">
        <w:rPr>
          <w:rtl/>
        </w:rPr>
        <w:t xml:space="preserve"> נחמיה בריה </w:t>
      </w:r>
      <w:r w:rsidRPr="006F178A">
        <w:rPr>
          <w:rStyle w:val="2fb"/>
          <w:rtl/>
        </w:rPr>
        <w:t xml:space="preserve">דרבי</w:t>
      </w:r>
      <w:r w:rsidRPr="006F178A">
        <w:rPr>
          <w:rtl/>
        </w:rPr>
        <w:t xml:space="preserve"> חנילאי - שלא מדעת </w:t>
      </w:r>
      <w:ins w:id="94196" w:author="מנוע מכני" w:date="2026-10-11T12:04:40Z">
        <w:r>
          <w:rPr>
            <w:rtl/>
          </w:rPr>
          <w:t xml:space="preserve">היה</w:t>
        </w:r>
      </w:ins>
      <w:del w:id="94197" w:author="מנוע מכני" w:date="2026-10-11T12:04:40Z">
        <w:r w:rsidRPr="006F178A">
          <w:rPr>
            <w:rtl/>
          </w:rPr>
          <w:delText xml:space="preserve">הוה</w:delText>
        </w:r>
      </w:del>
      <w:r w:rsidRPr="006F178A">
        <w:rPr>
          <w:rtl/>
        </w:rPr>
        <w:t xml:space="preserve">.</w:t>
      </w:r>
    </w:p>
    <w:p w:rsidR="005851B8" w:rsidRPr="006F178A" w:rsidRDefault="005851B8" w:rsidP="005851B8">
      <w:pPr>
        <w:rPr>
          <w:rtl/>
        </w:rPr>
      </w:pPr>
      <w:r w:rsidRPr="006F178A">
        <w:rPr>
          <w:rStyle w:val="2fb"/>
          <w:rtl/>
        </w:rPr>
        <w:t xml:space="preserve">ורב חסדא</w:t>
      </w:r>
      <w:r w:rsidRPr="006F178A">
        <w:rPr>
          <w:rtl/>
        </w:rPr>
        <w:t xml:space="preserve"> דלדעת </w:t>
      </w:r>
      <w:ins w:id="94198" w:author="מנוע מכני" w:date="2026-10-11T12:04:40Z">
        <w:r>
          <w:rPr>
            <w:rtl/>
          </w:rPr>
          <w:t xml:space="preserve">היה</w:t>
        </w:r>
      </w:ins>
      <w:del w:id="94199" w:author="מנוע מכני" w:date="2026-10-11T12:04:40Z">
        <w:r w:rsidRPr="006F178A">
          <w:rPr>
            <w:rtl/>
          </w:rPr>
          <w:delText xml:space="preserve">הוה</w:delText>
        </w:r>
      </w:del>
      <w:r w:rsidRPr="006F178A">
        <w:rPr>
          <w:rtl/>
        </w:rPr>
        <w:t xml:space="preserve">, שלא מן המנין </w:t>
      </w:r>
      <w:ins w:id="94200" w:author="מנוע מכני" w:date="2026-10-11T12:04:40Z">
        <w:r>
          <w:rPr>
            <w:rtl/>
          </w:rPr>
          <w:t xml:space="preserve">היה</w:t>
        </w:r>
      </w:ins>
      <w:del w:id="94201" w:author="מנוע מכני" w:date="2026-10-11T12:04:40Z">
        <w:r w:rsidRPr="006F178A">
          <w:rPr>
            <w:rtl/>
          </w:rPr>
          <w:delText xml:space="preserve">הוה</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מד:</w:t>
      </w:r>
    </w:p>
    <w:p w:rsidR="005851B8" w:rsidRPr="006F178A" w:rsidRDefault="005851B8" w:rsidP="005851B8">
      <w:pPr>
        <w:rPr>
          <w:rtl/>
        </w:rPr>
      </w:pPr>
      <w:r w:rsidRPr="006F178A">
        <w:rPr>
          <w:rFonts w:ascii="Fb Fontext" w:hAnsi="Fb Fontext"/>
          <w:rtl/>
        </w:rPr>
        <w:t xml:space="preserve">הנהו בני גננא דאעילו מייא במחיצה של בני אדם, נגדינהו </w:t>
      </w:r>
      <w:r w:rsidRPr="006F178A">
        <w:rPr>
          <w:rStyle w:val="2fb"/>
          <w:rFonts w:ascii="Fb Fontext" w:hAnsi="Fb Fontext"/>
          <w:rtl/>
        </w:rPr>
        <w:t xml:space="preserve">שמואל</w:t>
      </w:r>
      <w:r w:rsidRPr="006F178A">
        <w:rPr>
          <w:rFonts w:ascii="Fb Fontext" w:hAnsi="Fb Fontext"/>
          <w:rtl/>
        </w:rPr>
        <w:t xml:space="preserve">. </w:t>
      </w:r>
      <w:ins w:id="90191" w:author="Claude - סמנטי" w:date="2026-10-11T12:19:31Z">
        <w:r>
          <w:rPr>
            <w:rFonts w:ascii="Fb Fontext" w:hAnsi="Fb Fontext"/>
            <w:rtl/>
          </w:rPr>
          <w:t xml:space="preserve">שהיה</w:t>
        </w:r>
      </w:ins>
      <w:del w:id="90192" w:author="Claude - סמנטי" w:date="2026-10-11T12:19:31Z">
        <w:r w:rsidRPr="006F178A">
          <w:rPr>
            <w:rFonts w:ascii="Fb Fontext" w:hAnsi="Fb Fontext"/>
            <w:rtl/>
          </w:rPr>
          <w:delText xml:space="preserve">דהווה</w:delText>
        </w:r>
      </w:del>
      <w:r w:rsidRPr="006F178A">
        <w:rPr>
          <w:rFonts w:ascii="Fb Fontext" w:hAnsi="Fb Fontext"/>
          <w:rtl/>
        </w:rPr>
        <w:t xml:space="preserve"> לדעת.</w:t>
      </w:r>
    </w:p>
    <w:p w:rsidR="005851B8" w:rsidRPr="006F178A" w:rsidRDefault="005851B8" w:rsidP="005851B8">
      <w:pPr>
        <w:rPr>
          <w:rtl/>
        </w:rPr>
      </w:pPr>
      <w:r w:rsidRPr="006F178A">
        <w:rPr>
          <w:rtl/>
        </w:rPr>
        <w:t xml:space="preserve">הנהו נודות יין ברחובות מחוזא, שהיו שלו כשחזר מדרשתו </w:t>
      </w:r>
      <w:r w:rsidRPr="006F178A">
        <w:rPr>
          <w:rFonts w:hint="cs"/>
          <w:rtl/>
        </w:rPr>
        <w:t>ה</w:t>
      </w:r>
      <w:r w:rsidRPr="006F178A">
        <w:rPr>
          <w:rtl/>
        </w:rPr>
        <w:t>חזירם שמשו במחיצה לשבת הבאה אסר עליו דהו"ל כדעת ואסור.</w:t>
      </w:r>
    </w:p>
    <w:p w:rsidR="005851B8" w:rsidRPr="006F178A" w:rsidRDefault="005851B8" w:rsidP="005851B8">
      <w:pPr>
        <w:rPr>
          <w:rtl/>
        </w:rPr>
      </w:pPr>
      <w:r w:rsidRPr="006F178A">
        <w:rPr>
          <w:rtl/>
        </w:rPr>
        <w:t xml:space="preserve">לוי </w:t>
      </w:r>
      <w:r>
        <w:rPr>
          <w:rFonts w:hint="cs"/>
          <w:rtl/>
        </w:rPr>
        <w:t>העלו לו</w:t>
      </w:r>
      <w:r w:rsidRPr="006F178A">
        <w:rPr>
          <w:rtl/>
        </w:rPr>
        <w:t xml:space="preserve"> </w:t>
      </w:r>
      <w:r w:rsidRPr="004C0DEC">
        <w:rPr>
          <w:b/>
          <w:bCs/>
          <w:rtl/>
        </w:rPr>
        <w:t>תב</w:t>
      </w:r>
      <w:r w:rsidRPr="004C0DEC">
        <w:rPr>
          <w:rFonts w:hint="cs"/>
          <w:b/>
          <w:bCs/>
          <w:rtl/>
        </w:rPr>
        <w:t>ן</w:t>
      </w:r>
      <w:r w:rsidRPr="006F178A">
        <w:rPr>
          <w:rtl/>
        </w:rPr>
        <w:t xml:space="preserve">, </w:t>
      </w:r>
      <w:r w:rsidRPr="006F178A">
        <w:rPr>
          <w:rStyle w:val="2fb"/>
          <w:rtl/>
        </w:rPr>
        <w:t xml:space="preserve">זעירי</w:t>
      </w:r>
      <w:r w:rsidRPr="006F178A">
        <w:rPr>
          <w:rtl/>
        </w:rPr>
        <w:t xml:space="preserve"> </w:t>
      </w:r>
      <w:ins w:id="90193" w:author="Claude - סמנטי" w:date="2026-10-11T12:19:31Z">
        <w:r>
          <w:rPr>
            <w:b/>
            <w:bCs/>
            <w:rtl/>
          </w:rPr>
          <w:t xml:space="preserve">אספסת</w:t>
        </w:r>
      </w:ins>
      <w:del w:id="90194" w:author="Claude - סמנטי" w:date="2026-10-11T12:19:31Z">
        <w:r w:rsidRPr="004C0DEC">
          <w:rPr>
            <w:b/>
            <w:bCs/>
            <w:rtl/>
          </w:rPr>
          <w:delText xml:space="preserve">אספסתא</w:delText>
        </w:r>
      </w:del>
      <w:r>
        <w:rPr>
          <w:rtl/>
        </w:rPr>
        <w:t xml:space="preserve">, </w:t>
      </w:r>
      <w:r>
        <w:rPr>
          <w:rStyle w:val="2fb"/>
          <w:rtl/>
        </w:rPr>
        <w:t xml:space="preserve">רב שימי</w:t>
      </w:r>
      <w:r>
        <w:rPr>
          <w:rtl/>
        </w:rPr>
        <w:t xml:space="preserve"> בר חייא </w:t>
      </w:r>
      <w:r w:rsidRPr="004C0DEC">
        <w:rPr>
          <w:b/>
          <w:bCs/>
          <w:rtl/>
        </w:rPr>
        <w:t>מי</w:t>
      </w:r>
      <w:r w:rsidRPr="004C0DEC">
        <w:rPr>
          <w:rFonts w:hint="cs"/>
          <w:b/>
          <w:bCs/>
          <w:rtl/>
        </w:rPr>
        <w:t>ם</w:t>
      </w:r>
      <w:r w:rsidRPr="006F178A">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93" w:author="קלוד" w:date="2026-10-11T09:07:28Z"/>
        </w:rPr>
      </w:pPr>
      <w:ins w:id="20292" w:author="קלוד" w:date="2026-10-11T09:07:28Z">
        <w:r>
          <w:t xml:space="preserve">משנה ג</w:t>
        </w:r>
      </w:ins>
    </w:p>
    <w:p w:rsidR="005851B8" w:rsidRPr="00E62A50" w:rsidRDefault="005851B8" w:rsidP="005851B8">
      <w:pPr>
        <w:pStyle w:val="afff9"/>
        <w:rPr>
          <w:del w:id="20127" w:author="קלוד" w:date="2026-10-11T09:07:28Z"/>
          <w:rtl/>
        </w:rPr>
      </w:pPr>
      <w:del w:id="20126"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24" w:author="קלוד" w:date="2026-10-11T12:09:42Z">
          <w:pPr>
            <w:pStyle w:val="afff9"/>
          </w:pPr>
        </w:pPrChange>
      </w:pPr>
      <w:r w:rsidRPr="00E62A50">
        <w:rPr>
          <w:rtl/>
        </w:rPr>
        <w:t>מי שיצא ברשות ואמרו לו כבר נעשה מעשה - יש לו אלפים אמה לכל רוח.</w:t>
      </w:r>
    </w:p>
    <w:p w:rsidR="005851B8" w:rsidRPr="00E62A50" w:rsidRDefault="005851B8" w:rsidP="005851B8">
      <w:pPr>
        <w:pStyle w:val="afff9"/>
        <w:rPr>
          <w:rtl/>
        </w:rPr>
      </w:pPr>
      <w:r w:rsidRPr="00E62A50">
        <w:rPr>
          <w:rtl/>
        </w:rPr>
        <w:t>אם היה בתוך התחום - כאילו לא יצא. כל היוצאים להציל חוזרין למקומן.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43" w:author="קלוד" w:date="2026-10-11T12:24:08Z"/>
        </w:rPr>
      </w:pPr>
      <w:ins w:id="90444" w:author="קלוד" w:date="2026-10-11T12:24:08Z">
        <w:r>
          <w:rPr>
            <w:color w:val="7B3F00"/>
          </w:rPr>
          <w:t xml:space="preserve">הבלעת תחומין - האם דבר היא</w:t>
        </w:r>
      </w:ins>
    </w:p>
    <w:p w:rsidR="005851B8" w:rsidRDefault="005851B8" w:rsidP="005851B8">
      <w:pPr>
        <w:rPr>
          <w:rStyle w:val="afffe"/>
          <w:rFonts w:ascii="Fb Fontext" w:hAnsi="Fb Fontext"/>
          <w:rtl/>
        </w:rPr>
      </w:pPr>
      <w:r w:rsidRPr="006F178A">
        <w:rPr>
          <w:rFonts w:ascii="Fb Fontext" w:hAnsi="Fb Fontext"/>
          <w:rtl/>
        </w:rPr>
        <w:t xml:space="preserve">אם היה בתוך התחום כאילו </w:t>
      </w:r>
      <w:r w:rsidRPr="006F178A">
        <w:rPr>
          <w:rFonts w:ascii="Fb Fontext" w:hAnsi="Fb Fontext"/>
          <w:rtl/>
        </w:rPr>
        <w:t xml:space="preserve">לא</w:t>
      </w:r>
      <w:r w:rsidRPr="006F178A">
        <w:rPr>
          <w:rFonts w:ascii="Fb Fontext" w:hAnsi="Fb Fontext"/>
          <w:rtl/>
        </w:rPr>
        <w:t xml:space="preserve"> יצא:</w:t>
      </w:r>
    </w:p>
    <w:p w:rsidR="005851B8" w:rsidRPr="009757B9" w:rsidRDefault="005851B8" w:rsidP="005851B8">
      <w:pPr>
        <w:rPr>
          <w:rFonts w:cs="Guttman Vilna"/>
          <w:b/>
          <w:bCs/>
          <w:rtl/>
        </w:rPr>
      </w:pPr>
      <w:r w:rsidRPr="006F178A">
        <w:rPr>
          <w:rStyle w:val="afffe"/>
          <w:rFonts w:ascii="Fb Fontext" w:hAnsi="Fb Fontext"/>
          <w:b/>
          <w:rtl/>
        </w:rPr>
        <w:t>א.</w:t>
      </w:r>
      <w:r w:rsidRPr="006F178A">
        <w:rPr>
          <w:rtl/>
        </w:rPr>
        <w:t xml:space="preserve"> </w:t>
      </w:r>
      <w:r w:rsidRPr="006F178A">
        <w:rPr>
          <w:rtl/>
        </w:rPr>
        <w:t xml:space="preserve">וקמ"ל</w:t>
      </w:r>
      <w:r w:rsidRPr="006F178A">
        <w:rPr>
          <w:rtl/>
        </w:rPr>
        <w:t xml:space="preserve"> דלא </w:t>
      </w:r>
      <w:ins w:id="91104" w:author="מנוע מכני" w:date="2026-10-11T12:04:40Z">
        <w:r>
          <w:rPr>
            <w:rtl/>
          </w:rPr>
          <w:t xml:space="preserve">אמרו</w:t>
        </w:r>
      </w:ins>
      <w:del w:id="91105" w:author="מנוע מכני" w:date="2026-10-11T12:04:40Z">
        <w:r w:rsidRPr="006F178A">
          <w:rPr>
            <w:rtl/>
          </w:rPr>
          <w:delText xml:space="preserve">אמרי</w:delText>
        </w:r>
      </w:del>
      <w:r w:rsidRPr="006F178A">
        <w:rPr>
          <w:rtl/>
        </w:rPr>
        <w:t xml:space="preserve"> </w:t>
      </w:r>
      <w:ins w:id="90195" w:author="Claude - סמנטי" w:date="2026-10-11T12:19:31Z">
        <w:r>
          <w:rPr>
            <w:rtl/>
          </w:rPr>
          <w:t xml:space="preserve">שהואיל</w:t>
        </w:r>
      </w:ins>
      <w:del w:id="90196" w:author="Claude - סמנטי" w:date="2026-10-11T12:19:31Z">
        <w:r w:rsidRPr="006F178A">
          <w:rPr>
            <w:rtl/>
          </w:rPr>
          <w:delText xml:space="preserve">דהואיל</w:delText>
        </w:r>
      </w:del>
      <w:r w:rsidRPr="006F178A">
        <w:rPr>
          <w:rtl/>
        </w:rPr>
        <w:t xml:space="preserve"> ועקר עקר.</w:t>
      </w:r>
    </w:p>
    <w:p w:rsidR="005851B8" w:rsidRPr="00132755" w:rsidRDefault="005851B8" w:rsidP="005851B8">
      <w:pPr>
        <w:rPr>
          <w:rFonts w:cs="Guttman Vilna"/>
          <w:b/>
          <w:bCs/>
          <w:spacing w:val="-2"/>
          <w:rtl/>
        </w:rPr>
      </w:pPr>
      <w:r w:rsidRPr="00132755">
        <w:rPr>
          <w:rStyle w:val="afffe"/>
          <w:rFonts w:ascii="Fb Fontext" w:hAnsi="Fb Fontext"/>
          <w:b/>
          <w:spacing w:val="-2"/>
          <w:rtl/>
        </w:rPr>
        <w:t>ב.</w:t>
      </w:r>
      <w:r w:rsidRPr="00132755">
        <w:rPr>
          <w:spacing w:val="-2"/>
          <w:rtl/>
        </w:rPr>
        <w:t xml:space="preserve"> </w:t>
      </w:r>
      <w:r w:rsidRPr="00132755">
        <w:rPr>
          <w:rStyle w:val="2fb"/>
          <w:spacing w:val="-2"/>
          <w:rtl/>
        </w:rPr>
        <w:t xml:space="preserve">רשב"ח</w:t>
      </w:r>
      <w:r w:rsidRPr="00132755">
        <w:rPr>
          <w:spacing w:val="-2"/>
          <w:rtl/>
        </w:rPr>
        <w:t xml:space="preserve">: אם היו תחומין שנתנו לו חכמים מובלעין בתוך התחום שלו כאילו </w:t>
      </w:r>
      <w:r w:rsidRPr="00132755">
        <w:rPr>
          <w:spacing w:val="-2"/>
          <w:rtl/>
        </w:rPr>
        <w:t xml:space="preserve">לא</w:t>
      </w:r>
      <w:r w:rsidRPr="00132755">
        <w:rPr>
          <w:spacing w:val="-2"/>
          <w:rtl/>
        </w:rPr>
        <w:t xml:space="preserve"> יצא מתחומו.</w:t>
      </w:r>
    </w:p>
    <w:p>
      <w:pPr>
        <w:pStyle w:val="38"/>
        <w:rPr>
          <w:ins w:id="95513" w:author="מנוע מכני" w:date="2026-10-11T12:04:40Z"/>
        </w:rPr>
      </w:pPr>
      <w:ins w:id="94202" w:author="מנוע מכני" w:date="2026-10-11T12:04:40Z">
        <w:r>
          <w:t xml:space="preserve">וחלקו</w:t>
        </w:r>
      </w:ins>
    </w:p>
    <w:p w:rsidR="005851B8" w:rsidRPr="006F178A" w:rsidRDefault="005851B8" w:rsidP="005851B8">
      <w:pPr>
        <w:rPr>
          <w:rtl/>
        </w:rPr>
      </w:pPr>
      <w:del w:id="94203" w:author="מנוע מכני" w:date="2026-10-11T12:04:40Z">
        <w:r w:rsidRPr="006F178A">
          <w:rPr>
            <w:rFonts w:ascii="Fb Fontext" w:hAnsi="Fb Fontext"/>
            <w:sz w:val="20"/>
            <w:rtl/>
          </w:rPr>
          <w:delText xml:space="preserve">וקמיפלגי</w:delText>
        </w:r>
      </w:del>
      <w:del w:id="95514" w:author="מנוע מכני" w:date="2026-10-11T12:04:40Z">
        <w:r w:rsidRPr="006F178A">
          <w:rPr>
            <w:rFonts w:ascii="Fb Fontext" w:hAnsi="Fb Fontext"/>
            <w:sz w:val="20"/>
            <w:rtl/>
          </w:rPr>
          <w:delText xml:space="preserve"> </w:delText>
        </w:r>
      </w:del>
      <w:ins w:id="93642" w:author="מנוע מכני" w:date="2026-10-11T12:04:40Z">
        <w:r>
          <w:rPr>
            <w:rFonts w:ascii="Fb Fontext" w:hAnsi="Fb Fontext"/>
            <w:sz w:val="20"/>
            <w:rtl/>
          </w:rPr>
          <w:t xml:space="preserve">אם </w:t>
        </w:r>
      </w:ins>
      <w:del w:id="93643" w:author="מנוע מכני" w:date="2026-10-11T12:04:40Z">
        <w:r w:rsidRPr="006F178A">
          <w:rPr>
            <w:rFonts w:ascii="Fb Fontext" w:hAnsi="Fb Fontext"/>
            <w:sz w:val="20"/>
            <w:rtl/>
          </w:rPr>
          <w:delText xml:space="preserve">אי </w:delText>
        </w:r>
      </w:del>
      <w:r w:rsidRPr="006F178A">
        <w:rPr>
          <w:rFonts w:ascii="Fb Fontext" w:hAnsi="Fb Fontext"/>
          <w:sz w:val="20"/>
          <w:rtl/>
        </w:rPr>
        <w:t xml:space="preserve">הבלעת תחומין </w:t>
      </w:r>
      <w:ins w:id="91106" w:author="מנוע מכני" w:date="2026-10-11T12:04:40Z">
        <w:r>
          <w:rPr>
            <w:rFonts w:ascii="Fb Fontext" w:hAnsi="Fb Fontext"/>
            <w:sz w:val="20"/>
            <w:rtl/>
          </w:rPr>
          <w:t xml:space="preserve">דבר</w:t>
        </w:r>
      </w:ins>
      <w:del w:id="91107" w:author="מנוע מכני" w:date="2026-10-11T12:04:40Z">
        <w:r w:rsidRPr="006F178A">
          <w:rPr>
            <w:rFonts w:ascii="Fb Fontext" w:hAnsi="Fb Fontext"/>
            <w:sz w:val="20"/>
            <w:rtl/>
          </w:rPr>
          <w:delText xml:space="preserve">מילתא</w:delText>
        </w:r>
      </w:del>
      <w:r w:rsidRPr="006F178A">
        <w:rPr>
          <w:rFonts w:ascii="Fb Fontext" w:hAnsi="Fb Fontext"/>
          <w:sz w:val="20"/>
          <w:rtl/>
        </w:rPr>
        <w:t xml:space="preserve"> היא.</w:t>
      </w:r>
    </w:p>
    <w:p w:rsidR="005851B8" w:rsidRPr="006F178A" w:rsidRDefault="005851B8" w:rsidP="005851B8">
      <w:pPr>
        <w:rPr>
          <w:rtl/>
        </w:rPr>
      </w:pPr>
      <w:r w:rsidRPr="006F178A">
        <w:rPr>
          <w:rFonts w:ascii="Fb Fontext" w:hAnsi="Fb Fontext"/>
          <w:rtl/>
        </w:rPr>
        <w:t xml:space="preserve">וממערה דיש לה שתי פתחים בתוך </w:t>
      </w:r>
      <w:r w:rsidRPr="006F178A">
        <w:rPr>
          <w:rFonts w:ascii="Fb Fontext" w:hAnsi="Fb Fontext" w:hint="cs"/>
          <w:rtl/>
        </w:rPr>
        <w:t xml:space="preserve">ד' </w:t>
      </w:r>
      <w:r w:rsidRPr="006F178A">
        <w:rPr>
          <w:rFonts w:ascii="Fb Fontext" w:hAnsi="Fb Fontext"/>
          <w:rtl/>
        </w:rPr>
        <w:t>אלפ</w:t>
      </w:r>
      <w:r w:rsidRPr="006F178A">
        <w:rPr>
          <w:rFonts w:ascii="Fb Fontext" w:hAnsi="Fb Fontext" w:hint="cs"/>
          <w:rtl/>
        </w:rPr>
        <w:t>י</w:t>
      </w:r>
      <w:r w:rsidRPr="006F178A">
        <w:rPr>
          <w:rFonts w:ascii="Fb Fontext" w:hAnsi="Fb Fontext"/>
          <w:rtl/>
        </w:rPr>
        <w:t xml:space="preserve"> אמה ו</w:t>
      </w:r>
      <w:r w:rsidRPr="006F178A">
        <w:rPr>
          <w:rFonts w:ascii="Fb Fontext" w:hAnsi="Fb Fontext" w:hint="cs"/>
          <w:rtl/>
        </w:rPr>
        <w:t>בתוכה</w:t>
      </w:r>
      <w:r w:rsidRPr="006F178A">
        <w:rPr>
          <w:rFonts w:ascii="Fb Fontext" w:hAnsi="Fb Fontext"/>
          <w:rtl/>
        </w:rPr>
        <w:t xml:space="preserve"> ארבעת אלפים אמה </w:t>
      </w:r>
      <w:r w:rsidRPr="006F178A">
        <w:rPr>
          <w:rFonts w:ascii="Fb Fontext" w:hAnsi="Fb Fontext" w:hint="cs"/>
          <w:rtl/>
        </w:rPr>
        <w:t>המהלך את כולה וחוצה לה אלפיים אמה</w:t>
      </w:r>
      <w:r w:rsidRPr="006F178A">
        <w:rPr>
          <w:rFonts w:ascii="Fb Fontext" w:hAnsi="Fb Fontext"/>
          <w:rtl/>
        </w:rPr>
        <w:t>.</w:t>
      </w:r>
    </w:p>
    <w:p w:rsidR="005851B8" w:rsidRPr="006F178A" w:rsidRDefault="005851B8" w:rsidP="005851B8">
      <w:pPr>
        <w:rPr>
          <w:rtl/>
        </w:rPr>
      </w:pPr>
      <w:r w:rsidRPr="006F178A">
        <w:rPr>
          <w:rtl/>
        </w:rPr>
        <w:t xml:space="preserve">אין להוכיח דשאני </w:t>
      </w:r>
      <w:ins w:id="91108" w:author="מנוע מכני" w:date="2026-10-11T12:04:40Z">
        <w:r>
          <w:rPr>
            <w:rtl/>
          </w:rPr>
          <w:t xml:space="preserve">שם</w:t>
        </w:r>
      </w:ins>
      <w:del w:id="91109" w:author="מנוע מכני" w:date="2026-10-11T12:04:40Z">
        <w:r w:rsidRPr="006F178A">
          <w:rPr>
            <w:rtl/>
          </w:rPr>
          <w:delText xml:space="preserve">התם</w:delText>
        </w:r>
      </w:del>
      <w:r w:rsidRPr="006F178A">
        <w:rPr>
          <w:rtl/>
        </w:rPr>
        <w:t xml:space="preserve"> דשבת באויר מחיצות מבעו"י </w:t>
      </w:r>
      <w:r w:rsidRPr="006F178A">
        <w:rPr>
          <w:rtl/>
        </w:rPr>
        <w:t xml:space="preserve">משא"כ</w:t>
      </w:r>
      <w:r w:rsidRPr="006F178A">
        <w:rPr>
          <w:rtl/>
        </w:rPr>
        <w:t xml:space="preserve"> </w:t>
      </w:r>
      <w:ins w:id="91110" w:author="מנוע מכני" w:date="2026-10-11T12:04:40Z">
        <w:r>
          <w:rPr>
            <w:rtl/>
          </w:rPr>
          <w:t xml:space="preserve">כאן</w:t>
        </w:r>
      </w:ins>
      <w:del w:id="91111" w:author="מנוע מכני" w:date="2026-10-11T12:04:40Z">
        <w:r w:rsidRPr="006F178A">
          <w:rPr>
            <w:rtl/>
          </w:rPr>
          <w:delText xml:space="preserve">הכא</w:delText>
        </w:r>
      </w:del>
      <w:r w:rsidRPr="006F178A">
        <w:rPr>
          <w:rtl/>
        </w:rPr>
        <w:t xml:space="preserve"> דלא שבת.</w:t>
      </w:r>
    </w:p>
    <w:p>
      <w:pPr>
        <w:pStyle w:val="38"/>
        <w:rPr>
          <w:ins w:id="95515" w:author="מנוע מכני" w:date="2026-10-11T12:04:40Z"/>
        </w:rPr>
      </w:pPr>
      <w:r w:rsidRPr="006F178A">
        <w:t xml:space="preserve">אלא</w:t>
      </w:r>
    </w:p>
    <w:p w:rsidR="005851B8" w:rsidRPr="006F178A" w:rsidRDefault="005851B8" w:rsidP="005851B8">
      <w:pPr>
        <w:rPr>
          <w:rtl/>
        </w:rPr>
      </w:pPr>
      <w:del w:id="95516" w:author="מנוע מכני" w:date="2026-10-11T12:04:40Z">
        <w:r w:rsidRPr="006F178A">
          <w:rPr>
            <w:rtl/>
          </w:rPr>
          <w:delText xml:space="preserve"> </w:delText>
        </w:r>
      </w:del>
      <w:r w:rsidRPr="006F178A">
        <w:rPr>
          <w:rStyle w:val="2fb"/>
          <w:rtl/>
        </w:rPr>
        <w:t xml:space="preserve">מדר"א</w:t>
      </w:r>
      <w:r w:rsidRPr="006F178A">
        <w:rPr>
          <w:rtl/>
        </w:rPr>
        <w:t xml:space="preserve"> שתים יכנס שלושה </w:t>
      </w:r>
      <w:r w:rsidRPr="006F178A">
        <w:rPr>
          <w:rtl/>
        </w:rPr>
        <w:t xml:space="preserve">לא</w:t>
      </w:r>
      <w:r w:rsidRPr="006F178A">
        <w:rPr>
          <w:rtl/>
        </w:rPr>
        <w:t xml:space="preserve"> יכנס והוא באמצען דמשמע דהבלעת תחומין </w:t>
      </w:r>
      <w:ins w:id="91112" w:author="מנוע מכני" w:date="2026-10-11T12:04:40Z">
        <w:r>
          <w:rPr>
            <w:rtl/>
          </w:rPr>
          <w:t xml:space="preserve">דבר</w:t>
        </w:r>
      </w:ins>
      <w:del w:id="91113" w:author="מנוע מכני" w:date="2026-10-11T12:04:40Z">
        <w:r w:rsidRPr="006F178A">
          <w:rPr>
            <w:rtl/>
          </w:rPr>
          <w:delText xml:space="preserve">מילתא</w:delText>
        </w:r>
      </w:del>
      <w:r w:rsidRPr="006F178A">
        <w:rPr>
          <w:rtl/>
        </w:rPr>
        <w:t xml:space="preserve"> היא.</w:t>
      </w:r>
    </w:p>
    <w:p w:rsidR="005851B8" w:rsidRPr="006F178A" w:rsidRDefault="005851B8" w:rsidP="005851B8">
      <w:pPr>
        <w:rPr>
          <w:rtl/>
        </w:rPr>
      </w:pPr>
      <w:r w:rsidRPr="006F178A">
        <w:rPr>
          <w:rtl/>
        </w:rPr>
        <w:t xml:space="preserve">וגם רבנן </w:t>
      </w:r>
      <w:ins w:id="91114" w:author="מנוע מכני" w:date="2026-10-11T12:04:40Z">
        <w:r>
          <w:rPr>
            <w:rtl/>
          </w:rPr>
          <w:t xml:space="preserve">דחלקו</w:t>
        </w:r>
      </w:ins>
      <w:del w:id="91115" w:author="מנוע מכני" w:date="2026-10-11T12:04:40Z">
        <w:r w:rsidRPr="006F178A">
          <w:rPr>
            <w:rtl/>
          </w:rPr>
          <w:delText xml:space="preserve">דפליגי</w:delText>
        </w:r>
      </w:del>
      <w:r w:rsidRPr="006F178A">
        <w:rPr>
          <w:rtl/>
        </w:rPr>
        <w:t xml:space="preserve"> היינו לדבר הרשות אבל לדבר מצווה וודאי </w:t>
      </w:r>
      <w:ins w:id="91116" w:author="מנוע מכני" w:date="2026-10-11T12:04:40Z">
        <w:r>
          <w:rPr>
            <w:rtl/>
          </w:rPr>
          <w:t xml:space="preserve">דבר</w:t>
        </w:r>
      </w:ins>
      <w:del w:id="91117" w:author="מנוע מכני" w:date="2026-10-11T12:04:40Z">
        <w:r w:rsidRPr="006F178A">
          <w:rPr>
            <w:rtl/>
          </w:rPr>
          <w:delText xml:space="preserve">מילתא</w:delText>
        </w:r>
      </w:del>
      <w:r w:rsidRPr="006F178A">
        <w:rPr>
          <w:rtl/>
        </w:rPr>
        <w:t xml:space="preserve"> היא.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מה.</w:t>
      </w:r>
    </w:p>
    <w:p>
      <w:pPr>
        <w:pStyle w:val="afffff8"/>
        <w:rPr>
          <w:ins w:id="90441" w:author="קלוד" w:date="2026-10-11T12:24:08Z"/>
        </w:rPr>
      </w:pPr>
      <w:ins w:id="90442" w:author="קלוד" w:date="2026-10-11T12:24:08Z">
        <w:r>
          <w:rPr>
            <w:color w:val="7B3F00"/>
          </w:rPr>
          <w:t xml:space="preserve">יוצאין להציל - חוזרין למקומן עם כלי זיין</w:t>
        </w:r>
      </w:ins>
    </w:p>
    <w:p w:rsidR="005851B8" w:rsidRDefault="005851B8" w:rsidP="005851B8">
      <w:pPr>
        <w:rPr>
          <w:rFonts w:ascii="Fb Fontext" w:hAnsi="Fb Fontext"/>
          <w:rtl/>
        </w:rPr>
      </w:pPr>
      <w:r w:rsidRPr="006F178A">
        <w:rPr>
          <w:rFonts w:ascii="Fb Fontext" w:hAnsi="Fb Fontext"/>
          <w:rtl/>
        </w:rPr>
        <w:t>וכל היוצאין להציל חוזרין למקומן. היינו אפי עם כלי זיין [דבלא זה פשיטא]</w:t>
      </w:r>
    </w:p>
    <w:p w:rsidR="005851B8" w:rsidRPr="009757B9" w:rsidRDefault="005851B8" w:rsidP="005851B8">
      <w:pPr>
        <w:rPr>
          <w:rFonts w:cs="Guttman Vilna"/>
          <w:b/>
          <w:bCs/>
          <w:rtl/>
        </w:rPr>
      </w:pPr>
      <w:r w:rsidRPr="006F178A">
        <w:rPr>
          <w:rStyle w:val="afffe"/>
          <w:rFonts w:ascii="Fb Fontext" w:hAnsi="Fb Fontext"/>
          <w:b/>
          <w:rtl/>
        </w:rPr>
        <w:t>א.</w:t>
      </w:r>
      <w:r w:rsidRPr="006F178A">
        <w:rPr>
          <w:rtl/>
        </w:rPr>
        <w:t xml:space="preserve"> דבתחילה </w:t>
      </w:r>
      <w:r w:rsidRPr="006F178A">
        <w:rPr>
          <w:rtl/>
        </w:rPr>
        <w:t xml:space="preserve">לא</w:t>
      </w:r>
      <w:r w:rsidRPr="006F178A">
        <w:rPr>
          <w:rtl/>
        </w:rPr>
        <w:t xml:space="preserve"> היו זזין משם כל היום כולו, ואח"ז התקין </w:t>
      </w:r>
      <w:r w:rsidRPr="006F178A">
        <w:rPr>
          <w:rStyle w:val="2fb"/>
          <w:rtl/>
        </w:rPr>
        <w:t xml:space="preserve">ר"ג</w:t>
      </w:r>
      <w:r w:rsidRPr="006F178A">
        <w:rPr>
          <w:rtl/>
        </w:rPr>
        <w:t xml:space="preserve"> הזקן שיש להם אלפים אמה לכל רוח </w:t>
      </w:r>
      <w:r>
        <w:rPr>
          <w:rtl/>
        </w:rPr>
        <w:t>ואפי'</w:t>
      </w:r>
      <w:r w:rsidRPr="006F178A">
        <w:rPr>
          <w:rtl/>
        </w:rPr>
        <w:t xml:space="preserve"> לחכמה הבאה לילד ולהציל מן הגייס ומן הנהר וממפולת ומדלקה דהרי הן כאנשי העיר, והך דאלפים אמה היינו לכלי זין שחוזרין למקומן.</w:t>
      </w:r>
    </w:p>
    <w:p>
      <w:pPr>
        <w:pStyle w:val="38"/>
        <w:rPr>
          <w:ins w:id="95517" w:author="מנוע מכני" w:date="2026-10-11T12:04:40Z"/>
        </w:rPr>
      </w:pPr>
      <w:r w:rsidRPr="006F178A">
        <w:t xml:space="preserve">כדתניא:</w:t>
      </w:r>
    </w:p>
    <w:p w:rsidR="005851B8" w:rsidRPr="006F178A" w:rsidRDefault="005851B8" w:rsidP="005851B8">
      <w:pPr>
        <w:rPr>
          <w:rStyle w:val="afffe"/>
          <w:rFonts w:ascii="Fb Fontext" w:hAnsi="Fb Fontext"/>
          <w:b/>
          <w:rtl/>
        </w:rPr>
      </w:pPr>
      <w:del w:id="95518" w:author="מנוע מכני" w:date="2026-10-11T12:04:40Z">
        <w:r w:rsidRPr="006F178A">
          <w:rPr>
            <w:rtl/>
          </w:rPr>
          <w:delText xml:space="preserve"> </w:delText>
        </w:r>
      </w:del>
      <w:r w:rsidRPr="006F178A">
        <w:rPr>
          <w:rtl/>
        </w:rPr>
        <w:t xml:space="preserve">בראשונה היו מניחין כלי </w:t>
      </w:r>
      <w:ins w:id="90199" w:author="Claude - סמנטי" w:date="2026-10-11T12:19:31Z">
        <w:r>
          <w:rPr>
            <w:rtl/>
          </w:rPr>
          <w:t xml:space="preserve">זיינם</w:t>
        </w:r>
      </w:ins>
      <w:del w:id="90200" w:author="Claude - סמנטי" w:date="2026-10-11T12:19:31Z">
        <w:r w:rsidRPr="006F178A">
          <w:rPr>
            <w:rtl/>
          </w:rPr>
          <w:delText xml:space="preserve">זיינן</w:delText>
        </w:r>
      </w:del>
      <w:r w:rsidRPr="006F178A">
        <w:rPr>
          <w:rtl/>
        </w:rPr>
        <w:t xml:space="preserve"> בבית הסמוך לחומה, פעם אחת הכירו בהן אויבים ורדפו אחריהם, ונכנסו ליטול כלי </w:t>
      </w:r>
      <w:ins w:id="90197" w:author="Claude - סמנטי" w:date="2026-10-11T12:19:31Z">
        <w:r>
          <w:rPr>
            <w:rtl/>
          </w:rPr>
          <w:t xml:space="preserve">זיינם</w:t>
        </w:r>
      </w:ins>
      <w:del w:id="90198" w:author="Claude - סמנטי" w:date="2026-10-11T12:19:31Z">
        <w:r w:rsidRPr="006F178A">
          <w:rPr>
            <w:rtl/>
          </w:rPr>
          <w:delText xml:space="preserve">זיינן</w:delText>
        </w:r>
      </w:del>
      <w:r w:rsidRPr="006F178A">
        <w:rPr>
          <w:rtl/>
        </w:rPr>
        <w:t xml:space="preserve">, ונכנסו אויבים אחריהן. דחקו זה את זה, והרגו זה את זה יותר ממה שהרגו אויבים. </w:t>
      </w:r>
      <w:ins w:id="92482" w:author="מנוע מכני" w:date="2026-10-11T12:04:40Z">
        <w:r>
          <w:rPr>
            <w:rtl/>
          </w:rPr>
          <w:t xml:space="preserve">לכך</w:t>
        </w:r>
      </w:ins>
      <w:del w:id="92483" w:author="מנוע מכני" w:date="2026-10-11T12:04:40Z">
        <w:r w:rsidRPr="006F178A">
          <w:rPr>
            <w:rtl/>
          </w:rPr>
          <w:delText xml:space="preserve">להכי</w:delText>
        </w:r>
      </w:del>
      <w:r w:rsidRPr="006F178A">
        <w:rPr>
          <w:rtl/>
        </w:rPr>
        <w:t xml:space="preserve"> התקינו.</w:t>
      </w:r>
    </w:p>
    <w:p>
      <w:pPr>
        <w:pStyle w:val="38"/>
        <w:rPr>
          <w:ins w:id="95519" w:author="מנוע מכני" w:date="2026-10-11T12:04:40Z"/>
        </w:rPr>
      </w:pPr>
      <w:r w:rsidRPr="006F178A">
        <w:t>ב.</w:t>
      </w:r>
      <w:r w:rsidRPr="006F178A">
        <w:t xml:space="preserve"> רנב"י:</w:t>
      </w:r>
    </w:p>
    <w:p w:rsidR="005851B8" w:rsidRDefault="005851B8" w:rsidP="005851B8">
      <w:pPr>
        <w:rPr>
          <w:rtl/>
        </w:rPr>
      </w:pPr>
      <w:del w:id="95520" w:author="מנוע מכני" w:date="2026-10-11T12:04:40Z">
        <w:r w:rsidRPr="006F178A">
          <w:rPr>
            <w:rtl/>
          </w:rPr>
          <w:delText xml:space="preserve"> </w:delText>
        </w:r>
      </w:del>
      <w:r w:rsidRPr="006F178A">
        <w:rPr>
          <w:rtl/>
        </w:rPr>
        <w:t xml:space="preserve">ל"ק</w:t>
      </w:r>
      <w:r w:rsidRPr="006F178A">
        <w:rPr>
          <w:rtl/>
        </w:rPr>
        <w:t xml:space="preserve">. [כאן, דאין חוזרין] - שנצחו ישראל את אומות העולם, כאן - שנצחו אומות העולם את עצמן [שחוזרין]</w:t>
      </w:r>
    </w:p>
    <w:p>
      <w:pPr>
        <w:pStyle w:val="afffff8"/>
        <w:rPr>
          <w:ins w:id="90439" w:author="קלוד" w:date="2026-10-11T12:24:08Z"/>
        </w:rPr>
      </w:pPr>
      <w:ins w:id="90440" w:author="קלוד" w:date="2026-10-11T12:24:08Z">
        <w:r>
          <w:rPr>
            <w:color w:val="7B3F00"/>
          </w:rPr>
          <w:t xml:space="preserve">נכרים שצרו על עיירות ישראל - ממון ונפשות</w:t>
        </w:r>
      </w:ins>
    </w:p>
    <w:p>
      <w:pPr>
        <w:pStyle w:val="38"/>
        <w:rPr>
          <w:ins w:id="95521" w:author="מנוע מכני" w:date="2026-10-11T12:04:40Z"/>
        </w:rPr>
      </w:pPr>
      <w:r w:rsidRPr="00132755">
        <w:t xml:space="preserve">ריא"ר:</w:t>
      </w:r>
    </w:p>
    <w:p w:rsidR="005851B8" w:rsidRPr="00132755" w:rsidRDefault="005851B8" w:rsidP="005851B8">
      <w:pPr>
        <w:rPr>
          <w:rFonts w:cs="Guttman Vilna"/>
          <w:b/>
          <w:bCs/>
          <w:spacing w:val="-6"/>
          <w:rtl/>
        </w:rPr>
      </w:pPr>
      <w:del w:id="95522" w:author="מנוע מכני" w:date="2026-10-11T12:04:40Z">
        <w:r w:rsidRPr="00132755">
          <w:rPr>
            <w:spacing w:val="-6"/>
            <w:rtl/>
          </w:rPr>
          <w:delText xml:space="preserve"> </w:delText>
        </w:r>
      </w:del>
      <w:r w:rsidRPr="00132755">
        <w:rPr>
          <w:spacing w:val="-6"/>
          <w:rtl/>
        </w:rPr>
        <w:t xml:space="preserve">נכרים שצרו על עיירות ישראל - אין יוצאין עליהם בכלי </w:t>
      </w:r>
      <w:ins w:id="90201" w:author="Claude - סמנטי" w:date="2026-10-11T12:19:31Z">
        <w:r>
          <w:rPr>
            <w:spacing w:val="-6"/>
            <w:rtl/>
          </w:rPr>
          <w:t xml:space="preserve">זיינם</w:t>
        </w:r>
      </w:ins>
      <w:del w:id="90202" w:author="Claude - סמנטי" w:date="2026-10-11T12:19:31Z">
        <w:r w:rsidRPr="00132755">
          <w:rPr>
            <w:spacing w:val="-6"/>
            <w:rtl/>
          </w:rPr>
          <w:delText xml:space="preserve">זיינן</w:delText>
        </w:r>
      </w:del>
      <w:r w:rsidRPr="00132755">
        <w:rPr>
          <w:spacing w:val="-6"/>
          <w:rtl/>
        </w:rPr>
        <w:t xml:space="preserve">, ואין מחללין עליהן את השבת.</w:t>
      </w:r>
    </w:p>
    <w:p w:rsidR="005851B8" w:rsidRPr="009757B9" w:rsidRDefault="005851B8" w:rsidP="005851B8">
      <w:pPr>
        <w:rPr>
          <w:rFonts w:cs="Guttman Vilna"/>
          <w:b/>
          <w:bCs/>
          <w:rtl/>
        </w:rPr>
      </w:pPr>
      <w:r w:rsidRPr="002B5789">
        <w:rPr>
          <w:b/>
          <w:bCs/>
          <w:rtl/>
        </w:rPr>
        <w:lastRenderedPageBreak/>
        <w:t>תנ"ה</w:t>
      </w:r>
      <w:r w:rsidRPr="006F178A">
        <w:rPr>
          <w:rtl/>
        </w:rPr>
        <w:t xml:space="preserve"> נכרים שצרו </w:t>
      </w:r>
      <w:r>
        <w:rPr>
          <w:rtl/>
        </w:rPr>
        <w:t>וכו'</w:t>
      </w:r>
      <w:r w:rsidRPr="006F178A">
        <w:rPr>
          <w:rtl/>
        </w:rPr>
        <w:t xml:space="preserve"> </w:t>
      </w:r>
      <w:r w:rsidRPr="006F178A">
        <w:rPr>
          <w:rtl/>
        </w:rPr>
        <w:t xml:space="preserve">בד"א</w:t>
      </w:r>
      <w:r w:rsidRPr="006F178A">
        <w:rPr>
          <w:rtl/>
        </w:rPr>
        <w:t xml:space="preserve"> כשבאו על עסקי ממון אבל באו על עסקי נפשות יוצאין עליהן בכלי </w:t>
      </w:r>
      <w:ins w:id="90203" w:author="Claude - סמנטי" w:date="2026-10-11T12:19:31Z">
        <w:r>
          <w:rPr>
            <w:rtl/>
          </w:rPr>
          <w:t xml:space="preserve">זיינם</w:t>
        </w:r>
      </w:ins>
      <w:del w:id="90204" w:author="Claude - סמנטי" w:date="2026-10-11T12:19:31Z">
        <w:r w:rsidRPr="006F178A">
          <w:rPr>
            <w:rtl/>
          </w:rPr>
          <w:delText xml:space="preserve">זיינן</w:delText>
        </w:r>
      </w:del>
      <w:r w:rsidRPr="006F178A">
        <w:rPr>
          <w:rtl/>
        </w:rPr>
        <w:t xml:space="preserve"> ומחללין עליהן השבת.</w:t>
      </w:r>
    </w:p>
    <w:p w:rsidR="005851B8" w:rsidRPr="009757B9" w:rsidRDefault="005851B8" w:rsidP="005851B8">
      <w:pPr>
        <w:rPr>
          <w:rFonts w:cs="Guttman Vilna"/>
          <w:b/>
          <w:bCs/>
          <w:rtl/>
        </w:rPr>
      </w:pPr>
      <w:r w:rsidRPr="006F178A">
        <w:rPr>
          <w:rtl/>
        </w:rPr>
        <w:t xml:space="preserve">ובעיר הסמוכה לספר, </w:t>
      </w:r>
      <w:ins w:id="90256" w:author="מנוע מכני" w:date="2026-10-11T12:04:40Z">
        <w:r>
          <w:rPr>
            <w:rtl/>
          </w:rPr>
          <w:t xml:space="preserve">אפי'</w:t>
        </w:r>
      </w:ins>
      <w:del w:id="90257" w:author="מנוע מכני" w:date="2026-10-11T12:04:40Z">
        <w:r w:rsidRPr="006F178A">
          <w:rPr>
            <w:rtl/>
          </w:rPr>
          <w:delText xml:space="preserve">אפילו</w:delText>
        </w:r>
      </w:del>
      <w:r w:rsidRPr="006F178A">
        <w:rPr>
          <w:rtl/>
        </w:rPr>
        <w:t xml:space="preserve"> על עסקי תבן וקש - יוצאין עליהן בכלי </w:t>
      </w:r>
      <w:ins w:id="90205" w:author="Claude - סמנטי" w:date="2026-10-11T12:19:31Z">
        <w:r>
          <w:rPr>
            <w:rtl/>
          </w:rPr>
          <w:t xml:space="preserve">זיינם</w:t>
        </w:r>
      </w:ins>
      <w:del w:id="90206" w:author="Claude - סמנטי" w:date="2026-10-11T12:19:31Z">
        <w:r w:rsidRPr="006F178A">
          <w:rPr>
            <w:rtl/>
          </w:rPr>
          <w:delText xml:space="preserve">זיינן</w:delText>
        </w:r>
      </w:del>
      <w:r w:rsidRPr="006F178A">
        <w:rPr>
          <w:rtl/>
        </w:rPr>
        <w:t xml:space="preserve">, ומחללין עליהן את השבת.</w:t>
      </w:r>
    </w:p>
    <w:p>
      <w:pPr>
        <w:pStyle w:val="38"/>
        <w:rPr>
          <w:ins w:id="95523" w:author="מנוע מכני" w:date="2026-10-11T12:04:40Z"/>
        </w:rPr>
      </w:pPr>
      <w:ins w:id="90258" w:author="מנוע מכני" w:date="2026-10-11T12:04:40Z">
        <w:r>
          <w:t xml:space="preserve">ר"נ</w:t>
        </w:r>
      </w:ins>
      <w:del w:id="90259" w:author="מנוע מכני" w:date="2026-10-11T12:04:40Z">
        <w:r w:rsidRPr="006F178A">
          <w:delText xml:space="preserve">רב נחמן</w:delText>
        </w:r>
      </w:del>
      <w:r w:rsidRPr="006F178A">
        <w:t xml:space="preserve">:</w:t>
      </w:r>
    </w:p>
    <w:p w:rsidR="005851B8" w:rsidRPr="009757B9" w:rsidRDefault="005851B8" w:rsidP="005851B8">
      <w:pPr>
        <w:rPr>
          <w:rFonts w:cs="Guttman Vilna"/>
          <w:b/>
          <w:bCs/>
          <w:rtl/>
        </w:rPr>
      </w:pPr>
      <w:del w:id="95524" w:author="מנוע מכני" w:date="2026-10-11T12:04:40Z">
        <w:r w:rsidRPr="006F178A">
          <w:rPr>
            <w:rtl/>
          </w:rPr>
          <w:delText xml:space="preserve"> </w:delText>
        </w:r>
      </w:del>
      <w:r w:rsidRPr="006F178A">
        <w:rPr>
          <w:rtl/>
        </w:rPr>
        <w:t xml:space="preserve">ובבל כעיר הסמוכה לספר דמיא. ותרגומא - נהרדעא.</w:t>
      </w:r>
    </w:p>
    <w:p>
      <w:pPr>
        <w:pStyle w:val="38"/>
        <w:rPr>
          <w:ins w:id="95525" w:author="מנוע מכני" w:date="2026-10-11T12:04:40Z"/>
        </w:rPr>
      </w:pPr>
      <w:r w:rsidRPr="006F178A">
        <w:t xml:space="preserve">דרש רבי דוסתאי דמן בירי:</w:t>
      </w:r>
    </w:p>
    <w:p w:rsidR="005851B8" w:rsidRPr="009757B9" w:rsidRDefault="005851B8" w:rsidP="005851B8">
      <w:pPr>
        <w:rPr>
          <w:rFonts w:cs="Guttman Vilna"/>
          <w:b/>
          <w:bCs/>
          <w:rtl/>
        </w:rPr>
      </w:pPr>
      <w:del w:id="95526" w:author="מנוע מכני" w:date="2026-10-11T12:04:40Z">
        <w:r w:rsidRPr="006F178A">
          <w:rPr>
            <w:rtl/>
          </w:rPr>
          <w:delText xml:space="preserve"> </w:delText>
        </w:r>
      </w:del>
      <w:r>
        <w:rPr>
          <w:rStyle w:val="afffff0"/>
          <w:rtl/>
          <w:rPrChange w:id="9019" w:author="מנוע פסוקים" w:date="2026-10-11T09:24:13Z">
            <w:rPr>
              <w:rtl/>
            </w:rPr>
          </w:rPrChange>
        </w:rPr>
        <w:t xml:space="preserve">ויגדו לדוד לאמר הנה פלשתים נלחמים בקעילה והמה שסים את הגרנות</w:t>
      </w:r>
      <w:r>
        <w:rPr>
          <w:rtl/>
        </w:rPr>
        <w:t xml:space="preserve">. תנא: קעילה עיר הסמוכה לספר היתה, והם </w:t>
      </w:r>
      <w:r w:rsidRPr="006F178A">
        <w:rPr>
          <w:rtl/>
        </w:rPr>
        <w:t xml:space="preserve">לא</w:t>
      </w:r>
      <w:r w:rsidRPr="006F178A">
        <w:rPr>
          <w:rtl/>
        </w:rPr>
        <w:t xml:space="preserve"> באו אלא על עסקי תבן וקש. </w:t>
      </w:r>
      <w:r>
        <w:rPr>
          <w:rtl/>
        </w:rPr>
        <w:t>ד'</w:t>
      </w:r>
      <w:r>
        <w:rPr>
          <w:rStyle w:val="afffff0"/>
          <w:rtl/>
          <w:rPrChange w:id="9020" w:author="מנוע פסוקים" w:date="2026-10-11T09:24:13Z">
            <w:rPr>
              <w:rtl/>
            </w:rPr>
          </w:rPrChange>
        </w:rPr>
        <w:t xml:space="preserve">והמה שסים את הגרנות</w:t>
      </w:r>
      <w:r>
        <w:rPr>
          <w:rtl/>
        </w:rPr>
        <w:t xml:space="preserve">, וכתיב</w:t>
      </w:r>
      <w:r w:rsidRPr="008F09C0">
        <w:rPr>
          <w:rStyle w:val="afffff0"/>
          <w:rtl/>
        </w:rPr>
        <w:t xml:space="preserve"> </w:t>
      </w:r>
      <w:r w:rsidRPr="008F09C0">
        <w:rPr>
          <w:rStyle w:val="afffff0"/>
          <w:rFonts w:hint="cs"/>
          <w:rtl/>
        </w:rPr>
        <w:t>'</w:t>
      </w:r>
      <w:r w:rsidRPr="008F09C0">
        <w:rPr>
          <w:rStyle w:val="afffff0"/>
          <w:rtl/>
        </w:rPr>
        <w:t xml:space="preserve">וישאל דוד בה'</w:t>
      </w:r>
      <w:r w:rsidRPr="008F09C0">
        <w:rPr>
          <w:rStyle w:val="afffff0"/>
          <w:rtl/>
        </w:rPr>
        <w:t xml:space="preserve"> </w:t>
      </w:r>
      <w:r w:rsidRPr="006F178A">
        <w:rPr>
          <w:rStyle w:val="afffff0"/>
          <w:rtl/>
        </w:rPr>
        <w:t>לאמר האלך והכיתי בפלשתים האלה ויאמר</w:t>
      </w:r>
      <w:r>
        <w:rPr>
          <w:rStyle w:val="afffff0"/>
          <w:rtl/>
        </w:rPr>
        <w:t xml:space="preserve"> ה</w:t>
      </w:r>
      <w:r>
        <w:rPr>
          <w:rtl/>
        </w:rPr>
        <w:t xml:space="preserve">'</w:t>
      </w:r>
      <w:r w:rsidRPr="006F178A">
        <w:rPr>
          <w:rtl/>
        </w:rPr>
        <w:t xml:space="preserve"> אל דוד לך והכית בפלשתים והושעת את קעילה</w:t>
      </w:r>
      <w:r>
        <w:rPr>
          <w:rFonts w:hint="cs"/>
          <w:rtl/>
        </w:rPr>
        <w:t>'</w:t>
      </w:r>
      <w:r w:rsidRPr="006F178A">
        <w:rPr>
          <w:rtl/>
        </w:rPr>
        <w:t>.</w:t>
      </w:r>
    </w:p>
    <w:p w:rsidR="005851B8" w:rsidRPr="009757B9" w:rsidRDefault="005851B8" w:rsidP="005851B8">
      <w:pPr>
        <w:rPr>
          <w:rFonts w:cs="Guttman Vilna"/>
          <w:b/>
          <w:bCs/>
          <w:rtl/>
        </w:rPr>
      </w:pPr>
      <w:r w:rsidRPr="006F178A">
        <w:rPr>
          <w:rtl/>
        </w:rPr>
        <w:t xml:space="preserve">ולכא' מה שאל הרי בית דינו של </w:t>
      </w:r>
      <w:r w:rsidRPr="006F178A">
        <w:rPr>
          <w:rStyle w:val="2fb"/>
          <w:rtl/>
        </w:rPr>
        <w:t xml:space="preserve">שמואל</w:t>
      </w:r>
      <w:r w:rsidRPr="006F178A">
        <w:rPr>
          <w:rtl/>
        </w:rPr>
        <w:t xml:space="preserve"> הרמתי קיים.</w:t>
      </w:r>
    </w:p>
    <w:p>
      <w:pPr>
        <w:pStyle w:val="38"/>
        <w:rPr>
          <w:ins w:id="95527" w:author="מנוע מכני" w:date="2026-10-11T12:04:40Z"/>
        </w:rPr>
      </w:pPr>
      <w:r w:rsidRPr="00132755">
        <w:t xml:space="preserve">אלא:</w:t>
      </w:r>
    </w:p>
    <w:p w:rsidR="005851B8" w:rsidRPr="00132755" w:rsidRDefault="005851B8" w:rsidP="005851B8">
      <w:pPr>
        <w:rPr>
          <w:rFonts w:cs="Guttman Vilna"/>
          <w:b/>
          <w:bCs/>
          <w:spacing w:val="-2"/>
          <w:rtl/>
        </w:rPr>
      </w:pPr>
      <w:del w:id="95528" w:author="מנוע מכני" w:date="2026-10-11T12:04:40Z">
        <w:r w:rsidRPr="00132755">
          <w:rPr>
            <w:spacing w:val="-2"/>
            <w:rtl/>
          </w:rPr>
          <w:delText xml:space="preserve"> </w:delText>
        </w:r>
      </w:del>
      <w:ins w:id="93644" w:author="מנוע מכני" w:date="2026-10-11T12:04:40Z">
        <w:r>
          <w:rPr>
            <w:spacing w:val="-2"/>
            <w:rtl/>
          </w:rPr>
          <w:t xml:space="preserve">אם </w:t>
        </w:r>
      </w:ins>
      <w:del w:id="93645" w:author="מנוע מכני" w:date="2026-10-11T12:04:40Z">
        <w:r w:rsidRPr="00132755">
          <w:rPr>
            <w:spacing w:val="-2"/>
            <w:rtl/>
          </w:rPr>
          <w:delText xml:space="preserve">אי </w:delText>
        </w:r>
      </w:del>
      <w:r w:rsidRPr="00132755">
        <w:rPr>
          <w:spacing w:val="-2"/>
          <w:rtl/>
        </w:rPr>
        <w:t xml:space="preserve">מצלח </w:t>
      </w:r>
      <w:ins w:id="93646" w:author="מנוע מכני" w:date="2026-10-11T12:04:40Z">
        <w:r>
          <w:rPr>
            <w:spacing w:val="-2"/>
            <w:rtl/>
          </w:rPr>
          <w:t xml:space="preserve">אם </w:t>
        </w:r>
      </w:ins>
      <w:del w:id="93647" w:author="מנוע מכני" w:date="2026-10-11T12:04:40Z">
        <w:r w:rsidRPr="00132755">
          <w:rPr>
            <w:spacing w:val="-2"/>
            <w:rtl/>
          </w:rPr>
          <w:delText xml:space="preserve">אי </w:delText>
        </w:r>
      </w:del>
      <w:r w:rsidRPr="00132755">
        <w:rPr>
          <w:spacing w:val="-2"/>
          <w:rtl/>
        </w:rPr>
        <w:t xml:space="preserve">לא</w:t>
      </w:r>
      <w:r w:rsidRPr="00132755">
        <w:rPr>
          <w:spacing w:val="-2"/>
          <w:rtl/>
        </w:rPr>
        <w:t xml:space="preserve"> מצלח. דיקא </w:t>
      </w:r>
      <w:ins w:id="91118" w:author="מנוע מכני" w:date="2026-10-11T12:04:40Z">
        <w:r>
          <w:rPr>
            <w:spacing w:val="-2"/>
            <w:rtl/>
          </w:rPr>
          <w:t xml:space="preserve">גם</w:t>
        </w:r>
      </w:ins>
      <w:del w:id="91119" w:author="מנוע מכני" w:date="2026-10-11T12:04:40Z">
        <w:r w:rsidRPr="00132755">
          <w:rPr>
            <w:spacing w:val="-2"/>
            <w:rtl/>
          </w:rPr>
          <w:delText xml:space="preserve">נמי</w:delText>
        </w:r>
      </w:del>
      <w:r>
        <w:rPr>
          <w:spacing w:val="-2"/>
          <w:rtl/>
        </w:rPr>
        <w:t xml:space="preserve">, ד'</w:t>
      </w:r>
      <w:r>
        <w:rPr>
          <w:rStyle w:val="afffff0"/>
          <w:spacing w:val="-2"/>
          <w:rtl/>
          <w:rPrChange w:id="9021" w:author="מנוע פסוקים" w:date="2026-10-11T09:24:13Z">
            <w:rPr>
              <w:spacing w:val="-2"/>
              <w:rtl/>
            </w:rPr>
          </w:rPrChange>
        </w:rPr>
        <w:t xml:space="preserve">לך והכית בפלשתים והושעת את קעילה</w:t>
      </w:r>
      <w:r>
        <w:rPr>
          <w:spacing w:val="-2"/>
          <w:rtl/>
        </w:rPr>
        <w:t xml:space="preserve">, </w:t>
      </w:r>
      <w:ins w:id="90260" w:author="מנוע מכני" w:date="2026-10-11T12:04:40Z">
        <w:r>
          <w:rPr>
            <w:spacing w:val="-2"/>
            <w:rtl/>
          </w:rPr>
          <w:t xml:space="preserve">ש"מ</w:t>
        </w:r>
      </w:ins>
      <w:del w:id="90261" w:author="מנוע מכני" w:date="2026-10-11T12:04:40Z">
        <w:r w:rsidRPr="00132755">
          <w:rPr>
            <w:spacing w:val="-2"/>
            <w:rtl/>
          </w:rPr>
          <w:delText xml:space="preserve">שמע מינה</w:delText>
        </w:r>
      </w:del>
      <w:r w:rsidRPr="00132755">
        <w:rPr>
          <w:spacing w:val="-2"/>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295" w:author="קלוד" w:date="2026-10-11T09:07:28Z"/>
        </w:rPr>
      </w:pPr>
      <w:ins w:id="20294" w:author="קלוד" w:date="2026-10-11T09:07:28Z">
        <w:r>
          <w:t xml:space="preserve">משנה ד</w:t>
        </w:r>
      </w:ins>
    </w:p>
    <w:p w:rsidR="005851B8" w:rsidRPr="00E62A50" w:rsidRDefault="005851B8" w:rsidP="005851B8">
      <w:pPr>
        <w:pStyle w:val="afff9"/>
        <w:rPr>
          <w:del w:id="20129" w:author="קלוד" w:date="2026-10-11T09:07:28Z"/>
          <w:rStyle w:val="afffe"/>
          <w:rFonts w:ascii="Fb Fontext" w:hAnsi="Fb Fontext"/>
          <w:bCs w:val="0"/>
          <w:sz w:val="20"/>
          <w:rtl/>
        </w:rPr>
      </w:pPr>
      <w:del w:id="20128"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rFonts w:ascii="Fb Fontext" w:hAnsi="Fb Fontext"/>
          <w:bCs w:val="0"/>
          <w:sz w:val="20"/>
          <w:rtl/>
        </w:rPr>
        <w:pPrChange w:id="90025" w:author="קלוד" w:date="2026-10-11T12:09:42Z">
          <w:pPr>
            <w:pStyle w:val="afff9"/>
          </w:pPr>
        </w:pPrChange>
      </w:pPr>
      <w:r w:rsidRPr="00E62A50">
        <w:rPr>
          <w:rStyle w:val="afffe"/>
          <w:rFonts w:ascii="Fb Fontext" w:hAnsi="Fb Fontext"/>
          <w:bCs w:val="0"/>
          <w:rtl/>
          <w:rPrChange w:id="40033" w:author="Claude" w:date="2026-10-11T09:07:36Z">
            <w:rPr>
              <w:rStyle w:val="afffe"/>
              <w:rFonts w:ascii="Fb Fontext" w:hAnsi="Fb Fontext"/>
              <w:bCs w:val="0"/>
              <w:sz w:val="20"/>
              <w:rtl/>
            </w:rPr>
          </w:rPrChange>
        </w:rPr>
        <w:t xml:space="preserve">מי שישב בדרך ועמד וראה הרי </w:t>
      </w:r>
      <w:r w:rsidRPr="00E62A50">
        <w:rPr>
          <w:rStyle w:val="afffe"/>
          <w:rFonts w:ascii="Fb Fontext" w:hAnsi="Fb Fontext" w:hint="cs"/>
          <w:bCs w:val="0"/>
          <w:rtl/>
          <w:rPrChange w:id="40034" w:author="Claude" w:date="2026-10-11T09:07:36Z">
            <w:rPr>
              <w:rStyle w:val="afffe"/>
              <w:rFonts w:ascii="Fb Fontext" w:hAnsi="Fb Fontext" w:hint="cs"/>
              <w:bCs w:val="0"/>
              <w:sz w:val="20"/>
              <w:rtl/>
            </w:rPr>
          </w:rPrChange>
        </w:rPr>
        <w:t>ה</w:t>
      </w:r>
      <w:r w:rsidRPr="00E62A50">
        <w:rPr>
          <w:rStyle w:val="afffe"/>
          <w:rFonts w:ascii="Fb Fontext" w:hAnsi="Fb Fontext"/>
          <w:bCs w:val="0"/>
          <w:rtl/>
          <w:rPrChange w:id="40035" w:author="Claude" w:date="2026-10-11T09:07:36Z">
            <w:rPr>
              <w:rStyle w:val="afffe"/>
              <w:rFonts w:ascii="Fb Fontext" w:hAnsi="Fb Fontext"/>
              <w:bCs w:val="0"/>
              <w:sz w:val="20"/>
              <w:rtl/>
            </w:rPr>
          </w:rPrChange>
        </w:rPr>
        <w:t>וא סמוך לעי</w:t>
      </w:r>
      <w:r w:rsidRPr="00E62A50">
        <w:rPr>
          <w:rStyle w:val="afffe"/>
          <w:rFonts w:ascii="Fb Fontext" w:hAnsi="Fb Fontext" w:hint="cs"/>
          <w:bCs w:val="0"/>
          <w:rtl/>
          <w:rPrChange w:id="40036" w:author="Claude" w:date="2026-10-11T09:07:36Z">
            <w:rPr>
              <w:rStyle w:val="afffe"/>
              <w:rFonts w:ascii="Fb Fontext" w:hAnsi="Fb Fontext" w:hint="cs"/>
              <w:bCs w:val="0"/>
              <w:sz w:val="20"/>
              <w:rtl/>
            </w:rPr>
          </w:rPrChange>
        </w:rPr>
        <w:t>ר לר</w:t>
      </w:r>
      <w:r w:rsidRPr="00E62A50">
        <w:rPr>
          <w:rStyle w:val="afffe"/>
          <w:rFonts w:ascii="Fb Fontext" w:hAnsi="Fb Fontext"/>
          <w:bCs w:val="0"/>
          <w:rtl/>
          <w:rPrChange w:id="40037" w:author="Claude" w:date="2026-10-11T09:07:36Z">
            <w:rPr>
              <w:rStyle w:val="afffe"/>
              <w:rFonts w:ascii="Fb Fontext" w:hAnsi="Fb Fontext"/>
              <w:bCs w:val="0"/>
              <w:sz w:val="20"/>
              <w:rtl/>
            </w:rPr>
          </w:rPrChange>
        </w:rPr>
        <w:t>"</w:t>
      </w:r>
      <w:r w:rsidRPr="00E62A50">
        <w:rPr>
          <w:rStyle w:val="afffe"/>
          <w:rFonts w:ascii="Fb Fontext" w:hAnsi="Fb Fontext" w:hint="cs"/>
          <w:bCs w:val="0"/>
          <w:rtl/>
          <w:rPrChange w:id="40038" w:author="Claude" w:date="2026-10-11T09:07:36Z">
            <w:rPr>
              <w:rStyle w:val="afffe"/>
              <w:rFonts w:ascii="Fb Fontext" w:hAnsi="Fb Fontext" w:hint="cs"/>
              <w:bCs w:val="0"/>
              <w:sz w:val="20"/>
              <w:rtl/>
            </w:rPr>
          </w:rPrChange>
        </w:rPr>
        <w:t xml:space="preserve">מ: </w:t>
      </w:r>
      <w:r w:rsidRPr="00E62A50">
        <w:rPr>
          <w:rStyle w:val="afffe"/>
          <w:rFonts w:ascii="Fb Fontext" w:hAnsi="Fb Fontext"/>
          <w:bCs w:val="0"/>
          <w:rtl/>
          <w:rPrChange w:id="40039" w:author="Claude" w:date="2026-10-11T09:07:36Z">
            <w:rPr>
              <w:rStyle w:val="afffe"/>
              <w:rFonts w:ascii="Fb Fontext" w:hAnsi="Fb Fontext"/>
              <w:bCs w:val="0"/>
              <w:sz w:val="20"/>
              <w:rtl/>
            </w:rPr>
          </w:rPrChange>
        </w:rPr>
        <w:t>הואיל ולא היתה כוונתו לכך לא יכנס</w:t>
      </w:r>
    </w:p>
    <w:p w:rsidR="005851B8" w:rsidRPr="00E62A50" w:rsidRDefault="005851B8" w:rsidP="005851B8">
      <w:pPr>
        <w:pStyle w:val="afff9"/>
        <w:rPr>
          <w:rtl/>
        </w:rPr>
      </w:pPr>
      <w:r w:rsidRPr="00E62A50">
        <w:rPr>
          <w:rStyle w:val="afffe"/>
          <w:rFonts w:ascii="Fb Fontext" w:hAnsi="Fb Fontext"/>
          <w:bCs w:val="0"/>
          <w:rtl/>
          <w:rPrChange w:id="40040" w:author="Claude" w:date="2026-10-11T09:07:36Z">
            <w:rPr>
              <w:rStyle w:val="afffe"/>
              <w:rFonts w:ascii="Fb Fontext" w:hAnsi="Fb Fontext"/>
              <w:bCs w:val="0"/>
              <w:sz w:val="20"/>
              <w:rtl/>
            </w:rPr>
          </w:rPrChange>
        </w:rPr>
        <w:t>רבי יהודה אומר: יכנס. [אנן סהדי</w:t>
      </w:r>
      <w:r w:rsidRPr="00E62A50">
        <w:rPr>
          <w:rStyle w:val="afffe"/>
          <w:rFonts w:ascii="Fb Fontext" w:hAnsi="Fb Fontext" w:hint="cs"/>
          <w:bCs w:val="0"/>
          <w:rtl/>
          <w:rPrChange w:id="40041" w:author="Claude" w:date="2026-10-11T09:07:36Z">
            <w:rPr>
              <w:rStyle w:val="afffe"/>
              <w:rFonts w:ascii="Fb Fontext" w:hAnsi="Fb Fontext" w:hint="cs"/>
              <w:bCs w:val="0"/>
              <w:sz w:val="20"/>
              <w:rtl/>
            </w:rPr>
          </w:rPrChange>
        </w:rPr>
        <w:t>]</w:t>
      </w:r>
      <w:r w:rsidRPr="00E62A50">
        <w:rPr>
          <w:rStyle w:val="afffe"/>
          <w:rFonts w:ascii="Fb Fontext" w:hAnsi="Fb Fontext"/>
          <w:bCs w:val="0"/>
          <w:rtl/>
          <w:rPrChange w:id="40042" w:author="Claude" w:date="2026-10-11T09:07:36Z">
            <w:rPr>
              <w:rStyle w:val="afffe"/>
              <w:rFonts w:ascii="Fb Fontext" w:hAnsi="Fb Fontext"/>
              <w:bCs w:val="0"/>
              <w:sz w:val="20"/>
              <w:rtl/>
            </w:rPr>
          </w:rPrChange>
        </w:rPr>
        <w:t xml:space="preserve"> אמר רבי יהודה: מעשה היה ונכנס רבי טרפון בלא מתכוין</w:t>
      </w:r>
      <w:r w:rsidRPr="00E62A50">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529" w:author="מנוע מכני" w:date="2026-10-11T12:04:40Z"/>
        </w:rPr>
      </w:pPr>
      <w:r w:rsidRPr="006F178A">
        <w:t xml:space="preserve">תניא</w:t>
      </w:r>
      <w:r w:rsidRPr="006F178A">
        <w:t xml:space="preserve">, </w:t>
      </w:r>
      <w:r w:rsidRPr="006F178A">
        <w:t xml:space="preserve">אמר</w:t>
      </w:r>
      <w:r w:rsidRPr="006F178A">
        <w:t xml:space="preserve"> ר"י:</w:t>
      </w:r>
    </w:p>
    <w:p w:rsidR="005851B8" w:rsidRPr="006F178A" w:rsidRDefault="005851B8" w:rsidP="005851B8">
      <w:pPr>
        <w:rPr>
          <w:rtl/>
        </w:rPr>
      </w:pPr>
      <w:del w:id="95530" w:author="מנוע מכני" w:date="2026-10-11T12:04:40Z">
        <w:r w:rsidRPr="006F178A">
          <w:rPr>
            <w:rFonts w:ascii="Fb Fontext" w:hAnsi="Fb Fontext"/>
            <w:rtl/>
          </w:rPr>
          <w:delText xml:space="preserve"> </w:delText>
        </w:r>
      </w:del>
      <w:r w:rsidRPr="006F178A">
        <w:rPr>
          <w:rFonts w:ascii="Fb Fontext" w:hAnsi="Fb Fontext"/>
          <w:rtl/>
        </w:rPr>
        <w:t xml:space="preserve">מעשה ברבי טרפון שהיה מהלך בדרך וחשכה לו, </w:t>
      </w:r>
      <w:ins w:id="94382" w:author="מנוע מכני" w:date="2026-10-11T12:04:40Z">
        <w:r>
          <w:rPr>
            <w:rFonts w:ascii="Fb Fontext" w:hAnsi="Fb Fontext"/>
            <w:rtl/>
          </w:rPr>
          <w:t xml:space="preserve">ולנו</w:t>
        </w:r>
      </w:ins>
      <w:del w:id="94383" w:author="מנוע מכני" w:date="2026-10-11T12:04:40Z">
        <w:r w:rsidRPr="006F178A">
          <w:rPr>
            <w:rFonts w:ascii="Fb Fontext" w:hAnsi="Fb Fontext"/>
            <w:rtl/>
          </w:rPr>
          <w:delText xml:space="preserve">ולן</w:delText>
        </w:r>
      </w:del>
      <w:r w:rsidRPr="006F178A">
        <w:rPr>
          <w:rFonts w:ascii="Fb Fontext" w:hAnsi="Fb Fontext"/>
          <w:rtl/>
        </w:rPr>
        <w:t xml:space="preserve"> חוץ לעיר. לשחרית מצאוהו רועי בקר, אמרו לו: </w:t>
      </w:r>
      <w:r w:rsidRPr="006F178A">
        <w:rPr>
          <w:rStyle w:val="2fb"/>
          <w:rFonts w:ascii="Fb Fontext" w:hAnsi="Fb Fontext"/>
          <w:rtl/>
        </w:rPr>
        <w:t xml:space="preserve">רבי</w:t>
      </w:r>
      <w:r w:rsidRPr="006F178A">
        <w:rPr>
          <w:rFonts w:ascii="Fb Fontext" w:hAnsi="Fb Fontext"/>
          <w:rtl/>
        </w:rPr>
        <w:t xml:space="preserve">, הרי העיר לפניך, הכנס נכנס וישב בבית המדרש, ודרש כל היום כולו.</w:t>
      </w:r>
    </w:p>
    <w:p w:rsidR="005851B8" w:rsidRPr="006F178A" w:rsidRDefault="005851B8" w:rsidP="005851B8">
      <w:pPr>
        <w:rPr>
          <w:rtl/>
        </w:rPr>
      </w:pPr>
      <w:r w:rsidRPr="006F178A">
        <w:rPr>
          <w:rtl/>
        </w:rPr>
        <w:t xml:space="preserve">א"ל</w:t>
      </w:r>
      <w:r w:rsidRPr="006F178A">
        <w:rPr>
          <w:rtl/>
        </w:rPr>
        <w:t xml:space="preserve"> </w:t>
      </w:r>
      <w:r w:rsidRPr="006F178A">
        <w:rPr>
          <w:rStyle w:val="2fb"/>
          <w:rtl/>
        </w:rPr>
        <w:t xml:space="preserve">ר"ע</w:t>
      </w:r>
      <w:r w:rsidRPr="006F178A">
        <w:rPr>
          <w:rtl/>
        </w:rPr>
        <w:t xml:space="preserve"> משם ראייה. שמא בלבו היתה, או בית המדרש מובלע בתוך תחומו היה.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מה.</w:t>
      </w:r>
    </w:p>
    <w:p>
      <w:pPr>
        <w:pStyle w:val="MishnaBatzad"/>
        <w:rPr>
          <w:ins w:id="20297" w:author="קלוד" w:date="2026-10-11T09:07:28Z"/>
        </w:rPr>
      </w:pPr>
      <w:ins w:id="20296" w:author="קלוד" w:date="2026-10-11T09:07:28Z">
        <w:r>
          <w:t xml:space="preserve">משנה ה</w:t>
        </w:r>
      </w:ins>
    </w:p>
    <w:p w:rsidR="005851B8" w:rsidRPr="00E62A50" w:rsidRDefault="005851B8" w:rsidP="005851B8">
      <w:pPr>
        <w:pStyle w:val="afff9"/>
        <w:spacing w:before="120"/>
        <w:rPr>
          <w:rtl/>
        </w:rPr>
        <w:pPrChange w:id="90026" w:author="קלוד" w:date="2026-10-11T12:09:42Z">
          <w:pPr>
            <w:pStyle w:val="afff9"/>
          </w:pPr>
        </w:pPrChange>
      </w:pPr>
      <w:r w:rsidRPr="00E62A50">
        <w:rPr>
          <w:rFonts w:hint="cs"/>
          <w:rtl/>
          <w:rPrChange w:id="40043" w:author="Claude" w:date="2026-10-11T09:07:36Z">
            <w:rPr>
              <w:rFonts w:hint="cs"/>
              <w:sz w:val="20"/>
              <w:rtl/>
            </w:rPr>
          </w:rPrChange>
        </w:rPr>
        <w:t xml:space="preserve">מה: </w:t>
      </w:r>
      <w:r w:rsidRPr="00E62A50">
        <w:rPr>
          <w:rtl/>
          <w:rPrChange w:id="40044" w:author="Claude" w:date="2026-10-11T09:07:36Z">
            <w:rPr>
              <w:sz w:val="20"/>
              <w:rtl/>
            </w:rPr>
          </w:rPrChange>
        </w:rPr>
        <w:t>משנה.</w:t>
      </w:r>
    </w:p>
    <w:p w:rsidR="005851B8" w:rsidRPr="00E62A50" w:rsidRDefault="005851B8" w:rsidP="005851B8">
      <w:pPr>
        <w:pStyle w:val="afff9"/>
        <w:rPr>
          <w:rtl/>
        </w:rPr>
      </w:pPr>
      <w:r w:rsidRPr="00E62A50">
        <w:rPr>
          <w:rtl/>
        </w:rPr>
        <w:t>מי שישן בדרך ולא ידע שחשיכה - יש לו אלפים אמה לכל רוח, דברי רי"ו בן נורי.</w:t>
      </w:r>
    </w:p>
    <w:p w:rsidR="005851B8" w:rsidRPr="00E62A50" w:rsidRDefault="005851B8" w:rsidP="005851B8">
      <w:pPr>
        <w:pStyle w:val="afff9"/>
        <w:rPr>
          <w:rtl/>
        </w:rPr>
      </w:pPr>
      <w:r>
        <w:rPr>
          <w:rtl/>
        </w:rPr>
        <w:t xml:space="preserve">ו</w:t>
      </w:r>
      <w:r>
        <w:rPr>
          <w:rStyle w:val="TanaimMishna"/>
          <w:rtl/>
          <w:rPrChange w:id="20025" w:author="קלוד" w:date="2026-10-11T09:07:28Z">
            <w:rPr>
              <w:rtl/>
            </w:rPr>
          </w:rPrChange>
        </w:rPr>
        <w:t xml:space="preserve">חכמים</w:t>
      </w:r>
      <w:r>
        <w:rPr>
          <w:rtl/>
        </w:rPr>
        <w:t xml:space="preserve"> אומרים</w:t>
      </w:r>
      <w:r>
        <w:rPr>
          <w:rStyle w:val="TanaimMishna"/>
          <w:rtl/>
          <w:rPrChange w:id="98105" w:author="Claude" w:date="2026-10-11T09:07:58Z">
            <w:rPr>
              <w:rtl/>
            </w:rPr>
          </w:rPrChange>
        </w:rPr>
        <w:t xml:space="preserve">:</w:t>
      </w:r>
      <w:r>
        <w:rPr>
          <w:rtl/>
        </w:rPr>
        <w:t xml:space="preserve"> אין לו אלא ארבע אמות. </w:t>
      </w:r>
      <w:r>
        <w:rPr>
          <w:rStyle w:val="TanaimMishna"/>
          <w:rtl/>
          <w:rPrChange w:id="20024" w:author="קלוד" w:date="2026-10-11T09:07:28Z">
            <w:rPr>
              <w:rtl/>
            </w:rPr>
          </w:rPrChange>
        </w:rPr>
        <w:t xml:space="preserve">רבי אליעזר</w:t>
      </w:r>
      <w:r>
        <w:rPr>
          <w:rtl/>
        </w:rPr>
        <w:t xml:space="preserve"> אומר</w:t>
      </w:r>
      <w:r>
        <w:rPr>
          <w:rStyle w:val="TanaimMishna"/>
          <w:rtl/>
          <w:rPrChange w:id="98104" w:author="Claude" w:date="2026-10-11T09:07:58Z">
            <w:rPr>
              <w:rtl/>
            </w:rPr>
          </w:rPrChange>
        </w:rPr>
        <w:t xml:space="preserve">:</w:t>
      </w:r>
      <w:r>
        <w:rPr>
          <w:rtl/>
        </w:rPr>
        <w:t xml:space="preserve"> והוא באמצען.</w:t>
      </w:r>
    </w:p>
    <w:p w:rsidR="005851B8" w:rsidRPr="00E62A50" w:rsidRDefault="005851B8" w:rsidP="005851B8">
      <w:pPr>
        <w:pStyle w:val="afff9"/>
        <w:rPr>
          <w:rtl/>
        </w:rPr>
      </w:pPr>
      <w:r>
        <w:rPr>
          <w:rStyle w:val="TanaimMishna"/>
          <w:rtl/>
          <w:rPrChange w:id="20027" w:author="קלוד" w:date="2026-10-11T09:07:28Z">
            <w:rPr>
              <w:rtl/>
            </w:rPr>
          </w:rPrChange>
        </w:rPr>
        <w:t xml:space="preserve">רבי יהודה</w:t>
      </w:r>
      <w:r>
        <w:rPr>
          <w:rtl/>
        </w:rPr>
        <w:t xml:space="preserve"> אומר</w:t>
      </w:r>
      <w:r>
        <w:rPr>
          <w:rStyle w:val="TanaimMishna"/>
          <w:rtl/>
          <w:rPrChange w:id="98106" w:author="Claude" w:date="2026-10-11T09:07:58Z">
            <w:rPr>
              <w:rtl/>
            </w:rPr>
          </w:rPrChange>
        </w:rPr>
        <w:t xml:space="preserve">:</w:t>
      </w:r>
      <w:r>
        <w:rPr>
          <w:rtl/>
        </w:rPr>
        <w:t xml:space="preserve"> לאיזה רוח שירצה ילך. ומודה </w:t>
      </w:r>
      <w:r>
        <w:rPr>
          <w:rStyle w:val="TanaimMishna"/>
          <w:rtl/>
          <w:rPrChange w:id="20026" w:author="קלוד" w:date="2026-10-11T09:07:28Z">
            <w:rPr>
              <w:rtl/>
            </w:rPr>
          </w:rPrChange>
        </w:rPr>
        <w:t xml:space="preserve">רבי יהודה</w:t>
      </w:r>
      <w:r>
        <w:rPr>
          <w:rtl/>
        </w:rPr>
        <w:t xml:space="preserve">, שאם בירר לו - שאינו יכול לחזור </w:t>
      </w:r>
      <w:r w:rsidRPr="00E62A50">
        <w:rPr>
          <w:rFonts w:hint="cs"/>
          <w:rtl/>
        </w:rPr>
        <w:t>בו</w:t>
      </w:r>
      <w:r w:rsidRPr="00E62A50">
        <w:rPr>
          <w:rtl/>
        </w:rPr>
        <w:t>היו שנים, מקצת אמותיו של זה בתוך אמותיו של זה - מביאין ואוכלין באמצע.</w:t>
      </w:r>
    </w:p>
    <w:p w:rsidR="005851B8" w:rsidRPr="00E62A50" w:rsidRDefault="005851B8" w:rsidP="005851B8">
      <w:pPr>
        <w:pStyle w:val="afff9"/>
        <w:rPr>
          <w:rtl/>
        </w:rPr>
      </w:pPr>
      <w:r w:rsidRPr="00E62A50">
        <w:rPr>
          <w:rtl/>
        </w:rPr>
        <w:t>ובלבד שלא יוציא זה מתוך שלו לתוך של חבירו.</w:t>
      </w:r>
    </w:p>
    <w:p w:rsidR="005851B8" w:rsidRPr="00E62A50" w:rsidRDefault="005851B8" w:rsidP="005851B8">
      <w:pPr>
        <w:pStyle w:val="afff9"/>
        <w:rPr>
          <w:rtl/>
        </w:rPr>
      </w:pPr>
      <w:r w:rsidRPr="00E62A50">
        <w:rPr>
          <w:rtl/>
        </w:rPr>
        <w:t>היו שלשה, והאמצעי מובלע ביניהן - הוא מותר עמהן, והן מותרין עמו, ושנים החיצונים אסורין זה עם זה.</w:t>
      </w:r>
    </w:p>
    <w:p w:rsidR="005851B8" w:rsidRPr="002D26EF" w:rsidRDefault="005851B8" w:rsidP="002D26EF">
      <w:pPr>
        <w:pStyle w:val="afff9"/>
        <w:rPr>
          <w:rtl/>
        </w:rPr>
      </w:pPr>
      <w:r w:rsidRPr="002D26EF">
        <w:rPr>
          <w:rtl/>
        </w:rPr>
        <w:t>א"ר שמעון: למה הדבר דומה לשלש חצירות הפתוחות זו לזו, ופתוחות לרשות הרבים. עירבו שתים עם האמצעית - היא מותרת עמהן והם מותרות עמה, ושתים החיצונות אסורות זו עם זו.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37" w:author="קלוד" w:date="2026-10-11T12:24:08Z"/>
        </w:rPr>
      </w:pPr>
      <w:ins w:id="90438" w:author="קלוד" w:date="2026-10-11T12:24:08Z">
        <w:r>
          <w:rPr>
            <w:color w:val="7B3F00"/>
          </w:rPr>
          <w:t xml:space="preserve">ישן בדרך - האם קנה שביתה, לר"י בן נורי</w:t>
        </w:r>
      </w:ins>
    </w:p>
    <w:p w:rsidR="005851B8" w:rsidRPr="006F178A" w:rsidRDefault="005851B8" w:rsidP="005851B8">
      <w:pPr>
        <w:rPr>
          <w:rtl/>
        </w:rPr>
      </w:pPr>
      <w:r w:rsidRPr="006F178A">
        <w:rPr>
          <w:rStyle w:val="2fb"/>
          <w:rFonts w:ascii="Fb Fontext" w:hAnsi="Fb Fontext"/>
          <w:rtl/>
        </w:rPr>
        <w:t xml:space="preserve">וריב"נ</w:t>
      </w:r>
      <w:r w:rsidRPr="006F178A">
        <w:rPr>
          <w:rFonts w:ascii="Fb Fontext" w:hAnsi="Fb Fontext"/>
          <w:rtl/>
        </w:rPr>
        <w:t xml:space="preserve"> </w:t>
      </w:r>
      <w:ins w:id="93970" w:author="מנוע מכני" w:date="2026-10-11T12:04:40Z">
        <w:r>
          <w:rPr>
            <w:rFonts w:ascii="Fb Fontext" w:hAnsi="Fb Fontext"/>
            <w:rtl/>
          </w:rPr>
          <w:t xml:space="preserve">סבר</w:t>
        </w:r>
      </w:ins>
      <w:del w:id="93971" w:author="מנוע מכני" w:date="2026-10-11T12:04:40Z">
        <w:r w:rsidRPr="006F178A">
          <w:rPr>
            <w:rFonts w:ascii="Fb Fontext" w:hAnsi="Fb Fontext"/>
            <w:rtl/>
          </w:rPr>
          <w:delText xml:space="preserve">ס"ל</w:delText>
        </w:r>
      </w:del>
      <w:r w:rsidRPr="006F178A">
        <w:rPr>
          <w:rFonts w:ascii="Fb Fontext" w:hAnsi="Fb Fontext"/>
          <w:rtl/>
        </w:rPr>
        <w:t xml:space="preserve"> דחפצי הפקר קונין שביתה </w:t>
      </w:r>
      <w:ins w:id="91120" w:author="מנוע מכני" w:date="2026-10-11T12:04:40Z">
        <w:r>
          <w:rPr>
            <w:rFonts w:ascii="Fb Fontext" w:hAnsi="Fb Fontext"/>
            <w:b/>
            <w:bCs/>
            <w:rtl/>
          </w:rPr>
          <w:t xml:space="preserve">וחלקו</w:t>
        </w:r>
      </w:ins>
      <w:del w:id="91121" w:author="מנוע מכני" w:date="2026-10-11T12:04:40Z">
        <w:r w:rsidRPr="006F178A">
          <w:rPr>
            <w:rFonts w:ascii="Fb Fontext" w:hAnsi="Fb Fontext"/>
            <w:b/>
            <w:bCs/>
            <w:rtl/>
          </w:rPr>
          <w:delText xml:space="preserve">ופליגי</w:delText>
        </w:r>
      </w:del>
      <w:r w:rsidRPr="006F178A">
        <w:rPr>
          <w:rFonts w:ascii="Fb Fontext" w:hAnsi="Fb Fontext"/>
          <w:rtl/>
        </w:rPr>
        <w:t xml:space="preserve"> רבנן </w:t>
      </w:r>
      <w:ins w:id="92484" w:author="מנוע מכני" w:date="2026-10-11T12:04:40Z">
        <w:r>
          <w:rPr>
            <w:rFonts w:ascii="Fb Fontext" w:hAnsi="Fb Fontext"/>
            <w:rtl/>
          </w:rPr>
          <w:t xml:space="preserve">עליו</w:t>
        </w:r>
      </w:ins>
      <w:del w:id="92485" w:author="מנוע מכני" w:date="2026-10-11T12:04:40Z">
        <w:r w:rsidRPr="006F178A">
          <w:rPr>
            <w:rFonts w:ascii="Fb Fontext" w:hAnsi="Fb Fontext"/>
            <w:rtl/>
          </w:rPr>
          <w:delText xml:space="preserve">עליה</w:delText>
        </w:r>
      </w:del>
      <w:r w:rsidRPr="006F178A">
        <w:rPr>
          <w:rFonts w:ascii="Fb Fontext" w:hAnsi="Fb Fontext"/>
          <w:rtl/>
        </w:rPr>
        <w:t xml:space="preserve"> גם באדם ולהודיע כוחן דקמ"ל דישן </w:t>
      </w:r>
      <w:ins w:id="91122" w:author="מנוע מכני" w:date="2026-10-11T12:04:40Z">
        <w:r>
          <w:rPr>
            <w:rFonts w:ascii="Fb Fontext" w:hAnsi="Fb Fontext"/>
            <w:rtl/>
          </w:rPr>
          <w:t xml:space="preserve">לא</w:t>
        </w:r>
      </w:ins>
      <w:del w:id="91123" w:author="מנוע מכני" w:date="2026-10-11T12:04:40Z">
        <w:r w:rsidRPr="006F178A">
          <w:rPr>
            <w:rFonts w:ascii="Fb Fontext" w:hAnsi="Fb Fontext"/>
            <w:rtl/>
          </w:rPr>
          <w:delText xml:space="preserve">לאו</w:delText>
        </w:r>
      </w:del>
      <w:r w:rsidRPr="006F178A">
        <w:rPr>
          <w:rFonts w:ascii="Fb Fontext" w:hAnsi="Fb Fontext"/>
          <w:rtl/>
        </w:rPr>
        <w:t xml:space="preserve"> כניעור.</w:t>
      </w:r>
    </w:p>
    <w:p w:rsidR="005851B8" w:rsidRDefault="005851B8" w:rsidP="005851B8">
      <w:pPr>
        <w:rPr>
          <w:rtl/>
        </w:rPr>
      </w:pPr>
      <w:r w:rsidRPr="006F178A">
        <w:rPr>
          <w:rtl/>
        </w:rPr>
        <w:t xml:space="preserve">[ולא </w:t>
      </w:r>
      <w:r>
        <w:rPr>
          <w:rtl/>
        </w:rPr>
        <w:t>אמרי'</w:t>
      </w:r>
      <w:r w:rsidRPr="006F178A">
        <w:rPr>
          <w:rtl/>
        </w:rPr>
        <w:t xml:space="preserve"> </w:t>
      </w:r>
      <w:ins w:id="93972" w:author="מנוע מכני" w:date="2026-10-11T12:04:40Z">
        <w:r>
          <w:rPr>
            <w:rtl/>
          </w:rPr>
          <w:t xml:space="preserve">סבר</w:t>
        </w:r>
      </w:ins>
      <w:del w:id="93973" w:author="מנוע מכני" w:date="2026-10-11T12:04:40Z">
        <w:r w:rsidRPr="006F178A">
          <w:rPr>
            <w:rtl/>
          </w:rPr>
          <w:delText xml:space="preserve">ס"ל</w:delText>
        </w:r>
      </w:del>
      <w:r w:rsidRPr="006F178A">
        <w:rPr>
          <w:rtl/>
        </w:rPr>
        <w:t xml:space="preserve"> דאין קונין שביתה ורק באדם </w:t>
      </w:r>
      <w:r>
        <w:rPr>
          <w:rtl/>
        </w:rPr>
        <w:t>אמרי'</w:t>
      </w:r>
      <w:r w:rsidRPr="006F178A">
        <w:rPr>
          <w:rtl/>
        </w:rPr>
        <w:t xml:space="preserve"> ישן כניעור]</w:t>
      </w:r>
    </w:p>
    <w:p w:rsidR="005851B8" w:rsidRPr="006061D7" w:rsidRDefault="005851B8" w:rsidP="005851B8">
      <w:pPr>
        <w:rPr>
          <w:rtl/>
        </w:rPr>
      </w:pPr>
      <w:r w:rsidRPr="006061D7">
        <w:rPr>
          <w:rtl/>
        </w:rPr>
        <w:lastRenderedPageBreak/>
        <w:t xml:space="preserve">א. מהא דבמתני' </w:t>
      </w:r>
      <w:ins w:id="94566" w:author="מנוע מכני" w:date="2026-10-11T12:04:40Z">
        <w:r>
          <w:rPr>
            <w:rtl/>
          </w:rPr>
          <w:t xml:space="preserve">ישנו</w:t>
        </w:r>
      </w:ins>
      <w:del w:id="94567" w:author="מנוע מכני" w:date="2026-10-11T12:04:40Z">
        <w:r w:rsidRPr="006061D7">
          <w:rPr>
            <w:rtl/>
          </w:rPr>
          <w:lastRenderedPageBreak/>
          <w:delText xml:space="preserve">איתא</w:delText>
        </w:r>
      </w:del>
      <w:r w:rsidRPr="006061D7">
        <w:rPr>
          <w:rtl/>
        </w:rPr>
        <w:lastRenderedPageBreak/>
        <w:t xml:space="preserve"> דבור של של יחיד כרגלי יחיד ושל אותה העיר כרגלי אותה העיר, ושל עולי בבל- כרגלי הממלא. ומאידך </w:t>
      </w:r>
      <w:r w:rsidRPr="006061D7">
        <w:rPr>
          <w:rtl/>
        </w:rPr>
        <w:lastRenderedPageBreak/>
        <w:t xml:space="preserve">תניא</w:t>
      </w:r>
      <w:r w:rsidRPr="006061D7">
        <w:rPr>
          <w:rtl/>
        </w:rPr>
        <w:lastRenderedPageBreak/>
        <w:t xml:space="preserve">: בור של שבטים יש להן אלפים אמה לכל רוח והיינו </w:t>
      </w:r>
      <w:r w:rsidRPr="006061D7">
        <w:rPr>
          <w:rStyle w:val="2fb"/>
          <w:rtl/>
        </w:rPr>
        <w:lastRenderedPageBreak/>
        <w:t xml:space="preserve">כריב"נ</w:t>
      </w:r>
      <w:r w:rsidRPr="006061D7">
        <w:rPr>
          <w:rtl/>
        </w:rPr>
        <w:lastRenderedPageBreak/>
        <w:t xml:space="preserve"> דקנה שביתה, והך דכרגלי הממלא היינו כרבנן.</w:t>
      </w:r>
    </w:p>
    <w:p w:rsidR="005851B8" w:rsidRPr="006F178A" w:rsidRDefault="005851B8" w:rsidP="005851B8">
      <w:pPr>
        <w:rPr>
          <w:rtl/>
        </w:rPr>
      </w:pPr>
      <w:r w:rsidRPr="006F178A">
        <w:rPr>
          <w:rStyle w:val="afffe"/>
          <w:rFonts w:ascii="Fb Fontext" w:hAnsi="Fb Fontext"/>
          <w:b/>
          <w:rtl/>
        </w:rPr>
        <w:t>ב.</w:t>
      </w:r>
      <w:r w:rsidRPr="006F178A">
        <w:rPr>
          <w:rFonts w:ascii="Fb Fontext" w:hAnsi="Fb Fontext"/>
          <w:rtl/>
        </w:rPr>
        <w:t xml:space="preserve"> וכן יש להוכיח מאידך ברייתא דגשמים שירדו מעיו"ט יש להן אלפים אמה לכל רוח. ביו"ט - הרי הן כרגלי כל אדם.</w:t>
      </w:r>
    </w:p>
    <w:p w:rsidR="005851B8" w:rsidRPr="006F178A" w:rsidRDefault="005851B8" w:rsidP="005851B8">
      <w:pPr>
        <w:rPr>
          <w:rtl/>
        </w:rPr>
      </w:pPr>
      <w:ins w:id="93648" w:author="מנוע מכני" w:date="2026-10-11T12:04:40Z">
        <w:r>
          <w:rPr>
            <w:rtl/>
          </w:rPr>
          <w:t xml:space="preserve">ואם </w:t>
        </w:r>
      </w:ins>
      <w:del w:id="93649" w:author="מנוע מכני" w:date="2026-10-11T12:04:40Z">
        <w:r w:rsidRPr="006F178A">
          <w:rPr>
            <w:rtl/>
          </w:rPr>
          <w:delText xml:space="preserve">ואי </w:delText>
        </w:r>
      </w:del>
      <w:r w:rsidRPr="006F178A">
        <w:rPr>
          <w:rtl/>
        </w:rPr>
        <w:t xml:space="preserve">מיירי בגשמים הסמוכים לעיר שהם על דעת אנשי העיר למה יש להן אלפים אמה לכל רוח היה צריך להיות כרגלי אנשי אותה העיר.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מה:</w:t>
      </w:r>
    </w:p>
    <w:p>
      <w:pPr>
        <w:pStyle w:val="38"/>
        <w:rPr>
          <w:ins w:id="95531" w:author="מנוע מכני" w:date="2026-10-11T12:04:40Z"/>
        </w:rPr>
      </w:pPr>
      <w:r w:rsidRPr="006F178A">
        <w:t xml:space="preserve">אמר</w:t>
      </w:r>
      <w:r w:rsidRPr="006F178A">
        <w:t xml:space="preserve"> מר:</w:t>
      </w:r>
    </w:p>
    <w:p w:rsidR="005851B8" w:rsidRPr="006F178A" w:rsidRDefault="005851B8" w:rsidP="005851B8">
      <w:pPr>
        <w:rPr>
          <w:rStyle w:val="afffe"/>
          <w:rFonts w:ascii="Fb Fontext" w:hAnsi="Fb Fontext"/>
          <w:b/>
          <w:rtl/>
        </w:rPr>
      </w:pPr>
      <w:del w:id="95532" w:author="מנוע מכני" w:date="2026-10-11T12:04:40Z">
        <w:r w:rsidRPr="006F178A">
          <w:rPr>
            <w:rtl/>
          </w:rPr>
          <w:delText xml:space="preserve"> </w:delText>
        </w:r>
      </w:del>
      <w:r w:rsidRPr="006F178A">
        <w:rPr>
          <w:rtl/>
        </w:rPr>
        <w:t xml:space="preserve">ביום טוב - הרי הן כרגלי כל אדם. ולא </w:t>
      </w:r>
      <w:r>
        <w:rPr>
          <w:rtl/>
        </w:rPr>
        <w:t>אמרי'</w:t>
      </w:r>
      <w:r w:rsidRPr="006F178A">
        <w:rPr>
          <w:rtl/>
        </w:rPr>
        <w:t xml:space="preserve"> דליקני שביתה באוקיינוס </w:t>
      </w:r>
      <w:r>
        <w:rPr>
          <w:rtl/>
        </w:rPr>
        <w:t>אפי'</w:t>
      </w:r>
      <w:r w:rsidRPr="006F178A">
        <w:rPr>
          <w:rtl/>
        </w:rPr>
        <w:t xml:space="preserve"> </w:t>
      </w:r>
      <w:r w:rsidRPr="006F178A">
        <w:rPr>
          <w:rStyle w:val="2fb"/>
          <w:rtl/>
        </w:rPr>
        <w:t xml:space="preserve">לר"א</w:t>
      </w:r>
      <w:r w:rsidRPr="006F178A">
        <w:rPr>
          <w:rtl/>
        </w:rPr>
        <w:t xml:space="preserve"> דכל העולם מאוקיינוס שותה.</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דמיירי בעבים שנתקשרו מבועו"י </w:t>
      </w:r>
      <w:ins w:id="92486" w:author="מנוע מכני" w:date="2026-10-11T12:04:40Z">
        <w:r>
          <w:rPr>
            <w:rtl/>
          </w:rPr>
          <w:t xml:space="preserve">ויש</w:t>
        </w:r>
      </w:ins>
      <w:del w:id="92487" w:author="מנוע מכני" w:date="2026-10-11T12:04:40Z">
        <w:r w:rsidRPr="006F178A">
          <w:rPr>
            <w:rtl/>
          </w:rPr>
          <w:delText xml:space="preserve">ואית</w:delText>
        </w:r>
      </w:del>
      <w:r w:rsidRPr="006F178A">
        <w:rPr>
          <w:rtl/>
        </w:rPr>
        <w:t xml:space="preserve"> סימנא </w:t>
      </w:r>
      <w:ins w:id="90207" w:author="Claude - סמנטי" w:date="2026-10-11T12:19:31Z">
        <w:r>
          <w:rPr>
            <w:rtl/>
          </w:rPr>
          <w:t xml:space="preserve">בתוכם</w:t>
        </w:r>
      </w:ins>
      <w:del w:id="90208" w:author="Claude - סמנטי" w:date="2026-10-11T12:19:31Z">
        <w:r w:rsidRPr="006F178A">
          <w:rPr>
            <w:rtl/>
          </w:rPr>
          <w:delText xml:space="preserve">בגוייהו</w:delText>
        </w:r>
      </w:del>
      <w:r w:rsidRPr="006F178A">
        <w:rPr>
          <w:rtl/>
        </w:rPr>
        <w:t xml:space="preserve">.</w:t>
      </w:r>
    </w:p>
    <w:p w:rsidR="005851B8" w:rsidRPr="00132755" w:rsidRDefault="005851B8" w:rsidP="005851B8">
      <w:pPr>
        <w:rPr>
          <w:rStyle w:val="afffe"/>
          <w:rFonts w:ascii="Fb Fontext" w:hAnsi="Fb Fontext"/>
          <w:b/>
          <w:spacing w:val="-4"/>
          <w:rtl/>
        </w:rPr>
      </w:pPr>
      <w:r w:rsidRPr="00132755">
        <w:rPr>
          <w:rStyle w:val="afffe"/>
          <w:rFonts w:ascii="Fb Fontext" w:hAnsi="Fb Fontext"/>
          <w:b/>
          <w:spacing w:val="-4"/>
          <w:rtl/>
        </w:rPr>
        <w:t>ב.</w:t>
      </w:r>
      <w:r w:rsidRPr="00132755">
        <w:rPr>
          <w:spacing w:val="-4"/>
          <w:rtl/>
        </w:rPr>
        <w:t xml:space="preserve"> דספק דבריהם הוא ולהקל וא"א להוכיח דאין תחומין למעלה מעשרה דמיא בעבים מינד ניידא.</w:t>
      </w:r>
    </w:p>
    <w:p w:rsidR="005851B8" w:rsidRPr="006F178A" w:rsidRDefault="005851B8" w:rsidP="005851B8">
      <w:pPr>
        <w:rPr>
          <w:rtl/>
        </w:rPr>
      </w:pPr>
      <w:r w:rsidRPr="006F178A">
        <w:rPr>
          <w:rStyle w:val="afffe"/>
          <w:rFonts w:ascii="Fb Fontext" w:hAnsi="Fb Fontext"/>
          <w:b/>
          <w:rtl/>
        </w:rPr>
        <w:t>ג.</w:t>
      </w:r>
      <w:r w:rsidRPr="006F178A">
        <w:rPr>
          <w:rtl/>
        </w:rPr>
        <w:t xml:space="preserve"> גם אם מאוקיינוס הוא שותה מ"מ מיא באוקיינוס מינד ניידי.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35" w:author="קלוד" w:date="2026-10-11T12:24:08Z"/>
        </w:rPr>
      </w:pPr>
      <w:ins w:id="90436" w:author="קלוד" w:date="2026-10-11T12:24:08Z">
        <w:r>
          <w:rPr>
            <w:color w:val="7B3F00"/>
          </w:rPr>
          <w:t xml:space="preserve">הלכה כר"י בן נורי - להקל בישן</w:t>
        </w:r>
      </w:ins>
    </w:p>
    <w:p w:rsidR="005851B8" w:rsidRPr="006F178A" w:rsidRDefault="005851B8" w:rsidP="005851B8">
      <w:pPr>
        <w:rPr>
          <w:rtl/>
        </w:rPr>
      </w:pPr>
      <w:r w:rsidRPr="006F178A">
        <w:rPr>
          <w:rStyle w:val="2fb"/>
          <w:rFonts w:ascii="Fb Fontext" w:hAnsi="Fb Fontext"/>
          <w:rtl/>
        </w:rPr>
        <w:t xml:space="preserve">ריב"א</w:t>
      </w:r>
      <w:r w:rsidRPr="006F178A">
        <w:rPr>
          <w:rFonts w:ascii="Fb Fontext" w:hAnsi="Fb Fontext"/>
          <w:rtl/>
        </w:rPr>
        <w:t xml:space="preserve"> </w:t>
      </w:r>
      <w:r w:rsidRPr="006F178A">
        <w:rPr>
          <w:rStyle w:val="2fb"/>
          <w:rFonts w:ascii="Fb Fontext" w:hAnsi="Fb Fontext"/>
          <w:rtl/>
        </w:rPr>
        <w:t xml:space="preserve">מריב"ל</w:t>
      </w:r>
      <w:r w:rsidRPr="006F178A">
        <w:rPr>
          <w:rFonts w:ascii="Fb Fontext" w:hAnsi="Fb Fontext"/>
          <w:rtl/>
        </w:rPr>
        <w:t xml:space="preserve"> שמע בפירוש דהלכה </w:t>
      </w:r>
      <w:r w:rsidRPr="006F178A">
        <w:rPr>
          <w:rStyle w:val="2fb"/>
          <w:rFonts w:ascii="Fb Fontext" w:hAnsi="Fb Fontext"/>
          <w:rtl/>
        </w:rPr>
        <w:t xml:space="preserve">כרי"ו</w:t>
      </w:r>
      <w:r w:rsidRPr="006F178A">
        <w:rPr>
          <w:rFonts w:ascii="Fb Fontext" w:hAnsi="Fb Fontext"/>
          <w:rtl/>
        </w:rPr>
        <w:t xml:space="preserve"> בן נורי להקל בישן דקנה שביתה.</w:t>
      </w:r>
    </w:p>
    <w:p w:rsidR="005851B8" w:rsidRPr="006F178A" w:rsidRDefault="005851B8" w:rsidP="005851B8">
      <w:pPr>
        <w:rPr>
          <w:rtl/>
        </w:rPr>
      </w:pPr>
      <w:r>
        <w:rPr>
          <w:rtl/>
        </w:rPr>
        <w:t>ואפי'</w:t>
      </w:r>
      <w:r w:rsidRPr="006F178A">
        <w:rPr>
          <w:rtl/>
        </w:rPr>
        <w:t xml:space="preserve"> </w:t>
      </w:r>
      <w:ins w:id="91124" w:author="מנוע מכני" w:date="2026-10-11T12:04:40Z">
        <w:r>
          <w:rPr>
            <w:rtl/>
          </w:rPr>
          <w:t xml:space="preserve">דיש</w:t>
        </w:r>
      </w:ins>
      <w:del w:id="91125" w:author="מנוע מכני" w:date="2026-10-11T12:04:40Z">
        <w:r w:rsidRPr="006F178A">
          <w:rPr>
            <w:rtl/>
          </w:rPr>
          <w:delText xml:space="preserve">דאיכא</w:delText>
        </w:r>
      </w:del>
      <w:r w:rsidRPr="006F178A">
        <w:rPr>
          <w:rtl/>
        </w:rPr>
        <w:t xml:space="preserve"> כללא דהלכה כהמיקל בעירוב </w:t>
      </w:r>
      <w:r w:rsidRPr="006F178A">
        <w:rPr>
          <w:rtl/>
        </w:rPr>
        <w:t xml:space="preserve">וקמ"ל</w:t>
      </w:r>
      <w:r w:rsidRPr="006F178A">
        <w:rPr>
          <w:rtl/>
        </w:rPr>
        <w:t xml:space="preserve"> ד</w:t>
      </w:r>
      <w:r w:rsidRPr="006F178A">
        <w:rPr>
          <w:b/>
          <w:bCs/>
          <w:rtl/>
        </w:rPr>
        <w:t>הלכתא</w:t>
      </w:r>
      <w:r w:rsidRPr="006F178A">
        <w:rPr>
          <w:rtl/>
        </w:rPr>
        <w:t xml:space="preserve"> </w:t>
      </w:r>
      <w:r w:rsidRPr="006F178A">
        <w:rPr>
          <w:rStyle w:val="2fb"/>
          <w:rtl/>
        </w:rPr>
        <w:t xml:space="preserve">כריב"נ</w:t>
      </w:r>
      <w:r w:rsidRPr="006F178A">
        <w:rPr>
          <w:rtl/>
        </w:rPr>
        <w:t xml:space="preserve"> רק להקל ולא להחמיר.</w:t>
      </w:r>
    </w:p>
    <w:p>
      <w:pPr>
        <w:pStyle w:val="38"/>
        <w:rPr>
          <w:ins w:id="95533" w:author="מנוע מכני" w:date="2026-10-11T12:04:40Z"/>
        </w:rPr>
      </w:pPr>
      <w:r w:rsidRPr="006F178A">
        <w:t xml:space="preserve">והך</w:t>
      </w:r>
    </w:p>
    <w:p w:rsidR="005851B8" w:rsidRPr="006F178A" w:rsidRDefault="005851B8" w:rsidP="005851B8">
      <w:pPr>
        <w:rPr>
          <w:rtl/>
        </w:rPr>
      </w:pPr>
      <w:del w:id="95534" w:author="מנוע מכני" w:date="2026-10-11T12:04:40Z">
        <w:r w:rsidRPr="006F178A">
          <w:rPr>
            <w:rtl/>
          </w:rPr>
          <w:delText xml:space="preserve"> </w:delText>
        </w:r>
      </w:del>
      <w:r w:rsidRPr="006F178A">
        <w:rPr>
          <w:rtl/>
        </w:rPr>
        <w:t xml:space="preserve">דהלכה </w:t>
      </w:r>
      <w:r w:rsidRPr="006F178A">
        <w:rPr>
          <w:rStyle w:val="2fb"/>
          <w:rtl/>
        </w:rPr>
        <w:t xml:space="preserve">כריב"נ</w:t>
      </w:r>
      <w:r w:rsidRPr="006F178A">
        <w:rPr>
          <w:rtl/>
        </w:rPr>
        <w:t xml:space="preserve"> ללמדנו ד</w:t>
      </w:r>
      <w:r>
        <w:rPr>
          <w:rtl/>
        </w:rPr>
        <w:t>אפי'</w:t>
      </w:r>
      <w:r w:rsidRPr="006F178A">
        <w:rPr>
          <w:rtl/>
        </w:rPr>
        <w:t xml:space="preserve"> במקום שהוא נגד רבים אזלי' לקולא.</w:t>
      </w:r>
    </w:p>
    <w:p w:rsidR="005851B8" w:rsidRPr="006F178A" w:rsidRDefault="005851B8" w:rsidP="005851B8">
      <w:pPr>
        <w:rPr>
          <w:rtl/>
        </w:rPr>
      </w:pPr>
      <w:r w:rsidRPr="006F178A">
        <w:rPr>
          <w:rtl/>
        </w:rPr>
        <w:t>ול</w:t>
      </w:r>
      <w:r w:rsidRPr="006F178A">
        <w:rPr>
          <w:b/>
          <w:bCs/>
          <w:rtl/>
        </w:rPr>
        <w:t>הלכתא</w:t>
      </w:r>
      <w:r w:rsidRPr="006F178A">
        <w:rPr>
          <w:rtl/>
        </w:rPr>
        <w:t xml:space="preserve"> ישן קנה שביתה.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33" w:author="קלוד" w:date="2026-10-11T12:24:08Z"/>
        </w:rPr>
      </w:pPr>
      <w:ins w:id="90434" w:author="קלוד" w:date="2026-10-11T12:24:08Z">
        <w:r>
          <w:rPr>
            <w:color w:val="7B3F00"/>
          </w:rPr>
          <w:t xml:space="preserve">יחיד מיקל ורבים מחמירין - בדרבנן</w:t>
        </w:r>
      </w:ins>
    </w:p>
    <w:p w:rsidR="005851B8" w:rsidRPr="006F178A" w:rsidRDefault="005851B8" w:rsidP="005851B8">
      <w:pPr>
        <w:rPr>
          <w:rStyle w:val="afffe"/>
          <w:rFonts w:ascii="Fb Fontext" w:hAnsi="Fb Fontext"/>
          <w:b/>
          <w:rtl/>
        </w:rPr>
      </w:pPr>
      <w:r w:rsidRPr="006F178A">
        <w:rPr>
          <w:rFonts w:ascii="Fb Fontext" w:hAnsi="Fb Fontext"/>
          <w:rtl/>
        </w:rPr>
        <w:t xml:space="preserve">שתי דחיות </w:t>
      </w:r>
      <w:r w:rsidRPr="002D0727">
        <w:rPr>
          <w:rStyle w:val="2fb"/>
          <w:rFonts w:ascii="Fb Fontext" w:hAnsi="Fb Fontext"/>
          <w:b/>
          <w:bCs/>
          <w:rtl/>
        </w:rPr>
        <w:t>לרבא</w:t>
      </w:r>
      <w:r w:rsidRPr="006F178A">
        <w:rPr>
          <w:rFonts w:ascii="Fb Fontext" w:hAnsi="Fb Fontext"/>
          <w:rtl/>
        </w:rPr>
        <w:t xml:space="preserve"> </w:t>
      </w:r>
      <w:ins w:id="93974" w:author="מנוע מכני" w:date="2026-10-11T12:04:40Z">
        <w:r>
          <w:rPr>
            <w:rFonts w:ascii="Fb Fontext" w:hAnsi="Fb Fontext"/>
            <w:rtl/>
          </w:rPr>
          <w:t xml:space="preserve">דסבר</w:t>
        </w:r>
      </w:ins>
      <w:del w:id="93975" w:author="מנוע מכני" w:date="2026-10-11T12:04:40Z">
        <w:r w:rsidRPr="006F178A">
          <w:rPr>
            <w:rFonts w:ascii="Fb Fontext" w:hAnsi="Fb Fontext"/>
            <w:rtl/>
          </w:rPr>
          <w:delText xml:space="preserve">דס"ל</w:delText>
        </w:r>
      </w:del>
      <w:r w:rsidRPr="006F178A">
        <w:rPr>
          <w:rFonts w:ascii="Fb Fontext" w:hAnsi="Fb Fontext"/>
          <w:rtl/>
        </w:rPr>
        <w:t xml:space="preserve"> דבדרבנן אין לחלק בין יחיד לרבים.</w:t>
      </w:r>
    </w:p>
    <w:p w:rsidR="005851B8" w:rsidRPr="009757B9" w:rsidRDefault="005851B8" w:rsidP="005851B8">
      <w:pPr>
        <w:rPr>
          <w:rFonts w:cs="Guttman Vilna"/>
          <w:b/>
          <w:bCs/>
          <w:rtl/>
        </w:rPr>
      </w:pPr>
      <w:r w:rsidRPr="006F178A">
        <w:rPr>
          <w:rStyle w:val="afffe"/>
          <w:rFonts w:ascii="Fb Fontext" w:hAnsi="Fb Fontext"/>
          <w:b/>
          <w:rtl/>
        </w:rPr>
        <w:t>א.</w:t>
      </w:r>
      <w:r w:rsidRPr="006F178A">
        <w:rPr>
          <w:rtl/>
        </w:rPr>
        <w:t xml:space="preserve"> </w:t>
      </w:r>
      <w:r w:rsidRPr="006F178A">
        <w:rPr>
          <w:rStyle w:val="2fb"/>
          <w:rtl/>
        </w:rPr>
        <w:t xml:space="preserve">ר"פ</w:t>
      </w:r>
      <w:r w:rsidRPr="006F178A">
        <w:rPr>
          <w:rtl/>
        </w:rPr>
        <w:t xml:space="preserve"> </w:t>
      </w:r>
      <w:r w:rsidRPr="002D0727">
        <w:rPr>
          <w:rStyle w:val="2fb"/>
          <w:b/>
          <w:bCs/>
          <w:rtl/>
        </w:rPr>
        <w:t>לרבא</w:t>
      </w:r>
      <w:r w:rsidRPr="006F178A">
        <w:rPr>
          <w:rtl/>
        </w:rPr>
        <w:t xml:space="preserve"> </w:t>
      </w:r>
      <w:r>
        <w:rPr>
          <w:rtl/>
        </w:rPr>
        <w:t>אפי'</w:t>
      </w:r>
      <w:r w:rsidRPr="006F178A">
        <w:rPr>
          <w:rtl/>
        </w:rPr>
        <w:t xml:space="preserve"> דעירובין דרבנן, שאני </w:t>
      </w:r>
      <w:ins w:id="94384" w:author="מנוע מכני" w:date="2026-10-11T12:04:40Z">
        <w:r>
          <w:rPr>
            <w:rtl/>
          </w:rPr>
          <w:t xml:space="preserve">לנו</w:t>
        </w:r>
      </w:ins>
      <w:del w:id="94385" w:author="מנוע מכני" w:date="2026-10-11T12:04:40Z">
        <w:r w:rsidRPr="006F178A">
          <w:rPr>
            <w:rtl/>
          </w:rPr>
          <w:delText xml:space="preserve">לן</w:delText>
        </w:r>
      </w:del>
      <w:r w:rsidRPr="006F178A">
        <w:rPr>
          <w:rtl/>
        </w:rPr>
        <w:t xml:space="preserve"> בין יחיד במקום רבים לבמקום יחיד.</w:t>
      </w:r>
    </w:p>
    <w:p w:rsidR="005851B8" w:rsidRPr="009757B9" w:rsidRDefault="005851B8" w:rsidP="005851B8">
      <w:pPr>
        <w:rPr>
          <w:rFonts w:cs="Guttman Vilna"/>
          <w:b/>
          <w:bCs/>
          <w:rtl/>
        </w:rPr>
      </w:pPr>
      <w:r w:rsidRPr="006F178A">
        <w:rPr>
          <w:rtl/>
        </w:rPr>
        <w:t xml:space="preserve">כדתנן </w:t>
      </w:r>
      <w:r w:rsidRPr="006F178A">
        <w:rPr>
          <w:rStyle w:val="2fb"/>
          <w:rtl/>
        </w:rPr>
        <w:t xml:space="preserve">ר"א</w:t>
      </w:r>
      <w:r w:rsidRPr="006F178A">
        <w:rPr>
          <w:rtl/>
        </w:rPr>
        <w:t xml:space="preserve"> אומר כל אשה שעברו </w:t>
      </w:r>
      <w:ins w:id="92488" w:author="מנוע מכני" w:date="2026-10-11T12:04:40Z">
        <w:r>
          <w:rPr>
            <w:rtl/>
          </w:rPr>
          <w:t xml:space="preserve">עליו</w:t>
        </w:r>
      </w:ins>
      <w:del w:id="92489" w:author="מנוע מכני" w:date="2026-10-11T12:04:40Z">
        <w:r w:rsidRPr="006F178A">
          <w:rPr>
            <w:rtl/>
          </w:rPr>
          <w:delText xml:space="preserve">עליה</w:delText>
        </w:r>
      </w:del>
      <w:r w:rsidRPr="006F178A">
        <w:rPr>
          <w:rtl/>
        </w:rPr>
        <w:t xml:space="preserve"> שלש עונות - דייה שעתה. ותניא: מעשה ועשה </w:t>
      </w:r>
      <w:r w:rsidRPr="006F178A">
        <w:rPr>
          <w:rStyle w:val="2fb"/>
          <w:rtl/>
        </w:rPr>
        <w:t xml:space="preserve">רבי</w:t>
      </w:r>
      <w:r w:rsidRPr="006F178A">
        <w:rPr>
          <w:rtl/>
        </w:rPr>
        <w:t xml:space="preserve"> </w:t>
      </w:r>
      <w:ins w:id="90262" w:author="מנוע מכני" w:date="2026-10-11T12:04:40Z">
        <w:r>
          <w:rPr>
            <w:rStyle w:val="2fb"/>
            <w:rtl/>
          </w:rPr>
          <w:t xml:space="preserve">כר"א</w:t>
        </w:r>
      </w:ins>
      <w:del w:id="90263" w:author="מנוע מכני" w:date="2026-10-11T12:04:40Z">
        <w:r w:rsidRPr="006F178A">
          <w:rPr>
            <w:rtl/>
          </w:rPr>
          <w:delText xml:space="preserve">כרבי אלעזר</w:delText>
        </w:r>
      </w:del>
      <w:r w:rsidRPr="006F178A">
        <w:rPr>
          <w:rtl/>
        </w:rPr>
        <w:t xml:space="preserve">. לאחר שנזכר </w:t>
      </w:r>
      <w:r w:rsidRPr="006F178A">
        <w:rPr>
          <w:rtl/>
        </w:rPr>
        <w:t xml:space="preserve">אמר</w:t>
      </w:r>
      <w:r w:rsidRPr="006F178A">
        <w:rPr>
          <w:rtl/>
        </w:rPr>
        <w:t xml:space="preserve">: כדאי הוא </w:t>
      </w:r>
      <w:ins w:id="90264" w:author="מנוע מכני" w:date="2026-10-11T12:04:40Z">
        <w:r>
          <w:rPr>
            <w:rStyle w:val="2fb"/>
            <w:rtl/>
          </w:rPr>
          <w:t xml:space="preserve">ר"א</w:t>
        </w:r>
      </w:ins>
      <w:del w:id="90265" w:author="מנוע מכני" w:date="2026-10-11T12:04:40Z">
        <w:r w:rsidRPr="006F178A">
          <w:rPr>
            <w:rtl/>
          </w:rPr>
          <w:delText xml:space="preserve">רבי אלעזר</w:delText>
        </w:r>
      </w:del>
      <w:r w:rsidRPr="006F178A">
        <w:rPr>
          <w:rtl/>
        </w:rPr>
        <w:t xml:space="preserve"> לסמוך עליו בשעת הדחק.</w:t>
      </w:r>
    </w:p>
    <w:p>
      <w:pPr>
        <w:pStyle w:val="38"/>
        <w:rPr>
          <w:ins w:id="95535" w:author="מנוע מכני" w:date="2026-10-11T12:04:40Z"/>
        </w:rPr>
      </w:pPr>
      <w:r w:rsidRPr="006F178A">
        <w:t xml:space="preserve">והיינו</w:t>
      </w:r>
    </w:p>
    <w:p w:rsidR="005851B8" w:rsidRPr="009757B9" w:rsidRDefault="005851B8" w:rsidP="005851B8">
      <w:pPr>
        <w:rPr>
          <w:rFonts w:cs="Guttman Vilna"/>
          <w:b/>
          <w:bCs/>
          <w:rtl/>
        </w:rPr>
      </w:pPr>
      <w:del w:id="95536" w:author="מנוע מכני" w:date="2026-10-11T12:04:40Z">
        <w:r w:rsidRPr="006F178A">
          <w:rPr>
            <w:rtl/>
          </w:rPr>
          <w:delText xml:space="preserve"> </w:delText>
        </w:r>
      </w:del>
      <w:r w:rsidRPr="006F178A">
        <w:rPr>
          <w:rtl/>
        </w:rPr>
        <w:t xml:space="preserve">אחר שנזכר דרבים </w:t>
      </w:r>
      <w:ins w:id="91126" w:author="מנוע מכני" w:date="2026-10-11T12:04:40Z">
        <w:r>
          <w:rPr>
            <w:rtl/>
          </w:rPr>
          <w:t xml:space="preserve">חלקו</w:t>
        </w:r>
      </w:ins>
      <w:del w:id="91127" w:author="מנוע מכני" w:date="2026-10-11T12:04:40Z">
        <w:r w:rsidRPr="006F178A">
          <w:rPr>
            <w:rtl/>
          </w:rPr>
          <w:delText xml:space="preserve">פליגי</w:delText>
        </w:r>
      </w:del>
      <w:r w:rsidRPr="006F178A">
        <w:rPr>
          <w:rtl/>
        </w:rPr>
        <w:t xml:space="preserve"> </w:t>
      </w:r>
      <w:ins w:id="92490" w:author="מנוע מכני" w:date="2026-10-11T12:04:40Z">
        <w:r>
          <w:rPr>
            <w:rtl/>
          </w:rPr>
          <w:t xml:space="preserve">עליו</w:t>
        </w:r>
      </w:ins>
      <w:del w:id="92491" w:author="מנוע מכני" w:date="2026-10-11T12:04:40Z">
        <w:r w:rsidRPr="006F178A">
          <w:rPr>
            <w:rtl/>
          </w:rPr>
          <w:delText xml:space="preserve">עליה</w:delText>
        </w:r>
      </w:del>
      <w:r w:rsidRPr="006F178A">
        <w:rPr>
          <w:rtl/>
        </w:rPr>
        <w:t xml:space="preserve">, ואעפ"כ </w:t>
      </w:r>
      <w:ins w:id="92492" w:author="מנוע מכני" w:date="2026-10-11T12:04:40Z">
        <w:r>
          <w:rPr>
            <w:rtl/>
          </w:rPr>
          <w:t xml:space="preserve">מאלו</w:t>
        </w:r>
      </w:ins>
      <w:del w:id="92493" w:author="מנוע מכני" w:date="2026-10-11T12:04:40Z">
        <w:r w:rsidRPr="006F178A">
          <w:rPr>
            <w:rtl/>
          </w:rPr>
          <w:delText xml:space="preserve">מהני</w:delText>
        </w:r>
      </w:del>
      <w:r w:rsidRPr="006F178A">
        <w:rPr>
          <w:rtl/>
        </w:rPr>
        <w:t xml:space="preserve"> רק בשעת הדחק דבלא זה </w:t>
      </w:r>
      <w:r w:rsidRPr="006F178A">
        <w:rPr>
          <w:rtl/>
        </w:rPr>
        <w:t xml:space="preserve">לא</w:t>
      </w:r>
      <w:r w:rsidRPr="006F178A">
        <w:rPr>
          <w:rtl/>
        </w:rPr>
        <w:t xml:space="preserve"> </w:t>
      </w:r>
      <w:r>
        <w:rPr>
          <w:rtl/>
        </w:rPr>
        <w:t>אמרי'</w:t>
      </w:r>
      <w:r w:rsidRPr="006F178A">
        <w:rPr>
          <w:rtl/>
        </w:rPr>
        <w:t xml:space="preserve"> להקל כיחיד נגד רבים.</w:t>
      </w:r>
    </w:p>
    <w:p w:rsidR="005851B8" w:rsidRPr="006F178A" w:rsidRDefault="005851B8" w:rsidP="005851B8">
      <w:pPr>
        <w:rPr>
          <w:rStyle w:val="afffe"/>
          <w:rFonts w:ascii="Fb Fontext" w:hAnsi="Fb Fontext"/>
          <w:b/>
          <w:rtl/>
        </w:rPr>
      </w:pPr>
      <w:r w:rsidRPr="006F178A">
        <w:rPr>
          <w:rtl/>
        </w:rPr>
        <w:t>ו</w:t>
      </w:r>
      <w:r w:rsidRPr="002B5789">
        <w:rPr>
          <w:b/>
          <w:bCs/>
          <w:rtl/>
        </w:rPr>
        <w:t>הלכתא</w:t>
      </w:r>
      <w:r w:rsidRPr="006F178A">
        <w:rPr>
          <w:rtl/>
        </w:rPr>
        <w:t xml:space="preserve"> </w:t>
      </w:r>
      <w:r w:rsidRPr="006F178A">
        <w:rPr>
          <w:rStyle w:val="2fb"/>
          <w:rtl/>
        </w:rPr>
        <w:t xml:space="preserve">כר"א</w:t>
      </w:r>
      <w:r w:rsidRPr="006F178A">
        <w:rPr>
          <w:rtl/>
        </w:rPr>
        <w:t xml:space="preserve"> </w:t>
      </w:r>
      <w:r w:rsidRPr="002F73F8">
        <w:rPr>
          <w:rStyle w:val="afffff0"/>
          <w:rtl/>
        </w:rPr>
        <w:t>ד'דיה שעתה'.</w:t>
      </w:r>
    </w:p>
    <w:p>
      <w:pPr>
        <w:pStyle w:val="38"/>
        <w:rPr>
          <w:ins w:id="95537" w:author="מנוע מכני" w:date="2026-10-11T12:04:40Z"/>
        </w:rPr>
      </w:pPr>
      <w:r w:rsidRPr="006F178A">
        <w:t>ב.</w:t>
      </w:r>
      <w:r w:rsidRPr="006F178A">
        <w:t xml:space="preserve"> רנב"י </w:t>
      </w:r>
      <w:r w:rsidRPr="002D0727">
        <w:t>לרבא</w:t>
      </w:r>
      <w:r w:rsidRPr="006F178A">
        <w:t xml:space="preserve">:</w:t>
      </w:r>
    </w:p>
    <w:p w:rsidR="005851B8" w:rsidRPr="009757B9" w:rsidRDefault="005851B8" w:rsidP="005851B8">
      <w:pPr>
        <w:rPr>
          <w:rFonts w:cs="Guttman Vilna"/>
          <w:b/>
          <w:bCs/>
          <w:rtl/>
        </w:rPr>
      </w:pPr>
      <w:del w:id="95538" w:author="מנוע מכני" w:date="2026-10-11T12:04:40Z">
        <w:r w:rsidRPr="006F178A">
          <w:rPr>
            <w:rtl/>
          </w:rPr>
          <w:delText xml:space="preserve"> </w:delText>
        </w:r>
      </w:del>
      <w:r w:rsidRPr="006F178A">
        <w:rPr>
          <w:rtl/>
        </w:rPr>
        <w:t xml:space="preserve">תניא</w:t>
      </w:r>
      <w:r w:rsidRPr="006F178A">
        <w:rPr>
          <w:rtl/>
        </w:rPr>
        <w:t xml:space="preserve">: שמועה קרובה [תוך שלושים] נוהגת שבעה ושלשים, רחוקה [אחר שלושים] - </w:t>
      </w:r>
      <w:r w:rsidRPr="006F178A">
        <w:rPr>
          <w:rStyle w:val="2fb"/>
          <w:rtl/>
        </w:rPr>
        <w:t xml:space="preserve">לר"ע</w:t>
      </w:r>
      <w:r w:rsidRPr="006F178A">
        <w:rPr>
          <w:rtl/>
        </w:rPr>
        <w:t xml:space="preserve"> נוהגת יום אחד.</w:t>
      </w:r>
    </w:p>
    <w:p w:rsidR="005851B8" w:rsidRPr="009757B9" w:rsidRDefault="005851B8" w:rsidP="005851B8">
      <w:pPr>
        <w:rPr>
          <w:rFonts w:cs="Guttman Vilna"/>
          <w:b/>
          <w:bCs/>
          <w:rtl/>
        </w:rPr>
      </w:pPr>
      <w:r w:rsidRPr="006F178A">
        <w:rPr>
          <w:rtl/>
        </w:rPr>
        <w:t>וחכ"א אחת שמועה קרובה ואחת שמועה רחוקה נוהגת שבעה ושלשים.</w:t>
      </w:r>
    </w:p>
    <w:p>
      <w:pPr>
        <w:pStyle w:val="38"/>
        <w:rPr>
          <w:ins w:id="95539" w:author="מנוע מכני" w:date="2026-10-11T12:04:40Z"/>
        </w:rPr>
      </w:pPr>
      <w:r w:rsidRPr="00132755">
        <w:t xml:space="preserve">וארבב"ח מרי"ו:</w:t>
      </w:r>
    </w:p>
    <w:p w:rsidR="005851B8" w:rsidRPr="00132755" w:rsidRDefault="005851B8" w:rsidP="005851B8">
      <w:pPr>
        <w:rPr>
          <w:rFonts w:cs="Guttman Vilna"/>
          <w:b/>
          <w:bCs/>
          <w:spacing w:val="-8"/>
          <w:rtl/>
        </w:rPr>
      </w:pPr>
      <w:del w:id="95540" w:author="מנוע מכני" w:date="2026-10-11T12:04:40Z">
        <w:r w:rsidRPr="00132755">
          <w:rPr>
            <w:spacing w:val="-8"/>
            <w:rtl/>
          </w:rPr>
          <w:delText xml:space="preserve"> </w:delText>
        </w:r>
      </w:del>
      <w:r w:rsidRPr="00132755">
        <w:rPr>
          <w:spacing w:val="-8"/>
          <w:rtl/>
        </w:rPr>
        <w:t xml:space="preserve">כל מקום שאתה מוצא יחיד מיקל ורבים מחמירין - הלכה כדברי המחמירין, המרובים.</w:t>
      </w:r>
    </w:p>
    <w:p w:rsidR="005851B8" w:rsidRPr="009757B9" w:rsidRDefault="005851B8" w:rsidP="005851B8">
      <w:pPr>
        <w:rPr>
          <w:rFonts w:cs="Guttman Vilna"/>
          <w:b/>
          <w:bCs/>
          <w:rtl/>
        </w:rPr>
      </w:pPr>
      <w:r w:rsidRPr="006F178A">
        <w:rPr>
          <w:rtl/>
        </w:rPr>
        <w:t xml:space="preserve">חוץ מזו, שאע"פ </w:t>
      </w:r>
      <w:r w:rsidRPr="006F178A">
        <w:rPr>
          <w:rStyle w:val="2fb"/>
          <w:rtl/>
        </w:rPr>
        <w:t xml:space="preserve">שר"ע</w:t>
      </w:r>
      <w:r w:rsidRPr="006F178A">
        <w:rPr>
          <w:rtl/>
        </w:rPr>
        <w:t xml:space="preserve"> מיקל וחכמים מחמירין - הלכה כדברי </w:t>
      </w:r>
      <w:r w:rsidRPr="006F178A">
        <w:rPr>
          <w:rStyle w:val="2fb"/>
          <w:rtl/>
        </w:rPr>
        <w:t xml:space="preserve">ר"ע</w:t>
      </w:r>
      <w:r w:rsidRPr="006F178A">
        <w:rPr>
          <w:rtl/>
        </w:rPr>
        <w:t xml:space="preserve">.</w:t>
      </w:r>
    </w:p>
    <w:p w:rsidR="005851B8" w:rsidRPr="009757B9" w:rsidRDefault="005851B8" w:rsidP="005851B8">
      <w:pPr>
        <w:rPr>
          <w:rFonts w:cs="Guttman Vilna"/>
          <w:b/>
          <w:bCs/>
          <w:rtl/>
        </w:rPr>
      </w:pPr>
      <w:r w:rsidRPr="006F178A">
        <w:rPr>
          <w:rtl/>
        </w:rPr>
        <w:t xml:space="preserve">וסבר לה </w:t>
      </w:r>
      <w:r w:rsidRPr="006F178A">
        <w:rPr>
          <w:rStyle w:val="2fb"/>
          <w:rtl/>
        </w:rPr>
        <w:t xml:space="preserve">כשמואל</w:t>
      </w:r>
      <w:r w:rsidRPr="006F178A">
        <w:rPr>
          <w:rtl/>
        </w:rPr>
        <w:t xml:space="preserve">, דהלכה כדברי המיקל באבל.</w:t>
      </w:r>
    </w:p>
    <w:p w:rsidR="005851B8" w:rsidRPr="009757B9" w:rsidRDefault="005851B8" w:rsidP="005851B8">
      <w:pPr>
        <w:rPr>
          <w:rFonts w:cs="Guttman Vilna"/>
          <w:b/>
          <w:bCs/>
          <w:rtl/>
        </w:rPr>
      </w:pPr>
      <w:r w:rsidRPr="006F178A">
        <w:rPr>
          <w:rtl/>
        </w:rPr>
        <w:t xml:space="preserve">באבילות הוא דאקילו בה רבנן, אבל </w:t>
      </w:r>
      <w:ins w:id="92494" w:author="מנוע מכני" w:date="2026-10-11T12:04:40Z">
        <w:r>
          <w:rPr>
            <w:rtl/>
          </w:rPr>
          <w:t xml:space="preserve">סתם</w:t>
        </w:r>
      </w:ins>
      <w:del w:id="92495" w:author="מנוע מכני" w:date="2026-10-11T12:04:40Z">
        <w:r w:rsidRPr="006F178A">
          <w:rPr>
            <w:rtl/>
          </w:rPr>
          <w:delText xml:space="preserve">בעלמא</w:delText>
        </w:r>
      </w:del>
      <w:r w:rsidRPr="006F178A">
        <w:rPr>
          <w:rtl/>
        </w:rPr>
        <w:t xml:space="preserve"> - </w:t>
      </w:r>
      <w:ins w:id="90266" w:author="מנוע מכני" w:date="2026-10-11T12:04:40Z">
        <w:r>
          <w:rPr>
            <w:rtl/>
          </w:rPr>
          <w:t xml:space="preserve">אפי'</w:t>
        </w:r>
      </w:ins>
      <w:del w:id="90267" w:author="מנוע מכני" w:date="2026-10-11T12:04:40Z">
        <w:r w:rsidRPr="006F178A">
          <w:rPr>
            <w:rtl/>
          </w:rPr>
          <w:delText xml:space="preserve">אפילו</w:delText>
        </w:r>
      </w:del>
      <w:r w:rsidRPr="006F178A">
        <w:rPr>
          <w:rtl/>
        </w:rPr>
        <w:t xml:space="preserve"> בדרבנן שני בין יחיד במקום יחיד, בין יחיד במקום רבים.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מו:-</w:t>
      </w:r>
    </w:p>
    <w:p w:rsidR="005851B8" w:rsidRPr="009757B9" w:rsidRDefault="005851B8" w:rsidP="005851B8">
      <w:pPr>
        <w:rPr>
          <w:rFonts w:cs="Guttman Vilna"/>
          <w:b/>
          <w:bCs/>
          <w:rtl/>
        </w:rPr>
      </w:pPr>
      <w:r w:rsidRPr="006F178A">
        <w:rPr>
          <w:rStyle w:val="afffe"/>
          <w:rFonts w:ascii="Fb Fontext" w:hAnsi="Fb Fontext"/>
          <w:b/>
          <w:rtl/>
        </w:rPr>
        <w:t>ב.</w:t>
      </w:r>
      <w:r w:rsidRPr="006F178A">
        <w:rPr>
          <w:rtl/>
        </w:rPr>
        <w:t xml:space="preserve"> צריכותא שניה להא בפירוש דהלכתא </w:t>
      </w:r>
      <w:r w:rsidRPr="006F178A">
        <w:rPr>
          <w:rStyle w:val="2fb"/>
          <w:rtl/>
        </w:rPr>
        <w:t xml:space="preserve">כריב"נ</w:t>
      </w:r>
      <w:r w:rsidRPr="006F178A">
        <w:rPr>
          <w:rtl/>
        </w:rPr>
        <w:t xml:space="preserve"> </w:t>
      </w:r>
      <w:ins w:id="93230" w:author="מנוע מכני" w:date="2026-10-11T12:04:40Z">
        <w:r>
          <w:rPr>
            <w:rtl/>
          </w:rPr>
          <w:t xml:space="preserve">אף</w:t>
        </w:r>
      </w:ins>
      <w:del w:id="93231" w:author="מנוע מכני" w:date="2026-10-11T12:04:40Z">
        <w:r w:rsidRPr="006F178A">
          <w:rPr>
            <w:rtl/>
          </w:rPr>
          <w:delText xml:space="preserve">אע"פ</w:delText>
        </w:r>
      </w:del>
      <w:r w:rsidRPr="006F178A">
        <w:rPr>
          <w:rtl/>
        </w:rPr>
        <w:t xml:space="preserve"> שמכללא </w:t>
      </w:r>
      <w:ins w:id="90209" w:author="Claude - סמנטי" w:date="2026-10-11T12:19:31Z">
        <w:r>
          <w:rPr>
            <w:rtl/>
          </w:rPr>
          <w:t xml:space="preserve">שומעים</w:t>
        </w:r>
      </w:ins>
      <w:del w:id="90210" w:author="Claude - סמנטי" w:date="2026-10-11T12:19:31Z">
        <w:r w:rsidRPr="006F178A">
          <w:rPr>
            <w:rtl/>
          </w:rPr>
          <w:delText xml:space="preserve">שמעינן</w:delText>
        </w:r>
      </w:del>
      <w:r w:rsidRPr="006F178A">
        <w:rPr>
          <w:rtl/>
        </w:rPr>
        <w:t xml:space="preserve"> דאזלי' להקל.</w:t>
      </w:r>
    </w:p>
    <w:p w:rsidR="005851B8" w:rsidRPr="009757B9" w:rsidRDefault="005851B8" w:rsidP="005851B8">
      <w:pPr>
        <w:rPr>
          <w:rFonts w:cs="Guttman Vilna"/>
          <w:b/>
          <w:bCs/>
          <w:rtl/>
        </w:rPr>
      </w:pPr>
      <w:r w:rsidRPr="006F178A">
        <w:rPr>
          <w:rtl/>
        </w:rPr>
        <w:t xml:space="preserve">דקמ"ל דלא רק בעירובי חצירות אלא </w:t>
      </w:r>
      <w:r>
        <w:rPr>
          <w:rtl/>
        </w:rPr>
        <w:t>אפי'</w:t>
      </w:r>
      <w:r w:rsidRPr="006F178A">
        <w:rPr>
          <w:rtl/>
        </w:rPr>
        <w:t xml:space="preserve"> בעירובי תחומין.</w:t>
      </w:r>
    </w:p>
    <w:p w:rsidR="005851B8" w:rsidRPr="006F178A" w:rsidRDefault="005851B8" w:rsidP="005851B8">
      <w:pPr>
        <w:rPr>
          <w:rStyle w:val="afffe"/>
          <w:rFonts w:ascii="Fb Fontext" w:hAnsi="Fb Fontext"/>
          <w:b/>
          <w:rtl/>
        </w:rPr>
      </w:pPr>
      <w:ins w:id="90211" w:author="Claude - סמנטי" w:date="2026-10-11T12:19:31Z">
        <w:r>
          <w:rPr>
            <w:rtl/>
          </w:rPr>
          <w:t xml:space="preserve">שהיו</w:t>
        </w:r>
      </w:ins>
      <w:del w:id="90212" w:author="Claude - סמנטי" w:date="2026-10-11T12:19:31Z">
        <w:r w:rsidRPr="006F178A">
          <w:rPr>
            <w:rtl/>
          </w:rPr>
          <w:delText xml:space="preserve">דהוו</w:delText>
        </w:r>
      </w:del>
      <w:r w:rsidRPr="006F178A">
        <w:rPr>
          <w:rtl/>
        </w:rPr>
        <w:t xml:space="preserve">"א דשאני וכדתנן </w:t>
      </w:r>
      <w:r w:rsidRPr="006F178A">
        <w:rPr>
          <w:rStyle w:val="2fb"/>
          <w:rtl/>
        </w:rPr>
        <w:t xml:space="preserve">אר"י</w:t>
      </w:r>
      <w:r w:rsidRPr="006F178A">
        <w:rPr>
          <w:rtl/>
        </w:rPr>
        <w:t xml:space="preserve"> </w:t>
      </w:r>
      <w:r w:rsidRPr="006F178A">
        <w:rPr>
          <w:rtl/>
        </w:rPr>
        <w:t xml:space="preserve">בד"א</w:t>
      </w:r>
      <w:r w:rsidRPr="006F178A">
        <w:rPr>
          <w:rtl/>
        </w:rPr>
        <w:t xml:space="preserve"> בעירובי תחומין, אבל בעירובי חצירות מערבין בין לדעת </w:t>
      </w:r>
      <w:r w:rsidRPr="00132755">
        <w:rPr>
          <w:spacing w:val="-2"/>
          <w:rtl/>
        </w:rPr>
        <w:t xml:space="preserve">ובין שלא לדעת, שזכין לאדם שלא בפניו, ואין חבין לאדם אלא בפניו. </w:t>
      </w:r>
      <w:r w:rsidRPr="00132755">
        <w:rPr>
          <w:spacing w:val="-2"/>
          <w:rtl/>
        </w:rPr>
        <w:t xml:space="preserve">וקמ"ל</w:t>
      </w:r>
      <w:r w:rsidRPr="00132755">
        <w:rPr>
          <w:spacing w:val="-2"/>
          <w:rtl/>
        </w:rPr>
        <w:t xml:space="preserve"> דלא </w:t>
      </w:r>
      <w:ins w:id="91128" w:author="מנוע מכני" w:date="2026-10-11T12:04:40Z">
        <w:r>
          <w:rPr>
            <w:spacing w:val="-2"/>
            <w:rtl/>
          </w:rPr>
          <w:t xml:space="preserve">חלקו</w:t>
        </w:r>
      </w:ins>
      <w:del w:id="91129" w:author="מנוע מכני" w:date="2026-10-11T12:04:40Z">
        <w:r w:rsidRPr="00132755">
          <w:rPr>
            <w:spacing w:val="-2"/>
            <w:rtl/>
          </w:rPr>
          <w:delText xml:space="preserve">פליגי</w:delText>
        </w:r>
      </w:del>
      <w:r w:rsidRPr="00132755">
        <w:rPr>
          <w:spacing w:val="-2"/>
          <w:rtl/>
        </w:rPr>
        <w:t xml:space="preserve">.</w:t>
      </w:r>
    </w:p>
    <w:p w:rsidR="005851B8" w:rsidRPr="009757B9" w:rsidRDefault="005851B8" w:rsidP="005851B8">
      <w:pPr>
        <w:rPr>
          <w:rFonts w:cs="Guttman Vilna"/>
          <w:b/>
          <w:bCs/>
          <w:rtl/>
        </w:rPr>
      </w:pPr>
      <w:r w:rsidRPr="006F178A">
        <w:rPr>
          <w:rStyle w:val="afffe"/>
          <w:rFonts w:ascii="Fb Fontext" w:hAnsi="Fb Fontext"/>
          <w:b/>
          <w:rtl/>
        </w:rPr>
        <w:t>ג.</w:t>
      </w:r>
      <w:r w:rsidRPr="006F178A">
        <w:rPr>
          <w:rtl/>
        </w:rPr>
        <w:t xml:space="preserve"> </w:t>
      </w:r>
      <w:r w:rsidRPr="006F178A">
        <w:rPr>
          <w:rStyle w:val="2fb"/>
          <w:rtl/>
        </w:rPr>
        <w:t xml:space="preserve">ר"</w:t>
      </w:r>
      <w:r w:rsidRPr="006F178A">
        <w:rPr>
          <w:rStyle w:val="2fb"/>
          <w:rFonts w:hint="cs"/>
          <w:rtl/>
        </w:rPr>
        <w:t xml:space="preserve">א</w:t>
      </w:r>
      <w:r w:rsidRPr="006F178A">
        <w:rPr>
          <w:rFonts w:hint="cs"/>
          <w:rtl/>
        </w:rPr>
        <w:t xml:space="preserve"> </w:t>
      </w:r>
      <w:ins w:id="94568" w:author="מנוע מכני" w:date="2026-10-11T12:04:40Z">
        <w:r>
          <w:rPr>
            <w:rtl/>
          </w:rPr>
          <w:t xml:space="preserve">הוצרך</w:t>
        </w:r>
      </w:ins>
      <w:del w:id="94569" w:author="מנוע מכני" w:date="2026-10-11T12:04:40Z">
        <w:r w:rsidRPr="006F178A">
          <w:rPr>
            <w:rtl/>
          </w:rPr>
          <w:delText xml:space="preserve">איצטריך</w:delText>
        </w:r>
      </w:del>
      <w:r w:rsidRPr="006F178A">
        <w:rPr>
          <w:rtl/>
        </w:rPr>
        <w:t xml:space="preserve">, דלא לימא דה"מ רק בשיורי עירוב </w:t>
      </w:r>
      <w:r w:rsidRPr="006F178A">
        <w:rPr>
          <w:rtl/>
        </w:rPr>
        <w:t xml:space="preserve">קמ"ל</w:t>
      </w:r>
      <w:r w:rsidRPr="006F178A">
        <w:rPr>
          <w:rtl/>
        </w:rPr>
        <w:t xml:space="preserve"> ד</w:t>
      </w:r>
      <w:r>
        <w:rPr>
          <w:rtl/>
        </w:rPr>
        <w:t>אפי'</w:t>
      </w:r>
      <w:r w:rsidRPr="006F178A">
        <w:rPr>
          <w:rtl/>
        </w:rPr>
        <w:t xml:space="preserve"> בתחילת עירוב אזלי' לקולא.</w:t>
      </w:r>
    </w:p>
    <w:p w:rsidR="005851B8" w:rsidRPr="006F178A" w:rsidRDefault="005851B8" w:rsidP="005851B8">
      <w:pPr>
        <w:rPr>
          <w:rtl/>
        </w:rPr>
      </w:pPr>
      <w:r w:rsidRPr="006F178A">
        <w:rPr>
          <w:rtl/>
        </w:rPr>
        <w:t>וכד</w:t>
      </w:r>
      <w:r>
        <w:rPr>
          <w:rtl/>
        </w:rPr>
        <w:t>חזי'</w:t>
      </w:r>
      <w:r w:rsidRPr="006F178A">
        <w:rPr>
          <w:rtl/>
        </w:rPr>
        <w:t xml:space="preserve"> דיש לחלק בין תחילת עירוב לשייורי עירוב </w:t>
      </w:r>
      <w:r w:rsidRPr="006F178A">
        <w:rPr>
          <w:rtl/>
        </w:rPr>
        <w:t xml:space="preserve">דתנן</w:t>
      </w:r>
      <w:r w:rsidRPr="006F178A">
        <w:rPr>
          <w:rtl/>
        </w:rPr>
        <w:t xml:space="preserve"> א"ר יוסי: </w:t>
      </w:r>
      <w:r w:rsidRPr="006F178A">
        <w:rPr>
          <w:rtl/>
        </w:rPr>
        <w:t xml:space="preserve">בד"א</w:t>
      </w:r>
      <w:r w:rsidRPr="006F178A">
        <w:rPr>
          <w:rtl/>
        </w:rPr>
        <w:t xml:space="preserve"> - בתחילת עירוב, אבל בשיורי עירוב - </w:t>
      </w:r>
      <w:ins w:id="90268" w:author="מנוע מכני" w:date="2026-10-11T12:04:40Z">
        <w:r>
          <w:rPr>
            <w:rtl/>
          </w:rPr>
          <w:t xml:space="preserve">אפי'</w:t>
        </w:r>
      </w:ins>
      <w:del w:id="90269" w:author="מנוע מכני" w:date="2026-10-11T12:04:40Z">
        <w:r w:rsidRPr="006F178A">
          <w:rPr>
            <w:rtl/>
          </w:rPr>
          <w:delText xml:space="preserve">אפילו</w:delText>
        </w:r>
      </w:del>
      <w:r w:rsidRPr="006F178A">
        <w:rPr>
          <w:rtl/>
        </w:rPr>
        <w:t xml:space="preserve"> כל שהוא. ולא אמרו לערב חצירות אלא כדי שלא לשכח תורת עירוב מן התינוקות.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31" w:author="קלוד" w:date="2026-10-11T12:24:08Z"/>
        </w:rPr>
      </w:pPr>
      <w:ins w:id="90432" w:author="קלוד" w:date="2026-10-11T12:24:08Z">
        <w:r>
          <w:rPr>
            <w:color w:val="7B3F00"/>
          </w:rPr>
          <w:t xml:space="preserve">כללי הלכה - ר"ע מחבירו ור' יוסי מחבריו</w:t>
        </w:r>
      </w:ins>
    </w:p>
    <w:p>
      <w:pPr>
        <w:pStyle w:val="38"/>
        <w:rPr>
          <w:ins w:id="95541" w:author="מנוע מכני" w:date="2026-10-11T12:04:40Z"/>
        </w:rPr>
      </w:pPr>
      <w:r w:rsidRPr="006F178A">
        <w:lastRenderedPageBreak/>
        <w:t xml:space="preserve">ר"יע ור"ז:</w:t>
      </w:r>
    </w:p>
    <w:p w:rsidR="005851B8" w:rsidRPr="006F178A" w:rsidRDefault="005851B8" w:rsidP="005851B8">
      <w:pPr>
        <w:rPr>
          <w:rtl/>
        </w:rPr>
      </w:pPr>
      <w:del w:id="95542" w:author="מנוע מכני" w:date="2026-10-11T12:04:40Z">
        <w:r w:rsidRPr="006F178A">
          <w:rPr>
            <w:rFonts w:ascii="Fb Fontext" w:hAnsi="Fb Fontext"/>
            <w:rtl/>
          </w:rPr>
          <w:lastRenderedPageBreak/>
          <w:delText xml:space="preserve"> </w:delText>
        </w:r>
      </w:del>
      <w:r w:rsidRPr="006F178A">
        <w:rPr>
          <w:rFonts w:ascii="Fb Fontext" w:hAnsi="Fb Fontext"/>
          <w:rtl/>
        </w:rPr>
        <w:lastRenderedPageBreak/>
        <w:t xml:space="preserve">הלכה </w:t>
      </w:r>
      <w:ins w:id="90270" w:author="מנוע מכני" w:date="2026-10-11T12:04:40Z">
        <w:r>
          <w:rPr>
            <w:rStyle w:val="2fb"/>
            <w:rFonts w:ascii="Fb Fontext" w:hAnsi="Fb Fontext"/>
            <w:rtl/>
          </w:rPr>
          <w:t xml:space="preserve">כר"ע</w:t>
        </w:r>
      </w:ins>
      <w:del w:id="90271" w:author="מנוע מכני" w:date="2026-10-11T12:04:40Z">
        <w:r w:rsidRPr="006F178A">
          <w:rPr>
            <w:rFonts w:ascii="Fb Fontext" w:hAnsi="Fb Fontext"/>
            <w:rtl/>
          </w:rPr>
          <w:lastRenderedPageBreak/>
          <w:delText xml:space="preserve">כרבי עקיבא</w:delText>
        </w:r>
      </w:del>
      <w:r w:rsidRPr="006F178A">
        <w:rPr>
          <w:rFonts w:ascii="Fb Fontext" w:hAnsi="Fb Fontext"/>
          <w:rtl/>
        </w:rPr>
        <w:lastRenderedPageBreak/>
        <w:t xml:space="preserve"> מחבירו, </w:t>
      </w:r>
      <w:r w:rsidRPr="006F178A">
        <w:rPr>
          <w:rStyle w:val="2fb"/>
          <w:rFonts w:ascii="Fb Fontext" w:hAnsi="Fb Fontext"/>
          <w:rtl/>
        </w:rPr>
        <w:lastRenderedPageBreak/>
        <w:t xml:space="preserve">וכרבי יוסי</w:t>
      </w:r>
      <w:r w:rsidRPr="006F178A">
        <w:rPr>
          <w:rFonts w:ascii="Fb Fontext" w:hAnsi="Fb Fontext"/>
          <w:rtl/>
        </w:rPr>
        <w:lastRenderedPageBreak/>
        <w:t xml:space="preserve"> מחבריו, </w:t>
      </w:r>
      <w:r w:rsidRPr="006F178A">
        <w:rPr>
          <w:rStyle w:val="2fb"/>
          <w:rFonts w:ascii="Fb Fontext" w:hAnsi="Fb Fontext"/>
          <w:rtl/>
        </w:rPr>
        <w:lastRenderedPageBreak/>
        <w:t xml:space="preserve">וכרבי</w:t>
      </w:r>
      <w:r w:rsidRPr="006F178A">
        <w:rPr>
          <w:rFonts w:ascii="Fb Fontext" w:hAnsi="Fb Fontext"/>
          <w:rtl/>
        </w:rPr>
        <w:lastRenderedPageBreak/>
        <w:t xml:space="preserve"> מחבירו.</w:t>
      </w:r>
    </w:p>
    <w:p>
      <w:pPr>
        <w:pStyle w:val="38"/>
        <w:rPr>
          <w:ins w:id="95543" w:author="מנוע מכני" w:date="2026-10-11T12:04:40Z"/>
        </w:rPr>
      </w:pPr>
      <w:r w:rsidRPr="006F178A">
        <w:t>הלכתא</w:t>
      </w:r>
      <w:r w:rsidRPr="006F178A">
        <w:t xml:space="preserve"> - רבי אסי</w:t>
      </w:r>
      <w:del w:id="97033" w:author="מנוע מכני" w:date="2026-10-11T12:04:40Z">
        <w:r w:rsidRPr="006F178A">
          <w:delText xml:space="preserve"> אמר</w:delText>
        </w:r>
      </w:del>
      <w:r w:rsidRPr="006F178A">
        <w:t xml:space="preserve">:</w:t>
      </w:r>
    </w:p>
    <w:p w:rsidR="005851B8" w:rsidRDefault="005851B8" w:rsidP="005851B8">
      <w:pPr>
        <w:rPr>
          <w:rtl/>
        </w:rPr>
      </w:pPr>
      <w:del w:id="95544" w:author="מנוע מכני" w:date="2026-10-11T12:04:40Z">
        <w:r w:rsidRPr="006F178A">
          <w:rPr>
            <w:rtl/>
          </w:rPr>
          <w:delText xml:space="preserve"> </w:delText>
        </w:r>
      </w:del>
      <w:r w:rsidRPr="006F178A">
        <w:rPr>
          <w:rtl/>
        </w:rPr>
        <w:t xml:space="preserve">הלכה [לרבים לכתחילה]</w:t>
      </w:r>
    </w:p>
    <w:p>
      <w:pPr>
        <w:pStyle w:val="38"/>
        <w:rPr>
          <w:ins w:id="95545" w:author="מנוע מכני" w:date="2026-10-11T12:04:40Z"/>
        </w:rPr>
      </w:pPr>
      <w:r w:rsidRPr="006F178A">
        <w:t xml:space="preserve">ורחב"א:</w:t>
      </w:r>
    </w:p>
    <w:p w:rsidR="005851B8" w:rsidRDefault="005851B8" w:rsidP="005851B8">
      <w:pPr>
        <w:rPr>
          <w:rtl/>
        </w:rPr>
      </w:pPr>
      <w:del w:id="95546" w:author="מנוע מכני" w:date="2026-10-11T12:04:40Z">
        <w:r w:rsidRPr="006F178A">
          <w:rPr>
            <w:rtl/>
          </w:rPr>
          <w:delText xml:space="preserve"> </w:delText>
        </w:r>
      </w:del>
      <w:r w:rsidRPr="006F178A">
        <w:rPr>
          <w:rtl/>
        </w:rPr>
        <w:t xml:space="preserve">מטין [ליחיד]</w:t>
      </w:r>
    </w:p>
    <w:p>
      <w:pPr>
        <w:pStyle w:val="38"/>
        <w:rPr>
          <w:ins w:id="95547" w:author="מנוע מכני" w:date="2026-10-11T12:04:40Z"/>
        </w:rPr>
      </w:pPr>
      <w:r w:rsidRPr="006F178A">
        <w:t xml:space="preserve">וריב"ח:</w:t>
      </w:r>
    </w:p>
    <w:p w:rsidR="005851B8" w:rsidRDefault="005851B8" w:rsidP="005851B8">
      <w:pPr>
        <w:rPr>
          <w:rtl/>
        </w:rPr>
      </w:pPr>
      <w:del w:id="95548" w:author="מנוע מכני" w:date="2026-10-11T12:04:40Z">
        <w:r w:rsidRPr="006F178A">
          <w:rPr>
            <w:rtl/>
          </w:rPr>
          <w:delText xml:space="preserve"> </w:delText>
        </w:r>
      </w:del>
      <w:r w:rsidRPr="006F178A">
        <w:rPr>
          <w:rtl/>
        </w:rPr>
        <w:t xml:space="preserve">נראין [ליחיד רק בדיעבד]</w:t>
      </w:r>
    </w:p>
    <w:p>
      <w:pPr>
        <w:pStyle w:val="38"/>
        <w:rPr>
          <w:ins w:id="95549" w:author="מנוע מכני" w:date="2026-10-11T12:04:40Z"/>
        </w:rPr>
      </w:pPr>
      <w:r w:rsidRPr="006F178A">
        <w:t xml:space="preserve">כלשון הזה אריב"א מרי"ו:</w:t>
      </w:r>
    </w:p>
    <w:p w:rsidR="005851B8" w:rsidRPr="006F178A" w:rsidRDefault="005851B8" w:rsidP="005851B8">
      <w:pPr>
        <w:rPr>
          <w:rtl/>
        </w:rPr>
      </w:pPr>
      <w:del w:id="95550" w:author="מנוע מכני" w:date="2026-10-11T12:04:40Z">
        <w:r w:rsidRPr="006F178A">
          <w:rPr>
            <w:rtl/>
          </w:rPr>
          <w:delText xml:space="preserve"> </w:delText>
        </w:r>
      </w:del>
      <w:r w:rsidRPr="006F178A">
        <w:rPr>
          <w:rStyle w:val="2fb"/>
          <w:rtl/>
        </w:rPr>
        <w:t xml:space="preserve">ר"מ</w:t>
      </w:r>
      <w:r w:rsidRPr="006F178A">
        <w:rPr>
          <w:rtl/>
        </w:rPr>
        <w:t xml:space="preserve"> </w:t>
      </w:r>
      <w:r w:rsidRPr="006F178A">
        <w:rPr>
          <w:rStyle w:val="2fb"/>
          <w:rtl/>
        </w:rPr>
        <w:t xml:space="preserve">ור"י</w:t>
      </w:r>
      <w:r w:rsidRPr="006F178A">
        <w:rPr>
          <w:rtl/>
        </w:rPr>
        <w:t xml:space="preserve"> - הלכה </w:t>
      </w:r>
      <w:r w:rsidRPr="006F178A">
        <w:rPr>
          <w:rStyle w:val="2fb"/>
          <w:rtl/>
        </w:rPr>
        <w:t xml:space="preserve">כר"י</w:t>
      </w:r>
      <w:r w:rsidRPr="006F178A">
        <w:rPr>
          <w:rtl/>
        </w:rPr>
        <w:t xml:space="preserve">.</w:t>
      </w:r>
    </w:p>
    <w:p w:rsidR="005851B8" w:rsidRPr="006F178A" w:rsidRDefault="005851B8" w:rsidP="005851B8">
      <w:pPr>
        <w:rPr>
          <w:rtl/>
        </w:rPr>
      </w:pPr>
      <w:r w:rsidRPr="006F178A">
        <w:rPr>
          <w:rStyle w:val="2fb"/>
          <w:rtl/>
        </w:rPr>
        <w:t xml:space="preserve">ר"י</w:t>
      </w:r>
      <w:r w:rsidRPr="006F178A">
        <w:rPr>
          <w:rtl/>
        </w:rPr>
        <w:t xml:space="preserve"> </w:t>
      </w:r>
      <w:r w:rsidRPr="006F178A">
        <w:rPr>
          <w:rStyle w:val="2fb"/>
          <w:rtl/>
        </w:rPr>
        <w:t xml:space="preserve">ורבי יוסי</w:t>
      </w:r>
      <w:r w:rsidRPr="006F178A">
        <w:rPr>
          <w:rtl/>
        </w:rPr>
        <w:t xml:space="preserve"> - הלכה </w:t>
      </w:r>
      <w:r w:rsidRPr="006F178A">
        <w:rPr>
          <w:rStyle w:val="2fb"/>
          <w:rtl/>
        </w:rPr>
        <w:t xml:space="preserve">כרבי יוסי</w:t>
      </w:r>
      <w:r w:rsidRPr="006F178A">
        <w:rPr>
          <w:rtl/>
        </w:rPr>
        <w:t xml:space="preserve">, </w:t>
      </w:r>
      <w:r w:rsidRPr="006F178A">
        <w:rPr>
          <w:rtl/>
        </w:rPr>
        <w:t xml:space="preserve">ואצ"ל</w:t>
      </w:r>
      <w:r w:rsidRPr="006F178A">
        <w:rPr>
          <w:rtl/>
        </w:rPr>
        <w:t xml:space="preserve"> </w:t>
      </w:r>
      <w:r w:rsidRPr="006F178A">
        <w:rPr>
          <w:rStyle w:val="2fb"/>
          <w:rtl/>
        </w:rPr>
        <w:t xml:space="preserve">ר"מ</w:t>
      </w:r>
      <w:r w:rsidRPr="006F178A">
        <w:rPr>
          <w:rtl/>
        </w:rPr>
        <w:t xml:space="preserve"> </w:t>
      </w:r>
      <w:r w:rsidRPr="006F178A">
        <w:rPr>
          <w:rStyle w:val="2fb"/>
          <w:rtl/>
        </w:rPr>
        <w:t xml:space="preserve">ורבי יוסי</w:t>
      </w:r>
      <w:r w:rsidRPr="006F178A">
        <w:rPr>
          <w:rtl/>
        </w:rPr>
        <w:t xml:space="preserve"> - הלכה </w:t>
      </w:r>
      <w:r w:rsidRPr="006F178A">
        <w:rPr>
          <w:rStyle w:val="2fb"/>
          <w:rtl/>
        </w:rPr>
        <w:t xml:space="preserve">כרבי יוסי</w:t>
      </w:r>
      <w:r w:rsidRPr="006F178A">
        <w:rPr>
          <w:rtl/>
        </w:rPr>
        <w:t xml:space="preserve">.</w:t>
      </w:r>
    </w:p>
    <w:p>
      <w:pPr>
        <w:pStyle w:val="38"/>
        <w:rPr>
          <w:ins w:id="95551" w:author="מנוע מכני" w:date="2026-10-11T12:04:40Z"/>
        </w:rPr>
      </w:pPr>
      <w:del w:id="97034" w:author="מנוע מכני" w:date="2026-10-11T12:04:40Z">
        <w:r w:rsidRPr="006F178A">
          <w:delText xml:space="preserve">אמר </w:delText>
        </w:r>
      </w:del>
      <w:r w:rsidRPr="006F178A">
        <w:t xml:space="preserve">רב אסי:</w:t>
      </w:r>
    </w:p>
    <w:p w:rsidR="005851B8" w:rsidRPr="006F178A" w:rsidRDefault="005851B8" w:rsidP="005851B8">
      <w:pPr>
        <w:rPr>
          <w:rtl/>
        </w:rPr>
      </w:pPr>
      <w:del w:id="95552" w:author="מנוע מכני" w:date="2026-10-11T12:04:40Z">
        <w:r w:rsidRPr="006F178A">
          <w:rPr>
            <w:rtl/>
          </w:rPr>
          <w:delText xml:space="preserve"> </w:delText>
        </w:r>
      </w:del>
      <w:r w:rsidRPr="006F178A">
        <w:rPr>
          <w:rtl/>
        </w:rPr>
        <w:t xml:space="preserve">אף אני לומד </w:t>
      </w:r>
      <w:r w:rsidRPr="006F178A">
        <w:rPr>
          <w:rStyle w:val="2fb"/>
          <w:rtl/>
        </w:rPr>
        <w:t xml:space="preserve">רבי יוסי</w:t>
      </w:r>
      <w:r w:rsidRPr="006F178A">
        <w:rPr>
          <w:rtl/>
        </w:rPr>
        <w:t xml:space="preserve"> </w:t>
      </w:r>
      <w:r w:rsidRPr="006F178A">
        <w:rPr>
          <w:rStyle w:val="2fb"/>
          <w:rtl/>
        </w:rPr>
        <w:t xml:space="preserve">ור"ש</w:t>
      </w:r>
      <w:r w:rsidRPr="006F178A">
        <w:rPr>
          <w:rtl/>
        </w:rPr>
        <w:t xml:space="preserve"> - הלכה </w:t>
      </w:r>
      <w:r w:rsidRPr="006F178A">
        <w:rPr>
          <w:rStyle w:val="2fb"/>
          <w:rtl/>
        </w:rPr>
        <w:t xml:space="preserve">כרבי יוסי</w:t>
      </w:r>
      <w:r w:rsidRPr="006F178A">
        <w:rPr>
          <w:rtl/>
        </w:rPr>
        <w:t xml:space="preserve">.</w:t>
      </w:r>
    </w:p>
    <w:p>
      <w:pPr>
        <w:pStyle w:val="38"/>
        <w:rPr>
          <w:ins w:id="95553" w:author="מנוע מכני" w:date="2026-10-11T12:04:40Z"/>
        </w:rPr>
      </w:pPr>
      <w:r w:rsidRPr="006F178A">
        <w:t xml:space="preserve">דארא"ב ארי"ו:</w:t>
      </w:r>
    </w:p>
    <w:p w:rsidR="005851B8" w:rsidRPr="006F178A" w:rsidRDefault="005851B8" w:rsidP="005851B8">
      <w:pPr>
        <w:rPr>
          <w:b/>
          <w:bCs/>
          <w:rtl/>
        </w:rPr>
      </w:pPr>
      <w:del w:id="95554" w:author="מנוע מכני" w:date="2026-10-11T12:04:40Z">
        <w:r w:rsidRPr="006F178A">
          <w:rPr>
            <w:rtl/>
          </w:rPr>
          <w:delText xml:space="preserve"> </w:delText>
        </w:r>
      </w:del>
      <w:r w:rsidRPr="006F178A">
        <w:rPr>
          <w:rStyle w:val="2fb"/>
          <w:rtl/>
        </w:rPr>
        <w:t xml:space="preserve">ר"י</w:t>
      </w:r>
      <w:r w:rsidRPr="006F178A">
        <w:rPr>
          <w:rtl/>
        </w:rPr>
        <w:t xml:space="preserve"> </w:t>
      </w:r>
      <w:r w:rsidRPr="006F178A">
        <w:rPr>
          <w:rStyle w:val="2fb"/>
          <w:rtl/>
        </w:rPr>
        <w:t xml:space="preserve">ור"ש</w:t>
      </w:r>
      <w:r w:rsidRPr="006F178A">
        <w:rPr>
          <w:rtl/>
        </w:rPr>
        <w:t xml:space="preserve"> הלכה </w:t>
      </w:r>
      <w:r w:rsidRPr="006F178A">
        <w:rPr>
          <w:rStyle w:val="2fb"/>
          <w:rtl/>
        </w:rPr>
        <w:t xml:space="preserve">כר"י</w:t>
      </w:r>
      <w:r w:rsidRPr="006F178A">
        <w:rPr>
          <w:rtl/>
        </w:rPr>
        <w:t xml:space="preserve">. ומכ"ש </w:t>
      </w:r>
      <w:r w:rsidRPr="006F178A">
        <w:rPr>
          <w:rStyle w:val="2fb"/>
          <w:rtl/>
        </w:rPr>
        <w:t xml:space="preserve">שרבי יוסי</w:t>
      </w:r>
      <w:r w:rsidRPr="006F178A">
        <w:rPr>
          <w:rtl/>
        </w:rPr>
        <w:t xml:space="preserve"> </w:t>
      </w:r>
      <w:r w:rsidRPr="006F178A">
        <w:rPr>
          <w:rStyle w:val="2fb"/>
          <w:rtl/>
        </w:rPr>
        <w:t xml:space="preserve">ור"ש</w:t>
      </w:r>
      <w:r w:rsidRPr="006F178A">
        <w:rPr>
          <w:rtl/>
        </w:rPr>
        <w:t xml:space="preserve"> הלכה </w:t>
      </w:r>
      <w:r w:rsidRPr="006F178A">
        <w:rPr>
          <w:rStyle w:val="2fb"/>
          <w:rtl/>
        </w:rPr>
        <w:t xml:space="preserve">כריו"ס</w:t>
      </w:r>
      <w:r w:rsidRPr="006F178A">
        <w:rPr>
          <w:rtl/>
        </w:rPr>
        <w:t xml:space="preserve">.</w:t>
      </w:r>
    </w:p>
    <w:p>
      <w:pPr>
        <w:pStyle w:val="38"/>
        <w:rPr>
          <w:ins w:id="95556" w:author="מנוע מכני" w:date="2026-10-11T12:04:40Z"/>
        </w:rPr>
      </w:pPr>
      <w:del w:id="95555" w:author="מנוע מכני" w:date="2026-10-11T12:04:40Z">
        <w:r w:rsidRPr="006F178A">
          <w:delText xml:space="preserve">•</w:delText>
        </w:r>
      </w:del>
      <w:r w:rsidRPr="006F178A">
        <w:t xml:space="preserve"> </w:t>
      </w:r>
      <w:r w:rsidRPr="00910D80">
        <w:t>איבעיא להו</w:t>
      </w:r>
      <w:r w:rsidRPr="006F178A">
        <w:t xml:space="preserve">:</w:t>
      </w:r>
    </w:p>
    <w:p w:rsidR="005851B8" w:rsidRPr="006F178A" w:rsidRDefault="005851B8" w:rsidP="005851B8">
      <w:pPr>
        <w:rPr>
          <w:rtl/>
        </w:rPr>
      </w:pPr>
      <w:del w:id="95557" w:author="מנוע מכני" w:date="2026-10-11T12:04:40Z">
        <w:r w:rsidRPr="006F178A">
          <w:rPr>
            <w:rtl/>
          </w:rPr>
          <w:delText xml:space="preserve"> </w:delText>
        </w:r>
      </w:del>
      <w:r w:rsidRPr="006F178A">
        <w:rPr>
          <w:rStyle w:val="2fb"/>
          <w:rtl/>
        </w:rPr>
        <w:t xml:space="preserve">ר"מ</w:t>
      </w:r>
      <w:r w:rsidRPr="006F178A">
        <w:rPr>
          <w:rtl/>
        </w:rPr>
        <w:t xml:space="preserve"> </w:t>
      </w:r>
      <w:r w:rsidRPr="006F178A">
        <w:rPr>
          <w:rStyle w:val="2fb"/>
          <w:rtl/>
        </w:rPr>
        <w:t xml:space="preserve">ור"ש</w:t>
      </w:r>
      <w:r w:rsidRPr="006F178A">
        <w:rPr>
          <w:rtl/>
        </w:rPr>
        <w:t xml:space="preserve"> </w:t>
      </w:r>
      <w:ins w:id="92496" w:author="מנוע מכני" w:date="2026-10-11T12:04:40Z">
        <w:r>
          <w:rPr>
            <w:rtl/>
          </w:rPr>
          <w:t xml:space="preserve">מה</w:t>
        </w:r>
      </w:ins>
      <w:del w:id="92497" w:author="מנוע מכני" w:date="2026-10-11T12:04:40Z">
        <w:r w:rsidRPr="006F178A">
          <w:rPr>
            <w:rtl/>
          </w:rPr>
          <w:delText xml:space="preserve">מאי</w:delText>
        </w:r>
      </w:del>
      <w:r w:rsidRPr="006F178A">
        <w:rPr>
          <w:rtl/>
        </w:rPr>
        <w:t xml:space="preserve"> - </w:t>
      </w:r>
      <w:r w:rsidRPr="006F178A">
        <w:rPr>
          <w:b/>
          <w:bCs/>
          <w:rtl/>
        </w:rPr>
        <w:t>תיקו</w:t>
      </w:r>
      <w:r w:rsidRPr="006F178A">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29" w:author="קלוד" w:date="2026-10-11T12:24:08Z"/>
        </w:rPr>
      </w:pPr>
      <w:ins w:id="90430" w:author="קלוד" w:date="2026-10-11T12:24:08Z">
        <w:r>
          <w:rPr>
            <w:color w:val="7B3F00"/>
          </w:rPr>
          <w:t xml:space="preserve">אין כללי ההכרעה האלה מוחלטים - רב משרשיא</w:t>
        </w:r>
      </w:ins>
    </w:p>
    <w:p>
      <w:pPr>
        <w:pStyle w:val="38"/>
        <w:rPr>
          <w:ins w:id="95558" w:author="מנוע מכני" w:date="2026-10-11T12:04:40Z"/>
        </w:rPr>
      </w:pPr>
      <w:del w:id="97035" w:author="מנוע מכני" w:date="2026-10-11T12:04:40Z">
        <w:r w:rsidRPr="006F178A">
          <w:delText xml:space="preserve">אמר </w:delText>
        </w:r>
      </w:del>
      <w:r w:rsidRPr="006F178A">
        <w:t xml:space="preserve">רב משרשיא:</w:t>
      </w:r>
    </w:p>
    <w:p w:rsidR="005851B8" w:rsidRDefault="005851B8" w:rsidP="005851B8">
      <w:pPr>
        <w:rPr>
          <w:rFonts w:ascii="Fb Fontext" w:hAnsi="Fb Fontext"/>
          <w:rtl/>
        </w:rPr>
      </w:pPr>
      <w:del w:id="95559" w:author="מנוע מכני" w:date="2026-10-11T12:04:40Z">
        <w:r w:rsidRPr="006F178A">
          <w:rPr>
            <w:rFonts w:ascii="Fb Fontext" w:hAnsi="Fb Fontext"/>
            <w:rtl/>
          </w:rPr>
          <w:delText xml:space="preserve"> </w:delText>
        </w:r>
      </w:del>
      <w:ins w:id="94570" w:author="מנוע מכני" w:date="2026-10-11T12:04:40Z">
        <w:r>
          <w:rPr>
            <w:rFonts w:ascii="Fb Fontext" w:hAnsi="Fb Fontext"/>
            <w:rtl/>
          </w:rPr>
          <w:t xml:space="preserve">אינם</w:t>
        </w:r>
      </w:ins>
      <w:del w:id="94571" w:author="מנוע מכני" w:date="2026-10-11T12:04:40Z">
        <w:r w:rsidRPr="006F178A">
          <w:rPr>
            <w:rFonts w:ascii="Fb Fontext" w:hAnsi="Fb Fontext"/>
            <w:rtl/>
          </w:rPr>
          <w:delText xml:space="preserve">ליתנהו</w:delText>
        </w:r>
      </w:del>
      <w:r w:rsidRPr="006F178A">
        <w:rPr>
          <w:rFonts w:ascii="Fb Fontext" w:hAnsi="Fb Fontext"/>
          <w:rtl/>
        </w:rPr>
        <w:t xml:space="preserve"> </w:t>
      </w:r>
      <w:ins w:id="92498" w:author="מנוע מכני" w:date="2026-10-11T12:04:40Z">
        <w:r>
          <w:rPr>
            <w:rFonts w:ascii="Fb Fontext" w:hAnsi="Fb Fontext"/>
            <w:rtl/>
          </w:rPr>
          <w:t xml:space="preserve">לאלו</w:t>
        </w:r>
      </w:ins>
      <w:del w:id="92499" w:author="מנוע מכני" w:date="2026-10-11T12:04:40Z">
        <w:r w:rsidRPr="006F178A">
          <w:rPr>
            <w:rFonts w:ascii="Fb Fontext" w:hAnsi="Fb Fontext"/>
            <w:rtl/>
          </w:rPr>
          <w:delText xml:space="preserve">להני</w:delText>
        </w:r>
      </w:del>
      <w:r w:rsidRPr="006F178A">
        <w:rPr>
          <w:rFonts w:ascii="Fb Fontext" w:hAnsi="Fb Fontext"/>
          <w:rtl/>
        </w:rPr>
        <w:t xml:space="preserve"> כללי. [והיינו דבכל מקום מכריעים לפי סברא]</w:t>
      </w:r>
    </w:p>
    <w:p w:rsidR="005851B8" w:rsidRPr="009757B9" w:rsidRDefault="005851B8" w:rsidP="005851B8">
      <w:pPr>
        <w:rPr>
          <w:rFonts w:cs="Guttman Vilna"/>
          <w:b/>
          <w:bCs/>
          <w:rtl/>
        </w:rPr>
      </w:pPr>
      <w:r w:rsidRPr="006F178A">
        <w:rPr>
          <w:rStyle w:val="afffe"/>
          <w:rFonts w:ascii="Fb Fontext" w:hAnsi="Fb Fontext"/>
          <w:b/>
          <w:rtl/>
        </w:rPr>
        <w:t>א.</w:t>
      </w:r>
      <w:r w:rsidRPr="006F178A">
        <w:rPr>
          <w:rtl/>
        </w:rPr>
        <w:t xml:space="preserve"> מהא </w:t>
      </w:r>
      <w:r w:rsidRPr="006F178A">
        <w:rPr>
          <w:rtl/>
        </w:rPr>
        <w:t xml:space="preserve">דתנן</w:t>
      </w:r>
      <w:r w:rsidRPr="006F178A">
        <w:rPr>
          <w:rtl/>
        </w:rPr>
        <w:t xml:space="preserve"> </w:t>
      </w:r>
      <w:r w:rsidRPr="006F178A">
        <w:rPr>
          <w:rStyle w:val="2fb"/>
          <w:rtl/>
        </w:rPr>
        <w:t xml:space="preserve">ר"ש</w:t>
      </w:r>
      <w:r w:rsidRPr="006F178A">
        <w:rPr>
          <w:rtl/>
        </w:rPr>
        <w:t xml:space="preserve"> אומר למה הדבר דומה לשלש חצירות הפתוחות זו לזו ופתוחות לרשות הרבים, עירבו שתים החיצונות עם האמצעית - היא מותרת עמהן, והן מותרות עמה, ושתים החיצונות אסורות זו עם זו.</w:t>
      </w:r>
    </w:p>
    <w:p w:rsidR="005851B8" w:rsidRPr="009757B9" w:rsidRDefault="005851B8" w:rsidP="005851B8">
      <w:pPr>
        <w:rPr>
          <w:rFonts w:cs="Guttman Vilna"/>
          <w:b/>
          <w:bCs/>
          <w:rtl/>
        </w:rPr>
      </w:pPr>
      <w:r w:rsidRPr="006F178A">
        <w:rPr>
          <w:rStyle w:val="2fb"/>
          <w:rtl/>
        </w:rPr>
        <w:t xml:space="preserve">וארחב"ג</w:t>
      </w:r>
      <w:r w:rsidRPr="006F178A">
        <w:rPr>
          <w:rtl/>
        </w:rPr>
        <w:t xml:space="preserve"> </w:t>
      </w:r>
      <w:r w:rsidRPr="006F178A">
        <w:rPr>
          <w:rStyle w:val="2fb"/>
          <w:rtl/>
        </w:rPr>
        <w:t xml:space="preserve">מרב</w:t>
      </w:r>
      <w:r w:rsidRPr="006F178A">
        <w:rPr>
          <w:rtl/>
        </w:rPr>
        <w:t xml:space="preserve"> הלכה </w:t>
      </w:r>
      <w:r w:rsidRPr="006F178A">
        <w:rPr>
          <w:rStyle w:val="2fb"/>
          <w:rtl/>
        </w:rPr>
        <w:t xml:space="preserve">כר"ש</w:t>
      </w:r>
      <w:r w:rsidRPr="006F178A">
        <w:rPr>
          <w:rtl/>
        </w:rPr>
        <w:t xml:space="preserve"> ואע"ג </w:t>
      </w:r>
      <w:r w:rsidRPr="006F178A">
        <w:rPr>
          <w:rStyle w:val="2fb"/>
          <w:rtl/>
        </w:rPr>
        <w:t xml:space="preserve">דר"י</w:t>
      </w:r>
      <w:r w:rsidRPr="006F178A">
        <w:rPr>
          <w:rtl/>
        </w:rPr>
        <w:t xml:space="preserve"> הוא דפליג </w:t>
      </w:r>
      <w:ins w:id="92500" w:author="מנוע מכני" w:date="2026-10-11T12:04:40Z">
        <w:r>
          <w:rPr>
            <w:rtl/>
          </w:rPr>
          <w:t xml:space="preserve">עליו</w:t>
        </w:r>
      </w:ins>
      <w:del w:id="92501" w:author="מנוע מכני" w:date="2026-10-11T12:04:40Z">
        <w:r w:rsidRPr="006F178A">
          <w:rPr>
            <w:rtl/>
          </w:rPr>
          <w:delText xml:space="preserve">עליה</w:delText>
        </w:r>
      </w:del>
      <w:r w:rsidRPr="006F178A">
        <w:rPr>
          <w:rtl/>
        </w:rPr>
        <w:t xml:space="preserve"> וש"מ </w:t>
      </w:r>
      <w:ins w:id="94572" w:author="מנוע מכני" w:date="2026-10-11T12:04:40Z">
        <w:r>
          <w:rPr>
            <w:rtl/>
          </w:rPr>
          <w:t xml:space="preserve">אינם</w:t>
        </w:r>
      </w:ins>
      <w:del w:id="94573" w:author="מנוע מכני" w:date="2026-10-11T12:04:40Z">
        <w:r w:rsidRPr="006F178A">
          <w:rPr>
            <w:rtl/>
          </w:rPr>
          <w:delText xml:space="preserve">ליתנהו</w:delText>
        </w:r>
      </w:del>
      <w:r w:rsidRPr="006F178A">
        <w:rPr>
          <w:rtl/>
        </w:rPr>
        <w:t xml:space="preserve">.</w:t>
      </w:r>
    </w:p>
    <w:p w:rsidR="005851B8" w:rsidRPr="006F178A" w:rsidRDefault="005851B8" w:rsidP="005851B8">
      <w:pPr>
        <w:rPr>
          <w:rStyle w:val="afffe"/>
          <w:rFonts w:ascii="Fb Fontext" w:hAnsi="Fb Fontext"/>
          <w:b/>
          <w:rtl/>
        </w:rPr>
      </w:pPr>
      <w:r w:rsidRPr="006F178A">
        <w:rPr>
          <w:rtl/>
        </w:rPr>
        <w:t xml:space="preserve">דחתה הגמ' </w:t>
      </w:r>
      <w:ins w:id="92502" w:author="מנוע מכני" w:date="2026-10-11T12:04:40Z">
        <w:r>
          <w:rPr>
            <w:rtl/>
          </w:rPr>
          <w:t xml:space="preserve">דשמא</w:t>
        </w:r>
      </w:ins>
      <w:del w:id="92503" w:author="מנוע מכני" w:date="2026-10-11T12:04:40Z">
        <w:r w:rsidRPr="006F178A">
          <w:rPr>
            <w:rtl/>
          </w:rPr>
          <w:delText xml:space="preserve">דדלמא</w:delText>
        </w:r>
      </w:del>
      <w:r w:rsidRPr="006F178A">
        <w:rPr>
          <w:rtl/>
        </w:rPr>
        <w:t xml:space="preserve"> </w:t>
      </w:r>
      <w:ins w:id="91130" w:author="מנוע מכני" w:date="2026-10-11T12:04:40Z">
        <w:r>
          <w:rPr>
            <w:rtl/>
          </w:rPr>
          <w:t xml:space="preserve">מקום</w:t>
        </w:r>
      </w:ins>
      <w:del w:id="91131" w:author="מנוע מכני" w:date="2026-10-11T12:04:40Z">
        <w:r w:rsidRPr="006F178A">
          <w:rPr>
            <w:rtl/>
          </w:rPr>
          <w:delText xml:space="preserve">היכא</w:delText>
        </w:r>
      </w:del>
      <w:r w:rsidRPr="006F178A">
        <w:rPr>
          <w:rtl/>
        </w:rPr>
        <w:t xml:space="preserve"> שאיתמר - איתמר, </w:t>
      </w:r>
      <w:ins w:id="91132" w:author="מנוע מכני" w:date="2026-10-11T12:04:40Z">
        <w:r>
          <w:rPr>
            <w:rtl/>
          </w:rPr>
          <w:t xml:space="preserve">מקום</w:t>
        </w:r>
      </w:ins>
      <w:del w:id="91133" w:author="מנוע מכני" w:date="2026-10-11T12:04:40Z">
        <w:r w:rsidRPr="006F178A">
          <w:rPr>
            <w:rtl/>
          </w:rPr>
          <w:delText xml:space="preserve">היכא</w:delText>
        </w:r>
      </w:del>
      <w:r w:rsidRPr="006F178A">
        <w:rPr>
          <w:rtl/>
        </w:rPr>
        <w:t xml:space="preserve"> שלא איתמר - </w:t>
      </w:r>
      <w:r w:rsidRPr="006F178A">
        <w:rPr>
          <w:rtl/>
        </w:rPr>
        <w:t xml:space="preserve">לא</w:t>
      </w:r>
      <w:r w:rsidRPr="006F178A">
        <w:rPr>
          <w:rtl/>
        </w:rPr>
        <w:t xml:space="preserve"> איתמר.</w:t>
      </w:r>
    </w:p>
    <w:p w:rsidR="005851B8" w:rsidRPr="009757B9" w:rsidRDefault="005851B8" w:rsidP="005851B8">
      <w:pPr>
        <w:rPr>
          <w:rFonts w:cs="Guttman Vilna"/>
          <w:b/>
          <w:bCs/>
          <w:rtl/>
        </w:rPr>
      </w:pPr>
      <w:r w:rsidRPr="006F178A">
        <w:rPr>
          <w:rStyle w:val="afffe"/>
          <w:rFonts w:ascii="Fb Fontext" w:hAnsi="Fb Fontext"/>
          <w:b/>
          <w:rtl/>
        </w:rPr>
        <w:t>ב.</w:t>
      </w:r>
      <w:r w:rsidRPr="006F178A">
        <w:rPr>
          <w:rtl/>
        </w:rPr>
        <w:t xml:space="preserve"> מהא, </w:t>
      </w:r>
      <w:r w:rsidRPr="006F178A">
        <w:rPr>
          <w:rtl/>
        </w:rPr>
        <w:t xml:space="preserve">דתנן</w:t>
      </w:r>
      <w:r w:rsidRPr="006F178A">
        <w:rPr>
          <w:rtl/>
        </w:rPr>
        <w:t xml:space="preserve">: עיר של יחיד ונעשית של רבים - מערבין את כולה, של רבים ונעשית של יחיד - אין מערבין את כולה.</w:t>
      </w:r>
    </w:p>
    <w:p w:rsidR="005851B8" w:rsidRPr="009757B9" w:rsidRDefault="005851B8" w:rsidP="005851B8">
      <w:pPr>
        <w:rPr>
          <w:rFonts w:cs="Guttman Vilna"/>
          <w:b/>
          <w:bCs/>
          <w:rtl/>
        </w:rPr>
      </w:pPr>
      <w:r w:rsidRPr="006F178A">
        <w:rPr>
          <w:rStyle w:val="2fb"/>
          <w:rtl/>
        </w:rPr>
        <w:t xml:space="preserve">לר"י</w:t>
      </w:r>
      <w:r w:rsidRPr="006F178A">
        <w:rPr>
          <w:rtl/>
        </w:rPr>
        <w:t xml:space="preserve"> </w:t>
      </w:r>
      <w:r w:rsidRPr="006F178A">
        <w:rPr>
          <w:rtl/>
        </w:rPr>
        <w:t xml:space="preserve">אא"כ</w:t>
      </w:r>
      <w:r w:rsidRPr="006F178A">
        <w:rPr>
          <w:rtl/>
        </w:rPr>
        <w:t xml:space="preserve"> עושה חוצה לה כעיר חדשה שביהודה, שיש בה חמשים דיורין.</w:t>
      </w:r>
    </w:p>
    <w:p w:rsidR="005851B8" w:rsidRPr="009757B9" w:rsidRDefault="005851B8" w:rsidP="005851B8">
      <w:pPr>
        <w:rPr>
          <w:rFonts w:cs="Guttman Vilna"/>
          <w:b/>
          <w:bCs/>
          <w:rtl/>
        </w:rPr>
      </w:pPr>
      <w:r w:rsidRPr="006F178A">
        <w:rPr>
          <w:rStyle w:val="2fb"/>
          <w:rtl/>
        </w:rPr>
        <w:t xml:space="preserve">ולר"ש</w:t>
      </w:r>
      <w:r w:rsidRPr="006F178A">
        <w:rPr>
          <w:rtl/>
        </w:rPr>
        <w:t xml:space="preserve"> שלש חצירות של שני בתים.</w:t>
      </w:r>
    </w:p>
    <w:p>
      <w:pPr>
        <w:pStyle w:val="38"/>
        <w:rPr>
          <w:ins w:id="95560" w:author="מנוע מכני" w:date="2026-10-11T12:04:40Z"/>
        </w:rPr>
      </w:pPr>
      <w:r w:rsidRPr="006F178A">
        <w:t xml:space="preserve">וארחב"ג מרב:</w:t>
      </w:r>
    </w:p>
    <w:p w:rsidR="005851B8" w:rsidRPr="009757B9" w:rsidRDefault="005851B8" w:rsidP="005851B8">
      <w:pPr>
        <w:rPr>
          <w:rFonts w:cs="Guttman Vilna"/>
          <w:b/>
          <w:bCs/>
          <w:rtl/>
        </w:rPr>
      </w:pPr>
      <w:del w:id="95561" w:author="מנוע מכני" w:date="2026-10-11T12:04:40Z">
        <w:r w:rsidRPr="006F178A">
          <w:rPr>
            <w:rtl/>
          </w:rPr>
          <w:delText xml:space="preserve"> </w:delText>
        </w:r>
      </w:del>
      <w:r w:rsidRPr="006F178A">
        <w:rPr>
          <w:rtl/>
        </w:rPr>
        <w:t xml:space="preserve">הלכה </w:t>
      </w:r>
      <w:r w:rsidRPr="006F178A">
        <w:rPr>
          <w:rStyle w:val="2fb"/>
          <w:rtl/>
        </w:rPr>
        <w:t xml:space="preserve">כר"ש</w:t>
      </w:r>
      <w:r w:rsidRPr="006F178A">
        <w:rPr>
          <w:rtl/>
        </w:rPr>
        <w:t xml:space="preserve"> </w:t>
      </w:r>
      <w:r>
        <w:rPr>
          <w:rtl/>
        </w:rPr>
        <w:t>ואפי'</w:t>
      </w:r>
      <w:r w:rsidRPr="006F178A">
        <w:rPr>
          <w:rtl/>
        </w:rPr>
        <w:t xml:space="preserve"> דר'י דפליג </w:t>
      </w:r>
      <w:ins w:id="92504" w:author="מנוע מכני" w:date="2026-10-11T12:04:40Z">
        <w:r>
          <w:rPr>
            <w:rtl/>
          </w:rPr>
          <w:t xml:space="preserve">עליו</w:t>
        </w:r>
      </w:ins>
      <w:del w:id="92505" w:author="מנוע מכני" w:date="2026-10-11T12:04:40Z">
        <w:r w:rsidRPr="006F178A">
          <w:rPr>
            <w:rtl/>
          </w:rPr>
          <w:delText xml:space="preserve">עליה</w:delText>
        </w:r>
      </w:del>
      <w:r w:rsidRPr="006F178A">
        <w:rPr>
          <w:rtl/>
        </w:rPr>
        <w:t xml:space="preserve">.</w:t>
      </w:r>
    </w:p>
    <w:p w:rsidR="005851B8" w:rsidRPr="009757B9" w:rsidRDefault="005851B8" w:rsidP="005851B8">
      <w:pPr>
        <w:rPr>
          <w:rFonts w:cs="Guttman Vilna"/>
          <w:b/>
          <w:bCs/>
          <w:rtl/>
        </w:rPr>
      </w:pPr>
      <w:r w:rsidRPr="006F178A">
        <w:rPr>
          <w:rtl/>
        </w:rPr>
        <w:t xml:space="preserve">ודחתה הגמ' </w:t>
      </w:r>
      <w:ins w:id="92506" w:author="מנוע מכני" w:date="2026-10-11T12:04:40Z">
        <w:r>
          <w:rPr>
            <w:rtl/>
          </w:rPr>
          <w:t xml:space="preserve">דשמא</w:t>
        </w:r>
      </w:ins>
      <w:del w:id="92507" w:author="מנוע מכני" w:date="2026-10-11T12:04:40Z">
        <w:r w:rsidRPr="006F178A">
          <w:rPr>
            <w:rtl/>
          </w:rPr>
          <w:delText xml:space="preserve">דדילמא</w:delText>
        </w:r>
      </w:del>
      <w:r w:rsidRPr="006F178A">
        <w:rPr>
          <w:rtl/>
        </w:rPr>
        <w:t xml:space="preserve"> </w:t>
      </w:r>
      <w:ins w:id="91134" w:author="מנוע מכני" w:date="2026-10-11T12:04:40Z">
        <w:r>
          <w:rPr>
            <w:rtl/>
          </w:rPr>
          <w:t xml:space="preserve">מקום</w:t>
        </w:r>
      </w:ins>
      <w:del w:id="91135" w:author="מנוע מכני" w:date="2026-10-11T12:04:40Z">
        <w:r w:rsidRPr="006F178A">
          <w:rPr>
            <w:rtl/>
          </w:rPr>
          <w:delText xml:space="preserve">היכא</w:delText>
        </w:r>
      </w:del>
      <w:r w:rsidRPr="006F178A">
        <w:rPr>
          <w:rtl/>
        </w:rPr>
        <w:t xml:space="preserve"> שאיתמר - איתמר, </w:t>
      </w:r>
      <w:ins w:id="91136" w:author="מנוע מכני" w:date="2026-10-11T12:04:40Z">
        <w:r>
          <w:rPr>
            <w:rtl/>
          </w:rPr>
          <w:t xml:space="preserve">מקום</w:t>
        </w:r>
      </w:ins>
      <w:del w:id="91137" w:author="מנוע מכני" w:date="2026-10-11T12:04:40Z">
        <w:r w:rsidRPr="006F178A">
          <w:rPr>
            <w:rtl/>
          </w:rPr>
          <w:delText xml:space="preserve">היכא</w:delText>
        </w:r>
      </w:del>
      <w:r w:rsidRPr="006F178A">
        <w:rPr>
          <w:rtl/>
        </w:rPr>
        <w:t xml:space="preserve"> שלא איתמר - </w:t>
      </w:r>
      <w:r w:rsidRPr="006F178A">
        <w:rPr>
          <w:rtl/>
        </w:rPr>
        <w:t xml:space="preserve">לא</w:t>
      </w:r>
      <w:r w:rsidRPr="006F178A">
        <w:rPr>
          <w:rtl/>
        </w:rPr>
        <w:t xml:space="preserve"> איתמר.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afffe"/>
          <w:rFonts w:ascii="Fb Fontext" w:hAnsi="Fb Fontext"/>
          <w:b/>
          <w:rtl/>
        </w:rPr>
        <w:t>ג.</w:t>
      </w:r>
      <w:r w:rsidRPr="006F178A">
        <w:rPr>
          <w:rFonts w:ascii="Fb Fontext" w:hAnsi="Fb Fontext"/>
          <w:rtl/>
        </w:rPr>
        <w:t xml:space="preserve"> מהא </w:t>
      </w:r>
      <w:r w:rsidRPr="006F178A">
        <w:rPr>
          <w:rFonts w:ascii="Fb Fontext" w:hAnsi="Fb Fontext"/>
          <w:rtl/>
        </w:rPr>
        <w:t xml:space="preserve">דתנן</w:t>
      </w:r>
      <w:r w:rsidRPr="006F178A">
        <w:rPr>
          <w:rFonts w:ascii="Fb Fontext" w:hAnsi="Fb Fontext"/>
          <w:rtl/>
        </w:rPr>
        <w:t xml:space="preserve">: המניח את ביתו והלך לשבות בעיר אחרת.</w:t>
      </w:r>
    </w:p>
    <w:p w:rsidR="005851B8" w:rsidRPr="006F178A" w:rsidRDefault="005851B8" w:rsidP="005851B8">
      <w:pPr>
        <w:rPr>
          <w:rtl/>
        </w:rPr>
      </w:pPr>
      <w:r w:rsidRPr="006F178A">
        <w:rPr>
          <w:rStyle w:val="2fb"/>
          <w:rFonts w:ascii="Fb Fontext" w:hAnsi="Fb Fontext"/>
          <w:rtl/>
        </w:rPr>
        <w:t>לר"מ</w:t>
      </w:r>
      <w:r w:rsidRPr="006F178A">
        <w:rPr>
          <w:rtl/>
        </w:rPr>
        <w:t xml:space="preserve"> אחד נכרי ואחד ישראל - אוסר לבני חצירות, [דדירה בלא בעלים שמה דירה].</w:t>
      </w:r>
    </w:p>
    <w:p w:rsidR="005851B8" w:rsidRDefault="005851B8" w:rsidP="005851B8">
      <w:pPr>
        <w:rPr>
          <w:rtl/>
        </w:rPr>
      </w:pPr>
      <w:r w:rsidRPr="006F178A">
        <w:rPr>
          <w:rStyle w:val="2fb"/>
          <w:rFonts w:ascii="Fb Fontext" w:hAnsi="Fb Fontext"/>
          <w:rtl/>
        </w:rPr>
        <w:t>לר"י</w:t>
      </w:r>
      <w:r w:rsidRPr="006F178A">
        <w:rPr>
          <w:rtl/>
        </w:rPr>
        <w:t xml:space="preserve"> אינו אוסר [דדירה ללא בעלים </w:t>
      </w:r>
      <w:ins w:id="91138" w:author="מנוע מכני" w:date="2026-10-11T12:04:40Z">
        <w:r>
          <w:rPr>
            <w:rtl/>
          </w:rPr>
          <w:t xml:space="preserve">לא</w:t>
        </w:r>
      </w:ins>
      <w:del w:id="91139" w:author="מנוע מכני" w:date="2026-10-11T12:04:40Z">
        <w:r w:rsidRPr="006F178A">
          <w:rPr>
            <w:rtl/>
          </w:rPr>
          <w:delText xml:space="preserve">לאו</w:delText>
        </w:r>
      </w:del>
      <w:r w:rsidRPr="006F178A">
        <w:rPr>
          <w:rtl/>
        </w:rPr>
        <w:t xml:space="preserve"> שמיה דירה]</w:t>
      </w:r>
    </w:p>
    <w:p w:rsidR="005851B8" w:rsidRPr="006F178A" w:rsidRDefault="005851B8" w:rsidP="005851B8">
      <w:pPr>
        <w:rPr>
          <w:rtl/>
        </w:rPr>
      </w:pPr>
      <w:r w:rsidRPr="006F178A">
        <w:rPr>
          <w:rStyle w:val="2fb"/>
          <w:rFonts w:ascii="Fb Fontext" w:hAnsi="Fb Fontext"/>
          <w:rtl/>
        </w:rPr>
        <w:t>רבי יוסי</w:t>
      </w:r>
      <w:r w:rsidRPr="006F178A">
        <w:rPr>
          <w:rtl/>
        </w:rPr>
        <w:t xml:space="preserve"> נכרי - אוסר, ישראל - אינו אוסר, מפני שאין דרך ישראל לבא בשבת.</w:t>
      </w:r>
    </w:p>
    <w:p>
      <w:pPr>
        <w:pStyle w:val="38"/>
        <w:rPr>
          <w:ins w:id="95562" w:author="מנוע מכני" w:date="2026-10-11T12:04:40Z"/>
        </w:rPr>
      </w:pPr>
      <w:r w:rsidRPr="00132755">
        <w:t>ר"ש</w:t>
      </w:r>
      <w:r w:rsidRPr="00132755">
        <w:t xml:space="preserve">:</w:t>
      </w:r>
    </w:p>
    <w:p w:rsidR="005851B8" w:rsidRPr="00132755" w:rsidRDefault="005851B8" w:rsidP="005851B8">
      <w:pPr>
        <w:rPr>
          <w:spacing w:val="-2"/>
          <w:rtl/>
        </w:rPr>
      </w:pPr>
      <w:del w:id="95563" w:author="מנוע מכני" w:date="2026-10-11T12:04:40Z">
        <w:r w:rsidRPr="00132755">
          <w:rPr>
            <w:spacing w:val="-2"/>
            <w:rtl/>
          </w:rPr>
          <w:delText xml:space="preserve"> </w:delText>
        </w:r>
      </w:del>
      <w:ins w:id="90272" w:author="מנוע מכני" w:date="2026-10-11T12:04:40Z">
        <w:r>
          <w:rPr>
            <w:spacing w:val="-2"/>
            <w:rtl/>
          </w:rPr>
          <w:t xml:space="preserve">אפי'</w:t>
        </w:r>
      </w:ins>
      <w:del w:id="90273" w:author="מנוע מכני" w:date="2026-10-11T12:04:40Z">
        <w:r w:rsidRPr="00132755">
          <w:rPr>
            <w:spacing w:val="-2"/>
            <w:rtl/>
          </w:rPr>
          <w:delText xml:space="preserve">אפילו</w:delText>
        </w:r>
      </w:del>
      <w:r w:rsidRPr="00132755">
        <w:rPr>
          <w:spacing w:val="-2"/>
          <w:rtl/>
        </w:rPr>
        <w:t xml:space="preserve"> הניח את ביתו והלך לשבות אצל בתו באותה העיר - אינו אוסר, שכבר הסיח דעתו.</w:t>
      </w:r>
    </w:p>
    <w:p w:rsidR="005851B8" w:rsidRPr="006F178A" w:rsidRDefault="005851B8" w:rsidP="005851B8">
      <w:pPr>
        <w:rPr>
          <w:rtl/>
        </w:rPr>
      </w:pPr>
      <w:r w:rsidRPr="006F178A">
        <w:rPr>
          <w:rStyle w:val="2fb"/>
          <w:rtl/>
        </w:rPr>
        <w:t xml:space="preserve">וארחב"ג</w:t>
      </w:r>
      <w:r w:rsidRPr="006F178A">
        <w:rPr>
          <w:rtl/>
        </w:rPr>
        <w:t xml:space="preserve"> </w:t>
      </w:r>
      <w:r w:rsidRPr="006F178A">
        <w:rPr>
          <w:rStyle w:val="2fb"/>
          <w:rtl/>
        </w:rPr>
        <w:t xml:space="preserve">מרב</w:t>
      </w:r>
      <w:r w:rsidRPr="006F178A">
        <w:rPr>
          <w:rtl/>
        </w:rPr>
        <w:t xml:space="preserve"> הלכה </w:t>
      </w:r>
      <w:r w:rsidRPr="006F178A">
        <w:rPr>
          <w:rStyle w:val="2fb"/>
          <w:rtl/>
        </w:rPr>
        <w:t xml:space="preserve">כר"ש</w:t>
      </w:r>
      <w:r w:rsidRPr="006F178A">
        <w:rPr>
          <w:rtl/>
        </w:rPr>
        <w:t xml:space="preserve"> ואע"ג </w:t>
      </w:r>
      <w:r w:rsidRPr="006F178A">
        <w:rPr>
          <w:rStyle w:val="2fb"/>
          <w:rtl/>
        </w:rPr>
        <w:t xml:space="preserve">דר"י</w:t>
      </w:r>
      <w:r w:rsidRPr="006F178A">
        <w:rPr>
          <w:rtl/>
        </w:rPr>
        <w:t xml:space="preserve"> דפליג </w:t>
      </w:r>
      <w:ins w:id="92508" w:author="מנוע מכני" w:date="2026-10-11T12:04:40Z">
        <w:r>
          <w:rPr>
            <w:rtl/>
          </w:rPr>
          <w:t xml:space="preserve">עליו</w:t>
        </w:r>
      </w:ins>
      <w:del w:id="92509" w:author="מנוע מכני" w:date="2026-10-11T12:04:40Z">
        <w:r w:rsidRPr="006F178A">
          <w:rPr>
            <w:rtl/>
          </w:rPr>
          <w:delText xml:space="preserve">עליה</w:delText>
        </w:r>
      </w:del>
      <w:r w:rsidRPr="006F178A">
        <w:rPr>
          <w:rtl/>
        </w:rPr>
        <w:t xml:space="preserve">.</w:t>
      </w:r>
    </w:p>
    <w:p w:rsidR="005851B8" w:rsidRPr="006F178A" w:rsidRDefault="005851B8" w:rsidP="005851B8">
      <w:pPr>
        <w:rPr>
          <w:rStyle w:val="afffe"/>
          <w:rFonts w:ascii="Fb Fontext" w:hAnsi="Fb Fontext"/>
          <w:b/>
          <w:rtl/>
        </w:rPr>
      </w:pPr>
      <w:r w:rsidRPr="006F178A">
        <w:rPr>
          <w:rStyle w:val="afffe"/>
          <w:rFonts w:ascii="Fb Fontext" w:hAnsi="Fb Fontext"/>
          <w:rtl/>
        </w:rPr>
        <w:t>ודחתה הגמ'</w:t>
      </w:r>
      <w:r w:rsidRPr="006F178A">
        <w:rPr>
          <w:rtl/>
        </w:rPr>
        <w:t xml:space="preserve"> דגם </w:t>
      </w:r>
      <w:ins w:id="91144" w:author="מנוע מכני" w:date="2026-10-11T12:04:40Z">
        <w:r>
          <w:rPr>
            <w:rtl/>
          </w:rPr>
          <w:t xml:space="preserve">כאן</w:t>
        </w:r>
      </w:ins>
      <w:del w:id="91145" w:author="מנוע מכני" w:date="2026-10-11T12:04:40Z">
        <w:r w:rsidRPr="006F178A">
          <w:rPr>
            <w:rtl/>
          </w:rPr>
          <w:delText xml:space="preserve">הכא</w:delText>
        </w:r>
      </w:del>
      <w:r w:rsidRPr="006F178A">
        <w:rPr>
          <w:rtl/>
        </w:rPr>
        <w:t xml:space="preserve"> </w:t>
      </w:r>
      <w:ins w:id="91140" w:author="מנוע מכני" w:date="2026-10-11T12:04:40Z">
        <w:r>
          <w:rPr>
            <w:rtl/>
          </w:rPr>
          <w:t xml:space="preserve">מקום</w:t>
        </w:r>
      </w:ins>
      <w:del w:id="91141" w:author="מנוע מכני" w:date="2026-10-11T12:04:40Z">
        <w:r w:rsidRPr="006F178A">
          <w:rPr>
            <w:rtl/>
          </w:rPr>
          <w:delText xml:space="preserve">היכא</w:delText>
        </w:r>
      </w:del>
      <w:r w:rsidRPr="006F178A">
        <w:rPr>
          <w:rtl/>
        </w:rPr>
        <w:t xml:space="preserve"> שאיתמר - איתמר, </w:t>
      </w:r>
      <w:ins w:id="91142" w:author="מנוע מכני" w:date="2026-10-11T12:04:40Z">
        <w:r>
          <w:rPr>
            <w:rtl/>
          </w:rPr>
          <w:t xml:space="preserve">מקום</w:t>
        </w:r>
      </w:ins>
      <w:del w:id="91143" w:author="מנוע מכני" w:date="2026-10-11T12:04:40Z">
        <w:r w:rsidRPr="006F178A">
          <w:rPr>
            <w:rtl/>
          </w:rPr>
          <w:delText xml:space="preserve">היכא</w:delText>
        </w:r>
      </w:del>
      <w:r w:rsidRPr="006F178A">
        <w:rPr>
          <w:rtl/>
        </w:rPr>
        <w:t xml:space="preserve"> שלא איתמר - </w:t>
      </w:r>
      <w:r w:rsidRPr="006F178A">
        <w:rPr>
          <w:rtl/>
        </w:rPr>
        <w:t xml:space="preserve">לא</w:t>
      </w:r>
      <w:r w:rsidRPr="006F178A">
        <w:rPr>
          <w:rtl/>
        </w:rPr>
        <w:t xml:space="preserve"> איתמר.</w:t>
      </w:r>
    </w:p>
    <w:p w:rsidR="005851B8" w:rsidRPr="006F178A" w:rsidRDefault="005851B8" w:rsidP="005851B8">
      <w:pPr>
        <w:rPr>
          <w:rtl/>
        </w:rPr>
      </w:pPr>
      <w:r w:rsidRPr="006F178A">
        <w:rPr>
          <w:rStyle w:val="afffe"/>
          <w:rFonts w:ascii="Fb Fontext" w:hAnsi="Fb Fontext"/>
          <w:b/>
          <w:rtl/>
        </w:rPr>
        <w:t>ד.</w:t>
      </w:r>
      <w:r w:rsidRPr="006F178A">
        <w:rPr>
          <w:rtl/>
        </w:rPr>
        <w:t xml:space="preserve"> ומהא </w:t>
      </w:r>
      <w:r w:rsidRPr="006F178A">
        <w:rPr>
          <w:rtl/>
        </w:rPr>
        <w:t xml:space="preserve">דתנן</w:t>
      </w:r>
      <w:r w:rsidRPr="006F178A">
        <w:rPr>
          <w:rtl/>
        </w:rPr>
        <w:t xml:space="preserve">: וזהו שאמרו העני מערב ברגליו. </w:t>
      </w:r>
      <w:r w:rsidRPr="006F178A">
        <w:rPr>
          <w:rStyle w:val="2fb"/>
          <w:rtl/>
        </w:rPr>
        <w:t xml:space="preserve">ר"מ</w:t>
      </w:r>
      <w:r w:rsidRPr="006F178A">
        <w:rPr>
          <w:rtl/>
        </w:rPr>
        <w:t xml:space="preserve"> אנו אין לנו אלא עני.</w:t>
      </w:r>
    </w:p>
    <w:p>
      <w:pPr>
        <w:pStyle w:val="38"/>
        <w:rPr>
          <w:ins w:id="95564" w:author="מנוע מכני" w:date="2026-10-11T12:04:40Z"/>
        </w:rPr>
      </w:pPr>
      <w:r w:rsidRPr="00132755">
        <w:t xml:space="preserve">ר"י:</w:t>
      </w:r>
    </w:p>
    <w:p w:rsidR="005851B8" w:rsidRPr="00132755" w:rsidRDefault="005851B8" w:rsidP="005851B8">
      <w:pPr>
        <w:rPr>
          <w:spacing w:val="-2"/>
          <w:rtl/>
        </w:rPr>
      </w:pPr>
      <w:del w:id="95565" w:author="מנוע מכני" w:date="2026-10-11T12:04:40Z">
        <w:r w:rsidRPr="00132755">
          <w:rPr>
            <w:spacing w:val="-2"/>
            <w:rtl/>
          </w:rPr>
          <w:delText xml:space="preserve"> </w:delText>
        </w:r>
      </w:del>
      <w:r w:rsidRPr="00132755">
        <w:rPr>
          <w:spacing w:val="-2"/>
          <w:rtl/>
        </w:rPr>
        <w:t xml:space="preserve">אחד עני ואחד עשיר, </w:t>
      </w:r>
      <w:r w:rsidRPr="00132755">
        <w:rPr>
          <w:spacing w:val="-2"/>
          <w:rtl/>
        </w:rPr>
        <w:t xml:space="preserve">לא</w:t>
      </w:r>
      <w:r w:rsidRPr="00132755">
        <w:rPr>
          <w:spacing w:val="-2"/>
          <w:rtl/>
        </w:rPr>
        <w:t xml:space="preserve"> אמרו מערבין בפת אלא להקל על העשיר שלא יצא ויערב ברגליו.</w:t>
      </w:r>
    </w:p>
    <w:p>
      <w:pPr>
        <w:pStyle w:val="38"/>
        <w:rPr>
          <w:ins w:id="95566" w:author="מנוע מכני" w:date="2026-10-11T12:04:40Z"/>
        </w:rPr>
      </w:pPr>
      <w:r w:rsidRPr="006F178A">
        <w:t xml:space="preserve">וכשהקריאו לפני רב:</w:t>
      </w:r>
    </w:p>
    <w:p w:rsidR="005851B8" w:rsidRPr="006F178A" w:rsidRDefault="005851B8" w:rsidP="005851B8">
      <w:pPr>
        <w:rPr>
          <w:rtl/>
        </w:rPr>
      </w:pPr>
      <w:del w:id="95567" w:author="מנוע מכני" w:date="2026-10-11T12:04:40Z">
        <w:r w:rsidRPr="006F178A">
          <w:rPr>
            <w:rtl/>
          </w:rPr>
          <w:delText xml:space="preserve"> </w:delText>
        </w:r>
      </w:del>
      <w:r w:rsidRPr="006F178A">
        <w:rPr>
          <w:rtl/>
        </w:rPr>
        <w:t xml:space="preserve">דאחד עני ואחד עשיר. </w:t>
      </w:r>
      <w:r w:rsidRPr="006F178A">
        <w:rPr>
          <w:rtl/>
        </w:rPr>
        <w:t xml:space="preserve">אמר</w:t>
      </w:r>
      <w:r w:rsidRPr="006F178A">
        <w:rPr>
          <w:rtl/>
        </w:rPr>
        <w:t xml:space="preserve"> </w:t>
      </w:r>
      <w:ins w:id="92510" w:author="מנוע מכני" w:date="2026-10-11T12:04:40Z">
        <w:r>
          <w:rPr>
            <w:rtl/>
          </w:rPr>
          <w:t xml:space="preserve">לו</w:t>
        </w:r>
      </w:ins>
      <w:del w:id="92511" w:author="מנוע מכני" w:date="2026-10-11T12:04:40Z">
        <w:r w:rsidRPr="006F178A">
          <w:rPr>
            <w:rtl/>
          </w:rPr>
          <w:delText xml:space="preserve">ליה</w:delText>
        </w:r>
      </w:del>
      <w:r w:rsidRPr="006F178A">
        <w:rPr>
          <w:rtl/>
        </w:rPr>
        <w:t xml:space="preserve"> </w:t>
      </w:r>
      <w:r w:rsidRPr="006F178A">
        <w:rPr>
          <w:rStyle w:val="2fb"/>
          <w:rtl/>
        </w:rPr>
        <w:t xml:space="preserve">רב</w:t>
      </w:r>
      <w:r w:rsidRPr="006F178A">
        <w:rPr>
          <w:rtl/>
        </w:rPr>
        <w:t xml:space="preserve">: סיים בה </w:t>
      </w:r>
      <w:ins w:id="91146" w:author="מנוע מכני" w:date="2026-10-11T12:04:40Z">
        <w:r>
          <w:rPr>
            <w:rtl/>
          </w:rPr>
          <w:t xml:space="preserve">גם</w:t>
        </w:r>
      </w:ins>
      <w:del w:id="91147" w:author="מנוע מכני" w:date="2026-10-11T12:04:40Z">
        <w:r w:rsidRPr="006F178A">
          <w:rPr>
            <w:rtl/>
          </w:rPr>
          <w:delText xml:space="preserve">נמי</w:delText>
        </w:r>
      </w:del>
      <w:r w:rsidRPr="006F178A">
        <w:rPr>
          <w:rtl/>
        </w:rPr>
        <w:t xml:space="preserve">: הלכה </w:t>
      </w:r>
      <w:r w:rsidRPr="006F178A">
        <w:rPr>
          <w:rStyle w:val="2fb"/>
          <w:rtl/>
        </w:rPr>
        <w:t xml:space="preserve">כר"י</w:t>
      </w:r>
      <w:r w:rsidRPr="006F178A">
        <w:rPr>
          <w:rtl/>
        </w:rPr>
        <w:t xml:space="preserve">. ואע"ג דקימ"ל דהלכה </w:t>
      </w:r>
      <w:r w:rsidRPr="006F178A">
        <w:rPr>
          <w:rStyle w:val="2fb"/>
          <w:rtl/>
        </w:rPr>
        <w:t xml:space="preserve">כר"י</w:t>
      </w:r>
      <w:r w:rsidRPr="006F178A">
        <w:rPr>
          <w:rtl/>
        </w:rPr>
        <w:t xml:space="preserve">.</w:t>
      </w:r>
    </w:p>
    <w:p w:rsidR="005851B8" w:rsidRPr="006F178A" w:rsidRDefault="005851B8" w:rsidP="005851B8">
      <w:pPr>
        <w:rPr>
          <w:rStyle w:val="afffe"/>
          <w:rFonts w:ascii="Fb Fontext" w:hAnsi="Fb Fontext"/>
          <w:b/>
          <w:rtl/>
        </w:rPr>
      </w:pPr>
      <w:r w:rsidRPr="006F178A">
        <w:rPr>
          <w:rStyle w:val="afffe"/>
          <w:rFonts w:ascii="Fb Fontext" w:hAnsi="Fb Fontext"/>
          <w:rtl/>
        </w:rPr>
        <w:t>ודחתה הגמ'</w:t>
      </w:r>
      <w:r w:rsidRPr="006F178A">
        <w:rPr>
          <w:rtl/>
        </w:rPr>
        <w:t xml:space="preserve"> </w:t>
      </w:r>
      <w:ins w:id="92512" w:author="מנוע מכני" w:date="2026-10-11T12:04:40Z">
        <w:r>
          <w:rPr>
            <w:rtl/>
          </w:rPr>
          <w:t xml:space="preserve">דשמא</w:t>
        </w:r>
      </w:ins>
      <w:del w:id="92513" w:author="מנוע מכני" w:date="2026-10-11T12:04:40Z">
        <w:r w:rsidRPr="006F178A">
          <w:rPr>
            <w:rtl/>
          </w:rPr>
          <w:delText xml:space="preserve">דדילמא</w:delText>
        </w:r>
      </w:del>
      <w:r w:rsidRPr="006F178A">
        <w:rPr>
          <w:rtl/>
        </w:rPr>
        <w:t xml:space="preserve"> </w:t>
      </w:r>
      <w:r w:rsidRPr="006F178A">
        <w:rPr>
          <w:rStyle w:val="2fb"/>
          <w:rtl/>
        </w:rPr>
        <w:t xml:space="preserve">רב</w:t>
      </w:r>
      <w:r w:rsidRPr="006F178A">
        <w:rPr>
          <w:rtl/>
        </w:rPr>
        <w:t xml:space="preserve"> </w:t>
      </w:r>
      <w:ins w:id="92518" w:author="מנוע מכני" w:date="2026-10-11T12:04:40Z">
        <w:r>
          <w:rPr>
            <w:rtl/>
          </w:rPr>
          <w:t xml:space="preserve">אין</w:t>
        </w:r>
      </w:ins>
      <w:del w:id="92519" w:author="מנוע מכני" w:date="2026-10-11T12:04:40Z">
        <w:r w:rsidRPr="006F178A">
          <w:rPr>
            <w:rtl/>
          </w:rPr>
          <w:delText xml:space="preserve">לית</w:delText>
        </w:r>
      </w:del>
      <w:r w:rsidRPr="006F178A">
        <w:rPr>
          <w:rtl/>
        </w:rPr>
        <w:t xml:space="preserve"> </w:t>
      </w:r>
      <w:ins w:id="92514" w:author="מנוע מכני" w:date="2026-10-11T12:04:40Z">
        <w:r>
          <w:rPr>
            <w:rtl/>
          </w:rPr>
          <w:t xml:space="preserve">לו</w:t>
        </w:r>
      </w:ins>
      <w:del w:id="92515" w:author="מנוע מכני" w:date="2026-10-11T12:04:40Z">
        <w:r w:rsidRPr="006F178A">
          <w:rPr>
            <w:rtl/>
          </w:rPr>
          <w:delText xml:space="preserve">ליה</w:delText>
        </w:r>
      </w:del>
      <w:r w:rsidRPr="006F178A">
        <w:rPr>
          <w:rtl/>
        </w:rPr>
        <w:t xml:space="preserve"> </w:t>
      </w:r>
      <w:ins w:id="92516" w:author="מנוע מכני" w:date="2026-10-11T12:04:40Z">
        <w:r>
          <w:rPr>
            <w:rtl/>
          </w:rPr>
          <w:t xml:space="preserve">לאלו</w:t>
        </w:r>
      </w:ins>
      <w:del w:id="92517" w:author="מנוע מכני" w:date="2026-10-11T12:04:40Z">
        <w:r w:rsidRPr="006F178A">
          <w:rPr>
            <w:rtl/>
          </w:rPr>
          <w:delText xml:space="preserve">להני</w:delText>
        </w:r>
      </w:del>
      <w:r w:rsidRPr="006F178A">
        <w:rPr>
          <w:rtl/>
        </w:rPr>
        <w:t xml:space="preserve"> כללי.</w:t>
      </w:r>
    </w:p>
    <w:p w:rsidR="005851B8" w:rsidRPr="006F178A" w:rsidRDefault="005851B8" w:rsidP="005851B8">
      <w:pPr>
        <w:rPr>
          <w:rtl/>
        </w:rPr>
      </w:pPr>
      <w:r w:rsidRPr="006F178A">
        <w:rPr>
          <w:rStyle w:val="afffe"/>
          <w:rFonts w:ascii="Fb Fontext" w:hAnsi="Fb Fontext"/>
          <w:b/>
          <w:rtl/>
        </w:rPr>
        <w:t>ה.</w:t>
      </w:r>
      <w:r w:rsidRPr="006F178A">
        <w:rPr>
          <w:rtl/>
        </w:rPr>
        <w:t xml:space="preserve"> מהא, </w:t>
      </w:r>
      <w:r w:rsidRPr="006F178A">
        <w:rPr>
          <w:rtl/>
        </w:rPr>
        <w:t xml:space="preserve">דתנן</w:t>
      </w:r>
      <w:r w:rsidRPr="006F178A">
        <w:rPr>
          <w:rtl/>
        </w:rPr>
        <w:t xml:space="preserve">: היבמה </w:t>
      </w:r>
      <w:r w:rsidRPr="006F178A">
        <w:rPr>
          <w:rtl/>
        </w:rPr>
        <w:t xml:space="preserve">לא</w:t>
      </w:r>
      <w:r w:rsidRPr="006F178A">
        <w:rPr>
          <w:rtl/>
        </w:rPr>
        <w:t xml:space="preserve"> תחלוץ ולא תתייבם עד שיהו לה שלשה חדשים, וכן שאר כל הנשים </w:t>
      </w:r>
      <w:r w:rsidRPr="006F178A">
        <w:rPr>
          <w:rtl/>
        </w:rPr>
        <w:t xml:space="preserve">לא</w:t>
      </w:r>
      <w:r w:rsidRPr="006F178A">
        <w:rPr>
          <w:rtl/>
        </w:rPr>
        <w:t xml:space="preserve"> ינשאו ולא יתארסו עד שיהו להן שלשה חדשים. אחד בתולות ואחד בעולות, אחד אלמנות ואחד גרושות, אחד ארוסות ואחד נשואות.</w:t>
      </w:r>
    </w:p>
    <w:p>
      <w:pPr>
        <w:pStyle w:val="38"/>
        <w:rPr>
          <w:ins w:id="95568" w:author="מנוע מכני" w:date="2026-10-11T12:04:40Z"/>
        </w:rPr>
      </w:pPr>
      <w:r w:rsidRPr="006F178A">
        <w:t xml:space="preserve">ר"י:</w:t>
      </w:r>
    </w:p>
    <w:p w:rsidR="005851B8" w:rsidRPr="006F178A" w:rsidRDefault="005851B8" w:rsidP="005851B8">
      <w:pPr>
        <w:rPr>
          <w:rtl/>
        </w:rPr>
      </w:pPr>
      <w:del w:id="95569" w:author="מנוע מכני" w:date="2026-10-11T12:04:40Z">
        <w:r w:rsidRPr="006F178A">
          <w:rPr>
            <w:rtl/>
          </w:rPr>
          <w:delText xml:space="preserve"> </w:delText>
        </w:r>
      </w:del>
      <w:r w:rsidRPr="006F178A">
        <w:rPr>
          <w:rtl/>
        </w:rPr>
        <w:t xml:space="preserve">נשואות - יתארסו, וארוסות - ינשאו, חוץ מארוסה שביהודה מפני שלבו גס בה.</w:t>
      </w:r>
    </w:p>
    <w:p>
      <w:pPr>
        <w:pStyle w:val="38"/>
        <w:rPr>
          <w:ins w:id="95570" w:author="מנוע מכני" w:date="2026-10-11T12:04:40Z"/>
        </w:rPr>
      </w:pPr>
      <w:r w:rsidRPr="006F178A">
        <w:t xml:space="preserve">רבי יוסי:</w:t>
      </w:r>
    </w:p>
    <w:p w:rsidR="005851B8" w:rsidRPr="006F178A" w:rsidRDefault="005851B8" w:rsidP="005851B8">
      <w:pPr>
        <w:rPr>
          <w:rtl/>
        </w:rPr>
      </w:pPr>
      <w:del w:id="95571" w:author="מנוע מכני" w:date="2026-10-11T12:04:40Z">
        <w:r w:rsidRPr="006F178A">
          <w:rPr>
            <w:rtl/>
          </w:rPr>
          <w:delText xml:space="preserve"> </w:delText>
        </w:r>
      </w:del>
      <w:r w:rsidRPr="006F178A">
        <w:rPr>
          <w:rtl/>
        </w:rPr>
        <w:t xml:space="preserve">כל הנשים יתארסו, חוץ מן האלמנה, מפני האיבול.</w:t>
      </w:r>
    </w:p>
    <w:p w:rsidR="005851B8" w:rsidRPr="006F178A" w:rsidRDefault="005851B8" w:rsidP="005851B8">
      <w:pPr>
        <w:rPr>
          <w:rtl/>
        </w:rPr>
      </w:pPr>
      <w:r w:rsidRPr="006F178A">
        <w:rPr>
          <w:rStyle w:val="2fb"/>
          <w:rtl/>
        </w:rPr>
        <w:t xml:space="preserve">ור"א</w:t>
      </w:r>
      <w:r w:rsidRPr="006F178A">
        <w:rPr>
          <w:rtl/>
        </w:rPr>
        <w:t xml:space="preserve"> שלא על לבי מדרשא שאל </w:t>
      </w:r>
      <w:r w:rsidRPr="006F178A">
        <w:rPr>
          <w:rStyle w:val="2fb"/>
          <w:rtl/>
        </w:rPr>
        <w:t xml:space="preserve">לר"</w:t>
      </w:r>
      <w:r w:rsidRPr="006F178A">
        <w:rPr>
          <w:rStyle w:val="2fb"/>
          <w:rFonts w:hint="cs"/>
          <w:rtl/>
        </w:rPr>
        <w:t xml:space="preserve">א</w:t>
      </w:r>
      <w:r w:rsidRPr="006F178A">
        <w:rPr>
          <w:rFonts w:hint="cs"/>
          <w:rtl/>
        </w:rPr>
        <w:t xml:space="preserve"> </w:t>
      </w:r>
      <w:r w:rsidRPr="006F178A">
        <w:rPr>
          <w:rtl/>
        </w:rPr>
        <w:t xml:space="preserve">מה אמרו בבימ"ד </w:t>
      </w:r>
      <w:r w:rsidRPr="006F178A">
        <w:rPr>
          <w:rtl/>
        </w:rPr>
        <w:t xml:space="preserve">וא"ל</w:t>
      </w:r>
      <w:r w:rsidRPr="006F178A">
        <w:rPr>
          <w:rtl/>
        </w:rPr>
        <w:t xml:space="preserve"> </w:t>
      </w:r>
      <w:ins w:id="92520" w:author="מנוע מכני" w:date="2026-10-11T12:04:40Z">
        <w:r>
          <w:rPr>
            <w:rtl/>
          </w:rPr>
          <w:t xml:space="preserve">משמו</w:t>
        </w:r>
      </w:ins>
      <w:del w:id="92521" w:author="מנוע מכני" w:date="2026-10-11T12:04:40Z">
        <w:r w:rsidRPr="006F178A">
          <w:rPr>
            <w:rtl/>
          </w:rPr>
          <w:delText xml:space="preserve">משמיה</w:delText>
        </w:r>
      </w:del>
      <w:r w:rsidRPr="006F178A">
        <w:rPr>
          <w:rtl/>
        </w:rPr>
        <w:t xml:space="preserve"> </w:t>
      </w:r>
      <w:r w:rsidRPr="006F178A">
        <w:rPr>
          <w:rStyle w:val="2fb"/>
          <w:rtl/>
        </w:rPr>
        <w:t xml:space="preserve">דרי"ו</w:t>
      </w:r>
      <w:r w:rsidRPr="006F178A">
        <w:rPr>
          <w:rtl/>
        </w:rPr>
        <w:t xml:space="preserve"> הלכה </w:t>
      </w:r>
      <w:r w:rsidRPr="006F178A">
        <w:rPr>
          <w:rStyle w:val="2fb"/>
          <w:rtl/>
        </w:rPr>
        <w:t xml:space="preserve">כרבי יוסי</w:t>
      </w:r>
      <w:r w:rsidRPr="006F178A">
        <w:rPr>
          <w:rtl/>
        </w:rPr>
        <w:t xml:space="preserve">.</w:t>
      </w:r>
    </w:p>
    <w:p w:rsidR="005851B8" w:rsidRPr="006F178A" w:rsidRDefault="005851B8" w:rsidP="005851B8">
      <w:pPr>
        <w:rPr>
          <w:rtl/>
        </w:rPr>
      </w:pPr>
      <w:r w:rsidRPr="006F178A">
        <w:rPr>
          <w:rtl/>
        </w:rPr>
        <w:t>ל</w:t>
      </w:r>
      <w:r w:rsidRPr="006F178A">
        <w:rPr>
          <w:b/>
          <w:bCs/>
          <w:rtl/>
        </w:rPr>
        <w:t>הלכתא</w:t>
      </w:r>
      <w:r w:rsidRPr="006F178A">
        <w:rPr>
          <w:rtl/>
        </w:rPr>
        <w:t xml:space="preserve"> כל אשה שנאלמנה או נתגרשה מאלו צריכה להמתין צ' יום.</w:t>
      </w:r>
    </w:p>
    <w:p w:rsidR="005851B8" w:rsidRDefault="005851B8" w:rsidP="005851B8">
      <w:pPr>
        <w:rPr>
          <w:rtl/>
        </w:rPr>
      </w:pPr>
      <w:r w:rsidRPr="006F178A">
        <w:rPr>
          <w:rtl/>
        </w:rPr>
        <w:t xml:space="preserve">ומוכח </w:t>
      </w:r>
      <w:r w:rsidRPr="006F178A">
        <w:rPr>
          <w:rStyle w:val="2fb"/>
          <w:rtl/>
        </w:rPr>
        <w:t xml:space="preserve">דת"ק</w:t>
      </w:r>
      <w:r w:rsidRPr="006F178A">
        <w:rPr>
          <w:rtl/>
        </w:rPr>
        <w:t xml:space="preserve"> דמתני' דעת יחיד [דאל"ה אין הלכה </w:t>
      </w:r>
      <w:r w:rsidRPr="006F178A">
        <w:rPr>
          <w:rStyle w:val="2fb"/>
          <w:rtl/>
        </w:rPr>
        <w:t xml:space="preserve">כרבי יוסי</w:t>
      </w:r>
      <w:r w:rsidRPr="006F178A">
        <w:rPr>
          <w:rtl/>
        </w:rPr>
        <w:t xml:space="preserve"> מחביריו]</w:t>
      </w:r>
    </w:p>
    <w:p>
      <w:pPr>
        <w:pStyle w:val="38"/>
        <w:rPr>
          <w:ins w:id="95572" w:author="מנוע מכני" w:date="2026-10-11T12:04:40Z"/>
        </w:rPr>
      </w:pPr>
      <w:r w:rsidRPr="006F178A">
        <w:t xml:space="preserve">כדתניא:</w:t>
      </w:r>
    </w:p>
    <w:p w:rsidR="005851B8" w:rsidRPr="006F178A" w:rsidRDefault="005851B8" w:rsidP="005851B8">
      <w:pPr>
        <w:rPr>
          <w:rtl/>
        </w:rPr>
      </w:pPr>
      <w:del w:id="95573" w:author="מנוע מכני" w:date="2026-10-11T12:04:40Z">
        <w:r w:rsidRPr="006F178A">
          <w:rPr>
            <w:rtl/>
          </w:rPr>
          <w:delText xml:space="preserve"> </w:delText>
        </w:r>
      </w:del>
      <w:r w:rsidRPr="006F178A">
        <w:rPr>
          <w:rtl/>
        </w:rPr>
        <w:t xml:space="preserve">הרי שהיתה רדופה לילך לבית אביה, או שהיתה לה כעס עם בעלה, או שהיה בעלה זקן או חולה, או שהיתה היא חולה עקרה זקנה קטנה ואיילונית ושאינה ראויה לילד</w:t>
      </w:r>
      <w:r w:rsidRPr="006F178A">
        <w:rPr>
          <w:rFonts w:hint="cs"/>
          <w:rtl/>
        </w:rPr>
        <w:t>,</w:t>
      </w:r>
      <w:r w:rsidRPr="006F178A">
        <w:rPr>
          <w:rtl/>
        </w:rPr>
        <w:t xml:space="preserve"> </w:t>
      </w:r>
      <w:r w:rsidRPr="006F178A">
        <w:rPr>
          <w:rtl/>
        </w:rPr>
        <w:lastRenderedPageBreak/>
        <w:t xml:space="preserve">או שהיה בעלה חבוש בבית האסורין המפלת לאחר מיתת בעלה כולן צריכין להמתין </w:t>
      </w:r>
      <w:r w:rsidRPr="006F178A">
        <w:rPr>
          <w:rFonts w:hint="cs"/>
          <w:rtl/>
        </w:rPr>
        <w:t>ג'</w:t>
      </w:r>
      <w:r w:rsidRPr="006F178A">
        <w:rPr>
          <w:rtl/>
        </w:rPr>
        <w:t xml:space="preserve"> חדשים</w:t>
      </w:r>
      <w:r w:rsidRPr="006F178A">
        <w:rPr>
          <w:rFonts w:hint="cs"/>
          <w:rtl/>
        </w:rPr>
        <w:t xml:space="preserve"> </w:t>
      </w:r>
      <w:r w:rsidRPr="006F178A">
        <w:rPr>
          <w:rtl/>
        </w:rPr>
        <w:t xml:space="preserve">דברי </w:t>
      </w:r>
      <w:r w:rsidRPr="006F178A">
        <w:rPr>
          <w:rStyle w:val="2fb"/>
          <w:rtl/>
        </w:rPr>
        <w:t xml:space="preserve">ר"מ</w:t>
      </w:r>
    </w:p>
    <w:p w:rsidR="005851B8" w:rsidRPr="006F178A" w:rsidRDefault="005851B8" w:rsidP="005851B8">
      <w:pPr>
        <w:rPr>
          <w:rtl/>
        </w:rPr>
      </w:pPr>
      <w:r w:rsidRPr="006F178A">
        <w:rPr>
          <w:rStyle w:val="2fb"/>
          <w:rtl/>
        </w:rPr>
        <w:t xml:space="preserve">רבי יוסי</w:t>
      </w:r>
      <w:r w:rsidRPr="006F178A">
        <w:rPr>
          <w:rtl/>
        </w:rPr>
        <w:t xml:space="preserve"> מתיר ליארס ולינשא מיד. וא"כ </w:t>
      </w:r>
      <w:r w:rsidRPr="006F178A">
        <w:rPr>
          <w:rFonts w:hint="cs"/>
          <w:rtl/>
        </w:rPr>
        <w:t>הוקשה</w:t>
      </w:r>
      <w:r w:rsidRPr="006F178A">
        <w:rPr>
          <w:rtl/>
        </w:rPr>
        <w:t xml:space="preserve">' דלמה </w:t>
      </w:r>
      <w:ins w:id="90213" w:author="Claude - סמנטי" w:date="2026-10-11T12:19:31Z">
        <w:r>
          <w:rPr>
            <w:rtl/>
          </w:rPr>
          <w:t xml:space="preserve">להשמיענו</w:t>
        </w:r>
      </w:ins>
      <w:del w:id="90214" w:author="Claude - סמנטי" w:date="2026-10-11T12:19:31Z">
        <w:r w:rsidRPr="006F178A">
          <w:rPr>
            <w:rtl/>
          </w:rPr>
          <w:delText xml:space="preserve">לאשמעינן</w:delText>
        </w:r>
      </w:del>
      <w:r w:rsidRPr="006F178A">
        <w:rPr>
          <w:rtl/>
        </w:rPr>
        <w:t xml:space="preserve"> בשנית דהלכה </w:t>
      </w:r>
      <w:r w:rsidRPr="006F178A">
        <w:rPr>
          <w:rStyle w:val="2fb"/>
          <w:rtl/>
        </w:rPr>
        <w:t xml:space="preserve">כרבי יוסי</w:t>
      </w:r>
      <w:r w:rsidRPr="006F178A">
        <w:rPr>
          <w:rtl/>
        </w:rPr>
        <w:t xml:space="preserve">.</w:t>
      </w:r>
    </w:p>
    <w:p w:rsidR="005851B8" w:rsidRPr="006F178A" w:rsidRDefault="005851B8" w:rsidP="005851B8">
      <w:pPr>
        <w:rPr>
          <w:rStyle w:val="afffe"/>
          <w:rFonts w:ascii="Fb Fontext" w:hAnsi="Fb Fontext"/>
          <w:b/>
          <w:rtl/>
        </w:rPr>
      </w:pPr>
      <w:r w:rsidRPr="006F178A">
        <w:rPr>
          <w:rStyle w:val="afffe"/>
          <w:rFonts w:ascii="Fb Fontext" w:hAnsi="Fb Fontext"/>
          <w:rtl/>
        </w:rPr>
        <w:t>ודחתה הגמ'</w:t>
      </w:r>
      <w:r w:rsidRPr="006F178A">
        <w:rPr>
          <w:rtl/>
        </w:rPr>
        <w:t xml:space="preserve"> דיתכן דלאפוקי מדרב נחמן </w:t>
      </w:r>
      <w:r w:rsidRPr="006F178A">
        <w:rPr>
          <w:rtl/>
        </w:rPr>
        <w:t xml:space="preserve">אמר</w:t>
      </w:r>
      <w:r w:rsidRPr="006F178A">
        <w:rPr>
          <w:rtl/>
        </w:rPr>
        <w:t xml:space="preserve"> </w:t>
      </w:r>
      <w:r w:rsidRPr="006F178A">
        <w:rPr>
          <w:rStyle w:val="2fb"/>
          <w:rtl/>
        </w:rPr>
        <w:t xml:space="preserve">שמואל</w:t>
      </w:r>
      <w:r w:rsidRPr="006F178A">
        <w:rPr>
          <w:rtl/>
        </w:rPr>
        <w:t xml:space="preserve">, דאמר: הלכה </w:t>
      </w:r>
      <w:r w:rsidRPr="006F178A">
        <w:rPr>
          <w:rStyle w:val="2fb"/>
          <w:rtl/>
        </w:rPr>
        <w:t xml:space="preserve">כר"מ</w:t>
      </w:r>
      <w:r w:rsidRPr="006F178A">
        <w:rPr>
          <w:rtl/>
        </w:rPr>
        <w:t xml:space="preserve"> בגזירותיו.</w:t>
      </w:r>
    </w:p>
    <w:p w:rsidR="005851B8" w:rsidRPr="006F178A" w:rsidRDefault="005851B8" w:rsidP="005851B8">
      <w:pPr>
        <w:rPr>
          <w:rtl/>
        </w:rPr>
      </w:pPr>
      <w:r w:rsidRPr="006F178A">
        <w:rPr>
          <w:rStyle w:val="afffe"/>
          <w:rFonts w:ascii="Fb Fontext" w:hAnsi="Fb Fontext"/>
          <w:b/>
          <w:rtl/>
        </w:rPr>
        <w:t>ו.</w:t>
      </w:r>
      <w:r w:rsidRPr="006F178A">
        <w:rPr>
          <w:rtl/>
        </w:rPr>
        <w:t xml:space="preserve"> ומהא, </w:t>
      </w:r>
      <w:r w:rsidRPr="006F178A">
        <w:rPr>
          <w:rtl/>
        </w:rPr>
        <w:t xml:space="preserve">דתניא</w:t>
      </w:r>
      <w:r w:rsidRPr="006F178A">
        <w:rPr>
          <w:rtl/>
        </w:rPr>
        <w:t xml:space="preserve">: הולכין ליריד של נכרים ולוקחים מהן בהמה ועבדים ושפחות בתים שדות וכרמים, וכותב ומעלה בערכאות שלהן, מפני שהוא כמציל מידן. ואם היה כהן - מטמא בחוצה לארץ לדון ולערער עמהן. וכשם שמטמא בחוצה לארץ כך מטמא בבית הפרס, דרבנן. ומטמא לישא אשה וללמוד תורה.</w:t>
      </w:r>
    </w:p>
    <w:p>
      <w:pPr>
        <w:pStyle w:val="38"/>
        <w:rPr>
          <w:ins w:id="95574" w:author="מנוע מכני" w:date="2026-10-11T12:04:40Z"/>
        </w:rPr>
      </w:pPr>
      <w:r w:rsidRPr="006F178A">
        <w:t xml:space="preserve">ואר"י:</w:t>
      </w:r>
    </w:p>
    <w:p w:rsidR="005851B8" w:rsidRPr="006F178A" w:rsidRDefault="005851B8" w:rsidP="005851B8">
      <w:pPr>
        <w:rPr>
          <w:rtl/>
        </w:rPr>
      </w:pPr>
      <w:del w:id="95575" w:author="מנוע מכני" w:date="2026-10-11T12:04:40Z">
        <w:r w:rsidRPr="006F178A">
          <w:rPr>
            <w:rtl/>
          </w:rPr>
          <w:delText xml:space="preserve"> </w:delText>
        </w:r>
      </w:del>
      <w:r w:rsidRPr="006F178A">
        <w:rPr>
          <w:rtl/>
        </w:rPr>
        <w:t xml:space="preserve">אימתי - בזמן שאין מוצא ללמוד, אבל מוצא ללמוד - </w:t>
      </w:r>
      <w:r w:rsidRPr="006F178A">
        <w:rPr>
          <w:rtl/>
        </w:rPr>
        <w:t xml:space="preserve">לא</w:t>
      </w:r>
      <w:r w:rsidRPr="006F178A">
        <w:rPr>
          <w:rtl/>
        </w:rPr>
        <w:t xml:space="preserve"> יטמא.</w:t>
      </w:r>
    </w:p>
    <w:p>
      <w:pPr>
        <w:pStyle w:val="38"/>
        <w:rPr>
          <w:ins w:id="95576" w:author="מנוע מכני" w:date="2026-10-11T12:04:40Z"/>
        </w:rPr>
      </w:pPr>
      <w:r w:rsidRPr="006F178A">
        <w:t xml:space="preserve">רבי יוסי</w:t>
      </w:r>
      <w:del w:id="97036" w:author="מנוע מכני" w:date="2026-10-11T12:04:40Z">
        <w:r w:rsidRPr="006F178A">
          <w:delText xml:space="preserve"> אומר</w:delText>
        </w:r>
      </w:del>
      <w:r w:rsidRPr="006F178A">
        <w:t xml:space="preserve">:</w:t>
      </w:r>
    </w:p>
    <w:p w:rsidR="005851B8" w:rsidRPr="006F178A" w:rsidRDefault="005851B8" w:rsidP="005851B8">
      <w:pPr>
        <w:rPr>
          <w:rtl/>
        </w:rPr>
      </w:pPr>
      <w:del w:id="95577" w:author="מנוע מכני" w:date="2026-10-11T12:04:40Z">
        <w:r w:rsidRPr="006F178A">
          <w:rPr>
            <w:rtl/>
          </w:rPr>
          <w:delText xml:space="preserve"> </w:delText>
        </w:r>
      </w:del>
      <w:r w:rsidRPr="006F178A">
        <w:rPr>
          <w:rtl/>
        </w:rPr>
        <w:t xml:space="preserve">אף בזמן שמוצא ללמוד </w:t>
      </w:r>
      <w:ins w:id="91148" w:author="מנוע מכני" w:date="2026-10-11T12:04:40Z">
        <w:r>
          <w:rPr>
            <w:rtl/>
          </w:rPr>
          <w:t xml:space="preserve">גם</w:t>
        </w:r>
      </w:ins>
      <w:del w:id="91149" w:author="מנוע מכני" w:date="2026-10-11T12:04:40Z">
        <w:r w:rsidRPr="006F178A">
          <w:rPr>
            <w:rtl/>
          </w:rPr>
          <w:delText xml:space="preserve">נמי</w:delText>
        </w:r>
      </w:del>
      <w:r w:rsidRPr="006F178A">
        <w:rPr>
          <w:rtl/>
        </w:rPr>
        <w:t xml:space="preserve"> יטמא, לפי שאין מן הכל זוכה אדם ללמוד. וכמעשה ביוסף הכהן שהלך אצל רבו לצידן ללמוד תורה.</w:t>
      </w:r>
    </w:p>
    <w:p>
      <w:pPr>
        <w:pStyle w:val="38"/>
        <w:rPr>
          <w:ins w:id="95578" w:author="מנוע מכני" w:date="2026-10-11T12:04:40Z"/>
        </w:rPr>
      </w:pPr>
      <w:r w:rsidRPr="006F178A">
        <w:t xml:space="preserve">וארי"ו:</w:t>
      </w:r>
    </w:p>
    <w:p w:rsidR="005851B8" w:rsidRPr="006F178A" w:rsidRDefault="005851B8" w:rsidP="005851B8">
      <w:pPr>
        <w:rPr>
          <w:rtl/>
        </w:rPr>
      </w:pPr>
      <w:del w:id="95579" w:author="מנוע מכני" w:date="2026-10-11T12:04:40Z">
        <w:r w:rsidRPr="006F178A">
          <w:rPr>
            <w:rtl/>
          </w:rPr>
          <w:delText xml:space="preserve"> </w:delText>
        </w:r>
      </w:del>
      <w:r w:rsidRPr="006F178A">
        <w:rPr>
          <w:rtl/>
        </w:rPr>
        <w:t xml:space="preserve">הלכה </w:t>
      </w:r>
      <w:r w:rsidRPr="006F178A">
        <w:rPr>
          <w:rStyle w:val="2fb"/>
          <w:rtl/>
        </w:rPr>
        <w:t xml:space="preserve">כרבי יוסי</w:t>
      </w:r>
      <w:r w:rsidRPr="006F178A">
        <w:rPr>
          <w:rtl/>
        </w:rPr>
        <w:t xml:space="preserve"> ואע"ג דכבר </w:t>
      </w:r>
      <w:ins w:id="90215" w:author="Claude - סמנטי" w:date="2026-10-11T12:19:31Z">
        <w:r>
          <w:rPr>
            <w:rtl/>
          </w:rPr>
          <w:t xml:space="preserve">משמיע לנו</w:t>
        </w:r>
      </w:ins>
      <w:del w:id="90216" w:author="Claude - סמנטי" w:date="2026-10-11T12:19:31Z">
        <w:r w:rsidRPr="006F178A">
          <w:rPr>
            <w:rtl/>
          </w:rPr>
          <w:delText xml:space="preserve">אשמעינן</w:delText>
        </w:r>
      </w:del>
      <w:r w:rsidRPr="006F178A">
        <w:rPr>
          <w:rtl/>
        </w:rPr>
        <w:t xml:space="preserve"> </w:t>
      </w:r>
      <w:r w:rsidRPr="006F178A">
        <w:rPr>
          <w:rStyle w:val="2fb"/>
          <w:rtl/>
        </w:rPr>
        <w:t xml:space="preserve">דר"י</w:t>
      </w:r>
      <w:r w:rsidRPr="006F178A">
        <w:rPr>
          <w:rtl/>
        </w:rPr>
        <w:t xml:space="preserve"> </w:t>
      </w:r>
      <w:r w:rsidRPr="006F178A">
        <w:rPr>
          <w:rStyle w:val="2fb"/>
          <w:rtl/>
        </w:rPr>
        <w:t xml:space="preserve">ורבי יוסי</w:t>
      </w:r>
      <w:r w:rsidRPr="006F178A">
        <w:rPr>
          <w:rtl/>
        </w:rPr>
        <w:t xml:space="preserve"> הלכה </w:t>
      </w:r>
      <w:r w:rsidRPr="006F178A">
        <w:rPr>
          <w:rStyle w:val="2fb"/>
          <w:rtl/>
        </w:rPr>
        <w:t xml:space="preserve">כרבי יוסי</w:t>
      </w:r>
      <w:r w:rsidRPr="006F178A">
        <w:rPr>
          <w:rtl/>
        </w:rPr>
        <w:t xml:space="preserve">.</w:t>
      </w:r>
    </w:p>
    <w:p w:rsidR="005851B8" w:rsidRPr="006F178A" w:rsidRDefault="005851B8" w:rsidP="005851B8">
      <w:pPr>
        <w:rPr>
          <w:rtl/>
        </w:rPr>
      </w:pPr>
      <w:r w:rsidRPr="006F178A">
        <w:rPr>
          <w:rtl/>
        </w:rPr>
        <w:t xml:space="preserve">ודחתה הגמ' </w:t>
      </w:r>
      <w:ins w:id="94574" w:author="מנוע מכני" w:date="2026-10-11T12:04:40Z">
        <w:ins w:id="90217" w:author="Claude - סמנטי" w:date="2026-10-11T12:19:31Z">
          <w:r>
            <w:rPr>
              <w:rtl/>
            </w:rPr>
            <w:t xml:space="preserve">שהוצרך</w:t>
          </w:r>
        </w:ins>
        <w:del w:id="90218" w:author="Claude - סמנטי" w:date="2026-10-11T12:19:31Z">
          <w:r>
            <w:rPr>
              <w:rtl/>
            </w:rPr>
            <w:delText xml:space="preserve">דהוצרך</w:delText>
          </w:r>
        </w:del>
      </w:ins>
      <w:del w:id="94575" w:author="מנוע מכני" w:date="2026-10-11T12:04:40Z">
        <w:r w:rsidRPr="006F178A">
          <w:rPr>
            <w:rtl/>
          </w:rPr>
          <w:delText xml:space="preserve">דאיצטריך</w:delText>
        </w:r>
      </w:del>
      <w:r w:rsidRPr="006F178A">
        <w:rPr>
          <w:rtl/>
        </w:rPr>
        <w:t xml:space="preserve"> דלא לימא דווקא במתניתין אבל בברייתא </w:t>
      </w:r>
      <w:r w:rsidRPr="006F178A">
        <w:rPr>
          <w:rtl/>
        </w:rPr>
        <w:t xml:space="preserve">לא</w:t>
      </w:r>
      <w:r w:rsidRPr="006F178A">
        <w:rPr>
          <w:rtl/>
        </w:rPr>
        <w:t xml:space="preserve"> </w:t>
      </w:r>
      <w:r w:rsidRPr="006F178A">
        <w:rPr>
          <w:rtl/>
        </w:rPr>
        <w:t xml:space="preserve">קמ"ל</w:t>
      </w:r>
      <w:r w:rsidRPr="006F178A">
        <w:rPr>
          <w:rtl/>
        </w:rPr>
        <w:t xml:space="preserve">.</w:t>
      </w:r>
    </w:p>
    <w:p>
      <w:pPr>
        <w:pStyle w:val="38"/>
        <w:rPr>
          <w:ins w:id="95580" w:author="מנוע מכני" w:date="2026-10-11T12:04:40Z"/>
        </w:rPr>
      </w:pPr>
      <w:r w:rsidRPr="006F178A">
        <w:t xml:space="preserve">אלא</w:t>
      </w:r>
    </w:p>
    <w:p w:rsidR="005851B8" w:rsidRPr="006F178A" w:rsidRDefault="005851B8" w:rsidP="005851B8">
      <w:pPr>
        <w:rPr>
          <w:rtl/>
        </w:rPr>
      </w:pPr>
      <w:del w:id="95581" w:author="מנוע מכני" w:date="2026-10-11T12:04:40Z">
        <w:r w:rsidRPr="006F178A">
          <w:rPr>
            <w:rtl/>
          </w:rPr>
          <w:delText xml:space="preserve"> </w:delText>
        </w:r>
      </w:del>
      <w:r w:rsidRPr="006F178A">
        <w:rPr>
          <w:rtl/>
        </w:rPr>
        <w:t xml:space="preserve">ביארה הגמ' בדרב משרשיא </w:t>
      </w:r>
      <w:ins w:id="92526" w:author="מנוע מכני" w:date="2026-10-11T12:04:40Z">
        <w:r>
          <w:rPr>
            <w:rtl/>
          </w:rPr>
          <w:t xml:space="preserve">דאלו</w:t>
        </w:r>
      </w:ins>
      <w:del w:id="92527" w:author="מנוע מכני" w:date="2026-10-11T12:04:40Z">
        <w:r w:rsidRPr="006F178A">
          <w:rPr>
            <w:rtl/>
          </w:rPr>
          <w:delText xml:space="preserve">דהני</w:delText>
        </w:r>
      </w:del>
      <w:r w:rsidRPr="006F178A">
        <w:rPr>
          <w:rtl/>
        </w:rPr>
        <w:t xml:space="preserve"> כללי </w:t>
      </w:r>
      <w:ins w:id="91150" w:author="מנוע מכני" w:date="2026-10-11T12:04:40Z">
        <w:r>
          <w:rPr>
            <w:rtl/>
          </w:rPr>
          <w:t xml:space="preserve">לא</w:t>
        </w:r>
      </w:ins>
      <w:del w:id="91151" w:author="מנוע מכני" w:date="2026-10-11T12:04:40Z">
        <w:r w:rsidRPr="006F178A">
          <w:rPr>
            <w:rtl/>
          </w:rPr>
          <w:delText xml:space="preserve">לאו</w:delText>
        </w:r>
      </w:del>
      <w:r w:rsidRPr="006F178A">
        <w:rPr>
          <w:rtl/>
        </w:rPr>
        <w:t xml:space="preserve"> </w:t>
      </w:r>
      <w:r w:rsidRPr="00935E29">
        <w:rPr>
          <w:b/>
          <w:bCs/>
          <w:rtl/>
        </w:rPr>
        <w:t>דברי הכל</w:t>
      </w:r>
      <w:r w:rsidRPr="006F178A">
        <w:rPr>
          <w:rtl/>
        </w:rPr>
        <w:t xml:space="preserve"> </w:t>
      </w:r>
      <w:ins w:id="92522" w:author="מנוע מכני" w:date="2026-10-11T12:04:40Z">
        <w:r>
          <w:rPr>
            <w:rtl/>
          </w:rPr>
          <w:t xml:space="preserve">הם</w:t>
        </w:r>
      </w:ins>
      <w:del w:id="92523" w:author="מנוע מכני" w:date="2026-10-11T12:04:40Z">
        <w:r w:rsidRPr="006F178A">
          <w:rPr>
            <w:rtl/>
          </w:rPr>
          <w:delText xml:space="preserve">נינהו</w:delText>
        </w:r>
      </w:del>
      <w:r w:rsidRPr="006F178A">
        <w:rPr>
          <w:rtl/>
        </w:rPr>
        <w:t xml:space="preserve">, </w:t>
      </w:r>
      <w:ins w:id="91152" w:author="מנוע מכני" w:date="2026-10-11T12:04:40Z">
        <w:r>
          <w:rPr>
            <w:rtl/>
          </w:rPr>
          <w:t xml:space="preserve">שהרי</w:t>
        </w:r>
      </w:ins>
      <w:del w:id="91153" w:author="מנוע מכני" w:date="2026-10-11T12:04:40Z">
        <w:r w:rsidRPr="006F178A">
          <w:rPr>
            <w:rtl/>
          </w:rPr>
          <w:delText xml:space="preserve">דהא</w:delText>
        </w:r>
      </w:del>
      <w:r w:rsidRPr="006F178A">
        <w:rPr>
          <w:rtl/>
        </w:rPr>
        <w:t xml:space="preserve"> </w:t>
      </w:r>
      <w:r w:rsidRPr="006F178A">
        <w:rPr>
          <w:rStyle w:val="2fb"/>
          <w:rtl/>
        </w:rPr>
        <w:t xml:space="preserve">רב</w:t>
      </w:r>
      <w:r w:rsidRPr="006F178A">
        <w:rPr>
          <w:rtl/>
        </w:rPr>
        <w:t xml:space="preserve"> </w:t>
      </w:r>
      <w:ins w:id="92530" w:author="מנוע מכני" w:date="2026-10-11T12:04:40Z">
        <w:r>
          <w:rPr>
            <w:rtl/>
          </w:rPr>
          <w:t xml:space="preserve">אין</w:t>
        </w:r>
      </w:ins>
      <w:del w:id="92531" w:author="מנוע מכני" w:date="2026-10-11T12:04:40Z">
        <w:r w:rsidRPr="006F178A">
          <w:rPr>
            <w:rtl/>
          </w:rPr>
          <w:delText xml:space="preserve">לית</w:delText>
        </w:r>
      </w:del>
      <w:r w:rsidRPr="006F178A">
        <w:rPr>
          <w:rtl/>
        </w:rPr>
        <w:t xml:space="preserve"> </w:t>
      </w:r>
      <w:ins w:id="92524" w:author="מנוע מכני" w:date="2026-10-11T12:04:40Z">
        <w:r>
          <w:rPr>
            <w:rtl/>
          </w:rPr>
          <w:t xml:space="preserve">לו</w:t>
        </w:r>
      </w:ins>
      <w:del w:id="92525" w:author="מנוע מכני" w:date="2026-10-11T12:04:40Z">
        <w:r w:rsidRPr="006F178A">
          <w:rPr>
            <w:rtl/>
          </w:rPr>
          <w:delText xml:space="preserve">ליה</w:delText>
        </w:r>
      </w:del>
      <w:r w:rsidRPr="006F178A">
        <w:rPr>
          <w:rtl/>
        </w:rPr>
        <w:t xml:space="preserve"> </w:t>
      </w:r>
      <w:ins w:id="92528" w:author="מנוע מכני" w:date="2026-10-11T12:04:40Z">
        <w:r>
          <w:rPr>
            <w:rtl/>
          </w:rPr>
          <w:t xml:space="preserve">אלו</w:t>
        </w:r>
      </w:ins>
      <w:del w:id="92529" w:author="מנוע מכני" w:date="2026-10-11T12:04:40Z">
        <w:r w:rsidRPr="006F178A">
          <w:rPr>
            <w:rtl/>
          </w:rPr>
          <w:delText xml:space="preserve">הני</w:delText>
        </w:r>
      </w:del>
      <w:r w:rsidRPr="006F178A">
        <w:rPr>
          <w:rtl/>
        </w:rPr>
        <w:t xml:space="preserve"> כללי.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מז:</w:t>
      </w:r>
    </w:p>
    <w:p>
      <w:pPr>
        <w:pStyle w:val="afffff8"/>
        <w:rPr>
          <w:ins w:id="90427" w:author="קלוד" w:date="2026-10-11T12:24:08Z"/>
        </w:rPr>
      </w:pPr>
      <w:ins w:id="90428" w:author="קלוד" w:date="2026-10-11T12:24:08Z">
        <w:r>
          <w:rPr>
            <w:color w:val="7B3F00"/>
          </w:rPr>
          <w:t xml:space="preserve">חפצי הפקר וחפצי נכרי - האם קונים שביתה?</w:t>
        </w:r>
      </w:ins>
    </w:p>
    <w:p w:rsidR="005851B8" w:rsidRPr="006F178A" w:rsidRDefault="005851B8" w:rsidP="005851B8">
      <w:pPr>
        <w:rPr>
          <w:rStyle w:val="afffe"/>
          <w:rFonts w:ascii="Fb Fontext" w:hAnsi="Fb Fontext"/>
          <w:rtl/>
        </w:rPr>
      </w:pPr>
      <w:r w:rsidRPr="006F178A">
        <w:rPr>
          <w:rStyle w:val="afffe"/>
          <w:rFonts w:ascii="Fb Fontext" w:hAnsi="Fb Fontext"/>
          <w:rtl/>
        </w:rPr>
        <w:t xml:space="preserve">בפלוגתת רבנן </w:t>
      </w:r>
      <w:r w:rsidRPr="006F178A">
        <w:rPr>
          <w:rStyle w:val="2fb"/>
          <w:rFonts w:ascii="Fb Fontext" w:hAnsi="Fb Fontext"/>
          <w:rtl/>
        </w:rPr>
        <w:t xml:space="preserve">וריב"נ</w:t>
      </w:r>
      <w:r w:rsidRPr="006F178A">
        <w:rPr>
          <w:rStyle w:val="afffe"/>
          <w:rFonts w:ascii="Fb Fontext" w:hAnsi="Fb Fontext"/>
          <w:rtl/>
        </w:rPr>
        <w:t xml:space="preserve"> </w:t>
      </w:r>
      <w:ins w:id="93650" w:author="מנוע מכני" w:date="2026-10-11T12:04:40Z">
        <w:r>
          <w:rPr>
            <w:rStyle w:val="afffe"/>
            <w:rFonts w:ascii="Fb Fontext" w:hAnsi="Fb Fontext"/>
            <w:rtl/>
          </w:rPr>
          <w:t xml:space="preserve">אם </w:t>
        </w:r>
      </w:ins>
      <w:del w:id="93651" w:author="מנוע מכני" w:date="2026-10-11T12:04:40Z">
        <w:r w:rsidRPr="006F178A">
          <w:rPr>
            <w:rStyle w:val="afffe"/>
            <w:rFonts w:ascii="Fb Fontext" w:hAnsi="Fb Fontext"/>
            <w:rtl/>
          </w:rPr>
          <w:delText xml:space="preserve">אי </w:delText>
        </w:r>
      </w:del>
      <w:r w:rsidRPr="006F178A">
        <w:rPr>
          <w:rStyle w:val="afffe"/>
          <w:rFonts w:ascii="Fb Fontext" w:hAnsi="Fb Fontext"/>
          <w:rtl/>
        </w:rPr>
        <w:t xml:space="preserve">חפצי הפקר קונים שביתה.</w:t>
      </w:r>
    </w:p>
    <w:p w:rsidR="005851B8" w:rsidRPr="00132755" w:rsidRDefault="005851B8" w:rsidP="005851B8">
      <w:pPr>
        <w:rPr>
          <w:rFonts w:cs="Guttman Vilna"/>
          <w:b/>
          <w:bCs/>
          <w:spacing w:val="-4"/>
          <w:rtl/>
        </w:rPr>
      </w:pPr>
      <w:r w:rsidRPr="00132755">
        <w:rPr>
          <w:rStyle w:val="afffe"/>
          <w:rFonts w:ascii="Fb Fontext" w:hAnsi="Fb Fontext"/>
          <w:spacing w:val="-4"/>
          <w:rtl/>
        </w:rPr>
        <w:t xml:space="preserve">• </w:t>
      </w:r>
      <w:r w:rsidRPr="00132755">
        <w:rPr>
          <w:rStyle w:val="2fb"/>
          <w:rFonts w:ascii="Fb Fontext" w:hAnsi="Fb Fontext"/>
          <w:spacing w:val="-4"/>
          <w:rtl/>
        </w:rPr>
        <w:t xml:space="preserve">אר</w:t>
      </w:r>
      <w:r w:rsidRPr="00132755">
        <w:rPr>
          <w:rStyle w:val="2fb"/>
          <w:spacing w:val="-4"/>
          <w:rtl/>
        </w:rPr>
        <w:t xml:space="preserve">יא"ש</w:t>
      </w:r>
      <w:r w:rsidRPr="00132755">
        <w:rPr>
          <w:spacing w:val="-4"/>
          <w:rtl/>
        </w:rPr>
        <w:t xml:space="preserve"> חפצי נכרי אין קונין שביתה. והיינו לרבנן </w:t>
      </w:r>
      <w:r w:rsidRPr="00132755">
        <w:rPr>
          <w:spacing w:val="-4"/>
          <w:rtl/>
        </w:rPr>
        <w:t xml:space="preserve">וקמ"ל</w:t>
      </w:r>
      <w:r w:rsidRPr="00132755">
        <w:rPr>
          <w:spacing w:val="-4"/>
          <w:rtl/>
        </w:rPr>
        <w:t xml:space="preserve"> דלא אמרי' גזירה אטו בעלים ישראל.</w:t>
      </w:r>
    </w:p>
    <w:p w:rsidR="005851B8" w:rsidRPr="009757B9" w:rsidRDefault="005851B8" w:rsidP="005851B8">
      <w:pPr>
        <w:rPr>
          <w:rFonts w:cs="Guttman Vilna"/>
          <w:b/>
          <w:bCs/>
          <w:rtl/>
        </w:rPr>
      </w:pPr>
      <w:r w:rsidRPr="006F178A">
        <w:rPr>
          <w:rtl/>
        </w:rPr>
        <w:t xml:space="preserve">אבל </w:t>
      </w:r>
      <w:r w:rsidRPr="006F178A">
        <w:rPr>
          <w:rStyle w:val="2fb"/>
          <w:rtl/>
        </w:rPr>
        <w:t xml:space="preserve">לריב"נ</w:t>
      </w:r>
      <w:r w:rsidRPr="006F178A">
        <w:rPr>
          <w:rtl/>
        </w:rPr>
        <w:t xml:space="preserve"> קונין שביתה וכדתניא השואל כלי מן הנכרי ביו"ט, וכן המשאיל לו לנכרי כלי מעיו"ט והחזירו לו ביום טוב.</w:t>
      </w:r>
    </w:p>
    <w:p w:rsidR="005851B8" w:rsidRPr="009757B9" w:rsidRDefault="005851B8" w:rsidP="005851B8">
      <w:pPr>
        <w:rPr>
          <w:rFonts w:cs="Guttman Vilna"/>
          <w:b/>
          <w:bCs/>
          <w:rtl/>
        </w:rPr>
      </w:pPr>
      <w:r w:rsidRPr="006F178A">
        <w:rPr>
          <w:rtl/>
        </w:rPr>
        <w:t>והכלים והאוצרות ששבתו בתוך התחום - יש להן אלפים אמה לכל רוח.</w:t>
      </w:r>
    </w:p>
    <w:p w:rsidR="005851B8" w:rsidRPr="009757B9" w:rsidRDefault="005851B8" w:rsidP="005851B8">
      <w:pPr>
        <w:rPr>
          <w:rFonts w:cs="Guttman Vilna"/>
          <w:b/>
          <w:bCs/>
          <w:rtl/>
        </w:rPr>
      </w:pPr>
      <w:r w:rsidRPr="006F178A">
        <w:rPr>
          <w:rtl/>
        </w:rPr>
        <w:t xml:space="preserve">ונכרי שהביא לו פירות מחוץ לתחום - הרי זה </w:t>
      </w:r>
      <w:r w:rsidRPr="006F178A">
        <w:rPr>
          <w:rtl/>
        </w:rPr>
        <w:t xml:space="preserve">לא</w:t>
      </w:r>
      <w:r w:rsidRPr="006F178A">
        <w:rPr>
          <w:rtl/>
        </w:rPr>
        <w:t xml:space="preserve"> יזיזם ממקומן.</w:t>
      </w:r>
    </w:p>
    <w:p w:rsidR="005851B8" w:rsidRPr="009757B9" w:rsidRDefault="005851B8" w:rsidP="005851B8">
      <w:pPr>
        <w:rPr>
          <w:rFonts w:cs="Guttman Vilna"/>
          <w:b/>
          <w:bCs/>
          <w:rtl/>
        </w:rPr>
      </w:pPr>
      <w:r w:rsidRPr="006F178A">
        <w:rPr>
          <w:rtl/>
        </w:rPr>
        <w:t xml:space="preserve">ובהכרח </w:t>
      </w:r>
      <w:ins w:id="90219" w:author="Claude - סמנטי" w:date="2026-10-11T12:19:31Z">
        <w:r>
          <w:rPr>
            <w:rtl/>
          </w:rPr>
          <w:t xml:space="preserve">שהוא</w:t>
        </w:r>
      </w:ins>
      <w:del w:id="90220" w:author="Claude - סמנטי" w:date="2026-10-11T12:19:31Z">
        <w:r w:rsidRPr="006F178A">
          <w:rPr>
            <w:rtl/>
          </w:rPr>
          <w:delText xml:space="preserve">דהוא</w:delText>
        </w:r>
      </w:del>
      <w:r w:rsidRPr="006F178A">
        <w:rPr>
          <w:rtl/>
        </w:rPr>
        <w:t xml:space="preserve"> דברי </w:t>
      </w:r>
      <w:r w:rsidRPr="006F178A">
        <w:rPr>
          <w:rStyle w:val="2fb"/>
          <w:rtl/>
        </w:rPr>
        <w:t xml:space="preserve">ריב"נ</w:t>
      </w:r>
      <w:r w:rsidRPr="006F178A">
        <w:rPr>
          <w:rtl/>
        </w:rPr>
        <w:t xml:space="preserve"> דחפצי נכרי קונין שביתה.</w:t>
      </w:r>
    </w:p>
    <w:p>
      <w:pPr>
        <w:pStyle w:val="38"/>
        <w:rPr>
          <w:ins w:id="95582" w:author="מנוע מכני" w:date="2026-10-11T12:04:40Z"/>
        </w:rPr>
      </w:pPr>
      <w:r w:rsidRPr="006F178A">
        <w:t xml:space="preserve">ורחב"א מרי"ו:</w:t>
      </w:r>
    </w:p>
    <w:p w:rsidR="005851B8" w:rsidRPr="009757B9" w:rsidRDefault="005851B8" w:rsidP="005851B8">
      <w:pPr>
        <w:rPr>
          <w:rFonts w:cs="Guttman Vilna"/>
          <w:b/>
          <w:bCs/>
          <w:rtl/>
        </w:rPr>
      </w:pPr>
      <w:del w:id="95583" w:author="מנוע מכני" w:date="2026-10-11T12:04:40Z">
        <w:r w:rsidRPr="006F178A">
          <w:rPr>
            <w:rtl/>
          </w:rPr>
          <w:delText xml:space="preserve"> </w:delText>
        </w:r>
      </w:del>
      <w:r w:rsidRPr="006F178A">
        <w:rPr>
          <w:rtl/>
        </w:rPr>
        <w:t xml:space="preserve">חפצי נכרי קונין שביתה, גזירה בעלים דנכרי אטו בעלים דישראל.</w:t>
      </w:r>
    </w:p>
    <w:p w:rsidR="005851B8" w:rsidRDefault="005851B8" w:rsidP="005851B8">
      <w:pPr>
        <w:rPr>
          <w:rtl/>
        </w:rPr>
      </w:pPr>
      <w:r w:rsidRPr="006F178A">
        <w:rPr>
          <w:rtl/>
        </w:rPr>
        <w:t xml:space="preserve">הנהו אילים </w:t>
      </w:r>
      <w:ins w:id="94576" w:author="מנוע מכני" w:date="2026-10-11T12:04:40Z">
        <w:r>
          <w:rPr>
            <w:rtl/>
          </w:rPr>
          <w:t xml:space="preserve">דבאו</w:t>
        </w:r>
      </w:ins>
      <w:del w:id="94577" w:author="מנוע מכני" w:date="2026-10-11T12:04:40Z">
        <w:r w:rsidRPr="006F178A">
          <w:rPr>
            <w:rtl/>
          </w:rPr>
          <w:delText xml:space="preserve">דאתו</w:delText>
        </w:r>
      </w:del>
      <w:r w:rsidRPr="006F178A">
        <w:rPr>
          <w:rtl/>
        </w:rPr>
        <w:t xml:space="preserve"> למברכתא, שרא </w:t>
      </w:r>
      <w:ins w:id="93318" w:author="מנוע מכני" w:date="2026-10-11T12:04:40Z">
        <w:r>
          <w:rPr>
            <w:rtl/>
          </w:rPr>
          <w:t xml:space="preserve">להם</w:t>
        </w:r>
      </w:ins>
      <w:del w:id="93319" w:author="מנוע מכני" w:date="2026-10-11T12:04:40Z">
        <w:r w:rsidRPr="006F178A">
          <w:rPr>
            <w:rtl/>
          </w:rPr>
          <w:delText xml:space="preserve">להו</w:delText>
        </w:r>
      </w:del>
      <w:r w:rsidRPr="006F178A">
        <w:rPr>
          <w:rtl/>
        </w:rPr>
        <w:t xml:space="preserve"> </w:t>
      </w:r>
      <w:r w:rsidRPr="006F178A">
        <w:rPr>
          <w:rStyle w:val="2fb"/>
          <w:rtl/>
        </w:rPr>
        <w:t xml:space="preserve">רבא</w:t>
      </w:r>
      <w:r w:rsidRPr="006F178A">
        <w:rPr>
          <w:rtl/>
        </w:rPr>
        <w:t xml:space="preserve"> לבני מחוזא </w:t>
      </w:r>
      <w:ins w:id="90221" w:author="Claude - סמנטי" w:date="2026-10-11T12:19:31Z">
        <w:r>
          <w:rPr>
            <w:rtl/>
          </w:rPr>
          <w:t xml:space="preserve">לקנות</w:t>
        </w:r>
      </w:ins>
      <w:del w:id="90222" w:author="Claude - סמנטי" w:date="2026-10-11T12:19:31Z">
        <w:r w:rsidRPr="006F178A">
          <w:rPr>
            <w:rtl/>
          </w:rPr>
          <w:delText xml:space="preserve">למיזבן</w:delText>
        </w:r>
      </w:del>
      <w:r w:rsidRPr="006F178A">
        <w:rPr>
          <w:rtl/>
        </w:rPr>
        <w:t xml:space="preserve"> </w:t>
      </w:r>
      <w:ins w:id="92532" w:author="מנוע מכני" w:date="2026-10-11T12:04:40Z">
        <w:r>
          <w:rPr>
            <w:rtl/>
          </w:rPr>
          <w:t xml:space="preserve">מהם</w:t>
        </w:r>
      </w:ins>
      <w:del w:id="92533" w:author="מנוע מכני" w:date="2026-10-11T12:04:40Z">
        <w:r w:rsidRPr="006F178A">
          <w:rPr>
            <w:rtl/>
          </w:rPr>
          <w:delText xml:space="preserve">מינייהו</w:delText>
        </w:r>
      </w:del>
      <w:r w:rsidRPr="006F178A">
        <w:rPr>
          <w:rtl/>
        </w:rPr>
        <w:t xml:space="preserve">. [והיינו לטלטלם מברכתא למחוזא בעירוב]</w:t>
      </w:r>
    </w:p>
    <w:p w:rsidR="005851B8" w:rsidRPr="009757B9" w:rsidRDefault="005851B8" w:rsidP="005851B8">
      <w:pPr>
        <w:rPr>
          <w:rFonts w:cs="Guttman Vilna"/>
          <w:b/>
          <w:bCs/>
          <w:rtl/>
        </w:rPr>
      </w:pPr>
      <w:r w:rsidRPr="006F178A">
        <w:rPr>
          <w:rtl/>
        </w:rPr>
        <w:t xml:space="preserve">והקשה </w:t>
      </w:r>
      <w:r w:rsidRPr="006F178A">
        <w:rPr>
          <w:rStyle w:val="2fb"/>
          <w:rtl/>
        </w:rPr>
        <w:t xml:space="preserve">רבינא</w:t>
      </w:r>
      <w:r w:rsidRPr="006F178A">
        <w:rPr>
          <w:rtl/>
        </w:rPr>
        <w:t xml:space="preserve"> על </w:t>
      </w:r>
      <w:r w:rsidRPr="006F178A">
        <w:rPr>
          <w:rStyle w:val="2fb"/>
          <w:rtl/>
        </w:rPr>
        <w:t xml:space="preserve">רבא</w:t>
      </w:r>
      <w:r w:rsidRPr="006F178A">
        <w:rPr>
          <w:rtl/>
        </w:rPr>
        <w:t xml:space="preserve"> ד</w:t>
      </w:r>
      <w:r w:rsidRPr="006F178A">
        <w:rPr>
          <w:b/>
          <w:rtl/>
        </w:rPr>
        <w:t>הלכתא</w:t>
      </w:r>
      <w:r w:rsidRPr="006F178A">
        <w:rPr>
          <w:rtl/>
        </w:rPr>
        <w:t xml:space="preserve"> </w:t>
      </w:r>
      <w:r w:rsidRPr="006F178A">
        <w:rPr>
          <w:rStyle w:val="2fb"/>
          <w:rtl/>
        </w:rPr>
        <w:t xml:space="preserve">כרי"ו</w:t>
      </w:r>
      <w:r w:rsidRPr="006F178A">
        <w:rPr>
          <w:rtl/>
        </w:rPr>
        <w:t xml:space="preserve"> לגבי </w:t>
      </w:r>
      <w:r w:rsidRPr="006F178A">
        <w:rPr>
          <w:rStyle w:val="2fb"/>
          <w:rtl/>
        </w:rPr>
        <w:t xml:space="preserve">שמואל</w:t>
      </w:r>
      <w:r w:rsidRPr="006F178A">
        <w:rPr>
          <w:rtl/>
        </w:rPr>
        <w:t xml:space="preserve"> </w:t>
      </w:r>
      <w:ins w:id="93976" w:author="מנוע מכני" w:date="2026-10-11T12:04:40Z">
        <w:r>
          <w:rPr>
            <w:rtl/>
          </w:rPr>
          <w:t xml:space="preserve">דסבר</w:t>
        </w:r>
      </w:ins>
      <w:del w:id="93977" w:author="מנוע מכני" w:date="2026-10-11T12:04:40Z">
        <w:r w:rsidRPr="006F178A">
          <w:rPr>
            <w:rtl/>
          </w:rPr>
          <w:delText xml:space="preserve">דס"ל</w:delText>
        </w:r>
      </w:del>
      <w:r w:rsidRPr="006F178A">
        <w:rPr>
          <w:rtl/>
        </w:rPr>
        <w:t xml:space="preserve"> דחפצי נכרי כן קונין שביתה גזירה אטו בעלים ישראל.</w:t>
      </w:r>
    </w:p>
    <w:p>
      <w:pPr>
        <w:pStyle w:val="38"/>
        <w:rPr>
          <w:ins w:id="95584" w:author="מנוע מכני" w:date="2026-10-11T12:04:40Z"/>
        </w:rPr>
      </w:pPr>
      <w:r w:rsidRPr="006F178A">
        <w:t xml:space="preserve">הדר </w:t>
      </w:r>
      <w:r w:rsidRPr="006F178A">
        <w:t xml:space="preserve">אמר</w:t>
      </w:r>
      <w:r w:rsidRPr="006F178A">
        <w:t xml:space="preserve"> רבא:</w:t>
      </w:r>
    </w:p>
    <w:p w:rsidR="005851B8" w:rsidRPr="009757B9" w:rsidRDefault="005851B8" w:rsidP="005851B8">
      <w:pPr>
        <w:rPr>
          <w:rFonts w:cs="Guttman Vilna"/>
          <w:b/>
          <w:bCs/>
          <w:rtl/>
        </w:rPr>
      </w:pPr>
      <w:del w:id="95585" w:author="מנוע מכני" w:date="2026-10-11T12:04:40Z">
        <w:r w:rsidRPr="006F178A">
          <w:rPr>
            <w:rtl/>
          </w:rPr>
          <w:delText xml:space="preserve"> </w:delText>
        </w:r>
      </w:del>
      <w:r w:rsidRPr="006F178A">
        <w:rPr>
          <w:rtl/>
        </w:rPr>
        <w:t xml:space="preserve">ליזדבנו לבני מברכתא. דכולה מברכתא </w:t>
      </w:r>
      <w:ins w:id="92534" w:author="מנוע מכני" w:date="2026-10-11T12:04:40Z">
        <w:r>
          <w:rPr>
            <w:rtl/>
          </w:rPr>
          <w:t xml:space="preserve">לשלהם</w:t>
        </w:r>
      </w:ins>
      <w:del w:id="92535" w:author="מנוע מכני" w:date="2026-10-11T12:04:40Z">
        <w:r w:rsidRPr="006F178A">
          <w:rPr>
            <w:rtl/>
          </w:rPr>
          <w:delText xml:space="preserve">לדידהו</w:delText>
        </w:r>
      </w:del>
      <w:r w:rsidRPr="006F178A">
        <w:rPr>
          <w:rtl/>
        </w:rPr>
        <w:t xml:space="preserve"> כארבע אמות דמיא.</w:t>
      </w:r>
    </w:p>
    <w:p w:rsidR="005851B8" w:rsidRPr="009757B9" w:rsidRDefault="005851B8" w:rsidP="005851B8">
      <w:pPr>
        <w:rPr>
          <w:rFonts w:cs="Guttman Vilna"/>
          <w:b/>
          <w:bCs/>
          <w:rtl/>
        </w:rPr>
      </w:pPr>
      <w:r w:rsidRPr="006F178A">
        <w:rPr>
          <w:rtl/>
        </w:rPr>
        <w:t>ל</w:t>
      </w:r>
      <w:r w:rsidRPr="006F178A">
        <w:rPr>
          <w:b/>
          <w:rtl/>
        </w:rPr>
        <w:t>הלכתא</w:t>
      </w:r>
      <w:r w:rsidRPr="006F178A">
        <w:rPr>
          <w:rtl/>
        </w:rPr>
        <w:t xml:space="preserve"> חפצי הפקר הרי הן כרגלי מי שזכה בהן.</w:t>
      </w:r>
    </w:p>
    <w:p w:rsidR="005851B8" w:rsidRPr="00132755" w:rsidRDefault="005851B8" w:rsidP="005851B8">
      <w:pPr>
        <w:rPr>
          <w:rFonts w:cs="Guttman Vilna"/>
          <w:b/>
          <w:bCs/>
          <w:spacing w:val="-4"/>
          <w:rtl/>
        </w:rPr>
      </w:pPr>
      <w:r w:rsidRPr="00132755">
        <w:rPr>
          <w:spacing w:val="-4"/>
          <w:rtl/>
        </w:rPr>
        <w:t xml:space="preserve">וחפצי הגוי קונין שביתה במקומן [</w:t>
      </w:r>
      <w:r w:rsidRPr="00132755">
        <w:rPr>
          <w:rStyle w:val="2fb"/>
          <w:spacing w:val="-4"/>
          <w:rtl/>
        </w:rPr>
        <w:t xml:space="preserve">כריב"נ</w:t>
      </w:r>
      <w:r w:rsidRPr="00132755">
        <w:rPr>
          <w:spacing w:val="-4"/>
          <w:rtl/>
        </w:rPr>
        <w:t xml:space="preserve">] גזירה בעלים גוי משום בעלים ישראל כמו שביאר </w:t>
      </w:r>
      <w:r w:rsidRPr="00132755">
        <w:rPr>
          <w:rStyle w:val="2fb"/>
          <w:spacing w:val="-4"/>
          <w:rtl/>
        </w:rPr>
        <w:t xml:space="preserve">רי"ו</w:t>
      </w:r>
      <w:r w:rsidRPr="00132755">
        <w:rPr>
          <w:spacing w:val="-4"/>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מח.</w:t>
      </w:r>
    </w:p>
    <w:p>
      <w:pPr>
        <w:pStyle w:val="afffff8"/>
        <w:rPr>
          <w:ins w:id="90425" w:author="קלוד" w:date="2026-10-11T12:24:08Z"/>
        </w:rPr>
      </w:pPr>
      <w:ins w:id="90426" w:author="קלוד" w:date="2026-10-11T12:24:08Z">
        <w:r>
          <w:rPr>
            <w:color w:val="7B3F00"/>
          </w:rPr>
          <w:t xml:space="preserve">חרם שבין תחומי שבת - מחיצת ברזל להפסיקו</w:t>
        </w:r>
      </w:ins>
    </w:p>
    <w:p>
      <w:pPr>
        <w:pStyle w:val="38"/>
        <w:rPr>
          <w:ins w:id="95586" w:author="מנוע מכני" w:date="2026-10-11T12:04:40Z"/>
        </w:rPr>
      </w:pPr>
      <w:r w:rsidRPr="006F178A">
        <w:t xml:space="preserve">תני רבי חייא:</w:t>
      </w:r>
    </w:p>
    <w:p w:rsidR="005851B8" w:rsidRPr="006F178A" w:rsidRDefault="005851B8" w:rsidP="005851B8">
      <w:pPr>
        <w:rPr>
          <w:rtl/>
        </w:rPr>
      </w:pPr>
      <w:del w:id="95587" w:author="מנוע מכני" w:date="2026-10-11T12:04:40Z">
        <w:r w:rsidRPr="006F178A">
          <w:rPr>
            <w:rFonts w:ascii="Fb Fontext" w:hAnsi="Fb Fontext"/>
            <w:rtl/>
          </w:rPr>
          <w:delText xml:space="preserve"> </w:delText>
        </w:r>
      </w:del>
      <w:r w:rsidRPr="006F178A">
        <w:rPr>
          <w:rFonts w:ascii="Fb Fontext" w:hAnsi="Fb Fontext"/>
          <w:rtl/>
        </w:rPr>
        <w:t xml:space="preserve">חרם שבין תחומי שבת - צריך מחיצה של ברזל להפסיקו.</w:t>
      </w:r>
    </w:p>
    <w:p w:rsidR="005851B8" w:rsidRPr="006F178A" w:rsidRDefault="005851B8" w:rsidP="005851B8">
      <w:pPr>
        <w:rPr>
          <w:rtl/>
        </w:rPr>
      </w:pPr>
      <w:r w:rsidRPr="006F178A">
        <w:rPr>
          <w:rtl/>
        </w:rPr>
        <w:t xml:space="preserve">מחייך </w:t>
      </w:r>
      <w:ins w:id="92536" w:author="מנוע מכני" w:date="2026-10-11T12:04:40Z">
        <w:r>
          <w:rPr>
            <w:rtl/>
          </w:rPr>
          <w:t xml:space="preserve">עליו</w:t>
        </w:r>
      </w:ins>
      <w:del w:id="92537" w:author="מנוע מכני" w:date="2026-10-11T12:04:40Z">
        <w:r w:rsidRPr="006F178A">
          <w:rPr>
            <w:rtl/>
          </w:rPr>
          <w:delText xml:space="preserve">עליה</w:delText>
        </w:r>
      </w:del>
      <w:r w:rsidRPr="006F178A">
        <w:rPr>
          <w:rtl/>
        </w:rPr>
        <w:t xml:space="preserve"> </w:t>
      </w:r>
      <w:r w:rsidRPr="006F178A">
        <w:rPr>
          <w:rStyle w:val="2fb"/>
          <w:rtl/>
        </w:rPr>
        <w:t xml:space="preserve">רבי יוסי</w:t>
      </w:r>
      <w:r w:rsidRPr="006F178A">
        <w:rPr>
          <w:rtl/>
        </w:rPr>
        <w:t xml:space="preserve"> ברבי חנינא.</w:t>
      </w:r>
    </w:p>
    <w:p w:rsidR="005851B8" w:rsidRPr="006F178A" w:rsidRDefault="005851B8" w:rsidP="005851B8">
      <w:pPr>
        <w:rPr>
          <w:rtl/>
        </w:rPr>
      </w:pPr>
      <w:ins w:id="91154" w:author="מנוע מכני" w:date="2026-10-11T12:04:40Z">
        <w:r>
          <w:rPr>
            <w:rtl/>
          </w:rPr>
          <w:t xml:space="preserve">ולא</w:t>
        </w:r>
      </w:ins>
      <w:del w:id="91155" w:author="מנוע מכני" w:date="2026-10-11T12:04:40Z">
        <w:r w:rsidRPr="006F178A">
          <w:rPr>
            <w:rtl/>
          </w:rPr>
          <w:delText xml:space="preserve">ולאו</w:delText>
        </w:r>
      </w:del>
      <w:r w:rsidRPr="006F178A">
        <w:rPr>
          <w:rtl/>
        </w:rPr>
        <w:t xml:space="preserve"> מטעמא </w:t>
      </w:r>
      <w:ins w:id="93978" w:author="מנוע מכני" w:date="2026-10-11T12:04:40Z">
        <w:r>
          <w:rPr>
            <w:rtl/>
          </w:rPr>
          <w:t xml:space="preserve">דסבר</w:t>
        </w:r>
      </w:ins>
      <w:del w:id="93979" w:author="מנוע מכני" w:date="2026-10-11T12:04:40Z">
        <w:r w:rsidRPr="006F178A">
          <w:rPr>
            <w:rtl/>
          </w:rPr>
          <w:delText xml:space="preserve">דס"ל</w:delText>
        </w:r>
      </w:del>
      <w:r w:rsidRPr="006F178A">
        <w:rPr>
          <w:rtl/>
        </w:rPr>
        <w:t xml:space="preserve"> כרבנן לקולא.</w:t>
      </w:r>
    </w:p>
    <w:p w:rsidR="005851B8" w:rsidRPr="006F178A" w:rsidRDefault="005851B8" w:rsidP="005851B8">
      <w:pPr>
        <w:rPr>
          <w:rtl/>
        </w:rPr>
      </w:pPr>
      <w:ins w:id="91156" w:author="מנוע מכני" w:date="2026-10-11T12:04:40Z">
        <w:r>
          <w:rPr>
            <w:rtl/>
          </w:rPr>
          <w:t xml:space="preserve">ולא</w:t>
        </w:r>
      </w:ins>
      <w:del w:id="91157" w:author="מנוע מכני" w:date="2026-10-11T12:04:40Z">
        <w:r w:rsidRPr="006F178A">
          <w:rPr>
            <w:rtl/>
          </w:rPr>
          <w:delText xml:space="preserve">ולאו</w:delText>
        </w:r>
      </w:del>
      <w:r w:rsidRPr="006F178A">
        <w:rPr>
          <w:rtl/>
        </w:rPr>
        <w:t xml:space="preserve"> מטעמא דנהרות המושכין כרגלי כל אדם </w:t>
      </w:r>
      <w:r w:rsidRPr="006F178A">
        <w:rPr>
          <w:rtl/>
        </w:rPr>
        <w:t xml:space="preserve">לא</w:t>
      </w:r>
      <w:r w:rsidRPr="006F178A">
        <w:rPr>
          <w:rtl/>
        </w:rPr>
        <w:t xml:space="preserve"> קונים שביתה </w:t>
      </w:r>
      <w:ins w:id="92538" w:author="מנוע מכני" w:date="2026-10-11T12:04:40Z">
        <w:r>
          <w:rPr>
            <w:rtl/>
          </w:rPr>
          <w:t xml:space="preserve">דשמא</w:t>
        </w:r>
      </w:ins>
      <w:del w:id="92539" w:author="מנוע מכני" w:date="2026-10-11T12:04:40Z">
        <w:r w:rsidRPr="006F178A">
          <w:rPr>
            <w:rtl/>
          </w:rPr>
          <w:delText xml:space="preserve">דדילמא</w:delText>
        </w:r>
      </w:del>
      <w:r w:rsidRPr="006F178A">
        <w:rPr>
          <w:rtl/>
        </w:rPr>
        <w:t xml:space="preserve"> מיירי במכונסין.</w:t>
      </w:r>
    </w:p>
    <w:p w:rsidR="005851B8" w:rsidRPr="006F178A" w:rsidRDefault="005851B8" w:rsidP="005851B8">
      <w:pPr>
        <w:rPr>
          <w:rtl/>
        </w:rPr>
      </w:pPr>
      <w:ins w:id="91158" w:author="מנוע מכני" w:date="2026-10-11T12:04:40Z">
        <w:r>
          <w:rPr>
            <w:rtl/>
          </w:rPr>
          <w:t xml:space="preserve">ולא</w:t>
        </w:r>
      </w:ins>
      <w:del w:id="91159" w:author="מנוע מכני" w:date="2026-10-11T12:04:40Z">
        <w:r w:rsidRPr="006F178A">
          <w:rPr>
            <w:rtl/>
          </w:rPr>
          <w:delText xml:space="preserve">ולאו</w:delText>
        </w:r>
      </w:del>
      <w:r w:rsidRPr="006F178A">
        <w:rPr>
          <w:rtl/>
        </w:rPr>
        <w:t xml:space="preserve"> מטעמא דברזל ולא קנים </w:t>
      </w:r>
      <w:ins w:id="92540" w:author="מנוע מכני" w:date="2026-10-11T12:04:40Z">
        <w:r>
          <w:rPr>
            <w:rtl/>
          </w:rPr>
          <w:t xml:space="preserve">דשמא</w:t>
        </w:r>
      </w:ins>
      <w:del w:id="92541" w:author="מנוע מכני" w:date="2026-10-11T12:04:40Z">
        <w:r w:rsidRPr="006F178A">
          <w:rPr>
            <w:rtl/>
          </w:rPr>
          <w:delText xml:space="preserve">דדלמא</w:delText>
        </w:r>
      </w:del>
      <w:r w:rsidRPr="006F178A">
        <w:rPr>
          <w:rtl/>
        </w:rPr>
        <w:t xml:space="preserve"> צריך ואין לו תקנה </w:t>
      </w:r>
      <w:ins w:id="92542" w:author="מנוע מכני" w:date="2026-10-11T12:04:40Z">
        <w:r>
          <w:rPr>
            <w:rtl/>
          </w:rPr>
          <w:t xml:space="preserve">אומר</w:t>
        </w:r>
      </w:ins>
      <w:del w:id="92543" w:author="מנוע מכני" w:date="2026-10-11T12:04:40Z">
        <w:r w:rsidRPr="006F178A">
          <w:rPr>
            <w:rtl/>
          </w:rPr>
          <w:delText xml:space="preserve">קאמר</w:delText>
        </w:r>
      </w:del>
      <w:r w:rsidRPr="006F178A">
        <w:rPr>
          <w:rtl/>
        </w:rPr>
        <w:t xml:space="preserve">.</w:t>
      </w:r>
    </w:p>
    <w:p>
      <w:pPr>
        <w:pStyle w:val="38"/>
        <w:rPr>
          <w:ins w:id="95588" w:author="מנוע מכני" w:date="2026-10-11T12:04:40Z"/>
        </w:rPr>
      </w:pPr>
      <w:r w:rsidRPr="006F178A">
        <w:t xml:space="preserve">אלא</w:t>
      </w:r>
    </w:p>
    <w:p w:rsidR="005851B8" w:rsidRDefault="005851B8" w:rsidP="005851B8">
      <w:pPr>
        <w:rPr>
          <w:rtl/>
        </w:rPr>
      </w:pPr>
      <w:del w:id="95589" w:author="מנוע מכני" w:date="2026-10-11T12:04:40Z">
        <w:r w:rsidRPr="006F178A">
          <w:rPr>
            <w:rStyle w:val="afffe"/>
            <w:rFonts w:ascii="Fb Fontext" w:hAnsi="Fb Fontext"/>
            <w:rtl/>
          </w:rPr>
          <w:delText xml:space="preserve"> </w:delText>
        </w:r>
      </w:del>
      <w:r w:rsidRPr="006F178A">
        <w:rPr>
          <w:rStyle w:val="afffe"/>
          <w:rFonts w:ascii="Fb Fontext" w:hAnsi="Fb Fontext"/>
          <w:rtl/>
        </w:rPr>
        <w:t xml:space="preserve">משום</w:t>
      </w:r>
      <w:r w:rsidRPr="006F178A">
        <w:rPr>
          <w:rtl/>
        </w:rPr>
        <w:t xml:space="preserve"> דקל הוא שהקילו חכמים במים כד</w:t>
      </w:r>
      <w:r>
        <w:rPr>
          <w:rtl/>
        </w:rPr>
        <w:t>חזי'</w:t>
      </w:r>
      <w:r w:rsidRPr="006F178A">
        <w:rPr>
          <w:rtl/>
        </w:rPr>
        <w:t xml:space="preserve"> דאין מחיצה תלוי מתרת בחורבה אלא במים, [וא"כ סגי ביש בה י'ט]</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23" w:author="קלוד" w:date="2026-10-11T12:24:08Z"/>
        </w:rPr>
      </w:pPr>
      <w:ins w:id="90424" w:author="קלוד" w:date="2026-10-11T12:24:08Z">
        <w:r>
          <w:rPr>
            <w:color w:val="7B3F00"/>
          </w:rPr>
          <w:t xml:space="preserve">ארבע אמות לכל רוח שירצה - חכמים ור"י</w:t>
        </w:r>
      </w:ins>
    </w:p>
    <w:p w:rsidR="005851B8" w:rsidRPr="00EC3AF0" w:rsidRDefault="005851B8" w:rsidP="005851B8">
      <w:pPr>
        <w:rPr>
          <w:b/>
          <w:bCs/>
          <w:rtl/>
        </w:rPr>
      </w:pPr>
      <w:r w:rsidRPr="006F178A">
        <w:rPr>
          <w:rFonts w:ascii="Fb Fontext" w:hAnsi="Fb Fontext"/>
          <w:rtl/>
        </w:rPr>
        <w:t xml:space="preserve">וחכ"א אין לו אלא ארבע </w:t>
      </w:r>
      <w:r>
        <w:rPr>
          <w:rFonts w:ascii="Fb Fontext" w:hAnsi="Fb Fontext"/>
          <w:rtl/>
        </w:rPr>
        <w:t>וכו'</w:t>
      </w:r>
      <w:r w:rsidRPr="006F178A">
        <w:rPr>
          <w:rFonts w:ascii="Fb Fontext" w:hAnsi="Fb Fontext"/>
          <w:rtl/>
        </w:rPr>
        <w:t xml:space="preserve">. </w:t>
      </w:r>
      <w:r w:rsidRPr="006F178A">
        <w:rPr>
          <w:rStyle w:val="2fb"/>
          <w:rFonts w:ascii="Fb Fontext" w:hAnsi="Fb Fontext"/>
          <w:rtl/>
        </w:rPr>
        <w:t xml:space="preserve">ור"י</w:t>
      </w:r>
      <w:r w:rsidRPr="006F178A">
        <w:rPr>
          <w:rFonts w:ascii="Fb Fontext" w:hAnsi="Fb Fontext"/>
          <w:rtl/>
        </w:rPr>
        <w:t xml:space="preserve"> </w:t>
      </w:r>
      <w:ins w:id="93980" w:author="מנוע מכני" w:date="2026-10-11T12:04:40Z">
        <w:r>
          <w:rPr>
            <w:rFonts w:ascii="Fb Fontext" w:hAnsi="Fb Fontext"/>
            <w:rtl/>
          </w:rPr>
          <w:t xml:space="preserve">סבר</w:t>
        </w:r>
      </w:ins>
      <w:del w:id="93981" w:author="מנוע מכני" w:date="2026-10-11T12:04:40Z">
        <w:r w:rsidRPr="006F178A">
          <w:rPr>
            <w:rFonts w:ascii="Fb Fontext" w:hAnsi="Fb Fontext"/>
            <w:rtl/>
          </w:rPr>
          <w:delText xml:space="preserve">ס"ל</w:delText>
        </w:r>
      </w:del>
      <w:r w:rsidRPr="006F178A">
        <w:rPr>
          <w:rFonts w:ascii="Fb Fontext" w:hAnsi="Fb Fontext"/>
          <w:rtl/>
        </w:rPr>
        <w:t xml:space="preserve"> יש לו ד"א לכל רוח שירצה.</w:t>
      </w:r>
    </w:p>
    <w:p>
      <w:pPr>
        <w:pStyle w:val="38"/>
        <w:rPr>
          <w:ins w:id="95590" w:author="מנוע מכני" w:date="2026-10-11T12:04:40Z"/>
        </w:rPr>
      </w:pPr>
      <w:r w:rsidRPr="00EC3AF0">
        <w:t>רבא:</w:t>
      </w:r>
    </w:p>
    <w:p w:rsidR="005851B8" w:rsidRPr="006F178A" w:rsidRDefault="005851B8" w:rsidP="005851B8">
      <w:pPr>
        <w:rPr>
          <w:rtl/>
        </w:rPr>
      </w:pPr>
      <w:del w:id="95591" w:author="מנוע מכני" w:date="2026-10-11T12:04:40Z">
        <w:r w:rsidRPr="006F178A">
          <w:rPr>
            <w:rtl/>
          </w:rPr>
          <w:delText xml:space="preserve"> </w:delText>
        </w:r>
      </w:del>
      <w:ins w:id="91160" w:author="מנוע מכני" w:date="2026-10-11T12:04:40Z">
        <w:r>
          <w:rPr>
            <w:rtl/>
          </w:rPr>
          <w:t xml:space="preserve">יש</w:t>
        </w:r>
      </w:ins>
      <w:del w:id="91161" w:author="מנוע מכני" w:date="2026-10-11T12:04:40Z">
        <w:r w:rsidRPr="006F178A">
          <w:rPr>
            <w:rtl/>
          </w:rPr>
          <w:delText xml:space="preserve">איכא</w:delText>
        </w:r>
      </w:del>
      <w:r w:rsidRPr="006F178A">
        <w:rPr>
          <w:rtl/>
        </w:rPr>
        <w:t xml:space="preserve"> בין חכמים </w:t>
      </w:r>
      <w:r w:rsidRPr="006F178A">
        <w:rPr>
          <w:rStyle w:val="2fb"/>
          <w:rtl/>
        </w:rPr>
        <w:t xml:space="preserve">לר"י</w:t>
      </w:r>
      <w:r w:rsidRPr="006F178A">
        <w:rPr>
          <w:rtl/>
        </w:rPr>
        <w:t xml:space="preserve">- שמונה על שמונה </w:t>
      </w:r>
      <w:r w:rsidRPr="006F178A">
        <w:rPr>
          <w:rStyle w:val="2fb"/>
          <w:rtl/>
        </w:rPr>
        <w:t xml:space="preserve">דלר"מ</w:t>
      </w:r>
      <w:r w:rsidRPr="006F178A">
        <w:rPr>
          <w:rtl/>
        </w:rPr>
        <w:t xml:space="preserve"> יש לו </w:t>
      </w:r>
      <w:r w:rsidRPr="006F178A">
        <w:rPr>
          <w:rStyle w:val="2fb"/>
          <w:rtl/>
        </w:rPr>
        <w:t xml:space="preserve">ולר"י</w:t>
      </w:r>
      <w:r w:rsidRPr="006F178A">
        <w:rPr>
          <w:rtl/>
        </w:rPr>
        <w:t xml:space="preserve"> אין לו וכן </w:t>
      </w:r>
      <w:r w:rsidRPr="002B5789">
        <w:rPr>
          <w:b/>
          <w:bCs/>
          <w:rtl/>
        </w:rPr>
        <w:t>תנ"ה</w:t>
      </w:r>
      <w:r w:rsidRPr="006F178A">
        <w:rPr>
          <w:rtl/>
        </w:rPr>
        <w:t>.</w:t>
      </w:r>
    </w:p>
    <w:p w:rsidR="005851B8" w:rsidRPr="006F178A" w:rsidRDefault="005851B8" w:rsidP="005851B8">
      <w:pPr>
        <w:rPr>
          <w:rtl/>
        </w:rPr>
      </w:pPr>
      <w:r w:rsidRPr="006F178A">
        <w:rPr>
          <w:rtl/>
        </w:rPr>
        <w:t xml:space="preserve">ומחלוקת להלך, אבל לטלטל, </w:t>
      </w:r>
      <w:r w:rsidRPr="00935E29">
        <w:rPr>
          <w:b/>
          <w:bCs/>
          <w:rtl/>
        </w:rPr>
        <w:t>דברי הכל</w:t>
      </w:r>
      <w:r w:rsidRPr="006F178A">
        <w:rPr>
          <w:rtl/>
        </w:rPr>
        <w:t xml:space="preserve">: ארבע אמות כן, </w:t>
      </w:r>
      <w:ins w:id="94578" w:author="מנוע מכני" w:date="2026-10-11T12:04:40Z">
        <w:r>
          <w:rPr>
            <w:rtl/>
          </w:rPr>
          <w:t xml:space="preserve">יותר</w:t>
        </w:r>
      </w:ins>
      <w:del w:id="94579" w:author="מנוע מכני" w:date="2026-10-11T12:04:40Z">
        <w:r w:rsidRPr="006F178A">
          <w:rPr>
            <w:rtl/>
          </w:rPr>
          <w:delText xml:space="preserve">טפי</w:delText>
        </w:r>
      </w:del>
      <w:r w:rsidRPr="006F178A">
        <w:rPr>
          <w:rtl/>
        </w:rPr>
        <w:t xml:space="preserve"> </w:t>
      </w:r>
      <w:r w:rsidRPr="006F178A">
        <w:rPr>
          <w:rtl/>
        </w:rPr>
        <w:t xml:space="preserve">לא</w:t>
      </w:r>
      <w:r w:rsidRPr="006F178A">
        <w:rPr>
          <w:rtl/>
        </w:rPr>
        <w:t xml:space="preserve">.</w:t>
      </w:r>
    </w:p>
    <w:p w:rsidR="005851B8" w:rsidRPr="00132755" w:rsidRDefault="005851B8" w:rsidP="005851B8">
      <w:pPr>
        <w:rPr>
          <w:spacing w:val="-6"/>
          <w:rtl/>
        </w:rPr>
      </w:pPr>
      <w:ins w:id="92544" w:author="מנוע מכני" w:date="2026-10-11T12:04:40Z">
        <w:r>
          <w:rPr>
            <w:spacing w:val="-6"/>
            <w:rtl/>
          </w:rPr>
          <w:t xml:space="preserve">אלו</w:t>
        </w:r>
      </w:ins>
      <w:del w:id="92545" w:author="מנוע מכני" w:date="2026-10-11T12:04:40Z">
        <w:r w:rsidRPr="00132755">
          <w:rPr>
            <w:spacing w:val="-6"/>
            <w:rtl/>
          </w:rPr>
          <w:delText xml:space="preserve">הני</w:delText>
        </w:r>
      </w:del>
      <w:r w:rsidRPr="00132755">
        <w:rPr>
          <w:spacing w:val="-6"/>
          <w:rtl/>
        </w:rPr>
        <w:t xml:space="preserve"> ארבע אמות - שבו איש תחתיו - כתחתיו. גופו שלש אמות, ואמה- </w:t>
      </w:r>
      <w:r w:rsidRPr="00132755">
        <w:rPr>
          <w:rStyle w:val="2fb"/>
          <w:spacing w:val="-6"/>
          <w:rtl/>
        </w:rPr>
        <w:t xml:space="preserve">לר"מ</w:t>
      </w:r>
      <w:r w:rsidRPr="00132755">
        <w:rPr>
          <w:spacing w:val="-6"/>
          <w:rtl/>
        </w:rPr>
        <w:t xml:space="preserve"> כדי לפשוט ידיו ורגליו.</w:t>
      </w:r>
    </w:p>
    <w:p w:rsidR="005851B8" w:rsidRPr="006F178A" w:rsidRDefault="005851B8" w:rsidP="005851B8">
      <w:pPr>
        <w:rPr>
          <w:rtl/>
        </w:rPr>
      </w:pPr>
      <w:r w:rsidRPr="006F178A">
        <w:rPr>
          <w:rStyle w:val="2fb"/>
          <w:rtl/>
        </w:rPr>
        <w:t xml:space="preserve">לר"י</w:t>
      </w:r>
      <w:r w:rsidRPr="006F178A">
        <w:rPr>
          <w:rtl/>
        </w:rPr>
        <w:t xml:space="preserve"> כדי שיטול חפץ מתחת מרגלותיו, ומניח תחת מראשותיו.</w:t>
      </w:r>
    </w:p>
    <w:p w:rsidR="005851B8" w:rsidRPr="006F178A" w:rsidRDefault="005851B8" w:rsidP="005851B8">
      <w:pPr>
        <w:rPr>
          <w:rtl/>
        </w:rPr>
      </w:pPr>
      <w:ins w:id="91162" w:author="מנוע מכני" w:date="2026-10-11T12:04:40Z">
        <w:r>
          <w:rPr>
            <w:rtl/>
          </w:rPr>
          <w:t xml:space="preserve">ויש</w:t>
        </w:r>
      </w:ins>
      <w:del w:id="91163" w:author="מנוע מכני" w:date="2026-10-11T12:04:40Z">
        <w:r w:rsidRPr="006F178A">
          <w:rPr>
            <w:rtl/>
          </w:rPr>
          <w:lastRenderedPageBreak/>
          <w:delText xml:space="preserve">ו</w:delText>
        </w:r>
        <w:r w:rsidRPr="00E1368E">
          <w:rPr>
            <w:b/>
            <w:bCs/>
            <w:rtl/>
          </w:rPr>
          <w:delText xml:space="preserve">איכא</w:delText>
        </w:r>
      </w:del>
      <w:r w:rsidRPr="00E1368E">
        <w:rPr>
          <w:b/>
          <w:bCs/>
          <w:rtl/>
        </w:rPr>
        <w:t xml:space="preserve"> </w:t>
      </w:r>
      <w:ins w:id="90223" w:author="Claude - סמנטי" w:date="2026-10-11T12:19:31Z">
        <w:r>
          <w:rPr>
            <w:b/>
            <w:bCs/>
            <w:rtl/>
          </w:rPr>
          <w:t xml:space="preserve">ביניהם</w:t>
        </w:r>
      </w:ins>
      <w:del w:id="90224" w:author="Claude - סמנטי" w:date="2026-10-11T12:19:31Z">
        <w:r w:rsidRPr="00E1368E">
          <w:rPr>
            <w:b/>
            <w:bCs/>
            <w:rtl/>
          </w:rPr>
          <w:delText xml:space="preserve">בינייהו</w:delText>
        </w:r>
      </w:del>
      <w:r w:rsidRPr="006F178A">
        <w:rPr>
          <w:rtl/>
        </w:rPr>
        <w:t xml:space="preserve"> ארבע אמות מצומצמות.</w:t>
      </w:r>
    </w:p>
    <w:p w:rsidR="005851B8" w:rsidRDefault="005851B8" w:rsidP="005851B8">
      <w:pPr>
        <w:rPr>
          <w:rtl/>
        </w:rPr>
      </w:pPr>
      <w:r w:rsidRPr="006F178A">
        <w:rPr>
          <w:rtl/>
        </w:rPr>
        <w:t xml:space="preserve">ד' אמות שאמרו בד' אמות </w:t>
      </w:r>
      <w:ins w:id="92546" w:author="מנוע מכני" w:date="2026-10-11T12:04:40Z">
        <w:r>
          <w:rPr>
            <w:rtl/>
          </w:rPr>
          <w:t xml:space="preserve">שלו</w:t>
        </w:r>
      </w:ins>
      <w:del w:id="92547" w:author="מנוע מכני" w:date="2026-10-11T12:04:40Z">
        <w:r w:rsidRPr="006F178A">
          <w:rPr>
            <w:rtl/>
          </w:rPr>
          <w:delText xml:space="preserve">דידיה</w:delText>
        </w:r>
      </w:del>
      <w:r w:rsidRPr="006F178A">
        <w:rPr>
          <w:rtl/>
        </w:rPr>
        <w:t xml:space="preserve"> [ולא של קדש </w:t>
      </w:r>
      <w:ins w:id="91164" w:author="מנוע מכני" w:date="2026-10-11T12:04:40Z">
        <w:r>
          <w:rPr>
            <w:rtl/>
          </w:rPr>
          <w:t xml:space="preserve">דיש</w:t>
        </w:r>
      </w:ins>
      <w:del w:id="91165" w:author="מנוע מכני" w:date="2026-10-11T12:04:40Z">
        <w:r w:rsidRPr="006F178A">
          <w:rPr>
            <w:rtl/>
          </w:rPr>
          <w:delText xml:space="preserve">דאיכא</w:delText>
        </w:r>
      </w:del>
      <w:r w:rsidRPr="006F178A">
        <w:rPr>
          <w:rtl/>
        </w:rPr>
        <w:t xml:space="preserve"> עוג]</w:t>
      </w:r>
    </w:p>
    <w:p>
      <w:pPr>
        <w:pStyle w:val="38"/>
        <w:rPr>
          <w:ins w:id="95592" w:author="מנוע מכני" w:date="2026-10-11T12:04:40Z"/>
        </w:rPr>
      </w:pPr>
      <w:r w:rsidRPr="006F178A">
        <w:t xml:space="preserve">והך</w:t>
      </w:r>
    </w:p>
    <w:p w:rsidR="005851B8" w:rsidRPr="006F178A" w:rsidRDefault="005851B8" w:rsidP="005851B8">
      <w:pPr>
        <w:rPr>
          <w:rtl/>
        </w:rPr>
      </w:pPr>
      <w:del w:id="95593" w:author="מנוע מכני" w:date="2026-10-11T12:04:40Z">
        <w:r w:rsidRPr="006F178A">
          <w:rPr>
            <w:rtl/>
          </w:rPr>
          <w:delText xml:space="preserve"> </w:delText>
        </w:r>
      </w:del>
      <w:r w:rsidRPr="006F178A">
        <w:rPr>
          <w:rtl/>
        </w:rPr>
        <w:t xml:space="preserve">דלא פסיקא </w:t>
      </w:r>
      <w:ins w:id="92548" w:author="מנוע מכני" w:date="2026-10-11T12:04:40Z">
        <w:r>
          <w:rPr>
            <w:rtl/>
          </w:rPr>
          <w:t xml:space="preserve">לו</w:t>
        </w:r>
      </w:ins>
      <w:del w:id="92549" w:author="מנוע מכני" w:date="2026-10-11T12:04:40Z">
        <w:r w:rsidRPr="006F178A">
          <w:rPr>
            <w:rtl/>
          </w:rPr>
          <w:delText xml:space="preserve">ליה</w:delText>
        </w:r>
      </w:del>
      <w:r w:rsidRPr="006F178A">
        <w:rPr>
          <w:rtl/>
        </w:rPr>
        <w:t xml:space="preserve"> הכל לפי מה שהוא </w:t>
      </w:r>
      <w:ins w:id="91166" w:author="מנוע מכני" w:date="2026-10-11T12:04:40Z">
        <w:r>
          <w:rPr>
            <w:rtl/>
          </w:rPr>
          <w:t xml:space="preserve">דיש</w:t>
        </w:r>
      </w:ins>
      <w:del w:id="91167" w:author="מנוע מכני" w:date="2026-10-11T12:04:40Z">
        <w:r w:rsidRPr="006F178A">
          <w:rPr>
            <w:rtl/>
          </w:rPr>
          <w:delText xml:space="preserve">דאיכא</w:delText>
        </w:r>
      </w:del>
      <w:r w:rsidRPr="006F178A">
        <w:rPr>
          <w:rtl/>
        </w:rPr>
        <w:t xml:space="preserve"> ננס באבריו ואמה שלו </w:t>
      </w:r>
      <w:r w:rsidRPr="006F178A">
        <w:rPr>
          <w:rtl/>
        </w:rPr>
        <w:t xml:space="preserve">לא</w:t>
      </w:r>
      <w:r w:rsidRPr="006F178A">
        <w:rPr>
          <w:rtl/>
        </w:rPr>
        <w:t xml:space="preserve"> תספיק עבורו.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21" w:author="קלוד" w:date="2026-10-11T12:24:08Z"/>
        </w:rPr>
      </w:pPr>
      <w:ins w:id="90422" w:author="קלוד" w:date="2026-10-11T12:24:08Z">
        <w:r>
          <w:rPr>
            <w:color w:val="7B3F00"/>
          </w:rPr>
          <w:t xml:space="preserve">מקצת אמותיהם של שנים - דמיון לשלש חצירות</w:t>
        </w:r>
      </w:ins>
    </w:p>
    <w:p w:rsidR="005851B8" w:rsidRPr="006F178A" w:rsidRDefault="005851B8" w:rsidP="005851B8">
      <w:pPr>
        <w:rPr>
          <w:rtl/>
        </w:rPr>
      </w:pPr>
      <w:r w:rsidRPr="006F178A">
        <w:rPr>
          <w:rFonts w:ascii="Fb Fontext" w:hAnsi="Fb Fontext"/>
          <w:rtl/>
        </w:rPr>
        <w:t xml:space="preserve">היו שנים מקצת אמותיו של זה </w:t>
      </w:r>
      <w:r>
        <w:rPr>
          <w:rFonts w:ascii="Fb Fontext" w:hAnsi="Fb Fontext"/>
          <w:rtl/>
        </w:rPr>
        <w:t>וכו'</w:t>
      </w:r>
      <w:r w:rsidRPr="006F178A">
        <w:rPr>
          <w:rFonts w:ascii="Fb Fontext" w:hAnsi="Fb Fontext"/>
          <w:rtl/>
        </w:rPr>
        <w:t xml:space="preserve">. </w:t>
      </w:r>
      <w:r w:rsidRPr="006F178A">
        <w:rPr>
          <w:rStyle w:val="2fb"/>
          <w:rFonts w:ascii="Fb Fontext" w:hAnsi="Fb Fontext"/>
          <w:rtl/>
        </w:rPr>
        <w:t xml:space="preserve">ר"ש</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דהדבר דומה לשלש חצירות הפתוחות זו לזו ופתוחות לרשות הרבים.</w:t>
      </w:r>
    </w:p>
    <w:p w:rsidR="005851B8" w:rsidRPr="006F178A" w:rsidRDefault="005851B8" w:rsidP="005851B8">
      <w:pPr>
        <w:rPr>
          <w:rtl/>
        </w:rPr>
      </w:pPr>
      <w:r w:rsidRPr="006F178A">
        <w:rPr>
          <w:rtl/>
        </w:rPr>
        <w:t>דהשנים מותרים להוציא לאמצעית ולא בינהם.</w:t>
      </w:r>
    </w:p>
    <w:p w:rsidR="005851B8" w:rsidRPr="006F178A" w:rsidRDefault="005851B8" w:rsidP="005851B8">
      <w:pPr>
        <w:rPr>
          <w:rtl/>
        </w:rPr>
      </w:pPr>
      <w:r w:rsidRPr="006F178A">
        <w:rPr>
          <w:rtl/>
        </w:rPr>
        <w:t xml:space="preserve">ולחכמים גם לאמצעית אסור - כיוון דאוושו דיורין עלולים </w:t>
      </w:r>
      <w:r w:rsidRPr="006F178A">
        <w:rPr>
          <w:rtl/>
        </w:rPr>
        <w:t xml:space="preserve">לא</w:t>
      </w:r>
      <w:r w:rsidRPr="006F178A">
        <w:rPr>
          <w:rtl/>
        </w:rPr>
        <w:t xml:space="preserve"> להזהר.</w:t>
      </w:r>
    </w:p>
    <w:p w:rsidR="005851B8" w:rsidRPr="006F178A" w:rsidRDefault="005851B8" w:rsidP="005851B8">
      <w:pPr>
        <w:rPr>
          <w:rtl/>
        </w:rPr>
      </w:pPr>
      <w:r w:rsidRPr="006F178A">
        <w:rPr>
          <w:rtl/>
        </w:rPr>
        <w:t xml:space="preserve">משא"כ</w:t>
      </w:r>
      <w:r w:rsidRPr="006F178A">
        <w:rPr>
          <w:rtl/>
        </w:rPr>
        <w:t xml:space="preserve"> בג' אנשים שנים מוציאים לאמצעי אבל </w:t>
      </w:r>
      <w:r w:rsidRPr="006F178A">
        <w:rPr>
          <w:rtl/>
        </w:rPr>
        <w:t xml:space="preserve">לא</w:t>
      </w:r>
      <w:r w:rsidRPr="006F178A">
        <w:rPr>
          <w:rtl/>
        </w:rPr>
        <w:t xml:space="preserve"> בינהם </w:t>
      </w:r>
      <w:ins w:id="91168" w:author="מנוע מכני" w:date="2026-10-11T12:04:40Z">
        <w:r>
          <w:rPr>
            <w:rtl/>
          </w:rPr>
          <w:t xml:space="preserve">דלא</w:t>
        </w:r>
      </w:ins>
      <w:del w:id="91169" w:author="מנוע מכני" w:date="2026-10-11T12:04:40Z">
        <w:r w:rsidRPr="006F178A">
          <w:rPr>
            <w:rtl/>
          </w:rPr>
          <w:delText xml:space="preserve">דלאו</w:delText>
        </w:r>
      </w:del>
      <w:r w:rsidRPr="006F178A">
        <w:rPr>
          <w:rtl/>
        </w:rPr>
        <w:t xml:space="preserve"> אוושו דיורין.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ושתים החיצונות אסורות בינהם [ומותרות עם אמצעית] - ואינן נחשבות אחד.</w:t>
      </w:r>
    </w:p>
    <w:p>
      <w:pPr>
        <w:pStyle w:val="38"/>
        <w:rPr>
          <w:ins w:id="95594" w:author="מנוע מכני" w:date="2026-10-11T12:04:40Z"/>
        </w:rPr>
      </w:pPr>
      <w:r w:rsidRPr="006F178A">
        <w:t xml:space="preserve">רב יהודה:</w:t>
      </w:r>
    </w:p>
    <w:p w:rsidR="005851B8" w:rsidRDefault="005851B8" w:rsidP="005851B8">
      <w:pPr>
        <w:rPr>
          <w:rtl/>
        </w:rPr>
      </w:pPr>
      <w:del w:id="95595" w:author="מנוע מכני" w:date="2026-10-11T12:04:40Z">
        <w:r w:rsidRPr="006F178A">
          <w:rPr>
            <w:rtl/>
          </w:rPr>
          <w:delText xml:space="preserve"> </w:delText>
        </w:r>
      </w:del>
      <w:r w:rsidRPr="006F178A">
        <w:rPr>
          <w:rtl/>
        </w:rPr>
        <w:t xml:space="preserve">כגון שנתנה אמצעית עירובה בזו ועירובה בזו, [ומדשתים חיצונות </w:t>
      </w:r>
      <w:r w:rsidRPr="006F178A">
        <w:rPr>
          <w:rtl/>
        </w:rPr>
        <w:t xml:space="preserve">לא</w:t>
      </w:r>
      <w:r w:rsidRPr="006F178A">
        <w:rPr>
          <w:rtl/>
        </w:rPr>
        <w:t xml:space="preserve"> עירבו </w:t>
      </w:r>
      <w:ins w:id="91170" w:author="מנוע מכני" w:date="2026-10-11T12:04:40Z">
        <w:r>
          <w:rPr>
            <w:rtl/>
          </w:rPr>
          <w:t xml:space="preserve">כאחד</w:t>
        </w:r>
      </w:ins>
      <w:del w:id="91171" w:author="מנוע מכני" w:date="2026-10-11T12:04:40Z">
        <w:r w:rsidRPr="006F178A">
          <w:rPr>
            <w:rtl/>
          </w:rPr>
          <w:delText xml:space="preserve">בהדדי</w:delText>
        </w:r>
      </w:del>
      <w:r w:rsidRPr="006F178A">
        <w:rPr>
          <w:rtl/>
        </w:rPr>
        <w:t xml:space="preserve"> גלו דעתיהו דלא ניחא </w:t>
      </w:r>
      <w:ins w:id="93320" w:author="מנוע מכני" w:date="2026-10-11T12:04:40Z">
        <w:r>
          <w:rPr>
            <w:rtl/>
          </w:rPr>
          <w:t xml:space="preserve">להם</w:t>
        </w:r>
      </w:ins>
      <w:del w:id="93321" w:author="מנוע מכני" w:date="2026-10-11T12:04:40Z">
        <w:r w:rsidRPr="006F178A">
          <w:rPr>
            <w:rtl/>
          </w:rPr>
          <w:delText xml:space="preserve">להו</w:delText>
        </w:r>
      </w:del>
      <w:r w:rsidRPr="006F178A">
        <w:rPr>
          <w:rtl/>
        </w:rPr>
        <w:t xml:space="preserve">]</w:t>
      </w:r>
    </w:p>
    <w:p>
      <w:pPr>
        <w:pStyle w:val="38"/>
        <w:rPr>
          <w:ins w:id="95596" w:author="מנוע מכני" w:date="2026-10-11T12:04:40Z"/>
        </w:rPr>
      </w:pPr>
      <w:r w:rsidRPr="006F178A">
        <w:t>ב.</w:t>
      </w:r>
      <w:r w:rsidRPr="006F178A">
        <w:t xml:space="preserve"> ורב ששת:</w:t>
      </w:r>
    </w:p>
    <w:p w:rsidR="005851B8" w:rsidRPr="006F178A" w:rsidRDefault="005851B8" w:rsidP="005851B8">
      <w:pPr>
        <w:rPr>
          <w:rtl/>
        </w:rPr>
      </w:pPr>
      <w:del w:id="95597" w:author="מנוע מכני" w:date="2026-10-11T12:04:40Z">
        <w:r w:rsidRPr="006F178A">
          <w:rPr>
            <w:rtl/>
          </w:rPr>
          <w:delText xml:space="preserve"> </w:delText>
        </w:r>
      </w:del>
      <w:ins w:id="90274" w:author="מנוע מכני" w:date="2026-10-11T12:04:40Z">
        <w:r>
          <w:rPr>
            <w:rtl/>
          </w:rPr>
          <w:t xml:space="preserve">אפי'</w:t>
        </w:r>
      </w:ins>
      <w:del w:id="90275" w:author="מנוע מכני" w:date="2026-10-11T12:04:40Z">
        <w:r w:rsidRPr="006F178A">
          <w:rPr>
            <w:rtl/>
          </w:rPr>
          <w:delText xml:space="preserve">אפילו</w:delText>
        </w:r>
      </w:del>
      <w:r w:rsidRPr="006F178A">
        <w:rPr>
          <w:rtl/>
        </w:rPr>
        <w:t xml:space="preserve"> </w:t>
      </w:r>
      <w:ins w:id="94386" w:author="מנוע מכני" w:date="2026-10-11T12:04:40Z">
        <w:r>
          <w:rPr>
            <w:rtl/>
          </w:rPr>
          <w:t xml:space="preserve">תאמר</w:t>
        </w:r>
      </w:ins>
      <w:del w:id="94387" w:author="מנוע מכני" w:date="2026-10-11T12:04:40Z">
        <w:r w:rsidRPr="006F178A">
          <w:rPr>
            <w:rtl/>
          </w:rPr>
          <w:delText xml:space="preserve">תימא</w:delText>
        </w:r>
      </w:del>
      <w:r w:rsidRPr="006F178A">
        <w:rPr>
          <w:rtl/>
        </w:rPr>
        <w:t xml:space="preserve"> שנתנו עירובן באמצעית, כגון שנתנוהו בשני בתים. וכב"ש דבשני כלים אין עירובן עירוב.</w:t>
      </w:r>
    </w:p>
    <w:p w:rsidR="005851B8" w:rsidRDefault="005851B8" w:rsidP="005851B8">
      <w:pPr>
        <w:rPr>
          <w:rtl/>
        </w:rPr>
      </w:pPr>
      <w:r w:rsidRPr="006F178A">
        <w:rPr>
          <w:rtl/>
        </w:rPr>
        <w:t xml:space="preserve">[ומאידך גם </w:t>
      </w:r>
      <w:r w:rsidRPr="006F178A">
        <w:rPr>
          <w:rtl/>
        </w:rPr>
        <w:t xml:space="preserve">לא</w:t>
      </w:r>
      <w:r w:rsidRPr="006F178A">
        <w:rPr>
          <w:rtl/>
        </w:rPr>
        <w:t xml:space="preserve"> אומרים שעירובן שבשני הבתים יחמיר עליהם להחשיבם כבאמצעית לבד דאסורה דעירוב ענינו להקל]</w:t>
      </w:r>
    </w:p>
    <w:p w:rsidR="005851B8" w:rsidRPr="006F178A" w:rsidRDefault="005851B8" w:rsidP="005851B8">
      <w:pPr>
        <w:rPr>
          <w:rtl/>
        </w:rPr>
      </w:pPr>
      <w:r w:rsidRPr="006F178A">
        <w:rPr>
          <w:rStyle w:val="afffe"/>
          <w:rFonts w:ascii="Fb Fontext" w:hAnsi="Fb Fontext"/>
          <w:b/>
          <w:rtl/>
        </w:rPr>
        <w:t>ג.</w:t>
      </w:r>
      <w:r w:rsidRPr="006F178A">
        <w:rPr>
          <w:rtl/>
        </w:rPr>
        <w:t xml:space="preserve"> אפי כב"ה דעירובן עירוב. ווקא בשני כלים אבל </w:t>
      </w:r>
      <w:r w:rsidRPr="006F178A">
        <w:rPr>
          <w:rtl/>
        </w:rPr>
        <w:t xml:space="preserve">לא</w:t>
      </w:r>
      <w:r w:rsidRPr="006F178A">
        <w:rPr>
          <w:rtl/>
        </w:rPr>
        <w:t xml:space="preserve"> בשני בתים.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מח:</w:t>
      </w:r>
    </w:p>
    <w:p>
      <w:pPr>
        <w:pStyle w:val="38"/>
        <w:rPr>
          <w:ins w:id="95599" w:author="מנוע מכני" w:date="2026-10-11T12:04:40Z"/>
        </w:rPr>
      </w:pPr>
      <w:del w:id="95598" w:author="מנוע מכני" w:date="2026-10-11T12:04:40Z">
        <w:r w:rsidRPr="006F178A">
          <w:delText xml:space="preserve">•</w:delText>
        </w:r>
      </w:del>
      <w:r w:rsidRPr="006F178A">
        <w:t xml:space="preserve"> אריא"ר:</w:t>
      </w:r>
    </w:p>
    <w:p w:rsidR="005851B8" w:rsidRPr="006F178A" w:rsidRDefault="005851B8" w:rsidP="005851B8">
      <w:pPr>
        <w:rPr>
          <w:rtl/>
        </w:rPr>
      </w:pPr>
      <w:del w:id="95600" w:author="מנוע מכני" w:date="2026-10-11T12:04:40Z">
        <w:r w:rsidRPr="006F178A">
          <w:rPr>
            <w:rFonts w:ascii="Fb Fontext" w:hAnsi="Fb Fontext"/>
            <w:rtl/>
          </w:rPr>
          <w:delText xml:space="preserve"> </w:delText>
        </w:r>
      </w:del>
      <w:r w:rsidRPr="006F178A">
        <w:rPr>
          <w:rFonts w:ascii="Fb Fontext" w:hAnsi="Fb Fontext"/>
          <w:rtl/>
        </w:rPr>
        <w:t xml:space="preserve">זו דברי </w:t>
      </w:r>
      <w:r w:rsidRPr="006F178A">
        <w:rPr>
          <w:rStyle w:val="2fb"/>
          <w:rFonts w:ascii="Fb Fontext" w:hAnsi="Fb Fontext"/>
          <w:rtl/>
        </w:rPr>
        <w:t xml:space="preserve">ר"ש</w:t>
      </w:r>
      <w:r w:rsidRPr="006F178A">
        <w:rPr>
          <w:rFonts w:ascii="Fb Fontext" w:hAnsi="Fb Fontext"/>
          <w:rtl/>
        </w:rPr>
        <w:t xml:space="preserve"> אבל חכ"א רשות אחת משמשת לשתי רשויות, אבל </w:t>
      </w:r>
      <w:r w:rsidRPr="006F178A">
        <w:rPr>
          <w:rFonts w:ascii="Fb Fontext" w:hAnsi="Fb Fontext"/>
          <w:rtl/>
        </w:rPr>
        <w:t xml:space="preserve">לא</w:t>
      </w:r>
      <w:r w:rsidRPr="006F178A">
        <w:rPr>
          <w:rFonts w:ascii="Fb Fontext" w:hAnsi="Fb Fontext"/>
          <w:rtl/>
        </w:rPr>
        <w:t xml:space="preserve"> שתי רשויות משמשות לרשות אחת.</w:t>
      </w:r>
    </w:p>
    <w:p w:rsidR="005851B8" w:rsidRPr="006F178A" w:rsidRDefault="005851B8" w:rsidP="005851B8">
      <w:pPr>
        <w:rPr>
          <w:rtl/>
        </w:rPr>
      </w:pPr>
      <w:r w:rsidRPr="006F178A">
        <w:rPr>
          <w:rtl/>
        </w:rPr>
        <w:t xml:space="preserve">כי אמריתה </w:t>
      </w:r>
      <w:ins w:id="92550" w:author="מנוע מכני" w:date="2026-10-11T12:04:40Z">
        <w:r>
          <w:rPr>
            <w:rtl/>
          </w:rPr>
          <w:t xml:space="preserve">לפניו</w:t>
        </w:r>
      </w:ins>
      <w:del w:id="92551" w:author="מנוע מכני" w:date="2026-10-11T12:04:40Z">
        <w:r w:rsidRPr="006F178A">
          <w:rPr>
            <w:rtl/>
          </w:rPr>
          <w:delText xml:space="preserve">קמיה</w:delText>
        </w:r>
      </w:del>
      <w:r w:rsidRPr="006F178A">
        <w:rPr>
          <w:rtl/>
        </w:rPr>
        <w:t xml:space="preserve"> </w:t>
      </w:r>
      <w:r w:rsidRPr="006F178A">
        <w:rPr>
          <w:rStyle w:val="2fb"/>
          <w:rtl/>
        </w:rPr>
        <w:t xml:space="preserve">דשמואל</w:t>
      </w:r>
      <w:r w:rsidRPr="006F178A">
        <w:rPr>
          <w:rtl/>
        </w:rPr>
        <w:t xml:space="preserve"> </w:t>
      </w:r>
      <w:r w:rsidRPr="006F178A">
        <w:rPr>
          <w:rtl/>
        </w:rPr>
        <w:t xml:space="preserve">אמר</w:t>
      </w:r>
      <w:r w:rsidRPr="006F178A">
        <w:rPr>
          <w:rtl/>
        </w:rPr>
        <w:t xml:space="preserve"> לי: אף זו דברי </w:t>
      </w:r>
      <w:r w:rsidRPr="006F178A">
        <w:rPr>
          <w:rStyle w:val="2fb"/>
          <w:rtl/>
        </w:rPr>
        <w:t xml:space="preserve">ר"ש</w:t>
      </w:r>
      <w:r w:rsidRPr="006F178A">
        <w:rPr>
          <w:rtl/>
        </w:rPr>
        <w:t xml:space="preserve">, אבל חכ"א: שלשתן אסורות.</w:t>
      </w:r>
    </w:p>
    <w:p>
      <w:pPr>
        <w:pStyle w:val="38"/>
        <w:rPr>
          <w:ins w:id="95601" w:author="מנוע מכני" w:date="2026-10-11T12:04:40Z"/>
        </w:rPr>
      </w:pPr>
      <w:r w:rsidRPr="006F178A">
        <w:t xml:space="preserve">ותנ"כ דר"י אליבא דשמואל:</w:t>
      </w:r>
    </w:p>
    <w:p w:rsidR="005851B8" w:rsidRPr="006F178A" w:rsidRDefault="005851B8" w:rsidP="005851B8">
      <w:pPr>
        <w:rPr>
          <w:rtl/>
        </w:rPr>
      </w:pPr>
      <w:del w:id="95602" w:author="מנוע מכני" w:date="2026-10-11T12:04:40Z">
        <w:r w:rsidRPr="006F178A">
          <w:rPr>
            <w:rtl/>
          </w:rPr>
          <w:delText xml:space="preserve"> </w:delText>
        </w:r>
      </w:del>
      <w:r w:rsidRPr="006F178A">
        <w:rPr>
          <w:rStyle w:val="2fb"/>
          <w:rtl/>
        </w:rPr>
        <w:t xml:space="preserve">אר"ש</w:t>
      </w:r>
      <w:r w:rsidRPr="006F178A">
        <w:rPr>
          <w:rtl/>
        </w:rPr>
        <w:t xml:space="preserve"> למה הדבר דומה - לשלש חצירות הפתוחות זו לזו ופתוחות </w:t>
      </w:r>
      <w:r w:rsidRPr="006F178A">
        <w:rPr>
          <w:rStyle w:val="2fb"/>
          <w:rtl/>
        </w:rPr>
        <w:t xml:space="preserve">לר</w:t>
      </w:r>
      <w:r w:rsidRPr="006F178A">
        <w:rPr>
          <w:rStyle w:val="2fb"/>
          <w:rFonts w:hint="cs"/>
          <w:rtl/>
        </w:rPr>
        <w:t>ה</w:t>
      </w:r>
      <w:r w:rsidRPr="006F178A">
        <w:rPr>
          <w:rStyle w:val="2fb"/>
          <w:rtl/>
        </w:rPr>
        <w:t>"</w:t>
      </w:r>
      <w:r w:rsidRPr="006F178A">
        <w:rPr>
          <w:rStyle w:val="2fb"/>
          <w:rFonts w:hint="cs"/>
          <w:rtl/>
        </w:rPr>
        <w:t>ר</w:t>
      </w:r>
      <w:r w:rsidRPr="006F178A">
        <w:rPr>
          <w:rtl/>
        </w:rPr>
        <w:t>.</w:t>
      </w:r>
    </w:p>
    <w:p w:rsidR="005851B8" w:rsidRPr="006F178A" w:rsidRDefault="005851B8" w:rsidP="005851B8">
      <w:pPr>
        <w:rPr>
          <w:rtl/>
        </w:rPr>
      </w:pPr>
      <w:r w:rsidRPr="006F178A">
        <w:rPr>
          <w:rtl/>
        </w:rPr>
        <w:t>עירבו שתים עם האמצעית - זו מביאה מתוך ביתה ואוכלת, וזו מביאה מתוך ביתה ואוכלת.</w:t>
      </w:r>
    </w:p>
    <w:p w:rsidR="005851B8" w:rsidRPr="006F178A" w:rsidRDefault="005851B8" w:rsidP="005851B8">
      <w:pPr>
        <w:rPr>
          <w:rtl/>
        </w:rPr>
      </w:pPr>
      <w:r w:rsidRPr="006F178A">
        <w:rPr>
          <w:rtl/>
        </w:rPr>
        <w:t>זו מחזרת מותרה לתוך ביתה, וזו מחזרת מותרה לתוך ביתה. אבל חכ"א: שלשתן אסורות.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מט.</w:t>
      </w:r>
    </w:p>
    <w:p>
      <w:pPr>
        <w:pStyle w:val="afffff8"/>
        <w:rPr>
          <w:ins w:id="90419" w:author="קלוד" w:date="2026-10-11T12:24:08Z"/>
        </w:rPr>
      </w:pPr>
      <w:ins w:id="90420" w:author="קלוד" w:date="2026-10-11T12:24:08Z">
        <w:r>
          <w:rPr>
            <w:color w:val="7B3F00"/>
          </w:rPr>
          <w:t xml:space="preserve">חצר שבין שני מבואות - רגילה בזה ולא בזה</w:t>
        </w:r>
      </w:ins>
    </w:p>
    <w:p w:rsidR="005851B8" w:rsidRDefault="005851B8" w:rsidP="005851B8">
      <w:pPr>
        <w:rPr>
          <w:rFonts w:ascii="Fb Fontext" w:hAnsi="Fb Fontext"/>
          <w:rtl/>
        </w:rPr>
      </w:pPr>
      <w:r w:rsidRPr="006F178A">
        <w:rPr>
          <w:rFonts w:ascii="Fb Fontext" w:hAnsi="Fb Fontext"/>
          <w:rtl/>
        </w:rPr>
        <w:t xml:space="preserve">ואזדא </w:t>
      </w:r>
      <w:r w:rsidRPr="006F178A">
        <w:rPr>
          <w:rStyle w:val="2fb"/>
          <w:rFonts w:ascii="Fb Fontext" w:hAnsi="Fb Fontext"/>
          <w:rtl/>
        </w:rPr>
        <w:t xml:space="preserve">שמואל</w:t>
      </w:r>
      <w:r w:rsidRPr="006F178A">
        <w:rPr>
          <w:rFonts w:ascii="Fb Fontext" w:hAnsi="Fb Fontext"/>
          <w:rtl/>
        </w:rPr>
        <w:t xml:space="preserve"> </w:t>
      </w:r>
      <w:ins w:id="91172" w:author="מנוע מכני" w:date="2026-10-11T12:04:40Z">
        <w:r>
          <w:rPr>
            <w:rFonts w:ascii="Fb Fontext" w:hAnsi="Fb Fontext"/>
            <w:rtl/>
          </w:rPr>
          <w:t xml:space="preserve">לשיטתו</w:t>
        </w:r>
      </w:ins>
      <w:del w:id="91173" w:author="מנוע מכני" w:date="2026-10-11T12:04:40Z">
        <w:r w:rsidRPr="006F178A">
          <w:rPr>
            <w:rFonts w:ascii="Fb Fontext" w:hAnsi="Fb Fontext"/>
            <w:rtl/>
          </w:rPr>
          <w:delText xml:space="preserve">לטעמיה</w:delText>
        </w:r>
      </w:del>
      <w:r w:rsidRPr="006F178A">
        <w:rPr>
          <w:rFonts w:ascii="Fb Fontext" w:hAnsi="Fb Fontext"/>
          <w:rtl/>
        </w:rPr>
        <w:t xml:space="preserve">, דחצר שבין שני מבואות, עירבה עם שניהם אסורה עם שניהם, </w:t>
      </w:r>
      <w:r w:rsidRPr="006F178A">
        <w:rPr>
          <w:rFonts w:ascii="Fb Fontext" w:hAnsi="Fb Fontext"/>
          <w:rtl/>
        </w:rPr>
        <w:t xml:space="preserve">לא</w:t>
      </w:r>
      <w:r w:rsidRPr="006F178A">
        <w:rPr>
          <w:rFonts w:ascii="Fb Fontext" w:hAnsi="Fb Fontext"/>
          <w:rtl/>
        </w:rPr>
        <w:t xml:space="preserve"> עירבה עם שניהם אוסרת על שניהן. [והיינו </w:t>
      </w:r>
      <w:r>
        <w:rPr>
          <w:rFonts w:ascii="Fb Fontext" w:hAnsi="Fb Fontext"/>
          <w:rtl/>
        </w:rPr>
        <w:t>אפי'</w:t>
      </w:r>
      <w:r w:rsidRPr="006F178A">
        <w:rPr>
          <w:rFonts w:ascii="Fb Fontext" w:hAnsi="Fb Fontext"/>
          <w:rtl/>
        </w:rPr>
        <w:t xml:space="preserve"> דס'ל כדעת </w:t>
      </w:r>
      <w:r w:rsidRPr="006F178A">
        <w:rPr>
          <w:rStyle w:val="2fb"/>
          <w:rFonts w:ascii="Fb Fontext" w:hAnsi="Fb Fontext"/>
          <w:rtl/>
        </w:rPr>
        <w:t xml:space="preserve">ר"ש</w:t>
      </w:r>
      <w:r w:rsidRPr="006F178A">
        <w:rPr>
          <w:rFonts w:ascii="Fb Fontext" w:hAnsi="Fb Fontext"/>
          <w:rtl/>
        </w:rPr>
        <w:t xml:space="preserve"> שהוא המיקל, והיינו דאסור מהאמצעית לשני האחרים]</w:t>
      </w:r>
    </w:p>
    <w:p w:rsidR="005851B8" w:rsidRPr="006F178A" w:rsidRDefault="005851B8" w:rsidP="005851B8">
      <w:pPr>
        <w:rPr>
          <w:rtl/>
        </w:rPr>
      </w:pPr>
      <w:r w:rsidRPr="006F178A">
        <w:rPr>
          <w:rtl/>
        </w:rPr>
        <w:t>היתה באחד רגילה ובאחד אינה רגילה, זה שרגילה בו - אסור, וזה שאינה רגילה בו - מותר.</w:t>
      </w:r>
    </w:p>
    <w:p>
      <w:pPr>
        <w:pStyle w:val="38"/>
        <w:rPr>
          <w:ins w:id="95603" w:author="מנוע מכני" w:date="2026-10-11T12:04:40Z"/>
        </w:rPr>
      </w:pPr>
      <w:del w:id="97037" w:author="מנוע מכני" w:date="2026-10-11T12:04:40Z">
        <w:r w:rsidRPr="006F178A">
          <w:delText xml:space="preserve">אמר </w:delText>
        </w:r>
      </w:del>
      <w:r w:rsidRPr="006F178A">
        <w:t xml:space="preserve">רבבר"ה:</w:t>
      </w:r>
    </w:p>
    <w:p w:rsidR="005851B8" w:rsidRPr="006F178A" w:rsidRDefault="005851B8" w:rsidP="005851B8">
      <w:pPr>
        <w:rPr>
          <w:rtl/>
        </w:rPr>
      </w:pPr>
      <w:del w:id="95604" w:author="מנוע מכני" w:date="2026-10-11T12:04:40Z">
        <w:r w:rsidRPr="006F178A">
          <w:rPr>
            <w:rtl/>
          </w:rPr>
          <w:delText xml:space="preserve"> </w:delText>
        </w:r>
      </w:del>
      <w:r w:rsidRPr="006F178A">
        <w:rPr>
          <w:rtl/>
        </w:rPr>
        <w:t xml:space="preserve">עירבה עם שאינה רגילה בו - הותר רגילה לעצמו.</w:t>
      </w:r>
    </w:p>
    <w:p>
      <w:pPr>
        <w:pStyle w:val="38"/>
        <w:rPr>
          <w:ins w:id="95605" w:author="מנוע מכני" w:date="2026-10-11T12:04:40Z"/>
        </w:rPr>
      </w:pPr>
      <w:r w:rsidRPr="006F178A">
        <w:t xml:space="preserve">ואמר רבבר"ה משמואל:</w:t>
      </w:r>
    </w:p>
    <w:p w:rsidR="005851B8" w:rsidRPr="006F178A" w:rsidRDefault="005851B8" w:rsidP="005851B8">
      <w:pPr>
        <w:rPr>
          <w:rtl/>
        </w:rPr>
      </w:pPr>
      <w:del w:id="95606" w:author="מנוע מכני" w:date="2026-10-11T12:04:40Z">
        <w:r w:rsidRPr="006F178A">
          <w:rPr>
            <w:rtl/>
          </w:rPr>
          <w:delText xml:space="preserve"> </w:delText>
        </w:r>
      </w:del>
      <w:r w:rsidRPr="006F178A">
        <w:rPr>
          <w:rtl/>
        </w:rPr>
        <w:t xml:space="preserve">אם עירבה רגילה לעצמו, וזה שאינה רגילה בו </w:t>
      </w:r>
      <w:r w:rsidRPr="006F178A">
        <w:rPr>
          <w:rtl/>
        </w:rPr>
        <w:t xml:space="preserve">לא</w:t>
      </w:r>
      <w:r w:rsidRPr="006F178A">
        <w:rPr>
          <w:rtl/>
        </w:rPr>
        <w:t xml:space="preserve"> עירב.</w:t>
      </w:r>
    </w:p>
    <w:p w:rsidR="005851B8" w:rsidRPr="006F178A" w:rsidRDefault="005851B8" w:rsidP="005851B8">
      <w:pPr>
        <w:rPr>
          <w:rtl/>
        </w:rPr>
      </w:pPr>
      <w:r w:rsidRPr="006F178A">
        <w:rPr>
          <w:rtl/>
        </w:rPr>
        <w:t xml:space="preserve">והיא עצמה </w:t>
      </w:r>
      <w:r w:rsidRPr="006F178A">
        <w:rPr>
          <w:rtl/>
        </w:rPr>
        <w:t xml:space="preserve">לא</w:t>
      </w:r>
      <w:r w:rsidRPr="006F178A">
        <w:rPr>
          <w:rtl/>
        </w:rPr>
        <w:t xml:space="preserve"> עירבה - דוחין אותה אצל שאינה רגילה בו, וכגון זה כופין על מדת סדום.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17" w:author="קלוד" w:date="2026-10-11T12:24:08Z"/>
        </w:rPr>
      </w:pPr>
      <w:ins w:id="90418" w:author="קלוד" w:date="2026-10-11T12:24:08Z">
        <w:r>
          <w:rPr>
            <w:color w:val="7B3F00"/>
          </w:rPr>
          <w:t xml:space="preserve">המקפיד על עירובו - האם עירובו עירוב?</w:t>
        </w:r>
      </w:ins>
    </w:p>
    <w:p>
      <w:pPr>
        <w:pStyle w:val="38"/>
        <w:rPr>
          <w:ins w:id="95607" w:author="מנוע מכני" w:date="2026-10-11T12:04:40Z"/>
        </w:rPr>
      </w:pPr>
      <w:r w:rsidRPr="006F178A">
        <w:t xml:space="preserve">ריא"ש:</w:t>
      </w:r>
    </w:p>
    <w:p w:rsidR="005851B8" w:rsidRPr="006F178A" w:rsidRDefault="005851B8" w:rsidP="005851B8">
      <w:pPr>
        <w:rPr>
          <w:rtl/>
        </w:rPr>
      </w:pPr>
      <w:del w:id="95608" w:author="מנוע מכני" w:date="2026-10-11T12:04:40Z">
        <w:r w:rsidRPr="006F178A">
          <w:rPr>
            <w:rFonts w:ascii="Fb Fontext" w:hAnsi="Fb Fontext"/>
            <w:rtl/>
          </w:rPr>
          <w:delText xml:space="preserve"> </w:delText>
        </w:r>
      </w:del>
      <w:r w:rsidRPr="006F178A">
        <w:rPr>
          <w:rFonts w:ascii="Fb Fontext" w:hAnsi="Fb Fontext"/>
          <w:rtl/>
        </w:rPr>
        <w:t xml:space="preserve">המקפיד על עירובו - אין עירובו עירוב. דעירוב שמו.</w:t>
      </w:r>
    </w:p>
    <w:p>
      <w:pPr>
        <w:pStyle w:val="38"/>
        <w:rPr>
          <w:ins w:id="95609" w:author="מנוע מכני" w:date="2026-10-11T12:04:40Z"/>
        </w:rPr>
      </w:pPr>
      <w:ins w:id="90276" w:author="מנוע מכני" w:date="2026-10-11T12:04:40Z">
        <w:r>
          <w:t xml:space="preserve">ר"ח</w:t>
        </w:r>
      </w:ins>
      <w:del w:id="90277" w:author="מנוע מכני" w:date="2026-10-11T12:04:40Z">
        <w:r w:rsidRPr="006F178A">
          <w:delText xml:space="preserve">רבי חנינא</w:delText>
        </w:r>
      </w:del>
      <w:r w:rsidRPr="006F178A">
        <w:t xml:space="preserve">:</w:t>
      </w:r>
    </w:p>
    <w:p w:rsidR="005851B8" w:rsidRPr="006F178A" w:rsidRDefault="005851B8" w:rsidP="005851B8">
      <w:pPr>
        <w:rPr>
          <w:rtl/>
        </w:rPr>
      </w:pPr>
      <w:del w:id="95610" w:author="מנוע מכני" w:date="2026-10-11T12:04:40Z">
        <w:r w:rsidRPr="006F178A">
          <w:rPr>
            <w:rtl/>
          </w:rPr>
          <w:delText xml:space="preserve"> </w:delText>
        </w:r>
      </w:del>
      <w:r w:rsidRPr="006F178A">
        <w:rPr>
          <w:rtl/>
        </w:rPr>
        <w:t xml:space="preserve">עירובו עירוב, אלא שנקרא מאנשי ורדינא.</w:t>
      </w:r>
    </w:p>
    <w:p w:rsidR="005851B8" w:rsidRPr="00132755" w:rsidRDefault="005851B8" w:rsidP="005851B8">
      <w:pPr>
        <w:rPr>
          <w:spacing w:val="-6"/>
          <w:rtl/>
        </w:rPr>
      </w:pPr>
      <w:r w:rsidRPr="00132755">
        <w:rPr>
          <w:rStyle w:val="2fb"/>
          <w:spacing w:val="-6"/>
          <w:rtl/>
        </w:rPr>
        <w:t xml:space="preserve">ריא"ש</w:t>
      </w:r>
      <w:r w:rsidRPr="00132755">
        <w:rPr>
          <w:spacing w:val="-6"/>
          <w:rtl/>
        </w:rPr>
        <w:t xml:space="preserve"> החולק עירובו אינו עירוב דעירוב שמו כב"ש דא"ז עירוב ואפי' כב"ה </w:t>
      </w:r>
      <w:ins w:id="94580" w:author="מנוע מכני" w:date="2026-10-11T12:04:40Z">
        <w:r>
          <w:rPr>
            <w:spacing w:val="-6"/>
            <w:rtl/>
          </w:rPr>
          <w:t xml:space="preserve">דמתחילה</w:t>
        </w:r>
      </w:ins>
      <w:del w:id="94581" w:author="מנוע מכני" w:date="2026-10-11T12:04:40Z">
        <w:r w:rsidRPr="00132755">
          <w:rPr>
            <w:spacing w:val="-6"/>
            <w:rtl/>
          </w:rPr>
          <w:delText xml:space="preserve">דמעיקרא</w:delText>
        </w:r>
      </w:del>
      <w:r w:rsidRPr="00132755">
        <w:rPr>
          <w:spacing w:val="-6"/>
          <w:rtl/>
        </w:rPr>
        <w:t xml:space="preserve"> חילקו לשנים.</w:t>
      </w:r>
    </w:p>
    <w:p>
      <w:pPr>
        <w:pStyle w:val="38"/>
        <w:rPr>
          <w:ins w:id="95611" w:author="מנוע מכני" w:date="2026-10-11T12:04:40Z"/>
        </w:rPr>
      </w:pPr>
      <w:r w:rsidRPr="006F178A">
        <w:t xml:space="preserve">וצריכי</w:t>
      </w:r>
    </w:p>
    <w:p w:rsidR="005851B8" w:rsidRPr="006F178A" w:rsidRDefault="005851B8" w:rsidP="005851B8">
      <w:pPr>
        <w:rPr>
          <w:rtl/>
        </w:rPr>
      </w:pPr>
      <w:del w:id="95612" w:author="מנוע מכני" w:date="2026-10-11T12:04:40Z">
        <w:r w:rsidRPr="006F178A">
          <w:rPr>
            <w:rtl/>
          </w:rPr>
          <w:delText xml:space="preserve"> </w:delText>
        </w:r>
      </w:del>
      <w:r w:rsidRPr="006F178A">
        <w:rPr>
          <w:rtl/>
        </w:rPr>
        <w:t xml:space="preserve">במקפיד </w:t>
      </w:r>
      <w:ins w:id="93232" w:author="מנוע מכני" w:date="2026-10-11T12:04:40Z">
        <w:r>
          <w:rPr>
            <w:rtl/>
          </w:rPr>
          <w:t xml:space="preserve">אף</w:t>
        </w:r>
      </w:ins>
      <w:del w:id="93233" w:author="מנוע מכני" w:date="2026-10-11T12:04:40Z">
        <w:r w:rsidRPr="006F178A">
          <w:rPr>
            <w:rtl/>
          </w:rPr>
          <w:delText xml:space="preserve">אע"פ</w:delText>
        </w:r>
      </w:del>
      <w:r w:rsidRPr="006F178A">
        <w:rPr>
          <w:rtl/>
        </w:rPr>
        <w:t xml:space="preserve"> שאינו מפליג וצריכא מפליג </w:t>
      </w:r>
      <w:ins w:id="93234" w:author="מנוע מכני" w:date="2026-10-11T12:04:40Z">
        <w:r>
          <w:rPr>
            <w:rtl/>
          </w:rPr>
          <w:t xml:space="preserve">אף</w:t>
        </w:r>
      </w:ins>
      <w:del w:id="93235" w:author="מנוע מכני" w:date="2026-10-11T12:04:40Z">
        <w:r w:rsidRPr="006F178A">
          <w:rPr>
            <w:rtl/>
          </w:rPr>
          <w:delText xml:space="preserve">אע"פ</w:delText>
        </w:r>
      </w:del>
      <w:r w:rsidRPr="006F178A">
        <w:rPr>
          <w:rtl/>
        </w:rPr>
        <w:t xml:space="preserve"> מקפיד.</w:t>
      </w:r>
    </w:p>
    <w:p w:rsidR="005851B8" w:rsidRPr="006F178A" w:rsidRDefault="005851B8" w:rsidP="005851B8">
      <w:pPr>
        <w:rPr>
          <w:rtl/>
        </w:rPr>
      </w:pPr>
      <w:r w:rsidRPr="006F178A">
        <w:rPr>
          <w:rStyle w:val="2fb"/>
          <w:rtl/>
        </w:rPr>
        <w:t xml:space="preserve">ר"א</w:t>
      </w:r>
      <w:r w:rsidRPr="006F178A">
        <w:rPr>
          <w:rtl/>
        </w:rPr>
        <w:t xml:space="preserve"> </w:t>
      </w:r>
      <w:r w:rsidRPr="006F178A">
        <w:rPr>
          <w:rStyle w:val="2fb"/>
          <w:rtl/>
        </w:rPr>
        <w:t xml:space="preserve">לר"י</w:t>
      </w:r>
      <w:r w:rsidRPr="006F178A">
        <w:rPr>
          <w:rtl/>
        </w:rPr>
        <w:t xml:space="preserve"> בבי מעצרתא דב"ז הקשה מהך דבית שמניחין בו עירוב </w:t>
      </w:r>
      <w:r w:rsidRPr="006F178A">
        <w:rPr>
          <w:rtl/>
        </w:rPr>
        <w:t xml:space="preserve">א"צ</w:t>
      </w:r>
      <w:r w:rsidRPr="006F178A">
        <w:rPr>
          <w:rtl/>
        </w:rPr>
        <w:t xml:space="preserve"> ליתן הפת </w:t>
      </w:r>
      <w:r w:rsidRPr="006F178A">
        <w:rPr>
          <w:rtl/>
        </w:rPr>
        <w:t xml:space="preserve">וא"ל</w:t>
      </w:r>
      <w:r w:rsidRPr="006F178A">
        <w:rPr>
          <w:rtl/>
        </w:rPr>
        <w:t xml:space="preserve"> </w:t>
      </w:r>
      <w:ins w:id="91176" w:author="מנוע מכני" w:date="2026-10-11T12:04:40Z">
        <w:r>
          <w:rPr>
            <w:rtl/>
          </w:rPr>
          <w:t xml:space="preserve">דשם</w:t>
        </w:r>
      </w:ins>
      <w:del w:id="91177" w:author="מנוע מכני" w:date="2026-10-11T12:04:40Z">
        <w:r w:rsidRPr="006F178A">
          <w:rPr>
            <w:rtl/>
          </w:rPr>
          <w:delText xml:space="preserve">דהתם</w:delText>
        </w:r>
      </w:del>
      <w:r w:rsidRPr="006F178A">
        <w:rPr>
          <w:rtl/>
        </w:rPr>
        <w:t xml:space="preserve"> </w:t>
      </w:r>
      <w:ins w:id="93236" w:author="מנוע מכני" w:date="2026-10-11T12:04:40Z">
        <w:r>
          <w:rPr>
            <w:rtl/>
          </w:rPr>
          <w:t xml:space="preserve">אף</w:t>
        </w:r>
      </w:ins>
      <w:del w:id="93237" w:author="מנוע מכני" w:date="2026-10-11T12:04:40Z">
        <w:r w:rsidRPr="006F178A">
          <w:rPr>
            <w:rtl/>
          </w:rPr>
          <w:delText xml:space="preserve">אע"פ</w:delText>
        </w:r>
      </w:del>
      <w:r w:rsidRPr="006F178A">
        <w:rPr>
          <w:rtl/>
        </w:rPr>
        <w:t xml:space="preserve"> שאין פת </w:t>
      </w:r>
      <w:ins w:id="91174" w:author="מנוע מכני" w:date="2026-10-11T12:04:40Z">
        <w:r>
          <w:rPr>
            <w:rtl/>
          </w:rPr>
          <w:t xml:space="preserve">דכולם</w:t>
        </w:r>
      </w:ins>
      <w:del w:id="91175" w:author="מנוע מכני" w:date="2026-10-11T12:04:40Z">
        <w:r w:rsidRPr="006F178A">
          <w:rPr>
            <w:rtl/>
          </w:rPr>
          <w:delText xml:space="preserve">דכולהו</w:delText>
        </w:r>
      </w:del>
      <w:r w:rsidRPr="006F178A">
        <w:rPr>
          <w:rtl/>
        </w:rPr>
        <w:t xml:space="preserve"> </w:t>
      </w:r>
      <w:ins w:id="91178" w:author="מנוע מכני" w:date="2026-10-11T12:04:40Z">
        <w:r>
          <w:rPr>
            <w:rtl/>
          </w:rPr>
          <w:t xml:space="preserve">כאן</w:t>
        </w:r>
      </w:ins>
      <w:del w:id="91179" w:author="מנוע מכני" w:date="2026-10-11T12:04:40Z">
        <w:r w:rsidRPr="006F178A">
          <w:rPr>
            <w:rtl/>
          </w:rPr>
          <w:delText xml:space="preserve">הכא</w:delText>
        </w:r>
      </w:del>
      <w:r w:rsidRPr="006F178A">
        <w:rPr>
          <w:rtl/>
        </w:rPr>
        <w:t xml:space="preserve"> דיירי </w:t>
      </w:r>
      <w:r w:rsidRPr="006F178A">
        <w:rPr>
          <w:rtl/>
        </w:rPr>
        <w:t xml:space="preserve">משא"כ</w:t>
      </w:r>
      <w:r w:rsidRPr="006F178A">
        <w:rPr>
          <w:rtl/>
        </w:rPr>
        <w:t xml:space="preserve"> בחולק עירובו.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מט:</w:t>
      </w:r>
    </w:p>
    <w:p>
      <w:pPr>
        <w:pStyle w:val="afffff8"/>
        <w:rPr>
          <w:ins w:id="90415" w:author="קלוד" w:date="2026-10-11T12:24:08Z"/>
        </w:rPr>
      </w:pPr>
      <w:ins w:id="90416" w:author="קלוד" w:date="2026-10-11T12:24:08Z">
        <w:r>
          <w:rPr>
            <w:color w:val="7B3F00"/>
          </w:rPr>
          <w:t xml:space="preserve">טעם העירוב - משום קנין או משום דירה</w:t>
        </w:r>
      </w:ins>
    </w:p>
    <w:p>
      <w:pPr>
        <w:pStyle w:val="38"/>
        <w:rPr>
          <w:ins w:id="95613" w:author="מנוע מכני" w:date="2026-10-11T12:04:40Z"/>
        </w:rPr>
      </w:pPr>
      <w:r w:rsidRPr="006F178A">
        <w:t xml:space="preserve">שמואל:</w:t>
      </w:r>
    </w:p>
    <w:p w:rsidR="005851B8" w:rsidRPr="006F178A" w:rsidRDefault="005851B8" w:rsidP="005851B8">
      <w:pPr>
        <w:rPr>
          <w:rtl/>
        </w:rPr>
      </w:pPr>
      <w:del w:id="95614" w:author="מנוע מכני" w:date="2026-10-11T12:04:40Z">
        <w:r w:rsidRPr="006F178A">
          <w:rPr>
            <w:rFonts w:ascii="Fb Fontext" w:hAnsi="Fb Fontext"/>
            <w:rtl/>
          </w:rPr>
          <w:delText xml:space="preserve"> </w:delText>
        </w:r>
      </w:del>
      <w:r w:rsidRPr="006F178A">
        <w:rPr>
          <w:rFonts w:ascii="Fb Fontext" w:hAnsi="Fb Fontext"/>
          <w:rtl/>
        </w:rPr>
        <w:t xml:space="preserve">עירוב משום קנין. ואין קונין במעה - מפני שאינה מצויה בערבי שבתות.</w:t>
      </w:r>
    </w:p>
    <w:p w:rsidR="005851B8" w:rsidRPr="006F178A" w:rsidRDefault="005851B8" w:rsidP="005851B8">
      <w:pPr>
        <w:rPr>
          <w:rtl/>
        </w:rPr>
      </w:pPr>
      <w:r>
        <w:rPr>
          <w:rtl/>
        </w:rPr>
        <w:t>ואפי'</w:t>
      </w:r>
      <w:r w:rsidRPr="006F178A">
        <w:rPr>
          <w:rtl/>
        </w:rPr>
        <w:t xml:space="preserve"> </w:t>
      </w:r>
      <w:ins w:id="91180" w:author="מנוע מכני" w:date="2026-10-11T12:04:40Z">
        <w:r>
          <w:rPr>
            <w:rtl/>
          </w:rPr>
          <w:t xml:space="preserve">מקום</w:t>
        </w:r>
      </w:ins>
      <w:del w:id="91181" w:author="מנוע מכני" w:date="2026-10-11T12:04:40Z">
        <w:r w:rsidRPr="006F178A">
          <w:rPr>
            <w:rtl/>
          </w:rPr>
          <w:delText xml:space="preserve">היכא</w:delText>
        </w:r>
      </w:del>
      <w:r w:rsidRPr="006F178A">
        <w:rPr>
          <w:rtl/>
        </w:rPr>
        <w:t xml:space="preserve"> שעירב </w:t>
      </w:r>
      <w:ins w:id="92552" w:author="מנוע מכני" w:date="2026-10-11T12:04:40Z">
        <w:r>
          <w:rPr>
            <w:rtl/>
          </w:rPr>
          <w:t xml:space="preserve">בהם</w:t>
        </w:r>
      </w:ins>
      <w:del w:id="92553" w:author="מנוע מכני" w:date="2026-10-11T12:04:40Z">
        <w:r w:rsidRPr="006F178A">
          <w:rPr>
            <w:rtl/>
          </w:rPr>
          <w:delText xml:space="preserve">בהו</w:delText>
        </w:r>
      </w:del>
      <w:r w:rsidRPr="006F178A">
        <w:rPr>
          <w:rtl/>
        </w:rPr>
        <w:t xml:space="preserve"> </w:t>
      </w:r>
      <w:r w:rsidRPr="006F178A">
        <w:rPr>
          <w:rtl/>
        </w:rPr>
        <w:t xml:space="preserve">לא</w:t>
      </w:r>
      <w:r w:rsidRPr="006F178A">
        <w:rPr>
          <w:rtl/>
        </w:rPr>
        <w:t xml:space="preserve"> </w:t>
      </w:r>
      <w:ins w:id="92554" w:author="מנוע מכני" w:date="2026-10-11T12:04:40Z">
        <w:r>
          <w:rPr>
            <w:rtl/>
          </w:rPr>
          <w:t xml:space="preserve">מאלו</w:t>
        </w:r>
      </w:ins>
      <w:del w:id="92555" w:author="מנוע מכני" w:date="2026-10-11T12:04:40Z">
        <w:r w:rsidRPr="006F178A">
          <w:rPr>
            <w:rtl/>
          </w:rPr>
          <w:delText xml:space="preserve">מהני</w:delText>
        </w:r>
      </w:del>
      <w:r w:rsidRPr="006F178A">
        <w:rPr>
          <w:rtl/>
        </w:rPr>
        <w:t xml:space="preserve"> גזירה שמא יאמרו מעה עיקר, וזמנין דלא שכיח מעה, ולא יערבו גם בפת.</w:t>
      </w:r>
    </w:p>
    <w:p>
      <w:pPr>
        <w:pStyle w:val="38"/>
        <w:rPr>
          <w:ins w:id="95615" w:author="מנוע מכני" w:date="2026-10-11T12:04:40Z"/>
        </w:rPr>
      </w:pPr>
      <w:r w:rsidRPr="006F178A">
        <w:t xml:space="preserve">רבה:</w:t>
      </w:r>
    </w:p>
    <w:p w:rsidR="005851B8" w:rsidRPr="006F178A" w:rsidRDefault="005851B8" w:rsidP="005851B8">
      <w:pPr>
        <w:rPr>
          <w:rtl/>
        </w:rPr>
      </w:pPr>
      <w:del w:id="95616" w:author="מנוע מכני" w:date="2026-10-11T12:04:40Z">
        <w:r w:rsidRPr="006F178A">
          <w:rPr>
            <w:rtl/>
          </w:rPr>
          <w:delText xml:space="preserve"> </w:delText>
        </w:r>
      </w:del>
      <w:r w:rsidRPr="006F178A">
        <w:rPr>
          <w:rtl/>
        </w:rPr>
        <w:t xml:space="preserve">עירוב משום דירה.</w:t>
      </w:r>
    </w:p>
    <w:p w:rsidR="005851B8" w:rsidRDefault="005851B8" w:rsidP="005851B8">
      <w:pPr>
        <w:rPr>
          <w:rtl/>
        </w:rPr>
      </w:pPr>
      <w:ins w:id="91182" w:author="מנוע מכני" w:date="2026-10-11T12:04:40Z">
        <w:r>
          <w:rPr>
            <w:rtl/>
          </w:rPr>
          <w:t xml:space="preserve">ויש</w:t>
        </w:r>
      </w:ins>
      <w:del w:id="91183" w:author="מנוע מכני" w:date="2026-10-11T12:04:40Z">
        <w:r w:rsidRPr="006F178A">
          <w:rPr>
            <w:rtl/>
          </w:rPr>
          <w:delText xml:space="preserve">ו</w:delText>
        </w:r>
        <w:r w:rsidRPr="00E1368E">
          <w:rPr>
            <w:b/>
            <w:bCs/>
            <w:rtl/>
          </w:rPr>
          <w:delText xml:space="preserve">איכא</w:delText>
        </w:r>
      </w:del>
      <w:r w:rsidRPr="00E1368E">
        <w:rPr>
          <w:b/>
          <w:bCs/>
          <w:rtl/>
        </w:rPr>
        <w:t xml:space="preserve"> </w:t>
      </w:r>
      <w:ins w:id="90225" w:author="Claude - סמנטי" w:date="2026-10-11T12:19:31Z">
        <w:r>
          <w:rPr>
            <w:b/>
            <w:bCs/>
            <w:rtl/>
          </w:rPr>
          <w:t xml:space="preserve">ביניהם</w:t>
        </w:r>
      </w:ins>
      <w:del w:id="90226" w:author="Claude - סמנטי" w:date="2026-10-11T12:19:31Z">
        <w:r w:rsidRPr="00E1368E">
          <w:rPr>
            <w:b/>
            <w:bCs/>
            <w:rtl/>
          </w:rPr>
          <w:delText xml:space="preserve">בינייהו</w:delText>
        </w:r>
      </w:del>
      <w:r w:rsidRPr="006F178A">
        <w:rPr>
          <w:rtl/>
        </w:rPr>
        <w:t>: כלי, ופחות משוה פרוטה, וקטן. [כלי דשייך בו קנין ופחות משו"פ וקטן דלא שייך בהם קנין]</w:t>
      </w:r>
    </w:p>
    <w:p>
      <w:pPr>
        <w:pStyle w:val="38"/>
        <w:rPr>
          <w:ins w:id="95617" w:author="מנוע מכני" w:date="2026-10-11T12:04:40Z"/>
        </w:rPr>
      </w:pPr>
      <w:r w:rsidRPr="006F178A">
        <w:t xml:space="preserve">והך </w:t>
      </w:r>
      <w:r w:rsidRPr="006F178A">
        <w:t xml:space="preserve">דתניא</w:t>
      </w:r>
      <w:r w:rsidRPr="006F178A">
        <w:t xml:space="preserve">:</w:t>
      </w:r>
    </w:p>
    <w:p w:rsidR="005851B8" w:rsidRPr="006F178A" w:rsidRDefault="005851B8" w:rsidP="005851B8">
      <w:pPr>
        <w:rPr>
          <w:rtl/>
        </w:rPr>
      </w:pPr>
      <w:del w:id="95618" w:author="מנוע מכני" w:date="2026-10-11T12:04:40Z">
        <w:r w:rsidRPr="006F178A">
          <w:rPr>
            <w:rtl/>
          </w:rPr>
          <w:delText xml:space="preserve"> </w:delText>
        </w:r>
      </w:del>
      <w:r w:rsidRPr="006F178A">
        <w:rPr>
          <w:rtl/>
        </w:rPr>
        <w:t xml:space="preserve">חמשה שגבו את עירובן, כשהם מוליכין את עירובן למקום אחר אחד מוליך לכולן. דשליחות </w:t>
      </w:r>
      <w:ins w:id="91184" w:author="מנוע מכני" w:date="2026-10-11T12:04:40Z">
        <w:r>
          <w:rPr>
            <w:rtl/>
          </w:rPr>
          <w:t xml:space="preserve">דכולם</w:t>
        </w:r>
      </w:ins>
      <w:del w:id="91185" w:author="מנוע מכני" w:date="2026-10-11T12:04:40Z">
        <w:r w:rsidRPr="006F178A">
          <w:rPr>
            <w:rtl/>
          </w:rPr>
          <w:delText xml:space="preserve">דכולהו</w:delText>
        </w:r>
      </w:del>
      <w:r>
        <w:rPr>
          <w:rtl/>
        </w:rPr>
        <w:t xml:space="preserve"> </w:t>
      </w:r>
      <w:ins w:id="94298" w:author="מנוע מכני" w:date="2026-10-11T12:04:40Z">
        <w:r>
          <w:rPr>
            <w:rtl/>
          </w:rPr>
          <w:t xml:space="preserve">עשה</w:t>
        </w:r>
      </w:ins>
      <w:del w:id="94299" w:author="מנוע מכני" w:date="2026-10-11T12:04:40Z">
        <w:r w:rsidRPr="006F178A">
          <w:rPr>
            <w:rtl/>
          </w:rPr>
          <w:delText xml:space="preserve">עביד</w:delText>
        </w:r>
      </w:del>
      <w:r w:rsidRPr="006F178A">
        <w:rPr>
          <w:rtl/>
        </w:rPr>
        <w:t xml:space="preserve">. </w:t>
      </w:r>
      <w:r w:rsidRPr="006F178A">
        <w:rPr>
          <w:rStyle w:val="2fb"/>
          <w:rtl/>
        </w:rPr>
        <w:t xml:space="preserve">רחב"ג</w:t>
      </w:r>
      <w:r w:rsidRPr="006F178A">
        <w:rPr>
          <w:rtl/>
        </w:rPr>
        <w:t xml:space="preserve"> </w:t>
      </w:r>
      <w:r w:rsidRPr="006F178A">
        <w:rPr>
          <w:rStyle w:val="2fb"/>
          <w:rtl/>
        </w:rPr>
        <w:t xml:space="preserve">מרב</w:t>
      </w:r>
      <w:r w:rsidRPr="006F178A">
        <w:rPr>
          <w:rtl/>
        </w:rPr>
        <w:t xml:space="preserve">: הלכה </w:t>
      </w:r>
      <w:r w:rsidRPr="006F178A">
        <w:rPr>
          <w:rStyle w:val="2fb"/>
          <w:rtl/>
        </w:rPr>
        <w:t xml:space="preserve">כר"ש</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מט:</w:t>
      </w:r>
    </w:p>
    <w:p>
      <w:pPr>
        <w:pStyle w:val="MishnaBatzad"/>
        <w:rPr>
          <w:ins w:id="20299" w:author="קלוד" w:date="2026-10-11T09:07:28Z"/>
        </w:rPr>
      </w:pPr>
      <w:ins w:id="20298" w:author="קלוד" w:date="2026-10-11T09:07:28Z">
        <w:r>
          <w:t xml:space="preserve">משנה ז</w:t>
        </w:r>
      </w:ins>
    </w:p>
    <w:p w:rsidR="005851B8" w:rsidRPr="00E62A50" w:rsidRDefault="005851B8" w:rsidP="005851B8">
      <w:pPr>
        <w:pStyle w:val="afff9"/>
        <w:rPr>
          <w:del w:id="20132" w:author="קלוד" w:date="2026-10-11T09:07:28Z"/>
          <w:rStyle w:val="afffe"/>
          <w:bCs w:val="0"/>
          <w:sz w:val="20"/>
          <w:rtl/>
        </w:rPr>
      </w:pPr>
      <w:del w:id="20130" w:author="קלוד" w:date="2026-10-11T09:07:28Z">
        <w:r w:rsidRPr="00E62A50">
          <w:rPr>
            <w:rStyle w:val="afffe"/>
            <w:bCs w:val="0"/>
            <w:sz w:val="20"/>
            <w:rtl/>
          </w:rPr>
          <w:delText xml:space="preserve"> </w:delText>
        </w:r>
      </w:del>
      <w:del w:id="20131"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bCs w:val="0"/>
          <w:sz w:val="20"/>
          <w:rtl/>
        </w:rPr>
        <w:pPrChange w:id="90027" w:author="קלוד" w:date="2026-10-11T12:09:42Z">
          <w:pPr>
            <w:pStyle w:val="afff9"/>
          </w:pPr>
        </w:pPrChange>
      </w:pPr>
      <w:r w:rsidRPr="00E62A50">
        <w:rPr>
          <w:rStyle w:val="afffe"/>
          <w:bCs w:val="0"/>
          <w:rtl/>
          <w:rPrChange w:id="40045" w:author="Claude" w:date="2026-10-11T09:07:36Z">
            <w:rPr>
              <w:rStyle w:val="afffe"/>
              <w:bCs w:val="0"/>
              <w:sz w:val="20"/>
              <w:rtl/>
            </w:rPr>
          </w:rPrChange>
        </w:rPr>
        <w:t>מי שבא בדרך וחשכה לו, והיה מכיר אילן או גדר, ואמר שביתתי תחתיו - לא אמר כלום.</w:t>
      </w:r>
    </w:p>
    <w:p w:rsidR="005851B8" w:rsidRPr="00E62A50" w:rsidRDefault="005851B8" w:rsidP="005851B8">
      <w:pPr>
        <w:pStyle w:val="afff9"/>
        <w:rPr>
          <w:rStyle w:val="afffe"/>
          <w:bCs w:val="0"/>
          <w:sz w:val="20"/>
          <w:rtl/>
        </w:rPr>
      </w:pPr>
      <w:r w:rsidRPr="00E62A50">
        <w:rPr>
          <w:rStyle w:val="afffe"/>
          <w:bCs w:val="0"/>
          <w:rtl/>
          <w:rPrChange w:id="40046" w:author="Claude" w:date="2026-10-11T09:07:36Z">
            <w:rPr>
              <w:rStyle w:val="afffe"/>
              <w:bCs w:val="0"/>
              <w:sz w:val="20"/>
              <w:rtl/>
            </w:rPr>
          </w:rPrChange>
        </w:rPr>
        <w:t xml:space="preserve">שביתתי בעיקרו </w:t>
      </w:r>
      <w:r w:rsidRPr="00E62A50">
        <w:rPr>
          <w:rStyle w:val="afffe"/>
          <w:rFonts w:hint="cs"/>
          <w:bCs w:val="0"/>
          <w:rtl/>
          <w:rPrChange w:id="40047" w:author="Claude" w:date="2026-10-11T09:07:36Z">
            <w:rPr>
              <w:rStyle w:val="afffe"/>
              <w:rFonts w:hint="cs"/>
              <w:bCs w:val="0"/>
              <w:sz w:val="20"/>
              <w:rtl/>
            </w:rPr>
          </w:rPrChange>
        </w:rPr>
        <w:t>-</w:t>
      </w:r>
      <w:r w:rsidRPr="00E62A50">
        <w:rPr>
          <w:rStyle w:val="afffe"/>
          <w:bCs w:val="0"/>
          <w:rtl/>
          <w:rPrChange w:id="40048" w:author="Claude" w:date="2026-10-11T09:07:36Z">
            <w:rPr>
              <w:rStyle w:val="afffe"/>
              <w:bCs w:val="0"/>
              <w:sz w:val="20"/>
              <w:rtl/>
            </w:rPr>
          </w:rPrChange>
        </w:rPr>
        <w:t>מהלך ממקום רגליו ועד עיקרו אלפים אמה, ומעיקרו ועד ביתו אלפים אמה.</w:t>
      </w:r>
    </w:p>
    <w:p w:rsidR="005851B8" w:rsidRPr="00E62A50" w:rsidRDefault="005851B8" w:rsidP="005851B8">
      <w:pPr>
        <w:pStyle w:val="afff9"/>
        <w:rPr>
          <w:rStyle w:val="afffe"/>
          <w:bCs w:val="0"/>
          <w:sz w:val="20"/>
          <w:rtl/>
        </w:rPr>
      </w:pPr>
      <w:r w:rsidRPr="00E62A50">
        <w:rPr>
          <w:rStyle w:val="afffe"/>
          <w:bCs w:val="0"/>
          <w:rtl/>
          <w:rPrChange w:id="40049" w:author="Claude" w:date="2026-10-11T09:07:36Z">
            <w:rPr>
              <w:rStyle w:val="afffe"/>
              <w:bCs w:val="0"/>
              <w:sz w:val="20"/>
              <w:rtl/>
            </w:rPr>
          </w:rPrChange>
        </w:rPr>
        <w:t>נמצא מהלך משחשיכה ארבעת אלפים אמה.</w:t>
      </w:r>
    </w:p>
    <w:p w:rsidR="005851B8" w:rsidRPr="00E62A50" w:rsidRDefault="005851B8" w:rsidP="005851B8">
      <w:pPr>
        <w:pStyle w:val="afff9"/>
        <w:rPr>
          <w:rStyle w:val="afffe"/>
          <w:bCs w:val="0"/>
          <w:sz w:val="20"/>
          <w:rtl/>
        </w:rPr>
      </w:pPr>
      <w:r w:rsidRPr="00E62A50">
        <w:rPr>
          <w:rStyle w:val="afffe"/>
          <w:bCs w:val="0"/>
          <w:rtl/>
          <w:rPrChange w:id="40050" w:author="Claude" w:date="2026-10-11T09:07:36Z">
            <w:rPr>
              <w:rStyle w:val="afffe"/>
              <w:bCs w:val="0"/>
              <w:sz w:val="20"/>
              <w:rtl/>
            </w:rPr>
          </w:rPrChange>
        </w:rPr>
        <w:t>אם אינו מכיר, או שאינו בקי בהלכה, ואמר שביתתי במקומי - זכה לו מקומו אלפים אמה לכל רוח. עגולות, דברי רבי חנינא בן אנטיגנוס.</w:t>
      </w:r>
    </w:p>
    <w:p w:rsidR="005851B8" w:rsidRPr="00E62A50" w:rsidRDefault="005851B8" w:rsidP="005851B8">
      <w:pPr>
        <w:pStyle w:val="afff9"/>
        <w:rPr>
          <w:rStyle w:val="afffe"/>
          <w:bCs w:val="0"/>
          <w:sz w:val="20"/>
          <w:rtl/>
        </w:rPr>
      </w:pPr>
      <w:r w:rsidRPr="00E62A50">
        <w:rPr>
          <w:rStyle w:val="afffe"/>
          <w:bCs w:val="0"/>
          <w:rtl/>
          <w:rPrChange w:id="40051" w:author="Claude" w:date="2026-10-11T09:07:36Z">
            <w:rPr>
              <w:rStyle w:val="afffe"/>
              <w:bCs w:val="0"/>
              <w:sz w:val="20"/>
              <w:rtl/>
            </w:rPr>
          </w:rPrChange>
        </w:rPr>
        <w:t>וחכ"</w:t>
      </w:r>
      <w:r w:rsidRPr="00E62A50">
        <w:rPr>
          <w:rStyle w:val="afffe"/>
          <w:rFonts w:hint="cs"/>
          <w:bCs w:val="0"/>
          <w:rtl/>
          <w:rPrChange w:id="40052" w:author="Claude" w:date="2026-10-11T09:07:36Z">
            <w:rPr>
              <w:rStyle w:val="afffe"/>
              <w:rFonts w:hint="cs"/>
              <w:bCs w:val="0"/>
              <w:sz w:val="20"/>
              <w:rtl/>
            </w:rPr>
          </w:rPrChange>
        </w:rPr>
        <w:t>א</w:t>
      </w:r>
      <w:r w:rsidRPr="00E62A50">
        <w:rPr>
          <w:rStyle w:val="afffe"/>
          <w:bCs w:val="0"/>
          <w:rtl/>
          <w:rPrChange w:id="40053" w:author="Claude" w:date="2026-10-11T09:07:36Z">
            <w:rPr>
              <w:rStyle w:val="afffe"/>
              <w:bCs w:val="0"/>
              <w:sz w:val="20"/>
              <w:rtl/>
            </w:rPr>
          </w:rPrChange>
        </w:rPr>
        <w:t>: מרובעות, כטבלא מרובעת, כדי שיהיה נשכר לזויות. וזו היא שאמרו העני מערב ברגליו.</w:t>
      </w:r>
    </w:p>
    <w:p w:rsidR="005851B8" w:rsidRPr="00E62A50" w:rsidRDefault="005851B8" w:rsidP="005851B8">
      <w:pPr>
        <w:pStyle w:val="afff9"/>
        <w:rPr>
          <w:rStyle w:val="afffe"/>
          <w:bCs w:val="0"/>
          <w:sz w:val="20"/>
          <w:rtl/>
        </w:rPr>
      </w:pPr>
      <w:r w:rsidRPr="00E62A50">
        <w:rPr>
          <w:rStyle w:val="afffe"/>
          <w:bCs w:val="0"/>
          <w:rtl/>
          <w:rPrChange w:id="40054" w:author="Claude" w:date="2026-10-11T09:07:36Z">
            <w:rPr>
              <w:rStyle w:val="afffe"/>
              <w:bCs w:val="0"/>
              <w:sz w:val="20"/>
              <w:rtl/>
            </w:rPr>
          </w:rPrChange>
        </w:rPr>
        <w:t>אמר רבי מאיר: אנו אין לנו אלא עני.</w:t>
      </w:r>
    </w:p>
    <w:p w:rsidR="005851B8" w:rsidRPr="00E62A50" w:rsidRDefault="005851B8" w:rsidP="005851B8">
      <w:pPr>
        <w:pStyle w:val="afff9"/>
        <w:rPr>
          <w:rStyle w:val="afffe"/>
          <w:bCs w:val="0"/>
          <w:sz w:val="20"/>
          <w:rtl/>
        </w:rPr>
      </w:pPr>
      <w:r w:rsidRPr="00E62A50">
        <w:rPr>
          <w:rStyle w:val="afffe"/>
          <w:bCs w:val="0"/>
          <w:rtl/>
          <w:rPrChange w:id="40055" w:author="Claude" w:date="2026-10-11T09:07:36Z">
            <w:rPr>
              <w:rStyle w:val="afffe"/>
              <w:bCs w:val="0"/>
              <w:sz w:val="20"/>
              <w:rtl/>
            </w:rPr>
          </w:rPrChange>
        </w:rPr>
        <w:t>רבי יהודה אומר: אחד עני ואחד עשיר, לא אמרו מערבין בפת אלא להקל על העשיר, שלא יצא ויערב ברגליו.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13" w:author="קלוד" w:date="2026-10-11T12:24:08Z"/>
        </w:rPr>
      </w:pPr>
      <w:ins w:id="90414" w:author="קלוד" w:date="2026-10-11T12:24:08Z">
        <w:r>
          <w:rPr>
            <w:color w:val="7B3F00"/>
          </w:rPr>
          <w:t xml:space="preserve">'שביתתי תחתיו' - לא אמר כלום, מחלוקת רב ושמואל</w:t>
        </w:r>
      </w:ins>
    </w:p>
    <w:p>
      <w:pPr>
        <w:pStyle w:val="38"/>
        <w:rPr>
          <w:ins w:id="95619" w:author="מנוע מכני" w:date="2026-10-11T12:04:40Z"/>
        </w:rPr>
      </w:pPr>
      <w:r w:rsidRPr="006F178A">
        <w:t xml:space="preserve">לא</w:t>
      </w:r>
      <w:r w:rsidRPr="006F178A">
        <w:t xml:space="preserve"> </w:t>
      </w:r>
      <w:r w:rsidRPr="006F178A">
        <w:t xml:space="preserve">אמר</w:t>
      </w:r>
      <w:r w:rsidRPr="006F178A">
        <w:t xml:space="preserve"> כלום- רב:</w:t>
      </w:r>
    </w:p>
    <w:p w:rsidR="005851B8" w:rsidRPr="006F178A" w:rsidRDefault="005851B8" w:rsidP="005851B8">
      <w:pPr>
        <w:rPr>
          <w:rtl/>
        </w:rPr>
      </w:pPr>
      <w:del w:id="95620" w:author="מנוע מכני" w:date="2026-10-11T12:04:40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כלום כל עיקר, </w:t>
      </w:r>
      <w:ins w:id="90278" w:author="מנוע מכני" w:date="2026-10-11T12:04:40Z">
        <w:r>
          <w:rPr>
            <w:rFonts w:ascii="Fb Fontext" w:hAnsi="Fb Fontext"/>
            <w:rtl/>
          </w:rPr>
          <w:t xml:space="preserve">דאפי'</w:t>
        </w:r>
      </w:ins>
      <w:del w:id="90279" w:author="מנוע מכני" w:date="2026-10-11T12:04:40Z">
        <w:r w:rsidRPr="006F178A">
          <w:rPr>
            <w:rFonts w:ascii="Fb Fontext" w:hAnsi="Fb Fontext"/>
            <w:rtl/>
          </w:rPr>
          <w:delText xml:space="preserve">דאפילו</w:delText>
        </w:r>
      </w:del>
      <w:r w:rsidRPr="006F178A">
        <w:rPr>
          <w:rFonts w:ascii="Fb Fontext" w:hAnsi="Fb Fontext"/>
          <w:rtl/>
        </w:rPr>
        <w:t xml:space="preserve"> לתחתיו של אילן </w:t>
      </w:r>
      <w:r w:rsidRPr="006F178A">
        <w:rPr>
          <w:rFonts w:ascii="Fb Fontext" w:hAnsi="Fb Fontext"/>
          <w:rtl/>
        </w:rPr>
        <w:t xml:space="preserve">לא</w:t>
      </w:r>
      <w:r w:rsidRPr="006F178A">
        <w:rPr>
          <w:rFonts w:ascii="Fb Fontext" w:hAnsi="Fb Fontext"/>
          <w:rtl/>
        </w:rPr>
        <w:t xml:space="preserve"> מצי אזיל.</w:t>
      </w:r>
    </w:p>
    <w:p>
      <w:pPr>
        <w:pStyle w:val="38"/>
        <w:rPr>
          <w:ins w:id="95621" w:author="מנוע מכני" w:date="2026-10-11T12:04:40Z"/>
        </w:rPr>
      </w:pPr>
      <w:r w:rsidRPr="006F178A">
        <w:t xml:space="preserve">ושמואל:</w:t>
      </w:r>
    </w:p>
    <w:p w:rsidR="005851B8" w:rsidRPr="006F178A" w:rsidRDefault="005851B8" w:rsidP="005851B8">
      <w:pPr>
        <w:rPr>
          <w:rtl/>
        </w:rPr>
      </w:pPr>
      <w:del w:id="95622" w:author="מנוע מכני" w:date="2026-10-11T12:04:40Z">
        <w:r w:rsidRPr="006F178A">
          <w:rPr>
            <w:rtl/>
          </w:rPr>
          <w:delText xml:space="preserve"> </w:delText>
        </w:r>
      </w:del>
      <w:r w:rsidRPr="006F178A">
        <w:rPr>
          <w:rtl/>
        </w:rPr>
        <w:t xml:space="preserve">לא</w:t>
      </w:r>
      <w:r w:rsidRPr="006F178A">
        <w:rPr>
          <w:rtl/>
        </w:rPr>
        <w:t xml:space="preserve"> </w:t>
      </w:r>
      <w:r w:rsidRPr="006F178A">
        <w:rPr>
          <w:rtl/>
        </w:rPr>
        <w:t xml:space="preserve">אמר</w:t>
      </w:r>
      <w:r w:rsidRPr="006F178A">
        <w:rPr>
          <w:rtl/>
        </w:rPr>
        <w:t xml:space="preserve"> כלום לביתו, אבל לתחתיו של אילן - מצי אזיל. ונעשה תחתיו של אילן חמר גמל.</w:t>
      </w:r>
    </w:p>
    <w:p w:rsidR="005851B8" w:rsidRPr="006F178A" w:rsidRDefault="005851B8" w:rsidP="005851B8">
      <w:pPr>
        <w:rPr>
          <w:rtl/>
        </w:rPr>
      </w:pPr>
      <w:r w:rsidRPr="006F178A">
        <w:rPr>
          <w:rtl/>
        </w:rPr>
        <w:t>בא למדוד מן הצפון - מודדין לו מן הדרום, בא למדוד מן הדרום - מודדין לו מן הצפון.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w:t>
      </w:r>
    </w:p>
    <w:p>
      <w:pPr>
        <w:pStyle w:val="afffff8"/>
        <w:rPr>
          <w:ins w:id="90411" w:author="קלוד" w:date="2026-10-11T12:24:08Z"/>
        </w:rPr>
      </w:pPr>
      <w:ins w:id="90412" w:author="קלוד" w:date="2026-10-11T12:24:08Z">
        <w:r>
          <w:rPr>
            <w:color w:val="7B3F00"/>
          </w:rPr>
          <w:t xml:space="preserve">טעם רב - מקום שאינו מסוים</w:t>
        </w:r>
      </w:ins>
    </w:p>
    <w:p>
      <w:pPr>
        <w:pStyle w:val="38"/>
        <w:rPr>
          <w:ins w:id="95623" w:author="מנוע מכני" w:date="2026-10-11T12:04:40Z"/>
        </w:rPr>
      </w:pPr>
      <w:r w:rsidRPr="006F178A">
        <w:t xml:space="preserve">רבה:</w:t>
      </w:r>
    </w:p>
    <w:p w:rsidR="005851B8" w:rsidRPr="006F178A" w:rsidRDefault="005851B8" w:rsidP="005851B8">
      <w:pPr>
        <w:rPr>
          <w:rtl/>
        </w:rPr>
      </w:pPr>
      <w:del w:id="95624" w:author="מנוע מכני" w:date="2026-10-11T12:04:40Z">
        <w:r w:rsidRPr="006F178A">
          <w:rPr>
            <w:rFonts w:ascii="Fb Fontext" w:hAnsi="Fb Fontext"/>
            <w:rtl/>
          </w:rPr>
          <w:delText xml:space="preserve"> </w:delText>
        </w:r>
      </w:del>
      <w:r w:rsidRPr="006F178A">
        <w:rPr>
          <w:rFonts w:ascii="Fb Fontext" w:hAnsi="Fb Fontext"/>
          <w:rtl/>
        </w:rPr>
        <w:t xml:space="preserve">טעמא </w:t>
      </w:r>
      <w:r w:rsidRPr="006F178A">
        <w:rPr>
          <w:rStyle w:val="2fb"/>
          <w:rFonts w:ascii="Fb Fontext" w:hAnsi="Fb Fontext"/>
          <w:rtl/>
        </w:rPr>
        <w:t xml:space="preserve">דרב</w:t>
      </w:r>
      <w:r w:rsidRPr="006F178A">
        <w:rPr>
          <w:rFonts w:ascii="Fb Fontext" w:hAnsi="Fb Fontext"/>
          <w:rtl/>
        </w:rPr>
        <w:t xml:space="preserve"> - משום דלא מסיים אתריה.</w:t>
      </w:r>
    </w:p>
    <w:p>
      <w:pPr>
        <w:pStyle w:val="38"/>
        <w:rPr>
          <w:ins w:id="95625" w:author="מנוע מכני" w:date="2026-10-11T12:04:40Z"/>
        </w:rPr>
      </w:pPr>
      <w:r w:rsidRPr="006F178A">
        <w:t>ו</w:t>
      </w:r>
      <w:r w:rsidRPr="004C00C0">
        <w:t xml:space="preserve">א"ד</w:t>
      </w:r>
      <w:r w:rsidRPr="004C00C0">
        <w:t xml:space="preserve">:</w:t>
      </w:r>
    </w:p>
    <w:p w:rsidR="005851B8" w:rsidRPr="006F178A" w:rsidRDefault="005851B8" w:rsidP="005851B8">
      <w:pPr>
        <w:rPr>
          <w:rtl/>
        </w:rPr>
      </w:pPr>
      <w:del w:id="95626" w:author="מנוע מכני" w:date="2026-10-11T12:04:40Z">
        <w:r w:rsidRPr="004C00C0">
          <w:rPr>
            <w:b/>
            <w:bCs/>
            <w:rtl/>
          </w:rPr>
          <w:delText xml:space="preserve"> </w:delText>
        </w:r>
      </w:del>
      <w:r w:rsidRPr="006F178A">
        <w:rPr>
          <w:rStyle w:val="2fb"/>
          <w:rtl/>
        </w:rPr>
        <w:t xml:space="preserve">רבה</w:t>
      </w:r>
      <w:r w:rsidRPr="006F178A">
        <w:rPr>
          <w:rtl/>
        </w:rPr>
        <w:t xml:space="preserve">: טעמא </w:t>
      </w:r>
      <w:r w:rsidRPr="006F178A">
        <w:rPr>
          <w:rStyle w:val="2fb"/>
          <w:rtl/>
        </w:rPr>
        <w:t xml:space="preserve">דרב</w:t>
      </w:r>
      <w:r w:rsidRPr="006F178A">
        <w:rPr>
          <w:rtl/>
        </w:rPr>
        <w:t xml:space="preserve"> </w:t>
      </w:r>
      <w:ins w:id="93982" w:author="מנוע מכני" w:date="2026-10-11T12:04:40Z">
        <w:r>
          <w:rPr>
            <w:rtl/>
          </w:rPr>
          <w:t xml:space="preserve">דסבר</w:t>
        </w:r>
      </w:ins>
      <w:del w:id="93983" w:author="מנוע מכני" w:date="2026-10-11T12:04:40Z">
        <w:r w:rsidRPr="006F178A">
          <w:rPr>
            <w:rtl/>
          </w:rPr>
          <w:delText xml:space="preserve">דס"ל</w:delText>
        </w:r>
      </w:del>
      <w:r w:rsidRPr="006F178A">
        <w:rPr>
          <w:rtl/>
        </w:rPr>
        <w:t xml:space="preserve"> כל שאינו בזה אחר זה - </w:t>
      </w:r>
      <w:ins w:id="90280" w:author="מנוע מכני" w:date="2026-10-11T12:04:40Z">
        <w:r>
          <w:rPr>
            <w:rtl/>
          </w:rPr>
          <w:t xml:space="preserve">אפי'</w:t>
        </w:r>
      </w:ins>
      <w:del w:id="90281" w:author="מנוע מכני" w:date="2026-10-11T12:04:40Z">
        <w:r w:rsidRPr="006F178A">
          <w:rPr>
            <w:rtl/>
          </w:rPr>
          <w:delText xml:space="preserve">אפילו</w:delText>
        </w:r>
      </w:del>
      <w:r w:rsidRPr="006F178A">
        <w:rPr>
          <w:rtl/>
        </w:rPr>
        <w:t xml:space="preserve"> בבת אחת אינו.</w:t>
      </w:r>
    </w:p>
    <w:p w:rsidR="005851B8" w:rsidRPr="006F178A" w:rsidRDefault="005851B8" w:rsidP="005851B8">
      <w:pPr>
        <w:rPr>
          <w:rtl/>
        </w:rPr>
      </w:pPr>
      <w:ins w:id="91186" w:author="מנוע מכני" w:date="2026-10-11T12:04:40Z">
        <w:r>
          <w:rPr>
            <w:b/>
            <w:bCs/>
            <w:rtl/>
          </w:rPr>
          <w:t xml:space="preserve">יש</w:t>
        </w:r>
      </w:ins>
      <w:del w:id="91187" w:author="מנוע מכני" w:date="2026-10-11T12:04:40Z">
        <w:r w:rsidRPr="00E1368E">
          <w:rPr>
            <w:b/>
            <w:bCs/>
            <w:rtl/>
          </w:rPr>
          <w:delText xml:space="preserve">איכא</w:delText>
        </w:r>
      </w:del>
      <w:r w:rsidRPr="00E1368E">
        <w:rPr>
          <w:b/>
          <w:bCs/>
          <w:rtl/>
        </w:rPr>
        <w:t xml:space="preserve"> </w:t>
      </w:r>
      <w:ins w:id="90227" w:author="Claude - סמנטי" w:date="2026-10-11T12:19:31Z">
        <w:r>
          <w:rPr>
            <w:b/>
            <w:bCs/>
            <w:rtl/>
          </w:rPr>
          <w:t xml:space="preserve">ביניהם</w:t>
        </w:r>
      </w:ins>
      <w:del w:id="90228" w:author="Claude - סמנטי" w:date="2026-10-11T12:19:31Z">
        <w:r w:rsidRPr="00E1368E">
          <w:rPr>
            <w:b/>
            <w:bCs/>
            <w:rtl/>
          </w:rPr>
          <w:delText xml:space="preserve">בינייהו</w:delText>
        </w:r>
      </w:del>
      <w:r w:rsidRPr="006F178A">
        <w:rPr>
          <w:rtl/>
        </w:rPr>
        <w:t>: דאמר ליקנו לי בארבע אמות מגו שמונה.</w:t>
      </w:r>
    </w:p>
    <w:p w:rsidR="005851B8" w:rsidRPr="006F178A" w:rsidRDefault="005851B8" w:rsidP="005851B8">
      <w:pPr>
        <w:rPr>
          <w:rtl/>
        </w:rPr>
      </w:pPr>
      <w:r w:rsidRPr="006F178A">
        <w:rPr>
          <w:rtl/>
        </w:rPr>
        <w:t xml:space="preserve">למ"ד</w:t>
      </w:r>
      <w:r w:rsidRPr="006F178A">
        <w:rPr>
          <w:rtl/>
        </w:rPr>
        <w:t xml:space="preserve"> </w:t>
      </w:r>
      <w:ins w:id="93984" w:author="מנוע מכני" w:date="2026-10-11T12:04:40Z">
        <w:r>
          <w:rPr>
            <w:rtl/>
          </w:rPr>
          <w:t xml:space="preserve">דסבר</w:t>
        </w:r>
      </w:ins>
      <w:del w:id="93985" w:author="מנוע מכני" w:date="2026-10-11T12:04:40Z">
        <w:r w:rsidRPr="006F178A">
          <w:rPr>
            <w:rtl/>
          </w:rPr>
          <w:delText xml:space="preserve">דס"ל</w:delText>
        </w:r>
      </w:del>
      <w:r w:rsidRPr="006F178A">
        <w:rPr>
          <w:rtl/>
        </w:rPr>
        <w:t xml:space="preserve"> דלא מסיים אתריה - הא </w:t>
      </w:r>
      <w:r w:rsidRPr="006F178A">
        <w:rPr>
          <w:rtl/>
        </w:rPr>
        <w:t xml:space="preserve">לא</w:t>
      </w:r>
      <w:r w:rsidRPr="006F178A">
        <w:rPr>
          <w:rtl/>
        </w:rPr>
        <w:t xml:space="preserve"> מסיים אתריה.</w:t>
      </w:r>
    </w:p>
    <w:p w:rsidR="005851B8" w:rsidRPr="006F178A" w:rsidRDefault="005851B8" w:rsidP="005851B8">
      <w:pPr>
        <w:rPr>
          <w:rtl/>
        </w:rPr>
      </w:pPr>
      <w:r w:rsidRPr="006F178A">
        <w:rPr>
          <w:rtl/>
        </w:rPr>
        <w:t xml:space="preserve">ולמ"ד</w:t>
      </w:r>
      <w:r w:rsidRPr="006F178A">
        <w:rPr>
          <w:rtl/>
        </w:rPr>
        <w:t xml:space="preserve"> דכל שאינו בזה אחר זה </w:t>
      </w:r>
      <w:ins w:id="90282" w:author="מנוע מכני" w:date="2026-10-11T12:04:40Z">
        <w:r>
          <w:rPr>
            <w:rtl/>
          </w:rPr>
          <w:t xml:space="preserve">אפי'</w:t>
        </w:r>
      </w:ins>
      <w:del w:id="90283" w:author="מנוע מכני" w:date="2026-10-11T12:04:40Z">
        <w:r w:rsidRPr="006F178A">
          <w:rPr>
            <w:rtl/>
          </w:rPr>
          <w:delText xml:space="preserve">אפילו</w:delText>
        </w:r>
      </w:del>
      <w:r w:rsidRPr="006F178A">
        <w:rPr>
          <w:rtl/>
        </w:rPr>
        <w:t xml:space="preserve"> בבת אחת אינו - </w:t>
      </w:r>
      <w:ins w:id="92558" w:author="מנוע מכני" w:date="2026-10-11T12:04:40Z">
        <w:r>
          <w:rPr>
            <w:rtl/>
          </w:rPr>
          <w:t xml:space="preserve">זה</w:t>
        </w:r>
      </w:ins>
      <w:del w:id="92559" w:author="מנוע מכני" w:date="2026-10-11T12:04:40Z">
        <w:r w:rsidRPr="006F178A">
          <w:rPr>
            <w:rtl/>
          </w:rPr>
          <w:delText xml:space="preserve">האי</w:delText>
        </w:r>
      </w:del>
      <w:r w:rsidRPr="006F178A">
        <w:rPr>
          <w:rtl/>
        </w:rPr>
        <w:t xml:space="preserve"> כארבע אמות דמי, </w:t>
      </w:r>
      <w:ins w:id="91188" w:author="מנוע מכני" w:date="2026-10-11T12:04:40Z">
        <w:r>
          <w:rPr>
            <w:rtl/>
          </w:rPr>
          <w:t xml:space="preserve">דכאן</w:t>
        </w:r>
      </w:ins>
      <w:del w:id="91189" w:author="מנוע מכני" w:date="2026-10-11T12:04:40Z">
        <w:r w:rsidRPr="006F178A">
          <w:rPr>
            <w:rtl/>
          </w:rPr>
          <w:delText xml:space="preserve">דהכא</w:delText>
        </w:r>
      </w:del>
      <w:r w:rsidRPr="006F178A">
        <w:rPr>
          <w:rtl/>
        </w:rPr>
        <w:t xml:space="preserve"> ארבע אמות </w:t>
      </w:r>
      <w:ins w:id="92556" w:author="מנוע מכני" w:date="2026-10-11T12:04:40Z">
        <w:r>
          <w:rPr>
            <w:rtl/>
          </w:rPr>
          <w:t xml:space="preserve">אומר</w:t>
        </w:r>
      </w:ins>
      <w:del w:id="92557" w:author="מנוע מכני" w:date="2026-10-11T12:04:40Z">
        <w:r w:rsidRPr="006F178A">
          <w:rPr>
            <w:rtl/>
          </w:rPr>
          <w:delText xml:space="preserve">קאמר</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09" w:author="קלוד" w:date="2026-10-11T12:24:08Z"/>
        </w:rPr>
      </w:pPr>
      <w:ins w:id="90410" w:author="קלוד" w:date="2026-10-11T12:24:08Z">
        <w:r>
          <w:rPr>
            <w:color w:val="7B3F00"/>
          </w:rPr>
          <w:t xml:space="preserve">כל שאינו בזה אחר זה - אפי' בבת אחת אינו</w:t>
        </w:r>
      </w:ins>
    </w:p>
    <w:p>
      <w:pPr>
        <w:pStyle w:val="38"/>
        <w:rPr>
          <w:ins w:id="95628" w:author="מנוע מכני" w:date="2026-10-11T12:04:40Z"/>
        </w:rPr>
      </w:pPr>
      <w:del w:id="95627" w:author="מנוע מכני" w:date="2026-10-11T12:04:40Z">
        <w:r w:rsidRPr="000D7AAE">
          <w:delText xml:space="preserve">•</w:delText>
        </w:r>
      </w:del>
      <w:r w:rsidRPr="000D7AAE">
        <w:t xml:space="preserve"> גופא</w:t>
      </w:r>
      <w:r w:rsidRPr="000D7AAE">
        <w:t xml:space="preserve">, </w:t>
      </w:r>
      <w:r w:rsidRPr="000D7AAE">
        <w:t xml:space="preserve">אמר</w:t>
      </w:r>
      <w:r w:rsidRPr="000D7AAE">
        <w:t xml:space="preserve"> רבה:</w:t>
      </w:r>
    </w:p>
    <w:p w:rsidR="005851B8" w:rsidRPr="000D7AAE" w:rsidRDefault="005851B8" w:rsidP="005851B8">
      <w:pPr>
        <w:rPr>
          <w:b/>
          <w:bCs/>
          <w:rtl/>
        </w:rPr>
      </w:pPr>
      <w:del w:id="95629" w:author="מנוע מכני" w:date="2026-10-11T12:04:40Z">
        <w:r w:rsidRPr="000D7AAE">
          <w:rPr>
            <w:rFonts w:ascii="Fb Fontext" w:hAnsi="Fb Fontext"/>
            <w:b/>
            <w:bCs/>
            <w:rtl/>
          </w:rPr>
          <w:delText xml:space="preserve"> </w:delText>
        </w:r>
      </w:del>
      <w:r w:rsidRPr="000D7AAE">
        <w:rPr>
          <w:rFonts w:ascii="Fb Fontext" w:hAnsi="Fb Fontext"/>
          <w:b/>
          <w:bCs/>
          <w:rtl/>
        </w:rPr>
        <w:t xml:space="preserve">כל דבר שאינו בזה אחר זה - </w:t>
      </w:r>
      <w:ins w:id="90284" w:author="מנוע מכני" w:date="2026-10-11T12:04:40Z">
        <w:r>
          <w:rPr>
            <w:rFonts w:ascii="Fb Fontext" w:hAnsi="Fb Fontext"/>
            <w:b/>
            <w:bCs/>
            <w:rtl/>
          </w:rPr>
          <w:t xml:space="preserve">אפי'</w:t>
        </w:r>
      </w:ins>
      <w:del w:id="90285" w:author="מנוע מכני" w:date="2026-10-11T12:04:40Z">
        <w:r w:rsidRPr="000D7AAE">
          <w:rPr>
            <w:rFonts w:ascii="Fb Fontext" w:hAnsi="Fb Fontext"/>
            <w:b/>
            <w:bCs/>
            <w:rtl/>
          </w:rPr>
          <w:delText xml:space="preserve">אפילו</w:delText>
        </w:r>
      </w:del>
      <w:r w:rsidRPr="000D7AAE">
        <w:rPr>
          <w:rFonts w:ascii="Fb Fontext" w:hAnsi="Fb Fontext"/>
          <w:b/>
          <w:bCs/>
          <w:rtl/>
        </w:rPr>
        <w:t xml:space="preserve"> בבת אחת אינו.</w:t>
      </w:r>
    </w:p>
    <w:p>
      <w:pPr>
        <w:pStyle w:val="38"/>
        <w:rPr>
          <w:ins w:id="95630" w:author="מנוע מכני" w:date="2026-10-11T12:04:40Z"/>
        </w:rPr>
      </w:pPr>
      <w:r w:rsidRPr="006F178A">
        <w:t xml:space="preserve">והך</w:t>
      </w:r>
    </w:p>
    <w:p w:rsidR="005851B8" w:rsidRDefault="005851B8" w:rsidP="005851B8">
      <w:pPr>
        <w:rPr>
          <w:rtl/>
        </w:rPr>
      </w:pPr>
      <w:del w:id="95631" w:author="מנוע מכני" w:date="2026-10-11T12:04:40Z">
        <w:r w:rsidRPr="006F178A">
          <w:rPr>
            <w:rtl/>
          </w:rPr>
          <w:delText xml:space="preserve"> </w:delText>
        </w:r>
      </w:del>
      <w:r w:rsidRPr="006F178A">
        <w:rPr>
          <w:rtl/>
        </w:rPr>
        <w:t xml:space="preserve">דהמרבה במעשרות - פירותיו מתוקנין ומעשרותיו מקולקלין. [דהתורה נתנה שיעור במעשר ולא יותר]</w:t>
      </w:r>
    </w:p>
    <w:p w:rsidR="005851B8" w:rsidRPr="00132755" w:rsidRDefault="005851B8" w:rsidP="005851B8">
      <w:pPr>
        <w:rPr>
          <w:spacing w:val="-4"/>
          <w:rtl/>
        </w:rPr>
      </w:pPr>
      <w:ins w:id="91190" w:author="מנוע מכני" w:date="2026-10-11T12:04:40Z">
        <w:r>
          <w:rPr>
            <w:spacing w:val="-4"/>
            <w:rtl/>
          </w:rPr>
          <w:t xml:space="preserve">שם</w:t>
        </w:r>
      </w:ins>
      <w:del w:id="91191" w:author="מנוע מכני" w:date="2026-10-11T12:04:40Z">
        <w:r w:rsidRPr="00132755">
          <w:rPr>
            <w:spacing w:val="-4"/>
            <w:rtl/>
          </w:rPr>
          <w:delText xml:space="preserve">התם</w:delText>
        </w:r>
      </w:del>
      <w:r w:rsidRPr="00132755">
        <w:rPr>
          <w:spacing w:val="-4"/>
          <w:rtl/>
        </w:rPr>
        <w:t xml:space="preserve"> </w:t>
      </w:r>
      <w:ins w:id="92560" w:author="מנוע מכני" w:date="2026-10-11T12:04:40Z">
        <w:r>
          <w:rPr>
            <w:spacing w:val="-4"/>
            <w:rtl/>
          </w:rPr>
          <w:t xml:space="preserve">מאלו</w:t>
        </w:r>
      </w:ins>
      <w:del w:id="92561" w:author="מנוע מכני" w:date="2026-10-11T12:04:40Z">
        <w:r w:rsidRPr="00132755">
          <w:rPr>
            <w:spacing w:val="-4"/>
            <w:rtl/>
          </w:rPr>
          <w:delText xml:space="preserve">מהני</w:delText>
        </w:r>
      </w:del>
      <w:r w:rsidRPr="00132755">
        <w:rPr>
          <w:spacing w:val="-4"/>
          <w:rtl/>
        </w:rPr>
        <w:t xml:space="preserve"> </w:t>
      </w:r>
      <w:ins w:id="93986" w:author="מנוע מכני" w:date="2026-10-11T12:04:40Z">
        <w:r>
          <w:rPr>
            <w:spacing w:val="-4"/>
            <w:rtl/>
          </w:rPr>
          <w:t xml:space="preserve">דישנו</w:t>
        </w:r>
      </w:ins>
      <w:del w:id="93987" w:author="מנוע מכני" w:date="2026-10-11T12:04:40Z">
        <w:r w:rsidRPr="00132755">
          <w:rPr>
            <w:spacing w:val="-4"/>
            <w:rtl/>
          </w:rPr>
          <w:delText xml:space="preserve">דאיתיה</w:delText>
        </w:r>
      </w:del>
      <w:r w:rsidRPr="00132755">
        <w:rPr>
          <w:spacing w:val="-4"/>
          <w:rtl/>
        </w:rPr>
        <w:t xml:space="preserve"> לחצאין על כל גרגר וגרגר וכההיא דאמר תקדוש פלגא פלגא </w:t>
      </w:r>
      <w:ins w:id="90229" w:author="Claude - סמנטי" w:date="2026-10-11T12:19:31Z">
        <w:r>
          <w:rPr>
            <w:spacing w:val="-4"/>
            <w:rtl/>
          </w:rPr>
          <w:t xml:space="preserve">של חיטה</w:t>
        </w:r>
      </w:ins>
      <w:del w:id="90230" w:author="Claude - סמנטי" w:date="2026-10-11T12:19:31Z">
        <w:r w:rsidRPr="00132755">
          <w:rPr>
            <w:spacing w:val="-4"/>
            <w:rtl/>
          </w:rPr>
          <w:delText xml:space="preserve">דחיטתא</w:delText>
        </w:r>
      </w:del>
      <w:r w:rsidRPr="00132755">
        <w:rPr>
          <w:spacing w:val="-4"/>
          <w:rtl/>
        </w:rPr>
        <w:t xml:space="preserve"> - קדשה.</w:t>
      </w:r>
    </w:p>
    <w:p>
      <w:pPr>
        <w:pStyle w:val="38"/>
        <w:rPr>
          <w:ins w:id="95632" w:author="מנוע מכני" w:date="2026-10-11T12:04:40Z"/>
        </w:rPr>
      </w:pPr>
      <w:r w:rsidRPr="006F178A">
        <w:t xml:space="preserve">והך</w:t>
      </w:r>
    </w:p>
    <w:p w:rsidR="005851B8" w:rsidRPr="006F178A" w:rsidRDefault="005851B8" w:rsidP="005851B8">
      <w:pPr>
        <w:rPr>
          <w:rtl/>
        </w:rPr>
      </w:pPr>
      <w:del w:id="95633" w:author="מנוע מכני" w:date="2026-10-11T12:04:40Z">
        <w:r w:rsidRPr="006F178A">
          <w:rPr>
            <w:rtl/>
          </w:rPr>
          <w:delText xml:space="preserve"> </w:delText>
        </w:r>
      </w:del>
      <w:r w:rsidRPr="006F178A">
        <w:rPr>
          <w:rtl/>
        </w:rPr>
        <w:t xml:space="preserve">דמעשר בהמה </w:t>
      </w:r>
      <w:ins w:id="93988" w:author="מנוע מכני" w:date="2026-10-11T12:04:40Z">
        <w:r>
          <w:rPr>
            <w:rtl/>
          </w:rPr>
          <w:t xml:space="preserve">דאינו</w:t>
        </w:r>
      </w:ins>
      <w:del w:id="93989" w:author="מנוע מכני" w:date="2026-10-11T12:04:40Z">
        <w:r w:rsidRPr="006F178A">
          <w:rPr>
            <w:rtl/>
          </w:rPr>
          <w:delText xml:space="preserve">דליתיה</w:delText>
        </w:r>
      </w:del>
      <w:r w:rsidRPr="006F178A">
        <w:rPr>
          <w:rtl/>
        </w:rPr>
        <w:t xml:space="preserve"> לחצאין, </w:t>
      </w:r>
      <w:r w:rsidRPr="006F178A">
        <w:rPr>
          <w:rStyle w:val="2fb"/>
          <w:rtl/>
        </w:rPr>
        <w:t xml:space="preserve">וכדרבה</w:t>
      </w:r>
      <w:r w:rsidRPr="006F178A">
        <w:rPr>
          <w:rtl/>
        </w:rPr>
        <w:t xml:space="preserve"> דיצאו שנים בעשירי, וקראן עשירי, עשירי ואחד עשר מעורבין זה בזה.</w:t>
      </w:r>
    </w:p>
    <w:p w:rsidR="005851B8" w:rsidRDefault="005851B8" w:rsidP="005851B8">
      <w:pPr>
        <w:rPr>
          <w:rtl/>
        </w:rPr>
      </w:pPr>
      <w:r w:rsidRPr="006F178A">
        <w:rPr>
          <w:rtl/>
        </w:rPr>
        <w:t xml:space="preserve">שאני מעשר בהמה </w:t>
      </w:r>
      <w:ins w:id="93990" w:author="מנוע מכני" w:date="2026-10-11T12:04:40Z">
        <w:r>
          <w:rPr>
            <w:rtl/>
          </w:rPr>
          <w:t xml:space="preserve">דישנו</w:t>
        </w:r>
      </w:ins>
      <w:del w:id="93991" w:author="מנוע מכני" w:date="2026-10-11T12:04:40Z">
        <w:r w:rsidRPr="006F178A">
          <w:rPr>
            <w:rtl/>
          </w:rPr>
          <w:delText xml:space="preserve">דאיתיה</w:delText>
        </w:r>
      </w:del>
      <w:r w:rsidRPr="006F178A">
        <w:rPr>
          <w:rtl/>
        </w:rPr>
        <w:t xml:space="preserve"> בזה אחר זה בטעות, [מצד קריית שם]</w:t>
      </w:r>
    </w:p>
    <w:p>
      <w:pPr>
        <w:pStyle w:val="38"/>
        <w:rPr>
          <w:ins w:id="95634" w:author="מנוע מכני" w:date="2026-10-11T12:04:40Z"/>
        </w:rPr>
      </w:pPr>
      <w:r w:rsidRPr="006F178A">
        <w:lastRenderedPageBreak/>
        <w:t xml:space="preserve">דתנן</w:t>
      </w:r>
      <w:r w:rsidRPr="006F178A">
        <w:lastRenderedPageBreak/>
        <w:t xml:space="preserve">:</w:t>
      </w:r>
    </w:p>
    <w:p w:rsidR="005851B8" w:rsidRPr="006F178A" w:rsidRDefault="005851B8" w:rsidP="005851B8">
      <w:pPr>
        <w:rPr>
          <w:rtl/>
        </w:rPr>
      </w:pPr>
      <w:del w:id="95635" w:author="מנוע מכני" w:date="2026-10-11T12:04:40Z">
        <w:r w:rsidRPr="006F178A">
          <w:rPr>
            <w:rtl/>
          </w:rPr>
          <w:lastRenderedPageBreak/>
          <w:delText xml:space="preserve"> </w:delText>
        </w:r>
      </w:del>
      <w:r w:rsidRPr="006F178A">
        <w:rPr>
          <w:rtl/>
        </w:rPr>
        <w:lastRenderedPageBreak/>
        <w:t xml:space="preserve">קרא לתשיעי עשירי, ולעשירי תשיעי, ולאחד עשר עשירי - שלשתן מקודשין.</w:t>
      </w:r>
    </w:p>
    <w:p>
      <w:pPr>
        <w:pStyle w:val="38"/>
        <w:rPr>
          <w:ins w:id="95636" w:author="מנוע מכני" w:date="2026-10-11T12:04:40Z"/>
        </w:rPr>
      </w:pPr>
      <w:r w:rsidRPr="006F178A">
        <w:t xml:space="preserve">והך</w:t>
      </w:r>
    </w:p>
    <w:p w:rsidR="005851B8" w:rsidRDefault="005851B8" w:rsidP="005851B8">
      <w:pPr>
        <w:rPr>
          <w:rtl/>
        </w:rPr>
      </w:pPr>
      <w:del w:id="95637" w:author="מנוע מכני" w:date="2026-10-11T12:04:40Z">
        <w:r w:rsidRPr="006F178A">
          <w:rPr>
            <w:rtl/>
          </w:rPr>
          <w:delText xml:space="preserve"> </w:delText>
        </w:r>
      </w:del>
      <w:r w:rsidRPr="006F178A">
        <w:rPr>
          <w:rtl/>
        </w:rPr>
        <w:t xml:space="preserve">דתודה </w:t>
      </w:r>
      <w:ins w:id="91192" w:author="מנוע מכני" w:date="2026-10-11T12:04:40Z">
        <w:r>
          <w:rPr>
            <w:rtl/>
          </w:rPr>
          <w:t xml:space="preserve">דאין</w:t>
        </w:r>
      </w:ins>
      <w:del w:id="91193" w:author="מנוע מכני" w:date="2026-10-11T12:04:40Z">
        <w:r w:rsidRPr="006F178A">
          <w:rPr>
            <w:rtl/>
          </w:rPr>
          <w:delText xml:space="preserve">דליתא</w:delText>
        </w:r>
      </w:del>
      <w:r w:rsidRPr="006F178A">
        <w:rPr>
          <w:rtl/>
        </w:rPr>
        <w:t xml:space="preserve"> בטעות </w:t>
      </w:r>
      <w:ins w:id="91194" w:author="מנוע מכני" w:date="2026-10-11T12:04:40Z">
        <w:r>
          <w:rPr>
            <w:rtl/>
          </w:rPr>
          <w:t xml:space="preserve">ואין</w:t>
        </w:r>
      </w:ins>
      <w:del w:id="91195" w:author="מנוע מכני" w:date="2026-10-11T12:04:40Z">
        <w:r w:rsidRPr="006F178A">
          <w:rPr>
            <w:rtl/>
          </w:rPr>
          <w:delText xml:space="preserve">וליתא</w:delText>
        </w:r>
      </w:del>
      <w:r w:rsidRPr="006F178A">
        <w:rPr>
          <w:rtl/>
        </w:rPr>
        <w:t xml:space="preserve"> בזה אחר זה: ואיתמר: תודה שנשחטה על שמונים חלות, </w:t>
      </w:r>
      <w:r w:rsidRPr="006F178A">
        <w:rPr>
          <w:rStyle w:val="2fb"/>
          <w:rtl/>
        </w:rPr>
        <w:t xml:space="preserve">לחזקיה</w:t>
      </w:r>
      <w:r w:rsidRPr="006F178A">
        <w:rPr>
          <w:rtl/>
        </w:rPr>
        <w:t xml:space="preserve"> </w:t>
      </w:r>
      <w:ins w:id="92562" w:author="מנוע מכני" w:date="2026-10-11T12:04:40Z">
        <w:r>
          <w:rPr>
            <w:rtl/>
          </w:rPr>
          <w:t xml:space="preserve">מאלו</w:t>
        </w:r>
      </w:ins>
      <w:del w:id="92563" w:author="מנוע מכני" w:date="2026-10-11T12:04:40Z">
        <w:r w:rsidRPr="006F178A">
          <w:rPr>
            <w:rtl/>
          </w:rPr>
          <w:delText xml:space="preserve">מהני</w:delText>
        </w:r>
      </w:del>
      <w:r w:rsidRPr="006F178A">
        <w:rPr>
          <w:rtl/>
        </w:rPr>
        <w:t xml:space="preserve"> לארבעים</w:t>
      </w:r>
      <w:r w:rsidRPr="006F178A">
        <w:rPr>
          <w:rFonts w:hint="cs"/>
          <w:rtl/>
        </w:rPr>
        <w:t xml:space="preserve"> </w:t>
      </w:r>
      <w:r w:rsidRPr="006F178A">
        <w:rPr>
          <w:rtl/>
        </w:rPr>
        <w:t xml:space="preserve">[</w:t>
      </w:r>
      <w:r w:rsidRPr="006F178A">
        <w:rPr>
          <w:rStyle w:val="2fb"/>
          <w:rtl/>
        </w:rPr>
        <w:t xml:space="preserve">ולר"יו</w:t>
      </w:r>
      <w:r w:rsidRPr="006F178A">
        <w:rPr>
          <w:rtl/>
        </w:rPr>
        <w:t xml:space="preserve"> </w:t>
      </w:r>
      <w:r w:rsidRPr="006F178A">
        <w:rPr>
          <w:rtl/>
        </w:rPr>
        <w:t xml:space="preserve">לא</w:t>
      </w:r>
      <w:r w:rsidRPr="006F178A">
        <w:rPr>
          <w:rtl/>
        </w:rPr>
        <w:t xml:space="preserve"> </w:t>
      </w:r>
      <w:ins w:id="92564" w:author="מנוע מכני" w:date="2026-10-11T12:04:40Z">
        <w:r>
          <w:rPr>
            <w:rtl/>
          </w:rPr>
          <w:t xml:space="preserve">מאלו</w:t>
        </w:r>
      </w:ins>
      <w:del w:id="92565" w:author="מנוע מכני" w:date="2026-10-11T12:04:40Z">
        <w:r w:rsidRPr="006F178A">
          <w:rPr>
            <w:rtl/>
          </w:rPr>
          <w:delText xml:space="preserve">מהני</w:delText>
        </w:r>
      </w:del>
      <w:r w:rsidRPr="006F178A">
        <w:rPr>
          <w:rtl/>
        </w:rPr>
        <w:t xml:space="preserve"> לכלום]</w:t>
      </w:r>
    </w:p>
    <w:p w:rsidR="005851B8" w:rsidRPr="006F178A" w:rsidRDefault="005851B8" w:rsidP="005851B8">
      <w:pPr>
        <w:rPr>
          <w:rtl/>
        </w:rPr>
      </w:pPr>
      <w:r w:rsidRPr="006F178A">
        <w:rPr>
          <w:rtl/>
        </w:rPr>
        <w:t xml:space="preserve">מיירי דאמר בסתמא והך </w:t>
      </w:r>
      <w:ins w:id="90231" w:author="Claude - סמנטי" w:date="2026-10-11T12:19:31Z">
        <w:r>
          <w:rPr>
            <w:rtl/>
          </w:rPr>
          <w:t xml:space="preserve">מחלוקת</w:t>
        </w:r>
      </w:ins>
      <w:del w:id="90232" w:author="Claude - סמנטי" w:date="2026-10-11T12:19:31Z">
        <w:r w:rsidRPr="006F178A">
          <w:rPr>
            <w:rtl/>
          </w:rPr>
          <w:delText xml:space="preserve">פלוגתא</w:delText>
        </w:r>
      </w:del>
      <w:r w:rsidRPr="006F178A">
        <w:rPr>
          <w:rtl/>
        </w:rPr>
        <w:t xml:space="preserve"> דמר סבר לאחריות</w:t>
      </w:r>
      <w:r>
        <w:rPr>
          <w:rtl/>
        </w:rPr>
        <w:t xml:space="preserve"> </w:t>
      </w:r>
      <w:r w:rsidRPr="006F178A">
        <w:rPr>
          <w:rtl/>
        </w:rPr>
        <w:t>מכוין ומהני, ועל תנאי אייתינהו. ומר סבר: לקרבן גדול</w:t>
      </w:r>
      <w:r>
        <w:rPr>
          <w:rtl/>
        </w:rPr>
        <w:t xml:space="preserve"> </w:t>
      </w:r>
      <w:r w:rsidRPr="006F178A">
        <w:rPr>
          <w:rtl/>
        </w:rPr>
        <w:t>מכוין.</w:t>
      </w:r>
    </w:p>
    <w:p w:rsidR="005851B8" w:rsidRPr="006F178A" w:rsidRDefault="005851B8" w:rsidP="005851B8">
      <w:pPr>
        <w:rPr>
          <w:rtl/>
        </w:rPr>
      </w:pPr>
      <w:r w:rsidRPr="006F178A">
        <w:rPr>
          <w:rtl/>
        </w:rPr>
        <w:t xml:space="preserve">אבל </w:t>
      </w:r>
      <w:ins w:id="93652" w:author="מנוע מכני" w:date="2026-10-11T12:04:40Z">
        <w:r>
          <w:rPr>
            <w:rtl/>
          </w:rPr>
          <w:t xml:space="preserve">אם </w:t>
        </w:r>
      </w:ins>
      <w:del w:id="93653" w:author="מנוע מכני" w:date="2026-10-11T12:04:40Z">
        <w:r w:rsidRPr="006F178A">
          <w:rPr>
            <w:rtl/>
          </w:rPr>
          <w:delText xml:space="preserve">אי </w:delText>
        </w:r>
      </w:del>
      <w:r w:rsidRPr="006F178A">
        <w:rPr>
          <w:rtl/>
        </w:rPr>
        <w:t xml:space="preserve">אמר</w:t>
      </w:r>
      <w:r w:rsidRPr="006F178A">
        <w:rPr>
          <w:rtl/>
        </w:rPr>
        <w:t xml:space="preserve"> </w:t>
      </w:r>
      <w:r w:rsidRPr="006F178A">
        <w:rPr>
          <w:rtl/>
        </w:rPr>
        <w:t xml:space="preserve">לא</w:t>
      </w:r>
      <w:r w:rsidRPr="006F178A">
        <w:rPr>
          <w:rtl/>
        </w:rPr>
        <w:t xml:space="preserve"> יקדשו ארבעים </w:t>
      </w:r>
      <w:r w:rsidRPr="006F178A">
        <w:rPr>
          <w:rtl/>
        </w:rPr>
        <w:t xml:space="preserve">אא"כ</w:t>
      </w:r>
      <w:r w:rsidRPr="006F178A">
        <w:rPr>
          <w:rtl/>
        </w:rPr>
        <w:t xml:space="preserve"> קדשו שמונים </w:t>
      </w:r>
      <w:r w:rsidRPr="006F178A">
        <w:rPr>
          <w:b/>
          <w:bCs/>
          <w:rtl/>
        </w:rPr>
        <w:t>הכל מודים</w:t>
      </w:r>
      <w:r w:rsidRPr="006F178A">
        <w:rPr>
          <w:rtl/>
        </w:rPr>
        <w:t xml:space="preserve"> דלא </w:t>
      </w:r>
      <w:ins w:id="92566" w:author="מנוע מכני" w:date="2026-10-11T12:04:40Z">
        <w:r>
          <w:rPr>
            <w:rtl/>
          </w:rPr>
          <w:t xml:space="preserve">מאלו</w:t>
        </w:r>
      </w:ins>
      <w:del w:id="92567" w:author="מנוע מכני" w:date="2026-10-11T12:04:40Z">
        <w:r w:rsidRPr="006F178A">
          <w:rPr>
            <w:rtl/>
          </w:rPr>
          <w:delText xml:space="preserve">מהני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638" w:author="מנוע מכני" w:date="2026-10-11T12:04:40Z"/>
        </w:rPr>
      </w:pPr>
      <w:r w:rsidRPr="006F178A">
        <w:t xml:space="preserve">אביי:</w:t>
      </w:r>
    </w:p>
    <w:p w:rsidR="005851B8" w:rsidRPr="006F178A" w:rsidRDefault="005851B8" w:rsidP="005851B8">
      <w:pPr>
        <w:rPr>
          <w:rtl/>
        </w:rPr>
      </w:pPr>
      <w:del w:id="95639" w:author="מנוע מכני" w:date="2026-10-11T12:04:40Z">
        <w:r w:rsidRPr="006F178A">
          <w:rPr>
            <w:rFonts w:ascii="Fb Fontext" w:hAnsi="Fb Fontext"/>
            <w:rtl/>
          </w:rPr>
          <w:delText xml:space="preserve"> </w:delText>
        </w:r>
      </w:del>
      <w:r w:rsidRPr="006F178A">
        <w:rPr>
          <w:rFonts w:ascii="Fb Fontext" w:hAnsi="Fb Fontext"/>
          <w:rtl/>
        </w:rPr>
        <w:t xml:space="preserve">דברי </w:t>
      </w:r>
      <w:r w:rsidRPr="006F178A">
        <w:rPr>
          <w:rStyle w:val="2fb"/>
          <w:rFonts w:ascii="Fb Fontext" w:hAnsi="Fb Fontext"/>
          <w:rtl/>
        </w:rPr>
        <w:t xml:space="preserve">רב</w:t>
      </w:r>
      <w:r w:rsidRPr="006F178A">
        <w:rPr>
          <w:rFonts w:ascii="Fb Fontext" w:hAnsi="Fb Fontext"/>
          <w:rtl/>
        </w:rPr>
        <w:t xml:space="preserve"> דלא </w:t>
      </w:r>
      <w:r w:rsidRPr="006F178A">
        <w:rPr>
          <w:rFonts w:ascii="Fb Fontext" w:hAnsi="Fb Fontext"/>
          <w:rtl/>
        </w:rPr>
        <w:t xml:space="preserve">אמר</w:t>
      </w:r>
      <w:r w:rsidRPr="006F178A">
        <w:rPr>
          <w:rFonts w:ascii="Fb Fontext" w:hAnsi="Fb Fontext"/>
          <w:rtl/>
        </w:rPr>
        <w:t xml:space="preserve"> כלום היינו ביש תחתיו י"ב אמות אבל באין תחתיו י"ב אמות ודאי מקצת ביתו ניכר באמצע.</w:t>
      </w:r>
    </w:p>
    <w:p>
      <w:pPr>
        <w:pStyle w:val="38"/>
        <w:rPr>
          <w:ins w:id="95640" w:author="מנוע מכני" w:date="2026-10-11T12:04:40Z"/>
        </w:rPr>
      </w:pPr>
      <w:r w:rsidRPr="00132755">
        <w:t xml:space="preserve">רהבדר"י:</w:t>
      </w:r>
    </w:p>
    <w:p w:rsidR="005851B8" w:rsidRPr="00132755" w:rsidRDefault="005851B8" w:rsidP="005851B8">
      <w:pPr>
        <w:rPr>
          <w:spacing w:val="-4"/>
          <w:rtl/>
        </w:rPr>
      </w:pPr>
      <w:del w:id="95641" w:author="מנוע מכני" w:date="2026-10-11T12:04:40Z">
        <w:r w:rsidRPr="00132755">
          <w:rPr>
            <w:spacing w:val="-4"/>
            <w:rtl/>
          </w:rPr>
          <w:delText xml:space="preserve"> </w:delText>
        </w:r>
      </w:del>
      <w:r w:rsidRPr="00132755">
        <w:rPr>
          <w:spacing w:val="-4"/>
          <w:rtl/>
        </w:rPr>
        <w:t xml:space="preserve">עדיין אין בהכרח ניכר באמצע </w:t>
      </w:r>
      <w:r w:rsidRPr="00132755">
        <w:rPr>
          <w:spacing w:val="-4"/>
          <w:rtl/>
        </w:rPr>
        <w:t xml:space="preserve">אא"כ</w:t>
      </w:r>
      <w:r w:rsidRPr="00132755">
        <w:rPr>
          <w:spacing w:val="-4"/>
          <w:rtl/>
        </w:rPr>
        <w:t xml:space="preserve"> פחות משמונה אמות דאז וודאי מקצת ביתו ניכר.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w:t>
      </w:r>
    </w:p>
    <w:p>
      <w:pPr>
        <w:pStyle w:val="afffff8"/>
        <w:rPr>
          <w:ins w:id="90407" w:author="קלוד" w:date="2026-10-11T12:24:08Z"/>
        </w:rPr>
      </w:pPr>
      <w:ins w:id="90408" w:author="קלוד" w:date="2026-10-11T12:24:08Z">
        <w:r>
          <w:rPr>
            <w:color w:val="7B3F00"/>
          </w:rPr>
          <w:t xml:space="preserve">'שביתתי במקום פלוני' - מהלך עד אותו מקום</w:t>
        </w:r>
      </w:ins>
    </w:p>
    <w:p>
      <w:pPr>
        <w:pStyle w:val="38"/>
        <w:rPr>
          <w:ins w:id="95642" w:author="מנוע מכני" w:date="2026-10-11T12:04:40Z"/>
        </w:rPr>
      </w:pPr>
      <w:r w:rsidRPr="00132755">
        <w:t>ת"</w:t>
      </w:r>
      <w:r w:rsidRPr="00132755">
        <w:t>כ</w:t>
      </w:r>
      <w:r w:rsidRPr="00132755">
        <w:t xml:space="preserve"> דרב:</w:t>
      </w:r>
    </w:p>
    <w:p w:rsidR="005851B8" w:rsidRPr="00132755" w:rsidRDefault="005851B8" w:rsidP="005851B8">
      <w:pPr>
        <w:rPr>
          <w:rFonts w:cs="Guttman Vilna"/>
          <w:b/>
          <w:bCs/>
          <w:spacing w:val="-4"/>
          <w:rtl/>
        </w:rPr>
      </w:pPr>
      <w:del w:id="95643" w:author="מנוע מכני" w:date="2026-10-11T12:04:40Z">
        <w:r w:rsidRPr="00132755">
          <w:rPr>
            <w:spacing w:val="-4"/>
            <w:rtl/>
          </w:rPr>
          <w:delText xml:space="preserve"> </w:delText>
        </w:r>
      </w:del>
      <w:r w:rsidRPr="00132755">
        <w:rPr>
          <w:spacing w:val="-4"/>
          <w:rtl/>
        </w:rPr>
        <w:t xml:space="preserve">מי שבא בדרך וחשכה לו, והיה מכיר אילן או גדר, ואמר שביתתי תחתיו</w:t>
      </w:r>
      <w:r w:rsidRPr="00132755">
        <w:rPr>
          <w:rFonts w:hint="cs"/>
          <w:spacing w:val="-4"/>
          <w:rtl/>
        </w:rPr>
        <w:t xml:space="preserve"> </w:t>
      </w:r>
      <w:r w:rsidRPr="00132755">
        <w:rPr>
          <w:spacing w:val="-4"/>
          <w:rtl/>
        </w:rPr>
        <w:t xml:space="preserve">לא</w:t>
      </w:r>
      <w:r w:rsidRPr="00132755">
        <w:rPr>
          <w:spacing w:val="-4"/>
          <w:rtl/>
        </w:rPr>
        <w:t xml:space="preserve"> </w:t>
      </w:r>
      <w:r w:rsidRPr="00132755">
        <w:rPr>
          <w:spacing w:val="-4"/>
          <w:rtl/>
        </w:rPr>
        <w:t xml:space="preserve">אמר</w:t>
      </w:r>
      <w:r w:rsidRPr="00132755">
        <w:rPr>
          <w:spacing w:val="-4"/>
          <w:rtl/>
        </w:rPr>
        <w:t xml:space="preserve"> כלום.</w:t>
      </w:r>
    </w:p>
    <w:p w:rsidR="005851B8" w:rsidRPr="009757B9" w:rsidRDefault="005851B8" w:rsidP="005851B8">
      <w:pPr>
        <w:rPr>
          <w:rFonts w:cs="Guttman Vilna"/>
          <w:b/>
          <w:bCs/>
          <w:rtl/>
        </w:rPr>
      </w:pPr>
      <w:r w:rsidRPr="006F178A">
        <w:rPr>
          <w:rtl/>
        </w:rPr>
        <w:t xml:space="preserve">אבל </w:t>
      </w:r>
      <w:ins w:id="93654" w:author="מנוע מכני" w:date="2026-10-11T12:04:40Z">
        <w:r>
          <w:rPr>
            <w:rtl/>
          </w:rPr>
          <w:t xml:space="preserve">אם </w:t>
        </w:r>
      </w:ins>
      <w:del w:id="93655" w:author="מנוע מכני" w:date="2026-10-11T12:04:40Z">
        <w:r w:rsidRPr="006F178A">
          <w:rPr>
            <w:rtl/>
          </w:rPr>
          <w:delText xml:space="preserve">אי </w:delText>
        </w:r>
      </w:del>
      <w:r w:rsidRPr="006F178A">
        <w:rPr>
          <w:rtl/>
        </w:rPr>
        <w:t xml:space="preserve">אמר</w:t>
      </w:r>
      <w:r w:rsidRPr="006F178A">
        <w:rPr>
          <w:rtl/>
        </w:rPr>
        <w:t xml:space="preserve"> שביתתי במקום פלוני מהלך עד שמגיע לאותו מקום. הגיע לאותו מקום מהלך את כולו וחוצה לו אלפים אמה.</w:t>
      </w:r>
    </w:p>
    <w:p w:rsidR="005851B8" w:rsidRPr="009757B9" w:rsidRDefault="005851B8" w:rsidP="005851B8">
      <w:pPr>
        <w:rPr>
          <w:rFonts w:cs="Guttman Vilna"/>
          <w:b/>
          <w:bCs/>
          <w:rtl/>
        </w:rPr>
      </w:pPr>
      <w:r w:rsidRPr="006F178A">
        <w:rPr>
          <w:rtl/>
        </w:rPr>
        <w:t xml:space="preserve">בד"א</w:t>
      </w:r>
      <w:r w:rsidRPr="006F178A">
        <w:rPr>
          <w:rtl/>
        </w:rPr>
        <w:t xml:space="preserve">- במקום המסויים, כגון ששבת בתל שהוא גבוה י"ט והוא מד"א ועד בית סאתים.</w:t>
      </w:r>
    </w:p>
    <w:p w:rsidR="005851B8" w:rsidRPr="009757B9" w:rsidRDefault="005851B8" w:rsidP="005851B8">
      <w:pPr>
        <w:rPr>
          <w:rFonts w:cs="Guttman Vilna"/>
          <w:b/>
          <w:bCs/>
          <w:rtl/>
        </w:rPr>
      </w:pPr>
      <w:r w:rsidRPr="006F178A">
        <w:rPr>
          <w:rtl/>
        </w:rPr>
        <w:t>וכן בקעה שהיא עמוקה עשרה והיא מארבע אמות ועד בית סאתים. אבל במקום שאין מסויים - אין לו אלא ארבע אמות.</w:t>
      </w:r>
    </w:p>
    <w:p w:rsidR="005851B8" w:rsidRPr="009757B9" w:rsidRDefault="005851B8" w:rsidP="005851B8">
      <w:pPr>
        <w:rPr>
          <w:rFonts w:cs="Guttman Vilna"/>
          <w:b/>
          <w:bCs/>
          <w:rtl/>
        </w:rPr>
      </w:pPr>
      <w:r w:rsidRPr="006F178A">
        <w:rPr>
          <w:rtl/>
        </w:rPr>
        <w:t>היו שנים, שאינו מכיר מוסר שביתתו למכיר, והמכיר אומר שביתתי במקום פלוני.</w:t>
      </w:r>
    </w:p>
    <w:p w:rsidR="005851B8" w:rsidRPr="009757B9" w:rsidRDefault="005851B8" w:rsidP="005851B8">
      <w:pPr>
        <w:rPr>
          <w:rFonts w:cs="Guttman Vilna"/>
          <w:b/>
          <w:bCs/>
          <w:rtl/>
        </w:rPr>
      </w:pPr>
      <w:r w:rsidRPr="006F178A">
        <w:rPr>
          <w:rtl/>
        </w:rPr>
        <w:t xml:space="preserve">בד"א</w:t>
      </w:r>
      <w:r w:rsidRPr="006F178A">
        <w:rPr>
          <w:rtl/>
        </w:rPr>
        <w:t xml:space="preserve"> כשסיים ד"א שקבע אבל </w:t>
      </w:r>
      <w:ins w:id="93656" w:author="מנוע מכני" w:date="2026-10-11T12:04:40Z">
        <w:r>
          <w:rPr>
            <w:rtl/>
          </w:rPr>
          <w:t xml:space="preserve">אם </w:t>
        </w:r>
      </w:ins>
      <w:del w:id="93657" w:author="מנוע מכני" w:date="2026-10-11T12:04:40Z">
        <w:r w:rsidRPr="006F178A">
          <w:rPr>
            <w:rtl/>
          </w:rPr>
          <w:delText xml:space="preserve">אי </w:delText>
        </w:r>
      </w:del>
      <w:r w:rsidRPr="006F178A">
        <w:rPr>
          <w:rtl/>
        </w:rPr>
        <w:t xml:space="preserve">לא</w:t>
      </w:r>
      <w:r w:rsidRPr="006F178A">
        <w:rPr>
          <w:rtl/>
        </w:rPr>
        <w:t xml:space="preserve"> סיים </w:t>
      </w:r>
      <w:r w:rsidRPr="006F178A">
        <w:rPr>
          <w:rtl/>
        </w:rPr>
        <w:t xml:space="preserve">לא</w:t>
      </w:r>
      <w:r w:rsidRPr="006F178A">
        <w:rPr>
          <w:rtl/>
        </w:rPr>
        <w:t xml:space="preserve"> יזוז ממקומו.</w:t>
      </w:r>
    </w:p>
    <w:p w:rsidR="005851B8" w:rsidRPr="009757B9" w:rsidRDefault="005851B8" w:rsidP="005851B8">
      <w:pPr>
        <w:rPr>
          <w:rFonts w:cs="Guttman Vilna"/>
          <w:b/>
          <w:bCs/>
          <w:rtl/>
        </w:rPr>
      </w:pPr>
      <w:r w:rsidRPr="006F178A">
        <w:rPr>
          <w:rStyle w:val="2fb"/>
          <w:rtl/>
        </w:rPr>
        <w:t xml:space="preserve">ושמואל</w:t>
      </w:r>
      <w:r w:rsidRPr="006F178A">
        <w:rPr>
          <w:rtl/>
        </w:rPr>
        <w:t xml:space="preserve"> </w:t>
      </w:r>
      <w:ins w:id="93992" w:author="מנוע מכני" w:date="2026-10-11T12:04:40Z">
        <w:r>
          <w:rPr>
            <w:rtl/>
          </w:rPr>
          <w:t xml:space="preserve">סבר</w:t>
        </w:r>
      </w:ins>
      <w:del w:id="93993" w:author="מנוע מכני" w:date="2026-10-11T12:04:40Z">
        <w:r w:rsidRPr="006F178A">
          <w:rPr>
            <w:rtl/>
          </w:rPr>
          <w:delText xml:space="preserve">ס"ל</w:delText>
        </w:r>
      </w:del>
      <w:r w:rsidRPr="006F178A">
        <w:rPr>
          <w:rtl/>
        </w:rPr>
        <w:t xml:space="preserve"> </w:t>
      </w:r>
      <w:ins w:id="91196" w:author="מנוע מכני" w:date="2026-10-11T12:04:40Z">
        <w:r>
          <w:rPr>
            <w:rtl/>
          </w:rPr>
          <w:t xml:space="preserve">דכאן</w:t>
        </w:r>
      </w:ins>
      <w:del w:id="91197" w:author="מנוע מכני" w:date="2026-10-11T12:04:40Z">
        <w:r w:rsidRPr="006F178A">
          <w:rPr>
            <w:rtl/>
          </w:rPr>
          <w:delText xml:space="preserve">דהכא</w:delText>
        </w:r>
      </w:del>
      <w:r w:rsidRPr="006F178A">
        <w:rPr>
          <w:rtl/>
        </w:rPr>
        <w:t xml:space="preserve"> מיירי דצד אחד של האילן רחוק ממקום רגליו ועד עיקרו אלפייים וד"א, </w:t>
      </w:r>
      <w:ins w:id="92568" w:author="מנוע מכני" w:date="2026-10-11T12:04:40Z">
        <w:r>
          <w:rPr>
            <w:rtl/>
          </w:rPr>
          <w:t xml:space="preserve">לכך</w:t>
        </w:r>
      </w:ins>
      <w:del w:id="92569" w:author="מנוע מכני" w:date="2026-10-11T12:04:40Z">
        <w:r w:rsidRPr="006F178A">
          <w:rPr>
            <w:rtl/>
          </w:rPr>
          <w:delText xml:space="preserve">להכי</w:delText>
        </w:r>
      </w:del>
      <w:r w:rsidRPr="006F178A">
        <w:rPr>
          <w:rtl/>
        </w:rPr>
        <w:t xml:space="preserve"> צריך לסיים באיזה צד.</w:t>
      </w:r>
    </w:p>
    <w:p>
      <w:pPr>
        <w:pStyle w:val="38"/>
        <w:rPr>
          <w:ins w:id="95644" w:author="מנוע מכני" w:date="2026-10-11T12:04:40Z"/>
        </w:rPr>
      </w:pPr>
      <w:r w:rsidRPr="006061D7">
        <w:t xml:space="preserve">ת"כ דשמואל:</w:t>
      </w:r>
    </w:p>
    <w:p w:rsidR="005851B8" w:rsidRPr="006061D7" w:rsidRDefault="005851B8" w:rsidP="005851B8">
      <w:pPr>
        <w:rPr>
          <w:rtl/>
        </w:rPr>
      </w:pPr>
      <w:del w:id="95645" w:author="מנוע מכני" w:date="2026-10-11T12:04:40Z">
        <w:r w:rsidRPr="006061D7">
          <w:rPr>
            <w:rtl/>
          </w:rPr>
          <w:delText xml:space="preserve"> </w:delText>
        </w:r>
      </w:del>
      <w:r w:rsidRPr="006061D7">
        <w:rPr>
          <w:rtl/>
        </w:rPr>
        <w:t xml:space="preserve">טעה ועירב לשתי רוחות, או שמדומה הוא שאפשר או שאמר לעבדיו צאו וערבו לי, אחד עירב עליו לצפון ואחד עירב עליו לדרום מהלך לצפון כעירובו לדרום, ולדרום כעירובו לצפון. ורק </w:t>
      </w:r>
      <w:ins w:id="93658" w:author="מנוע מכני" w:date="2026-10-11T12:04:40Z">
        <w:r>
          <w:rPr>
            <w:rtl/>
          </w:rPr>
          <w:t xml:space="preserve">אם </w:t>
        </w:r>
      </w:ins>
      <w:del w:id="93659" w:author="מנוע מכני" w:date="2026-10-11T12:04:40Z">
        <w:r w:rsidRPr="006061D7">
          <w:rPr>
            <w:rtl/>
          </w:rPr>
          <w:delText xml:space="preserve">אי </w:delText>
        </w:r>
      </w:del>
      <w:r w:rsidRPr="006061D7">
        <w:rPr>
          <w:rtl/>
        </w:rPr>
        <w:t xml:space="preserve">מיצעו עליו את התחום </w:t>
      </w:r>
      <w:r w:rsidRPr="006061D7">
        <w:rPr>
          <w:rtl/>
        </w:rPr>
        <w:t xml:space="preserve">לא</w:t>
      </w:r>
      <w:r w:rsidRPr="006061D7">
        <w:rPr>
          <w:rtl/>
        </w:rPr>
        <w:t xml:space="preserve"> יזוז ממקומו.</w:t>
      </w:r>
    </w:p>
    <w:p>
      <w:pPr>
        <w:pStyle w:val="38"/>
        <w:rPr>
          <w:ins w:id="95646" w:author="מנוע מכני" w:date="2026-10-11T12:04:40Z"/>
        </w:rPr>
      </w:pPr>
      <w:r w:rsidRPr="006F178A">
        <w:t xml:space="preserve">וקשה</w:t>
      </w:r>
    </w:p>
    <w:p w:rsidR="005851B8" w:rsidRPr="00EC3AF0" w:rsidRDefault="005851B8" w:rsidP="005851B8">
      <w:pPr>
        <w:rPr>
          <w:b/>
          <w:bCs/>
          <w:rtl/>
        </w:rPr>
      </w:pPr>
      <w:del w:id="95647" w:author="מנוע מכני" w:date="2026-10-11T12:04:40Z">
        <w:r w:rsidRPr="006F178A">
          <w:rPr>
            <w:rFonts w:ascii="Fb Fontext" w:hAnsi="Fb Fontext"/>
            <w:rtl/>
          </w:rPr>
          <w:delText xml:space="preserve"> </w:delText>
        </w:r>
      </w:del>
      <w:r w:rsidRPr="006F178A">
        <w:rPr>
          <w:rStyle w:val="2fb"/>
          <w:rFonts w:ascii="Fb Fontext" w:hAnsi="Fb Fontext"/>
          <w:rtl/>
        </w:rPr>
        <w:t xml:space="preserve">לרב</w:t>
      </w:r>
      <w:r w:rsidRPr="006F178A">
        <w:rPr>
          <w:rFonts w:ascii="Fb Fontext" w:hAnsi="Fb Fontext"/>
          <w:rtl/>
        </w:rPr>
        <w:t xml:space="preserve"> </w:t>
      </w:r>
      <w:ins w:id="93994" w:author="מנוע מכני" w:date="2026-10-11T12:04:40Z">
        <w:r>
          <w:rPr>
            <w:rFonts w:ascii="Fb Fontext" w:hAnsi="Fb Fontext"/>
            <w:rtl/>
          </w:rPr>
          <w:t xml:space="preserve">דסבר</w:t>
        </w:r>
      </w:ins>
      <w:del w:id="93995" w:author="מנוע מכני" w:date="2026-10-11T12:04:40Z">
        <w:r w:rsidRPr="006F178A">
          <w:rPr>
            <w:rFonts w:ascii="Fb Fontext" w:hAnsi="Fb Fontext"/>
            <w:rtl/>
          </w:rPr>
          <w:delText xml:space="preserve">דס"ל</w:delText>
        </w:r>
      </w:del>
      <w:r w:rsidRPr="006F178A">
        <w:rPr>
          <w:rFonts w:ascii="Fb Fontext" w:hAnsi="Fb Fontext"/>
          <w:rtl/>
        </w:rPr>
        <w:t xml:space="preserve"> </w:t>
      </w:r>
      <w:r>
        <w:rPr>
          <w:rFonts w:ascii="Fb Fontext" w:hAnsi="Fb Fontext"/>
          <w:rtl/>
        </w:rPr>
        <w:t>אפי'</w:t>
      </w:r>
      <w:r w:rsidRPr="006F178A">
        <w:rPr>
          <w:rFonts w:ascii="Fb Fontext" w:hAnsi="Fb Fontext"/>
          <w:rtl/>
        </w:rPr>
        <w:t xml:space="preserve"> בסתם צריך לפרש מקומו </w:t>
      </w:r>
      <w:ins w:id="93660" w:author="מנוע מכני" w:date="2026-10-11T12:04:40Z">
        <w:r>
          <w:rPr>
            <w:rFonts w:ascii="Fb Fontext" w:hAnsi="Fb Fontext"/>
            <w:rtl/>
          </w:rPr>
          <w:t xml:space="preserve">ואם </w:t>
        </w:r>
      </w:ins>
      <w:del w:id="93661" w:author="מנוע מכני" w:date="2026-10-11T12:04:40Z">
        <w:r w:rsidRPr="006F178A">
          <w:rPr>
            <w:rFonts w:ascii="Fb Fontext" w:hAnsi="Fb Fontext"/>
            <w:rtl/>
          </w:rPr>
          <w:delText xml:space="preserve">ואי </w:delText>
        </w:r>
      </w:del>
      <w:ins w:id="91198" w:author="מנוע מכני" w:date="2026-10-11T12:04:40Z">
        <w:r>
          <w:rPr>
            <w:rFonts w:ascii="Fb Fontext" w:hAnsi="Fb Fontext"/>
            <w:rtl/>
          </w:rPr>
          <w:t xml:space="preserve">לא</w:t>
        </w:r>
      </w:ins>
      <w:del w:id="91199" w:author="מנוע מכני" w:date="2026-10-11T12:04:40Z">
        <w:r w:rsidRPr="006F178A">
          <w:rPr>
            <w:rFonts w:ascii="Fb Fontext" w:hAnsi="Fb Fontext"/>
            <w:rtl/>
          </w:rPr>
          <w:delText xml:space="preserve">לאו</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יזוז ממקומו ודחתה הגמ' </w:t>
      </w:r>
      <w:r w:rsidRPr="006F178A">
        <w:rPr>
          <w:rStyle w:val="2fb"/>
          <w:rFonts w:ascii="Fb Fontext" w:hAnsi="Fb Fontext"/>
          <w:rtl/>
        </w:rPr>
        <w:t xml:space="preserve">דרב</w:t>
      </w:r>
      <w:r w:rsidRPr="006F178A">
        <w:rPr>
          <w:rFonts w:ascii="Fb Fontext" w:hAnsi="Fb Fontext"/>
          <w:rtl/>
        </w:rPr>
        <w:t xml:space="preserve"> תנא הוא </w:t>
      </w:r>
      <w:ins w:id="94388" w:author="מנוע מכני" w:date="2026-10-11T12:04:40Z">
        <w:r>
          <w:rPr>
            <w:rFonts w:ascii="Fb Fontext" w:hAnsi="Fb Fontext"/>
            <w:rtl/>
          </w:rPr>
          <w:t xml:space="preserve">וחולק</w:t>
        </w:r>
      </w:ins>
      <w:del w:id="94389" w:author="מנוע מכני" w:date="2026-10-11T12:04:40Z">
        <w:r w:rsidRPr="006F178A">
          <w:rPr>
            <w:rFonts w:ascii="Fb Fontext" w:hAnsi="Fb Fontext"/>
            <w:rtl/>
          </w:rPr>
          <w:delText xml:space="preserve">ופליג</w:delText>
        </w:r>
      </w:del>
      <w:r w:rsidRPr="006F178A">
        <w:rPr>
          <w:rFonts w:ascii="Fb Fontext" w:hAnsi="Fb Fontext"/>
          <w:rtl/>
        </w:rPr>
        <w:t xml:space="preserve">.</w:t>
      </w:r>
    </w:p>
    <w:p>
      <w:pPr>
        <w:pStyle w:val="38"/>
        <w:rPr>
          <w:ins w:id="95648" w:author="מנוע מכני" w:date="2026-10-11T12:04:40Z"/>
        </w:rPr>
      </w:pPr>
      <w:r w:rsidRPr="00EC3AF0">
        <w:t>רבא:</w:t>
      </w:r>
    </w:p>
    <w:p w:rsidR="005851B8" w:rsidRPr="006F178A" w:rsidRDefault="005851B8" w:rsidP="005851B8">
      <w:pPr>
        <w:rPr>
          <w:rtl/>
        </w:rPr>
      </w:pPr>
      <w:del w:id="95649" w:author="מנוע מכני" w:date="2026-10-11T12:04:40Z">
        <w:r w:rsidRPr="006F178A">
          <w:rPr>
            <w:rtl/>
          </w:rPr>
          <w:delText xml:space="preserve"> </w:delText>
        </w:r>
      </w:del>
      <w:r w:rsidRPr="006F178A">
        <w:rPr>
          <w:rtl/>
        </w:rPr>
        <w:t xml:space="preserve">הך דשביתתו בעיקרו </w:t>
      </w:r>
      <w:ins w:id="92570" w:author="מנוע מכני" w:date="2026-10-11T12:04:40Z">
        <w:r>
          <w:rPr>
            <w:rtl/>
          </w:rPr>
          <w:t xml:space="preserve">מאלו</w:t>
        </w:r>
      </w:ins>
      <w:del w:id="92571" w:author="מנוע מכני" w:date="2026-10-11T12:04:40Z">
        <w:r w:rsidRPr="006F178A">
          <w:rPr>
            <w:rtl/>
          </w:rPr>
          <w:delText xml:space="preserve">מהני</w:delText>
        </w:r>
      </w:del>
      <w:r w:rsidRPr="006F178A">
        <w:rPr>
          <w:rtl/>
        </w:rPr>
        <w:t xml:space="preserve"> דווקא </w:t>
      </w:r>
      <w:ins w:id="93662" w:author="מנוע מכני" w:date="2026-10-11T12:04:40Z">
        <w:r>
          <w:rPr>
            <w:rtl/>
          </w:rPr>
          <w:t xml:space="preserve">אם </w:t>
        </w:r>
      </w:ins>
      <w:del w:id="93663" w:author="מנוע מכני" w:date="2026-10-11T12:04:40Z">
        <w:r w:rsidRPr="006F178A">
          <w:rPr>
            <w:rtl/>
          </w:rPr>
          <w:delText xml:space="preserve">אי </w:delText>
        </w:r>
      </w:del>
      <w:r w:rsidRPr="006F178A">
        <w:rPr>
          <w:rtl/>
        </w:rPr>
        <w:t xml:space="preserve">ירוץ יגיע בשחשיכה אבל </w:t>
      </w:r>
      <w:ins w:id="93664" w:author="מנוע מכני" w:date="2026-10-11T12:04:40Z">
        <w:r>
          <w:rPr>
            <w:rtl/>
          </w:rPr>
          <w:t xml:space="preserve">אם </w:t>
        </w:r>
      </w:ins>
      <w:del w:id="93665" w:author="מנוע מכני" w:date="2026-10-11T12:04:40Z">
        <w:r w:rsidRPr="006F178A">
          <w:rPr>
            <w:rtl/>
          </w:rPr>
          <w:delText xml:space="preserve">אי </w:delText>
        </w:r>
      </w:del>
      <w:r w:rsidRPr="006F178A">
        <w:rPr>
          <w:rtl/>
        </w:rPr>
        <w:t xml:space="preserve">אח"ז </w:t>
      </w:r>
      <w:r w:rsidRPr="006F178A">
        <w:rPr>
          <w:rtl/>
        </w:rPr>
        <w:t xml:space="preserve">לא</w:t>
      </w:r>
      <w:r w:rsidRPr="006F178A">
        <w:rPr>
          <w:rtl/>
        </w:rPr>
        <w:t xml:space="preserve"> </w:t>
      </w:r>
      <w:ins w:id="92572" w:author="מנוע מכני" w:date="2026-10-11T12:04:40Z">
        <w:r>
          <w:rPr>
            <w:rtl/>
          </w:rPr>
          <w:t xml:space="preserve">מאלו</w:t>
        </w:r>
      </w:ins>
      <w:del w:id="92573" w:author="מנוע מכני" w:date="2026-10-11T12:04:40Z">
        <w:r w:rsidRPr="006F178A">
          <w:rPr>
            <w:rtl/>
          </w:rPr>
          <w:delText xml:space="preserve">מהני</w:delText>
        </w:r>
      </w:del>
      <w:r w:rsidRPr="006F178A">
        <w:rPr>
          <w:rtl/>
        </w:rPr>
        <w:t xml:space="preserve">.</w:t>
      </w:r>
    </w:p>
    <w:p>
      <w:pPr>
        <w:pStyle w:val="38"/>
        <w:rPr>
          <w:ins w:id="95650" w:author="מנוע מכני" w:date="2026-10-11T12:04:40Z"/>
        </w:rPr>
      </w:pPr>
      <w:r w:rsidRPr="006F178A">
        <w:t xml:space="preserve">והך</w:t>
      </w:r>
    </w:p>
    <w:p w:rsidR="005851B8" w:rsidRPr="006F178A" w:rsidRDefault="005851B8" w:rsidP="005851B8">
      <w:pPr>
        <w:rPr>
          <w:rtl/>
        </w:rPr>
      </w:pPr>
      <w:del w:id="95651" w:author="מנוע מכני" w:date="2026-10-11T12:04:40Z">
        <w:r w:rsidRPr="006F178A">
          <w:rPr>
            <w:rtl/>
          </w:rPr>
          <w:delText xml:space="preserve"> </w:delText>
        </w:r>
      </w:del>
      <w:r w:rsidRPr="006F178A">
        <w:rPr>
          <w:rtl/>
        </w:rPr>
        <w:t xml:space="preserve">דמשחשיכה או דהיינו חשיכה לביתו או דהיינו חשיכה אילולי שהוא רץ.</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05" w:author="קלוד" w:date="2026-10-11T12:24:08Z"/>
        </w:rPr>
      </w:pPr>
      <w:ins w:id="90406" w:author="קלוד" w:date="2026-10-11T12:24:08Z">
        <w:r>
          <w:rPr>
            <w:color w:val="7B3F00"/>
          </w:rPr>
          <w:t xml:space="preserve">שאינו מכיר סומך על המכיר - מעשה רבה ורב יוסף</w:t>
        </w:r>
      </w:ins>
    </w:p>
    <w:p w:rsidR="005851B8" w:rsidRPr="006F178A" w:rsidRDefault="005851B8" w:rsidP="005851B8">
      <w:pPr>
        <w:rPr>
          <w:rtl/>
        </w:rPr>
      </w:pPr>
      <w:r w:rsidRPr="006F178A">
        <w:rPr>
          <w:rStyle w:val="2fb"/>
          <w:rFonts w:ascii="Fb Fontext" w:hAnsi="Fb Fontext"/>
          <w:rtl/>
        </w:rPr>
        <w:t xml:space="preserve">רבה</w:t>
      </w:r>
      <w:r w:rsidRPr="006F178A">
        <w:rPr>
          <w:rFonts w:ascii="Fb Fontext" w:hAnsi="Fb Fontext"/>
          <w:rtl/>
        </w:rPr>
        <w:t xml:space="preserve"> </w:t>
      </w:r>
      <w:r w:rsidRPr="006F178A">
        <w:rPr>
          <w:rStyle w:val="2fb"/>
          <w:rFonts w:ascii="Fb Fontext" w:hAnsi="Fb Fontext"/>
          <w:rtl/>
        </w:rPr>
        <w:t xml:space="preserve">ורב יוסף</w:t>
      </w:r>
      <w:r w:rsidRPr="006F178A">
        <w:rPr>
          <w:rFonts w:ascii="Fb Fontext" w:hAnsi="Fb Fontext"/>
          <w:rtl/>
        </w:rPr>
        <w:t xml:space="preserve"> </w:t>
      </w:r>
      <w:r>
        <w:rPr>
          <w:rFonts w:ascii="Fb Fontext" w:hAnsi="Fb Fontext" w:hint="cs"/>
          <w:rtl/>
        </w:rPr>
        <w:t>הלכו בדרך,</w:t>
      </w:r>
      <w:r w:rsidRPr="006F178A">
        <w:rPr>
          <w:rFonts w:ascii="Fb Fontext" w:hAnsi="Fb Fontext"/>
          <w:rtl/>
        </w:rPr>
        <w:t xml:space="preserve"> </w:t>
      </w:r>
      <w:r w:rsidRPr="006F178A">
        <w:rPr>
          <w:rFonts w:ascii="Fb Fontext" w:hAnsi="Fb Fontext"/>
          <w:rtl/>
        </w:rPr>
        <w:t xml:space="preserve">וא"ל</w:t>
      </w:r>
      <w:r w:rsidRPr="006F178A">
        <w:rPr>
          <w:rFonts w:ascii="Fb Fontext" w:hAnsi="Fb Fontext"/>
          <w:rtl/>
        </w:rPr>
        <w:t xml:space="preserve"> </w:t>
      </w:r>
      <w:r w:rsidRPr="006F178A">
        <w:rPr>
          <w:rStyle w:val="2fb"/>
          <w:rFonts w:ascii="Fb Fontext" w:hAnsi="Fb Fontext"/>
          <w:rtl/>
        </w:rPr>
        <w:t xml:space="preserve">רבה</w:t>
      </w:r>
      <w:r w:rsidRPr="006F178A">
        <w:rPr>
          <w:rFonts w:ascii="Fb Fontext" w:hAnsi="Fb Fontext"/>
          <w:rtl/>
        </w:rPr>
        <w:t xml:space="preserve"> </w:t>
      </w:r>
      <w:r w:rsidRPr="006F178A">
        <w:rPr>
          <w:rStyle w:val="2fb"/>
          <w:rFonts w:ascii="Fb Fontext" w:hAnsi="Fb Fontext"/>
          <w:rtl/>
        </w:rPr>
        <w:t xml:space="preserve">לר"יו</w:t>
      </w:r>
      <w:r w:rsidRPr="006F178A">
        <w:rPr>
          <w:rFonts w:ascii="Fb Fontext" w:hAnsi="Fb Fontext"/>
          <w:rtl/>
        </w:rPr>
        <w:t xml:space="preserve">: תהא שביתתנו תותי דיקלא דסביל אחוה.</w:t>
      </w:r>
    </w:p>
    <w:p>
      <w:pPr>
        <w:pStyle w:val="38"/>
        <w:rPr>
          <w:ins w:id="95652" w:author="מנוע מכני" w:date="2026-10-11T12:04:40Z"/>
        </w:rPr>
      </w:pPr>
      <w:ins w:id="91200" w:author="מנוע מכני" w:date="2026-10-11T12:04:40Z">
        <w:r>
          <w:t xml:space="preserve">ואמרו</w:t>
        </w:r>
      </w:ins>
      <w:del w:id="91201" w:author="מנוע מכני" w:date="2026-10-11T12:04:40Z">
        <w:r w:rsidRPr="006F178A">
          <w:delText xml:space="preserve">ואמרי</w:delText>
        </w:r>
      </w:del>
      <w:r w:rsidRPr="006F178A">
        <w:t xml:space="preserve"> לה:</w:t>
      </w:r>
    </w:p>
    <w:p w:rsidR="005851B8" w:rsidRPr="006F178A" w:rsidRDefault="005851B8" w:rsidP="005851B8">
      <w:pPr>
        <w:rPr>
          <w:rtl/>
        </w:rPr>
      </w:pPr>
      <w:del w:id="95653" w:author="מנוע מכני" w:date="2026-10-11T12:04:40Z">
        <w:r w:rsidRPr="006F178A">
          <w:rPr>
            <w:rtl/>
          </w:rPr>
          <w:delText xml:space="preserve"> </w:delText>
        </w:r>
      </w:del>
      <w:r w:rsidRPr="006F178A">
        <w:rPr>
          <w:rtl/>
        </w:rPr>
        <w:t xml:space="preserve">תותי דיקלא דפריק מריה מכרגא. (ידע </w:t>
      </w:r>
      <w:ins w:id="92574" w:author="מנוע מכני" w:date="2026-10-11T12:04:40Z">
        <w:r>
          <w:rPr>
            <w:rtl/>
          </w:rPr>
          <w:t xml:space="preserve">לו</w:t>
        </w:r>
      </w:ins>
      <w:del w:id="92575" w:author="מנוע מכני" w:date="2026-10-11T12:04:40Z">
        <w:r w:rsidRPr="006F178A">
          <w:rPr>
            <w:rtl/>
          </w:rPr>
          <w:delText xml:space="preserve">ליה</w:delText>
        </w:r>
      </w:del>
      <w:r w:rsidRPr="006F178A">
        <w:rPr>
          <w:rtl/>
        </w:rPr>
        <w:t xml:space="preserve"> מר).</w:t>
      </w:r>
    </w:p>
    <w:p w:rsidR="005851B8" w:rsidRPr="006F178A" w:rsidRDefault="005851B8" w:rsidP="005851B8">
      <w:pPr>
        <w:rPr>
          <w:rtl/>
        </w:rPr>
      </w:pPr>
      <w:r>
        <w:rPr>
          <w:rtl/>
        </w:rPr>
        <w:t>ואפי'</w:t>
      </w:r>
      <w:r w:rsidRPr="006F178A">
        <w:rPr>
          <w:rtl/>
        </w:rPr>
        <w:t xml:space="preserve"> שלא הכיר </w:t>
      </w:r>
      <w:r w:rsidRPr="006F178A">
        <w:rPr>
          <w:rtl/>
        </w:rPr>
        <w:t xml:space="preserve">א"ל</w:t>
      </w:r>
      <w:r w:rsidRPr="006F178A">
        <w:rPr>
          <w:rtl/>
        </w:rPr>
        <w:t xml:space="preserve"> הלכה דשאינו מכיר סומך על המכיר ואמ"ל משום </w:t>
      </w:r>
      <w:r w:rsidRPr="006F178A">
        <w:rPr>
          <w:rStyle w:val="2fb"/>
          <w:rtl/>
        </w:rPr>
        <w:t xml:space="preserve">רבי יוסי</w:t>
      </w:r>
      <w:r w:rsidRPr="006F178A">
        <w:rPr>
          <w:rtl/>
        </w:rPr>
        <w:t xml:space="preserve"> </w:t>
      </w:r>
      <w:r>
        <w:rPr>
          <w:rtl/>
        </w:rPr>
        <w:t>אפי'</w:t>
      </w:r>
      <w:r w:rsidRPr="006F178A">
        <w:rPr>
          <w:rtl/>
        </w:rPr>
        <w:t xml:space="preserve"> שלא </w:t>
      </w:r>
      <w:r w:rsidRPr="006F178A">
        <w:rPr>
          <w:rtl/>
        </w:rPr>
        <w:t xml:space="preserve">אמר</w:t>
      </w:r>
      <w:r w:rsidRPr="006F178A">
        <w:rPr>
          <w:rtl/>
        </w:rPr>
        <w:t xml:space="preserve"> לזה רק כדי שיקבל ממנו.</w:t>
      </w:r>
    </w:p>
    <w:p w:rsidR="005851B8" w:rsidRDefault="005851B8" w:rsidP="005851B8">
      <w:pPr>
        <w:pStyle w:val="affffd"/>
        <w:spacing w:after="0"/>
        <w:rPr>
          <w:del w:id="90014" w:author="מנוע עיצוב" w:date="2026-10-11T12:09:26Z"/>
          <w:rFonts w:ascii="MS Mincho" w:hAnsi="MS Mincho"/>
          <w:bCs w:val="0"/>
          <w:rtl/>
        </w:rPr>
      </w:pPr>
      <w:del w:id="90013"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rStyle w:val="afffe"/>
          <w:b/>
          <w:bCs w:val="0"/>
          <w:sz w:val="20"/>
          <w:rtl/>
        </w:rPr>
        <w:pPrChange w:id="20061" w:author="קלוד" w:date="2026-10-11T09:07:28Z">
          <w:pPr>
            <w:pStyle w:val="affff1"/>
            <w:rPr>
              <w:rStyle w:val="afffe"/>
              <w:b/>
              <w:bCs w:val="0"/>
              <w:sz w:val="20"/>
              <w:rtl/>
            </w:rPr>
          </w:pPr>
        </w:pPrChange>
      </w:pPr>
      <w:ins w:id="9813" w:author="מספור קטעי משנה" w:date="2026-10-11T09:25:21Z">
        <w:r>
          <w:rPr>
            <w:rStyle w:val="MisparKeta"/>
          </w:rPr>
          <w:t xml:space="preserve">ב. </w:t>
        </w:r>
      </w:ins>
      <w:r w:rsidRPr="00E62A50">
        <w:rPr>
          <w:rStyle w:val="afffe"/>
          <w:bCs w:val="0"/>
          <w:rtl/>
          <w:rPrChange w:id="40056" w:author="Claude" w:date="2026-10-11T09:07:36Z">
            <w:rPr>
              <w:rStyle w:val="afffe"/>
              <w:bCs w:val="0"/>
              <w:sz w:val="20"/>
              <w:rtl/>
            </w:rPr>
          </w:rPrChange>
        </w:rPr>
        <w:t>אם אינו מכיר או שאינו בקי וכו'.</w:t>
      </w:r>
    </w:p>
    <w:p w:rsidR="005851B8" w:rsidRPr="006F178A" w:rsidRDefault="005851B8" w:rsidP="005851B8">
      <w:pPr>
        <w:rPr>
          <w:rtl/>
        </w:rPr>
      </w:pPr>
      <w:r w:rsidRPr="006F178A">
        <w:rPr>
          <w:rStyle w:val="afffe"/>
          <w:rtl/>
        </w:rPr>
        <w:t>• אר</w:t>
      </w:r>
      <w:r w:rsidRPr="006F178A">
        <w:rPr>
          <w:rFonts w:ascii="Fb Fontext" w:hAnsi="Fb Fontext"/>
          <w:rtl/>
        </w:rPr>
        <w:t>בע אמות -שבו איש תחתיו.</w:t>
      </w:r>
    </w:p>
    <w:p w:rsidR="005851B8" w:rsidRPr="006F178A" w:rsidRDefault="005851B8" w:rsidP="005851B8">
      <w:pPr>
        <w:rPr>
          <w:rtl/>
        </w:rPr>
      </w:pPr>
      <w:r w:rsidRPr="006F178A">
        <w:rPr>
          <w:rtl/>
        </w:rPr>
        <w:t>אלפיים אמה- אל יצא איש ממקמו.</w:t>
      </w:r>
    </w:p>
    <w:p>
      <w:pPr>
        <w:pStyle w:val="afffff8"/>
        <w:rPr>
          <w:ins w:id="90403" w:author="קלוד" w:date="2026-10-11T12:24:08Z"/>
        </w:rPr>
      </w:pPr>
      <w:ins w:id="90404" w:author="קלוד" w:date="2026-10-11T12:24:08Z">
        <w:r>
          <w:rPr>
            <w:color w:val="7B3F00"/>
          </w:rPr>
          <w:t xml:space="preserve">מקור אלפיים אמה - גזרה שווה ממקום וחוץ</w:t>
        </w:r>
      </w:ins>
    </w:p>
    <w:p w:rsidR="005851B8" w:rsidRPr="006F178A" w:rsidRDefault="005851B8" w:rsidP="005851B8">
      <w:pPr>
        <w:rPr>
          <w:rtl/>
        </w:rPr>
      </w:pPr>
      <w:r w:rsidRPr="006F178A">
        <w:rPr>
          <w:rStyle w:val="2fb"/>
          <w:rtl/>
        </w:rPr>
        <w:t xml:space="preserve">ר"ח</w:t>
      </w:r>
      <w:r>
        <w:rPr>
          <w:rtl/>
        </w:rPr>
        <w:t xml:space="preserve"> למדנו מקום ממקום, ומקום מניסה, וניסה מניסה, וניסה מגבול, וגבול מגבול, וגבול מחוץ, וחוץ מחוץ. - </w:t>
      </w:r>
      <w:r>
        <w:rPr>
          <w:rStyle w:val="afffff0"/>
          <w:rtl/>
          <w:rPrChange w:id="9022" w:author="מנוע פסוקים" w:date="2026-10-11T09:24:13Z">
            <w:rPr>
              <w:rtl/>
            </w:rPr>
          </w:rPrChange>
        </w:rPr>
        <w:t xml:space="preserve">ומדתם מחוץ לעיר את פאת קדמה אלפים באמה</w:t>
      </w:r>
      <w:r>
        <w:rPr>
          <w:rtl/>
        </w:rPr>
        <w:t xml:space="preserve"> </w:t>
      </w:r>
      <w:r>
        <w:rPr>
          <w:rtl/>
        </w:rPr>
        <w:t>וגו'</w:t>
      </w:r>
      <w:r w:rsidRPr="006F178A">
        <w:rPr>
          <w:rtl/>
        </w:rPr>
        <w:t>.</w:t>
      </w:r>
    </w:p>
    <w:p w:rsidR="005851B8" w:rsidRPr="006F178A" w:rsidRDefault="005851B8" w:rsidP="005851B8">
      <w:pPr>
        <w:rPr>
          <w:rtl/>
        </w:rPr>
      </w:pPr>
      <w:r w:rsidRPr="006F178A">
        <w:rPr>
          <w:rtl/>
        </w:rPr>
        <w:t xml:space="preserve">ולא לומדים מחוצה דאלף אמה, דאין דנין חוץ מחוצה </w:t>
      </w:r>
      <w:ins w:id="91202" w:author="מנוע מכני" w:date="2026-10-11T12:04:40Z">
        <w:r>
          <w:rPr>
            <w:rtl/>
          </w:rPr>
          <w:t xml:space="preserve">מקום</w:t>
        </w:r>
      </w:ins>
      <w:del w:id="91203" w:author="מנוע מכני" w:date="2026-10-11T12:04:40Z">
        <w:r w:rsidRPr="006F178A">
          <w:rPr>
            <w:rtl/>
          </w:rPr>
          <w:delText xml:space="preserve">היכא</w:delText>
        </w:r>
      </w:del>
      <w:r w:rsidRPr="006F178A">
        <w:rPr>
          <w:rtl/>
        </w:rPr>
        <w:t xml:space="preserve"> </w:t>
      </w:r>
      <w:ins w:id="91204" w:author="מנוע מכני" w:date="2026-10-11T12:04:40Z">
        <w:r>
          <w:rPr>
            <w:rtl/>
          </w:rPr>
          <w:t xml:space="preserve">שיש</w:t>
        </w:r>
      </w:ins>
      <w:del w:id="91205" w:author="מנוע מכני" w:date="2026-10-11T12:04:40Z">
        <w:r w:rsidRPr="006F178A">
          <w:rPr>
            <w:rtl/>
          </w:rPr>
          <w:delText xml:space="preserve">שאיכא</w:delText>
        </w:r>
      </w:del>
      <w:r w:rsidRPr="006F178A">
        <w:rPr>
          <w:rtl/>
        </w:rPr>
        <w:t xml:space="preserve"> </w:t>
      </w:r>
      <w:ins w:id="94390" w:author="מנוע מכני" w:date="2026-10-11T12:04:40Z">
        <w:r>
          <w:rPr>
            <w:rtl/>
          </w:rPr>
          <w:t xml:space="preserve">לנו</w:t>
        </w:r>
      </w:ins>
      <w:del w:id="94391" w:author="מנוע מכני" w:date="2026-10-11T12:04:40Z">
        <w:r w:rsidRPr="006F178A">
          <w:rPr>
            <w:rtl/>
          </w:rPr>
          <w:delText xml:space="preserve">לן</w:delText>
        </w:r>
      </w:del>
      <w:r w:rsidRPr="006F178A">
        <w:rPr>
          <w:rtl/>
        </w:rPr>
        <w:t xml:space="preserve"> לילף מחוץ.</w:t>
      </w:r>
    </w:p>
    <w:p w:rsidR="005851B8" w:rsidRPr="006F178A" w:rsidRDefault="005851B8" w:rsidP="005851B8">
      <w:pPr>
        <w:rPr>
          <w:rtl/>
        </w:rPr>
      </w:pPr>
      <w:r w:rsidRPr="006F178A">
        <w:rPr>
          <w:rtl/>
        </w:rPr>
        <w:t xml:space="preserve">ונפק"מ</w:t>
      </w:r>
      <w:r w:rsidRPr="006F178A">
        <w:rPr>
          <w:rtl/>
        </w:rPr>
        <w:t xml:space="preserve"> </w:t>
      </w:r>
      <w:r w:rsidRPr="006F178A">
        <w:rPr>
          <w:rStyle w:val="2fb"/>
          <w:rtl/>
        </w:rPr>
        <w:t xml:space="preserve">לדתנדבר"י</w:t>
      </w:r>
      <w:r w:rsidRPr="006F178A">
        <w:rPr>
          <w:rtl/>
        </w:rPr>
        <w:t xml:space="preserve"> ושב הכהן ובא הכהן - זו היא שיבה זו היא ביאה דלומדים ממילה שאינה דומה לגמרי דווקא </w:t>
      </w:r>
      <w:ins w:id="91206" w:author="מנוע מכני" w:date="2026-10-11T12:04:40Z">
        <w:r>
          <w:rPr>
            <w:rtl/>
          </w:rPr>
          <w:t xml:space="preserve">מקום</w:t>
        </w:r>
      </w:ins>
      <w:del w:id="91207" w:author="מנוע מכני" w:date="2026-10-11T12:04:40Z">
        <w:r w:rsidRPr="006F178A">
          <w:rPr>
            <w:rtl/>
          </w:rPr>
          <w:delText xml:space="preserve">היכא</w:delText>
        </w:r>
      </w:del>
      <w:r w:rsidRPr="006F178A">
        <w:rPr>
          <w:rtl/>
        </w:rPr>
        <w:t xml:space="preserve"> שא"א ללמוד מדבר דומה עוד יותר וכגון </w:t>
      </w:r>
      <w:ins w:id="91208" w:author="מנוע מכני" w:date="2026-10-11T12:04:40Z">
        <w:r>
          <w:rPr>
            <w:rtl/>
          </w:rPr>
          <w:t xml:space="preserve">כאן</w:t>
        </w:r>
      </w:ins>
      <w:del w:id="91209" w:author="מנוע מכני" w:date="2026-10-11T12:04:40Z">
        <w:r w:rsidRPr="006F178A">
          <w:rPr>
            <w:rtl/>
          </w:rPr>
          <w:delText xml:space="preserve">הכא</w:delText>
        </w:r>
      </w:del>
      <w:r w:rsidRPr="006F178A">
        <w:rPr>
          <w:rtl/>
        </w:rPr>
        <w:t xml:space="preserve"> דאפשר ללמוד מחוץ.</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401" w:author="קלוד" w:date="2026-10-11T12:24:08Z"/>
        </w:rPr>
      </w:pPr>
      <w:ins w:id="90402" w:author="קלוד" w:date="2026-10-11T12:24:08Z">
        <w:r>
          <w:rPr>
            <w:color w:val="7B3F00"/>
          </w:rPr>
          <w:t xml:space="preserve">אלפיים אמה - עגולות או מרובעות</w:t>
        </w:r>
      </w:ins>
    </w:p>
    <w:p w:rsidR="005851B8" w:rsidRPr="006F178A" w:rsidRDefault="005851B8" w:rsidP="005851B8">
      <w:pPr>
        <w:rPr>
          <w:rtl/>
        </w:rPr>
      </w:pPr>
      <w:ins w:id="90286" w:author="מנוע מכני" w:date="2026-10-11T12:04:40Z">
        <w:r>
          <w:rPr>
            <w:rStyle w:val="2fb"/>
            <w:rFonts w:ascii="Fb Fontext" w:hAnsi="Fb Fontext"/>
            <w:rtl/>
          </w:rPr>
          <w:t xml:space="preserve">ר"ח</w:t>
        </w:r>
      </w:ins>
      <w:del w:id="90287" w:author="מנוע מכני" w:date="2026-10-11T12:04:40Z">
        <w:r w:rsidRPr="006F178A">
          <w:rPr>
            <w:rFonts w:ascii="Fb Fontext" w:hAnsi="Fb Fontext"/>
            <w:rtl/>
          </w:rPr>
          <w:lastRenderedPageBreak/>
          <w:delText xml:space="preserve">רבי חנינא</w:delText>
        </w:r>
      </w:del>
      <w:r w:rsidRPr="006F178A">
        <w:rPr>
          <w:rFonts w:ascii="Fb Fontext" w:hAnsi="Fb Fontext"/>
          <w:rtl/>
        </w:rPr>
        <w:lastRenderedPageBreak/>
        <w:t xml:space="preserve"> בן אנטיגנוס </w:t>
      </w:r>
      <w:ins w:id="93996" w:author="מנוע מכני" w:date="2026-10-11T12:04:40Z">
        <w:r>
          <w:rPr>
            <w:rFonts w:ascii="Fb Fontext" w:hAnsi="Fb Fontext"/>
            <w:rtl/>
          </w:rPr>
          <w:t xml:space="preserve">דסבר</w:t>
        </w:r>
      </w:ins>
      <w:del w:id="93997" w:author="מנוע מכני" w:date="2026-10-11T12:04:40Z">
        <w:r w:rsidRPr="006F178A">
          <w:rPr>
            <w:rFonts w:ascii="Fb Fontext" w:hAnsi="Fb Fontext"/>
            <w:rtl/>
          </w:rPr>
          <w:lastRenderedPageBreak/>
          <w:delText xml:space="preserve">דס"ל</w:delText>
        </w:r>
      </w:del>
      <w:r w:rsidRPr="006F178A">
        <w:rPr>
          <w:rFonts w:ascii="Fb Fontext" w:hAnsi="Fb Fontext"/>
          <w:rtl/>
        </w:rPr>
        <w:lastRenderedPageBreak/>
        <w:t xml:space="preserve"> אלפיים אמה עגולות יליף מאל יצא איש ממקומו והך דזה יהיה להם מגרשי הערים - לזה אתה נותן פיאות, ואי אתה נותן פיאות לשובתי שבת.</w:t>
      </w:r>
    </w:p>
    <w:p w:rsidR="005851B8" w:rsidRPr="006F178A" w:rsidRDefault="005851B8" w:rsidP="005851B8">
      <w:pPr>
        <w:rPr>
          <w:rtl/>
        </w:rPr>
      </w:pPr>
      <w:r w:rsidRPr="006F178A">
        <w:rPr>
          <w:rtl/>
        </w:rPr>
        <w:t xml:space="preserve">ורבנן </w:t>
      </w:r>
      <w:ins w:id="93998" w:author="מנוע מכני" w:date="2026-10-11T12:04:40Z">
        <w:r>
          <w:rPr>
            <w:rtl/>
          </w:rPr>
          <w:t xml:space="preserve">סבר</w:t>
        </w:r>
      </w:ins>
      <w:del w:id="93999" w:author="מנוע מכני" w:date="2026-10-11T12:04:40Z">
        <w:r w:rsidRPr="006F178A">
          <w:rPr>
            <w:rtl/>
          </w:rPr>
          <w:delText xml:space="preserve">ס"ל</w:delText>
        </w:r>
      </w:del>
      <w:r w:rsidRPr="006F178A">
        <w:rPr>
          <w:rtl/>
        </w:rPr>
        <w:t xml:space="preserve"> אלפים אמה מרובעת</w:t>
      </w:r>
      <w:r w:rsidRPr="008F09C0">
        <w:rPr>
          <w:rStyle w:val="afffff0"/>
          <w:rtl/>
        </w:rPr>
        <w:t xml:space="preserve"> 'דזה יהיה להם מגרשי הערים' </w:t>
      </w:r>
      <w:r w:rsidRPr="006F178A">
        <w:rPr>
          <w:rtl/>
        </w:rPr>
        <w:t>היינו כזה יהו כל שובתי שבת.</w:t>
      </w:r>
    </w:p>
    <w:p w:rsidR="005851B8" w:rsidRPr="006F178A" w:rsidRDefault="005851B8" w:rsidP="005851B8">
      <w:pPr>
        <w:rPr>
          <w:rtl/>
        </w:rPr>
      </w:pPr>
      <w:r w:rsidRPr="006F178A">
        <w:rPr>
          <w:rStyle w:val="2fb"/>
          <w:rtl/>
        </w:rPr>
        <w:t xml:space="preserve">ראחב"י</w:t>
      </w:r>
      <w:r w:rsidRPr="006F178A">
        <w:rPr>
          <w:rtl/>
        </w:rPr>
        <w:t xml:space="preserve"> המעביר ארבע אמות ברשות הרבים - אינו חייב עד שמעביר הן ואלכסונן. והיינו גם </w:t>
      </w:r>
      <w:r w:rsidRPr="00132755">
        <w:rPr>
          <w:spacing w:val="-2"/>
          <w:rtl/>
        </w:rPr>
        <w:t xml:space="preserve">לגבי עמוד </w:t>
      </w:r>
      <w:r w:rsidRPr="00132755">
        <w:rPr>
          <w:spacing w:val="-2"/>
          <w:rtl/>
        </w:rPr>
        <w:t xml:space="preserve">ברה"ר</w:t>
      </w:r>
      <w:r w:rsidRPr="00132755">
        <w:rPr>
          <w:spacing w:val="-2"/>
          <w:rtl/>
        </w:rPr>
        <w:t xml:space="preserve"> דרוחב ארבעה היינו ד'כזה' יהו כל שובתי שבת הן בתוספת אלכסונן.</w:t>
      </w:r>
    </w:p>
    <w:p w:rsidR="005851B8" w:rsidRDefault="005851B8" w:rsidP="005851B8">
      <w:pPr>
        <w:pStyle w:val="affffd"/>
        <w:spacing w:after="0"/>
        <w:rPr>
          <w:del w:id="90016" w:author="מנוע עיצוב" w:date="2026-10-11T12:09:26Z"/>
          <w:rFonts w:ascii="MS Mincho" w:hAnsi="MS Mincho"/>
          <w:bCs w:val="0"/>
          <w:rtl/>
        </w:rPr>
      </w:pPr>
      <w:del w:id="90015" w:author="מנוע עיצוב" w:date="2026-10-11T12:09:26Z">
        <w:r>
          <w:rPr>
            <w:rFonts w:ascii="MS Mincho" w:hAnsi="MS Mincho" w:hint="cs"/>
            <w:bCs w:val="0"/>
            <w:rtl/>
          </w:rPr>
          <w:delText xml:space="preserve"> ׻</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נא:</w:t>
      </w:r>
    </w:p>
    <w:p w:rsidR="005851B8" w:rsidRPr="009757B9" w:rsidRDefault="005851B8" w:rsidP="005851B8">
      <w:pPr>
        <w:pStyle w:val="affff1"/>
        <w:ind w:end="0"/>
        <w:rPr>
          <w:rStyle w:val="afffe"/>
          <w:rFonts w:ascii="Fb Fontext" w:hAnsi="Fb Fontext"/>
          <w:b/>
          <w:bCs w:val="0"/>
          <w:sz w:val="20"/>
          <w:rtl/>
        </w:rPr>
        <w:pPrChange w:id="20062" w:author="קלוד" w:date="2026-10-11T09:07:28Z">
          <w:pPr>
            <w:pStyle w:val="affff1"/>
            <w:rPr>
              <w:rStyle w:val="afffe"/>
              <w:rFonts w:ascii="Fb Fontext" w:hAnsi="Fb Fontext"/>
              <w:b/>
              <w:bCs w:val="0"/>
              <w:sz w:val="20"/>
              <w:rtl/>
            </w:rPr>
          </w:pPr>
        </w:pPrChange>
      </w:pPr>
      <w:ins w:id="9814" w:author="מספור קטעי משנה" w:date="2026-10-11T09:25:21Z">
        <w:r>
          <w:rPr>
            <w:rStyle w:val="MisparKeta"/>
          </w:rPr>
          <w:t xml:space="preserve">ד. </w:t>
        </w:r>
      </w:ins>
      <w:r w:rsidRPr="00E62A50">
        <w:rPr>
          <w:rStyle w:val="afffe"/>
          <w:rFonts w:ascii="Fb Fontext" w:hAnsi="Fb Fontext" w:hint="cs"/>
          <w:bCs w:val="0"/>
          <w:rtl/>
          <w:rPrChange w:id="40057" w:author="Claude" w:date="2026-10-11T09:07:36Z">
            <w:rPr>
              <w:rStyle w:val="afffe"/>
              <w:rFonts w:ascii="Fb Fontext" w:hAnsi="Fb Fontext" w:hint="cs"/>
              <w:bCs w:val="0"/>
              <w:sz w:val="20"/>
              <w:rtl/>
            </w:rPr>
          </w:rPrChange>
        </w:rPr>
        <w:t xml:space="preserve"> </w:t>
      </w:r>
      <w:r w:rsidRPr="00E62A50">
        <w:rPr>
          <w:rStyle w:val="afffe"/>
          <w:rFonts w:ascii="Fb Fontext" w:hAnsi="Fb Fontext"/>
          <w:bCs w:val="0"/>
          <w:rtl/>
          <w:rPrChange w:id="40058" w:author="Claude" w:date="2026-10-11T09:07:36Z">
            <w:rPr>
              <w:rStyle w:val="afffe"/>
              <w:rFonts w:ascii="Fb Fontext" w:hAnsi="Fb Fontext"/>
              <w:bCs w:val="0"/>
              <w:sz w:val="20"/>
              <w:rtl/>
            </w:rPr>
          </w:rPrChange>
        </w:rPr>
        <w:t>וזה הוא שאמרו העני מערב ברגליו, אמר ר"מ אנו אין לנו אלא עני וכו'.</w:t>
      </w:r>
    </w:p>
    <w:p>
      <w:pPr>
        <w:pStyle w:val="38"/>
        <w:rPr>
          <w:ins w:id="95654" w:author="מנוע מכני" w:date="2026-10-11T12:04:40Z"/>
        </w:rPr>
      </w:pPr>
      <w:r w:rsidRPr="006F178A">
        <w:t>ר</w:t>
      </w:r>
      <w:r w:rsidRPr="006F178A">
        <w:t>"נ</w:t>
      </w:r>
      <w:r w:rsidRPr="006F178A">
        <w:t xml:space="preserve">:</w:t>
      </w:r>
    </w:p>
    <w:p w:rsidR="005851B8" w:rsidRPr="006F178A" w:rsidRDefault="005851B8" w:rsidP="005851B8">
      <w:pPr>
        <w:rPr>
          <w:rtl/>
        </w:rPr>
      </w:pPr>
      <w:del w:id="95655" w:author="מנוע מכני" w:date="2026-10-11T12:04:40Z">
        <w:r w:rsidRPr="006F178A">
          <w:rPr>
            <w:rFonts w:ascii="Fb Fontext" w:hAnsi="Fb Fontext"/>
            <w:rtl/>
          </w:rPr>
          <w:delText xml:space="preserve"> </w:delText>
        </w:r>
      </w:del>
      <w:r w:rsidRPr="006F178A">
        <w:rPr>
          <w:rFonts w:ascii="Fb Fontext" w:hAnsi="Fb Fontext"/>
          <w:rtl/>
        </w:rPr>
        <w:t xml:space="preserve">מחלוקת במקומי, </w:t>
      </w:r>
      <w:r w:rsidRPr="006F178A">
        <w:rPr>
          <w:rStyle w:val="2fb"/>
          <w:rFonts w:ascii="Fb Fontext" w:hAnsi="Fb Fontext"/>
          <w:rtl/>
        </w:rPr>
        <w:t xml:space="preserve">דר"מ</w:t>
      </w:r>
      <w:r w:rsidRPr="006F178A">
        <w:rPr>
          <w:rFonts w:ascii="Fb Fontext" w:hAnsi="Fb Fontext"/>
          <w:rtl/>
        </w:rPr>
        <w:t xml:space="preserve"> סבר: עיקר עירוב בפת,- עני הוא דאקילו רבנן עילויה, אבל עשיר - </w:t>
      </w:r>
      <w:r w:rsidRPr="006F178A">
        <w:rPr>
          <w:rFonts w:ascii="Fb Fontext" w:hAnsi="Fb Fontext"/>
          <w:rtl/>
        </w:rPr>
        <w:t xml:space="preserve">לא</w:t>
      </w:r>
      <w:r w:rsidRPr="006F178A">
        <w:rPr>
          <w:rFonts w:ascii="Fb Fontext" w:hAnsi="Fb Fontext"/>
          <w:rtl/>
        </w:rPr>
        <w:t xml:space="preserve">.</w:t>
      </w:r>
    </w:p>
    <w:p>
      <w:pPr>
        <w:pStyle w:val="38"/>
        <w:rPr>
          <w:ins w:id="95656" w:author="מנוע מכני" w:date="2026-10-11T12:04:40Z"/>
        </w:rPr>
      </w:pPr>
      <w:r w:rsidRPr="006F178A">
        <w:t xml:space="preserve">ור"י סבר:</w:t>
      </w:r>
    </w:p>
    <w:p w:rsidR="005851B8" w:rsidRPr="006F178A" w:rsidRDefault="005851B8" w:rsidP="005851B8">
      <w:pPr>
        <w:rPr>
          <w:rtl/>
        </w:rPr>
      </w:pPr>
      <w:del w:id="95657" w:author="מנוע מכני" w:date="2026-10-11T12:04:40Z">
        <w:r w:rsidRPr="006F178A">
          <w:rPr>
            <w:rtl/>
          </w:rPr>
          <w:delText xml:space="preserve"> </w:delText>
        </w:r>
      </w:del>
      <w:r w:rsidRPr="006F178A">
        <w:rPr>
          <w:rtl/>
        </w:rPr>
        <w:t xml:space="preserve">עיקר עירוב ברגל, אחד עני ואחד עשיר.</w:t>
      </w:r>
    </w:p>
    <w:p w:rsidR="005851B8" w:rsidRDefault="005851B8" w:rsidP="005851B8">
      <w:pPr>
        <w:rPr>
          <w:rtl/>
        </w:rPr>
      </w:pPr>
      <w:r w:rsidRPr="006F178A">
        <w:rPr>
          <w:rtl/>
        </w:rPr>
        <w:t xml:space="preserve">אבל במקום פלוני - </w:t>
      </w:r>
      <w:r w:rsidRPr="00935E29">
        <w:rPr>
          <w:b/>
          <w:bCs/>
          <w:rtl/>
        </w:rPr>
        <w:t>דברי הכל</w:t>
      </w:r>
      <w:r w:rsidRPr="006F178A">
        <w:rPr>
          <w:rtl/>
        </w:rPr>
        <w:t xml:space="preserve">: עני - אין, עשיר - </w:t>
      </w:r>
      <w:r w:rsidRPr="006F178A">
        <w:rPr>
          <w:rtl/>
        </w:rPr>
        <w:t xml:space="preserve">לא</w:t>
      </w:r>
      <w:r w:rsidRPr="006F178A">
        <w:rPr>
          <w:rtl/>
        </w:rPr>
        <w:t xml:space="preserve">. [דאינו שם </w:t>
      </w:r>
      <w:r>
        <w:rPr>
          <w:rtl/>
        </w:rPr>
        <w:t>אפי'</w:t>
      </w:r>
      <w:r w:rsidRPr="006F178A">
        <w:rPr>
          <w:rtl/>
        </w:rPr>
        <w:t xml:space="preserve"> ברגליו]</w:t>
      </w:r>
    </w:p>
    <w:p w:rsidR="005851B8" w:rsidRPr="006F178A" w:rsidRDefault="005851B8" w:rsidP="005851B8">
      <w:pPr>
        <w:rPr>
          <w:rtl/>
        </w:rPr>
      </w:pPr>
      <w:r w:rsidRPr="006F178A">
        <w:rPr>
          <w:rtl/>
        </w:rPr>
        <w:t xml:space="preserve">וזו היא שאמרו מאן קתני לה - </w:t>
      </w:r>
      <w:r w:rsidRPr="006F178A">
        <w:rPr>
          <w:rStyle w:val="2fb"/>
          <w:rtl/>
        </w:rPr>
        <w:t xml:space="preserve">ר"מ</w:t>
      </w:r>
      <w:r w:rsidRPr="006F178A">
        <w:rPr>
          <w:rtl/>
        </w:rPr>
        <w:t xml:space="preserve"> ואהייא </w:t>
      </w:r>
      <w:ins w:id="94582" w:author="מנוע מכני" w:date="2026-10-11T12:04:40Z">
        <w:r>
          <w:rPr>
            <w:rtl/>
          </w:rPr>
          <w:t xml:space="preserve">עומד</w:t>
        </w:r>
      </w:ins>
      <w:del w:id="94583" w:author="מנוע מכני" w:date="2026-10-11T12:04:40Z">
        <w:r w:rsidRPr="006F178A">
          <w:rPr>
            <w:rtl/>
          </w:rPr>
          <w:delText xml:space="preserve">קאי</w:delText>
        </w:r>
      </w:del>
      <w:r w:rsidRPr="006F178A">
        <w:rPr>
          <w:rtl/>
        </w:rPr>
        <w:t xml:space="preserve"> - אאינו מכיר או שאינו בקי בהלכה.</w:t>
      </w:r>
    </w:p>
    <w:p w:rsidR="005851B8" w:rsidRPr="006F178A" w:rsidRDefault="005851B8" w:rsidP="005851B8">
      <w:pPr>
        <w:rPr>
          <w:rtl/>
        </w:rPr>
      </w:pPr>
      <w:r w:rsidRPr="006F178A">
        <w:rPr>
          <w:rtl/>
        </w:rPr>
        <w:t xml:space="preserve">ולא אמרו מערבין בפת אלא להקל מאן קתני לה - </w:t>
      </w:r>
      <w:r w:rsidRPr="006F178A">
        <w:rPr>
          <w:rStyle w:val="2fb"/>
          <w:rtl/>
        </w:rPr>
        <w:t xml:space="preserve">ר"י</w:t>
      </w:r>
      <w:r w:rsidRPr="006F178A">
        <w:rPr>
          <w:rtl/>
        </w:rPr>
        <w:t xml:space="preserve">.</w:t>
      </w:r>
    </w:p>
    <w:p>
      <w:pPr>
        <w:pStyle w:val="afffff8"/>
        <w:rPr>
          <w:ins w:id="90399" w:author="קלוד" w:date="2026-10-11T12:24:08Z"/>
        </w:rPr>
      </w:pPr>
      <w:ins w:id="90400" w:author="קלוד" w:date="2026-10-11T12:24:08Z">
        <w:r>
          <w:rPr>
            <w:color w:val="7B3F00"/>
          </w:rPr>
          <w:t xml:space="preserve">עני ועשיר - לרב חסדא מחלוקת רק במקום פלוני</w:t>
        </w:r>
      </w:ins>
    </w:p>
    <w:p>
      <w:pPr>
        <w:pStyle w:val="38"/>
        <w:rPr>
          <w:ins w:id="95658" w:author="מנוע מכני" w:date="2026-10-11T12:04:40Z"/>
        </w:rPr>
      </w:pPr>
      <w:r w:rsidRPr="006F178A">
        <w:t xml:space="preserve">ורב חסדא</w:t>
      </w:r>
      <w:del w:id="97038" w:author="מנוע מכני" w:date="2026-10-11T12:04:40Z">
        <w:r w:rsidRPr="006F178A">
          <w:delText xml:space="preserve"> אמר</w:delText>
        </w:r>
      </w:del>
      <w:r w:rsidRPr="006F178A">
        <w:t xml:space="preserve">:</w:t>
      </w:r>
    </w:p>
    <w:p w:rsidR="005851B8" w:rsidRPr="006F178A" w:rsidRDefault="005851B8" w:rsidP="005851B8">
      <w:pPr>
        <w:rPr>
          <w:rtl/>
        </w:rPr>
      </w:pPr>
      <w:del w:id="95659" w:author="מנוע מכני" w:date="2026-10-11T12:04:40Z">
        <w:r w:rsidRPr="006F178A">
          <w:rPr>
            <w:rtl/>
          </w:rPr>
          <w:delText xml:space="preserve"> </w:delText>
        </w:r>
      </w:del>
      <w:r w:rsidRPr="006F178A">
        <w:rPr>
          <w:rtl/>
        </w:rPr>
        <w:t xml:space="preserve">מחלוקת במקום פלוני.</w:t>
      </w:r>
    </w:p>
    <w:p>
      <w:pPr>
        <w:pStyle w:val="38"/>
        <w:rPr>
          <w:ins w:id="95660" w:author="מנוע מכני" w:date="2026-10-11T12:04:40Z"/>
        </w:rPr>
      </w:pPr>
      <w:r w:rsidRPr="006F178A">
        <w:t xml:space="preserve">דר"מ סבר:</w:t>
      </w:r>
    </w:p>
    <w:p w:rsidR="005851B8" w:rsidRPr="006F178A" w:rsidRDefault="005851B8" w:rsidP="005851B8">
      <w:pPr>
        <w:rPr>
          <w:rtl/>
        </w:rPr>
      </w:pPr>
      <w:del w:id="95661" w:author="מנוע מכני" w:date="2026-10-11T12:04:40Z">
        <w:r w:rsidRPr="006F178A">
          <w:rPr>
            <w:rtl/>
          </w:rPr>
          <w:delText xml:space="preserve"> </w:delText>
        </w:r>
      </w:del>
      <w:r w:rsidRPr="006F178A">
        <w:rPr>
          <w:rtl/>
        </w:rPr>
        <w:t xml:space="preserve">עני - אין, עשיר - </w:t>
      </w:r>
      <w:r w:rsidRPr="006F178A">
        <w:rPr>
          <w:rtl/>
        </w:rPr>
        <w:t xml:space="preserve">לא</w:t>
      </w:r>
      <w:r w:rsidRPr="006F178A">
        <w:rPr>
          <w:rtl/>
        </w:rPr>
        <w:t xml:space="preserve">. </w:t>
      </w:r>
      <w:r w:rsidRPr="006F178A">
        <w:rPr>
          <w:rStyle w:val="2fb"/>
          <w:rtl/>
        </w:rPr>
        <w:t xml:space="preserve">ור"י</w:t>
      </w:r>
      <w:r w:rsidRPr="006F178A">
        <w:rPr>
          <w:rtl/>
        </w:rPr>
        <w:t xml:space="preserve"> סבר: אחד עני ואחד עשיר.</w:t>
      </w:r>
    </w:p>
    <w:p w:rsidR="005851B8" w:rsidRPr="006F178A" w:rsidRDefault="005851B8" w:rsidP="005851B8">
      <w:pPr>
        <w:rPr>
          <w:rtl/>
        </w:rPr>
      </w:pPr>
      <w:r w:rsidRPr="006F178A">
        <w:rPr>
          <w:rtl/>
        </w:rPr>
        <w:t xml:space="preserve">אבל במקומי - </w:t>
      </w:r>
      <w:r w:rsidRPr="00935E29">
        <w:rPr>
          <w:b/>
          <w:bCs/>
          <w:rtl/>
        </w:rPr>
        <w:t>דברי הכל</w:t>
      </w:r>
      <w:r w:rsidRPr="006F178A">
        <w:rPr>
          <w:rtl/>
        </w:rPr>
        <w:t>: - אחד עני ואחד עשיר, דעיקר עירוב ברגל.</w:t>
      </w:r>
    </w:p>
    <w:p w:rsidR="005851B8" w:rsidRPr="006F178A" w:rsidRDefault="005851B8" w:rsidP="005851B8">
      <w:pPr>
        <w:rPr>
          <w:rtl/>
        </w:rPr>
      </w:pPr>
      <w:r w:rsidRPr="006F178A">
        <w:rPr>
          <w:rtl/>
        </w:rPr>
        <w:t xml:space="preserve">וזו היא שאמרו מאן קתני לה - </w:t>
      </w:r>
      <w:r w:rsidRPr="006F178A">
        <w:rPr>
          <w:rStyle w:val="2fb"/>
          <w:rtl/>
        </w:rPr>
        <w:t xml:space="preserve">ר"מ</w:t>
      </w:r>
      <w:r w:rsidRPr="006F178A">
        <w:rPr>
          <w:rtl/>
        </w:rPr>
        <w:t xml:space="preserve">. ואהייא </w:t>
      </w:r>
      <w:ins w:id="94584" w:author="מנוע מכני" w:date="2026-10-11T12:04:40Z">
        <w:r>
          <w:rPr>
            <w:rtl/>
          </w:rPr>
          <w:t xml:space="preserve">עומד</w:t>
        </w:r>
      </w:ins>
      <w:del w:id="94585" w:author="מנוע מכני" w:date="2026-10-11T12:04:40Z">
        <w:r w:rsidRPr="006F178A">
          <w:rPr>
            <w:rtl/>
          </w:rPr>
          <w:delText xml:space="preserve">קאי</w:delText>
        </w:r>
      </w:del>
      <w:r w:rsidRPr="006F178A">
        <w:rPr>
          <w:rtl/>
        </w:rPr>
        <w:t xml:space="preserve"> - אהא: מי שבא בדרך וחשכה.</w:t>
      </w:r>
    </w:p>
    <w:p w:rsidR="005851B8" w:rsidRPr="006F178A" w:rsidRDefault="005851B8" w:rsidP="005851B8">
      <w:pPr>
        <w:rPr>
          <w:rtl/>
        </w:rPr>
      </w:pPr>
      <w:r w:rsidRPr="006F178A">
        <w:rPr>
          <w:rtl/>
        </w:rPr>
        <w:t xml:space="preserve">ולא אמרו מערבין בפת אלא להקל מאן קתני לה - </w:t>
      </w:r>
      <w:r w:rsidRPr="00935E29">
        <w:rPr>
          <w:b/>
          <w:bCs/>
          <w:rtl/>
        </w:rPr>
        <w:t>דברי הכל</w:t>
      </w:r>
      <w:r w:rsidRPr="006F178A">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5662" w:author="מנוע מכני" w:date="2026-10-11T12:04:40Z"/>
        </w:rPr>
      </w:pPr>
      <w:r w:rsidRPr="006F178A">
        <w:t xml:space="preserve">ת"כ דר"נ:</w:t>
      </w:r>
    </w:p>
    <w:p w:rsidR="005851B8" w:rsidRPr="006F178A" w:rsidRDefault="005851B8" w:rsidP="005851B8">
      <w:pPr>
        <w:rPr>
          <w:rtl/>
        </w:rPr>
      </w:pPr>
      <w:del w:id="95663" w:author="מנוע מכני" w:date="2026-10-11T12:04:40Z">
        <w:r w:rsidRPr="006F178A">
          <w:rPr>
            <w:rFonts w:ascii="Fb Fontext" w:hAnsi="Fb Fontext"/>
            <w:rtl/>
          </w:rPr>
          <w:delText xml:space="preserve"> </w:delText>
        </w:r>
      </w:del>
      <w:r w:rsidRPr="006F178A">
        <w:rPr>
          <w:rFonts w:ascii="Fb Fontext" w:hAnsi="Fb Fontext"/>
          <w:rtl/>
        </w:rPr>
        <w:t xml:space="preserve">אחד עני ואחד עשיר מערבין בפת, ולא יצא עשיר חוץ לתחום ויאמר שביתתי במקומי - לפי שלא אמרו מערבין ברגל אלא למי שבא בדרך וחשכה, דברי </w:t>
      </w:r>
      <w:r w:rsidRPr="006F178A">
        <w:rPr>
          <w:rStyle w:val="2fb"/>
          <w:rFonts w:ascii="Fb Fontext" w:hAnsi="Fb Fontext"/>
          <w:rtl/>
        </w:rPr>
        <w:t xml:space="preserve">ר"מ</w:t>
      </w:r>
      <w:r w:rsidRPr="006F178A">
        <w:rPr>
          <w:rFonts w:ascii="Fb Fontext" w:hAnsi="Fb Fontext"/>
          <w:rtl/>
        </w:rPr>
        <w:t xml:space="preserve">.</w:t>
      </w:r>
    </w:p>
    <w:p>
      <w:pPr>
        <w:pStyle w:val="38"/>
        <w:rPr>
          <w:ins w:id="95664" w:author="מנוע מכני" w:date="2026-10-11T12:04:40Z"/>
        </w:rPr>
      </w:pPr>
      <w:r w:rsidRPr="006F178A">
        <w:t xml:space="preserve">ר"י</w:t>
      </w:r>
      <w:del w:id="97039" w:author="מנוע מכני" w:date="2026-10-11T12:04:40Z">
        <w:r w:rsidRPr="006F178A">
          <w:delText xml:space="preserve"> אומר</w:delText>
        </w:r>
      </w:del>
      <w:r w:rsidRPr="006F178A">
        <w:t xml:space="preserve">:</w:t>
      </w:r>
    </w:p>
    <w:p w:rsidR="005851B8" w:rsidRPr="006F178A" w:rsidRDefault="005851B8" w:rsidP="005851B8">
      <w:pPr>
        <w:rPr>
          <w:rtl/>
        </w:rPr>
      </w:pPr>
      <w:del w:id="95665" w:author="מנוע מכני" w:date="2026-10-11T12:04:40Z">
        <w:r w:rsidRPr="006F178A">
          <w:rPr>
            <w:rtl/>
          </w:rPr>
          <w:delText xml:space="preserve"> </w:delText>
        </w:r>
      </w:del>
      <w:r w:rsidRPr="006F178A">
        <w:rPr>
          <w:rtl/>
        </w:rPr>
        <w:t xml:space="preserve">אחד עני ואחד עשיר מערבין ברגל, ויצא עשיר חוץ לתחום ויאמר תהא שביתתי במקומי, וזה הוא עיקרו של עירוב. והתירו חכמים </w:t>
      </w:r>
      <w:ins w:id="90288" w:author="מנוע מכני" w:date="2026-10-11T12:04:40Z">
        <w:r>
          <w:rPr>
            <w:rtl/>
          </w:rPr>
          <w:t xml:space="preserve">לבעה"ב</w:t>
        </w:r>
      </w:ins>
      <w:del w:id="90289" w:author="מנוע מכני" w:date="2026-10-11T12:04:40Z">
        <w:r w:rsidRPr="006F178A">
          <w:rPr>
            <w:rtl/>
          </w:rPr>
          <w:delText xml:space="preserve">לבעל הבית</w:delText>
        </w:r>
      </w:del>
      <w:r w:rsidRPr="006F178A">
        <w:rPr>
          <w:rtl/>
        </w:rPr>
        <w:t xml:space="preserve"> לשלח עירובו ביד עבדו, ביד בנו, ביד שלוחו בשביל להקל עליו.</w:t>
      </w:r>
    </w:p>
    <w:p>
      <w:pPr>
        <w:pStyle w:val="38"/>
        <w:rPr>
          <w:ins w:id="95667" w:author="מנוע מכני" w:date="2026-10-11T12:04:40Z"/>
        </w:rPr>
      </w:pPr>
      <w:del w:id="95666" w:author="מנוע מכני" w:date="2026-10-11T12:04:40Z">
        <w:r w:rsidRPr="006F178A">
          <w:delText xml:space="preserve">•</w:delText>
        </w:r>
      </w:del>
      <w:r w:rsidRPr="006F178A">
        <w:t xml:space="preserve"> אר"י:</w:t>
      </w:r>
    </w:p>
    <w:p w:rsidR="005851B8" w:rsidRDefault="005851B8" w:rsidP="005851B8">
      <w:pPr>
        <w:rPr>
          <w:rtl/>
        </w:rPr>
      </w:pPr>
      <w:del w:id="95668" w:author="מנוע מכני" w:date="2026-10-11T12:04:40Z">
        <w:r w:rsidRPr="006F178A">
          <w:rPr>
            <w:rtl/>
          </w:rPr>
          <w:delText xml:space="preserve"> </w:delText>
        </w:r>
      </w:del>
      <w:r w:rsidRPr="006F178A">
        <w:rPr>
          <w:rtl/>
        </w:rPr>
        <w:t xml:space="preserve">מעשה באנשי בית ממל ובאנשי בית גוריון בארומא, שהיו מחלקין גרוגרות וצימוקין לעניים בשני בצורת, ובאין עניי כפר שיחין ועניי כפר חנניה ומחשיכין על התחום, למחרת משכימין ובאין. [והיינו ד</w:t>
      </w:r>
      <w:r>
        <w:rPr>
          <w:rtl/>
        </w:rPr>
        <w:t>אפי'</w:t>
      </w:r>
      <w:r w:rsidRPr="006F178A">
        <w:rPr>
          <w:rtl/>
        </w:rPr>
        <w:t xml:space="preserve"> שהיו בביתם יכלו לערב ברגלם]</w:t>
      </w:r>
    </w:p>
    <w:p w:rsidR="005851B8" w:rsidRPr="006F178A" w:rsidRDefault="005851B8" w:rsidP="005851B8">
      <w:pPr>
        <w:rPr>
          <w:rtl/>
        </w:rPr>
      </w:pPr>
      <w:r w:rsidRPr="006F178A">
        <w:rPr>
          <w:rStyle w:val="2fb"/>
          <w:rtl/>
        </w:rPr>
        <w:t xml:space="preserve">רב אשי</w:t>
      </w:r>
      <w:r w:rsidRPr="006F178A">
        <w:rPr>
          <w:rtl/>
        </w:rPr>
        <w:t xml:space="preserve"> ממתניתין </w:t>
      </w:r>
      <w:ins w:id="91210" w:author="מנוע מכני" w:date="2026-10-11T12:04:40Z">
        <w:r>
          <w:rPr>
            <w:rtl/>
          </w:rPr>
          <w:t xml:space="preserve">גם</w:t>
        </w:r>
      </w:ins>
      <w:del w:id="91211" w:author="מנוע מכני" w:date="2026-10-11T12:04:40Z">
        <w:r w:rsidRPr="006F178A">
          <w:rPr>
            <w:rtl/>
          </w:rPr>
          <w:delText xml:space="preserve">נמי</w:delText>
        </w:r>
      </w:del>
      <w:r w:rsidRPr="006F178A">
        <w:rPr>
          <w:rtl/>
        </w:rPr>
        <w:t xml:space="preserve"> דיקא, דקתני: מי שיצא לילך לעיר שמערבין לה, והחזירו חבירו - הוא מותר לילך, וכל בני העיר אסורין, דברי </w:t>
      </w:r>
      <w:r w:rsidRPr="006F178A">
        <w:rPr>
          <w:rStyle w:val="2fb"/>
          <w:rtl/>
        </w:rPr>
        <w:t xml:space="preserve">ר"י</w:t>
      </w:r>
      <w:r w:rsidRPr="006F178A">
        <w:rPr>
          <w:rtl/>
        </w:rPr>
        <w:t xml:space="preserve"> והיינו במי שיש לו שני בתים, ושני תחומי שבת ביניהן. </w:t>
      </w:r>
      <w:ins w:id="94586" w:author="מנוע מכני" w:date="2026-10-11T12:04:40Z">
        <w:r>
          <w:rPr>
            <w:rtl/>
          </w:rPr>
          <w:t xml:space="preserve">והוא</w:t>
        </w:r>
      </w:ins>
      <w:del w:id="94587" w:author="מנוע מכני" w:date="2026-10-11T12:04:40Z">
        <w:r w:rsidRPr="006F178A">
          <w:rPr>
            <w:rtl/>
          </w:rPr>
          <w:delText xml:space="preserve">ואיהו</w:delText>
        </w:r>
      </w:del>
      <w:r w:rsidRPr="006F178A">
        <w:rPr>
          <w:rtl/>
        </w:rPr>
        <w:t xml:space="preserve"> כיון ד</w:t>
      </w:r>
      <w:r>
        <w:rPr>
          <w:rFonts w:hint="cs"/>
          <w:rtl/>
        </w:rPr>
        <w:t xml:space="preserve">יצא לדרך </w:t>
      </w:r>
      <w:r w:rsidRPr="006F178A">
        <w:rPr>
          <w:rFonts w:hint="cs"/>
          <w:rtl/>
        </w:rPr>
        <w:t>[</w:t>
      </w:r>
      <w:r w:rsidRPr="006F178A">
        <w:rPr>
          <w:rtl/>
        </w:rPr>
        <w:t xml:space="preserve">לביתו השני ולא ע"מ לערב] - </w:t>
      </w:r>
      <w:ins w:id="94204" w:author="מנוע מכני" w:date="2026-10-11T12:04:40Z">
        <w:r>
          <w:rPr>
            <w:rtl/>
          </w:rPr>
          <w:t xml:space="preserve">היה</w:t>
        </w:r>
      </w:ins>
      <w:del w:id="94205" w:author="מנוע מכני" w:date="2026-10-11T12:04:40Z">
        <w:r w:rsidRPr="006F178A">
          <w:rPr>
            <w:rtl/>
          </w:rPr>
          <w:delText xml:space="preserve">הוה</w:delText>
        </w:r>
      </w:del>
      <w:r w:rsidRPr="006F178A">
        <w:rPr>
          <w:rtl/>
        </w:rPr>
        <w:t xml:space="preserve"> </w:t>
      </w:r>
      <w:ins w:id="92578" w:author="מנוע מכני" w:date="2026-10-11T12:04:40Z">
        <w:r>
          <w:rPr>
            <w:rtl/>
          </w:rPr>
          <w:t xml:space="preserve">לו</w:t>
        </w:r>
      </w:ins>
      <w:del w:id="92579" w:author="מנוע מכני" w:date="2026-10-11T12:04:40Z">
        <w:r w:rsidRPr="006F178A">
          <w:rPr>
            <w:rtl/>
          </w:rPr>
          <w:delText xml:space="preserve">ליה</w:delText>
        </w:r>
      </w:del>
      <w:r w:rsidRPr="006F178A">
        <w:rPr>
          <w:rtl/>
        </w:rPr>
        <w:t xml:space="preserve"> עני, והנך עשירים </w:t>
      </w:r>
      <w:ins w:id="92576" w:author="מנוע מכני" w:date="2026-10-11T12:04:40Z">
        <w:r>
          <w:rPr>
            <w:rtl/>
          </w:rPr>
          <w:t xml:space="preserve">הם</w:t>
        </w:r>
      </w:ins>
      <w:del w:id="92577" w:author="מנוע מכני" w:date="2026-10-11T12:04:40Z">
        <w:r w:rsidRPr="006F178A">
          <w:rPr>
            <w:rtl/>
          </w:rPr>
          <w:delText xml:space="preserve">נינהו</w:delText>
        </w:r>
      </w:del>
      <w:r w:rsidRPr="006F178A">
        <w:rPr>
          <w:rtl/>
        </w:rPr>
        <w:t xml:space="preserve">. אלמא: כל במקום פלוני עני - אין, עשיר - </w:t>
      </w:r>
      <w:r w:rsidRPr="006F178A">
        <w:rPr>
          <w:rtl/>
        </w:rPr>
        <w:t xml:space="preserve">לא</w:t>
      </w:r>
      <w:r w:rsidRPr="006F178A">
        <w:rPr>
          <w:rtl/>
        </w:rPr>
        <w:t xml:space="preserve">. </w:t>
      </w:r>
      <w:ins w:id="90290" w:author="מנוע מכני" w:date="2026-10-11T12:04:40Z">
        <w:r>
          <w:rPr>
            <w:b/>
            <w:bCs/>
            <w:rtl/>
          </w:rPr>
          <w:t xml:space="preserve">ש"מ</w:t>
        </w:r>
      </w:ins>
      <w:del w:id="90291" w:author="מנוע מכני" w:date="2026-10-11T12:04:40Z">
        <w:r w:rsidRPr="00A653C2">
          <w:rPr>
            <w:b/>
            <w:bCs/>
            <w:rtl/>
          </w:rPr>
          <w:delText xml:space="preserve">שמע מינה</w:delText>
        </w:r>
      </w:del>
      <w:r w:rsidRPr="006F178A">
        <w:rPr>
          <w:rtl/>
        </w:rPr>
        <w:t>.</w:t>
      </w:r>
    </w:p>
    <w:p w:rsidR="005851B8" w:rsidRPr="006F178A" w:rsidRDefault="005851B8" w:rsidP="005851B8">
      <w:pPr>
        <w:rPr>
          <w:rtl/>
        </w:rPr>
      </w:pPr>
      <w:ins w:id="94392" w:author="מנוע מכני" w:date="2026-10-11T12:04:40Z">
        <w:r>
          <w:rPr>
            <w:rtl/>
          </w:rPr>
          <w:t xml:space="preserve">שונה</w:t>
        </w:r>
      </w:ins>
      <w:del w:id="94393" w:author="מנוע מכני" w:date="2026-10-11T12:04:40Z">
        <w:r w:rsidRPr="006F178A">
          <w:rPr>
            <w:rtl/>
          </w:rPr>
          <w:delText xml:space="preserve">מתני</w:delText>
        </w:r>
      </w:del>
      <w:r w:rsidRPr="006F178A">
        <w:rPr>
          <w:rtl/>
        </w:rPr>
        <w:t xml:space="preserve"> </w:t>
      </w:r>
      <w:ins w:id="92582" w:author="מנוע מכני" w:date="2026-10-11T12:04:40Z">
        <w:r>
          <w:rPr>
            <w:rtl/>
          </w:rPr>
          <w:t xml:space="preserve">לו</w:t>
        </w:r>
      </w:ins>
      <w:del w:id="92583" w:author="מנוע מכני" w:date="2026-10-11T12:04:40Z">
        <w:r w:rsidRPr="006F178A">
          <w:rPr>
            <w:rtl/>
          </w:rPr>
          <w:delText xml:space="preserve">ליה</w:delText>
        </w:r>
      </w:del>
      <w:r w:rsidRPr="006F178A">
        <w:rPr>
          <w:rtl/>
        </w:rPr>
        <w:t xml:space="preserve"> </w:t>
      </w:r>
      <w:r w:rsidRPr="006F178A">
        <w:rPr>
          <w:rStyle w:val="2fb"/>
          <w:rtl/>
        </w:rPr>
        <w:t xml:space="preserve">רב</w:t>
      </w:r>
      <w:r w:rsidRPr="006F178A">
        <w:rPr>
          <w:rtl/>
        </w:rPr>
        <w:t xml:space="preserve"> חייא בר אשי לחייא בר </w:t>
      </w:r>
      <w:r w:rsidRPr="006F178A">
        <w:rPr>
          <w:rStyle w:val="2fb"/>
          <w:rtl/>
        </w:rPr>
        <w:t xml:space="preserve">רב</w:t>
      </w:r>
      <w:r w:rsidRPr="006F178A">
        <w:rPr>
          <w:rtl/>
        </w:rPr>
        <w:t xml:space="preserve"> </w:t>
      </w:r>
      <w:ins w:id="92580" w:author="מנוע מכני" w:date="2026-10-11T12:04:40Z">
        <w:r>
          <w:rPr>
            <w:rtl/>
          </w:rPr>
          <w:t xml:space="preserve">לפניו</w:t>
        </w:r>
      </w:ins>
      <w:del w:id="92581" w:author="מנוע מכני" w:date="2026-10-11T12:04:40Z">
        <w:r w:rsidRPr="006F178A">
          <w:rPr>
            <w:rtl/>
          </w:rPr>
          <w:delText xml:space="preserve">קמיה</w:delText>
        </w:r>
      </w:del>
      <w:r w:rsidRPr="006F178A">
        <w:rPr>
          <w:rtl/>
        </w:rPr>
        <w:t xml:space="preserve"> </w:t>
      </w:r>
      <w:r w:rsidRPr="006F178A">
        <w:rPr>
          <w:rStyle w:val="2fb"/>
          <w:rtl/>
        </w:rPr>
        <w:t xml:space="preserve">דרב</w:t>
      </w:r>
      <w:r w:rsidRPr="006F178A">
        <w:rPr>
          <w:rtl/>
        </w:rPr>
        <w:t xml:space="preserve">: אחד עני ואחד עשיר.</w:t>
      </w:r>
    </w:p>
    <w:p>
      <w:pPr>
        <w:pStyle w:val="38"/>
        <w:rPr>
          <w:ins w:id="95669" w:author="מנוע מכני" w:date="2026-10-11T12:04:40Z"/>
        </w:rPr>
      </w:pPr>
      <w:r w:rsidRPr="006F178A">
        <w:t xml:space="preserve">אמר</w:t>
      </w:r>
      <w:r w:rsidRPr="006F178A">
        <w:t xml:space="preserve"> </w:t>
      </w:r>
      <w:ins w:id="92584" w:author="מנוע מכני" w:date="2026-10-11T12:04:40Z">
        <w:r>
          <w:t xml:space="preserve">לו</w:t>
        </w:r>
      </w:ins>
      <w:del w:id="92585" w:author="מנוע מכני" w:date="2026-10-11T12:04:40Z">
        <w:r w:rsidRPr="006F178A">
          <w:delText xml:space="preserve">ליה</w:delText>
        </w:r>
      </w:del>
      <w:r w:rsidRPr="006F178A">
        <w:t xml:space="preserve"> רב:</w:t>
      </w:r>
    </w:p>
    <w:p w:rsidR="005851B8" w:rsidRPr="006F178A" w:rsidRDefault="005851B8" w:rsidP="005851B8">
      <w:pPr>
        <w:rPr>
          <w:rtl/>
        </w:rPr>
      </w:pPr>
      <w:del w:id="95670" w:author="מנוע מכני" w:date="2026-10-11T12:04:40Z">
        <w:r w:rsidRPr="006F178A">
          <w:rPr>
            <w:rtl/>
          </w:rPr>
          <w:delText xml:space="preserve"> </w:delText>
        </w:r>
      </w:del>
      <w:r w:rsidRPr="006F178A">
        <w:rPr>
          <w:rtl/>
        </w:rPr>
        <w:t xml:space="preserve">סיים בה </w:t>
      </w:r>
      <w:ins w:id="91212" w:author="מנוע מכני" w:date="2026-10-11T12:04:40Z">
        <w:r>
          <w:rPr>
            <w:rtl/>
          </w:rPr>
          <w:t xml:space="preserve">גם</w:t>
        </w:r>
      </w:ins>
      <w:del w:id="91213" w:author="מנוע מכני" w:date="2026-10-11T12:04:40Z">
        <w:r w:rsidRPr="006F178A">
          <w:rPr>
            <w:rtl/>
          </w:rPr>
          <w:delText xml:space="preserve">נמי</w:delText>
        </w:r>
      </w:del>
      <w:r w:rsidRPr="006F178A">
        <w:rPr>
          <w:rtl/>
        </w:rPr>
        <w:t xml:space="preserve">: הלכה </w:t>
      </w:r>
      <w:r w:rsidRPr="006F178A">
        <w:rPr>
          <w:rStyle w:val="2fb"/>
          <w:rtl/>
        </w:rPr>
        <w:t xml:space="preserve">כר"י</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נב.</w:t>
      </w:r>
    </w:p>
    <w:p w:rsidR="005851B8" w:rsidRPr="006061D7" w:rsidRDefault="005851B8" w:rsidP="005851B8">
      <w:pPr>
        <w:rPr>
          <w:rtl/>
        </w:rPr>
      </w:pPr>
      <w:r w:rsidRPr="006061D7">
        <w:rPr>
          <w:rStyle w:val="2fb"/>
          <w:rtl/>
        </w:rPr>
        <w:t xml:space="preserve">רבה</w:t>
      </w:r>
      <w:r w:rsidRPr="006061D7">
        <w:rPr>
          <w:rtl/>
        </w:rPr>
        <w:t xml:space="preserve"> בר </w:t>
      </w:r>
      <w:r w:rsidRPr="006061D7">
        <w:rPr>
          <w:rStyle w:val="2fb"/>
          <w:rtl/>
        </w:rPr>
        <w:t xml:space="preserve">רב חנן</w:t>
      </w:r>
      <w:r w:rsidRPr="006061D7">
        <w:rPr>
          <w:rtl/>
        </w:rPr>
        <w:t xml:space="preserve"> </w:t>
      </w:r>
      <w:ins w:id="94206" w:author="מנוע מכני" w:date="2026-10-11T12:04:40Z">
        <w:r>
          <w:rPr>
            <w:rtl/>
          </w:rPr>
          <w:t xml:space="preserve">דהיה</w:t>
        </w:r>
      </w:ins>
      <w:del w:id="94207" w:author="מנוע מכני" w:date="2026-10-11T12:04:40Z">
        <w:r w:rsidRPr="006061D7">
          <w:rPr>
            <w:rtl/>
          </w:rPr>
          <w:delText xml:space="preserve">דהוה</w:delText>
        </w:r>
      </w:del>
      <w:r w:rsidRPr="006061D7">
        <w:rPr>
          <w:rtl/>
        </w:rPr>
        <w:t xml:space="preserve"> רגיל דאתי מארטיבנא לפומבדיתא, ואמר שביתתי בצינתא מטעמא </w:t>
      </w:r>
      <w:r w:rsidRPr="006061D7">
        <w:rPr>
          <w:rStyle w:val="2fb"/>
          <w:rtl/>
        </w:rPr>
        <w:t xml:space="preserve">דר"י</w:t>
      </w:r>
      <w:r w:rsidRPr="006061D7">
        <w:rPr>
          <w:rtl/>
        </w:rPr>
        <w:t xml:space="preserve"> דהלכה </w:t>
      </w:r>
      <w:ins w:id="92586" w:author="מנוע מכני" w:date="2026-10-11T12:04:40Z">
        <w:r>
          <w:rPr>
            <w:rtl/>
          </w:rPr>
          <w:t xml:space="preserve">כמותו</w:t>
        </w:r>
      </w:ins>
      <w:del w:id="92587" w:author="מנוע מכני" w:date="2026-10-11T12:04:40Z">
        <w:r w:rsidRPr="006061D7">
          <w:rPr>
            <w:rtl/>
          </w:rPr>
          <w:delText xml:space="preserve">כוותיה</w:delText>
        </w:r>
      </w:del>
      <w:r w:rsidRPr="006061D7">
        <w:rPr>
          <w:rtl/>
        </w:rPr>
        <w:t xml:space="preserve"> וחזר בו ממה שא"ל </w:t>
      </w:r>
      <w:r w:rsidRPr="006061D7">
        <w:rPr>
          <w:rStyle w:val="2fb"/>
          <w:rtl/>
        </w:rPr>
        <w:t xml:space="preserve">אביי</w:t>
      </w:r>
      <w:r w:rsidRPr="006061D7">
        <w:rPr>
          <w:rtl/>
        </w:rPr>
        <w:t xml:space="preserve"> </w:t>
      </w:r>
      <w:r w:rsidRPr="006061D7">
        <w:rPr>
          <w:rStyle w:val="2fb"/>
          <w:rtl/>
        </w:rPr>
        <w:t xml:space="preserve">דר"ח</w:t>
      </w:r>
      <w:r w:rsidRPr="006061D7">
        <w:rPr>
          <w:rtl/>
        </w:rPr>
        <w:t xml:space="preserve"> </w:t>
      </w:r>
      <w:r w:rsidRPr="006061D7">
        <w:rPr>
          <w:rtl/>
        </w:rPr>
        <w:t xml:space="preserve">אמר</w:t>
      </w:r>
      <w:r w:rsidRPr="006061D7">
        <w:rPr>
          <w:rtl/>
        </w:rPr>
        <w:t xml:space="preserve"> דמחלוקתם דווקא במקום פלוני שנמצא שם אבל לנהוג כעשיר על מקום אחר ודאי א"א ות"כ.</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97" w:author="קלוד" w:date="2026-10-11T12:24:08Z"/>
        </w:rPr>
      </w:pPr>
      <w:ins w:id="90398" w:author="קלוד" w:date="2026-10-11T12:24:08Z">
        <w:r>
          <w:rPr>
            <w:color w:val="7B3F00"/>
          </w:rPr>
          <w:t xml:space="preserve">האם הנותן עירובו יש לו ארבע אמות?</w:t>
        </w:r>
      </w:ins>
    </w:p>
    <w:p>
      <w:pPr>
        <w:pStyle w:val="38"/>
        <w:rPr>
          <w:ins w:id="95671" w:author="מנוע מכני" w:date="2026-10-11T12:04:40Z"/>
        </w:rPr>
      </w:pPr>
      <w:del w:id="97040" w:author="מנוע מכני" w:date="2026-10-11T12:04:40Z">
        <w:r w:rsidRPr="006F178A">
          <w:delText xml:space="preserve">אמר </w:delText>
        </w:r>
      </w:del>
      <w:r w:rsidRPr="006F178A">
        <w:t xml:space="preserve">רמי בר חמא:</w:t>
      </w:r>
    </w:p>
    <w:p w:rsidR="005851B8" w:rsidRPr="006F178A" w:rsidRDefault="005851B8" w:rsidP="005851B8">
      <w:pPr>
        <w:rPr>
          <w:rtl/>
        </w:rPr>
      </w:pPr>
      <w:del w:id="95672" w:author="מנוע מכני" w:date="2026-10-11T12:04:40Z">
        <w:r w:rsidRPr="006F178A">
          <w:rPr>
            <w:rFonts w:ascii="Fb Fontext" w:hAnsi="Fb Fontext"/>
            <w:rtl/>
          </w:rPr>
          <w:delText xml:space="preserve"> </w:delText>
        </w:r>
      </w:del>
      <w:r w:rsidRPr="006F178A">
        <w:rPr>
          <w:rFonts w:ascii="Fb Fontext" w:hAnsi="Fb Fontext"/>
          <w:rtl/>
        </w:rPr>
        <w:t xml:space="preserve">הרי אמרו שבת יש לו ארבע אמות, הנותן את עירובו יש לו ארבע אמות או </w:t>
      </w:r>
      <w:r w:rsidRPr="006F178A">
        <w:rPr>
          <w:rFonts w:ascii="Fb Fontext" w:hAnsi="Fb Fontext"/>
          <w:rtl/>
        </w:rPr>
        <w:t xml:space="preserve">לא</w:t>
      </w:r>
      <w:r w:rsidRPr="006F178A">
        <w:rPr>
          <w:rFonts w:ascii="Fb Fontext" w:hAnsi="Fb Fontext"/>
          <w:rtl/>
        </w:rPr>
        <w:t xml:space="preserve">.</w:t>
      </w:r>
    </w:p>
    <w:p>
      <w:pPr>
        <w:pStyle w:val="38"/>
        <w:rPr>
          <w:ins w:id="95673" w:author="מנוע מכני" w:date="2026-10-11T12:04:40Z"/>
        </w:rPr>
      </w:pPr>
      <w:r w:rsidRPr="00132755">
        <w:t xml:space="preserve">ואין להוכיח</w:t>
      </w:r>
    </w:p>
    <w:p w:rsidR="005851B8" w:rsidRPr="00132755" w:rsidRDefault="005851B8" w:rsidP="005851B8">
      <w:pPr>
        <w:rPr>
          <w:spacing w:val="-4"/>
          <w:rtl/>
        </w:rPr>
      </w:pPr>
      <w:del w:id="95674" w:author="מנוע מכני" w:date="2026-10-11T12:04:40Z">
        <w:r w:rsidRPr="00132755">
          <w:rPr>
            <w:spacing w:val="-4"/>
            <w:rtl/>
          </w:rPr>
          <w:delText xml:space="preserve"> </w:delText>
        </w:r>
      </w:del>
      <w:r w:rsidRPr="00132755">
        <w:rPr>
          <w:spacing w:val="-4"/>
          <w:rtl/>
        </w:rPr>
        <w:t xml:space="preserve">מהא דמערבי בפת להקל על העשיר דעדיין קולא הוא לגביו כי </w:t>
      </w:r>
      <w:ins w:id="94588" w:author="מנוע מכני" w:date="2026-10-11T12:04:40Z">
        <w:r>
          <w:rPr>
            <w:spacing w:val="-4"/>
            <w:rtl/>
          </w:rPr>
          <w:t xml:space="preserve">איך</w:t>
        </w:r>
      </w:ins>
      <w:del w:id="94589" w:author="מנוע מכני" w:date="2026-10-11T12:04:40Z">
        <w:r w:rsidRPr="00132755">
          <w:rPr>
            <w:spacing w:val="-4"/>
            <w:rtl/>
          </w:rPr>
          <w:delText xml:space="preserve">היכי</w:delText>
        </w:r>
      </w:del>
      <w:r w:rsidRPr="00132755">
        <w:rPr>
          <w:spacing w:val="-4"/>
          <w:rtl/>
        </w:rPr>
        <w:t xml:space="preserve"> דלא נטרח וניפוק.</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נב.</w:t>
      </w:r>
    </w:p>
    <w:p>
      <w:pPr>
        <w:pStyle w:val="MishnaBatzad"/>
        <w:rPr>
          <w:ins w:id="20301" w:author="קלוד" w:date="2026-10-11T09:07:28Z"/>
        </w:rPr>
      </w:pPr>
      <w:ins w:id="20300" w:author="קלוד" w:date="2026-10-11T09:07:28Z">
        <w:r>
          <w:t xml:space="preserve">משנה י</w:t>
        </w:r>
      </w:ins>
    </w:p>
    <w:p w:rsidR="005851B8" w:rsidRPr="00E62A50" w:rsidRDefault="005851B8" w:rsidP="005851B8">
      <w:pPr>
        <w:pStyle w:val="afff9"/>
        <w:rPr>
          <w:del w:id="20134" w:author="קלוד" w:date="2026-10-11T09:07:28Z"/>
          <w:rtl/>
        </w:rPr>
      </w:pPr>
      <w:del w:id="20133"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28" w:author="קלוד" w:date="2026-10-11T12:09:42Z">
          <w:pPr>
            <w:pStyle w:val="afff9"/>
          </w:pPr>
        </w:pPrChange>
      </w:pPr>
      <w:r w:rsidRPr="00E62A50">
        <w:rPr>
          <w:rtl/>
        </w:rPr>
        <w:t>מי שיצא לילך בעיר שמערבין בה, והחזירו חבירו</w:t>
      </w:r>
      <w:r>
        <w:rPr>
          <w:rFonts w:hint="cs"/>
          <w:rtl/>
        </w:rPr>
        <w:t xml:space="preserve"> ל</w:t>
      </w:r>
      <w:r>
        <w:rPr>
          <w:rStyle w:val="TanaimMishna"/>
          <w:rFonts w:hint="cs"/>
          <w:rtl/>
          <w:rPrChange w:id="98107" w:author="Claude" w:date="2026-10-11T09:07:58Z">
            <w:rPr>
              <w:rFonts w:hint="cs"/>
              <w:rtl/>
            </w:rPr>
          </w:rPrChange>
        </w:rPr>
        <w:t xml:space="preserve">ר"י</w:t>
      </w:r>
      <w:r w:rsidRPr="00E62A50">
        <w:rPr>
          <w:rtl/>
        </w:rPr>
        <w:t xml:space="preserve"> הוא מותר לילך, וכל בני העיר אסורין</w:t>
      </w:r>
      <w:r w:rsidRPr="00E62A50">
        <w:rPr>
          <w:rFonts w:hint="cs"/>
          <w:rtl/>
        </w:rPr>
        <w:t>,</w:t>
      </w:r>
    </w:p>
    <w:p w:rsidR="005851B8" w:rsidRPr="00E62A50" w:rsidRDefault="005851B8" w:rsidP="005851B8">
      <w:pPr>
        <w:pStyle w:val="afff9"/>
        <w:rPr>
          <w:rtl/>
        </w:rPr>
      </w:pPr>
      <w:r>
        <w:rPr>
          <w:rStyle w:val="TanaimMishna"/>
          <w:rtl/>
          <w:rPrChange w:id="20028" w:author="קלוד" w:date="2026-10-11T09:07:28Z">
            <w:rPr>
              <w:rtl/>
            </w:rPr>
          </w:rPrChange>
        </w:rPr>
        <w:t xml:space="preserve">רבי מאיר</w:t>
      </w:r>
      <w:r>
        <w:rPr>
          <w:rtl/>
        </w:rPr>
        <w:t xml:space="preserve"> אומר</w:t>
      </w:r>
      <w:r>
        <w:rPr>
          <w:rStyle w:val="TanaimMishna"/>
          <w:rtl/>
          <w:rPrChange w:id="98108" w:author="Claude" w:date="2026-10-11T09:07:58Z">
            <w:rPr>
              <w:rtl/>
            </w:rPr>
          </w:rPrChange>
        </w:rPr>
        <w:t xml:space="preserve">:</w:t>
      </w:r>
      <w:r>
        <w:rPr>
          <w:rtl/>
        </w:rPr>
        <w:t xml:space="preserve"> כל שהוא יכול לערב ולא עירב - הרי זה חמר גמל.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95" w:author="קלוד" w:date="2026-10-11T12:24:08Z"/>
        </w:rPr>
      </w:pPr>
      <w:ins w:id="90396" w:author="קלוד" w:date="2026-10-11T12:24:08Z">
        <w:r>
          <w:rPr>
            <w:color w:val="7B3F00"/>
          </w:rPr>
          <w:t xml:space="preserve">שני בתים ושני תחומי שבת - היוצא לדרך כעני</w:t>
        </w:r>
      </w:ins>
    </w:p>
    <w:p>
      <w:pPr>
        <w:pStyle w:val="38"/>
        <w:rPr>
          <w:ins w:id="95675" w:author="מנוע מכני" w:date="2026-10-11T12:04:40Z"/>
        </w:rPr>
      </w:pPr>
      <w:r w:rsidRPr="00132755">
        <w:t xml:space="preserve">והיינו</w:t>
      </w:r>
    </w:p>
    <w:p w:rsidR="005851B8" w:rsidRPr="00132755" w:rsidRDefault="005851B8" w:rsidP="005851B8">
      <w:pPr>
        <w:rPr>
          <w:spacing w:val="-2"/>
          <w:rtl/>
        </w:rPr>
      </w:pPr>
      <w:del w:id="95676" w:author="מנוע מכני" w:date="2026-10-11T12:04:40Z">
        <w:r w:rsidRPr="00132755">
          <w:rPr>
            <w:rFonts w:ascii="Fb Fontext" w:hAnsi="Fb Fontext"/>
            <w:spacing w:val="-2"/>
            <w:rtl/>
          </w:rPr>
          <w:delText xml:space="preserve"> </w:delText>
        </w:r>
      </w:del>
      <w:r w:rsidRPr="00132755">
        <w:rPr>
          <w:rFonts w:ascii="Fb Fontext" w:hAnsi="Fb Fontext"/>
          <w:spacing w:val="-2"/>
          <w:rtl/>
        </w:rPr>
        <w:t xml:space="preserve">במי שיש לו שני בתים, וביניהן שני תחומי שבת. </w:t>
      </w:r>
      <w:r w:rsidRPr="00132755">
        <w:rPr>
          <w:rFonts w:ascii="Fb Fontext" w:hAnsi="Fb Fontext" w:hint="cs"/>
          <w:spacing w:val="-2"/>
          <w:rtl/>
        </w:rPr>
        <w:t>הוא</w:t>
      </w:r>
      <w:r w:rsidRPr="00132755">
        <w:rPr>
          <w:rFonts w:ascii="Fb Fontext" w:hAnsi="Fb Fontext"/>
          <w:spacing w:val="-2"/>
          <w:rtl/>
        </w:rPr>
        <w:t xml:space="preserve"> </w:t>
      </w:r>
      <w:r w:rsidRPr="00132755">
        <w:rPr>
          <w:rFonts w:ascii="Fb Fontext" w:hAnsi="Fb Fontext" w:hint="cs"/>
          <w:spacing w:val="-2"/>
          <w:rtl/>
        </w:rPr>
        <w:t>שיצא לדרך נחשב עני</w:t>
      </w:r>
      <w:r w:rsidRPr="00132755">
        <w:rPr>
          <w:rFonts w:ascii="Fb Fontext" w:hAnsi="Fb Fontext"/>
          <w:spacing w:val="-2"/>
          <w:rtl/>
        </w:rPr>
        <w:t>, וה</w:t>
      </w:r>
      <w:r w:rsidRPr="00132755">
        <w:rPr>
          <w:rFonts w:ascii="Fb Fontext" w:hAnsi="Fb Fontext" w:hint="cs"/>
          <w:spacing w:val="-2"/>
          <w:rtl/>
        </w:rPr>
        <w:t>ן</w:t>
      </w:r>
      <w:r w:rsidRPr="00132755">
        <w:rPr>
          <w:rFonts w:ascii="Fb Fontext" w:hAnsi="Fb Fontext"/>
          <w:spacing w:val="-2"/>
          <w:rtl/>
        </w:rPr>
        <w:t xml:space="preserve"> עשירי</w:t>
      </w:r>
      <w:r w:rsidRPr="00132755">
        <w:rPr>
          <w:rFonts w:ascii="Fb Fontext" w:hAnsi="Fb Fontext" w:hint="cs"/>
          <w:spacing w:val="-2"/>
          <w:rtl/>
        </w:rPr>
        <w:t>ם</w:t>
      </w:r>
      <w:r w:rsidRPr="00132755">
        <w:rPr>
          <w:rFonts w:ascii="Fb Fontext" w:hAnsi="Fb Fontext"/>
          <w:spacing w:val="-2"/>
          <w:rtl/>
        </w:rPr>
        <w:t>.</w:t>
      </w:r>
    </w:p>
    <w:p>
      <w:pPr>
        <w:pStyle w:val="38"/>
        <w:rPr>
          <w:ins w:id="95677" w:author="מנוע מכני" w:date="2026-10-11T12:04:40Z"/>
        </w:rPr>
      </w:pPr>
      <w:r w:rsidRPr="00132755">
        <w:t>ותנ"ה</w:t>
      </w:r>
      <w:r w:rsidRPr="00132755">
        <w:t xml:space="preserve">:</w:t>
      </w:r>
    </w:p>
    <w:p w:rsidR="005851B8" w:rsidRPr="00132755" w:rsidRDefault="005851B8" w:rsidP="005851B8">
      <w:pPr>
        <w:rPr>
          <w:spacing w:val="-4"/>
          <w:rtl/>
        </w:rPr>
      </w:pPr>
      <w:del w:id="95678" w:author="מנוע מכני" w:date="2026-10-11T12:04:40Z">
        <w:r w:rsidRPr="00132755">
          <w:rPr>
            <w:spacing w:val="-4"/>
            <w:rtl/>
          </w:rPr>
          <w:delText xml:space="preserve"> </w:delText>
        </w:r>
      </w:del>
      <w:r w:rsidRPr="00132755">
        <w:rPr>
          <w:spacing w:val="-4"/>
          <w:rtl/>
        </w:rPr>
        <w:t xml:space="preserve">מי שיש לו שני בתים וביניהן שני תחומי שבת, כיון שהחזיק בדרך - קנה עירוב דברי </w:t>
      </w:r>
      <w:r w:rsidRPr="00132755">
        <w:rPr>
          <w:rStyle w:val="2fb"/>
          <w:spacing w:val="-4"/>
          <w:rtl/>
        </w:rPr>
        <w:t xml:space="preserve">ר"י</w:t>
      </w:r>
      <w:r w:rsidRPr="00132755">
        <w:rPr>
          <w:spacing w:val="-4"/>
          <w:rtl/>
        </w:rPr>
        <w:t xml:space="preserve">.</w:t>
      </w:r>
    </w:p>
    <w:p>
      <w:pPr>
        <w:pStyle w:val="38"/>
        <w:rPr>
          <w:ins w:id="95679" w:author="מנוע מכני" w:date="2026-10-11T12:04:40Z"/>
        </w:rPr>
      </w:pPr>
      <w:r w:rsidRPr="006F178A">
        <w:t xml:space="preserve">יתר על כן א"ר יוסי בר"י:</w:t>
      </w:r>
    </w:p>
    <w:p w:rsidR="005851B8" w:rsidRPr="006F178A" w:rsidRDefault="005851B8" w:rsidP="005851B8">
      <w:pPr>
        <w:rPr>
          <w:rtl/>
        </w:rPr>
      </w:pPr>
      <w:del w:id="95680" w:author="מנוע מכני" w:date="2026-10-11T12:04:40Z">
        <w:r w:rsidRPr="006F178A">
          <w:rPr>
            <w:rtl/>
          </w:rPr>
          <w:delText xml:space="preserve"> </w:delText>
        </w:r>
      </w:del>
      <w:ins w:id="90292" w:author="מנוע מכני" w:date="2026-10-11T12:04:40Z">
        <w:r>
          <w:rPr>
            <w:rtl/>
          </w:rPr>
          <w:t xml:space="preserve">אפי'</w:t>
        </w:r>
      </w:ins>
      <w:del w:id="90293" w:author="מנוע מכני" w:date="2026-10-11T12:04:40Z">
        <w:r w:rsidRPr="006F178A">
          <w:rPr>
            <w:rtl/>
          </w:rPr>
          <w:delText xml:space="preserve">אפילו</w:delText>
        </w:r>
      </w:del>
      <w:r w:rsidRPr="006F178A">
        <w:rPr>
          <w:rtl/>
        </w:rPr>
        <w:t xml:space="preserve"> מצאו חבירו ואמר לו לין פה, עת חמה הוא, עת צינה הוא למחר משכים והולך.</w:t>
      </w:r>
    </w:p>
    <w:p>
      <w:pPr>
        <w:pStyle w:val="afffff8"/>
        <w:rPr>
          <w:ins w:id="90393" w:author="קלוד" w:date="2026-10-11T12:24:08Z"/>
        </w:rPr>
      </w:pPr>
      <w:ins w:id="90394" w:author="קלוד" w:date="2026-10-11T12:24:08Z">
        <w:r>
          <w:rPr>
            <w:color w:val="7B3F00"/>
          </w:rPr>
          <w:t xml:space="preserve">מחזיק בדרך והחזירו חבירו - לומר או להחזיק</w:t>
        </w:r>
      </w:ins>
    </w:p>
    <w:p>
      <w:pPr>
        <w:pStyle w:val="38"/>
        <w:rPr>
          <w:ins w:id="95681" w:author="מנוע מכני" w:date="2026-10-11T12:04:40Z"/>
        </w:rPr>
      </w:pPr>
      <w:r w:rsidRPr="006F178A">
        <w:t xml:space="preserve">רבה:</w:t>
      </w:r>
    </w:p>
    <w:p w:rsidR="005851B8" w:rsidRPr="006F178A" w:rsidRDefault="005851B8" w:rsidP="005851B8">
      <w:pPr>
        <w:rPr>
          <w:rtl/>
        </w:rPr>
      </w:pPr>
      <w:del w:id="95682" w:author="מנוע מכני" w:date="2026-10-11T12:04:40Z">
        <w:r w:rsidRPr="006F178A">
          <w:rPr>
            <w:rtl/>
          </w:rPr>
          <w:delText xml:space="preserve"> </w:delText>
        </w:r>
      </w:del>
      <w:r w:rsidRPr="006F178A">
        <w:rPr>
          <w:rtl/>
        </w:rPr>
        <w:t xml:space="preserve">לומר - </w:t>
      </w:r>
      <w:r w:rsidRPr="006F178A">
        <w:rPr>
          <w:rtl/>
        </w:rPr>
        <w:t xml:space="preserve">כו"ע</w:t>
      </w:r>
      <w:r w:rsidRPr="006F178A">
        <w:rPr>
          <w:rtl/>
        </w:rPr>
        <w:t xml:space="preserve"> </w:t>
      </w:r>
      <w:r w:rsidRPr="006F178A">
        <w:rPr>
          <w:rtl/>
        </w:rPr>
        <w:t xml:space="preserve">לא</w:t>
      </w:r>
      <w:r w:rsidRPr="006F178A">
        <w:rPr>
          <w:rtl/>
        </w:rPr>
        <w:t xml:space="preserve"> </w:t>
      </w:r>
      <w:ins w:id="91214" w:author="מנוע מכני" w:date="2026-10-11T12:04:40Z">
        <w:r>
          <w:rPr>
            <w:rtl/>
          </w:rPr>
          <w:t xml:space="preserve">חלקו</w:t>
        </w:r>
      </w:ins>
      <w:del w:id="91215" w:author="מנוע מכני" w:date="2026-10-11T12:04:40Z">
        <w:r w:rsidRPr="006F178A">
          <w:rPr>
            <w:rtl/>
          </w:rPr>
          <w:delText xml:space="preserve">פליגי</w:delText>
        </w:r>
      </w:del>
      <w:r w:rsidRPr="006F178A">
        <w:rPr>
          <w:rtl/>
        </w:rPr>
        <w:t xml:space="preserve"> דצריך, </w:t>
      </w:r>
      <w:r w:rsidRPr="007759E1">
        <w:rPr>
          <w:b/>
          <w:bCs/>
          <w:rtl/>
        </w:rPr>
        <w:t xml:space="preserve">כי </w:t>
      </w:r>
      <w:ins w:id="91216" w:author="מנוע מכני" w:date="2026-10-11T12:04:40Z">
        <w:r>
          <w:rPr>
            <w:b/>
            <w:bCs/>
            <w:rtl/>
          </w:rPr>
          <w:t xml:space="preserve">חלקו</w:t>
        </w:r>
      </w:ins>
      <w:del w:id="91217" w:author="מנוע מכני" w:date="2026-10-11T12:04:40Z">
        <w:r w:rsidRPr="007759E1">
          <w:rPr>
            <w:b/>
            <w:bCs/>
            <w:rtl/>
          </w:rPr>
          <w:delText xml:space="preserve">פליגי</w:delText>
        </w:r>
      </w:del>
      <w:r w:rsidRPr="006F178A">
        <w:rPr>
          <w:rtl/>
        </w:rPr>
        <w:t xml:space="preserve"> [</w:t>
      </w:r>
      <w:r w:rsidRPr="006F178A">
        <w:rPr>
          <w:rStyle w:val="2fb"/>
          <w:rtl/>
        </w:rPr>
        <w:t xml:space="preserve">ריב"י</w:t>
      </w:r>
      <w:r w:rsidRPr="006F178A">
        <w:rPr>
          <w:rtl/>
        </w:rPr>
        <w:t xml:space="preserve"> </w:t>
      </w:r>
      <w:r w:rsidRPr="006F178A">
        <w:rPr>
          <w:rStyle w:val="2fb"/>
          <w:rtl/>
        </w:rPr>
        <w:t xml:space="preserve">ור"י</w:t>
      </w:r>
      <w:r w:rsidRPr="006F178A">
        <w:rPr>
          <w:rtl/>
        </w:rPr>
        <w:t xml:space="preserve">] - להחזיק.</w:t>
      </w:r>
    </w:p>
    <w:p>
      <w:pPr>
        <w:pStyle w:val="38"/>
        <w:rPr>
          <w:ins w:id="95683" w:author="מנוע מכני" w:date="2026-10-11T12:04:40Z"/>
        </w:rPr>
      </w:pPr>
      <w:r w:rsidRPr="006F178A">
        <w:t xml:space="preserve">ורב יוסף</w:t>
      </w:r>
      <w:del w:id="97041" w:author="מנוע מכני" w:date="2026-10-11T12:04:40Z">
        <w:r w:rsidRPr="006F178A">
          <w:delText xml:space="preserve"> אמר</w:delText>
        </w:r>
      </w:del>
      <w:r w:rsidRPr="006F178A">
        <w:t xml:space="preserve">:</w:t>
      </w:r>
    </w:p>
    <w:p w:rsidR="005851B8" w:rsidRPr="006F178A" w:rsidRDefault="005851B8" w:rsidP="005851B8">
      <w:pPr>
        <w:rPr>
          <w:rtl/>
        </w:rPr>
      </w:pPr>
      <w:del w:id="95684" w:author="מנוע מכני" w:date="2026-10-11T12:04:40Z">
        <w:r w:rsidRPr="006F178A">
          <w:rPr>
            <w:rtl/>
          </w:rPr>
          <w:delText xml:space="preserve"> </w:delText>
        </w:r>
      </w:del>
      <w:r w:rsidRPr="006F178A">
        <w:rPr>
          <w:rtl/>
        </w:rPr>
        <w:t xml:space="preserve">להחזיק - דכולי </w:t>
      </w:r>
      <w:ins w:id="93408" w:author="מנוע מכני" w:date="2026-10-11T12:04:40Z">
        <w:r>
          <w:rPr>
            <w:rtl/>
          </w:rPr>
          <w:t xml:space="preserve">עולם</w:t>
        </w:r>
      </w:ins>
      <w:del w:id="93409" w:author="מנוע מכני" w:date="2026-10-11T12:04:40Z">
        <w:r w:rsidRPr="006F178A">
          <w:rPr>
            <w:rtl/>
          </w:rPr>
          <w:delText xml:space="preserve">עלמא</w:delText>
        </w:r>
      </w:del>
      <w:r w:rsidRPr="006F178A">
        <w:rPr>
          <w:rtl/>
        </w:rPr>
        <w:t xml:space="preserve"> </w:t>
      </w:r>
      <w:r w:rsidRPr="006F178A">
        <w:rPr>
          <w:rtl/>
        </w:rPr>
        <w:t xml:space="preserve">לא</w:t>
      </w:r>
      <w:r w:rsidRPr="006F178A">
        <w:rPr>
          <w:rtl/>
        </w:rPr>
        <w:t xml:space="preserve"> </w:t>
      </w:r>
      <w:ins w:id="91218" w:author="מנוע מכני" w:date="2026-10-11T12:04:40Z">
        <w:r>
          <w:rPr>
            <w:rtl/>
          </w:rPr>
          <w:t xml:space="preserve">חלקו</w:t>
        </w:r>
      </w:ins>
      <w:del w:id="91219" w:author="מנוע מכני" w:date="2026-10-11T12:04:40Z">
        <w:r w:rsidRPr="006F178A">
          <w:rPr>
            <w:rtl/>
          </w:rPr>
          <w:delText xml:space="preserve">פליגי</w:delText>
        </w:r>
      </w:del>
      <w:r w:rsidRPr="006F178A">
        <w:rPr>
          <w:rtl/>
        </w:rPr>
        <w:t xml:space="preserve"> דצריך, </w:t>
      </w:r>
      <w:r w:rsidRPr="007759E1">
        <w:rPr>
          <w:b/>
          <w:bCs/>
          <w:rtl/>
        </w:rPr>
        <w:t xml:space="preserve">כי </w:t>
      </w:r>
      <w:ins w:id="91220" w:author="מנוע מכני" w:date="2026-10-11T12:04:40Z">
        <w:r>
          <w:rPr>
            <w:b/>
            <w:bCs/>
            <w:rtl/>
          </w:rPr>
          <w:t xml:space="preserve">חלקו</w:t>
        </w:r>
      </w:ins>
      <w:del w:id="91221" w:author="מנוע מכני" w:date="2026-10-11T12:04:40Z">
        <w:r w:rsidRPr="007759E1">
          <w:rPr>
            <w:b/>
            <w:bCs/>
            <w:rtl/>
          </w:rPr>
          <w:delText xml:space="preserve">פליגי</w:delText>
        </w:r>
      </w:del>
      <w:r w:rsidRPr="006F178A">
        <w:rPr>
          <w:rtl/>
        </w:rPr>
        <w:t xml:space="preserve"> - לומר.</w:t>
      </w:r>
    </w:p>
    <w:p w:rsidR="005851B8" w:rsidRPr="00132755" w:rsidRDefault="005851B8" w:rsidP="005851B8">
      <w:pPr>
        <w:rPr>
          <w:spacing w:val="-4"/>
          <w:rtl/>
        </w:rPr>
      </w:pPr>
      <w:r w:rsidRPr="00132755">
        <w:rPr>
          <w:rStyle w:val="2fb"/>
          <w:spacing w:val="-4"/>
          <w:rtl/>
        </w:rPr>
        <w:t xml:space="preserve">וכרב יוסף</w:t>
      </w:r>
      <w:r w:rsidRPr="00132755">
        <w:rPr>
          <w:spacing w:val="-4"/>
          <w:rtl/>
        </w:rPr>
        <w:t xml:space="preserve"> </w:t>
      </w:r>
      <w:r w:rsidRPr="00132755">
        <w:rPr>
          <w:rStyle w:val="2fb"/>
          <w:spacing w:val="-4"/>
          <w:rtl/>
        </w:rPr>
        <w:t xml:space="preserve">בדריב"י</w:t>
      </w:r>
      <w:r w:rsidRPr="00132755">
        <w:rPr>
          <w:spacing w:val="-4"/>
          <w:rtl/>
        </w:rPr>
        <w:t xml:space="preserve"> משמע מהא </w:t>
      </w:r>
      <w:r w:rsidRPr="00132755">
        <w:rPr>
          <w:rStyle w:val="2fb"/>
          <w:spacing w:val="-4"/>
          <w:rtl/>
        </w:rPr>
        <w:t xml:space="preserve">דעולא</w:t>
      </w:r>
      <w:r w:rsidRPr="00132755">
        <w:rPr>
          <w:spacing w:val="-4"/>
          <w:rtl/>
        </w:rPr>
        <w:t xml:space="preserve">: מי שהחזיק בדרך והחזירו חבירו - הרי הוא מוחזר ומוחזק.</w:t>
      </w:r>
    </w:p>
    <w:p w:rsidR="005851B8" w:rsidRDefault="005851B8" w:rsidP="005851B8">
      <w:pPr>
        <w:rPr>
          <w:rtl/>
        </w:rPr>
      </w:pPr>
      <w:r w:rsidRPr="006F178A">
        <w:rPr>
          <w:rtl/>
        </w:rPr>
        <w:t xml:space="preserve">[והיינו </w:t>
      </w:r>
      <w:ins w:id="93238" w:author="מנוע מכני" w:date="2026-10-11T12:04:40Z">
        <w:r>
          <w:rPr>
            <w:rtl/>
          </w:rPr>
          <w:t xml:space="preserve">אף</w:t>
        </w:r>
      </w:ins>
      <w:del w:id="93239" w:author="מנוע מכני" w:date="2026-10-11T12:04:40Z">
        <w:r w:rsidRPr="006F178A">
          <w:rPr>
            <w:rtl/>
          </w:rPr>
          <w:delText xml:space="preserve">אע"פ</w:delText>
        </w:r>
      </w:del>
      <w:r w:rsidRPr="006F178A">
        <w:rPr>
          <w:rtl/>
        </w:rPr>
        <w:t xml:space="preserve"> שמוחזר]</w:t>
      </w:r>
    </w:p>
    <w:p>
      <w:pPr>
        <w:pStyle w:val="38"/>
        <w:rPr>
          <w:ins w:id="95685" w:author="מנוע מכני" w:date="2026-10-11T12:04:40Z"/>
        </w:rPr>
      </w:pPr>
      <w:r w:rsidRPr="006F178A">
        <w:t xml:space="preserve">והך</w:t>
      </w:r>
    </w:p>
    <w:p w:rsidR="005851B8" w:rsidRDefault="005851B8" w:rsidP="005851B8">
      <w:pPr>
        <w:rPr>
          <w:rtl/>
        </w:rPr>
      </w:pPr>
      <w:del w:id="95686" w:author="מנוע מכני" w:date="2026-10-11T12:04:40Z">
        <w:r w:rsidRPr="006F178A">
          <w:rPr>
            <w:rtl/>
          </w:rPr>
          <w:delText xml:space="preserve"> </w:delText>
        </w:r>
      </w:del>
      <w:r w:rsidRPr="006F178A">
        <w:rPr>
          <w:rStyle w:val="2fb"/>
          <w:rtl/>
        </w:rPr>
        <w:t xml:space="preserve">רב יהודה</w:t>
      </w:r>
      <w:r w:rsidRPr="006F178A">
        <w:rPr>
          <w:rtl/>
        </w:rPr>
        <w:t xml:space="preserve"> בר אישתתא אייתי </w:t>
      </w:r>
      <w:ins w:id="92588" w:author="מנוע מכני" w:date="2026-10-11T12:04:40Z">
        <w:r>
          <w:rPr>
            <w:rtl/>
          </w:rPr>
          <w:t xml:space="preserve">לו</w:t>
        </w:r>
      </w:ins>
      <w:del w:id="92589" w:author="מנוע מכני" w:date="2026-10-11T12:04:40Z">
        <w:r w:rsidRPr="006F178A">
          <w:rPr>
            <w:rtl/>
          </w:rPr>
          <w:delText xml:space="preserve">ליה</w:delText>
        </w:r>
      </w:del>
      <w:r w:rsidRPr="006F178A">
        <w:rPr>
          <w:rtl/>
        </w:rPr>
        <w:t xml:space="preserve"> כלכלה דפירי </w:t>
      </w:r>
      <w:r w:rsidRPr="006F178A">
        <w:rPr>
          <w:rStyle w:val="2fb"/>
          <w:rtl/>
        </w:rPr>
        <w:t xml:space="preserve">לרב</w:t>
      </w:r>
      <w:r w:rsidRPr="006F178A">
        <w:rPr>
          <w:rtl/>
        </w:rPr>
        <w:t xml:space="preserve"> נתן בר אושעיא. </w:t>
      </w:r>
      <w:r>
        <w:rPr>
          <w:rFonts w:hint="cs"/>
          <w:rtl/>
        </w:rPr>
        <w:t>וכשהלך הניחו</w:t>
      </w:r>
      <w:r w:rsidRPr="006F178A">
        <w:rPr>
          <w:rtl/>
        </w:rPr>
        <w:t xml:space="preserve"> עד שירד מדרגה ואז </w:t>
      </w:r>
      <w:r w:rsidRPr="006F178A">
        <w:rPr>
          <w:rtl/>
        </w:rPr>
        <w:t xml:space="preserve">א"ל</w:t>
      </w:r>
      <w:r w:rsidRPr="006F178A">
        <w:rPr>
          <w:rtl/>
        </w:rPr>
        <w:t xml:space="preserve"> שילון אצלו</w:t>
      </w:r>
      <w:r>
        <w:rPr>
          <w:rFonts w:hint="cs"/>
          <w:rtl/>
        </w:rPr>
        <w:t>,</w:t>
      </w:r>
      <w:r w:rsidRPr="006F178A">
        <w:rPr>
          <w:rtl/>
        </w:rPr>
        <w:t xml:space="preserve"> ורק למחרת הלך לביתו</w:t>
      </w:r>
    </w:p>
    <w:p w:rsidR="005851B8" w:rsidRPr="006F178A" w:rsidRDefault="005851B8" w:rsidP="005851B8">
      <w:pPr>
        <w:pStyle w:val="affffb"/>
        <w:rPr>
          <w:rtl/>
        </w:rPr>
      </w:pPr>
      <w:r w:rsidRPr="006F178A">
        <w:rPr>
          <w:rtl/>
        </w:rPr>
        <w:t>אין הכר</w:t>
      </w:r>
      <w:r w:rsidRPr="006F178A">
        <w:rPr>
          <w:rFonts w:hint="cs"/>
          <w:rtl/>
        </w:rPr>
        <w:t>ח</w:t>
      </w:r>
      <w:r w:rsidRPr="006F178A">
        <w:rPr>
          <w:rtl/>
        </w:rPr>
        <w:t xml:space="preserve"> כדעת </w:t>
      </w:r>
      <w:r w:rsidRPr="006F178A">
        <w:rPr>
          <w:rStyle w:val="2fb"/>
          <w:rtl/>
        </w:rPr>
        <w:t xml:space="preserve">רב יוסף</w:t>
      </w:r>
      <w:r w:rsidRPr="006F178A">
        <w:rPr>
          <w:rtl/>
        </w:rPr>
        <w:t xml:space="preserve"> </w:t>
      </w:r>
      <w:r w:rsidRPr="006F178A">
        <w:rPr>
          <w:rStyle w:val="2fb"/>
          <w:rtl/>
        </w:rPr>
        <w:t xml:space="preserve">בריב"י</w:t>
      </w:r>
      <w:r w:rsidRPr="006F178A">
        <w:rPr>
          <w:rtl/>
        </w:rPr>
        <w:t xml:space="preserve"> </w:t>
      </w:r>
      <w:ins w:id="92590" w:author="מנוע מכני" w:date="2026-10-11T12:04:40Z">
        <w:r>
          <w:rPr>
            <w:rtl/>
          </w:rPr>
          <w:t xml:space="preserve">דשמא</w:t>
        </w:r>
      </w:ins>
      <w:del w:id="92591" w:author="מנוע מכני" w:date="2026-10-11T12:04:40Z">
        <w:r w:rsidRPr="006F178A">
          <w:rPr>
            <w:rtl/>
          </w:rPr>
          <w:delText xml:space="preserve">דדלמא</w:delText>
        </w:r>
      </w:del>
      <w:r w:rsidRPr="006F178A">
        <w:rPr>
          <w:rtl/>
        </w:rPr>
        <w:t xml:space="preserve"> </w:t>
      </w:r>
      <w:r w:rsidRPr="006F178A">
        <w:rPr>
          <w:rStyle w:val="2fb"/>
          <w:rtl/>
        </w:rPr>
        <w:t xml:space="preserve">כרבה</w:t>
      </w:r>
      <w:r w:rsidRPr="006F178A">
        <w:rPr>
          <w:rtl/>
        </w:rPr>
        <w:t xml:space="preserve"> בדעת </w:t>
      </w:r>
      <w:r w:rsidRPr="006F178A">
        <w:rPr>
          <w:rStyle w:val="2fb"/>
          <w:rtl/>
        </w:rPr>
        <w:t xml:space="preserve">ר"י</w:t>
      </w:r>
      <w:r w:rsidRPr="006F178A">
        <w:rPr>
          <w:rtl/>
        </w:rPr>
        <w:t xml:space="preserve"> דסגי להחזיק.</w:t>
      </w:r>
    </w:p>
    <w:p w:rsidR="005851B8" w:rsidRDefault="005851B8" w:rsidP="005851B8">
      <w:pPr>
        <w:pStyle w:val="affffd"/>
        <w:spacing w:after="0"/>
        <w:rPr>
          <w:del w:id="90018" w:author="מנוע עיצוב" w:date="2026-10-11T12:09:26Z"/>
          <w:rFonts w:ascii="MS Mincho" w:hAnsi="MS Mincho"/>
          <w:bCs w:val="0"/>
          <w:rtl/>
        </w:rPr>
      </w:pPr>
      <w:del w:id="90017" w:author="מנוע עיצוב" w:date="2026-10-11T12:09:26Z">
        <w:r>
          <w:rPr>
            <w:rFonts w:ascii="MS Mincho" w:hAnsi="MS Mincho" w:hint="cs"/>
            <w:bCs w:val="0"/>
            <w:rtl/>
          </w:rPr>
          <w:delText xml:space="preserve"> ׻</w:delText>
        </w:r>
      </w:del>
    </w:p>
    <w:p w:rsidR="005851B8" w:rsidRPr="006F178A" w:rsidRDefault="005851B8" w:rsidP="005851B8">
      <w:pPr>
        <w:pStyle w:val="affff1"/>
        <w:ind w:end="0"/>
        <w:rPr>
          <w:rStyle w:val="afffe"/>
          <w:rFonts w:ascii="Fb Fontext" w:hAnsi="Fb Fontext" w:cs="FontbitDavid"/>
          <w:b/>
          <w:bCs w:val="0"/>
          <w:sz w:val="20"/>
          <w:rtl/>
        </w:rPr>
        <w:pPrChange w:id="20063" w:author="קלוד" w:date="2026-10-11T09:07:28Z">
          <w:pPr>
            <w:pStyle w:val="affff1"/>
            <w:rPr>
              <w:rStyle w:val="afffe"/>
              <w:rFonts w:ascii="Fb Fontext" w:hAnsi="Fb Fontext" w:cs="FontbitDavid"/>
              <w:b/>
              <w:bCs w:val="0"/>
              <w:sz w:val="20"/>
              <w:rtl/>
            </w:rPr>
          </w:pPr>
        </w:pPrChange>
      </w:pPr>
      <w:ins w:id="9815" w:author="מספור קטעי משנה" w:date="2026-10-11T09:25:21Z">
        <w:r>
          <w:rPr>
            <w:rStyle w:val="MisparKeta"/>
          </w:rPr>
          <w:t xml:space="preserve">א. </w:t>
        </w:r>
      </w:ins>
      <w:r w:rsidRPr="00E62A50">
        <w:rPr>
          <w:rStyle w:val="afffe"/>
          <w:rFonts w:ascii="Fb Fontext" w:hAnsi="Fb Fontext"/>
          <w:bCs w:val="0"/>
          <w:rtl/>
          <w:rPrChange w:id="40059" w:author="Claude" w:date="2026-10-11T09:07:36Z">
            <w:rPr>
              <w:rStyle w:val="afffe"/>
              <w:rFonts w:ascii="Fb Fontext" w:hAnsi="Fb Fontext"/>
              <w:bCs w:val="0"/>
              <w:sz w:val="20"/>
              <w:rtl/>
            </w:rPr>
          </w:rPrChange>
        </w:rPr>
        <w:t>ר"מ כל שיכול לערב וכו'</w:t>
      </w:r>
      <w:r w:rsidRPr="006F178A">
        <w:rPr>
          <w:rStyle w:val="afffe"/>
          <w:rFonts w:ascii="Fb Fontext" w:hAnsi="Fb Fontext" w:cs="FontbitDavid"/>
          <w:b/>
          <w:rtl/>
          <w:rPrChange w:id="40060" w:author="Claude" w:date="2026-10-11T09:07:36Z">
            <w:rPr>
              <w:rStyle w:val="afffe"/>
              <w:rFonts w:ascii="Fb Fontext" w:hAnsi="Fb Fontext" w:cs="FontbitDavid"/>
              <w:b/>
              <w:sz w:val="20"/>
              <w:rtl/>
            </w:rPr>
          </w:rPrChange>
        </w:rPr>
        <w:t>.</w:t>
      </w:r>
    </w:p>
    <w:p w:rsidR="005851B8" w:rsidRPr="00132755" w:rsidRDefault="005851B8" w:rsidP="005851B8">
      <w:pPr>
        <w:rPr>
          <w:spacing w:val="-2"/>
          <w:rtl/>
        </w:rPr>
      </w:pPr>
      <w:r w:rsidRPr="00132755">
        <w:rPr>
          <w:rFonts w:ascii="Fb Fontext" w:hAnsi="Fb Fontext"/>
          <w:spacing w:val="-2"/>
          <w:rtl/>
        </w:rPr>
        <w:t xml:space="preserve">ואפי' דתנינא </w:t>
      </w:r>
      <w:ins w:id="92592" w:author="מנוע מכני" w:date="2026-10-11T12:04:40Z">
        <w:r>
          <w:rPr>
            <w:rFonts w:ascii="Fb Fontext" w:hAnsi="Fb Fontext"/>
            <w:spacing w:val="-2"/>
            <w:rtl/>
          </w:rPr>
          <w:t xml:space="preserve">אחת</w:t>
        </w:r>
      </w:ins>
      <w:del w:id="92593" w:author="מנוע מכני" w:date="2026-10-11T12:04:40Z">
        <w:r w:rsidRPr="00132755">
          <w:rPr>
            <w:rFonts w:ascii="Fb Fontext" w:hAnsi="Fb Fontext"/>
            <w:spacing w:val="-2"/>
            <w:rtl/>
          </w:rPr>
          <w:delText xml:space="preserve">ח</w:delText>
        </w:r>
        <w:r w:rsidRPr="00132755">
          <w:rPr>
            <w:rFonts w:ascii="Fb Fontext" w:hAnsi="Fb Fontext" w:hint="cs"/>
            <w:spacing w:val="-2"/>
            <w:rtl/>
          </w:rPr>
          <w:delText xml:space="preserve">ד</w:delText>
        </w:r>
        <w:r w:rsidRPr="00132755">
          <w:rPr>
            <w:rFonts w:ascii="Fb Fontext" w:hAnsi="Fb Fontext"/>
            <w:spacing w:val="-2"/>
            <w:rtl/>
          </w:rPr>
          <w:delText xml:space="preserve">א</w:delText>
        </w:r>
      </w:del>
      <w:r w:rsidRPr="00132755">
        <w:rPr>
          <w:rFonts w:ascii="Fb Fontext" w:hAnsi="Fb Fontext"/>
          <w:spacing w:val="-2"/>
          <w:rtl/>
        </w:rPr>
        <w:t xml:space="preserve"> </w:t>
      </w:r>
      <w:ins w:id="93410" w:author="מנוע מכני" w:date="2026-10-11T12:04:40Z">
        <w:r>
          <w:rPr>
            <w:rFonts w:ascii="Fb Fontext" w:hAnsi="Fb Fontext" w:hint="cs"/>
            <w:spacing w:val="-2"/>
            <w:rtl/>
          </w:rPr>
          <w:t xml:space="preserve">פעם</w:t>
        </w:r>
      </w:ins>
      <w:del w:id="93411" w:author="מנוע מכני" w:date="2026-10-11T12:04:40Z">
        <w:r w:rsidRPr="00132755">
          <w:rPr>
            <w:rFonts w:ascii="Fb Fontext" w:hAnsi="Fb Fontext" w:hint="cs"/>
            <w:spacing w:val="-2"/>
            <w:rtl/>
          </w:rPr>
          <w:delText xml:space="preserve">ז</w:delText>
        </w:r>
        <w:r w:rsidRPr="00132755">
          <w:rPr>
            <w:rFonts w:ascii="Fb Fontext" w:hAnsi="Fb Fontext"/>
            <w:spacing w:val="-2"/>
            <w:rtl/>
          </w:rPr>
          <w:delText xml:space="preserve">ימנא</w:delText>
        </w:r>
      </w:del>
      <w:r w:rsidRPr="00132755">
        <w:rPr>
          <w:rFonts w:ascii="Fb Fontext" w:hAnsi="Fb Fontext"/>
          <w:spacing w:val="-2"/>
          <w:rtl/>
        </w:rPr>
        <w:t xml:space="preserve"> </w:t>
      </w:r>
      <w:r w:rsidRPr="00132755">
        <w:rPr>
          <w:rStyle w:val="2fb"/>
          <w:rFonts w:ascii="Fb Fontext" w:hAnsi="Fb Fontext"/>
          <w:spacing w:val="-2"/>
          <w:rtl/>
        </w:rPr>
        <w:t xml:space="preserve">דר"מ</w:t>
      </w:r>
      <w:r w:rsidRPr="00132755">
        <w:rPr>
          <w:rFonts w:ascii="Fb Fontext" w:hAnsi="Fb Fontext"/>
          <w:spacing w:val="-2"/>
          <w:rtl/>
        </w:rPr>
        <w:t xml:space="preserve"> וחכ"א </w:t>
      </w:r>
      <w:ins w:id="94000" w:author="מנוע מכני" w:date="2026-10-11T12:04:40Z">
        <w:r>
          <w:rPr>
            <w:rFonts w:ascii="Fb Fontext" w:hAnsi="Fb Fontext"/>
            <w:spacing w:val="-2"/>
            <w:rtl/>
          </w:rPr>
          <w:t xml:space="preserve">סבר</w:t>
        </w:r>
      </w:ins>
      <w:del w:id="94001" w:author="מנוע מכני" w:date="2026-10-11T12:04:40Z">
        <w:r w:rsidRPr="00132755">
          <w:rPr>
            <w:rFonts w:ascii="Fb Fontext" w:hAnsi="Fb Fontext"/>
            <w:spacing w:val="-2"/>
            <w:rtl/>
          </w:rPr>
          <w:delText xml:space="preserve">ס"ל</w:delText>
        </w:r>
      </w:del>
      <w:r w:rsidRPr="00132755">
        <w:rPr>
          <w:rFonts w:ascii="Fb Fontext" w:hAnsi="Fb Fontext"/>
          <w:spacing w:val="-2"/>
          <w:rtl/>
        </w:rPr>
        <w:t xml:space="preserve"> חמר גמל בספק </w:t>
      </w:r>
      <w:r w:rsidRPr="00132755">
        <w:rPr>
          <w:rFonts w:ascii="Fb Fontext" w:hAnsi="Fb Fontext"/>
          <w:spacing w:val="-2"/>
          <w:rtl/>
        </w:rPr>
        <w:t xml:space="preserve">קמ"ל</w:t>
      </w:r>
      <w:r w:rsidRPr="00132755">
        <w:rPr>
          <w:rFonts w:ascii="Fb Fontext" w:hAnsi="Fb Fontext"/>
          <w:spacing w:val="-2"/>
          <w:rtl/>
        </w:rPr>
        <w:t xml:space="preserve"> דאפי' </w:t>
      </w:r>
      <w:ins w:id="91222" w:author="מנוע מכני" w:date="2026-10-11T12:04:40Z">
        <w:r>
          <w:rPr>
            <w:rFonts w:ascii="Fb Fontext" w:hAnsi="Fb Fontext"/>
            <w:spacing w:val="-2"/>
            <w:rtl/>
          </w:rPr>
          <w:t xml:space="preserve">מקום</w:t>
        </w:r>
      </w:ins>
      <w:del w:id="91223" w:author="מנוע מכני" w:date="2026-10-11T12:04:40Z">
        <w:r w:rsidRPr="00132755">
          <w:rPr>
            <w:rFonts w:ascii="Fb Fontext" w:hAnsi="Fb Fontext"/>
            <w:spacing w:val="-2"/>
            <w:rtl/>
          </w:rPr>
          <w:delText xml:space="preserve">היכא</w:delText>
        </w:r>
      </w:del>
      <w:r w:rsidRPr="00132755">
        <w:rPr>
          <w:rFonts w:ascii="Fb Fontext" w:hAnsi="Fb Fontext"/>
          <w:spacing w:val="-2"/>
          <w:rtl/>
        </w:rPr>
        <w:t xml:space="preserve"> שוודאי </w:t>
      </w:r>
      <w:r w:rsidRPr="00132755">
        <w:rPr>
          <w:rFonts w:ascii="Fb Fontext" w:hAnsi="Fb Fontext"/>
          <w:spacing w:val="-2"/>
          <w:rtl/>
        </w:rPr>
        <w:t xml:space="preserve">לא</w:t>
      </w:r>
      <w:r w:rsidRPr="00132755">
        <w:rPr>
          <w:rFonts w:ascii="Fb Fontext" w:hAnsi="Fb Fontext"/>
          <w:spacing w:val="-2"/>
          <w:rtl/>
        </w:rPr>
        <w:t xml:space="preserve"> עירב.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נב:</w:t>
      </w:r>
    </w:p>
    <w:p>
      <w:pPr>
        <w:pStyle w:val="MishnaBatzad"/>
        <w:rPr>
          <w:ins w:id="20303" w:author="קלוד" w:date="2026-10-11T09:07:28Z"/>
        </w:rPr>
      </w:pPr>
      <w:ins w:id="20302" w:author="קלוד" w:date="2026-10-11T09:07:28Z">
        <w:r>
          <w:t xml:space="preserve">משנה יא</w:t>
        </w:r>
      </w:ins>
    </w:p>
    <w:p w:rsidR="005851B8" w:rsidRPr="00E62A50" w:rsidRDefault="005851B8" w:rsidP="005851B8">
      <w:pPr>
        <w:pStyle w:val="afff9"/>
        <w:rPr>
          <w:del w:id="20136" w:author="קלוד" w:date="2026-10-11T09:07:28Z"/>
          <w:rtl/>
        </w:rPr>
      </w:pPr>
      <w:del w:id="20135" w:author="קלוד" w:date="2026-10-11T09:07:28Z">
        <w:r w:rsidRPr="00E62A50">
          <w:rPr>
            <w:sz w:val="20"/>
            <w:rtl/>
          </w:rPr>
          <w:delText xml:space="preserve">משנה.</w:delText>
        </w:r>
      </w:del>
    </w:p>
    <w:p w:rsidR="00DD48B0" w:rsidRDefault="005851B8" w:rsidP="005851B8">
      <w:pPr>
        <w:pStyle w:val="afff9"/>
        <w:spacing w:before="120"/>
        <w:rPr>
          <w:rtl/>
        </w:rPr>
        <w:pPrChange w:id="90029" w:author="קלוד" w:date="2026-10-11T12:09:42Z">
          <w:pPr>
            <w:pStyle w:val="afff9"/>
          </w:pPr>
        </w:pPrChange>
      </w:pPr>
      <w:r w:rsidRPr="00E62A50">
        <w:rPr>
          <w:rtl/>
        </w:rPr>
        <w:t>מי שיצא חוץ לתחום - אפילו אמה אחת לא יכנס.</w:t>
      </w:r>
    </w:p>
    <w:p w:rsidR="005851B8" w:rsidRPr="00E62A50" w:rsidRDefault="005851B8" w:rsidP="005851B8">
      <w:pPr>
        <w:pStyle w:val="afff9"/>
        <w:rPr>
          <w:rtl/>
        </w:rPr>
      </w:pPr>
      <w:r>
        <w:rPr>
          <w:rStyle w:val="TanaimMishna"/>
          <w:rtl/>
          <w:rPrChange w:id="20029" w:author="קלוד" w:date="2026-10-11T09:07:28Z">
            <w:rPr>
              <w:rtl/>
            </w:rPr>
          </w:rPrChange>
        </w:rPr>
        <w:t xml:space="preserve">רבי אליעזר</w:t>
      </w:r>
      <w:r>
        <w:rPr>
          <w:rtl/>
        </w:rPr>
        <w:t xml:space="preserve"> אומר</w:t>
      </w:r>
      <w:r>
        <w:rPr>
          <w:rStyle w:val="TanaimMishna"/>
          <w:rtl/>
          <w:rPrChange w:id="98109" w:author="Claude" w:date="2026-10-11T09:07:58Z">
            <w:rPr>
              <w:rtl/>
            </w:rPr>
          </w:rPrChange>
        </w:rPr>
        <w:t xml:space="preserve">:</w:t>
      </w:r>
      <w:r>
        <w:rPr>
          <w:rtl/>
        </w:rPr>
        <w:t xml:space="preserve"> שתים - יכנס, שלש - לא יכנס.</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91" w:author="קלוד" w:date="2026-10-11T12:24:08Z"/>
        </w:rPr>
      </w:pPr>
      <w:ins w:id="90392" w:author="קלוד" w:date="2026-10-11T12:24:08Z">
        <w:r>
          <w:rPr>
            <w:color w:val="7B3F00"/>
          </w:rPr>
          <w:t xml:space="preserve">רגל אחת בתוך התחום ואחת חוץ - האם יכנס?</w:t>
        </w:r>
      </w:ins>
    </w:p>
    <w:p>
      <w:pPr>
        <w:pStyle w:val="38"/>
        <w:rPr>
          <w:ins w:id="95687" w:author="מנוע מכני" w:date="2026-10-11T12:04:40Z"/>
        </w:rPr>
      </w:pPr>
      <w:ins w:id="90294" w:author="מנוע מכני" w:date="2026-10-11T12:04:40Z">
        <w:r>
          <w:t xml:space="preserve">ר"ח</w:t>
        </w:r>
      </w:ins>
      <w:del w:id="90295" w:author="מנוע מכני" w:date="2026-10-11T12:04:40Z">
        <w:r w:rsidRPr="00DD48B0">
          <w:delText xml:space="preserve">ר</w:delText>
        </w:r>
        <w:r w:rsidRPr="00DD48B0">
          <w:delText xml:space="preserve">בי חנינא</w:delText>
        </w:r>
      </w:del>
      <w:r w:rsidRPr="00DD48B0">
        <w:t xml:space="preserve">:</w:t>
      </w:r>
    </w:p>
    <w:p w:rsidR="005851B8" w:rsidRPr="00DD48B0" w:rsidRDefault="005851B8" w:rsidP="005851B8">
      <w:pPr>
        <w:rPr>
          <w:spacing w:val="-4"/>
          <w:rtl/>
        </w:rPr>
      </w:pPr>
      <w:del w:id="95688" w:author="מנוע מכני" w:date="2026-10-11T12:04:40Z">
        <w:r w:rsidRPr="00DD48B0">
          <w:rPr>
            <w:rFonts w:ascii="Fb Fontext" w:hAnsi="Fb Fontext"/>
            <w:spacing w:val="-4"/>
            <w:rtl/>
          </w:rPr>
          <w:delText xml:space="preserve"> </w:delText>
        </w:r>
      </w:del>
      <w:r w:rsidRPr="00DD48B0">
        <w:rPr>
          <w:rFonts w:ascii="Fb Fontext" w:hAnsi="Fb Fontext"/>
          <w:spacing w:val="-4"/>
          <w:rtl/>
        </w:rPr>
        <w:t xml:space="preserve">רגלו אחת בתוך התחום ורגלו אחת חוץ לתחום - </w:t>
      </w:r>
      <w:r w:rsidRPr="00DD48B0">
        <w:rPr>
          <w:rFonts w:ascii="Fb Fontext" w:hAnsi="Fb Fontext"/>
          <w:spacing w:val="-4"/>
          <w:rtl/>
        </w:rPr>
        <w:t xml:space="preserve">לא</w:t>
      </w:r>
      <w:r w:rsidRPr="00DD48B0">
        <w:rPr>
          <w:rFonts w:ascii="Fb Fontext" w:hAnsi="Fb Fontext"/>
          <w:spacing w:val="-4"/>
          <w:rtl/>
        </w:rPr>
        <w:t xml:space="preserve"> יכנס, דאם תשיב משבת </w:t>
      </w:r>
      <w:r w:rsidRPr="00DD48B0">
        <w:rPr>
          <w:rStyle w:val="afffe"/>
          <w:rFonts w:ascii="Fb Fontext" w:hAnsi="Fb Fontext"/>
          <w:spacing w:val="-4"/>
          <w:rtl/>
        </w:rPr>
        <w:t>רגלך</w:t>
      </w:r>
      <w:r w:rsidRPr="00DD48B0">
        <w:rPr>
          <w:rFonts w:ascii="Fb Fontext" w:hAnsi="Fb Fontext"/>
          <w:spacing w:val="-4"/>
          <w:rtl/>
        </w:rPr>
        <w:t>.</w:t>
      </w:r>
    </w:p>
    <w:p>
      <w:pPr>
        <w:pStyle w:val="38"/>
        <w:rPr>
          <w:ins w:id="95689" w:author="מנוע מכני" w:date="2026-10-11T12:04:40Z"/>
        </w:rPr>
      </w:pPr>
      <w:r w:rsidRPr="006F178A">
        <w:t xml:space="preserve">והך</w:t>
      </w:r>
    </w:p>
    <w:p w:rsidR="005851B8" w:rsidRPr="006F178A" w:rsidRDefault="005851B8" w:rsidP="005851B8">
      <w:pPr>
        <w:rPr>
          <w:rtl/>
        </w:rPr>
      </w:pPr>
      <w:del w:id="95690" w:author="מנוע מכני" w:date="2026-10-11T12:04:40Z">
        <w:r w:rsidRPr="006F178A">
          <w:rPr>
            <w:rtl/>
          </w:rPr>
          <w:delText xml:space="preserve"> </w:delText>
        </w:r>
      </w:del>
      <w:r w:rsidRPr="006F178A">
        <w:rPr>
          <w:rtl/>
        </w:rPr>
        <w:t xml:space="preserve">דרגלו אחת בתוך התחום ורגלו אחת חוץ לתחום - יכנס, כאחרים דאומרים: למקום שרובו הוא נזקר.</w:t>
      </w:r>
    </w:p>
    <w:p>
      <w:pPr>
        <w:pStyle w:val="38"/>
        <w:rPr>
          <w:ins w:id="95691" w:author="מנוע מכני" w:date="2026-10-11T12:04:40Z"/>
        </w:rPr>
      </w:pPr>
      <w:r w:rsidRPr="004C00C0">
        <w:t xml:space="preserve">א"ד:</w:t>
      </w:r>
    </w:p>
    <w:p w:rsidR="005851B8" w:rsidRPr="006F178A" w:rsidRDefault="005851B8" w:rsidP="005851B8">
      <w:pPr>
        <w:rPr>
          <w:rtl/>
        </w:rPr>
      </w:pPr>
      <w:del w:id="95692" w:author="מנוע מכני" w:date="2026-10-11T12:04:40Z">
        <w:r w:rsidRPr="004C00C0">
          <w:rPr>
            <w:b/>
            <w:bCs/>
            <w:rtl/>
          </w:rPr>
          <w:delText xml:space="preserve"> </w:delText>
        </w:r>
      </w:del>
      <w:ins w:id="90296" w:author="מנוע מכני" w:date="2026-10-11T12:04:40Z">
        <w:r>
          <w:rPr>
            <w:rStyle w:val="2fb"/>
            <w:rtl/>
          </w:rPr>
          <w:t xml:space="preserve">ר"ח</w:t>
        </w:r>
      </w:ins>
      <w:del w:id="90297" w:author="מנוע מכני" w:date="2026-10-11T12:04:40Z">
        <w:r w:rsidRPr="006F178A">
          <w:rPr>
            <w:rtl/>
          </w:rPr>
          <w:delText xml:space="preserve">רבי חנינא</w:delText>
        </w:r>
      </w:del>
      <w:r w:rsidRPr="006F178A">
        <w:rPr>
          <w:rtl/>
        </w:rPr>
        <w:t xml:space="preserve">: רגלו אחת בתוך התחום ורגלו אחת חוץ לתחום - יכנס, דאם תשיב משבת רגלך, רגל</w:t>
      </w:r>
      <w:r w:rsidRPr="006F178A">
        <w:rPr>
          <w:rStyle w:val="afffe"/>
          <w:rFonts w:ascii="Fb Fontext" w:hAnsi="Fb Fontext"/>
          <w:rtl/>
        </w:rPr>
        <w:t>י</w:t>
      </w:r>
      <w:r w:rsidRPr="006F178A">
        <w:rPr>
          <w:rtl/>
        </w:rPr>
        <w:t xml:space="preserve">ך </w:t>
      </w:r>
      <w:ins w:id="90233" w:author="Claude - סמנטי" w:date="2026-10-11T12:19:31Z">
        <w:r>
          <w:rPr>
            <w:rtl/>
          </w:rPr>
          <w:t xml:space="preserve">קוראים</w:t>
        </w:r>
      </w:ins>
      <w:del w:id="90234" w:author="Claude - סמנטי" w:date="2026-10-11T12:19:31Z">
        <w:r w:rsidRPr="006F178A">
          <w:rPr>
            <w:rtl/>
          </w:rPr>
          <w:delText xml:space="preserve">קרינן</w:delText>
        </w:r>
      </w:del>
      <w:r w:rsidRPr="006F178A">
        <w:rPr>
          <w:rtl/>
        </w:rPr>
        <w:t xml:space="preserve">.</w:t>
      </w:r>
    </w:p>
    <w:p>
      <w:pPr>
        <w:pStyle w:val="38"/>
        <w:rPr>
          <w:ins w:id="95693" w:author="מנוע מכני" w:date="2026-10-11T12:04:40Z"/>
        </w:rPr>
      </w:pPr>
      <w:r w:rsidRPr="006F178A">
        <w:t xml:space="preserve">והך דלא יכנס כאחרים, </w:t>
      </w:r>
      <w:r w:rsidRPr="006F178A">
        <w:t xml:space="preserve">דתניא</w:t>
      </w:r>
      <w:r w:rsidRPr="006F178A">
        <w:t xml:space="preserve">:</w:t>
      </w:r>
    </w:p>
    <w:p w:rsidR="005851B8" w:rsidRPr="006F178A" w:rsidRDefault="005851B8" w:rsidP="005851B8">
      <w:pPr>
        <w:rPr>
          <w:rtl/>
        </w:rPr>
      </w:pPr>
      <w:del w:id="95694" w:author="מנוע מכני" w:date="2026-10-11T12:04:40Z">
        <w:r w:rsidRPr="006F178A">
          <w:rPr>
            <w:rtl/>
          </w:rPr>
          <w:delText xml:space="preserve"> </w:delText>
        </w:r>
      </w:del>
      <w:r w:rsidRPr="006F178A">
        <w:rPr>
          <w:rtl/>
        </w:rPr>
        <w:t xml:space="preserve">למקום שרובו הוא נזקר.</w:t>
      </w:r>
    </w:p>
    <w:p>
      <w:pPr>
        <w:pStyle w:val="38"/>
        <w:rPr>
          <w:ins w:id="95695" w:author="מנוע מכני" w:date="2026-10-11T12:04:40Z"/>
        </w:rPr>
      </w:pPr>
      <w:ins w:id="90298" w:author="מנוע מכני" w:date="2026-10-11T12:04:40Z">
        <w:r>
          <w:t xml:space="preserve">ר"א</w:t>
        </w:r>
      </w:ins>
      <w:del w:id="90299" w:author="מנוע מכני" w:date="2026-10-11T12:04:40Z">
        <w:r w:rsidRPr="006F178A">
          <w:delText xml:space="preserve">רבי אליעזר</w:delText>
        </w:r>
      </w:del>
      <w:del w:id="97042" w:author="מנוע מכני" w:date="2026-10-11T12:04:40Z">
        <w:r w:rsidRPr="006F178A">
          <w:delText xml:space="preserve"> אומר</w:delText>
        </w:r>
      </w:del>
      <w:r w:rsidRPr="006F178A">
        <w:t xml:space="preserve">:</w:t>
      </w:r>
    </w:p>
    <w:p w:rsidR="005851B8" w:rsidRPr="006F178A" w:rsidRDefault="005851B8" w:rsidP="005851B8">
      <w:pPr>
        <w:rPr>
          <w:rtl/>
        </w:rPr>
      </w:pPr>
      <w:del w:id="95696" w:author="מנוע מכני" w:date="2026-10-11T12:04:40Z">
        <w:r w:rsidRPr="006F178A">
          <w:rPr>
            <w:rtl/>
          </w:rPr>
          <w:delText xml:space="preserve"> </w:delText>
        </w:r>
      </w:del>
      <w:r w:rsidRPr="006F178A">
        <w:rPr>
          <w:rtl/>
        </w:rPr>
        <w:t xml:space="preserve">שתים - יכנס, שלש - </w:t>
      </w:r>
      <w:r w:rsidRPr="006F178A">
        <w:rPr>
          <w:rtl/>
        </w:rPr>
        <w:t xml:space="preserve">לא</w:t>
      </w:r>
      <w:r w:rsidRPr="006F178A">
        <w:rPr>
          <w:rtl/>
        </w:rPr>
        <w:t xml:space="preserve"> יכנס. היינו שעדיין עומד בשנים.</w:t>
      </w:r>
    </w:p>
    <w:p>
      <w:pPr>
        <w:pStyle w:val="38"/>
        <w:rPr>
          <w:ins w:id="95697" w:author="מנוע מכני" w:date="2026-10-11T12:04:40Z"/>
        </w:rPr>
      </w:pPr>
      <w:r w:rsidRPr="006F178A">
        <w:t xml:space="preserve">והך </w:t>
      </w:r>
      <w:ins w:id="90300" w:author="מנוע מכני" w:date="2026-10-11T12:04:40Z">
        <w:r>
          <w:t xml:space="preserve">דר"א</w:t>
        </w:r>
      </w:ins>
      <w:del w:id="90301" w:author="מנוע מכני" w:date="2026-10-11T12:04:40Z">
        <w:r w:rsidRPr="006F178A">
          <w:delText xml:space="preserve">דרבי אליעזר</w:delText>
        </w:r>
      </w:del>
      <w:del w:id="97043" w:author="מנוע מכני" w:date="2026-10-11T12:04:40Z">
        <w:r w:rsidRPr="006F178A">
          <w:delText xml:space="preserve"> אומר</w:delText>
        </w:r>
      </w:del>
      <w:r w:rsidRPr="006F178A">
        <w:t xml:space="preserve">:</w:t>
      </w:r>
    </w:p>
    <w:p w:rsidR="005851B8" w:rsidRPr="006F178A" w:rsidRDefault="005851B8" w:rsidP="005851B8">
      <w:pPr>
        <w:rPr>
          <w:rtl/>
        </w:rPr>
      </w:pPr>
      <w:del w:id="95698" w:author="מנוע מכני" w:date="2026-10-11T12:04:40Z">
        <w:r w:rsidRPr="006F178A">
          <w:rPr>
            <w:rtl/>
          </w:rPr>
          <w:delText xml:space="preserve"> </w:delText>
        </w:r>
      </w:del>
      <w:r w:rsidRPr="006F178A">
        <w:rPr>
          <w:rtl/>
        </w:rPr>
        <w:t xml:space="preserve">אחת - יכנס, שתים </w:t>
      </w:r>
      <w:r w:rsidRPr="006F178A">
        <w:rPr>
          <w:rtl/>
        </w:rPr>
        <w:t xml:space="preserve">לא</w:t>
      </w:r>
      <w:r w:rsidRPr="006F178A">
        <w:rPr>
          <w:rtl/>
        </w:rPr>
        <w:t xml:space="preserve"> יכנס היינו שיצא כבר משניה לשלישית.</w:t>
      </w:r>
    </w:p>
    <w:p>
      <w:pPr>
        <w:pStyle w:val="38"/>
        <w:rPr>
          <w:ins w:id="95699" w:author="מנוע מכני" w:date="2026-10-11T12:04:40Z"/>
        </w:rPr>
      </w:pPr>
      <w:r w:rsidRPr="006F178A">
        <w:t xml:space="preserve">והך </w:t>
      </w:r>
      <w:ins w:id="90302" w:author="מנוע מכני" w:date="2026-10-11T12:04:40Z">
        <w:r>
          <w:t xml:space="preserve">דר"א</w:t>
        </w:r>
      </w:ins>
      <w:del w:id="90303" w:author="מנוע מכני" w:date="2026-10-11T12:04:40Z">
        <w:r w:rsidRPr="006F178A">
          <w:delText xml:space="preserve">דרבי אליעזר</w:delText>
        </w:r>
      </w:del>
      <w:del w:id="97044" w:author="מנוע מכני" w:date="2026-10-11T12:04:40Z">
        <w:r w:rsidRPr="006F178A">
          <w:delText xml:space="preserve"> אומר</w:delText>
        </w:r>
      </w:del>
      <w:r w:rsidRPr="006F178A">
        <w:t xml:space="preserve">:</w:t>
      </w:r>
    </w:p>
    <w:p w:rsidR="005851B8" w:rsidRPr="006F178A" w:rsidRDefault="005851B8" w:rsidP="005851B8">
      <w:pPr>
        <w:rPr>
          <w:rtl/>
        </w:rPr>
      </w:pPr>
      <w:del w:id="95700" w:author="מנוע מכני" w:date="2026-10-11T12:04:40Z">
        <w:r w:rsidRPr="006F178A">
          <w:rPr>
            <w:rtl/>
          </w:rPr>
          <w:delText xml:space="preserve"> </w:delText>
        </w:r>
      </w:del>
      <w:ins w:id="90304" w:author="מנוע מכני" w:date="2026-10-11T12:04:40Z">
        <w:r>
          <w:rPr>
            <w:rtl/>
          </w:rPr>
          <w:t xml:space="preserve">אפי'</w:t>
        </w:r>
      </w:ins>
      <w:del w:id="90305" w:author="מנוע מכני" w:date="2026-10-11T12:04:40Z">
        <w:r w:rsidRPr="006F178A">
          <w:rPr>
            <w:rtl/>
          </w:rPr>
          <w:delText xml:space="preserve">אפילו</w:delText>
        </w:r>
      </w:del>
      <w:r w:rsidRPr="006F178A">
        <w:rPr>
          <w:rtl/>
        </w:rPr>
        <w:t xml:space="preserve"> אמה אחת </w:t>
      </w:r>
      <w:r w:rsidRPr="006F178A">
        <w:rPr>
          <w:rtl/>
        </w:rPr>
        <w:t xml:space="preserve">לא</w:t>
      </w:r>
      <w:r w:rsidRPr="006F178A">
        <w:rPr>
          <w:rtl/>
        </w:rPr>
        <w:t xml:space="preserve"> יכנס היינו למודד. שאמרו נותנין לו אלפים אמה </w:t>
      </w:r>
      <w:r>
        <w:rPr>
          <w:rtl/>
        </w:rPr>
        <w:t>אפי'</w:t>
      </w:r>
      <w:r w:rsidRPr="006F178A">
        <w:rPr>
          <w:rtl/>
        </w:rPr>
        <w:t xml:space="preserve"> סוף מדתו כלה במערה.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05" w:author="קלוד" w:date="2026-10-11T09:07:28Z"/>
        </w:rPr>
      </w:pPr>
      <w:ins w:id="20304" w:author="קלוד" w:date="2026-10-11T09:07:28Z">
        <w:r>
          <w:t xml:space="preserve">משנה יא</w:t>
        </w:r>
      </w:ins>
    </w:p>
    <w:p w:rsidR="005851B8" w:rsidRPr="00E62A50" w:rsidRDefault="005851B8" w:rsidP="005851B8">
      <w:pPr>
        <w:pStyle w:val="afff9"/>
        <w:rPr>
          <w:del w:id="20138" w:author="קלוד" w:date="2026-10-11T09:07:28Z"/>
          <w:rStyle w:val="afffe"/>
          <w:rFonts w:ascii="Fb Fontext" w:hAnsi="Fb Fontext"/>
          <w:bCs w:val="0"/>
          <w:sz w:val="20"/>
          <w:rtl/>
        </w:rPr>
      </w:pPr>
      <w:del w:id="20137"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rFonts w:ascii="Fb Fontext" w:hAnsi="Fb Fontext"/>
          <w:bCs w:val="0"/>
          <w:sz w:val="20"/>
          <w:rtl/>
        </w:rPr>
        <w:pPrChange w:id="90030" w:author="קלוד" w:date="2026-10-11T12:09:42Z">
          <w:pPr>
            <w:pStyle w:val="afff9"/>
          </w:pPr>
        </w:pPrChange>
      </w:pPr>
      <w:r w:rsidRPr="00E62A50">
        <w:rPr>
          <w:rStyle w:val="afffe"/>
          <w:rFonts w:ascii="Fb Fontext" w:hAnsi="Fb Fontext"/>
          <w:bCs w:val="0"/>
          <w:rtl/>
          <w:rPrChange w:id="40061" w:author="Claude" w:date="2026-10-11T09:07:36Z">
            <w:rPr>
              <w:rStyle w:val="afffe"/>
              <w:rFonts w:ascii="Fb Fontext" w:hAnsi="Fb Fontext"/>
              <w:bCs w:val="0"/>
              <w:sz w:val="20"/>
              <w:rtl/>
            </w:rPr>
          </w:rPrChange>
        </w:rPr>
        <w:t>מי שהחשיך חוץ לתחום - אפילו אמה אחת לא יכנס.</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62" w:author="Claude" w:date="2026-10-11T09:07:36Z">
            <w:rPr>
              <w:rStyle w:val="afffe"/>
              <w:rFonts w:ascii="Fb Fontext" w:hAnsi="Fb Fontext"/>
              <w:bCs w:val="0"/>
              <w:sz w:val="20"/>
              <w:rtl/>
            </w:rPr>
          </w:rPrChange>
        </w:rPr>
        <w:t>רבי שמעון אומר: אפילו חמש עשרה אמות יכנס, שאין המשוחות ממצין את המדות מפני הטועין.</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63" w:author="Claude" w:date="2026-10-11T09:07:36Z">
            <w:rPr>
              <w:rStyle w:val="afffe"/>
              <w:rFonts w:ascii="Fb Fontext" w:hAnsi="Fb Fontext"/>
              <w:bCs w:val="0"/>
              <w:sz w:val="20"/>
              <w:rtl/>
            </w:rPr>
          </w:rPrChange>
        </w:rPr>
        <w:t>תנא: מפני טועי המדה.</w:t>
      </w:r>
    </w:p>
    <w:p w:rsidR="005851B8" w:rsidRPr="006F178A" w:rsidRDefault="005851B8" w:rsidP="005851B8">
      <w:pPr>
        <w:pStyle w:val="affff"/>
        <w:rPr>
          <w:rStyle w:val="afffe"/>
          <w:sz w:val="20"/>
          <w:rtl/>
        </w:rPr>
        <w:sectPr w:rsidR="005851B8" w:rsidRPr="006F178A" w:rsidSect="00674086">
          <w:type w:val="continuous"/>
          <w:pgSz w:w="6804" w:h="11907" w:code="8"/>
          <w:pgMar w:top="567" w:right="567" w:bottom="284" w:left="567" w:header="284" w:footer="284" w:gutter="0"/>
          <w:pgNumType w:start="1"/>
          <w:cols w:space="284"/>
          <w:bidi/>
          <w:rtlGutter/>
          <w:docGrid w:linePitch="360"/>
        </w:sectPr>
      </w:pPr>
    </w:p>
    <w:p w:rsidR="005851B8" w:rsidRPr="006F178A" w:rsidRDefault="005851B8" w:rsidP="00DD48B0">
      <w:pPr>
        <w:pStyle w:val="Hadran"/>
        <w:rPr>
          <w:rStyle w:val="afffe"/>
          <w:sz w:val="20"/>
        </w:rPr>
        <w:pPrChange w:id="99220" w:author="Claude" w:date="2026-10-11T09:08:18Z">
          <w:pPr>
            <w:pStyle w:val="affff"/>
            <w:rPr>
              <w:rStyle w:val="afffe"/>
              <w:sz w:val="20"/>
            </w:rPr>
          </w:pPr>
        </w:pPrChange>
      </w:pPr>
      <w:r w:rsidRPr="006F178A">
        <w:rPr>
          <w:rStyle w:val="afffe"/>
          <w:sz w:val="20"/>
          <w:rtl/>
        </w:rPr>
        <w:t>הדרן עלך מי שהוציאוהו.</w:t>
      </w:r>
      <w:r w:rsidR="00DD48B0" w:rsidRPr="006F178A">
        <w:rPr>
          <w:rStyle w:val="afffe"/>
          <w:sz w:val="20"/>
        </w:rPr>
        <w:t xml:space="preserve"> </w:t>
      </w:r>
    </w:p>
    <w:p w:rsidR="005851B8" w:rsidRDefault="00DD48B0" w:rsidP="00DD48B0">
      <w:pPr>
        <w:pStyle w:val="afff3"/>
        <w:framePr w:wrap="around"/>
        <w:rPr>
          <w:rtl/>
        </w:rPr>
      </w:pPr>
      <w:r>
        <w:lastRenderedPageBreak/>
        <w:br w:type="page"/>
      </w:r>
      <w:r w:rsidR="005851B8" w:rsidRPr="009757B9">
        <w:rPr>
          <w:rFonts w:hint="cs"/>
          <w:rtl/>
        </w:rPr>
        <w:t>נב:</w:t>
      </w:r>
    </w:p>
    <w:p w:rsidR="00DD48B0" w:rsidRDefault="00DD48B0" w:rsidP="00DD48B0">
      <w:pPr>
        <w:pStyle w:val="afff6"/>
        <w:framePr w:wrap="around"/>
        <w:rPr>
          <w:del w:id="98180" w:author="Claude" w:date="2026-10-11T09:07:58Z"/>
          <w:rStyle w:val="afffe"/>
          <w:bCs w:val="0"/>
          <w:sz w:val="20"/>
          <w:rtl/>
        </w:rPr>
      </w:pPr>
      <w:del w:id="98179" w:author="Claude" w:date="2026-10-11T09:07:58Z">
        <w:r>
          <w:rPr>
            <w:rStyle w:val="afffe"/>
            <w:rFonts w:hint="cs"/>
            <w:bCs w:val="0"/>
            <w:sz w:val="20"/>
            <w:rtl/>
          </w:rPr>
          <w:delText xml:space="preserve">פרק חמישי</w:delText>
        </w:r>
      </w:del>
    </w:p>
    <w:p>
      <w:pPr>
        <w:pStyle w:val="afff7"/>
        <w:framePr w:wrap="around"/>
        <w:spacing w:line="276" w:lineRule="auto"/>
        <w:rPr>
          <w:del w:id="98176" w:author="Claude" w:date="2026-10-11T09:07:58Z"/>
          <w:sz w:val="20"/>
          <w:rtl/>
        </w:rPr>
      </w:pPr>
      <w:ins w:id="40156" w:author="Claude" w:date="2026-10-11T09:07:36Z">
        <w:del w:id="98173" w:author="Claude" w:date="2026-10-11T09:07:58Z">
          <w:r w:rsidRPr="006F178A">
            <w:rPr>
              <w:rFonts w:hint="cs"/>
              <w:sz w:val="20"/>
              <w:rtl/>
            </w:rPr>
            <w:delText xml:space="preserve">כיצד מעבר</w:delText>
          </w:r>
        </w:del>
        <w:del w:id="98174" w:author="Claude" w:date="2026-10-11T09:07:58Z">
          <w:r w:rsidR="00C67867">
            <w:rPr>
              <w:rFonts w:hint="cs"/>
              <w:sz w:val="20"/>
              <w:rtl/>
            </w:rPr>
            <w:delText xml:space="preserve">+</w:delText>
          </w:r>
        </w:del>
        <w:del w:id="98175" w:author="Claude" w:date="2026-10-11T09:07:58Z">
          <w:r w:rsidRPr="006F178A">
            <w:rPr>
              <w:rFonts w:hint="cs"/>
              <w:sz w:val="20"/>
              <w:rtl/>
            </w:rPr>
            <w:delText xml:space="preserve">ין</w:delText>
          </w:r>
        </w:del>
      </w:ins>
    </w:p>
    <w:p>
      <w:pPr>
        <w:pStyle w:val="PetichatPerek"/>
        <w:rPr>
          <w:ins w:id="98178" w:author="Claude" w:date="2026-10-11T09:07:58Z"/>
        </w:rPr>
      </w:pPr>
      <w:ins w:id="98177" w:author="Claude" w:date="2026-10-11T09:07:58Z">
        <w:r>
          <w:rPr>
            <w:rStyle w:val="afffe"/>
            <w:rFonts w:hint="cs"/>
            <w:bCs w:val="0"/>
            <w:sz w:val="20"/>
            <w:rtl/>
          </w:rPr>
          <w:t xml:space="preserve">פרק חמישי</w:t>
        </w:r>
        <w:r>
          <w:rPr>
            <w:rStyle w:val="afffe"/>
            <w:rFonts w:hint="cs"/>
            <w:bCs w:val="0"/>
            <w:sz w:val="20"/>
            <w:rtl/>
          </w:rPr>
          <w:t xml:space="preserve"> - </w:t>
        </w:r>
        <w:r>
          <w:rPr>
            <w:rStyle w:val="afffe"/>
            <w:rFonts w:ascii="Fb Fontext" w:hAnsi="Fb Fontext" w:hint="cs"/>
            <w:b/>
            <w:sz w:val="20"/>
            <w:rtl/>
          </w:rPr>
          <w:t xml:space="preserve">הדר</w:t>
        </w:r>
        <w:del w:id="90004" w:author="קלוד" w:date="2026-10-11T13:26:07Z">
          <w:r>
            <w:rPr>
              <w:rStyle w:val="afffe"/>
              <w:rFonts w:ascii="Fb Fontext" w:hAnsi="Fb Fontext" w:hint="cs"/>
              <w:b/>
              <w:sz w:val="20"/>
              <w:rtl/>
            </w:rPr>
            <w:delText xml:space="preserve">+</w:delText>
          </w:r>
        </w:del>
      </w:ins>
    </w:p>
    <w:p w:rsidR="005851B8" w:rsidRPr="00E62A50" w:rsidRDefault="005851B8" w:rsidP="005851B8">
      <w:pPr>
        <w:pStyle w:val="afff9"/>
        <w:spacing w:before="120"/>
        <w:rPr>
          <w:rStyle w:val="afffe"/>
          <w:bCs w:val="0"/>
          <w:sz w:val="20"/>
          <w:rtl/>
        </w:rPr>
        <w:pPrChange w:id="90031" w:author="קלוד" w:date="2026-10-11T12:09:42Z">
          <w:pPr>
            <w:pStyle w:val="afff9"/>
          </w:pPr>
        </w:pPrChange>
      </w:pPr>
      <w:r w:rsidRPr="00E62A50">
        <w:rPr>
          <w:rStyle w:val="afffe"/>
          <w:bCs w:val="0"/>
          <w:rtl/>
          <w:rPrChange w:id="40064" w:author="Claude" w:date="2026-10-11T09:07:36Z">
            <w:rPr>
              <w:rStyle w:val="afffe"/>
              <w:bCs w:val="0"/>
              <w:sz w:val="20"/>
              <w:rtl/>
            </w:rPr>
          </w:rPrChange>
        </w:rPr>
        <w:t xml:space="preserve"> </w:t>
      </w:r>
      <w:r w:rsidRPr="00E62A50">
        <w:rPr>
          <w:rStyle w:val="afffe"/>
          <w:rFonts w:ascii="Fb Fontext" w:hAnsi="Fb Fontext"/>
          <w:bCs w:val="0"/>
          <w:rtl/>
          <w:rPrChange w:id="40065" w:author="Claude" w:date="2026-10-11T09:07:36Z">
            <w:rPr>
              <w:rStyle w:val="afffe"/>
              <w:rFonts w:ascii="Fb Fontext" w:hAnsi="Fb Fontext"/>
              <w:bCs w:val="0"/>
              <w:sz w:val="20"/>
              <w:rtl/>
            </w:rPr>
          </w:rPrChange>
        </w:rPr>
        <w:t>משנה.</w:t>
      </w:r>
    </w:p>
    <w:p w:rsidR="005851B8" w:rsidRDefault="005851B8" w:rsidP="005851B8">
      <w:pPr>
        <w:pStyle w:val="afff7"/>
        <w:framePr w:wrap="around"/>
        <w:spacing w:line="276" w:lineRule="auto"/>
        <w:rPr>
          <w:del w:id="40161" w:author="Claude" w:date="2026-10-11T09:07:36Z"/>
          <w:sz w:val="20"/>
          <w:rtl/>
        </w:rPr>
      </w:pPr>
      <w:del w:id="40158" w:author="Claude" w:date="2026-10-11T09:07:36Z">
        <w:r w:rsidRPr="006F178A">
          <w:rPr>
            <w:rFonts w:hint="cs"/>
            <w:sz w:val="20"/>
            <w:rtl/>
          </w:rPr>
          <w:delText xml:space="preserve">כיצד מעבר</w:delText>
        </w:r>
      </w:del>
      <w:del w:id="40159" w:author="Claude" w:date="2026-10-11T09:07:36Z">
        <w:r w:rsidR="00C67867">
          <w:rPr>
            <w:rFonts w:hint="cs"/>
            <w:sz w:val="20"/>
            <w:rtl/>
          </w:rPr>
          <w:delText xml:space="preserve">+</w:delText>
        </w:r>
      </w:del>
      <w:del w:id="40160" w:author="Claude" w:date="2026-10-11T09:07:36Z">
        <w:r w:rsidRPr="006F178A">
          <w:rPr>
            <w:rFonts w:hint="cs"/>
            <w:sz w:val="20"/>
            <w:rtl/>
          </w:rPr>
          <w:delText xml:space="preserve">ין</w:delText>
        </w:r>
      </w:del>
    </w:p>
    <w:p w:rsidR="005851B8" w:rsidRDefault="005851B8" w:rsidP="005851B8">
      <w:pPr>
        <w:pStyle w:val="afff8"/>
        <w:framePr w:wrap="around"/>
        <w:spacing w:after="0" w:line="276" w:lineRule="auto"/>
        <w:rPr>
          <w:rtl/>
        </w:rPr>
      </w:pPr>
      <w:r w:rsidRPr="006F178A">
        <w:rPr>
          <w:rFonts w:hint="cs"/>
          <w:rtl/>
        </w:rPr>
        <w:t>נב: סא:</w:t>
      </w:r>
    </w:p>
    <w:p>
      <w:pPr>
        <w:pStyle w:val="MishnaBatzad"/>
        <w:rPr>
          <w:ins w:id="20307" w:author="קלוד" w:date="2026-10-11T09:07:28Z"/>
        </w:rPr>
      </w:pPr>
      <w:ins w:id="20306" w:author="קלוד" w:date="2026-10-11T09:07:28Z">
        <w:r>
          <w:t xml:space="preserve">משנה א</w:t>
        </w:r>
      </w:ins>
    </w:p>
    <w:p w:rsidR="005851B8" w:rsidRPr="00E62A50" w:rsidRDefault="005851B8" w:rsidP="005851B8">
      <w:pPr>
        <w:pStyle w:val="afff9"/>
        <w:rPr>
          <w:rtl/>
        </w:rPr>
      </w:pPr>
      <w:r w:rsidRPr="00E62A50">
        <w:rPr>
          <w:rtl/>
          <w:rPrChange w:id="40066" w:author="Claude" w:date="2026-10-11T09:07:36Z">
            <w:rPr>
              <w:sz w:val="20"/>
              <w:rtl/>
            </w:rPr>
          </w:rPrChange>
        </w:rPr>
        <w:t>כיצד מעברין את הערים. בית נכנס בית יוצא, פגום נכנס פגום יוצא.</w:t>
      </w:r>
    </w:p>
    <w:p w:rsidR="005851B8" w:rsidRPr="00E62A50" w:rsidRDefault="005851B8" w:rsidP="005851B8">
      <w:pPr>
        <w:pStyle w:val="afff9"/>
        <w:rPr>
          <w:rtl/>
        </w:rPr>
      </w:pPr>
      <w:r w:rsidRPr="00E62A50">
        <w:rPr>
          <w:rtl/>
        </w:rPr>
        <w:t>היו שם גדודיות גבוהות עשרה טפחים, וגשרים ונפשות שיש בהן בית דירה</w:t>
      </w:r>
    </w:p>
    <w:p w:rsidR="005851B8" w:rsidRPr="00E62A50" w:rsidRDefault="005851B8" w:rsidP="005851B8">
      <w:pPr>
        <w:pStyle w:val="afff9"/>
        <w:rPr>
          <w:rtl/>
        </w:rPr>
      </w:pPr>
      <w:r w:rsidRPr="00E62A50">
        <w:rPr>
          <w:rFonts w:hint="cs"/>
          <w:rtl/>
        </w:rPr>
        <w:t xml:space="preserve">- </w:t>
      </w:r>
      <w:r w:rsidRPr="00E62A50">
        <w:rPr>
          <w:rtl/>
        </w:rPr>
        <w:t>מוציאין את המדה כנגדן</w:t>
      </w:r>
    </w:p>
    <w:p w:rsidR="005851B8" w:rsidRPr="00E62A50" w:rsidRDefault="005851B8" w:rsidP="005851B8">
      <w:pPr>
        <w:pStyle w:val="afff9"/>
        <w:rPr>
          <w:rtl/>
        </w:rPr>
      </w:pPr>
      <w:r w:rsidRPr="00E62A50">
        <w:rPr>
          <w:rtl/>
        </w:rPr>
        <w:t>ועושין אותן כמין טבלא מרובעת, [למעוטי עגולין] כדי שיהא נשכר את הזויות.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נג.</w:t>
      </w:r>
    </w:p>
    <w:p>
      <w:pPr>
        <w:pStyle w:val="afffff8"/>
        <w:rPr>
          <w:ins w:id="90389" w:author="קלוד" w:date="2026-10-11T12:24:08Z"/>
        </w:rPr>
      </w:pPr>
      <w:ins w:id="90390" w:author="קלוד" w:date="2026-10-11T12:24:08Z">
        <w:r>
          <w:rPr>
            <w:color w:val="7B3F00"/>
          </w:rPr>
          <w:t xml:space="preserve">'מעברין' או 'מאברין' - מחלוקות רב ושמואל</w:t>
        </w:r>
      </w:ins>
    </w:p>
    <w:p w:rsidR="005851B8" w:rsidRPr="006F178A" w:rsidRDefault="005851B8" w:rsidP="005851B8">
      <w:pPr>
        <w:rPr>
          <w:rtl/>
        </w:rPr>
      </w:pPr>
      <w:r w:rsidRPr="006F178A">
        <w:rPr>
          <w:rStyle w:val="2fb"/>
          <w:rFonts w:ascii="Fb Fontext" w:hAnsi="Fb Fontext"/>
          <w:rtl/>
        </w:rPr>
        <w:t xml:space="preserve">רב</w:t>
      </w:r>
      <w:r w:rsidRPr="006F178A">
        <w:rPr>
          <w:rFonts w:ascii="Fb Fontext" w:hAnsi="Fb Fontext"/>
          <w:rtl/>
        </w:rPr>
        <w:t xml:space="preserve"> </w:t>
      </w:r>
      <w:r w:rsidRPr="006F178A">
        <w:rPr>
          <w:rStyle w:val="2fb"/>
          <w:rFonts w:ascii="Fb Fontext" w:hAnsi="Fb Fontext"/>
          <w:rtl/>
        </w:rPr>
        <w:t xml:space="preserve">ושמואל</w:t>
      </w:r>
      <w:r w:rsidRPr="006F178A">
        <w:rPr>
          <w:rFonts w:ascii="Fb Fontext" w:hAnsi="Fb Fontext"/>
          <w:rtl/>
        </w:rPr>
        <w:t xml:space="preserve">. חד תני מעברין כאשה עוברה: וחד תני מאברין. - אבר אבר.</w:t>
      </w:r>
    </w:p>
    <w:p w:rsidR="005851B8" w:rsidRPr="006F178A" w:rsidRDefault="005851B8" w:rsidP="005851B8">
      <w:pPr>
        <w:rPr>
          <w:rtl/>
        </w:rPr>
      </w:pPr>
      <w:r w:rsidRPr="006F178A">
        <w:rPr>
          <w:rtl/>
        </w:rPr>
        <w:t xml:space="preserve">מערת </w:t>
      </w:r>
      <w:r w:rsidRPr="006F178A">
        <w:rPr>
          <w:rStyle w:val="afffe"/>
          <w:rFonts w:ascii="Fb Fontext" w:hAnsi="Fb Fontext"/>
          <w:rtl/>
        </w:rPr>
        <w:t>המכפלה</w:t>
      </w:r>
      <w:r w:rsidRPr="006F178A">
        <w:rPr>
          <w:rtl/>
        </w:rPr>
        <w:t xml:space="preserve"> </w:t>
      </w:r>
      <w:r w:rsidRPr="006F178A">
        <w:rPr>
          <w:rStyle w:val="2fb"/>
          <w:rtl/>
        </w:rPr>
        <w:t xml:space="preserve">רב</w:t>
      </w:r>
      <w:r w:rsidRPr="006F178A">
        <w:rPr>
          <w:rtl/>
        </w:rPr>
        <w:t xml:space="preserve"> </w:t>
      </w:r>
      <w:r w:rsidRPr="006F178A">
        <w:rPr>
          <w:rStyle w:val="2fb"/>
          <w:rtl/>
        </w:rPr>
        <w:t xml:space="preserve">ושמואל</w:t>
      </w:r>
      <w:r w:rsidRPr="006F178A">
        <w:rPr>
          <w:rtl/>
        </w:rPr>
        <w:t xml:space="preserve">. חד </w:t>
      </w:r>
      <w:r w:rsidRPr="006F178A">
        <w:rPr>
          <w:rtl/>
        </w:rPr>
        <w:t xml:space="preserve">אמר</w:t>
      </w:r>
      <w:r w:rsidRPr="006F178A">
        <w:rPr>
          <w:rtl/>
        </w:rPr>
        <w:t xml:space="preserve">: שני בתים זה לפנים מזה, ומכפלה שכפולה בזוגות: וחד </w:t>
      </w:r>
      <w:r w:rsidRPr="006F178A">
        <w:rPr>
          <w:rtl/>
        </w:rPr>
        <w:t xml:space="preserve">אמר</w:t>
      </w:r>
      <w:r w:rsidRPr="006F178A">
        <w:rPr>
          <w:rtl/>
        </w:rPr>
        <w:t xml:space="preserve">: בית ועלייה על גביו.</w:t>
      </w:r>
    </w:p>
    <w:p>
      <w:pPr>
        <w:pStyle w:val="38"/>
        <w:rPr>
          <w:ins w:id="95701" w:author="מנוע מכני" w:date="2026-10-11T12:04:40Z"/>
        </w:rPr>
      </w:pPr>
      <w:r w:rsidRPr="00132755">
        <w:t xml:space="preserve">ממרא קרית </w:t>
      </w:r>
      <w:r w:rsidRPr="00132755">
        <w:t>ארבע</w:t>
      </w:r>
      <w:r w:rsidRPr="00132755">
        <w:t xml:space="preserve">, רי"צ:</w:t>
      </w:r>
    </w:p>
    <w:p w:rsidR="005851B8" w:rsidRPr="00132755" w:rsidRDefault="005851B8" w:rsidP="005851B8">
      <w:pPr>
        <w:rPr>
          <w:spacing w:val="-4"/>
          <w:rtl/>
        </w:rPr>
      </w:pPr>
      <w:del w:id="95702" w:author="מנוע מכני" w:date="2026-10-11T12:04:40Z">
        <w:r w:rsidRPr="00132755">
          <w:rPr>
            <w:spacing w:val="-4"/>
            <w:rtl/>
          </w:rPr>
          <w:delText xml:space="preserve"> </w:delText>
        </w:r>
      </w:del>
      <w:r w:rsidRPr="00132755">
        <w:rPr>
          <w:spacing w:val="-4"/>
          <w:rtl/>
        </w:rPr>
        <w:t xml:space="preserve">קרית הארבע זוגות: אדם וחוה, אברהם ושרה, יצחק ורבקה, יעקב ולאה.</w:t>
      </w:r>
    </w:p>
    <w:p w:rsidR="005851B8" w:rsidRPr="006F178A" w:rsidRDefault="005851B8" w:rsidP="005851B8">
      <w:pPr>
        <w:rPr>
          <w:rtl/>
        </w:rPr>
      </w:pPr>
      <w:r w:rsidRPr="006F178A">
        <w:rPr>
          <w:rtl/>
        </w:rPr>
        <w:t>ויהי בימי</w:t>
      </w:r>
      <w:r w:rsidRPr="006F178A">
        <w:rPr>
          <w:rStyle w:val="afffe"/>
          <w:rFonts w:ascii="Fb Fontext" w:hAnsi="Fb Fontext"/>
          <w:rtl/>
        </w:rPr>
        <w:t xml:space="preserve"> אמרפל</w:t>
      </w:r>
      <w:r w:rsidRPr="006F178A">
        <w:rPr>
          <w:rtl/>
        </w:rPr>
        <w:t xml:space="preserve">, </w:t>
      </w:r>
      <w:r w:rsidRPr="006F178A">
        <w:rPr>
          <w:rStyle w:val="2fb"/>
          <w:rtl/>
        </w:rPr>
        <w:t xml:space="preserve">רב</w:t>
      </w:r>
      <w:r w:rsidRPr="006F178A">
        <w:rPr>
          <w:rtl/>
        </w:rPr>
        <w:t xml:space="preserve"> </w:t>
      </w:r>
      <w:r w:rsidRPr="006F178A">
        <w:rPr>
          <w:rStyle w:val="2fb"/>
          <w:rtl/>
        </w:rPr>
        <w:t xml:space="preserve">ושמואל</w:t>
      </w:r>
      <w:r w:rsidRPr="006F178A">
        <w:rPr>
          <w:rtl/>
        </w:rPr>
        <w:t xml:space="preserve">. חד </w:t>
      </w:r>
      <w:r w:rsidRPr="006F178A">
        <w:rPr>
          <w:rtl/>
        </w:rPr>
        <w:t xml:space="preserve">אמר</w:t>
      </w:r>
      <w:r w:rsidRPr="006F178A">
        <w:rPr>
          <w:rtl/>
        </w:rPr>
        <w:t xml:space="preserve">: נמרוד שמו, ונקרא שמו אמרפל שאמר והפיל לאברהם אבינו בתוך כבשן האש.</w:t>
      </w:r>
    </w:p>
    <w:p w:rsidR="005851B8" w:rsidRPr="006F178A" w:rsidRDefault="005851B8" w:rsidP="005851B8">
      <w:pPr>
        <w:rPr>
          <w:rtl/>
        </w:rPr>
      </w:pPr>
      <w:r w:rsidRPr="006F178A">
        <w:rPr>
          <w:rtl/>
        </w:rPr>
        <w:t xml:space="preserve">וחד </w:t>
      </w:r>
      <w:r w:rsidRPr="006F178A">
        <w:rPr>
          <w:rtl/>
        </w:rPr>
        <w:t xml:space="preserve">אמר</w:t>
      </w:r>
      <w:r w:rsidRPr="006F178A">
        <w:rPr>
          <w:rtl/>
        </w:rPr>
        <w:t xml:space="preserve">: אמרפל שמו, ולמה נקרא שמו נמרוד שהמריד את כל העולם כולו עליו במלכותו.</w:t>
      </w:r>
    </w:p>
    <w:p w:rsidR="005851B8" w:rsidRPr="006F178A" w:rsidRDefault="005851B8" w:rsidP="005851B8">
      <w:pPr>
        <w:rPr>
          <w:rtl/>
        </w:rPr>
      </w:pPr>
      <w:r w:rsidRPr="006F178A">
        <w:rPr>
          <w:rtl/>
        </w:rPr>
        <w:t xml:space="preserve">ויקם מלך </w:t>
      </w:r>
      <w:r w:rsidRPr="006F178A">
        <w:rPr>
          <w:rStyle w:val="afffe"/>
          <w:rFonts w:ascii="Fb Fontext" w:hAnsi="Fb Fontext"/>
          <w:rtl/>
        </w:rPr>
        <w:t>חדש</w:t>
      </w:r>
      <w:r w:rsidRPr="006F178A">
        <w:rPr>
          <w:rtl/>
        </w:rPr>
        <w:t xml:space="preserve"> על מצרים, </w:t>
      </w:r>
      <w:r w:rsidRPr="006F178A">
        <w:rPr>
          <w:rStyle w:val="2fb"/>
          <w:rtl/>
        </w:rPr>
        <w:t xml:space="preserve">רב</w:t>
      </w:r>
      <w:r w:rsidRPr="006F178A">
        <w:rPr>
          <w:rtl/>
        </w:rPr>
        <w:t xml:space="preserve"> </w:t>
      </w:r>
      <w:r w:rsidRPr="006F178A">
        <w:rPr>
          <w:rStyle w:val="2fb"/>
          <w:rtl/>
        </w:rPr>
        <w:t xml:space="preserve">ושמואל</w:t>
      </w:r>
      <w:r w:rsidRPr="006F178A">
        <w:rPr>
          <w:rtl/>
        </w:rPr>
        <w:t xml:space="preserve">. חד </w:t>
      </w:r>
      <w:r w:rsidRPr="006F178A">
        <w:rPr>
          <w:rtl/>
        </w:rPr>
        <w:t xml:space="preserve">אמר</w:t>
      </w:r>
      <w:r w:rsidRPr="006F178A">
        <w:rPr>
          <w:rtl/>
        </w:rPr>
        <w:t xml:space="preserve">: חדש ממש, דכתיב</w:t>
      </w:r>
      <w:r w:rsidRPr="008F09C0">
        <w:rPr>
          <w:rStyle w:val="afffff0"/>
          <w:rtl/>
        </w:rPr>
        <w:t xml:space="preserve"> </w:t>
      </w:r>
      <w:r w:rsidRPr="008F09C0">
        <w:rPr>
          <w:rStyle w:val="afffff0"/>
          <w:rFonts w:hint="cs"/>
          <w:rtl/>
        </w:rPr>
        <w:t>'</w:t>
      </w:r>
      <w:r w:rsidRPr="008F09C0">
        <w:rPr>
          <w:rStyle w:val="afffff0"/>
          <w:rtl/>
        </w:rPr>
        <w:t>חדש</w:t>
      </w:r>
      <w:r w:rsidRPr="008F09C0">
        <w:rPr>
          <w:rStyle w:val="afffff0"/>
          <w:rFonts w:hint="cs"/>
          <w:rtl/>
        </w:rPr>
        <w:t>'</w:t>
      </w:r>
      <w:r w:rsidRPr="008F09C0">
        <w:rPr>
          <w:rStyle w:val="afffff0"/>
          <w:rtl/>
        </w:rPr>
        <w:t>.</w:t>
      </w:r>
    </w:p>
    <w:p w:rsidR="005851B8" w:rsidRPr="006F178A" w:rsidRDefault="005851B8" w:rsidP="005851B8">
      <w:pPr>
        <w:rPr>
          <w:rtl/>
        </w:rPr>
      </w:pPr>
      <w:r w:rsidRPr="006F178A">
        <w:rPr>
          <w:rtl/>
        </w:rPr>
        <w:t xml:space="preserve">וחד </w:t>
      </w:r>
      <w:r w:rsidRPr="006F178A">
        <w:rPr>
          <w:rtl/>
        </w:rPr>
        <w:t xml:space="preserve">אמר</w:t>
      </w:r>
      <w:r>
        <w:rPr>
          <w:rtl/>
        </w:rPr>
        <w:t xml:space="preserve">: שנתחדשו גזירותיו. [מדלא כתיב וימת וימלוך] </w:t>
      </w:r>
      <w:r>
        <w:rPr>
          <w:rStyle w:val="afffff0"/>
          <w:rtl/>
          <w:rPrChange w:id="9023" w:author="מנוע פסוקים" w:date="2026-10-11T09:24:13Z">
            <w:rPr>
              <w:rtl/>
            </w:rPr>
          </w:rPrChange>
        </w:rPr>
        <w:t xml:space="preserve">אשר </w:t>
      </w:r>
      <w:r>
        <w:rPr>
          <w:rStyle w:val="afffff0"/>
          <w:rFonts w:ascii="Fb Fontext" w:hAnsi="Fb Fontext"/>
          <w:rtl/>
          <w:rPrChange w:id="9024" w:author="מנוע פסוקים" w:date="2026-10-11T09:24:13Z">
            <w:rPr>
              <w:rStyle w:val="afffe"/>
              <w:rFonts w:ascii="Fb Fontext" w:hAnsi="Fb Fontext"/>
              <w:rtl/>
            </w:rPr>
          </w:rPrChange>
        </w:rPr>
        <w:t xml:space="preserve">לא</w:t>
      </w:r>
      <w:r>
        <w:rPr>
          <w:rStyle w:val="afffff0"/>
          <w:rFonts w:ascii="Fb Fontext" w:hAnsi="Fb Fontext"/>
          <w:rtl/>
          <w:rPrChange w:id="9025" w:author="מנוע פסוקים" w:date="2026-10-11T09:24:13Z">
            <w:rPr>
              <w:rStyle w:val="afffe"/>
              <w:rFonts w:ascii="Fb Fontext" w:hAnsi="Fb Fontext"/>
              <w:rtl/>
            </w:rPr>
          </w:rPrChange>
        </w:rPr>
        <w:t xml:space="preserve"> ידע</w:t>
      </w:r>
      <w:r>
        <w:rPr>
          <w:rStyle w:val="afffff0"/>
          <w:rtl/>
          <w:rPrChange w:id="9026" w:author="מנוע פסוקים" w:date="2026-10-11T09:24:13Z">
            <w:rPr>
              <w:rtl/>
            </w:rPr>
          </w:rPrChange>
        </w:rPr>
        <w:t xml:space="preserve"> את יוסף</w:t>
      </w:r>
      <w:r>
        <w:rPr>
          <w:rtl/>
        </w:rPr>
        <w:t xml:space="preserve"> - כמאן דלא ידע </w:t>
      </w:r>
      <w:ins w:id="92594" w:author="מנוע מכני" w:date="2026-10-11T12:04:40Z">
        <w:r>
          <w:rPr>
            <w:rtl/>
          </w:rPr>
          <w:t xml:space="preserve">לו</w:t>
        </w:r>
      </w:ins>
      <w:del w:id="92595" w:author="מנוע מכני" w:date="2026-10-11T12:04:40Z">
        <w:r w:rsidRPr="006F178A">
          <w:rPr>
            <w:rtl/>
          </w:rPr>
          <w:delText xml:space="preserve">ליה</w:delText>
        </w:r>
      </w:del>
      <w:r w:rsidRPr="006F178A">
        <w:rPr>
          <w:rtl/>
        </w:rPr>
        <w:t xml:space="preserve"> ליוסף כלל.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נג.</w:t>
      </w:r>
    </w:p>
    <w:p>
      <w:pPr>
        <w:pStyle w:val="afffff8"/>
        <w:rPr>
          <w:ins w:id="90387" w:author="קלוד" w:date="2026-10-11T12:24:08Z"/>
        </w:rPr>
      </w:pPr>
      <w:ins w:id="90388" w:author="קלוד" w:date="2026-10-11T12:24:08Z">
        <w:r>
          <w:rPr>
            <w:color w:val="7B3F00"/>
          </w:rPr>
          <w:t xml:space="preserve">שמונה עשר ימים אצל רבי אושעיא - מה למד רב יהודה</w:t>
        </w:r>
      </w:ins>
    </w:p>
    <w:p>
      <w:pPr>
        <w:pStyle w:val="38"/>
        <w:rPr>
          <w:ins w:id="95703" w:author="מנוע מכני" w:date="2026-10-11T12:04:40Z"/>
        </w:rPr>
      </w:pPr>
      <w:r w:rsidRPr="006F178A">
        <w:t xml:space="preserve">רי"ו:</w:t>
      </w:r>
    </w:p>
    <w:p w:rsidR="005851B8" w:rsidRPr="006F178A" w:rsidRDefault="005851B8" w:rsidP="005851B8">
      <w:pPr>
        <w:rPr>
          <w:rStyle w:val="afffe"/>
          <w:rFonts w:ascii="Fb Fontext" w:hAnsi="Fb Fontext"/>
          <w:rtl/>
        </w:rPr>
      </w:pPr>
      <w:del w:id="95704" w:author="מנוע מכני" w:date="2026-10-11T12:04:40Z">
        <w:r w:rsidRPr="006F178A">
          <w:rPr>
            <w:rFonts w:ascii="Fb Fontext" w:hAnsi="Fb Fontext"/>
            <w:rtl/>
          </w:rPr>
          <w:delText xml:space="preserve"> </w:delText>
        </w:r>
      </w:del>
      <w:r w:rsidRPr="006F178A">
        <w:rPr>
          <w:rFonts w:ascii="Fb Fontext" w:hAnsi="Fb Fontext"/>
          <w:rtl/>
        </w:rPr>
        <w:t xml:space="preserve">י"ח ימים גידלתי אצל </w:t>
      </w:r>
      <w:r w:rsidRPr="006F178A">
        <w:rPr>
          <w:rStyle w:val="2fb"/>
          <w:rFonts w:ascii="Fb Fontext" w:hAnsi="Fb Fontext"/>
          <w:rtl/>
        </w:rPr>
        <w:t xml:space="preserve">רבי</w:t>
      </w:r>
      <w:r w:rsidRPr="006F178A">
        <w:rPr>
          <w:rFonts w:ascii="Fb Fontext" w:hAnsi="Fb Fontext"/>
          <w:rtl/>
        </w:rPr>
        <w:t xml:space="preserve"> אושעיא בריבי, ולא למדתי ממנו אלא דבר אחד במשנתינו-כיצד מאברין את הערים, באלף.</w:t>
      </w:r>
    </w:p>
    <w:p>
      <w:pPr>
        <w:pStyle w:val="38"/>
        <w:rPr>
          <w:ins w:id="95705" w:author="מנוע מכני" w:date="2026-10-11T12:04:40Z"/>
        </w:rPr>
      </w:pPr>
      <w:r w:rsidRPr="006F178A">
        <w:t xml:space="preserve">והך דרי"ו:</w:t>
      </w:r>
    </w:p>
    <w:p w:rsidR="005851B8" w:rsidRPr="006F178A" w:rsidRDefault="005851B8" w:rsidP="005851B8">
      <w:pPr>
        <w:rPr>
          <w:rStyle w:val="afffe"/>
          <w:rFonts w:ascii="Fb Fontext" w:hAnsi="Fb Fontext"/>
          <w:b/>
          <w:rtl/>
        </w:rPr>
      </w:pPr>
      <w:del w:id="95706" w:author="מנוע מכני" w:date="2026-10-11T12:04:40Z">
        <w:r w:rsidRPr="006F178A">
          <w:rPr>
            <w:rtl/>
          </w:rPr>
          <w:delText xml:space="preserve"> </w:delText>
        </w:r>
      </w:del>
      <w:r w:rsidRPr="006F178A">
        <w:rPr>
          <w:rtl/>
        </w:rPr>
        <w:t xml:space="preserve">שנים עשר תלמידים היו לו </w:t>
      </w:r>
      <w:r w:rsidRPr="006F178A">
        <w:rPr>
          <w:rStyle w:val="2fb"/>
          <w:rtl/>
        </w:rPr>
        <w:t xml:space="preserve">לרבי</w:t>
      </w:r>
      <w:r w:rsidRPr="006F178A">
        <w:rPr>
          <w:rtl/>
        </w:rPr>
        <w:t xml:space="preserve"> אושעיא בריבי, וי"ח ימים גידלתי ביניהן, ולמדתי לב כאו"א וחכמת כל אחו"א.</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לב כל אחד ואחד וחכמת כל אחד ואחד - גמר, גמרא - </w:t>
      </w:r>
      <w:r w:rsidRPr="006F178A">
        <w:rPr>
          <w:rtl/>
        </w:rPr>
        <w:t xml:space="preserve">לא</w:t>
      </w:r>
      <w:r w:rsidRPr="006F178A">
        <w:rPr>
          <w:rtl/>
        </w:rPr>
        <w:t xml:space="preserve"> גמר.</w:t>
      </w:r>
    </w:p>
    <w:p>
      <w:pPr>
        <w:pStyle w:val="38"/>
        <w:rPr>
          <w:ins w:id="95707" w:author="מנוע מכני" w:date="2026-10-11T12:04:40Z"/>
        </w:rPr>
      </w:pPr>
      <w:r w:rsidRPr="006F178A">
        <w:t>ב.</w:t>
      </w:r>
      <w:r w:rsidRPr="006F178A">
        <w:t xml:space="preserve"> </w:t>
      </w:r>
      <w:r w:rsidRPr="00910D80">
        <w:t>אב"א</w:t>
      </w:r>
      <w:r w:rsidRPr="006F178A">
        <w:t xml:space="preserve">:</w:t>
      </w:r>
    </w:p>
    <w:p w:rsidR="005851B8" w:rsidRPr="006F178A" w:rsidRDefault="005851B8" w:rsidP="005851B8">
      <w:pPr>
        <w:rPr>
          <w:rStyle w:val="afffe"/>
          <w:rFonts w:ascii="Fb Fontext" w:hAnsi="Fb Fontext"/>
          <w:b/>
          <w:rtl/>
        </w:rPr>
      </w:pPr>
      <w:del w:id="95708" w:author="מנוע מכני" w:date="2026-10-11T12:04:40Z">
        <w:r w:rsidRPr="006F178A">
          <w:rPr>
            <w:rtl/>
          </w:rPr>
          <w:delText xml:space="preserve"> </w:delText>
        </w:r>
      </w:del>
      <w:ins w:id="90235" w:author="Claude - סמנטי" w:date="2026-10-11T12:19:31Z">
        <w:r>
          <w:rPr>
            <w:rtl/>
          </w:rPr>
          <w:t xml:space="preserve">מהם</w:t>
        </w:r>
      </w:ins>
      <w:del w:id="90236" w:author="Claude - סמנטי" w:date="2026-10-11T12:19:31Z">
        <w:r w:rsidRPr="006F178A">
          <w:rPr>
            <w:rtl/>
          </w:rPr>
          <w:delText xml:space="preserve">מנייהו</w:delText>
        </w:r>
      </w:del>
      <w:r w:rsidRPr="006F178A">
        <w:rPr>
          <w:rtl/>
        </w:rPr>
        <w:t xml:space="preserve"> </w:t>
      </w:r>
      <w:ins w:id="92600" w:author="מנוע מכני" w:date="2026-10-11T12:04:40Z">
        <w:r>
          <w:rPr>
            <w:rtl/>
          </w:rPr>
          <w:t xml:space="preserve">שלהם</w:t>
        </w:r>
      </w:ins>
      <w:del w:id="92601" w:author="מנוע מכני" w:date="2026-10-11T12:04:40Z">
        <w:r w:rsidRPr="006F178A">
          <w:rPr>
            <w:rtl/>
          </w:rPr>
          <w:delText xml:space="preserve">דידהו</w:delText>
        </w:r>
      </w:del>
      <w:r w:rsidRPr="006F178A">
        <w:rPr>
          <w:rtl/>
        </w:rPr>
        <w:t xml:space="preserve"> - גמר, </w:t>
      </w:r>
      <w:ins w:id="92596" w:author="מנוע מכני" w:date="2026-10-11T12:04:40Z">
        <w:r>
          <w:rPr>
            <w:rtl/>
          </w:rPr>
          <w:t xml:space="preserve">ממנו</w:t>
        </w:r>
      </w:ins>
      <w:del w:id="92597" w:author="מנוע מכני" w:date="2026-10-11T12:04:40Z">
        <w:r w:rsidRPr="006F178A">
          <w:rPr>
            <w:rtl/>
          </w:rPr>
          <w:delText xml:space="preserve">מיניה</w:delText>
        </w:r>
      </w:del>
      <w:r w:rsidRPr="006F178A">
        <w:rPr>
          <w:rtl/>
        </w:rPr>
        <w:t xml:space="preserve"> </w:t>
      </w:r>
      <w:ins w:id="92598" w:author="מנוע מכני" w:date="2026-10-11T12:04:40Z">
        <w:r>
          <w:rPr>
            <w:rtl/>
          </w:rPr>
          <w:t xml:space="preserve">שלו</w:t>
        </w:r>
      </w:ins>
      <w:del w:id="92599" w:author="מנוע מכני" w:date="2026-10-11T12:04:40Z">
        <w:r w:rsidRPr="006F178A">
          <w:rPr>
            <w:rtl/>
          </w:rPr>
          <w:delText xml:space="preserve">דידיה</w:delText>
        </w:r>
      </w:del>
      <w:r w:rsidRPr="006F178A">
        <w:rPr>
          <w:rtl/>
        </w:rPr>
        <w:t xml:space="preserve"> - </w:t>
      </w:r>
      <w:r w:rsidRPr="006F178A">
        <w:rPr>
          <w:rtl/>
        </w:rPr>
        <w:t xml:space="preserve">לא</w:t>
      </w:r>
      <w:r w:rsidRPr="006F178A">
        <w:rPr>
          <w:rtl/>
        </w:rPr>
        <w:t xml:space="preserve"> גמר.</w:t>
      </w:r>
    </w:p>
    <w:p>
      <w:pPr>
        <w:pStyle w:val="38"/>
        <w:rPr>
          <w:ins w:id="95709" w:author="מנוע מכני" w:date="2026-10-11T12:04:40Z"/>
        </w:rPr>
      </w:pPr>
      <w:r w:rsidRPr="006F178A">
        <w:t>ג.</w:t>
      </w:r>
      <w:r w:rsidRPr="006F178A">
        <w:t xml:space="preserve"> ו</w:t>
      </w:r>
      <w:r w:rsidRPr="00910D80">
        <w:t>אב"א</w:t>
      </w:r>
      <w:r w:rsidRPr="006F178A">
        <w:t xml:space="preserve">:</w:t>
      </w:r>
    </w:p>
    <w:p w:rsidR="005851B8" w:rsidRPr="009757B9" w:rsidRDefault="005851B8" w:rsidP="005851B8">
      <w:pPr>
        <w:rPr>
          <w:rFonts w:cs="Guttman Vilna"/>
          <w:b/>
          <w:bCs/>
          <w:rtl/>
        </w:rPr>
      </w:pPr>
      <w:del w:id="95710" w:author="מנוע מכני" w:date="2026-10-11T12:04:40Z">
        <w:r w:rsidRPr="006F178A">
          <w:rPr>
            <w:rtl/>
          </w:rPr>
          <w:delText xml:space="preserve"> </w:delText>
        </w:r>
      </w:del>
      <w:r w:rsidRPr="006F178A">
        <w:rPr>
          <w:rtl/>
        </w:rPr>
        <w:t xml:space="preserve">דבר אחד במשנתינו </w:t>
      </w:r>
      <w:ins w:id="92602" w:author="מנוע מכני" w:date="2026-10-11T12:04:40Z">
        <w:r>
          <w:rPr>
            <w:rtl/>
          </w:rPr>
          <w:t xml:space="preserve">אומר</w:t>
        </w:r>
      </w:ins>
      <w:del w:id="92603" w:author="מנוע מכני" w:date="2026-10-11T12:04:40Z">
        <w:r w:rsidRPr="006F178A">
          <w:rPr>
            <w:rtl/>
          </w:rPr>
          <w:delText xml:space="preserve">קאמר</w:delText>
        </w:r>
      </w:del>
      <w:r w:rsidRPr="006F178A">
        <w:rPr>
          <w:rtl/>
        </w:rPr>
        <w:t xml:space="preserve">.</w:t>
      </w:r>
    </w:p>
    <w:p>
      <w:pPr>
        <w:pStyle w:val="38"/>
        <w:rPr>
          <w:ins w:id="95711" w:author="מנוע מכני" w:date="2026-10-11T12:04:40Z"/>
        </w:rPr>
      </w:pPr>
      <w:r w:rsidRPr="006F178A">
        <w:t xml:space="preserve">ואר"יו:</w:t>
      </w:r>
    </w:p>
    <w:p w:rsidR="005851B8" w:rsidRPr="006F178A" w:rsidRDefault="005851B8" w:rsidP="005851B8">
      <w:pPr>
        <w:rPr>
          <w:rtl/>
        </w:rPr>
      </w:pPr>
      <w:del w:id="95712" w:author="מנוע מכני" w:date="2026-10-11T12:04:40Z">
        <w:r w:rsidRPr="006F178A">
          <w:rPr>
            <w:rtl/>
          </w:rPr>
          <w:delText xml:space="preserve"> </w:delText>
        </w:r>
      </w:del>
      <w:r w:rsidRPr="006F178A">
        <w:rPr>
          <w:rtl/>
        </w:rPr>
        <w:t xml:space="preserve">כשהיינו לומדין תורה אצל </w:t>
      </w:r>
      <w:r w:rsidRPr="006F178A">
        <w:rPr>
          <w:rStyle w:val="2fb"/>
          <w:rtl/>
        </w:rPr>
        <w:t xml:space="preserve">רבי</w:t>
      </w:r>
      <w:r w:rsidRPr="006F178A">
        <w:rPr>
          <w:rtl/>
        </w:rPr>
        <w:t xml:space="preserve"> אושעיא היינו יושבין ארבעה ארבעה באמה.</w:t>
      </w:r>
    </w:p>
    <w:p>
      <w:pPr>
        <w:pStyle w:val="38"/>
        <w:rPr>
          <w:ins w:id="95713" w:author="מנוע מכני" w:date="2026-10-11T12:04:40Z"/>
        </w:rPr>
      </w:pPr>
      <w:r w:rsidRPr="006F178A">
        <w:t xml:space="preserve">א"ר:</w:t>
      </w:r>
    </w:p>
    <w:p w:rsidR="005851B8" w:rsidRPr="006F178A" w:rsidRDefault="005851B8" w:rsidP="005851B8">
      <w:pPr>
        <w:rPr>
          <w:rtl/>
        </w:rPr>
      </w:pPr>
      <w:del w:id="95714" w:author="מנוע מכני" w:date="2026-10-11T12:04:40Z">
        <w:r w:rsidRPr="006F178A">
          <w:rPr>
            <w:rtl/>
          </w:rPr>
          <w:delText xml:space="preserve"> </w:delText>
        </w:r>
      </w:del>
      <w:r w:rsidRPr="006F178A">
        <w:rPr>
          <w:rtl/>
        </w:rPr>
        <w:t xml:space="preserve">כשהיינו לומדין תורה אצל </w:t>
      </w:r>
      <w:ins w:id="90306" w:author="מנוע מכני" w:date="2026-10-11T12:04:40Z">
        <w:r>
          <w:rPr>
            <w:rStyle w:val="2fb"/>
            <w:rtl/>
          </w:rPr>
          <w:t xml:space="preserve">ר"א</w:t>
        </w:r>
      </w:ins>
      <w:del w:id="90307" w:author="מנוע מכני" w:date="2026-10-11T12:04:40Z">
        <w:r w:rsidRPr="006F178A">
          <w:rPr>
            <w:rtl/>
          </w:rPr>
          <w:delText xml:space="preserve">רבי אלעזר</w:delText>
        </w:r>
      </w:del>
      <w:r w:rsidRPr="006F178A">
        <w:rPr>
          <w:rtl/>
        </w:rPr>
        <w:t xml:space="preserve"> בן שמוע היינו יושבין ששה ששה באמה.</w:t>
      </w:r>
    </w:p>
    <w:p>
      <w:pPr>
        <w:pStyle w:val="38"/>
        <w:rPr>
          <w:ins w:id="95716" w:author="מנוע מכני" w:date="2026-10-11T12:04:40Z"/>
        </w:rPr>
      </w:pPr>
      <w:del w:id="95715" w:author="מנוע מכני" w:date="2026-10-11T12:04:40Z">
        <w:r w:rsidRPr="006F178A">
          <w:delText xml:space="preserve">•</w:delText>
        </w:r>
      </w:del>
      <w:r w:rsidRPr="006F178A">
        <w:t xml:space="preserve"> ארי"ו:</w:t>
      </w:r>
    </w:p>
    <w:p w:rsidR="005851B8" w:rsidRPr="006F178A" w:rsidRDefault="005851B8" w:rsidP="005851B8">
      <w:pPr>
        <w:rPr>
          <w:rtl/>
        </w:rPr>
      </w:pPr>
      <w:del w:id="95717" w:author="מנוע מכני" w:date="2026-10-11T12:04:40Z">
        <w:r w:rsidRPr="006F178A">
          <w:rPr>
            <w:rtl/>
          </w:rPr>
          <w:delText xml:space="preserve"> </w:delText>
        </w:r>
      </w:del>
      <w:r w:rsidRPr="006F178A">
        <w:rPr>
          <w:rStyle w:val="2fb"/>
          <w:rtl/>
        </w:rPr>
        <w:t xml:space="preserve">רבי</w:t>
      </w:r>
      <w:r w:rsidRPr="006F178A">
        <w:rPr>
          <w:rtl/>
        </w:rPr>
        <w:t xml:space="preserve"> אושעיא בריבי בדורו - </w:t>
      </w:r>
      <w:r w:rsidRPr="006F178A">
        <w:rPr>
          <w:rStyle w:val="2fb"/>
          <w:rtl/>
        </w:rPr>
        <w:t xml:space="preserve">כר"מ</w:t>
      </w:r>
      <w:r w:rsidRPr="006F178A">
        <w:rPr>
          <w:rtl/>
        </w:rPr>
        <w:t xml:space="preserve"> בדורו, דלא יכלו חבריו לעמוד על סוף דעתו.</w:t>
      </w:r>
    </w:p>
    <w:p>
      <w:pPr>
        <w:pStyle w:val="afffff8"/>
        <w:rPr>
          <w:ins w:id="90385" w:author="קלוד" w:date="2026-10-11T12:24:08Z"/>
        </w:rPr>
      </w:pPr>
      <w:ins w:id="90386" w:author="קלוד" w:date="2026-10-11T12:24:08Z">
        <w:r>
          <w:rPr>
            <w:color w:val="7B3F00"/>
          </w:rPr>
          <w:t xml:space="preserve">ראשונים כפתחו של אולם - ואנו כמלא נקב מחט</w:t>
        </w:r>
      </w:ins>
    </w:p>
    <w:p>
      <w:pPr>
        <w:pStyle w:val="38"/>
        <w:rPr>
          <w:ins w:id="95719" w:author="מנוע מכני" w:date="2026-10-11T12:04:40Z"/>
        </w:rPr>
      </w:pPr>
      <w:del w:id="95718" w:author="מנוע מכני" w:date="2026-10-11T12:04:40Z">
        <w:r w:rsidRPr="006F178A">
          <w:delText xml:space="preserve">•</w:delText>
        </w:r>
      </w:del>
      <w:r w:rsidRPr="006F178A">
        <w:t xml:space="preserve"> ארי"ו:</w:t>
      </w:r>
    </w:p>
    <w:p w:rsidR="005851B8" w:rsidRPr="006F178A" w:rsidRDefault="005851B8" w:rsidP="005851B8">
      <w:pPr>
        <w:rPr>
          <w:rtl/>
        </w:rPr>
      </w:pPr>
      <w:del w:id="95720" w:author="מנוע מכני" w:date="2026-10-11T12:04:40Z">
        <w:r w:rsidRPr="006F178A">
          <w:rPr>
            <w:rtl/>
          </w:rPr>
          <w:delText xml:space="preserve"> </w:delText>
        </w:r>
      </w:del>
      <w:r w:rsidRPr="006F178A">
        <w:rPr>
          <w:rtl/>
        </w:rPr>
        <w:t xml:space="preserve">לבן של ראשונים כפתחו של אולם, ושל אחרונים כפתחו של היכל</w:t>
      </w:r>
      <w:r w:rsidRPr="006F178A">
        <w:rPr>
          <w:rFonts w:hint="cs"/>
          <w:rtl/>
        </w:rPr>
        <w:t xml:space="preserve"> </w:t>
      </w:r>
      <w:r w:rsidRPr="006F178A">
        <w:rPr>
          <w:rtl/>
        </w:rPr>
        <w:t>ואנו כמלא נקב מחט סידקית.</w:t>
      </w:r>
    </w:p>
    <w:p w:rsidR="005851B8" w:rsidRPr="009757B9" w:rsidRDefault="005851B8" w:rsidP="005851B8">
      <w:pPr>
        <w:rPr>
          <w:rFonts w:cs="Guttman Vilna"/>
          <w:b/>
          <w:bCs/>
          <w:rtl/>
        </w:rPr>
      </w:pPr>
      <w:r w:rsidRPr="006F178A">
        <w:rPr>
          <w:rtl/>
        </w:rPr>
        <w:t xml:space="preserve">ראשונים - </w:t>
      </w:r>
      <w:ins w:id="90310" w:author="מנוע מכני" w:date="2026-10-11T12:04:40Z">
        <w:r>
          <w:rPr>
            <w:rStyle w:val="2fb"/>
            <w:rtl/>
          </w:rPr>
          <w:t xml:space="preserve">ר"ע</w:t>
        </w:r>
      </w:ins>
      <w:del w:id="90311" w:author="מנוע מכני" w:date="2026-10-11T12:04:40Z">
        <w:r w:rsidRPr="006F178A">
          <w:rPr>
            <w:rtl/>
          </w:rPr>
          <w:delText xml:space="preserve">רבי עקיבא</w:delText>
        </w:r>
      </w:del>
      <w:r w:rsidRPr="006F178A">
        <w:rPr>
          <w:rtl/>
        </w:rPr>
        <w:t xml:space="preserve">, אחרונים - </w:t>
      </w:r>
      <w:ins w:id="90308" w:author="מנוע מכני" w:date="2026-10-11T12:04:40Z">
        <w:r>
          <w:rPr>
            <w:rStyle w:val="2fb"/>
            <w:rtl/>
          </w:rPr>
          <w:t xml:space="preserve">ר"א</w:t>
        </w:r>
      </w:ins>
      <w:del w:id="90309" w:author="מנוע מכני" w:date="2026-10-11T12:04:40Z">
        <w:r w:rsidRPr="006F178A">
          <w:rPr>
            <w:rtl/>
          </w:rPr>
          <w:delText xml:space="preserve">רבי אלעזר</w:delText>
        </w:r>
      </w:del>
      <w:r w:rsidRPr="006F178A">
        <w:rPr>
          <w:rtl/>
        </w:rPr>
        <w:t xml:space="preserve"> בן שמוע.</w:t>
      </w:r>
    </w:p>
    <w:p>
      <w:pPr>
        <w:pStyle w:val="38"/>
        <w:rPr>
          <w:ins w:id="95721" w:author="מנוע מכני" w:date="2026-10-11T12:04:40Z"/>
        </w:rPr>
      </w:pPr>
      <w:r w:rsidRPr="00132755">
        <w:t xml:space="preserve">א"ד:</w:t>
      </w:r>
    </w:p>
    <w:p w:rsidR="005851B8" w:rsidRPr="00132755" w:rsidRDefault="005851B8" w:rsidP="005851B8">
      <w:pPr>
        <w:rPr>
          <w:rFonts w:cs="Guttman Vilna"/>
          <w:b/>
          <w:bCs/>
          <w:spacing w:val="-4"/>
          <w:rtl/>
        </w:rPr>
      </w:pPr>
      <w:del w:id="95722" w:author="מנוע מכני" w:date="2026-10-11T12:04:40Z">
        <w:r w:rsidRPr="00132755">
          <w:rPr>
            <w:spacing w:val="-4"/>
            <w:rtl/>
          </w:rPr>
          <w:delText xml:space="preserve"> </w:delText>
        </w:r>
      </w:del>
      <w:r w:rsidRPr="00132755">
        <w:rPr>
          <w:spacing w:val="-4"/>
          <w:rtl/>
        </w:rPr>
        <w:t xml:space="preserve">ראשונים - </w:t>
      </w:r>
      <w:ins w:id="90312" w:author="מנוע מכני" w:date="2026-10-11T12:04:40Z">
        <w:r>
          <w:rPr>
            <w:rStyle w:val="2fb"/>
            <w:spacing w:val="-4"/>
            <w:rtl/>
          </w:rPr>
          <w:t xml:space="preserve">ר"א</w:t>
        </w:r>
      </w:ins>
      <w:del w:id="90313" w:author="מנוע מכני" w:date="2026-10-11T12:04:40Z">
        <w:r w:rsidRPr="00132755">
          <w:rPr>
            <w:spacing w:val="-4"/>
            <w:rtl/>
          </w:rPr>
          <w:delText xml:space="preserve">רבי אלעזר</w:delText>
        </w:r>
      </w:del>
      <w:r w:rsidRPr="00132755">
        <w:rPr>
          <w:spacing w:val="-4"/>
          <w:rtl/>
        </w:rPr>
        <w:t xml:space="preserve"> בן שמוע, אחרונים - </w:t>
      </w:r>
      <w:r w:rsidRPr="00132755">
        <w:rPr>
          <w:rStyle w:val="2fb"/>
          <w:spacing w:val="-4"/>
          <w:rtl/>
        </w:rPr>
        <w:t xml:space="preserve">רבי</w:t>
      </w:r>
      <w:r w:rsidRPr="00132755">
        <w:rPr>
          <w:spacing w:val="-4"/>
          <w:rtl/>
        </w:rPr>
        <w:t xml:space="preserve"> אושעיא בריבי. ואנו כמלא נקב מחט סידקית.</w:t>
      </w:r>
    </w:p>
    <w:p>
      <w:pPr>
        <w:pStyle w:val="38"/>
        <w:rPr>
          <w:ins w:id="95723" w:author="מנוע מכני" w:date="2026-10-11T12:04:40Z"/>
        </w:rPr>
      </w:pPr>
      <w:r w:rsidRPr="006F178A">
        <w:t xml:space="preserve">אביי:</w:t>
      </w:r>
    </w:p>
    <w:p w:rsidR="005851B8" w:rsidRPr="009757B9" w:rsidRDefault="005851B8" w:rsidP="005851B8">
      <w:pPr>
        <w:rPr>
          <w:rFonts w:cs="Guttman Vilna"/>
          <w:b/>
          <w:bCs/>
          <w:rtl/>
        </w:rPr>
      </w:pPr>
      <w:del w:id="95724" w:author="מנוע מכני" w:date="2026-10-11T12:04:40Z">
        <w:r w:rsidRPr="006F178A">
          <w:rPr>
            <w:rtl/>
          </w:rPr>
          <w:delText xml:space="preserve"> </w:delText>
        </w:r>
      </w:del>
      <w:r w:rsidRPr="006F178A">
        <w:rPr>
          <w:rtl/>
        </w:rPr>
        <w:t xml:space="preserve">ואנן כי יתד בנקב צר לגמרא.</w:t>
      </w:r>
    </w:p>
    <w:p>
      <w:pPr>
        <w:pStyle w:val="38"/>
        <w:rPr>
          <w:ins w:id="95725" w:author="מנוע מכני" w:date="2026-10-11T12:04:40Z"/>
        </w:rPr>
      </w:pPr>
      <w:r w:rsidRPr="006F178A">
        <w:t xml:space="preserve">רבא:</w:t>
      </w:r>
    </w:p>
    <w:p w:rsidR="005851B8" w:rsidRPr="009757B9" w:rsidRDefault="005851B8" w:rsidP="005851B8">
      <w:pPr>
        <w:rPr>
          <w:rFonts w:cs="Guttman Vilna"/>
          <w:b/>
          <w:bCs/>
          <w:rtl/>
        </w:rPr>
      </w:pPr>
      <w:del w:id="95726" w:author="מנוע מכני" w:date="2026-10-11T12:04:40Z">
        <w:r w:rsidRPr="006F178A">
          <w:rPr>
            <w:rtl/>
          </w:rPr>
          <w:delText xml:space="preserve"> </w:delText>
        </w:r>
      </w:del>
      <w:r w:rsidRPr="006F178A">
        <w:rPr>
          <w:rtl/>
        </w:rPr>
        <w:t xml:space="preserve">ואנן - כי </w:t>
      </w:r>
      <w:ins w:id="90237" w:author="Claude - סמנטי" w:date="2026-10-11T12:19:31Z">
        <w:r>
          <w:rPr>
            <w:rtl/>
          </w:rPr>
          <w:t xml:space="preserve">אצבע</w:t>
        </w:r>
      </w:ins>
      <w:del w:id="90238" w:author="Claude - סמנטי" w:date="2026-10-11T12:19:31Z">
        <w:r w:rsidRPr="006F178A">
          <w:rPr>
            <w:rtl/>
          </w:rPr>
          <w:delText xml:space="preserve">אצבעתא</w:delText>
        </w:r>
      </w:del>
      <w:r w:rsidRPr="006F178A">
        <w:rPr>
          <w:rtl/>
        </w:rPr>
        <w:t xml:space="preserve"> בשעווה דקשה לסברא.</w:t>
      </w:r>
    </w:p>
    <w:p>
      <w:pPr>
        <w:pStyle w:val="38"/>
        <w:rPr>
          <w:ins w:id="95727" w:author="מנוע מכני" w:date="2026-10-11T12:04:40Z"/>
        </w:rPr>
      </w:pPr>
      <w:r w:rsidRPr="006F178A">
        <w:t xml:space="preserve">רב אשי:</w:t>
      </w:r>
    </w:p>
    <w:p w:rsidR="005851B8" w:rsidRPr="009757B9" w:rsidRDefault="005851B8" w:rsidP="005851B8">
      <w:pPr>
        <w:rPr>
          <w:rFonts w:cs="Guttman Vilna"/>
          <w:b/>
          <w:bCs/>
          <w:rtl/>
        </w:rPr>
      </w:pPr>
      <w:del w:id="95728" w:author="מנוע מכני" w:date="2026-10-11T12:04:40Z">
        <w:r w:rsidRPr="006F178A">
          <w:rPr>
            <w:rtl/>
          </w:rPr>
          <w:delText xml:space="preserve"> </w:delText>
        </w:r>
      </w:del>
      <w:r w:rsidRPr="006F178A">
        <w:rPr>
          <w:rtl/>
        </w:rPr>
        <w:t xml:space="preserve">אנן כי </w:t>
      </w:r>
      <w:ins w:id="90239" w:author="Claude - סמנטי" w:date="2026-10-11T12:19:31Z">
        <w:r>
          <w:rPr>
            <w:rtl/>
          </w:rPr>
          <w:t xml:space="preserve">אצבע</w:t>
        </w:r>
      </w:ins>
      <w:del w:id="90240" w:author="Claude - סמנטי" w:date="2026-10-11T12:19:31Z">
        <w:r w:rsidRPr="006F178A">
          <w:rPr>
            <w:rtl/>
          </w:rPr>
          <w:delText xml:space="preserve">אצבעתא</w:delText>
        </w:r>
      </w:del>
      <w:r w:rsidRPr="006F178A">
        <w:rPr>
          <w:rtl/>
        </w:rPr>
        <w:t xml:space="preserve"> בבירא לשכחה.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83" w:author="קלוד" w:date="2026-10-11T12:24:08Z"/>
        </w:rPr>
      </w:pPr>
      <w:ins w:id="90384" w:author="קלוד" w:date="2026-10-11T12:24:08Z">
        <w:r>
          <w:rPr>
            <w:color w:val="7B3F00"/>
          </w:rPr>
          <w:t xml:space="preserve">דיוק הלשון וקיום התורה - בני יהודה ובני גליל</w:t>
        </w:r>
      </w:ins>
    </w:p>
    <w:p>
      <w:pPr>
        <w:pStyle w:val="38"/>
        <w:rPr>
          <w:ins w:id="95729" w:author="מנוע מכני" w:date="2026-10-11T12:04:40Z"/>
        </w:rPr>
      </w:pPr>
      <w:r w:rsidRPr="006F178A">
        <w:t xml:space="preserve">ריא"ר:</w:t>
      </w:r>
    </w:p>
    <w:p w:rsidR="005851B8" w:rsidRPr="006F178A" w:rsidRDefault="005851B8" w:rsidP="005851B8">
      <w:pPr>
        <w:rPr>
          <w:rtl/>
        </w:rPr>
      </w:pPr>
      <w:del w:id="95730" w:author="מנוע מכני" w:date="2026-10-11T12:04:40Z">
        <w:r w:rsidRPr="006F178A">
          <w:rPr>
            <w:rFonts w:ascii="Fb Fontext" w:hAnsi="Fb Fontext"/>
            <w:rtl/>
          </w:rPr>
          <w:delText xml:space="preserve"> </w:delText>
        </w:r>
      </w:del>
      <w:r w:rsidRPr="006F178A">
        <w:rPr>
          <w:rFonts w:ascii="Fb Fontext" w:hAnsi="Fb Fontext"/>
          <w:rtl/>
        </w:rPr>
        <w:t xml:space="preserve">בני יהודה דדייקי לישנא, ומתנחי </w:t>
      </w:r>
      <w:ins w:id="93322" w:author="מנוע מכני" w:date="2026-10-11T12:04:40Z">
        <w:r>
          <w:rPr>
            <w:rFonts w:ascii="Fb Fontext" w:hAnsi="Fb Fontext"/>
            <w:rtl/>
          </w:rPr>
          <w:t xml:space="preserve">להם</w:t>
        </w:r>
      </w:ins>
      <w:del w:id="93323" w:author="מנוע מכני" w:date="2026-10-11T12:04:40Z">
        <w:r w:rsidRPr="006F178A">
          <w:rPr>
            <w:rFonts w:ascii="Fb Fontext" w:hAnsi="Fb Fontext"/>
            <w:rtl/>
          </w:rPr>
          <w:delText xml:space="preserve">להו</w:delText>
        </w:r>
      </w:del>
      <w:r w:rsidRPr="006F178A">
        <w:rPr>
          <w:rFonts w:ascii="Fb Fontext" w:hAnsi="Fb Fontext"/>
          <w:rtl/>
        </w:rPr>
        <w:t xml:space="preserve"> סימנא| גמרו מחד </w:t>
      </w:r>
      <w:r w:rsidRPr="006F178A">
        <w:rPr>
          <w:rStyle w:val="2fb"/>
          <w:rFonts w:ascii="Fb Fontext" w:hAnsi="Fb Fontext"/>
          <w:rtl/>
        </w:rPr>
        <w:t xml:space="preserve">רבה</w:t>
      </w:r>
      <w:r w:rsidRPr="006F178A">
        <w:rPr>
          <w:rFonts w:ascii="Fb Fontext" w:hAnsi="Fb Fontext"/>
          <w:rtl/>
        </w:rPr>
        <w:t xml:space="preserve"> | [</w:t>
      </w:r>
      <w:r w:rsidRPr="006F178A">
        <w:rPr>
          <w:rStyle w:val="2fb"/>
          <w:rFonts w:ascii="Fb Fontext" w:hAnsi="Fb Fontext"/>
          <w:rtl/>
        </w:rPr>
        <w:t xml:space="preserve">רבינא</w:t>
      </w:r>
      <w:r w:rsidRPr="006F178A">
        <w:rPr>
          <w:rFonts w:ascii="Fb Fontext" w:hAnsi="Fb Fontext"/>
          <w:rtl/>
        </w:rPr>
        <w:t xml:space="preserve">-] וגלו </w:t>
      </w:r>
      <w:ins w:id="90241" w:author="Claude - סמנטי" w:date="2026-10-11T12:19:31Z">
        <w:r>
          <w:rPr>
            <w:rFonts w:ascii="Fb Fontext" w:hAnsi="Fb Fontext"/>
            <w:rtl/>
          </w:rPr>
          <w:t xml:space="preserve">מסכת</w:t>
        </w:r>
      </w:ins>
      <w:del w:id="90242" w:author="Claude - סמנטי" w:date="2026-10-11T12:19:31Z">
        <w:r w:rsidRPr="006F178A">
          <w:rPr>
            <w:rFonts w:ascii="Fb Fontext" w:hAnsi="Fb Fontext"/>
            <w:rtl/>
          </w:rPr>
          <w:delText xml:space="preserve">מסכתא</w:delText>
        </w:r>
      </w:del>
      <w:r w:rsidRPr="006F178A">
        <w:rPr>
          <w:rFonts w:ascii="Fb Fontext" w:hAnsi="Fb Fontext"/>
          <w:rtl/>
        </w:rPr>
        <w:t xml:space="preserve"> נתקיימה תורתן בידם.</w:t>
      </w:r>
    </w:p>
    <w:p w:rsidR="005851B8" w:rsidRPr="006F178A" w:rsidRDefault="005851B8" w:rsidP="005851B8">
      <w:pPr>
        <w:rPr>
          <w:rtl/>
        </w:rPr>
      </w:pPr>
      <w:r w:rsidRPr="006F178A">
        <w:rPr>
          <w:rtl/>
        </w:rPr>
        <w:t xml:space="preserve">בני גליל דלא דייקי לישנא ולא מנתחי סימנא | ולא גמרו מחד </w:t>
      </w:r>
      <w:r w:rsidRPr="006F178A">
        <w:rPr>
          <w:rStyle w:val="2fb"/>
          <w:rtl/>
        </w:rPr>
        <w:t xml:space="preserve">רבה</w:t>
      </w:r>
      <w:r w:rsidRPr="006F178A">
        <w:rPr>
          <w:rtl/>
        </w:rPr>
        <w:t xml:space="preserve"> | ולא גלו </w:t>
      </w:r>
      <w:ins w:id="90243" w:author="Claude - סמנטי" w:date="2026-10-11T12:19:31Z">
        <w:r>
          <w:rPr>
            <w:rtl/>
          </w:rPr>
          <w:t xml:space="preserve">מסכת</w:t>
        </w:r>
      </w:ins>
      <w:del w:id="90244" w:author="Claude - סמנטי" w:date="2026-10-11T12:19:31Z">
        <w:r w:rsidRPr="006F178A">
          <w:rPr>
            <w:rtl/>
          </w:rPr>
          <w:delText xml:space="preserve">מסכתא</w:delText>
        </w:r>
      </w:del>
      <w:r w:rsidRPr="006F178A">
        <w:rPr>
          <w:rtl/>
        </w:rPr>
        <w:t xml:space="preserve"> - </w:t>
      </w:r>
      <w:r w:rsidRPr="006F178A">
        <w:rPr>
          <w:rtl/>
        </w:rPr>
        <w:t xml:space="preserve">לא</w:t>
      </w:r>
      <w:r w:rsidRPr="006F178A">
        <w:rPr>
          <w:rtl/>
        </w:rPr>
        <w:t xml:space="preserve"> נתקיימה תורתן בידם.</w:t>
      </w:r>
    </w:p>
    <w:p w:rsidR="005851B8" w:rsidRPr="006F178A" w:rsidRDefault="005851B8" w:rsidP="005851B8">
      <w:pPr>
        <w:rPr>
          <w:rtl/>
        </w:rPr>
      </w:pPr>
      <w:r w:rsidRPr="006F178A">
        <w:rPr>
          <w:rtl/>
        </w:rPr>
        <w:t xml:space="preserve">דוד גלי </w:t>
      </w:r>
      <w:ins w:id="90247" w:author="Claude - סמנטי" w:date="2026-10-11T12:19:31Z">
        <w:r>
          <w:rPr>
            <w:rtl/>
          </w:rPr>
          <w:t xml:space="preserve">מסכת</w:t>
        </w:r>
      </w:ins>
      <w:del w:id="90248" w:author="Claude - סמנטי" w:date="2026-10-11T12:19:31Z">
        <w:r w:rsidRPr="006F178A">
          <w:rPr>
            <w:rtl/>
          </w:rPr>
          <w:delText xml:space="preserve">מסכתא</w:delText>
        </w:r>
      </w:del>
      <w:r w:rsidRPr="006F178A">
        <w:rPr>
          <w:rtl/>
        </w:rPr>
        <w:t xml:space="preserve">, -</w:t>
      </w:r>
      <w:r w:rsidRPr="00523F92">
        <w:rPr>
          <w:rStyle w:val="afffff0"/>
          <w:rFonts w:hint="cs"/>
          <w:rtl/>
        </w:rPr>
        <w:t>'</w:t>
      </w:r>
      <w:ins w:id="90245" w:author="Claude - סמנטי" w:date="2026-10-11T12:19:31Z">
        <w:r>
          <w:rPr>
            <w:rStyle w:val="afffff0"/>
            <w:rtl/>
          </w:rPr>
          <w:t xml:space="preserve">יְרֵאֶיךָ יִרְאוּנִי וְיִשְׂמָחוּ</w:t>
        </w:r>
      </w:ins>
      <w:del w:id="90246" w:author="Claude - סמנטי" w:date="2026-10-11T12:19:31Z">
        <w:r w:rsidRPr="00523F92">
          <w:rPr>
            <w:rStyle w:val="afffff0"/>
            <w:rtl/>
          </w:rPr>
          <w:delText xml:space="preserve">יראיך יראוני וישמחו</w:delText>
        </w:r>
      </w:del>
      <w:r w:rsidRPr="00523F92">
        <w:rPr>
          <w:rStyle w:val="afffff0"/>
          <w:rFonts w:hint="cs"/>
          <w:rtl/>
        </w:rPr>
        <w:t>'</w:t>
      </w:r>
      <w:r w:rsidRPr="00523F92">
        <w:rPr>
          <w:rStyle w:val="afffff0"/>
          <w:rtl/>
        </w:rPr>
        <w:t>.</w:t>
      </w:r>
    </w:p>
    <w:p w:rsidR="005851B8" w:rsidRPr="006F178A" w:rsidRDefault="005851B8" w:rsidP="005851B8">
      <w:pPr>
        <w:rPr>
          <w:rtl/>
        </w:rPr>
      </w:pPr>
      <w:r w:rsidRPr="006F178A">
        <w:rPr>
          <w:rtl/>
        </w:rPr>
        <w:t xml:space="preserve">שאול דלא גלי </w:t>
      </w:r>
      <w:ins w:id="90249" w:author="Claude - סמנטי" w:date="2026-10-11T12:19:31Z">
        <w:r>
          <w:rPr>
            <w:rtl/>
          </w:rPr>
          <w:t xml:space="preserve">מסכת</w:t>
        </w:r>
      </w:ins>
      <w:del w:id="90250" w:author="Claude - סמנטי" w:date="2026-10-11T12:19:31Z">
        <w:r w:rsidRPr="006F178A">
          <w:rPr>
            <w:rtl/>
          </w:rPr>
          <w:delText xml:space="preserve">מסכתא</w:delText>
        </w:r>
      </w:del>
      <w:r w:rsidRPr="006F178A">
        <w:rPr>
          <w:rtl/>
        </w:rPr>
        <w:t xml:space="preserve"> ובכל אשר יפנה ירשיע. </w:t>
      </w:r>
      <w:r w:rsidRPr="006F178A">
        <w:rPr>
          <w:rStyle w:val="2fb"/>
          <w:rtl/>
        </w:rPr>
        <w:t xml:space="preserve">רי"ו</w:t>
      </w:r>
      <w:r w:rsidRPr="006F178A">
        <w:rPr>
          <w:rtl/>
        </w:rPr>
        <w:t xml:space="preserve"> ומחל לו </w:t>
      </w:r>
      <w:r w:rsidRPr="006F178A">
        <w:rPr>
          <w:rtl/>
        </w:rPr>
        <w:t xml:space="preserve">הקב"ה</w:t>
      </w:r>
      <w:r w:rsidRPr="006F178A">
        <w:rPr>
          <w:rtl/>
        </w:rPr>
        <w:t xml:space="preserve"> על אותו עון - מחר אתה ובניך עמי - עמי במחיצתי.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81" w:author="קלוד" w:date="2026-10-11T12:24:08Z"/>
        </w:rPr>
      </w:pPr>
      <w:ins w:id="90382" w:author="קלוד" w:date="2026-10-11T12:24:08Z">
        <w:r>
          <w:rPr>
            <w:color w:val="7B3F00"/>
          </w:rPr>
          <w:t xml:space="preserve">מעשיות בדיוק הלשון - חמר ועמר ולשון חכמה</w:t>
        </w:r>
      </w:ins>
    </w:p>
    <w:p w:rsidR="005851B8" w:rsidRDefault="005851B8" w:rsidP="005851B8">
      <w:pPr>
        <w:rPr>
          <w:rFonts w:ascii="Fb Fontext" w:hAnsi="Fb Fontext"/>
          <w:rtl/>
        </w:rPr>
      </w:pPr>
      <w:r w:rsidRPr="006F178A">
        <w:rPr>
          <w:rFonts w:ascii="Fb Fontext" w:hAnsi="Fb Fontext"/>
          <w:rtl/>
        </w:rPr>
        <w:lastRenderedPageBreak/>
        <w:t xml:space="preserve">וכן בני יהודה דדייקי לשני: </w:t>
      </w:r>
      <w:ins w:id="91224" w:author="מנוע מכני" w:date="2026-10-11T12:04:40Z">
        <w:r>
          <w:rPr>
            <w:rFonts w:ascii="Fb Fontext" w:hAnsi="Fb Fontext"/>
            <w:rtl/>
          </w:rPr>
          <w:t xml:space="preserve">יש</w:t>
        </w:r>
      </w:ins>
      <w:del w:id="91225" w:author="מנוע מכני" w:date="2026-10-11T12:04:40Z">
        <w:r w:rsidRPr="006F178A">
          <w:rPr>
            <w:rFonts w:ascii="Fb Fontext" w:hAnsi="Fb Fontext"/>
            <w:rtl/>
          </w:rPr>
          <w:lastRenderedPageBreak/>
          <w:delText xml:space="preserve">איכא</w:delText>
        </w:r>
      </w:del>
      <w:r w:rsidRPr="006F178A">
        <w:rPr>
          <w:rFonts w:ascii="Fb Fontext" w:hAnsi="Fb Fontext"/>
          <w:rtl/>
        </w:rPr>
        <w:lastRenderedPageBreak/>
        <w:t xml:space="preserve"> דתני מאברין, </w:t>
      </w:r>
      <w:ins w:id="91226" w:author="מנוע מכני" w:date="2026-10-11T12:04:40Z">
        <w:r>
          <w:rPr>
            <w:rFonts w:ascii="Fb Fontext" w:hAnsi="Fb Fontext"/>
            <w:rtl/>
          </w:rPr>
          <w:t xml:space="preserve">ויש</w:t>
        </w:r>
      </w:ins>
      <w:del w:id="91227" w:author="מנוע מכני" w:date="2026-10-11T12:04:40Z">
        <w:r w:rsidRPr="006F178A">
          <w:rPr>
            <w:rFonts w:ascii="Fb Fontext" w:hAnsi="Fb Fontext"/>
            <w:rtl/>
          </w:rPr>
          <w:lastRenderedPageBreak/>
          <w:delText xml:space="preserve">ואיכא</w:delText>
        </w:r>
      </w:del>
      <w:r w:rsidRPr="006F178A">
        <w:rPr>
          <w:rFonts w:ascii="Fb Fontext" w:hAnsi="Fb Fontext"/>
          <w:rtl/>
        </w:rPr>
        <w:lastRenderedPageBreak/>
        <w:t xml:space="preserve"> דתני מעברין. </w:t>
      </w:r>
      <w:ins w:id="91228" w:author="מנוע מכני" w:date="2026-10-11T12:04:40Z">
        <w:r>
          <w:rPr>
            <w:rFonts w:ascii="Fb Fontext" w:hAnsi="Fb Fontext"/>
            <w:rtl/>
          </w:rPr>
          <w:t xml:space="preserve">יש</w:t>
        </w:r>
      </w:ins>
      <w:del w:id="91229" w:author="מנוע מכני" w:date="2026-10-11T12:04:40Z">
        <w:r w:rsidRPr="006F178A">
          <w:rPr>
            <w:rFonts w:ascii="Fb Fontext" w:hAnsi="Fb Fontext"/>
            <w:rtl/>
          </w:rPr>
          <w:lastRenderedPageBreak/>
          <w:delText xml:space="preserve">איכא</w:delText>
        </w:r>
      </w:del>
      <w:r w:rsidRPr="006F178A">
        <w:rPr>
          <w:rFonts w:ascii="Fb Fontext" w:hAnsi="Fb Fontext"/>
          <w:rtl/>
        </w:rPr>
        <w:lastRenderedPageBreak/>
        <w:t xml:space="preserve"> דתני אכוזו </w:t>
      </w:r>
      <w:ins w:id="91230" w:author="מנוע מכני" w:date="2026-10-11T12:04:40Z">
        <w:r>
          <w:rPr>
            <w:rFonts w:ascii="Fb Fontext" w:hAnsi="Fb Fontext"/>
            <w:rtl/>
          </w:rPr>
          <w:t xml:space="preserve">ויש</w:t>
        </w:r>
      </w:ins>
      <w:del w:id="91231" w:author="מנוע מכני" w:date="2026-10-11T12:04:40Z">
        <w:r w:rsidRPr="006F178A">
          <w:rPr>
            <w:rFonts w:ascii="Fb Fontext" w:hAnsi="Fb Fontext"/>
            <w:rtl/>
          </w:rPr>
          <w:lastRenderedPageBreak/>
          <w:delText xml:space="preserve">ואיכא</w:delText>
        </w:r>
      </w:del>
      <w:r w:rsidRPr="006F178A">
        <w:rPr>
          <w:rFonts w:ascii="Fb Fontext" w:hAnsi="Fb Fontext"/>
          <w:rtl/>
        </w:rPr>
        <w:lastRenderedPageBreak/>
        <w:t xml:space="preserve"> דתני עכוזו. [לבדוק מומו]</w:t>
      </w:r>
    </w:p>
    <w:p w:rsidR="005851B8" w:rsidRDefault="005851B8" w:rsidP="005851B8">
      <w:pPr>
        <w:rPr>
          <w:rtl/>
        </w:rPr>
      </w:pPr>
      <w:r w:rsidRPr="006F178A">
        <w:rPr>
          <w:rtl/>
        </w:rPr>
        <w:t xml:space="preserve">בני יהודה דדייקי לישנא: טלית יש לי למכור. אמרו </w:t>
      </w:r>
      <w:ins w:id="92604" w:author="מנוע מכני" w:date="2026-10-11T12:04:40Z">
        <w:r>
          <w:rPr>
            <w:rtl/>
          </w:rPr>
          <w:t xml:space="preserve">לו</w:t>
        </w:r>
      </w:ins>
      <w:del w:id="92605" w:author="מנוע מכני" w:date="2026-10-11T12:04:40Z">
        <w:r w:rsidRPr="006F178A">
          <w:rPr>
            <w:rtl/>
          </w:rPr>
          <w:delText xml:space="preserve">ליה</w:delText>
        </w:r>
      </w:del>
      <w:r w:rsidRPr="006F178A">
        <w:rPr>
          <w:rtl/>
        </w:rPr>
        <w:t xml:space="preserve">: </w:t>
      </w:r>
      <w:ins w:id="92606" w:author="מנוע מכני" w:date="2026-10-11T12:04:40Z">
        <w:r>
          <w:rPr>
            <w:rtl/>
          </w:rPr>
          <w:t xml:space="preserve">מה</w:t>
        </w:r>
      </w:ins>
      <w:del w:id="92607" w:author="מנוע מכני" w:date="2026-10-11T12:04:40Z">
        <w:r w:rsidRPr="006F178A">
          <w:rPr>
            <w:rtl/>
          </w:rPr>
          <w:delText xml:space="preserve">מאי</w:delText>
        </w:r>
      </w:del>
      <w:r w:rsidRPr="006F178A">
        <w:rPr>
          <w:rtl/>
        </w:rPr>
        <w:t xml:space="preserve"> גוון טליתך. </w:t>
      </w:r>
      <w:r w:rsidRPr="006F178A">
        <w:rPr>
          <w:rtl/>
        </w:rPr>
        <w:t xml:space="preserve">אמר</w:t>
      </w:r>
      <w:r w:rsidRPr="006F178A">
        <w:rPr>
          <w:rtl/>
        </w:rPr>
        <w:t xml:space="preserve"> </w:t>
      </w:r>
      <w:ins w:id="93324" w:author="מנוע מכני" w:date="2026-10-11T12:04:40Z">
        <w:r>
          <w:rPr>
            <w:rtl/>
          </w:rPr>
          <w:t xml:space="preserve">להם</w:t>
        </w:r>
      </w:ins>
      <w:del w:id="93325" w:author="מנוע מכני" w:date="2026-10-11T12:04:40Z">
        <w:r w:rsidRPr="006F178A">
          <w:rPr>
            <w:rtl/>
          </w:rPr>
          <w:delText xml:space="preserve">להו</w:delText>
        </w:r>
      </w:del>
      <w:r w:rsidRPr="006F178A">
        <w:rPr>
          <w:rtl/>
        </w:rPr>
        <w:t xml:space="preserve">: כתרדין </w:t>
      </w:r>
      <w:r w:rsidRPr="006F178A">
        <w:rPr>
          <w:rStyle w:val="afffe"/>
          <w:rFonts w:ascii="Fb Fontext" w:hAnsi="Fb Fontext"/>
          <w:rtl/>
        </w:rPr>
        <w:t>עלי</w:t>
      </w:r>
      <w:r w:rsidRPr="006F178A">
        <w:rPr>
          <w:rtl/>
        </w:rPr>
        <w:t xml:space="preserve"> אדמה. [ירוק]</w:t>
      </w:r>
    </w:p>
    <w:p w:rsidR="005851B8" w:rsidRPr="006F178A" w:rsidRDefault="005851B8" w:rsidP="005851B8">
      <w:pPr>
        <w:rPr>
          <w:rtl/>
        </w:rPr>
      </w:pPr>
      <w:r w:rsidRPr="006F178A">
        <w:rPr>
          <w:rtl/>
        </w:rPr>
        <w:t xml:space="preserve">בני גליל דלא דייקי לישנא: </w:t>
      </w:r>
      <w:r w:rsidRPr="006F178A">
        <w:rPr>
          <w:rtl/>
        </w:rPr>
        <w:t xml:space="preserve">אמר</w:t>
      </w:r>
      <w:r w:rsidRPr="006F178A">
        <w:rPr>
          <w:rtl/>
        </w:rPr>
        <w:t xml:space="preserve"> למאן, </w:t>
      </w:r>
      <w:r w:rsidRPr="006F178A">
        <w:rPr>
          <w:rtl/>
        </w:rPr>
        <w:t xml:space="preserve">אמר</w:t>
      </w:r>
      <w:r w:rsidRPr="006F178A">
        <w:rPr>
          <w:rtl/>
        </w:rPr>
        <w:t xml:space="preserve"> למאן. אמרו </w:t>
      </w:r>
      <w:ins w:id="92608" w:author="מנוע מכני" w:date="2026-10-11T12:04:40Z">
        <w:r>
          <w:rPr>
            <w:rtl/>
          </w:rPr>
          <w:t xml:space="preserve">לו</w:t>
        </w:r>
      </w:ins>
      <w:del w:id="92609" w:author="מנוע מכני" w:date="2026-10-11T12:04:40Z">
        <w:r w:rsidRPr="006F178A">
          <w:rPr>
            <w:rtl/>
          </w:rPr>
          <w:delText xml:space="preserve">ליה</w:delText>
        </w:r>
      </w:del>
      <w:r w:rsidRPr="006F178A">
        <w:rPr>
          <w:rtl/>
        </w:rPr>
        <w:t xml:space="preserve">: גלילאה שוטה, חמר </w:t>
      </w:r>
      <w:ins w:id="90255" w:author="Claude - סמנטי" w:date="2026-10-11T12:19:31Z">
        <w:r>
          <w:rPr>
            <w:rtl/>
          </w:rPr>
          <w:t xml:space="preserve">לרכוב</w:t>
        </w:r>
      </w:ins>
      <w:del w:id="90256" w:author="Claude - סמנטי" w:date="2026-10-11T12:19:31Z">
        <w:r w:rsidRPr="006F178A">
          <w:rPr>
            <w:rtl/>
          </w:rPr>
          <w:delText xml:space="preserve">למירכב</w:delText>
        </w:r>
      </w:del>
      <w:r w:rsidRPr="006F178A">
        <w:rPr>
          <w:rtl/>
        </w:rPr>
        <w:t xml:space="preserve">, או חמר </w:t>
      </w:r>
      <w:ins w:id="90253" w:author="Claude - סמנטי" w:date="2026-10-11T12:19:31Z">
        <w:r>
          <w:rPr>
            <w:rtl/>
          </w:rPr>
          <w:t xml:space="preserve">לשתות</w:t>
        </w:r>
      </w:ins>
      <w:del w:id="90254" w:author="Claude - סמנטי" w:date="2026-10-11T12:19:31Z">
        <w:r w:rsidRPr="006F178A">
          <w:rPr>
            <w:rtl/>
          </w:rPr>
          <w:delText xml:space="preserve">למישתי</w:delText>
        </w:r>
      </w:del>
      <w:r w:rsidRPr="006F178A">
        <w:rPr>
          <w:rtl/>
        </w:rPr>
        <w:t xml:space="preserve">, עמר </w:t>
      </w:r>
      <w:ins w:id="90251" w:author="Claude - סמנטי" w:date="2026-10-11T12:19:31Z">
        <w:r>
          <w:rPr>
            <w:rtl/>
          </w:rPr>
          <w:t xml:space="preserve">ללבוש</w:t>
        </w:r>
      </w:ins>
      <w:del w:id="90252" w:author="Claude - סמנטי" w:date="2026-10-11T12:19:31Z">
        <w:r w:rsidRPr="006F178A">
          <w:rPr>
            <w:rtl/>
          </w:rPr>
          <w:delText xml:space="preserve">למילבש</w:delText>
        </w:r>
      </w:del>
      <w:r w:rsidRPr="006F178A">
        <w:rPr>
          <w:rtl/>
        </w:rPr>
        <w:t xml:space="preserve">, או </w:t>
      </w:r>
      <w:ins w:id="94590" w:author="מנוע מכני" w:date="2026-10-11T12:04:40Z">
        <w:r>
          <w:rPr>
            <w:rtl/>
          </w:rPr>
          <w:t xml:space="preserve">אמור</w:t>
        </w:r>
      </w:ins>
      <w:del w:id="94591" w:author="מנוע מכני" w:date="2026-10-11T12:04:40Z">
        <w:r w:rsidRPr="006F178A">
          <w:rPr>
            <w:rtl/>
          </w:rPr>
          <w:delText xml:space="preserve">אימר</w:delText>
        </w:r>
      </w:del>
      <w:r w:rsidRPr="006F178A">
        <w:rPr>
          <w:rtl/>
        </w:rPr>
        <w:t xml:space="preserve"> לאיתכסאה.</w:t>
      </w:r>
    </w:p>
    <w:p w:rsidR="005851B8" w:rsidRDefault="005851B8" w:rsidP="005851B8">
      <w:pPr>
        <w:rPr>
          <w:rtl/>
        </w:rPr>
      </w:pPr>
      <w:r w:rsidRPr="006F178A">
        <w:rPr>
          <w:rtl/>
        </w:rPr>
        <w:t xml:space="preserve">ההיא </w:t>
      </w:r>
      <w:ins w:id="90257" w:author="Claude - סמנטי" w:date="2026-10-11T12:19:31Z">
        <w:r>
          <w:rPr>
            <w:rtl/>
          </w:rPr>
          <w:t xml:space="preserve">אישה</w:t>
        </w:r>
      </w:ins>
      <w:del w:id="90258" w:author="Claude - סמנטי" w:date="2026-10-11T12:19:31Z">
        <w:r w:rsidRPr="006F178A">
          <w:rPr>
            <w:rtl/>
          </w:rPr>
          <w:delText xml:space="preserve">איתתא</w:delText>
        </w:r>
      </w:del>
      <w:r w:rsidRPr="006F178A">
        <w:rPr>
          <w:rtl/>
        </w:rPr>
        <w:t xml:space="preserve"> דבעיא </w:t>
      </w:r>
      <w:ins w:id="94592" w:author="מנוע מכני" w:date="2026-10-11T12:04:40Z">
        <w:r>
          <w:rPr>
            <w:rtl/>
          </w:rPr>
          <w:t xml:space="preserve">לומר</w:t>
        </w:r>
      </w:ins>
      <w:del w:id="94593" w:author="מנוע מכני" w:date="2026-10-11T12:04:40Z">
        <w:r w:rsidRPr="006F178A">
          <w:rPr>
            <w:rtl/>
          </w:rPr>
          <w:delText xml:space="preserve">למימר</w:delText>
        </w:r>
      </w:del>
      <w:r w:rsidRPr="006F178A">
        <w:rPr>
          <w:rtl/>
        </w:rPr>
        <w:t xml:space="preserve"> לחברתה תאי דאוכליך חלבא</w:t>
      </w:r>
      <w:r w:rsidRPr="006F178A">
        <w:rPr>
          <w:rFonts w:hint="cs"/>
          <w:rtl/>
        </w:rPr>
        <w:t xml:space="preserve"> [</w:t>
      </w:r>
      <w:r w:rsidRPr="006F178A">
        <w:rPr>
          <w:rtl/>
        </w:rPr>
        <w:t>חלב], אמרה לה: שלוכתי, תוכליך לביא [תאכלך לביאה]</w:t>
      </w:r>
    </w:p>
    <w:p w:rsidR="005851B8" w:rsidRPr="006F178A" w:rsidRDefault="005851B8" w:rsidP="005851B8">
      <w:pPr>
        <w:rPr>
          <w:rtl/>
        </w:rPr>
      </w:pPr>
      <w:r w:rsidRPr="006F178A">
        <w:rPr>
          <w:rtl/>
        </w:rPr>
        <w:t xml:space="preserve">ההיא </w:t>
      </w:r>
      <w:ins w:id="90259" w:author="Claude - סמנטי" w:date="2026-10-11T12:19:31Z">
        <w:r>
          <w:rPr>
            <w:rtl/>
          </w:rPr>
          <w:t xml:space="preserve">אישה</w:t>
        </w:r>
      </w:ins>
      <w:del w:id="90260" w:author="Claude - סמנטי" w:date="2026-10-11T12:19:31Z">
        <w:r w:rsidRPr="006F178A">
          <w:rPr>
            <w:rtl/>
          </w:rPr>
          <w:delText xml:space="preserve">איתתא</w:delText>
        </w:r>
      </w:del>
      <w:r w:rsidRPr="006F178A">
        <w:rPr>
          <w:rtl/>
        </w:rPr>
        <w:t xml:space="preserve"> </w:t>
      </w:r>
      <w:ins w:id="94594" w:author="מנוע מכני" w:date="2026-10-11T12:04:40Z">
        <w:r>
          <w:rPr>
            <w:rtl/>
          </w:rPr>
          <w:t xml:space="preserve">דבאה</w:t>
        </w:r>
      </w:ins>
      <w:del w:id="94595" w:author="מנוע מכני" w:date="2026-10-11T12:04:40Z">
        <w:r w:rsidRPr="006F178A">
          <w:rPr>
            <w:rtl/>
          </w:rPr>
          <w:delText xml:space="preserve">דאתיא</w:delText>
        </w:r>
      </w:del>
      <w:r w:rsidRPr="006F178A">
        <w:rPr>
          <w:rtl/>
        </w:rPr>
        <w:t xml:space="preserve"> </w:t>
      </w:r>
      <w:ins w:id="92612" w:author="מנוע מכני" w:date="2026-10-11T12:04:40Z">
        <w:r>
          <w:rPr>
            <w:rtl/>
          </w:rPr>
          <w:t xml:space="preserve">ללפניו</w:t>
        </w:r>
      </w:ins>
      <w:del w:id="92613" w:author="מנוע מכני" w:date="2026-10-11T12:04:40Z">
        <w:r w:rsidRPr="006F178A">
          <w:rPr>
            <w:rtl/>
          </w:rPr>
          <w:delText xml:space="preserve">לקמיה</w:delText>
        </w:r>
      </w:del>
      <w:r w:rsidRPr="006F178A">
        <w:rPr>
          <w:rtl/>
        </w:rPr>
        <w:t xml:space="preserve"> דדיינא, </w:t>
      </w:r>
      <w:r w:rsidRPr="006F178A">
        <w:rPr>
          <w:rtl/>
        </w:rPr>
        <w:t xml:space="preserve">א"ל</w:t>
      </w:r>
      <w:r w:rsidRPr="006F178A">
        <w:rPr>
          <w:rtl/>
        </w:rPr>
        <w:t xml:space="preserve">: מרי כירי, תפלא הוית לי וגנבוך מין. ויתלו אותך </w:t>
      </w:r>
      <w:ins w:id="92610" w:author="מנוע מכני" w:date="2026-10-11T12:04:40Z">
        <w:r>
          <w:rPr>
            <w:rtl/>
          </w:rPr>
          <w:t xml:space="preserve">עליו</w:t>
        </w:r>
      </w:ins>
      <w:del w:id="92611" w:author="מנוע מכני" w:date="2026-10-11T12:04:40Z">
        <w:r w:rsidRPr="006F178A">
          <w:rPr>
            <w:rtl/>
          </w:rPr>
          <w:delText xml:space="preserve">עליה</w:delText>
        </w:r>
      </w:del>
      <w:r w:rsidRPr="006F178A">
        <w:rPr>
          <w:rtl/>
        </w:rPr>
        <w:t xml:space="preserve"> ולא יגיעו רגליך לארץ.</w:t>
      </w:r>
    </w:p>
    <w:p w:rsidR="005851B8" w:rsidRPr="006F178A" w:rsidRDefault="005851B8" w:rsidP="005851B8">
      <w:pPr>
        <w:rPr>
          <w:rtl/>
        </w:rPr>
      </w:pPr>
      <w:ins w:id="90261" w:author="Claude - סמנטי" w:date="2026-10-11T12:19:31Z">
        <w:r>
          <w:rPr>
            <w:rtl/>
          </w:rPr>
          <w:t xml:space="preserve">שפחות</w:t>
        </w:r>
      </w:ins>
      <w:del w:id="90262" w:author="Claude - סמנטי" w:date="2026-10-11T12:19:31Z">
        <w:r w:rsidRPr="006F178A">
          <w:rPr>
            <w:rtl/>
          </w:rPr>
          <w:delText xml:space="preserve">אמהתא</w:delText>
        </w:r>
      </w:del>
      <w:r w:rsidRPr="006F178A">
        <w:rPr>
          <w:rtl/>
        </w:rPr>
        <w:t xml:space="preserve"> דבי </w:t>
      </w:r>
      <w:r w:rsidRPr="006F178A">
        <w:rPr>
          <w:rStyle w:val="2fb"/>
          <w:rtl/>
        </w:rPr>
        <w:t xml:space="preserve">רבי</w:t>
      </w:r>
      <w:r w:rsidRPr="006F178A">
        <w:rPr>
          <w:rtl/>
        </w:rPr>
        <w:t xml:space="preserve"> כשהיה משתעיא בלשון חכמה אמרה </w:t>
      </w:r>
      <w:ins w:id="92614" w:author="מנוע מכני" w:date="2026-10-11T12:04:40Z">
        <w:r>
          <w:rPr>
            <w:rtl/>
          </w:rPr>
          <w:t xml:space="preserve">כך</w:t>
        </w:r>
      </w:ins>
      <w:del w:id="92615" w:author="מנוע מכני" w:date="2026-10-11T12:04:40Z">
        <w:r w:rsidRPr="006F178A">
          <w:rPr>
            <w:rtl/>
          </w:rPr>
          <w:delText xml:space="preserve">הכי</w:delText>
        </w:r>
      </w:del>
      <w:r w:rsidRPr="006F178A">
        <w:rPr>
          <w:rtl/>
        </w:rPr>
        <w:t xml:space="preserve">: המצקת נושקת בכד, ידאון הנשרים לקינהם.</w:t>
      </w:r>
    </w:p>
    <w:p w:rsidR="005851B8" w:rsidRPr="006F178A" w:rsidRDefault="005851B8" w:rsidP="005851B8">
      <w:pPr>
        <w:rPr>
          <w:rtl/>
        </w:rPr>
      </w:pPr>
      <w:r w:rsidRPr="006F178A">
        <w:rPr>
          <w:rtl/>
        </w:rPr>
        <w:t>וכ</w:t>
      </w:r>
      <w:r>
        <w:rPr>
          <w:rFonts w:hint="cs"/>
          <w:rtl/>
        </w:rPr>
        <w:t>שרצתה שישבו אמרה</w:t>
      </w:r>
      <w:r w:rsidRPr="006F178A">
        <w:rPr>
          <w:rtl/>
        </w:rPr>
        <w:t>: נשבור מגופה מחבית אחרת ותצוף המצקת כספינה ההולכת במים.</w:t>
      </w:r>
    </w:p>
    <w:p w:rsidR="005851B8" w:rsidRDefault="005851B8" w:rsidP="005851B8">
      <w:pPr>
        <w:rPr>
          <w:rtl/>
        </w:rPr>
      </w:pPr>
      <w:r w:rsidRPr="006F178A">
        <w:rPr>
          <w:rStyle w:val="2fb"/>
          <w:rtl/>
        </w:rPr>
        <w:t xml:space="preserve">רבי יוסי</w:t>
      </w:r>
      <w:r w:rsidRPr="006F178A">
        <w:rPr>
          <w:rtl/>
        </w:rPr>
        <w:t xml:space="preserve"> בר אסיין, כשהיה משתעי בלשון חכמה </w:t>
      </w:r>
      <w:r w:rsidRPr="006F178A">
        <w:rPr>
          <w:rtl/>
        </w:rPr>
        <w:t xml:space="preserve">אמר</w:t>
      </w:r>
      <w:r w:rsidRPr="006F178A">
        <w:rPr>
          <w:rtl/>
        </w:rPr>
        <w:t xml:space="preserve">: עשו לי שור במשפט [תרדין] בטור מסכן. [בהרדל-חרדל]</w:t>
      </w:r>
    </w:p>
    <w:p w:rsidR="005851B8" w:rsidRDefault="005851B8" w:rsidP="005851B8">
      <w:pPr>
        <w:rPr>
          <w:rtl/>
        </w:rPr>
      </w:pPr>
      <w:r w:rsidRPr="006F178A">
        <w:rPr>
          <w:rtl/>
        </w:rPr>
        <w:t>וכ</w:t>
      </w:r>
      <w:r>
        <w:rPr>
          <w:rFonts w:hint="cs"/>
          <w:rtl/>
        </w:rPr>
        <w:t>ש</w:t>
      </w:r>
      <w:r w:rsidRPr="006F178A">
        <w:rPr>
          <w:rtl/>
        </w:rPr>
        <w:t xml:space="preserve">שאיל באושפיזא </w:t>
      </w:r>
      <w:r w:rsidRPr="006F178A">
        <w:rPr>
          <w:rtl/>
        </w:rPr>
        <w:t xml:space="preserve">אמר</w:t>
      </w:r>
      <w:r w:rsidRPr="006F178A">
        <w:rPr>
          <w:rtl/>
        </w:rPr>
        <w:t xml:space="preserve"> </w:t>
      </w:r>
      <w:ins w:id="92616" w:author="מנוע מכני" w:date="2026-10-11T12:04:40Z">
        <w:r>
          <w:rPr>
            <w:rtl/>
          </w:rPr>
          <w:t xml:space="preserve">כך</w:t>
        </w:r>
      </w:ins>
      <w:del w:id="92617" w:author="מנוע מכני" w:date="2026-10-11T12:04:40Z">
        <w:r w:rsidRPr="006F178A">
          <w:rPr>
            <w:rtl/>
          </w:rPr>
          <w:delText xml:space="preserve">הכי</w:delText>
        </w:r>
      </w:del>
      <w:r w:rsidRPr="006F178A">
        <w:rPr>
          <w:rtl/>
        </w:rPr>
        <w:t xml:space="preserve">: גבר פום דין חי, מה זו טובה יש</w:t>
      </w:r>
      <w:r w:rsidRPr="006F178A">
        <w:rPr>
          <w:rFonts w:hint="cs"/>
          <w:rtl/>
        </w:rPr>
        <w:t xml:space="preserve"> [</w:t>
      </w:r>
      <w:r w:rsidRPr="006F178A">
        <w:rPr>
          <w:rtl/>
        </w:rPr>
        <w:t>לאשה]</w:t>
      </w:r>
    </w:p>
    <w:p w:rsidR="005851B8" w:rsidRDefault="005851B8" w:rsidP="005851B8">
      <w:pPr>
        <w:rPr>
          <w:rtl/>
        </w:rPr>
      </w:pPr>
      <w:r w:rsidRPr="006F178A">
        <w:rPr>
          <w:rStyle w:val="2fb"/>
          <w:rtl/>
        </w:rPr>
        <w:t xml:space="preserve">רבי אבהו</w:t>
      </w:r>
      <w:r w:rsidRPr="006F178A">
        <w:rPr>
          <w:rtl/>
        </w:rPr>
        <w:t xml:space="preserve"> כשהיה משתעי בלשון חכמה: אתריגו לפחמין</w:t>
      </w:r>
      <w:r w:rsidRPr="006F178A">
        <w:rPr>
          <w:rFonts w:hint="cs"/>
          <w:rtl/>
        </w:rPr>
        <w:t xml:space="preserve"> [</w:t>
      </w:r>
      <w:r w:rsidRPr="006F178A">
        <w:rPr>
          <w:rtl/>
        </w:rPr>
        <w:t>אדום], ארקיעו לזהבין</w:t>
      </w:r>
      <w:r w:rsidRPr="006F178A">
        <w:rPr>
          <w:rFonts w:hint="cs"/>
          <w:rtl/>
        </w:rPr>
        <w:t xml:space="preserve"> [</w:t>
      </w:r>
      <w:r w:rsidRPr="006F178A">
        <w:rPr>
          <w:rtl/>
        </w:rPr>
        <w:t>זהוב]</w:t>
      </w:r>
    </w:p>
    <w:p w:rsidR="005851B8" w:rsidRPr="006F178A" w:rsidRDefault="005851B8" w:rsidP="005851B8">
      <w:pPr>
        <w:rPr>
          <w:rtl/>
        </w:rPr>
      </w:pPr>
      <w:r w:rsidRPr="006F178A">
        <w:rPr>
          <w:rtl/>
        </w:rPr>
        <w:t xml:space="preserve">ועשו לי שני מגידי בעלטה. [תרנגולים] </w:t>
      </w:r>
      <w:ins w:id="91234" w:author="מנוע מכני" w:date="2026-10-11T12:04:40Z">
        <w:r>
          <w:rPr>
            <w:rtl/>
          </w:rPr>
          <w:t xml:space="preserve">יש</w:t>
        </w:r>
      </w:ins>
      <w:del w:id="91235" w:author="מנוע מכני" w:date="2026-10-11T12:04:40Z">
        <w:r w:rsidRPr="006F178A">
          <w:rPr>
            <w:rtl/>
          </w:rPr>
          <w:delText xml:space="preserve">איכא</w:delText>
        </w:r>
      </w:del>
      <w:r w:rsidRPr="006F178A">
        <w:rPr>
          <w:rtl/>
        </w:rPr>
        <w:t xml:space="preserve"> </w:t>
      </w:r>
      <w:ins w:id="91232" w:author="מנוע מכני" w:date="2026-10-11T12:04:40Z">
        <w:r>
          <w:rPr>
            <w:rtl/>
          </w:rPr>
          <w:t xml:space="preserve">דאמרו</w:t>
        </w:r>
      </w:ins>
      <w:del w:id="91233" w:author="מנוע מכני" w:date="2026-10-11T12:04:40Z">
        <w:r w:rsidRPr="006F178A">
          <w:rPr>
            <w:rtl/>
          </w:rPr>
          <w:delText xml:space="preserve">דאמרי</w:delText>
        </w:r>
      </w:del>
      <w:r w:rsidRPr="006F178A">
        <w:rPr>
          <w:rtl/>
        </w:rPr>
        <w:t xml:space="preserve">: ויעשו לי בהן שני מגידי בעלטה.</w:t>
      </w:r>
    </w:p>
    <w:p>
      <w:pPr>
        <w:pStyle w:val="38"/>
        <w:rPr>
          <w:ins w:id="95731" w:author="מנוע מכני" w:date="2026-10-11T12:04:40Z"/>
        </w:rPr>
      </w:pPr>
      <w:r w:rsidRPr="006F178A">
        <w:t xml:space="preserve">רבנן לרבי אבהו:</w:t>
      </w:r>
    </w:p>
    <w:p w:rsidR="005851B8" w:rsidRDefault="005851B8" w:rsidP="005851B8">
      <w:pPr>
        <w:rPr>
          <w:rtl/>
        </w:rPr>
      </w:pPr>
      <w:del w:id="95732" w:author="מנוע מכני" w:date="2026-10-11T12:04:40Z">
        <w:r w:rsidRPr="006F178A">
          <w:rPr>
            <w:rtl/>
          </w:rPr>
          <w:delText xml:space="preserve"> </w:delText>
        </w:r>
      </w:del>
      <w:r w:rsidRPr="006F178A">
        <w:rPr>
          <w:rtl/>
        </w:rPr>
        <w:t xml:space="preserve">הצפיננו היכן </w:t>
      </w:r>
      <w:r w:rsidRPr="006F178A">
        <w:rPr>
          <w:rStyle w:val="2fb"/>
          <w:rtl/>
        </w:rPr>
        <w:t xml:space="preserve">רבי</w:t>
      </w:r>
      <w:r w:rsidRPr="006F178A">
        <w:rPr>
          <w:rtl/>
        </w:rPr>
        <w:t xml:space="preserve"> אלעאי צפון, </w:t>
      </w:r>
      <w:r w:rsidRPr="006F178A">
        <w:rPr>
          <w:rtl/>
        </w:rPr>
        <w:t xml:space="preserve">אמר</w:t>
      </w:r>
      <w:r w:rsidRPr="006F178A">
        <w:rPr>
          <w:rtl/>
        </w:rPr>
        <w:t xml:space="preserve"> להן: עלץ בנערה אהרונית</w:t>
      </w:r>
      <w:r w:rsidRPr="006F178A">
        <w:rPr>
          <w:rFonts w:hint="cs"/>
          <w:rtl/>
        </w:rPr>
        <w:t xml:space="preserve"> [</w:t>
      </w:r>
      <w:r w:rsidRPr="006F178A">
        <w:rPr>
          <w:rtl/>
        </w:rPr>
        <w:t>כהנת] אחרונית</w:t>
      </w:r>
      <w:r w:rsidRPr="006F178A">
        <w:rPr>
          <w:rFonts w:hint="cs"/>
          <w:rtl/>
        </w:rPr>
        <w:t xml:space="preserve"> [</w:t>
      </w:r>
      <w:r w:rsidRPr="006F178A">
        <w:rPr>
          <w:rtl/>
        </w:rPr>
        <w:t xml:space="preserve">נשאה אחר מיתת אישתו] עירנית [חריפה ומלאת חן] והנעירתו. </w:t>
      </w:r>
      <w:ins w:id="91236" w:author="מנוע מכני" w:date="2026-10-11T12:04:40Z">
        <w:r>
          <w:rPr>
            <w:rtl/>
          </w:rPr>
          <w:t xml:space="preserve">אמרו</w:t>
        </w:r>
      </w:ins>
      <w:del w:id="91237" w:author="מנוע מכני" w:date="2026-10-11T12:04:40Z">
        <w:r w:rsidRPr="006F178A">
          <w:rPr>
            <w:rtl/>
          </w:rPr>
          <w:delText xml:space="preserve">אמרי</w:delText>
        </w:r>
      </w:del>
      <w:r w:rsidRPr="006F178A">
        <w:rPr>
          <w:rtl/>
        </w:rPr>
        <w:t xml:space="preserve"> לה: אשה, </w:t>
      </w:r>
      <w:ins w:id="91238" w:author="מנוע מכני" w:date="2026-10-11T12:04:40Z">
        <w:r>
          <w:rPr>
            <w:rtl/>
          </w:rPr>
          <w:t xml:space="preserve">ואמרו</w:t>
        </w:r>
      </w:ins>
      <w:del w:id="91239" w:author="מנוע מכני" w:date="2026-10-11T12:04:40Z">
        <w:r w:rsidRPr="006F178A">
          <w:rPr>
            <w:rtl/>
          </w:rPr>
          <w:delText xml:space="preserve">ואמרי</w:delText>
        </w:r>
      </w:del>
      <w:r w:rsidRPr="006F178A">
        <w:rPr>
          <w:rtl/>
        </w:rPr>
        <w:t xml:space="preserve"> לה: מסכתא. [מקודשים שהיא עמוקה ומערת לומדה]</w:t>
      </w:r>
    </w:p>
    <w:p>
      <w:pPr>
        <w:pStyle w:val="38"/>
        <w:rPr>
          <w:ins w:id="95733" w:author="מנוע מכני" w:date="2026-10-11T12:04:40Z"/>
        </w:rPr>
      </w:pPr>
      <w:ins w:id="91240" w:author="מנוע מכני" w:date="2026-10-11T12:04:40Z">
        <w:r>
          <w:t xml:space="preserve">אמרו</w:t>
        </w:r>
      </w:ins>
      <w:del w:id="91241" w:author="מנוע מכני" w:date="2026-10-11T12:04:40Z">
        <w:r w:rsidRPr="006F178A">
          <w:delText xml:space="preserve">אמרי</w:delText>
        </w:r>
      </w:del>
      <w:r w:rsidRPr="006F178A">
        <w:t xml:space="preserve"> </w:t>
      </w:r>
      <w:ins w:id="92618" w:author="מנוע מכני" w:date="2026-10-11T12:04:40Z">
        <w:r>
          <w:t xml:space="preserve">לו</w:t>
        </w:r>
      </w:ins>
      <w:del w:id="92619" w:author="מנוע מכני" w:date="2026-10-11T12:04:40Z">
        <w:r w:rsidRPr="006F178A">
          <w:delText xml:space="preserve">ליה</w:delText>
        </w:r>
      </w:del>
      <w:r w:rsidRPr="006F178A">
        <w:t xml:space="preserve"> לרבי אלעאי:</w:t>
      </w:r>
    </w:p>
    <w:p w:rsidR="005851B8" w:rsidRPr="006F178A" w:rsidRDefault="005851B8" w:rsidP="005851B8">
      <w:pPr>
        <w:rPr>
          <w:rtl/>
        </w:rPr>
      </w:pPr>
      <w:del w:id="95734" w:author="מנוע מכני" w:date="2026-10-11T12:04:40Z">
        <w:r w:rsidRPr="006F178A">
          <w:rPr>
            <w:rtl/>
          </w:rPr>
          <w:delText xml:space="preserve"> </w:delText>
        </w:r>
      </w:del>
      <w:r w:rsidRPr="006F178A">
        <w:rPr>
          <w:rtl/>
        </w:rPr>
        <w:t xml:space="preserve">הצפיננו היכן </w:t>
      </w:r>
      <w:r w:rsidRPr="006F178A">
        <w:rPr>
          <w:rStyle w:val="2fb"/>
          <w:rtl/>
        </w:rPr>
        <w:t xml:space="preserve">רבי אבהו</w:t>
      </w:r>
      <w:r w:rsidRPr="006F178A">
        <w:rPr>
          <w:rtl/>
        </w:rPr>
        <w:t xml:space="preserve"> [צפון] - </w:t>
      </w:r>
      <w:r w:rsidRPr="006F178A">
        <w:rPr>
          <w:rtl/>
        </w:rPr>
        <w:t xml:space="preserve">אמר</w:t>
      </w:r>
      <w:r w:rsidRPr="006F178A">
        <w:rPr>
          <w:rtl/>
        </w:rPr>
        <w:t xml:space="preserve"> להן: נתייעץ במכתיר</w:t>
      </w:r>
      <w:r w:rsidRPr="006F178A">
        <w:rPr>
          <w:rFonts w:hint="cs"/>
          <w:rtl/>
        </w:rPr>
        <w:t xml:space="preserve"> [</w:t>
      </w:r>
      <w:r w:rsidRPr="006F178A">
        <w:rPr>
          <w:rtl/>
        </w:rPr>
        <w:t>נשיא], והנגיב למפיבשת [דרום.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79" w:author="קלוד" w:date="2026-10-11T12:24:08Z"/>
        </w:rPr>
      </w:pPr>
      <w:ins w:id="90380" w:author="קלוד" w:date="2026-10-11T12:24:08Z">
        <w:r>
          <w:rPr>
            <w:color w:val="7B3F00"/>
          </w:rPr>
          <w:t xml:space="preserve">מי שניצח את ר' יהושע - אשה, תינוק ותינוקת</w:t>
        </w:r>
      </w:ins>
    </w:p>
    <w:p>
      <w:pPr>
        <w:pStyle w:val="38"/>
        <w:rPr>
          <w:ins w:id="95735" w:author="מנוע מכני" w:date="2026-10-11T12:04:40Z"/>
        </w:rPr>
      </w:pPr>
      <w:r w:rsidRPr="006F178A">
        <w:t xml:space="preserve">ריב"ח:</w:t>
      </w:r>
    </w:p>
    <w:p w:rsidR="005851B8" w:rsidRPr="006F178A" w:rsidRDefault="005851B8" w:rsidP="005851B8">
      <w:pPr>
        <w:rPr>
          <w:rtl/>
        </w:rPr>
      </w:pPr>
      <w:del w:id="95736" w:author="מנוע מכני" w:date="2026-10-11T12:04:40Z">
        <w:r w:rsidRPr="006F178A">
          <w:rPr>
            <w:rFonts w:ascii="Fb Fontext" w:hAnsi="Fb Fontext"/>
            <w:rtl/>
          </w:rPr>
          <w:delText xml:space="preserve"> </w:delText>
        </w:r>
      </w:del>
      <w:r w:rsidRPr="006F178A">
        <w:rPr>
          <w:rFonts w:ascii="Fb Fontext" w:hAnsi="Fb Fontext"/>
          <w:rtl/>
        </w:rPr>
        <w:t xml:space="preserve">מימי </w:t>
      </w:r>
      <w:r w:rsidRPr="006F178A">
        <w:rPr>
          <w:rFonts w:ascii="Fb Fontext" w:hAnsi="Fb Fontext"/>
          <w:rtl/>
        </w:rPr>
        <w:t xml:space="preserve">לא</w:t>
      </w:r>
      <w:r w:rsidRPr="006F178A">
        <w:rPr>
          <w:rFonts w:ascii="Fb Fontext" w:hAnsi="Fb Fontext"/>
          <w:rtl/>
        </w:rPr>
        <w:t xml:space="preserve"> נצחני אדם חוץ מאשה תינוק ותינוקת.</w:t>
      </w:r>
    </w:p>
    <w:p w:rsidR="005851B8" w:rsidRPr="006F178A" w:rsidRDefault="005851B8" w:rsidP="005851B8">
      <w:pPr>
        <w:rPr>
          <w:rtl/>
        </w:rPr>
      </w:pPr>
      <w:r w:rsidRPr="006F178A">
        <w:rPr>
          <w:rStyle w:val="afffe"/>
          <w:rFonts w:ascii="Fb Fontext" w:hAnsi="Fb Fontext"/>
          <w:rtl/>
        </w:rPr>
        <w:t>אשה</w:t>
      </w:r>
      <w:r w:rsidRPr="006F178A">
        <w:rPr>
          <w:rtl/>
        </w:rPr>
        <w:t>: שנ</w:t>
      </w:r>
      <w:r w:rsidRPr="006F178A">
        <w:rPr>
          <w:rFonts w:hint="cs"/>
          <w:rtl/>
        </w:rPr>
        <w:t>ת</w:t>
      </w:r>
      <w:r w:rsidRPr="006F178A">
        <w:rPr>
          <w:rtl/>
        </w:rPr>
        <w:t xml:space="preserve">ארח אצלה ועשתה לו פולין ולא הותיר ממנו כלום ובשלישי הקדיחתן במלח ומשך ידו </w:t>
      </w:r>
      <w:r w:rsidRPr="006F178A">
        <w:rPr>
          <w:rtl/>
        </w:rPr>
        <w:t xml:space="preserve">וא"ל</w:t>
      </w:r>
      <w:r w:rsidRPr="006F178A">
        <w:rPr>
          <w:rtl/>
        </w:rPr>
        <w:t xml:space="preserve"> שסעד כבר בפת.</w:t>
      </w:r>
    </w:p>
    <w:p w:rsidR="005851B8" w:rsidRPr="00132755" w:rsidRDefault="005851B8" w:rsidP="005851B8">
      <w:pPr>
        <w:rPr>
          <w:spacing w:val="-4"/>
          <w:rtl/>
        </w:rPr>
      </w:pPr>
      <w:r w:rsidRPr="00132755">
        <w:rPr>
          <w:spacing w:val="-4"/>
          <w:rtl/>
        </w:rPr>
        <w:t xml:space="preserve">וא"ל</w:t>
      </w:r>
      <w:r w:rsidRPr="00132755">
        <w:rPr>
          <w:spacing w:val="-4"/>
          <w:rtl/>
        </w:rPr>
        <w:t xml:space="preserve"> שהיה לו לשייר פאה בקערה בשני הימים הקודמים [ולא דמי לאילפס שאין משיירין בקערה]</w:t>
      </w:r>
    </w:p>
    <w:p w:rsidR="005851B8" w:rsidRPr="006F178A" w:rsidRDefault="005851B8" w:rsidP="005851B8">
      <w:pPr>
        <w:rPr>
          <w:rtl/>
        </w:rPr>
      </w:pPr>
      <w:r w:rsidRPr="006F178A">
        <w:rPr>
          <w:rStyle w:val="afffe"/>
          <w:rFonts w:ascii="Fb Fontext" w:hAnsi="Fb Fontext"/>
          <w:rtl/>
        </w:rPr>
        <w:t>תינוקת</w:t>
      </w:r>
      <w:r w:rsidRPr="006F178A">
        <w:rPr>
          <w:rtl/>
        </w:rPr>
        <w:t xml:space="preserve">: שהיה מהלך בדרך שהיתה עוברת בשדה </w:t>
      </w:r>
      <w:r w:rsidRPr="006F178A">
        <w:rPr>
          <w:rtl/>
        </w:rPr>
        <w:t xml:space="preserve">וא"ל</w:t>
      </w:r>
      <w:r w:rsidRPr="006F178A">
        <w:rPr>
          <w:rtl/>
        </w:rPr>
        <w:t xml:space="preserve"> תינוקת אחת ששדה זו ליסטים שכמוהו כבשוה לדרך.</w:t>
      </w:r>
    </w:p>
    <w:p w:rsidR="005851B8" w:rsidRPr="006F178A" w:rsidRDefault="005851B8" w:rsidP="005851B8">
      <w:pPr>
        <w:rPr>
          <w:rtl/>
        </w:rPr>
      </w:pPr>
      <w:r w:rsidRPr="006F178A">
        <w:rPr>
          <w:rStyle w:val="afffe"/>
          <w:rFonts w:ascii="Fb Fontext" w:hAnsi="Fb Fontext"/>
          <w:rtl/>
        </w:rPr>
        <w:t>תינוק</w:t>
      </w:r>
      <w:r w:rsidRPr="006F178A">
        <w:rPr>
          <w:rtl/>
        </w:rPr>
        <w:t>: שהראה לו דרך קצרה שהיא ארוכה ולא הבין דבריו עד שראה שמוקפת גנות ופרדיסין ולאחמ"כ נשקתיו על ראשו, ואמרתי לו: אשריכם ישראל שכולכם חכמים גדולים אתם, מגדולכם ועד קטנכם.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Style w:val="afffe"/>
          <w:rFonts w:ascii="Fb Fontext" w:hAnsi="Fb Fontext"/>
          <w:bCs/>
          <w:sz w:val="20"/>
          <w:szCs w:val="18"/>
          <w:rtl/>
        </w:rPr>
      </w:pPr>
      <w:r w:rsidRPr="009757B9">
        <w:rPr>
          <w:rStyle w:val="afffe"/>
          <w:rFonts w:ascii="Fb Fontext" w:hAnsi="Fb Fontext" w:hint="cs"/>
          <w:bCs/>
          <w:sz w:val="20"/>
          <w:szCs w:val="18"/>
          <w:rtl/>
        </w:rPr>
        <w:t>נד.</w:t>
      </w:r>
    </w:p>
    <w:p>
      <w:pPr>
        <w:pStyle w:val="afffff8"/>
        <w:rPr>
          <w:ins w:id="90377" w:author="קלוד" w:date="2026-10-11T12:24:08Z"/>
        </w:rPr>
      </w:pPr>
      <w:ins w:id="90378" w:author="קלוד" w:date="2026-10-11T12:24:08Z">
        <w:r>
          <w:rPr>
            <w:color w:val="7B3F00"/>
          </w:rPr>
          <w:t xml:space="preserve">ברוריה - 'באיזה ללוד', ושונה בלחש</w:t>
        </w:r>
      </w:ins>
    </w:p>
    <w:p w:rsidR="005851B8" w:rsidRDefault="005851B8" w:rsidP="005851B8">
      <w:pPr>
        <w:rPr>
          <w:rFonts w:ascii="Fb Fontext" w:hAnsi="Fb Fontext"/>
          <w:rtl/>
        </w:rPr>
      </w:pPr>
      <w:r w:rsidRPr="006F178A">
        <w:rPr>
          <w:rStyle w:val="2fb"/>
          <w:rFonts w:ascii="Fb Fontext" w:hAnsi="Fb Fontext"/>
          <w:rtl/>
        </w:rPr>
        <w:t xml:space="preserve">ריה"ג</w:t>
      </w:r>
      <w:r w:rsidRPr="006F178A">
        <w:rPr>
          <w:rFonts w:ascii="Fb Fontext" w:hAnsi="Fb Fontext"/>
          <w:rtl/>
        </w:rPr>
        <w:t xml:space="preserve"> </w:t>
      </w:r>
      <w:r>
        <w:rPr>
          <w:rFonts w:ascii="Fb Fontext" w:hAnsi="Fb Fontext" w:hint="cs"/>
          <w:rtl/>
        </w:rPr>
        <w:t>הלך בדרך</w:t>
      </w:r>
      <w:r w:rsidRPr="006F178A">
        <w:rPr>
          <w:rFonts w:ascii="Fb Fontext" w:hAnsi="Fb Fontext"/>
          <w:rtl/>
        </w:rPr>
        <w:t xml:space="preserve">, אשכחה לברוריה, </w:t>
      </w:r>
      <w:r w:rsidRPr="006F178A">
        <w:rPr>
          <w:rFonts w:ascii="Fb Fontext" w:hAnsi="Fb Fontext"/>
          <w:rtl/>
        </w:rPr>
        <w:t xml:space="preserve">אמר</w:t>
      </w:r>
      <w:r w:rsidRPr="006F178A">
        <w:rPr>
          <w:rFonts w:ascii="Fb Fontext" w:hAnsi="Fb Fontext"/>
          <w:rtl/>
        </w:rPr>
        <w:t xml:space="preserve"> לה: באיזו דרך נלך ללוד</w:t>
      </w:r>
    </w:p>
    <w:p w:rsidR="005851B8" w:rsidRPr="006F178A" w:rsidRDefault="005851B8" w:rsidP="005851B8">
      <w:pPr>
        <w:rPr>
          <w:rtl/>
        </w:rPr>
      </w:pPr>
      <w:r w:rsidRPr="006F178A">
        <w:rPr>
          <w:rFonts w:ascii="Fb Fontext" w:hAnsi="Fb Fontext"/>
          <w:rtl/>
        </w:rPr>
        <w:t xml:space="preserve">א"ל</w:t>
      </w:r>
      <w:r w:rsidRPr="006F178A">
        <w:rPr>
          <w:rFonts w:ascii="Fb Fontext" w:hAnsi="Fb Fontext"/>
          <w:rtl/>
        </w:rPr>
        <w:t xml:space="preserve"> גלילי שוטה, </w:t>
      </w:r>
      <w:r w:rsidRPr="006F178A">
        <w:rPr>
          <w:rFonts w:ascii="Fb Fontext" w:hAnsi="Fb Fontext"/>
          <w:rtl/>
        </w:rPr>
        <w:t xml:space="preserve">לא</w:t>
      </w:r>
      <w:r w:rsidRPr="006F178A">
        <w:rPr>
          <w:rFonts w:ascii="Fb Fontext" w:hAnsi="Fb Fontext"/>
          <w:rtl/>
        </w:rPr>
        <w:t xml:space="preserve"> כך אמרו חכמים אל תרבה שיחה עם האשה. היה לך לומר: באיזה ללוד.</w:t>
      </w:r>
    </w:p>
    <w:p w:rsidR="005851B8" w:rsidRDefault="005851B8" w:rsidP="005851B8">
      <w:pPr>
        <w:rPr>
          <w:rtl/>
        </w:rPr>
      </w:pPr>
      <w:r w:rsidRPr="006F178A">
        <w:rPr>
          <w:rtl/>
        </w:rPr>
        <w:t xml:space="preserve">ברוריה </w:t>
      </w:r>
      <w:r>
        <w:rPr>
          <w:rFonts w:hint="cs"/>
          <w:rtl/>
        </w:rPr>
        <w:t>מצאה לאותו תלמיד שגרס בלחש, בעטה בו</w:t>
      </w:r>
    </w:p>
    <w:p w:rsidR="005851B8" w:rsidRPr="00132755" w:rsidRDefault="005851B8" w:rsidP="005851B8">
      <w:pPr>
        <w:rPr>
          <w:spacing w:val="-2"/>
          <w:rtl/>
        </w:rPr>
      </w:pPr>
      <w:r w:rsidRPr="00132755">
        <w:rPr>
          <w:spacing w:val="-2"/>
          <w:rtl/>
        </w:rPr>
        <w:t>וא"ל</w:t>
      </w:r>
      <w:r w:rsidRPr="00132755">
        <w:rPr>
          <w:rStyle w:val="afffff0"/>
          <w:spacing w:val="-2"/>
          <w:rtl/>
        </w:rPr>
        <w:t xml:space="preserve"> </w:t>
      </w:r>
      <w:r w:rsidRPr="00132755">
        <w:rPr>
          <w:rStyle w:val="afffff0"/>
          <w:rFonts w:hint="cs"/>
          <w:spacing w:val="-2"/>
          <w:rtl/>
        </w:rPr>
        <w:t>'</w:t>
      </w:r>
      <w:ins w:id="90575" w:author="Claude - סמנטי" w:date="2026-10-11T12:19:31Z">
        <w:r>
          <w:rPr>
            <w:rStyle w:val="afffff0"/>
            <w:spacing w:val="-2"/>
            <w:rtl/>
          </w:rPr>
          <w:t xml:space="preserve">עֲרוּכָה בַכֹּל וּשְׁמֻרָה</w:t>
        </w:r>
      </w:ins>
      <w:del w:id="90576" w:author="Claude - סמנטי" w:date="2026-10-11T12:19:31Z">
        <w:r w:rsidRPr="00132755">
          <w:rPr>
            <w:rStyle w:val="afffff0"/>
            <w:spacing w:val="-2"/>
            <w:rtl/>
          </w:rPr>
          <w:delText xml:space="preserve">ערוכה בכל ושמרה</w:delText>
        </w:r>
      </w:del>
      <w:r w:rsidRPr="00132755">
        <w:rPr>
          <w:rStyle w:val="afffff0"/>
          <w:rFonts w:hint="cs"/>
          <w:spacing w:val="-2"/>
          <w:rtl/>
        </w:rPr>
        <w:t>'</w:t>
      </w:r>
      <w:r w:rsidRPr="00132755">
        <w:rPr>
          <w:rStyle w:val="afffff0"/>
          <w:spacing w:val="-2"/>
          <w:rtl/>
        </w:rPr>
        <w:t>,</w:t>
      </w:r>
      <w:r w:rsidRPr="00132755">
        <w:rPr>
          <w:spacing w:val="-2"/>
          <w:rtl/>
        </w:rPr>
        <w:t xml:space="preserve"> אם ערוכה </w:t>
      </w:r>
      <w:r w:rsidRPr="00132755">
        <w:rPr>
          <w:rStyle w:val="2fb"/>
          <w:spacing w:val="-2"/>
          <w:rtl/>
        </w:rPr>
        <w:t xml:space="preserve">ברמ"ח</w:t>
      </w:r>
      <w:r w:rsidRPr="00132755">
        <w:rPr>
          <w:spacing w:val="-2"/>
          <w:rtl/>
        </w:rPr>
        <w:t xml:space="preserve"> אברים שלך - משתמרת, ואם </w:t>
      </w:r>
      <w:ins w:id="91242" w:author="מנוע מכני" w:date="2026-10-11T12:04:40Z">
        <w:r>
          <w:rPr>
            <w:spacing w:val="-2"/>
            <w:rtl/>
          </w:rPr>
          <w:t xml:space="preserve">לא</w:t>
        </w:r>
      </w:ins>
      <w:del w:id="91243" w:author="מנוע מכני" w:date="2026-10-11T12:04:40Z">
        <w:r w:rsidRPr="00132755">
          <w:rPr>
            <w:spacing w:val="-2"/>
            <w:rtl/>
          </w:rPr>
          <w:delText xml:space="preserve">לאו</w:delText>
        </w:r>
      </w:del>
      <w:r w:rsidRPr="00132755">
        <w:rPr>
          <w:spacing w:val="-2"/>
          <w:rtl/>
        </w:rPr>
        <w:t xml:space="preserve"> - אינה משתמרת.</w:t>
      </w:r>
    </w:p>
    <w:p>
      <w:pPr>
        <w:pStyle w:val="38"/>
        <w:rPr>
          <w:ins w:id="95737" w:author="מנוע מכני" w:date="2026-10-11T12:04:40Z"/>
        </w:rPr>
      </w:pPr>
      <w:r w:rsidRPr="006F178A">
        <w:t xml:space="preserve">תנא:</w:t>
      </w:r>
    </w:p>
    <w:p w:rsidR="005851B8" w:rsidRPr="006F178A" w:rsidRDefault="005851B8" w:rsidP="005851B8">
      <w:pPr>
        <w:rPr>
          <w:rtl/>
        </w:rPr>
      </w:pPr>
      <w:del w:id="95738" w:author="מנוע מכני" w:date="2026-10-11T12:04:40Z">
        <w:r w:rsidRPr="006F178A">
          <w:rPr>
            <w:rtl/>
          </w:rPr>
          <w:delText xml:space="preserve"> </w:delText>
        </w:r>
      </w:del>
      <w:r w:rsidRPr="006F178A">
        <w:rPr>
          <w:rtl/>
        </w:rPr>
        <w:t xml:space="preserve">תלמיד אחד היה </w:t>
      </w:r>
      <w:ins w:id="90314" w:author="מנוע מכני" w:date="2026-10-11T12:04:40Z">
        <w:r>
          <w:rPr>
            <w:rStyle w:val="2fb"/>
            <w:rtl/>
          </w:rPr>
          <w:t xml:space="preserve">לר"א</w:t>
        </w:r>
      </w:ins>
      <w:del w:id="90315" w:author="מנוע מכני" w:date="2026-10-11T12:04:40Z">
        <w:r w:rsidRPr="006F178A">
          <w:rPr>
            <w:rtl/>
          </w:rPr>
          <w:delText xml:space="preserve">לרבי אליעזר</w:delText>
        </w:r>
      </w:del>
      <w:r w:rsidRPr="006F178A">
        <w:rPr>
          <w:rtl/>
        </w:rPr>
        <w:t xml:space="preserve"> שהיה שונה בלחש, לאחר שלש שנים שכח תלמודו.</w:t>
      </w:r>
    </w:p>
    <w:p>
      <w:pPr>
        <w:pStyle w:val="38"/>
        <w:rPr>
          <w:ins w:id="95739" w:author="מנוע מכני" w:date="2026-10-11T12:04:40Z"/>
        </w:rPr>
      </w:pPr>
      <w:r w:rsidRPr="00132755">
        <w:t xml:space="preserve">תנא:</w:t>
      </w:r>
    </w:p>
    <w:p w:rsidR="005851B8" w:rsidRPr="00132755" w:rsidRDefault="005851B8" w:rsidP="005851B8">
      <w:pPr>
        <w:rPr>
          <w:spacing w:val="-4"/>
          <w:rtl/>
        </w:rPr>
      </w:pPr>
      <w:del w:id="95740" w:author="מנוע מכני" w:date="2026-10-11T12:04:40Z">
        <w:r w:rsidRPr="00132755">
          <w:rPr>
            <w:spacing w:val="-4"/>
            <w:rtl/>
          </w:rPr>
          <w:delText xml:space="preserve"> </w:delText>
        </w:r>
      </w:del>
      <w:r w:rsidRPr="00132755">
        <w:rPr>
          <w:spacing w:val="-4"/>
          <w:rtl/>
        </w:rPr>
        <w:t xml:space="preserve">תלמיד אחד היה לו </w:t>
      </w:r>
      <w:ins w:id="90316" w:author="מנוע מכני" w:date="2026-10-11T12:04:40Z">
        <w:r>
          <w:rPr>
            <w:rStyle w:val="2fb"/>
            <w:spacing w:val="-4"/>
            <w:rtl/>
          </w:rPr>
          <w:t xml:space="preserve">לר"א</w:t>
        </w:r>
      </w:ins>
      <w:del w:id="90317" w:author="מנוע מכני" w:date="2026-10-11T12:04:40Z">
        <w:r w:rsidRPr="00132755">
          <w:rPr>
            <w:spacing w:val="-4"/>
            <w:rtl/>
          </w:rPr>
          <w:delText xml:space="preserve">לרבי אליעזר</w:delText>
        </w:r>
      </w:del>
      <w:r w:rsidRPr="00132755">
        <w:rPr>
          <w:spacing w:val="-4"/>
          <w:rtl/>
        </w:rPr>
        <w:t xml:space="preserve"> שנתחייב בשריפה למקום. אמרו: הניחו לו, אדם גדול שמש.</w:t>
      </w:r>
    </w:p>
    <w:p>
      <w:pPr>
        <w:pStyle w:val="afffff8"/>
        <w:rPr>
          <w:ins w:id="90375" w:author="קלוד" w:date="2026-10-11T12:24:08Z"/>
        </w:rPr>
      </w:pPr>
      <w:ins w:id="90376" w:author="קלוד" w:date="2026-10-11T12:24:08Z">
        <w:r>
          <w:rPr>
            <w:color w:val="7B3F00"/>
          </w:rPr>
          <w:t xml:space="preserve">שמואל לרב יהודה - 'פתח פיך קרי' ו'חטוף ואכול'</w:t>
        </w:r>
      </w:ins>
    </w:p>
    <w:p>
      <w:pPr>
        <w:pStyle w:val="38"/>
        <w:rPr>
          <w:ins w:id="95741" w:author="מנוע מכני" w:date="2026-10-11T12:04:40Z"/>
        </w:rPr>
      </w:pPr>
      <w:del w:id="97074" w:author="מנוע מכני" w:date="2026-10-11T12:04:40Z">
        <w:r w:rsidRPr="006F178A">
          <w:delText xml:space="preserve">א"ל </w:delText>
        </w:r>
      </w:del>
      <w:r w:rsidRPr="006F178A">
        <w:t xml:space="preserve">שמואל לר"י:</w:t>
      </w:r>
    </w:p>
    <w:p w:rsidR="005851B8" w:rsidRPr="006F178A" w:rsidRDefault="005851B8" w:rsidP="005851B8">
      <w:pPr>
        <w:rPr>
          <w:rtl/>
        </w:rPr>
      </w:pPr>
      <w:del w:id="95742" w:author="מנוע מכני" w:date="2026-10-11T12:04:40Z">
        <w:r w:rsidRPr="006F178A">
          <w:rPr>
            <w:rtl/>
          </w:rPr>
          <w:delText xml:space="preserve"> </w:delText>
        </w:r>
      </w:del>
      <w:r w:rsidRPr="006F178A">
        <w:rPr>
          <w:rtl/>
        </w:rPr>
        <w:t xml:space="preserve">שיננא, פתח </w:t>
      </w:r>
      <w:ins w:id="90265" w:author="Claude - סמנטי" w:date="2026-10-11T12:19:31Z">
        <w:r>
          <w:rPr>
            <w:rtl/>
          </w:rPr>
          <w:t xml:space="preserve">פיך</w:t>
        </w:r>
      </w:ins>
      <w:del w:id="90266" w:author="Claude - סמנטי" w:date="2026-10-11T12:19:31Z">
        <w:r w:rsidRPr="006F178A">
          <w:rPr>
            <w:rtl/>
          </w:rPr>
          <w:delText xml:space="preserve">פומיך</w:delText>
        </w:r>
      </w:del>
      <w:r w:rsidRPr="006F178A">
        <w:rPr>
          <w:rtl/>
        </w:rPr>
        <w:t xml:space="preserve"> קרי, פתח </w:t>
      </w:r>
      <w:ins w:id="90263" w:author="Claude - סמנטי" w:date="2026-10-11T12:19:31Z">
        <w:r>
          <w:rPr>
            <w:rtl/>
          </w:rPr>
          <w:t xml:space="preserve">פיך</w:t>
        </w:r>
      </w:ins>
      <w:del w:id="90264" w:author="Claude - סמנטי" w:date="2026-10-11T12:19:31Z">
        <w:r w:rsidRPr="006F178A">
          <w:rPr>
            <w:rtl/>
          </w:rPr>
          <w:delText xml:space="preserve">פומיך</w:delText>
        </w:r>
      </w:del>
      <w:r w:rsidRPr="006F178A">
        <w:rPr>
          <w:rtl/>
        </w:rPr>
        <w:t xml:space="preserve"> תני, כי </w:t>
      </w:r>
      <w:ins w:id="94596" w:author="מנוע מכני" w:date="2026-10-11T12:04:40Z">
        <w:r>
          <w:rPr>
            <w:rtl/>
          </w:rPr>
          <w:t xml:space="preserve">איך</w:t>
        </w:r>
      </w:ins>
      <w:del w:id="94597" w:author="מנוע מכני" w:date="2026-10-11T12:04:40Z">
        <w:r w:rsidRPr="006F178A">
          <w:rPr>
            <w:rtl/>
          </w:rPr>
          <w:delText xml:space="preserve">היכי</w:delText>
        </w:r>
      </w:del>
      <w:r w:rsidRPr="006F178A">
        <w:rPr>
          <w:rtl/>
        </w:rPr>
        <w:t xml:space="preserve"> דתתקיים ביך ותוריך חיי. </w:t>
      </w:r>
      <w:r>
        <w:rPr>
          <w:rtl/>
        </w:rPr>
        <w:t>שנא'</w:t>
      </w:r>
      <w:r w:rsidRPr="00AC624C">
        <w:rPr>
          <w:rStyle w:val="afffff0"/>
          <w:rtl/>
        </w:rPr>
        <w:t xml:space="preserve"> </w:t>
      </w:r>
      <w:r w:rsidRPr="00AC624C">
        <w:rPr>
          <w:rStyle w:val="afffff0"/>
          <w:rFonts w:hint="cs"/>
          <w:rtl/>
        </w:rPr>
        <w:t>'</w:t>
      </w:r>
      <w:r w:rsidRPr="00AC624C">
        <w:rPr>
          <w:rStyle w:val="afffff0"/>
          <w:rtl/>
        </w:rPr>
        <w:t>כי חיים הם למצאיהם ולכל בשרו מרפא, אל תקרי למצאיהם אלא למוציאיהם בפה</w:t>
      </w:r>
      <w:r w:rsidRPr="00AC624C">
        <w:rPr>
          <w:rStyle w:val="afffff0"/>
          <w:rFonts w:hint="cs"/>
          <w:rtl/>
        </w:rPr>
        <w:t>'</w:t>
      </w:r>
      <w:r w:rsidRPr="00AC624C">
        <w:rPr>
          <w:rStyle w:val="afffff0"/>
          <w:rtl/>
        </w:rPr>
        <w:t>.</w:t>
      </w:r>
    </w:p>
    <w:p>
      <w:pPr>
        <w:pStyle w:val="38"/>
        <w:rPr>
          <w:ins w:id="95743" w:author="מנוע מכני" w:date="2026-10-11T12:04:40Z"/>
        </w:rPr>
      </w:pPr>
      <w:del w:id="97075" w:author="מנוע מכני" w:date="2026-10-11T12:04:40Z">
        <w:r w:rsidRPr="006F178A">
          <w:delText xml:space="preserve">א"ל </w:delText>
        </w:r>
      </w:del>
      <w:r w:rsidRPr="006F178A">
        <w:t xml:space="preserve">שמואל לר"י:</w:t>
      </w:r>
    </w:p>
    <w:p w:rsidR="005851B8" w:rsidRPr="006F178A" w:rsidRDefault="005851B8" w:rsidP="005851B8">
      <w:pPr>
        <w:rPr>
          <w:rtl/>
        </w:rPr>
      </w:pPr>
      <w:del w:id="95744" w:author="מנוע מכני" w:date="2026-10-11T12:04:40Z">
        <w:r w:rsidRPr="006F178A">
          <w:rPr>
            <w:rtl/>
          </w:rPr>
          <w:delText xml:space="preserve"> </w:delText>
        </w:r>
      </w:del>
      <w:r w:rsidRPr="006F178A">
        <w:rPr>
          <w:rtl/>
        </w:rPr>
        <w:t xml:space="preserve">שיננא, חטוף ואכול חטוף ואישתי, </w:t>
      </w:r>
      <w:ins w:id="93412" w:author="מנוע מכני" w:date="2026-10-11T12:04:40Z">
        <w:r>
          <w:rPr>
            <w:rtl/>
          </w:rPr>
          <w:t xml:space="preserve">דעולם</w:t>
        </w:r>
      </w:ins>
      <w:del w:id="93413" w:author="מנוע מכני" w:date="2026-10-11T12:04:40Z">
        <w:r w:rsidRPr="006F178A">
          <w:rPr>
            <w:rtl/>
          </w:rPr>
          <w:delText xml:space="preserve">דעלמא</w:delText>
        </w:r>
      </w:del>
      <w:r w:rsidRPr="006F178A">
        <w:rPr>
          <w:rtl/>
        </w:rPr>
        <w:t xml:space="preserve"> </w:t>
      </w:r>
      <w:ins w:id="91244" w:author="מנוע מכני" w:date="2026-10-11T12:04:40Z">
        <w:ins w:id="90267" w:author="Claude - סמנטי" w:date="2026-10-11T12:19:31Z">
          <w:r>
            <w:rPr>
              <w:rtl/>
            </w:rPr>
            <w:t xml:space="preserve">שהולכים</w:t>
          </w:r>
        </w:ins>
        <w:del w:id="90268" w:author="Claude - סמנטי" w:date="2026-10-11T12:19:31Z">
          <w:r>
            <w:rPr>
              <w:rtl/>
            </w:rPr>
            <w:delText xml:space="preserve">דהולכים</w:delText>
          </w:r>
        </w:del>
      </w:ins>
      <w:del w:id="91245" w:author="מנוע מכני" w:date="2026-10-11T12:04:40Z">
        <w:r w:rsidRPr="006F178A">
          <w:rPr>
            <w:rtl/>
          </w:rPr>
          <w:delText xml:space="preserve">דאזלינן</w:delText>
        </w:r>
      </w:del>
      <w:r w:rsidRPr="006F178A">
        <w:rPr>
          <w:rtl/>
        </w:rPr>
        <w:t xml:space="preserve"> </w:t>
      </w:r>
      <w:ins w:id="92620" w:author="מנוע מכני" w:date="2026-10-11T12:04:40Z">
        <w:r>
          <w:rPr>
            <w:rtl/>
          </w:rPr>
          <w:t xml:space="preserve">ממנו</w:t>
        </w:r>
      </w:ins>
      <w:del w:id="92621" w:author="מנוע מכני" w:date="2026-10-11T12:04:40Z">
        <w:r w:rsidRPr="006F178A">
          <w:rPr>
            <w:rtl/>
          </w:rPr>
          <w:delText xml:space="preserve">מיניה</w:delText>
        </w:r>
      </w:del>
      <w:r w:rsidRPr="006F178A">
        <w:rPr>
          <w:rtl/>
        </w:rPr>
        <w:t xml:space="preserve"> כהלולא דמי.</w:t>
      </w:r>
    </w:p>
    <w:p>
      <w:pPr>
        <w:pStyle w:val="38"/>
        <w:rPr>
          <w:ins w:id="95745" w:author="מנוע מכני" w:date="2026-10-11T12:04:40Z"/>
        </w:rPr>
      </w:pPr>
      <w:r w:rsidRPr="006F178A">
        <w:t xml:space="preserve">אמר</w:t>
      </w:r>
      <w:r w:rsidRPr="006F178A">
        <w:t xml:space="preserve"> </w:t>
      </w:r>
      <w:ins w:id="92622" w:author="מנוע מכני" w:date="2026-10-11T12:04:40Z">
        <w:r>
          <w:t xml:space="preserve">לו</w:t>
        </w:r>
      </w:ins>
      <w:del w:id="92623" w:author="מנוע מכני" w:date="2026-10-11T12:04:40Z">
        <w:r w:rsidRPr="006F178A">
          <w:delText xml:space="preserve">ליה</w:delText>
        </w:r>
      </w:del>
      <w:r w:rsidRPr="006F178A">
        <w:t xml:space="preserve"> רב לרב המנונא:</w:t>
      </w:r>
    </w:p>
    <w:p w:rsidR="005851B8" w:rsidRPr="006F178A" w:rsidRDefault="005851B8" w:rsidP="005851B8">
      <w:pPr>
        <w:rPr>
          <w:rtl/>
        </w:rPr>
      </w:pPr>
      <w:del w:id="95746" w:author="מנוע מכני" w:date="2026-10-11T12:04:40Z">
        <w:r w:rsidRPr="006F178A">
          <w:rPr>
            <w:rtl/>
          </w:rPr>
          <w:delText xml:space="preserve"> </w:delText>
        </w:r>
      </w:del>
      <w:r w:rsidRPr="006F178A">
        <w:rPr>
          <w:rtl/>
        </w:rPr>
        <w:t xml:space="preserve">בני, אם יש לך - היטב לך, שאין בשאול תענוג ואין למות התמהמה.</w:t>
      </w:r>
    </w:p>
    <w:p w:rsidR="005851B8" w:rsidRPr="006F178A" w:rsidRDefault="005851B8" w:rsidP="005851B8">
      <w:pPr>
        <w:rPr>
          <w:rtl/>
        </w:rPr>
      </w:pPr>
      <w:r w:rsidRPr="006F178A">
        <w:rPr>
          <w:rtl/>
        </w:rPr>
        <w:lastRenderedPageBreak/>
        <w:t>ואם תאמר אניח לבני - חוק בשאול מי יגיד לך. בני האדם דומים לעשבי השדה, הללו נוצצין והללו נובלין.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73" w:author="קלוד" w:date="2026-10-11T12:24:08Z"/>
        </w:rPr>
      </w:pPr>
      <w:ins w:id="90374" w:author="קלוד" w:date="2026-10-11T12:24:08Z">
        <w:r>
          <w:rPr>
            <w:color w:val="7B3F00"/>
          </w:rPr>
          <w:t xml:space="preserve">המהלך בדרך וחש באבר - יעסוק בתורה, 'לוית חן'</w:t>
        </w:r>
      </w:ins>
    </w:p>
    <w:p>
      <w:pPr>
        <w:pStyle w:val="38"/>
        <w:rPr>
          <w:ins w:id="95747" w:author="מנוע מכני" w:date="2026-10-11T12:04:40Z"/>
        </w:rPr>
      </w:pPr>
      <w:r w:rsidRPr="006F178A">
        <w:t xml:space="preserve">ריב"ל:</w:t>
      </w:r>
    </w:p>
    <w:p w:rsidR="005851B8" w:rsidRPr="006F178A" w:rsidRDefault="005851B8" w:rsidP="005851B8">
      <w:pPr>
        <w:rPr>
          <w:rtl/>
        </w:rPr>
      </w:pPr>
      <w:del w:id="95748" w:author="מנוע מכני" w:date="2026-10-11T12:04:40Z">
        <w:r w:rsidRPr="006F178A">
          <w:rPr>
            <w:rFonts w:ascii="Fb Fontext" w:hAnsi="Fb Fontext"/>
            <w:rtl/>
          </w:rPr>
          <w:delText xml:space="preserve"> </w:delText>
        </w:r>
      </w:del>
      <w:r w:rsidRPr="006F178A">
        <w:rPr>
          <w:rFonts w:ascii="Fb Fontext" w:hAnsi="Fb Fontext"/>
          <w:rtl/>
        </w:rPr>
        <w:t xml:space="preserve">המהלך בדרך ואין עמו לוייה - יעסוק בתורה, -</w:t>
      </w:r>
      <w:r w:rsidRPr="00AC624C">
        <w:rPr>
          <w:rStyle w:val="afffff0"/>
          <w:rtl/>
        </w:rPr>
        <w:t xml:space="preserve"> </w:t>
      </w:r>
      <w:r w:rsidRPr="00AC624C">
        <w:rPr>
          <w:rStyle w:val="afffff0"/>
          <w:rFonts w:hint="cs"/>
          <w:rtl/>
        </w:rPr>
        <w:t>'</w:t>
      </w:r>
      <w:ins w:id="90577" w:author="Claude - סמנטי" w:date="2026-10-11T12:19:31Z">
        <w:r>
          <w:rPr>
            <w:rStyle w:val="afffff0"/>
            <w:rtl/>
          </w:rPr>
          <w:t xml:space="preserve">כִּי לִוְיַת חֵן הֵם</w:t>
        </w:r>
      </w:ins>
      <w:del w:id="90578" w:author="Claude - סמנטי" w:date="2026-10-11T12:19:31Z">
        <w:r w:rsidRPr="00AC624C">
          <w:rPr>
            <w:rStyle w:val="afffff0"/>
            <w:rtl/>
          </w:rPr>
          <w:delText xml:space="preserve">כי לוית חן הם</w:delText>
        </w:r>
      </w:del>
      <w:r w:rsidRPr="00AC624C">
        <w:rPr>
          <w:rStyle w:val="afffff0"/>
          <w:rFonts w:hint="cs"/>
          <w:rtl/>
        </w:rPr>
        <w:t>'</w:t>
      </w:r>
      <w:r w:rsidRPr="00AC624C">
        <w:rPr>
          <w:rStyle w:val="afffff0"/>
          <w:rtl/>
        </w:rPr>
        <w:t>.</w:t>
      </w:r>
    </w:p>
    <w:p w:rsidR="005851B8" w:rsidRPr="006F178A" w:rsidRDefault="005851B8" w:rsidP="005851B8">
      <w:pPr>
        <w:rPr>
          <w:rtl/>
        </w:rPr>
      </w:pPr>
      <w:r w:rsidRPr="006F178A">
        <w:rPr>
          <w:rtl/>
        </w:rPr>
        <w:t xml:space="preserve">חש בראשו - יעסוק בתורה, </w:t>
      </w:r>
      <w:r>
        <w:rPr>
          <w:rtl/>
        </w:rPr>
        <w:t>שנא'</w:t>
      </w:r>
      <w:r w:rsidRPr="00AC624C">
        <w:rPr>
          <w:rStyle w:val="afffff0"/>
          <w:rtl/>
        </w:rPr>
        <w:t xml:space="preserve"> </w:t>
      </w:r>
      <w:r w:rsidRPr="00AC624C">
        <w:rPr>
          <w:rStyle w:val="afffff0"/>
          <w:rFonts w:hint="cs"/>
          <w:rtl/>
        </w:rPr>
        <w:t>'</w:t>
      </w:r>
      <w:ins w:id="90579" w:author="Claude - סמנטי" w:date="2026-10-11T12:19:31Z">
        <w:r>
          <w:rPr>
            <w:rStyle w:val="afffff0"/>
            <w:rtl/>
          </w:rPr>
          <w:t xml:space="preserve">כִּי לִוְיַת חֵן הֵם לְרֹאשֶׁךָ</w:t>
        </w:r>
      </w:ins>
      <w:del w:id="90580" w:author="Claude - סמנטי" w:date="2026-10-11T12:19:31Z">
        <w:r w:rsidRPr="00AC624C">
          <w:rPr>
            <w:rStyle w:val="afffff0"/>
            <w:rtl/>
          </w:rPr>
          <w:delText xml:space="preserve">כי לוית חן הם לראשך</w:delText>
        </w:r>
      </w:del>
      <w:r w:rsidRPr="00AC624C">
        <w:rPr>
          <w:rStyle w:val="afffff0"/>
          <w:rFonts w:hint="cs"/>
          <w:rtl/>
        </w:rPr>
        <w:t>'</w:t>
      </w:r>
      <w:r w:rsidRPr="00AC624C">
        <w:rPr>
          <w:rStyle w:val="afffff0"/>
          <w:rtl/>
        </w:rPr>
        <w:t>.</w:t>
      </w:r>
    </w:p>
    <w:p w:rsidR="005851B8" w:rsidRPr="006F178A" w:rsidRDefault="005851B8" w:rsidP="005851B8">
      <w:pPr>
        <w:rPr>
          <w:rtl/>
        </w:rPr>
      </w:pPr>
      <w:r w:rsidRPr="006F178A">
        <w:rPr>
          <w:rtl/>
        </w:rPr>
        <w:t xml:space="preserve">חש בגרונו - יעסוק בתורה, </w:t>
      </w:r>
      <w:r>
        <w:rPr>
          <w:rtl/>
        </w:rPr>
        <w:t>שנא'</w:t>
      </w:r>
      <w:r w:rsidRPr="00AC624C">
        <w:rPr>
          <w:rStyle w:val="afffff0"/>
          <w:rtl/>
        </w:rPr>
        <w:t xml:space="preserve"> </w:t>
      </w:r>
      <w:r w:rsidRPr="00AC624C">
        <w:rPr>
          <w:rStyle w:val="afffff0"/>
          <w:rFonts w:hint="cs"/>
          <w:rtl/>
        </w:rPr>
        <w:t>'</w:t>
      </w:r>
      <w:ins w:id="90581" w:author="Claude - סמנטי" w:date="2026-10-11T12:19:31Z">
        <w:r>
          <w:rPr>
            <w:rStyle w:val="afffff0"/>
            <w:rtl/>
          </w:rPr>
          <w:t xml:space="preserve">וַעֲנָקִים לְגַרְגְּרֹתֶיךָ</w:t>
        </w:r>
      </w:ins>
      <w:del w:id="90582" w:author="Claude - סמנטי" w:date="2026-10-11T12:19:31Z">
        <w:r w:rsidRPr="00AC624C">
          <w:rPr>
            <w:rStyle w:val="afffff0"/>
            <w:rtl/>
          </w:rPr>
          <w:delText xml:space="preserve">וענקים לגרגרתיך</w:delText>
        </w:r>
      </w:del>
      <w:r w:rsidRPr="00AC624C">
        <w:rPr>
          <w:rStyle w:val="afffff0"/>
          <w:rFonts w:hint="cs"/>
          <w:rtl/>
        </w:rPr>
        <w:t>'</w:t>
      </w:r>
      <w:r w:rsidRPr="00AC624C">
        <w:rPr>
          <w:rStyle w:val="afffff0"/>
          <w:rtl/>
        </w:rPr>
        <w:t>.</w:t>
      </w:r>
    </w:p>
    <w:p w:rsidR="005851B8" w:rsidRDefault="005851B8" w:rsidP="005851B8">
      <w:pPr>
        <w:rPr>
          <w:rtl/>
        </w:rPr>
      </w:pPr>
      <w:r w:rsidRPr="006F178A">
        <w:rPr>
          <w:rtl/>
        </w:rPr>
        <w:t xml:space="preserve">חש במעיו - יעסוק בתורה, </w:t>
      </w:r>
      <w:r>
        <w:rPr>
          <w:rtl/>
        </w:rPr>
        <w:t>שנא'</w:t>
      </w:r>
      <w:r w:rsidRPr="00AC624C">
        <w:rPr>
          <w:rStyle w:val="afffff0"/>
          <w:rtl/>
        </w:rPr>
        <w:t xml:space="preserve"> </w:t>
      </w:r>
      <w:r w:rsidRPr="00AC624C">
        <w:rPr>
          <w:rStyle w:val="afffff0"/>
          <w:rFonts w:hint="cs"/>
          <w:rtl/>
        </w:rPr>
        <w:t>'</w:t>
      </w:r>
      <w:ins w:id="90583" w:author="Claude - סמנטי" w:date="2026-10-11T12:19:31Z">
        <w:r>
          <w:rPr>
            <w:rStyle w:val="afffff0"/>
            <w:rtl/>
          </w:rPr>
          <w:t xml:space="preserve">רִפְאוּת תְּהִי לְשָׁרֶּךָ</w:t>
        </w:r>
      </w:ins>
      <w:del w:id="90584" w:author="Claude - סמנטי" w:date="2026-10-11T12:19:31Z">
        <w:r w:rsidRPr="00AC624C">
          <w:rPr>
            <w:rStyle w:val="afffff0"/>
            <w:rtl/>
          </w:rPr>
          <w:delText xml:space="preserve">רפאות תהי לשרך</w:delText>
        </w:r>
      </w:del>
      <w:r w:rsidRPr="00AC624C">
        <w:rPr>
          <w:rStyle w:val="afffff0"/>
          <w:rFonts w:hint="cs"/>
          <w:rtl/>
        </w:rPr>
        <w:t>'</w:t>
      </w:r>
      <w:r w:rsidRPr="00AC624C">
        <w:rPr>
          <w:rStyle w:val="afffff0"/>
          <w:rtl/>
        </w:rPr>
        <w:t>.</w:t>
      </w:r>
      <w:r w:rsidRPr="006F178A">
        <w:rPr>
          <w:rtl/>
        </w:rPr>
        <w:t xml:space="preserve"> [טבורך]</w:t>
      </w:r>
    </w:p>
    <w:p w:rsidR="005851B8" w:rsidRPr="006F178A" w:rsidRDefault="005851B8" w:rsidP="005851B8">
      <w:pPr>
        <w:rPr>
          <w:rtl/>
        </w:rPr>
      </w:pPr>
      <w:r w:rsidRPr="006F178A">
        <w:rPr>
          <w:rtl/>
        </w:rPr>
        <w:t xml:space="preserve">חש בעצמותיו - יעסוק בתורה, </w:t>
      </w:r>
      <w:r>
        <w:rPr>
          <w:rtl/>
        </w:rPr>
        <w:t>שנא'</w:t>
      </w:r>
      <w:r w:rsidRPr="00AC624C">
        <w:rPr>
          <w:rStyle w:val="afffff0"/>
          <w:rtl/>
        </w:rPr>
        <w:t xml:space="preserve"> </w:t>
      </w:r>
      <w:r w:rsidRPr="00AC624C">
        <w:rPr>
          <w:rStyle w:val="afffff0"/>
          <w:rFonts w:hint="cs"/>
          <w:rtl/>
        </w:rPr>
        <w:t>'</w:t>
      </w:r>
      <w:ins w:id="90585" w:author="Claude - סמנטי" w:date="2026-10-11T12:19:31Z">
        <w:r>
          <w:rPr>
            <w:rStyle w:val="afffff0"/>
            <w:rtl/>
          </w:rPr>
          <w:t xml:space="preserve">וְשִׁקּוּי לְעַצְמוֹתֶיךָ</w:t>
        </w:r>
      </w:ins>
      <w:del w:id="90586" w:author="Claude - סמנטי" w:date="2026-10-11T12:19:31Z">
        <w:r w:rsidRPr="00AC624C">
          <w:rPr>
            <w:rStyle w:val="afffff0"/>
            <w:rtl/>
          </w:rPr>
          <w:delText xml:space="preserve">ושקוי לעצמותיך</w:delText>
        </w:r>
      </w:del>
      <w:r w:rsidRPr="00AC624C">
        <w:rPr>
          <w:rStyle w:val="afffff0"/>
          <w:rFonts w:hint="cs"/>
          <w:rtl/>
        </w:rPr>
        <w:t>'</w:t>
      </w:r>
      <w:r w:rsidRPr="00AC624C">
        <w:rPr>
          <w:rStyle w:val="afffff0"/>
          <w:rtl/>
        </w:rPr>
        <w:t>.</w:t>
      </w:r>
    </w:p>
    <w:p w:rsidR="005851B8" w:rsidRPr="006F178A" w:rsidRDefault="005851B8" w:rsidP="005851B8">
      <w:pPr>
        <w:rPr>
          <w:rtl/>
        </w:rPr>
      </w:pPr>
      <w:r w:rsidRPr="006F178A">
        <w:rPr>
          <w:rtl/>
        </w:rPr>
        <w:t xml:space="preserve">חש בכל גופו - יעסוק בתורה, </w:t>
      </w:r>
      <w:r>
        <w:rPr>
          <w:rtl/>
        </w:rPr>
        <w:t>שנא'</w:t>
      </w:r>
      <w:r w:rsidRPr="00AC624C">
        <w:rPr>
          <w:rStyle w:val="afffff0"/>
          <w:rtl/>
        </w:rPr>
        <w:t xml:space="preserve"> </w:t>
      </w:r>
      <w:r w:rsidRPr="00AC624C">
        <w:rPr>
          <w:rStyle w:val="afffff0"/>
          <w:rFonts w:hint="cs"/>
          <w:rtl/>
        </w:rPr>
        <w:t>'</w:t>
      </w:r>
      <w:ins w:id="90587" w:author="Claude - סמנטי" w:date="2026-10-11T12:19:31Z">
        <w:r>
          <w:rPr>
            <w:rStyle w:val="afffff0"/>
            <w:rtl/>
          </w:rPr>
          <w:t xml:space="preserve">וּלְכָל בְּשָׂרוֹ מַרְפֵּא</w:t>
        </w:r>
      </w:ins>
      <w:del w:id="90588" w:author="Claude - סמנטי" w:date="2026-10-11T12:19:31Z">
        <w:r w:rsidRPr="00AC624C">
          <w:rPr>
            <w:rStyle w:val="afffff0"/>
            <w:rtl/>
          </w:rPr>
          <w:delText xml:space="preserve">ולכל בשרו מרפא</w:delText>
        </w:r>
      </w:del>
      <w:r w:rsidRPr="00AC624C">
        <w:rPr>
          <w:rStyle w:val="afffff0"/>
          <w:rFonts w:hint="cs"/>
          <w:rtl/>
        </w:rPr>
        <w:t>'</w:t>
      </w:r>
      <w:r w:rsidRPr="00AC624C">
        <w:rPr>
          <w:rStyle w:val="afffff0"/>
          <w:rtl/>
        </w:rPr>
        <w:t>.</w:t>
      </w:r>
    </w:p>
    <w:p>
      <w:pPr>
        <w:pStyle w:val="38"/>
        <w:rPr>
          <w:ins w:id="95749" w:author="מנוע מכני" w:date="2026-10-11T12:04:40Z"/>
        </w:rPr>
      </w:pPr>
      <w:r w:rsidRPr="006F178A">
        <w:t xml:space="preserve">ריב"ח:</w:t>
      </w:r>
    </w:p>
    <w:p w:rsidR="005851B8" w:rsidRPr="006F178A" w:rsidRDefault="005851B8" w:rsidP="005851B8">
      <w:pPr>
        <w:rPr>
          <w:rtl/>
        </w:rPr>
      </w:pPr>
      <w:del w:id="95750" w:author="מנוע מכני" w:date="2026-10-11T12:04:40Z">
        <w:r w:rsidRPr="006F178A">
          <w:rPr>
            <w:rtl/>
          </w:rPr>
          <w:delText xml:space="preserve"> </w:delText>
        </w:r>
      </w:del>
      <w:r w:rsidRPr="006F178A">
        <w:rPr>
          <w:rtl/>
        </w:rPr>
        <w:t xml:space="preserve">סם של בשר ודם מועיל לאבר אחד ולא לאחר, אבל </w:t>
      </w:r>
      <w:r w:rsidRPr="006F178A">
        <w:rPr>
          <w:rtl/>
        </w:rPr>
        <w:t xml:space="preserve">הקב"ה</w:t>
      </w:r>
      <w:r w:rsidRPr="006F178A">
        <w:rPr>
          <w:rtl/>
        </w:rPr>
        <w:t xml:space="preserve"> שנתן תורה לישראל - סם חיים לכל גופו.</w:t>
      </w:r>
    </w:p>
    <w:p w:rsidR="005851B8" w:rsidRPr="00132755" w:rsidRDefault="005851B8" w:rsidP="005851B8">
      <w:pPr>
        <w:rPr>
          <w:spacing w:val="-4"/>
          <w:rtl/>
        </w:rPr>
      </w:pPr>
      <w:r>
        <w:rPr>
          <w:rStyle w:val="afffff0"/>
          <w:spacing w:val="-4"/>
          <w:rtl/>
          <w:rPrChange w:id="9027" w:author="מנוע פסוקים" w:date="2026-10-11T09:24:13Z">
            <w:rPr>
              <w:spacing w:val="-4"/>
              <w:rtl/>
            </w:rPr>
          </w:rPrChange>
        </w:rPr>
        <w:t xml:space="preserve">כי נעים כי תשמרם בבטנך יכנו יחדו על שפתיך</w:t>
      </w:r>
      <w:r>
        <w:rPr>
          <w:spacing w:val="-4"/>
          <w:rtl/>
        </w:rPr>
        <w:t xml:space="preserve">, אימתי דברי תורה נעימים - בזמן שתשמרם בבטנך.</w:t>
      </w:r>
    </w:p>
    <w:p w:rsidR="005851B8" w:rsidRPr="006F178A" w:rsidRDefault="005851B8" w:rsidP="005851B8">
      <w:pPr>
        <w:rPr>
          <w:rtl/>
        </w:rPr>
      </w:pPr>
      <w:r w:rsidRPr="006F178A">
        <w:rPr>
          <w:rtl/>
        </w:rPr>
        <w:t>ואימתי תשמרם בבטנך - בזמן שיכנו יחדו על שפתיך.</w:t>
      </w:r>
    </w:p>
    <w:p>
      <w:pPr>
        <w:pStyle w:val="afffff8"/>
        <w:rPr>
          <w:ins w:id="90371" w:author="קלוד" w:date="2026-10-11T12:24:08Z"/>
        </w:rPr>
      </w:pPr>
      <w:ins w:id="90372" w:author="קלוד" w:date="2026-10-11T12:24:08Z">
        <w:r>
          <w:rPr>
            <w:color w:val="7B3F00"/>
          </w:rPr>
          <w:t xml:space="preserve">דרשות 'אימתי' - מענה פיו, קרוב אליך ותאות לבו</w:t>
        </w:r>
      </w:ins>
    </w:p>
    <w:p>
      <w:pPr>
        <w:pStyle w:val="38"/>
        <w:rPr>
          <w:ins w:id="97009" w:author="מנוע מכני" w:date="2026-10-11T12:04:40Z"/>
        </w:rPr>
      </w:pPr>
      <w:r w:rsidRPr="006F178A">
        <w:t>ר"</w:t>
      </w:r>
      <w:r w:rsidRPr="006F178A">
        <w:t>ז</w:t>
      </w:r>
    </w:p>
    <w:p w:rsidR="005851B8" w:rsidRPr="006F178A" w:rsidRDefault="005851B8" w:rsidP="005851B8">
      <w:pPr>
        <w:rPr>
          <w:rtl/>
        </w:rPr>
      </w:pPr>
      <w:del w:id="97010" w:author="מנוע מכני" w:date="2026-10-11T12:04:40Z">
        <w:r w:rsidRPr="006F178A">
          <w:rPr>
            <w:rtl/>
          </w:rPr>
          <w:delText xml:space="preserve"> </w:delText>
        </w:r>
      </w:del>
      <w:r w:rsidRPr="006F178A">
        <w:rPr>
          <w:rtl/>
        </w:rPr>
        <w:t xml:space="preserve">–</w:t>
      </w:r>
      <w:r w:rsidRPr="008F09C0">
        <w:rPr>
          <w:rStyle w:val="afffff0"/>
          <w:rtl/>
        </w:rPr>
        <w:t xml:space="preserve"> </w:t>
      </w:r>
      <w:r w:rsidRPr="008F09C0">
        <w:rPr>
          <w:rStyle w:val="afffff0"/>
          <w:rFonts w:hint="cs"/>
          <w:rtl/>
        </w:rPr>
        <w:t>'</w:t>
      </w:r>
      <w:ins w:id="90269" w:author="Claude - סמנטי" w:date="2026-10-11T12:19:31Z">
        <w:r>
          <w:rPr>
            <w:rStyle w:val="afffff0"/>
            <w:rtl/>
          </w:rPr>
          <w:t xml:space="preserve">שִׂמְחָה לָאִישׁ בְּמַעֲנֵה פִיו וְדָבָר בְּעִתּוֹ מַה טּוֹב</w:t>
        </w:r>
      </w:ins>
      <w:del w:id="90270" w:author="Claude - סמנטי" w:date="2026-10-11T12:19:31Z">
        <w:r w:rsidRPr="008F09C0">
          <w:rPr>
            <w:rStyle w:val="afffff0"/>
            <w:rtl/>
          </w:rPr>
          <w:delText xml:space="preserve">שמחה לאיש במענה פיו ודבר בעתו מה טוב</w:delText>
        </w:r>
      </w:del>
      <w:r w:rsidRPr="008F09C0">
        <w:rPr>
          <w:rStyle w:val="afffff0"/>
          <w:rFonts w:hint="cs"/>
          <w:rtl/>
        </w:rPr>
        <w:t>'</w:t>
      </w:r>
      <w:r w:rsidRPr="008F09C0">
        <w:rPr>
          <w:rStyle w:val="afffff0"/>
          <w:rtl/>
        </w:rPr>
        <w:t>,</w:t>
      </w:r>
      <w:r w:rsidRPr="006F178A">
        <w:rPr>
          <w:rtl/>
        </w:rPr>
        <w:t xml:space="preserve"> אימתי שמחה לאיש - בזמן שמענה בפיו.</w:t>
      </w:r>
    </w:p>
    <w:p w:rsidR="005851B8" w:rsidRPr="006F178A" w:rsidRDefault="005851B8" w:rsidP="005851B8">
      <w:pPr>
        <w:rPr>
          <w:rtl/>
        </w:rPr>
      </w:pPr>
      <w:r w:rsidRPr="006F178A">
        <w:rPr>
          <w:rtl/>
        </w:rPr>
        <w:t>לשון אחר: אימתי שמחה לאיש במענה פיו - בזמן שדבר בעתו מה טוב.</w:t>
      </w:r>
    </w:p>
    <w:p>
      <w:pPr>
        <w:pStyle w:val="38"/>
        <w:rPr>
          <w:ins w:id="95751" w:author="מנוע מכני" w:date="2026-10-11T12:04:40Z"/>
        </w:rPr>
      </w:pPr>
      <w:r w:rsidRPr="006F178A">
        <w:t xml:space="preserve">רבי יצחק </w:t>
      </w:r>
      <w:r w:rsidRPr="006F178A">
        <w:t xml:space="preserve">אמר</w:t>
      </w:r>
      <w:r w:rsidRPr="006F178A">
        <w:t xml:space="preserve"> </w:t>
      </w:r>
      <w:ins w:id="91246" w:author="מנוע מכני" w:date="2026-10-11T12:04:40Z">
        <w:r>
          <w:t xml:space="preserve">מכאן</w:t>
        </w:r>
      </w:ins>
      <w:del w:id="91247" w:author="מנוע מכני" w:date="2026-10-11T12:04:40Z">
        <w:r w:rsidRPr="006F178A">
          <w:delText xml:space="preserve">מהכא</w:delText>
        </w:r>
      </w:del>
      <w:r w:rsidRPr="006F178A">
        <w:t xml:space="preserve">:</w:t>
      </w:r>
    </w:p>
    <w:p w:rsidR="005851B8" w:rsidRPr="00792286" w:rsidRDefault="005851B8" w:rsidP="005851B8">
      <w:pPr>
        <w:rPr>
          <w:b/>
          <w:bCs/>
          <w:rtl/>
        </w:rPr>
      </w:pPr>
      <w:del w:id="95752" w:author="מנוע מכני" w:date="2026-10-11T12:04:40Z">
        <w:r w:rsidRPr="006F178A">
          <w:rPr>
            <w:rtl/>
          </w:rPr>
          <w:delText xml:space="preserve"> </w:delText>
        </w:r>
      </w:del>
      <w:r>
        <w:rPr>
          <w:rStyle w:val="afffff0"/>
          <w:rtl/>
          <w:rPrChange w:id="9028" w:author="מנוע פסוקים" w:date="2026-10-11T09:24:13Z">
            <w:rPr>
              <w:rtl/>
            </w:rPr>
          </w:rPrChange>
        </w:rPr>
        <w:t xml:space="preserve">כי קרוב אליך הדבר מאד בפיך ובלבבך לעשתו</w:t>
      </w:r>
      <w:r>
        <w:rPr>
          <w:rtl/>
        </w:rPr>
        <w:t xml:space="preserve">. אימתי קרוב אליך - בזמן שבפיך ובלבבך לעשותו.</w:t>
      </w:r>
    </w:p>
    <w:p w:rsidR="005851B8" w:rsidRPr="006F178A" w:rsidRDefault="005851B8" w:rsidP="005851B8">
      <w:pPr>
        <w:pStyle w:val="afffff"/>
        <w:rPr>
          <w:rtl/>
        </w:rPr>
      </w:pPr>
      <w:r w:rsidRPr="00792286">
        <w:rPr>
          <w:b/>
          <w:bCs/>
          <w:rtl/>
        </w:rPr>
        <w:t>רבא:</w:t>
      </w:r>
      <w:r w:rsidRPr="006F178A">
        <w:rPr>
          <w:rtl/>
        </w:rPr>
        <w:t xml:space="preserve"> </w:t>
      </w:r>
      <w:r>
        <w:rPr>
          <w:rFonts w:hint="cs"/>
          <w:rtl/>
        </w:rPr>
        <w:t>'</w:t>
      </w:r>
      <w:r>
        <w:rPr>
          <w:rStyle w:val="afffff0"/>
          <w:rtl/>
          <w:rPrChange w:id="9029" w:author="מנוע פסוקים" w:date="2026-10-11T09:24:13Z">
            <w:rPr>
              <w:rtl/>
            </w:rPr>
          </w:rPrChange>
        </w:rPr>
        <w:t xml:space="preserve">תאות לבו נתתה לו וארשת שפתיו בל מנעת סלה</w:t>
      </w:r>
      <w:r>
        <w:rPr>
          <w:rtl/>
        </w:rPr>
        <w:t xml:space="preserve">.</w:t>
      </w:r>
    </w:p>
    <w:p w:rsidR="005851B8" w:rsidRPr="006F178A" w:rsidRDefault="005851B8" w:rsidP="005851B8">
      <w:pPr>
        <w:pStyle w:val="afffff"/>
        <w:rPr>
          <w:rtl/>
        </w:rPr>
      </w:pPr>
      <w:r w:rsidRPr="006F178A">
        <w:rPr>
          <w:rtl/>
        </w:rPr>
        <w:t>אימתי תאות לבו נתתה לו - בזמן שארשת שפתיו בל מנעת סלה.</w:t>
      </w:r>
    </w:p>
    <w:p w:rsidR="005851B8" w:rsidRPr="006F178A" w:rsidRDefault="005851B8" w:rsidP="005851B8">
      <w:pPr>
        <w:pStyle w:val="afffff"/>
        <w:rPr>
          <w:rtl/>
        </w:rPr>
      </w:pPr>
      <w:r w:rsidRPr="006F178A">
        <w:rPr>
          <w:rtl/>
        </w:rPr>
        <w:t>זכה - תאות לבו נתתה לו, לא זכה - וארשת שפתיו בל מנעת סלה.</w:t>
      </w:r>
    </w:p>
    <w:p w:rsidR="005851B8" w:rsidRPr="006F178A" w:rsidRDefault="005851B8" w:rsidP="005851B8">
      <w:pPr>
        <w:pStyle w:val="afffff"/>
        <w:rPr>
          <w:rtl/>
        </w:rPr>
      </w:pPr>
      <w:r w:rsidRPr="006F178A">
        <w:rPr>
          <w:rtl/>
        </w:rPr>
        <w:t xml:space="preserve">תנא דבי ראב"י: כל מקום </w:t>
      </w:r>
      <w:r>
        <w:rPr>
          <w:rtl/>
        </w:rPr>
        <w:t>שנא'</w:t>
      </w:r>
      <w:r w:rsidRPr="006F178A">
        <w:rPr>
          <w:rtl/>
        </w:rPr>
        <w:t xml:space="preserve"> נצח סלה ועד - אין לו הפסק עולמית.</w:t>
      </w:r>
    </w:p>
    <w:p w:rsidR="005851B8" w:rsidRPr="006F178A" w:rsidRDefault="005851B8" w:rsidP="005851B8">
      <w:pPr>
        <w:pStyle w:val="afffff"/>
        <w:rPr>
          <w:rtl/>
        </w:rPr>
      </w:pPr>
      <w:r w:rsidRPr="006F178A">
        <w:rPr>
          <w:rStyle w:val="afffe"/>
          <w:rtl/>
        </w:rPr>
        <w:t>נצח</w:t>
      </w:r>
      <w:r>
        <w:rPr>
          <w:rtl/>
        </w:rPr>
        <w:t xml:space="preserve"> - </w:t>
      </w:r>
      <w:r>
        <w:rPr>
          <w:rStyle w:val="afffff0"/>
          <w:rtl/>
          <w:rPrChange w:id="9030" w:author="מנוע פסוקים" w:date="2026-10-11T09:24:13Z">
            <w:rPr>
              <w:rtl/>
            </w:rPr>
          </w:rPrChange>
        </w:rPr>
        <w:t xml:space="preserve">כי לא לעולם אריב ולא לנצח אקצוף</w:t>
      </w:r>
      <w:r>
        <w:rPr>
          <w:rtl/>
        </w:rPr>
        <w:t xml:space="preserve">.| </w:t>
      </w:r>
      <w:r w:rsidRPr="006F178A">
        <w:rPr>
          <w:rStyle w:val="afffe"/>
          <w:rtl/>
        </w:rPr>
        <w:t xml:space="preserve">סלה </w:t>
      </w:r>
      <w:r w:rsidRPr="006F178A">
        <w:rPr>
          <w:rtl/>
        </w:rPr>
        <w:t xml:space="preserve">- אלהים יכוננה עד עולם סלה. | </w:t>
      </w:r>
      <w:r w:rsidRPr="006F178A">
        <w:rPr>
          <w:rStyle w:val="afffe"/>
          <w:rtl/>
        </w:rPr>
        <w:t>ועד</w:t>
      </w:r>
      <w:r w:rsidRPr="006F178A">
        <w:rPr>
          <w:rtl/>
        </w:rPr>
        <w:t xml:space="preserve"> -</w:t>
      </w:r>
      <w:r>
        <w:rPr>
          <w:rtl/>
        </w:rPr>
        <w:t xml:space="preserve"> ה'</w:t>
      </w:r>
      <w:r w:rsidRPr="006F178A">
        <w:rPr>
          <w:rtl/>
        </w:rPr>
        <w:t xml:space="preserve"> ימלך לעלם ועד.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69" w:author="קלוד" w:date="2026-10-11T12:24:08Z"/>
        </w:rPr>
      </w:pPr>
      <w:ins w:id="90370" w:author="קלוד" w:date="2026-10-11T12:24:08Z">
        <w:r>
          <w:rPr>
            <w:color w:val="7B3F00"/>
          </w:rPr>
          <w:t xml:space="preserve">קיום התלמוד - להשים עצמו כענק, כערוגה וכמדבר</w:t>
        </w:r>
      </w:ins>
    </w:p>
    <w:p w:rsidR="005851B8" w:rsidRPr="006F178A" w:rsidRDefault="005851B8" w:rsidP="005851B8">
      <w:pPr>
        <w:rPr>
          <w:rtl/>
        </w:rPr>
      </w:pPr>
      <w:ins w:id="90318" w:author="מנוע מכני" w:date="2026-10-11T12:04:40Z">
        <w:r>
          <w:rPr>
            <w:rStyle w:val="2fb"/>
            <w:rFonts w:ascii="Fb Fontext" w:hAnsi="Fb Fontext"/>
            <w:rtl/>
          </w:rPr>
          <w:t xml:space="preserve">ר"א</w:t>
        </w:r>
      </w:ins>
      <w:del w:id="90319" w:author="מנוע מכני" w:date="2026-10-11T12:04:40Z">
        <w:r w:rsidRPr="006F178A">
          <w:rPr>
            <w:rFonts w:ascii="Fb Fontext" w:hAnsi="Fb Fontext"/>
            <w:rtl/>
          </w:rPr>
          <w:delText xml:space="preserve">רבי אלעזר</w:delText>
        </w:r>
      </w:del>
      <w:r w:rsidRPr="006F178A">
        <w:rPr>
          <w:rFonts w:ascii="Fb Fontext" w:hAnsi="Fb Fontext"/>
          <w:rtl/>
        </w:rPr>
        <w:t xml:space="preserve"> </w:t>
      </w:r>
      <w:r w:rsidRPr="00946C1B">
        <w:rPr>
          <w:rStyle w:val="afffff0"/>
          <w:rFonts w:hint="cs"/>
          <w:rtl/>
        </w:rPr>
        <w:t>'</w:t>
      </w:r>
      <w:ins w:id="90589" w:author="Claude - סמנטי" w:date="2026-10-11T12:19:31Z">
        <w:r>
          <w:rPr>
            <w:rStyle w:val="afffff0"/>
            <w:rtl/>
          </w:rPr>
          <w:t xml:space="preserve">וַעֲנָקִים לְגַרְגְּרֹתֶיךָ</w:t>
        </w:r>
      </w:ins>
      <w:del w:id="90590" w:author="Claude - סמנטי" w:date="2026-10-11T12:19:31Z">
        <w:r w:rsidRPr="00946C1B">
          <w:rPr>
            <w:rStyle w:val="afffff0"/>
            <w:rtl/>
          </w:rPr>
          <w:delText xml:space="preserve">וענקים לגרגרתיך</w:delText>
        </w:r>
      </w:del>
      <w:r w:rsidRPr="00946C1B">
        <w:rPr>
          <w:rStyle w:val="afffff0"/>
          <w:rFonts w:hint="cs"/>
          <w:rtl/>
        </w:rPr>
        <w:t>'</w:t>
      </w:r>
      <w:r w:rsidRPr="006F178A">
        <w:rPr>
          <w:rFonts w:ascii="Fb Fontext" w:hAnsi="Fb Fontext"/>
          <w:rtl/>
        </w:rPr>
        <w:t xml:space="preserve"> - אם משים אדם עצמו כענק זה ש-רף על הצואר.</w:t>
      </w:r>
    </w:p>
    <w:p w:rsidR="005851B8" w:rsidRPr="006F178A" w:rsidRDefault="005851B8" w:rsidP="005851B8">
      <w:pPr>
        <w:rPr>
          <w:rtl/>
        </w:rPr>
      </w:pPr>
      <w:r w:rsidRPr="006F178A">
        <w:rPr>
          <w:rtl/>
        </w:rPr>
        <w:t xml:space="preserve">ונראה ואינו נראה [מרוצה או שאינו נראה תדיר לבריות] - תלמודו מתקיים בידו. ואם </w:t>
      </w:r>
      <w:ins w:id="91248" w:author="מנוע מכני" w:date="2026-10-11T12:04:40Z">
        <w:r>
          <w:rPr>
            <w:rtl/>
          </w:rPr>
          <w:t xml:space="preserve">לא</w:t>
        </w:r>
      </w:ins>
      <w:del w:id="91249" w:author="מנוע מכני" w:date="2026-10-11T12:04:40Z">
        <w:r w:rsidRPr="006F178A">
          <w:rPr>
            <w:rtl/>
          </w:rPr>
          <w:delText xml:space="preserve">לאו</w:delText>
        </w:r>
      </w:del>
      <w:r w:rsidRPr="006F178A">
        <w:rPr>
          <w:rtl/>
        </w:rPr>
        <w:t xml:space="preserve"> - אין תלמודו מתקיים בידו.</w:t>
      </w:r>
    </w:p>
    <w:p>
      <w:pPr>
        <w:pStyle w:val="38"/>
        <w:rPr>
          <w:ins w:id="95753" w:author="מנוע מכני" w:date="2026-10-11T12:04:40Z"/>
        </w:rPr>
      </w:pPr>
      <w:r w:rsidRPr="00132755">
        <w:t>ואמר ר"א:</w:t>
      </w:r>
    </w:p>
    <w:p w:rsidR="005851B8" w:rsidRPr="00132755" w:rsidRDefault="005851B8" w:rsidP="005851B8">
      <w:pPr>
        <w:rPr>
          <w:spacing w:val="-2"/>
          <w:rtl/>
        </w:rPr>
      </w:pPr>
      <w:del w:id="95754" w:author="מנוע מכני" w:date="2026-10-11T12:04:40Z">
        <w:r w:rsidRPr="00132755">
          <w:rPr>
            <w:rStyle w:val="afffff0"/>
            <w:spacing w:val="-2"/>
            <w:rtl/>
          </w:rPr>
          <w:delText xml:space="preserve"> </w:delText>
        </w:r>
      </w:del>
      <w:r w:rsidRPr="00132755">
        <w:rPr>
          <w:rStyle w:val="afffff0"/>
          <w:rFonts w:hint="cs"/>
          <w:spacing w:val="-2"/>
          <w:rtl/>
        </w:rPr>
        <w:t>'</w:t>
      </w:r>
      <w:ins w:id="90591" w:author="Claude - סמנטי" w:date="2026-10-11T12:19:31Z">
        <w:r>
          <w:rPr>
            <w:rStyle w:val="afffff0"/>
            <w:spacing w:val="-2"/>
            <w:rtl/>
          </w:rPr>
          <w:t xml:space="preserve">לְחָיָו כַּעֲרוּגַת הַבֹּשֶׂם</w:t>
        </w:r>
      </w:ins>
      <w:del w:id="90592" w:author="Claude - סמנטי" w:date="2026-10-11T12:19:31Z">
        <w:r w:rsidRPr="00132755">
          <w:rPr>
            <w:rStyle w:val="afffff0"/>
            <w:spacing w:val="-2"/>
            <w:rtl/>
          </w:rPr>
          <w:delText xml:space="preserve">לחיו כערוגת הבשם</w:delText>
        </w:r>
      </w:del>
      <w:r w:rsidRPr="00132755">
        <w:rPr>
          <w:rStyle w:val="afffff0"/>
          <w:rFonts w:hint="cs"/>
          <w:spacing w:val="-2"/>
          <w:rtl/>
        </w:rPr>
        <w:t>'</w:t>
      </w:r>
      <w:r w:rsidRPr="00132755">
        <w:rPr>
          <w:rStyle w:val="afffff0"/>
          <w:spacing w:val="-2"/>
          <w:rtl/>
        </w:rPr>
        <w:t xml:space="preserve"> </w:t>
      </w:r>
      <w:r w:rsidRPr="00132755">
        <w:rPr>
          <w:spacing w:val="-2"/>
          <w:rtl/>
        </w:rPr>
        <w:t>- אם משים אדם עצמו כערוגה זו שהכל דשין בה [שאין לו גסות]</w:t>
      </w:r>
    </w:p>
    <w:p w:rsidR="005851B8" w:rsidRPr="00132755" w:rsidRDefault="005851B8" w:rsidP="005851B8">
      <w:pPr>
        <w:rPr>
          <w:spacing w:val="-8"/>
          <w:rtl/>
        </w:rPr>
      </w:pPr>
      <w:r w:rsidRPr="00132755">
        <w:rPr>
          <w:spacing w:val="-8"/>
          <w:rtl/>
        </w:rPr>
        <w:t xml:space="preserve">וכבושם זה שהכל מתבשמין בה ומלמד לתלמידים] - תלמודו מתקיים, ואם </w:t>
      </w:r>
      <w:ins w:id="91250" w:author="מנוע מכני" w:date="2026-10-11T12:04:40Z">
        <w:r>
          <w:rPr>
            <w:spacing w:val="-8"/>
            <w:rtl/>
          </w:rPr>
          <w:t xml:space="preserve">לא</w:t>
        </w:r>
      </w:ins>
      <w:del w:id="91251" w:author="מנוע מכני" w:date="2026-10-11T12:04:40Z">
        <w:r w:rsidRPr="00132755">
          <w:rPr>
            <w:spacing w:val="-8"/>
            <w:rtl/>
          </w:rPr>
          <w:delText xml:space="preserve">לאו</w:delText>
        </w:r>
      </w:del>
      <w:r w:rsidRPr="00132755">
        <w:rPr>
          <w:spacing w:val="-8"/>
          <w:rtl/>
        </w:rPr>
        <w:t xml:space="preserve"> - אין תלמודו מתקיים.</w:t>
      </w:r>
    </w:p>
    <w:p w:rsidR="005851B8" w:rsidRPr="006F178A" w:rsidRDefault="005851B8" w:rsidP="005851B8">
      <w:pPr>
        <w:rPr>
          <w:rtl/>
        </w:rPr>
      </w:pPr>
      <w:r w:rsidRPr="006F178A">
        <w:rPr>
          <w:rStyle w:val="2fb"/>
          <w:rtl/>
        </w:rPr>
        <w:t>ואר"א</w:t>
      </w:r>
      <w:r w:rsidRPr="008F09C0">
        <w:rPr>
          <w:rStyle w:val="afffff0"/>
          <w:rtl/>
        </w:rPr>
        <w:t xml:space="preserve"> </w:t>
      </w:r>
      <w:r w:rsidRPr="008F09C0">
        <w:rPr>
          <w:rStyle w:val="afffff0"/>
          <w:rFonts w:hint="cs"/>
          <w:rtl/>
        </w:rPr>
        <w:t>'</w:t>
      </w:r>
      <w:ins w:id="90593" w:author="Claude - סמנטי" w:date="2026-10-11T12:19:31Z">
        <w:r>
          <w:rPr>
            <w:rStyle w:val="afffff0"/>
            <w:rtl/>
          </w:rPr>
          <w:t xml:space="preserve">לֻחֹת אֶבֶן</w:t>
        </w:r>
      </w:ins>
      <w:del w:id="90594" w:author="Claude - סמנטי" w:date="2026-10-11T12:19:31Z">
        <w:r w:rsidRPr="008F09C0">
          <w:rPr>
            <w:rStyle w:val="afffff0"/>
            <w:rtl/>
          </w:rPr>
          <w:delText xml:space="preserve">לחת אבן</w:delText>
        </w:r>
      </w:del>
      <w:r w:rsidRPr="008F09C0">
        <w:rPr>
          <w:rStyle w:val="afffff0"/>
          <w:rFonts w:hint="cs"/>
          <w:rtl/>
        </w:rPr>
        <w:t>'</w:t>
      </w:r>
      <w:r w:rsidRPr="008F09C0">
        <w:rPr>
          <w:rStyle w:val="afffff0"/>
          <w:rtl/>
        </w:rPr>
        <w:t>,</w:t>
      </w:r>
      <w:r w:rsidRPr="006F178A">
        <w:rPr>
          <w:rtl/>
        </w:rPr>
        <w:t xml:space="preserve"> אם אדם משים עצמו את לחייו כאבן זו, שאינה נמחית [לחזור] - תלמודו מתקיים בידו, ואם </w:t>
      </w:r>
      <w:ins w:id="91252" w:author="מנוע מכני" w:date="2026-10-11T12:04:40Z">
        <w:r>
          <w:rPr>
            <w:rtl/>
          </w:rPr>
          <w:t xml:space="preserve">לא</w:t>
        </w:r>
      </w:ins>
      <w:del w:id="91253" w:author="מנוע מכני" w:date="2026-10-11T12:04:40Z">
        <w:r w:rsidRPr="006F178A">
          <w:rPr>
            <w:rtl/>
          </w:rPr>
          <w:delText xml:space="preserve">לאו</w:delText>
        </w:r>
      </w:del>
      <w:r w:rsidRPr="006F178A">
        <w:rPr>
          <w:rtl/>
        </w:rPr>
        <w:t xml:space="preserve"> - אין תלמודו מתקיים בידו.</w:t>
      </w:r>
    </w:p>
    <w:p w:rsidR="005851B8" w:rsidRPr="006F178A" w:rsidRDefault="005851B8" w:rsidP="005851B8">
      <w:pPr>
        <w:rPr>
          <w:rtl/>
        </w:rPr>
      </w:pPr>
      <w:r w:rsidRPr="006F178A">
        <w:rPr>
          <w:rStyle w:val="2fb"/>
          <w:rtl/>
        </w:rPr>
        <w:t xml:space="preserve">ואר"א</w:t>
      </w:r>
      <w:r w:rsidRPr="006F178A">
        <w:rPr>
          <w:rtl/>
        </w:rPr>
        <w:t xml:space="preserve"> חרות על הלחת - אלמלי </w:t>
      </w:r>
      <w:r w:rsidRPr="006F178A">
        <w:rPr>
          <w:rtl/>
        </w:rPr>
        <w:t xml:space="preserve">לא</w:t>
      </w:r>
      <w:r w:rsidRPr="006F178A">
        <w:rPr>
          <w:rtl/>
        </w:rPr>
        <w:t xml:space="preserve"> נשתברו לוחות הראשונות </w:t>
      </w:r>
      <w:r w:rsidRPr="006F178A">
        <w:rPr>
          <w:rtl/>
        </w:rPr>
        <w:t xml:space="preserve">לא</w:t>
      </w:r>
      <w:r w:rsidRPr="006F178A">
        <w:rPr>
          <w:rtl/>
        </w:rPr>
        <w:t xml:space="preserve"> נשתכחה תורה מישראל.</w:t>
      </w:r>
    </w:p>
    <w:p w:rsidR="005851B8" w:rsidRPr="006F178A" w:rsidRDefault="005851B8" w:rsidP="005851B8">
      <w:pPr>
        <w:rPr>
          <w:rtl/>
        </w:rPr>
      </w:pPr>
      <w:r w:rsidRPr="006F178A">
        <w:rPr>
          <w:rStyle w:val="2fb"/>
          <w:rtl/>
        </w:rPr>
        <w:t xml:space="preserve">ראחב"י</w:t>
      </w:r>
      <w:r w:rsidRPr="006F178A">
        <w:rPr>
          <w:rtl/>
        </w:rPr>
        <w:t xml:space="preserve"> </w:t>
      </w:r>
      <w:r w:rsidRPr="006F178A">
        <w:rPr>
          <w:rtl/>
        </w:rPr>
        <w:t xml:space="preserve">אמר</w:t>
      </w:r>
      <w:r w:rsidRPr="006F178A">
        <w:rPr>
          <w:rtl/>
        </w:rPr>
        <w:t xml:space="preserve">: אין כל אומה ולשון שולטת בהן, </w:t>
      </w:r>
      <w:r>
        <w:rPr>
          <w:rtl/>
        </w:rPr>
        <w:t>שנא'</w:t>
      </w:r>
      <w:r w:rsidRPr="006F178A">
        <w:rPr>
          <w:rtl/>
        </w:rPr>
        <w:t xml:space="preserve"> </w:t>
      </w:r>
      <w:r>
        <w:rPr>
          <w:rFonts w:hint="cs"/>
          <w:rtl/>
        </w:rPr>
        <w:t>'</w:t>
      </w:r>
      <w:ins w:id="90595" w:author="Claude - סמנטי" w:date="2026-10-11T12:19:31Z">
        <w:r>
          <w:rPr>
            <w:rStyle w:val="afffff0"/>
            <w:rtl/>
          </w:rPr>
          <w:t xml:space="preserve">חָרוּת</w:t>
        </w:r>
      </w:ins>
      <w:del w:id="90596" w:author="Claude - סמנטי" w:date="2026-10-11T12:19:31Z">
        <w:r w:rsidRPr="006F178A">
          <w:rPr>
            <w:rtl/>
          </w:rPr>
          <w:delText xml:space="preserve">חרות</w:delText>
        </w:r>
      </w:del>
      <w:r>
        <w:rPr>
          <w:rFonts w:hint="cs"/>
          <w:rtl/>
        </w:rPr>
        <w:t>'</w:t>
      </w:r>
      <w:r w:rsidRPr="006F178A">
        <w:rPr>
          <w:rtl/>
        </w:rPr>
        <w:t xml:space="preserve"> אל תיקרי חרות אלא חירות.</w:t>
      </w:r>
    </w:p>
    <w:p w:rsidR="005851B8" w:rsidRPr="006F178A" w:rsidRDefault="005851B8" w:rsidP="005851B8">
      <w:pPr>
        <w:rPr>
          <w:rtl/>
        </w:rPr>
      </w:pPr>
      <w:r w:rsidRPr="006F178A">
        <w:rPr>
          <w:rtl/>
        </w:rPr>
        <w:t xml:space="preserve">ממדבר מתנה: אם משים אדם עצמו כמדבר זה, שהכל דשין בו תלמודו מתקיים בידו. ואם </w:t>
      </w:r>
      <w:ins w:id="91254" w:author="מנוע מכני" w:date="2026-10-11T12:04:40Z">
        <w:r>
          <w:rPr>
            <w:rtl/>
          </w:rPr>
          <w:t xml:space="preserve">לא</w:t>
        </w:r>
      </w:ins>
      <w:del w:id="91255" w:author="מנוע מכני" w:date="2026-10-11T12:04:40Z">
        <w:r w:rsidRPr="006F178A">
          <w:rPr>
            <w:rtl/>
          </w:rPr>
          <w:delText xml:space="preserve">לאו</w:delText>
        </w:r>
      </w:del>
      <w:r w:rsidRPr="006F178A">
        <w:rPr>
          <w:rtl/>
        </w:rPr>
        <w:t xml:space="preserve"> אין תלמודו מתקיים בידו.</w:t>
      </w:r>
    </w:p>
    <w:p>
      <w:pPr>
        <w:pStyle w:val="afffff8"/>
        <w:rPr>
          <w:ins w:id="90367" w:author="קלוד" w:date="2026-10-11T12:24:08Z"/>
        </w:rPr>
      </w:pPr>
      <w:ins w:id="90368" w:author="קלוד" w:date="2026-10-11T12:24:08Z">
        <w:r>
          <w:rPr>
            <w:color w:val="7B3F00"/>
          </w:rPr>
          <w:t xml:space="preserve">מעשה בבן רב יוסף בר חמא - 'וממדבר מתנה'</w:t>
        </w:r>
      </w:ins>
    </w:p>
    <w:p w:rsidR="005851B8" w:rsidRDefault="005851B8" w:rsidP="005851B8">
      <w:pPr>
        <w:rPr>
          <w:rtl/>
        </w:rPr>
      </w:pPr>
      <w:r w:rsidRPr="006F178A">
        <w:rPr>
          <w:rStyle w:val="2fb"/>
          <w:rtl/>
        </w:rPr>
        <w:t xml:space="preserve">רבא</w:t>
      </w:r>
      <w:r w:rsidRPr="006F178A">
        <w:rPr>
          <w:rtl/>
        </w:rPr>
        <w:t xml:space="preserve"> בריה </w:t>
      </w:r>
      <w:r w:rsidRPr="006F178A">
        <w:rPr>
          <w:rStyle w:val="2fb"/>
          <w:rtl/>
        </w:rPr>
        <w:t xml:space="preserve">דרב יוסף</w:t>
      </w:r>
      <w:r w:rsidRPr="006F178A">
        <w:rPr>
          <w:rtl/>
        </w:rPr>
        <w:t xml:space="preserve"> בר חמא </w:t>
      </w:r>
      <w:ins w:id="94208" w:author="מנוע מכני" w:date="2026-10-11T12:04:40Z">
        <w:r>
          <w:rPr>
            <w:rtl/>
          </w:rPr>
          <w:t xml:space="preserve">היה</w:t>
        </w:r>
      </w:ins>
      <w:del w:id="94209" w:author="מנוע מכני" w:date="2026-10-11T12:04:40Z">
        <w:r w:rsidRPr="006F178A">
          <w:rPr>
            <w:rtl/>
          </w:rPr>
          <w:delText xml:space="preserve">הוה</w:delText>
        </w:r>
      </w:del>
      <w:r w:rsidRPr="006F178A">
        <w:rPr>
          <w:rtl/>
        </w:rPr>
        <w:t xml:space="preserve"> </w:t>
      </w:r>
      <w:ins w:id="92624" w:author="מנוע מכני" w:date="2026-10-11T12:04:40Z">
        <w:r>
          <w:rPr>
            <w:rtl/>
          </w:rPr>
          <w:t xml:space="preserve">לו</w:t>
        </w:r>
      </w:ins>
      <w:del w:id="92625" w:author="מנוע מכני" w:date="2026-10-11T12:04:40Z">
        <w:r w:rsidRPr="006F178A">
          <w:rPr>
            <w:rtl/>
          </w:rPr>
          <w:delText xml:space="preserve">ליה</w:delText>
        </w:r>
      </w:del>
      <w:r w:rsidRPr="006F178A">
        <w:rPr>
          <w:rtl/>
        </w:rPr>
        <w:t xml:space="preserve"> </w:t>
      </w:r>
      <w:ins w:id="93414" w:author="מנוע מכני" w:date="2026-10-11T12:04:40Z">
        <w:r>
          <w:rPr>
            <w:rtl/>
          </w:rPr>
          <w:t xml:space="preserve">דבר</w:t>
        </w:r>
      </w:ins>
      <w:del w:id="93415" w:author="מנוע מכני" w:date="2026-10-11T12:04:40Z">
        <w:r w:rsidRPr="006F178A">
          <w:rPr>
            <w:rtl/>
          </w:rPr>
          <w:delText xml:space="preserve">מלתא</w:delText>
        </w:r>
      </w:del>
      <w:r w:rsidRPr="006F178A">
        <w:rPr>
          <w:rtl/>
        </w:rPr>
        <w:t xml:space="preserve"> </w:t>
      </w:r>
      <w:r w:rsidRPr="006F178A">
        <w:rPr>
          <w:rStyle w:val="2fb"/>
          <w:rtl/>
        </w:rPr>
        <w:t xml:space="preserve">לרב יוסף</w:t>
      </w:r>
      <w:r w:rsidRPr="006F178A">
        <w:rPr>
          <w:rtl/>
        </w:rPr>
        <w:t xml:space="preserve"> בהדיה, כ</w:t>
      </w:r>
      <w:r w:rsidRPr="006F178A">
        <w:rPr>
          <w:rFonts w:hint="cs"/>
          <w:rtl/>
        </w:rPr>
        <w:t>שהגיע עיו</w:t>
      </w:r>
      <w:r w:rsidRPr="006F178A">
        <w:rPr>
          <w:rtl/>
        </w:rPr>
        <w:t>"</w:t>
      </w:r>
      <w:r w:rsidRPr="006F178A">
        <w:rPr>
          <w:rFonts w:hint="cs"/>
          <w:rtl/>
        </w:rPr>
        <w:t xml:space="preserve">כ </w:t>
      </w:r>
      <w:r w:rsidRPr="006F178A">
        <w:rPr>
          <w:rtl/>
        </w:rPr>
        <w:t xml:space="preserve">אמר</w:t>
      </w:r>
      <w:r w:rsidRPr="006F178A">
        <w:rPr>
          <w:rtl/>
        </w:rPr>
        <w:t xml:space="preserve">: אל</w:t>
      </w:r>
      <w:r w:rsidRPr="006F178A">
        <w:rPr>
          <w:rFonts w:hint="cs"/>
          <w:rtl/>
        </w:rPr>
        <w:t>ך ואפייסו</w:t>
      </w:r>
      <w:r>
        <w:rPr>
          <w:rtl/>
        </w:rPr>
        <w:t xml:space="preserve">. </w:t>
      </w:r>
      <w:r>
        <w:rPr>
          <w:rFonts w:hint="cs"/>
          <w:rtl/>
        </w:rPr>
        <w:t xml:space="preserve">הלך ומצא לשמש שמוזג הכוס </w:t>
      </w:r>
      <w:ins w:id="90047" w:author="מנוע מכני" w:date="2026-10-11T12:04:40Z">
        <w:r>
          <w:rPr>
            <w:rFonts w:hint="cs"/>
            <w:rtl/>
          </w:rPr>
          <w:t xml:space="preserve">א"ל</w:t>
        </w:r>
      </w:ins>
      <w:del w:id="90048" w:author="מנוע מכני" w:date="2026-10-11T12:04:40Z">
        <w:r>
          <w:rPr>
            <w:rFonts w:hint="cs"/>
            <w:rtl/>
          </w:rPr>
          <w:delText xml:space="preserve">א''ל</w:delText>
        </w:r>
      </w:del>
      <w:r>
        <w:rPr>
          <w:rFonts w:hint="cs"/>
          <w:rtl/>
        </w:rPr>
        <w:t xml:space="preserve"> תן לי ואני אמזוג נתן לו ומזג</w:t>
      </w:r>
    </w:p>
    <w:p w:rsidR="005851B8" w:rsidRPr="006F178A" w:rsidRDefault="005851B8" w:rsidP="005851B8">
      <w:pPr>
        <w:rPr>
          <w:rtl/>
        </w:rPr>
      </w:pPr>
      <w:r>
        <w:rPr>
          <w:rtl/>
        </w:rPr>
        <w:tab/>
      </w:r>
      <w:r>
        <w:rPr>
          <w:rFonts w:hint="cs"/>
          <w:rtl/>
        </w:rPr>
        <w:t xml:space="preserve">כשטעם </w:t>
      </w:r>
      <w:r>
        <w:rPr>
          <w:rFonts w:hint="cs"/>
          <w:rtl/>
        </w:rPr>
        <w:t xml:space="preserve">אמר</w:t>
      </w:r>
      <w:r w:rsidRPr="006F178A">
        <w:rPr>
          <w:rtl/>
        </w:rPr>
        <w:t>: ד</w:t>
      </w:r>
      <w:r>
        <w:rPr>
          <w:rFonts w:hint="cs"/>
          <w:rtl/>
        </w:rPr>
        <w:t xml:space="preserve">ומה מזיגה זו למזיגת </w:t>
      </w:r>
      <w:r>
        <w:rPr>
          <w:rStyle w:val="2fb"/>
          <w:rFonts w:hint="cs"/>
          <w:rtl/>
        </w:rPr>
        <w:t xml:space="preserve">רבא</w:t>
      </w:r>
      <w:r>
        <w:rPr>
          <w:rFonts w:hint="cs"/>
          <w:rtl/>
        </w:rPr>
        <w:t xml:space="preserve"> </w:t>
      </w:r>
      <w:r w:rsidRPr="006F178A">
        <w:rPr>
          <w:rtl/>
        </w:rPr>
        <w:t xml:space="preserve">בריה </w:t>
      </w:r>
      <w:r w:rsidRPr="006F178A">
        <w:rPr>
          <w:rStyle w:val="2fb"/>
          <w:rtl/>
        </w:rPr>
        <w:t xml:space="preserve">דרב יוסף</w:t>
      </w:r>
      <w:r w:rsidRPr="006F178A">
        <w:rPr>
          <w:rtl/>
        </w:rPr>
        <w:t xml:space="preserve"> בר חמא.</w:t>
      </w:r>
    </w:p>
    <w:p w:rsidR="005851B8" w:rsidRPr="006F178A" w:rsidRDefault="005851B8" w:rsidP="005851B8">
      <w:pPr>
        <w:rPr>
          <w:rtl/>
        </w:rPr>
      </w:pPr>
      <w:r w:rsidRPr="006F178A">
        <w:rPr>
          <w:rtl/>
        </w:rPr>
        <w:t xml:space="preserve">אמר</w:t>
      </w:r>
      <w:r w:rsidRPr="006F178A">
        <w:rPr>
          <w:rtl/>
        </w:rPr>
        <w:t xml:space="preserve"> </w:t>
      </w:r>
      <w:ins w:id="92626" w:author="מנוע מכני" w:date="2026-10-11T12:04:40Z">
        <w:r>
          <w:rPr>
            <w:rtl/>
          </w:rPr>
          <w:t xml:space="preserve">לו</w:t>
        </w:r>
      </w:ins>
      <w:del w:id="92627" w:author="מנוע מכני" w:date="2026-10-11T12:04:40Z">
        <w:r w:rsidRPr="006F178A">
          <w:rPr>
            <w:rtl/>
          </w:rPr>
          <w:delText xml:space="preserve">ליה</w:delText>
        </w:r>
      </w:del>
      <w:r w:rsidRPr="006F178A">
        <w:rPr>
          <w:rtl/>
        </w:rPr>
        <w:t xml:space="preserve">: אנ</w:t>
      </w:r>
      <w:r>
        <w:rPr>
          <w:rFonts w:hint="cs"/>
          <w:rtl/>
        </w:rPr>
        <w:t>י</w:t>
      </w:r>
      <w:r w:rsidRPr="006F178A">
        <w:rPr>
          <w:rtl/>
        </w:rPr>
        <w:t xml:space="preserve"> הוא.</w:t>
      </w:r>
    </w:p>
    <w:p>
      <w:pPr>
        <w:pStyle w:val="38"/>
        <w:rPr>
          <w:ins w:id="95755" w:author="מנוע מכני" w:date="2026-10-11T12:04:40Z"/>
        </w:rPr>
      </w:pPr>
      <w:r w:rsidRPr="006F178A">
        <w:t xml:space="preserve">אמר</w:t>
      </w:r>
      <w:r w:rsidRPr="006F178A">
        <w:t xml:space="preserve"> </w:t>
      </w:r>
      <w:ins w:id="92628" w:author="מנוע מכני" w:date="2026-10-11T12:04:40Z">
        <w:r>
          <w:t xml:space="preserve">לו</w:t>
        </w:r>
      </w:ins>
      <w:del w:id="92629" w:author="מנוע מכני" w:date="2026-10-11T12:04:40Z">
        <w:r w:rsidRPr="006F178A">
          <w:delText xml:space="preserve">ליה</w:delText>
        </w:r>
      </w:del>
      <w:r w:rsidRPr="006F178A">
        <w:t xml:space="preserve">:</w:t>
      </w:r>
    </w:p>
    <w:p w:rsidR="005851B8" w:rsidRPr="006F178A" w:rsidRDefault="005851B8" w:rsidP="005851B8">
      <w:pPr>
        <w:rPr>
          <w:rtl/>
        </w:rPr>
      </w:pPr>
      <w:del w:id="95756" w:author="מנוע מכני" w:date="2026-10-11T12:04:40Z">
        <w:r w:rsidRPr="006F178A">
          <w:rPr>
            <w:rtl/>
          </w:rPr>
          <w:delText xml:space="preserve"> </w:delText>
        </w:r>
      </w:del>
      <w:r w:rsidRPr="006F178A">
        <w:rPr>
          <w:rtl/>
        </w:rPr>
        <w:t xml:space="preserve">לא</w:t>
      </w:r>
      <w:r w:rsidRPr="006F178A">
        <w:rPr>
          <w:rtl/>
        </w:rPr>
        <w:t xml:space="preserve"> תתיב אכרעיך עד דמפרשת לי </w:t>
      </w:r>
      <w:ins w:id="92630" w:author="מנוע מכני" w:date="2026-10-11T12:04:40Z">
        <w:r>
          <w:rPr>
            <w:rtl/>
          </w:rPr>
          <w:t xml:space="preserve">אלו</w:t>
        </w:r>
      </w:ins>
      <w:del w:id="92631" w:author="מנוע מכני" w:date="2026-10-11T12:04:40Z">
        <w:r w:rsidRPr="006F178A">
          <w:rPr>
            <w:rtl/>
          </w:rPr>
          <w:delText xml:space="preserve">הני</w:delText>
        </w:r>
      </w:del>
      <w:r w:rsidRPr="006F178A">
        <w:rPr>
          <w:rtl/>
        </w:rPr>
        <w:t xml:space="preserve"> קראי, וממדבר מתנה וממתנה נחליאל ומנחליאל במות ומבמות הגיא. </w:t>
      </w:r>
      <w:r w:rsidRPr="006F178A">
        <w:rPr>
          <w:rtl/>
        </w:rPr>
        <w:t xml:space="preserve">וא"ל</w:t>
      </w:r>
      <w:r w:rsidRPr="006F178A">
        <w:rPr>
          <w:rtl/>
        </w:rPr>
        <w:t xml:space="preserve">: אם אדם משים עצמו כמדבר זה שהכל דשין בו - תורה ניתנה לו במתנה, וכיון שניתנה לו במתנה - נחלו אל, </w:t>
      </w:r>
      <w:r>
        <w:rPr>
          <w:rtl/>
        </w:rPr>
        <w:t>שנא'</w:t>
      </w:r>
      <w:r w:rsidRPr="00AC624C">
        <w:rPr>
          <w:rStyle w:val="afffff0"/>
          <w:rtl/>
        </w:rPr>
        <w:t xml:space="preserve"> </w:t>
      </w:r>
      <w:r w:rsidRPr="00AC624C">
        <w:rPr>
          <w:rStyle w:val="afffff0"/>
          <w:rFonts w:hint="cs"/>
          <w:rtl/>
        </w:rPr>
        <w:t>'</w:t>
      </w:r>
      <w:ins w:id="90273" w:author="Claude - סמנטי" w:date="2026-10-11T12:19:31Z">
        <w:r>
          <w:rPr>
            <w:rStyle w:val="afffff0"/>
            <w:rtl/>
          </w:rPr>
          <w:t xml:space="preserve">וּמִמַּתָּנָה נַחֲלִיאֵל</w:t>
        </w:r>
      </w:ins>
      <w:del w:id="90274" w:author="Claude - סמנטי" w:date="2026-10-11T12:19:31Z">
        <w:r w:rsidRPr="00AC624C">
          <w:rPr>
            <w:rStyle w:val="afffff0"/>
            <w:rtl/>
          </w:rPr>
          <w:delText xml:space="preserve">וממתנה נחליאל</w:delText>
        </w:r>
      </w:del>
      <w:r w:rsidRPr="00AC624C">
        <w:rPr>
          <w:rStyle w:val="afffff0"/>
          <w:rFonts w:hint="cs"/>
          <w:rtl/>
        </w:rPr>
        <w:t>'</w:t>
      </w:r>
      <w:r w:rsidRPr="00AC624C">
        <w:rPr>
          <w:rStyle w:val="afffff0"/>
          <w:rtl/>
        </w:rPr>
        <w:t>.</w:t>
      </w:r>
      <w:r w:rsidRPr="006F178A">
        <w:rPr>
          <w:rtl/>
        </w:rPr>
        <w:t xml:space="preserve"> וכיון שנחלו אל - עולה לגדולה, </w:t>
      </w:r>
      <w:r>
        <w:rPr>
          <w:rtl/>
        </w:rPr>
        <w:t>שנא'</w:t>
      </w:r>
      <w:r w:rsidRPr="00AC624C">
        <w:rPr>
          <w:rStyle w:val="afffff0"/>
          <w:rtl/>
        </w:rPr>
        <w:t xml:space="preserve"> </w:t>
      </w:r>
      <w:r w:rsidRPr="00AC624C">
        <w:rPr>
          <w:rStyle w:val="afffff0"/>
          <w:rFonts w:hint="cs"/>
          <w:rtl/>
        </w:rPr>
        <w:t>'</w:t>
      </w:r>
      <w:ins w:id="90271" w:author="Claude - סמנטי" w:date="2026-10-11T12:19:31Z">
        <w:r>
          <w:rPr>
            <w:rStyle w:val="afffff0"/>
            <w:rtl/>
          </w:rPr>
          <w:t xml:space="preserve">וּמִנַּחֲלִיאֵל בָּמוֹת</w:t>
        </w:r>
      </w:ins>
      <w:del w:id="90272" w:author="Claude - סמנטי" w:date="2026-10-11T12:19:31Z">
        <w:r w:rsidRPr="00AC624C">
          <w:rPr>
            <w:rStyle w:val="afffff0"/>
            <w:rtl/>
          </w:rPr>
          <w:delText xml:space="preserve">ומנחליאל במות</w:delText>
        </w:r>
      </w:del>
      <w:r w:rsidRPr="00AC624C">
        <w:rPr>
          <w:rStyle w:val="afffff0"/>
          <w:rFonts w:hint="cs"/>
          <w:rtl/>
        </w:rPr>
        <w:t>'</w:t>
      </w:r>
      <w:r w:rsidRPr="00AC624C">
        <w:rPr>
          <w:rStyle w:val="afffff0"/>
          <w:rtl/>
        </w:rPr>
        <w:t>.</w:t>
      </w:r>
    </w:p>
    <w:p w:rsidR="005851B8" w:rsidRPr="006F178A" w:rsidRDefault="005851B8" w:rsidP="005851B8">
      <w:pPr>
        <w:pStyle w:val="afffff"/>
        <w:rPr>
          <w:rtl/>
        </w:rPr>
      </w:pPr>
      <w:r w:rsidRPr="006F178A">
        <w:rPr>
          <w:rtl/>
        </w:rPr>
        <w:t xml:space="preserve">ואם מגיס לבו - הקב"ה משפילו, </w:t>
      </w:r>
      <w:r>
        <w:rPr>
          <w:rtl/>
        </w:rPr>
        <w:t>שנא'</w:t>
      </w:r>
      <w:r w:rsidRPr="008F09C0">
        <w:rPr>
          <w:rStyle w:val="afffff0"/>
          <w:rtl/>
        </w:rPr>
        <w:t xml:space="preserve"> </w:t>
      </w:r>
      <w:r w:rsidRPr="008F09C0">
        <w:rPr>
          <w:rStyle w:val="afffff0"/>
          <w:rFonts w:hint="cs"/>
          <w:rtl/>
        </w:rPr>
        <w:t>'</w:t>
      </w:r>
      <w:r w:rsidRPr="008F09C0">
        <w:rPr>
          <w:rStyle w:val="afffff0"/>
          <w:rtl/>
        </w:rPr>
        <w:t>ומבמות הגיא</w:t>
      </w:r>
      <w:r w:rsidRPr="008F09C0">
        <w:rPr>
          <w:rStyle w:val="afffff0"/>
          <w:rFonts w:hint="cs"/>
          <w:rtl/>
        </w:rPr>
        <w:t>'</w:t>
      </w:r>
      <w:r w:rsidRPr="008F09C0">
        <w:rPr>
          <w:rStyle w:val="afffff0"/>
          <w:rtl/>
        </w:rPr>
        <w:t>.</w:t>
      </w:r>
      <w:r>
        <w:rPr>
          <w:rtl/>
        </w:rPr>
        <w:t xml:space="preserve"> ואם חוזר בו</w:t>
      </w:r>
      <w:r w:rsidRPr="006F178A">
        <w:rPr>
          <w:rtl/>
        </w:rPr>
        <w:t xml:space="preserve"> הקב"ה</w:t>
      </w:r>
      <w:r w:rsidRPr="006F178A">
        <w:rPr>
          <w:rFonts w:hint="cs"/>
          <w:rtl/>
        </w:rPr>
        <w:t xml:space="preserve"> מגביהו ד'</w:t>
      </w:r>
      <w:r>
        <w:rPr>
          <w:rStyle w:val="afffff0"/>
          <w:rtl/>
          <w:rPrChange w:id="9031" w:author="מנוע פסוקים" w:date="2026-10-11T09:24:13Z">
            <w:rPr>
              <w:rtl/>
            </w:rPr>
          </w:rPrChange>
        </w:rPr>
        <w:t xml:space="preserve">כל גיא ינשא</w:t>
      </w:r>
      <w:r>
        <w:rPr>
          <w:rFonts w:hint="cs"/>
          <w:rtl/>
        </w:rPr>
        <w:t>'</w:t>
      </w:r>
      <w:r w:rsidRPr="006F178A">
        <w:rPr>
          <w:rtl/>
        </w:rPr>
        <w:t>.</w:t>
      </w:r>
    </w:p>
    <w:p w:rsidR="005851B8" w:rsidRDefault="005851B8" w:rsidP="005851B8">
      <w:pPr>
        <w:rPr>
          <w:rtl/>
        </w:rPr>
      </w:pPr>
      <w:r>
        <w:rPr>
          <w:rStyle w:val="afffff0"/>
          <w:rtl/>
          <w:rPrChange w:id="9032" w:author="מנוע פסוקים" w:date="2026-10-11T09:24:13Z">
            <w:rPr>
              <w:rtl/>
            </w:rPr>
          </w:rPrChange>
        </w:rPr>
        <w:t xml:space="preserve">חיתך ישבו בה תכין בטובתך לעני אלהים</w:t>
      </w:r>
      <w:r>
        <w:rPr>
          <w:rtl/>
        </w:rPr>
        <w:t xml:space="preserve"> [</w:t>
      </w:r>
      <w:ins w:id="90320" w:author="מנוע מכני" w:date="2026-10-11T12:04:40Z">
        <w:r>
          <w:rPr>
            <w:rStyle w:val="2fb"/>
            <w:rtl/>
          </w:rPr>
          <w:t xml:space="preserve">ר"ה</w:t>
        </w:r>
      </w:ins>
      <w:del w:id="90321" w:author="מנוע מכני" w:date="2026-10-11T12:04:40Z">
        <w:r w:rsidRPr="006F178A">
          <w:rPr>
            <w:rtl/>
          </w:rPr>
          <w:lastRenderedPageBreak/>
          <w:delText xml:space="preserve">רב הונא</w:delText>
        </w:r>
      </w:del>
      <w:r w:rsidRPr="006F178A">
        <w:rPr>
          <w:rtl/>
        </w:rPr>
        <w:lastRenderedPageBreak/>
        <w:t xml:space="preserve">] - אם אדם משים עצמו כחיה זו שדורסת ואוכלת [שחוזר מיד]</w:t>
      </w:r>
    </w:p>
    <w:p>
      <w:pPr>
        <w:pStyle w:val="38"/>
        <w:rPr>
          <w:ins w:id="95757" w:author="מנוע מכני" w:date="2026-10-11T12:04:40Z"/>
        </w:rPr>
      </w:pPr>
      <w:r w:rsidRPr="006F178A">
        <w:t>ו</w:t>
      </w:r>
      <w:r w:rsidRPr="004C00C0">
        <w:t xml:space="preserve">א"ד</w:t>
      </w:r>
      <w:r w:rsidRPr="004C00C0">
        <w:t xml:space="preserve">:</w:t>
      </w:r>
    </w:p>
    <w:p w:rsidR="005851B8" w:rsidRPr="006F178A" w:rsidRDefault="005851B8" w:rsidP="005851B8">
      <w:pPr>
        <w:rPr>
          <w:rtl/>
        </w:rPr>
      </w:pPr>
      <w:del w:id="95758" w:author="מנוע מכני" w:date="2026-10-11T12:04:40Z">
        <w:r w:rsidRPr="004C00C0">
          <w:rPr>
            <w:b/>
            <w:bCs/>
            <w:rtl/>
          </w:rPr>
          <w:delText xml:space="preserve"> </w:delText>
        </w:r>
      </w:del>
      <w:r w:rsidRPr="006F178A">
        <w:rPr>
          <w:rtl/>
        </w:rPr>
        <w:t>שמסרחת ואוכלת</w:t>
      </w:r>
      <w:r w:rsidRPr="006F178A">
        <w:rPr>
          <w:rFonts w:hint="cs"/>
          <w:rtl/>
        </w:rPr>
        <w:t xml:space="preserve"> [</w:t>
      </w:r>
      <w:r w:rsidRPr="006F178A">
        <w:rPr>
          <w:rtl/>
        </w:rPr>
        <w:t xml:space="preserve">ומנבל עצמו לד"ת] תלמודו מתקיים בידו, ואם </w:t>
      </w:r>
      <w:ins w:id="91256" w:author="מנוע מכני" w:date="2026-10-11T12:04:40Z">
        <w:r>
          <w:rPr>
            <w:rtl/>
          </w:rPr>
          <w:t xml:space="preserve">לא</w:t>
        </w:r>
      </w:ins>
      <w:del w:id="91257" w:author="מנוע מכני" w:date="2026-10-11T12:04:40Z">
        <w:r w:rsidRPr="006F178A">
          <w:rPr>
            <w:rtl/>
          </w:rPr>
          <w:delText xml:space="preserve">לאו</w:delText>
        </w:r>
      </w:del>
      <w:r w:rsidRPr="006F178A">
        <w:rPr>
          <w:rtl/>
        </w:rPr>
        <w:t xml:space="preserve"> אין תלמודו מתקיים בידו.</w:t>
      </w:r>
    </w:p>
    <w:p w:rsidR="005851B8" w:rsidRPr="006F178A" w:rsidRDefault="005851B8" w:rsidP="005851B8">
      <w:pPr>
        <w:rPr>
          <w:rtl/>
        </w:rPr>
      </w:pPr>
      <w:r w:rsidRPr="006F178A">
        <w:rPr>
          <w:rtl/>
        </w:rPr>
        <w:t xml:space="preserve">ואם עושה כן - </w:t>
      </w:r>
      <w:r w:rsidRPr="006F178A">
        <w:rPr>
          <w:rtl/>
        </w:rPr>
        <w:t xml:space="preserve">הקב"ה</w:t>
      </w:r>
      <w:r w:rsidRPr="006F178A">
        <w:rPr>
          <w:rtl/>
        </w:rPr>
        <w:t xml:space="preserve"> עושה לו סעודה בעצמו, </w:t>
      </w:r>
      <w:r>
        <w:rPr>
          <w:rtl/>
        </w:rPr>
        <w:t>שנא'</w:t>
      </w:r>
      <w:r w:rsidRPr="00AC624C">
        <w:rPr>
          <w:rStyle w:val="afffff0"/>
          <w:rtl/>
        </w:rPr>
        <w:t xml:space="preserve"> </w:t>
      </w:r>
      <w:r w:rsidRPr="00AC624C">
        <w:rPr>
          <w:rStyle w:val="afffff0"/>
          <w:rFonts w:hint="cs"/>
          <w:rtl/>
        </w:rPr>
        <w:t>'</w:t>
      </w:r>
      <w:ins w:id="90597" w:author="Claude - סמנטי" w:date="2026-10-11T12:19:31Z">
        <w:r>
          <w:rPr>
            <w:rStyle w:val="afffff0"/>
            <w:rtl/>
          </w:rPr>
          <w:t xml:space="preserve">תָּכִין בְּטוֹבָתְךָ לֶעָנִי אֱלֹהִים</w:t>
        </w:r>
      </w:ins>
      <w:del w:id="90598" w:author="Claude - סמנטי" w:date="2026-10-11T12:19:31Z">
        <w:r w:rsidRPr="00AC624C">
          <w:rPr>
            <w:rStyle w:val="afffff0"/>
            <w:rtl/>
          </w:rPr>
          <w:delText xml:space="preserve">תכין בטובתך לעני אלהים</w:delText>
        </w:r>
      </w:del>
      <w:r w:rsidRPr="00AC624C">
        <w:rPr>
          <w:rStyle w:val="afffff0"/>
          <w:rFonts w:hint="cs"/>
          <w:rtl/>
        </w:rPr>
        <w:t>'</w:t>
      </w:r>
      <w:r w:rsidRPr="00AC624C">
        <w:rPr>
          <w:rStyle w:val="afffff0"/>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נד:</w:t>
      </w:r>
    </w:p>
    <w:p>
      <w:pPr>
        <w:pStyle w:val="afffff8"/>
        <w:rPr>
          <w:ins w:id="90365" w:author="קלוד" w:date="2026-10-11T12:24:08Z"/>
        </w:rPr>
      </w:pPr>
      <w:ins w:id="90366" w:author="קלוד" w:date="2026-10-11T12:24:08Z">
        <w:r>
          <w:rPr>
            <w:color w:val="7B3F00"/>
          </w:rPr>
          <w:t xml:space="preserve">למה נמשלו דברי תורה - לתאנה, לאילת ולדד</w:t>
        </w:r>
      </w:ins>
    </w:p>
    <w:p>
      <w:pPr>
        <w:pStyle w:val="38"/>
        <w:rPr>
          <w:ins w:id="95759" w:author="מנוע מכני" w:date="2026-10-11T12:04:40Z"/>
        </w:rPr>
      </w:pPr>
      <w:r w:rsidRPr="006F178A">
        <w:t xml:space="preserve">רחב"א מרי"ו:</w:t>
      </w:r>
    </w:p>
    <w:p w:rsidR="005851B8" w:rsidRPr="009757B9" w:rsidRDefault="005851B8" w:rsidP="005851B8">
      <w:pPr>
        <w:rPr>
          <w:rFonts w:cs="Guttman Vilna"/>
          <w:b/>
          <w:bCs/>
          <w:rtl/>
        </w:rPr>
      </w:pPr>
      <w:del w:id="95760" w:author="מנוע מכני" w:date="2026-10-11T12:04:40Z">
        <w:r w:rsidRPr="006F178A">
          <w:rPr>
            <w:rtl/>
          </w:rPr>
          <w:delText xml:space="preserve"> </w:delText>
        </w:r>
      </w:del>
      <w:r w:rsidRPr="006F178A">
        <w:rPr>
          <w:rtl/>
        </w:rPr>
        <w:t xml:space="preserve">נצר תאנה יאכל פריה, למה נמשלו דברי תורה כתאנה - מה תאנה זו כל זמן שאדם ממשמש בה מוצא בה תאנים אף דברי תורה: כל זמן שאדם הוגה בהן - מוצא בהן טעם.</w:t>
      </w:r>
    </w:p>
    <w:p>
      <w:pPr>
        <w:pStyle w:val="38"/>
        <w:rPr>
          <w:ins w:id="95761" w:author="מנוע מכני" w:date="2026-10-11T12:04:40Z"/>
        </w:rPr>
      </w:pPr>
      <w:r w:rsidRPr="006F178A">
        <w:t>רשב"נ:</w:t>
      </w:r>
    </w:p>
    <w:p w:rsidR="005851B8" w:rsidRPr="009757B9" w:rsidRDefault="005851B8" w:rsidP="005851B8">
      <w:pPr>
        <w:rPr>
          <w:rFonts w:cs="Guttman Vilna"/>
          <w:b/>
          <w:bCs/>
          <w:rtl/>
        </w:rPr>
      </w:pPr>
      <w:del w:id="95762" w:author="מנוע מכני" w:date="2026-10-11T12:04:40Z">
        <w:r w:rsidRPr="00806933">
          <w:rPr>
            <w:rStyle w:val="afffff0"/>
            <w:rtl/>
          </w:rPr>
          <w:delText xml:space="preserve"> </w:delText>
        </w:r>
      </w:del>
      <w:r w:rsidRPr="00806933">
        <w:rPr>
          <w:rStyle w:val="afffff0"/>
          <w:rFonts w:hint="cs"/>
          <w:rtl/>
        </w:rPr>
        <w:t>'</w:t>
      </w:r>
      <w:r w:rsidRPr="00806933">
        <w:rPr>
          <w:rStyle w:val="afffff0"/>
          <w:rtl/>
        </w:rPr>
        <w:t xml:space="preserve">אילת אהבים ויעלת חן </w:t>
      </w:r>
      <w:r>
        <w:rPr>
          <w:rStyle w:val="afffff0"/>
          <w:rtl/>
        </w:rPr>
        <w:t xml:space="preserve">וגו</w:t>
      </w:r>
      <w:r>
        <w:rPr>
          <w:rStyle w:val="afffff0"/>
          <w:rtl/>
        </w:rPr>
        <w:t xml:space="preserve">'</w:t>
      </w:r>
      <w:r w:rsidRPr="00806933">
        <w:rPr>
          <w:rStyle w:val="afffff0"/>
          <w:rtl/>
        </w:rPr>
        <w:t xml:space="preserve"> </w:t>
      </w:r>
      <w:r w:rsidRPr="006F178A">
        <w:rPr>
          <w:rtl/>
        </w:rPr>
        <w:t>נמשלו דברי תורה לאילת דמה אילה רחמה צר, וחביבה על בועלה כל שעה ושעה כשעה ראשונה - אף דברי תורה חביבין על לומדיהן כל שעה ושעה כשעה ראשונה.</w:t>
      </w:r>
    </w:p>
    <w:p w:rsidR="005851B8" w:rsidRPr="009757B9" w:rsidRDefault="005851B8" w:rsidP="005851B8">
      <w:pPr>
        <w:rPr>
          <w:rFonts w:cs="Guttman Vilna"/>
          <w:b/>
          <w:bCs/>
          <w:rtl/>
        </w:rPr>
      </w:pPr>
      <w:r w:rsidRPr="006F178A">
        <w:rPr>
          <w:rtl/>
        </w:rPr>
        <w:t>ויעלת חן - שמעלת חן על לומדיה.</w:t>
      </w:r>
    </w:p>
    <w:p w:rsidR="005851B8" w:rsidRPr="009757B9" w:rsidRDefault="005851B8" w:rsidP="005851B8">
      <w:pPr>
        <w:rPr>
          <w:rFonts w:cs="Guttman Vilna"/>
          <w:b/>
          <w:bCs/>
          <w:rtl/>
        </w:rPr>
      </w:pPr>
      <w:r w:rsidRPr="006F178A">
        <w:rPr>
          <w:rtl/>
        </w:rPr>
        <w:t>דדיה ירוך בכל עת, כדד כל זמן שהתינוק ממשמש בו מוצא בו חלב - אף ד"ת כל זמן שאדם הוגה בהן - מוצא בהן טעם.</w:t>
      </w:r>
    </w:p>
    <w:p w:rsidR="005851B8" w:rsidRPr="009757B9" w:rsidRDefault="005851B8" w:rsidP="005851B8">
      <w:pPr>
        <w:rPr>
          <w:rFonts w:cs="Guttman Vilna"/>
          <w:b/>
          <w:bCs/>
          <w:rtl/>
        </w:rPr>
      </w:pPr>
      <w:r w:rsidRPr="00523F92">
        <w:rPr>
          <w:rStyle w:val="afffff0"/>
          <w:rFonts w:hint="cs"/>
          <w:rtl/>
        </w:rPr>
        <w:t>'</w:t>
      </w:r>
      <w:ins w:id="90275" w:author="Claude - סמנטי" w:date="2026-10-11T12:19:31Z">
        <w:r>
          <w:rPr>
            <w:rStyle w:val="afffff0"/>
            <w:rtl/>
          </w:rPr>
          <w:t xml:space="preserve">בְּאַהֲבָתָהּ תִּשְׁגֶּה תָמִיד</w:t>
        </w:r>
      </w:ins>
      <w:del w:id="90276" w:author="Claude - סמנטי" w:date="2026-10-11T12:19:31Z">
        <w:r w:rsidRPr="00523F92">
          <w:rPr>
            <w:rStyle w:val="afffff0"/>
            <w:rtl/>
          </w:rPr>
          <w:delText xml:space="preserve">באהבתה תשגה תמיד</w:delText>
        </w:r>
      </w:del>
      <w:r w:rsidRPr="00523F92">
        <w:rPr>
          <w:rStyle w:val="afffff0"/>
          <w:rFonts w:hint="cs"/>
          <w:rtl/>
        </w:rPr>
        <w:t>'</w:t>
      </w:r>
      <w:r w:rsidRPr="00523F92">
        <w:rPr>
          <w:rStyle w:val="afffff0"/>
          <w:rtl/>
        </w:rPr>
        <w:t xml:space="preserve"> </w:t>
      </w:r>
      <w:r w:rsidRPr="006F178A">
        <w:rPr>
          <w:rtl/>
        </w:rPr>
        <w:t xml:space="preserve">- כגון </w:t>
      </w:r>
      <w:ins w:id="90322" w:author="מנוע מכני" w:date="2026-10-11T12:04:40Z">
        <w:r>
          <w:rPr>
            <w:rStyle w:val="2fb"/>
            <w:rtl/>
          </w:rPr>
          <w:t xml:space="preserve">ר"א</w:t>
        </w:r>
      </w:ins>
      <w:del w:id="90323" w:author="מנוע מכני" w:date="2026-10-11T12:04:40Z">
        <w:r w:rsidRPr="006F178A">
          <w:rPr>
            <w:rtl/>
          </w:rPr>
          <w:delText xml:space="preserve">רבי אלעזר</w:delText>
        </w:r>
      </w:del>
      <w:r w:rsidRPr="006F178A">
        <w:rPr>
          <w:rtl/>
        </w:rPr>
        <w:t xml:space="preserve"> בן פדת. אמרו עליו שהיה יושב ועוסק בתורה בשוק התחתון של ציפורי, וסדינו מוטל בשוק העליון של ציפורי. </w:t>
      </w:r>
      <w:r w:rsidRPr="006F178A">
        <w:rPr>
          <w:rStyle w:val="2fb"/>
          <w:rtl/>
        </w:rPr>
        <w:t xml:space="preserve">ואריצב"א</w:t>
      </w:r>
      <w:r w:rsidRPr="006F178A">
        <w:rPr>
          <w:rtl/>
        </w:rPr>
        <w:t xml:space="preserve">: פעם אחת בא אדם ליטלו ומצא בו שרף.</w:t>
      </w:r>
    </w:p>
    <w:p>
      <w:pPr>
        <w:pStyle w:val="afffff8"/>
        <w:rPr>
          <w:ins w:id="90363" w:author="קלוד" w:date="2026-10-11T12:24:08Z"/>
        </w:rPr>
      </w:pPr>
      <w:ins w:id="90364" w:author="קלוד" w:date="2026-10-11T12:24:08Z">
        <w:r>
          <w:rPr>
            <w:color w:val="7B3F00"/>
          </w:rPr>
          <w:t xml:space="preserve">'רכבי אתונות צחורות' - תלמידי חכמים, בעלי מקרא ומשנה</w:t>
        </w:r>
      </w:ins>
    </w:p>
    <w:p>
      <w:pPr>
        <w:pStyle w:val="38"/>
        <w:rPr>
          <w:ins w:id="95763" w:author="מנוע מכני" w:date="2026-10-11T12:04:40Z"/>
        </w:rPr>
      </w:pPr>
      <w:r w:rsidRPr="006F178A">
        <w:t>תנא דבי רב ענן:</w:t>
      </w:r>
    </w:p>
    <w:p w:rsidR="005851B8" w:rsidRPr="009757B9" w:rsidRDefault="005851B8" w:rsidP="005851B8">
      <w:pPr>
        <w:rPr>
          <w:rFonts w:cs="Guttman Vilna"/>
          <w:b/>
          <w:bCs/>
          <w:rtl/>
        </w:rPr>
      </w:pPr>
      <w:del w:id="95764" w:author="מנוע מכני" w:date="2026-10-11T12:04:40Z">
        <w:r w:rsidRPr="008F09C0">
          <w:rPr>
            <w:rStyle w:val="afffff0"/>
            <w:rtl/>
          </w:rPr>
          <w:delText xml:space="preserve"> </w:delText>
        </w:r>
      </w:del>
      <w:r w:rsidRPr="008F09C0">
        <w:rPr>
          <w:rStyle w:val="afffff0"/>
          <w:rFonts w:hint="cs"/>
          <w:rtl/>
        </w:rPr>
        <w:t>'</w:t>
      </w:r>
      <w:ins w:id="90599" w:author="Claude - סמנטי" w:date="2026-10-11T12:19:31Z">
        <w:r>
          <w:rPr>
            <w:rStyle w:val="afffff0"/>
            <w:rtl/>
          </w:rPr>
          <w:t xml:space="preserve">רֹכְבֵי אֲתֹנוֹת צְחֹרוֹת יֹשְׁבֵי עַל מִדִּין וְהוֹלְכֵי עַל דֶּרֶךְ שִׂיחוּ</w:t>
        </w:r>
      </w:ins>
      <w:del w:id="90600" w:author="Claude - סמנטי" w:date="2026-10-11T12:19:31Z">
        <w:r w:rsidRPr="008F09C0">
          <w:rPr>
            <w:rStyle w:val="afffff0"/>
            <w:rtl/>
          </w:rPr>
          <w:delText xml:space="preserve">רכבי אתנות צחרות ישבי על מדין והולכי על דרך שיחו</w:delText>
        </w:r>
      </w:del>
      <w:r w:rsidRPr="008F09C0">
        <w:rPr>
          <w:rStyle w:val="afffff0"/>
          <w:rFonts w:hint="cs"/>
          <w:rtl/>
        </w:rPr>
        <w:t>'</w:t>
      </w:r>
      <w:r w:rsidRPr="008F09C0">
        <w:rPr>
          <w:rStyle w:val="afffff0"/>
          <w:rtl/>
        </w:rPr>
        <w:t>.</w:t>
      </w:r>
    </w:p>
    <w:p w:rsidR="005851B8" w:rsidRPr="009757B9" w:rsidRDefault="005851B8" w:rsidP="005851B8">
      <w:pPr>
        <w:rPr>
          <w:rFonts w:cs="Guttman Vilna"/>
          <w:b/>
          <w:bCs/>
          <w:rtl/>
        </w:rPr>
      </w:pPr>
      <w:r w:rsidRPr="006F178A">
        <w:rPr>
          <w:rtl/>
        </w:rPr>
        <w:t>רכבי אתנות, אלו תלמידי חכמים, שמהלכין מעיר לעיר וממדינה למדינה ללמוד תורה.| צחרות, - שעושין אותה כצהרים.| ישבי על מדין - שדנין דין אמת לאמיתו.| והלכי - אלו בעלי מקרא.| על דרך - אלו בעלי משנה,| שיחו - אלו בעלי תלמוד, שכל שיחתן דברי תורה.|.</w:t>
      </w:r>
    </w:p>
    <w:p>
      <w:pPr>
        <w:pStyle w:val="afffff8"/>
        <w:rPr>
          <w:ins w:id="90361" w:author="קלוד" w:date="2026-10-11T12:24:08Z"/>
        </w:rPr>
      </w:pPr>
      <w:ins w:id="90362" w:author="קלוד" w:date="2026-10-11T12:24:08Z">
        <w:r>
          <w:rPr>
            <w:color w:val="7B3F00"/>
          </w:rPr>
          <w:t xml:space="preserve">'לא יחרך רמיה צידו' - צייד הרמאי</w:t>
        </w:r>
      </w:ins>
    </w:p>
    <w:p>
      <w:pPr>
        <w:pStyle w:val="38"/>
        <w:rPr>
          <w:ins w:id="95765" w:author="מנוע מכני" w:date="2026-10-11T12:04:40Z"/>
        </w:rPr>
      </w:pPr>
      <w:r w:rsidRPr="006F178A">
        <w:t xml:space="preserve">רב שיזבי מראב"ע:</w:t>
      </w:r>
    </w:p>
    <w:p w:rsidR="005851B8" w:rsidRPr="009757B9" w:rsidRDefault="005851B8" w:rsidP="005851B8">
      <w:pPr>
        <w:rPr>
          <w:rFonts w:cs="Guttman Vilna"/>
          <w:b/>
          <w:bCs/>
          <w:rtl/>
        </w:rPr>
      </w:pPr>
      <w:del w:id="95766" w:author="מנוע מכני" w:date="2026-10-11T12:04:40Z">
        <w:r w:rsidRPr="006F178A">
          <w:rPr>
            <w:rtl/>
          </w:rPr>
          <w:delText xml:space="preserve"> </w:delText>
        </w:r>
      </w:del>
      <w:r w:rsidRPr="006F178A">
        <w:rPr>
          <w:rtl/>
        </w:rPr>
        <w:t xml:space="preserve">לא</w:t>
      </w:r>
      <w:r w:rsidRPr="006F178A">
        <w:rPr>
          <w:rtl/>
        </w:rPr>
        <w:t xml:space="preserve"> יחרך רמיה צידו - </w:t>
      </w:r>
      <w:r w:rsidRPr="006F178A">
        <w:rPr>
          <w:rtl/>
        </w:rPr>
        <w:t xml:space="preserve">לא</w:t>
      </w:r>
      <w:r w:rsidRPr="006F178A">
        <w:rPr>
          <w:rtl/>
        </w:rPr>
        <w:t xml:space="preserve"> יחיה ולא יאריך ימים צייד הרמאי. </w:t>
      </w:r>
      <w:r w:rsidRPr="006F178A">
        <w:rPr>
          <w:rStyle w:val="2fb"/>
          <w:rtl/>
        </w:rPr>
        <w:t xml:space="preserve">רב ששת</w:t>
      </w:r>
      <w:r w:rsidRPr="006F178A">
        <w:rPr>
          <w:rtl/>
        </w:rPr>
        <w:t xml:space="preserve"> </w:t>
      </w:r>
      <w:r w:rsidRPr="006F178A">
        <w:rPr>
          <w:rtl/>
        </w:rPr>
        <w:t xml:space="preserve">אמר</w:t>
      </w:r>
      <w:r w:rsidRPr="006F178A">
        <w:rPr>
          <w:rtl/>
        </w:rPr>
        <w:t xml:space="preserve">: צייד הרמאי יחרוך.</w:t>
      </w:r>
    </w:p>
    <w:p>
      <w:pPr>
        <w:pStyle w:val="38"/>
        <w:rPr>
          <w:ins w:id="95767" w:author="מנוע מכני" w:date="2026-10-11T12:04:40Z"/>
        </w:rPr>
      </w:pPr>
      <w:r>
        <w:t xml:space="preserve">כשבא </w:t>
      </w:r>
      <w:r w:rsidRPr="006F178A">
        <w:t xml:space="preserve">רב דימי</w:t>
      </w:r>
      <w:del w:id="97045" w:author="מנוע מכני" w:date="2026-10-11T12:04:40Z">
        <w:r w:rsidRPr="006F178A">
          <w:delText xml:space="preserve"> אמר</w:delText>
        </w:r>
      </w:del>
      <w:r w:rsidRPr="006F178A">
        <w:t xml:space="preserve">:</w:t>
      </w:r>
    </w:p>
    <w:p w:rsidR="005851B8" w:rsidRPr="009757B9" w:rsidRDefault="005851B8" w:rsidP="005851B8">
      <w:pPr>
        <w:rPr>
          <w:rFonts w:cs="Guttman Vilna"/>
          <w:b/>
          <w:bCs/>
          <w:rtl/>
        </w:rPr>
      </w:pPr>
      <w:del w:id="95768" w:author="מנוע מכני" w:date="2026-10-11T12:04:40Z">
        <w:r w:rsidRPr="006F178A">
          <w:rPr>
            <w:rtl/>
          </w:rPr>
          <w:delText xml:space="preserve"> </w:delText>
        </w:r>
      </w:del>
      <w:r w:rsidRPr="006F178A">
        <w:rPr>
          <w:rtl/>
        </w:rPr>
        <w:t xml:space="preserve">משל לצייד שצד צפרים, אם ראשון ראשון משבר כנפיו - משתמר, ואם </w:t>
      </w:r>
      <w:ins w:id="91258" w:author="מנוע מכני" w:date="2026-10-11T12:04:40Z">
        <w:r>
          <w:rPr>
            <w:rtl/>
          </w:rPr>
          <w:t xml:space="preserve">לא</w:t>
        </w:r>
      </w:ins>
      <w:del w:id="91259" w:author="מנוע מכני" w:date="2026-10-11T12:04:40Z">
        <w:r w:rsidRPr="006F178A">
          <w:rPr>
            <w:rtl/>
          </w:rPr>
          <w:delText xml:space="preserve">לאו</w:delText>
        </w:r>
      </w:del>
      <w:r w:rsidRPr="006F178A">
        <w:rPr>
          <w:rtl/>
        </w:rPr>
        <w:t xml:space="preserve"> - אין משתמר.</w:t>
      </w:r>
    </w:p>
    <w:p>
      <w:pPr>
        <w:pStyle w:val="38"/>
        <w:rPr>
          <w:ins w:id="95769" w:author="מנוע מכני" w:date="2026-10-11T12:04:40Z"/>
        </w:rPr>
      </w:pPr>
      <w:r w:rsidRPr="006F178A">
        <w:t xml:space="preserve">רבא מר"סח מר"ה:</w:t>
      </w:r>
    </w:p>
    <w:p w:rsidR="005851B8" w:rsidRPr="009757B9" w:rsidRDefault="005851B8" w:rsidP="005851B8">
      <w:pPr>
        <w:rPr>
          <w:rFonts w:cs="Guttman Vilna"/>
          <w:b/>
          <w:bCs/>
          <w:rtl/>
        </w:rPr>
      </w:pPr>
      <w:del w:id="95770" w:author="מנוע מכני" w:date="2026-10-11T12:04:40Z">
        <w:r w:rsidRPr="006F178A">
          <w:rPr>
            <w:rtl/>
          </w:rPr>
          <w:delText xml:space="preserve"> </w:delText>
        </w:r>
      </w:del>
      <w:r>
        <w:rPr>
          <w:rFonts w:hint="cs"/>
          <w:rtl/>
        </w:rPr>
        <w:t>'</w:t>
      </w:r>
      <w:ins w:id="90601" w:author="Claude - סמנטי" w:date="2026-10-11T12:19:31Z">
        <w:r>
          <w:rPr>
            <w:rStyle w:val="afffff0"/>
            <w:rtl/>
          </w:rPr>
          <w:t xml:space="preserve">הוֹן מֵהֶבֶל יִמְעָט</w:t>
        </w:r>
      </w:ins>
      <w:del w:id="90602" w:author="Claude - סמנטי" w:date="2026-10-11T12:19:31Z">
        <w:r w:rsidRPr="006F178A">
          <w:rPr>
            <w:rtl/>
          </w:rPr>
          <w:delText xml:space="preserve">הון מהבל ימעט</w:delText>
        </w:r>
      </w:del>
      <w:r>
        <w:rPr>
          <w:rFonts w:hint="cs"/>
          <w:rtl/>
        </w:rPr>
        <w:t>'</w:t>
      </w:r>
      <w:r w:rsidRPr="006F178A">
        <w:rPr>
          <w:rtl/>
        </w:rPr>
        <w:t xml:space="preserve">- אם עושה אדם תורתו חבילות חבילות - מתמעט, ואם </w:t>
      </w:r>
      <w:ins w:id="91260" w:author="מנוע מכני" w:date="2026-10-11T12:04:40Z">
        <w:r>
          <w:rPr>
            <w:rtl/>
          </w:rPr>
          <w:t xml:space="preserve">לא</w:t>
        </w:r>
      </w:ins>
      <w:del w:id="91261" w:author="מנוע מכני" w:date="2026-10-11T12:04:40Z">
        <w:r w:rsidRPr="006F178A">
          <w:rPr>
            <w:rtl/>
          </w:rPr>
          <w:delText xml:space="preserve">לאו</w:delText>
        </w:r>
      </w:del>
      <w:r w:rsidRPr="006F178A">
        <w:rPr>
          <w:rtl/>
        </w:rPr>
        <w:t xml:space="preserve"> - קובץ על יד ירבה.</w:t>
      </w:r>
    </w:p>
    <w:p w:rsidR="005851B8" w:rsidRPr="00132755" w:rsidRDefault="005851B8" w:rsidP="005851B8">
      <w:pPr>
        <w:rPr>
          <w:rFonts w:cs="Guttman Vilna"/>
          <w:b/>
          <w:bCs/>
          <w:spacing w:val="-4"/>
        </w:rPr>
      </w:pPr>
      <w:r w:rsidRPr="00132755">
        <w:rPr>
          <w:spacing w:val="-4"/>
          <w:rtl/>
        </w:rPr>
        <w:t xml:space="preserve">אמר</w:t>
      </w:r>
      <w:r w:rsidRPr="00132755">
        <w:rPr>
          <w:spacing w:val="-4"/>
          <w:rtl/>
        </w:rPr>
        <w:t xml:space="preserve"> </w:t>
      </w:r>
      <w:r w:rsidRPr="00132755">
        <w:rPr>
          <w:rStyle w:val="2fb"/>
          <w:spacing w:val="-4"/>
          <w:rtl/>
        </w:rPr>
        <w:t xml:space="preserve">רבא</w:t>
      </w:r>
      <w:r w:rsidRPr="00132755">
        <w:rPr>
          <w:spacing w:val="-4"/>
          <w:rtl/>
        </w:rPr>
        <w:t xml:space="preserve"> ידעי רבנן להא </w:t>
      </w:r>
      <w:ins w:id="91262" w:author="מנוע מכני" w:date="2026-10-11T12:04:40Z">
        <w:r>
          <w:rPr>
            <w:spacing w:val="-4"/>
            <w:rtl/>
          </w:rPr>
          <w:t xml:space="preserve">דבר</w:t>
        </w:r>
      </w:ins>
      <w:del w:id="91263" w:author="מנוע מכני" w:date="2026-10-11T12:04:40Z">
        <w:r w:rsidRPr="00132755">
          <w:rPr>
            <w:spacing w:val="-4"/>
            <w:rtl/>
          </w:rPr>
          <w:delText xml:space="preserve">מילתא</w:delText>
        </w:r>
      </w:del>
      <w:r w:rsidRPr="00132755">
        <w:rPr>
          <w:spacing w:val="-4"/>
          <w:rtl/>
        </w:rPr>
        <w:t xml:space="preserve"> ועברי עלה. </w:t>
      </w:r>
      <w:r w:rsidRPr="00132755">
        <w:rPr>
          <w:spacing w:val="-4"/>
          <w:rtl/>
        </w:rPr>
        <w:t xml:space="preserve">אמר</w:t>
      </w:r>
      <w:r w:rsidRPr="00132755">
        <w:rPr>
          <w:spacing w:val="-4"/>
          <w:rtl/>
        </w:rPr>
        <w:t xml:space="preserve"> </w:t>
      </w:r>
      <w:ins w:id="90324" w:author="מנוע מכני" w:date="2026-10-11T12:04:40Z">
        <w:r>
          <w:rPr>
            <w:rStyle w:val="2fb"/>
            <w:spacing w:val="-4"/>
            <w:rtl/>
          </w:rPr>
          <w:t xml:space="preserve">ר"נ</w:t>
        </w:r>
      </w:ins>
      <w:del w:id="90325" w:author="מנוע מכני" w:date="2026-10-11T12:04:40Z">
        <w:r w:rsidRPr="00132755">
          <w:rPr>
            <w:spacing w:val="-4"/>
            <w:rtl/>
          </w:rPr>
          <w:delText xml:space="preserve">רב נחמן</w:delText>
        </w:r>
      </w:del>
      <w:r w:rsidRPr="00132755">
        <w:rPr>
          <w:spacing w:val="-4"/>
          <w:rtl/>
        </w:rPr>
        <w:t xml:space="preserve"> בר יצחק: </w:t>
      </w:r>
      <w:ins w:id="94598" w:author="מנוע מכני" w:date="2026-10-11T12:04:40Z">
        <w:r>
          <w:rPr>
            <w:spacing w:val="-4"/>
            <w:rtl/>
          </w:rPr>
          <w:t xml:space="preserve">אני</w:t>
        </w:r>
      </w:ins>
      <w:del w:id="94599" w:author="מנוע מכני" w:date="2026-10-11T12:04:40Z">
        <w:r w:rsidRPr="00132755">
          <w:rPr>
            <w:spacing w:val="-4"/>
            <w:rtl/>
          </w:rPr>
          <w:delText xml:space="preserve">אנא</w:delText>
        </w:r>
      </w:del>
      <w:r w:rsidRPr="00132755">
        <w:rPr>
          <w:spacing w:val="-4"/>
          <w:rtl/>
        </w:rPr>
        <w:t xml:space="preserve"> עבדתה, ואיקיים בידאי.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59" w:author="קלוד" w:date="2026-10-11T12:24:08Z"/>
        </w:rPr>
      </w:pPr>
      <w:ins w:id="90360" w:author="קלוד" w:date="2026-10-11T12:24:08Z">
        <w:r>
          <w:rPr>
            <w:color w:val="7B3F00"/>
          </w:rPr>
          <w:t xml:space="preserve">סדר מסירת המשנה - משה, אהרן, בניו, זקנים ועם</w:t>
        </w:r>
      </w:ins>
    </w:p>
    <w:p w:rsidR="005851B8" w:rsidRPr="006F178A" w:rsidRDefault="005851B8" w:rsidP="005851B8">
      <w:pPr>
        <w:rPr>
          <w:rtl/>
        </w:rPr>
      </w:pPr>
      <w:r w:rsidRPr="006F178A">
        <w:rPr>
          <w:b/>
          <w:rtl/>
        </w:rPr>
        <w:t>•</w:t>
      </w:r>
      <w:r w:rsidRPr="006F178A">
        <w:rPr>
          <w:b/>
          <w:bCs/>
          <w:rtl/>
        </w:rPr>
        <w:t xml:space="preserve"> ת"ר</w:t>
      </w:r>
      <w:r w:rsidRPr="006F178A">
        <w:rPr>
          <w:rFonts w:ascii="Fb Fontext" w:hAnsi="Fb Fontext"/>
          <w:rtl/>
        </w:rPr>
        <w:t xml:space="preserve">, כיצד סדר משנה. משה למד מפי הגבורה, נכנס אהרן ושנה לו משה פירקו. נסתלק אהרן וישב </w:t>
      </w:r>
      <w:r w:rsidRPr="006F178A">
        <w:rPr>
          <w:rStyle w:val="afffe"/>
          <w:rFonts w:ascii="Fb Fontext" w:hAnsi="Fb Fontext"/>
          <w:rtl/>
        </w:rPr>
        <w:t>לשמאל</w:t>
      </w:r>
      <w:r w:rsidRPr="006F178A">
        <w:rPr>
          <w:rFonts w:ascii="Fb Fontext" w:hAnsi="Fb Fontext"/>
          <w:rtl/>
        </w:rPr>
        <w:t xml:space="preserve"> משה. נכנסו בניו ושנה להן משה פירקן, נסתלקו בניו, אלעזר ישב לימין משה ואיתמר לשמאל אהרן. | </w:t>
      </w:r>
      <w:r w:rsidRPr="006F178A">
        <w:rPr>
          <w:rStyle w:val="2fb"/>
          <w:rFonts w:ascii="Fb Fontext" w:hAnsi="Fb Fontext"/>
          <w:rtl/>
        </w:rPr>
        <w:t xml:space="preserve">ר"י</w:t>
      </w:r>
      <w:r w:rsidRPr="006F178A">
        <w:rPr>
          <w:rFonts w:ascii="Fb Fontext" w:hAnsi="Fb Fontext"/>
          <w:rtl/>
        </w:rPr>
        <w:t xml:space="preserve">: אהרן </w:t>
      </w:r>
      <w:r w:rsidRPr="006F178A">
        <w:rPr>
          <w:rStyle w:val="afffe"/>
          <w:rFonts w:ascii="Fb Fontext" w:hAnsi="Fb Fontext"/>
          <w:rtl/>
        </w:rPr>
        <w:t>לימין</w:t>
      </w:r>
      <w:r w:rsidRPr="006F178A">
        <w:rPr>
          <w:rFonts w:ascii="Fb Fontext" w:hAnsi="Fb Fontext"/>
          <w:rtl/>
        </w:rPr>
        <w:t xml:space="preserve"> משה חוזר.</w:t>
      </w:r>
    </w:p>
    <w:p w:rsidR="005851B8" w:rsidRPr="006F178A" w:rsidRDefault="005851B8" w:rsidP="005851B8">
      <w:pPr>
        <w:rPr>
          <w:rtl/>
        </w:rPr>
      </w:pPr>
      <w:r w:rsidRPr="006F178A">
        <w:rPr>
          <w:rtl/>
        </w:rPr>
        <w:t>נכנסו זקנים ושנה להן משה פירקן, נסתלקו זקנים, נכנסו כל העם ושנה להן משה פירקן. נמצאו ביד אהרן ארבעה, ביד בניו שלשה, וביד הזקנים שנים, וביד כל העם אחד. נסתלק משה, ושנה להן אהרן פירקו. נסתלק אהרן שנו להן בניו פירקן. נסתלקו בניו, שנו להן זקנים פירקן. נמצא ביד הכל ארבעה.</w:t>
      </w:r>
    </w:p>
    <w:p>
      <w:pPr>
        <w:pStyle w:val="38"/>
        <w:rPr>
          <w:ins w:id="95771" w:author="מנוע מכני" w:date="2026-10-11T12:04:40Z"/>
        </w:rPr>
      </w:pPr>
      <w:r w:rsidRPr="006F178A">
        <w:t xml:space="preserve">מכאן אר"א:</w:t>
      </w:r>
    </w:p>
    <w:p w:rsidR="005851B8" w:rsidRPr="006F178A" w:rsidRDefault="005851B8" w:rsidP="005851B8">
      <w:pPr>
        <w:rPr>
          <w:rtl/>
        </w:rPr>
      </w:pPr>
      <w:del w:id="95772" w:author="מנוע מכני" w:date="2026-10-11T12:04:40Z">
        <w:r w:rsidRPr="006F178A">
          <w:rPr>
            <w:rtl/>
          </w:rPr>
          <w:delText xml:space="preserve"> </w:delText>
        </w:r>
      </w:del>
      <w:r w:rsidRPr="006F178A">
        <w:rPr>
          <w:rtl/>
        </w:rPr>
        <w:t xml:space="preserve">חייב אדם לשנות לתלמידו ד' פעמים. וק"ו מאהרן שלמד מפי משה, ומשה מפי הגבורה,- להדיוט מפי הדיוט.</w:t>
      </w:r>
    </w:p>
    <w:p>
      <w:pPr>
        <w:pStyle w:val="afffff8"/>
        <w:rPr>
          <w:ins w:id="90357" w:author="קלוד" w:date="2026-10-11T12:24:08Z"/>
        </w:rPr>
      </w:pPr>
      <w:ins w:id="90358" w:author="קלוד" w:date="2026-10-11T12:24:08Z">
        <w:r>
          <w:rPr>
            <w:color w:val="7B3F00"/>
          </w:rPr>
          <w:t xml:space="preserve">מניין שחייב לשנות לתלמידו - עד שתהא סדורה בפיו</w:t>
        </w:r>
      </w:ins>
    </w:p>
    <w:p>
      <w:pPr>
        <w:pStyle w:val="38"/>
        <w:rPr>
          <w:ins w:id="95773" w:author="מנוע מכני" w:date="2026-10-11T12:04:40Z"/>
        </w:rPr>
      </w:pPr>
      <w:r w:rsidRPr="006F178A">
        <w:t xml:space="preserve">ר"ע:</w:t>
      </w:r>
    </w:p>
    <w:p w:rsidR="005851B8" w:rsidRPr="006F178A" w:rsidRDefault="005851B8" w:rsidP="005851B8">
      <w:pPr>
        <w:rPr>
          <w:rtl/>
        </w:rPr>
      </w:pPr>
      <w:del w:id="95774" w:author="מנוע מכני" w:date="2026-10-11T12:04:40Z">
        <w:r w:rsidRPr="006F178A">
          <w:rPr>
            <w:rtl/>
          </w:rPr>
          <w:delText xml:space="preserve"> </w:delText>
        </w:r>
      </w:del>
      <w:r w:rsidRPr="006F178A">
        <w:rPr>
          <w:rtl/>
        </w:rPr>
        <w:t xml:space="preserve">מניין שחייב אדם לשנות לתלמידו עד שילמדנו - ולמדה את בני ישראל.</w:t>
      </w:r>
    </w:p>
    <w:p w:rsidR="005851B8" w:rsidRPr="006F178A" w:rsidRDefault="005851B8" w:rsidP="005851B8">
      <w:pPr>
        <w:rPr>
          <w:rtl/>
        </w:rPr>
      </w:pPr>
      <w:r w:rsidRPr="006F178A">
        <w:rPr>
          <w:rtl/>
        </w:rPr>
        <w:t xml:space="preserve">ומנין עד שתהא סדורה בפיהם - </w:t>
      </w:r>
      <w:r>
        <w:rPr>
          <w:rtl/>
        </w:rPr>
        <w:t>שנא'</w:t>
      </w:r>
      <w:r w:rsidRPr="00AC624C">
        <w:rPr>
          <w:rStyle w:val="afffff0"/>
          <w:rtl/>
        </w:rPr>
        <w:t xml:space="preserve"> </w:t>
      </w:r>
      <w:r w:rsidRPr="00AC624C">
        <w:rPr>
          <w:rStyle w:val="afffff0"/>
          <w:rFonts w:hint="cs"/>
          <w:rtl/>
        </w:rPr>
        <w:t>'</w:t>
      </w:r>
      <w:ins w:id="90603" w:author="Claude - סמנטי" w:date="2026-10-11T12:19:31Z">
        <w:r>
          <w:rPr>
            <w:rStyle w:val="afffff0"/>
            <w:rtl/>
          </w:rPr>
          <w:t xml:space="preserve">שִׂימָהּ בְּפִיהֶם</w:t>
        </w:r>
      </w:ins>
      <w:del w:id="90604" w:author="Claude - סמנטי" w:date="2026-10-11T12:19:31Z">
        <w:r w:rsidRPr="00AC624C">
          <w:rPr>
            <w:rStyle w:val="afffff0"/>
            <w:rtl/>
          </w:rPr>
          <w:delText xml:space="preserve">שימה בפיהם</w:delText>
        </w:r>
      </w:del>
      <w:r w:rsidRPr="00AC624C">
        <w:rPr>
          <w:rStyle w:val="afffff0"/>
          <w:rFonts w:hint="cs"/>
          <w:rtl/>
        </w:rPr>
        <w:t>'</w:t>
      </w:r>
      <w:r w:rsidRPr="00AC624C">
        <w:rPr>
          <w:rStyle w:val="afffff0"/>
          <w:rtl/>
        </w:rPr>
        <w:t>.</w:t>
      </w:r>
    </w:p>
    <w:p w:rsidR="005851B8" w:rsidRPr="006F178A" w:rsidRDefault="005851B8" w:rsidP="005851B8">
      <w:pPr>
        <w:rPr>
          <w:rtl/>
        </w:rPr>
      </w:pPr>
      <w:r w:rsidRPr="006F178A">
        <w:rPr>
          <w:rtl/>
        </w:rPr>
        <w:t xml:space="preserve">ומניין שחייב להראות לו פנים </w:t>
      </w:r>
      <w:r>
        <w:rPr>
          <w:rtl/>
        </w:rPr>
        <w:t>–</w:t>
      </w:r>
      <w:r w:rsidRPr="00AC624C">
        <w:rPr>
          <w:rStyle w:val="afffff0"/>
          <w:rtl/>
        </w:rPr>
        <w:t xml:space="preserve"> </w:t>
      </w:r>
      <w:r w:rsidRPr="00AC624C">
        <w:rPr>
          <w:rStyle w:val="afffff0"/>
          <w:rFonts w:hint="cs"/>
          <w:rtl/>
        </w:rPr>
        <w:t>'</w:t>
      </w:r>
      <w:ins w:id="90605" w:author="Claude - סמנטי" w:date="2026-10-11T12:19:31Z">
        <w:r>
          <w:rPr>
            <w:rStyle w:val="afffff0"/>
            <w:rtl/>
          </w:rPr>
          <w:t xml:space="preserve">וְאֵלֶּה הַמִּשְׁפָּטִים אֲשֶׁר תָּשִׂים לִפְנֵיהֶם</w:t>
        </w:r>
      </w:ins>
      <w:del w:id="90606" w:author="Claude - סמנטי" w:date="2026-10-11T12:19:31Z">
        <w:r w:rsidRPr="00AC624C">
          <w:rPr>
            <w:rStyle w:val="afffff0"/>
            <w:rtl/>
          </w:rPr>
          <w:delText xml:space="preserve">ואלה המשפטים אשר תשים לפניהם</w:delText>
        </w:r>
      </w:del>
      <w:r w:rsidRPr="00AC624C">
        <w:rPr>
          <w:rStyle w:val="afffff0"/>
          <w:rFonts w:hint="cs"/>
          <w:rtl/>
        </w:rPr>
        <w:t>'</w:t>
      </w:r>
      <w:r w:rsidRPr="00AC624C">
        <w:rPr>
          <w:rStyle w:val="afffff0"/>
          <w:rtl/>
        </w:rPr>
        <w:t>.</w:t>
      </w:r>
    </w:p>
    <w:p w:rsidR="005851B8" w:rsidRPr="006F178A" w:rsidRDefault="005851B8" w:rsidP="005851B8">
      <w:pPr>
        <w:rPr>
          <w:rtl/>
        </w:rPr>
      </w:pPr>
      <w:r w:rsidRPr="006F178A">
        <w:rPr>
          <w:rtl/>
        </w:rPr>
        <w:t xml:space="preserve">ולא גמרי </w:t>
      </w:r>
      <w:ins w:id="91264" w:author="מנוע מכני" w:date="2026-10-11T12:04:40Z">
        <w:r>
          <w:rPr>
            <w:rtl/>
          </w:rPr>
          <w:t xml:space="preserve">כולם</w:t>
        </w:r>
      </w:ins>
      <w:del w:id="91265" w:author="מנוע מכני" w:date="2026-10-11T12:04:40Z">
        <w:r w:rsidRPr="006F178A">
          <w:rPr>
            <w:rtl/>
          </w:rPr>
          <w:delText xml:space="preserve">כולהו</w:delText>
        </w:r>
      </w:del>
      <w:r w:rsidRPr="006F178A">
        <w:rPr>
          <w:rtl/>
        </w:rPr>
        <w:t xml:space="preserve"> ישר ממשה - כדי לחלוק כבוד לאהרן ובניו, וכבוד לזקנים.</w:t>
      </w:r>
    </w:p>
    <w:p w:rsidR="005851B8" w:rsidRPr="006F178A" w:rsidRDefault="005851B8" w:rsidP="005851B8">
      <w:pPr>
        <w:rPr>
          <w:rtl/>
        </w:rPr>
      </w:pPr>
      <w:r w:rsidRPr="006F178A">
        <w:rPr>
          <w:rtl/>
        </w:rPr>
        <w:lastRenderedPageBreak/>
        <w:t>ולא ילפי אחד מפי אחד משה אהרון בניו וזקנים ישראל כיון דמשה מפי הגבורה גמר - מסתייעא מלתיה.</w:t>
      </w:r>
    </w:p>
    <w:p>
      <w:pPr>
        <w:pStyle w:val="38"/>
        <w:rPr>
          <w:ins w:id="95775" w:author="מנוע מכני" w:date="2026-10-11T12:04:40Z"/>
        </w:rPr>
      </w:pPr>
      <w:r w:rsidRPr="006F178A">
        <w:t xml:space="preserve">ואין להוכיח</w:t>
      </w:r>
    </w:p>
    <w:p w:rsidR="005851B8" w:rsidRPr="006F178A" w:rsidRDefault="005851B8" w:rsidP="005851B8">
      <w:pPr>
        <w:rPr>
          <w:rtl/>
        </w:rPr>
      </w:pPr>
      <w:del w:id="95776" w:author="מנוע מכני" w:date="2026-10-11T12:04:40Z">
        <w:r w:rsidRPr="006F178A">
          <w:rPr>
            <w:rtl/>
          </w:rPr>
          <w:delText xml:space="preserve"> </w:delText>
        </w:r>
      </w:del>
      <w:r w:rsidRPr="006F178A">
        <w:rPr>
          <w:rStyle w:val="2fb"/>
          <w:rtl/>
        </w:rPr>
        <w:t xml:space="preserve">כר"י</w:t>
      </w:r>
      <w:r w:rsidRPr="006F178A">
        <w:rPr>
          <w:rtl/>
        </w:rPr>
        <w:t xml:space="preserve"> מהך דג' שהיו מהלכין בדרך הרב באמצע, וגדול בימינו וקטן בשמאלו ד</w:t>
      </w:r>
      <w:r>
        <w:rPr>
          <w:rtl/>
        </w:rPr>
        <w:t>אפי'</w:t>
      </w:r>
      <w:r w:rsidRPr="006F178A">
        <w:rPr>
          <w:rtl/>
        </w:rPr>
        <w:t xml:space="preserve"> כרבנן משום טירחא דאהרן.</w:t>
      </w:r>
    </w:p>
    <w:p w:rsidR="005851B8" w:rsidRPr="006F178A" w:rsidRDefault="005851B8" w:rsidP="005851B8">
      <w:pPr>
        <w:rPr>
          <w:rtl/>
        </w:rPr>
      </w:pPr>
      <w:r w:rsidRPr="006F178A">
        <w:rPr>
          <w:rStyle w:val="2fb"/>
          <w:rtl/>
        </w:rPr>
        <w:t xml:space="preserve">רבי</w:t>
      </w:r>
      <w:r w:rsidRPr="006F178A">
        <w:rPr>
          <w:rtl/>
        </w:rPr>
        <w:t xml:space="preserve"> פרידא</w:t>
      </w:r>
      <w:r>
        <w:rPr>
          <w:rFonts w:hint="cs"/>
          <w:rtl/>
        </w:rPr>
        <w:t xml:space="preserve"> היה לו תלמיד שהיה שונה לו</w:t>
      </w:r>
      <w:r w:rsidRPr="006F178A">
        <w:rPr>
          <w:rtl/>
        </w:rPr>
        <w:t xml:space="preserve"> ארבע מאה </w:t>
      </w:r>
      <w:r>
        <w:rPr>
          <w:rFonts w:hint="cs"/>
          <w:rtl/>
        </w:rPr>
        <w:t>פעמים</w:t>
      </w:r>
      <w:r w:rsidRPr="006F178A">
        <w:rPr>
          <w:rtl/>
        </w:rPr>
        <w:t xml:space="preserve"> וגמר. ויומא חד מחמת שחשש </w:t>
      </w:r>
      <w:r w:rsidRPr="006F178A">
        <w:rPr>
          <w:rStyle w:val="2fb"/>
          <w:rtl/>
        </w:rPr>
        <w:t xml:space="preserve">שרב</w:t>
      </w:r>
      <w:r w:rsidRPr="006F178A">
        <w:rPr>
          <w:rtl/>
        </w:rPr>
        <w:t xml:space="preserve"> פרידא יצא לדבר מצווה </w:t>
      </w:r>
      <w:r w:rsidRPr="006F178A">
        <w:rPr>
          <w:rtl/>
        </w:rPr>
        <w:t xml:space="preserve">לא</w:t>
      </w:r>
      <w:r w:rsidRPr="006F178A">
        <w:rPr>
          <w:rtl/>
        </w:rPr>
        <w:t xml:space="preserve"> הבין</w:t>
      </w:r>
      <w:r>
        <w:rPr>
          <w:rFonts w:hint="cs"/>
          <w:rtl/>
        </w:rPr>
        <w:t>,</w:t>
      </w:r>
      <w:r w:rsidRPr="006F178A">
        <w:rPr>
          <w:rtl/>
        </w:rPr>
        <w:t xml:space="preserve"> וכשחזר לו שוב ד' מאות פעם </w:t>
      </w:r>
      <w:r>
        <w:rPr>
          <w:rFonts w:hint="cs"/>
          <w:rtl/>
        </w:rPr>
        <w:t>יצאה</w:t>
      </w:r>
      <w:r>
        <w:rPr>
          <w:rtl/>
        </w:rPr>
        <w:t xml:space="preserve"> בת ק</w:t>
      </w:r>
      <w:r>
        <w:rPr>
          <w:rFonts w:hint="cs"/>
          <w:rtl/>
        </w:rPr>
        <w:t>ול</w:t>
      </w:r>
      <w:r w:rsidRPr="006F178A">
        <w:rPr>
          <w:rtl/>
        </w:rPr>
        <w:t xml:space="preserve"> </w:t>
      </w:r>
      <w:r w:rsidRPr="006F178A">
        <w:rPr>
          <w:rtl/>
        </w:rPr>
        <w:t xml:space="preserve">וא"ל</w:t>
      </w:r>
      <w:r w:rsidRPr="006F178A">
        <w:rPr>
          <w:rtl/>
        </w:rPr>
        <w:t xml:space="preserve">: ניחא ליך </w:t>
      </w:r>
      <w:ins w:id="90277" w:author="Claude - סמנטי" w:date="2026-10-11T12:19:31Z">
        <w:r>
          <w:rPr>
            <w:rtl/>
          </w:rPr>
          <w:t xml:space="preserve">שיוסיפו</w:t>
        </w:r>
      </w:ins>
      <w:del w:id="90278" w:author="Claude - סמנטי" w:date="2026-10-11T12:19:31Z">
        <w:r w:rsidRPr="006F178A">
          <w:rPr>
            <w:rtl/>
          </w:rPr>
          <w:delText xml:space="preserve">דליספו</w:delText>
        </w:r>
      </w:del>
      <w:r w:rsidRPr="006F178A">
        <w:rPr>
          <w:rtl/>
        </w:rPr>
        <w:t xml:space="preserve"> לך ארבע מאה שני.</w:t>
      </w:r>
    </w:p>
    <w:p w:rsidR="005851B8" w:rsidRPr="006F178A" w:rsidRDefault="005851B8" w:rsidP="005851B8">
      <w:pPr>
        <w:rPr>
          <w:rtl/>
        </w:rPr>
      </w:pPr>
      <w:r w:rsidRPr="006F178A">
        <w:rPr>
          <w:rtl/>
        </w:rPr>
        <w:t xml:space="preserve">או דתיזכו את ודרך </w:t>
      </w:r>
      <w:ins w:id="93416" w:author="מנוע מכני" w:date="2026-10-11T12:04:40Z">
        <w:r>
          <w:rPr>
            <w:rtl/>
          </w:rPr>
          <w:t xml:space="preserve">לעולם</w:t>
        </w:r>
      </w:ins>
      <w:del w:id="93417" w:author="מנוע מכני" w:date="2026-10-11T12:04:40Z">
        <w:r w:rsidRPr="006F178A">
          <w:rPr>
            <w:rtl/>
          </w:rPr>
          <w:delText xml:space="preserve">לעלמא</w:delText>
        </w:r>
      </w:del>
      <w:r w:rsidRPr="006F178A">
        <w:rPr>
          <w:rtl/>
        </w:rPr>
        <w:t xml:space="preserve"> דאתי, </w:t>
      </w:r>
      <w:r w:rsidRPr="006F178A">
        <w:rPr>
          <w:rtl/>
        </w:rPr>
        <w:t xml:space="preserve">אמר</w:t>
      </w:r>
      <w:r w:rsidRPr="006F178A">
        <w:rPr>
          <w:rtl/>
        </w:rPr>
        <w:t xml:space="preserve">: דניזכו </w:t>
      </w:r>
      <w:ins w:id="94600" w:author="מנוע מכני" w:date="2026-10-11T12:04:40Z">
        <w:r>
          <w:rPr>
            <w:rtl/>
          </w:rPr>
          <w:t xml:space="preserve">אני</w:t>
        </w:r>
      </w:ins>
      <w:del w:id="94601" w:author="מנוע מכני" w:date="2026-10-11T12:04:40Z">
        <w:r w:rsidRPr="006F178A">
          <w:rPr>
            <w:rtl/>
          </w:rPr>
          <w:delText xml:space="preserve">אנא</w:delText>
        </w:r>
      </w:del>
      <w:r w:rsidRPr="006F178A">
        <w:rPr>
          <w:rtl/>
        </w:rPr>
        <w:t xml:space="preserve"> ודריי </w:t>
      </w:r>
      <w:ins w:id="93418" w:author="מנוע מכני" w:date="2026-10-11T12:04:40Z">
        <w:r>
          <w:rPr>
            <w:rtl/>
          </w:rPr>
          <w:t xml:space="preserve">לעולם</w:t>
        </w:r>
      </w:ins>
      <w:del w:id="93419" w:author="מנוע מכני" w:date="2026-10-11T12:04:40Z">
        <w:r w:rsidRPr="006F178A">
          <w:rPr>
            <w:rtl/>
          </w:rPr>
          <w:delText xml:space="preserve">לעלמא</w:delText>
        </w:r>
      </w:del>
      <w:r w:rsidRPr="006F178A">
        <w:rPr>
          <w:rtl/>
        </w:rPr>
        <w:t xml:space="preserve"> דאתי. </w:t>
      </w:r>
      <w:r w:rsidRPr="006F178A">
        <w:rPr>
          <w:rtl/>
        </w:rPr>
        <w:t xml:space="preserve">אמר</w:t>
      </w:r>
      <w:r w:rsidRPr="006F178A">
        <w:rPr>
          <w:rtl/>
        </w:rPr>
        <w:t xml:space="preserve"> להן </w:t>
      </w:r>
      <w:r w:rsidRPr="006F178A">
        <w:rPr>
          <w:rtl/>
        </w:rPr>
        <w:t xml:space="preserve">הקב"ה</w:t>
      </w:r>
      <w:r w:rsidRPr="006F178A">
        <w:rPr>
          <w:rtl/>
        </w:rPr>
        <w:t xml:space="preserve">: תנו לו זו וזו.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55" w:author="קלוד" w:date="2026-10-11T12:24:08Z"/>
        </w:rPr>
      </w:pPr>
      <w:ins w:id="90356" w:author="קלוד" w:date="2026-10-11T12:24:08Z">
        <w:r>
          <w:rPr>
            <w:color w:val="7B3F00"/>
          </w:rPr>
          <w:t xml:space="preserve">אין תורה נקנית אלא בסימנין - 'שימה בפיהם'</w:t>
        </w:r>
      </w:ins>
    </w:p>
    <w:p>
      <w:pPr>
        <w:pStyle w:val="38"/>
        <w:rPr>
          <w:ins w:id="95777" w:author="מנוע מכני" w:date="2026-10-11T12:04:40Z"/>
        </w:rPr>
      </w:pPr>
      <w:r w:rsidRPr="006F178A">
        <w:t xml:space="preserve">רב חסדא:</w:t>
      </w:r>
    </w:p>
    <w:p w:rsidR="005851B8" w:rsidRPr="006F178A" w:rsidRDefault="005851B8" w:rsidP="005851B8">
      <w:pPr>
        <w:rPr>
          <w:rtl/>
        </w:rPr>
      </w:pPr>
      <w:del w:id="95778" w:author="מנוע מכני" w:date="2026-10-11T12:04:40Z">
        <w:r w:rsidRPr="006F178A">
          <w:rPr>
            <w:rFonts w:ascii="Fb Fontext" w:hAnsi="Fb Fontext"/>
            <w:rtl/>
          </w:rPr>
          <w:delText xml:space="preserve"> </w:delText>
        </w:r>
      </w:del>
      <w:r w:rsidRPr="006F178A">
        <w:rPr>
          <w:rFonts w:ascii="Fb Fontext" w:hAnsi="Fb Fontext"/>
          <w:rtl/>
        </w:rPr>
        <w:t xml:space="preserve">אין תורה נקנית אלא בסימנין </w:t>
      </w:r>
      <w:r>
        <w:rPr>
          <w:rFonts w:ascii="Fb Fontext" w:hAnsi="Fb Fontext"/>
          <w:rtl/>
        </w:rPr>
        <w:t>שנא'</w:t>
      </w:r>
      <w:r w:rsidRPr="00AC624C">
        <w:rPr>
          <w:rStyle w:val="afffff0"/>
          <w:rtl/>
        </w:rPr>
        <w:t xml:space="preserve"> </w:t>
      </w:r>
      <w:r w:rsidRPr="00AC624C">
        <w:rPr>
          <w:rStyle w:val="afffff0"/>
          <w:rFonts w:hint="cs"/>
          <w:rtl/>
        </w:rPr>
        <w:t>'</w:t>
      </w:r>
      <w:ins w:id="90607" w:author="Claude - סמנטי" w:date="2026-10-11T12:19:31Z">
        <w:r>
          <w:rPr>
            <w:rStyle w:val="afffff0"/>
            <w:rtl/>
          </w:rPr>
          <w:t xml:space="preserve">שִׂימָהּ בְּפִיהֶם</w:t>
        </w:r>
      </w:ins>
      <w:del w:id="90608" w:author="Claude - סמנטי" w:date="2026-10-11T12:19:31Z">
        <w:r w:rsidRPr="00AC624C">
          <w:rPr>
            <w:rStyle w:val="afffff0"/>
            <w:rtl/>
          </w:rPr>
          <w:delText xml:space="preserve">שימה בפיהם</w:delText>
        </w:r>
      </w:del>
      <w:r w:rsidRPr="00AC624C">
        <w:rPr>
          <w:rStyle w:val="afffff0"/>
          <w:rFonts w:hint="cs"/>
          <w:rtl/>
        </w:rPr>
        <w:t>'</w:t>
      </w:r>
      <w:r w:rsidRPr="00AC624C">
        <w:rPr>
          <w:rStyle w:val="afffff0"/>
          <w:rtl/>
        </w:rPr>
        <w:t>,</w:t>
      </w:r>
      <w:r w:rsidRPr="006F178A">
        <w:rPr>
          <w:rFonts w:ascii="Fb Fontext" w:hAnsi="Fb Fontext"/>
          <w:rtl/>
        </w:rPr>
        <w:t xml:space="preserve"> אל תקרי שימה אלא סימנה.</w:t>
      </w:r>
    </w:p>
    <w:p w:rsidR="005851B8" w:rsidRPr="006F178A" w:rsidRDefault="005851B8" w:rsidP="005851B8">
      <w:pPr>
        <w:rPr>
          <w:rtl/>
        </w:rPr>
      </w:pPr>
      <w:r w:rsidRPr="006F178A">
        <w:rPr>
          <w:rtl/>
        </w:rPr>
        <w:t xml:space="preserve">שמעה </w:t>
      </w:r>
      <w:r w:rsidRPr="006F178A">
        <w:rPr>
          <w:rStyle w:val="2fb"/>
          <w:rtl/>
        </w:rPr>
        <w:t xml:space="preserve">רב</w:t>
      </w:r>
      <w:r w:rsidRPr="006F178A">
        <w:rPr>
          <w:rtl/>
        </w:rPr>
        <w:t xml:space="preserve"> תחליפא ממערבא, ואמרה </w:t>
      </w:r>
      <w:ins w:id="92632" w:author="מנוע מכני" w:date="2026-10-11T12:04:40Z">
        <w:r>
          <w:rPr>
            <w:rtl/>
          </w:rPr>
          <w:t xml:space="preserve">לפניו</w:t>
        </w:r>
      </w:ins>
      <w:del w:id="92633" w:author="מנוע מכני" w:date="2026-10-11T12:04:40Z">
        <w:r w:rsidRPr="006F178A">
          <w:rPr>
            <w:rtl/>
          </w:rPr>
          <w:delText xml:space="preserve">קמיה</w:delText>
        </w:r>
      </w:del>
      <w:r w:rsidRPr="006F178A">
        <w:rPr>
          <w:rtl/>
        </w:rPr>
        <w:t xml:space="preserve"> </w:t>
      </w:r>
      <w:r w:rsidRPr="006F178A">
        <w:rPr>
          <w:rStyle w:val="2fb"/>
          <w:rtl/>
        </w:rPr>
        <w:t xml:space="preserve">דרבי אבהו</w:t>
      </w:r>
      <w:r w:rsidRPr="006F178A">
        <w:rPr>
          <w:rtl/>
        </w:rPr>
        <w:t xml:space="preserve">, ואמר דאנן </w:t>
      </w:r>
      <w:ins w:id="91266" w:author="מנוע מכני" w:date="2026-10-11T12:04:40Z">
        <w:r>
          <w:rPr>
            <w:rtl/>
          </w:rPr>
          <w:t xml:space="preserve">מכאן</w:t>
        </w:r>
      </w:ins>
      <w:del w:id="91267" w:author="מנוע מכני" w:date="2026-10-11T12:04:40Z">
        <w:r w:rsidRPr="006F178A">
          <w:rPr>
            <w:rtl/>
          </w:rPr>
          <w:delText xml:space="preserve">מהכא</w:delText>
        </w:r>
      </w:del>
      <w:r w:rsidRPr="006F178A">
        <w:rPr>
          <w:rtl/>
        </w:rPr>
        <w:t xml:space="preserve"> </w:t>
      </w:r>
      <w:ins w:id="90281" w:author="Claude - סמנטי" w:date="2026-10-11T12:19:31Z">
        <w:r>
          <w:rPr>
            <w:rtl/>
          </w:rPr>
          <w:t xml:space="preserve">שונים</w:t>
        </w:r>
      </w:ins>
      <w:del w:id="90282" w:author="Claude - סמנטי" w:date="2026-10-11T12:19:31Z">
        <w:r w:rsidRPr="006F178A">
          <w:rPr>
            <w:rtl/>
          </w:rPr>
          <w:delText xml:space="preserve">מתנינן</w:delText>
        </w:r>
      </w:del>
      <w:r w:rsidRPr="006F178A">
        <w:rPr>
          <w:rtl/>
        </w:rPr>
        <w:t xml:space="preserve"> לה:</w:t>
      </w:r>
      <w:r w:rsidRPr="00AC624C">
        <w:rPr>
          <w:rStyle w:val="afffff0"/>
          <w:rtl/>
        </w:rPr>
        <w:t xml:space="preserve"> </w:t>
      </w:r>
      <w:r w:rsidRPr="00AC624C">
        <w:rPr>
          <w:rStyle w:val="afffff0"/>
          <w:rFonts w:hint="cs"/>
          <w:rtl/>
        </w:rPr>
        <w:t>'</w:t>
      </w:r>
      <w:r w:rsidRPr="00AC624C">
        <w:rPr>
          <w:rStyle w:val="afffff0"/>
          <w:rtl/>
        </w:rPr>
        <w:t xml:space="preserve">הציבי </w:t>
      </w:r>
      <w:r w:rsidRPr="00132755">
        <w:rPr>
          <w:rStyle w:val="afffff0"/>
          <w:spacing w:val="-2"/>
          <w:rtl/>
        </w:rPr>
        <w:t xml:space="preserve">לך צינים שימי לך וגו</w:t>
      </w:r>
      <w:r w:rsidRPr="00132755">
        <w:rPr>
          <w:rStyle w:val="afffff0"/>
          <w:spacing w:val="-2"/>
          <w:rtl/>
        </w:rPr>
        <w:t xml:space="preserve">',</w:t>
      </w:r>
      <w:r w:rsidRPr="00132755">
        <w:rPr>
          <w:spacing w:val="-2"/>
          <w:rtl/>
        </w:rPr>
        <w:t xml:space="preserve"> עשו ציונים לתורה. וציון לשון סימן -</w:t>
      </w:r>
      <w:r w:rsidRPr="00132755">
        <w:rPr>
          <w:rStyle w:val="afffff0"/>
          <w:spacing w:val="-2"/>
          <w:rtl/>
        </w:rPr>
        <w:t xml:space="preserve"> '</w:t>
      </w:r>
      <w:ins w:id="90279" w:author="Claude - סמנטי" w:date="2026-10-11T12:19:31Z">
        <w:r>
          <w:rPr>
            <w:rStyle w:val="afffff0"/>
            <w:spacing w:val="-2"/>
            <w:rtl/>
          </w:rPr>
          <w:t xml:space="preserve">וְרָאָה עֶצֶם אָדָם וּבָנָה אֶצְלוֹ צִיּוּן</w:t>
        </w:r>
      </w:ins>
      <w:del w:id="90280" w:author="Claude - סמנטי" w:date="2026-10-11T12:19:31Z">
        <w:r w:rsidRPr="00132755">
          <w:rPr>
            <w:rStyle w:val="afffff0"/>
            <w:spacing w:val="-2"/>
            <w:rtl/>
          </w:rPr>
          <w:delText xml:space="preserve">וראה עצם אדם ובנה אצלו ציון</w:delText>
        </w:r>
      </w:del>
      <w:r w:rsidRPr="00132755">
        <w:rPr>
          <w:rStyle w:val="afffff0"/>
          <w:spacing w:val="-2"/>
          <w:rtl/>
        </w:rPr>
        <w:t xml:space="preserve">'.</w:t>
      </w:r>
    </w:p>
    <w:p>
      <w:pPr>
        <w:pStyle w:val="38"/>
        <w:rPr>
          <w:ins w:id="95779" w:author="מנוע מכני" w:date="2026-10-11T12:04:40Z"/>
        </w:rPr>
      </w:pPr>
      <w:r w:rsidRPr="006F178A">
        <w:t xml:space="preserve">ר"א:</w:t>
      </w:r>
    </w:p>
    <w:p w:rsidR="005851B8" w:rsidRPr="00EC3AF0" w:rsidRDefault="005851B8" w:rsidP="005851B8">
      <w:pPr>
        <w:rPr>
          <w:b/>
          <w:bCs/>
          <w:rtl/>
        </w:rPr>
      </w:pPr>
      <w:del w:id="95780" w:author="מנוע מכני" w:date="2026-10-11T12:04:40Z">
        <w:r w:rsidRPr="006F178A">
          <w:rPr>
            <w:rtl/>
          </w:rPr>
          <w:delText xml:space="preserve"> </w:delText>
        </w:r>
      </w:del>
      <w:r>
        <w:rPr>
          <w:rFonts w:hint="cs"/>
          <w:rtl/>
        </w:rPr>
        <w:t>'</w:t>
      </w:r>
      <w:ins w:id="90609" w:author="Claude - סמנטי" w:date="2026-10-11T12:19:31Z">
        <w:r>
          <w:rPr>
            <w:rStyle w:val="afffff0"/>
            <w:rtl/>
          </w:rPr>
          <w:t xml:space="preserve">אֱמֹר לַחָכְמָה אֲחֹתִי אָתְּ וּמֹדָע לַבִּינָה תִקְרָא</w:t>
        </w:r>
      </w:ins>
      <w:del w:id="90610" w:author="Claude - סמנטי" w:date="2026-10-11T12:19:31Z">
        <w:r w:rsidRPr="006F178A">
          <w:rPr>
            <w:rtl/>
          </w:rPr>
          <w:delText xml:space="preserve">אמר לחכמה אחתי את ומדע לבינה תקרא</w:delText>
        </w:r>
      </w:del>
      <w:r>
        <w:rPr>
          <w:rFonts w:hint="cs"/>
          <w:rtl/>
        </w:rPr>
        <w:t>'</w:t>
      </w:r>
      <w:r w:rsidRPr="006F178A">
        <w:rPr>
          <w:rtl/>
        </w:rPr>
        <w:t xml:space="preserve"> - עשה </w:t>
      </w:r>
      <w:r w:rsidRPr="006F178A">
        <w:rPr>
          <w:rStyle w:val="afffe"/>
          <w:rFonts w:ascii="Fb Fontext" w:hAnsi="Fb Fontext"/>
          <w:rtl/>
        </w:rPr>
        <w:t>מודעים</w:t>
      </w:r>
      <w:r w:rsidRPr="006F178A">
        <w:rPr>
          <w:rtl/>
        </w:rPr>
        <w:t xml:space="preserve"> לתורה.</w:t>
      </w:r>
    </w:p>
    <w:p>
      <w:pPr>
        <w:pStyle w:val="38"/>
        <w:rPr>
          <w:ins w:id="95781" w:author="מנוע מכני" w:date="2026-10-11T12:04:40Z"/>
        </w:rPr>
      </w:pPr>
      <w:r w:rsidRPr="00EC3AF0">
        <w:t>רבא:</w:t>
      </w:r>
    </w:p>
    <w:p w:rsidR="005851B8" w:rsidRDefault="005851B8" w:rsidP="005851B8">
      <w:pPr>
        <w:rPr>
          <w:rtl/>
        </w:rPr>
      </w:pPr>
      <w:del w:id="95782" w:author="מנוע מכני" w:date="2026-10-11T12:04:40Z">
        <w:r w:rsidRPr="006F178A">
          <w:rPr>
            <w:rtl/>
          </w:rPr>
          <w:delText xml:space="preserve"> </w:delText>
        </w:r>
      </w:del>
      <w:r w:rsidRPr="006F178A">
        <w:rPr>
          <w:rtl/>
        </w:rPr>
        <w:t xml:space="preserve">עשה </w:t>
      </w:r>
      <w:r w:rsidRPr="006F178A">
        <w:rPr>
          <w:rStyle w:val="afffe"/>
          <w:rFonts w:ascii="Fb Fontext" w:hAnsi="Fb Fontext"/>
          <w:rtl/>
        </w:rPr>
        <w:t>מועדים</w:t>
      </w:r>
      <w:r w:rsidRPr="006F178A">
        <w:rPr>
          <w:rtl/>
        </w:rPr>
        <w:t xml:space="preserve"> לתורה. [מועדים לשנן]</w:t>
      </w:r>
    </w:p>
    <w:p w:rsidR="005851B8" w:rsidRPr="009757B9" w:rsidRDefault="005851B8" w:rsidP="005851B8">
      <w:pPr>
        <w:rPr>
          <w:rFonts w:cs="Guttman Vilna"/>
          <w:b/>
          <w:bCs/>
          <w:rtl/>
        </w:rPr>
      </w:pPr>
      <w:r w:rsidRPr="006F178A">
        <w:rPr>
          <w:rtl/>
        </w:rPr>
        <w:t xml:space="preserve">וכדאבחב"ד </w:t>
      </w:r>
      <w:r w:rsidRPr="006F178A">
        <w:rPr>
          <w:rtl/>
        </w:rPr>
        <w:t xml:space="preserve">לא</w:t>
      </w:r>
      <w:r w:rsidRPr="006F178A">
        <w:rPr>
          <w:rtl/>
        </w:rPr>
        <w:t xml:space="preserve"> בשמים היא שאם בשמים היא אתה צריך לעלות אחריה, ואם מעבר לים היא אתה צריך לעבור אחריה.</w:t>
      </w:r>
    </w:p>
    <w:p>
      <w:pPr>
        <w:pStyle w:val="38"/>
        <w:rPr>
          <w:ins w:id="95783" w:author="מנוע מכני" w:date="2026-10-11T12:04:40Z"/>
        </w:rPr>
      </w:pPr>
      <w:r w:rsidRPr="006F178A">
        <w:t xml:space="preserve">רבא</w:t>
      </w:r>
      <w:del w:id="97046" w:author="מנוע מכני" w:date="2026-10-11T12:04:40Z">
        <w:r w:rsidRPr="006F178A">
          <w:delText xml:space="preserve"> אמר</w:delText>
        </w:r>
      </w:del>
      <w:r w:rsidRPr="006F178A">
        <w:t xml:space="preserve">:</w:t>
      </w:r>
    </w:p>
    <w:p w:rsidR="005851B8" w:rsidRPr="006F178A" w:rsidRDefault="005851B8" w:rsidP="005851B8">
      <w:pPr>
        <w:rPr>
          <w:rtl/>
        </w:rPr>
      </w:pPr>
      <w:del w:id="95784" w:author="מנוע מכני" w:date="2026-10-11T12:04:40Z">
        <w:r w:rsidRPr="006F178A">
          <w:rPr>
            <w:rtl/>
          </w:rPr>
          <w:delText xml:space="preserve"> </w:delText>
        </w:r>
      </w:del>
      <w:r>
        <w:rPr>
          <w:rFonts w:hint="cs"/>
          <w:rtl/>
        </w:rPr>
        <w:t>'</w:t>
      </w:r>
      <w:ins w:id="90611" w:author="Claude - סמנטי" w:date="2026-10-11T12:19:31Z">
        <w:r>
          <w:rPr>
            <w:rStyle w:val="afffff0"/>
            <w:rtl/>
          </w:rPr>
          <w:t xml:space="preserve">לֹא בַשָּׁמַיִם הִיא</w:t>
        </w:r>
      </w:ins>
      <w:del w:id="90612" w:author="Claude - סמנטי" w:date="2026-10-11T12:19:31Z">
        <w:r w:rsidRPr="006F178A">
          <w:rPr>
            <w:rtl/>
          </w:rPr>
          <w:delText xml:space="preserve">לא בשמים היא</w:delText>
        </w:r>
      </w:del>
      <w:r>
        <w:rPr>
          <w:rFonts w:hint="cs"/>
          <w:rtl/>
        </w:rPr>
        <w:t>'</w:t>
      </w:r>
      <w:r w:rsidRPr="006F178A">
        <w:rPr>
          <w:rtl/>
        </w:rPr>
        <w:t xml:space="preserve"> - </w:t>
      </w:r>
      <w:r w:rsidRPr="006F178A">
        <w:rPr>
          <w:rtl/>
        </w:rPr>
        <w:t xml:space="preserve">לא</w:t>
      </w:r>
      <w:r w:rsidRPr="006F178A">
        <w:rPr>
          <w:rtl/>
        </w:rPr>
        <w:t xml:space="preserve"> תמצא במי שמגביה דעתו </w:t>
      </w:r>
      <w:ins w:id="92634" w:author="מנוע מכני" w:date="2026-10-11T12:04:40Z">
        <w:r>
          <w:rPr>
            <w:rtl/>
          </w:rPr>
          <w:t xml:space="preserve">עליו</w:t>
        </w:r>
      </w:ins>
      <w:del w:id="92635" w:author="מנוע מכני" w:date="2026-10-11T12:04:40Z">
        <w:r w:rsidRPr="006F178A">
          <w:rPr>
            <w:rtl/>
          </w:rPr>
          <w:delText xml:space="preserve">עליה</w:delText>
        </w:r>
      </w:del>
      <w:r w:rsidRPr="006F178A">
        <w:rPr>
          <w:rtl/>
        </w:rPr>
        <w:t xml:space="preserve"> כשמים, ולא תמצא במי שמרחיב דעתו </w:t>
      </w:r>
      <w:ins w:id="92636" w:author="מנוע מכני" w:date="2026-10-11T12:04:40Z">
        <w:r>
          <w:rPr>
            <w:rtl/>
          </w:rPr>
          <w:t xml:space="preserve">עליו</w:t>
        </w:r>
      </w:ins>
      <w:del w:id="92637" w:author="מנוע מכני" w:date="2026-10-11T12:04:40Z">
        <w:r w:rsidRPr="006F178A">
          <w:rPr>
            <w:rtl/>
          </w:rPr>
          <w:delText xml:space="preserve">עליה</w:delText>
        </w:r>
      </w:del>
      <w:r w:rsidRPr="006F178A">
        <w:rPr>
          <w:rtl/>
        </w:rPr>
        <w:t xml:space="preserve"> כים.</w:t>
      </w:r>
    </w:p>
    <w:p>
      <w:pPr>
        <w:pStyle w:val="38"/>
        <w:rPr>
          <w:ins w:id="95785" w:author="מנוע מכני" w:date="2026-10-11T12:04:40Z"/>
        </w:rPr>
      </w:pPr>
      <w:r w:rsidRPr="006F178A">
        <w:t xml:space="preserve">רי"ו</w:t>
      </w:r>
      <w:del w:id="97047" w:author="מנוע מכני" w:date="2026-10-11T12:04:40Z">
        <w:r w:rsidRPr="006F178A">
          <w:delText xml:space="preserve"> אמר</w:delText>
        </w:r>
      </w:del>
      <w:r w:rsidRPr="006F178A">
        <w:t xml:space="preserve">:</w:t>
      </w:r>
    </w:p>
    <w:p w:rsidR="005851B8" w:rsidRPr="006F178A" w:rsidRDefault="005851B8" w:rsidP="005851B8">
      <w:pPr>
        <w:rPr>
          <w:rtl/>
        </w:rPr>
      </w:pPr>
      <w:del w:id="95786" w:author="מנוע מכני" w:date="2026-10-11T12:04:40Z">
        <w:r w:rsidRPr="006F178A">
          <w:rPr>
            <w:rtl/>
          </w:rPr>
          <w:delText xml:space="preserve"> </w:delText>
        </w:r>
      </w:del>
      <w:r>
        <w:rPr>
          <w:rFonts w:hint="cs"/>
          <w:rtl/>
        </w:rPr>
        <w:t>'</w:t>
      </w:r>
      <w:ins w:id="90615" w:author="Claude - סמנטי" w:date="2026-10-11T12:19:31Z">
        <w:r>
          <w:rPr>
            <w:rStyle w:val="afffff0"/>
            <w:rtl/>
          </w:rPr>
          <w:t xml:space="preserve">לֹא בַשָּׁמַיִם הִיא</w:t>
        </w:r>
      </w:ins>
      <w:del w:id="90616" w:author="Claude - סמנטי" w:date="2026-10-11T12:19:31Z">
        <w:r w:rsidRPr="006F178A">
          <w:rPr>
            <w:rtl/>
          </w:rPr>
          <w:delText xml:space="preserve">לא בשמים היא</w:delText>
        </w:r>
      </w:del>
      <w:r>
        <w:rPr>
          <w:rFonts w:hint="cs"/>
          <w:rtl/>
        </w:rPr>
        <w:t>'</w:t>
      </w:r>
      <w:r w:rsidRPr="006F178A">
        <w:rPr>
          <w:rtl/>
        </w:rPr>
        <w:t xml:space="preserve"> - </w:t>
      </w:r>
      <w:r w:rsidRPr="006F178A">
        <w:rPr>
          <w:rtl/>
        </w:rPr>
        <w:t xml:space="preserve">לא</w:t>
      </w:r>
      <w:r w:rsidRPr="006F178A">
        <w:rPr>
          <w:rtl/>
        </w:rPr>
        <w:t xml:space="preserve"> תמצא בגסי רוח, </w:t>
      </w:r>
      <w:r>
        <w:rPr>
          <w:rFonts w:hint="cs"/>
          <w:rtl/>
        </w:rPr>
        <w:t>'</w:t>
      </w:r>
      <w:ins w:id="90613" w:author="Claude - סמנטי" w:date="2026-10-11T12:19:31Z">
        <w:r>
          <w:rPr>
            <w:rStyle w:val="afffff0"/>
            <w:rtl/>
          </w:rPr>
          <w:t xml:space="preserve">וְלֹא מֵעֵבֶר לַיָּם הִיא</w:t>
        </w:r>
      </w:ins>
      <w:del w:id="90614" w:author="Claude - סמנטי" w:date="2026-10-11T12:19:31Z">
        <w:r w:rsidRPr="006F178A">
          <w:rPr>
            <w:rtl/>
          </w:rPr>
          <w:delText xml:space="preserve">ולא מעבר לים היא</w:delText>
        </w:r>
      </w:del>
      <w:r>
        <w:rPr>
          <w:rFonts w:hint="cs"/>
          <w:rtl/>
        </w:rPr>
        <w:t>'</w:t>
      </w:r>
      <w:r w:rsidRPr="006F178A">
        <w:rPr>
          <w:rtl/>
        </w:rPr>
        <w:t xml:space="preserve"> - </w:t>
      </w:r>
      <w:r w:rsidRPr="006F178A">
        <w:rPr>
          <w:rtl/>
        </w:rPr>
        <w:t xml:space="preserve">לא</w:t>
      </w:r>
      <w:r w:rsidRPr="006F178A">
        <w:rPr>
          <w:rtl/>
        </w:rPr>
        <w:t xml:space="preserve"> תמצא </w:t>
      </w:r>
      <w:r w:rsidRPr="006F178A">
        <w:rPr>
          <w:rtl/>
        </w:rPr>
        <w:t xml:space="preserve">לא</w:t>
      </w:r>
      <w:r w:rsidRPr="006F178A">
        <w:rPr>
          <w:rtl/>
        </w:rPr>
        <w:t xml:space="preserve"> בסחרנים ולא בתגרים.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53" w:author="קלוד" w:date="2026-10-11T12:24:08Z"/>
        </w:rPr>
      </w:pPr>
      <w:ins w:id="90354" w:author="קלוד" w:date="2026-10-11T12:24:08Z">
        <w:r>
          <w:rPr>
            <w:color w:val="7B3F00"/>
          </w:rPr>
          <w:t xml:space="preserve">אופן עיבור הערים - ארוכה, עגולה, מרובעת ופגומה</w:t>
        </w:r>
      </w:ins>
    </w:p>
    <w:p w:rsidR="005851B8" w:rsidRPr="006F178A" w:rsidRDefault="005851B8" w:rsidP="005851B8">
      <w:pPr>
        <w:rPr>
          <w:rStyle w:val="afffe"/>
          <w:rFonts w:ascii="Fb Fontext" w:hAnsi="Fb Fontext"/>
          <w:rtl/>
        </w:rPr>
      </w:pPr>
      <w:r w:rsidRPr="006F178A">
        <w:rPr>
          <w:rStyle w:val="afffe"/>
          <w:rFonts w:ascii="Fb Fontext" w:hAnsi="Fb Fontext"/>
          <w:rtl/>
        </w:rPr>
        <w:t>מעברין את הערים.</w:t>
      </w:r>
    </w:p>
    <w:p w:rsidR="005851B8" w:rsidRDefault="005851B8" w:rsidP="005851B8">
      <w:pPr>
        <w:rPr>
          <w:rtl/>
        </w:rPr>
      </w:pPr>
      <w:r w:rsidRPr="006F178A">
        <w:rPr>
          <w:rStyle w:val="afffe"/>
          <w:rFonts w:ascii="Fb Fontext" w:hAnsi="Fb Fontext"/>
          <w:rtl/>
        </w:rPr>
        <w:t>• אר</w:t>
      </w:r>
      <w:r w:rsidRPr="006F178A">
        <w:rPr>
          <w:rtl/>
        </w:rPr>
        <w:t xml:space="preserve">וכה - כמות שהיא, </w:t>
      </w:r>
      <w:r w:rsidRPr="006F178A">
        <w:rPr>
          <w:rtl/>
        </w:rPr>
        <w:t xml:space="preserve">וקמ"ל</w:t>
      </w:r>
      <w:r w:rsidRPr="006F178A">
        <w:rPr>
          <w:rtl/>
        </w:rPr>
        <w:t xml:space="preserve"> דלא נותנים לה פותיא אאורכה [דיש לה כבר פינות]</w:t>
      </w:r>
    </w:p>
    <w:p w:rsidR="005851B8" w:rsidRPr="006F178A" w:rsidRDefault="005851B8" w:rsidP="005851B8">
      <w:pPr>
        <w:rPr>
          <w:rtl/>
        </w:rPr>
      </w:pPr>
      <w:r w:rsidRPr="006F178A">
        <w:rPr>
          <w:rtl/>
        </w:rPr>
        <w:t>עגולה - עושין לה זויות.</w:t>
      </w:r>
    </w:p>
    <w:p w:rsidR="005851B8" w:rsidRPr="006F178A" w:rsidRDefault="005851B8" w:rsidP="005851B8">
      <w:pPr>
        <w:rPr>
          <w:rtl/>
        </w:rPr>
      </w:pPr>
      <w:r w:rsidRPr="006F178A">
        <w:rPr>
          <w:rtl/>
        </w:rPr>
        <w:t xml:space="preserve">מרובעת - אין עושין לה זויות. </w:t>
      </w:r>
      <w:r w:rsidRPr="006F178A">
        <w:rPr>
          <w:rtl/>
        </w:rPr>
        <w:t xml:space="preserve">וקמ"ל</w:t>
      </w:r>
      <w:r w:rsidRPr="006F178A">
        <w:rPr>
          <w:rtl/>
        </w:rPr>
        <w:t xml:space="preserve"> דלא </w:t>
      </w:r>
      <w:ins w:id="91268" w:author="מנוע מכני" w:date="2026-10-11T12:04:40Z">
        <w:r>
          <w:rPr>
            <w:rtl/>
          </w:rPr>
          <w:t xml:space="preserve">אומרים</w:t>
        </w:r>
      </w:ins>
      <w:del w:id="91269" w:author="מנוע מכני" w:date="2026-10-11T12:04:40Z">
        <w:r w:rsidRPr="006F178A">
          <w:rPr>
            <w:rtl/>
          </w:rPr>
          <w:delText xml:space="preserve">אמרינן</w:delText>
        </w:r>
      </w:del>
      <w:r w:rsidRPr="006F178A">
        <w:rPr>
          <w:rtl/>
        </w:rPr>
        <w:t xml:space="preserve"> דלירבעא בריבוע עולם.</w:t>
      </w:r>
    </w:p>
    <w:p w:rsidR="005851B8" w:rsidRPr="006F178A" w:rsidRDefault="005851B8" w:rsidP="005851B8">
      <w:pPr>
        <w:rPr>
          <w:rtl/>
        </w:rPr>
      </w:pPr>
      <w:r w:rsidRPr="006F178A">
        <w:rPr>
          <w:rtl/>
        </w:rPr>
        <w:t>היתה רחבה מצד אחד וקצרה מצד אחר - רואין אותה כאילו היא שוה.</w:t>
      </w:r>
    </w:p>
    <w:p w:rsidR="005851B8" w:rsidRPr="006F178A" w:rsidRDefault="005851B8" w:rsidP="005851B8">
      <w:pPr>
        <w:rPr>
          <w:rtl/>
        </w:rPr>
      </w:pPr>
      <w:r w:rsidRPr="006F178A">
        <w:rPr>
          <w:rtl/>
        </w:rPr>
        <w:t xml:space="preserve">בית אחד, או שני בתים יוצאין כמין שני פגומין רואין כאילו חוט מתוח עליהן, ומודד ממנו ולהלן אלפים אמה. </w:t>
      </w:r>
      <w:r w:rsidRPr="006F178A">
        <w:rPr>
          <w:rtl/>
        </w:rPr>
        <w:t xml:space="preserve">וקמ"ל</w:t>
      </w:r>
      <w:r w:rsidRPr="006F178A">
        <w:rPr>
          <w:rtl/>
        </w:rPr>
        <w:t xml:space="preserve"> ד</w:t>
      </w:r>
      <w:r>
        <w:rPr>
          <w:rtl/>
        </w:rPr>
        <w:t>אפי'</w:t>
      </w:r>
      <w:r w:rsidRPr="006F178A">
        <w:rPr>
          <w:rtl/>
        </w:rPr>
        <w:t xml:space="preserve"> משתי רוחות.</w:t>
      </w:r>
    </w:p>
    <w:p w:rsidR="005851B8" w:rsidRPr="006F178A" w:rsidRDefault="005851B8" w:rsidP="005851B8">
      <w:pPr>
        <w:rPr>
          <w:rtl/>
        </w:rPr>
      </w:pPr>
      <w:r w:rsidRPr="006F178A">
        <w:rPr>
          <w:rtl/>
        </w:rPr>
        <w:t>היתה עשויה כמין קשת או כמין גאם - רואין אותה כאילו היא מלאה בתים וחצירות, ומודד ממנה ולהלן אלפים אמה.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51" w:author="קלוד" w:date="2026-10-11T12:24:08Z"/>
        </w:rPr>
      </w:pPr>
      <w:ins w:id="90352" w:author="קלוד" w:date="2026-10-11T12:24:08Z">
        <w:r>
          <w:rPr>
            <w:color w:val="7B3F00"/>
          </w:rPr>
          <w:t xml:space="preserve">עיר כמין קשת - מודדין מן היתר או מן הקשת</w:t>
        </w:r>
      </w:ins>
    </w:p>
    <w:p w:rsidR="005851B8" w:rsidRPr="006F178A" w:rsidRDefault="005851B8" w:rsidP="005851B8">
      <w:pPr>
        <w:rPr>
          <w:rtl/>
        </w:rPr>
      </w:pPr>
      <w:r w:rsidRPr="006F178A">
        <w:rPr>
          <w:rFonts w:ascii="Fb Fontext" w:hAnsi="Fb Fontext"/>
          <w:rtl/>
        </w:rPr>
        <w:t xml:space="preserve">היתה עשויה כמין קשת: </w:t>
      </w:r>
      <w:r w:rsidRPr="006F178A">
        <w:rPr>
          <w:rStyle w:val="2fb"/>
          <w:rFonts w:ascii="Fb Fontext" w:hAnsi="Fb Fontext"/>
          <w:rtl/>
        </w:rPr>
        <w:t xml:space="preserve">ר"ה</w:t>
      </w:r>
      <w:r w:rsidRPr="006F178A">
        <w:rPr>
          <w:rFonts w:ascii="Fb Fontext" w:hAnsi="Fb Fontext"/>
          <w:rtl/>
        </w:rPr>
        <w:t xml:space="preserve">: </w:t>
      </w:r>
      <w:ins w:id="93666" w:author="מנוע מכני" w:date="2026-10-11T12:04:40Z">
        <w:r>
          <w:rPr>
            <w:rFonts w:ascii="Fb Fontext" w:hAnsi="Fb Fontext"/>
            <w:rtl/>
          </w:rPr>
          <w:t xml:space="preserve">אם </w:t>
        </w:r>
      </w:ins>
      <w:del w:id="93667" w:author="מנוע מכני" w:date="2026-10-11T12:04:40Z">
        <w:r w:rsidRPr="006F178A">
          <w:rPr>
            <w:rFonts w:ascii="Fb Fontext" w:hAnsi="Fb Fontext"/>
            <w:rtl/>
          </w:rPr>
          <w:delText xml:space="preserve">אי </w:delText>
        </w:r>
      </w:del>
      <w:r w:rsidRPr="006F178A">
        <w:rPr>
          <w:rFonts w:ascii="Fb Fontext" w:hAnsi="Fb Fontext"/>
          <w:rtl/>
        </w:rPr>
        <w:t xml:space="preserve">יש בין שני ראשיה פחות מד' אלפים אמה מודדין לה מן היתר, [מיתר] והיינו מרוח אחת.</w:t>
      </w:r>
    </w:p>
    <w:p w:rsidR="005851B8" w:rsidRPr="006F178A" w:rsidRDefault="005851B8" w:rsidP="005851B8">
      <w:pPr>
        <w:rPr>
          <w:rtl/>
        </w:rPr>
      </w:pPr>
      <w:r w:rsidRPr="006F178A">
        <w:rPr>
          <w:rtl/>
        </w:rPr>
        <w:t>ואם יותר - מודדין לה מן הקשת.</w:t>
      </w:r>
    </w:p>
    <w:p w:rsidR="005851B8" w:rsidRPr="006F178A" w:rsidRDefault="005851B8" w:rsidP="005851B8">
      <w:pPr>
        <w:rPr>
          <w:rtl/>
        </w:rPr>
      </w:pPr>
      <w:r w:rsidRPr="006F178A">
        <w:rPr>
          <w:rtl/>
        </w:rPr>
        <w:t xml:space="preserve">וכמה הוי בין יתר לקשת. </w:t>
      </w:r>
      <w:r w:rsidRPr="006F178A">
        <w:rPr>
          <w:rStyle w:val="2fb"/>
          <w:rtl/>
        </w:rPr>
        <w:t xml:space="preserve">רבר"ה</w:t>
      </w:r>
      <w:r w:rsidRPr="006F178A">
        <w:rPr>
          <w:rtl/>
        </w:rPr>
        <w:t xml:space="preserve">: אלפים אמה.</w:t>
      </w:r>
    </w:p>
    <w:p>
      <w:pPr>
        <w:pStyle w:val="38"/>
        <w:rPr>
          <w:ins w:id="95787" w:author="מנוע מכני" w:date="2026-10-11T12:04:40Z"/>
        </w:rPr>
      </w:pPr>
      <w:r w:rsidRPr="00132755">
        <w:t>רבא בריה</w:t>
      </w:r>
      <w:r w:rsidRPr="00132755">
        <w:t xml:space="preserve">:</w:t>
      </w:r>
    </w:p>
    <w:p w:rsidR="005851B8" w:rsidRPr="00132755" w:rsidRDefault="005851B8" w:rsidP="005851B8">
      <w:pPr>
        <w:rPr>
          <w:spacing w:val="-2"/>
        </w:rPr>
      </w:pPr>
      <w:del w:id="95788" w:author="מנוע מכני" w:date="2026-10-11T12:04:40Z">
        <w:r w:rsidRPr="00132755">
          <w:rPr>
            <w:spacing w:val="-2"/>
            <w:rtl/>
          </w:rPr>
          <w:delText xml:space="preserve"> </w:delText>
        </w:r>
      </w:del>
      <w:ins w:id="90326" w:author="מנוע מכני" w:date="2026-10-11T12:04:40Z">
        <w:r>
          <w:rPr>
            <w:spacing w:val="-2"/>
            <w:rtl/>
          </w:rPr>
          <w:t xml:space="preserve">אפי'</w:t>
        </w:r>
      </w:ins>
      <w:del w:id="90327" w:author="מנוע מכני" w:date="2026-10-11T12:04:40Z">
        <w:r w:rsidRPr="00132755">
          <w:rPr>
            <w:spacing w:val="-2"/>
            <w:rtl/>
          </w:rPr>
          <w:delText xml:space="preserve">אפילו</w:delText>
        </w:r>
      </w:del>
      <w:r w:rsidRPr="00132755">
        <w:rPr>
          <w:spacing w:val="-2"/>
          <w:rtl/>
        </w:rPr>
        <w:t xml:space="preserve"> יתר מאלפים אמה. | </w:t>
      </w:r>
      <w:r w:rsidRPr="00132755">
        <w:rPr>
          <w:rStyle w:val="2fb"/>
          <w:b/>
          <w:bCs/>
          <w:spacing w:val="-2"/>
          <w:rtl/>
        </w:rPr>
        <w:t>אביי</w:t>
      </w:r>
      <w:r w:rsidRPr="00132755">
        <w:rPr>
          <w:spacing w:val="-2"/>
          <w:rtl/>
        </w:rPr>
        <w:t xml:space="preserve">: </w:t>
      </w:r>
      <w:ins w:id="92638" w:author="מנוע מכני" w:date="2026-10-11T12:04:40Z">
        <w:r>
          <w:rPr>
            <w:spacing w:val="-2"/>
            <w:rtl/>
          </w:rPr>
          <w:t xml:space="preserve">כמותו</w:t>
        </w:r>
      </w:ins>
      <w:del w:id="92639" w:author="מנוע מכני" w:date="2026-10-11T12:04:40Z">
        <w:r w:rsidRPr="00132755">
          <w:rPr>
            <w:spacing w:val="-2"/>
            <w:rtl/>
          </w:rPr>
          <w:delText xml:space="preserve">כוותיה</w:delText>
        </w:r>
      </w:del>
      <w:r w:rsidRPr="00132755">
        <w:rPr>
          <w:spacing w:val="-2"/>
          <w:rtl/>
        </w:rPr>
        <w:t xml:space="preserve"> </w:t>
      </w:r>
      <w:r w:rsidRPr="00132755">
        <w:rPr>
          <w:rStyle w:val="2fb"/>
          <w:spacing w:val="-2"/>
          <w:rtl/>
        </w:rPr>
        <w:t xml:space="preserve">דרבדרבר"ה</w:t>
      </w:r>
      <w:r w:rsidRPr="00132755">
        <w:rPr>
          <w:spacing w:val="-2"/>
          <w:rtl/>
        </w:rPr>
        <w:t xml:space="preserve">, </w:t>
      </w:r>
      <w:ins w:id="93668" w:author="מנוע מכני" w:date="2026-10-11T12:04:40Z">
        <w:r>
          <w:rPr>
            <w:spacing w:val="-2"/>
            <w:rtl/>
          </w:rPr>
          <w:t xml:space="preserve">דאם </w:t>
        </w:r>
      </w:ins>
      <w:del w:id="93669" w:author="מנוע מכני" w:date="2026-10-11T12:04:40Z">
        <w:r w:rsidRPr="00132755">
          <w:rPr>
            <w:spacing w:val="-2"/>
            <w:rtl/>
          </w:rPr>
          <w:delText xml:space="preserve">דאי </w:delText>
        </w:r>
      </w:del>
      <w:r w:rsidRPr="00132755">
        <w:rPr>
          <w:spacing w:val="-2"/>
          <w:rtl/>
        </w:rPr>
        <w:t xml:space="preserve">בעי - הדר אתי דרך בתים.</w:t>
      </w:r>
    </w:p>
    <w:p w:rsidR="005851B8" w:rsidRPr="006F178A" w:rsidRDefault="005851B8" w:rsidP="005851B8">
      <w:pPr>
        <w:rPr>
          <w:rtl/>
        </w:rPr>
      </w:pPr>
      <w:r w:rsidRPr="006F178A">
        <w:rPr>
          <w:rtl/>
        </w:rPr>
        <w:t xml:space="preserve">אבל חומת העיר שנפרצה: במאה וארבעים ואחת ושליש היינו- בשתי רוחות, </w:t>
      </w:r>
      <w:r w:rsidRPr="006F178A">
        <w:rPr>
          <w:rtl/>
        </w:rPr>
        <w:t xml:space="preserve">קמ"ל</w:t>
      </w:r>
      <w:r w:rsidRPr="006F178A">
        <w:rPr>
          <w:rtl/>
        </w:rPr>
        <w:t xml:space="preserve"> דנותנים קרפף לזו וקרפף לזו.</w:t>
      </w:r>
    </w:p>
    <w:p>
      <w:pPr>
        <w:pStyle w:val="38"/>
        <w:rPr>
          <w:ins w:id="95789" w:author="מנוע מכני" w:date="2026-10-11T12:04:40Z"/>
        </w:rPr>
      </w:pPr>
      <w:r w:rsidRPr="006F178A">
        <w:t xml:space="preserve">והך </w:t>
      </w:r>
      <w:r w:rsidRPr="006F178A">
        <w:t xml:space="preserve">דתנן</w:t>
      </w:r>
      <w:r w:rsidRPr="006F178A">
        <w:t xml:space="preserve">:</w:t>
      </w:r>
    </w:p>
    <w:p w:rsidR="005851B8" w:rsidRPr="006F178A" w:rsidRDefault="005851B8" w:rsidP="005851B8">
      <w:pPr>
        <w:rPr>
          <w:rtl/>
        </w:rPr>
      </w:pPr>
      <w:del w:id="95790" w:author="מנוע מכני" w:date="2026-10-11T12:04:40Z">
        <w:r w:rsidRPr="006F178A">
          <w:rPr>
            <w:rtl/>
          </w:rPr>
          <w:delText xml:space="preserve"> </w:delText>
        </w:r>
      </w:del>
      <w:r w:rsidRPr="006F178A">
        <w:rPr>
          <w:rStyle w:val="2fb"/>
          <w:rtl/>
        </w:rPr>
        <w:t xml:space="preserve">דלר"מ</w:t>
      </w:r>
      <w:r w:rsidRPr="006F178A">
        <w:rPr>
          <w:rtl/>
        </w:rPr>
        <w:t xml:space="preserve"> נותנין קרפף לעיר, וחכ"א: </w:t>
      </w:r>
      <w:r w:rsidRPr="006F178A">
        <w:rPr>
          <w:rtl/>
        </w:rPr>
        <w:t xml:space="preserve">לא</w:t>
      </w:r>
      <w:r w:rsidRPr="006F178A">
        <w:rPr>
          <w:rtl/>
        </w:rPr>
        <w:t xml:space="preserve"> אמרו קרפף אלא בין שתי עיירות.</w:t>
      </w:r>
    </w:p>
    <w:p>
      <w:pPr>
        <w:pStyle w:val="38"/>
        <w:rPr>
          <w:ins w:id="95791" w:author="מנוע מכני" w:date="2026-10-11T12:04:40Z"/>
        </w:rPr>
      </w:pPr>
      <w:r w:rsidRPr="006F178A">
        <w:t xml:space="preserve">ואיתמר, ר"ה:</w:t>
      </w:r>
    </w:p>
    <w:p w:rsidR="005851B8" w:rsidRPr="006F178A" w:rsidRDefault="005851B8" w:rsidP="005851B8">
      <w:pPr>
        <w:rPr>
          <w:rtl/>
        </w:rPr>
      </w:pPr>
      <w:del w:id="95792" w:author="מנוע מכני" w:date="2026-10-11T12:04:40Z">
        <w:r w:rsidRPr="006F178A">
          <w:rPr>
            <w:rtl/>
          </w:rPr>
          <w:delText xml:space="preserve"> </w:delText>
        </w:r>
      </w:del>
      <w:r w:rsidRPr="006F178A">
        <w:rPr>
          <w:rtl/>
        </w:rPr>
        <w:t xml:space="preserve">קרפף לזו וקרפף לזו. וחב"ר: אין נותנין אלא קרפף אחד לשניהם.</w:t>
      </w:r>
    </w:p>
    <w:p>
      <w:pPr>
        <w:pStyle w:val="38"/>
        <w:rPr>
          <w:ins w:id="97011" w:author="מנוע מכני" w:date="2026-10-11T12:04:40Z"/>
        </w:rPr>
      </w:pPr>
      <w:r w:rsidRPr="006F178A">
        <w:t xml:space="preserve">- צריכא,</w:t>
      </w:r>
    </w:p>
    <w:p w:rsidR="005851B8" w:rsidRPr="006F178A" w:rsidRDefault="005851B8" w:rsidP="005851B8">
      <w:pPr>
        <w:rPr>
          <w:rtl/>
        </w:rPr>
      </w:pPr>
      <w:del w:id="97012" w:author="מנוע מכני" w:date="2026-10-11T12:04:40Z">
        <w:r w:rsidRPr="006F178A">
          <w:rPr>
            <w:rtl/>
          </w:rPr>
          <w:delText xml:space="preserve"> </w:delText>
        </w:r>
      </w:del>
      <w:ins w:id="91270" w:author="מנוע מכני" w:date="2026-10-11T12:04:40Z">
        <w:r>
          <w:rPr>
            <w:rtl/>
          </w:rPr>
          <w:t xml:space="preserve">כאן</w:t>
        </w:r>
      </w:ins>
      <w:del w:id="91271" w:author="מנוע מכני" w:date="2026-10-11T12:04:40Z">
        <w:r w:rsidRPr="006F178A">
          <w:rPr>
            <w:rtl/>
          </w:rPr>
          <w:delText xml:space="preserve">הכא</w:delText>
        </w:r>
      </w:del>
      <w:r w:rsidRPr="006F178A">
        <w:rPr>
          <w:rFonts w:hint="cs"/>
          <w:rtl/>
        </w:rPr>
        <w:t xml:space="preserve"> [</w:t>
      </w:r>
      <w:r w:rsidRPr="006F178A">
        <w:rPr>
          <w:rtl/>
        </w:rPr>
        <w:t xml:space="preserve">בנפרצה] </w:t>
      </w:r>
      <w:ins w:id="94210" w:author="מנוע מכני" w:date="2026-10-11T12:04:40Z">
        <w:r>
          <w:rPr>
            <w:rtl/>
          </w:rPr>
          <w:t xml:space="preserve">דהיה</w:t>
        </w:r>
      </w:ins>
      <w:del w:id="94211" w:author="מנוע מכני" w:date="2026-10-11T12:04:40Z">
        <w:r w:rsidRPr="006F178A">
          <w:rPr>
            <w:rtl/>
          </w:rPr>
          <w:delText xml:space="preserve">דהוה</w:delText>
        </w:r>
      </w:del>
      <w:r w:rsidRPr="006F178A">
        <w:rPr>
          <w:rtl/>
        </w:rPr>
        <w:t xml:space="preserve"> </w:t>
      </w:r>
      <w:ins w:id="92640" w:author="מנוע מכני" w:date="2026-10-11T12:04:40Z">
        <w:r>
          <w:rPr>
            <w:rtl/>
          </w:rPr>
          <w:t xml:space="preserve">לו</w:t>
        </w:r>
      </w:ins>
      <w:del w:id="92641" w:author="מנוע מכני" w:date="2026-10-11T12:04:40Z">
        <w:r w:rsidRPr="006F178A">
          <w:rPr>
            <w:rtl/>
          </w:rPr>
          <w:delText xml:space="preserve">ליה</w:delText>
        </w:r>
      </w:del>
      <w:r w:rsidRPr="006F178A">
        <w:rPr>
          <w:rtl/>
        </w:rPr>
        <w:t xml:space="preserve"> צד היתר </w:t>
      </w:r>
      <w:ins w:id="94602" w:author="מנוע מכני" w:date="2026-10-11T12:04:40Z">
        <w:r>
          <w:rPr>
            <w:rtl/>
          </w:rPr>
          <w:t xml:space="preserve">מתחילה</w:t>
        </w:r>
      </w:ins>
      <w:del w:id="94603" w:author="מנוע מכני" w:date="2026-10-11T12:04:40Z">
        <w:r w:rsidRPr="006F178A">
          <w:rPr>
            <w:rtl/>
          </w:rPr>
          <w:delText xml:space="preserve">מעיקרא</w:delText>
        </w:r>
      </w:del>
      <w:r w:rsidRPr="006F178A">
        <w:rPr>
          <w:rtl/>
        </w:rPr>
        <w:t xml:space="preserve">.</w:t>
      </w:r>
    </w:p>
    <w:p w:rsidR="005851B8" w:rsidRPr="006F178A" w:rsidRDefault="005851B8" w:rsidP="005851B8">
      <w:pPr>
        <w:rPr>
          <w:rtl/>
        </w:rPr>
      </w:pPr>
      <w:ins w:id="91272" w:author="מנוע מכני" w:date="2026-10-11T12:04:40Z">
        <w:r>
          <w:rPr>
            <w:rtl/>
          </w:rPr>
          <w:t xml:space="preserve">ושם</w:t>
        </w:r>
      </w:ins>
      <w:del w:id="91273" w:author="מנוע מכני" w:date="2026-10-11T12:04:40Z">
        <w:r w:rsidRPr="006F178A">
          <w:rPr>
            <w:rtl/>
          </w:rPr>
          <w:delText xml:space="preserve">והתם</w:delText>
        </w:r>
      </w:del>
      <w:r w:rsidRPr="006F178A">
        <w:rPr>
          <w:rtl/>
        </w:rPr>
        <w:t xml:space="preserve"> [בקרפף לעיר] דדחיקא </w:t>
      </w:r>
      <w:ins w:id="90283" w:author="Claude - סמנטי" w:date="2026-10-11T12:19:31Z">
        <w:r>
          <w:rPr>
            <w:rtl/>
          </w:rPr>
          <w:t xml:space="preserve">תשמישם</w:t>
        </w:r>
      </w:ins>
      <w:del w:id="90284" w:author="Claude - סמנטי" w:date="2026-10-11T12:19:31Z">
        <w:r w:rsidRPr="006F178A">
          <w:rPr>
            <w:rtl/>
          </w:rPr>
          <w:delText xml:space="preserve">תשמישייהו</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49" w:author="קלוד" w:date="2026-10-11T12:24:08Z"/>
        </w:rPr>
      </w:pPr>
      <w:ins w:id="90350" w:author="קלוד" w:date="2026-10-11T12:24:08Z">
        <w:r>
          <w:rPr>
            <w:color w:val="7B3F00"/>
          </w:rPr>
          <w:t xml:space="preserve">גדודיות ונפשות - מה מתעבר עם העיר</w:t>
        </w:r>
      </w:ins>
    </w:p>
    <w:p w:rsidR="005851B8" w:rsidRDefault="005851B8" w:rsidP="005851B8">
      <w:pPr>
        <w:rPr>
          <w:rStyle w:val="afffe"/>
          <w:rFonts w:ascii="Fb Fontext" w:hAnsi="Fb Fontext"/>
          <w:rtl/>
        </w:rPr>
      </w:pPr>
      <w:r w:rsidRPr="006F178A">
        <w:rPr>
          <w:rStyle w:val="afffe"/>
          <w:rFonts w:ascii="Fb Fontext" w:hAnsi="Fb Fontext" w:hint="cs"/>
          <w:rtl/>
        </w:rPr>
        <w:lastRenderedPageBreak/>
        <w:t xml:space="preserve">נה:-. </w:t>
      </w:r>
      <w:r w:rsidRPr="006F178A">
        <w:rPr>
          <w:rStyle w:val="afffe"/>
          <w:rFonts w:ascii="Fb Fontext" w:hAnsi="Fb Fontext"/>
          <w:rtl/>
        </w:rPr>
        <w:t>גדודיות</w:t>
      </w:r>
    </w:p>
    <w:p w:rsidR="005851B8" w:rsidRPr="006F178A" w:rsidRDefault="005851B8" w:rsidP="005851B8">
      <w:pPr>
        <w:rPr>
          <w:rtl/>
        </w:rPr>
      </w:pPr>
      <w:r w:rsidRPr="006F178A">
        <w:rPr>
          <w:rStyle w:val="2fb"/>
          <w:rtl/>
        </w:rPr>
        <w:t>ר"</w:t>
      </w:r>
      <w:r w:rsidRPr="006F178A">
        <w:rPr>
          <w:rStyle w:val="2fb"/>
          <w:rFonts w:hint="cs"/>
          <w:rtl/>
        </w:rPr>
        <w:t xml:space="preserve">י</w:t>
      </w:r>
      <w:r w:rsidRPr="006F178A">
        <w:rPr>
          <w:rFonts w:hint="cs"/>
          <w:rtl/>
        </w:rPr>
        <w:t xml:space="preserve"> -</w:t>
      </w:r>
      <w:r w:rsidRPr="006F178A">
        <w:rPr>
          <w:rtl/>
        </w:rPr>
        <w:t>שלוש מחיצות שאין עליהם תקרה, גבוהות עשרה טפחים מוציאין את המידה כנגדם.</w:t>
      </w:r>
    </w:p>
    <w:p w:rsidR="005851B8" w:rsidRPr="006F178A" w:rsidRDefault="005851B8" w:rsidP="005851B8">
      <w:pPr>
        <w:rPr>
          <w:b/>
          <w:rtl/>
        </w:rPr>
      </w:pPr>
      <w:r w:rsidRPr="006F178A">
        <w:rPr>
          <w:rtl/>
        </w:rPr>
        <w:t>ונסתפקה הגמ' בשתי מחיצות ויש עליהן תקרה, ודחתה הראייה וכדלקמן.</w:t>
      </w:r>
    </w:p>
    <w:p>
      <w:pPr>
        <w:pStyle w:val="38"/>
        <w:rPr>
          <w:ins w:id="95793" w:author="מנוע מכני" w:date="2026-10-11T12:04:40Z"/>
        </w:rPr>
      </w:pPr>
      <w:r w:rsidRPr="006F178A">
        <w:t>ת"ש</w:t>
      </w:r>
      <w:r w:rsidRPr="006F178A">
        <w:t xml:space="preserve">:</w:t>
      </w:r>
    </w:p>
    <w:p w:rsidR="005851B8" w:rsidRPr="006F178A" w:rsidRDefault="005851B8" w:rsidP="005851B8">
      <w:pPr>
        <w:rPr>
          <w:rtl/>
        </w:rPr>
      </w:pPr>
      <w:del w:id="95794" w:author="מנוע מכני" w:date="2026-10-11T12:04:40Z">
        <w:r w:rsidRPr="006F178A">
          <w:rPr>
            <w:rtl/>
          </w:rPr>
          <w:delText xml:space="preserve"> </w:delText>
        </w:r>
      </w:del>
      <w:r w:rsidRPr="006F178A">
        <w:rPr>
          <w:rtl/>
        </w:rPr>
        <w:t xml:space="preserve">אלו שמתעברין עמה: נפש שיש בה ד"א על ד"א, והגשר והקבר שיש בהן בית דירה, וביהכנ"ס שיש בה בית דירה לחזן, ובית </w:t>
      </w:r>
      <w:ins w:id="94452" w:author="מנוע מכני" w:date="2026-10-11T12:04:40Z">
        <w:r>
          <w:rPr>
            <w:rtl/>
          </w:rPr>
          <w:t xml:space="preserve">נכרי</w:t>
        </w:r>
      </w:ins>
      <w:del w:id="94453" w:author="מנוע מכני" w:date="2026-10-11T12:04:40Z">
        <w:r w:rsidRPr="006F178A">
          <w:rPr>
            <w:rtl/>
          </w:rPr>
          <w:delText xml:space="preserve">עכו"ם</w:delText>
        </w:r>
      </w:del>
      <w:r w:rsidRPr="006F178A">
        <w:rPr>
          <w:rtl/>
        </w:rPr>
        <w:t xml:space="preserve"> שיש בה בית דירה לכומרים, והאורוות והאוצרות שבשדות ויש בהן בית דירה, והבורגנין שבתוכה, והבית שבים [לפנות בו כלים שבספינה] - הרי אלו מתעברין עמה.</w:t>
      </w:r>
    </w:p>
    <w:p w:rsidR="005851B8" w:rsidRPr="006F178A" w:rsidRDefault="005851B8" w:rsidP="005851B8">
      <w:pPr>
        <w:rPr>
          <w:rtl/>
        </w:rPr>
      </w:pPr>
      <w:r w:rsidRPr="006F178A">
        <w:rPr>
          <w:rtl/>
        </w:rPr>
        <w:t xml:space="preserve">ואלו שאין מתעברין עמה: נפש שנפרצה משתי רוחותיה אילך ואילך, והגשר והקבר שאין להן בית דירה, וביהכנ"ס שאין לה בית דירה לחזן, ובית </w:t>
      </w:r>
      <w:ins w:id="94454" w:author="מנוע מכני" w:date="2026-10-11T12:04:40Z">
        <w:r>
          <w:rPr>
            <w:rtl/>
          </w:rPr>
          <w:t xml:space="preserve">נכרי</w:t>
        </w:r>
      </w:ins>
      <w:del w:id="94455" w:author="מנוע מכני" w:date="2026-10-11T12:04:40Z">
        <w:r w:rsidRPr="006F178A">
          <w:rPr>
            <w:rtl/>
          </w:rPr>
          <w:delText xml:space="preserve">עכו"ם</w:delText>
        </w:r>
      </w:del>
      <w:r w:rsidRPr="006F178A">
        <w:rPr>
          <w:rtl/>
        </w:rPr>
        <w:t xml:space="preserve"> שאין לה בית דירה לכומרים, והאורוות והאוצרות שבשדות שאין להן בית דירה, ובור ושיח ומערה וגדר ושובך שבתוכה, והבית שבספינה - אין אלו מתעברין עמה.</w:t>
      </w:r>
    </w:p>
    <w:p w:rsidR="005851B8" w:rsidRPr="006F178A" w:rsidRDefault="005851B8" w:rsidP="005851B8">
      <w:pPr>
        <w:rPr>
          <w:rtl/>
        </w:rPr>
      </w:pPr>
      <w:r w:rsidRPr="006F178A">
        <w:rPr>
          <w:rtl/>
        </w:rPr>
        <w:t xml:space="preserve">ומנפש שנפרצה משתי רוחותיה אילך ואילך אין להוכיח דמיירי </w:t>
      </w:r>
      <w:ins w:id="91274" w:author="מנוע מכני" w:date="2026-10-11T12:04:40Z">
        <w:r>
          <w:rPr>
            <w:rtl/>
          </w:rPr>
          <w:t xml:space="preserve">דאין</w:t>
        </w:r>
      </w:ins>
      <w:del w:id="91275" w:author="מנוע מכני" w:date="2026-10-11T12:04:40Z">
        <w:r w:rsidRPr="006F178A">
          <w:rPr>
            <w:rtl/>
          </w:rPr>
          <w:delText xml:space="preserve">דליכא</w:delText>
        </w:r>
      </w:del>
      <w:r w:rsidRPr="006F178A">
        <w:rPr>
          <w:rtl/>
        </w:rPr>
        <w:t xml:space="preserve"> תקרה.</w:t>
      </w:r>
    </w:p>
    <w:p w:rsidR="005851B8" w:rsidRPr="006F178A" w:rsidRDefault="005851B8" w:rsidP="005851B8">
      <w:pPr>
        <w:rPr>
          <w:rtl/>
        </w:rPr>
      </w:pPr>
      <w:r w:rsidRPr="006F178A">
        <w:rPr>
          <w:rtl/>
        </w:rPr>
        <w:t>וסתם מערה אין מתעברת עמה.</w:t>
      </w:r>
    </w:p>
    <w:p>
      <w:pPr>
        <w:pStyle w:val="38"/>
        <w:rPr>
          <w:ins w:id="95795" w:author="מנוע מכני" w:date="2026-10-11T12:04:40Z"/>
        </w:rPr>
      </w:pPr>
      <w:r w:rsidRPr="006F178A">
        <w:t xml:space="preserve">והך</w:t>
      </w:r>
    </w:p>
    <w:p w:rsidR="005851B8" w:rsidRPr="006F178A" w:rsidRDefault="005851B8" w:rsidP="005851B8">
      <w:pPr>
        <w:rPr>
          <w:rtl/>
        </w:rPr>
      </w:pPr>
      <w:del w:id="95796" w:author="מנוע מכני" w:date="2026-10-11T12:04:40Z">
        <w:r w:rsidRPr="006F178A">
          <w:rPr>
            <w:rtl/>
          </w:rPr>
          <w:delText xml:space="preserve"> </w:delText>
        </w:r>
      </w:del>
      <w:r w:rsidRPr="006F178A">
        <w:rPr>
          <w:rStyle w:val="2fb"/>
          <w:rtl/>
        </w:rPr>
        <w:t xml:space="preserve">דר"ח</w:t>
      </w:r>
      <w:r w:rsidRPr="006F178A">
        <w:rPr>
          <w:rtl/>
        </w:rPr>
        <w:t xml:space="preserve"> דמערה מתעברת עמה היינו כשיש בנין על פיה. ומיירי להשלים הבנין לשיעור דירה של ד' על 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47" w:author="קלוד" w:date="2026-10-11T12:24:08Z"/>
        </w:rPr>
      </w:pPr>
      <w:ins w:id="90348" w:author="קלוד" w:date="2026-10-11T12:24:08Z">
        <w:r>
          <w:rPr>
            <w:color w:val="7B3F00"/>
          </w:rPr>
          <w:t xml:space="preserve">יושבי צריפין - מודדין מפתח בתיהן</w:t>
        </w:r>
      </w:ins>
    </w:p>
    <w:p>
      <w:pPr>
        <w:pStyle w:val="38"/>
        <w:rPr>
          <w:ins w:id="95797" w:author="מנוע מכני" w:date="2026-10-11T12:04:40Z"/>
        </w:rPr>
      </w:pPr>
      <w:ins w:id="90328" w:author="מנוע מכני" w:date="2026-10-11T12:04:40Z">
        <w:r>
          <w:t xml:space="preserve">ר"ה</w:t>
        </w:r>
      </w:ins>
      <w:del w:id="90329" w:author="מנוע מכני" w:date="2026-10-11T12:04:40Z">
        <w:r w:rsidRPr="006F178A">
          <w:delText xml:space="preserve">רב הונא</w:delText>
        </w:r>
      </w:del>
      <w:r w:rsidRPr="006F178A">
        <w:t xml:space="preserve">:</w:t>
      </w:r>
    </w:p>
    <w:p w:rsidR="005851B8" w:rsidRPr="006F178A" w:rsidRDefault="005851B8" w:rsidP="005851B8">
      <w:pPr>
        <w:rPr>
          <w:rtl/>
        </w:rPr>
      </w:pPr>
      <w:del w:id="95798" w:author="מנוע מכני" w:date="2026-10-11T12:04:40Z">
        <w:r w:rsidRPr="006F178A">
          <w:rPr>
            <w:rFonts w:ascii="Fb Fontext" w:hAnsi="Fb Fontext"/>
            <w:rtl/>
          </w:rPr>
          <w:delText xml:space="preserve"> </w:delText>
        </w:r>
      </w:del>
      <w:r w:rsidRPr="006F178A">
        <w:rPr>
          <w:rFonts w:ascii="Fb Fontext" w:hAnsi="Fb Fontext"/>
          <w:rtl/>
        </w:rPr>
        <w:t xml:space="preserve">יושבי צריפין אין מודדין להן אלא מפתח בתיהן.</w:t>
      </w:r>
    </w:p>
    <w:p w:rsidR="005851B8" w:rsidRPr="006F178A" w:rsidRDefault="005851B8" w:rsidP="005851B8">
      <w:pPr>
        <w:rPr>
          <w:rtl/>
        </w:rPr>
      </w:pPr>
      <w:r w:rsidRPr="006F178A">
        <w:rPr>
          <w:rtl/>
        </w:rPr>
        <w:t xml:space="preserve">מתיב </w:t>
      </w:r>
      <w:r w:rsidRPr="006F178A">
        <w:rPr>
          <w:rStyle w:val="2fb"/>
          <w:rtl/>
        </w:rPr>
        <w:t xml:space="preserve">ר"ח</w:t>
      </w:r>
      <w:r w:rsidRPr="006F178A">
        <w:rPr>
          <w:rtl/>
        </w:rPr>
        <w:t xml:space="preserve"> ויחנו על הירדן מבית הישמת </w:t>
      </w:r>
      <w:r w:rsidRPr="006F178A">
        <w:rPr>
          <w:rStyle w:val="2fb"/>
          <w:rtl/>
        </w:rPr>
        <w:t xml:space="preserve">וארבב"ח</w:t>
      </w:r>
      <w:r w:rsidRPr="006F178A">
        <w:rPr>
          <w:rtl/>
        </w:rPr>
        <w:t xml:space="preserve"> </w:t>
      </w:r>
      <w:ins w:id="92642" w:author="מנוע מכני" w:date="2026-10-11T12:04:40Z">
        <w:r>
          <w:rPr>
            <w:rtl/>
          </w:rPr>
          <w:t xml:space="preserve">לי</w:t>
        </w:r>
      </w:ins>
      <w:del w:id="92643" w:author="מנוע מכני" w:date="2026-10-11T12:04:40Z">
        <w:r w:rsidRPr="006F178A">
          <w:rPr>
            <w:rtl/>
          </w:rPr>
          <w:delText xml:space="preserve">לדידי</w:delText>
        </w:r>
      </w:del>
      <w:r w:rsidRPr="006F178A">
        <w:rPr>
          <w:rtl/>
        </w:rPr>
        <w:t xml:space="preserve"> חזי לי ההוא אתרא, והוי </w:t>
      </w:r>
      <w:ins w:id="92644" w:author="מנוע מכני" w:date="2026-10-11T12:04:40Z">
        <w:r>
          <w:rPr>
            <w:rtl/>
          </w:rPr>
          <w:t xml:space="preserve">שלושה</w:t>
        </w:r>
      </w:ins>
      <w:del w:id="92645" w:author="מנוע מכני" w:date="2026-10-11T12:04:40Z">
        <w:r w:rsidRPr="006F178A">
          <w:rPr>
            <w:rtl/>
          </w:rPr>
          <w:delText xml:space="preserve">תלתא</w:delText>
        </w:r>
      </w:del>
      <w:r w:rsidRPr="006F178A">
        <w:rPr>
          <w:rtl/>
        </w:rPr>
        <w:t xml:space="preserve"> פרסי על </w:t>
      </w:r>
      <w:ins w:id="92646" w:author="מנוע מכני" w:date="2026-10-11T12:04:40Z">
        <w:r>
          <w:rPr>
            <w:rtl/>
          </w:rPr>
          <w:t xml:space="preserve">שלושה</w:t>
        </w:r>
      </w:ins>
      <w:del w:id="92647" w:author="מנוע מכני" w:date="2026-10-11T12:04:40Z">
        <w:r w:rsidRPr="006F178A">
          <w:rPr>
            <w:rtl/>
          </w:rPr>
          <w:delText xml:space="preserve">תלתא</w:delText>
        </w:r>
      </w:del>
      <w:r w:rsidRPr="006F178A">
        <w:rPr>
          <w:rtl/>
        </w:rPr>
        <w:t xml:space="preserve"> פרסי.</w:t>
      </w:r>
    </w:p>
    <w:p>
      <w:pPr>
        <w:pStyle w:val="38"/>
        <w:rPr>
          <w:ins w:id="95799" w:author="מנוע מכני" w:date="2026-10-11T12:04:40Z"/>
        </w:rPr>
      </w:pPr>
      <w:r w:rsidRPr="006F178A">
        <w:t xml:space="preserve">ותניא:</w:t>
      </w:r>
    </w:p>
    <w:p w:rsidR="005851B8" w:rsidRPr="00EC3AF0" w:rsidRDefault="005851B8" w:rsidP="005851B8">
      <w:pPr>
        <w:rPr>
          <w:b/>
          <w:bCs/>
          <w:rtl/>
        </w:rPr>
      </w:pPr>
      <w:del w:id="95800" w:author="מנוע מכני" w:date="2026-10-11T12:04:40Z">
        <w:r w:rsidRPr="006F178A">
          <w:rPr>
            <w:rtl/>
          </w:rPr>
          <w:delText xml:space="preserve"> </w:delText>
        </w:r>
      </w:del>
      <w:r w:rsidRPr="006F178A">
        <w:rPr>
          <w:rtl/>
        </w:rPr>
        <w:t xml:space="preserve">כשהן נפנין - אין נפנין </w:t>
      </w:r>
      <w:r w:rsidRPr="006F178A">
        <w:rPr>
          <w:rtl/>
        </w:rPr>
        <w:t xml:space="preserve">לא</w:t>
      </w:r>
      <w:r w:rsidRPr="006F178A">
        <w:rPr>
          <w:rtl/>
        </w:rPr>
        <w:t xml:space="preserve"> לפניהם ולא לצדיהן אלא לאחריהן.</w:t>
      </w:r>
    </w:p>
    <w:p>
      <w:pPr>
        <w:pStyle w:val="38"/>
        <w:rPr>
          <w:ins w:id="95801" w:author="מנוע מכני" w:date="2026-10-11T12:04:40Z"/>
        </w:rPr>
      </w:pPr>
      <w:r w:rsidRPr="00EC3AF0">
        <w:t>רבא:</w:t>
      </w:r>
    </w:p>
    <w:p w:rsidR="005851B8" w:rsidRPr="006F178A" w:rsidRDefault="005851B8" w:rsidP="005851B8">
      <w:pPr>
        <w:rPr>
          <w:rtl/>
        </w:rPr>
      </w:pPr>
      <w:del w:id="95802" w:author="מנוע מכני" w:date="2026-10-11T12:04:40Z">
        <w:r w:rsidRPr="006F178A">
          <w:rPr>
            <w:rtl/>
          </w:rPr>
          <w:delText xml:space="preserve"> </w:delText>
        </w:r>
      </w:del>
      <w:r w:rsidRPr="006F178A">
        <w:rPr>
          <w:rtl/>
        </w:rPr>
        <w:t xml:space="preserve">אין להקשות מדגלי מדבר דעל פי</w:t>
      </w:r>
      <w:r>
        <w:rPr>
          <w:rtl/>
        </w:rPr>
        <w:t xml:space="preserve"> ה'</w:t>
      </w:r>
      <w:r w:rsidRPr="006F178A">
        <w:rPr>
          <w:rStyle w:val="afffff0"/>
          <w:rtl/>
        </w:rPr>
        <w:t xml:space="preserve"> יחנו ועל פי</w:t>
      </w:r>
      <w:r>
        <w:rPr>
          <w:rStyle w:val="afffff0"/>
          <w:rtl/>
        </w:rPr>
        <w:t xml:space="preserve"> ה</w:t>
      </w:r>
      <w:r>
        <w:rPr>
          <w:rtl/>
        </w:rPr>
        <w:t xml:space="preserve">'</w:t>
      </w:r>
      <w:r w:rsidRPr="006F178A">
        <w:rPr>
          <w:rtl/>
        </w:rPr>
        <w:t xml:space="preserve"> יסעו - כמאן דקביע </w:t>
      </w:r>
      <w:ins w:id="93326" w:author="מנוע מכני" w:date="2026-10-11T12:04:40Z">
        <w:r>
          <w:rPr>
            <w:rtl/>
          </w:rPr>
          <w:t xml:space="preserve">להם</w:t>
        </w:r>
      </w:ins>
      <w:del w:id="93327" w:author="מנוע מכני" w:date="2026-10-11T12:04:40Z">
        <w:r w:rsidRPr="006F178A">
          <w:rPr>
            <w:rtl/>
          </w:rPr>
          <w:delText xml:space="preserve">להו</w:delText>
        </w:r>
      </w:del>
      <w:r w:rsidRPr="006F178A">
        <w:rPr>
          <w:rtl/>
        </w:rPr>
        <w:t xml:space="preserve"> דמי.</w:t>
      </w:r>
    </w:p>
    <w:p>
      <w:pPr>
        <w:pStyle w:val="38"/>
        <w:rPr>
          <w:ins w:id="95803" w:author="מנוע מכני" w:date="2026-10-11T12:04:40Z"/>
        </w:rPr>
      </w:pPr>
      <w:r w:rsidRPr="006F178A">
        <w:t xml:space="preserve">רב אשי:</w:t>
      </w:r>
    </w:p>
    <w:p w:rsidR="005851B8" w:rsidRPr="006F178A" w:rsidRDefault="005851B8" w:rsidP="005851B8">
      <w:pPr>
        <w:rPr>
          <w:rtl/>
        </w:rPr>
      </w:pPr>
      <w:del w:id="95804" w:author="מנוע מכני" w:date="2026-10-11T12:04:40Z">
        <w:r w:rsidRPr="006F178A">
          <w:rPr>
            <w:rtl/>
          </w:rPr>
          <w:delText xml:space="preserve"> </w:delText>
        </w:r>
      </w:del>
      <w:r w:rsidRPr="006F178A">
        <w:rPr>
          <w:rtl/>
        </w:rPr>
        <w:t xml:space="preserve">אם יש שם שלש חצירות של שני בתים - הוקבעו.</w:t>
      </w:r>
    </w:p>
    <w:p>
      <w:pPr>
        <w:pStyle w:val="38"/>
        <w:rPr>
          <w:ins w:id="95806" w:author="מנוע מכני" w:date="2026-10-11T12:04:40Z"/>
        </w:rPr>
      </w:pPr>
      <w:del w:id="95805" w:author="מנוע מכני" w:date="2026-10-11T12:04:40Z">
        <w:r w:rsidRPr="006F178A">
          <w:delText xml:space="preserve">•</w:delText>
        </w:r>
      </w:del>
      <w:r w:rsidRPr="006F178A">
        <w:t xml:space="preserve"> אריא"ר:</w:t>
      </w:r>
    </w:p>
    <w:p w:rsidR="005851B8" w:rsidRPr="006F178A" w:rsidRDefault="005851B8" w:rsidP="005851B8">
      <w:pPr>
        <w:rPr>
          <w:rtl/>
        </w:rPr>
      </w:pPr>
      <w:del w:id="95807" w:author="מנוע מכני" w:date="2026-10-11T12:04:40Z">
        <w:r w:rsidRPr="006F178A">
          <w:rPr>
            <w:rtl/>
          </w:rPr>
          <w:delText xml:space="preserve"> </w:delText>
        </w:r>
      </w:del>
      <w:r w:rsidRPr="006F178A">
        <w:rPr>
          <w:rtl/>
        </w:rPr>
        <w:t xml:space="preserve">יושבי צריפין והולכי מדברות - חייהן אינן חיים, ונשיהן ובניהן אינן שלהן.</w:t>
      </w:r>
    </w:p>
    <w:p w:rsidR="005851B8" w:rsidRPr="006F178A" w:rsidRDefault="005851B8" w:rsidP="005851B8">
      <w:pPr>
        <w:rPr>
          <w:rtl/>
        </w:rPr>
      </w:pPr>
      <w:r w:rsidRPr="002B5789">
        <w:rPr>
          <w:b/>
          <w:bCs/>
          <w:rtl/>
        </w:rPr>
        <w:t>תנ"ה</w:t>
      </w:r>
      <w:r w:rsidRPr="006F178A">
        <w:rPr>
          <w:rtl/>
        </w:rPr>
        <w:t>, אליעזר איש ביריא אומר: יושבי צריפין כיושבי קברים, ועל בנותיהם הוא אומר ארור שכב עם כל בהמה.</w:t>
      </w:r>
    </w:p>
    <w:p>
      <w:pPr>
        <w:pStyle w:val="38"/>
        <w:rPr>
          <w:ins w:id="95808" w:author="מנוע מכני" w:date="2026-10-11T12:04:40Z"/>
        </w:rPr>
      </w:pPr>
      <w:r w:rsidRPr="006F178A">
        <w:t xml:space="preserve">עולא:</w:t>
      </w:r>
    </w:p>
    <w:p w:rsidR="005851B8" w:rsidRPr="006F178A" w:rsidRDefault="005851B8" w:rsidP="005851B8">
      <w:pPr>
        <w:rPr>
          <w:rtl/>
        </w:rPr>
      </w:pPr>
      <w:del w:id="95809" w:author="מנוע מכני" w:date="2026-10-11T12:04:40Z">
        <w:r w:rsidRPr="006F178A">
          <w:rPr>
            <w:rtl/>
          </w:rPr>
          <w:delText xml:space="preserve"> </w:delText>
        </w:r>
      </w:del>
      <w:r w:rsidRPr="006F178A">
        <w:rPr>
          <w:rtl/>
        </w:rPr>
        <w:t xml:space="preserve">שאין להן מרחצאות, </w:t>
      </w:r>
      <w:r w:rsidRPr="006F178A">
        <w:rPr>
          <w:rStyle w:val="2fb"/>
          <w:rtl/>
        </w:rPr>
        <w:t xml:space="preserve">ורי"ו</w:t>
      </w:r>
      <w:r w:rsidRPr="006F178A">
        <w:rPr>
          <w:rtl/>
        </w:rPr>
        <w:t xml:space="preserve"> </w:t>
      </w:r>
      <w:r w:rsidRPr="006F178A">
        <w:rPr>
          <w:rtl/>
        </w:rPr>
        <w:t xml:space="preserve">אמר</w:t>
      </w:r>
      <w:r w:rsidRPr="006F178A">
        <w:rPr>
          <w:rtl/>
        </w:rPr>
        <w:t xml:space="preserve">: מפני שמרגישין זה לזה בטבילה.</w:t>
      </w:r>
    </w:p>
    <w:p w:rsidR="005851B8" w:rsidRPr="006F178A" w:rsidRDefault="005851B8" w:rsidP="005851B8">
      <w:pPr>
        <w:rPr>
          <w:rtl/>
        </w:rPr>
      </w:pPr>
      <w:ins w:id="91276" w:author="מנוע מכני" w:date="2026-10-11T12:04:40Z">
        <w:r>
          <w:rPr>
            <w:b/>
            <w:bCs/>
            <w:rtl/>
          </w:rPr>
          <w:t xml:space="preserve">יש</w:t>
        </w:r>
      </w:ins>
      <w:del w:id="91277" w:author="מנוע מכני" w:date="2026-10-11T12:04:40Z">
        <w:r w:rsidRPr="00E1368E">
          <w:rPr>
            <w:b/>
            <w:bCs/>
            <w:rtl/>
          </w:rPr>
          <w:delText xml:space="preserve">איכא</w:delText>
        </w:r>
      </w:del>
      <w:r w:rsidRPr="00E1368E">
        <w:rPr>
          <w:b/>
          <w:bCs/>
          <w:rtl/>
        </w:rPr>
        <w:t xml:space="preserve"> </w:t>
      </w:r>
      <w:ins w:id="90287" w:author="Claude - סמנטי" w:date="2026-10-11T12:19:31Z">
        <w:r>
          <w:rPr>
            <w:b/>
            <w:bCs/>
            <w:rtl/>
          </w:rPr>
          <w:t xml:space="preserve">ביניהם</w:t>
        </w:r>
      </w:ins>
      <w:del w:id="90288" w:author="Claude - סמנטי" w:date="2026-10-11T12:19:31Z">
        <w:r w:rsidRPr="00E1368E">
          <w:rPr>
            <w:b/>
            <w:bCs/>
            <w:rtl/>
          </w:rPr>
          <w:delText xml:space="preserve">בינייהו</w:delText>
        </w:r>
      </w:del>
      <w:r w:rsidRPr="006F178A">
        <w:rPr>
          <w:rtl/>
        </w:rPr>
        <w:t xml:space="preserve"> נהרא דסמיך </w:t>
      </w:r>
      <w:ins w:id="90285" w:author="Claude - סמנטי" w:date="2026-10-11T12:19:31Z">
        <w:r>
          <w:rPr>
            <w:rtl/>
          </w:rPr>
          <w:t xml:space="preserve">לבית</w:t>
        </w:r>
      </w:ins>
      <w:del w:id="90286" w:author="Claude - סמנטי" w:date="2026-10-11T12:19:31Z">
        <w:r w:rsidRPr="006F178A">
          <w:rPr>
            <w:rtl/>
          </w:rPr>
          <w:delText xml:space="preserve">לביתא</w:delText>
        </w:r>
      </w:del>
      <w:r w:rsidRPr="006F178A">
        <w:rPr>
          <w:rtl/>
        </w:rPr>
        <w:t xml:space="preserve">. וראוי לטבילה ולא לרחיצה.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נו.</w:t>
      </w:r>
    </w:p>
    <w:p>
      <w:pPr>
        <w:pStyle w:val="afffff8"/>
        <w:rPr>
          <w:ins w:id="90345" w:author="קלוד" w:date="2026-10-11T12:24:08Z"/>
        </w:rPr>
      </w:pPr>
      <w:ins w:id="90346" w:author="קלוד" w:date="2026-10-11T12:24:08Z">
        <w:r>
          <w:rPr>
            <w:color w:val="7B3F00"/>
          </w:rPr>
          <w:t xml:space="preserve">עיר שאין בה ירק - אין תלמיד חכם רשאי לדור בה</w:t>
        </w:r>
      </w:ins>
    </w:p>
    <w:p>
      <w:pPr>
        <w:pStyle w:val="38"/>
        <w:rPr>
          <w:ins w:id="95810" w:author="מנוע מכני" w:date="2026-10-11T12:04:40Z"/>
        </w:rPr>
      </w:pPr>
      <w:ins w:id="90330" w:author="מנוע מכני" w:date="2026-10-11T12:04:40Z">
        <w:r>
          <w:t xml:space="preserve">ר"ה</w:t>
        </w:r>
      </w:ins>
      <w:del w:id="90331" w:author="מנוע מכני" w:date="2026-10-11T12:04:40Z">
        <w:r w:rsidRPr="006F178A">
          <w:delText xml:space="preserve">רב הונא</w:delText>
        </w:r>
      </w:del>
      <w:r w:rsidRPr="006F178A">
        <w:t xml:space="preserve">:</w:t>
      </w:r>
    </w:p>
    <w:p w:rsidR="005851B8" w:rsidRDefault="005851B8" w:rsidP="005851B8">
      <w:pPr>
        <w:rPr>
          <w:rFonts w:ascii="Fb Fontext" w:hAnsi="Fb Fontext"/>
          <w:rtl/>
        </w:rPr>
      </w:pPr>
      <w:del w:id="95811" w:author="מנוע מכני" w:date="2026-10-11T12:04:40Z">
        <w:r w:rsidRPr="006F178A">
          <w:rPr>
            <w:rFonts w:ascii="Fb Fontext" w:hAnsi="Fb Fontext"/>
            <w:rtl/>
          </w:rPr>
          <w:delText xml:space="preserve"> </w:delText>
        </w:r>
      </w:del>
      <w:r w:rsidRPr="006F178A">
        <w:rPr>
          <w:rFonts w:ascii="Fb Fontext" w:hAnsi="Fb Fontext"/>
          <w:rtl/>
        </w:rPr>
        <w:t xml:space="preserve">כל עיר שאין בה ירק - אין תלמיד חכם רשאי לדור בה. [ירק - שומין וכרישין]</w:t>
      </w:r>
    </w:p>
    <w:p w:rsidR="005851B8" w:rsidRPr="006F178A" w:rsidRDefault="005851B8" w:rsidP="005851B8">
      <w:pPr>
        <w:rPr>
          <w:rtl/>
        </w:rPr>
      </w:pPr>
      <w:r w:rsidRPr="006F178A">
        <w:rPr>
          <w:rtl/>
        </w:rPr>
        <w:t xml:space="preserve">והא דג' </w:t>
      </w:r>
      <w:r w:rsidRPr="006F178A">
        <w:rPr>
          <w:rStyle w:val="2fb"/>
          <w:rtl/>
        </w:rPr>
        <w:t xml:space="preserve">מרבין</w:t>
      </w:r>
      <w:r w:rsidRPr="006F178A">
        <w:rPr>
          <w:rtl/>
        </w:rPr>
        <w:t xml:space="preserve"> את הזבל וכופפין את הקומה, ונוטלין אחד מת'ק ממאור עיניו של אדם, והן פת קיבר ושכר חדש </w:t>
      </w:r>
      <w:r w:rsidRPr="006F178A">
        <w:rPr>
          <w:rStyle w:val="afffe"/>
          <w:rFonts w:ascii="Fb Fontext" w:hAnsi="Fb Fontext"/>
          <w:rtl/>
        </w:rPr>
        <w:t>וירק</w:t>
      </w:r>
      <w:r w:rsidRPr="006F178A">
        <w:rPr>
          <w:rtl/>
        </w:rPr>
        <w:t>.</w:t>
      </w:r>
    </w:p>
    <w:p w:rsidR="005851B8" w:rsidRPr="006F178A" w:rsidRDefault="005851B8" w:rsidP="005851B8">
      <w:pPr>
        <w:rPr>
          <w:rStyle w:val="afffe"/>
          <w:rFonts w:ascii="Fb Fontext" w:hAnsi="Fb Fontext"/>
          <w:b/>
          <w:rtl/>
        </w:rPr>
      </w:pPr>
      <w:r w:rsidRPr="006F178A">
        <w:rPr>
          <w:rtl/>
        </w:rPr>
        <w:t>היינו בשאר ירקי.</w:t>
      </w:r>
    </w:p>
    <w:p w:rsidR="005851B8" w:rsidRPr="006F178A" w:rsidRDefault="005851B8" w:rsidP="005851B8">
      <w:pPr>
        <w:rPr>
          <w:rtl/>
        </w:rPr>
      </w:pPr>
      <w:r w:rsidRPr="006F178A">
        <w:rPr>
          <w:rStyle w:val="afffe"/>
          <w:rFonts w:ascii="Fb Fontext" w:hAnsi="Fb Fontext"/>
          <w:b/>
          <w:rtl/>
        </w:rPr>
        <w:t>א.</w:t>
      </w:r>
      <w:r w:rsidRPr="006F178A">
        <w:rPr>
          <w:rtl/>
        </w:rPr>
        <w:t xml:space="preserve"> בעלין וכדתניא: נראה צנון נראה סם המות היינו בעלין.</w:t>
      </w:r>
    </w:p>
    <w:p w:rsidR="005851B8" w:rsidRPr="006F178A" w:rsidRDefault="005851B8" w:rsidP="005851B8">
      <w:pPr>
        <w:rPr>
          <w:rStyle w:val="afffe"/>
          <w:rFonts w:ascii="Fb Fontext" w:hAnsi="Fb Fontext"/>
          <w:b/>
          <w:rtl/>
        </w:rPr>
      </w:pPr>
      <w:r w:rsidRPr="006F178A">
        <w:rPr>
          <w:rtl/>
        </w:rPr>
        <w:t xml:space="preserve">אבל באמהות </w:t>
      </w:r>
      <w:r w:rsidRPr="006F178A">
        <w:rPr>
          <w:rtl/>
        </w:rPr>
        <w:t xml:space="preserve">תניא</w:t>
      </w:r>
      <w:r w:rsidRPr="006F178A">
        <w:rPr>
          <w:rtl/>
        </w:rPr>
        <w:t xml:space="preserve">: שום - ירק, כרישין - חצי ירק, נראה צנון - נראה סם חיים. היינו באמהות.</w:t>
      </w:r>
    </w:p>
    <w:p w:rsidR="005851B8" w:rsidRPr="006F178A" w:rsidRDefault="005851B8" w:rsidP="005851B8">
      <w:pPr>
        <w:rPr>
          <w:rtl/>
        </w:rPr>
      </w:pPr>
      <w:r w:rsidRPr="006F178A">
        <w:rPr>
          <w:rStyle w:val="afffe"/>
          <w:rFonts w:ascii="Fb Fontext" w:hAnsi="Fb Fontext"/>
          <w:b/>
          <w:rtl/>
        </w:rPr>
        <w:t>ב.</w:t>
      </w:r>
      <w:r w:rsidRPr="006F178A">
        <w:rPr>
          <w:rtl/>
        </w:rPr>
        <w:t xml:space="preserve"> בימות הגשמים. ששרשי הצנון מצננים את הגוף, אבל בימות החמה הוא מועיל.</w:t>
      </w:r>
    </w:p>
    <w:p>
      <w:pPr>
        <w:pStyle w:val="38"/>
        <w:rPr>
          <w:ins w:id="95813" w:author="מנוע מכני" w:date="2026-10-11T12:04:40Z"/>
        </w:rPr>
      </w:pPr>
      <w:del w:id="95812" w:author="מנוע מכני" w:date="2026-10-11T12:04:40Z">
        <w:r w:rsidRPr="006F178A">
          <w:delText xml:space="preserve">•</w:delText>
        </w:r>
      </w:del>
      <w:r w:rsidRPr="006F178A">
        <w:t xml:space="preserve"> אריא"ר:</w:t>
      </w:r>
    </w:p>
    <w:p w:rsidR="005851B8" w:rsidRPr="006F178A" w:rsidRDefault="005851B8" w:rsidP="005851B8">
      <w:pPr>
        <w:rPr>
          <w:rtl/>
        </w:rPr>
      </w:pPr>
      <w:del w:id="95814" w:author="מנוע מכני" w:date="2026-10-11T12:04:40Z">
        <w:r w:rsidRPr="006F178A">
          <w:rPr>
            <w:rtl/>
          </w:rPr>
          <w:delText xml:space="preserve"> </w:delText>
        </w:r>
      </w:del>
      <w:r w:rsidRPr="006F178A">
        <w:rPr>
          <w:rtl/>
        </w:rPr>
        <w:t xml:space="preserve">כל עיר שיש בה מעלות ומורדות - אדם ובהמה שבה מזקינין בחצי ימיהן.</w:t>
      </w:r>
    </w:p>
    <w:p>
      <w:pPr>
        <w:pStyle w:val="38"/>
        <w:rPr>
          <w:ins w:id="95816" w:author="מנוע מכני" w:date="2026-10-11T12:04:40Z"/>
        </w:rPr>
      </w:pPr>
      <w:del w:id="95815" w:author="מנוע מכני" w:date="2026-10-11T12:04:40Z">
        <w:r w:rsidRPr="006F178A">
          <w:delText xml:space="preserve">•</w:delText>
        </w:r>
      </w:del>
      <w:r w:rsidRPr="006F178A">
        <w:t xml:space="preserve"> ארהבדר"י:</w:t>
      </w:r>
    </w:p>
    <w:p w:rsidR="005851B8" w:rsidRPr="006F178A" w:rsidRDefault="005851B8" w:rsidP="005851B8">
      <w:pPr>
        <w:rPr>
          <w:rtl/>
        </w:rPr>
      </w:pPr>
      <w:del w:id="95817" w:author="מנוע מכני" w:date="2026-10-11T12:04:40Z">
        <w:r w:rsidRPr="006F178A">
          <w:rPr>
            <w:rtl/>
          </w:rPr>
          <w:delText xml:space="preserve"> </w:delText>
        </w:r>
      </w:del>
      <w:ins w:id="92648" w:author="מנוע מכני" w:date="2026-10-11T12:04:40Z">
        <w:r>
          <w:rPr>
            <w:rtl/>
          </w:rPr>
          <w:t xml:space="preserve">אלו</w:t>
        </w:r>
      </w:ins>
      <w:del w:id="92649" w:author="מנוע מכני" w:date="2026-10-11T12:04:40Z">
        <w:r w:rsidRPr="006F178A">
          <w:rPr>
            <w:rtl/>
          </w:rPr>
          <w:delText xml:space="preserve">הני</w:delText>
        </w:r>
      </w:del>
      <w:r w:rsidRPr="006F178A">
        <w:rPr>
          <w:rtl/>
        </w:rPr>
        <w:t xml:space="preserve"> מולייתא דבי בירי ודבי נרש אזקנון.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43" w:author="קלוד" w:date="2026-10-11T12:24:08Z"/>
        </w:rPr>
      </w:pPr>
      <w:ins w:id="90344" w:author="קלוד" w:date="2026-10-11T12:24:08Z">
        <w:r>
          <w:rPr>
            <w:color w:val="7B3F00"/>
          </w:rPr>
          <w:t xml:space="preserve">ריבוע העיר בריבוע עולם - צפון, דרום ותקופה</w:t>
        </w:r>
      </w:ins>
    </w:p>
    <w:p>
      <w:pPr>
        <w:pStyle w:val="38"/>
        <w:rPr>
          <w:ins w:id="95819" w:author="מנוע מכני" w:date="2026-10-11T12:04:40Z"/>
        </w:rPr>
      </w:pPr>
      <w:del w:id="95818"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5820" w:author="מנוע מכני" w:date="2026-10-11T12:04:40Z">
        <w:r w:rsidRPr="006F178A">
          <w:rPr>
            <w:rFonts w:ascii="Fb Fontext" w:hAnsi="Fb Fontext"/>
            <w:rtl/>
          </w:rPr>
          <w:delText xml:space="preserve"> </w:delText>
        </w:r>
      </w:del>
      <w:r w:rsidRPr="006F178A">
        <w:rPr>
          <w:rFonts w:ascii="Fb Fontext" w:hAnsi="Fb Fontext"/>
          <w:rtl/>
        </w:rPr>
        <w:t xml:space="preserve">בא לרבעה מרבעה בריבוע עולם, נותן צפונה לצפון עולם ודרומה לדרום עולם. וסימניך: עגלה בצפון ועקרב בדרום.</w:t>
      </w:r>
    </w:p>
    <w:p>
      <w:pPr>
        <w:pStyle w:val="38"/>
        <w:rPr>
          <w:ins w:id="95821" w:author="מנוע מכני" w:date="2026-10-11T12:04:40Z"/>
        </w:rPr>
      </w:pPr>
      <w:r w:rsidRPr="006F178A">
        <w:t xml:space="preserve">רבי יוסי:</w:t>
      </w:r>
    </w:p>
    <w:p w:rsidR="005851B8" w:rsidRPr="006F178A" w:rsidRDefault="005851B8" w:rsidP="005851B8">
      <w:pPr>
        <w:rPr>
          <w:rtl/>
        </w:rPr>
      </w:pPr>
      <w:del w:id="95822" w:author="מנוע מכני" w:date="2026-10-11T12:04:40Z">
        <w:r w:rsidRPr="006F178A">
          <w:rPr>
            <w:rtl/>
          </w:rPr>
          <w:delText xml:space="preserve"> </w:delText>
        </w:r>
      </w:del>
      <w:r w:rsidRPr="006F178A">
        <w:rPr>
          <w:rtl/>
        </w:rPr>
        <w:t xml:space="preserve">אם אינו יודע לרבעה בריבוע של עולם - מרבעה כמין התקופה.</w:t>
      </w:r>
    </w:p>
    <w:p w:rsidR="005851B8" w:rsidRPr="006F178A" w:rsidRDefault="005851B8" w:rsidP="005851B8">
      <w:pPr>
        <w:rPr>
          <w:rtl/>
        </w:rPr>
      </w:pPr>
      <w:r w:rsidRPr="006F178A">
        <w:rPr>
          <w:rtl/>
        </w:rPr>
        <w:t>חמה יוצאה ביום ארוך ושוקעת ביום ארוך - זה הוא פני צפון.</w:t>
      </w:r>
    </w:p>
    <w:p w:rsidR="005851B8" w:rsidRPr="006F178A" w:rsidRDefault="005851B8" w:rsidP="005851B8">
      <w:pPr>
        <w:rPr>
          <w:rtl/>
        </w:rPr>
      </w:pPr>
      <w:r w:rsidRPr="006F178A">
        <w:rPr>
          <w:rtl/>
        </w:rPr>
        <w:t>חמה יוצאה ביום קצר ושוקעת ביום קצר - זה הוא פני דרום.</w:t>
      </w:r>
    </w:p>
    <w:p w:rsidR="005851B8" w:rsidRPr="006F178A" w:rsidRDefault="005851B8" w:rsidP="005851B8">
      <w:pPr>
        <w:rPr>
          <w:rtl/>
        </w:rPr>
      </w:pPr>
      <w:r w:rsidRPr="006F178A">
        <w:rPr>
          <w:rtl/>
        </w:rPr>
        <w:lastRenderedPageBreak/>
        <w:t xml:space="preserve">תקופת ניסן ותקופת תשרי - חמה יוצאה בחצי מזרח ושוקעת בחצי מערב, </w:t>
      </w:r>
      <w:r>
        <w:rPr>
          <w:rtl/>
        </w:rPr>
        <w:t>שנא'</w:t>
      </w:r>
      <w:r w:rsidRPr="00AC624C">
        <w:rPr>
          <w:rStyle w:val="afffff0"/>
          <w:rtl/>
        </w:rPr>
        <w:t xml:space="preserve"> </w:t>
      </w:r>
      <w:r w:rsidRPr="00AC624C">
        <w:rPr>
          <w:rStyle w:val="afffff0"/>
          <w:rFonts w:hint="cs"/>
          <w:rtl/>
        </w:rPr>
        <w:t>'</w:t>
      </w:r>
      <w:ins w:id="90617" w:author="Claude - סמנטי" w:date="2026-10-11T12:19:31Z">
        <w:r>
          <w:rPr>
            <w:rStyle w:val="afffff0"/>
            <w:rtl/>
          </w:rPr>
          <w:t xml:space="preserve">הוֹלֵךְ אֶל דָּרוֹם וְסוֹבֵב אֶל צָפוֹן</w:t>
        </w:r>
      </w:ins>
      <w:del w:id="90618" w:author="Claude - סמנטי" w:date="2026-10-11T12:19:31Z">
        <w:r w:rsidRPr="00AC624C">
          <w:rPr>
            <w:rStyle w:val="afffff0"/>
            <w:rtl/>
          </w:rPr>
          <w:delText xml:space="preserve">הולך אל דרום וסובב אל צפון</w:delText>
        </w:r>
      </w:del>
      <w:r w:rsidRPr="00AC624C">
        <w:rPr>
          <w:rStyle w:val="afffff0"/>
          <w:rFonts w:hint="cs"/>
          <w:rtl/>
        </w:rPr>
        <w:t>'</w:t>
      </w:r>
      <w:r w:rsidRPr="00AC624C">
        <w:rPr>
          <w:rStyle w:val="afffff0"/>
          <w:rtl/>
        </w:rPr>
        <w:t>.</w:t>
      </w:r>
    </w:p>
    <w:p w:rsidR="005851B8" w:rsidRPr="006F178A" w:rsidRDefault="005851B8" w:rsidP="005851B8">
      <w:pPr>
        <w:rPr>
          <w:rtl/>
        </w:rPr>
      </w:pPr>
      <w:r w:rsidRPr="006F178A">
        <w:rPr>
          <w:rtl/>
        </w:rPr>
        <w:t>הולך אל דרום - ביום, וסובב אל צפון - בלילה.</w:t>
      </w:r>
    </w:p>
    <w:p w:rsidR="005851B8" w:rsidRPr="006F178A" w:rsidRDefault="005851B8" w:rsidP="005851B8">
      <w:pPr>
        <w:rPr>
          <w:rtl/>
        </w:rPr>
      </w:pPr>
      <w:r w:rsidRPr="006F178A">
        <w:rPr>
          <w:rtl/>
        </w:rPr>
        <w:t>סובב סבב הולך הרוח - אלו פני מזרח ופני מערב, פעמים מהלכתן ופעמים מסבבתן.</w:t>
      </w:r>
    </w:p>
    <w:p>
      <w:pPr>
        <w:pStyle w:val="38"/>
        <w:rPr>
          <w:ins w:id="95823" w:author="מנוע מכני" w:date="2026-10-11T12:04:40Z"/>
        </w:rPr>
      </w:pPr>
      <w:del w:id="97048" w:author="מנוע מכני" w:date="2026-10-11T12:04:40Z">
        <w:r w:rsidRPr="006F178A">
          <w:delText xml:space="preserve">אמר </w:delText>
        </w:r>
      </w:del>
      <w:r w:rsidRPr="006F178A">
        <w:t xml:space="preserve">רב משרשיא:</w:t>
      </w:r>
    </w:p>
    <w:p w:rsidR="005851B8" w:rsidRPr="009757B9" w:rsidRDefault="005851B8" w:rsidP="005851B8">
      <w:pPr>
        <w:rPr>
          <w:rFonts w:cs="Guttman Vilna"/>
          <w:b/>
          <w:bCs/>
          <w:rtl/>
        </w:rPr>
      </w:pPr>
      <w:del w:id="95824" w:author="מנוע מכני" w:date="2026-10-11T12:04:40Z">
        <w:r w:rsidRPr="006F178A">
          <w:rPr>
            <w:rtl/>
          </w:rPr>
          <w:delText xml:space="preserve"> </w:delText>
        </w:r>
      </w:del>
      <w:ins w:id="94604" w:author="מנוע מכני" w:date="2026-10-11T12:04:40Z">
        <w:r>
          <w:rPr>
            <w:rtl/>
          </w:rPr>
          <w:t xml:space="preserve">אינם</w:t>
        </w:r>
      </w:ins>
      <w:del w:id="94605" w:author="מנוע מכני" w:date="2026-10-11T12:04:40Z">
        <w:r w:rsidRPr="006F178A">
          <w:rPr>
            <w:rtl/>
          </w:rPr>
          <w:delText xml:space="preserve">ליתנהו</w:delText>
        </w:r>
      </w:del>
      <w:r w:rsidRPr="006F178A">
        <w:rPr>
          <w:rtl/>
        </w:rPr>
        <w:t xml:space="preserve"> </w:t>
      </w:r>
      <w:ins w:id="92650" w:author="מנוע מכני" w:date="2026-10-11T12:04:40Z">
        <w:r>
          <w:rPr>
            <w:rtl/>
          </w:rPr>
          <w:t xml:space="preserve">לאלו</w:t>
        </w:r>
      </w:ins>
      <w:del w:id="92651" w:author="מנוע מכני" w:date="2026-10-11T12:04:40Z">
        <w:r w:rsidRPr="006F178A">
          <w:rPr>
            <w:rtl/>
          </w:rPr>
          <w:delText xml:space="preserve">להני</w:delText>
        </w:r>
      </w:del>
      <w:r w:rsidRPr="006F178A">
        <w:rPr>
          <w:rtl/>
        </w:rPr>
        <w:t xml:space="preserve"> כללי. </w:t>
      </w:r>
      <w:r w:rsidRPr="006F178A">
        <w:rPr>
          <w:rtl/>
        </w:rPr>
        <w:t xml:space="preserve">דתניא</w:t>
      </w:r>
      <w:r w:rsidRPr="006F178A">
        <w:rPr>
          <w:rtl/>
        </w:rPr>
        <w:t xml:space="preserve">: </w:t>
      </w:r>
      <w:r w:rsidRPr="006F178A">
        <w:rPr>
          <w:rtl/>
        </w:rPr>
        <w:t xml:space="preserve">לא</w:t>
      </w:r>
      <w:r w:rsidRPr="006F178A">
        <w:rPr>
          <w:rtl/>
        </w:rPr>
        <w:t xml:space="preserve"> יצאה חמה מעולם מקרן מזרחית צפונית ושקעה בקרן מערבית צפונית, ולא יצאה חמה מקרן מזרחית דרומית ושקעה בקרן מערבית דרומית.</w:t>
      </w:r>
    </w:p>
    <w:p>
      <w:pPr>
        <w:pStyle w:val="afffff8"/>
        <w:rPr>
          <w:ins w:id="90341" w:author="קלוד" w:date="2026-10-11T12:24:08Z"/>
        </w:rPr>
      </w:pPr>
      <w:ins w:id="90342" w:author="קלוד" w:date="2026-10-11T12:24:08Z">
        <w:r>
          <w:rPr>
            <w:color w:val="7B3F00"/>
          </w:rPr>
          <w:t xml:space="preserve">תקופות השנה - מתי נופלת כל תקופה</w:t>
        </w:r>
      </w:ins>
    </w:p>
    <w:p>
      <w:pPr>
        <w:pStyle w:val="38"/>
        <w:rPr>
          <w:ins w:id="95825" w:author="מנוע מכני" w:date="2026-10-11T12:04:40Z"/>
        </w:rPr>
      </w:pPr>
      <w:r w:rsidRPr="006F178A">
        <w:t xml:space="preserve">שמואל:</w:t>
      </w:r>
    </w:p>
    <w:p w:rsidR="005851B8" w:rsidRPr="006F178A" w:rsidRDefault="005851B8" w:rsidP="005851B8">
      <w:pPr>
        <w:rPr>
          <w:rtl/>
        </w:rPr>
      </w:pPr>
      <w:del w:id="95826" w:author="מנוע מכני" w:date="2026-10-11T12:04:40Z">
        <w:r w:rsidRPr="006F178A">
          <w:rPr>
            <w:rtl/>
          </w:rPr>
          <w:delText xml:space="preserve"> </w:delText>
        </w:r>
      </w:del>
      <w:r w:rsidRPr="006F178A">
        <w:rPr>
          <w:rtl/>
        </w:rPr>
        <w:t xml:space="preserve">אין תקופת ניסן נופלת אלא בד' רבעי היום, או בתחלת היום, או בתחלת הלילה, או בחצי היום או בחצי הלילה.</w:t>
      </w:r>
    </w:p>
    <w:p w:rsidR="005851B8" w:rsidRPr="006F178A" w:rsidRDefault="005851B8" w:rsidP="005851B8">
      <w:pPr>
        <w:rPr>
          <w:rtl/>
        </w:rPr>
      </w:pPr>
      <w:r w:rsidRPr="006F178A">
        <w:rPr>
          <w:rtl/>
        </w:rPr>
        <w:t>ואין תקופת תמוז נופלת אלא או באחת ומחצה או בשבע ומחצה, בין ביום ובין בלילה.</w:t>
      </w:r>
    </w:p>
    <w:p w:rsidR="005851B8" w:rsidRPr="006F178A" w:rsidRDefault="005851B8" w:rsidP="005851B8">
      <w:pPr>
        <w:rPr>
          <w:rtl/>
        </w:rPr>
      </w:pPr>
      <w:r w:rsidRPr="006F178A">
        <w:rPr>
          <w:rtl/>
        </w:rPr>
        <w:t>ואין תקופת תשרי נופלת אלא או בשלש שעות או בתשע שעות, בין ביום ובין בלילה.</w:t>
      </w:r>
    </w:p>
    <w:p w:rsidR="005851B8" w:rsidRPr="006F178A" w:rsidRDefault="005851B8" w:rsidP="005851B8">
      <w:pPr>
        <w:rPr>
          <w:rtl/>
        </w:rPr>
      </w:pPr>
      <w:r w:rsidRPr="006F178A">
        <w:rPr>
          <w:rtl/>
        </w:rPr>
        <w:t>ואין תקופת טבת נופלת אלא או בארבע ומחצה או בעשר ומחצה, בין ביום ובין בלילה.</w:t>
      </w:r>
    </w:p>
    <w:p w:rsidR="005851B8" w:rsidRPr="006F178A" w:rsidRDefault="005851B8" w:rsidP="005851B8">
      <w:pPr>
        <w:rPr>
          <w:rtl/>
        </w:rPr>
      </w:pPr>
      <w:r w:rsidRPr="006F178A">
        <w:rPr>
          <w:rtl/>
        </w:rPr>
        <w:t>ואין בין תקופה לתקופה אלא תשעים ואחד יום ושבע שעות ומחצה.</w:t>
      </w:r>
    </w:p>
    <w:p w:rsidR="005851B8" w:rsidRPr="006F178A" w:rsidRDefault="005851B8" w:rsidP="005851B8">
      <w:pPr>
        <w:rPr>
          <w:rtl/>
        </w:rPr>
      </w:pPr>
      <w:r w:rsidRPr="006F178A">
        <w:rPr>
          <w:rtl/>
        </w:rPr>
        <w:t>ואין תקופה מושכת מחברתה אלא חצי שעה.</w:t>
      </w:r>
    </w:p>
    <w:p>
      <w:pPr>
        <w:pStyle w:val="38"/>
        <w:rPr>
          <w:ins w:id="95827" w:author="מנוע מכני" w:date="2026-10-11T12:04:40Z"/>
        </w:rPr>
      </w:pPr>
      <w:r w:rsidRPr="006F178A">
        <w:t xml:space="preserve">ואמר שמואל:</w:t>
      </w:r>
    </w:p>
    <w:p w:rsidR="005851B8" w:rsidRPr="006F178A" w:rsidRDefault="005851B8" w:rsidP="005851B8">
      <w:pPr>
        <w:rPr>
          <w:rtl/>
        </w:rPr>
      </w:pPr>
      <w:del w:id="95828" w:author="מנוע מכני" w:date="2026-10-11T12:04:40Z">
        <w:r w:rsidRPr="006F178A">
          <w:rPr>
            <w:rtl/>
          </w:rPr>
          <w:delText xml:space="preserve"> </w:delText>
        </w:r>
      </w:del>
      <w:r w:rsidRPr="006F178A">
        <w:rPr>
          <w:rtl/>
        </w:rPr>
        <w:t xml:space="preserve">אין לך תקופת ניסן שנופלת בצדק שאינה משברת את האילנות.</w:t>
      </w:r>
    </w:p>
    <w:p w:rsidR="005851B8" w:rsidRPr="006F178A" w:rsidRDefault="005851B8" w:rsidP="005851B8">
      <w:pPr>
        <w:rPr>
          <w:rtl/>
        </w:rPr>
      </w:pPr>
      <w:r w:rsidRPr="006F178A">
        <w:rPr>
          <w:rtl/>
        </w:rPr>
        <w:t>ואין לך תקופת טבת שנופלת בצדק שאינה מייבשת את הזרעים, והוא דאיתליד לבנה או בלבנה או בצדק.</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נו:</w:t>
      </w:r>
    </w:p>
    <w:p>
      <w:pPr>
        <w:pStyle w:val="afffff8"/>
        <w:rPr>
          <w:ins w:id="90339" w:author="קלוד" w:date="2026-10-11T12:24:08Z"/>
        </w:rPr>
      </w:pPr>
      <w:ins w:id="90340" w:author="קלוד" w:date="2026-10-11T12:24:08Z">
        <w:r>
          <w:rPr>
            <w:color w:val="7B3F00"/>
          </w:rPr>
          <w:t xml:space="preserve">ריבוע העיר והתחומין - טבלא מרובעת באלכסון</w:t>
        </w:r>
      </w:ins>
    </w:p>
    <w:p>
      <w:pPr>
        <w:pStyle w:val="38"/>
        <w:rPr>
          <w:ins w:id="95830" w:author="מנוע מכני" w:date="2026-10-11T12:04:40Z"/>
        </w:rPr>
      </w:pPr>
      <w:del w:id="95829"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5831" w:author="מנוע מכני" w:date="2026-10-11T12:04:40Z">
        <w:r w:rsidRPr="006F178A">
          <w:rPr>
            <w:rFonts w:ascii="Fb Fontext" w:hAnsi="Fb Fontext"/>
            <w:rtl/>
          </w:rPr>
          <w:delText xml:space="preserve"> </w:delText>
        </w:r>
      </w:del>
      <w:r w:rsidRPr="006F178A">
        <w:rPr>
          <w:rFonts w:ascii="Fb Fontext" w:hAnsi="Fb Fontext"/>
          <w:rtl/>
        </w:rPr>
        <w:t xml:space="preserve">המרבע את העיר עושה אותה כמין טבלא מרובעת, וחוזר ומרבע את התחומין, ועושה אותן כמין טבלא מרובעת.</w:t>
      </w:r>
    </w:p>
    <w:p w:rsidR="005851B8" w:rsidRDefault="005851B8" w:rsidP="005851B8">
      <w:pPr>
        <w:rPr>
          <w:rtl/>
        </w:rPr>
      </w:pPr>
      <w:r w:rsidRPr="006F178A">
        <w:rPr>
          <w:rtl/>
        </w:rPr>
        <w:t>ולמדידה מוסיף טבלא מרובעת שהיא אלפים אמה על אלפים אמה, ומניחה בקרן באלכסונה, [שלא יפסיד הזויות]</w:t>
      </w:r>
    </w:p>
    <w:p w:rsidR="005851B8" w:rsidRPr="006F178A" w:rsidRDefault="005851B8" w:rsidP="005851B8">
      <w:pPr>
        <w:rPr>
          <w:rtl/>
        </w:rPr>
      </w:pPr>
      <w:r w:rsidRPr="006F178A">
        <w:rPr>
          <w:rtl/>
        </w:rPr>
        <w:t>נמצא עיר משתכרת ארבע מאות | תחומין משתכרין שמונה מאות אמות | ס"ה אלף ומאתים.</w:t>
      </w:r>
    </w:p>
    <w:p>
      <w:pPr>
        <w:pStyle w:val="38"/>
        <w:rPr>
          <w:ins w:id="95832" w:author="מנוע מכני" w:date="2026-10-11T12:04:40Z"/>
        </w:rPr>
      </w:pPr>
      <w:r w:rsidRPr="006F178A">
        <w:t xml:space="preserve">והך</w:t>
      </w:r>
    </w:p>
    <w:p w:rsidR="005851B8" w:rsidRPr="002D0727" w:rsidRDefault="005851B8" w:rsidP="005851B8">
      <w:pPr>
        <w:rPr>
          <w:b/>
          <w:bCs/>
          <w:rtl/>
        </w:rPr>
      </w:pPr>
      <w:del w:id="95833" w:author="מנוע מכני" w:date="2026-10-11T12:04:40Z">
        <w:r w:rsidRPr="006F178A">
          <w:rPr>
            <w:rtl/>
          </w:rPr>
          <w:delText xml:space="preserve"> </w:delText>
        </w:r>
      </w:del>
      <w:r w:rsidRPr="006F178A">
        <w:rPr>
          <w:rtl/>
        </w:rPr>
        <w:t xml:space="preserve">דמרובע יתר על העגול ברביע [והיינו 666.6] דווקא בריבוע אבל כאן מודדים באלכסון והיינו 1.4 והיינו </w:t>
      </w:r>
      <w:ins w:id="94606" w:author="מנוע מכני" w:date="2026-10-11T12:04:40Z">
        <w:r>
          <w:rPr>
            <w:rtl/>
          </w:rPr>
          <w:t xml:space="preserve">יותר</w:t>
        </w:r>
      </w:ins>
      <w:del w:id="94607" w:author="מנוע מכני" w:date="2026-10-11T12:04:40Z">
        <w:r w:rsidRPr="006F178A">
          <w:rPr>
            <w:rtl/>
          </w:rPr>
          <w:delText xml:space="preserve">טפי</w:delText>
        </w:r>
      </w:del>
      <w:r w:rsidRPr="006F178A">
        <w:rPr>
          <w:rtl/>
        </w:rPr>
        <w:t xml:space="preserve">.</w:t>
      </w:r>
    </w:p>
    <w:p>
      <w:pPr>
        <w:pStyle w:val="38"/>
        <w:rPr>
          <w:ins w:id="95834" w:author="מנוע מכני" w:date="2026-10-11T12:04:40Z"/>
        </w:rPr>
      </w:pPr>
      <w:r w:rsidRPr="002D0727">
        <w:t>אביי</w:t>
      </w:r>
      <w:r w:rsidRPr="006F178A">
        <w:t xml:space="preserve">:</w:t>
      </w:r>
    </w:p>
    <w:p w:rsidR="005851B8" w:rsidRPr="006F178A" w:rsidRDefault="005851B8" w:rsidP="005851B8">
      <w:pPr>
        <w:rPr>
          <w:rtl/>
        </w:rPr>
      </w:pPr>
      <w:del w:id="95835" w:author="מנוע מכני" w:date="2026-10-11T12:04:40Z">
        <w:r w:rsidRPr="006F178A">
          <w:rPr>
            <w:rtl/>
          </w:rPr>
          <w:delText xml:space="preserve"> </w:delText>
        </w:r>
      </w:del>
      <w:r w:rsidRPr="006F178A">
        <w:rPr>
          <w:rtl/>
        </w:rPr>
        <w:t xml:space="preserve">והיינו בעיר של אלפיים על אלפיים.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נז.</w:t>
      </w:r>
    </w:p>
    <w:p>
      <w:pPr>
        <w:pStyle w:val="afffff8"/>
        <w:rPr>
          <w:ins w:id="90337" w:author="קלוד" w:date="2026-10-11T12:24:08Z"/>
        </w:rPr>
      </w:pPr>
      <w:ins w:id="90338" w:author="קלוד" w:date="2026-10-11T12:24:08Z">
        <w:r>
          <w:rPr>
            <w:color w:val="7B3F00"/>
          </w:rPr>
          <w:t xml:space="preserve">מגרש ערי הלויים - רביע מתחום אלפיים</w:t>
        </w:r>
      </w:ins>
    </w:p>
    <w:p>
      <w:pPr>
        <w:pStyle w:val="38"/>
        <w:rPr>
          <w:ins w:id="95836" w:author="מנוע מכני" w:date="2026-10-11T12:04:40Z"/>
        </w:rPr>
      </w:pPr>
      <w:r w:rsidRPr="006F178A">
        <w:t xml:space="preserve">תניא</w:t>
      </w:r>
      <w:r w:rsidRPr="006F178A">
        <w:t xml:space="preserve">, ראבר"י:</w:t>
      </w:r>
    </w:p>
    <w:p w:rsidR="005851B8" w:rsidRPr="006F178A" w:rsidRDefault="005851B8" w:rsidP="005851B8">
      <w:pPr>
        <w:rPr>
          <w:rStyle w:val="afffe"/>
          <w:rFonts w:ascii="Fb Fontext" w:hAnsi="Fb Fontext"/>
          <w:b/>
          <w:rtl/>
        </w:rPr>
      </w:pPr>
      <w:del w:id="95837" w:author="מנוע מכני" w:date="2026-10-11T12:04:40Z">
        <w:r w:rsidRPr="006F178A">
          <w:rPr>
            <w:rFonts w:ascii="Fb Fontext" w:hAnsi="Fb Fontext"/>
            <w:rtl/>
          </w:rPr>
          <w:delText xml:space="preserve"> </w:delText>
        </w:r>
      </w:del>
      <w:r w:rsidRPr="006F178A">
        <w:rPr>
          <w:rFonts w:ascii="Fb Fontext" w:hAnsi="Fb Fontext"/>
          <w:rtl/>
        </w:rPr>
        <w:t xml:space="preserve">תחום ערי לוים אלפים אמה, צא מהן אלף אמה מגרש - נמצא מגרש רביע, והשאר שדות וכרמים.</w:t>
      </w:r>
    </w:p>
    <w:p w:rsidR="005851B8" w:rsidRPr="009757B9" w:rsidRDefault="005851B8" w:rsidP="005851B8">
      <w:pPr>
        <w:rPr>
          <w:rFonts w:cs="Guttman Vilna"/>
          <w:b/>
          <w:bCs/>
          <w:rtl/>
        </w:rPr>
      </w:pPr>
      <w:r w:rsidRPr="006F178A">
        <w:rPr>
          <w:rStyle w:val="afffe"/>
          <w:rFonts w:ascii="Fb Fontext" w:hAnsi="Fb Fontext"/>
          <w:b/>
          <w:rtl/>
        </w:rPr>
        <w:t>א.</w:t>
      </w:r>
      <w:r w:rsidRPr="006F178A">
        <w:rPr>
          <w:rStyle w:val="afffe"/>
          <w:rFonts w:ascii="Fb Fontext" w:hAnsi="Fb Fontext"/>
          <w:rtl/>
        </w:rPr>
        <w:t xml:space="preserve"> </w:t>
      </w:r>
      <w:r w:rsidRPr="006F178A">
        <w:rPr>
          <w:rtl/>
        </w:rPr>
        <w:t>בא-בעיר עגולה</w:t>
      </w:r>
      <w:r w:rsidRPr="006F178A">
        <w:rPr>
          <w:rStyle w:val="afffe"/>
          <w:rFonts w:ascii="Fb Fontext" w:hAnsi="Fb Fontext"/>
          <w:rtl/>
        </w:rPr>
        <w:t>,</w:t>
      </w:r>
      <w:r w:rsidRPr="006F178A">
        <w:rPr>
          <w:rtl/>
        </w:rPr>
        <w:t xml:space="preserve"> של אלפיים על אלפיים. ממילא תחום ט"ז (ד' של ד'): קרנות הם ט"ז: הוסף ד' דעיר (ס"ה ל'ו).</w:t>
      </w:r>
    </w:p>
    <w:p w:rsidR="005851B8" w:rsidRPr="006F178A" w:rsidRDefault="005851B8" w:rsidP="005851B8">
      <w:pPr>
        <w:rPr>
          <w:rStyle w:val="afffe"/>
          <w:rFonts w:ascii="Fb Fontext" w:hAnsi="Fb Fontext"/>
          <w:b/>
          <w:rtl/>
        </w:rPr>
      </w:pPr>
      <w:r w:rsidRPr="006F178A">
        <w:rPr>
          <w:rtl/>
        </w:rPr>
        <w:t>הורד ח' דתחומין</w:t>
      </w:r>
      <w:r w:rsidRPr="006F178A">
        <w:rPr>
          <w:rFonts w:hint="cs"/>
          <w:rtl/>
        </w:rPr>
        <w:t xml:space="preserve"> [</w:t>
      </w:r>
      <w:r w:rsidRPr="006F178A">
        <w:rPr>
          <w:rtl/>
        </w:rPr>
        <w:t>הסמוכין], וד' דקרנות, ודל מינה רביע דריבוע נשאר ט' והיינו רבע מל"ו.</w:t>
      </w:r>
    </w:p>
    <w:p>
      <w:pPr>
        <w:pStyle w:val="38"/>
        <w:rPr>
          <w:ins w:id="95838" w:author="מנוע מכני" w:date="2026-10-11T12:04:40Z"/>
        </w:rPr>
      </w:pPr>
      <w:r w:rsidRPr="00132755">
        <w:t>ב.</w:t>
      </w:r>
      <w:r w:rsidRPr="00132755">
        <w:t xml:space="preserve"> </w:t>
      </w:r>
      <w:r w:rsidRPr="00132755">
        <w:t xml:space="preserve">אביי:</w:t>
      </w:r>
    </w:p>
    <w:p w:rsidR="005851B8" w:rsidRPr="00132755" w:rsidRDefault="005851B8" w:rsidP="005851B8">
      <w:pPr>
        <w:rPr>
          <w:spacing w:val="-2"/>
          <w:rtl/>
        </w:rPr>
      </w:pPr>
      <w:del w:id="95839" w:author="מנוע מכני" w:date="2026-10-11T12:04:40Z">
        <w:r w:rsidRPr="00132755">
          <w:rPr>
            <w:spacing w:val="-2"/>
            <w:rtl/>
          </w:rPr>
          <w:delText xml:space="preserve"> </w:delText>
        </w:r>
      </w:del>
      <w:r w:rsidRPr="00132755">
        <w:rPr>
          <w:spacing w:val="-2"/>
          <w:rtl/>
        </w:rPr>
        <w:t xml:space="preserve">עיר עגולה של אלף על אלף. תחומין ח', קרנות ט"ז,(ס"ה כ"ד) {ולא הוסיף ד' של עיר]</w:t>
      </w:r>
    </w:p>
    <w:p w:rsidR="005851B8" w:rsidRPr="006F178A" w:rsidRDefault="005851B8" w:rsidP="005851B8">
      <w:pPr>
        <w:rPr>
          <w:rStyle w:val="afffe"/>
          <w:rFonts w:ascii="Fb Fontext" w:hAnsi="Fb Fontext"/>
          <w:b/>
          <w:rtl/>
        </w:rPr>
      </w:pPr>
      <w:r w:rsidRPr="006F178A">
        <w:rPr>
          <w:rtl/>
        </w:rPr>
        <w:t>דל ד' דתחומין וד' דקרנות, ודל מינה רביע דריבוע נשאר ו' מתוך כ"ד היינו רבע.</w:t>
      </w:r>
    </w:p>
    <w:p>
      <w:pPr>
        <w:pStyle w:val="38"/>
        <w:rPr>
          <w:ins w:id="95840" w:author="מנוע מכני" w:date="2026-10-11T12:04:40Z"/>
        </w:rPr>
      </w:pPr>
      <w:r w:rsidRPr="00132755">
        <w:t>ג.</w:t>
      </w:r>
      <w:r w:rsidRPr="00132755">
        <w:t xml:space="preserve"> </w:t>
      </w:r>
      <w:r w:rsidRPr="00132755">
        <w:t>ר</w:t>
      </w:r>
      <w:r w:rsidRPr="00132755">
        <w:t>בי</w:t>
      </w:r>
      <w:r w:rsidRPr="00132755">
        <w:t xml:space="preserve">נא:</w:t>
      </w:r>
    </w:p>
    <w:p w:rsidR="005851B8" w:rsidRPr="00132755" w:rsidRDefault="005851B8" w:rsidP="005851B8">
      <w:pPr>
        <w:rPr>
          <w:rStyle w:val="afffe"/>
          <w:rFonts w:ascii="Fb Fontext" w:hAnsi="Fb Fontext"/>
          <w:b/>
          <w:spacing w:val="-2"/>
          <w:rtl/>
        </w:rPr>
      </w:pPr>
      <w:del w:id="95841" w:author="מנוע מכני" w:date="2026-10-11T12:04:40Z">
        <w:r w:rsidRPr="00132755">
          <w:rPr>
            <w:spacing w:val="-2"/>
            <w:rtl/>
          </w:rPr>
          <w:delText xml:space="preserve"> </w:delText>
        </w:r>
      </w:del>
      <w:r w:rsidRPr="00132755">
        <w:rPr>
          <w:spacing w:val="-2"/>
          <w:rtl/>
        </w:rPr>
        <w:t xml:space="preserve">רביע - רביע דתחומין. [ולא דקרנות דכתיב סביב] (דקרנות יש רק לתחום ולא למגרש).</w:t>
      </w:r>
    </w:p>
    <w:p>
      <w:pPr>
        <w:pStyle w:val="38"/>
        <w:rPr>
          <w:ins w:id="95842" w:author="מנוע מכני" w:date="2026-10-11T12:04:40Z"/>
        </w:rPr>
      </w:pPr>
      <w:r w:rsidRPr="00132755">
        <w:t>ד.</w:t>
      </w:r>
      <w:r w:rsidRPr="00132755">
        <w:t xml:space="preserve"> רב אשי:</w:t>
      </w:r>
    </w:p>
    <w:p w:rsidR="005851B8" w:rsidRPr="00132755" w:rsidRDefault="005851B8" w:rsidP="005851B8">
      <w:pPr>
        <w:rPr>
          <w:spacing w:val="-2"/>
          <w:rtl/>
        </w:rPr>
      </w:pPr>
      <w:del w:id="95843" w:author="מנוע מכני" w:date="2026-10-11T12:04:40Z">
        <w:r w:rsidRPr="00132755">
          <w:rPr>
            <w:spacing w:val="-2"/>
            <w:rtl/>
          </w:rPr>
          <w:delText xml:space="preserve"> </w:delText>
        </w:r>
      </w:del>
      <w:r w:rsidRPr="00132755">
        <w:rPr>
          <w:spacing w:val="-2"/>
          <w:rtl/>
        </w:rPr>
        <w:t xml:space="preserve">רביע </w:t>
      </w:r>
      <w:r w:rsidRPr="00132755">
        <w:rPr>
          <w:rStyle w:val="afffe"/>
          <w:rFonts w:ascii="Fb Fontext" w:hAnsi="Fb Fontext"/>
          <w:spacing w:val="-2"/>
          <w:rtl/>
        </w:rPr>
        <w:t>דקרנות</w:t>
      </w:r>
      <w:r w:rsidRPr="00132755">
        <w:rPr>
          <w:spacing w:val="-2"/>
          <w:rtl/>
        </w:rPr>
        <w:t xml:space="preserve">. ומיירי בעיר עגולה דאין לה מורשא דקרנתא [</w:t>
      </w:r>
      <w:ins w:id="90289" w:author="Claude - סמנטי" w:date="2026-10-11T12:19:31Z">
        <w:r>
          <w:rPr>
            <w:spacing w:val="-2"/>
            <w:rtl/>
          </w:rPr>
          <w:t xml:space="preserve">ומרבעים</w:t>
        </w:r>
      </w:ins>
      <w:del w:id="90290" w:author="Claude - סמנטי" w:date="2026-10-11T12:19:31Z">
        <w:r w:rsidRPr="00132755">
          <w:rPr>
            <w:spacing w:val="-2"/>
            <w:rtl/>
          </w:rPr>
          <w:delText xml:space="preserve">ומרבעינן</w:delText>
        </w:r>
      </w:del>
      <w:r w:rsidRPr="00132755">
        <w:rPr>
          <w:spacing w:val="-2"/>
          <w:rtl/>
        </w:rPr>
        <w:t xml:space="preserve"> היינו כאילו]</w:t>
      </w:r>
    </w:p>
    <w:p>
      <w:pPr>
        <w:pStyle w:val="38"/>
        <w:rPr>
          <w:ins w:id="95844" w:author="מנוע מכני" w:date="2026-10-11T12:04:40Z"/>
        </w:rPr>
      </w:pPr>
      <w:r w:rsidRPr="006F178A">
        <w:t xml:space="preserve">והך</w:t>
      </w:r>
    </w:p>
    <w:p w:rsidR="005851B8" w:rsidRDefault="005851B8" w:rsidP="005851B8">
      <w:pPr>
        <w:rPr>
          <w:rtl/>
        </w:rPr>
      </w:pPr>
      <w:del w:id="95845" w:author="מנוע מכני" w:date="2026-10-11T12:04:40Z">
        <w:r w:rsidRPr="006F178A">
          <w:rPr>
            <w:rtl/>
          </w:rPr>
          <w:delText xml:space="preserve"> </w:delText>
        </w:r>
      </w:del>
      <w:r w:rsidRPr="006F178A">
        <w:rPr>
          <w:rtl/>
        </w:rPr>
        <w:t xml:space="preserve">ד'סביב' היינו סביב דקרנות. וכד</w:t>
      </w:r>
      <w:r>
        <w:rPr>
          <w:rtl/>
        </w:rPr>
        <w:t>חזי'</w:t>
      </w:r>
      <w:r>
        <w:rPr>
          <w:rtl/>
        </w:rPr>
        <w:t xml:space="preserve"> בעולה ד'</w:t>
      </w:r>
      <w:r>
        <w:rPr>
          <w:rStyle w:val="afffff0"/>
          <w:rtl/>
          <w:rPrChange w:id="9033" w:author="מנוע פסוקים" w:date="2026-10-11T09:24:13Z">
            <w:rPr>
              <w:rtl/>
            </w:rPr>
          </w:rPrChange>
        </w:rPr>
        <w:t xml:space="preserve">וזרקו את הדם על המזבח סביב</w:t>
      </w:r>
      <w:r>
        <w:rPr>
          <w:rtl/>
        </w:rPr>
        <w:t xml:space="preserve">. [לקרנות]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09" w:author="קלוד" w:date="2026-10-11T09:07:28Z"/>
        </w:rPr>
      </w:pPr>
      <w:ins w:id="20308" w:author="קלוד" w:date="2026-10-11T09:07:28Z">
        <w:r>
          <w:t xml:space="preserve">משנה ב</w:t>
        </w:r>
      </w:ins>
    </w:p>
    <w:p w:rsidR="005851B8" w:rsidRPr="00E62A50" w:rsidRDefault="005851B8" w:rsidP="005851B8">
      <w:pPr>
        <w:pStyle w:val="afff9"/>
        <w:rPr>
          <w:del w:id="20140" w:author="קלוד" w:date="2026-10-11T09:07:28Z"/>
          <w:rtl/>
        </w:rPr>
      </w:pPr>
      <w:del w:id="20139"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32" w:author="קלוד" w:date="2026-10-11T12:09:42Z">
          <w:pPr>
            <w:pStyle w:val="afff9"/>
          </w:pPr>
        </w:pPrChange>
      </w:pPr>
      <w:r>
        <w:rPr>
          <w:rtl/>
        </w:rPr>
        <w:t xml:space="preserve">נותנין קרפף לעיר דברי </w:t>
      </w:r>
      <w:r>
        <w:rPr>
          <w:rStyle w:val="TanaimMishna"/>
          <w:rtl/>
          <w:rPrChange w:id="98110" w:author="Claude" w:date="2026-10-11T09:07:58Z">
            <w:rPr>
              <w:rtl/>
            </w:rPr>
          </w:rPrChange>
        </w:rPr>
        <w:t xml:space="preserve">ר"מ</w:t>
      </w:r>
      <w:r>
        <w:rPr>
          <w:rtl/>
        </w:rPr>
        <w:t xml:space="preserve">.</w:t>
      </w:r>
    </w:p>
    <w:p w:rsidR="005851B8" w:rsidRPr="00E62A50" w:rsidRDefault="005851B8" w:rsidP="005851B8">
      <w:pPr>
        <w:pStyle w:val="afff9"/>
        <w:rPr>
          <w:rtl/>
        </w:rPr>
      </w:pPr>
      <w:r>
        <w:rPr>
          <w:rtl/>
        </w:rPr>
        <w:t xml:space="preserve">ו</w:t>
      </w:r>
      <w:r>
        <w:rPr>
          <w:rStyle w:val="TanaimMishna"/>
          <w:rtl/>
          <w:rPrChange w:id="20030" w:author="קלוד" w:date="2026-10-11T09:07:28Z">
            <w:rPr>
              <w:rtl/>
            </w:rPr>
          </w:rPrChange>
        </w:rPr>
        <w:t xml:space="preserve">חכמים</w:t>
      </w:r>
      <w:r>
        <w:rPr>
          <w:rtl/>
        </w:rPr>
        <w:t xml:space="preserve"> אומרים</w:t>
      </w:r>
      <w:r>
        <w:rPr>
          <w:rStyle w:val="TanaimMishna"/>
          <w:rtl/>
          <w:rPrChange w:id="98111" w:author="Claude" w:date="2026-10-11T09:07:58Z">
            <w:rPr>
              <w:rtl/>
            </w:rPr>
          </w:rPrChange>
        </w:rPr>
        <w:t xml:space="preserve">:</w:t>
      </w:r>
      <w:r>
        <w:rPr>
          <w:rtl/>
        </w:rPr>
        <w:t xml:space="preserve"> לא אמרו קרפף אלא בין שתי עיירות.</w:t>
      </w:r>
    </w:p>
    <w:p w:rsidR="005851B8" w:rsidRPr="00E62A50" w:rsidRDefault="005851B8" w:rsidP="005851B8">
      <w:pPr>
        <w:pStyle w:val="afff9"/>
        <w:rPr>
          <w:rtl/>
        </w:rPr>
      </w:pPr>
      <w:r w:rsidRPr="00E62A50">
        <w:rPr>
          <w:rtl/>
        </w:rPr>
        <w:t>אם יש לזו שבעים אמה ושיריים ולזו שבעים אמה ושיריים - עושה קרפף את שתיהן להיות אחד.</w:t>
      </w:r>
    </w:p>
    <w:p w:rsidR="005851B8" w:rsidRPr="00E62A50" w:rsidRDefault="005851B8" w:rsidP="005851B8">
      <w:pPr>
        <w:pStyle w:val="afff9"/>
        <w:rPr>
          <w:rtl/>
        </w:rPr>
      </w:pPr>
      <w:r w:rsidRPr="00E62A50">
        <w:rPr>
          <w:rtl/>
        </w:rPr>
        <w:lastRenderedPageBreak/>
        <w:t>וכן שלושה כפרים המשולשין, אם יש בין שנים חיצונים מאה וארבעים ואחת ושליש עשה אמצעי את שלשתן להיות אחד.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נז</w:t>
      </w:r>
      <w:r w:rsidRPr="009757B9">
        <w:rPr>
          <w:rFonts w:ascii="Fb Fontext" w:hAnsi="Fb Fontext"/>
          <w:sz w:val="20"/>
          <w:szCs w:val="18"/>
          <w:rtl/>
        </w:rPr>
        <w:t>:</w:t>
      </w:r>
    </w:p>
    <w:p>
      <w:pPr>
        <w:pStyle w:val="afffff8"/>
        <w:rPr>
          <w:ins w:id="90335" w:author="קלוד" w:date="2026-10-11T12:24:08Z"/>
        </w:rPr>
      </w:pPr>
      <w:ins w:id="90336" w:author="קלוד" w:date="2026-10-11T12:24:08Z">
        <w:r>
          <w:rPr>
            <w:color w:val="7B3F00"/>
          </w:rPr>
          <w:t xml:space="preserve">קרפף לעיר - קרפף לכל עיר או אחד לשתיהן</w:t>
        </w:r>
      </w:ins>
    </w:p>
    <w:p>
      <w:pPr>
        <w:pStyle w:val="38"/>
        <w:rPr>
          <w:ins w:id="95846" w:author="מנוע מכני" w:date="2026-10-11T12:04:40Z"/>
        </w:rPr>
      </w:pPr>
      <w:r w:rsidRPr="006F178A">
        <w:t>רבא:</w:t>
      </w:r>
    </w:p>
    <w:p w:rsidR="005851B8" w:rsidRPr="006F178A" w:rsidRDefault="005851B8" w:rsidP="005851B8">
      <w:pPr>
        <w:rPr>
          <w:rtl/>
        </w:rPr>
      </w:pPr>
      <w:del w:id="95847" w:author="מנוע מכני" w:date="2026-10-11T12:04:40Z">
        <w:r w:rsidRPr="008F09C0">
          <w:rPr>
            <w:rStyle w:val="afffff0"/>
            <w:rtl/>
          </w:rPr>
          <w:delText xml:space="preserve"> </w:delText>
        </w:r>
      </w:del>
      <w:r w:rsidRPr="008F09C0">
        <w:rPr>
          <w:rStyle w:val="afffff0"/>
          <w:rtl/>
        </w:rPr>
        <w:t xml:space="preserve">'</w:t>
      </w:r>
      <w:ins w:id="90619" w:author="Claude - סמנטי" w:date="2026-10-11T12:19:31Z">
        <w:r>
          <w:rPr>
            <w:rStyle w:val="afffff0"/>
            <w:rtl/>
          </w:rPr>
          <w:t xml:space="preserve">מִקִּיר הָעִיר וָחוּצָה</w:t>
        </w:r>
      </w:ins>
      <w:del w:id="90620" w:author="Claude - סמנטי" w:date="2026-10-11T12:19:31Z">
        <w:r w:rsidRPr="008F09C0">
          <w:rPr>
            <w:rStyle w:val="afffff0"/>
            <w:rtl/>
          </w:rPr>
          <w:delText xml:space="preserve">מקיר העיר וחוצה</w:delText>
        </w:r>
      </w:del>
      <w:r w:rsidRPr="008F09C0">
        <w:rPr>
          <w:rStyle w:val="afffff0"/>
          <w:rtl/>
        </w:rPr>
        <w:t xml:space="preserve">',</w:t>
      </w:r>
      <w:r w:rsidRPr="006F178A">
        <w:rPr>
          <w:rFonts w:ascii="Fb Fontext" w:hAnsi="Fb Fontext"/>
          <w:rtl/>
        </w:rPr>
        <w:t xml:space="preserve"> אמרה תורה: תן חוצה, ואחר כך מדוד.</w:t>
      </w:r>
    </w:p>
    <w:p w:rsidR="005851B8" w:rsidRPr="006F178A" w:rsidRDefault="005851B8" w:rsidP="005851B8">
      <w:pPr>
        <w:rPr>
          <w:rtl/>
        </w:rPr>
      </w:pPr>
      <w:r w:rsidRPr="006F178A">
        <w:rPr>
          <w:rtl/>
        </w:rPr>
        <w:t xml:space="preserve">וחכ"א </w:t>
      </w:r>
      <w:r w:rsidRPr="006F178A">
        <w:rPr>
          <w:rtl/>
        </w:rPr>
        <w:t xml:space="preserve">לא</w:t>
      </w:r>
      <w:r w:rsidRPr="006F178A">
        <w:rPr>
          <w:rtl/>
        </w:rPr>
        <w:t xml:space="preserve"> אמרו קרפף אלא בין שתי עיירות: </w:t>
      </w:r>
      <w:ins w:id="90332" w:author="מנוע מכני" w:date="2026-10-11T12:04:40Z">
        <w:r>
          <w:rPr>
            <w:rStyle w:val="2fb"/>
            <w:rtl/>
          </w:rPr>
          <w:t xml:space="preserve">ר"ה</w:t>
        </w:r>
      </w:ins>
      <w:del w:id="90333" w:author="מנוע מכני" w:date="2026-10-11T12:04:40Z">
        <w:r w:rsidRPr="006F178A">
          <w:rPr>
            <w:rtl/>
          </w:rPr>
          <w:delText xml:space="preserve">רב הונא</w:delText>
        </w:r>
      </w:del>
      <w:r w:rsidRPr="006F178A">
        <w:rPr>
          <w:rtl/>
        </w:rPr>
        <w:t xml:space="preserve">: נותנין קרפף לזו וקרפף לזו.</w:t>
      </w:r>
    </w:p>
    <w:p>
      <w:pPr>
        <w:pStyle w:val="38"/>
        <w:rPr>
          <w:ins w:id="95848" w:author="מנוע מכני" w:date="2026-10-11T12:04:40Z"/>
        </w:rPr>
      </w:pPr>
      <w:r w:rsidRPr="006F178A">
        <w:t xml:space="preserve">חייא בר רב:</w:t>
      </w:r>
    </w:p>
    <w:p w:rsidR="005851B8" w:rsidRPr="006F178A" w:rsidRDefault="005851B8" w:rsidP="005851B8">
      <w:pPr>
        <w:rPr>
          <w:rtl/>
        </w:rPr>
      </w:pPr>
      <w:del w:id="95849" w:author="מנוע מכני" w:date="2026-10-11T12:04:40Z">
        <w:r w:rsidRPr="006F178A">
          <w:rPr>
            <w:rtl/>
          </w:rPr>
          <w:delText xml:space="preserve"> </w:delText>
        </w:r>
      </w:del>
      <w:r w:rsidRPr="006F178A">
        <w:rPr>
          <w:rtl/>
        </w:rPr>
        <w:t xml:space="preserve">קרפף [אחד] לשתיהן.</w:t>
      </w:r>
    </w:p>
    <w:p>
      <w:pPr>
        <w:pStyle w:val="38"/>
        <w:rPr>
          <w:ins w:id="95850" w:author="מנוע מכני" w:date="2026-10-11T12:04:40Z"/>
        </w:rPr>
      </w:pPr>
      <w:r w:rsidRPr="006F178A">
        <w:t xml:space="preserve">לר"ה:</w:t>
      </w:r>
    </w:p>
    <w:p w:rsidR="005851B8" w:rsidRPr="006F178A" w:rsidRDefault="005851B8" w:rsidP="005851B8">
      <w:pPr>
        <w:rPr>
          <w:rtl/>
        </w:rPr>
      </w:pPr>
      <w:del w:id="95851" w:author="מנוע מכני" w:date="2026-10-11T12:04:40Z">
        <w:r w:rsidRPr="006F178A">
          <w:rPr>
            <w:rtl/>
          </w:rPr>
          <w:delText xml:space="preserve"> </w:delText>
        </w:r>
      </w:del>
      <w:r w:rsidRPr="006F178A">
        <w:rPr>
          <w:rtl/>
        </w:rPr>
        <w:t xml:space="preserve">הך דחכ"א קרפף לשתי עיירות היינו תורת קרפף ולעולם קרפף לזו וקרפף לזו.</w:t>
      </w:r>
    </w:p>
    <w:p w:rsidR="005851B8" w:rsidRPr="006F178A" w:rsidRDefault="005851B8" w:rsidP="005851B8">
      <w:pPr>
        <w:rPr>
          <w:rtl/>
        </w:rPr>
      </w:pPr>
      <w:r w:rsidRPr="006F178A">
        <w:rPr>
          <w:rtl/>
        </w:rPr>
        <w:t xml:space="preserve">וה"נ</w:t>
      </w:r>
      <w:r w:rsidRPr="006F178A">
        <w:rPr>
          <w:rtl/>
        </w:rPr>
        <w:t xml:space="preserve"> </w:t>
      </w:r>
      <w:ins w:id="94608" w:author="מנוע מכני" w:date="2026-10-11T12:04:40Z">
        <w:r>
          <w:rPr>
            <w:rtl/>
          </w:rPr>
          <w:t xml:space="preserve">מסתבר</w:t>
        </w:r>
      </w:ins>
      <w:del w:id="94609" w:author="מנוע מכני" w:date="2026-10-11T12:04:40Z">
        <w:r w:rsidRPr="006F178A">
          <w:rPr>
            <w:rtl/>
          </w:rPr>
          <w:delText xml:space="preserve">מסתברא</w:delText>
        </w:r>
      </w:del>
      <w:r w:rsidRPr="006F178A">
        <w:rPr>
          <w:rtl/>
        </w:rPr>
        <w:t xml:space="preserve"> מסיפא דלזה ע' אמה ושיריים ולזה ע' אמה ושיריים.</w:t>
      </w:r>
    </w:p>
    <w:p w:rsidR="005851B8" w:rsidRPr="006F178A" w:rsidRDefault="005851B8" w:rsidP="005851B8">
      <w:pPr>
        <w:rPr>
          <w:rtl/>
        </w:rPr>
      </w:pPr>
      <w:r w:rsidRPr="006F178A">
        <w:rPr>
          <w:rtl/>
        </w:rPr>
        <w:t xml:space="preserve">לחב"ר: הך דסיפא היינו </w:t>
      </w:r>
      <w:r w:rsidRPr="006F178A">
        <w:rPr>
          <w:rStyle w:val="2fb"/>
          <w:rtl/>
        </w:rPr>
        <w:t xml:space="preserve">לר"מ</w:t>
      </w:r>
      <w:r w:rsidRPr="006F178A">
        <w:rPr>
          <w:rtl/>
        </w:rPr>
        <w:t xml:space="preserve"> וצריכא </w:t>
      </w:r>
      <w:ins w:id="94610" w:author="מנוע מכני" w:date="2026-10-11T12:04:40Z">
        <w:r>
          <w:rPr>
            <w:rtl/>
          </w:rPr>
          <w:t xml:space="preserve">לומר</w:t>
        </w:r>
      </w:ins>
      <w:del w:id="94611" w:author="מנוע מכני" w:date="2026-10-11T12:04:40Z">
        <w:r w:rsidRPr="006F178A">
          <w:rPr>
            <w:rtl/>
          </w:rPr>
          <w:delText xml:space="preserve">למימר</w:delText>
        </w:r>
      </w:del>
      <w:r w:rsidRPr="006F178A">
        <w:rPr>
          <w:rtl/>
        </w:rPr>
        <w:t xml:space="preserve"> דבעי' </w:t>
      </w:r>
      <w:ins w:id="92652" w:author="מנוע מכני" w:date="2026-10-11T12:04:40Z">
        <w:r>
          <w:rPr>
            <w:rtl/>
          </w:rPr>
          <w:t xml:space="preserve">לשני</w:t>
        </w:r>
      </w:ins>
      <w:del w:id="92653" w:author="מנוע מכני" w:date="2026-10-11T12:04:40Z">
        <w:r w:rsidRPr="006F178A">
          <w:rPr>
            <w:rtl/>
          </w:rPr>
          <w:delText xml:space="preserve">לתרי</w:delText>
        </w:r>
      </w:del>
      <w:r w:rsidRPr="006F178A">
        <w:rPr>
          <w:rtl/>
        </w:rPr>
        <w:t xml:space="preserve"> ולא סגי בחד.</w:t>
      </w:r>
    </w:p>
    <w:p w:rsidR="005851B8" w:rsidRPr="006F178A" w:rsidRDefault="005851B8" w:rsidP="005851B8">
      <w:pPr>
        <w:rPr>
          <w:rtl/>
        </w:rPr>
      </w:pPr>
      <w:r w:rsidRPr="00E1368E">
        <w:rPr>
          <w:b/>
          <w:bCs/>
          <w:rtl/>
        </w:rPr>
        <w:t>וצריכא</w:t>
      </w:r>
      <w:r w:rsidRPr="006F178A">
        <w:rPr>
          <w:rtl/>
        </w:rPr>
        <w:t xml:space="preserve"> גם לרישא </w:t>
      </w:r>
      <w:ins w:id="90291" w:author="Claude - סמנטי" w:date="2026-10-11T12:19:31Z">
        <w:r>
          <w:rPr>
            <w:rtl/>
          </w:rPr>
          <w:t xml:space="preserve">להשמיענו</w:t>
        </w:r>
      </w:ins>
      <w:del w:id="90292" w:author="Claude - סמנטי" w:date="2026-10-11T12:19:31Z">
        <w:r w:rsidRPr="006F178A">
          <w:rPr>
            <w:rtl/>
          </w:rPr>
          <w:delText xml:space="preserve">לאשמעינן</w:delText>
        </w:r>
      </w:del>
      <w:r w:rsidRPr="006F178A">
        <w:rPr>
          <w:rtl/>
        </w:rPr>
        <w:t xml:space="preserve"> ד</w:t>
      </w:r>
      <w:r>
        <w:rPr>
          <w:rtl/>
        </w:rPr>
        <w:t>אפי'</w:t>
      </w:r>
      <w:r w:rsidRPr="006F178A">
        <w:rPr>
          <w:rtl/>
        </w:rPr>
        <w:t xml:space="preserve"> </w:t>
      </w:r>
      <w:ins w:id="91278" w:author="מנוע מכני" w:date="2026-10-11T12:04:40Z">
        <w:r>
          <w:rPr>
            <w:rtl/>
          </w:rPr>
          <w:t xml:space="preserve">מקום</w:t>
        </w:r>
      </w:ins>
      <w:del w:id="91279" w:author="מנוע מכני" w:date="2026-10-11T12:04:40Z">
        <w:r w:rsidRPr="006F178A">
          <w:rPr>
            <w:rtl/>
          </w:rPr>
          <w:delText xml:space="preserve">היכא</w:delText>
        </w:r>
      </w:del>
      <w:r w:rsidRPr="006F178A">
        <w:rPr>
          <w:rtl/>
        </w:rPr>
        <w:t xml:space="preserve"> שלא דחיקא תשמישתייהו בעי' קרפף.</w:t>
      </w:r>
    </w:p>
    <w:p w:rsidR="005851B8" w:rsidRPr="006F178A" w:rsidRDefault="005851B8" w:rsidP="005851B8">
      <w:pPr>
        <w:rPr>
          <w:rtl/>
        </w:rPr>
      </w:pPr>
      <w:r w:rsidRPr="006F178A">
        <w:rPr>
          <w:rStyle w:val="2fb"/>
          <w:rtl/>
        </w:rPr>
        <w:t xml:space="preserve">ולר"ה</w:t>
      </w:r>
      <w:r w:rsidRPr="006F178A">
        <w:rPr>
          <w:rtl/>
        </w:rPr>
        <w:t xml:space="preserve"> הא דמשמע בסיפא דמתני' דדוקא </w:t>
      </w:r>
      <w:ins w:id="93670" w:author="מנוע מכני" w:date="2026-10-11T12:04:40Z">
        <w:r>
          <w:rPr>
            <w:rtl/>
          </w:rPr>
          <w:t xml:space="preserve">אם </w:t>
        </w:r>
      </w:ins>
      <w:del w:id="93671" w:author="מנוע מכני" w:date="2026-10-11T12:04:40Z">
        <w:r w:rsidRPr="006F178A">
          <w:rPr>
            <w:rtl/>
          </w:rPr>
          <w:delText xml:space="preserve">אי </w:delText>
        </w:r>
      </w:del>
      <w:r w:rsidRPr="006F178A">
        <w:rPr>
          <w:rtl/>
        </w:rPr>
        <w:t xml:space="preserve">יש כפר בינהם מיקרי עיר אחת ובלא זה </w:t>
      </w:r>
      <w:r w:rsidRPr="006F178A">
        <w:rPr>
          <w:rtl/>
        </w:rPr>
        <w:t xml:space="preserve">לא</w:t>
      </w:r>
      <w:r w:rsidRPr="006F178A">
        <w:rPr>
          <w:rtl/>
        </w:rPr>
        <w:t xml:space="preserve"> יהני שני קרקיפות להחשיבם עיר אחת היינו </w:t>
      </w:r>
      <w:r w:rsidRPr="006F178A">
        <w:rPr>
          <w:rStyle w:val="2fb"/>
          <w:rtl/>
        </w:rPr>
        <w:t xml:space="preserve">כדר"ח</w:t>
      </w:r>
      <w:r w:rsidRPr="006F178A">
        <w:rPr>
          <w:rtl/>
        </w:rPr>
        <w:t xml:space="preserve"> </w:t>
      </w:r>
      <w:ins w:id="91280" w:author="מנוע מכני" w:date="2026-10-11T12:04:40Z">
        <w:r>
          <w:rPr>
            <w:rtl/>
          </w:rPr>
          <w:t xml:space="preserve">דלא</w:t>
        </w:r>
      </w:ins>
      <w:del w:id="91281" w:author="מנוע מכני" w:date="2026-10-11T12:04:40Z">
        <w:r w:rsidRPr="006F178A">
          <w:rPr>
            <w:rtl/>
          </w:rPr>
          <w:delText xml:space="preserve">דלאו</w:delText>
        </w:r>
      </w:del>
      <w:r w:rsidRPr="006F178A">
        <w:rPr>
          <w:rtl/>
        </w:rPr>
        <w:t xml:space="preserve"> משולשין ממש, אלא רואין כל שאילו מטיל אמצעי ביניהן ויהיו משולשין, ואין בין זה לזה אלא מאה וארבעים אמה ואחת ושליש - עשה אמצעי את שלשתן להיות אחד.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33" w:author="קלוד" w:date="2026-10-11T12:24:08Z"/>
        </w:rPr>
      </w:pPr>
      <w:ins w:id="90334" w:author="קלוד" w:date="2026-10-11T12:24:08Z">
        <w:r>
          <w:rPr>
            <w:color w:val="7B3F00"/>
          </w:rPr>
          <w:t xml:space="preserve">המרחק בין חיצון לאמצעי - אלפיים אמה</w:t>
        </w:r>
      </w:ins>
    </w:p>
    <w:p>
      <w:pPr>
        <w:pStyle w:val="38"/>
        <w:rPr>
          <w:ins w:id="95852" w:author="מנוע מכני" w:date="2026-10-11T12:04:40Z"/>
        </w:rPr>
      </w:pPr>
      <w:r w:rsidRPr="006F178A">
        <w:t xml:space="preserve">אביי:</w:t>
      </w:r>
    </w:p>
    <w:p w:rsidR="005851B8" w:rsidRPr="006F178A" w:rsidRDefault="005851B8" w:rsidP="005851B8">
      <w:pPr>
        <w:rPr>
          <w:rtl/>
        </w:rPr>
      </w:pPr>
      <w:del w:id="95853" w:author="מנוע מכני" w:date="2026-10-11T12:04:40Z">
        <w:r w:rsidRPr="006F178A">
          <w:rPr>
            <w:rFonts w:ascii="Fb Fontext" w:hAnsi="Fb Fontext"/>
            <w:rtl/>
          </w:rPr>
          <w:delText xml:space="preserve"> </w:delText>
        </w:r>
      </w:del>
      <w:r w:rsidRPr="006F178A">
        <w:rPr>
          <w:rFonts w:ascii="Fb Fontext" w:hAnsi="Fb Fontext"/>
          <w:rtl/>
        </w:rPr>
        <w:t xml:space="preserve">כמה יהא בין חיצון לאמצעי, אלפים אמה.</w:t>
      </w:r>
    </w:p>
    <w:p>
      <w:pPr>
        <w:pStyle w:val="38"/>
        <w:rPr>
          <w:ins w:id="95854" w:author="מנוע מכני" w:date="2026-10-11T12:04:40Z"/>
        </w:rPr>
      </w:pPr>
      <w:r w:rsidRPr="00132755">
        <w:t xml:space="preserve">והך</w:t>
      </w:r>
    </w:p>
    <w:p w:rsidR="005851B8" w:rsidRPr="00132755" w:rsidRDefault="005851B8" w:rsidP="005851B8">
      <w:pPr>
        <w:rPr>
          <w:rFonts w:cs="Guttman Vilna"/>
          <w:b/>
          <w:bCs/>
          <w:spacing w:val="-6"/>
          <w:rtl/>
        </w:rPr>
      </w:pPr>
      <w:del w:id="95855" w:author="מנוע מכני" w:date="2026-10-11T12:04:40Z">
        <w:r w:rsidRPr="00132755">
          <w:rPr>
            <w:spacing w:val="-6"/>
            <w:rtl/>
          </w:rPr>
          <w:delText xml:space="preserve"> </w:delText>
        </w:r>
      </w:del>
      <w:r w:rsidRPr="00132755">
        <w:rPr>
          <w:spacing w:val="-6"/>
          <w:rtl/>
        </w:rPr>
        <w:t xml:space="preserve">דבקשת </w:t>
      </w:r>
      <w:ins w:id="92654" w:author="מנוע מכני" w:date="2026-10-11T12:04:40Z">
        <w:r>
          <w:rPr>
            <w:spacing w:val="-6"/>
            <w:rtl/>
          </w:rPr>
          <w:t xml:space="preserve">מאלו</w:t>
        </w:r>
      </w:ins>
      <w:del w:id="92655" w:author="מנוע מכני" w:date="2026-10-11T12:04:40Z">
        <w:r w:rsidRPr="00132755">
          <w:rPr>
            <w:spacing w:val="-6"/>
            <w:rtl/>
          </w:rPr>
          <w:delText xml:space="preserve">מהני</w:delText>
        </w:r>
      </w:del>
      <w:r w:rsidRPr="00132755">
        <w:rPr>
          <w:spacing w:val="-6"/>
          <w:rtl/>
        </w:rPr>
        <w:t xml:space="preserve"> אפי' ביותר מאלפיים אמה [והיינו ליושבי היתר] </w:t>
      </w:r>
      <w:ins w:id="91284" w:author="מנוע מכני" w:date="2026-10-11T12:04:40Z">
        <w:r>
          <w:rPr>
            <w:spacing w:val="-6"/>
            <w:rtl/>
          </w:rPr>
          <w:t xml:space="preserve">דשם</w:t>
        </w:r>
      </w:ins>
      <w:del w:id="91285" w:author="מנוע מכני" w:date="2026-10-11T12:04:40Z">
        <w:r w:rsidRPr="00132755">
          <w:rPr>
            <w:spacing w:val="-6"/>
            <w:rtl/>
          </w:rPr>
          <w:delText xml:space="preserve">דהתם</w:delText>
        </w:r>
      </w:del>
      <w:r w:rsidRPr="00132755">
        <w:rPr>
          <w:spacing w:val="-6"/>
          <w:rtl/>
        </w:rPr>
        <w:t xml:space="preserve"> </w:t>
      </w:r>
      <w:ins w:id="91282" w:author="מנוע מכני" w:date="2026-10-11T12:04:40Z">
        <w:r>
          <w:rPr>
            <w:spacing w:val="-6"/>
            <w:rtl/>
          </w:rPr>
          <w:t xml:space="preserve">יש</w:t>
        </w:r>
      </w:ins>
      <w:del w:id="91283" w:author="מנוע מכני" w:date="2026-10-11T12:04:40Z">
        <w:r w:rsidRPr="00132755">
          <w:rPr>
            <w:spacing w:val="-6"/>
            <w:rtl/>
          </w:rPr>
          <w:delText xml:space="preserve">איכא</w:delText>
        </w:r>
      </w:del>
      <w:r w:rsidRPr="00132755">
        <w:rPr>
          <w:spacing w:val="-6"/>
          <w:rtl/>
        </w:rPr>
        <w:t xml:space="preserve"> בתים, </w:t>
      </w:r>
      <w:r w:rsidRPr="00132755">
        <w:rPr>
          <w:spacing w:val="-6"/>
          <w:rtl/>
        </w:rPr>
        <w:t xml:space="preserve">משא"כ</w:t>
      </w:r>
      <w:r w:rsidRPr="00132755">
        <w:rPr>
          <w:spacing w:val="-6"/>
          <w:rtl/>
        </w:rPr>
        <w:t xml:space="preserve"> </w:t>
      </w:r>
      <w:ins w:id="91286" w:author="מנוע מכני" w:date="2026-10-11T12:04:40Z">
        <w:r>
          <w:rPr>
            <w:spacing w:val="-6"/>
            <w:rtl/>
          </w:rPr>
          <w:t xml:space="preserve">כאן</w:t>
        </w:r>
      </w:ins>
      <w:del w:id="91287" w:author="מנוע מכני" w:date="2026-10-11T12:04:40Z">
        <w:r w:rsidRPr="00132755">
          <w:rPr>
            <w:spacing w:val="-6"/>
            <w:rtl/>
          </w:rPr>
          <w:delText xml:space="preserve">הכא</w:delText>
        </w:r>
      </w:del>
      <w:r w:rsidRPr="00132755">
        <w:rPr>
          <w:spacing w:val="-6"/>
          <w:rtl/>
        </w:rPr>
        <w:t xml:space="preserve">.</w:t>
      </w:r>
    </w:p>
    <w:p w:rsidR="005851B8" w:rsidRPr="006F178A" w:rsidRDefault="005851B8" w:rsidP="005851B8">
      <w:pPr>
        <w:rPr>
          <w:rtl/>
        </w:rPr>
      </w:pPr>
      <w:r w:rsidRPr="006F178A">
        <w:rPr>
          <w:rtl/>
        </w:rPr>
        <w:t xml:space="preserve">ואין שיעור כמה </w:t>
      </w:r>
      <w:r w:rsidRPr="006F178A">
        <w:rPr>
          <w:rFonts w:hint="cs"/>
          <w:rtl/>
        </w:rPr>
        <w:t xml:space="preserve">יהא </w:t>
      </w:r>
      <w:r w:rsidRPr="006F178A">
        <w:rPr>
          <w:rtl/>
        </w:rPr>
        <w:t xml:space="preserve">בין חיצון לחיצון </w:t>
      </w:r>
      <w:ins w:id="91288" w:author="מנוע מכני" w:date="2026-10-11T12:04:40Z">
        <w:r>
          <w:rPr>
            <w:rtl/>
          </w:rPr>
          <w:t xml:space="preserve">דיש</w:t>
        </w:r>
      </w:ins>
      <w:del w:id="91289" w:author="מנוע מכני" w:date="2026-10-11T12:04:40Z">
        <w:r w:rsidRPr="006F178A">
          <w:rPr>
            <w:rtl/>
          </w:rPr>
          <w:delText xml:space="preserve">דאיכא</w:delText>
        </w:r>
      </w:del>
      <w:r w:rsidRPr="006F178A">
        <w:rPr>
          <w:rtl/>
        </w:rPr>
        <w:t xml:space="preserve"> </w:t>
      </w:r>
      <w:ins w:id="94612" w:author="מנוע מכני" w:date="2026-10-11T12:04:40Z">
        <w:r>
          <w:rPr>
            <w:rtl/>
          </w:rPr>
          <w:t xml:space="preserve">לומר</w:t>
        </w:r>
      </w:ins>
      <w:del w:id="94613" w:author="מנוע מכני" w:date="2026-10-11T12:04:40Z">
        <w:r w:rsidRPr="006F178A">
          <w:rPr>
            <w:rtl/>
          </w:rPr>
          <w:delText xml:space="preserve">למימר</w:delText>
        </w:r>
      </w:del>
      <w:r w:rsidRPr="006F178A">
        <w:rPr>
          <w:rtl/>
        </w:rPr>
        <w:t xml:space="preserve"> דמלי בינהם.</w:t>
      </w:r>
    </w:p>
    <w:p>
      <w:pPr>
        <w:pStyle w:val="38"/>
        <w:rPr>
          <w:ins w:id="95856" w:author="מנוע מכני" w:date="2026-10-11T12:04:40Z"/>
        </w:rPr>
      </w:pPr>
      <w:r w:rsidRPr="006F178A">
        <w:t xml:space="preserve">והך</w:t>
      </w:r>
    </w:p>
    <w:p w:rsidR="005851B8" w:rsidRDefault="005851B8" w:rsidP="005851B8">
      <w:pPr>
        <w:rPr>
          <w:rtl/>
        </w:rPr>
      </w:pPr>
      <w:del w:id="95857" w:author="מנוע מכני" w:date="2026-10-11T12:04:40Z">
        <w:r w:rsidRPr="006F178A">
          <w:rPr>
            <w:rtl/>
          </w:rPr>
          <w:delText xml:space="preserve"> </w:delText>
        </w:r>
      </w:del>
      <w:r w:rsidRPr="006F178A">
        <w:rPr>
          <w:rtl/>
        </w:rPr>
        <w:t xml:space="preserve">דבקשת </w:t>
      </w:r>
      <w:ins w:id="93672" w:author="מנוע מכני" w:date="2026-10-11T12:04:40Z">
        <w:r>
          <w:rPr>
            <w:rtl/>
          </w:rPr>
          <w:t xml:space="preserve">אם </w:t>
        </w:r>
      </w:ins>
      <w:del w:id="93673" w:author="מנוע מכני" w:date="2026-10-11T12:04:40Z">
        <w:r w:rsidRPr="006F178A">
          <w:rPr>
            <w:rtl/>
          </w:rPr>
          <w:delText xml:space="preserve">אי </w:delText>
        </w:r>
      </w:del>
      <w:ins w:id="91290" w:author="מנוע מכני" w:date="2026-10-11T12:04:40Z">
        <w:r>
          <w:rPr>
            <w:rtl/>
          </w:rPr>
          <w:t xml:space="preserve">יש</w:t>
        </w:r>
      </w:ins>
      <w:del w:id="91291" w:author="מנוע מכני" w:date="2026-10-11T12:04:40Z">
        <w:r w:rsidRPr="006F178A">
          <w:rPr>
            <w:rtl/>
          </w:rPr>
          <w:delText xml:space="preserve">איכא</w:delText>
        </w:r>
      </w:del>
      <w:r w:rsidRPr="006F178A">
        <w:rPr>
          <w:rtl/>
        </w:rPr>
        <w:t xml:space="preserve"> בין </w:t>
      </w:r>
      <w:r w:rsidRPr="006F178A">
        <w:rPr>
          <w:rFonts w:hint="cs"/>
          <w:rtl/>
        </w:rPr>
        <w:t>שני ראשיה</w:t>
      </w:r>
      <w:r w:rsidRPr="006F178A">
        <w:rPr>
          <w:rtl/>
        </w:rPr>
        <w:t xml:space="preserve"> יותר מד' אלפים אמה מודדים מ</w:t>
      </w:r>
      <w:r w:rsidRPr="006F178A">
        <w:rPr>
          <w:rFonts w:hint="cs"/>
          <w:rtl/>
        </w:rPr>
        <w:t>קשת</w:t>
      </w:r>
      <w:r w:rsidRPr="006F178A">
        <w:rPr>
          <w:rtl/>
        </w:rPr>
        <w:t xml:space="preserve">- </w:t>
      </w:r>
      <w:ins w:id="91292" w:author="מנוע מכני" w:date="2026-10-11T12:04:40Z">
        <w:r>
          <w:rPr>
            <w:rtl/>
          </w:rPr>
          <w:t xml:space="preserve">דאין</w:t>
        </w:r>
      </w:ins>
      <w:del w:id="91293" w:author="מנוע מכני" w:date="2026-10-11T12:04:40Z">
        <w:r w:rsidRPr="006F178A">
          <w:rPr>
            <w:rtl/>
          </w:rPr>
          <w:delText xml:space="preserve">דליכא</w:delText>
        </w:r>
      </w:del>
      <w:r w:rsidRPr="006F178A">
        <w:rPr>
          <w:rtl/>
        </w:rPr>
        <w:t xml:space="preserve"> </w:t>
      </w:r>
      <w:ins w:id="94614" w:author="מנוע מכני" w:date="2026-10-11T12:04:40Z">
        <w:r>
          <w:rPr>
            <w:rtl/>
          </w:rPr>
          <w:t xml:space="preserve">לומר</w:t>
        </w:r>
      </w:ins>
      <w:del w:id="94615" w:author="מנוע מכני" w:date="2026-10-11T12:04:40Z">
        <w:r w:rsidRPr="006F178A">
          <w:rPr>
            <w:rtl/>
          </w:rPr>
          <w:delText xml:space="preserve">למימר</w:delText>
        </w:r>
      </w:del>
      <w:r w:rsidRPr="006F178A">
        <w:rPr>
          <w:rtl/>
        </w:rPr>
        <w:t xml:space="preserve"> מלי [שנבנתה בצורת קשת</w:t>
      </w:r>
      <w:r w:rsidRPr="006F178A">
        <w:rPr>
          <w:rFonts w:hint="cs"/>
          <w:rtl/>
        </w:rPr>
        <w:t xml:space="preserve"> דאין לך במה למלאותו</w:t>
      </w:r>
      <w:r w:rsidRPr="006F178A">
        <w:rPr>
          <w:rtl/>
        </w:rPr>
        <w:t>]</w:t>
      </w:r>
    </w:p>
    <w:p w:rsidR="005851B8" w:rsidRPr="006F178A" w:rsidRDefault="005851B8" w:rsidP="005851B8">
      <w:pPr>
        <w:rPr>
          <w:rtl/>
        </w:rPr>
      </w:pPr>
      <w:ins w:id="92658" w:author="מנוע מכני" w:date="2026-10-11T12:04:40Z">
        <w:r>
          <w:rPr>
            <w:rtl/>
          </w:rPr>
          <w:t xml:space="preserve">אלו</w:t>
        </w:r>
      </w:ins>
      <w:del w:id="92659" w:author="מנוע מכני" w:date="2026-10-11T12:04:40Z">
        <w:r w:rsidRPr="006F178A">
          <w:rPr>
            <w:rtl/>
          </w:rPr>
          <w:delText xml:space="preserve">הני</w:delText>
        </w:r>
      </w:del>
      <w:r w:rsidRPr="006F178A">
        <w:rPr>
          <w:rtl/>
        </w:rPr>
        <w:t xml:space="preserve"> בני אקיסטפון- </w:t>
      </w:r>
      <w:ins w:id="90293" w:author="Claude - סמנטי" w:date="2026-10-11T12:19:31Z">
        <w:r>
          <w:rPr>
            <w:rtl/>
          </w:rPr>
          <w:t xml:space="preserve">שמודדים</w:t>
        </w:r>
      </w:ins>
      <w:del w:id="90294" w:author="Claude - סמנטי" w:date="2026-10-11T12:19:31Z">
        <w:r w:rsidRPr="006F178A">
          <w:rPr>
            <w:rtl/>
          </w:rPr>
          <w:delText xml:space="preserve">דמשחינן</w:delText>
        </w:r>
      </w:del>
      <w:r w:rsidRPr="006F178A">
        <w:rPr>
          <w:rtl/>
        </w:rPr>
        <w:t xml:space="preserve"> </w:t>
      </w:r>
      <w:ins w:id="93328" w:author="מנוע מכני" w:date="2026-10-11T12:04:40Z">
        <w:r>
          <w:rPr>
            <w:rtl/>
          </w:rPr>
          <w:t xml:space="preserve">להם</w:t>
        </w:r>
      </w:ins>
      <w:del w:id="93329" w:author="מנוע מכני" w:date="2026-10-11T12:04:40Z">
        <w:r w:rsidRPr="006F178A">
          <w:rPr>
            <w:rtl/>
          </w:rPr>
          <w:delText xml:space="preserve">להו</w:delText>
        </w:r>
      </w:del>
      <w:r w:rsidRPr="006F178A">
        <w:rPr>
          <w:rtl/>
        </w:rPr>
        <w:t xml:space="preserve"> תחומא </w:t>
      </w:r>
      <w:ins w:id="92656" w:author="מנוע מכני" w:date="2026-10-11T12:04:40Z">
        <w:r>
          <w:rPr>
            <w:rtl/>
          </w:rPr>
          <w:t xml:space="preserve">מזה</w:t>
        </w:r>
      </w:ins>
      <w:del w:id="92657" w:author="מנוע מכני" w:date="2026-10-11T12:04:40Z">
        <w:r w:rsidRPr="006F178A">
          <w:rPr>
            <w:rtl/>
          </w:rPr>
          <w:delText xml:space="preserve">מהאי</w:delText>
        </w:r>
      </w:del>
      <w:r w:rsidRPr="006F178A">
        <w:rPr>
          <w:rtl/>
        </w:rPr>
        <w:t xml:space="preserve"> גיסא דארדשיר, ולהיפך </w:t>
      </w:r>
      <w:r>
        <w:rPr>
          <w:rtl/>
        </w:rPr>
        <w:t>אפי'</w:t>
      </w:r>
      <w:r w:rsidRPr="006F178A">
        <w:rPr>
          <w:rtl/>
        </w:rPr>
        <w:t xml:space="preserve"> </w:t>
      </w:r>
      <w:ins w:id="91294" w:author="מנוע מכני" w:date="2026-10-11T12:04:40Z">
        <w:r>
          <w:rPr>
            <w:rtl/>
          </w:rPr>
          <w:t xml:space="preserve">דיש</w:t>
        </w:r>
      </w:ins>
      <w:del w:id="91295" w:author="מנוע מכני" w:date="2026-10-11T12:04:40Z">
        <w:r w:rsidRPr="006F178A">
          <w:rPr>
            <w:rtl/>
          </w:rPr>
          <w:delText xml:space="preserve">דאיכא</w:delText>
        </w:r>
      </w:del>
      <w:r w:rsidRPr="006F178A">
        <w:rPr>
          <w:rtl/>
        </w:rPr>
        <w:t xml:space="preserve"> דגלת דמפסקא יותר מקמ"א ושליש.</w:t>
      </w:r>
    </w:p>
    <w:p w:rsidR="005851B8" w:rsidRPr="006F178A" w:rsidRDefault="005851B8" w:rsidP="005851B8">
      <w:pPr>
        <w:rPr>
          <w:rtl/>
        </w:rPr>
      </w:pPr>
      <w:ins w:id="91296" w:author="מנוע מכני" w:date="2026-10-11T12:04:40Z">
        <w:r>
          <w:rPr>
            <w:rtl/>
          </w:rPr>
          <w:t xml:space="preserve">דיש</w:t>
        </w:r>
      </w:ins>
      <w:del w:id="91297" w:author="מנוע מכני" w:date="2026-10-11T12:04:40Z">
        <w:r w:rsidRPr="006F178A">
          <w:rPr>
            <w:rtl/>
          </w:rPr>
          <w:delText xml:space="preserve">דאיכא</w:delText>
        </w:r>
      </w:del>
      <w:r w:rsidRPr="006F178A">
        <w:rPr>
          <w:rtl/>
        </w:rPr>
        <w:t xml:space="preserve"> יריכות של חומה בינהם.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נז:</w:t>
      </w:r>
    </w:p>
    <w:p>
      <w:pPr>
        <w:pStyle w:val="MishnaBatzad"/>
        <w:rPr>
          <w:ins w:id="20311" w:author="קלוד" w:date="2026-10-11T09:07:28Z"/>
        </w:rPr>
      </w:pPr>
      <w:ins w:id="20310" w:author="קלוד" w:date="2026-10-11T09:07:28Z">
        <w:r>
          <w:t xml:space="preserve">משנה ד</w:t>
        </w:r>
      </w:ins>
    </w:p>
    <w:p w:rsidR="005851B8" w:rsidRPr="00E62A50" w:rsidRDefault="005851B8" w:rsidP="005851B8">
      <w:pPr>
        <w:pStyle w:val="afff9"/>
        <w:rPr>
          <w:del w:id="20142" w:author="קלוד" w:date="2026-10-11T09:07:28Z"/>
          <w:rtl/>
        </w:rPr>
      </w:pPr>
      <w:del w:id="20141" w:author="קלוד" w:date="2026-10-11T09:07:28Z">
        <w:r w:rsidRPr="00E62A50">
          <w:rPr>
            <w:sz w:val="20"/>
            <w:rtl/>
          </w:rPr>
          <w:delText xml:space="preserve"> משנה.</w:delText>
        </w:r>
      </w:del>
    </w:p>
    <w:p w:rsidR="005851B8" w:rsidRPr="00E62A50" w:rsidRDefault="005851B8" w:rsidP="005851B8">
      <w:pPr>
        <w:pStyle w:val="afff9"/>
        <w:spacing w:before="120"/>
        <w:rPr>
          <w:rtl/>
        </w:rPr>
        <w:pPrChange w:id="90033" w:author="קלוד" w:date="2026-10-11T12:09:42Z">
          <w:pPr>
            <w:pStyle w:val="afff9"/>
          </w:pPr>
        </w:pPrChange>
      </w:pPr>
      <w:r w:rsidRPr="00E62A50">
        <w:rPr>
          <w:rtl/>
        </w:rPr>
        <w:t>אין מודדין אלא בחבל של חמשים אמה, לא פחות ולא יותר. ולא ימדוד אלא כנגד לבו.</w:t>
      </w:r>
    </w:p>
    <w:p w:rsidR="005851B8" w:rsidRPr="00E62A50" w:rsidRDefault="005851B8" w:rsidP="005851B8">
      <w:pPr>
        <w:pStyle w:val="afff9"/>
        <w:rPr>
          <w:rtl/>
        </w:rPr>
      </w:pPr>
      <w:r w:rsidRPr="00E62A50">
        <w:rPr>
          <w:rtl/>
        </w:rPr>
        <w:t>היה מודד והגיע לגיא או לגדר - מבליעו וחוזר למדתו.</w:t>
      </w:r>
    </w:p>
    <w:p w:rsidR="005851B8" w:rsidRPr="00E62A50" w:rsidRDefault="005851B8" w:rsidP="005851B8">
      <w:pPr>
        <w:pStyle w:val="afff9"/>
        <w:rPr>
          <w:rtl/>
        </w:rPr>
      </w:pPr>
      <w:r w:rsidRPr="00E62A50">
        <w:rPr>
          <w:rtl/>
        </w:rPr>
        <w:t>הגיע להר - מבליעו וחוזר למדתו, ובלבד שלא יצא חוץ לתחום.</w:t>
      </w:r>
    </w:p>
    <w:p w:rsidR="005851B8" w:rsidRPr="00E62A50" w:rsidRDefault="005851B8" w:rsidP="005851B8">
      <w:pPr>
        <w:pStyle w:val="afff9"/>
        <w:rPr>
          <w:rtl/>
        </w:rPr>
      </w:pPr>
      <w:r>
        <w:rPr>
          <w:rtl/>
        </w:rPr>
        <w:t xml:space="preserve">משום </w:t>
      </w:r>
      <w:r>
        <w:rPr>
          <w:rStyle w:val="TanaimMishna"/>
          <w:rtl/>
          <w:rPrChange w:id="20031" w:author="קלוד" w:date="2026-10-11T09:07:28Z">
            <w:rPr>
              <w:rtl/>
            </w:rPr>
          </w:rPrChange>
        </w:rPr>
        <w:t xml:space="preserve">רבי מאיר</w:t>
      </w:r>
      <w:r>
        <w:rPr>
          <w:rStyle w:val="TanaimMishna"/>
          <w:rtl/>
          <w:rPrChange w:id="98112" w:author="Claude" w:date="2026-10-11T09:07:58Z">
            <w:rPr>
              <w:rtl/>
            </w:rPr>
          </w:rPrChange>
        </w:rPr>
        <w:t xml:space="preserve">:</w:t>
      </w:r>
      <w:r>
        <w:rPr>
          <w:rtl/>
        </w:rPr>
        <w:t xml:space="preserve"> שמעתי שמקדרין בהרים.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נח.</w:t>
      </w:r>
    </w:p>
    <w:p>
      <w:pPr>
        <w:pStyle w:val="afffff8"/>
        <w:rPr>
          <w:ins w:id="90331" w:author="קלוד" w:date="2026-10-11T12:24:08Z"/>
        </w:rPr>
      </w:pPr>
      <w:ins w:id="90332" w:author="קלוד" w:date="2026-10-11T12:24:08Z">
        <w:r>
          <w:rPr>
            <w:color w:val="7B3F00"/>
          </w:rPr>
          <w:t xml:space="preserve">מדידה בחבל של חמשים אמה - לא פחות ולא יותר</w:t>
        </w:r>
      </w:ins>
    </w:p>
    <w:p w:rsidR="005851B8" w:rsidRPr="006F178A" w:rsidRDefault="005851B8" w:rsidP="005851B8">
      <w:pPr>
        <w:rPr>
          <w:rtl/>
        </w:rPr>
      </w:pPr>
      <w:r w:rsidRPr="006F178A">
        <w:rPr>
          <w:rFonts w:ascii="Fb Fontext" w:hAnsi="Fb Fontext"/>
          <w:rtl/>
        </w:rPr>
        <w:t xml:space="preserve">• </w:t>
      </w:r>
      <w:r w:rsidRPr="006F178A">
        <w:rPr>
          <w:rStyle w:val="2fb"/>
          <w:rFonts w:ascii="Fb Fontext" w:hAnsi="Fb Fontext"/>
          <w:rtl/>
        </w:rPr>
        <w:t xml:space="preserve">אריא"ר</w:t>
      </w:r>
      <w:r>
        <w:rPr>
          <w:rFonts w:ascii="Fb Fontext" w:hAnsi="Fb Fontext"/>
          <w:rtl/>
        </w:rPr>
        <w:t xml:space="preserve"> </w:t>
      </w:r>
      <w:r>
        <w:rPr>
          <w:rStyle w:val="afffff0"/>
          <w:rFonts w:ascii="Fb Fontext" w:hAnsi="Fb Fontext"/>
          <w:rtl/>
          <w:rPrChange w:id="9034" w:author="מנוע פסוקים" w:date="2026-10-11T09:24:13Z">
            <w:rPr>
              <w:rFonts w:ascii="Fb Fontext" w:hAnsi="Fb Fontext"/>
              <w:rtl/>
            </w:rPr>
          </w:rPrChange>
        </w:rPr>
        <w:t xml:space="preserve">ארך החצר מאה באמה ורחב חמשים </w:t>
      </w:r>
      <w:r>
        <w:rPr>
          <w:rStyle w:val="afffff0"/>
          <w:rFonts w:ascii="Fb Fontext" w:hAnsi="Fb Fontext"/>
          <w:rtl/>
          <w:rPrChange w:id="9035" w:author="מנוע פסוקים" w:date="2026-10-11T09:24:13Z">
            <w:rPr>
              <w:rStyle w:val="afffe"/>
              <w:rFonts w:ascii="Fb Fontext" w:hAnsi="Fb Fontext"/>
              <w:rtl/>
            </w:rPr>
          </w:rPrChange>
        </w:rPr>
        <w:t xml:space="preserve">ב</w:t>
      </w:r>
      <w:r>
        <w:rPr>
          <w:rStyle w:val="afffff0"/>
          <w:rFonts w:ascii="Fb Fontext" w:hAnsi="Fb Fontext"/>
          <w:rtl/>
          <w:rPrChange w:id="9036" w:author="מנוע פסוקים" w:date="2026-10-11T09:24:13Z">
            <w:rPr>
              <w:rFonts w:ascii="Fb Fontext" w:hAnsi="Fb Fontext"/>
              <w:rtl/>
            </w:rPr>
          </w:rPrChange>
        </w:rPr>
        <w:t xml:space="preserve">חמשים</w:t>
      </w:r>
      <w:r>
        <w:rPr>
          <w:rFonts w:ascii="Fb Fontext" w:hAnsi="Fb Fontext"/>
          <w:rtl/>
        </w:rPr>
        <w:t xml:space="preserve">, אמרה תורה: בחבל של חמשים אמה מדוד.</w:t>
      </w:r>
    </w:p>
    <w:p w:rsidR="005851B8" w:rsidRPr="006F178A" w:rsidRDefault="005851B8" w:rsidP="005851B8">
      <w:pPr>
        <w:rPr>
          <w:rFonts w:ascii="Fb Fontext" w:hAnsi="Fb Fontext"/>
          <w:rtl/>
        </w:rPr>
      </w:pPr>
      <w:r w:rsidRPr="006F178A">
        <w:rPr>
          <w:rFonts w:ascii="Fb Fontext" w:hAnsi="Fb Fontext"/>
          <w:rtl/>
        </w:rPr>
        <w:t xml:space="preserve">ורחב חמישים </w:t>
      </w:r>
      <w:r w:rsidRPr="006F178A">
        <w:rPr>
          <w:rStyle w:val="afffe"/>
          <w:rFonts w:ascii="Fb Fontext" w:hAnsi="Fb Fontext"/>
          <w:rtl/>
        </w:rPr>
        <w:t>חמישים</w:t>
      </w:r>
      <w:r w:rsidRPr="006F178A">
        <w:rPr>
          <w:rFonts w:ascii="Fb Fontext" w:hAnsi="Fb Fontext"/>
          <w:rtl/>
        </w:rPr>
        <w:t xml:space="preserve"> - ליטול חמשים ולסבב חמשים.</w:t>
      </w:r>
    </w:p>
    <w:p w:rsidR="005851B8" w:rsidRDefault="005851B8" w:rsidP="005851B8">
      <w:pPr>
        <w:rPr>
          <w:rFonts w:ascii="Fb Fontext" w:hAnsi="Fb Fontext"/>
          <w:rtl/>
        </w:rPr>
      </w:pPr>
      <w:r w:rsidRPr="006F178A">
        <w:rPr>
          <w:rFonts w:ascii="Fb Fontext" w:hAnsi="Fb Fontext"/>
          <w:rtl/>
        </w:rPr>
        <w:t xml:space="preserve">לא</w:t>
      </w:r>
      <w:r w:rsidRPr="006F178A">
        <w:rPr>
          <w:rFonts w:ascii="Fb Fontext" w:hAnsi="Fb Fontext"/>
          <w:rtl/>
        </w:rPr>
        <w:t xml:space="preserve"> פחות - מפני שמרבה, [במתיחתו]</w:t>
      </w:r>
    </w:p>
    <w:p w:rsidR="005851B8" w:rsidRPr="006F178A" w:rsidRDefault="005851B8" w:rsidP="005851B8">
      <w:pPr>
        <w:rPr>
          <w:rFonts w:ascii="Fb Fontext" w:hAnsi="Fb Fontext"/>
          <w:rtl/>
        </w:rPr>
      </w:pPr>
      <w:r w:rsidRPr="006F178A">
        <w:rPr>
          <w:rFonts w:ascii="Fb Fontext" w:hAnsi="Fb Fontext"/>
          <w:rtl/>
        </w:rPr>
        <w:t>ולא יותר - מפני שממעט.</w:t>
      </w:r>
    </w:p>
    <w:p>
      <w:pPr>
        <w:pStyle w:val="afffff8"/>
        <w:rPr>
          <w:ins w:id="90329" w:author="קלוד" w:date="2026-10-11T12:24:08Z"/>
        </w:rPr>
      </w:pPr>
      <w:ins w:id="90330" w:author="קלוד" w:date="2026-10-11T12:24:08Z">
        <w:r>
          <w:rPr>
            <w:color w:val="7B3F00"/>
          </w:rPr>
          <w:t xml:space="preserve">חבל המדידה - מאיזה חומר יהיה?</w:t>
        </w:r>
      </w:ins>
    </w:p>
    <w:p>
      <w:pPr>
        <w:pStyle w:val="38"/>
        <w:rPr>
          <w:ins w:id="95858" w:author="מנוע מכני" w:date="2026-10-11T12:04:40Z"/>
        </w:rPr>
      </w:pPr>
      <w:r w:rsidRPr="006F178A">
        <w:t xml:space="preserve">רבי אסי:</w:t>
      </w:r>
    </w:p>
    <w:p w:rsidR="005851B8" w:rsidRPr="006F178A" w:rsidRDefault="005851B8" w:rsidP="005851B8">
      <w:pPr>
        <w:rPr>
          <w:rFonts w:ascii="Fb Fontext" w:hAnsi="Fb Fontext"/>
          <w:rtl/>
        </w:rPr>
      </w:pPr>
      <w:del w:id="95859" w:author="מנוע מכני" w:date="2026-10-11T12:04:40Z">
        <w:r w:rsidRPr="006F178A">
          <w:rPr>
            <w:rFonts w:ascii="Fb Fontext" w:hAnsi="Fb Fontext"/>
            <w:rtl/>
          </w:rPr>
          <w:delText xml:space="preserve"> </w:delText>
        </w:r>
      </w:del>
      <w:r w:rsidRPr="006F178A">
        <w:rPr>
          <w:rFonts w:ascii="Fb Fontext" w:hAnsi="Fb Fontext"/>
          <w:rtl/>
        </w:rPr>
        <w:t xml:space="preserve">אין מודדין אלא בחבל של אפסקימא. - נרגילא. -דיקלא דחד נברא.</w:t>
      </w:r>
    </w:p>
    <w:p>
      <w:pPr>
        <w:pStyle w:val="38"/>
        <w:rPr>
          <w:ins w:id="95860" w:author="מנוע מכני" w:date="2026-10-11T12:04:40Z"/>
        </w:rPr>
      </w:pPr>
      <w:r w:rsidRPr="004C00C0">
        <w:t xml:space="preserve">א"ד:</w:t>
      </w:r>
    </w:p>
    <w:p w:rsidR="005851B8" w:rsidRPr="006F178A" w:rsidRDefault="005851B8" w:rsidP="005851B8">
      <w:pPr>
        <w:rPr>
          <w:rFonts w:ascii="Fb Fontext" w:hAnsi="Fb Fontext"/>
          <w:rtl/>
        </w:rPr>
      </w:pPr>
      <w:del w:id="95861" w:author="מנוע מכני" w:date="2026-10-11T12:04:40Z">
        <w:r w:rsidRPr="004C00C0">
          <w:rPr>
            <w:rFonts w:ascii="Fb Fontext" w:hAnsi="Fb Fontext"/>
            <w:b/>
            <w:bCs/>
            <w:rtl/>
          </w:rPr>
          <w:delText xml:space="preserve"> </w:delText>
        </w:r>
      </w:del>
      <w:r w:rsidRPr="006F178A">
        <w:rPr>
          <w:rFonts w:ascii="Fb Fontext" w:hAnsi="Fb Fontext"/>
          <w:rtl/>
        </w:rPr>
        <w:t xml:space="preserve">מחלוקת </w:t>
      </w:r>
      <w:ins w:id="93674" w:author="מנוע מכני" w:date="2026-10-11T12:04:40Z">
        <w:r>
          <w:rPr>
            <w:rFonts w:ascii="Fb Fontext" w:hAnsi="Fb Fontext"/>
            <w:rtl/>
          </w:rPr>
          <w:t xml:space="preserve">אם </w:t>
        </w:r>
      </w:ins>
      <w:del w:id="93675" w:author="מנוע מכני" w:date="2026-10-11T12:04:40Z">
        <w:r w:rsidRPr="006F178A">
          <w:rPr>
            <w:rFonts w:ascii="Fb Fontext" w:hAnsi="Fb Fontext"/>
            <w:rtl/>
          </w:rPr>
          <w:delText xml:space="preserve">אי </w:delText>
        </w:r>
      </w:del>
      <w:r w:rsidRPr="006F178A">
        <w:rPr>
          <w:rFonts w:ascii="Fb Fontext" w:hAnsi="Fb Fontext"/>
          <w:rtl/>
        </w:rPr>
        <w:t xml:space="preserve">נרגילא או דיקלא דחד נברא.</w:t>
      </w:r>
    </w:p>
    <w:p>
      <w:pPr>
        <w:pStyle w:val="38"/>
        <w:rPr>
          <w:ins w:id="95862" w:author="מנוע מכני" w:date="2026-10-11T12:04:40Z"/>
        </w:rPr>
      </w:pPr>
      <w:r w:rsidRPr="006F178A">
        <w:t xml:space="preserve">ריב"ח:</w:t>
      </w:r>
    </w:p>
    <w:p w:rsidR="005851B8" w:rsidRPr="006F178A" w:rsidRDefault="005851B8" w:rsidP="005851B8">
      <w:pPr>
        <w:rPr>
          <w:rFonts w:ascii="Fb Fontext" w:hAnsi="Fb Fontext"/>
          <w:rtl/>
        </w:rPr>
      </w:pPr>
      <w:del w:id="95863" w:author="מנוע מכני" w:date="2026-10-11T12:04:40Z">
        <w:r w:rsidRPr="006F178A">
          <w:rPr>
            <w:rFonts w:ascii="Fb Fontext" w:hAnsi="Fb Fontext"/>
            <w:rtl/>
          </w:rPr>
          <w:delText xml:space="preserve"> </w:delText>
        </w:r>
      </w:del>
      <w:r w:rsidRPr="006F178A">
        <w:rPr>
          <w:rFonts w:ascii="Fb Fontext" w:hAnsi="Fb Fontext"/>
          <w:rtl/>
        </w:rPr>
        <w:t xml:space="preserve">אין לך שיפה למדידה יותר משלשלאות של ברזל, אבל מה נעשה שהרי אמרה תורה ובידו חבל מדה.</w:t>
      </w:r>
    </w:p>
    <w:p w:rsidR="005851B8" w:rsidRDefault="005851B8" w:rsidP="005851B8">
      <w:pPr>
        <w:rPr>
          <w:rFonts w:ascii="Fb Fontext" w:hAnsi="Fb Fontext"/>
          <w:rtl/>
        </w:rPr>
      </w:pPr>
      <w:r w:rsidRPr="006F178A">
        <w:rPr>
          <w:rFonts w:ascii="Fb Fontext" w:hAnsi="Fb Fontext"/>
          <w:rtl/>
        </w:rPr>
        <w:t xml:space="preserve">והא ד'</w:t>
      </w:r>
      <w:ins w:id="90621" w:author="Claude - סמנטי" w:date="2026-10-11T12:19:31Z">
        <w:r>
          <w:rPr>
            <w:rStyle w:val="afffff0"/>
            <w:rFonts w:ascii="Fb Fontext" w:hAnsi="Fb Fontext"/>
            <w:rtl/>
          </w:rPr>
          <w:t xml:space="preserve">וּבְיַד הָאִישׁ קְנֵה הַמִּדָּה</w:t>
        </w:r>
      </w:ins>
      <w:del w:id="90622" w:author="Claude - סמנטי" w:date="2026-10-11T12:19:31Z">
        <w:r w:rsidRPr="006F178A">
          <w:rPr>
            <w:rFonts w:ascii="Fb Fontext" w:hAnsi="Fb Fontext"/>
            <w:rtl/>
          </w:rPr>
          <w:delText xml:space="preserve">וביד האיש קנה המדה</w:delText>
        </w:r>
      </w:del>
      <w:r w:rsidRPr="006F178A">
        <w:rPr>
          <w:rFonts w:ascii="Fb Fontext" w:hAnsi="Fb Fontext"/>
          <w:rtl/>
        </w:rPr>
        <w:t xml:space="preserve">' - ההוא שער המקדש [מקום קטן]</w:t>
      </w:r>
    </w:p>
    <w:p>
      <w:pPr>
        <w:pStyle w:val="38"/>
        <w:rPr>
          <w:ins w:id="95864" w:author="מנוע מכני" w:date="2026-10-11T12:04:40Z"/>
        </w:rPr>
      </w:pPr>
      <w:r w:rsidRPr="006F178A">
        <w:t xml:space="preserve">תני רב יוסף:</w:t>
      </w:r>
    </w:p>
    <w:p w:rsidR="005851B8" w:rsidRPr="006F178A" w:rsidRDefault="005851B8" w:rsidP="005851B8">
      <w:pPr>
        <w:rPr>
          <w:rFonts w:ascii="Fb Fontext" w:hAnsi="Fb Fontext"/>
          <w:rtl/>
        </w:rPr>
      </w:pPr>
      <w:del w:id="95865" w:author="מנוע מכני" w:date="2026-10-11T12:04:40Z">
        <w:r w:rsidRPr="006F178A">
          <w:rPr>
            <w:rFonts w:ascii="Fb Fontext" w:hAnsi="Fb Fontext"/>
            <w:rtl/>
          </w:rPr>
          <w:delText xml:space="preserve"> </w:delText>
        </w:r>
      </w:del>
      <w:r w:rsidRPr="006F178A">
        <w:rPr>
          <w:rFonts w:ascii="Fb Fontext" w:hAnsi="Fb Fontext"/>
          <w:rtl/>
        </w:rPr>
        <w:t xml:space="preserve">שלשה חבלים הם: של מגג</w:t>
      </w:r>
      <w:r w:rsidRPr="006F178A">
        <w:rPr>
          <w:rFonts w:ascii="Fb Fontext" w:hAnsi="Fb Fontext" w:hint="cs"/>
          <w:rtl/>
        </w:rPr>
        <w:t xml:space="preserve"> [</w:t>
      </w:r>
      <w:r w:rsidRPr="006F178A">
        <w:rPr>
          <w:rFonts w:ascii="Fb Fontext" w:hAnsi="Fb Fontext"/>
          <w:rtl/>
        </w:rPr>
        <w:t xml:space="preserve">מקני סוף דלא מק"ט] לפרה </w:t>
      </w:r>
      <w:r w:rsidRPr="006F178A">
        <w:rPr>
          <w:rFonts w:ascii="Fb Fontext" w:hAnsi="Fb Fontext"/>
          <w:rtl/>
        </w:rPr>
        <w:t xml:space="preserve">דתנן</w:t>
      </w:r>
      <w:r w:rsidRPr="006F178A">
        <w:rPr>
          <w:rFonts w:ascii="Fb Fontext" w:hAnsi="Fb Fontext"/>
          <w:rtl/>
        </w:rPr>
        <w:t xml:space="preserve">: כפתוה בחבל המגג, ונתנוה על גב מערכתה.</w:t>
      </w:r>
    </w:p>
    <w:p w:rsidR="005851B8" w:rsidRPr="006F178A" w:rsidRDefault="005851B8" w:rsidP="005851B8">
      <w:pPr>
        <w:rPr>
          <w:rFonts w:ascii="Fb Fontext" w:hAnsi="Fb Fontext"/>
          <w:rtl/>
        </w:rPr>
      </w:pPr>
      <w:r w:rsidRPr="006F178A">
        <w:rPr>
          <w:rFonts w:ascii="Fb Fontext" w:hAnsi="Fb Fontext"/>
          <w:rtl/>
        </w:rPr>
        <w:lastRenderedPageBreak/>
        <w:t xml:space="preserve">של נצרים לסוטה - </w:t>
      </w:r>
      <w:r w:rsidRPr="006F178A">
        <w:rPr>
          <w:rFonts w:ascii="Fb Fontext" w:hAnsi="Fb Fontext"/>
          <w:rtl/>
        </w:rPr>
        <w:lastRenderedPageBreak/>
        <w:t xml:space="preserve">דתנן</w:t>
      </w:r>
      <w:r w:rsidRPr="006F178A">
        <w:rPr>
          <w:rFonts w:ascii="Fb Fontext" w:hAnsi="Fb Fontext"/>
          <w:rtl/>
        </w:rPr>
        <w:lastRenderedPageBreak/>
        <w:t xml:space="preserve">: ואחר כך מביא חבל המצרי וקושרו למעלה מדדיה.</w:t>
      </w:r>
    </w:p>
    <w:p w:rsidR="005851B8" w:rsidRDefault="005851B8" w:rsidP="005851B8">
      <w:pPr>
        <w:rPr>
          <w:rFonts w:ascii="Fb Fontext" w:hAnsi="Fb Fontext"/>
          <w:rtl/>
        </w:rPr>
      </w:pPr>
      <w:r w:rsidRPr="006F178A">
        <w:rPr>
          <w:rFonts w:ascii="Fb Fontext" w:hAnsi="Fb Fontext"/>
          <w:rtl/>
        </w:rPr>
        <w:t xml:space="preserve">של פשתן - למדידה. [ולא </w:t>
      </w:r>
      <w:r w:rsidRPr="006F178A">
        <w:rPr>
          <w:rStyle w:val="2fb"/>
          <w:rFonts w:ascii="Fb Fontext" w:hAnsi="Fb Fontext"/>
          <w:rtl/>
        </w:rPr>
        <w:t xml:space="preserve">כרב אסי</w:t>
      </w:r>
      <w:r w:rsidRPr="006F178A">
        <w:rPr>
          <w:rFonts w:ascii="Fb Fontext" w:hAnsi="Fb Fontext"/>
          <w:rtl/>
        </w:rPr>
        <w:t xml:space="preserve"> דבשל אפסקימא]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27" w:author="קלוד" w:date="2026-10-11T12:24:08Z"/>
        </w:rPr>
      </w:pPr>
      <w:ins w:id="90328" w:author="קלוד" w:date="2026-10-11T12:24:08Z">
        <w:r>
          <w:rPr>
            <w:color w:val="7B3F00"/>
          </w:rPr>
          <w:t xml:space="preserve">מדידה בגיא - מבליעו או מקדיר ועולה</w:t>
        </w:r>
      </w:ins>
    </w:p>
    <w:p>
      <w:pPr>
        <w:pStyle w:val="38"/>
        <w:rPr>
          <w:ins w:id="95867" w:author="מנוע מכני" w:date="2026-10-11T12:04:40Z"/>
        </w:rPr>
      </w:pPr>
      <w:del w:id="95866"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5868" w:author="מנוע מכני" w:date="2026-10-11T12:04:40Z">
        <w:r w:rsidRPr="006F178A">
          <w:rPr>
            <w:rFonts w:ascii="Fb Fontext" w:hAnsi="Fb Fontext"/>
            <w:rtl/>
          </w:rPr>
          <w:delText xml:space="preserve"> </w:delText>
        </w:r>
      </w:del>
      <w:r w:rsidRPr="006F178A">
        <w:rPr>
          <w:rFonts w:ascii="Fb Fontext" w:hAnsi="Fb Fontext"/>
          <w:rtl/>
        </w:rPr>
        <w:t xml:space="preserve">היה מודד והגיע המידה לגיא, אם יכול להבליעו בחבל של חמשים אמה - מבליעו.</w:t>
      </w:r>
    </w:p>
    <w:p w:rsidR="005851B8" w:rsidRDefault="005851B8" w:rsidP="005851B8">
      <w:pPr>
        <w:rPr>
          <w:rtl/>
        </w:rPr>
      </w:pPr>
      <w:r w:rsidRPr="006F178A">
        <w:rPr>
          <w:rtl/>
        </w:rPr>
        <w:t xml:space="preserve">ואם </w:t>
      </w:r>
      <w:ins w:id="91298" w:author="מנוע מכני" w:date="2026-10-11T12:04:40Z">
        <w:r>
          <w:rPr>
            <w:rtl/>
          </w:rPr>
          <w:t xml:space="preserve">לא</w:t>
        </w:r>
      </w:ins>
      <w:del w:id="91299" w:author="מנוע מכני" w:date="2026-10-11T12:04:40Z">
        <w:r w:rsidRPr="006F178A">
          <w:rPr>
            <w:rtl/>
          </w:rPr>
          <w:delText xml:space="preserve">לאו</w:delText>
        </w:r>
      </w:del>
      <w:r w:rsidRPr="006F178A">
        <w:rPr>
          <w:rtl/>
        </w:rPr>
        <w:t xml:space="preserve"> - הולך למקום שיכול להבליעו ומבליעו, וצופה וחוזר למידתו. [וכן מדוייק ממתני' דדוקא ביכול להבליעו]</w:t>
      </w:r>
    </w:p>
    <w:p w:rsidR="005851B8" w:rsidRPr="006F178A" w:rsidRDefault="005851B8" w:rsidP="005851B8">
      <w:pPr>
        <w:rPr>
          <w:rtl/>
        </w:rPr>
      </w:pPr>
      <w:r w:rsidRPr="006F178A">
        <w:rPr>
          <w:rtl/>
        </w:rPr>
        <w:t>אם היה גיא מעוקם מקדיר ועולה, מקדיר ויורד.</w:t>
      </w:r>
    </w:p>
    <w:p w:rsidR="005851B8" w:rsidRDefault="005851B8" w:rsidP="005851B8">
      <w:pPr>
        <w:rPr>
          <w:rtl/>
        </w:rPr>
      </w:pPr>
      <w:r w:rsidRPr="006F178A">
        <w:rPr>
          <w:rtl/>
        </w:rPr>
        <w:t xml:space="preserve">הגיע לכותל אין אומרים יקוב הכותל, אלא אומדו והולך לו. [דלא ניחא </w:t>
      </w:r>
      <w:ins w:id="90295" w:author="Claude - סמנטי" w:date="2026-10-11T12:19:31Z">
        <w:r>
          <w:rPr>
            <w:rtl/>
          </w:rPr>
          <w:t xml:space="preserve">תשמיש</w:t>
        </w:r>
      </w:ins>
      <w:del w:id="90296" w:author="Claude - סמנטי" w:date="2026-10-11T12:19:31Z">
        <w:r w:rsidRPr="006F178A">
          <w:rPr>
            <w:rtl/>
          </w:rPr>
          <w:delText xml:space="preserve">תשמישתא</w:delText>
        </w:r>
      </w:del>
      <w:r w:rsidRPr="006F178A">
        <w:rPr>
          <w:rtl/>
        </w:rPr>
        <w:t xml:space="preserve">]</w:t>
      </w:r>
    </w:p>
    <w:p>
      <w:pPr>
        <w:pStyle w:val="38"/>
        <w:rPr>
          <w:ins w:id="95869" w:author="מנוע מכני" w:date="2026-10-11T12:04:40Z"/>
        </w:rPr>
      </w:pPr>
      <w:r w:rsidRPr="006F178A">
        <w:t xml:space="preserve">ריא"ש:</w:t>
      </w:r>
    </w:p>
    <w:p w:rsidR="005851B8" w:rsidRPr="006F178A" w:rsidRDefault="005851B8" w:rsidP="005851B8">
      <w:pPr>
        <w:rPr>
          <w:rtl/>
        </w:rPr>
      </w:pPr>
      <w:del w:id="95870" w:author="מנוע מכני" w:date="2026-10-11T12:04:40Z">
        <w:r w:rsidRPr="006F178A">
          <w:rPr>
            <w:rtl/>
          </w:rPr>
          <w:delText xml:space="preserve"> </w:delText>
        </w:r>
      </w:del>
      <w:ins w:id="94256" w:author="מנוע מכני" w:date="2026-10-11T12:04:40Z">
        <w:r>
          <w:rPr>
            <w:rtl/>
          </w:rPr>
          <w:t xml:space="preserve">דווקא ב</w:t>
        </w:r>
      </w:ins>
      <w:del w:id="94257" w:author="מנוע מכני" w:date="2026-10-11T12:04:40Z">
        <w:r w:rsidRPr="006F178A">
          <w:rPr>
            <w:rtl/>
          </w:rPr>
          <w:delText xml:space="preserve">לא שנו אלא ש</w:delText>
        </w:r>
      </w:del>
      <w:r w:rsidRPr="006F178A">
        <w:rPr>
          <w:rtl/>
        </w:rPr>
        <w:t xml:space="preserve">אין חוט המשקולת יורד כנגדו.</w:t>
      </w:r>
    </w:p>
    <w:p w:rsidR="005851B8" w:rsidRDefault="005851B8" w:rsidP="005851B8">
      <w:pPr>
        <w:rPr>
          <w:rtl/>
        </w:rPr>
      </w:pPr>
      <w:r w:rsidRPr="006F178A">
        <w:rPr>
          <w:rtl/>
        </w:rPr>
        <w:t>אבל חוט המשקולת יורד כנגדו - מודדו מדידה יפה. [למטה בחלק הקרקע ועולה בחזרה וממשיך משם ומדלג השיפוע]</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נח:</w:t>
      </w:r>
    </w:p>
    <w:p w:rsidR="005851B8" w:rsidRPr="006F178A" w:rsidRDefault="005851B8" w:rsidP="005851B8">
      <w:pPr>
        <w:rPr>
          <w:rtl/>
        </w:rPr>
      </w:pPr>
      <w:r w:rsidRPr="006F178A">
        <w:rPr>
          <w:rFonts w:ascii="Fb Fontext" w:hAnsi="Fb Fontext"/>
          <w:rtl/>
        </w:rPr>
        <w:t xml:space="preserve">עומקו של גיא: </w:t>
      </w:r>
      <w:r w:rsidRPr="006F178A">
        <w:rPr>
          <w:rStyle w:val="2fb"/>
          <w:rFonts w:ascii="Fb Fontext" w:hAnsi="Fb Fontext"/>
          <w:rtl/>
        </w:rPr>
        <w:t xml:space="preserve">רב יוסף</w:t>
      </w:r>
      <w:r w:rsidRPr="006F178A">
        <w:rPr>
          <w:rFonts w:ascii="Fb Fontext" w:hAnsi="Fb Fontext"/>
          <w:rtl/>
        </w:rPr>
        <w:t xml:space="preserve">: אלפים. וכאחרים ד</w:t>
      </w:r>
      <w:r>
        <w:rPr>
          <w:rFonts w:ascii="Fb Fontext" w:hAnsi="Fb Fontext"/>
          <w:rtl/>
        </w:rPr>
        <w:t>אפי'</w:t>
      </w:r>
      <w:r w:rsidRPr="006F178A">
        <w:rPr>
          <w:rFonts w:ascii="Fb Fontext" w:hAnsi="Fb Fontext"/>
          <w:rtl/>
        </w:rPr>
        <w:t xml:space="preserve"> עמקו אלפיים ורוחב חמישים מבליעו.</w:t>
      </w:r>
    </w:p>
    <w:p>
      <w:pPr>
        <w:pStyle w:val="38"/>
        <w:rPr>
          <w:ins w:id="95871" w:author="מנוע מכני" w:date="2026-10-11T12:04:40Z"/>
        </w:rPr>
      </w:pPr>
      <w:r w:rsidRPr="006F178A">
        <w:t xml:space="preserve">ת"ק:</w:t>
      </w:r>
    </w:p>
    <w:p w:rsidR="005851B8" w:rsidRDefault="005851B8" w:rsidP="005851B8">
      <w:pPr>
        <w:rPr>
          <w:rtl/>
        </w:rPr>
      </w:pPr>
      <w:del w:id="95872" w:author="מנוע מכני" w:date="2026-10-11T12:04:40Z">
        <w:r w:rsidRPr="006F178A">
          <w:rPr>
            <w:rtl/>
          </w:rPr>
          <w:delText xml:space="preserve"> </w:delText>
        </w:r>
      </w:del>
      <w:r w:rsidRPr="006F178A">
        <w:rPr>
          <w:rtl/>
        </w:rPr>
        <w:t xml:space="preserve">עמוק מאה ורוחב חמשים - מבליעו, ואם </w:t>
      </w:r>
      <w:ins w:id="91300" w:author="מנוע מכני" w:date="2026-10-11T12:04:40Z">
        <w:r>
          <w:rPr>
            <w:rtl/>
          </w:rPr>
          <w:t xml:space="preserve">לא</w:t>
        </w:r>
      </w:ins>
      <w:del w:id="91301" w:author="מנוע מכני" w:date="2026-10-11T12:04:40Z">
        <w:r w:rsidRPr="006F178A">
          <w:rPr>
            <w:rtl/>
          </w:rPr>
          <w:delText xml:space="preserve">לאו</w:delText>
        </w:r>
      </w:del>
      <w:r w:rsidRPr="006F178A">
        <w:rPr>
          <w:rtl/>
        </w:rPr>
        <w:t xml:space="preserve"> - אין מבליעו. [אלא מקדר]</w:t>
      </w:r>
    </w:p>
    <w:p>
      <w:pPr>
        <w:pStyle w:val="38"/>
        <w:rPr>
          <w:ins w:id="95873" w:author="מנוע מכני" w:date="2026-10-11T12:04:40Z"/>
        </w:rPr>
      </w:pPr>
      <w:ins w:id="91304" w:author="מנוע מכני" w:date="2026-10-11T12:04:40Z">
        <w:r>
          <w:t xml:space="preserve">יש</w:t>
        </w:r>
      </w:ins>
      <w:del w:id="91305" w:author="מנוע מכני" w:date="2026-10-11T12:04:40Z">
        <w:r w:rsidRPr="006F178A">
          <w:delText xml:space="preserve">איכא</w:delText>
        </w:r>
      </w:del>
      <w:r w:rsidRPr="006F178A">
        <w:t xml:space="preserve"> </w:t>
      </w:r>
      <w:ins w:id="91302" w:author="מנוע מכני" w:date="2026-10-11T12:04:40Z">
        <w:r>
          <w:t xml:space="preserve">דאמרו</w:t>
        </w:r>
      </w:ins>
      <w:del w:id="91303" w:author="מנוע מכני" w:date="2026-10-11T12:04:40Z">
        <w:r w:rsidRPr="006F178A">
          <w:delText xml:space="preserve">דאמרי</w:delText>
        </w:r>
      </w:del>
      <w:r w:rsidRPr="006F178A">
        <w:t xml:space="preserve">, רב יוסף:</w:t>
      </w:r>
    </w:p>
    <w:p w:rsidR="005851B8" w:rsidRPr="006F178A" w:rsidRDefault="005851B8" w:rsidP="005851B8">
      <w:pPr>
        <w:rPr>
          <w:rtl/>
        </w:rPr>
      </w:pPr>
      <w:del w:id="95874" w:author="מנוע מכני" w:date="2026-10-11T12:04:40Z">
        <w:r w:rsidRPr="006F178A">
          <w:rPr>
            <w:rtl/>
          </w:rPr>
          <w:delText xml:space="preserve"> </w:delText>
        </w:r>
      </w:del>
      <w:ins w:id="90334" w:author="מנוע מכני" w:date="2026-10-11T12:04:40Z">
        <w:r>
          <w:rPr>
            <w:rtl/>
          </w:rPr>
          <w:t xml:space="preserve">אפי'</w:t>
        </w:r>
      </w:ins>
      <w:del w:id="90335" w:author="מנוע מכני" w:date="2026-10-11T12:04:40Z">
        <w:r w:rsidRPr="006F178A">
          <w:rPr>
            <w:rtl/>
          </w:rPr>
          <w:delText xml:space="preserve">אפילו</w:delText>
        </w:r>
      </w:del>
      <w:r w:rsidRPr="006F178A">
        <w:rPr>
          <w:rtl/>
        </w:rPr>
        <w:t xml:space="preserve"> יתר מאלפים. ומיירי בחוט המשקולת יורד כנגדו שא"א לקדר בו דלא חזי להילוך.</w:t>
      </w:r>
    </w:p>
    <w:p w:rsidR="005851B8" w:rsidRPr="00132755" w:rsidRDefault="005851B8" w:rsidP="005851B8">
      <w:pPr>
        <w:rPr>
          <w:spacing w:val="-2"/>
          <w:rtl/>
        </w:rPr>
      </w:pPr>
      <w:r w:rsidRPr="00132755">
        <w:rPr>
          <w:rStyle w:val="2fb"/>
          <w:spacing w:val="-2"/>
          <w:rtl/>
        </w:rPr>
        <w:t xml:space="preserve">ות"ק</w:t>
      </w:r>
      <w:r w:rsidRPr="00132755">
        <w:rPr>
          <w:spacing w:val="-2"/>
          <w:rtl/>
        </w:rPr>
        <w:t xml:space="preserve"> ואחרים היינו באין חוט המשקולת יורד כנגדו [עד ד"א אמות] </w:t>
      </w:r>
      <w:ins w:id="92660" w:author="מנוע מכני" w:date="2026-10-11T12:04:40Z">
        <w:r>
          <w:rPr>
            <w:spacing w:val="-2"/>
            <w:rtl/>
          </w:rPr>
          <w:t xml:space="preserve">ולכך</w:t>
        </w:r>
      </w:ins>
      <w:del w:id="92661" w:author="מנוע מכני" w:date="2026-10-11T12:04:40Z">
        <w:r w:rsidRPr="00132755">
          <w:rPr>
            <w:spacing w:val="-2"/>
            <w:rtl/>
          </w:rPr>
          <w:delText xml:space="preserve">ולהכי</w:delText>
        </w:r>
      </w:del>
      <w:r w:rsidRPr="00132755">
        <w:rPr>
          <w:spacing w:val="-2"/>
          <w:rtl/>
        </w:rPr>
        <w:t xml:space="preserve"> מחייבים אותו לקדר.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25" w:author="קלוד" w:date="2026-10-11T12:24:08Z"/>
        </w:rPr>
      </w:pPr>
      <w:ins w:id="90326" w:author="קלוד" w:date="2026-10-11T12:24:08Z">
        <w:r>
          <w:rPr>
            <w:color w:val="7B3F00"/>
          </w:rPr>
          <w:t xml:space="preserve">מדידה בהר - המתלקט עשרה מתוך ארבע או חמש</w:t>
        </w:r>
      </w:ins>
    </w:p>
    <w:p w:rsidR="005851B8" w:rsidRPr="006F178A" w:rsidRDefault="005851B8" w:rsidP="005851B8">
      <w:pPr>
        <w:rPr>
          <w:rStyle w:val="affff2"/>
          <w:rFonts w:cs="FontbitDavid"/>
          <w:b/>
          <w:sz w:val="20"/>
          <w:rtl/>
        </w:rPr>
      </w:pPr>
      <w:r w:rsidRPr="009757B9">
        <w:rPr>
          <w:rStyle w:val="affff2"/>
          <w:b/>
          <w:sz w:val="20"/>
          <w:rtl/>
        </w:rPr>
        <w:t>הגיע להר מבליעו וחוזר למידתו.</w:t>
      </w:r>
    </w:p>
    <w:p>
      <w:pPr>
        <w:pStyle w:val="38"/>
        <w:rPr>
          <w:ins w:id="95875" w:author="מנוע מכני" w:date="2026-10-11T12:04:40Z"/>
        </w:rPr>
      </w:pPr>
      <w:r w:rsidRPr="006F178A">
        <w:t xml:space="preserve">רבא:</w:t>
      </w:r>
    </w:p>
    <w:p w:rsidR="005851B8" w:rsidRPr="006F178A" w:rsidRDefault="005851B8" w:rsidP="005851B8">
      <w:pPr>
        <w:rPr>
          <w:rFonts w:ascii="Fb Fontext" w:hAnsi="Fb Fontext"/>
          <w:rtl/>
        </w:rPr>
      </w:pPr>
      <w:del w:id="95876" w:author="מנוע מכני" w:date="2026-10-11T12:04:40Z">
        <w:r w:rsidRPr="006F178A">
          <w:rPr>
            <w:rFonts w:ascii="Fb Fontext" w:hAnsi="Fb Fontext"/>
            <w:rtl/>
          </w:rPr>
          <w:delText xml:space="preserve"> </w:delText>
        </w:r>
      </w:del>
      <w:r w:rsidRPr="006F178A">
        <w:rPr>
          <w:rFonts w:ascii="Fb Fontext" w:hAnsi="Fb Fontext"/>
          <w:rtl/>
        </w:rPr>
        <w:t xml:space="preserve">דווקא בהר המתלקט עשרה מתוך ארבע.</w:t>
      </w:r>
    </w:p>
    <w:p w:rsidR="005851B8" w:rsidRPr="006F178A" w:rsidRDefault="005851B8" w:rsidP="005851B8">
      <w:pPr>
        <w:rPr>
          <w:rFonts w:ascii="Fb Fontext" w:hAnsi="Fb Fontext"/>
          <w:rtl/>
        </w:rPr>
      </w:pPr>
      <w:r w:rsidRPr="006F178A">
        <w:rPr>
          <w:rFonts w:ascii="Fb Fontext" w:hAnsi="Fb Fontext"/>
          <w:rtl/>
        </w:rPr>
        <w:t>אבל בהר המתלקט עשרה מתוך חמש - מודדו מדידה יפה.</w:t>
      </w:r>
    </w:p>
    <w:p w:rsidR="005851B8" w:rsidRPr="006F178A" w:rsidRDefault="005851B8" w:rsidP="005851B8">
      <w:pPr>
        <w:rPr>
          <w:rFonts w:ascii="Fb Fontext" w:hAnsi="Fb Fontext"/>
          <w:rtl/>
        </w:rPr>
      </w:pPr>
      <w:r w:rsidRPr="006F178A">
        <w:rPr>
          <w:rStyle w:val="2fb"/>
          <w:rFonts w:ascii="Fb Fontext" w:hAnsi="Fb Fontext"/>
          <w:rtl/>
        </w:rPr>
        <w:t xml:space="preserve">רהבדר"נ</w:t>
      </w:r>
      <w:r w:rsidRPr="006F178A">
        <w:rPr>
          <w:rFonts w:ascii="Fb Fontext" w:hAnsi="Fb Fontext"/>
          <w:rtl/>
        </w:rPr>
        <w:t xml:space="preserve"> </w:t>
      </w:r>
      <w:ins w:id="94394" w:author="מנוע מכני" w:date="2026-10-11T12:04:40Z">
        <w:r>
          <w:rPr>
            <w:rFonts w:ascii="Fb Fontext" w:hAnsi="Fb Fontext"/>
            <w:rtl/>
          </w:rPr>
          <w:t xml:space="preserve">שונה</w:t>
        </w:r>
      </w:ins>
      <w:del w:id="94395" w:author="מנוע מכני" w:date="2026-10-11T12:04:40Z">
        <w:r w:rsidRPr="006F178A">
          <w:rPr>
            <w:rFonts w:ascii="Fb Fontext" w:hAnsi="Fb Fontext"/>
            <w:rtl/>
          </w:rPr>
          <w:delText xml:space="preserve">מתני</w:delText>
        </w:r>
      </w:del>
      <w:r w:rsidRPr="006F178A">
        <w:rPr>
          <w:rFonts w:ascii="Fb Fontext" w:hAnsi="Fb Fontext"/>
          <w:rtl/>
        </w:rPr>
        <w:t xml:space="preserve"> לקולא. </w:t>
      </w:r>
      <w:r w:rsidRPr="006F178A">
        <w:rPr>
          <w:rStyle w:val="2fb"/>
          <w:rFonts w:ascii="Fb Fontext" w:hAnsi="Fb Fontext"/>
          <w:rtl/>
        </w:rPr>
        <w:t xml:space="preserve">רבא</w:t>
      </w:r>
      <w:r w:rsidRPr="006F178A">
        <w:rPr>
          <w:rFonts w:ascii="Fb Fontext" w:hAnsi="Fb Fontext"/>
          <w:rtl/>
        </w:rPr>
        <w:t xml:space="preserve">: </w:t>
      </w:r>
      <w:ins w:id="94258" w:author="מנוע מכני" w:date="2026-10-11T12:04:40Z">
        <w:r>
          <w:rPr>
            <w:rFonts w:ascii="Fb Fontext" w:hAnsi="Fb Fontext"/>
            <w:rtl/>
          </w:rPr>
          <w:t xml:space="preserve">דווקא </w:t>
        </w:r>
      </w:ins>
      <w:del w:id="94259" w:author="מנוע מכני" w:date="2026-10-11T12:04:40Z">
        <w:r w:rsidRPr="006F178A">
          <w:rPr>
            <w:rFonts w:ascii="Fb Fontext" w:hAnsi="Fb Fontext"/>
            <w:rtl/>
          </w:rPr>
          <w:delText xml:space="preserve">לא שנו אלא </w:delText>
        </w:r>
      </w:del>
      <w:r w:rsidRPr="006F178A">
        <w:rPr>
          <w:rFonts w:ascii="Fb Fontext" w:hAnsi="Fb Fontext"/>
          <w:rtl/>
        </w:rPr>
        <w:t xml:space="preserve">בהר המתלקט עשרה מתוך חמש.</w:t>
      </w:r>
    </w:p>
    <w:p w:rsidR="005851B8" w:rsidRPr="006F178A" w:rsidRDefault="005851B8" w:rsidP="005851B8">
      <w:pPr>
        <w:rPr>
          <w:rFonts w:ascii="Fb Fontext" w:hAnsi="Fb Fontext"/>
          <w:rtl/>
        </w:rPr>
      </w:pPr>
      <w:r w:rsidRPr="006F178A">
        <w:rPr>
          <w:rFonts w:ascii="Fb Fontext" w:hAnsi="Fb Fontext"/>
          <w:rtl/>
        </w:rPr>
        <w:t>אבל בהר המתלקט עשרה מתוך ארבע - אומדו והולך לו.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23" w:author="קלוד" w:date="2026-10-11T12:24:08Z"/>
        </w:rPr>
      </w:pPr>
      <w:ins w:id="90324" w:author="קלוד" w:date="2026-10-11T12:24:08Z">
        <w:r>
          <w:rPr>
            <w:color w:val="7B3F00"/>
          </w:rPr>
          <w:t xml:space="preserve">'ובלבד שלא יצא חוץ לתחום' - גזירה משום מדת תחומין</w:t>
        </w:r>
      </w:ins>
    </w:p>
    <w:p w:rsidR="005851B8" w:rsidRPr="00132755" w:rsidRDefault="005851B8" w:rsidP="005851B8">
      <w:pPr>
        <w:rPr>
          <w:spacing w:val="-4"/>
          <w:rtl/>
        </w:rPr>
      </w:pPr>
      <w:r w:rsidRPr="00132755">
        <w:rPr>
          <w:rStyle w:val="affff2"/>
          <w:b/>
          <w:spacing w:val="-4"/>
          <w:sz w:val="20"/>
          <w:rtl/>
        </w:rPr>
        <w:t>ובלבד שלא יצא חוץ לתחום</w:t>
      </w:r>
      <w:r w:rsidRPr="00132755">
        <w:rPr>
          <w:rFonts w:ascii="Fb Fontext" w:hAnsi="Fb Fontext" w:cs="Guttman Vilna"/>
          <w:b/>
          <w:bCs/>
          <w:spacing w:val="-4"/>
          <w:rtl/>
        </w:rPr>
        <w:t xml:space="preserve">. </w:t>
      </w:r>
      <w:ins w:id="90336" w:author="מנוע מכני" w:date="2026-10-11T12:04:40Z">
        <w:r>
          <w:rPr>
            <w:rStyle w:val="2fb"/>
            <w:rFonts w:ascii="Fb Fontext" w:hAnsi="Fb Fontext" w:cs="Guttman Vilna"/>
            <w:b/>
            <w:bCs/>
            <w:spacing w:val="-4"/>
            <w:rtl/>
          </w:rPr>
          <w:t xml:space="preserve">ר"כ</w:t>
        </w:r>
      </w:ins>
      <w:del w:id="90337" w:author="מנוע מכני" w:date="2026-10-11T12:04:40Z">
        <w:r w:rsidRPr="00132755">
          <w:rPr>
            <w:rFonts w:ascii="Fb Fontext" w:hAnsi="Fb Fontext" w:cs="Guttman Vilna"/>
            <w:b/>
            <w:bCs/>
            <w:spacing w:val="-4"/>
            <w:rtl/>
          </w:rPr>
          <w:delText xml:space="preserve">רב כהנא</w:delText>
        </w:r>
      </w:del>
      <w:r w:rsidRPr="00132755">
        <w:rPr>
          <w:rFonts w:ascii="Fb Fontext" w:hAnsi="Fb Fontext" w:cs="Guttman Vilna"/>
          <w:b/>
          <w:bCs/>
          <w:spacing w:val="-4"/>
          <w:rtl/>
        </w:rPr>
        <w:t xml:space="preserve">: גזירה שמא יאמרו מדת תחומין באה לכאן.</w:t>
      </w:r>
    </w:p>
    <w:p w:rsidR="005851B8" w:rsidRDefault="005851B8" w:rsidP="005851B8">
      <w:pPr>
        <w:pStyle w:val="affffd"/>
        <w:spacing w:after="0"/>
        <w:rPr>
          <w:del w:id="90020" w:author="מנוע עיצוב" w:date="2026-10-11T12:09:26Z"/>
          <w:rFonts w:ascii="MS Mincho" w:hAnsi="MS Mincho"/>
          <w:bCs w:val="0"/>
          <w:rtl/>
        </w:rPr>
      </w:pPr>
      <w:del w:id="90019"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b/>
          <w:sz w:val="20"/>
          <w:rtl/>
        </w:rPr>
        <w:pPrChange w:id="20064" w:author="קלוד" w:date="2026-10-11T09:07:28Z">
          <w:pPr>
            <w:pStyle w:val="affff1"/>
            <w:rPr>
              <w:b/>
              <w:sz w:val="20"/>
              <w:rtl/>
            </w:rPr>
          </w:pPr>
        </w:pPrChange>
      </w:pPr>
      <w:ins w:id="9816" w:author="מספור קטעי משנה" w:date="2026-10-11T09:25:21Z">
        <w:r>
          <w:rPr>
            <w:rStyle w:val="MisparKeta"/>
          </w:rPr>
          <w:t xml:space="preserve">ד. </w:t>
        </w:r>
      </w:ins>
      <w:r w:rsidRPr="009757B9">
        <w:rPr>
          <w:b/>
          <w:rtl/>
          <w:rPrChange w:id="40067" w:author="Claude" w:date="2026-10-11T09:07:36Z">
            <w:rPr>
              <w:b/>
              <w:sz w:val="20"/>
              <w:rtl/>
            </w:rPr>
          </w:rPrChange>
        </w:rPr>
        <w:t>אם אינו יכול להבליעו.</w:t>
      </w:r>
    </w:p>
    <w:p w:rsidR="005851B8" w:rsidRPr="002D0727" w:rsidRDefault="005851B8" w:rsidP="005851B8">
      <w:pPr>
        <w:rPr>
          <w:b/>
          <w:bCs/>
          <w:rtl/>
        </w:rPr>
      </w:pPr>
      <w:r w:rsidRPr="006F178A">
        <w:rPr>
          <w:rFonts w:ascii="Fb Fontext" w:hAnsi="Fb Fontext"/>
          <w:rtl/>
        </w:rPr>
        <w:t>כיצד מקדרין- תחתון כנגד לבו, עליון כנגד מרגלותיו.</w:t>
      </w:r>
    </w:p>
    <w:p>
      <w:pPr>
        <w:pStyle w:val="38"/>
        <w:rPr>
          <w:ins w:id="95877" w:author="מנוע מכני" w:date="2026-10-11T12:04:40Z"/>
        </w:rPr>
      </w:pPr>
      <w:r w:rsidRPr="002D0727">
        <w:t>אביי</w:t>
      </w:r>
      <w:r w:rsidRPr="006F178A">
        <w:t xml:space="preserve">, </w:t>
      </w:r>
      <w:ins w:id="90297" w:author="Claude - סמנטי" w:date="2026-10-11T12:19:31Z">
        <w:r>
          <w:t xml:space="preserve">מקובל בידינו</w:t>
        </w:r>
      </w:ins>
      <w:del w:id="90298" w:author="Claude - סמנטי" w:date="2026-10-11T12:19:31Z">
        <w:r w:rsidRPr="006F178A">
          <w:delText xml:space="preserve">נקיטינן</w:delText>
        </w:r>
      </w:del>
      <w:r w:rsidRPr="006F178A">
        <w:t xml:space="preserve">:</w:t>
      </w:r>
    </w:p>
    <w:p w:rsidR="005851B8" w:rsidRPr="006F178A" w:rsidRDefault="005851B8" w:rsidP="005851B8">
      <w:pPr>
        <w:rPr>
          <w:rtl/>
        </w:rPr>
      </w:pPr>
      <w:del w:id="95878" w:author="מנוע מכני" w:date="2026-10-11T12:04:40Z">
        <w:r w:rsidRPr="006F178A">
          <w:rPr>
            <w:rtl/>
          </w:rPr>
          <w:delText xml:space="preserve"> </w:delText>
        </w:r>
      </w:del>
      <w:r w:rsidRPr="006F178A">
        <w:rPr>
          <w:rtl/>
        </w:rPr>
        <w:t xml:space="preserve">אין מקדרין אלא בחבל של ארבע אמות.</w:t>
      </w:r>
    </w:p>
    <w:p>
      <w:pPr>
        <w:pStyle w:val="38"/>
        <w:rPr>
          <w:ins w:id="95879" w:author="מנוע מכני" w:date="2026-10-11T12:04:40Z"/>
        </w:rPr>
      </w:pPr>
      <w:r w:rsidRPr="006F178A">
        <w:t xml:space="preserve">ר"נ מרב"א:</w:t>
      </w:r>
    </w:p>
    <w:p w:rsidR="005851B8" w:rsidRPr="006F178A" w:rsidRDefault="005851B8" w:rsidP="005851B8">
      <w:pPr>
        <w:rPr>
          <w:rtl/>
        </w:rPr>
      </w:pPr>
      <w:del w:id="95880" w:author="מנוע מכני" w:date="2026-10-11T12:04:40Z">
        <w:r w:rsidRPr="006F178A">
          <w:rPr>
            <w:rtl/>
          </w:rPr>
          <w:delText xml:space="preserve"> </w:delText>
        </w:r>
      </w:del>
      <w:r w:rsidRPr="006F178A">
        <w:rPr>
          <w:rtl/>
        </w:rPr>
        <w:t xml:space="preserve">(</w:t>
      </w:r>
      <w:ins w:id="90299" w:author="Claude - סמנטי" w:date="2026-10-11T12:19:31Z">
        <w:r>
          <w:rPr>
            <w:rtl/>
          </w:rPr>
          <w:t xml:space="preserve">מקובל בידינו</w:t>
        </w:r>
      </w:ins>
      <w:del w:id="90300" w:author="Claude - סמנטי" w:date="2026-10-11T12:19:31Z">
        <w:r w:rsidRPr="006F178A">
          <w:rPr>
            <w:rtl/>
          </w:rPr>
          <w:delText xml:space="preserve">נקיטינן</w:delText>
        </w:r>
      </w:del>
      <w:r w:rsidRPr="006F178A">
        <w:rPr>
          <w:rtl/>
        </w:rPr>
        <w:t xml:space="preserve">) אין מקדרין </w:t>
      </w:r>
      <w:r w:rsidRPr="006F178A">
        <w:rPr>
          <w:rtl/>
        </w:rPr>
        <w:t xml:space="preserve">לא</w:t>
      </w:r>
      <w:r w:rsidRPr="006F178A">
        <w:rPr>
          <w:rtl/>
        </w:rPr>
        <w:t xml:space="preserve"> בעגלה ערופה ולא בערי מקלט, מפני שהן של תורה.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13" w:author="קלוד" w:date="2026-10-11T09:07:28Z"/>
        </w:rPr>
      </w:pPr>
      <w:ins w:id="20312" w:author="קלוד" w:date="2026-10-11T09:07:28Z">
        <w:r>
          <w:t xml:space="preserve">משנה ה</w:t>
        </w:r>
      </w:ins>
    </w:p>
    <w:p w:rsidR="005851B8" w:rsidRPr="00E62A50" w:rsidRDefault="005851B8" w:rsidP="005851B8">
      <w:pPr>
        <w:pStyle w:val="afff9"/>
        <w:rPr>
          <w:del w:id="20144" w:author="קלוד" w:date="2026-10-11T09:07:28Z"/>
          <w:rtl/>
        </w:rPr>
      </w:pPr>
      <w:del w:id="20143" w:author="קלוד" w:date="2026-10-11T09:07:28Z">
        <w:r w:rsidRPr="00E62A50">
          <w:rPr>
            <w:sz w:val="20"/>
            <w:rtl/>
          </w:rPr>
          <w:delText xml:space="preserve">משנה.</w:delText>
        </w:r>
      </w:del>
    </w:p>
    <w:p w:rsidR="005851B8" w:rsidRPr="00DD48B0" w:rsidRDefault="005851B8" w:rsidP="005851B8">
      <w:pPr>
        <w:pStyle w:val="afff9"/>
        <w:spacing w:before="120"/>
        <w:rPr>
          <w:spacing w:val="0"/>
          <w:rtl/>
        </w:rPr>
        <w:pPrChange w:id="90034" w:author="קלוד" w:date="2026-10-11T12:09:42Z">
          <w:pPr>
            <w:pStyle w:val="afff9"/>
          </w:pPr>
        </w:pPrChange>
      </w:pPr>
      <w:r w:rsidRPr="00DD48B0">
        <w:rPr>
          <w:spacing w:val="0"/>
          <w:rtl/>
        </w:rPr>
        <w:t>אין מודדין אלא מן המומחה. ריבה למקום אחד ומיעט למקום אחר - שומעין למקום שריבה.</w:t>
      </w:r>
    </w:p>
    <w:p w:rsidR="005851B8" w:rsidRPr="00E62A50" w:rsidRDefault="005851B8" w:rsidP="005851B8">
      <w:pPr>
        <w:pStyle w:val="afff9"/>
        <w:rPr>
          <w:rtl/>
        </w:rPr>
      </w:pPr>
      <w:r w:rsidRPr="00E62A50">
        <w:rPr>
          <w:rtl/>
        </w:rPr>
        <w:t>ריבה לאחד ומיעט לאחד - שומעין למרובה.</w:t>
      </w:r>
    </w:p>
    <w:p w:rsidR="005851B8" w:rsidRPr="00E62A50" w:rsidRDefault="005851B8" w:rsidP="005851B8">
      <w:pPr>
        <w:pStyle w:val="afff9"/>
        <w:rPr>
          <w:rtl/>
        </w:rPr>
      </w:pPr>
      <w:r>
        <w:rPr>
          <w:rtl/>
        </w:rPr>
        <w:t xml:space="preserve">ואפילו עבד אפילו שפחה נאמנין לומר עד כאן תחום שבת. שלא אמרו </w:t>
      </w:r>
      <w:r>
        <w:rPr>
          <w:rStyle w:val="TanaimMishna"/>
          <w:rtl/>
          <w:rPrChange w:id="20032" w:author="קלוד" w:date="2026-10-11T09:07:28Z">
            <w:rPr>
              <w:rtl/>
            </w:rPr>
          </w:rPrChange>
        </w:rPr>
        <w:t xml:space="preserve">חכמים</w:t>
      </w:r>
      <w:r>
        <w:rPr>
          <w:rtl/>
        </w:rPr>
        <w:t xml:space="preserve"> את הדבר להחמיר, אלא להקל.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נט.</w:t>
      </w:r>
    </w:p>
    <w:p>
      <w:pPr>
        <w:pStyle w:val="afffff8"/>
        <w:rPr>
          <w:ins w:id="90321" w:author="קלוד" w:date="2026-10-11T12:24:08Z"/>
        </w:rPr>
      </w:pPr>
      <w:ins w:id="90322" w:author="קלוד" w:date="2026-10-11T12:24:08Z">
        <w:r>
          <w:rPr>
            <w:color w:val="7B3F00"/>
          </w:rPr>
          <w:t xml:space="preserve">שומעין למקום שריבה - ובלבד שלא ירבה יותר</w:t>
        </w:r>
      </w:ins>
    </w:p>
    <w:p>
      <w:pPr>
        <w:pStyle w:val="38"/>
        <w:rPr>
          <w:ins w:id="95881" w:author="מנוע מכני" w:date="2026-10-11T12:04:40Z"/>
        </w:rPr>
      </w:pPr>
      <w:r w:rsidRPr="006F178A">
        <w:t xml:space="preserve">והיינו</w:t>
      </w:r>
    </w:p>
    <w:p w:rsidR="005851B8" w:rsidRPr="006F178A" w:rsidRDefault="005851B8" w:rsidP="005851B8">
      <w:pPr>
        <w:rPr>
          <w:rtl/>
        </w:rPr>
      </w:pPr>
      <w:del w:id="95882" w:author="מנוע מכני" w:date="2026-10-11T12:04:40Z">
        <w:r w:rsidRPr="006F178A">
          <w:rPr>
            <w:rFonts w:ascii="Fb Fontext" w:hAnsi="Fb Fontext"/>
            <w:rtl/>
          </w:rPr>
          <w:delText xml:space="preserve"> </w:delText>
        </w:r>
      </w:del>
      <w:r w:rsidRPr="006F178A">
        <w:rPr>
          <w:rFonts w:ascii="Fb Fontext" w:hAnsi="Fb Fontext"/>
          <w:rtl/>
        </w:rPr>
        <w:t xml:space="preserve">אף למקום שריבה. או לזה שריבה.</w:t>
      </w:r>
    </w:p>
    <w:p>
      <w:pPr>
        <w:pStyle w:val="38"/>
        <w:rPr>
          <w:ins w:id="95883" w:author="מנוע מכני" w:date="2026-10-11T12:04:40Z"/>
        </w:rPr>
      </w:pPr>
      <w:del w:id="97049" w:author="מנוע מכני" w:date="2026-10-11T12:04:40Z">
        <w:r w:rsidRPr="006F178A">
          <w:delText xml:space="preserve">אמר </w:delText>
        </w:r>
      </w:del>
      <w:r w:rsidRPr="006F178A">
        <w:t xml:space="preserve">אביי:</w:t>
      </w:r>
    </w:p>
    <w:p w:rsidR="005851B8" w:rsidRPr="006F178A" w:rsidRDefault="005851B8" w:rsidP="005851B8">
      <w:pPr>
        <w:rPr>
          <w:rtl/>
        </w:rPr>
      </w:pPr>
      <w:del w:id="95884" w:author="מנוע מכני" w:date="2026-10-11T12:04:40Z">
        <w:r w:rsidRPr="006F178A">
          <w:rPr>
            <w:rtl/>
          </w:rPr>
          <w:delText xml:space="preserve"> </w:delText>
        </w:r>
      </w:del>
      <w:r w:rsidRPr="006F178A">
        <w:rPr>
          <w:rtl/>
        </w:rPr>
        <w:t xml:space="preserve">ובלבד שלא ירבה יותר ממדת העיר באלכסונא. שלא אמרו חכמים את הדבר להחמיר אלא להקל.</w:t>
      </w:r>
    </w:p>
    <w:p w:rsidR="005851B8" w:rsidRPr="006F178A" w:rsidRDefault="005851B8" w:rsidP="005851B8">
      <w:pPr>
        <w:rPr>
          <w:rtl/>
        </w:rPr>
      </w:pPr>
      <w:r w:rsidRPr="006F178A">
        <w:rPr>
          <w:rtl/>
        </w:rPr>
        <w:t>והא דאמרו חכמים להחמיר היינו על דברי תורה, [אבל תחומין דרבנן</w:t>
      </w:r>
      <w:r w:rsidRPr="006F178A">
        <w:rPr>
          <w:rFonts w:hint="cs"/>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15" w:author="קלוד" w:date="2026-10-11T09:07:28Z"/>
        </w:rPr>
      </w:pPr>
      <w:ins w:id="20314" w:author="קלוד" w:date="2026-10-11T09:07:28Z">
        <w:r>
          <w:t xml:space="preserve">משנה ו</w:t>
        </w:r>
      </w:ins>
    </w:p>
    <w:p w:rsidR="005851B8" w:rsidRPr="00E62A50" w:rsidRDefault="005851B8" w:rsidP="005851B8">
      <w:pPr>
        <w:pStyle w:val="afff9"/>
        <w:rPr>
          <w:del w:id="20146" w:author="קלוד" w:date="2026-10-11T09:07:28Z"/>
          <w:rtl/>
        </w:rPr>
      </w:pPr>
      <w:del w:id="20145" w:author="קלוד" w:date="2026-10-11T09:07:28Z">
        <w:r w:rsidRPr="00E62A50">
          <w:rPr>
            <w:sz w:val="20"/>
            <w:rtl/>
          </w:rPr>
          <w:lastRenderedPageBreak/>
          <w:delText xml:space="preserve">משנה.</w:delText>
        </w:r>
      </w:del>
    </w:p>
    <w:p w:rsidR="005851B8" w:rsidRPr="00E62A50" w:rsidRDefault="005851B8" w:rsidP="005851B8">
      <w:pPr>
        <w:pStyle w:val="afff9"/>
        <w:spacing w:before="120"/>
        <w:rPr>
          <w:rtl/>
        </w:rPr>
        <w:pPrChange w:id="90035" w:author="קלוד" w:date="2026-10-11T12:09:42Z">
          <w:pPr>
            <w:pStyle w:val="afff9"/>
          </w:pPr>
        </w:pPrChange>
      </w:pPr>
      <w:r w:rsidRPr="00E62A50">
        <w:rPr>
          <w:rtl/>
        </w:rPr>
        <w:t>עיר של יחיד ונעשית של רבים - מערבין את כולה.</w:t>
      </w:r>
    </w:p>
    <w:p w:rsidR="005851B8" w:rsidRPr="00E62A50" w:rsidRDefault="005851B8" w:rsidP="005851B8">
      <w:pPr>
        <w:pStyle w:val="afff9"/>
        <w:rPr>
          <w:rtl/>
        </w:rPr>
      </w:pPr>
      <w:r w:rsidRPr="00E62A50">
        <w:rPr>
          <w:rtl/>
        </w:rPr>
        <w:t>ושל רבים ונעשית של יחיד אין מערבין את כולה,</w:t>
      </w:r>
    </w:p>
    <w:p w:rsidR="005851B8" w:rsidRPr="00E62A50" w:rsidRDefault="005851B8" w:rsidP="005851B8">
      <w:pPr>
        <w:pStyle w:val="afff9"/>
        <w:rPr>
          <w:rtl/>
        </w:rPr>
      </w:pPr>
      <w:r>
        <w:rPr>
          <w:rStyle w:val="TanaimMishna"/>
          <w:rtl/>
          <w:rPrChange w:id="98113" w:author="Claude" w:date="2026-10-11T09:07:58Z">
            <w:rPr>
              <w:rtl/>
            </w:rPr>
          </w:rPrChange>
        </w:rPr>
        <w:t xml:space="preserve">ר"י</w:t>
      </w:r>
      <w:r>
        <w:rPr>
          <w:rtl/>
        </w:rPr>
        <w:t xml:space="preserve"> אא"כ עשה חוצה לה כעיר חדשה שביהודה, שיש בה חמשים דיורין.</w:t>
      </w:r>
    </w:p>
    <w:p w:rsidR="005851B8" w:rsidRPr="00E62A50" w:rsidRDefault="005851B8" w:rsidP="005851B8">
      <w:pPr>
        <w:pStyle w:val="afff9"/>
        <w:rPr>
          <w:rtl/>
        </w:rPr>
      </w:pPr>
      <w:r>
        <w:rPr>
          <w:rStyle w:val="TanaimMishna"/>
          <w:rtl/>
          <w:rPrChange w:id="98114" w:author="Claude" w:date="2026-10-11T09:07:58Z">
            <w:rPr>
              <w:rtl/>
            </w:rPr>
          </w:rPrChange>
        </w:rPr>
        <w:t xml:space="preserve">ר"ש</w:t>
      </w:r>
      <w:r>
        <w:rPr>
          <w:rStyle w:val="TanaimMishna"/>
          <w:rtl/>
          <w:rPrChange w:id="98115" w:author="Claude" w:date="2026-10-11T09:07:58Z">
            <w:rPr>
              <w:rtl/>
            </w:rPr>
          </w:rPrChange>
        </w:rPr>
        <w:t xml:space="preserve">:</w:t>
      </w:r>
      <w:r>
        <w:rPr>
          <w:rtl/>
        </w:rPr>
        <w:t xml:space="preserve"> שלש חצירות של שני בתים.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נט:</w:t>
      </w:r>
    </w:p>
    <w:p>
      <w:pPr>
        <w:pStyle w:val="afffff8"/>
        <w:rPr>
          <w:ins w:id="90319" w:author="קלוד" w:date="2026-10-11T12:24:08Z"/>
        </w:rPr>
      </w:pPr>
      <w:ins w:id="90320" w:author="קלוד" w:date="2026-10-11T12:24:08Z">
        <w:r>
          <w:rPr>
            <w:color w:val="7B3F00"/>
          </w:rPr>
          <w:t xml:space="preserve">עיר של יחיד ונעשית של רבים - דוגמאות</w:t>
        </w:r>
      </w:ins>
    </w:p>
    <w:p w:rsidR="005851B8" w:rsidRPr="006F178A" w:rsidRDefault="005851B8" w:rsidP="005851B8">
      <w:pPr>
        <w:rPr>
          <w:rtl/>
        </w:rPr>
      </w:pPr>
      <w:r w:rsidRPr="006F178A">
        <w:rPr>
          <w:rStyle w:val="afffe"/>
          <w:rFonts w:ascii="Fb Fontext" w:hAnsi="Fb Fontext" w:hint="cs"/>
          <w:b/>
          <w:rtl/>
        </w:rPr>
        <w:t>ס.</w:t>
      </w:r>
      <w:r w:rsidRPr="006F178A">
        <w:rPr>
          <w:rStyle w:val="afffe"/>
          <w:rFonts w:ascii="Fb Fontext" w:hAnsi="Fb Fontext" w:hint="cs"/>
          <w:rtl/>
        </w:rPr>
        <w:t xml:space="preserve"> </w:t>
      </w:r>
      <w:r w:rsidRPr="006F178A">
        <w:rPr>
          <w:rFonts w:ascii="Fb Fontext" w:hAnsi="Fb Fontext"/>
          <w:rtl/>
        </w:rPr>
        <w:t>עיר של יחיד ונעשית של רבים.</w:t>
      </w:r>
    </w:p>
    <w:p>
      <w:pPr>
        <w:pStyle w:val="38"/>
        <w:rPr>
          <w:ins w:id="95885" w:author="מנוע מכני" w:date="2026-10-11T12:04:40Z"/>
        </w:rPr>
      </w:pPr>
      <w:r w:rsidRPr="006F178A">
        <w:t xml:space="preserve">ר"י:</w:t>
      </w:r>
    </w:p>
    <w:p w:rsidR="005851B8" w:rsidRPr="006F178A" w:rsidRDefault="005851B8" w:rsidP="005851B8">
      <w:pPr>
        <w:rPr>
          <w:rtl/>
        </w:rPr>
      </w:pPr>
      <w:del w:id="95886" w:author="מנוע מכני" w:date="2026-10-11T12:04:40Z">
        <w:r w:rsidRPr="006F178A">
          <w:rPr>
            <w:rtl/>
          </w:rPr>
          <w:delText xml:space="preserve"> </w:delText>
        </w:r>
      </w:del>
      <w:r w:rsidRPr="006F178A">
        <w:rPr>
          <w:rtl/>
        </w:rPr>
        <w:t xml:space="preserve">כגון דאיסקרתא דריש </w:t>
      </w:r>
      <w:ins w:id="94616" w:author="מנוע מכני" w:date="2026-10-11T12:04:40Z">
        <w:r>
          <w:rPr>
            <w:rtl/>
          </w:rPr>
          <w:t xml:space="preserve">גלות</w:t>
        </w:r>
      </w:ins>
      <w:del w:id="94617" w:author="מנוע מכני" w:date="2026-10-11T12:04:40Z">
        <w:r w:rsidRPr="006F178A">
          <w:rPr>
            <w:rtl/>
          </w:rPr>
          <w:delText xml:space="preserve">גלותא</w:delText>
        </w:r>
      </w:del>
      <w:r w:rsidRPr="006F178A">
        <w:rPr>
          <w:rtl/>
        </w:rPr>
        <w:t xml:space="preserve">.</w:t>
      </w:r>
    </w:p>
    <w:p w:rsidR="005851B8" w:rsidRPr="006F178A" w:rsidRDefault="005851B8" w:rsidP="005851B8">
      <w:pPr>
        <w:rPr>
          <w:b/>
          <w:bCs/>
          <w:rtl/>
        </w:rPr>
      </w:pPr>
      <w:r w:rsidRPr="006F178A">
        <w:rPr>
          <w:rStyle w:val="2fb"/>
          <w:rtl/>
        </w:rPr>
        <w:t xml:space="preserve">ר"נ</w:t>
      </w:r>
      <w:r w:rsidRPr="006F178A">
        <w:rPr>
          <w:rtl/>
        </w:rPr>
        <w:t xml:space="preserve"> </w:t>
      </w:r>
      <w:ins w:id="91306" w:author="מנוע מכני" w:date="2026-10-11T12:04:40Z">
        <w:r>
          <w:rPr>
            <w:rtl/>
          </w:rPr>
          <w:t xml:space="preserve">דכולם</w:t>
        </w:r>
      </w:ins>
      <w:del w:id="91307" w:author="מנוע מכני" w:date="2026-10-11T12:04:40Z">
        <w:r w:rsidRPr="006F178A">
          <w:rPr>
            <w:rtl/>
          </w:rPr>
          <w:delText xml:space="preserve">דכולהו</w:delText>
        </w:r>
      </w:del>
      <w:r w:rsidRPr="006F178A">
        <w:rPr>
          <w:rtl/>
        </w:rPr>
        <w:t xml:space="preserve"> ישראל </w:t>
      </w:r>
      <w:ins w:id="91308" w:author="מנוע מכני" w:date="2026-10-11T12:04:40Z">
        <w:r>
          <w:rPr>
            <w:rtl/>
          </w:rPr>
          <w:t xml:space="preserve">גם</w:t>
        </w:r>
      </w:ins>
      <w:del w:id="91309" w:author="מנוע מכני" w:date="2026-10-11T12:04:40Z">
        <w:r w:rsidRPr="006F178A">
          <w:rPr>
            <w:rtl/>
          </w:rPr>
          <w:delText xml:space="preserve">נמי</w:delText>
        </w:r>
      </w:del>
      <w:r w:rsidRPr="006F178A">
        <w:rPr>
          <w:rtl/>
        </w:rPr>
        <w:t xml:space="preserve"> בצפרא </w:t>
      </w:r>
      <w:ins w:id="90301" w:author="Claude - סמנטי" w:date="2026-10-11T12:19:31Z">
        <w:r>
          <w:rPr>
            <w:rtl/>
          </w:rPr>
          <w:t xml:space="preserve">של שבת</w:t>
        </w:r>
      </w:ins>
      <w:del w:id="90302" w:author="Claude - סמנטי" w:date="2026-10-11T12:19:31Z">
        <w:r w:rsidRPr="006F178A">
          <w:rPr>
            <w:rtl/>
          </w:rPr>
          <w:delText xml:space="preserve">דשבתא</w:delText>
        </w:r>
      </w:del>
      <w:r w:rsidRPr="006F178A">
        <w:rPr>
          <w:rtl/>
        </w:rPr>
        <w:t xml:space="preserve"> שכיחי גבי הדדי אלא כגון דיסקרתא דנתזואי.</w:t>
      </w:r>
    </w:p>
    <w:p>
      <w:pPr>
        <w:pStyle w:val="afffff8"/>
        <w:rPr>
          <w:ins w:id="90317" w:author="קלוד" w:date="2026-10-11T12:24:08Z"/>
        </w:rPr>
      </w:pPr>
      <w:ins w:id="90318" w:author="קלוד" w:date="2026-10-11T12:24:08Z">
        <w:r>
          <w:rPr>
            <w:color w:val="7B3F00"/>
          </w:rPr>
          <w:t xml:space="preserve">עיר שרשות הרבים עוברת בתוכה - לחי וקורה</w:t>
        </w:r>
      </w:ins>
    </w:p>
    <w:p>
      <w:pPr>
        <w:pStyle w:val="38"/>
        <w:rPr>
          <w:ins w:id="95888" w:author="מנוע מכני" w:date="2026-10-11T12:04:40Z"/>
        </w:rPr>
      </w:pPr>
      <w:del w:id="95887"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5889" w:author="מנוע מכני" w:date="2026-10-11T12:04:40Z">
        <w:r w:rsidRPr="006F178A">
          <w:rPr>
            <w:rtl/>
          </w:rPr>
          <w:delText xml:space="preserve"> </w:delText>
        </w:r>
      </w:del>
      <w:r w:rsidRPr="006F178A">
        <w:rPr>
          <w:rStyle w:val="afffe"/>
          <w:rFonts w:ascii="Fb Fontext" w:hAnsi="Fb Fontext"/>
          <w:rtl/>
        </w:rPr>
        <w:t>עיר של יחיד ונעשית של רבים</w:t>
      </w:r>
      <w:r w:rsidRPr="006F178A">
        <w:rPr>
          <w:rtl/>
        </w:rPr>
        <w:t xml:space="preserve"> ורשות הרבים עוברת בתוכה כיצד מערבין אותה.</w:t>
      </w:r>
    </w:p>
    <w:p w:rsidR="005851B8" w:rsidRPr="006F178A" w:rsidRDefault="005851B8" w:rsidP="005851B8">
      <w:pPr>
        <w:rPr>
          <w:rtl/>
        </w:rPr>
      </w:pPr>
      <w:r w:rsidRPr="006F178A">
        <w:rPr>
          <w:rtl/>
        </w:rPr>
        <w:t>עושה לחי מכאן ולחי מכאן, או קורה מכאן וקורה מכאן, ונושא ונותן באמצע.</w:t>
      </w:r>
    </w:p>
    <w:p w:rsidR="005851B8" w:rsidRDefault="005851B8" w:rsidP="005851B8">
      <w:pPr>
        <w:rPr>
          <w:rtl/>
        </w:rPr>
      </w:pPr>
      <w:r w:rsidRPr="006F178A">
        <w:rPr>
          <w:rtl/>
        </w:rPr>
        <w:t xml:space="preserve">ואין מערבין אותה לחצאין, אלא: או כולה, או מבוי מבוי בפני עצמו. [ומיירי בעבוד דקה דגלי </w:t>
      </w:r>
      <w:ins w:id="94002" w:author="מנוע מכני" w:date="2026-10-11T12:04:40Z">
        <w:r>
          <w:rPr>
            <w:rtl/>
          </w:rPr>
          <w:t xml:space="preserve">דעתו</w:t>
        </w:r>
      </w:ins>
      <w:del w:id="94003" w:author="מנוע מכני" w:date="2026-10-11T12:04:40Z">
        <w:r w:rsidRPr="006F178A">
          <w:rPr>
            <w:rtl/>
          </w:rPr>
          <w:delText xml:space="preserve">דעתיה</w:delText>
        </w:r>
      </w:del>
      <w:r w:rsidRPr="006F178A">
        <w:rPr>
          <w:rtl/>
        </w:rPr>
        <w:t xml:space="preserve"> שרוצה ליפרד מהם]</w:t>
      </w:r>
    </w:p>
    <w:p w:rsidR="005851B8" w:rsidRPr="006F178A" w:rsidRDefault="005851B8" w:rsidP="005851B8">
      <w:pPr>
        <w:rPr>
          <w:rtl/>
        </w:rPr>
      </w:pPr>
      <w:r w:rsidRPr="006F178A">
        <w:rPr>
          <w:rStyle w:val="afffe"/>
          <w:rFonts w:ascii="Fb Fontext" w:hAnsi="Fb Fontext"/>
          <w:rtl/>
        </w:rPr>
        <w:t>היתה של רבים והרי היא של רבים</w:t>
      </w:r>
      <w:r w:rsidRPr="006F178A">
        <w:rPr>
          <w:rtl/>
        </w:rPr>
        <w:t>, ואין לה אלא פתח אחד - מערבין את כולה.</w:t>
      </w:r>
    </w:p>
    <w:p>
      <w:pPr>
        <w:pStyle w:val="38"/>
        <w:rPr>
          <w:ins w:id="97013" w:author="מנוע מכני" w:date="2026-10-11T12:04:40Z"/>
        </w:rPr>
      </w:pPr>
      <w:r w:rsidRPr="006F178A">
        <w:t xml:space="preserve">ור"י היא </w:t>
      </w:r>
      <w:r w:rsidRPr="006F178A">
        <w:t xml:space="preserve">דתניא</w:t>
      </w:r>
      <w:r w:rsidRPr="006F178A">
        <w:t xml:space="preserve">,</w:t>
      </w:r>
    </w:p>
    <w:p w:rsidR="005851B8" w:rsidRPr="006F178A" w:rsidRDefault="005851B8" w:rsidP="005851B8">
      <w:pPr>
        <w:rPr>
          <w:rtl/>
        </w:rPr>
      </w:pPr>
      <w:del w:id="97014" w:author="מנוע מכני" w:date="2026-10-11T12:04:40Z">
        <w:r w:rsidRPr="006F178A">
          <w:rPr>
            <w:rtl/>
          </w:rPr>
          <w:delText xml:space="preserve"> </w:delText>
        </w:r>
      </w:del>
      <w:r w:rsidRPr="006F178A">
        <w:rPr>
          <w:rtl/>
        </w:rPr>
        <w:t xml:space="preserve">יתר על כן </w:t>
      </w:r>
      <w:r w:rsidRPr="006F178A">
        <w:rPr>
          <w:rStyle w:val="2fb"/>
          <w:rtl/>
        </w:rPr>
        <w:t xml:space="preserve">אר"י</w:t>
      </w:r>
      <w:r w:rsidRPr="006F178A">
        <w:rPr>
          <w:rtl/>
        </w:rPr>
        <w:t xml:space="preserve">: מי שיש לו שני בתים בשני צידי רשות הרבים - עושה לחי מכאן ולחי מכאן, או קורה מכאן וקורה מכאן ונושא ונותן באמצע: ואהך אמרו לו: אין מערבין רשות הרבים בכך.</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15" w:author="קלוד" w:date="2026-10-11T12:24:08Z"/>
        </w:rPr>
      </w:pPr>
      <w:ins w:id="90316" w:author="קלוד" w:date="2026-10-11T12:24:08Z">
        <w:r>
          <w:rPr>
            <w:color w:val="7B3F00"/>
          </w:rPr>
          <w:t xml:space="preserve">אין מערבין אותה לחצאין - לאורכה ולרחבה</w:t>
        </w:r>
      </w:ins>
    </w:p>
    <w:p w:rsidR="005851B8" w:rsidRPr="006F178A" w:rsidRDefault="005851B8" w:rsidP="005851B8">
      <w:pPr>
        <w:rPr>
          <w:rStyle w:val="afffe"/>
          <w:bCs w:val="0"/>
          <w:rtl/>
        </w:rPr>
      </w:pPr>
      <w:r w:rsidRPr="006F178A">
        <w:rPr>
          <w:rStyle w:val="afffe"/>
          <w:rtl/>
        </w:rPr>
        <w:t xml:space="preserve">אמר</w:t>
      </w:r>
      <w:r w:rsidRPr="006F178A">
        <w:rPr>
          <w:rStyle w:val="afffe"/>
          <w:rtl/>
        </w:rPr>
        <w:t xml:space="preserve"> מר ואין מערבין אותה לחצאין.</w:t>
      </w:r>
    </w:p>
    <w:p>
      <w:pPr>
        <w:pStyle w:val="38"/>
        <w:rPr>
          <w:ins w:id="95890" w:author="מנוע מכני" w:date="2026-10-11T12:04:40Z"/>
        </w:rPr>
      </w:pPr>
      <w:r w:rsidRPr="006F178A">
        <w:t xml:space="preserve">ר"פ:</w:t>
      </w:r>
    </w:p>
    <w:p w:rsidR="005851B8" w:rsidRPr="006F178A" w:rsidRDefault="005851B8" w:rsidP="005851B8">
      <w:pPr>
        <w:rPr>
          <w:rFonts w:ascii="Fb Fontext" w:hAnsi="Fb Fontext"/>
          <w:rtl/>
        </w:rPr>
      </w:pPr>
      <w:del w:id="95891" w:author="מנוע מכני" w:date="2026-10-11T12:04:40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אמרו אלא לארכה, אבל לרחבה - מערבין. דלא </w:t>
      </w:r>
      <w:r w:rsidRPr="006F178A">
        <w:rPr>
          <w:rStyle w:val="2fb"/>
          <w:rFonts w:ascii="Fb Fontext" w:hAnsi="Fb Fontext"/>
          <w:rtl/>
        </w:rPr>
        <w:t xml:space="preserve">כר"ע</w:t>
      </w:r>
      <w:r w:rsidRPr="006F178A">
        <w:rPr>
          <w:rFonts w:ascii="Fb Fontext" w:hAnsi="Fb Fontext"/>
          <w:rtl/>
        </w:rPr>
        <w:t xml:space="preserve">, </w:t>
      </w:r>
      <w:ins w:id="94004" w:author="מנוע מכני" w:date="2026-10-11T12:04:40Z">
        <w:r>
          <w:rPr>
            <w:rFonts w:ascii="Fb Fontext" w:hAnsi="Fb Fontext"/>
            <w:rtl/>
          </w:rPr>
          <w:t xml:space="preserve">דסבר</w:t>
        </w:r>
      </w:ins>
      <w:del w:id="94005" w:author="מנוע מכני" w:date="2026-10-11T12:04:40Z">
        <w:r w:rsidRPr="006F178A">
          <w:rPr>
            <w:rFonts w:ascii="Fb Fontext" w:hAnsi="Fb Fontext"/>
            <w:rtl/>
          </w:rPr>
          <w:delText xml:space="preserve">דס"ל</w:delText>
        </w:r>
      </w:del>
      <w:r w:rsidRPr="006F178A">
        <w:rPr>
          <w:rFonts w:ascii="Fb Fontext" w:hAnsi="Fb Fontext"/>
          <w:rtl/>
        </w:rPr>
        <w:t xml:space="preserve"> רגל המותרת במקומה, אוסרת </w:t>
      </w:r>
      <w:ins w:id="90338" w:author="מנוע מכני" w:date="2026-10-11T12:04:40Z">
        <w:r>
          <w:rPr>
            <w:rFonts w:ascii="Fb Fontext" w:hAnsi="Fb Fontext"/>
            <w:rtl/>
          </w:rPr>
          <w:t xml:space="preserve">אפי'</w:t>
        </w:r>
      </w:ins>
      <w:del w:id="90339" w:author="מנוע מכני" w:date="2026-10-11T12:04:40Z">
        <w:r w:rsidRPr="006F178A">
          <w:rPr>
            <w:rFonts w:ascii="Fb Fontext" w:hAnsi="Fb Fontext"/>
            <w:rtl/>
          </w:rPr>
          <w:delText xml:space="preserve">אפילו</w:delText>
        </w:r>
      </w:del>
      <w:r w:rsidRPr="006F178A">
        <w:rPr>
          <w:rFonts w:ascii="Fb Fontext" w:hAnsi="Fb Fontext"/>
          <w:rtl/>
        </w:rPr>
        <w:t xml:space="preserve"> שלא במקומה.</w:t>
      </w:r>
    </w:p>
    <w:p w:rsidR="005851B8" w:rsidRPr="00132755" w:rsidRDefault="005851B8" w:rsidP="005851B8">
      <w:pPr>
        <w:rPr>
          <w:rFonts w:cs="Guttman Vilna"/>
          <w:b/>
          <w:bCs/>
          <w:spacing w:val="-4"/>
          <w:rtl/>
        </w:rPr>
      </w:pPr>
      <w:r w:rsidRPr="00132755">
        <w:rPr>
          <w:rFonts w:ascii="Fb Fontext" w:hAnsi="Fb Fontext"/>
          <w:spacing w:val="-4"/>
          <w:rtl/>
        </w:rPr>
        <w:t xml:space="preserve">ודחתה הגמ' דאפי' </w:t>
      </w:r>
      <w:r w:rsidRPr="00132755">
        <w:rPr>
          <w:rStyle w:val="2fb"/>
          <w:rFonts w:ascii="Fb Fontext" w:hAnsi="Fb Fontext"/>
          <w:spacing w:val="-4"/>
          <w:rtl/>
        </w:rPr>
        <w:t xml:space="preserve">כר"ע</w:t>
      </w:r>
      <w:r w:rsidRPr="00132755">
        <w:rPr>
          <w:rFonts w:ascii="Fb Fontext" w:hAnsi="Fb Fontext"/>
          <w:spacing w:val="-4"/>
          <w:rtl/>
        </w:rPr>
        <w:t xml:space="preserve"> דווקא </w:t>
      </w:r>
      <w:ins w:id="91310" w:author="מנוע מכני" w:date="2026-10-11T12:04:40Z">
        <w:r>
          <w:rPr>
            <w:rFonts w:ascii="Fb Fontext" w:hAnsi="Fb Fontext"/>
            <w:spacing w:val="-4"/>
            <w:rtl/>
          </w:rPr>
          <w:t xml:space="preserve">שם</w:t>
        </w:r>
      </w:ins>
      <w:del w:id="91311" w:author="מנוע מכני" w:date="2026-10-11T12:04:40Z">
        <w:r w:rsidRPr="00132755">
          <w:rPr>
            <w:rFonts w:ascii="Fb Fontext" w:hAnsi="Fb Fontext"/>
            <w:spacing w:val="-4"/>
            <w:rtl/>
          </w:rPr>
          <w:delText xml:space="preserve">התם</w:delText>
        </w:r>
      </w:del>
      <w:r w:rsidRPr="00132755">
        <w:rPr>
          <w:rFonts w:ascii="Fb Fontext" w:hAnsi="Fb Fontext"/>
          <w:spacing w:val="-4"/>
          <w:rtl/>
        </w:rPr>
        <w:t xml:space="preserve"> בשתי חצירות זו לפנים מזו, דפנימית </w:t>
      </w:r>
      <w:ins w:id="92662" w:author="מנוע מכני" w:date="2026-10-11T12:04:40Z">
        <w:r>
          <w:rPr>
            <w:rFonts w:ascii="Fb Fontext" w:hAnsi="Fb Fontext"/>
            <w:spacing w:val="-4"/>
            <w:rtl/>
          </w:rPr>
          <w:t xml:space="preserve">אין</w:t>
        </w:r>
      </w:ins>
      <w:del w:id="92663" w:author="מנוע מכני" w:date="2026-10-11T12:04:40Z">
        <w:r w:rsidRPr="00132755">
          <w:rPr>
            <w:rFonts w:ascii="Fb Fontext" w:hAnsi="Fb Fontext"/>
            <w:spacing w:val="-4"/>
            <w:rtl/>
          </w:rPr>
          <w:delText xml:space="preserve">לית</w:delText>
        </w:r>
      </w:del>
      <w:r w:rsidRPr="00132755">
        <w:rPr>
          <w:rFonts w:ascii="Fb Fontext" w:hAnsi="Fb Fontext"/>
          <w:spacing w:val="-4"/>
          <w:rtl/>
        </w:rPr>
        <w:t xml:space="preserve"> לה פיתחא אחרינא.</w:t>
      </w:r>
    </w:p>
    <w:p w:rsidR="005851B8" w:rsidRPr="006F178A" w:rsidRDefault="005851B8" w:rsidP="005851B8">
      <w:pPr>
        <w:rPr>
          <w:rFonts w:ascii="Fb Fontext" w:hAnsi="Fb Fontext"/>
          <w:rtl/>
        </w:rPr>
      </w:pPr>
      <w:del w:id="90084" w:author="מנוע מכני" w:date="2026-10-11T12:04:40Z">
        <w:r w:rsidRPr="006F178A">
          <w:rPr>
            <w:rFonts w:ascii="Fb Fontext" w:hAnsi="Fb Fontext"/>
            <w:rtl/>
          </w:rPr>
          <w:delText xml:space="preserve"> </w:delText>
        </w:r>
      </w:del>
      <w:r w:rsidRPr="006F178A">
        <w:rPr>
          <w:rFonts w:ascii="Fb Fontext" w:hAnsi="Fb Fontext"/>
          <w:rtl/>
        </w:rPr>
        <w:t xml:space="preserve">אבל </w:t>
      </w:r>
      <w:ins w:id="91312" w:author="מנוע מכני" w:date="2026-10-11T12:04:40Z">
        <w:r>
          <w:rPr>
            <w:rFonts w:ascii="Fb Fontext" w:hAnsi="Fb Fontext"/>
            <w:rtl/>
          </w:rPr>
          <w:t xml:space="preserve">כאן</w:t>
        </w:r>
      </w:ins>
      <w:del w:id="91313" w:author="מנוע מכני" w:date="2026-10-11T12:04:40Z">
        <w:r w:rsidRPr="006F178A">
          <w:rPr>
            <w:rFonts w:ascii="Fb Fontext" w:hAnsi="Fb Fontext"/>
            <w:rtl/>
          </w:rPr>
          <w:delText xml:space="preserve">הכא</w:delText>
        </w:r>
      </w:del>
      <w:r w:rsidRPr="006F178A">
        <w:rPr>
          <w:rFonts w:ascii="Fb Fontext" w:hAnsi="Fb Fontext"/>
          <w:rtl/>
        </w:rPr>
        <w:t xml:space="preserve">- </w:t>
      </w:r>
      <w:r>
        <w:rPr>
          <w:rFonts w:ascii="Fb Fontext" w:hAnsi="Fb Fontext" w:hint="cs"/>
          <w:rtl/>
        </w:rPr>
        <w:t>אלו יצאו בפתח זה ואלו בפתח זה</w:t>
      </w:r>
      <w:r w:rsidRPr="006F178A">
        <w:rPr>
          <w:rFonts w:ascii="Fb Fontext" w:hAnsi="Fb Fontext"/>
          <w:rtl/>
        </w:rPr>
        <w:t>.</w:t>
      </w:r>
    </w:p>
    <w:p>
      <w:pPr>
        <w:pStyle w:val="38"/>
        <w:rPr>
          <w:ins w:id="95892" w:author="מנוע מכני" w:date="2026-10-11T12:04:40Z"/>
        </w:rPr>
      </w:pPr>
      <w:r w:rsidRPr="004C00C0">
        <w:t xml:space="preserve">א"ד:</w:t>
      </w:r>
    </w:p>
    <w:p w:rsidR="005851B8" w:rsidRPr="006F178A" w:rsidRDefault="005851B8" w:rsidP="005851B8">
      <w:pPr>
        <w:rPr>
          <w:rFonts w:ascii="Fb Fontext" w:hAnsi="Fb Fontext"/>
          <w:rtl/>
        </w:rPr>
      </w:pPr>
      <w:del w:id="95893" w:author="מנוע מכני" w:date="2026-10-11T12:04:40Z">
        <w:r w:rsidRPr="004C00C0">
          <w:rPr>
            <w:rFonts w:ascii="Fb Fontext" w:hAnsi="Fb Fontext"/>
            <w:b/>
            <w:bCs/>
            <w:rtl/>
          </w:rPr>
          <w:delText xml:space="preserve"> </w:delText>
        </w:r>
      </w:del>
      <w:r w:rsidRPr="006F178A">
        <w:rPr>
          <w:rStyle w:val="2fb"/>
          <w:rFonts w:ascii="Fb Fontext" w:hAnsi="Fb Fontext"/>
          <w:rtl/>
        </w:rPr>
        <w:t xml:space="preserve">ר"פ</w:t>
      </w:r>
      <w:r w:rsidRPr="006F178A">
        <w:rPr>
          <w:rFonts w:ascii="Fb Fontext" w:hAnsi="Fb Fontext"/>
          <w:rtl/>
        </w:rPr>
        <w:t xml:space="preserve">: לאורכה </w:t>
      </w:r>
      <w:r>
        <w:rPr>
          <w:rFonts w:ascii="Fb Fontext" w:hAnsi="Fb Fontext"/>
          <w:rtl/>
        </w:rPr>
        <w:t>ואפי'</w:t>
      </w:r>
      <w:r w:rsidRPr="006F178A">
        <w:rPr>
          <w:rFonts w:ascii="Fb Fontext" w:hAnsi="Fb Fontext"/>
          <w:rtl/>
        </w:rPr>
        <w:t xml:space="preserve"> לרוחבה אין מערבין והיינו </w:t>
      </w:r>
      <w:r w:rsidRPr="006F178A">
        <w:rPr>
          <w:rStyle w:val="2fb"/>
          <w:rFonts w:ascii="Fb Fontext" w:hAnsi="Fb Fontext"/>
          <w:rtl/>
        </w:rPr>
        <w:t xml:space="preserve">כר"ע</w:t>
      </w:r>
      <w:r w:rsidRPr="006F178A">
        <w:rPr>
          <w:rFonts w:ascii="Fb Fontext" w:hAnsi="Fb Fontext"/>
          <w:rtl/>
        </w:rPr>
        <w:t xml:space="preserve">.</w:t>
      </w:r>
    </w:p>
    <w:p w:rsidR="005851B8" w:rsidRPr="006F178A" w:rsidRDefault="005851B8" w:rsidP="005851B8">
      <w:pPr>
        <w:rPr>
          <w:rFonts w:ascii="Fb Fontext" w:hAnsi="Fb Fontext"/>
        </w:rPr>
      </w:pPr>
      <w:r w:rsidRPr="006F178A">
        <w:rPr>
          <w:rFonts w:ascii="Fb Fontext" w:hAnsi="Fb Fontext"/>
          <w:rtl/>
        </w:rPr>
        <w:t xml:space="preserve">ודחתה הגמ' דגם לרבנן שמערבין דוקא </w:t>
      </w:r>
      <w:ins w:id="91314" w:author="מנוע מכני" w:date="2026-10-11T12:04:40Z">
        <w:r>
          <w:rPr>
            <w:rFonts w:ascii="Fb Fontext" w:hAnsi="Fb Fontext"/>
            <w:rtl/>
          </w:rPr>
          <w:t xml:space="preserve">שם</w:t>
        </w:r>
      </w:ins>
      <w:del w:id="91315" w:author="מנוע מכני" w:date="2026-10-11T12:04:40Z">
        <w:r w:rsidRPr="006F178A">
          <w:rPr>
            <w:rFonts w:ascii="Fb Fontext" w:hAnsi="Fb Fontext"/>
            <w:rtl/>
          </w:rPr>
          <w:delText xml:space="preserve">התם</w:delText>
        </w:r>
      </w:del>
      <w:r w:rsidRPr="006F178A">
        <w:rPr>
          <w:rFonts w:ascii="Fb Fontext" w:hAnsi="Fb Fontext"/>
          <w:rtl/>
        </w:rPr>
        <w:t xml:space="preserve"> דיש לפנימית חצר להשתמש בה </w:t>
      </w:r>
      <w:r w:rsidRPr="006F178A">
        <w:rPr>
          <w:rFonts w:ascii="Fb Fontext" w:hAnsi="Fb Fontext"/>
          <w:rtl/>
        </w:rPr>
        <w:t xml:space="preserve">משא"כ</w:t>
      </w:r>
      <w:r w:rsidRPr="006F178A">
        <w:rPr>
          <w:rFonts w:ascii="Fb Fontext" w:hAnsi="Fb Fontext"/>
          <w:rtl/>
        </w:rPr>
        <w:t xml:space="preserve"> </w:t>
      </w:r>
      <w:ins w:id="91316" w:author="מנוע מכני" w:date="2026-10-11T12:04:40Z">
        <w:r>
          <w:rPr>
            <w:rFonts w:ascii="Fb Fontext" w:hAnsi="Fb Fontext"/>
            <w:rtl/>
          </w:rPr>
          <w:t xml:space="preserve">כאן</w:t>
        </w:r>
      </w:ins>
      <w:del w:id="91317" w:author="מנוע מכני" w:date="2026-10-11T12:04:40Z">
        <w:r w:rsidRPr="006F178A">
          <w:rPr>
            <w:rFonts w:ascii="Fb Fontext" w:hAnsi="Fb Fontext"/>
            <w:rtl/>
          </w:rPr>
          <w:delText xml:space="preserve">הכא</w:delText>
        </w:r>
      </w:del>
      <w:r w:rsidRPr="006F178A">
        <w:rPr>
          <w:rFonts w:ascii="Fb Fontext" w:hAnsi="Fb Fontext"/>
          <w:rtl/>
        </w:rPr>
        <w:t xml:space="preserve"> דלא מצו מסלקי </w:t>
      </w:r>
      <w:r w:rsidRPr="006F178A">
        <w:rPr>
          <w:rFonts w:ascii="Fb Fontext" w:hAnsi="Fb Fontext"/>
          <w:rtl/>
        </w:rPr>
        <w:t xml:space="preserve">רה"ר</w:t>
      </w:r>
      <w:r w:rsidRPr="006F178A">
        <w:rPr>
          <w:rFonts w:ascii="Fb Fontext" w:hAnsi="Fb Fontext"/>
          <w:rtl/>
        </w:rPr>
        <w:t xml:space="preserve"> </w:t>
      </w:r>
      <w:ins w:id="91318" w:author="מנוע מכני" w:date="2026-10-11T12:04:40Z">
        <w:r>
          <w:rPr>
            <w:rFonts w:ascii="Fb Fontext" w:hAnsi="Fb Fontext"/>
            <w:rtl/>
          </w:rPr>
          <w:t xml:space="preserve">מכאן</w:t>
        </w:r>
      </w:ins>
      <w:del w:id="91319" w:author="מנוע מכני" w:date="2026-10-11T12:04:40Z">
        <w:r w:rsidRPr="006F178A">
          <w:rPr>
            <w:rFonts w:ascii="Fb Fontext" w:hAnsi="Fb Fontext"/>
            <w:rtl/>
          </w:rPr>
          <w:delText xml:space="preserve">מהכא</w:delText>
        </w:r>
      </w:del>
      <w:r w:rsidRPr="006F178A">
        <w:rPr>
          <w:rFonts w:ascii="Fb Fontext" w:hAnsi="Fb Fontext"/>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13" w:author="קלוד" w:date="2026-10-11T12:24:08Z"/>
        </w:rPr>
      </w:pPr>
      <w:ins w:id="90314" w:author="קלוד" w:date="2026-10-11T12:24:08Z">
        <w:r>
          <w:rPr>
            <w:color w:val="7B3F00"/>
          </w:rPr>
          <w:t xml:space="preserve">עיר של רבים בפתח אחד - מעשה בעירוב בלי שיור</w:t>
        </w:r>
      </w:ins>
    </w:p>
    <w:p w:rsidR="005851B8" w:rsidRPr="006F178A" w:rsidRDefault="005851B8" w:rsidP="005851B8">
      <w:pPr>
        <w:rPr>
          <w:rtl/>
        </w:rPr>
      </w:pPr>
      <w:r w:rsidRPr="006F178A">
        <w:rPr>
          <w:rFonts w:ascii="Fb Fontext" w:hAnsi="Fb Fontext"/>
          <w:rtl/>
        </w:rPr>
        <w:t>היתה של רבים והרי היא של רבים, ואין לה אלא פתח אחד - מערבין את כולה.</w:t>
      </w:r>
    </w:p>
    <w:p w:rsidR="005851B8" w:rsidRPr="006F178A" w:rsidRDefault="005851B8" w:rsidP="005851B8">
      <w:pPr>
        <w:rPr>
          <w:rtl/>
        </w:rPr>
      </w:pPr>
      <w:r w:rsidRPr="006F178A">
        <w:rPr>
          <w:rStyle w:val="2fb"/>
          <w:rtl/>
        </w:rPr>
        <w:t xml:space="preserve">ר"ז</w:t>
      </w:r>
      <w:r w:rsidRPr="006F178A">
        <w:rPr>
          <w:rtl/>
        </w:rPr>
        <w:t xml:space="preserve"> עירבה </w:t>
      </w:r>
      <w:ins w:id="90303" w:author="Claude - סמנטי" w:date="2026-10-11T12:19:31Z">
        <w:r>
          <w:rPr>
            <w:rtl/>
          </w:rPr>
          <w:t xml:space="preserve">לעיר</w:t>
        </w:r>
      </w:ins>
      <w:del w:id="90304" w:author="Claude - סמנטי" w:date="2026-10-11T12:19:31Z">
        <w:r w:rsidRPr="006F178A">
          <w:rPr>
            <w:rtl/>
          </w:rPr>
          <w:delText xml:space="preserve">למתא</w:delText>
        </w:r>
      </w:del>
      <w:r w:rsidRPr="006F178A">
        <w:rPr>
          <w:rtl/>
        </w:rPr>
        <w:t xml:space="preserve"> דבי </w:t>
      </w:r>
      <w:r w:rsidRPr="006F178A">
        <w:rPr>
          <w:rStyle w:val="2fb"/>
          <w:rtl/>
        </w:rPr>
        <w:t xml:space="preserve">רבי חייא</w:t>
      </w:r>
      <w:r w:rsidRPr="006F178A">
        <w:rPr>
          <w:rtl/>
        </w:rPr>
        <w:t xml:space="preserve"> ולא שבק לה שיור. ועשה זאת </w:t>
      </w:r>
      <w:r w:rsidRPr="006F178A">
        <w:rPr>
          <w:rStyle w:val="2fb"/>
          <w:rtl/>
        </w:rPr>
        <w:t xml:space="preserve">כרב"א</w:t>
      </w:r>
      <w:r w:rsidRPr="006F178A">
        <w:rPr>
          <w:rtl/>
        </w:rPr>
        <w:t xml:space="preserve"> והבין שהוא כדין עיר של יחיד ונעשית של רבים.</w:t>
      </w:r>
    </w:p>
    <w:p w:rsidR="005851B8" w:rsidRPr="00132755" w:rsidRDefault="005851B8" w:rsidP="005851B8">
      <w:pPr>
        <w:rPr>
          <w:spacing w:val="-2"/>
          <w:rtl/>
        </w:rPr>
      </w:pPr>
      <w:r w:rsidRPr="00132755">
        <w:rPr>
          <w:spacing w:val="-2"/>
          <w:rtl/>
        </w:rPr>
        <w:t xml:space="preserve">ולא ידע דההיא אשפה </w:t>
      </w:r>
      <w:r w:rsidRPr="00132755">
        <w:rPr>
          <w:spacing w:val="-2"/>
          <w:rtl/>
        </w:rPr>
        <w:t xml:space="preserve">הו"ל</w:t>
      </w:r>
      <w:r w:rsidRPr="00132755">
        <w:rPr>
          <w:spacing w:val="-2"/>
          <w:rtl/>
        </w:rPr>
        <w:t xml:space="preserve"> מחד גיסא ואיפנייא לה וה</w:t>
      </w:r>
      <w:r w:rsidRPr="00132755">
        <w:rPr>
          <w:rFonts w:hint="cs"/>
          <w:spacing w:val="-2"/>
          <w:rtl/>
        </w:rPr>
        <w:t xml:space="preserve">וי </w:t>
      </w:r>
      <w:ins w:id="92664" w:author="מנוע מכני" w:date="2026-10-11T12:04:40Z">
        <w:r>
          <w:rPr>
            <w:spacing w:val="-2"/>
            <w:rtl/>
          </w:rPr>
          <w:t xml:space="preserve">עכשיו</w:t>
        </w:r>
      </w:ins>
      <w:del w:id="92665" w:author="מנוע מכני" w:date="2026-10-11T12:04:40Z">
        <w:r w:rsidRPr="00132755">
          <w:rPr>
            <w:spacing w:val="-2"/>
            <w:rtl/>
          </w:rPr>
          <w:delText xml:space="preserve">השתא</w:delText>
        </w:r>
      </w:del>
      <w:r w:rsidRPr="00132755">
        <w:rPr>
          <w:spacing w:val="-2"/>
          <w:rtl/>
        </w:rPr>
        <w:t xml:space="preserve"> כשני פתחים דצריך ליתן שיור.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נט:</w:t>
      </w:r>
    </w:p>
    <w:p>
      <w:pPr>
        <w:pStyle w:val="afffff8"/>
        <w:rPr>
          <w:ins w:id="90311" w:author="קלוד" w:date="2026-10-11T12:24:08Z"/>
        </w:rPr>
      </w:pPr>
      <w:ins w:id="90312" w:author="קלוד" w:date="2026-10-11T12:24:08Z">
        <w:r>
          <w:rPr>
            <w:color w:val="7B3F00"/>
          </w:rPr>
          <w:t xml:space="preserve">סולם מכאן ופתח מכאן - האם לסולם תורת פתח?</w:t>
        </w:r>
      </w:ins>
    </w:p>
    <w:p w:rsidR="005851B8" w:rsidRPr="006F178A" w:rsidRDefault="005851B8" w:rsidP="005851B8">
      <w:pPr>
        <w:rPr>
          <w:rFonts w:ascii="Fb Fontext" w:hAnsi="Fb Fontext"/>
          <w:rtl/>
        </w:rPr>
      </w:pPr>
      <w:r w:rsidRPr="006F178A">
        <w:rPr>
          <w:rFonts w:ascii="Fb Fontext" w:hAnsi="Fb Fontext"/>
          <w:rtl/>
        </w:rPr>
        <w:t>סולם מכאן ופתח מכאן.</w:t>
      </w:r>
    </w:p>
    <w:p>
      <w:pPr>
        <w:pStyle w:val="38"/>
        <w:rPr>
          <w:ins w:id="95894" w:author="מנוע מכני" w:date="2026-10-11T12:04:40Z"/>
        </w:rPr>
      </w:pPr>
      <w:r w:rsidRPr="006F178A">
        <w:t xml:space="preserve">רבה:</w:t>
      </w:r>
    </w:p>
    <w:p w:rsidR="005851B8" w:rsidRPr="006F178A" w:rsidRDefault="005851B8" w:rsidP="005851B8">
      <w:pPr>
        <w:rPr>
          <w:rFonts w:ascii="Fb Fontext" w:hAnsi="Fb Fontext"/>
          <w:rtl/>
        </w:rPr>
      </w:pPr>
      <w:del w:id="95895" w:author="מנוע מכני" w:date="2026-10-11T12:04:40Z">
        <w:r w:rsidRPr="006F178A">
          <w:rPr>
            <w:rFonts w:ascii="Fb Fontext" w:hAnsi="Fb Fontext"/>
            <w:rtl/>
          </w:rPr>
          <w:delText xml:space="preserve"> </w:delText>
        </w:r>
      </w:del>
      <w:ins w:id="92666" w:author="מנוע מכני" w:date="2026-10-11T12:04:40Z">
        <w:r>
          <w:rPr>
            <w:rFonts w:ascii="Fb Fontext" w:hAnsi="Fb Fontext"/>
            <w:rtl/>
          </w:rPr>
          <w:t xml:space="preserve">כך</w:t>
        </w:r>
      </w:ins>
      <w:del w:id="92667" w:author="מנוע מכני" w:date="2026-10-11T12:04:40Z">
        <w:r w:rsidRPr="006F178A">
          <w:rPr>
            <w:rFonts w:ascii="Fb Fontext" w:hAnsi="Fb Fontext"/>
            <w:rtl/>
          </w:rPr>
          <w:delText xml:space="preserve">הכי</w:delText>
        </w:r>
      </w:del>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w:t>
      </w:r>
      <w:r w:rsidRPr="006F178A">
        <w:rPr>
          <w:rStyle w:val="2fb"/>
          <w:rFonts w:ascii="Fb Fontext" w:hAnsi="Fb Fontext"/>
          <w:rtl/>
        </w:rPr>
        <w:t xml:space="preserve">רב</w:t>
      </w:r>
      <w:r w:rsidRPr="006F178A">
        <w:rPr>
          <w:rFonts w:ascii="Fb Fontext" w:hAnsi="Fb Fontext"/>
          <w:rtl/>
        </w:rPr>
        <w:t xml:space="preserve">: סולם תורת פתח עליו.</w:t>
      </w:r>
    </w:p>
    <w:p>
      <w:pPr>
        <w:pStyle w:val="38"/>
        <w:rPr>
          <w:ins w:id="95896" w:author="מנוע מכני" w:date="2026-10-11T12:04:40Z"/>
        </w:rPr>
      </w:pPr>
      <w:ins w:id="90340" w:author="מנוע מכני" w:date="2026-10-11T12:04:40Z">
        <w:r>
          <w:t xml:space="preserve">ר"נ</w:t>
        </w:r>
      </w:ins>
      <w:del w:id="90341" w:author="מנוע מכני" w:date="2026-10-11T12:04:40Z">
        <w:r w:rsidRPr="006F178A">
          <w:delText xml:space="preserve">רב נחמן</w:delText>
        </w:r>
      </w:del>
      <w:r w:rsidRPr="006F178A">
        <w:t xml:space="preserve">:</w:t>
      </w:r>
    </w:p>
    <w:p w:rsidR="005851B8" w:rsidRDefault="005851B8" w:rsidP="005851B8">
      <w:pPr>
        <w:rPr>
          <w:rFonts w:ascii="Fb Fontext" w:hAnsi="Fb Fontext"/>
          <w:rtl/>
        </w:rPr>
      </w:pPr>
      <w:del w:id="95897" w:author="מנוע מכני" w:date="2026-10-11T12:04:40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תציתו </w:t>
      </w:r>
      <w:ins w:id="92668" w:author="מנוע מכני" w:date="2026-10-11T12:04:40Z">
        <w:r>
          <w:rPr>
            <w:rFonts w:ascii="Fb Fontext" w:hAnsi="Fb Fontext"/>
            <w:rtl/>
          </w:rPr>
          <w:t xml:space="preserve">לו</w:t>
        </w:r>
      </w:ins>
      <w:del w:id="92669" w:author="מנוע מכני" w:date="2026-10-11T12:04:40Z">
        <w:r w:rsidRPr="006F178A">
          <w:rPr>
            <w:rFonts w:ascii="Fb Fontext" w:hAnsi="Fb Fontext"/>
            <w:rtl/>
          </w:rPr>
          <w:delText xml:space="preserve">ליה</w:delText>
        </w:r>
      </w:del>
      <w:r w:rsidRPr="006F178A">
        <w:rPr>
          <w:rFonts w:ascii="Fb Fontext" w:hAnsi="Fb Fontext"/>
          <w:rtl/>
        </w:rPr>
        <w:t xml:space="preserve">, </w:t>
      </w:r>
      <w:ins w:id="92670" w:author="מנוע מכני" w:date="2026-10-11T12:04:40Z">
        <w:r>
          <w:rPr>
            <w:rFonts w:ascii="Fb Fontext" w:hAnsi="Fb Fontext"/>
            <w:rtl/>
          </w:rPr>
          <w:t xml:space="preserve">דכך</w:t>
        </w:r>
      </w:ins>
      <w:del w:id="92671" w:author="מנוע מכני" w:date="2026-10-11T12:04:40Z">
        <w:r w:rsidRPr="006F178A">
          <w:rPr>
            <w:rFonts w:ascii="Fb Fontext" w:hAnsi="Fb Fontext"/>
            <w:rtl/>
          </w:rPr>
          <w:delText xml:space="preserve">דהכי</w:delText>
        </w:r>
      </w:del>
      <w:r w:rsidRPr="006F178A">
        <w:rPr>
          <w:rFonts w:ascii="Fb Fontext" w:hAnsi="Fb Fontext"/>
          <w:rtl/>
        </w:rPr>
        <w:t xml:space="preserve"> </w:t>
      </w:r>
      <w:r w:rsidRPr="006F178A">
        <w:rPr>
          <w:rStyle w:val="2fb"/>
          <w:rFonts w:ascii="Fb Fontext" w:hAnsi="Fb Fontext"/>
          <w:rtl/>
        </w:rPr>
        <w:t xml:space="preserve">אר"א</w:t>
      </w:r>
      <w:r w:rsidRPr="006F178A">
        <w:rPr>
          <w:rFonts w:ascii="Fb Fontext" w:hAnsi="Fb Fontext"/>
          <w:rtl/>
        </w:rPr>
        <w:t xml:space="preserve"> </w:t>
      </w:r>
      <w:r w:rsidRPr="006F178A">
        <w:rPr>
          <w:rStyle w:val="2fb"/>
          <w:rFonts w:ascii="Fb Fontext" w:hAnsi="Fb Fontext"/>
          <w:rtl/>
        </w:rPr>
        <w:t xml:space="preserve">מרב</w:t>
      </w:r>
      <w:r w:rsidRPr="006F178A">
        <w:rPr>
          <w:rFonts w:ascii="Fb Fontext" w:hAnsi="Fb Fontext"/>
          <w:rtl/>
        </w:rPr>
        <w:t xml:space="preserve">: סולם תורת פתח עליו, ותורת מחיצה עליו. [ותמיד אזלי' לקולא]</w:t>
      </w:r>
    </w:p>
    <w:p w:rsidR="005851B8" w:rsidRPr="006F178A" w:rsidRDefault="005851B8" w:rsidP="005851B8">
      <w:pPr>
        <w:rPr>
          <w:rFonts w:ascii="Fb Fontext" w:hAnsi="Fb Fontext"/>
          <w:rtl/>
        </w:rPr>
      </w:pPr>
      <w:r w:rsidRPr="006F178A">
        <w:rPr>
          <w:rFonts w:ascii="Fb Fontext" w:hAnsi="Fb Fontext"/>
          <w:rtl/>
        </w:rPr>
        <w:t>תורת מחיצה עליו - כדאמרן.</w:t>
      </w:r>
    </w:p>
    <w:p w:rsidR="005851B8" w:rsidRPr="006F178A" w:rsidRDefault="005851B8" w:rsidP="005851B8">
      <w:pPr>
        <w:rPr>
          <w:rFonts w:ascii="Fb Fontext" w:hAnsi="Fb Fontext"/>
          <w:rtl/>
        </w:rPr>
      </w:pPr>
      <w:r w:rsidRPr="006F178A">
        <w:rPr>
          <w:rFonts w:ascii="Fb Fontext" w:hAnsi="Fb Fontext"/>
          <w:rtl/>
        </w:rPr>
        <w:t>תורת פתח עליו - בסולם שבין שתי חצירות, רצו - אחד מערב, רצו - שנים מערבין.</w:t>
      </w:r>
    </w:p>
    <w:p>
      <w:pPr>
        <w:pStyle w:val="38"/>
        <w:rPr>
          <w:ins w:id="95898" w:author="מנוע מכני" w:date="2026-10-11T12:04:40Z"/>
        </w:rPr>
      </w:pPr>
      <w:r w:rsidRPr="006F178A">
        <w:t xml:space="preserve">והך דר"נ משמואל:</w:t>
      </w:r>
    </w:p>
    <w:p w:rsidR="005851B8" w:rsidRPr="006F178A" w:rsidRDefault="005851B8" w:rsidP="005851B8">
      <w:pPr>
        <w:rPr>
          <w:rFonts w:ascii="Fb Fontext" w:hAnsi="Fb Fontext"/>
          <w:rtl/>
        </w:rPr>
      </w:pPr>
      <w:del w:id="95899" w:author="מנוע מכני" w:date="2026-10-11T12:04:40Z">
        <w:r w:rsidRPr="006F178A">
          <w:rPr>
            <w:rFonts w:ascii="Fb Fontext" w:hAnsi="Fb Fontext"/>
            <w:rtl/>
          </w:rPr>
          <w:delText xml:space="preserve"> </w:delText>
        </w:r>
      </w:del>
      <w:r w:rsidRPr="006F178A">
        <w:rPr>
          <w:rFonts w:ascii="Fb Fontext" w:hAnsi="Fb Fontext"/>
          <w:rtl/>
        </w:rPr>
        <w:t xml:space="preserve">אנשי חצר ואנשי מרפסת ששכחו ולא עירבו, אם יש לפניהם דקה ארבעה - אינה אוסרת.</w:t>
      </w:r>
    </w:p>
    <w:p>
      <w:pPr>
        <w:pStyle w:val="38"/>
        <w:rPr>
          <w:ins w:id="95900" w:author="מנוע מכני" w:date="2026-10-11T12:04:40Z"/>
        </w:rPr>
      </w:pPr>
      <w:r w:rsidRPr="006F178A">
        <w:t xml:space="preserve">ומשמע</w:t>
      </w:r>
    </w:p>
    <w:p w:rsidR="005851B8" w:rsidRDefault="005851B8" w:rsidP="005851B8">
      <w:pPr>
        <w:rPr>
          <w:rFonts w:ascii="Fb Fontext" w:hAnsi="Fb Fontext"/>
          <w:rtl/>
        </w:rPr>
      </w:pPr>
      <w:del w:id="95901" w:author="מנוע מכני" w:date="2026-10-11T12:04:40Z">
        <w:r w:rsidRPr="006F178A">
          <w:rPr>
            <w:rFonts w:ascii="Fb Fontext" w:hAnsi="Fb Fontext"/>
            <w:rtl/>
          </w:rPr>
          <w:delText xml:space="preserve"> </w:delText>
        </w:r>
      </w:del>
      <w:r w:rsidRPr="006F178A">
        <w:rPr>
          <w:rFonts w:ascii="Fb Fontext" w:hAnsi="Fb Fontext"/>
          <w:rtl/>
        </w:rPr>
        <w:t xml:space="preserve">דאם </w:t>
      </w:r>
      <w:ins w:id="91320" w:author="מנוע מכני" w:date="2026-10-11T12:04:40Z">
        <w:r>
          <w:rPr>
            <w:rFonts w:ascii="Fb Fontext" w:hAnsi="Fb Fontext"/>
            <w:rtl/>
          </w:rPr>
          <w:t xml:space="preserve">לא</w:t>
        </w:r>
      </w:ins>
      <w:del w:id="91321" w:author="מנוע מכני" w:date="2026-10-11T12:04:40Z">
        <w:r w:rsidRPr="006F178A">
          <w:rPr>
            <w:rFonts w:ascii="Fb Fontext" w:hAnsi="Fb Fontext"/>
            <w:rtl/>
          </w:rPr>
          <w:delText xml:space="preserve">לאו</w:delText>
        </w:r>
      </w:del>
      <w:r w:rsidRPr="006F178A">
        <w:rPr>
          <w:rFonts w:ascii="Fb Fontext" w:hAnsi="Fb Fontext"/>
          <w:rtl/>
        </w:rPr>
        <w:t xml:space="preserve"> אוסרת</w:t>
      </w:r>
      <w:r w:rsidRPr="006F178A">
        <w:rPr>
          <w:rFonts w:ascii="Fb Fontext" w:hAnsi="Fb Fontext" w:hint="cs"/>
          <w:rtl/>
        </w:rPr>
        <w:t xml:space="preserve"> [</w:t>
      </w:r>
      <w:r w:rsidRPr="006F178A">
        <w:rPr>
          <w:rFonts w:ascii="Fb Fontext" w:hAnsi="Fb Fontext"/>
          <w:rtl/>
        </w:rPr>
        <w:t>ו</w:t>
      </w:r>
      <w:r>
        <w:rPr>
          <w:rFonts w:ascii="Fb Fontext" w:hAnsi="Fb Fontext"/>
          <w:rtl/>
        </w:rPr>
        <w:t>אמרי'</w:t>
      </w:r>
      <w:r w:rsidRPr="006F178A">
        <w:rPr>
          <w:rFonts w:ascii="Fb Fontext" w:hAnsi="Fb Fontext"/>
          <w:rtl/>
        </w:rPr>
        <w:t xml:space="preserve"> דלסולם תורת פתח </w:t>
      </w:r>
      <w:r>
        <w:rPr>
          <w:rFonts w:ascii="Fb Fontext" w:hAnsi="Fb Fontext"/>
          <w:rtl/>
        </w:rPr>
        <w:t>ואפי'</w:t>
      </w:r>
      <w:r w:rsidRPr="006F178A">
        <w:rPr>
          <w:rFonts w:ascii="Fb Fontext" w:hAnsi="Fb Fontext"/>
          <w:rtl/>
        </w:rPr>
        <w:t xml:space="preserve"> לחומרא]</w:t>
      </w:r>
    </w:p>
    <w:p w:rsidR="005851B8" w:rsidRPr="006F178A" w:rsidRDefault="005851B8" w:rsidP="005851B8">
      <w:pPr>
        <w:rPr>
          <w:rFonts w:ascii="Fb Fontext" w:hAnsi="Fb Fontext"/>
          <w:rtl/>
        </w:rPr>
      </w:pPr>
      <w:r w:rsidRPr="006F178A">
        <w:rPr>
          <w:rFonts w:ascii="Fb Fontext" w:hAnsi="Fb Fontext"/>
          <w:rtl/>
        </w:rPr>
        <w:t xml:space="preserve">מייירי בדלא גבוה מרפסת עשרה ובמגופפת עד עשר אמות וכיוון </w:t>
      </w:r>
      <w:ins w:id="94300" w:author="מנוע מכני" w:date="2026-10-11T12:04:40Z">
        <w:r>
          <w:rPr>
            <w:rFonts w:ascii="Fb Fontext" w:hAnsi="Fb Fontext"/>
            <w:rtl/>
          </w:rPr>
          <w:t xml:space="preserve">דעשה</w:t>
        </w:r>
      </w:ins>
      <w:del w:id="94301" w:author="מנוע מכני" w:date="2026-10-11T12:04:40Z">
        <w:r w:rsidRPr="006F178A">
          <w:rPr>
            <w:rFonts w:ascii="Fb Fontext" w:hAnsi="Fb Fontext"/>
            <w:rtl/>
          </w:rPr>
          <w:delText xml:space="preserve">דעביד</w:delText>
        </w:r>
      </w:del>
      <w:r w:rsidRPr="006F178A">
        <w:rPr>
          <w:rFonts w:ascii="Fb Fontext" w:hAnsi="Fb Fontext"/>
          <w:rtl/>
        </w:rPr>
        <w:t xml:space="preserve"> דקה איסתלוקי איסתלוק </w:t>
      </w:r>
      <w:ins w:id="92672" w:author="מנוע מכני" w:date="2026-10-11T12:04:40Z">
        <w:r>
          <w:rPr>
            <w:rFonts w:ascii="Fb Fontext" w:hAnsi="Fb Fontext"/>
            <w:rtl/>
          </w:rPr>
          <w:t xml:space="preserve">לו</w:t>
        </w:r>
      </w:ins>
      <w:del w:id="92673" w:author="מנוע מכני" w:date="2026-10-11T12:04:40Z">
        <w:r w:rsidRPr="006F178A">
          <w:rPr>
            <w:rFonts w:ascii="Fb Fontext" w:hAnsi="Fb Fontext"/>
            <w:rtl/>
          </w:rPr>
          <w:delText xml:space="preserve">ליה</w:delText>
        </w:r>
      </w:del>
      <w:r w:rsidRPr="006F178A">
        <w:rPr>
          <w:rFonts w:ascii="Fb Fontext" w:hAnsi="Fb Fontext"/>
          <w:rtl/>
        </w:rPr>
        <w:t xml:space="preserve"> </w:t>
      </w:r>
      <w:ins w:id="91322" w:author="מנוע מכני" w:date="2026-10-11T12:04:40Z">
        <w:r>
          <w:rPr>
            <w:rFonts w:ascii="Fb Fontext" w:hAnsi="Fb Fontext"/>
            <w:rtl/>
          </w:rPr>
          <w:t xml:space="preserve">מכאן</w:t>
        </w:r>
      </w:ins>
      <w:del w:id="91323" w:author="מנוע מכני" w:date="2026-10-11T12:04:40Z">
        <w:r w:rsidRPr="006F178A">
          <w:rPr>
            <w:rFonts w:ascii="Fb Fontext" w:hAnsi="Fb Fontext"/>
            <w:rtl/>
          </w:rPr>
          <w:delText xml:space="preserve">מהכא</w:delText>
        </w:r>
      </w:del>
      <w:r w:rsidRPr="006F178A">
        <w:rPr>
          <w:rFonts w:ascii="Fb Fontext" w:hAnsi="Fb Fontext"/>
          <w:rtl/>
        </w:rPr>
        <w:t xml:space="preserve">.</w:t>
      </w:r>
    </w:p>
    <w:p>
      <w:pPr>
        <w:pStyle w:val="38"/>
        <w:rPr>
          <w:ins w:id="95902" w:author="מנוע מכני" w:date="2026-10-11T12:04:40Z"/>
        </w:rPr>
      </w:pPr>
      <w:r w:rsidRPr="006F178A">
        <w:lastRenderedPageBreak/>
        <w:t xml:space="preserve">ריא"ש:</w:t>
      </w:r>
    </w:p>
    <w:p w:rsidR="005851B8" w:rsidRPr="006F178A" w:rsidRDefault="005851B8" w:rsidP="005851B8">
      <w:pPr>
        <w:rPr>
          <w:rFonts w:ascii="Fb Fontext" w:hAnsi="Fb Fontext"/>
          <w:rtl/>
        </w:rPr>
      </w:pPr>
      <w:del w:id="95903" w:author="מנוע מכני" w:date="2026-10-11T12:04:40Z">
        <w:r w:rsidRPr="006F178A">
          <w:rPr>
            <w:rFonts w:ascii="Fb Fontext" w:hAnsi="Fb Fontext"/>
            <w:rtl/>
          </w:rPr>
          <w:lastRenderedPageBreak/>
          <w:delText xml:space="preserve"> </w:delText>
        </w:r>
      </w:del>
      <w:r w:rsidRPr="006F178A">
        <w:rPr>
          <w:rFonts w:ascii="Fb Fontext" w:hAnsi="Fb Fontext"/>
          <w:rtl/>
        </w:rPr>
        <w:lastRenderedPageBreak/>
        <w:t xml:space="preserve">כותל שרצפה בסולמות, </w:t>
      </w:r>
      <w:ins w:id="90342" w:author="מנוע מכני" w:date="2026-10-11T12:04:40Z">
        <w:r>
          <w:rPr>
            <w:rFonts w:ascii="Fb Fontext" w:hAnsi="Fb Fontext"/>
            <w:rtl/>
          </w:rPr>
          <w:t xml:space="preserve">אפי'</w:t>
        </w:r>
      </w:ins>
      <w:del w:id="90343" w:author="מנוע מכני" w:date="2026-10-11T12:04:40Z">
        <w:r w:rsidRPr="006F178A">
          <w:rPr>
            <w:rFonts w:ascii="Fb Fontext" w:hAnsi="Fb Fontext"/>
            <w:rtl/>
          </w:rPr>
          <w:lastRenderedPageBreak/>
          <w:delText xml:space="preserve">אפילו</w:delText>
        </w:r>
      </w:del>
      <w:r w:rsidRPr="006F178A">
        <w:rPr>
          <w:rFonts w:ascii="Fb Fontext" w:hAnsi="Fb Fontext"/>
          <w:rtl/>
        </w:rPr>
        <w:lastRenderedPageBreak/>
        <w:t xml:space="preserve"> ביתר מעשר - תורת מחיצה עליו.</w:t>
      </w:r>
    </w:p>
    <w:p w:rsidR="005851B8" w:rsidRPr="006F178A" w:rsidRDefault="005851B8" w:rsidP="005851B8">
      <w:pPr>
        <w:rPr>
          <w:rFonts w:ascii="Fb Fontext" w:hAnsi="Fb Fontext"/>
          <w:rtl/>
        </w:rPr>
      </w:pPr>
      <w:r w:rsidRPr="006F178A">
        <w:rPr>
          <w:rFonts w:ascii="Fb Fontext" w:hAnsi="Fb Fontext"/>
          <w:rtl/>
        </w:rPr>
        <w:t xml:space="preserve">וגם שם הקשו </w:t>
      </w:r>
      <w:r w:rsidRPr="006F178A">
        <w:rPr>
          <w:rStyle w:val="2fb"/>
          <w:rFonts w:ascii="Fb Fontext" w:hAnsi="Fb Fontext"/>
          <w:rtl/>
        </w:rPr>
        <w:t xml:space="preserve">מר"נ</w:t>
      </w:r>
      <w:r w:rsidRPr="006F178A">
        <w:rPr>
          <w:rFonts w:ascii="Fb Fontext" w:hAnsi="Fb Fontext"/>
          <w:rtl/>
        </w:rPr>
        <w:t xml:space="preserve"> דמשמע בהך דאנשי חצר ומרפסת </w:t>
      </w:r>
      <w:ins w:id="93676" w:author="מנוע מכני" w:date="2026-10-11T12:04:40Z">
        <w:r>
          <w:rPr>
            <w:rFonts w:ascii="Fb Fontext" w:hAnsi="Fb Fontext"/>
            <w:rtl/>
          </w:rPr>
          <w:t xml:space="preserve">דאם </w:t>
        </w:r>
      </w:ins>
      <w:del w:id="93677" w:author="מנוע מכני" w:date="2026-10-11T12:04:40Z">
        <w:r w:rsidRPr="006F178A">
          <w:rPr>
            <w:rFonts w:ascii="Fb Fontext" w:hAnsi="Fb Fontext"/>
            <w:rtl/>
          </w:rPr>
          <w:delText xml:space="preserve">דאי </w:delText>
        </w:r>
      </w:del>
      <w:r w:rsidRPr="006F178A">
        <w:rPr>
          <w:rFonts w:ascii="Fb Fontext" w:hAnsi="Fb Fontext"/>
          <w:rtl/>
        </w:rPr>
        <w:t xml:space="preserve">לא</w:t>
      </w:r>
      <w:r w:rsidRPr="006F178A">
        <w:rPr>
          <w:rFonts w:ascii="Fb Fontext" w:hAnsi="Fb Fontext"/>
          <w:rtl/>
        </w:rPr>
        <w:t xml:space="preserve"> עירבו דאינה אוסרת.</w:t>
      </w:r>
    </w:p>
    <w:p w:rsidR="005851B8" w:rsidRPr="006F178A" w:rsidRDefault="005851B8" w:rsidP="005851B8">
      <w:pPr>
        <w:rPr>
          <w:rFonts w:ascii="Fb Fontext" w:hAnsi="Fb Fontext"/>
          <w:rtl/>
        </w:rPr>
      </w:pPr>
      <w:r w:rsidRPr="006F178A">
        <w:rPr>
          <w:rFonts w:ascii="Fb Fontext" w:hAnsi="Fb Fontext"/>
          <w:rtl/>
        </w:rPr>
        <w:t xml:space="preserve">וגם </w:t>
      </w:r>
      <w:ins w:id="91324" w:author="מנוע מכני" w:date="2026-10-11T12:04:40Z">
        <w:r>
          <w:rPr>
            <w:rFonts w:ascii="Fb Fontext" w:hAnsi="Fb Fontext"/>
            <w:rtl/>
          </w:rPr>
          <w:t xml:space="preserve">שם</w:t>
        </w:r>
      </w:ins>
      <w:del w:id="91325" w:author="מנוע מכני" w:date="2026-10-11T12:04:40Z">
        <w:r w:rsidRPr="006F178A">
          <w:rPr>
            <w:rFonts w:ascii="Fb Fontext" w:hAnsi="Fb Fontext"/>
            <w:rtl/>
          </w:rPr>
          <w:delText xml:space="preserve">התם</w:delText>
        </w:r>
      </w:del>
      <w:r w:rsidRPr="006F178A">
        <w:rPr>
          <w:rFonts w:ascii="Fb Fontext" w:hAnsi="Fb Fontext"/>
          <w:rtl/>
        </w:rPr>
        <w:t xml:space="preserve"> תרצנן דמיירי כד</w:t>
      </w:r>
      <w:r>
        <w:rPr>
          <w:rFonts w:ascii="Fb Fontext" w:hAnsi="Fb Fontext"/>
          <w:rtl/>
        </w:rPr>
        <w:t>אמרי'</w:t>
      </w:r>
      <w:r w:rsidRPr="006F178A">
        <w:rPr>
          <w:rFonts w:ascii="Fb Fontext" w:hAnsi="Fb Fontext"/>
          <w:rtl/>
        </w:rPr>
        <w:t xml:space="preserve"> </w:t>
      </w:r>
      <w:ins w:id="91326" w:author="מנוע מכני" w:date="2026-10-11T12:04:40Z">
        <w:r>
          <w:rPr>
            <w:rFonts w:ascii="Fb Fontext" w:hAnsi="Fb Fontext"/>
            <w:rtl/>
          </w:rPr>
          <w:t xml:space="preserve">כאן</w:t>
        </w:r>
      </w:ins>
      <w:del w:id="91327" w:author="מנוע מכני" w:date="2026-10-11T12:04:40Z">
        <w:r w:rsidRPr="006F178A">
          <w:rPr>
            <w:rFonts w:ascii="Fb Fontext" w:hAnsi="Fb Fontext"/>
            <w:rtl/>
          </w:rPr>
          <w:delText xml:space="preserve">הכא</w:delText>
        </w:r>
      </w:del>
      <w:r w:rsidRPr="006F178A">
        <w:rPr>
          <w:rFonts w:ascii="Fb Fontext" w:hAnsi="Fb Fontext"/>
          <w:rtl/>
        </w:rPr>
        <w:t xml:space="preserve"> במגופפת עד עשר אמות, דכיון </w:t>
      </w:r>
      <w:ins w:id="94302" w:author="מנוע מכני" w:date="2026-10-11T12:04:40Z">
        <w:r>
          <w:rPr>
            <w:rFonts w:ascii="Fb Fontext" w:hAnsi="Fb Fontext"/>
            <w:rtl/>
          </w:rPr>
          <w:t xml:space="preserve">דעשה</w:t>
        </w:r>
      </w:ins>
      <w:del w:id="94303" w:author="מנוע מכני" w:date="2026-10-11T12:04:40Z">
        <w:r w:rsidRPr="006F178A">
          <w:rPr>
            <w:rFonts w:ascii="Fb Fontext" w:hAnsi="Fb Fontext"/>
            <w:rtl/>
          </w:rPr>
          <w:delText xml:space="preserve">דעביד</w:delText>
        </w:r>
      </w:del>
      <w:r w:rsidRPr="006F178A">
        <w:rPr>
          <w:rFonts w:ascii="Fb Fontext" w:hAnsi="Fb Fontext"/>
          <w:rtl/>
        </w:rPr>
        <w:t xml:space="preserve"> דקה - איסתלוקי איסתלק </w:t>
      </w:r>
      <w:ins w:id="91328" w:author="מנוע מכני" w:date="2026-10-11T12:04:40Z">
        <w:r>
          <w:rPr>
            <w:rFonts w:ascii="Fb Fontext" w:hAnsi="Fb Fontext"/>
            <w:rtl/>
          </w:rPr>
          <w:t xml:space="preserve">מכאן</w:t>
        </w:r>
      </w:ins>
      <w:del w:id="91329" w:author="מנוע מכני" w:date="2026-10-11T12:04:40Z">
        <w:r w:rsidRPr="006F178A">
          <w:rPr>
            <w:rFonts w:ascii="Fb Fontext" w:hAnsi="Fb Fontext"/>
            <w:rtl/>
          </w:rPr>
          <w:delText xml:space="preserve">מהכא</w:delText>
        </w:r>
      </w:del>
      <w:r w:rsidRPr="006F178A">
        <w:rPr>
          <w:rFonts w:ascii="Fb Fontext" w:hAnsi="Fb Fontext"/>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09" w:author="קלוד" w:date="2026-10-11T12:24:08Z"/>
        </w:rPr>
      </w:pPr>
      <w:ins w:id="90310" w:author="קלוד" w:date="2026-10-11T12:24:08Z">
        <w:r>
          <w:rPr>
            <w:color w:val="7B3F00"/>
          </w:rPr>
          <w:t xml:space="preserve">מעשה בבני קקונאי - עירוב בלי שיור</w:t>
        </w:r>
      </w:ins>
    </w:p>
    <w:p w:rsidR="005851B8" w:rsidRDefault="005851B8" w:rsidP="005851B8">
      <w:pPr>
        <w:rPr>
          <w:rFonts w:ascii="Fb Fontext" w:hAnsi="Fb Fontext"/>
          <w:rtl/>
        </w:rPr>
      </w:pPr>
      <w:r w:rsidRPr="006F178A">
        <w:rPr>
          <w:rFonts w:ascii="Fb Fontext" w:hAnsi="Fb Fontext"/>
          <w:rtl/>
        </w:rPr>
        <w:t xml:space="preserve">הנהו בני קקונאי דאתי </w:t>
      </w:r>
      <w:ins w:id="92674" w:author="מנוע מכני" w:date="2026-10-11T12:04:40Z">
        <w:r>
          <w:rPr>
            <w:rFonts w:ascii="Fb Fontext" w:hAnsi="Fb Fontext"/>
            <w:rtl/>
          </w:rPr>
          <w:t xml:space="preserve">ללפניו</w:t>
        </w:r>
      </w:ins>
      <w:del w:id="92675" w:author="מנוע מכני" w:date="2026-10-11T12:04:40Z">
        <w:r w:rsidRPr="006F178A">
          <w:rPr>
            <w:rFonts w:ascii="Fb Fontext" w:hAnsi="Fb Fontext"/>
            <w:rtl/>
          </w:rPr>
          <w:delText xml:space="preserve">לקמיה</w:delText>
        </w:r>
      </w:del>
      <w:r w:rsidRPr="006F178A">
        <w:rPr>
          <w:rFonts w:ascii="Fb Fontext" w:hAnsi="Fb Fontext"/>
          <w:rtl/>
        </w:rPr>
        <w:t xml:space="preserve"> </w:t>
      </w:r>
      <w:r w:rsidRPr="006F178A">
        <w:rPr>
          <w:rStyle w:val="2fb"/>
          <w:rFonts w:ascii="Fb Fontext" w:hAnsi="Fb Fontext"/>
          <w:rtl/>
        </w:rPr>
        <w:t xml:space="preserve">דרב יוסף</w:t>
      </w:r>
      <w:r w:rsidRPr="006F178A">
        <w:rPr>
          <w:rFonts w:ascii="Fb Fontext" w:hAnsi="Fb Fontext"/>
          <w:rtl/>
        </w:rPr>
        <w:t xml:space="preserve">, אמרו </w:t>
      </w:r>
      <w:ins w:id="92676" w:author="מנוע מכני" w:date="2026-10-11T12:04:40Z">
        <w:r>
          <w:rPr>
            <w:rFonts w:ascii="Fb Fontext" w:hAnsi="Fb Fontext"/>
            <w:rtl/>
          </w:rPr>
          <w:t xml:space="preserve">לו</w:t>
        </w:r>
      </w:ins>
      <w:del w:id="92677" w:author="מנוע מכני" w:date="2026-10-11T12:04:40Z">
        <w:r w:rsidRPr="006F178A">
          <w:rPr>
            <w:rFonts w:ascii="Fb Fontext" w:hAnsi="Fb Fontext"/>
            <w:rtl/>
          </w:rPr>
          <w:delText xml:space="preserve">ליה</w:delText>
        </w:r>
      </w:del>
      <w:r w:rsidRPr="006F178A">
        <w:rPr>
          <w:rFonts w:ascii="Fb Fontext" w:hAnsi="Fb Fontext"/>
          <w:rtl/>
        </w:rPr>
        <w:t xml:space="preserve">: הב </w:t>
      </w:r>
      <w:ins w:id="94396" w:author="מנוע מכני" w:date="2026-10-11T12:04:40Z">
        <w:r>
          <w:rPr>
            <w:rFonts w:ascii="Fb Fontext" w:hAnsi="Fb Fontext"/>
            <w:rtl/>
          </w:rPr>
          <w:t xml:space="preserve">לנו</w:t>
        </w:r>
      </w:ins>
      <w:del w:id="94397" w:author="מנוע מכני" w:date="2026-10-11T12:04:40Z">
        <w:r w:rsidRPr="006F178A">
          <w:rPr>
            <w:rFonts w:ascii="Fb Fontext" w:hAnsi="Fb Fontext"/>
            <w:rtl/>
          </w:rPr>
          <w:delText xml:space="preserve">לן</w:delText>
        </w:r>
      </w:del>
      <w:r w:rsidRPr="006F178A">
        <w:rPr>
          <w:rFonts w:ascii="Fb Fontext" w:hAnsi="Fb Fontext"/>
          <w:rtl/>
        </w:rPr>
        <w:t xml:space="preserve"> </w:t>
      </w:r>
      <w:ins w:id="94618" w:author="מנוע מכני" w:date="2026-10-11T12:04:40Z">
        <w:r>
          <w:rPr>
            <w:rFonts w:ascii="Fb Fontext" w:hAnsi="Fb Fontext"/>
            <w:rtl/>
          </w:rPr>
          <w:t xml:space="preserve">אדם</w:t>
        </w:r>
      </w:ins>
      <w:del w:id="94619" w:author="מנוע מכני" w:date="2026-10-11T12:04:40Z">
        <w:r w:rsidRPr="006F178A">
          <w:rPr>
            <w:rFonts w:ascii="Fb Fontext" w:hAnsi="Fb Fontext"/>
            <w:rtl/>
          </w:rPr>
          <w:delText xml:space="preserve">גברא</w:delText>
        </w:r>
      </w:del>
      <w:r w:rsidRPr="006F178A">
        <w:rPr>
          <w:rFonts w:ascii="Fb Fontext" w:hAnsi="Fb Fontext"/>
          <w:rtl/>
        </w:rPr>
        <w:t xml:space="preserve"> </w:t>
      </w:r>
      <w:ins w:id="90305" w:author="Claude - סמנטי" w:date="2026-10-11T12:19:31Z">
        <w:r>
          <w:rPr>
            <w:rFonts w:ascii="Fb Fontext" w:hAnsi="Fb Fontext"/>
            <w:rtl/>
          </w:rPr>
          <w:t xml:space="preserve">שיערב</w:t>
        </w:r>
      </w:ins>
      <w:del w:id="90306" w:author="Claude - סמנטי" w:date="2026-10-11T12:19:31Z">
        <w:r w:rsidRPr="006F178A">
          <w:rPr>
            <w:rFonts w:ascii="Fb Fontext" w:hAnsi="Fb Fontext"/>
            <w:rtl/>
          </w:rPr>
          <w:delText xml:space="preserve">דליערב</w:delText>
        </w:r>
      </w:del>
      <w:r w:rsidRPr="006F178A">
        <w:rPr>
          <w:rFonts w:ascii="Fb Fontext" w:hAnsi="Fb Fontext"/>
          <w:rtl/>
        </w:rPr>
        <w:t xml:space="preserve"> </w:t>
      </w:r>
      <w:ins w:id="94398" w:author="מנוע מכני" w:date="2026-10-11T12:04:40Z">
        <w:r>
          <w:rPr>
            <w:rFonts w:ascii="Fb Fontext" w:hAnsi="Fb Fontext"/>
            <w:rtl/>
          </w:rPr>
          <w:t xml:space="preserve">לנו</w:t>
        </w:r>
      </w:ins>
      <w:del w:id="94399" w:author="מנוע מכני" w:date="2026-10-11T12:04:40Z">
        <w:r w:rsidRPr="006F178A">
          <w:rPr>
            <w:rFonts w:ascii="Fb Fontext" w:hAnsi="Fb Fontext"/>
            <w:rtl/>
          </w:rPr>
          <w:delText xml:space="preserve">לן</w:delText>
        </w:r>
      </w:del>
      <w:r w:rsidRPr="006F178A">
        <w:rPr>
          <w:rFonts w:ascii="Fb Fontext" w:hAnsi="Fb Fontext"/>
          <w:rtl/>
        </w:rPr>
        <w:t xml:space="preserve"> מאתין. [דשל רבים ונעשית של יחיד </w:t>
      </w:r>
      <w:ins w:id="94212" w:author="מנוע מכני" w:date="2026-10-11T12:04:40Z">
        <w:r>
          <w:rPr>
            <w:rFonts w:ascii="Fb Fontext" w:hAnsi="Fb Fontext"/>
            <w:rtl/>
          </w:rPr>
          <w:t xml:space="preserve">היה</w:t>
        </w:r>
      </w:ins>
      <w:del w:id="94213" w:author="מנוע מכני" w:date="2026-10-11T12:04:40Z">
        <w:r w:rsidRPr="006F178A">
          <w:rPr>
            <w:rFonts w:ascii="Fb Fontext" w:hAnsi="Fb Fontext"/>
            <w:rtl/>
          </w:rPr>
          <w:delText xml:space="preserve">הוה</w:delText>
        </w:r>
      </w:del>
      <w:r w:rsidRPr="006F178A">
        <w:rPr>
          <w:rFonts w:ascii="Fb Fontext" w:hAnsi="Fb Fontext"/>
          <w:rtl/>
        </w:rPr>
        <w:t xml:space="preserve">]</w:t>
      </w:r>
    </w:p>
    <w:p>
      <w:pPr>
        <w:pStyle w:val="38"/>
        <w:rPr>
          <w:ins w:id="95904" w:author="מנוע מכני" w:date="2026-10-11T12:04:40Z"/>
        </w:rPr>
      </w:pPr>
      <w:r w:rsidRPr="006F178A">
        <w:t xml:space="preserve">וא"ל</w:t>
      </w:r>
      <w:r w:rsidRPr="006F178A">
        <w:t xml:space="preserve"> </w:t>
      </w:r>
      <w:r w:rsidRPr="002D0727">
        <w:t>לאביי</w:t>
      </w:r>
      <w:r w:rsidRPr="006F178A">
        <w:t xml:space="preserve">:</w:t>
      </w:r>
    </w:p>
    <w:p w:rsidR="005851B8" w:rsidRPr="006F178A" w:rsidRDefault="005851B8" w:rsidP="005851B8">
      <w:pPr>
        <w:rPr>
          <w:rtl/>
        </w:rPr>
      </w:pPr>
      <w:del w:id="95905" w:author="מנוע מכני" w:date="2026-10-11T12:04:40Z">
        <w:r w:rsidRPr="006F178A">
          <w:rPr>
            <w:rtl/>
          </w:rPr>
          <w:delText xml:space="preserve"> </w:delText>
        </w:r>
      </w:del>
      <w:ins w:id="94400" w:author="מנוע מכני" w:date="2026-10-11T12:04:40Z">
        <w:r>
          <w:rPr>
            <w:rtl/>
          </w:rPr>
          <w:t xml:space="preserve">לך</w:t>
        </w:r>
      </w:ins>
      <w:del w:id="94401" w:author="מנוע מכני" w:date="2026-10-11T12:04:40Z">
        <w:r w:rsidRPr="006F178A">
          <w:rPr>
            <w:rtl/>
          </w:rPr>
          <w:delText xml:space="preserve">זיל</w:delText>
        </w:r>
      </w:del>
      <w:r w:rsidRPr="006F178A">
        <w:rPr>
          <w:rtl/>
        </w:rPr>
        <w:t xml:space="preserve"> ערב </w:t>
      </w:r>
      <w:ins w:id="93330" w:author="מנוע מכני" w:date="2026-10-11T12:04:40Z">
        <w:r>
          <w:rPr>
            <w:rtl/>
          </w:rPr>
          <w:t xml:space="preserve">להם</w:t>
        </w:r>
      </w:ins>
      <w:del w:id="93331" w:author="מנוע מכני" w:date="2026-10-11T12:04:40Z">
        <w:r w:rsidRPr="006F178A">
          <w:rPr>
            <w:rtl/>
          </w:rPr>
          <w:delText xml:space="preserve">להו</w:delText>
        </w:r>
      </w:del>
      <w:r w:rsidRPr="006F178A">
        <w:rPr>
          <w:rtl/>
        </w:rPr>
        <w:t xml:space="preserve">, וחזי דלא מצווחת עלה בבי מדרשא.</w:t>
      </w:r>
    </w:p>
    <w:p w:rsidR="005851B8" w:rsidRPr="006F178A" w:rsidRDefault="005851B8" w:rsidP="005851B8">
      <w:pPr>
        <w:rPr>
          <w:rtl/>
        </w:rPr>
      </w:pPr>
      <w:r w:rsidRPr="006F178A">
        <w:rPr>
          <w:rtl/>
        </w:rPr>
        <w:t>בתחילה שייר מקום בתים הפתוחים לנהר.</w:t>
      </w:r>
    </w:p>
    <w:p w:rsidR="005851B8" w:rsidRPr="00132755" w:rsidRDefault="005851B8" w:rsidP="005851B8">
      <w:pPr>
        <w:rPr>
          <w:spacing w:val="-4"/>
          <w:rtl/>
        </w:rPr>
      </w:pPr>
      <w:r w:rsidRPr="00132755">
        <w:rPr>
          <w:spacing w:val="-4"/>
          <w:rtl/>
        </w:rPr>
        <w:t xml:space="preserve">ושוב חזר בו דבעי' שיוכלו ליערב עם שאר העיר </w:t>
      </w:r>
      <w:ins w:id="92678" w:author="מנוע מכני" w:date="2026-10-11T12:04:40Z">
        <w:r>
          <w:rPr>
            <w:spacing w:val="-4"/>
            <w:rtl/>
          </w:rPr>
          <w:t xml:space="preserve">ולכך</w:t>
        </w:r>
      </w:ins>
      <w:del w:id="92679" w:author="מנוע מכני" w:date="2026-10-11T12:04:40Z">
        <w:r w:rsidRPr="00132755">
          <w:rPr>
            <w:spacing w:val="-4"/>
            <w:rtl/>
          </w:rPr>
          <w:delText xml:space="preserve">ולהכי</w:delText>
        </w:r>
      </w:del>
      <w:r w:rsidRPr="00132755">
        <w:rPr>
          <w:spacing w:val="-4"/>
          <w:rtl/>
        </w:rPr>
        <w:t xml:space="preserve"> רצה לעשות בהם </w:t>
      </w:r>
      <w:r w:rsidRPr="00132755">
        <w:rPr>
          <w:rStyle w:val="afffe"/>
          <w:rFonts w:ascii="Fb Fontext" w:hAnsi="Fb Fontext"/>
          <w:spacing w:val="-4"/>
          <w:rtl/>
        </w:rPr>
        <w:t>פתחי חלונות</w:t>
      </w:r>
      <w:r w:rsidRPr="00132755">
        <w:rPr>
          <w:spacing w:val="-4"/>
          <w:rtl/>
        </w:rPr>
        <w:t xml:space="preserve"> ד' על ד"ט.</w:t>
      </w:r>
    </w:p>
    <w:p w:rsidR="005851B8" w:rsidRPr="006F178A" w:rsidRDefault="005851B8" w:rsidP="005851B8">
      <w:pPr>
        <w:rPr>
          <w:rtl/>
        </w:rPr>
      </w:pPr>
      <w:r w:rsidRPr="006F178A">
        <w:rPr>
          <w:rtl/>
        </w:rPr>
        <w:t xml:space="preserve">ושוב חזר בו מתוך </w:t>
      </w:r>
      <w:r w:rsidRPr="006F178A">
        <w:rPr>
          <w:rStyle w:val="2fb"/>
          <w:rtl/>
        </w:rPr>
        <w:t xml:space="preserve">דרב"א</w:t>
      </w:r>
      <w:r w:rsidRPr="006F178A">
        <w:rPr>
          <w:rtl/>
        </w:rPr>
        <w:t xml:space="preserve"> מערב לכולה מחוזא </w:t>
      </w:r>
      <w:r w:rsidRPr="006F178A">
        <w:rPr>
          <w:rStyle w:val="afffe"/>
          <w:rFonts w:ascii="Fb Fontext" w:hAnsi="Fb Fontext"/>
          <w:rtl/>
        </w:rPr>
        <w:t>ערסייתא</w:t>
      </w:r>
      <w:r w:rsidRPr="006F178A">
        <w:rPr>
          <w:rtl/>
        </w:rPr>
        <w:t xml:space="preserve"> ערסייתא דכל חד הוי שיור לחבריה ואע"ג דלא מצי לערובי יחד.</w:t>
      </w:r>
    </w:p>
    <w:p w:rsidR="005851B8" w:rsidRPr="00132755" w:rsidRDefault="005851B8" w:rsidP="005851B8">
      <w:pPr>
        <w:rPr>
          <w:spacing w:val="-4"/>
          <w:rtl/>
        </w:rPr>
      </w:pPr>
      <w:r w:rsidRPr="00132755">
        <w:rPr>
          <w:spacing w:val="-4"/>
          <w:rtl/>
        </w:rPr>
        <w:t xml:space="preserve">ושוב חזר בו דיש לחלק </w:t>
      </w:r>
      <w:ins w:id="91330" w:author="מנוע מכני" w:date="2026-10-11T12:04:40Z">
        <w:r>
          <w:rPr>
            <w:spacing w:val="-4"/>
            <w:rtl/>
          </w:rPr>
          <w:t xml:space="preserve">דשם</w:t>
        </w:r>
      </w:ins>
      <w:del w:id="91331" w:author="מנוע מכני" w:date="2026-10-11T12:04:40Z">
        <w:r w:rsidRPr="00132755">
          <w:rPr>
            <w:spacing w:val="-4"/>
            <w:rtl/>
          </w:rPr>
          <w:delText xml:space="preserve">דהתם</w:delText>
        </w:r>
      </w:del>
      <w:r w:rsidRPr="00132755">
        <w:rPr>
          <w:spacing w:val="-4"/>
          <w:rtl/>
        </w:rPr>
        <w:t xml:space="preserve"> יכלו לערב </w:t>
      </w:r>
      <w:r w:rsidRPr="00132755">
        <w:rPr>
          <w:rStyle w:val="afffe"/>
          <w:rFonts w:ascii="Fb Fontext" w:hAnsi="Fb Fontext"/>
          <w:spacing w:val="-4"/>
          <w:rtl/>
        </w:rPr>
        <w:t>דרך גגות</w:t>
      </w:r>
      <w:r w:rsidRPr="00132755">
        <w:rPr>
          <w:spacing w:val="-4"/>
          <w:rtl/>
        </w:rPr>
        <w:t xml:space="preserve"> </w:t>
      </w:r>
      <w:r w:rsidRPr="00132755">
        <w:rPr>
          <w:spacing w:val="-4"/>
          <w:rtl/>
        </w:rPr>
        <w:t xml:space="preserve">משא"כ</w:t>
      </w:r>
      <w:r w:rsidRPr="00132755">
        <w:rPr>
          <w:spacing w:val="-4"/>
          <w:rtl/>
        </w:rPr>
        <w:t xml:space="preserve"> בקקונאי ולכן חשב כן לעשות חלונות.</w:t>
      </w:r>
    </w:p>
    <w:p w:rsidR="005851B8" w:rsidRPr="00132755" w:rsidRDefault="005851B8" w:rsidP="005851B8">
      <w:pPr>
        <w:rPr>
          <w:spacing w:val="-8"/>
          <w:rtl/>
        </w:rPr>
      </w:pPr>
      <w:r w:rsidRPr="00132755">
        <w:rPr>
          <w:spacing w:val="-8"/>
          <w:rtl/>
        </w:rPr>
        <w:t xml:space="preserve">ושוב חזר בו </w:t>
      </w:r>
      <w:ins w:id="94006" w:author="מנוע מכני" w:date="2026-10-11T12:04:40Z">
        <w:r>
          <w:rPr>
            <w:spacing w:val="-8"/>
            <w:rtl/>
          </w:rPr>
          <w:t xml:space="preserve">דסבר</w:t>
        </w:r>
      </w:ins>
      <w:del w:id="94007" w:author="מנוע מכני" w:date="2026-10-11T12:04:40Z">
        <w:r w:rsidRPr="00132755">
          <w:rPr>
            <w:spacing w:val="-8"/>
            <w:rtl/>
          </w:rPr>
          <w:delText xml:space="preserve">דס"ל</w:delText>
        </w:r>
      </w:del>
      <w:r w:rsidRPr="00132755">
        <w:rPr>
          <w:spacing w:val="-8"/>
          <w:rtl/>
        </w:rPr>
        <w:t xml:space="preserve"> דיש לסמוך על </w:t>
      </w:r>
      <w:r w:rsidRPr="00132755">
        <w:rPr>
          <w:rStyle w:val="afffe"/>
          <w:rFonts w:ascii="Fb Fontext" w:hAnsi="Fb Fontext"/>
          <w:spacing w:val="-8"/>
          <w:rtl/>
        </w:rPr>
        <w:t>בית התבן</w:t>
      </w:r>
      <w:r w:rsidRPr="00132755">
        <w:rPr>
          <w:spacing w:val="-8"/>
          <w:rtl/>
        </w:rPr>
        <w:t xml:space="preserve"> של מר בר פופידתא מפומבדיתא, דשויה שיור לפומבדיתא.</w:t>
      </w:r>
    </w:p>
    <w:p>
      <w:pPr>
        <w:pStyle w:val="38"/>
        <w:rPr>
          <w:ins w:id="95906" w:author="מנוע מכני" w:date="2026-10-11T12:04:40Z"/>
        </w:rPr>
      </w:pPr>
      <w:r w:rsidRPr="006F178A">
        <w:t xml:space="preserve">ואמר:</w:t>
      </w:r>
    </w:p>
    <w:p w:rsidR="005851B8" w:rsidRPr="006F178A" w:rsidRDefault="005851B8" w:rsidP="005851B8">
      <w:pPr>
        <w:rPr>
          <w:rtl/>
        </w:rPr>
      </w:pPr>
      <w:del w:id="95907" w:author="מנוע מכני" w:date="2026-10-11T12:04:40Z">
        <w:r w:rsidRPr="006F178A">
          <w:rPr>
            <w:rtl/>
          </w:rPr>
          <w:delText xml:space="preserve"> </w:delText>
        </w:r>
      </w:del>
      <w:r w:rsidRPr="006F178A">
        <w:rPr>
          <w:rtl/>
        </w:rPr>
        <w:t xml:space="preserve">היינו דאמר לי מר חזי דלא מצווחת עלה בבי מדרשא.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307" w:author="קלוד" w:date="2026-10-11T12:24:08Z"/>
        </w:rPr>
      </w:pPr>
      <w:ins w:id="90308" w:author="קלוד" w:date="2026-10-11T12:24:08Z">
        <w:r>
          <w:rPr>
            <w:color w:val="7B3F00"/>
          </w:rPr>
          <w:t xml:space="preserve">עשה חוצה לה כעיר חדשה - חמשים דיורין</w:t>
        </w:r>
      </w:ins>
    </w:p>
    <w:p>
      <w:pPr>
        <w:pStyle w:val="38"/>
        <w:rPr>
          <w:ins w:id="95908" w:author="מנוע מכני" w:date="2026-10-11T12:04:40Z"/>
        </w:rPr>
      </w:pPr>
      <w:r w:rsidRPr="006F178A">
        <w:t xml:space="preserve">אלא</w:t>
      </w:r>
    </w:p>
    <w:p w:rsidR="005851B8" w:rsidRPr="006F178A" w:rsidRDefault="005851B8" w:rsidP="005851B8">
      <w:pPr>
        <w:rPr>
          <w:rtl/>
        </w:rPr>
      </w:pPr>
      <w:del w:id="95909" w:author="מנוע מכני" w:date="2026-10-11T12:04:40Z">
        <w:r w:rsidRPr="006F178A">
          <w:rPr>
            <w:rFonts w:ascii="Fb Fontext" w:hAnsi="Fb Fontext"/>
            <w:rtl/>
          </w:rPr>
          <w:delText xml:space="preserve"> </w:delText>
        </w:r>
      </w:del>
      <w:r w:rsidRPr="006F178A">
        <w:rPr>
          <w:rFonts w:ascii="Fb Fontext" w:hAnsi="Fb Fontext"/>
          <w:rtl/>
        </w:rPr>
        <w:t xml:space="preserve">אם כן עשה חוצה לה כעיר חדשה.</w:t>
      </w:r>
    </w:p>
    <w:p>
      <w:pPr>
        <w:pStyle w:val="38"/>
        <w:rPr>
          <w:ins w:id="95910" w:author="מנוע מכני" w:date="2026-10-11T12:04:40Z"/>
        </w:rPr>
      </w:pPr>
      <w:r w:rsidRPr="006F178A">
        <w:t xml:space="preserve">ר"י:</w:t>
      </w:r>
    </w:p>
    <w:p w:rsidR="005851B8" w:rsidRPr="006F178A" w:rsidRDefault="005851B8" w:rsidP="005851B8">
      <w:pPr>
        <w:rPr>
          <w:rtl/>
        </w:rPr>
      </w:pPr>
      <w:del w:id="95911" w:author="מנוע מכני" w:date="2026-10-11T12:04:40Z">
        <w:r w:rsidRPr="006F178A">
          <w:rPr>
            <w:rtl/>
          </w:rPr>
          <w:delText xml:space="preserve"> </w:delText>
        </w:r>
      </w:del>
      <w:r w:rsidRPr="006F178A">
        <w:rPr>
          <w:rtl/>
        </w:rPr>
        <w:t xml:space="preserve">עיר היתה ביהודה וחדשה שמה, והיו בה חמשים דיורים אנשים נשים וטף, ובה שיערו חכמים, והיא היתה שיור.</w:t>
      </w:r>
    </w:p>
    <w:p w:rsidR="005851B8" w:rsidRPr="006F178A" w:rsidRDefault="005851B8" w:rsidP="005851B8">
      <w:pPr>
        <w:rPr>
          <w:rtl/>
        </w:rPr>
      </w:pPr>
      <w:r w:rsidRPr="006F178A">
        <w:rPr>
          <w:rtl/>
        </w:rPr>
        <w:t>יושבי החדשה וודאי יכלו לצאת בשיור של יושבי ישנה.</w:t>
      </w:r>
    </w:p>
    <w:p w:rsidR="005851B8" w:rsidRPr="006F178A" w:rsidRDefault="005851B8" w:rsidP="005851B8">
      <w:pPr>
        <w:rPr>
          <w:rtl/>
        </w:rPr>
      </w:pPr>
      <w:r w:rsidRPr="006F178A">
        <w:rPr>
          <w:rtl/>
        </w:rPr>
        <w:t>עיר של רבים שנעשית של יחיד עד כעין של קטנה ואינה סמוכה לגמרי לגדולה.</w:t>
      </w:r>
    </w:p>
    <w:p w:rsidR="005851B8" w:rsidRPr="006F178A" w:rsidRDefault="005851B8" w:rsidP="005851B8">
      <w:pPr>
        <w:rPr>
          <w:rtl/>
        </w:rPr>
      </w:pPr>
      <w:ins w:id="90344" w:author="מנוע מכני" w:date="2026-10-11T12:04:40Z">
        <w:r>
          <w:rPr>
            <w:rStyle w:val="2fb"/>
            <w:rtl/>
          </w:rPr>
          <w:t xml:space="preserve">ר"ה</w:t>
        </w:r>
      </w:ins>
      <w:del w:id="90345" w:author="מנוע מכני" w:date="2026-10-11T12:04:40Z">
        <w:r w:rsidRPr="006F178A">
          <w:rPr>
            <w:rtl/>
          </w:rPr>
          <w:delText xml:space="preserve">רב הונא</w:delText>
        </w:r>
      </w:del>
      <w:r w:rsidRPr="006F178A">
        <w:rPr>
          <w:rtl/>
        </w:rPr>
        <w:t xml:space="preserve"> </w:t>
      </w:r>
      <w:r w:rsidRPr="006F178A">
        <w:rPr>
          <w:rStyle w:val="2fb"/>
          <w:rtl/>
        </w:rPr>
        <w:t xml:space="preserve">ורב יהודה</w:t>
      </w:r>
      <w:r w:rsidRPr="006F178A">
        <w:rPr>
          <w:rtl/>
        </w:rPr>
        <w:t xml:space="preserve">. חד </w:t>
      </w:r>
      <w:r w:rsidRPr="006F178A">
        <w:rPr>
          <w:rtl/>
        </w:rPr>
        <w:t xml:space="preserve">אמר</w:t>
      </w:r>
      <w:r w:rsidRPr="006F178A">
        <w:rPr>
          <w:rtl/>
        </w:rPr>
        <w:t xml:space="preserve">: בעיא שיור.</w:t>
      </w:r>
    </w:p>
    <w:p w:rsidR="005851B8" w:rsidRPr="006F178A" w:rsidRDefault="005851B8" w:rsidP="005851B8">
      <w:pPr>
        <w:rPr>
          <w:rtl/>
        </w:rPr>
      </w:pPr>
      <w:r w:rsidRPr="006F178A">
        <w:rPr>
          <w:rtl/>
        </w:rPr>
        <w:t xml:space="preserve">וחד </w:t>
      </w:r>
      <w:r w:rsidRPr="006F178A">
        <w:rPr>
          <w:rtl/>
        </w:rPr>
        <w:t xml:space="preserve">אמר</w:t>
      </w:r>
      <w:r w:rsidRPr="006F178A">
        <w:rPr>
          <w:rtl/>
        </w:rPr>
        <w:t xml:space="preserve">: </w:t>
      </w:r>
      <w:r w:rsidRPr="006F178A">
        <w:rPr>
          <w:rtl/>
        </w:rPr>
        <w:t xml:space="preserve">לא</w:t>
      </w:r>
      <w:r w:rsidRPr="006F178A">
        <w:rPr>
          <w:rtl/>
        </w:rPr>
        <w:t xml:space="preserve"> בעיא שיור.</w:t>
      </w:r>
    </w:p>
    <w:p w:rsidR="005851B8" w:rsidRPr="006F178A" w:rsidRDefault="005851B8" w:rsidP="005851B8">
      <w:pPr>
        <w:rPr>
          <w:rtl/>
        </w:rPr>
      </w:pPr>
      <w:r w:rsidRPr="006F178A">
        <w:rPr>
          <w:rtl/>
        </w:rPr>
        <w:t>ו</w:t>
      </w:r>
      <w:r w:rsidRPr="006F178A">
        <w:rPr>
          <w:b/>
          <w:bCs/>
          <w:rtl/>
        </w:rPr>
        <w:t>הלכתא</w:t>
      </w:r>
      <w:r w:rsidRPr="006F178A">
        <w:rPr>
          <w:rtl/>
        </w:rPr>
        <w:t xml:space="preserve"> כמ"ד המיקל דלא בעיא שיור.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w:t>
      </w:r>
    </w:p>
    <w:p>
      <w:pPr>
        <w:pStyle w:val="afffff8"/>
        <w:rPr>
          <w:ins w:id="90305" w:author="קלוד" w:date="2026-10-11T12:24:08Z"/>
        </w:rPr>
      </w:pPr>
      <w:ins w:id="90306" w:author="קלוד" w:date="2026-10-11T12:24:08Z">
        <w:r>
          <w:rPr>
            <w:color w:val="7B3F00"/>
          </w:rPr>
          <w:t xml:space="preserve">שלש חצירות של שני בתים - הלכה כר"ש</w:t>
        </w:r>
      </w:ins>
    </w:p>
    <w:p w:rsidR="005851B8" w:rsidRPr="006F178A" w:rsidRDefault="005851B8" w:rsidP="005851B8">
      <w:pPr>
        <w:rPr>
          <w:rtl/>
        </w:rPr>
      </w:pPr>
      <w:r w:rsidRPr="006F178A">
        <w:rPr>
          <w:rStyle w:val="2fb"/>
          <w:rFonts w:ascii="Fb Fontext" w:hAnsi="Fb Fontext"/>
          <w:rtl/>
        </w:rPr>
        <w:t xml:space="preserve">ר"ש</w:t>
      </w:r>
      <w:r w:rsidRPr="006F178A">
        <w:rPr>
          <w:rFonts w:ascii="Fb Fontext" w:hAnsi="Fb Fontext"/>
          <w:rtl/>
        </w:rPr>
        <w:t xml:space="preserve"> אומר שלש חצירות של שני בתים.</w:t>
      </w:r>
    </w:p>
    <w:p>
      <w:pPr>
        <w:pStyle w:val="38"/>
        <w:rPr>
          <w:ins w:id="95912" w:author="מנוע מכני" w:date="2026-10-11T12:04:40Z"/>
        </w:rPr>
      </w:pPr>
      <w:r w:rsidRPr="006F178A">
        <w:t xml:space="preserve">רחב"ג </w:t>
      </w:r>
      <w:r w:rsidRPr="006F178A">
        <w:t xml:space="preserve">אמר</w:t>
      </w:r>
      <w:r w:rsidRPr="006F178A">
        <w:t xml:space="preserve"> רב:</w:t>
      </w:r>
    </w:p>
    <w:p w:rsidR="005851B8" w:rsidRPr="006F178A" w:rsidRDefault="005851B8" w:rsidP="005851B8">
      <w:pPr>
        <w:rPr>
          <w:rtl/>
        </w:rPr>
      </w:pPr>
      <w:del w:id="95913" w:author="מנוע מכני" w:date="2026-10-11T12:04:40Z">
        <w:r w:rsidRPr="006F178A">
          <w:rPr>
            <w:rtl/>
          </w:rPr>
          <w:delText xml:space="preserve"> </w:delText>
        </w:r>
      </w:del>
      <w:r w:rsidRPr="006F178A">
        <w:rPr>
          <w:rtl/>
        </w:rPr>
        <w:t xml:space="preserve">הלכה </w:t>
      </w:r>
      <w:r w:rsidRPr="006F178A">
        <w:rPr>
          <w:rStyle w:val="2fb"/>
          <w:rtl/>
        </w:rPr>
        <w:t xml:space="preserve">כר"ש</w:t>
      </w:r>
      <w:r w:rsidRPr="006F178A">
        <w:rPr>
          <w:rtl/>
        </w:rPr>
        <w:t xml:space="preserve">.</w:t>
      </w:r>
    </w:p>
    <w:p w:rsidR="005851B8" w:rsidRPr="006F178A" w:rsidRDefault="005851B8" w:rsidP="005851B8">
      <w:pPr>
        <w:rPr>
          <w:rtl/>
        </w:rPr>
      </w:pPr>
      <w:r w:rsidRPr="006F178A">
        <w:rPr>
          <w:rtl/>
        </w:rPr>
        <w:t xml:space="preserve">רי'צ: </w:t>
      </w:r>
      <w:ins w:id="90346" w:author="מנוע מכני" w:date="2026-10-11T12:04:40Z">
        <w:r>
          <w:rPr>
            <w:rtl/>
          </w:rPr>
          <w:t xml:space="preserve">אפי'</w:t>
        </w:r>
      </w:ins>
      <w:del w:id="90347" w:author="מנוע מכני" w:date="2026-10-11T12:04:40Z">
        <w:r w:rsidRPr="006F178A">
          <w:rPr>
            <w:rtl/>
          </w:rPr>
          <w:delText xml:space="preserve">אפילו</w:delText>
        </w:r>
      </w:del>
      <w:r w:rsidRPr="006F178A">
        <w:rPr>
          <w:rtl/>
        </w:rPr>
        <w:t xml:space="preserve"> בית אחד בחצר אחת.</w:t>
      </w:r>
    </w:p>
    <w:p>
      <w:pPr>
        <w:pStyle w:val="38"/>
        <w:rPr>
          <w:ins w:id="95914" w:author="מנוע מכני" w:date="2026-10-11T12:04:40Z"/>
        </w:rPr>
      </w:pPr>
      <w:r w:rsidRPr="006F178A">
        <w:t xml:space="preserve">אמר</w:t>
      </w:r>
      <w:r w:rsidRPr="006F178A">
        <w:t xml:space="preserve"> </w:t>
      </w:r>
      <w:ins w:id="92680" w:author="מנוע מכני" w:date="2026-10-11T12:04:40Z">
        <w:r>
          <w:t xml:space="preserve">לו</w:t>
        </w:r>
      </w:ins>
      <w:del w:id="92681" w:author="מנוע מכני" w:date="2026-10-11T12:04:40Z">
        <w:r w:rsidRPr="006F178A">
          <w:delText xml:space="preserve">ליה</w:delText>
        </w:r>
      </w:del>
      <w:r w:rsidRPr="006F178A">
        <w:t xml:space="preserve"> אביי לרב יוסף:</w:t>
      </w:r>
    </w:p>
    <w:p w:rsidR="005851B8" w:rsidRPr="006F178A" w:rsidRDefault="005851B8" w:rsidP="005851B8">
      <w:pPr>
        <w:rPr>
          <w:rtl/>
        </w:rPr>
      </w:pPr>
      <w:del w:id="95915" w:author="מנוע מכני" w:date="2026-10-11T12:04:40Z">
        <w:r w:rsidRPr="006F178A">
          <w:rPr>
            <w:rtl/>
          </w:rPr>
          <w:delText xml:space="preserve"> </w:delText>
        </w:r>
      </w:del>
      <w:r w:rsidRPr="006F178A">
        <w:rPr>
          <w:rtl/>
        </w:rPr>
        <w:t xml:space="preserve">הא </w:t>
      </w:r>
      <w:r w:rsidRPr="006F178A">
        <w:rPr>
          <w:rStyle w:val="2fb"/>
          <w:rtl/>
        </w:rPr>
        <w:t xml:space="preserve">דרבי</w:t>
      </w:r>
      <w:r w:rsidRPr="006F178A">
        <w:rPr>
          <w:rtl/>
        </w:rPr>
        <w:t xml:space="preserve"> יצחק גמרא או סברא </w:t>
      </w:r>
      <w:r w:rsidRPr="006F178A">
        <w:rPr>
          <w:rtl/>
        </w:rPr>
        <w:t xml:space="preserve">ונפק"מ</w:t>
      </w:r>
      <w:r w:rsidRPr="006F178A">
        <w:rPr>
          <w:rtl/>
        </w:rPr>
        <w:t xml:space="preserve"> גמרא גמור זמורתא תהא.</w:t>
      </w:r>
    </w:p>
    <w:p w:rsidR="005851B8" w:rsidRDefault="005851B8" w:rsidP="005851B8">
      <w:pPr>
        <w:pStyle w:val="affffd"/>
        <w:spacing w:after="0"/>
        <w:rPr>
          <w:rFonts w:ascii="MS Mincho" w:hAnsi="MS Mincho"/>
          <w:rtl/>
        </w:rPr>
      </w:pPr>
      <w:r w:rsidRPr="006F178A">
        <w:rPr>
          <w:rtl/>
        </w:rPr>
        <w:tab/>
      </w:r>
      <w:r w:rsidRPr="006F178A">
        <w:rPr>
          <w:rtl/>
        </w:rPr>
        <w:tab/>
      </w:r>
      <w:r>
        <w:rPr>
          <w:rFonts w:ascii="MS Mincho" w:hAnsi="MS Mincho" w:hint="cs"/>
          <w:rtl/>
        </w:rPr>
        <w:t xml:space="preserve"> ׻</w:t>
      </w:r>
    </w:p>
    <w:p>
      <w:pPr>
        <w:pStyle w:val="MishnaBatzad"/>
        <w:rPr>
          <w:ins w:id="20317" w:author="קלוד" w:date="2026-10-11T09:07:28Z"/>
        </w:rPr>
      </w:pPr>
      <w:ins w:id="20316" w:author="קלוד" w:date="2026-10-11T09:07:28Z">
        <w:r>
          <w:t xml:space="preserve">משנה ז</w:t>
        </w:r>
      </w:ins>
    </w:p>
    <w:p w:rsidR="005851B8" w:rsidRPr="00E62A50" w:rsidRDefault="005851B8" w:rsidP="005851B8">
      <w:pPr>
        <w:pStyle w:val="afff9"/>
        <w:rPr>
          <w:del w:id="20148" w:author="קלוד" w:date="2026-10-11T09:07:28Z"/>
          <w:rtl/>
        </w:rPr>
      </w:pPr>
      <w:del w:id="20147"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36" w:author="קלוד" w:date="2026-10-11T12:09:42Z">
          <w:pPr>
            <w:pStyle w:val="afff9"/>
          </w:pPr>
        </w:pPrChange>
      </w:pPr>
      <w:r w:rsidRPr="00E62A50">
        <w:rPr>
          <w:rtl/>
        </w:rPr>
        <w:t>מי שהיה במזרח ואמר לבנו ערב לי במערב, במערב ואמר לבנו ערב לי במזרח.</w:t>
      </w:r>
    </w:p>
    <w:p w:rsidR="005851B8" w:rsidRPr="00E62A50" w:rsidRDefault="005851B8" w:rsidP="005851B8">
      <w:pPr>
        <w:pStyle w:val="afff9"/>
        <w:rPr>
          <w:rtl/>
        </w:rPr>
      </w:pPr>
      <w:r w:rsidRPr="00E62A50">
        <w:rPr>
          <w:rtl/>
        </w:rPr>
        <w:t>אם יש הימנו ולביתו אלפים אמה ולעירובו יותר מכאן - מותר לביתו ואסור לעירובו.</w:t>
      </w:r>
    </w:p>
    <w:p w:rsidR="005851B8" w:rsidRPr="00E62A50" w:rsidRDefault="005851B8" w:rsidP="005851B8">
      <w:pPr>
        <w:pStyle w:val="afff9"/>
        <w:rPr>
          <w:rtl/>
        </w:rPr>
      </w:pPr>
      <w:r w:rsidRPr="00E62A50">
        <w:rPr>
          <w:rtl/>
        </w:rPr>
        <w:t>לעירובו אלפים אמה ולביתו יתר מכאן - אסור לביתו ומותר לעירובו.</w:t>
      </w:r>
    </w:p>
    <w:p w:rsidR="005851B8" w:rsidRPr="00E62A50" w:rsidRDefault="005851B8" w:rsidP="005851B8">
      <w:pPr>
        <w:pStyle w:val="afff9"/>
        <w:rPr>
          <w:rtl/>
        </w:rPr>
      </w:pPr>
      <w:r w:rsidRPr="00E62A50">
        <w:rPr>
          <w:rtl/>
        </w:rPr>
        <w:t>הנותן את עירובו בעיבורה של עיר - לא עשה ולא כלום. נתנו חוץ לתחום, אפילו אמה אחת מה שנשכר הוא מפסיד.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w:t>
      </w:r>
    </w:p>
    <w:p>
      <w:pPr>
        <w:pStyle w:val="afffff8"/>
        <w:rPr>
          <w:ins w:id="90303" w:author="קלוד" w:date="2026-10-11T12:24:08Z"/>
        </w:rPr>
      </w:pPr>
      <w:ins w:id="90304" w:author="קלוד" w:date="2026-10-11T12:24:08Z">
        <w:r>
          <w:rPr>
            <w:color w:val="7B3F00"/>
          </w:rPr>
          <w:t xml:space="preserve">שאמר לבנו 'ערב לי במערב' - לצד מי הכוונה</w:t>
        </w:r>
      </w:ins>
    </w:p>
    <w:p>
      <w:pPr>
        <w:pStyle w:val="38"/>
        <w:rPr>
          <w:ins w:id="95916" w:author="מנוע מכני" w:date="2026-10-11T12:04:40Z"/>
        </w:rPr>
      </w:pPr>
      <w:r w:rsidRPr="006F178A">
        <w:t xml:space="preserve">ר"יצ:</w:t>
      </w:r>
    </w:p>
    <w:p w:rsidR="005851B8" w:rsidRPr="006F178A" w:rsidRDefault="005851B8" w:rsidP="005851B8">
      <w:pPr>
        <w:rPr>
          <w:rtl/>
        </w:rPr>
      </w:pPr>
      <w:del w:id="95917" w:author="מנוע מכני" w:date="2026-10-11T12:04:40Z">
        <w:r w:rsidRPr="006F178A">
          <w:rPr>
            <w:rFonts w:ascii="Fb Fontext" w:hAnsi="Fb Fontext"/>
            <w:rtl/>
          </w:rPr>
          <w:delText xml:space="preserve"> </w:delText>
        </w:r>
      </w:del>
      <w:r w:rsidRPr="006F178A">
        <w:rPr>
          <w:rFonts w:ascii="Fb Fontext" w:hAnsi="Fb Fontext"/>
          <w:rtl/>
        </w:rPr>
        <w:t xml:space="preserve">למזרח - למזרח בנו, למערב - למערב בנו.</w:t>
      </w:r>
    </w:p>
    <w:p>
      <w:pPr>
        <w:pStyle w:val="38"/>
        <w:rPr>
          <w:ins w:id="95918" w:author="מנוע מכני" w:date="2026-10-11T12:04:40Z"/>
        </w:rPr>
      </w:pPr>
      <w:r w:rsidRPr="00132755">
        <w:t xml:space="preserve">רבא בר רב שילא:</w:t>
      </w:r>
    </w:p>
    <w:p w:rsidR="005851B8" w:rsidRPr="00132755" w:rsidRDefault="005851B8" w:rsidP="005851B8">
      <w:pPr>
        <w:rPr>
          <w:spacing w:val="-8"/>
          <w:rtl/>
        </w:rPr>
      </w:pPr>
      <w:del w:id="95919" w:author="מנוע מכני" w:date="2026-10-11T12:04:40Z">
        <w:r w:rsidRPr="00132755">
          <w:rPr>
            <w:spacing w:val="-8"/>
            <w:rtl/>
          </w:rPr>
          <w:delText xml:space="preserve"> </w:delText>
        </w:r>
      </w:del>
      <w:ins w:id="90348" w:author="מנוע מכני" w:date="2026-10-11T12:04:40Z">
        <w:r>
          <w:rPr>
            <w:spacing w:val="-8"/>
            <w:rtl/>
          </w:rPr>
          <w:t xml:space="preserve">אפי'</w:t>
        </w:r>
      </w:ins>
      <w:del w:id="90349" w:author="מנוע מכני" w:date="2026-10-11T12:04:40Z">
        <w:r w:rsidRPr="00132755">
          <w:rPr>
            <w:spacing w:val="-8"/>
            <w:rtl/>
          </w:rPr>
          <w:delText xml:space="preserve">אפילו</w:delText>
        </w:r>
      </w:del>
      <w:r w:rsidRPr="00132755">
        <w:rPr>
          <w:spacing w:val="-8"/>
          <w:rtl/>
        </w:rPr>
        <w:t xml:space="preserve"> </w:t>
      </w:r>
      <w:ins w:id="94402" w:author="מנוע מכני" w:date="2026-10-11T12:04:40Z">
        <w:r>
          <w:rPr>
            <w:spacing w:val="-8"/>
            <w:rtl/>
          </w:rPr>
          <w:t xml:space="preserve">תאמר</w:t>
        </w:r>
      </w:ins>
      <w:del w:id="94403" w:author="מנוע מכני" w:date="2026-10-11T12:04:40Z">
        <w:r w:rsidRPr="00132755">
          <w:rPr>
            <w:spacing w:val="-8"/>
            <w:rtl/>
          </w:rPr>
          <w:delText xml:space="preserve">תימא</w:delText>
        </w:r>
      </w:del>
      <w:r w:rsidRPr="00132755">
        <w:rPr>
          <w:spacing w:val="-8"/>
          <w:rtl/>
        </w:rPr>
        <w:t xml:space="preserve"> למזרח למזרח ביתו ולמערב למערב ביתו, כגון </w:t>
      </w:r>
      <w:ins w:id="94620" w:author="מנוע מכני" w:date="2026-10-11T12:04:40Z">
        <w:r>
          <w:rPr>
            <w:spacing w:val="-8"/>
            <w:rtl/>
          </w:rPr>
          <w:t xml:space="preserve">דעומד</w:t>
        </w:r>
      </w:ins>
      <w:del w:id="94621" w:author="מנוע מכני" w:date="2026-10-11T12:04:40Z">
        <w:r w:rsidRPr="00132755">
          <w:rPr>
            <w:spacing w:val="-8"/>
            <w:rtl/>
          </w:rPr>
          <w:delText xml:space="preserve">דקאי</w:delText>
        </w:r>
      </w:del>
      <w:r w:rsidRPr="00132755">
        <w:rPr>
          <w:spacing w:val="-8"/>
          <w:rtl/>
        </w:rPr>
        <w:t xml:space="preserve"> ביתיה באלכסונא.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סא.</w:t>
      </w:r>
    </w:p>
    <w:p>
      <w:pPr>
        <w:pStyle w:val="afffff8"/>
        <w:rPr>
          <w:ins w:id="90301" w:author="קלוד" w:date="2026-10-11T12:24:08Z"/>
        </w:rPr>
      </w:pPr>
      <w:ins w:id="90302" w:author="קלוד" w:date="2026-10-11T12:24:08Z">
        <w:r>
          <w:rPr>
            <w:color w:val="7B3F00"/>
          </w:rPr>
          <w:t xml:space="preserve">מה שנשכר מפסיד - כלתה מדתו בחצי העיר או בסופה</w:t>
        </w:r>
      </w:ins>
    </w:p>
    <w:p w:rsidR="005851B8" w:rsidRPr="006F178A" w:rsidRDefault="005851B8" w:rsidP="005851B8">
      <w:pPr>
        <w:rPr>
          <w:rtl/>
        </w:rPr>
      </w:pPr>
      <w:r w:rsidRPr="006F178A">
        <w:rPr>
          <w:rFonts w:ascii="Fb Fontext" w:hAnsi="Fb Fontext"/>
          <w:rtl/>
        </w:rPr>
        <w:t xml:space="preserve">נתנו חוץ לתחום, </w:t>
      </w:r>
      <w:ins w:id="90350" w:author="מנוע מכני" w:date="2026-10-11T12:04:40Z">
        <w:r>
          <w:rPr>
            <w:rFonts w:ascii="Fb Fontext" w:hAnsi="Fb Fontext"/>
            <w:rtl/>
          </w:rPr>
          <w:t xml:space="preserve">אפי'</w:t>
        </w:r>
      </w:ins>
      <w:del w:id="90351" w:author="מנוע מכני" w:date="2026-10-11T12:04:40Z">
        <w:r w:rsidRPr="006F178A">
          <w:rPr>
            <w:rFonts w:ascii="Fb Fontext" w:hAnsi="Fb Fontext"/>
            <w:rtl/>
          </w:rPr>
          <w:delText xml:space="preserve">אפילו</w:delText>
        </w:r>
      </w:del>
      <w:r w:rsidRPr="006F178A">
        <w:rPr>
          <w:rFonts w:ascii="Fb Fontext" w:hAnsi="Fb Fontext"/>
          <w:rtl/>
        </w:rPr>
        <w:t xml:space="preserve"> אמה אחת -היינו חוץ לעיבורה.</w:t>
      </w:r>
    </w:p>
    <w:p w:rsidR="005851B8" w:rsidRPr="00132755" w:rsidRDefault="005851B8" w:rsidP="005851B8">
      <w:pPr>
        <w:rPr>
          <w:rFonts w:cs="Guttman Vilna"/>
          <w:b/>
          <w:bCs/>
          <w:spacing w:val="-6"/>
          <w:rtl/>
        </w:rPr>
      </w:pPr>
      <w:r w:rsidRPr="00132755">
        <w:rPr>
          <w:spacing w:val="-6"/>
          <w:rtl/>
        </w:rPr>
        <w:t>מה שנשכר הוא מפסיד. והיינו שכלתה מידתו בסוף העיר וכל העיר כד"א בשבילו וסופר רק מסופה.</w:t>
      </w:r>
    </w:p>
    <w:p w:rsidR="005851B8" w:rsidRPr="006F178A" w:rsidRDefault="005851B8" w:rsidP="005851B8">
      <w:pPr>
        <w:rPr>
          <w:rtl/>
        </w:rPr>
      </w:pPr>
      <w:r w:rsidRPr="006F178A">
        <w:rPr>
          <w:rtl/>
        </w:rPr>
        <w:lastRenderedPageBreak/>
        <w:t xml:space="preserve">והא דנותן עירובו בתוך עיבורה של עיר </w:t>
      </w:r>
      <w:r w:rsidRPr="006F178A">
        <w:rPr>
          <w:rtl/>
        </w:rPr>
        <w:lastRenderedPageBreak/>
        <w:t xml:space="preserve">לא</w:t>
      </w:r>
      <w:r w:rsidRPr="006F178A">
        <w:rPr>
          <w:rtl/>
        </w:rPr>
        <w:lastRenderedPageBreak/>
        <w:t xml:space="preserve"> עשה ולא כלום מיירי שכלתה מדתו בחצי העיר.</w:t>
      </w:r>
    </w:p>
    <w:p>
      <w:pPr>
        <w:pStyle w:val="38"/>
        <w:rPr>
          <w:ins w:id="95920" w:author="מנוע מכני" w:date="2026-10-11T12:04:40Z"/>
        </w:rPr>
      </w:pPr>
      <w:r w:rsidRPr="006F178A">
        <w:t xml:space="preserve">וכדרבי אידי מריב"ל:</w:t>
      </w:r>
    </w:p>
    <w:p w:rsidR="005851B8" w:rsidRPr="006F178A" w:rsidRDefault="005851B8" w:rsidP="005851B8">
      <w:pPr>
        <w:rPr>
          <w:rtl/>
        </w:rPr>
      </w:pPr>
      <w:del w:id="95921" w:author="מנוע מכני" w:date="2026-10-11T12:04:40Z">
        <w:r w:rsidRPr="006F178A">
          <w:rPr>
            <w:rtl/>
          </w:rPr>
          <w:delText xml:space="preserve"> </w:delText>
        </w:r>
      </w:del>
      <w:r w:rsidRPr="006F178A">
        <w:rPr>
          <w:rtl/>
        </w:rPr>
        <w:t xml:space="preserve">דהיה מודד ובא, וכלתה מדתו בחצי העיר - אין לו אלא חצי העיר.</w:t>
      </w:r>
    </w:p>
    <w:p w:rsidR="005851B8" w:rsidRPr="006F178A" w:rsidRDefault="005851B8" w:rsidP="005851B8">
      <w:pPr>
        <w:rPr>
          <w:rtl/>
        </w:rPr>
      </w:pPr>
      <w:r w:rsidRPr="006F178A">
        <w:rPr>
          <w:rtl/>
        </w:rPr>
        <w:t>כלתה מדתו בסוף העיר - נעשית לו העיר כולה כארבע אמות, ומשלימין לו את השאר.</w:t>
      </w:r>
    </w:p>
    <w:p w:rsidR="005851B8" w:rsidRPr="00132755" w:rsidRDefault="005851B8" w:rsidP="005851B8">
      <w:pPr>
        <w:rPr>
          <w:b/>
          <w:bCs/>
          <w:spacing w:val="-2"/>
          <w:rtl/>
        </w:rPr>
      </w:pPr>
      <w:r w:rsidRPr="00132755">
        <w:rPr>
          <w:spacing w:val="-2"/>
          <w:rtl/>
        </w:rPr>
        <w:t>ואהך א"ר אידי: אין אלו אלא דברי נביאות. מה לי כלתה בחצי העיר, מה לי כלתה בסוף העיר.</w:t>
      </w:r>
    </w:p>
    <w:p>
      <w:pPr>
        <w:pStyle w:val="38"/>
        <w:rPr>
          <w:ins w:id="95922" w:author="מנוע מכני" w:date="2026-10-11T12:04:40Z"/>
        </w:rPr>
      </w:pPr>
      <w:r w:rsidRPr="00EC3AF0">
        <w:t>רבא:</w:t>
      </w:r>
    </w:p>
    <w:p w:rsidR="005851B8" w:rsidRDefault="005851B8" w:rsidP="005851B8">
      <w:pPr>
        <w:rPr>
          <w:rtl/>
        </w:rPr>
      </w:pPr>
      <w:del w:id="95923" w:author="מנוע מכני" w:date="2026-10-11T12:04:40Z">
        <w:r w:rsidRPr="006F178A">
          <w:rPr>
            <w:rtl/>
          </w:rPr>
          <w:delText xml:space="preserve"> </w:delText>
        </w:r>
      </w:del>
      <w:r w:rsidRPr="006F178A">
        <w:rPr>
          <w:rtl/>
        </w:rPr>
        <w:t xml:space="preserve">דחה </w:t>
      </w:r>
      <w:r w:rsidRPr="006F178A">
        <w:rPr>
          <w:rStyle w:val="2fb"/>
          <w:rtl/>
        </w:rPr>
        <w:t xml:space="preserve">לרב</w:t>
      </w:r>
      <w:r w:rsidRPr="006F178A">
        <w:rPr>
          <w:rtl/>
        </w:rPr>
        <w:t xml:space="preserve"> אידי </w:t>
      </w:r>
      <w:ins w:id="91332" w:author="מנוע מכני" w:date="2026-10-11T12:04:40Z">
        <w:r>
          <w:rPr>
            <w:rtl/>
          </w:rPr>
          <w:t xml:space="preserve">דשניהם</w:t>
        </w:r>
      </w:ins>
      <w:del w:id="91333" w:author="מנוע מכני" w:date="2026-10-11T12:04:40Z">
        <w:r w:rsidRPr="006F178A">
          <w:rPr>
            <w:rtl/>
          </w:rPr>
          <w:delText xml:space="preserve">דתרוייהו</w:delText>
        </w:r>
      </w:del>
      <w:r w:rsidRPr="006F178A">
        <w:rPr>
          <w:rtl/>
        </w:rPr>
        <w:t xml:space="preserve"> תננהי. אנשי עיר גדולה מהלכין את כל עיר קטנה, ואין אנשי עיר קטנה מהלכין את כל עיר גדולה והיינו מטעם דכלתה מידתן בחצי העיר </w:t>
      </w:r>
      <w:ins w:id="92682" w:author="מנוע מכני" w:date="2026-10-11T12:04:40Z">
        <w:r>
          <w:rPr>
            <w:rtl/>
          </w:rPr>
          <w:t xml:space="preserve">ואלו</w:t>
        </w:r>
      </w:ins>
      <w:del w:id="92683" w:author="מנוע מכני" w:date="2026-10-11T12:04:40Z">
        <w:r w:rsidRPr="006F178A">
          <w:rPr>
            <w:rtl/>
          </w:rPr>
          <w:delText xml:space="preserve">והני</w:delText>
        </w:r>
      </w:del>
      <w:r w:rsidRPr="006F178A">
        <w:rPr>
          <w:rtl/>
        </w:rPr>
        <w:t xml:space="preserve"> כלתה מדתן בסוף העיר. [ומהני בשניהם אבל </w:t>
      </w:r>
      <w:r w:rsidRPr="006F178A">
        <w:rPr>
          <w:rtl/>
        </w:rPr>
        <w:t xml:space="preserve">לא</w:t>
      </w:r>
      <w:r w:rsidRPr="006F178A">
        <w:rPr>
          <w:rtl/>
        </w:rPr>
        <w:t xml:space="preserve"> במודד]</w:t>
      </w:r>
    </w:p>
    <w:p w:rsidR="005851B8" w:rsidRPr="006F178A" w:rsidRDefault="005851B8" w:rsidP="005851B8">
      <w:pPr>
        <w:rPr>
          <w:rtl/>
        </w:rPr>
      </w:pPr>
      <w:r w:rsidRPr="006F178A">
        <w:rPr>
          <w:rStyle w:val="2fb"/>
          <w:rtl/>
        </w:rPr>
        <w:t xml:space="preserve">ורב</w:t>
      </w:r>
      <w:r w:rsidRPr="006F178A">
        <w:rPr>
          <w:rtl/>
        </w:rPr>
        <w:t xml:space="preserve"> אידי </w:t>
      </w:r>
      <w:ins w:id="94008" w:author="מנוע מכני" w:date="2026-10-11T12:04:40Z">
        <w:r>
          <w:rPr>
            <w:rtl/>
          </w:rPr>
          <w:t xml:space="preserve">סבר</w:t>
        </w:r>
      </w:ins>
      <w:del w:id="94009" w:author="מנוע מכני" w:date="2026-10-11T12:04:40Z">
        <w:r w:rsidRPr="006F178A">
          <w:rPr>
            <w:rtl/>
          </w:rPr>
          <w:delText xml:space="preserve">ס"ל</w:delText>
        </w:r>
      </w:del>
      <w:r w:rsidRPr="006F178A">
        <w:rPr>
          <w:rtl/>
        </w:rPr>
        <w:t xml:space="preserve"> דאנשי קתני ושניהם יכולים לטלטל בשני הערים ומוקים למתני' בנותן אבל במודד </w:t>
      </w:r>
      <w:r w:rsidRPr="006F178A">
        <w:rPr>
          <w:rtl/>
        </w:rPr>
        <w:t xml:space="preserve">לא</w:t>
      </w:r>
      <w:r w:rsidRPr="006F178A">
        <w:rPr>
          <w:rtl/>
        </w:rPr>
        <w:t xml:space="preserve"> </w:t>
      </w:r>
      <w:r w:rsidRPr="006F178A">
        <w:rPr>
          <w:rtl/>
        </w:rPr>
        <w:t xml:space="preserve">תנן</w:t>
      </w:r>
      <w:r w:rsidRPr="006F178A">
        <w:rPr>
          <w:rtl/>
        </w:rPr>
        <w:t xml:space="preserve">.</w:t>
      </w:r>
    </w:p>
    <w:p>
      <w:pPr>
        <w:pStyle w:val="38"/>
        <w:rPr>
          <w:ins w:id="95924" w:author="מנוע מכני" w:date="2026-10-11T12:04:40Z"/>
        </w:rPr>
      </w:pPr>
      <w:r w:rsidRPr="006F178A">
        <w:t xml:space="preserve">והך </w:t>
      </w:r>
      <w:r w:rsidRPr="006F178A">
        <w:t xml:space="preserve">דתנן</w:t>
      </w:r>
      <w:r w:rsidRPr="006F178A">
        <w:t xml:space="preserve">:</w:t>
      </w:r>
    </w:p>
    <w:p w:rsidR="005851B8" w:rsidRPr="006F178A" w:rsidRDefault="005851B8" w:rsidP="005851B8">
      <w:pPr>
        <w:rPr>
          <w:rtl/>
        </w:rPr>
      </w:pPr>
      <w:del w:id="95925" w:author="מנוע מכני" w:date="2026-10-11T12:04:40Z">
        <w:r w:rsidRPr="006F178A">
          <w:rPr>
            <w:rtl/>
          </w:rPr>
          <w:delText xml:space="preserve"> </w:delText>
        </w:r>
      </w:del>
      <w:r w:rsidRPr="006F178A">
        <w:rPr>
          <w:rtl/>
        </w:rPr>
        <w:t xml:space="preserve">ולמודד שאמרו נותנין לו אלפים אמה. </w:t>
      </w:r>
      <w:ins w:id="90352" w:author="מנוע מכני" w:date="2026-10-11T12:04:40Z">
        <w:r>
          <w:rPr>
            <w:rtl/>
          </w:rPr>
          <w:t xml:space="preserve">שאפי'</w:t>
        </w:r>
      </w:ins>
      <w:del w:id="90353" w:author="מנוע מכני" w:date="2026-10-11T12:04:40Z">
        <w:r w:rsidRPr="006F178A">
          <w:rPr>
            <w:rtl/>
          </w:rPr>
          <w:delText xml:space="preserve">שאפילו</w:delText>
        </w:r>
      </w:del>
      <w:r w:rsidRPr="006F178A">
        <w:rPr>
          <w:rtl/>
        </w:rPr>
        <w:t xml:space="preserve"> סוף מדתו כלה במערה. - סוף העיר </w:t>
      </w:r>
      <w:ins w:id="90307" w:author="Claude - סמנטי" w:date="2026-10-11T12:19:31Z">
        <w:r>
          <w:rPr>
            <w:rtl/>
          </w:rPr>
          <w:t xml:space="preserve">נצרכה</w:t>
        </w:r>
      </w:ins>
      <w:del w:id="90308" w:author="Claude - סמנטי" w:date="2026-10-11T12:19:31Z">
        <w:r w:rsidRPr="006F178A">
          <w:rPr>
            <w:rtl/>
          </w:rPr>
          <w:delText xml:space="preserve">איצטריכא</w:delText>
        </w:r>
      </w:del>
      <w:r w:rsidRPr="006F178A">
        <w:rPr>
          <w:rtl/>
        </w:rPr>
        <w:t xml:space="preserve"> </w:t>
      </w:r>
      <w:ins w:id="92684" w:author="מנוע מכני" w:date="2026-10-11T12:04:40Z">
        <w:r>
          <w:rPr>
            <w:rtl/>
          </w:rPr>
          <w:t xml:space="preserve">לו</w:t>
        </w:r>
      </w:ins>
      <w:del w:id="92685" w:author="מנוע מכני" w:date="2026-10-11T12:04:40Z">
        <w:r w:rsidRPr="006F178A">
          <w:rPr>
            <w:rtl/>
          </w:rPr>
          <w:delText xml:space="preserve">ליה</w:delText>
        </w:r>
      </w:del>
      <w:r w:rsidRPr="006F178A">
        <w:rPr>
          <w:rtl/>
        </w:rPr>
        <w:t xml:space="preserve">, דלא </w:t>
      </w:r>
      <w:r w:rsidRPr="006F178A">
        <w:rPr>
          <w:rtl/>
        </w:rPr>
        <w:t xml:space="preserve">תנן</w:t>
      </w:r>
      <w:r w:rsidRPr="006F178A">
        <w:rPr>
          <w:rtl/>
        </w:rPr>
        <w:t xml:space="preserve">.</w:t>
      </w:r>
    </w:p>
    <w:p>
      <w:pPr>
        <w:pStyle w:val="38"/>
        <w:rPr>
          <w:ins w:id="95926" w:author="מנוע מכני" w:date="2026-10-11T12:04:40Z"/>
        </w:rPr>
      </w:pPr>
      <w:r w:rsidRPr="006F178A">
        <w:t xml:space="preserve">ר"נ:</w:t>
      </w:r>
    </w:p>
    <w:p w:rsidR="005851B8" w:rsidRPr="006F178A" w:rsidRDefault="005851B8" w:rsidP="005851B8">
      <w:pPr>
        <w:rPr>
          <w:rtl/>
        </w:rPr>
      </w:pPr>
      <w:del w:id="95927" w:author="מנוע מכני" w:date="2026-10-11T12:04:40Z">
        <w:r w:rsidRPr="006F178A">
          <w:rPr>
            <w:rtl/>
          </w:rPr>
          <w:delText xml:space="preserve"> </w:delText>
        </w:r>
      </w:del>
      <w:r w:rsidRPr="006F178A">
        <w:rPr>
          <w:rtl/>
        </w:rPr>
        <w:t xml:space="preserve">מאן דתני אנשי - </w:t>
      </w:r>
      <w:r w:rsidRPr="006F178A">
        <w:rPr>
          <w:rtl/>
        </w:rPr>
        <w:t xml:space="preserve">לא</w:t>
      </w:r>
      <w:r w:rsidRPr="006F178A">
        <w:rPr>
          <w:rtl/>
        </w:rPr>
        <w:t xml:space="preserve"> משתבש, - דמוקים לה בנותן.</w:t>
      </w:r>
    </w:p>
    <w:p w:rsidR="005851B8" w:rsidRPr="006F178A" w:rsidRDefault="005851B8" w:rsidP="005851B8">
      <w:pPr>
        <w:rPr>
          <w:rtl/>
        </w:rPr>
      </w:pPr>
      <w:r w:rsidRPr="006F178A">
        <w:rPr>
          <w:rtl/>
        </w:rPr>
        <w:t xml:space="preserve">ומאן דתני אין אנשי </w:t>
      </w:r>
      <w:r w:rsidRPr="006F178A">
        <w:rPr>
          <w:rtl/>
        </w:rPr>
        <w:t xml:space="preserve">לא</w:t>
      </w:r>
      <w:r w:rsidRPr="006F178A">
        <w:rPr>
          <w:rtl/>
        </w:rPr>
        <w:t xml:space="preserve"> משתבש - דמוקים לה במודד.</w:t>
      </w:r>
    </w:p>
    <w:p>
      <w:pPr>
        <w:pStyle w:val="38"/>
        <w:rPr>
          <w:ins w:id="95928" w:author="מנוע מכני" w:date="2026-10-11T12:04:40Z"/>
        </w:rPr>
      </w:pPr>
      <w:r w:rsidRPr="006F178A">
        <w:t>וה</w:t>
      </w:r>
      <w:r w:rsidRPr="006F178A">
        <w:t>"ק</w:t>
      </w:r>
      <w:r w:rsidRPr="006F178A">
        <w:t xml:space="preserve">:</w:t>
      </w:r>
    </w:p>
    <w:p w:rsidR="005851B8" w:rsidRPr="006F178A" w:rsidRDefault="005851B8" w:rsidP="005851B8">
      <w:pPr>
        <w:rPr>
          <w:rtl/>
        </w:rPr>
      </w:pPr>
      <w:del w:id="95929" w:author="מנוע מכני" w:date="2026-10-11T12:04:40Z">
        <w:r w:rsidRPr="006F178A">
          <w:rPr>
            <w:rtl/>
          </w:rPr>
          <w:delText xml:space="preserve"> </w:delText>
        </w:r>
      </w:del>
      <w:r w:rsidRPr="006F178A">
        <w:rPr>
          <w:rtl/>
        </w:rPr>
        <w:t xml:space="preserve">אנשי עיר גדולה מהלכין את כל עיר קטנה, ואין אנשי עיר קטנה מהלכין את כל עיר גדולה.</w:t>
      </w:r>
      <w:r w:rsidRPr="006F178A">
        <w:rPr>
          <w:rFonts w:hint="cs"/>
          <w:rtl/>
        </w:rPr>
        <w:t xml:space="preserve"> </w:t>
      </w:r>
      <w:r w:rsidRPr="006F178A">
        <w:rPr>
          <w:rtl/>
        </w:rPr>
        <w:t xml:space="preserve">בד"א</w:t>
      </w:r>
      <w:r w:rsidRPr="006F178A">
        <w:rPr>
          <w:rtl/>
        </w:rPr>
        <w:t xml:space="preserve"> במודד.</w:t>
      </w:r>
    </w:p>
    <w:p w:rsidR="005851B8" w:rsidRPr="006F178A" w:rsidRDefault="005851B8" w:rsidP="005851B8">
      <w:pPr>
        <w:rPr>
          <w:rtl/>
        </w:rPr>
      </w:pPr>
      <w:r w:rsidRPr="006F178A">
        <w:rPr>
          <w:rtl/>
        </w:rPr>
        <w:t>אבל מי שהיה בעיר גדולה והניח את עירובו בעיר קטנה, או להיפך- מהלך את כולה וחוצה לה אלפים אמה.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99" w:author="קלוד" w:date="2026-10-11T12:24:08Z"/>
        </w:rPr>
      </w:pPr>
      <w:ins w:id="90300" w:author="קלוד" w:date="2026-10-11T12:24:08Z">
        <w:r>
          <w:rPr>
            <w:color w:val="7B3F00"/>
          </w:rPr>
          <w:t xml:space="preserve">עיר על שפת הנחל - דקה ארבע אמות ומדידה משפתו</w:t>
        </w:r>
      </w:ins>
    </w:p>
    <w:p>
      <w:pPr>
        <w:pStyle w:val="38"/>
        <w:rPr>
          <w:ins w:id="95930" w:author="מנוע מכני" w:date="2026-10-11T12:04:40Z"/>
        </w:rPr>
      </w:pPr>
      <w:r w:rsidRPr="006F178A">
        <w:t xml:space="preserve">ריו"ס מר"ה:</w:t>
      </w:r>
    </w:p>
    <w:p w:rsidR="005851B8" w:rsidRPr="006F178A" w:rsidRDefault="005851B8" w:rsidP="005851B8">
      <w:pPr>
        <w:rPr>
          <w:rtl/>
        </w:rPr>
      </w:pPr>
      <w:del w:id="95931" w:author="מנוע מכני" w:date="2026-10-11T12:04:40Z">
        <w:r w:rsidRPr="006F178A">
          <w:rPr>
            <w:rFonts w:ascii="Fb Fontext" w:hAnsi="Fb Fontext"/>
            <w:rtl/>
          </w:rPr>
          <w:delText xml:space="preserve"> </w:delText>
        </w:r>
      </w:del>
      <w:r w:rsidRPr="006F178A">
        <w:rPr>
          <w:rFonts w:ascii="Fb Fontext" w:hAnsi="Fb Fontext"/>
          <w:rtl/>
        </w:rPr>
        <w:t xml:space="preserve">עיר שיושבת על שפת הנחל, יש לפניה דקה ד"א מודדים לה משפת הנחל, ואם </w:t>
      </w:r>
      <w:ins w:id="91334" w:author="מנוע מכני" w:date="2026-10-11T12:04:40Z">
        <w:r>
          <w:rPr>
            <w:rFonts w:ascii="Fb Fontext" w:hAnsi="Fb Fontext"/>
            <w:rtl/>
          </w:rPr>
          <w:t xml:space="preserve">לא</w:t>
        </w:r>
      </w:ins>
      <w:del w:id="91335" w:author="מנוע מכני" w:date="2026-10-11T12:04:40Z">
        <w:r w:rsidRPr="006F178A">
          <w:rPr>
            <w:rFonts w:ascii="Fb Fontext" w:hAnsi="Fb Fontext"/>
            <w:rtl/>
          </w:rPr>
          <w:delText xml:space="preserve">לאו</w:delText>
        </w:r>
      </w:del>
      <w:r w:rsidRPr="006F178A">
        <w:rPr>
          <w:rFonts w:ascii="Fb Fontext" w:hAnsi="Fb Fontext"/>
          <w:rtl/>
        </w:rPr>
        <w:t xml:space="preserve"> - מודדין מפתח ביתו.</w:t>
      </w:r>
    </w:p>
    <w:p w:rsidR="005851B8" w:rsidRPr="006F178A" w:rsidRDefault="005851B8" w:rsidP="005851B8">
      <w:pPr>
        <w:rPr>
          <w:rtl/>
        </w:rPr>
      </w:pPr>
      <w:r w:rsidRPr="006F178A">
        <w:rPr>
          <w:rtl/>
        </w:rPr>
        <w:t xml:space="preserve">וחלוק מכל דקה דסגי ד' טפחים </w:t>
      </w:r>
      <w:ins w:id="91336" w:author="מנוע מכני" w:date="2026-10-11T12:04:40Z">
        <w:r>
          <w:rPr>
            <w:rtl/>
          </w:rPr>
          <w:t xml:space="preserve">דשם</w:t>
        </w:r>
      </w:ins>
      <w:del w:id="91337" w:author="מנוע מכני" w:date="2026-10-11T12:04:40Z">
        <w:r w:rsidRPr="006F178A">
          <w:rPr>
            <w:rtl/>
          </w:rPr>
          <w:delText xml:space="preserve">דהתם</w:delText>
        </w:r>
      </w:del>
      <w:r w:rsidRPr="006F178A">
        <w:rPr>
          <w:rtl/>
        </w:rPr>
        <w:t xml:space="preserve"> </w:t>
      </w:r>
      <w:r w:rsidRPr="006F178A">
        <w:rPr>
          <w:rtl/>
        </w:rPr>
        <w:t xml:space="preserve">לא</w:t>
      </w:r>
      <w:r w:rsidRPr="006F178A">
        <w:rPr>
          <w:rtl/>
        </w:rPr>
        <w:t xml:space="preserve"> בעיתא תשמישתא [ורק גילוי דעת] </w:t>
      </w:r>
      <w:r w:rsidRPr="006F178A">
        <w:rPr>
          <w:rtl/>
        </w:rPr>
        <w:t xml:space="preserve">משא"כ</w:t>
      </w:r>
      <w:r w:rsidRPr="006F178A">
        <w:rPr>
          <w:rtl/>
        </w:rPr>
        <w:t xml:space="preserve"> </w:t>
      </w:r>
      <w:ins w:id="91338" w:author="מנוע מכני" w:date="2026-10-11T12:04:40Z">
        <w:r>
          <w:rPr>
            <w:rtl/>
          </w:rPr>
          <w:t xml:space="preserve">כאן</w:t>
        </w:r>
      </w:ins>
      <w:del w:id="91339" w:author="מנוע מכני" w:date="2026-10-11T12:04:40Z">
        <w:r w:rsidRPr="006F178A">
          <w:rPr>
            <w:rtl/>
          </w:rPr>
          <w:delText xml:space="preserve">הכא</w:delText>
        </w:r>
      </w:del>
      <w:r w:rsidRPr="006F178A">
        <w:rPr>
          <w:rtl/>
        </w:rPr>
        <w:t xml:space="preserve"> בעי' ד'א דבעיתא </w:t>
      </w:r>
      <w:ins w:id="90309" w:author="Claude - סמנטי" w:date="2026-10-11T12:19:31Z">
        <w:r>
          <w:rPr>
            <w:rtl/>
          </w:rPr>
          <w:t xml:space="preserve">תשמיש</w:t>
        </w:r>
      </w:ins>
      <w:del w:id="90310" w:author="Claude - סמנטי" w:date="2026-10-11T12:19:31Z">
        <w:r w:rsidRPr="006F178A">
          <w:rPr>
            <w:rtl/>
          </w:rPr>
          <w:delText xml:space="preserve">תשמישתא</w:delText>
        </w:r>
      </w:del>
      <w:r w:rsidRPr="006F178A">
        <w:rPr>
          <w:rtl/>
        </w:rPr>
        <w:t xml:space="preserve">.</w:t>
      </w:r>
    </w:p>
    <w:p w:rsidR="005851B8" w:rsidRDefault="005851B8" w:rsidP="005851B8">
      <w:pPr>
        <w:rPr>
          <w:rtl/>
        </w:rPr>
      </w:pPr>
      <w:r w:rsidRPr="006F178A">
        <w:rPr>
          <w:rtl/>
        </w:rPr>
        <w:t xml:space="preserve">וכן </w:t>
      </w:r>
      <w:r>
        <w:rPr>
          <w:rtl/>
        </w:rPr>
        <w:t>חזי'</w:t>
      </w:r>
      <w:r w:rsidRPr="006F178A">
        <w:rPr>
          <w:rtl/>
        </w:rPr>
        <w:t xml:space="preserve"> מהא </w:t>
      </w:r>
      <w:r w:rsidRPr="006F178A">
        <w:rPr>
          <w:rStyle w:val="2fb"/>
          <w:rtl/>
        </w:rPr>
        <w:t xml:space="preserve">דרבי</w:t>
      </w:r>
      <w:r w:rsidRPr="006F178A">
        <w:rPr>
          <w:rtl/>
        </w:rPr>
        <w:t xml:space="preserve"> התיר לבני גדר שעשו דקה לירד לחמתן ולבני חמתן שלא עשו </w:t>
      </w:r>
      <w:r w:rsidRPr="006F178A">
        <w:rPr>
          <w:rtl/>
        </w:rPr>
        <w:t xml:space="preserve">לא</w:t>
      </w:r>
      <w:r w:rsidRPr="006F178A">
        <w:rPr>
          <w:rtl/>
        </w:rPr>
        <w:t xml:space="preserve"> התיר להם [לאלו שחוץ לתחום]</w:t>
      </w:r>
    </w:p>
    <w:p w:rsidR="005851B8" w:rsidRPr="006F178A" w:rsidRDefault="005851B8" w:rsidP="005851B8">
      <w:pPr>
        <w:rPr>
          <w:rtl/>
        </w:rPr>
      </w:pPr>
      <w:r w:rsidRPr="006F178A">
        <w:rPr>
          <w:rStyle w:val="afffe"/>
          <w:rFonts w:ascii="Fb Fontext" w:hAnsi="Fb Fontext"/>
          <w:b/>
          <w:rtl/>
        </w:rPr>
        <w:t>א.</w:t>
      </w:r>
      <w:r w:rsidRPr="006F178A">
        <w:rPr>
          <w:rtl/>
        </w:rPr>
        <w:t xml:space="preserve"> </w:t>
      </w:r>
      <w:r w:rsidRPr="006F178A">
        <w:rPr>
          <w:rStyle w:val="2fb"/>
          <w:rtl/>
        </w:rPr>
        <w:t xml:space="preserve">רב דימי</w:t>
      </w:r>
      <w:r w:rsidRPr="006F178A">
        <w:rPr>
          <w:rtl/>
        </w:rPr>
        <w:t xml:space="preserve"> </w:t>
      </w:r>
      <w:r w:rsidRPr="006F178A">
        <w:rPr>
          <w:rtl/>
        </w:rPr>
        <w:t xml:space="preserve">אמר</w:t>
      </w:r>
      <w:r w:rsidRPr="006F178A">
        <w:rPr>
          <w:rtl/>
        </w:rPr>
        <w:t xml:space="preserve"> ששם הטעם היה שהיו רבים בינהם והתיר היינו התקין, ובשבת ביחוד דשכיחי </w:t>
      </w:r>
      <w:ins w:id="92686" w:author="מנוע מכני" w:date="2026-10-11T12:04:40Z">
        <w:r>
          <w:rPr>
            <w:rtl/>
          </w:rPr>
          <w:t xml:space="preserve">בהם</w:t>
        </w:r>
      </w:ins>
      <w:del w:id="92687" w:author="מנוע מכני" w:date="2026-10-11T12:04:40Z">
        <w:r w:rsidRPr="006F178A">
          <w:rPr>
            <w:rtl/>
          </w:rPr>
          <w:delText xml:space="preserve">בהו</w:delText>
        </w:r>
      </w:del>
      <w:r w:rsidRPr="006F178A">
        <w:rPr>
          <w:rtl/>
        </w:rPr>
        <w:t xml:space="preserve"> שכרות.</w:t>
      </w:r>
    </w:p>
    <w:p w:rsidR="005851B8" w:rsidRPr="006F178A" w:rsidRDefault="005851B8" w:rsidP="005851B8">
      <w:pPr>
        <w:rPr>
          <w:rStyle w:val="afffe"/>
          <w:rFonts w:ascii="Fb Fontext" w:hAnsi="Fb Fontext"/>
          <w:b/>
          <w:rtl/>
        </w:rPr>
      </w:pPr>
      <w:r w:rsidRPr="006F178A">
        <w:rPr>
          <w:rtl/>
        </w:rPr>
        <w:t xml:space="preserve">ודווקא אסר לבני חמתן שבני גדר היו רבים עמהם, אבל כשהם ירדו לחמתן </w:t>
      </w:r>
      <w:r w:rsidRPr="006F178A">
        <w:rPr>
          <w:rtl/>
        </w:rPr>
        <w:t xml:space="preserve">לא</w:t>
      </w:r>
      <w:r w:rsidRPr="006F178A">
        <w:rPr>
          <w:rtl/>
        </w:rPr>
        <w:t xml:space="preserve"> רבו עמם - ככלב שאינו בעירו עד שבע שנים אינו נובח</w:t>
      </w:r>
      <w:ins w:id="93470" w:author="מנוע מכני" w:date="2026-10-11T12:04:40Z">
        <w:r>
          <w:rPr>
            <w:rtl/>
          </w:rPr>
          <w:t xml:space="preserve">,</w:t>
        </w:r>
      </w:ins>
      <w:del w:id="93471" w:author="מנוע מכני" w:date="2026-10-11T12:04:40Z">
        <w:r w:rsidRPr="006F178A">
          <w:rPr>
            <w:rtl/>
          </w:rPr>
          <w:delText xml:space="preserve"> ,</w:delText>
        </w:r>
      </w:del>
      <w:r w:rsidRPr="006F178A">
        <w:rPr>
          <w:rtl/>
        </w:rPr>
        <w:t xml:space="preserve"> ועדיין </w:t>
      </w:r>
      <w:r w:rsidRPr="006F178A">
        <w:rPr>
          <w:rtl/>
        </w:rPr>
        <w:t xml:space="preserve">לא</w:t>
      </w:r>
      <w:r w:rsidRPr="006F178A">
        <w:rPr>
          <w:rtl/>
        </w:rPr>
        <w:t xml:space="preserve"> היו כפופים להם בשיעור כזה שבני חמתן יריבו עמם.</w:t>
      </w:r>
    </w:p>
    <w:p>
      <w:pPr>
        <w:pStyle w:val="38"/>
        <w:rPr>
          <w:ins w:id="95932" w:author="מנוע מכני" w:date="2026-10-11T12:04:40Z"/>
        </w:rPr>
      </w:pPr>
      <w:r w:rsidRPr="006F178A">
        <w:t>ב.</w:t>
      </w:r>
      <w:r w:rsidRPr="006F178A">
        <w:t xml:space="preserve"> </w:t>
      </w:r>
      <w:ins w:id="90354" w:author="מנוע מכני" w:date="2026-10-11T12:04:40Z">
        <w:r>
          <w:t xml:space="preserve">ר"ס</w:t>
        </w:r>
      </w:ins>
      <w:del w:id="90355" w:author="מנוע מכני" w:date="2026-10-11T12:04:40Z">
        <w:r w:rsidRPr="006F178A">
          <w:delText xml:space="preserve">רב ספרא</w:delText>
        </w:r>
      </w:del>
      <w:del w:id="97050" w:author="מנוע מכני" w:date="2026-10-11T12:04:40Z">
        <w:r w:rsidRPr="006F178A">
          <w:delText xml:space="preserve"> אמר</w:delText>
        </w:r>
      </w:del>
      <w:r w:rsidRPr="006F178A">
        <w:t xml:space="preserve">:</w:t>
      </w:r>
    </w:p>
    <w:p w:rsidR="005851B8" w:rsidRPr="006F178A" w:rsidRDefault="005851B8" w:rsidP="005851B8">
      <w:pPr>
        <w:rPr>
          <w:rStyle w:val="afffe"/>
          <w:rFonts w:ascii="Fb Fontext" w:hAnsi="Fb Fontext"/>
          <w:b/>
          <w:rtl/>
        </w:rPr>
      </w:pPr>
      <w:del w:id="95933" w:author="מנוע מכני" w:date="2026-10-11T12:04:40Z">
        <w:r w:rsidRPr="006F178A">
          <w:rPr>
            <w:rtl/>
          </w:rPr>
          <w:delText xml:space="preserve"> </w:delText>
        </w:r>
      </w:del>
      <w:r w:rsidRPr="006F178A">
        <w:rPr>
          <w:rtl/>
        </w:rPr>
        <w:t xml:space="preserve">עיר העשויה כקשת </w:t>
      </w:r>
      <w:ins w:id="93420" w:author="מנוע מכני" w:date="2026-10-11T12:04:40Z">
        <w:r>
          <w:rPr>
            <w:rtl/>
          </w:rPr>
          <w:t xml:space="preserve">היה</w:t>
        </w:r>
      </w:ins>
      <w:del w:id="93421" w:author="מנוע מכני" w:date="2026-10-11T12:04:40Z">
        <w:r w:rsidRPr="006F178A">
          <w:rPr>
            <w:rtl/>
          </w:rPr>
          <w:delText xml:space="preserve">הואי</w:delText>
        </w:r>
      </w:del>
      <w:r w:rsidRPr="006F178A">
        <w:rPr>
          <w:rtl/>
        </w:rPr>
        <w:t xml:space="preserve">.</w:t>
      </w:r>
    </w:p>
    <w:p w:rsidR="005851B8" w:rsidRPr="006F178A" w:rsidRDefault="005851B8" w:rsidP="005851B8">
      <w:pPr>
        <w:rPr>
          <w:rtl/>
        </w:rPr>
      </w:pPr>
      <w:r w:rsidRPr="006F178A">
        <w:rPr>
          <w:rStyle w:val="afffe"/>
          <w:rFonts w:ascii="Fb Fontext" w:hAnsi="Fb Fontext"/>
          <w:b/>
          <w:rtl/>
        </w:rPr>
        <w:t>ג.</w:t>
      </w:r>
      <w:r w:rsidRPr="006F178A">
        <w:rPr>
          <w:rStyle w:val="afffe"/>
          <w:rFonts w:ascii="Fb Fontext" w:hAnsi="Fb Fontext" w:hint="cs"/>
          <w:rtl/>
        </w:rPr>
        <w:t xml:space="preserve"> </w:t>
      </w:r>
      <w:r w:rsidRPr="006F178A">
        <w:rPr>
          <w:rStyle w:val="2fb"/>
          <w:rtl/>
        </w:rPr>
        <w:t>ר</w:t>
      </w:r>
      <w:r>
        <w:rPr>
          <w:rStyle w:val="2fb"/>
          <w:rFonts w:hint="cs"/>
          <w:rtl/>
        </w:rPr>
        <w:t xml:space="preserve">ד</w:t>
      </w:r>
      <w:ins w:id="90049" w:author="מנוע מכני" w:date="2026-10-11T12:04:40Z">
        <w:r>
          <w:rPr>
            <w:rStyle w:val="2fb"/>
            <w:rFonts w:hint="cs"/>
            <w:rtl/>
          </w:rPr>
          <w:t xml:space="preserve">ב"ח</w:t>
        </w:r>
      </w:ins>
      <w:del w:id="90050" w:author="מנוע מכני" w:date="2026-10-11T12:04:40Z">
        <w:r>
          <w:rPr>
            <w:rFonts w:hint="cs"/>
            <w:rtl/>
          </w:rPr>
          <w:delText xml:space="preserve">ב''ח</w:delText>
        </w:r>
      </w:del>
      <w:r w:rsidRPr="006F178A">
        <w:rPr>
          <w:rtl/>
        </w:rPr>
        <w:t xml:space="preserve">: אנשי עיר גדולה ואנשי עיר קטנה </w:t>
      </w:r>
      <w:ins w:id="93422" w:author="מנוע מכני" w:date="2026-10-11T12:04:40Z">
        <w:r>
          <w:rPr>
            <w:rtl/>
          </w:rPr>
          <w:t xml:space="preserve">היה</w:t>
        </w:r>
      </w:ins>
      <w:del w:id="93423" w:author="מנוע מכני" w:date="2026-10-11T12:04:40Z">
        <w:r w:rsidRPr="006F178A">
          <w:rPr>
            <w:rtl/>
          </w:rPr>
          <w:delText xml:space="preserve">הואי</w:delText>
        </w:r>
      </w:del>
      <w:r w:rsidRPr="006F178A">
        <w:rPr>
          <w:rtl/>
        </w:rPr>
        <w:t xml:space="preserve">.</w:t>
      </w:r>
    </w:p>
    <w:p w:rsidR="005851B8" w:rsidRPr="006F178A" w:rsidRDefault="005851B8" w:rsidP="005851B8">
      <w:pPr>
        <w:rPr>
          <w:rtl/>
        </w:rPr>
      </w:pPr>
      <w:ins w:id="90356" w:author="מנוע מכני" w:date="2026-10-11T12:04:40Z">
        <w:r>
          <w:rPr>
            <w:rStyle w:val="2fb"/>
            <w:rtl/>
          </w:rPr>
          <w:t xml:space="preserve">ר"כ</w:t>
        </w:r>
      </w:ins>
      <w:del w:id="90357" w:author="מנוע מכני" w:date="2026-10-11T12:04:40Z">
        <w:r w:rsidRPr="006F178A">
          <w:rPr>
            <w:rtl/>
          </w:rPr>
          <w:delText xml:space="preserve">רב כהנא</w:delText>
        </w:r>
      </w:del>
      <w:r w:rsidRPr="006F178A">
        <w:rPr>
          <w:rtl/>
        </w:rPr>
        <w:t xml:space="preserve"> </w:t>
      </w:r>
      <w:ins w:id="94404" w:author="מנוע מכני" w:date="2026-10-11T12:04:40Z">
        <w:r>
          <w:rPr>
            <w:rtl/>
          </w:rPr>
          <w:t xml:space="preserve">שונה</w:t>
        </w:r>
      </w:ins>
      <w:del w:id="94405" w:author="מנוע מכני" w:date="2026-10-11T12:04:40Z">
        <w:r w:rsidRPr="006F178A">
          <w:rPr>
            <w:rtl/>
          </w:rPr>
          <w:delText xml:space="preserve">מתני</w:delText>
        </w:r>
      </w:del>
      <w:r w:rsidRPr="006F178A">
        <w:rPr>
          <w:rtl/>
        </w:rPr>
        <w:t xml:space="preserve"> </w:t>
      </w:r>
      <w:ins w:id="92688" w:author="מנוע מכני" w:date="2026-10-11T12:04:40Z">
        <w:r>
          <w:rPr>
            <w:rtl/>
          </w:rPr>
          <w:t xml:space="preserve">כך</w:t>
        </w:r>
      </w:ins>
      <w:del w:id="92689" w:author="מנוע מכני" w:date="2026-10-11T12:04:40Z">
        <w:r w:rsidRPr="006F178A">
          <w:rPr>
            <w:rtl/>
          </w:rPr>
          <w:delText xml:space="preserve">הכי</w:delText>
        </w:r>
      </w:del>
      <w:r w:rsidRPr="006F178A">
        <w:rPr>
          <w:rtl/>
        </w:rPr>
        <w:t xml:space="preserve">.</w:t>
      </w:r>
    </w:p>
    <w:p>
      <w:pPr>
        <w:pStyle w:val="38"/>
        <w:rPr>
          <w:ins w:id="95934" w:author="מנוע מכני" w:date="2026-10-11T12:04:40Z"/>
        </w:rPr>
      </w:pPr>
      <w:r w:rsidRPr="006F178A">
        <w:t xml:space="preserve">רב טביומי </w:t>
      </w:r>
      <w:ins w:id="94406" w:author="מנוע מכני" w:date="2026-10-11T12:04:40Z">
        <w:r>
          <w:t xml:space="preserve">שונה</w:t>
        </w:r>
      </w:ins>
      <w:del w:id="94407" w:author="מנוע מכני" w:date="2026-10-11T12:04:40Z">
        <w:r w:rsidRPr="006F178A">
          <w:delText xml:space="preserve">מתני</w:delText>
        </w:r>
      </w:del>
      <w:r w:rsidRPr="006F178A">
        <w:t xml:space="preserve"> </w:t>
      </w:r>
      <w:ins w:id="92690" w:author="מנוע מכני" w:date="2026-10-11T12:04:40Z">
        <w:r>
          <w:t xml:space="preserve">כך</w:t>
        </w:r>
      </w:ins>
      <w:del w:id="92691" w:author="מנוע מכני" w:date="2026-10-11T12:04:40Z">
        <w:r w:rsidRPr="006F178A">
          <w:delText xml:space="preserve">הכי</w:delText>
        </w:r>
      </w:del>
      <w:r w:rsidRPr="006F178A">
        <w:t xml:space="preserve">:</w:t>
      </w:r>
    </w:p>
    <w:p w:rsidR="005851B8" w:rsidRPr="006F178A" w:rsidRDefault="005851B8" w:rsidP="005851B8">
      <w:pPr>
        <w:rPr>
          <w:rtl/>
        </w:rPr>
      </w:pPr>
      <w:del w:id="95935" w:author="מנוע מכני" w:date="2026-10-11T12:04:40Z">
        <w:r w:rsidRPr="006F178A">
          <w:rPr>
            <w:rtl/>
          </w:rPr>
          <w:delText xml:space="preserve"> </w:delText>
        </w:r>
      </w:del>
      <w:r w:rsidRPr="006F178A">
        <w:rPr>
          <w:rStyle w:val="2fb"/>
          <w:rtl/>
        </w:rPr>
        <w:t xml:space="preserve">ר"ס</w:t>
      </w:r>
      <w:r w:rsidRPr="006F178A">
        <w:rPr>
          <w:rtl/>
        </w:rPr>
        <w:t xml:space="preserve"> </w:t>
      </w:r>
      <w:r w:rsidRPr="006F178A">
        <w:rPr>
          <w:rStyle w:val="2fb"/>
          <w:rtl/>
        </w:rPr>
        <w:t xml:space="preserve">ורדב"ח</w:t>
      </w:r>
      <w:r w:rsidRPr="006F178A">
        <w:rPr>
          <w:rtl/>
        </w:rPr>
        <w:t xml:space="preserve">. חד </w:t>
      </w:r>
      <w:r w:rsidRPr="006F178A">
        <w:rPr>
          <w:rtl/>
        </w:rPr>
        <w:t xml:space="preserve">אמר</w:t>
      </w:r>
      <w:r w:rsidRPr="006F178A">
        <w:rPr>
          <w:rtl/>
        </w:rPr>
        <w:t xml:space="preserve">: עיר העשויה כקשת </w:t>
      </w:r>
      <w:ins w:id="93424" w:author="מנוע מכני" w:date="2026-10-11T12:04:40Z">
        <w:r>
          <w:rPr>
            <w:rtl/>
          </w:rPr>
          <w:t xml:space="preserve">היה</w:t>
        </w:r>
      </w:ins>
      <w:del w:id="93425" w:author="מנוע מכני" w:date="2026-10-11T12:04:40Z">
        <w:r w:rsidRPr="006F178A">
          <w:rPr>
            <w:rtl/>
          </w:rPr>
          <w:delText xml:space="preserve">הואי</w:delText>
        </w:r>
      </w:del>
      <w:r w:rsidRPr="006F178A">
        <w:rPr>
          <w:rtl/>
        </w:rPr>
        <w:t xml:space="preserve">, וחד </w:t>
      </w:r>
      <w:r w:rsidRPr="006F178A">
        <w:rPr>
          <w:rtl/>
        </w:rPr>
        <w:t xml:space="preserve">אמר</w:t>
      </w:r>
      <w:r w:rsidRPr="006F178A">
        <w:rPr>
          <w:rtl/>
        </w:rPr>
        <w:t xml:space="preserve">: אנשי עיר קטנה ואנשי עיר גדולה </w:t>
      </w:r>
      <w:ins w:id="93426" w:author="מנוע מכני" w:date="2026-10-11T12:04:40Z">
        <w:r>
          <w:rPr>
            <w:rtl/>
          </w:rPr>
          <w:t xml:space="preserve">היה</w:t>
        </w:r>
      </w:ins>
      <w:del w:id="93427" w:author="מנוע מכני" w:date="2026-10-11T12:04:40Z">
        <w:r w:rsidRPr="006F178A">
          <w:rPr>
            <w:rtl/>
          </w:rPr>
          <w:delText xml:space="preserve">הואי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סא.</w:t>
      </w:r>
    </w:p>
    <w:p>
      <w:pPr>
        <w:pStyle w:val="MishnaBatzad"/>
        <w:rPr>
          <w:ins w:id="20319" w:author="קלוד" w:date="2026-10-11T09:07:28Z"/>
        </w:rPr>
      </w:pPr>
      <w:ins w:id="20318" w:author="קלוד" w:date="2026-10-11T09:07:28Z">
        <w:r>
          <w:t xml:space="preserve">משנה ח</w:t>
        </w:r>
      </w:ins>
    </w:p>
    <w:p w:rsidR="005851B8" w:rsidRPr="00E62A50" w:rsidRDefault="005851B8" w:rsidP="005851B8">
      <w:pPr>
        <w:pStyle w:val="afff9"/>
        <w:rPr>
          <w:del w:id="20150" w:author="קלוד" w:date="2026-10-11T09:07:28Z"/>
          <w:rtl/>
        </w:rPr>
      </w:pPr>
      <w:del w:id="20149"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37" w:author="קלוד" w:date="2026-10-11T12:09:42Z">
          <w:pPr>
            <w:pStyle w:val="afff9"/>
          </w:pPr>
        </w:pPrChange>
      </w:pPr>
      <w:r w:rsidRPr="00E62A50">
        <w:rPr>
          <w:rtl/>
        </w:rPr>
        <w:t>אנשי עיר גדולה מהלכין את כל עיר קטנה, ואנשי עיר קטנה מהלכין את כל עיר גדולה.</w:t>
      </w:r>
    </w:p>
    <w:p w:rsidR="005851B8" w:rsidRPr="00E62A50" w:rsidRDefault="005851B8" w:rsidP="005851B8">
      <w:pPr>
        <w:pStyle w:val="afff9"/>
        <w:rPr>
          <w:rtl/>
        </w:rPr>
      </w:pPr>
      <w:r w:rsidRPr="00E62A50">
        <w:rPr>
          <w:rtl/>
        </w:rPr>
        <w:t>כיצד מי שהיה בעיר גדולה ונתן עירובו בעיר קטנה, בקטנה ונתן עירובו בגדולה מהלך כולה וחוצה לה אלפים אמה.</w:t>
      </w:r>
    </w:p>
    <w:p w:rsidR="005851B8" w:rsidRPr="00E62A50" w:rsidRDefault="005851B8" w:rsidP="005851B8">
      <w:pPr>
        <w:pStyle w:val="afff9"/>
        <w:rPr>
          <w:rtl/>
        </w:rPr>
      </w:pPr>
      <w:r>
        <w:rPr>
          <w:rStyle w:val="TanaimMishna"/>
          <w:rtl/>
          <w:rPrChange w:id="98116" w:author="Claude" w:date="2026-10-11T09:07:58Z">
            <w:rPr>
              <w:rtl/>
            </w:rPr>
          </w:rPrChange>
        </w:rPr>
        <w:t xml:space="preserve">ר"ע</w:t>
      </w:r>
      <w:r>
        <w:rPr>
          <w:rStyle w:val="TanaimMishna"/>
          <w:rtl/>
          <w:rPrChange w:id="98117" w:author="Claude" w:date="2026-10-11T09:07:58Z">
            <w:rPr>
              <w:rtl/>
            </w:rPr>
          </w:rPrChange>
        </w:rPr>
        <w:t xml:space="preserve">:</w:t>
      </w:r>
      <w:r>
        <w:rPr>
          <w:rtl/>
        </w:rPr>
        <w:t xml:space="preserve"> אין לו אלא ממקום עירובו אלפים אמה. [משא"כ במי ששבת]</w:t>
      </w:r>
    </w:p>
    <w:p w:rsidR="005851B8" w:rsidRPr="00E62A50" w:rsidRDefault="005851B8" w:rsidP="005851B8">
      <w:pPr>
        <w:pStyle w:val="afff9"/>
        <w:rPr>
          <w:rtl/>
        </w:rPr>
      </w:pPr>
      <w:r>
        <w:rPr>
          <w:rtl/>
        </w:rPr>
        <w:t xml:space="preserve">א"ל </w:t>
      </w:r>
      <w:r>
        <w:rPr>
          <w:rStyle w:val="TanaimMishna"/>
          <w:rtl/>
          <w:rPrChange w:id="98118" w:author="Claude" w:date="2026-10-11T09:07:58Z">
            <w:rPr>
              <w:rtl/>
            </w:rPr>
          </w:rPrChange>
        </w:rPr>
        <w:t xml:space="preserve">ר"ע</w:t>
      </w:r>
      <w:r>
        <w:rPr>
          <w:rStyle w:val="TanaimMishna"/>
          <w:rtl/>
          <w:rPrChange w:id="98119" w:author="Claude" w:date="2026-10-11T09:07:58Z">
            <w:rPr>
              <w:rtl/>
            </w:rPr>
          </w:rPrChange>
        </w:rPr>
        <w:t xml:space="preserve">:</w:t>
      </w:r>
      <w:r>
        <w:rPr>
          <w:rtl/>
        </w:rPr>
        <w:t xml:space="preserve"> אי אתם מודים לי בנותן עירובו במערה, שאין לו אלא ממקום עירובו אלפים אמה.</w:t>
      </w:r>
    </w:p>
    <w:p w:rsidR="005851B8" w:rsidRPr="00E62A50" w:rsidRDefault="005851B8" w:rsidP="005851B8">
      <w:pPr>
        <w:pStyle w:val="afff9"/>
        <w:rPr>
          <w:rtl/>
        </w:rPr>
      </w:pPr>
      <w:r w:rsidRPr="00E62A50">
        <w:rPr>
          <w:rtl/>
        </w:rPr>
        <w:lastRenderedPageBreak/>
        <w:t>א"ל: אימתי בזמן שאין בה דיורין, אבל יש בה דיורין מהלך את כולה וחוצה לה אלפים אמה.</w:t>
      </w:r>
    </w:p>
    <w:p w:rsidR="005851B8" w:rsidRPr="00E62A50" w:rsidRDefault="005851B8" w:rsidP="005851B8">
      <w:pPr>
        <w:pStyle w:val="afff9"/>
        <w:rPr>
          <w:rtl/>
        </w:rPr>
      </w:pPr>
      <w:r w:rsidRPr="00E62A50">
        <w:rPr>
          <w:rtl/>
        </w:rPr>
        <w:t>נמצא קל תוכה מעל גבה. [דבעל גבה סופר אלפיים אמה ובתוכה הכל עולה במידת תחומו ומונה מסופה]</w:t>
      </w:r>
    </w:p>
    <w:p w:rsidR="005851B8" w:rsidRPr="00E62A50" w:rsidRDefault="005851B8" w:rsidP="005851B8">
      <w:pPr>
        <w:pStyle w:val="afff9"/>
        <w:rPr>
          <w:rtl/>
        </w:rPr>
      </w:pPr>
      <w:r w:rsidRPr="00E62A50">
        <w:rPr>
          <w:rtl/>
        </w:rPr>
        <w:t>ולמודד שאמרו נותנין אלפים אמה - שאפילו סוף מדתו כלה במערה.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סא:</w:t>
      </w:r>
    </w:p>
    <w:p>
      <w:pPr>
        <w:pStyle w:val="afffff8"/>
        <w:rPr>
          <w:ins w:id="90297" w:author="קלוד" w:date="2026-10-11T12:24:08Z"/>
        </w:rPr>
      </w:pPr>
      <w:ins w:id="90298" w:author="קלוד" w:date="2026-10-11T12:24:08Z">
        <w:r>
          <w:rPr>
            <w:color w:val="7B3F00"/>
          </w:rPr>
          <w:t xml:space="preserve">שבת או הניח עירובו בעיר חריבה</w:t>
        </w:r>
      </w:ins>
    </w:p>
    <w:p>
      <w:pPr>
        <w:pStyle w:val="38"/>
        <w:rPr>
          <w:ins w:id="95937" w:author="מנוע מכני" w:date="2026-10-11T12:04:40Z"/>
        </w:rPr>
      </w:pPr>
      <w:del w:id="95936" w:author="מנוע מכני" w:date="2026-10-11T12:04:40Z">
        <w:r w:rsidRPr="006F178A">
          <w:delText xml:space="preserve">•</w:delText>
        </w:r>
      </w:del>
      <w:r w:rsidRPr="006F178A">
        <w:t xml:space="preserve"> אריא"ש:</w:t>
      </w:r>
    </w:p>
    <w:p w:rsidR="005851B8" w:rsidRPr="006F178A" w:rsidRDefault="005851B8" w:rsidP="005851B8">
      <w:pPr>
        <w:rPr>
          <w:rtl/>
        </w:rPr>
      </w:pPr>
      <w:del w:id="95938" w:author="מנוע מכני" w:date="2026-10-11T12:04:40Z">
        <w:r w:rsidRPr="006F178A">
          <w:rPr>
            <w:rFonts w:ascii="Fb Fontext" w:hAnsi="Fb Fontext"/>
            <w:rtl/>
          </w:rPr>
          <w:delText xml:space="preserve"> </w:delText>
        </w:r>
      </w:del>
      <w:r w:rsidRPr="006F178A">
        <w:rPr>
          <w:rFonts w:ascii="Fb Fontext" w:hAnsi="Fb Fontext"/>
          <w:rtl/>
        </w:rPr>
        <w:t xml:space="preserve">לרבנן: </w:t>
      </w:r>
      <w:r w:rsidRPr="006F178A">
        <w:rPr>
          <w:rStyle w:val="afffe"/>
          <w:rFonts w:ascii="Fb Fontext" w:hAnsi="Fb Fontext"/>
          <w:rtl/>
        </w:rPr>
        <w:t>שבת</w:t>
      </w:r>
      <w:r w:rsidRPr="006F178A">
        <w:rPr>
          <w:rFonts w:ascii="Fb Fontext" w:hAnsi="Fb Fontext"/>
          <w:rtl/>
        </w:rPr>
        <w:t xml:space="preserve"> בעיר חריבה - לרבנן מהלך את כולה וחוצה לה אלפים אמה.</w:t>
      </w:r>
    </w:p>
    <w:p w:rsidR="005851B8" w:rsidRPr="006F178A" w:rsidRDefault="005851B8" w:rsidP="005851B8">
      <w:pPr>
        <w:rPr>
          <w:rtl/>
        </w:rPr>
      </w:pPr>
      <w:r w:rsidRPr="006F178A">
        <w:rPr>
          <w:rStyle w:val="afffe"/>
          <w:rFonts w:ascii="Fb Fontext" w:hAnsi="Fb Fontext"/>
          <w:rtl/>
        </w:rPr>
        <w:t>הניח</w:t>
      </w:r>
      <w:r w:rsidRPr="006F178A">
        <w:rPr>
          <w:rtl/>
        </w:rPr>
        <w:t xml:space="preserve"> עירובו בעיר חריבה - אין לו ממקום עירובו אלא אלפים אמה.</w:t>
      </w:r>
    </w:p>
    <w:p>
      <w:pPr>
        <w:pStyle w:val="38"/>
        <w:rPr>
          <w:ins w:id="95939" w:author="מנוע מכני" w:date="2026-10-11T12:04:40Z"/>
        </w:rPr>
      </w:pPr>
      <w:r w:rsidRPr="006F178A">
        <w:t xml:space="preserve">ר"א:</w:t>
      </w:r>
    </w:p>
    <w:p w:rsidR="005851B8" w:rsidRPr="006F178A" w:rsidRDefault="005851B8" w:rsidP="005851B8">
      <w:pPr>
        <w:rPr>
          <w:rtl/>
        </w:rPr>
      </w:pPr>
      <w:del w:id="95940" w:author="מנוע מכני" w:date="2026-10-11T12:04:40Z">
        <w:r w:rsidRPr="006F178A">
          <w:rPr>
            <w:rtl/>
          </w:rPr>
          <w:delText xml:space="preserve"> </w:delText>
        </w:r>
      </w:del>
      <w:r w:rsidRPr="006F178A">
        <w:rPr>
          <w:rtl/>
        </w:rPr>
        <w:t xml:space="preserve">אחד שבת ואחד הניח - מהלך את כולה וחוצה לה אלפים אמה.</w:t>
      </w:r>
    </w:p>
    <w:p w:rsidR="005851B8" w:rsidRPr="006F178A" w:rsidRDefault="005851B8" w:rsidP="005851B8">
      <w:pPr>
        <w:rPr>
          <w:rtl/>
        </w:rPr>
      </w:pPr>
      <w:r w:rsidRPr="006F178A">
        <w:rPr>
          <w:rStyle w:val="2fb"/>
          <w:rtl/>
        </w:rPr>
        <w:t xml:space="preserve">ולר"א</w:t>
      </w:r>
      <w:r w:rsidRPr="006F178A">
        <w:rPr>
          <w:rtl/>
        </w:rPr>
        <w:t xml:space="preserve"> הך דאין בה דיורין דמתני' דיש לו רק אלפים אמה היינו אינה ראוייה לדירה.</w:t>
      </w:r>
    </w:p>
    <w:p w:rsidR="005851B8" w:rsidRPr="006F178A" w:rsidRDefault="005851B8" w:rsidP="005851B8">
      <w:pPr>
        <w:rPr>
          <w:rtl/>
        </w:rPr>
      </w:pPr>
      <w:r w:rsidRPr="006F178A">
        <w:rPr>
          <w:rtl/>
        </w:rPr>
        <w:t xml:space="preserve">משא"כ</w:t>
      </w:r>
      <w:r w:rsidRPr="006F178A">
        <w:rPr>
          <w:rtl/>
        </w:rPr>
        <w:t xml:space="preserve"> ביש מחיצות </w:t>
      </w:r>
      <w:r>
        <w:rPr>
          <w:rtl/>
        </w:rPr>
        <w:t>אפי'</w:t>
      </w:r>
      <w:r w:rsidRPr="006F178A">
        <w:rPr>
          <w:rtl/>
        </w:rPr>
        <w:t xml:space="preserve"> שאין בה דיורין מהלך את כולה.</w:t>
      </w:r>
    </w:p>
    <w:p w:rsidR="005851B8" w:rsidRPr="006F178A" w:rsidRDefault="005851B8" w:rsidP="005851B8">
      <w:pPr>
        <w:rPr>
          <w:rtl/>
        </w:rPr>
      </w:pPr>
      <w:r w:rsidRPr="006F178A">
        <w:rPr>
          <w:rtl/>
        </w:rPr>
        <w:t xml:space="preserve">ראייה </w:t>
      </w:r>
      <w:r w:rsidRPr="006F178A">
        <w:rPr>
          <w:rStyle w:val="2fb"/>
          <w:rtl/>
        </w:rPr>
        <w:t xml:space="preserve">לשמואל</w:t>
      </w:r>
      <w:r w:rsidRPr="006F178A">
        <w:rPr>
          <w:rtl/>
        </w:rPr>
        <w:t xml:space="preserve"> בדעת רבנן מהא </w:t>
      </w:r>
      <w:r w:rsidRPr="006F178A">
        <w:rPr>
          <w:rStyle w:val="afffe"/>
          <w:rFonts w:ascii="Fb Fontext" w:hAnsi="Fb Fontext"/>
          <w:rtl/>
        </w:rPr>
        <w:t>דשבת</w:t>
      </w:r>
      <w:r w:rsidRPr="006F178A">
        <w:rPr>
          <w:rtl/>
        </w:rPr>
        <w:t xml:space="preserve"> בעיר, </w:t>
      </w:r>
      <w:ins w:id="90358" w:author="מנוע מכני" w:date="2026-10-11T12:04:40Z">
        <w:r>
          <w:rPr>
            <w:rtl/>
          </w:rPr>
          <w:t xml:space="preserve">אפי'</w:t>
        </w:r>
      </w:ins>
      <w:del w:id="90359" w:author="מנוע מכני" w:date="2026-10-11T12:04:40Z">
        <w:r w:rsidRPr="006F178A">
          <w:rPr>
            <w:rtl/>
          </w:rPr>
          <w:delText xml:space="preserve">אפילו</w:delText>
        </w:r>
      </w:del>
      <w:r w:rsidRPr="006F178A">
        <w:rPr>
          <w:rtl/>
        </w:rPr>
        <w:t xml:space="preserve"> היא גדולה כאנטיוכיא.</w:t>
      </w:r>
    </w:p>
    <w:p w:rsidR="005851B8" w:rsidRPr="006F178A" w:rsidRDefault="005851B8" w:rsidP="005851B8">
      <w:pPr>
        <w:rPr>
          <w:rtl/>
        </w:rPr>
      </w:pPr>
      <w:r w:rsidRPr="006F178A">
        <w:rPr>
          <w:rtl/>
        </w:rPr>
        <w:t xml:space="preserve">במערה </w:t>
      </w:r>
      <w:r>
        <w:rPr>
          <w:rtl/>
        </w:rPr>
        <w:t>אפי'</w:t>
      </w:r>
      <w:r w:rsidRPr="006F178A">
        <w:rPr>
          <w:rtl/>
        </w:rPr>
        <w:t xml:space="preserve"> היא כמערת צדקיהו מלך יהודה מהלך את כולה וחוצה לה אלפים אמה.</w:t>
      </w:r>
    </w:p>
    <w:p>
      <w:pPr>
        <w:pStyle w:val="38"/>
        <w:rPr>
          <w:ins w:id="95941" w:author="מנוע מכני" w:date="2026-10-11T12:04:40Z"/>
        </w:rPr>
      </w:pPr>
      <w:r w:rsidRPr="006F178A">
        <w:t xml:space="preserve">והיינו</w:t>
      </w:r>
    </w:p>
    <w:p w:rsidR="005851B8" w:rsidRPr="006F178A" w:rsidRDefault="005851B8" w:rsidP="005851B8">
      <w:pPr>
        <w:rPr>
          <w:rtl/>
        </w:rPr>
      </w:pPr>
      <w:del w:id="95942" w:author="מנוע מכני" w:date="2026-10-11T12:04:40Z">
        <w:r w:rsidRPr="006F178A">
          <w:rPr>
            <w:rtl/>
          </w:rPr>
          <w:delText xml:space="preserve"> </w:delText>
        </w:r>
      </w:del>
      <w:r w:rsidRPr="006F178A">
        <w:rPr>
          <w:rtl/>
        </w:rPr>
        <w:t xml:space="preserve">עיר דומיא דמערה -שהיא חריבה ודווקא </w:t>
      </w:r>
      <w:r w:rsidRPr="006F178A">
        <w:rPr>
          <w:rStyle w:val="afffe"/>
          <w:rFonts w:ascii="Fb Fontext" w:hAnsi="Fb Fontext"/>
          <w:rtl/>
        </w:rPr>
        <w:t>בשבת</w:t>
      </w:r>
      <w:r w:rsidRPr="006F178A">
        <w:rPr>
          <w:rtl/>
        </w:rPr>
        <w:t xml:space="preserve">, דמהלך וחוצה, אבל </w:t>
      </w:r>
      <w:r w:rsidRPr="006F178A">
        <w:rPr>
          <w:rStyle w:val="afffe"/>
          <w:rFonts w:ascii="Fb Fontext" w:hAnsi="Fb Fontext"/>
          <w:rtl/>
        </w:rPr>
        <w:t>הניח</w:t>
      </w:r>
      <w:r w:rsidRPr="006F178A">
        <w:rPr>
          <w:rtl/>
        </w:rPr>
        <w:t xml:space="preserve"> </w:t>
      </w:r>
      <w:r w:rsidRPr="006F178A">
        <w:rPr>
          <w:rtl/>
        </w:rPr>
        <w:t xml:space="preserve">לא</w:t>
      </w:r>
      <w:r w:rsidRPr="006F178A">
        <w:rPr>
          <w:rtl/>
        </w:rPr>
        <w:t xml:space="preserve">.</w:t>
      </w:r>
    </w:p>
    <w:p w:rsidR="005851B8" w:rsidRDefault="005851B8" w:rsidP="005851B8">
      <w:pPr>
        <w:rPr>
          <w:rtl/>
        </w:rPr>
      </w:pPr>
      <w:r w:rsidRPr="006F178A">
        <w:rPr>
          <w:rtl/>
        </w:rPr>
        <w:t xml:space="preserve">[והיינו כדעת רבנן </w:t>
      </w:r>
      <w:ins w:id="93678" w:author="מנוע מכני" w:date="2026-10-11T12:04:40Z">
        <w:r>
          <w:rPr>
            <w:rtl/>
          </w:rPr>
          <w:t xml:space="preserve">דאם </w:t>
        </w:r>
      </w:ins>
      <w:del w:id="93679" w:author="מנוע מכני" w:date="2026-10-11T12:04:40Z">
        <w:r w:rsidRPr="006F178A">
          <w:rPr>
            <w:rtl/>
          </w:rPr>
          <w:delText xml:space="preserve">דאי </w:delText>
        </w:r>
      </w:del>
      <w:r w:rsidRPr="006F178A">
        <w:rPr>
          <w:rStyle w:val="2fb"/>
          <w:rtl/>
        </w:rPr>
        <w:t xml:space="preserve">לר"ע</w:t>
      </w:r>
      <w:r w:rsidRPr="006F178A">
        <w:rPr>
          <w:rtl/>
        </w:rPr>
        <w:t xml:space="preserve"> אפי בישיבה אם הניח יש לו רק אלפיים]</w:t>
      </w:r>
    </w:p>
    <w:p w:rsidR="005851B8" w:rsidRPr="006F178A" w:rsidRDefault="005851B8" w:rsidP="005851B8">
      <w:pPr>
        <w:rPr>
          <w:rtl/>
        </w:rPr>
      </w:pPr>
      <w:r w:rsidRPr="006F178A">
        <w:rPr>
          <w:rtl/>
        </w:rPr>
        <w:t xml:space="preserve">ודחתה הגמ' דאימא: מערה דומיא דעיר- מה עיר ישֵיבה אף מערה ישֵיבה. </w:t>
      </w:r>
      <w:r w:rsidRPr="006F178A">
        <w:rPr>
          <w:rStyle w:val="2fb"/>
          <w:rtl/>
        </w:rPr>
        <w:t xml:space="preserve">ור"ע</w:t>
      </w:r>
      <w:r w:rsidRPr="006F178A">
        <w:rPr>
          <w:rtl/>
        </w:rPr>
        <w:t xml:space="preserve"> היא דבשבת מודה שיש לו כל המערה.</w:t>
      </w:r>
    </w:p>
    <w:p w:rsidR="005851B8" w:rsidRPr="006F178A" w:rsidRDefault="005851B8" w:rsidP="005851B8">
      <w:pPr>
        <w:rPr>
          <w:rtl/>
        </w:rPr>
      </w:pPr>
      <w:r w:rsidRPr="006F178A">
        <w:rPr>
          <w:rtl/>
        </w:rPr>
        <w:t xml:space="preserve">וכמערת צדקיהו, דגדולה, ולא כמערת צדקיהו - דאילו </w:t>
      </w:r>
      <w:ins w:id="91340" w:author="מנוע מכני" w:date="2026-10-11T12:04:40Z">
        <w:r>
          <w:rPr>
            <w:rtl/>
          </w:rPr>
          <w:t xml:space="preserve">שם</w:t>
        </w:r>
      </w:ins>
      <w:del w:id="91341" w:author="מנוע מכני" w:date="2026-10-11T12:04:40Z">
        <w:r w:rsidRPr="006F178A">
          <w:rPr>
            <w:rtl/>
          </w:rPr>
          <w:delText xml:space="preserve">התם</w:delText>
        </w:r>
      </w:del>
      <w:r w:rsidRPr="006F178A">
        <w:rPr>
          <w:rtl/>
        </w:rPr>
        <w:t xml:space="preserve"> חריבה, </w:t>
      </w:r>
      <w:ins w:id="91342" w:author="מנוע מכני" w:date="2026-10-11T12:04:40Z">
        <w:r>
          <w:rPr>
            <w:rtl/>
          </w:rPr>
          <w:t xml:space="preserve">וכאן</w:t>
        </w:r>
      </w:ins>
      <w:del w:id="91343" w:author="מנוע מכני" w:date="2026-10-11T12:04:40Z">
        <w:r w:rsidRPr="006F178A">
          <w:rPr>
            <w:rtl/>
          </w:rPr>
          <w:delText xml:space="preserve">והכא</w:delText>
        </w:r>
      </w:del>
      <w:r w:rsidRPr="006F178A">
        <w:rPr>
          <w:rtl/>
        </w:rPr>
        <w:t xml:space="preserve"> ישיבה.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95" w:author="קלוד" w:date="2026-10-11T12:24:08Z"/>
        </w:rPr>
      </w:pPr>
      <w:ins w:id="90296" w:author="קלוד" w:date="2026-10-11T12:24:08Z">
        <w:r>
          <w:rPr>
            <w:color w:val="7B3F00"/>
          </w:rPr>
          <w:t xml:space="preserve">מעשה בבני מברכתא - עירוב בבית הכנסת וטעם ר"ע</w:t>
        </w:r>
      </w:ins>
    </w:p>
    <w:p w:rsidR="005851B8" w:rsidRDefault="005851B8" w:rsidP="005851B8">
      <w:pPr>
        <w:rPr>
          <w:rFonts w:ascii="Fb Fontext" w:hAnsi="Fb Fontext"/>
          <w:rtl/>
        </w:rPr>
      </w:pPr>
      <w:r w:rsidRPr="006F178A">
        <w:rPr>
          <w:rFonts w:ascii="Fb Fontext" w:hAnsi="Fb Fontext"/>
          <w:rtl/>
        </w:rPr>
        <w:t xml:space="preserve">מר יהודה אשכחינהו לבני מברכתא </w:t>
      </w:r>
      <w:r>
        <w:rPr>
          <w:rFonts w:ascii="Fb Fontext" w:hAnsi="Fb Fontext"/>
          <w:rtl/>
        </w:rPr>
        <w:t>ד</w:t>
      </w:r>
      <w:r w:rsidRPr="006F178A">
        <w:rPr>
          <w:rFonts w:ascii="Fb Fontext" w:hAnsi="Fb Fontext"/>
          <w:rtl/>
        </w:rPr>
        <w:t xml:space="preserve">מותבי </w:t>
      </w:r>
      <w:ins w:id="90315" w:author="Claude - סמנטי" w:date="2026-10-11T12:19:31Z">
        <w:r>
          <w:rPr>
            <w:rFonts w:ascii="Fb Fontext" w:hAnsi="Fb Fontext"/>
            <w:rtl/>
          </w:rPr>
          <w:t xml:space="preserve">עירובם</w:t>
        </w:r>
      </w:ins>
      <w:del w:id="90316" w:author="Claude - סמנטי" w:date="2026-10-11T12:19:31Z">
        <w:r w:rsidRPr="006F178A">
          <w:rPr>
            <w:rFonts w:ascii="Fb Fontext" w:hAnsi="Fb Fontext"/>
            <w:rtl/>
          </w:rPr>
          <w:delText xml:space="preserve">עירובייהו</w:delText>
        </w:r>
      </w:del>
      <w:r w:rsidRPr="006F178A">
        <w:rPr>
          <w:rFonts w:ascii="Fb Fontext" w:hAnsi="Fb Fontext"/>
          <w:rtl/>
        </w:rPr>
        <w:t xml:space="preserve"> בבי </w:t>
      </w:r>
      <w:ins w:id="90313" w:author="Claude - סמנטי" w:date="2026-10-11T12:19:31Z">
        <w:r>
          <w:rPr>
            <w:rFonts w:ascii="Fb Fontext" w:hAnsi="Fb Fontext"/>
            <w:rtl/>
          </w:rPr>
          <w:t xml:space="preserve">כנסת</w:t>
        </w:r>
      </w:ins>
      <w:del w:id="90314" w:author="Claude - סמנטי" w:date="2026-10-11T12:19:31Z">
        <w:r w:rsidRPr="006F178A">
          <w:rPr>
            <w:rFonts w:ascii="Fb Fontext" w:hAnsi="Fb Fontext"/>
            <w:rtl/>
          </w:rPr>
          <w:delText xml:space="preserve">כנישתא</w:delText>
        </w:r>
      </w:del>
      <w:r w:rsidRPr="006F178A">
        <w:rPr>
          <w:rFonts w:ascii="Fb Fontext" w:hAnsi="Fb Fontext"/>
          <w:rtl/>
        </w:rPr>
        <w:t xml:space="preserve"> דבי אגובר. </w:t>
      </w:r>
      <w:r w:rsidRPr="006F178A">
        <w:rPr>
          <w:rFonts w:ascii="Fb Fontext" w:hAnsi="Fb Fontext"/>
          <w:rtl/>
        </w:rPr>
        <w:t xml:space="preserve">אמר</w:t>
      </w:r>
      <w:r w:rsidRPr="006F178A">
        <w:rPr>
          <w:rFonts w:ascii="Fb Fontext" w:hAnsi="Fb Fontext"/>
          <w:rtl/>
        </w:rPr>
        <w:t xml:space="preserve"> </w:t>
      </w:r>
      <w:ins w:id="93332" w:author="מנוע מכני" w:date="2026-10-11T12:04:40Z">
        <w:r>
          <w:rPr>
            <w:rFonts w:ascii="Fb Fontext" w:hAnsi="Fb Fontext"/>
            <w:rtl/>
          </w:rPr>
          <w:t xml:space="preserve">להם</w:t>
        </w:r>
      </w:ins>
      <w:del w:id="93333" w:author="מנוע מכני" w:date="2026-10-11T12:04:40Z">
        <w:r w:rsidRPr="006F178A">
          <w:rPr>
            <w:rFonts w:ascii="Fb Fontext" w:hAnsi="Fb Fontext"/>
            <w:rtl/>
          </w:rPr>
          <w:delText xml:space="preserve">להו</w:delText>
        </w:r>
      </w:del>
      <w:r w:rsidRPr="006F178A">
        <w:rPr>
          <w:rFonts w:ascii="Fb Fontext" w:hAnsi="Fb Fontext"/>
          <w:rtl/>
        </w:rPr>
        <w:t xml:space="preserve">: גוו </w:t>
      </w:r>
      <w:ins w:id="92692" w:author="מנוע מכני" w:date="2026-10-11T12:04:40Z">
        <w:r>
          <w:rPr>
            <w:rFonts w:ascii="Fb Fontext" w:hAnsi="Fb Fontext"/>
            <w:rtl/>
          </w:rPr>
          <w:t xml:space="preserve">בו</w:t>
        </w:r>
      </w:ins>
      <w:del w:id="92693" w:author="מנוע מכני" w:date="2026-10-11T12:04:40Z">
        <w:r w:rsidRPr="00132755">
          <w:rPr>
            <w:rFonts w:ascii="Fb Fontext" w:hAnsi="Fb Fontext"/>
            <w:rtl/>
          </w:rPr>
          <w:delText xml:space="preserve">ביה</w:delText>
        </w:r>
      </w:del>
      <w:r w:rsidRPr="00132755">
        <w:rPr>
          <w:rFonts w:ascii="Fb Fontext" w:hAnsi="Fb Fontext"/>
          <w:rtl/>
        </w:rPr>
        <w:t xml:space="preserve"> </w:t>
      </w:r>
      <w:ins w:id="94624" w:author="מנוע מכני" w:date="2026-10-11T12:04:40Z">
        <w:r>
          <w:rPr>
            <w:rFonts w:ascii="Fb Fontext" w:hAnsi="Fb Fontext"/>
            <w:rtl/>
          </w:rPr>
          <w:t xml:space="preserve">יותר</w:t>
        </w:r>
      </w:ins>
      <w:del w:id="94625" w:author="מנוע מכני" w:date="2026-10-11T12:04:40Z">
        <w:r w:rsidRPr="00132755">
          <w:rPr>
            <w:rFonts w:ascii="Fb Fontext" w:hAnsi="Fb Fontext"/>
            <w:rtl/>
          </w:rPr>
          <w:delText xml:space="preserve">טפי</w:delText>
        </w:r>
      </w:del>
      <w:r w:rsidRPr="00132755">
        <w:rPr>
          <w:rFonts w:ascii="Fb Fontext" w:hAnsi="Fb Fontext"/>
          <w:rtl/>
        </w:rPr>
        <w:t xml:space="preserve">, כי </w:t>
      </w:r>
      <w:ins w:id="94622" w:author="מנוע מכני" w:date="2026-10-11T12:04:40Z">
        <w:r>
          <w:rPr>
            <w:rFonts w:ascii="Fb Fontext" w:hAnsi="Fb Fontext"/>
            <w:rtl/>
          </w:rPr>
          <w:t xml:space="preserve">איך</w:t>
        </w:r>
      </w:ins>
      <w:del w:id="94623" w:author="מנוע מכני" w:date="2026-10-11T12:04:40Z">
        <w:r w:rsidRPr="00132755">
          <w:rPr>
            <w:rFonts w:ascii="Fb Fontext" w:hAnsi="Fb Fontext"/>
            <w:rtl/>
          </w:rPr>
          <w:delText xml:space="preserve">היכי</w:delText>
        </w:r>
      </w:del>
      <w:r w:rsidRPr="00132755">
        <w:rPr>
          <w:rFonts w:ascii="Fb Fontext" w:hAnsi="Fb Fontext"/>
          <w:rtl/>
        </w:rPr>
        <w:t xml:space="preserve"> </w:t>
      </w:r>
      <w:ins w:id="90311" w:author="Claude - סמנטי" w:date="2026-10-11T12:19:31Z">
        <w:r>
          <w:rPr>
            <w:rFonts w:ascii="Fb Fontext" w:hAnsi="Fb Fontext"/>
            <w:rtl/>
          </w:rPr>
          <w:t xml:space="preserve">שיותר</w:t>
        </w:r>
      </w:ins>
      <w:del w:id="90312" w:author="Claude - סמנטי" w:date="2026-10-11T12:19:31Z">
        <w:r w:rsidRPr="00132755">
          <w:rPr>
            <w:rFonts w:ascii="Fb Fontext" w:hAnsi="Fb Fontext"/>
            <w:rtl/>
          </w:rPr>
          <w:delText xml:space="preserve">דלישתרי</w:delText>
        </w:r>
      </w:del>
      <w:r w:rsidRPr="00132755">
        <w:rPr>
          <w:rFonts w:ascii="Fb Fontext" w:hAnsi="Fb Fontext"/>
          <w:rtl/>
        </w:rPr>
        <w:t xml:space="preserve"> לכו </w:t>
      </w:r>
      <w:ins w:id="94626" w:author="מנוע מכני" w:date="2026-10-11T12:04:40Z">
        <w:r>
          <w:rPr>
            <w:rFonts w:ascii="Fb Fontext" w:hAnsi="Fb Fontext"/>
            <w:rtl/>
          </w:rPr>
          <w:t xml:space="preserve">יותר</w:t>
        </w:r>
      </w:ins>
      <w:del w:id="94627" w:author="מנוע מכני" w:date="2026-10-11T12:04:40Z">
        <w:r w:rsidRPr="00132755">
          <w:rPr>
            <w:rFonts w:ascii="Fb Fontext" w:hAnsi="Fb Fontext"/>
            <w:rtl/>
          </w:rPr>
          <w:delText xml:space="preserve">טפי</w:delText>
        </w:r>
      </w:del>
      <w:r w:rsidRPr="00132755">
        <w:rPr>
          <w:rFonts w:ascii="Fb Fontext" w:hAnsi="Fb Fontext"/>
          <w:rtl/>
        </w:rPr>
        <w:t xml:space="preserve">. </w:t>
      </w:r>
      <w:r w:rsidRPr="00132755">
        <w:rPr>
          <w:rStyle w:val="2fb"/>
          <w:rFonts w:ascii="Fb Fontext" w:hAnsi="Fb Fontext"/>
          <w:rtl/>
        </w:rPr>
        <w:t xml:space="preserve">כר"ע</w:t>
      </w:r>
      <w:r w:rsidRPr="00132755">
        <w:rPr>
          <w:rFonts w:ascii="Fb Fontext" w:hAnsi="Fb Fontext"/>
          <w:rtl/>
        </w:rPr>
        <w:t xml:space="preserve"> דמודדים ממקום העירוב עצמו ולא ממקום המחיצות]</w:t>
      </w:r>
    </w:p>
    <w:p>
      <w:pPr>
        <w:pStyle w:val="38"/>
        <w:rPr>
          <w:ins w:id="95943" w:author="מנוע מכני" w:date="2026-10-11T12:04:40Z"/>
        </w:rPr>
      </w:pPr>
      <w:r w:rsidRPr="006F178A">
        <w:t xml:space="preserve">אמר</w:t>
      </w:r>
      <w:r w:rsidRPr="006F178A">
        <w:t xml:space="preserve"> </w:t>
      </w:r>
      <w:ins w:id="92694" w:author="מנוע מכני" w:date="2026-10-11T12:04:40Z">
        <w:r>
          <w:t xml:space="preserve">לו</w:t>
        </w:r>
      </w:ins>
      <w:del w:id="92695" w:author="מנוע מכני" w:date="2026-10-11T12:04:40Z">
        <w:r w:rsidRPr="006F178A">
          <w:delText xml:space="preserve">ליה</w:delText>
        </w:r>
      </w:del>
      <w:r w:rsidRPr="006F178A">
        <w:t xml:space="preserve"> רבא:</w:t>
      </w:r>
    </w:p>
    <w:p w:rsidR="005851B8" w:rsidRPr="006F178A" w:rsidRDefault="005851B8" w:rsidP="005851B8">
      <w:pPr>
        <w:rPr>
          <w:rtl/>
        </w:rPr>
      </w:pPr>
      <w:del w:id="95944" w:author="מנוע מכני" w:date="2026-10-11T12:04:40Z">
        <w:r w:rsidRPr="006F178A">
          <w:rPr>
            <w:rtl/>
          </w:rPr>
          <w:delText xml:space="preserve"> </w:delText>
        </w:r>
      </w:del>
      <w:r w:rsidRPr="006F178A">
        <w:rPr>
          <w:rtl/>
        </w:rPr>
        <w:t xml:space="preserve">פלגאה. בעירובין </w:t>
      </w:r>
      <w:ins w:id="92696" w:author="מנוע מכני" w:date="2026-10-11T12:04:40Z">
        <w:r>
          <w:rPr>
            <w:rtl/>
          </w:rPr>
          <w:t xml:space="preserve">אין</w:t>
        </w:r>
      </w:ins>
      <w:del w:id="92697" w:author="מנוע מכני" w:date="2026-10-11T12:04:40Z">
        <w:r w:rsidRPr="006F178A">
          <w:rPr>
            <w:rtl/>
          </w:rPr>
          <w:delText xml:space="preserve">לית</w:delText>
        </w:r>
      </w:del>
      <w:r w:rsidRPr="006F178A">
        <w:rPr>
          <w:rtl/>
        </w:rPr>
        <w:t xml:space="preserve"> דחש להא </w:t>
      </w:r>
      <w:ins w:id="90360" w:author="מנוע מכני" w:date="2026-10-11T12:04:40Z">
        <w:r>
          <w:rPr>
            <w:rStyle w:val="2fb"/>
            <w:rtl/>
          </w:rPr>
          <w:t xml:space="preserve">דר"ע</w:t>
        </w:r>
      </w:ins>
      <w:del w:id="90361" w:author="מנוע מכני" w:date="2026-10-11T12:04:40Z">
        <w:r w:rsidRPr="006F178A">
          <w:rPr>
            <w:rtl/>
          </w:rPr>
          <w:delText xml:space="preserve">דרבי עקיבא</w:delText>
        </w:r>
      </w:del>
      <w:r w:rsidRPr="006F178A">
        <w:rPr>
          <w:rtl/>
        </w:rPr>
        <w:t xml:space="preserve">. דהלכה כדברי המיקל.</w:t>
      </w:r>
    </w:p>
    <w:p w:rsidR="005851B8" w:rsidRDefault="005851B8" w:rsidP="005851B8">
      <w:pPr>
        <w:pStyle w:val="affffd"/>
        <w:spacing w:after="0"/>
        <w:rPr>
          <w:del w:id="90022" w:author="מנוע עיצוב" w:date="2026-10-11T12:09:26Z"/>
          <w:rFonts w:ascii="MS Mincho" w:hAnsi="MS Mincho"/>
          <w:bCs w:val="0"/>
          <w:rtl/>
        </w:rPr>
      </w:pPr>
      <w:del w:id="90021" w:author="מנוע עיצוב" w:date="2026-10-11T12:09:26Z">
        <w:r>
          <w:rPr>
            <w:rFonts w:ascii="MS Mincho" w:hAnsi="MS Mincho" w:hint="cs"/>
            <w:bCs w:val="0"/>
            <w:rtl/>
          </w:rPr>
          <w:delText xml:space="preserve"> ׻</w:delText>
        </w:r>
      </w:del>
    </w:p>
    <w:p w:rsidR="005851B8" w:rsidRPr="006F178A" w:rsidRDefault="005851B8" w:rsidP="005851B8">
      <w:pPr>
        <w:pStyle w:val="affff"/>
        <w:rPr>
          <w:rStyle w:val="afffe"/>
          <w:sz w:val="20"/>
          <w:rtl/>
        </w:rPr>
        <w:sectPr w:rsidR="005851B8" w:rsidRPr="006F178A" w:rsidSect="00674086">
          <w:type w:val="continuous"/>
          <w:pgSz w:w="6804" w:h="11907" w:code="8"/>
          <w:pgMar w:top="567" w:right="567" w:bottom="284" w:left="567" w:header="284" w:footer="284" w:gutter="0"/>
          <w:pgNumType w:start="1"/>
          <w:cols w:space="284"/>
          <w:bidi/>
          <w:rtlGutter/>
          <w:docGrid w:linePitch="360"/>
        </w:sectPr>
      </w:pPr>
    </w:p>
    <w:p w:rsidR="00DD48B0" w:rsidRDefault="005851B8" w:rsidP="00DD48B0">
      <w:pPr>
        <w:pStyle w:val="Hadran"/>
        <w:rPr>
          <w:rStyle w:val="afffe"/>
          <w:sz w:val="20"/>
          <w:rtl/>
        </w:rPr>
        <w:pPrChange w:id="99221" w:author="Claude" w:date="2026-10-11T09:08:18Z">
          <w:pPr>
            <w:pStyle w:val="affff"/>
            <w:rPr>
              <w:rStyle w:val="afffe"/>
              <w:sz w:val="20"/>
              <w:rtl/>
            </w:rPr>
          </w:pPr>
        </w:pPrChange>
      </w:pPr>
      <w:r>
        <w:rPr>
          <w:rStyle w:val="afffe"/>
          <w:sz w:val="20"/>
          <w:rtl/>
        </w:rPr>
        <w:t>הדרן עלך כיצד מעברין</w:t>
      </w:r>
    </w:p>
    <w:p w:rsidR="00DD48B0" w:rsidRDefault="00DD48B0">
      <w:pPr>
        <w:bidi w:val="0"/>
        <w:spacing w:after="160" w:line="259" w:lineRule="auto"/>
        <w:ind w:left="0" w:firstLine="0"/>
        <w:jc w:val="left"/>
        <w:rPr>
          <w:rStyle w:val="afffe"/>
          <w:rFonts w:ascii="Fb Fontext" w:hAnsi="Fb Fontext" w:cs="BA Vilna Bold"/>
          <w:color w:val="808080" w:themeColor="background1" w:themeShade="80"/>
          <w:spacing w:val="12"/>
          <w:sz w:val="20"/>
          <w:szCs w:val="22"/>
          <w:rtl/>
        </w:rPr>
      </w:pPr>
      <w:r>
        <w:rPr>
          <w:rStyle w:val="afffe"/>
          <w:sz w:val="20"/>
          <w:rtl/>
        </w:rPr>
        <w:br w:type="page"/>
      </w:r>
    </w:p>
    <w:p w:rsidR="005851B8" w:rsidRDefault="005851B8" w:rsidP="005851B8">
      <w:pPr>
        <w:pStyle w:val="afff6"/>
        <w:framePr w:wrap="around"/>
        <w:spacing w:line="276" w:lineRule="auto"/>
        <w:rPr>
          <w:del w:id="98187" w:author="Claude" w:date="2026-10-11T09:07:58Z"/>
          <w:rFonts w:ascii="Fb Fontext" w:hAnsi="Fb Fontext"/>
          <w:sz w:val="20"/>
          <w:rtl/>
        </w:rPr>
      </w:pPr>
      <w:del w:id="98186" w:author="Claude" w:date="2026-10-11T09:07:58Z">
        <w:r w:rsidRPr="006F178A">
          <w:rPr>
            <w:rFonts w:ascii="Fb Fontext" w:hAnsi="Fb Fontext" w:hint="cs"/>
            <w:sz w:val="20"/>
            <w:rtl/>
          </w:rPr>
          <w:lastRenderedPageBreak/>
          <w:delText xml:space="preserve">פרק שישי</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סא:</w:t>
      </w:r>
    </w:p>
    <w:p w:rsidR="005851B8" w:rsidRPr="006F178A" w:rsidRDefault="005851B8" w:rsidP="005851B8">
      <w:pPr>
        <w:pStyle w:val="afff8"/>
        <w:framePr w:wrap="around"/>
        <w:spacing w:after="0" w:line="276" w:lineRule="auto"/>
        <w:rPr>
          <w:rStyle w:val="afffe"/>
          <w:rFonts w:ascii="Fb Fontext" w:hAnsi="Fb Fontext"/>
          <w:b/>
          <w:bCs w:val="0"/>
          <w:rtl/>
        </w:rPr>
      </w:pPr>
      <w:r w:rsidRPr="006F178A">
        <w:rPr>
          <w:rStyle w:val="afffe"/>
          <w:b/>
          <w:rtl/>
        </w:rPr>
        <w:t xml:space="preserve"> </w:t>
      </w:r>
      <w:r w:rsidRPr="006F178A">
        <w:rPr>
          <w:rStyle w:val="afffe"/>
          <w:rFonts w:ascii="Fb Fontext" w:hAnsi="Fb Fontext" w:hint="cs"/>
          <w:b/>
          <w:rtl/>
        </w:rPr>
        <w:t>סא: - עו.</w:t>
      </w:r>
    </w:p>
    <w:p w:rsidR="005851B8" w:rsidRPr="006F178A" w:rsidRDefault="005851B8" w:rsidP="005851B8">
      <w:pPr>
        <w:pStyle w:val="afff7"/>
        <w:framePr w:wrap="around"/>
        <w:spacing w:line="276" w:lineRule="auto"/>
        <w:rPr>
          <w:del w:id="98183" w:author="Claude" w:date="2026-10-11T09:07:58Z"/>
          <w:rStyle w:val="afffe"/>
          <w:rFonts w:ascii="Fb Fontext" w:hAnsi="Fb Fontext"/>
          <w:b/>
          <w:bCs/>
          <w:sz w:val="20"/>
          <w:rtl/>
        </w:rPr>
      </w:pPr>
      <w:del w:id="98181" w:author="Claude" w:date="2026-10-11T09:07:58Z">
        <w:r w:rsidRPr="006F178A">
          <w:rPr>
            <w:rStyle w:val="afffe"/>
            <w:rFonts w:ascii="Fb Fontext" w:hAnsi="Fb Fontext" w:hint="cs"/>
            <w:b/>
            <w:sz w:val="20"/>
            <w:rtl/>
          </w:rPr>
          <w:delText xml:space="preserve">הדר</w:delText>
        </w:r>
      </w:del>
      <w:del w:id="98182" w:author="Claude" w:date="2026-10-11T09:07:58Z">
        <w:r w:rsidR="00C67867">
          <w:rPr>
            <w:rStyle w:val="afffe"/>
            <w:rFonts w:ascii="Fb Fontext" w:hAnsi="Fb Fontext" w:hint="cs"/>
            <w:b/>
            <w:sz w:val="20"/>
            <w:rtl/>
          </w:rPr>
          <w:delText xml:space="preserve">+</w:delText>
        </w:r>
      </w:del>
    </w:p>
    <w:p>
      <w:pPr>
        <w:pStyle w:val="PetichatPerek"/>
        <w:rPr>
          <w:ins w:id="98185" w:author="Claude" w:date="2026-10-11T09:07:58Z"/>
        </w:rPr>
      </w:pPr>
      <w:ins w:id="98184" w:author="Claude" w:date="2026-10-11T09:07:58Z">
        <w:r>
          <w:rPr>
            <w:rFonts w:ascii="Fb Fontext" w:hAnsi="Fb Fontext" w:hint="cs"/>
            <w:sz w:val="20"/>
            <w:rtl/>
          </w:rPr>
          <w:t xml:space="preserve">פרק שישי</w:t>
        </w:r>
        <w:r>
          <w:rPr>
            <w:rFonts w:ascii="Fb Fontext" w:hAnsi="Fb Fontext" w:hint="cs"/>
            <w:sz w:val="20"/>
            <w:rtl/>
          </w:rPr>
          <w:t xml:space="preserve"> - </w:t>
        </w:r>
        <w:r>
          <w:rPr>
            <w:rFonts w:hint="cs"/>
            <w:sz w:val="20"/>
            <w:rtl/>
          </w:rPr>
          <w:t xml:space="preserve">חל</w:t>
        </w:r>
        <w:del w:id="90005" w:author="קלוד" w:date="2026-10-11T13:26:07Z">
          <w:r>
            <w:rPr>
              <w:rFonts w:hint="cs"/>
              <w:sz w:val="20"/>
              <w:rtl/>
            </w:rPr>
            <w:delText xml:space="preserve">+</w:delText>
          </w:r>
        </w:del>
        <w:r>
          <w:rPr>
            <w:rFonts w:hint="cs"/>
            <w:sz w:val="20"/>
            <w:rtl/>
          </w:rPr>
          <w:t xml:space="preserve">ון</w:t>
        </w:r>
      </w:ins>
    </w:p>
    <w:p>
      <w:pPr>
        <w:pStyle w:val="MishnaBatzad"/>
        <w:rPr>
          <w:ins w:id="20321" w:author="קלוד" w:date="2026-10-11T09:07:28Z"/>
        </w:rPr>
      </w:pPr>
      <w:ins w:id="20320" w:author="קלוד" w:date="2026-10-11T09:07:28Z">
        <w:r>
          <w:t xml:space="preserve">משנה א</w:t>
        </w:r>
      </w:ins>
    </w:p>
    <w:p w:rsidR="005851B8" w:rsidRPr="00E62A50" w:rsidRDefault="005851B8" w:rsidP="005851B8">
      <w:pPr>
        <w:pStyle w:val="afff9"/>
        <w:rPr>
          <w:del w:id="20152" w:author="קלוד" w:date="2026-10-11T09:07:28Z"/>
          <w:rStyle w:val="afffe"/>
          <w:bCs w:val="0"/>
          <w:sz w:val="20"/>
          <w:rtl/>
        </w:rPr>
      </w:pPr>
      <w:del w:id="20151"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tl/>
        </w:rPr>
        <w:pPrChange w:id="90038" w:author="קלוד" w:date="2026-10-11T12:09:42Z">
          <w:pPr>
            <w:pStyle w:val="afff9"/>
          </w:pPr>
        </w:pPrChange>
      </w:pPr>
      <w:r w:rsidRPr="00E62A50">
        <w:rPr>
          <w:rtl/>
        </w:rPr>
        <w:t>הדר עם הנכרי בחצר, או עם מי שאינו מודה בעירוב - הרי זה אוסר עליו.</w:t>
      </w:r>
    </w:p>
    <w:p w:rsidR="005851B8" w:rsidRPr="00E62A50" w:rsidRDefault="005851B8" w:rsidP="005851B8">
      <w:pPr>
        <w:pStyle w:val="afff9"/>
        <w:rPr>
          <w:rtl/>
        </w:rPr>
      </w:pPr>
      <w:r>
        <w:rPr>
          <w:rStyle w:val="TanaimMishna"/>
          <w:rtl/>
          <w:rPrChange w:id="20033" w:author="קלוד" w:date="2026-10-11T09:07:28Z">
            <w:rPr>
              <w:rtl/>
            </w:rPr>
          </w:rPrChange>
        </w:rPr>
        <w:t xml:space="preserve">רבי אליעזר</w:t>
      </w:r>
      <w:r>
        <w:rPr>
          <w:rtl/>
        </w:rPr>
        <w:t xml:space="preserve"> בן יעקב אומר: לעולם אינו אוסר עד שיהו שני ישראלים אוסרין זה על זה.</w:t>
      </w:r>
    </w:p>
    <w:p w:rsidR="005851B8" w:rsidRPr="00E62A50" w:rsidRDefault="005851B8" w:rsidP="005851B8">
      <w:pPr>
        <w:pStyle w:val="afff9"/>
        <w:rPr>
          <w:rtl/>
        </w:rPr>
      </w:pPr>
      <w:r>
        <w:rPr>
          <w:rtl/>
        </w:rPr>
        <w:t xml:space="preserve">אמר </w:t>
      </w:r>
      <w:r>
        <w:rPr>
          <w:rStyle w:val="TanaimMishna"/>
          <w:rtl/>
          <w:rPrChange w:id="20034" w:author="קלוד" w:date="2026-10-11T09:07:28Z">
            <w:rPr>
              <w:rtl/>
            </w:rPr>
          </w:rPrChange>
        </w:rPr>
        <w:t xml:space="preserve">רבן גמליאל</w:t>
      </w:r>
      <w:r>
        <w:rPr>
          <w:rStyle w:val="TanaimMishna"/>
          <w:rtl/>
          <w:rPrChange w:id="98120" w:author="Claude" w:date="2026-10-11T09:07:58Z">
            <w:rPr>
              <w:rtl/>
            </w:rPr>
          </w:rPrChange>
        </w:rPr>
        <w:t xml:space="preserve">:</w:t>
      </w:r>
      <w:r>
        <w:rPr>
          <w:rtl/>
        </w:rPr>
        <w:t xml:space="preserve"> מעשה בצדוקי אחד שהיה דר עמנו במבוי בירושלים.</w:t>
      </w:r>
    </w:p>
    <w:p w:rsidR="005851B8" w:rsidRPr="00E62A50" w:rsidRDefault="005851B8" w:rsidP="005851B8">
      <w:pPr>
        <w:pStyle w:val="afff9"/>
        <w:rPr>
          <w:rtl/>
        </w:rPr>
      </w:pPr>
      <w:r w:rsidRPr="00E62A50">
        <w:rPr>
          <w:rtl/>
        </w:rPr>
        <w:t>ואמר לנו אבא: מהרו והוציאו את הכלים למבוי עד שלא יוציא ויאסר עליכם.</w:t>
      </w:r>
    </w:p>
    <w:p w:rsidR="005851B8" w:rsidRPr="00E62A50" w:rsidRDefault="005851B8" w:rsidP="005851B8">
      <w:pPr>
        <w:pStyle w:val="afff9"/>
        <w:rPr>
          <w:rtl/>
        </w:rPr>
      </w:pPr>
      <w:r>
        <w:rPr>
          <w:rStyle w:val="TanaimMishna"/>
          <w:rtl/>
          <w:rPrChange w:id="20035" w:author="קלוד" w:date="2026-10-11T09:07:28Z">
            <w:rPr>
              <w:rtl/>
            </w:rPr>
          </w:rPrChange>
        </w:rPr>
        <w:t xml:space="preserve">רבי יהודה</w:t>
      </w:r>
      <w:r>
        <w:rPr>
          <w:rtl/>
        </w:rPr>
        <w:t xml:space="preserve"> אומר בלשון אחר: מהרו ועשו צרכיכם במבוי, עד שלא יוציא ויאסר עליכם.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סב.</w:t>
      </w:r>
    </w:p>
    <w:p>
      <w:pPr>
        <w:pStyle w:val="afffff8"/>
        <w:rPr>
          <w:ins w:id="90293" w:author="קלוד" w:date="2026-10-11T12:24:08Z"/>
        </w:rPr>
      </w:pPr>
      <w:ins w:id="90294" w:author="קלוד" w:date="2026-10-11T12:24:08Z">
        <w:r>
          <w:rPr>
            <w:color w:val="7B3F00"/>
          </w:rPr>
          <w:t xml:space="preserve">דירת נכרי - לא שמה דירה, וגזירה שמא ילמד ממעשיו</w:t>
        </w:r>
      </w:ins>
    </w:p>
    <w:p w:rsidR="005851B8" w:rsidRDefault="005851B8" w:rsidP="005851B8">
      <w:pPr>
        <w:rPr>
          <w:rFonts w:ascii="Fb Fontext" w:hAnsi="Fb Fontext"/>
          <w:rtl/>
        </w:rPr>
      </w:pPr>
      <w:r w:rsidRPr="006F178A">
        <w:rPr>
          <w:rFonts w:ascii="Fb Fontext" w:hAnsi="Fb Fontext"/>
          <w:rtl/>
        </w:rPr>
        <w:t xml:space="preserve">כו"ע</w:t>
      </w:r>
      <w:r w:rsidRPr="006F178A">
        <w:rPr>
          <w:rFonts w:ascii="Fb Fontext" w:hAnsi="Fb Fontext"/>
          <w:rtl/>
        </w:rPr>
        <w:t xml:space="preserve"> דירת נכרי - </w:t>
      </w:r>
      <w:r w:rsidRPr="006F178A">
        <w:rPr>
          <w:rFonts w:ascii="Fb Fontext" w:hAnsi="Fb Fontext"/>
          <w:rtl/>
        </w:rPr>
        <w:t xml:space="preserve">לא</w:t>
      </w:r>
      <w:r w:rsidRPr="006F178A">
        <w:rPr>
          <w:rFonts w:ascii="Fb Fontext" w:hAnsi="Fb Fontext"/>
          <w:rtl/>
        </w:rPr>
        <w:t xml:space="preserve"> שמה דירה, [</w:t>
      </w:r>
      <w:r>
        <w:rPr>
          <w:rFonts w:ascii="Fb Fontext" w:hAnsi="Fb Fontext"/>
          <w:rtl/>
        </w:rPr>
        <w:t>ואפי'</w:t>
      </w:r>
      <w:r w:rsidRPr="006F178A">
        <w:rPr>
          <w:rFonts w:ascii="Fb Fontext" w:hAnsi="Fb Fontext"/>
          <w:rtl/>
        </w:rPr>
        <w:t xml:space="preserve"> </w:t>
      </w:r>
      <w:r w:rsidRPr="006F178A">
        <w:rPr>
          <w:rStyle w:val="2fb"/>
          <w:rFonts w:ascii="Fb Fontext" w:hAnsi="Fb Fontext"/>
          <w:rtl/>
        </w:rPr>
        <w:t xml:space="preserve">לר"מ</w:t>
      </w:r>
      <w:r w:rsidRPr="006F178A">
        <w:rPr>
          <w:rFonts w:ascii="Fb Fontext" w:hAnsi="Fb Fontext"/>
          <w:rtl/>
        </w:rPr>
        <w:t xml:space="preserve"> </w:t>
      </w:r>
      <w:r w:rsidRPr="006F178A">
        <w:rPr>
          <w:rFonts w:ascii="Fb Fontext" w:hAnsi="Fb Fontext"/>
          <w:rtl/>
        </w:rPr>
        <w:t xml:space="preserve">הר"ז</w:t>
      </w:r>
      <w:r w:rsidRPr="006F178A">
        <w:rPr>
          <w:rFonts w:ascii="Fb Fontext" w:hAnsi="Fb Fontext"/>
          <w:rtl/>
        </w:rPr>
        <w:t xml:space="preserve"> כדיר של בהמה]</w:t>
      </w:r>
    </w:p>
    <w:p w:rsidR="005851B8" w:rsidRPr="006F178A" w:rsidRDefault="005851B8" w:rsidP="005851B8">
      <w:pPr>
        <w:rPr>
          <w:rtl/>
        </w:rPr>
      </w:pPr>
      <w:ins w:id="91346" w:author="מנוע מכני" w:date="2026-10-11T12:04:40Z">
        <w:r>
          <w:rPr>
            <w:rtl/>
          </w:rPr>
          <w:t xml:space="preserve">וכאן</w:t>
        </w:r>
      </w:ins>
      <w:del w:id="91347" w:author="מנוע מכני" w:date="2026-10-11T12:04:40Z">
        <w:r w:rsidRPr="006F178A">
          <w:rPr>
            <w:rtl/>
          </w:rPr>
          <w:delText xml:space="preserve">והכא</w:delText>
        </w:r>
      </w:del>
      <w:r w:rsidRPr="006F178A">
        <w:rPr>
          <w:rtl/>
        </w:rPr>
        <w:t xml:space="preserve"> </w:t>
      </w:r>
      <w:ins w:id="91344" w:author="מנוע מכני" w:date="2026-10-11T12:04:40Z">
        <w:r>
          <w:rPr>
            <w:rFonts w:hint="cs"/>
            <w:rtl/>
          </w:rPr>
          <w:t xml:space="preserve">חלקו</w:t>
        </w:r>
      </w:ins>
      <w:del w:id="91345" w:author="מנוע מכני" w:date="2026-10-11T12:04:40Z">
        <w:r>
          <w:rPr>
            <w:rFonts w:hint="cs"/>
            <w:rtl/>
          </w:rPr>
          <w:delText xml:space="preserve">פליגי</w:delText>
        </w:r>
      </w:del>
      <w:r>
        <w:rPr>
          <w:rFonts w:hint="cs"/>
          <w:rtl/>
        </w:rPr>
        <w:t xml:space="preserve"> </w:t>
      </w:r>
      <w:r w:rsidRPr="006F178A">
        <w:rPr>
          <w:rtl/>
        </w:rPr>
        <w:t>בגזירה שמא ילמד ממעשיו.</w:t>
      </w:r>
    </w:p>
    <w:p>
      <w:pPr>
        <w:pStyle w:val="38"/>
        <w:rPr>
          <w:ins w:id="95945" w:author="מנוע מכני" w:date="2026-10-11T12:04:40Z"/>
        </w:rPr>
      </w:pPr>
      <w:r w:rsidRPr="006F178A">
        <w:t xml:space="preserve">ראב"י:</w:t>
      </w:r>
    </w:p>
    <w:p w:rsidR="005851B8" w:rsidRPr="006F178A" w:rsidRDefault="005851B8" w:rsidP="005851B8">
      <w:pPr>
        <w:rPr>
          <w:rtl/>
        </w:rPr>
      </w:pPr>
      <w:del w:id="95946" w:author="מנוע מכני" w:date="2026-10-11T12:04:40Z">
        <w:r w:rsidRPr="006F178A">
          <w:rPr>
            <w:rtl/>
          </w:rPr>
          <w:delText xml:space="preserve"> </w:delText>
        </w:r>
      </w:del>
      <w:r w:rsidRPr="006F178A">
        <w:rPr>
          <w:rtl/>
        </w:rPr>
        <w:t xml:space="preserve">כיון דנכרי חשוד אשפיכות דמים, </w:t>
      </w:r>
      <w:ins w:id="92702" w:author="מנוע מכני" w:date="2026-10-11T12:04:40Z">
        <w:r>
          <w:rPr>
            <w:rtl/>
          </w:rPr>
          <w:t xml:space="preserve">שני</w:t>
        </w:r>
      </w:ins>
      <w:del w:id="92703" w:author="מנוע מכני" w:date="2026-10-11T12:04:40Z">
        <w:r w:rsidRPr="006F178A">
          <w:rPr>
            <w:rtl/>
          </w:rPr>
          <w:delText xml:space="preserve">תרי</w:delText>
        </w:r>
      </w:del>
      <w:r w:rsidRPr="006F178A">
        <w:rPr>
          <w:rtl/>
        </w:rPr>
        <w:t xml:space="preserve"> דשכיחי דדיירי - גזרו </w:t>
      </w:r>
      <w:ins w:id="92700" w:author="מנוע מכני" w:date="2026-10-11T12:04:40Z">
        <w:r>
          <w:rPr>
            <w:rtl/>
          </w:rPr>
          <w:t xml:space="preserve">בהם</w:t>
        </w:r>
      </w:ins>
      <w:del w:id="92701" w:author="מנוע מכני" w:date="2026-10-11T12:04:40Z">
        <w:r w:rsidRPr="006F178A">
          <w:rPr>
            <w:rtl/>
          </w:rPr>
          <w:delText xml:space="preserve">בהו</w:delText>
        </w:r>
      </w:del>
      <w:r w:rsidRPr="006F178A">
        <w:rPr>
          <w:rtl/>
        </w:rPr>
        <w:t xml:space="preserve">, חד </w:t>
      </w:r>
      <w:r w:rsidRPr="006F178A">
        <w:rPr>
          <w:rtl/>
        </w:rPr>
        <w:t xml:space="preserve">לא</w:t>
      </w:r>
      <w:r w:rsidRPr="006F178A">
        <w:rPr>
          <w:rtl/>
        </w:rPr>
        <w:t xml:space="preserve"> שכיח - </w:t>
      </w:r>
      <w:r w:rsidRPr="006F178A">
        <w:rPr>
          <w:rtl/>
        </w:rPr>
        <w:t xml:space="preserve">לא</w:t>
      </w:r>
      <w:r w:rsidRPr="006F178A">
        <w:rPr>
          <w:rtl/>
        </w:rPr>
        <w:t xml:space="preserve"> גזרו </w:t>
      </w:r>
      <w:ins w:id="92698" w:author="מנוע מכני" w:date="2026-10-11T12:04:40Z">
        <w:r>
          <w:rPr>
            <w:rtl/>
          </w:rPr>
          <w:t xml:space="preserve">בו</w:t>
        </w:r>
      </w:ins>
      <w:del w:id="92699" w:author="מנוע מכני" w:date="2026-10-11T12:04:40Z">
        <w:r w:rsidRPr="006F178A">
          <w:rPr>
            <w:rtl/>
          </w:rPr>
          <w:delText xml:space="preserve">ביה</w:delText>
        </w:r>
      </w:del>
      <w:r w:rsidRPr="006F178A">
        <w:rPr>
          <w:rtl/>
        </w:rPr>
        <w:t xml:space="preserve"> רבנן.</w:t>
      </w:r>
    </w:p>
    <w:p>
      <w:pPr>
        <w:pStyle w:val="38"/>
        <w:rPr>
          <w:ins w:id="95947" w:author="מנוע מכני" w:date="2026-10-11T12:04:40Z"/>
        </w:rPr>
      </w:pPr>
      <w:r w:rsidRPr="006F178A">
        <w:t xml:space="preserve">ור"מ:</w:t>
      </w:r>
    </w:p>
    <w:p w:rsidR="005851B8" w:rsidRPr="006F178A" w:rsidRDefault="005851B8" w:rsidP="005851B8">
      <w:pPr>
        <w:rPr>
          <w:rtl/>
        </w:rPr>
      </w:pPr>
      <w:del w:id="95948" w:author="מנוע מכני" w:date="2026-10-11T12:04:40Z">
        <w:r w:rsidRPr="006F178A">
          <w:rPr>
            <w:rtl/>
          </w:rPr>
          <w:delText xml:space="preserve"> </w:delText>
        </w:r>
      </w:del>
      <w:r w:rsidRPr="006F178A">
        <w:rPr>
          <w:rtl/>
        </w:rPr>
        <w:t xml:space="preserve">זמנין דמקרי ודייר.</w:t>
      </w:r>
    </w:p>
    <w:p>
      <w:pPr>
        <w:pStyle w:val="afffff8"/>
        <w:rPr>
          <w:ins w:id="90291" w:author="קלוד" w:date="2026-10-11T12:24:08Z"/>
        </w:rPr>
      </w:pPr>
      <w:ins w:id="90292" w:author="קלוד" w:date="2026-10-11T12:24:08Z">
        <w:r>
          <w:rPr>
            <w:color w:val="7B3F00"/>
          </w:rPr>
          <w:t xml:space="preserve">מקום נכרי - צריך להשכיר ממנו, ושכירות רעועה</w:t>
        </w:r>
      </w:ins>
    </w:p>
    <w:p>
      <w:pPr>
        <w:pStyle w:val="38"/>
        <w:rPr>
          <w:ins w:id="95949" w:author="מנוע מכני" w:date="2026-10-11T12:04:40Z"/>
        </w:rPr>
      </w:pPr>
      <w:r w:rsidRPr="006F178A">
        <w:t xml:space="preserve">ואמרו רבנן:</w:t>
      </w:r>
    </w:p>
    <w:p w:rsidR="005851B8" w:rsidRPr="006F178A" w:rsidRDefault="005851B8" w:rsidP="005851B8">
      <w:pPr>
        <w:rPr>
          <w:rtl/>
        </w:rPr>
      </w:pPr>
      <w:del w:id="95950" w:author="מנוע מכני" w:date="2026-10-11T12:04:40Z">
        <w:r w:rsidRPr="006F178A">
          <w:rPr>
            <w:rtl/>
          </w:rPr>
          <w:delText xml:space="preserve"> </w:delText>
        </w:r>
      </w:del>
      <w:r w:rsidRPr="006F178A">
        <w:rPr>
          <w:rtl/>
        </w:rPr>
        <w:t xml:space="preserve">אין עירוב מועיל במקום נכרי, ואין ביטול רשות מועיל במקום נכרי עד שישכיר.</w:t>
      </w:r>
    </w:p>
    <w:p w:rsidR="005851B8" w:rsidRPr="00132755" w:rsidRDefault="005851B8" w:rsidP="005851B8">
      <w:pPr>
        <w:rPr>
          <w:rtl/>
        </w:rPr>
      </w:pPr>
      <w:r w:rsidRPr="00132755">
        <w:rPr>
          <w:rtl/>
        </w:rPr>
        <w:t xml:space="preserve">ונכרי </w:t>
      </w:r>
      <w:r w:rsidRPr="00132755">
        <w:rPr>
          <w:rtl/>
        </w:rPr>
        <w:t xml:space="preserve">לא</w:t>
      </w:r>
      <w:r w:rsidRPr="00132755">
        <w:rPr>
          <w:rtl/>
        </w:rPr>
        <w:t xml:space="preserve"> מוגר.</w:t>
      </w:r>
      <w:r w:rsidRPr="00132755">
        <w:rPr>
          <w:rStyle w:val="afffe"/>
          <w:rFonts w:ascii="Fb Fontext" w:hAnsi="Fb Fontext"/>
          <w:rtl/>
        </w:rPr>
        <w:t xml:space="preserve"> א.</w:t>
      </w:r>
      <w:r w:rsidRPr="00132755">
        <w:rPr>
          <w:rtl/>
        </w:rPr>
        <w:t xml:space="preserve"> </w:t>
      </w:r>
      <w:r w:rsidRPr="00132755">
        <w:rPr>
          <w:rStyle w:val="2fb"/>
          <w:rtl/>
        </w:rPr>
        <w:t xml:space="preserve">לר"ח</w:t>
      </w:r>
      <w:r w:rsidRPr="00132755">
        <w:rPr>
          <w:rtl/>
        </w:rPr>
        <w:t xml:space="preserve"> דשכירות בריאה [ספסלים וכסאות] בעי' דסבר </w:t>
      </w:r>
      <w:ins w:id="92704" w:author="מנוע מכני" w:date="2026-10-11T12:04:40Z">
        <w:r>
          <w:rPr>
            <w:rtl/>
          </w:rPr>
          <w:t xml:space="preserve">שמא</w:t>
        </w:r>
      </w:ins>
      <w:del w:id="92705" w:author="מנוע מכני" w:date="2026-10-11T12:04:40Z">
        <w:r w:rsidRPr="00132755">
          <w:rPr>
            <w:rtl/>
          </w:rPr>
          <w:delText xml:space="preserve">דלמא</w:delText>
        </w:r>
      </w:del>
      <w:r w:rsidRPr="00132755">
        <w:rPr>
          <w:rtl/>
        </w:rPr>
        <w:t xml:space="preserve"> אתי לאחזוקי ברשותו.</w:t>
      </w:r>
    </w:p>
    <w:p w:rsidR="005851B8" w:rsidRPr="006F178A" w:rsidRDefault="005851B8" w:rsidP="005851B8">
      <w:pPr>
        <w:rPr>
          <w:rtl/>
        </w:rPr>
      </w:pPr>
      <w:r w:rsidRPr="006F178A">
        <w:rPr>
          <w:rStyle w:val="2fb"/>
          <w:rtl/>
        </w:rPr>
        <w:t xml:space="preserve">ולר"ש</w:t>
      </w:r>
      <w:r w:rsidRPr="006F178A">
        <w:rPr>
          <w:rtl/>
        </w:rPr>
        <w:t xml:space="preserve"> דשכירות רעועה [רק שם שכירות] דחייש לכשפים ולא מוגר.</w:t>
      </w:r>
    </w:p>
    <w:p w:rsidR="005851B8" w:rsidRPr="006F178A" w:rsidRDefault="005851B8" w:rsidP="005851B8">
      <w:pPr>
        <w:rPr>
          <w:rtl/>
        </w:rPr>
      </w:pPr>
      <w:r w:rsidRPr="006F178A">
        <w:rPr>
          <w:rtl/>
        </w:rPr>
        <w:t xml:space="preserve">[שכירות רעועה אינה פחות משו"פ א' </w:t>
      </w:r>
      <w:ins w:id="92708" w:author="מנוע מכני" w:date="2026-10-11T12:04:40Z">
        <w:r>
          <w:rPr>
            <w:rtl/>
          </w:rPr>
          <w:t xml:space="preserve">דכך</w:t>
        </w:r>
      </w:ins>
      <w:del w:id="92709" w:author="מנוע מכני" w:date="2026-10-11T12:04:40Z">
        <w:r w:rsidRPr="006F178A">
          <w:rPr>
            <w:rtl/>
          </w:rPr>
          <w:delText xml:space="preserve">דהכי</w:delText>
        </w:r>
      </w:del>
      <w:r w:rsidRPr="006F178A">
        <w:rPr>
          <w:rtl/>
        </w:rPr>
        <w:t xml:space="preserve"> שלח </w:t>
      </w:r>
      <w:ins w:id="92706" w:author="מנוע מכני" w:date="2026-10-11T12:04:40Z">
        <w:r>
          <w:rPr>
            <w:rtl/>
          </w:rPr>
          <w:t xml:space="preserve">משמו</w:t>
        </w:r>
      </w:ins>
      <w:del w:id="92707" w:author="מנוע מכני" w:date="2026-10-11T12:04:40Z">
        <w:r w:rsidRPr="006F178A">
          <w:rPr>
            <w:rtl/>
          </w:rPr>
          <w:delText xml:space="preserve">משמיה</w:delText>
        </w:r>
      </w:del>
      <w:r w:rsidRPr="006F178A">
        <w:rPr>
          <w:rtl/>
        </w:rPr>
        <w:t xml:space="preserve"> </w:t>
      </w:r>
      <w:r w:rsidRPr="006F178A">
        <w:rPr>
          <w:rStyle w:val="2fb"/>
          <w:rtl/>
        </w:rPr>
        <w:t xml:space="preserve">דרי"ו</w:t>
      </w:r>
      <w:r w:rsidRPr="006F178A">
        <w:rPr>
          <w:rtl/>
        </w:rPr>
        <w:t xml:space="preserve"> דמהני </w:t>
      </w:r>
      <w:r>
        <w:rPr>
          <w:rtl/>
        </w:rPr>
        <w:t>אפי'</w:t>
      </w:r>
      <w:r w:rsidRPr="006F178A">
        <w:rPr>
          <w:rtl/>
        </w:rPr>
        <w:t xml:space="preserve"> בפחות משו"פ.</w:t>
      </w:r>
    </w:p>
    <w:p w:rsidR="005851B8" w:rsidRDefault="005851B8" w:rsidP="005851B8">
      <w:pPr>
        <w:rPr>
          <w:rtl/>
        </w:rPr>
      </w:pPr>
      <w:r w:rsidRPr="006F178A">
        <w:rPr>
          <w:rtl/>
        </w:rPr>
        <w:t xml:space="preserve">ב </w:t>
      </w:r>
      <w:r w:rsidRPr="006F178A">
        <w:rPr>
          <w:rStyle w:val="2fb"/>
          <w:rtl/>
        </w:rPr>
        <w:t xml:space="preserve">כדרחב"א</w:t>
      </w:r>
      <w:r w:rsidRPr="006F178A">
        <w:rPr>
          <w:rtl/>
        </w:rPr>
        <w:t xml:space="preserve"> </w:t>
      </w:r>
      <w:r w:rsidRPr="006F178A">
        <w:rPr>
          <w:rStyle w:val="2fb"/>
          <w:rtl/>
        </w:rPr>
        <w:t xml:space="preserve">מרי"ו</w:t>
      </w:r>
      <w:r w:rsidRPr="006F178A">
        <w:rPr>
          <w:rtl/>
        </w:rPr>
        <w:t xml:space="preserve"> ב"נ נהרג על פחות משו"פ ולא ניתן להשבון]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89" w:author="קלוד" w:date="2026-10-11T12:24:08Z"/>
        </w:rPr>
      </w:pPr>
      <w:ins w:id="90290" w:author="קלוד" w:date="2026-10-11T12:24:08Z">
        <w:r>
          <w:rPr>
            <w:color w:val="7B3F00"/>
          </w:rPr>
          <w:t xml:space="preserve">חצירו של נכרי כדיר של בהמה - ר"מ וראב"י</w:t>
        </w:r>
      </w:ins>
    </w:p>
    <w:p>
      <w:pPr>
        <w:pStyle w:val="38"/>
        <w:rPr>
          <w:ins w:id="95952" w:author="מנוע מכני" w:date="2026-10-11T12:04:40Z"/>
        </w:rPr>
      </w:pPr>
      <w:del w:id="95951" w:author="מנוע מכני" w:date="2026-10-11T12:04:40Z">
        <w:r w:rsidRPr="006F178A">
          <w:delText xml:space="preserve">•</w:delText>
        </w:r>
      </w:del>
      <w:r w:rsidRPr="006F178A">
        <w:t xml:space="preserve"> גופא</w:t>
      </w:r>
      <w:r w:rsidRPr="006F178A">
        <w:t xml:space="preserve">:</w:t>
      </w:r>
    </w:p>
    <w:p w:rsidR="005851B8" w:rsidRPr="006F178A" w:rsidRDefault="005851B8" w:rsidP="005851B8">
      <w:pPr>
        <w:rPr>
          <w:rtl/>
        </w:rPr>
      </w:pPr>
      <w:del w:id="95953" w:author="מנוע מכני" w:date="2026-10-11T12:04:40Z">
        <w:r w:rsidRPr="006F178A">
          <w:rPr>
            <w:rFonts w:ascii="Fb Fontext" w:hAnsi="Fb Fontext"/>
            <w:rtl/>
          </w:rPr>
          <w:delText xml:space="preserve"> </w:delText>
        </w:r>
      </w:del>
      <w:r w:rsidRPr="006F178A">
        <w:rPr>
          <w:rFonts w:ascii="Fb Fontext" w:hAnsi="Fb Fontext"/>
          <w:rtl/>
        </w:rPr>
        <w:t xml:space="preserve">חצירו של נכרי הרי הוא כדיר של בהמה, ומותר להכניס ולהוציא מן חצר לבתים ומן בתים לחצר.</w:t>
      </w:r>
    </w:p>
    <w:p w:rsidR="005851B8" w:rsidRPr="006F178A" w:rsidRDefault="005851B8" w:rsidP="005851B8">
      <w:pPr>
        <w:rPr>
          <w:rtl/>
        </w:rPr>
      </w:pPr>
      <w:r w:rsidRPr="006F178A">
        <w:rPr>
          <w:rtl/>
        </w:rPr>
        <w:t xml:space="preserve">ואם יש שם ישראל אחד - אוסר, דברי </w:t>
      </w:r>
      <w:r w:rsidRPr="006F178A">
        <w:rPr>
          <w:rStyle w:val="2fb"/>
          <w:rtl/>
        </w:rPr>
        <w:t xml:space="preserve">ר"מ</w:t>
      </w:r>
      <w:r w:rsidRPr="006F178A">
        <w:rPr>
          <w:rtl/>
        </w:rPr>
        <w:t xml:space="preserve">.</w:t>
      </w:r>
    </w:p>
    <w:p>
      <w:pPr>
        <w:pStyle w:val="38"/>
        <w:rPr>
          <w:ins w:id="95954" w:author="מנוע מכני" w:date="2026-10-11T12:04:40Z"/>
        </w:rPr>
      </w:pPr>
      <w:r w:rsidRPr="006F178A">
        <w:t xml:space="preserve">ראב"י:</w:t>
      </w:r>
    </w:p>
    <w:p w:rsidR="005851B8" w:rsidRPr="006F178A" w:rsidRDefault="005851B8" w:rsidP="005851B8">
      <w:pPr>
        <w:rPr>
          <w:rtl/>
        </w:rPr>
      </w:pPr>
      <w:del w:id="95955" w:author="מנוע מכני" w:date="2026-10-11T12:04:40Z">
        <w:r w:rsidRPr="006F178A">
          <w:rPr>
            <w:rtl/>
          </w:rPr>
          <w:delText xml:space="preserve"> </w:delText>
        </w:r>
      </w:del>
      <w:r w:rsidRPr="006F178A">
        <w:rPr>
          <w:rtl/>
        </w:rPr>
        <w:t xml:space="preserve">לעולם אינו אוסר, עד שיהו שני ישראלים אוסרים זה על זה.</w:t>
      </w:r>
    </w:p>
    <w:p>
      <w:pPr>
        <w:pStyle w:val="38"/>
        <w:rPr>
          <w:ins w:id="95956" w:author="מנוע מכני" w:date="2026-10-11T12:04:40Z"/>
        </w:rPr>
      </w:pPr>
      <w:r w:rsidRPr="006F178A">
        <w:t xml:space="preserve">והך ברייתא:</w:t>
      </w:r>
    </w:p>
    <w:p w:rsidR="005851B8" w:rsidRPr="006F178A" w:rsidRDefault="005851B8" w:rsidP="005851B8">
      <w:pPr>
        <w:rPr>
          <w:rtl/>
        </w:rPr>
      </w:pPr>
      <w:del w:id="95957" w:author="מנוע מכני" w:date="2026-10-11T12:04:40Z">
        <w:r w:rsidRPr="006F178A">
          <w:rPr>
            <w:rtl/>
          </w:rPr>
          <w:delText xml:space="preserve"> </w:delText>
        </w:r>
      </w:del>
      <w:r w:rsidRPr="006F178A">
        <w:rPr>
          <w:rtl/>
        </w:rPr>
        <w:t xml:space="preserve">חצירו של נכרי הרי הוא כדיר של בהמה. ומותר להוציא מבית הישראל -היינו בליתא לגוי בחצר.</w:t>
      </w:r>
    </w:p>
    <w:p>
      <w:pPr>
        <w:pStyle w:val="38"/>
        <w:rPr>
          <w:ins w:id="95958" w:author="מנוע מכני" w:date="2026-10-11T12:04:40Z"/>
        </w:rPr>
      </w:pPr>
      <w:r w:rsidRPr="006F178A">
        <w:t xml:space="preserve">והא </w:t>
      </w:r>
      <w:r w:rsidRPr="006F178A">
        <w:t xml:space="preserve">דתנן</w:t>
      </w:r>
      <w:r w:rsidRPr="006F178A">
        <w:t xml:space="preserve">:</w:t>
      </w:r>
    </w:p>
    <w:p w:rsidR="005851B8" w:rsidRPr="006F178A" w:rsidRDefault="005851B8" w:rsidP="005851B8">
      <w:pPr>
        <w:rPr>
          <w:rtl/>
        </w:rPr>
      </w:pPr>
      <w:del w:id="95959" w:author="מנוע מכני" w:date="2026-10-11T12:04:40Z">
        <w:r w:rsidRPr="006F178A">
          <w:rPr>
            <w:rtl/>
          </w:rPr>
          <w:delText xml:space="preserve"> </w:delText>
        </w:r>
      </w:del>
      <w:r w:rsidRPr="006F178A">
        <w:rPr>
          <w:rtl/>
        </w:rPr>
        <w:t xml:space="preserve">הדר עם הנכרי בחצר הרי זה אוסר עליו מיירי </w:t>
      </w:r>
      <w:ins w:id="94628" w:author="מנוע מכני" w:date="2026-10-11T12:04:40Z">
        <w:r>
          <w:rPr>
            <w:rtl/>
          </w:rPr>
          <w:t xml:space="preserve">דישנו</w:t>
        </w:r>
      </w:ins>
      <w:del w:id="94629" w:author="מנוע מכני" w:date="2026-10-11T12:04:40Z">
        <w:r w:rsidRPr="006F178A">
          <w:rPr>
            <w:rtl/>
          </w:rPr>
          <w:delText xml:space="preserve">דאיתא</w:delText>
        </w:r>
      </w:del>
      <w:r w:rsidRPr="006F178A">
        <w:rPr>
          <w:rtl/>
        </w:rPr>
        <w:t xml:space="preserve"> לגוי בחצר.</w:t>
      </w:r>
    </w:p>
    <w:p w:rsidR="005851B8" w:rsidRPr="006F178A" w:rsidRDefault="005851B8" w:rsidP="005851B8">
      <w:pPr>
        <w:rPr>
          <w:rtl/>
        </w:rPr>
      </w:pPr>
      <w:ins w:id="91348" w:author="מנוע מכני" w:date="2026-10-11T12:04:40Z">
        <w:r>
          <w:rPr>
            <w:rtl/>
          </w:rPr>
          <w:t xml:space="preserve">וסבר</w:t>
        </w:r>
      </w:ins>
      <w:del w:id="91349" w:author="מנוע מכני" w:date="2026-10-11T12:04:40Z">
        <w:r w:rsidRPr="006F178A">
          <w:rPr>
            <w:rtl/>
          </w:rPr>
          <w:delText xml:space="preserve">וקסבר</w:delText>
        </w:r>
      </w:del>
      <w:r w:rsidRPr="006F178A">
        <w:rPr>
          <w:rtl/>
        </w:rPr>
        <w:t xml:space="preserve"> דירה בלא בעלים - </w:t>
      </w:r>
      <w:r w:rsidRPr="006F178A">
        <w:rPr>
          <w:rtl/>
        </w:rPr>
        <w:t xml:space="preserve">לא</w:t>
      </w:r>
      <w:r w:rsidRPr="006F178A">
        <w:rPr>
          <w:rtl/>
        </w:rPr>
        <w:t xml:space="preserve"> שמה דירה.</w:t>
      </w:r>
    </w:p>
    <w:p w:rsidR="005851B8" w:rsidRPr="006F178A" w:rsidRDefault="005851B8" w:rsidP="005851B8">
      <w:pPr>
        <w:rPr>
          <w:rtl/>
        </w:rPr>
      </w:pPr>
      <w:r w:rsidRPr="006F178A">
        <w:rPr>
          <w:rtl/>
        </w:rPr>
        <w:t xml:space="preserve">וישראל, דכי </w:t>
      </w:r>
      <w:ins w:id="94010" w:author="מנוע מכני" w:date="2026-10-11T12:04:40Z">
        <w:r>
          <w:rPr>
            <w:rtl/>
          </w:rPr>
          <w:t xml:space="preserve">ישנו</w:t>
        </w:r>
      </w:ins>
      <w:del w:id="94011" w:author="מנוע מכני" w:date="2026-10-11T12:04:40Z">
        <w:r w:rsidRPr="006F178A">
          <w:rPr>
            <w:rtl/>
          </w:rPr>
          <w:delText xml:space="preserve">איתיה</w:delText>
        </w:r>
      </w:del>
      <w:r w:rsidRPr="006F178A">
        <w:rPr>
          <w:rtl/>
        </w:rPr>
        <w:t xml:space="preserve"> - אסר, כי </w:t>
      </w:r>
      <w:ins w:id="94012" w:author="מנוע מכני" w:date="2026-10-11T12:04:40Z">
        <w:r>
          <w:rPr>
            <w:rtl/>
          </w:rPr>
          <w:t xml:space="preserve">אינו</w:t>
        </w:r>
      </w:ins>
      <w:del w:id="94013" w:author="מנוע מכני" w:date="2026-10-11T12:04:40Z">
        <w:r w:rsidRPr="006F178A">
          <w:rPr>
            <w:rtl/>
          </w:rPr>
          <w:delText xml:space="preserve">ליתיה</w:delText>
        </w:r>
      </w:del>
      <w:r w:rsidRPr="006F178A">
        <w:rPr>
          <w:rtl/>
        </w:rPr>
        <w:t xml:space="preserve"> - גזרו </w:t>
      </w:r>
      <w:ins w:id="92710" w:author="מנוע מכני" w:date="2026-10-11T12:04:40Z">
        <w:r>
          <w:rPr>
            <w:rtl/>
          </w:rPr>
          <w:t xml:space="preserve">בו</w:t>
        </w:r>
      </w:ins>
      <w:del w:id="92711" w:author="מנוע מכני" w:date="2026-10-11T12:04:40Z">
        <w:r w:rsidRPr="006F178A">
          <w:rPr>
            <w:rtl/>
          </w:rPr>
          <w:delText xml:space="preserve">ביה</w:delText>
        </w:r>
      </w:del>
      <w:r w:rsidRPr="006F178A">
        <w:rPr>
          <w:rtl/>
        </w:rPr>
        <w:t xml:space="preserve"> רבנן.</w:t>
      </w:r>
    </w:p>
    <w:p w:rsidR="005851B8" w:rsidRPr="006F178A" w:rsidRDefault="005851B8" w:rsidP="005851B8">
      <w:pPr>
        <w:rPr>
          <w:rtl/>
        </w:rPr>
      </w:pPr>
      <w:r w:rsidRPr="006F178A">
        <w:rPr>
          <w:rtl/>
        </w:rPr>
        <w:t xml:space="preserve">נכרי, דכי </w:t>
      </w:r>
      <w:ins w:id="94014" w:author="מנוע מכני" w:date="2026-10-11T12:04:40Z">
        <w:r>
          <w:rPr>
            <w:rtl/>
          </w:rPr>
          <w:t xml:space="preserve">ישנו</w:t>
        </w:r>
      </w:ins>
      <w:del w:id="94015" w:author="מנוע מכני" w:date="2026-10-11T12:04:40Z">
        <w:r w:rsidRPr="006F178A">
          <w:rPr>
            <w:rtl/>
          </w:rPr>
          <w:delText xml:space="preserve">איתיה</w:delText>
        </w:r>
      </w:del>
      <w:r w:rsidRPr="006F178A">
        <w:rPr>
          <w:rtl/>
        </w:rPr>
        <w:t xml:space="preserve"> - גזירה שמא ילמד ממעשיו. כי </w:t>
      </w:r>
      <w:ins w:id="94016" w:author="מנוע מכני" w:date="2026-10-11T12:04:40Z">
        <w:r>
          <w:rPr>
            <w:rtl/>
          </w:rPr>
          <w:t xml:space="preserve">ישנו</w:t>
        </w:r>
      </w:ins>
      <w:del w:id="94017" w:author="מנוע מכני" w:date="2026-10-11T12:04:40Z">
        <w:r w:rsidRPr="006F178A">
          <w:rPr>
            <w:rtl/>
          </w:rPr>
          <w:delText xml:space="preserve">איתיה</w:delText>
        </w:r>
      </w:del>
      <w:r w:rsidRPr="006F178A">
        <w:rPr>
          <w:rtl/>
        </w:rPr>
        <w:t xml:space="preserve"> - אסר, כי </w:t>
      </w:r>
      <w:ins w:id="94018" w:author="מנוע מכני" w:date="2026-10-11T12:04:40Z">
        <w:r>
          <w:rPr>
            <w:rtl/>
          </w:rPr>
          <w:t xml:space="preserve">אינו</w:t>
        </w:r>
      </w:ins>
      <w:del w:id="94019" w:author="מנוע מכני" w:date="2026-10-11T12:04:40Z">
        <w:r w:rsidRPr="006F178A">
          <w:rPr>
            <w:rtl/>
          </w:rPr>
          <w:delText xml:space="preserve">ליתיה</w:delText>
        </w:r>
      </w:del>
      <w:r w:rsidRPr="006F178A">
        <w:rPr>
          <w:rtl/>
        </w:rPr>
        <w:t xml:space="preserve"> - </w:t>
      </w:r>
      <w:r w:rsidRPr="006F178A">
        <w:rPr>
          <w:rtl/>
        </w:rPr>
        <w:t xml:space="preserve">לא</w:t>
      </w:r>
      <w:r w:rsidRPr="006F178A">
        <w:rPr>
          <w:rtl/>
        </w:rPr>
        <w:t xml:space="preserve"> אסר.</w:t>
      </w:r>
    </w:p>
    <w:p w:rsidR="005851B8" w:rsidRPr="006F178A" w:rsidRDefault="005851B8" w:rsidP="005851B8">
      <w:pPr>
        <w:rPr>
          <w:rtl/>
        </w:rPr>
      </w:pPr>
      <w:r w:rsidRPr="006F178A">
        <w:rPr>
          <w:rtl/>
        </w:rPr>
        <w:t xml:space="preserve">והא דהמניח את ביתו והלך לו לשבות בעיר אחרת, אחד נכרי ואחד ישראל - אוסר, דברי </w:t>
      </w:r>
      <w:r w:rsidRPr="006F178A">
        <w:rPr>
          <w:rStyle w:val="2fb"/>
          <w:rtl/>
        </w:rPr>
        <w:t xml:space="preserve">ר"מ</w:t>
      </w:r>
      <w:r w:rsidRPr="006F178A">
        <w:rPr>
          <w:rtl/>
        </w:rPr>
        <w:t xml:space="preserve">- מיירי דאתי ביומיה.</w:t>
      </w:r>
    </w:p>
    <w:p>
      <w:pPr>
        <w:pStyle w:val="38"/>
        <w:rPr>
          <w:ins w:id="95960" w:author="מנוע מכני" w:date="2026-10-11T12:04:40Z"/>
        </w:rPr>
      </w:pPr>
      <w:r w:rsidRPr="006F178A">
        <w:t xml:space="preserve">ריא"ש:</w:t>
      </w:r>
    </w:p>
    <w:p w:rsidR="005851B8" w:rsidRPr="006F178A" w:rsidRDefault="005851B8" w:rsidP="005851B8">
      <w:pPr>
        <w:rPr>
          <w:rtl/>
        </w:rPr>
      </w:pPr>
      <w:del w:id="95961" w:author="מנוע מכני" w:date="2026-10-11T12:04:40Z">
        <w:r w:rsidRPr="006F178A">
          <w:rPr>
            <w:rtl/>
          </w:rPr>
          <w:delText xml:space="preserve"> </w:delText>
        </w:r>
      </w:del>
      <w:r w:rsidRPr="006F178A">
        <w:rPr>
          <w:rStyle w:val="afffe"/>
          <w:rFonts w:ascii="Fb Fontext" w:hAnsi="Fb Fontext"/>
          <w:rtl/>
        </w:rPr>
        <w:t>הלכה</w:t>
      </w:r>
      <w:r w:rsidRPr="006F178A">
        <w:rPr>
          <w:rtl/>
        </w:rPr>
        <w:t xml:space="preserve"> </w:t>
      </w:r>
      <w:r w:rsidRPr="006F178A">
        <w:rPr>
          <w:rStyle w:val="2fb"/>
          <w:rtl/>
        </w:rPr>
        <w:t xml:space="preserve">כראב"י</w:t>
      </w:r>
      <w:r w:rsidRPr="006F178A">
        <w:rPr>
          <w:rtl/>
        </w:rPr>
        <w:t xml:space="preserve"> | </w:t>
      </w:r>
      <w:r w:rsidRPr="006F178A">
        <w:rPr>
          <w:rStyle w:val="2fb"/>
          <w:rtl/>
        </w:rPr>
        <w:t xml:space="preserve">ור"ה</w:t>
      </w:r>
      <w:r w:rsidRPr="006F178A">
        <w:rPr>
          <w:rtl/>
        </w:rPr>
        <w:t xml:space="preserve"> </w:t>
      </w:r>
      <w:r w:rsidRPr="006F178A">
        <w:rPr>
          <w:rStyle w:val="afffe"/>
          <w:rFonts w:ascii="Fb Fontext" w:hAnsi="Fb Fontext"/>
          <w:rtl/>
        </w:rPr>
        <w:t>מנהג</w:t>
      </w:r>
      <w:r w:rsidRPr="006F178A">
        <w:rPr>
          <w:rtl/>
        </w:rPr>
        <w:t xml:space="preserve"> </w:t>
      </w:r>
      <w:r w:rsidRPr="006F178A">
        <w:rPr>
          <w:rStyle w:val="2fb"/>
          <w:rtl/>
        </w:rPr>
        <w:t xml:space="preserve">כראב"י</w:t>
      </w:r>
      <w:r w:rsidRPr="006F178A">
        <w:rPr>
          <w:rtl/>
        </w:rPr>
        <w:t xml:space="preserve">. | </w:t>
      </w:r>
      <w:r w:rsidRPr="006F178A">
        <w:rPr>
          <w:rStyle w:val="2fb"/>
          <w:rtl/>
        </w:rPr>
        <w:t xml:space="preserve">ור"יו</w:t>
      </w:r>
      <w:r w:rsidRPr="006F178A">
        <w:rPr>
          <w:rtl/>
        </w:rPr>
        <w:t xml:space="preserve">: </w:t>
      </w:r>
      <w:r w:rsidRPr="006F178A">
        <w:rPr>
          <w:rStyle w:val="afffe"/>
          <w:rFonts w:ascii="Fb Fontext" w:hAnsi="Fb Fontext"/>
          <w:rtl/>
        </w:rPr>
        <w:t>נהגו העם</w:t>
      </w:r>
      <w:r w:rsidRPr="006F178A">
        <w:rPr>
          <w:rtl/>
        </w:rPr>
        <w:t xml:space="preserve"> </w:t>
      </w:r>
      <w:r w:rsidRPr="006F178A">
        <w:rPr>
          <w:rStyle w:val="2fb"/>
          <w:rtl/>
        </w:rPr>
        <w:t xml:space="preserve">כראב"י</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87" w:author="קלוד" w:date="2026-10-11T12:24:08Z"/>
        </w:rPr>
      </w:pPr>
      <w:ins w:id="90288" w:author="קלוד" w:date="2026-10-11T12:24:08Z">
        <w:r>
          <w:rPr>
            <w:color w:val="7B3F00"/>
          </w:rPr>
          <w:t xml:space="preserve">הלכה כראב"י - איסור הוראה בפני רבו</w:t>
        </w:r>
      </w:ins>
    </w:p>
    <w:p w:rsidR="005851B8" w:rsidRPr="006F178A" w:rsidRDefault="005851B8" w:rsidP="005851B8">
      <w:pPr>
        <w:rPr>
          <w:rtl/>
        </w:rPr>
      </w:pPr>
      <w:r w:rsidRPr="006F178A">
        <w:rPr>
          <w:rFonts w:ascii="Fb Fontext" w:hAnsi="Fb Fontext"/>
          <w:rtl/>
        </w:rPr>
        <w:t xml:space="preserve">קימ"ל משנת </w:t>
      </w:r>
      <w:ins w:id="90362" w:author="מנוע מכני" w:date="2026-10-11T12:04:40Z">
        <w:r>
          <w:rPr>
            <w:rStyle w:val="2fb"/>
            <w:rFonts w:ascii="Fb Fontext" w:hAnsi="Fb Fontext"/>
            <w:rtl/>
          </w:rPr>
          <w:t xml:space="preserve">ר"א</w:t>
        </w:r>
      </w:ins>
      <w:del w:id="90363" w:author="מנוע מכני" w:date="2026-10-11T12:04:40Z">
        <w:r w:rsidRPr="006F178A">
          <w:rPr>
            <w:rFonts w:ascii="Fb Fontext" w:hAnsi="Fb Fontext"/>
            <w:rtl/>
          </w:rPr>
          <w:delText xml:space="preserve">רבי אליעזר</w:delText>
        </w:r>
      </w:del>
      <w:r w:rsidRPr="006F178A">
        <w:rPr>
          <w:rFonts w:ascii="Fb Fontext" w:hAnsi="Fb Fontext"/>
          <w:rtl/>
        </w:rPr>
        <w:t xml:space="preserve"> בן יעקב קב ונקי, </w:t>
      </w:r>
      <w:r w:rsidRPr="006F178A">
        <w:rPr>
          <w:rStyle w:val="2fb"/>
          <w:rFonts w:ascii="Fb Fontext" w:hAnsi="Fb Fontext"/>
          <w:rtl/>
        </w:rPr>
        <w:t xml:space="preserve">ואריא"ש</w:t>
      </w:r>
      <w:r w:rsidRPr="006F178A">
        <w:rPr>
          <w:rFonts w:ascii="Fb Fontext" w:hAnsi="Fb Fontext"/>
          <w:rtl/>
        </w:rPr>
        <w:t xml:space="preserve"> הלכה כראב'י אסור להורות בפני רבו </w:t>
      </w:r>
      <w:r>
        <w:rPr>
          <w:rFonts w:ascii="Fb Fontext" w:hAnsi="Fb Fontext"/>
          <w:rtl/>
        </w:rPr>
        <w:t>ואפי'</w:t>
      </w:r>
      <w:r w:rsidRPr="006F178A">
        <w:rPr>
          <w:rFonts w:ascii="Fb Fontext" w:hAnsi="Fb Fontext"/>
          <w:rtl/>
        </w:rPr>
        <w:t xml:space="preserve"> </w:t>
      </w:r>
      <w:ins w:id="90317" w:author="Claude - סמנטי" w:date="2026-10-11T12:19:31Z">
        <w:r>
          <w:rPr>
            <w:rFonts w:ascii="Fb Fontext" w:hAnsi="Fb Fontext"/>
            <w:rtl/>
          </w:rPr>
          <w:t xml:space="preserve">ביצה</w:t>
        </w:r>
      </w:ins>
      <w:del w:id="90318" w:author="Claude - סמנטי" w:date="2026-10-11T12:19:31Z">
        <w:r w:rsidRPr="006F178A">
          <w:rPr>
            <w:rFonts w:ascii="Fb Fontext" w:hAnsi="Fb Fontext"/>
            <w:rtl/>
          </w:rPr>
          <w:delText xml:space="preserve">ביעתא</w:delText>
        </w:r>
      </w:del>
      <w:r w:rsidRPr="006F178A">
        <w:rPr>
          <w:rFonts w:ascii="Fb Fontext" w:hAnsi="Fb Fontext"/>
          <w:rtl/>
        </w:rPr>
        <w:t xml:space="preserve"> בכותחא.</w:t>
      </w:r>
    </w:p>
    <w:p w:rsidR="005851B8" w:rsidRPr="006F178A" w:rsidRDefault="005851B8" w:rsidP="005851B8">
      <w:pPr>
        <w:rPr>
          <w:rtl/>
        </w:rPr>
      </w:pPr>
      <w:r w:rsidRPr="006F178A">
        <w:rPr>
          <w:rtl/>
        </w:rPr>
        <w:t xml:space="preserve">וכן הורה </w:t>
      </w:r>
      <w:r w:rsidRPr="006F178A">
        <w:rPr>
          <w:rStyle w:val="2fb"/>
          <w:rtl/>
        </w:rPr>
        <w:t xml:space="preserve">אביי</w:t>
      </w:r>
      <w:r w:rsidRPr="006F178A">
        <w:rPr>
          <w:rtl/>
        </w:rPr>
        <w:t xml:space="preserve"> ד</w:t>
      </w:r>
      <w:r>
        <w:rPr>
          <w:rtl/>
        </w:rPr>
        <w:t>אפי'</w:t>
      </w:r>
      <w:r w:rsidRPr="006F178A">
        <w:rPr>
          <w:rtl/>
        </w:rPr>
        <w:t xml:space="preserve"> מגלת תענית, דכתיבא ומנחא, אסור לאורויי באתריה דרביה וכדר' יוסף דאסור </w:t>
      </w:r>
      <w:ins w:id="90364" w:author="מנוע מכני" w:date="2026-10-11T12:04:40Z">
        <w:r>
          <w:rPr>
            <w:rtl/>
          </w:rPr>
          <w:t xml:space="preserve">אפי'</w:t>
        </w:r>
      </w:ins>
      <w:del w:id="90365" w:author="מנוע מכני" w:date="2026-10-11T12:04:40Z">
        <w:r w:rsidRPr="006F178A">
          <w:rPr>
            <w:rtl/>
          </w:rPr>
          <w:delText xml:space="preserve">אפילו</w:delText>
        </w:r>
      </w:del>
      <w:r w:rsidRPr="006F178A">
        <w:rPr>
          <w:rtl/>
        </w:rPr>
        <w:t xml:space="preserve"> </w:t>
      </w:r>
      <w:ins w:id="90319" w:author="Claude - סמנטי" w:date="2026-10-11T12:19:31Z">
        <w:r>
          <w:rPr>
            <w:rtl/>
          </w:rPr>
          <w:t xml:space="preserve">ביצה</w:t>
        </w:r>
      </w:ins>
      <w:del w:id="90320" w:author="Claude - סמנטי" w:date="2026-10-11T12:19:31Z">
        <w:r w:rsidRPr="006F178A">
          <w:rPr>
            <w:rtl/>
          </w:rPr>
          <w:delText xml:space="preserve">ביעתא</w:delText>
        </w:r>
      </w:del>
      <w:r w:rsidRPr="006F178A">
        <w:rPr>
          <w:rtl/>
        </w:rPr>
        <w:t xml:space="preserve"> בכותחא.</w:t>
      </w:r>
    </w:p>
    <w:p w:rsidR="005851B8" w:rsidRPr="006F178A" w:rsidRDefault="005851B8" w:rsidP="005851B8">
      <w:pPr>
        <w:rPr>
          <w:rtl/>
        </w:rPr>
      </w:pPr>
      <w:r>
        <w:rPr>
          <w:rtl/>
        </w:rPr>
        <w:t>אפי'</w:t>
      </w:r>
      <w:r w:rsidRPr="006F178A">
        <w:rPr>
          <w:rtl/>
        </w:rPr>
        <w:t xml:space="preserve"> </w:t>
      </w:r>
      <w:r w:rsidRPr="006F178A">
        <w:rPr>
          <w:rStyle w:val="2fb"/>
          <w:rtl/>
        </w:rPr>
        <w:t xml:space="preserve">דר"ח</w:t>
      </w:r>
      <w:r w:rsidRPr="006F178A">
        <w:rPr>
          <w:rtl/>
        </w:rPr>
        <w:t xml:space="preserve"> </w:t>
      </w:r>
      <w:r w:rsidRPr="006F178A">
        <w:rPr>
          <w:rtl/>
        </w:rPr>
        <w:t xml:space="preserve">לא</w:t>
      </w:r>
      <w:r w:rsidRPr="006F178A">
        <w:rPr>
          <w:rtl/>
        </w:rPr>
        <w:t xml:space="preserve"> הורה כל שני </w:t>
      </w:r>
      <w:ins w:id="90366" w:author="מנוע מכני" w:date="2026-10-11T12:04:40Z">
        <w:r>
          <w:rPr>
            <w:rStyle w:val="2fb"/>
            <w:rtl/>
          </w:rPr>
          <w:t xml:space="preserve">דר"ה</w:t>
        </w:r>
      </w:ins>
      <w:del w:id="90367" w:author="מנוע מכני" w:date="2026-10-11T12:04:40Z">
        <w:r w:rsidRPr="006F178A">
          <w:rPr>
            <w:rtl/>
          </w:rPr>
          <w:delText xml:space="preserve">דרב הונא</w:delText>
        </w:r>
      </w:del>
      <w:r w:rsidRPr="006F178A">
        <w:rPr>
          <w:rtl/>
        </w:rPr>
        <w:t xml:space="preserve"> מ"מ בכפרי הורה דלא היה מקומו של </w:t>
      </w:r>
      <w:r w:rsidRPr="006F178A">
        <w:rPr>
          <w:rStyle w:val="2fb"/>
          <w:rtl/>
        </w:rPr>
        <w:t xml:space="preserve">ר"ה</w:t>
      </w:r>
      <w:r w:rsidRPr="006F178A">
        <w:rPr>
          <w:rtl/>
        </w:rPr>
        <w:t xml:space="preserve">.</w:t>
      </w:r>
    </w:p>
    <w:p w:rsidR="005851B8" w:rsidRDefault="005851B8" w:rsidP="005851B8">
      <w:pPr>
        <w:rPr>
          <w:rtl/>
        </w:rPr>
      </w:pPr>
      <w:r w:rsidRPr="006F178A">
        <w:rPr>
          <w:rStyle w:val="2fb"/>
          <w:rtl/>
        </w:rPr>
        <w:t xml:space="preserve">רב המנונא</w:t>
      </w:r>
      <w:r w:rsidRPr="006F178A">
        <w:rPr>
          <w:rtl/>
        </w:rPr>
        <w:t xml:space="preserve"> אורי בחרתא דארגז בשני </w:t>
      </w:r>
      <w:r w:rsidRPr="006F178A">
        <w:rPr>
          <w:rStyle w:val="2fb"/>
          <w:rtl/>
        </w:rPr>
        <w:t xml:space="preserve">דרב חסדא</w:t>
      </w:r>
      <w:r w:rsidRPr="006F178A">
        <w:rPr>
          <w:rtl/>
        </w:rPr>
        <w:t xml:space="preserve">. [והיה תלמיד חבר שלו]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סג.</w:t>
      </w:r>
    </w:p>
    <w:p w:rsidR="005851B8" w:rsidRPr="006F178A" w:rsidRDefault="005851B8" w:rsidP="005851B8">
      <w:pPr>
        <w:rPr>
          <w:rtl/>
        </w:rPr>
      </w:pPr>
      <w:r w:rsidRPr="006F178A">
        <w:rPr>
          <w:rStyle w:val="2fb"/>
          <w:rFonts w:ascii="Fb Fontext" w:hAnsi="Fb Fontext"/>
          <w:rtl/>
        </w:rPr>
        <w:t xml:space="preserve">רבינא</w:t>
      </w:r>
      <w:r w:rsidRPr="006F178A">
        <w:rPr>
          <w:rFonts w:ascii="Fb Fontext" w:hAnsi="Fb Fontext"/>
          <w:rtl/>
        </w:rPr>
        <w:t xml:space="preserve"> סר סכינא בבבל. </w:t>
      </w:r>
      <w:r>
        <w:rPr>
          <w:rFonts w:ascii="Fb Fontext" w:hAnsi="Fb Fontext"/>
          <w:rtl/>
        </w:rPr>
        <w:t>ואפי'</w:t>
      </w:r>
      <w:r w:rsidRPr="006F178A">
        <w:rPr>
          <w:rFonts w:ascii="Fb Fontext" w:hAnsi="Fb Fontext"/>
          <w:rtl/>
        </w:rPr>
        <w:t xml:space="preserve"> במקומו של </w:t>
      </w:r>
      <w:r w:rsidRPr="006F178A">
        <w:rPr>
          <w:rStyle w:val="2fb"/>
          <w:rFonts w:ascii="Fb Fontext" w:hAnsi="Fb Fontext"/>
          <w:rtl/>
        </w:rPr>
        <w:t xml:space="preserve">רב אשי</w:t>
      </w:r>
      <w:r w:rsidRPr="006F178A">
        <w:rPr>
          <w:rFonts w:ascii="Fb Fontext" w:hAnsi="Fb Fontext"/>
          <w:rtl/>
        </w:rPr>
        <w:t xml:space="preserve"> דתלמיד חבר היה לפני </w:t>
      </w:r>
      <w:r w:rsidRPr="006F178A">
        <w:rPr>
          <w:rStyle w:val="2fb"/>
          <w:rFonts w:ascii="Fb Fontext" w:hAnsi="Fb Fontext"/>
          <w:rtl/>
        </w:rPr>
        <w:t xml:space="preserve">רב אשי</w:t>
      </w:r>
      <w:r w:rsidRPr="006F178A">
        <w:rPr>
          <w:rFonts w:ascii="Fb Fontext" w:hAnsi="Fb Fontext"/>
          <w:rtl/>
        </w:rPr>
        <w:t xml:space="preserve">.</w:t>
      </w:r>
    </w:p>
    <w:p w:rsidR="005851B8" w:rsidRPr="006F178A" w:rsidRDefault="005851B8" w:rsidP="005851B8">
      <w:pPr>
        <w:rPr>
          <w:rtl/>
        </w:rPr>
      </w:pPr>
      <w:ins w:id="94020" w:author="מנוע מכני" w:date="2026-10-11T12:04:40Z">
        <w:r>
          <w:rPr>
            <w:rtl/>
          </w:rPr>
          <w:t xml:space="preserve">דסבר</w:t>
        </w:r>
      </w:ins>
      <w:del w:id="94021" w:author="מנוע מכני" w:date="2026-10-11T12:04:40Z">
        <w:r w:rsidRPr="006F178A">
          <w:rPr>
            <w:rtl/>
          </w:rPr>
          <w:delText xml:space="preserve">דס"ל</w:delText>
        </w:r>
      </w:del>
      <w:r w:rsidRPr="006F178A">
        <w:rPr>
          <w:rtl/>
        </w:rPr>
        <w:t xml:space="preserve"> דלא אורי </w:t>
      </w:r>
      <w:r w:rsidRPr="006F178A">
        <w:rPr>
          <w:rStyle w:val="2fb"/>
          <w:rtl/>
        </w:rPr>
        <w:t xml:space="preserve">רב המנונא</w:t>
      </w:r>
      <w:r w:rsidRPr="006F178A">
        <w:rPr>
          <w:rtl/>
        </w:rPr>
        <w:t xml:space="preserve"> בשני </w:t>
      </w:r>
      <w:ins w:id="90368" w:author="מנוע מכני" w:date="2026-10-11T12:04:40Z">
        <w:r>
          <w:rPr>
            <w:rStyle w:val="2fb"/>
            <w:rtl/>
          </w:rPr>
          <w:t xml:space="preserve">ר"ה</w:t>
        </w:r>
      </w:ins>
      <w:del w:id="90369" w:author="מנוע מכני" w:date="2026-10-11T12:04:40Z">
        <w:r w:rsidRPr="006F178A">
          <w:rPr>
            <w:rtl/>
          </w:rPr>
          <w:delText xml:space="preserve">רב הונא</w:delText>
        </w:r>
      </w:del>
      <w:r w:rsidRPr="006F178A">
        <w:rPr>
          <w:rtl/>
        </w:rPr>
        <w:t xml:space="preserve">, אבל אורי בשני </w:t>
      </w:r>
      <w:r w:rsidRPr="006F178A">
        <w:rPr>
          <w:rStyle w:val="2fb"/>
          <w:rtl/>
        </w:rPr>
        <w:t xml:space="preserve">רב חסדא</w:t>
      </w:r>
      <w:r w:rsidRPr="006F178A">
        <w:rPr>
          <w:rtl/>
        </w:rPr>
        <w:t xml:space="preserve"> דתלמיד חבר </w:t>
      </w:r>
      <w:ins w:id="94214" w:author="מנוע מכני" w:date="2026-10-11T12:04:40Z">
        <w:r>
          <w:rPr>
            <w:rtl/>
          </w:rPr>
          <w:t xml:space="preserve">היה</w:t>
        </w:r>
      </w:ins>
      <w:del w:id="94215" w:author="מנוע מכני" w:date="2026-10-11T12:04:40Z">
        <w:r w:rsidRPr="006F178A">
          <w:rPr>
            <w:rtl/>
          </w:rPr>
          <w:delText xml:space="preserve">הוה</w:delText>
        </w:r>
      </w:del>
      <w:r w:rsidRPr="006F178A">
        <w:rPr>
          <w:rtl/>
        </w:rPr>
        <w:t xml:space="preserve">.</w:t>
      </w:r>
    </w:p>
    <w:p>
      <w:pPr>
        <w:pStyle w:val="38"/>
        <w:rPr>
          <w:ins w:id="95962" w:author="מנוע מכני" w:date="2026-10-11T12:04:40Z"/>
        </w:rPr>
      </w:pPr>
      <w:del w:id="97051" w:author="מנוע מכני" w:date="2026-10-11T12:04:40Z">
        <w:r w:rsidRPr="006F178A">
          <w:delText xml:space="preserve">אמר </w:delText>
        </w:r>
      </w:del>
      <w:r w:rsidRPr="006F178A">
        <w:t xml:space="preserve">רבא:</w:t>
      </w:r>
    </w:p>
    <w:p w:rsidR="005851B8" w:rsidRPr="006F178A" w:rsidRDefault="005851B8" w:rsidP="005851B8">
      <w:pPr>
        <w:rPr>
          <w:rtl/>
        </w:rPr>
      </w:pPr>
      <w:del w:id="95963" w:author="מנוע מכני" w:date="2026-10-11T12:04:40Z">
        <w:r w:rsidRPr="006F178A">
          <w:rPr>
            <w:rtl/>
          </w:rPr>
          <w:delText xml:space="preserve"> </w:delText>
        </w:r>
      </w:del>
      <w:r w:rsidRPr="006F178A">
        <w:rPr>
          <w:rtl/>
        </w:rPr>
        <w:t xml:space="preserve">צורבא מרבנן חזי לנפשיה.</w:t>
      </w:r>
    </w:p>
    <w:p w:rsidR="005851B8" w:rsidRPr="006F178A" w:rsidRDefault="005851B8" w:rsidP="005851B8">
      <w:pPr>
        <w:rPr>
          <w:rtl/>
        </w:rPr>
      </w:pPr>
      <w:r w:rsidRPr="006F178A">
        <w:rPr>
          <w:rStyle w:val="2fb"/>
          <w:rtl/>
        </w:rPr>
        <w:t xml:space="preserve">רבינא</w:t>
      </w:r>
      <w:r w:rsidRPr="006F178A">
        <w:rPr>
          <w:rtl/>
        </w:rPr>
        <w:t xml:space="preserve"> </w:t>
      </w:r>
      <w:r w:rsidRPr="006F178A">
        <w:rPr>
          <w:rtl/>
        </w:rPr>
        <w:t xml:space="preserve">לא</w:t>
      </w:r>
      <w:r w:rsidRPr="006F178A">
        <w:rPr>
          <w:rtl/>
        </w:rPr>
        <w:t xml:space="preserve"> רצה לבדוק לעצמו סכין שאחר ישחט כיוון שקונה ממנו.</w:t>
      </w:r>
    </w:p>
    <w:p w:rsidR="005851B8" w:rsidRPr="006F178A" w:rsidRDefault="005851B8" w:rsidP="005851B8">
      <w:pPr>
        <w:rPr>
          <w:rtl/>
        </w:rPr>
      </w:pPr>
      <w:r w:rsidRPr="006F178A">
        <w:rPr>
          <w:rtl/>
        </w:rPr>
        <w:t>(סימן: זיל"א להני"א מחלי"ף איק"א ויעק"ב).</w:t>
      </w:r>
    </w:p>
    <w:p w:rsidR="005851B8" w:rsidRPr="006F178A" w:rsidRDefault="005851B8" w:rsidP="005851B8">
      <w:pPr>
        <w:rPr>
          <w:b/>
          <w:bCs/>
          <w:rtl/>
        </w:rPr>
      </w:pPr>
      <w:ins w:id="90370" w:author="מנוע מכני" w:date="2026-10-11T12:04:40Z">
        <w:r>
          <w:rPr>
            <w:rStyle w:val="2fb"/>
            <w:rtl/>
          </w:rPr>
          <w:t xml:space="preserve">ר"א</w:t>
        </w:r>
      </w:ins>
      <w:del w:id="90371" w:author="מנוע מכני" w:date="2026-10-11T12:04:40Z">
        <w:r w:rsidRPr="006F178A">
          <w:rPr>
            <w:rtl/>
          </w:rPr>
          <w:delText xml:space="preserve">רבי אלעזר</w:delText>
        </w:r>
      </w:del>
      <w:r w:rsidRPr="006F178A">
        <w:rPr>
          <w:rtl/>
        </w:rPr>
        <w:t xml:space="preserve"> מהגרוניא </w:t>
      </w:r>
      <w:r w:rsidRPr="006F178A">
        <w:rPr>
          <w:rStyle w:val="2fb"/>
          <w:rtl/>
        </w:rPr>
        <w:t xml:space="preserve">ור</w:t>
      </w:r>
      <w:r>
        <w:rPr>
          <w:rStyle w:val="2fb"/>
          <w:rFonts w:hint="cs"/>
          <w:rtl/>
        </w:rPr>
        <w:t xml:space="preserve">א</w:t>
      </w:r>
      <w:ins w:id="90051" w:author="מנוע מכני" w:date="2026-10-11T12:04:40Z">
        <w:r>
          <w:rPr>
            <w:rStyle w:val="2fb"/>
            <w:rFonts w:hint="cs"/>
            <w:rtl/>
          </w:rPr>
          <w:t xml:space="preserve">ב"ת</w:t>
        </w:r>
      </w:ins>
      <w:del w:id="90052" w:author="מנוע מכני" w:date="2026-10-11T12:04:40Z">
        <w:r>
          <w:rPr>
            <w:rFonts w:hint="cs"/>
            <w:rtl/>
          </w:rPr>
          <w:delText xml:space="preserve">ב''ת</w:delText>
        </w:r>
      </w:del>
      <w:r>
        <w:rPr>
          <w:rFonts w:hint="cs"/>
          <w:rtl/>
        </w:rPr>
        <w:t xml:space="preserve"> הזדמנו לבי </w:t>
      </w:r>
      <w:r w:rsidRPr="006F178A">
        <w:rPr>
          <w:rStyle w:val="2fb"/>
          <w:rtl/>
        </w:rPr>
        <w:t xml:space="preserve">רב אחא</w:t>
      </w:r>
      <w:r w:rsidRPr="006F178A">
        <w:rPr>
          <w:rtl/>
        </w:rPr>
        <w:t xml:space="preserve"> בריה </w:t>
      </w:r>
      <w:r w:rsidRPr="006F178A">
        <w:rPr>
          <w:rStyle w:val="2fb"/>
          <w:rtl/>
        </w:rPr>
        <w:t xml:space="preserve">דרב</w:t>
      </w:r>
      <w:r w:rsidRPr="006F178A">
        <w:rPr>
          <w:rtl/>
        </w:rPr>
        <w:t xml:space="preserve"> איקא באתריה </w:t>
      </w:r>
      <w:r w:rsidRPr="006F178A">
        <w:rPr>
          <w:rStyle w:val="2fb"/>
          <w:rFonts w:hint="cs"/>
          <w:rtl/>
        </w:rPr>
        <w:t>דראב</w:t>
      </w:r>
      <w:r w:rsidRPr="006F178A">
        <w:rPr>
          <w:rStyle w:val="2fb"/>
          <w:rtl/>
        </w:rPr>
        <w:t>"</w:t>
      </w:r>
      <w:r w:rsidRPr="006F178A">
        <w:rPr>
          <w:rStyle w:val="2fb"/>
          <w:rFonts w:hint="cs"/>
          <w:rtl/>
        </w:rPr>
        <w:t>י</w:t>
      </w:r>
    </w:p>
    <w:p w:rsidR="005851B8" w:rsidRPr="00B3644D" w:rsidRDefault="005851B8" w:rsidP="005851B8">
      <w:pPr>
        <w:rPr>
          <w:rStyle w:val="afffe"/>
          <w:rFonts w:ascii="Fb Fontext" w:hAnsi="Fb Fontext"/>
          <w:b/>
          <w:spacing w:val="-2"/>
          <w:rtl/>
        </w:rPr>
      </w:pPr>
      <w:r w:rsidRPr="00B3644D">
        <w:rPr>
          <w:b/>
          <w:bCs/>
          <w:spacing w:val="-2"/>
          <w:rtl/>
        </w:rPr>
        <w:t xml:space="preserve">• </w:t>
      </w:r>
      <w:r w:rsidRPr="00B3644D">
        <w:rPr>
          <w:rFonts w:hint="cs"/>
          <w:b/>
          <w:bCs/>
          <w:spacing w:val="-2"/>
          <w:rtl/>
        </w:rPr>
        <w:t xml:space="preserve">רצה </w:t>
      </w:r>
      <w:r w:rsidRPr="00B3644D">
        <w:rPr>
          <w:rStyle w:val="2fb"/>
          <w:b/>
          <w:bCs/>
          <w:spacing w:val="-2"/>
          <w:rtl/>
        </w:rPr>
        <w:t>ר</w:t>
      </w:r>
      <w:r w:rsidRPr="00B3644D">
        <w:rPr>
          <w:rStyle w:val="2fb"/>
          <w:rFonts w:hint="cs"/>
          <w:b/>
          <w:bCs/>
          <w:spacing w:val="-2"/>
          <w:rtl/>
        </w:rPr>
        <w:t xml:space="preserve">אבד</w:t>
      </w:r>
      <w:ins w:id="90053" w:author="מנוע מכני" w:date="2026-10-11T12:04:40Z">
        <w:r>
          <w:rPr>
            <w:rStyle w:val="2fb"/>
            <w:rFonts w:hint="cs"/>
            <w:b/>
            <w:bCs/>
            <w:spacing w:val="-2"/>
            <w:rtl/>
          </w:rPr>
          <w:t xml:space="preserve">ר"א</w:t>
        </w:r>
      </w:ins>
      <w:del w:id="90054" w:author="מנוע מכני" w:date="2026-10-11T12:04:40Z">
        <w:r w:rsidRPr="00B3644D">
          <w:rPr>
            <w:rFonts w:hint="cs"/>
            <w:b/>
            <w:bCs/>
            <w:spacing w:val="-2"/>
            <w:rtl/>
          </w:rPr>
          <w:delText xml:space="preserve">ר''א</w:delText>
        </w:r>
      </w:del>
      <w:r w:rsidRPr="00B3644D">
        <w:rPr>
          <w:spacing w:val="-2"/>
          <w:rtl/>
        </w:rPr>
        <w:t xml:space="preserve"> ל</w:t>
      </w:r>
      <w:r w:rsidRPr="00B3644D">
        <w:rPr>
          <w:rFonts w:hint="cs"/>
          <w:spacing w:val="-2"/>
          <w:rtl/>
        </w:rPr>
        <w:t>עשות להם עגלה תילתא</w:t>
      </w:r>
      <w:r w:rsidRPr="00B3644D">
        <w:rPr>
          <w:spacing w:val="-2"/>
          <w:rtl/>
        </w:rPr>
        <w:t xml:space="preserve">, </w:t>
      </w:r>
      <w:r w:rsidRPr="00B3644D">
        <w:rPr>
          <w:rFonts w:hint="cs"/>
          <w:spacing w:val="-2"/>
          <w:rtl/>
        </w:rPr>
        <w:t>הביא</w:t>
      </w:r>
      <w:r w:rsidRPr="00B3644D">
        <w:rPr>
          <w:spacing w:val="-2"/>
          <w:rtl/>
        </w:rPr>
        <w:t xml:space="preserve"> סכי</w:t>
      </w:r>
      <w:r w:rsidRPr="00B3644D">
        <w:rPr>
          <w:rFonts w:hint="cs"/>
          <w:spacing w:val="-2"/>
          <w:rtl/>
        </w:rPr>
        <w:t>ן והראה להם</w:t>
      </w:r>
      <w:r w:rsidRPr="00B3644D">
        <w:rPr>
          <w:spacing w:val="-2"/>
          <w:rtl/>
        </w:rPr>
        <w:t xml:space="preserve">. </w:t>
      </w:r>
      <w:r w:rsidRPr="00B3644D">
        <w:rPr>
          <w:rStyle w:val="2fb"/>
          <w:spacing w:val="-2"/>
          <w:rtl/>
        </w:rPr>
        <w:t xml:space="preserve">ורמה"ג</w:t>
      </w:r>
      <w:r w:rsidRPr="00B3644D">
        <w:rPr>
          <w:spacing w:val="-2"/>
          <w:rtl/>
        </w:rPr>
        <w:t xml:space="preserve"> חזי לנפשיה ונענש.</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w:t>
      </w:r>
      <w:ins w:id="91350" w:author="מנוע מכני" w:date="2026-10-11T12:04:40Z">
        <w:r>
          <w:rPr>
            <w:rtl/>
          </w:rPr>
          <w:t xml:space="preserve">דשם</w:t>
        </w:r>
      </w:ins>
      <w:del w:id="91351" w:author="מנוע מכני" w:date="2026-10-11T12:04:40Z">
        <w:r w:rsidRPr="006F178A">
          <w:rPr>
            <w:rtl/>
          </w:rPr>
          <w:delText xml:space="preserve">דהתם</w:delText>
        </w:r>
      </w:del>
      <w:r w:rsidRPr="006F178A">
        <w:rPr>
          <w:rtl/>
        </w:rPr>
        <w:t xml:space="preserve"> אתחילו בכבודו של </w:t>
      </w:r>
      <w:r w:rsidRPr="006F178A">
        <w:rPr>
          <w:rStyle w:val="2fb"/>
          <w:rtl/>
        </w:rPr>
        <w:t xml:space="preserve">ראב"י</w:t>
      </w:r>
      <w:r w:rsidRPr="006F178A">
        <w:rPr>
          <w:rtl/>
        </w:rPr>
        <w:t xml:space="preserve">.</w:t>
      </w:r>
    </w:p>
    <w:p w:rsidR="005851B8" w:rsidRPr="009757B9" w:rsidRDefault="005851B8" w:rsidP="005851B8">
      <w:pPr>
        <w:rPr>
          <w:rFonts w:cs="Guttman Vilna"/>
          <w:b/>
          <w:bCs/>
          <w:rtl/>
        </w:rPr>
      </w:pPr>
      <w:r w:rsidRPr="006F178A">
        <w:rPr>
          <w:rStyle w:val="afffe"/>
          <w:rFonts w:ascii="Fb Fontext" w:hAnsi="Fb Fontext"/>
          <w:b/>
          <w:rtl/>
        </w:rPr>
        <w:t>ב.</w:t>
      </w:r>
      <w:r w:rsidRPr="006F178A">
        <w:rPr>
          <w:rtl/>
        </w:rPr>
        <w:t xml:space="preserve"> שאני </w:t>
      </w:r>
      <w:r w:rsidRPr="006F178A">
        <w:rPr>
          <w:rStyle w:val="2fb"/>
          <w:rtl/>
        </w:rPr>
        <w:t xml:space="preserve">רב אחא</w:t>
      </w:r>
      <w:r w:rsidRPr="006F178A">
        <w:rPr>
          <w:rtl/>
        </w:rPr>
        <w:t xml:space="preserve"> בר יעקב, דמופלג.</w:t>
      </w:r>
    </w:p>
    <w:p>
      <w:pPr>
        <w:pStyle w:val="afffff8"/>
        <w:rPr>
          <w:ins w:id="90285" w:author="קלוד" w:date="2026-10-11T12:24:08Z"/>
        </w:rPr>
      </w:pPr>
      <w:ins w:id="90286" w:author="קלוד" w:date="2026-10-11T12:24:08Z">
        <w:r>
          <w:rPr>
            <w:color w:val="7B3F00"/>
          </w:rPr>
          <w:t xml:space="preserve">להפריש מאיסור - אף בפני רבו מותר</w:t>
        </w:r>
      </w:ins>
    </w:p>
    <w:p>
      <w:pPr>
        <w:pStyle w:val="38"/>
        <w:rPr>
          <w:ins w:id="95964" w:author="מנוע מכני" w:date="2026-10-11T12:04:40Z"/>
        </w:rPr>
      </w:pPr>
      <w:r w:rsidRPr="006F178A">
        <w:t xml:space="preserve">רבא:</w:t>
      </w:r>
    </w:p>
    <w:p w:rsidR="005851B8" w:rsidRPr="009757B9" w:rsidRDefault="005851B8" w:rsidP="005851B8">
      <w:pPr>
        <w:rPr>
          <w:rFonts w:cs="Guttman Vilna"/>
          <w:b/>
          <w:bCs/>
          <w:rtl/>
        </w:rPr>
      </w:pPr>
      <w:del w:id="95965" w:author="מנוע מכני" w:date="2026-10-11T12:04:40Z">
        <w:r w:rsidRPr="006F178A">
          <w:rPr>
            <w:rtl/>
          </w:rPr>
          <w:delText xml:space="preserve"> </w:delText>
        </w:r>
      </w:del>
      <w:r w:rsidRPr="006F178A">
        <w:rPr>
          <w:rtl/>
        </w:rPr>
        <w:t xml:space="preserve">ולאפרושי מאיסורא - </w:t>
      </w:r>
      <w:ins w:id="90372" w:author="מנוע מכני" w:date="2026-10-11T12:04:40Z">
        <w:r>
          <w:rPr>
            <w:rtl/>
          </w:rPr>
          <w:t xml:space="preserve">אפי'</w:t>
        </w:r>
      </w:ins>
      <w:del w:id="90373" w:author="מנוע מכני" w:date="2026-10-11T12:04:40Z">
        <w:r w:rsidRPr="006F178A">
          <w:rPr>
            <w:rtl/>
          </w:rPr>
          <w:delText xml:space="preserve">אפילו</w:delText>
        </w:r>
      </w:del>
      <w:r w:rsidRPr="006F178A">
        <w:rPr>
          <w:rtl/>
        </w:rPr>
        <w:t xml:space="preserve"> בפניו </w:t>
      </w:r>
      <w:ins w:id="94630" w:author="מנוע מכני" w:date="2026-10-11T12:04:40Z">
        <w:r>
          <w:rPr>
            <w:rtl/>
          </w:rPr>
          <w:t xml:space="preserve">יפה</w:t>
        </w:r>
      </w:ins>
      <w:del w:id="94631" w:author="מנוע מכני" w:date="2026-10-11T12:04:40Z">
        <w:r w:rsidRPr="006F178A">
          <w:rPr>
            <w:rtl/>
          </w:rPr>
          <w:delText xml:space="preserve">שפיר</w:delText>
        </w:r>
      </w:del>
      <w:r w:rsidRPr="006F178A">
        <w:rPr>
          <w:rtl/>
        </w:rPr>
        <w:t xml:space="preserve"> דמי.</w:t>
      </w:r>
    </w:p>
    <w:p w:rsidR="005851B8" w:rsidRPr="009757B9" w:rsidRDefault="005851B8" w:rsidP="005851B8">
      <w:pPr>
        <w:rPr>
          <w:rFonts w:cs="Guttman Vilna"/>
          <w:b/>
          <w:bCs/>
          <w:rtl/>
        </w:rPr>
      </w:pPr>
      <w:r w:rsidRPr="006F178A">
        <w:rPr>
          <w:rtl/>
        </w:rPr>
        <w:t xml:space="preserve">וכן היה ברבינא שישב לפני </w:t>
      </w:r>
      <w:r w:rsidRPr="006F178A">
        <w:rPr>
          <w:rStyle w:val="2fb"/>
          <w:rtl/>
        </w:rPr>
        <w:t xml:space="preserve">רב אשי</w:t>
      </w:r>
      <w:r w:rsidRPr="006F178A">
        <w:rPr>
          <w:rtl/>
        </w:rPr>
        <w:t xml:space="preserve"> וגער ההוא </w:t>
      </w:r>
      <w:ins w:id="94632" w:author="מנוע מכני" w:date="2026-10-11T12:04:40Z">
        <w:r>
          <w:rPr>
            <w:rtl/>
          </w:rPr>
          <w:t xml:space="preserve">אדם</w:t>
        </w:r>
      </w:ins>
      <w:del w:id="94633" w:author="מנוע מכני" w:date="2026-10-11T12:04:40Z">
        <w:r w:rsidRPr="006F178A">
          <w:rPr>
            <w:rtl/>
          </w:rPr>
          <w:delText xml:space="preserve">גברא</w:delText>
        </w:r>
      </w:del>
      <w:r w:rsidRPr="006F178A">
        <w:rPr>
          <w:rtl/>
        </w:rPr>
        <w:t xml:space="preserve"> </w:t>
      </w:r>
      <w:r>
        <w:rPr>
          <w:rtl/>
        </w:rPr>
        <w:t>ד</w:t>
      </w:r>
      <w:r w:rsidRPr="006F178A">
        <w:rPr>
          <w:rtl/>
        </w:rPr>
        <w:t xml:space="preserve">אסר </w:t>
      </w:r>
      <w:ins w:id="92712" w:author="מנוע מכני" w:date="2026-10-11T12:04:40Z">
        <w:r>
          <w:rPr>
            <w:rtl/>
          </w:rPr>
          <w:t xml:space="preserve">לו</w:t>
        </w:r>
      </w:ins>
      <w:del w:id="92713" w:author="מנוע מכני" w:date="2026-10-11T12:04:40Z">
        <w:r w:rsidRPr="006F178A">
          <w:rPr>
            <w:rtl/>
          </w:rPr>
          <w:delText xml:space="preserve">ליה</w:delText>
        </w:r>
      </w:del>
      <w:r w:rsidRPr="006F178A">
        <w:rPr>
          <w:rtl/>
        </w:rPr>
        <w:t xml:space="preserve"> לחמריה בצינתא </w:t>
      </w:r>
      <w:ins w:id="90327" w:author="Claude - סמנטי" w:date="2026-10-11T12:19:31Z">
        <w:r>
          <w:rPr>
            <w:rtl/>
          </w:rPr>
          <w:t xml:space="preserve">בשבת</w:t>
        </w:r>
      </w:ins>
      <w:del w:id="90328" w:author="Claude - סמנטי" w:date="2026-10-11T12:19:31Z">
        <w:r w:rsidRPr="006F178A">
          <w:rPr>
            <w:rtl/>
          </w:rPr>
          <w:delText xml:space="preserve">בשבתא</w:delText>
        </w:r>
      </w:del>
      <w:r w:rsidRPr="006F178A">
        <w:rPr>
          <w:rtl/>
        </w:rPr>
        <w:t xml:space="preserve">, </w:t>
      </w:r>
      <w:r w:rsidRPr="00B3644D">
        <w:rPr>
          <w:spacing w:val="-2"/>
          <w:rtl/>
        </w:rPr>
        <w:t xml:space="preserve">וכשלא השגיח בו </w:t>
      </w:r>
      <w:r w:rsidRPr="00B3644D">
        <w:rPr>
          <w:spacing w:val="-2"/>
          <w:rtl/>
        </w:rPr>
        <w:t xml:space="preserve">אמר</w:t>
      </w:r>
      <w:r w:rsidRPr="00B3644D">
        <w:rPr>
          <w:spacing w:val="-2"/>
          <w:rtl/>
        </w:rPr>
        <w:t xml:space="preserve"> </w:t>
      </w:r>
      <w:ins w:id="90325" w:author="Claude - סמנטי" w:date="2026-10-11T12:19:31Z">
        <w:r>
          <w:rPr>
            <w:spacing w:val="-2"/>
            <w:rtl/>
          </w:rPr>
          <w:t xml:space="preserve">שיהיה</w:t>
        </w:r>
      </w:ins>
      <w:del w:id="90326" w:author="Claude - סמנטי" w:date="2026-10-11T12:19:31Z">
        <w:r w:rsidRPr="00B3644D">
          <w:rPr>
            <w:spacing w:val="-2"/>
            <w:rtl/>
          </w:rPr>
          <w:delText xml:space="preserve">דליהוי</w:delText>
        </w:r>
      </w:del>
      <w:r w:rsidRPr="00B3644D">
        <w:rPr>
          <w:spacing w:val="-2"/>
          <w:rtl/>
        </w:rPr>
        <w:t xml:space="preserve"> </w:t>
      </w:r>
      <w:ins w:id="92714" w:author="מנוע מכני" w:date="2026-10-11T12:04:40Z">
        <w:r>
          <w:rPr>
            <w:spacing w:val="-2"/>
            <w:rtl/>
          </w:rPr>
          <w:t xml:space="preserve">זה</w:t>
        </w:r>
      </w:ins>
      <w:del w:id="92715" w:author="מנוע מכני" w:date="2026-10-11T12:04:40Z">
        <w:r w:rsidRPr="00B3644D">
          <w:rPr>
            <w:spacing w:val="-2"/>
            <w:rtl/>
          </w:rPr>
          <w:delText xml:space="preserve">האי</w:delText>
        </w:r>
      </w:del>
      <w:r w:rsidRPr="00B3644D">
        <w:rPr>
          <w:spacing w:val="-2"/>
          <w:rtl/>
        </w:rPr>
        <w:t xml:space="preserve"> </w:t>
      </w:r>
      <w:ins w:id="94634" w:author="מנוע מכני" w:date="2026-10-11T12:04:40Z">
        <w:r>
          <w:rPr>
            <w:spacing w:val="-2"/>
            <w:rtl/>
          </w:rPr>
          <w:t xml:space="preserve">אדם</w:t>
        </w:r>
      </w:ins>
      <w:del w:id="94635" w:author="מנוע מכני" w:date="2026-10-11T12:04:40Z">
        <w:r w:rsidRPr="00B3644D">
          <w:rPr>
            <w:spacing w:val="-2"/>
            <w:rtl/>
          </w:rPr>
          <w:delText xml:space="preserve">גברא</w:delText>
        </w:r>
      </w:del>
      <w:r w:rsidRPr="00B3644D">
        <w:rPr>
          <w:spacing w:val="-2"/>
          <w:rtl/>
        </w:rPr>
        <w:t xml:space="preserve"> </w:t>
      </w:r>
      <w:ins w:id="90323" w:author="Claude - סמנטי" w:date="2026-10-11T12:19:31Z">
        <w:r>
          <w:rPr>
            <w:spacing w:val="-2"/>
            <w:rtl/>
          </w:rPr>
          <w:t xml:space="preserve">בנידוי</w:t>
        </w:r>
      </w:ins>
      <w:del w:id="90324" w:author="Claude - סמנטי" w:date="2026-10-11T12:19:31Z">
        <w:r w:rsidRPr="00B3644D">
          <w:rPr>
            <w:spacing w:val="-2"/>
            <w:rtl/>
          </w:rPr>
          <w:delText xml:space="preserve">בשמתא</w:delText>
        </w:r>
      </w:del>
      <w:r w:rsidRPr="00B3644D">
        <w:rPr>
          <w:spacing w:val="-2"/>
          <w:rtl/>
        </w:rPr>
        <w:t xml:space="preserve"> </w:t>
      </w:r>
      <w:r w:rsidRPr="00B3644D">
        <w:rPr>
          <w:spacing w:val="-2"/>
          <w:rtl/>
        </w:rPr>
        <w:t xml:space="preserve">וא"ל</w:t>
      </w:r>
      <w:r w:rsidRPr="00B3644D">
        <w:rPr>
          <w:spacing w:val="-2"/>
          <w:rtl/>
        </w:rPr>
        <w:t xml:space="preserve"> </w:t>
      </w:r>
      <w:r w:rsidRPr="00B3644D">
        <w:rPr>
          <w:rStyle w:val="2fb"/>
          <w:spacing w:val="-2"/>
          <w:rtl/>
        </w:rPr>
        <w:t xml:space="preserve">רב אשי</w:t>
      </w:r>
      <w:r w:rsidRPr="00B3644D">
        <w:rPr>
          <w:spacing w:val="-2"/>
          <w:rtl/>
        </w:rPr>
        <w:t xml:space="preserve"> דלא מתחזא </w:t>
      </w:r>
      <w:ins w:id="90321" w:author="Claude - סמנטי" w:date="2026-10-11T12:19:31Z">
        <w:r>
          <w:rPr>
            <w:spacing w:val="-2"/>
            <w:rtl/>
          </w:rPr>
          <w:t xml:space="preserve">כהפקרות</w:t>
        </w:r>
      </w:ins>
      <w:del w:id="90322" w:author="Claude - סמנטי" w:date="2026-10-11T12:19:31Z">
        <w:r w:rsidRPr="00B3644D">
          <w:rPr>
            <w:spacing w:val="-2"/>
            <w:rtl/>
          </w:rPr>
          <w:delText xml:space="preserve">כאפקרותא</w:delText>
        </w:r>
      </w:del>
      <w:r w:rsidRPr="00B3644D">
        <w:rPr>
          <w:spacing w:val="-2"/>
          <w:rtl/>
        </w:rPr>
        <w:t xml:space="preserve">.</w:t>
      </w:r>
    </w:p>
    <w:p w:rsidR="005851B8" w:rsidRPr="00B3644D" w:rsidRDefault="005851B8" w:rsidP="005851B8">
      <w:pPr>
        <w:rPr>
          <w:rFonts w:cs="Guttman Vilna"/>
          <w:b/>
          <w:bCs/>
          <w:spacing w:val="-2"/>
          <w:rtl/>
        </w:rPr>
      </w:pPr>
      <w:r>
        <w:rPr>
          <w:spacing w:val="-2"/>
          <w:rtl/>
        </w:rPr>
        <w:t xml:space="preserve">דאין </w:t>
      </w:r>
      <w:r>
        <w:rPr>
          <w:rStyle w:val="afffff0"/>
          <w:spacing w:val="-2"/>
          <w:rtl/>
          <w:rPrChange w:id="9037" w:author="מנוע פסוקים" w:date="2026-10-11T09:24:13Z">
            <w:rPr>
              <w:spacing w:val="-2"/>
              <w:rtl/>
            </w:rPr>
          </w:rPrChange>
        </w:rPr>
        <w:t xml:space="preserve">חכמה ואין תבונה ואין עצה לנגד ה</w:t>
      </w:r>
      <w:r>
        <w:rPr>
          <w:spacing w:val="-2"/>
          <w:rtl/>
        </w:rPr>
        <w:t xml:space="preserve">', כל מקום שיש בו חילול השם - אין חולקין כבוד </w:t>
      </w:r>
      <w:r w:rsidRPr="00B3644D">
        <w:rPr>
          <w:rStyle w:val="2fb"/>
          <w:spacing w:val="-2"/>
          <w:rtl/>
        </w:rPr>
        <w:t xml:space="preserve">לרב</w:t>
      </w:r>
      <w:r w:rsidRPr="00B3644D">
        <w:rPr>
          <w:spacing w:val="-2"/>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83" w:author="קלוד" w:date="2026-10-11T12:24:08Z"/>
        </w:rPr>
      </w:pPr>
      <w:ins w:id="90284" w:author="קלוד" w:date="2026-10-11T12:24:08Z">
        <w:r>
          <w:rPr>
            <w:color w:val="7B3F00"/>
          </w:rPr>
          <w:t xml:space="preserve">המורה הלכה בפני רבו - חייב מיתה</w:t>
        </w:r>
      </w:ins>
    </w:p>
    <w:p>
      <w:pPr>
        <w:pStyle w:val="38"/>
        <w:rPr>
          <w:ins w:id="95966" w:author="מנוע מכני" w:date="2026-10-11T12:04:40Z"/>
        </w:rPr>
      </w:pPr>
      <w:del w:id="97052" w:author="מנוע מכני" w:date="2026-10-11T12:04:40Z">
        <w:r w:rsidRPr="00621243">
          <w:delText xml:space="preserve">אמר </w:delText>
        </w:r>
      </w:del>
      <w:r w:rsidRPr="00621243">
        <w:t xml:space="preserve">רבא:</w:t>
      </w:r>
    </w:p>
    <w:p w:rsidR="005851B8" w:rsidRPr="00621243" w:rsidRDefault="005851B8" w:rsidP="005851B8">
      <w:pPr>
        <w:rPr>
          <w:b/>
          <w:bCs/>
          <w:rtl/>
        </w:rPr>
      </w:pPr>
      <w:del w:id="95967" w:author="מנוע מכני" w:date="2026-10-11T12:04:40Z">
        <w:r w:rsidRPr="00621243">
          <w:rPr>
            <w:rFonts w:ascii="Fb Fontext" w:hAnsi="Fb Fontext"/>
            <w:b/>
            <w:bCs/>
            <w:rtl/>
          </w:rPr>
          <w:delText xml:space="preserve"> </w:delText>
        </w:r>
      </w:del>
      <w:r w:rsidRPr="00621243">
        <w:rPr>
          <w:rFonts w:ascii="Fb Fontext" w:hAnsi="Fb Fontext"/>
          <w:b/>
          <w:bCs/>
          <w:rtl/>
        </w:rPr>
        <w:t xml:space="preserve">בפניו - אסור, וחייב מיתה, שלא בפניו - אסור, ואין חייב מיתה.</w:t>
      </w:r>
    </w:p>
    <w:p>
      <w:pPr>
        <w:pStyle w:val="38"/>
        <w:rPr>
          <w:ins w:id="95968" w:author="מנוע מכני" w:date="2026-10-11T12:04:40Z"/>
        </w:rPr>
      </w:pPr>
      <w:r w:rsidRPr="006F178A">
        <w:t xml:space="preserve">ר"א:</w:t>
      </w:r>
    </w:p>
    <w:p w:rsidR="005851B8" w:rsidRPr="006F178A" w:rsidRDefault="005851B8" w:rsidP="005851B8">
      <w:pPr>
        <w:rPr>
          <w:rtl/>
        </w:rPr>
      </w:pPr>
      <w:del w:id="95969" w:author="מנוע מכני" w:date="2026-10-11T12:04:40Z">
        <w:r w:rsidRPr="006F178A">
          <w:rPr>
            <w:rtl/>
          </w:rPr>
          <w:delText xml:space="preserve"> </w:delText>
        </w:r>
      </w:del>
      <w:r w:rsidRPr="006F178A">
        <w:rPr>
          <w:rtl/>
        </w:rPr>
        <w:t xml:space="preserve">לא</w:t>
      </w:r>
      <w:r w:rsidRPr="006F178A">
        <w:rPr>
          <w:rtl/>
        </w:rPr>
        <w:t xml:space="preserve"> מתו בני אהרן עד שהורו הלכה בפני משה רבן.</w:t>
      </w:r>
    </w:p>
    <w:p w:rsidR="005851B8" w:rsidRPr="006F178A" w:rsidRDefault="005851B8" w:rsidP="005851B8">
      <w:pPr>
        <w:rPr>
          <w:rtl/>
        </w:rPr>
      </w:pPr>
      <w:r>
        <w:rPr>
          <w:rStyle w:val="afffff0"/>
          <w:rtl/>
          <w:rPrChange w:id="9038" w:author="מנוע פסוקים" w:date="2026-10-11T09:24:13Z">
            <w:rPr>
              <w:rtl/>
            </w:rPr>
          </w:rPrChange>
        </w:rPr>
        <w:t xml:space="preserve">ונתנו בני אהרן הכהן אש על המזבח</w:t>
      </w:r>
      <w:r>
        <w:rPr>
          <w:rtl/>
        </w:rPr>
        <w:t xml:space="preserve">, ודרשו </w:t>
      </w:r>
      <w:ins w:id="93240" w:author="מנוע מכני" w:date="2026-10-11T12:04:40Z">
        <w:r>
          <w:rPr>
            <w:rtl/>
          </w:rPr>
          <w:t xml:space="preserve">אף</w:t>
        </w:r>
      </w:ins>
      <w:del w:id="93241" w:author="מנוע מכני" w:date="2026-10-11T12:04:40Z">
        <w:r w:rsidRPr="006F178A">
          <w:rPr>
            <w:rtl/>
          </w:rPr>
          <w:delText xml:space="preserve">אע"פ</w:delText>
        </w:r>
      </w:del>
      <w:r w:rsidRPr="006F178A">
        <w:rPr>
          <w:rtl/>
        </w:rPr>
        <w:t xml:space="preserve"> שהאש יורדת מן השמים - מצוה להביא מן ההדיוט.</w:t>
      </w:r>
    </w:p>
    <w:p w:rsidR="005851B8" w:rsidRPr="006F178A" w:rsidRDefault="005851B8" w:rsidP="005851B8">
      <w:pPr>
        <w:rPr>
          <w:rtl/>
        </w:rPr>
      </w:pPr>
      <w:r w:rsidRPr="006F178A">
        <w:rPr>
          <w:rtl/>
        </w:rPr>
        <w:t xml:space="preserve">ותלמיד אחד היה לו </w:t>
      </w:r>
      <w:r w:rsidRPr="006F178A">
        <w:rPr>
          <w:rStyle w:val="2fb"/>
          <w:rtl/>
        </w:rPr>
        <w:t xml:space="preserve">לר"א</w:t>
      </w:r>
      <w:r w:rsidRPr="006F178A">
        <w:rPr>
          <w:rtl/>
        </w:rPr>
        <w:t xml:space="preserve"> שהורה הלכה בפניו. </w:t>
      </w:r>
      <w:r w:rsidRPr="006F178A">
        <w:rPr>
          <w:rStyle w:val="2fb"/>
          <w:rtl/>
        </w:rPr>
        <w:t xml:space="preserve">ור"א</w:t>
      </w:r>
      <w:r w:rsidRPr="006F178A">
        <w:rPr>
          <w:rtl/>
        </w:rPr>
        <w:t xml:space="preserve"> לאימא שלום אשתו: תמיה אני אם יוציא זה שנתו. ולא הוציא שנתו. </w:t>
      </w:r>
      <w:r w:rsidRPr="006F178A">
        <w:rPr>
          <w:rtl/>
        </w:rPr>
        <w:t xml:space="preserve">א"ל</w:t>
      </w:r>
      <w:r w:rsidRPr="006F178A">
        <w:rPr>
          <w:rtl/>
        </w:rPr>
        <w:t xml:space="preserve">: נביא אתה. </w:t>
      </w:r>
      <w:r w:rsidRPr="006F178A">
        <w:rPr>
          <w:rtl/>
        </w:rPr>
        <w:t xml:space="preserve">א"ל</w:t>
      </w:r>
      <w:r w:rsidRPr="006F178A">
        <w:rPr>
          <w:rtl/>
        </w:rPr>
        <w:t xml:space="preserve">: </w:t>
      </w:r>
      <w:r>
        <w:rPr>
          <w:rStyle w:val="afffff0"/>
          <w:rtl/>
          <w:rPrChange w:id="9039" w:author="מנוע פסוקים" w:date="2026-10-11T09:24:13Z">
            <w:rPr>
              <w:rtl/>
            </w:rPr>
          </w:rPrChange>
        </w:rPr>
        <w:t xml:space="preserve">לא</w:t>
      </w:r>
      <w:r>
        <w:rPr>
          <w:rStyle w:val="afffff0"/>
          <w:rtl/>
          <w:rPrChange w:id="9040" w:author="מנוע פסוקים" w:date="2026-10-11T09:24:13Z">
            <w:rPr>
              <w:rtl/>
            </w:rPr>
          </w:rPrChange>
        </w:rPr>
        <w:t xml:space="preserve"> נביא אנכי ולא בן נביא אנכי</w:t>
      </w:r>
      <w:r>
        <w:rPr>
          <w:rtl/>
        </w:rPr>
        <w:t xml:space="preserve">, אלא כך מקובלני: כל המורה הלכה בפני רבו חייב מיתה.</w:t>
      </w:r>
    </w:p>
    <w:p>
      <w:pPr>
        <w:pStyle w:val="38"/>
        <w:rPr>
          <w:ins w:id="95970" w:author="מנוע מכני" w:date="2026-10-11T12:04:40Z"/>
        </w:rPr>
      </w:pPr>
      <w:r w:rsidRPr="006F178A">
        <w:t xml:space="preserve">ואמר רבב"ח מרי"ו:</w:t>
      </w:r>
    </w:p>
    <w:p w:rsidR="005851B8" w:rsidRPr="006F178A" w:rsidRDefault="005851B8" w:rsidP="005851B8">
      <w:pPr>
        <w:rPr>
          <w:rtl/>
        </w:rPr>
      </w:pPr>
      <w:del w:id="95971" w:author="מנוע מכני" w:date="2026-10-11T12:04:40Z">
        <w:r w:rsidRPr="006F178A">
          <w:rPr>
            <w:rtl/>
          </w:rPr>
          <w:delText xml:space="preserve"> </w:delText>
        </w:r>
      </w:del>
      <w:r w:rsidRPr="006F178A">
        <w:rPr>
          <w:rtl/>
        </w:rPr>
        <w:t xml:space="preserve">אותו תלמיד יהודה בן גוריא שמו, והיה רחוק ממנו שלש פרסאות.</w:t>
      </w:r>
    </w:p>
    <w:p w:rsidR="005851B8" w:rsidRPr="006F178A" w:rsidRDefault="005851B8" w:rsidP="005851B8">
      <w:pPr>
        <w:rPr>
          <w:rtl/>
        </w:rPr>
      </w:pPr>
      <w:r w:rsidRPr="006F178A">
        <w:rPr>
          <w:rtl/>
        </w:rPr>
        <w:t>אין להוכיח ד</w:t>
      </w:r>
      <w:r>
        <w:rPr>
          <w:rtl/>
        </w:rPr>
        <w:t>אפי'</w:t>
      </w:r>
      <w:r w:rsidRPr="006F178A">
        <w:rPr>
          <w:rtl/>
        </w:rPr>
        <w:t xml:space="preserve"> שלא בפניו חייב מיתה </w:t>
      </w:r>
      <w:ins w:id="91352" w:author="מנוע מכני" w:date="2026-10-11T12:04:40Z">
        <w:r>
          <w:rPr>
            <w:rtl/>
          </w:rPr>
          <w:t xml:space="preserve">דשם</w:t>
        </w:r>
      </w:ins>
      <w:del w:id="91353" w:author="מנוע מכני" w:date="2026-10-11T12:04:40Z">
        <w:r w:rsidRPr="006F178A">
          <w:rPr>
            <w:rtl/>
          </w:rPr>
          <w:delText xml:space="preserve">דהתם</w:delText>
        </w:r>
      </w:del>
      <w:r w:rsidRPr="006F178A">
        <w:rPr>
          <w:rtl/>
        </w:rPr>
        <w:t xml:space="preserve"> רק בא לומר מקום מגוריו כמו שאמר שם אביו שלא תאמר משל היה.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סג.</w:t>
      </w:r>
    </w:p>
    <w:p>
      <w:pPr>
        <w:pStyle w:val="38"/>
        <w:rPr>
          <w:ins w:id="95973" w:author="מנוע מכני" w:date="2026-10-11T12:04:40Z"/>
        </w:rPr>
      </w:pPr>
      <w:del w:id="95972" w:author="מנוע מכני" w:date="2026-10-11T12:04:40Z">
        <w:r w:rsidRPr="006F178A">
          <w:delText xml:space="preserve">•</w:delText>
        </w:r>
      </w:del>
      <w:r w:rsidRPr="006F178A">
        <w:t xml:space="preserve"> </w:t>
      </w:r>
      <w:r w:rsidRPr="006F178A">
        <w:t>ר</w:t>
      </w:r>
      <w:r w:rsidRPr="006F178A">
        <w:t xml:space="preserve">חב"א מרי"ו:</w:t>
      </w:r>
    </w:p>
    <w:p w:rsidR="005851B8" w:rsidRPr="006F178A" w:rsidRDefault="005851B8" w:rsidP="005851B8">
      <w:pPr>
        <w:rPr>
          <w:rStyle w:val="afffe"/>
          <w:rFonts w:ascii="Fb Fontext" w:hAnsi="Fb Fontext"/>
          <w:rtl/>
        </w:rPr>
      </w:pPr>
      <w:del w:id="95974" w:author="מנוע מכני" w:date="2026-10-11T12:04:40Z">
        <w:r w:rsidRPr="006F178A">
          <w:rPr>
            <w:rFonts w:ascii="Fb Fontext" w:hAnsi="Fb Fontext"/>
            <w:rtl/>
          </w:rPr>
          <w:delText xml:space="preserve"> </w:delText>
        </w:r>
      </w:del>
      <w:r>
        <w:rPr>
          <w:rFonts w:ascii="Fb Fontext" w:hAnsi="Fb Fontext"/>
          <w:rtl/>
        </w:rPr>
        <w:t xml:space="preserve">כל המורה הלכה בפני רבו ראוי להכישו נחש, - </w:t>
      </w:r>
      <w:r>
        <w:rPr>
          <w:rStyle w:val="afffff0"/>
          <w:rFonts w:ascii="Fb Fontext" w:hAnsi="Fb Fontext"/>
          <w:rtl/>
          <w:rPrChange w:id="9041" w:author="מנוע פסוקים" w:date="2026-10-11T09:24:13Z">
            <w:rPr>
              <w:rFonts w:ascii="Fb Fontext" w:hAnsi="Fb Fontext"/>
              <w:rtl/>
            </w:rPr>
          </w:rPrChange>
        </w:rPr>
        <w:t xml:space="preserve">ויען אליהוא בן ברכאל הבוזי ויאמר צעיר אני לימים</w:t>
      </w:r>
      <w:r>
        <w:rPr>
          <w:rFonts w:ascii="Fb Fontext" w:hAnsi="Fb Fontext"/>
          <w:rtl/>
        </w:rPr>
        <w:t xml:space="preserve"> </w:t>
      </w:r>
      <w:r>
        <w:rPr>
          <w:rFonts w:ascii="Fb Fontext" w:hAnsi="Fb Fontext"/>
          <w:rtl/>
        </w:rPr>
        <w:t>וגו'</w:t>
      </w:r>
      <w:r w:rsidRPr="006F178A">
        <w:rPr>
          <w:rFonts w:ascii="Fb Fontext" w:hAnsi="Fb Fontext"/>
          <w:rtl/>
        </w:rPr>
        <w:t xml:space="preserve"> על כן זחלתי, - עם חמת זחלי עפר.</w:t>
      </w:r>
    </w:p>
    <w:p>
      <w:pPr>
        <w:pStyle w:val="38"/>
        <w:rPr>
          <w:ins w:id="95976" w:author="מנוע מכני" w:date="2026-10-11T12:04:40Z"/>
        </w:rPr>
      </w:pPr>
      <w:del w:id="95975" w:author="מנוע מכני" w:date="2026-10-11T12:04:40Z">
        <w:r w:rsidRPr="006F178A">
          <w:delText xml:space="preserve">•</w:delText>
        </w:r>
      </w:del>
      <w:r w:rsidRPr="006F178A">
        <w:t xml:space="preserve"> </w:t>
      </w:r>
      <w:r w:rsidRPr="006F178A">
        <w:t xml:space="preserve">זעירי א"ר חנינא:</w:t>
      </w:r>
    </w:p>
    <w:p w:rsidR="005851B8" w:rsidRPr="009757B9" w:rsidRDefault="005851B8" w:rsidP="005851B8">
      <w:pPr>
        <w:rPr>
          <w:rFonts w:cs="Guttman Vilna"/>
          <w:b/>
          <w:bCs/>
          <w:rtl/>
        </w:rPr>
      </w:pPr>
      <w:del w:id="95977" w:author="מנוע מכני" w:date="2026-10-11T12:04:40Z">
        <w:r w:rsidRPr="006F178A">
          <w:rPr>
            <w:rtl/>
          </w:rPr>
          <w:delText xml:space="preserve"> </w:delText>
        </w:r>
      </w:del>
      <w:r w:rsidRPr="006F178A">
        <w:rPr>
          <w:rtl/>
        </w:rPr>
        <w:t xml:space="preserve">נקרא חוטא, </w:t>
      </w:r>
      <w:r>
        <w:rPr>
          <w:rtl/>
        </w:rPr>
        <w:t>שנא'</w:t>
      </w:r>
      <w:r w:rsidRPr="00AC624C">
        <w:rPr>
          <w:rStyle w:val="afffff0"/>
          <w:rtl/>
        </w:rPr>
        <w:t xml:space="preserve"> </w:t>
      </w:r>
      <w:r w:rsidRPr="00AC624C">
        <w:rPr>
          <w:rStyle w:val="afffff0"/>
          <w:rFonts w:hint="cs"/>
          <w:rtl/>
        </w:rPr>
        <w:t>'</w:t>
      </w:r>
      <w:ins w:id="90623" w:author="Claude - סמנטי" w:date="2026-10-11T12:19:31Z">
        <w:r>
          <w:rPr>
            <w:rStyle w:val="afffff0"/>
            <w:rtl/>
          </w:rPr>
          <w:t xml:space="preserve">בְּלִבִּי צָפַנְתִּי אִמְרָתֶךָ לְמַעַן לֹא אֶחֱטָא לָךְ</w:t>
        </w:r>
      </w:ins>
      <w:del w:id="90624" w:author="Claude - סמנטי" w:date="2026-10-11T12:19:31Z">
        <w:r w:rsidRPr="00AC624C">
          <w:rPr>
            <w:rStyle w:val="afffff0"/>
            <w:rtl/>
          </w:rPr>
          <w:delText xml:space="preserve">בלבי צפנתי אמרתך למען </w:delText>
        </w:r>
        <w:r w:rsidRPr="00AC624C">
          <w:rPr>
            <w:rStyle w:val="afffff0"/>
            <w:rtl/>
          </w:rPr>
          <w:delText xml:space="preserve">לא</w:delText>
        </w:r>
        <w:r w:rsidRPr="00AC624C">
          <w:rPr>
            <w:rStyle w:val="afffff0"/>
            <w:rtl/>
          </w:rPr>
          <w:delText xml:space="preserve"> אחטא לך</w:delText>
        </w:r>
      </w:del>
      <w:r w:rsidRPr="00AC624C">
        <w:rPr>
          <w:rStyle w:val="afffff0"/>
          <w:rFonts w:hint="cs"/>
          <w:rtl/>
        </w:rPr>
        <w:t>'</w:t>
      </w:r>
      <w:r w:rsidRPr="00AC624C">
        <w:rPr>
          <w:rStyle w:val="afffff0"/>
          <w:rtl/>
        </w:rPr>
        <w:t>.</w:t>
      </w:r>
    </w:p>
    <w:p>
      <w:pPr>
        <w:pStyle w:val="38"/>
        <w:rPr>
          <w:ins w:id="95979" w:author="מנוע מכני" w:date="2026-10-11T12:04:40Z"/>
        </w:rPr>
      </w:pPr>
      <w:del w:id="95978" w:author="מנוע מכני" w:date="2026-10-11T12:04:40Z">
        <w:r w:rsidRPr="006F178A">
          <w:delText xml:space="preserve">•</w:delText>
        </w:r>
      </w:del>
      <w:r w:rsidRPr="006F178A">
        <w:t xml:space="preserve"> </w:t>
      </w:r>
      <w:r w:rsidRPr="006F178A">
        <w:t xml:space="preserve">רב המנונא:</w:t>
      </w:r>
    </w:p>
    <w:p w:rsidR="005851B8" w:rsidRDefault="005851B8" w:rsidP="005851B8">
      <w:pPr>
        <w:rPr>
          <w:rtl/>
        </w:rPr>
      </w:pPr>
      <w:del w:id="95980" w:author="מנוע מכני" w:date="2026-10-11T12:04:40Z">
        <w:r w:rsidRPr="006F178A">
          <w:rPr>
            <w:rtl/>
          </w:rPr>
          <w:delText xml:space="preserve"> </w:delText>
        </w:r>
      </w:del>
      <w:r w:rsidRPr="006F178A">
        <w:rPr>
          <w:rtl/>
        </w:rPr>
        <w:t xml:space="preserve">כתיב</w:t>
      </w:r>
      <w:r w:rsidRPr="008F09C0">
        <w:rPr>
          <w:rStyle w:val="afffff0"/>
          <w:rtl/>
        </w:rPr>
        <w:t xml:space="preserve"> </w:t>
      </w:r>
      <w:r w:rsidRPr="008F09C0">
        <w:rPr>
          <w:rStyle w:val="afffff0"/>
          <w:rFonts w:hint="cs"/>
          <w:rtl/>
        </w:rPr>
        <w:t>'</w:t>
      </w:r>
      <w:ins w:id="90627" w:author="Claude - סמנטי" w:date="2026-10-11T12:19:31Z">
        <w:r>
          <w:rPr>
            <w:rStyle w:val="afffff0"/>
            <w:rtl/>
          </w:rPr>
          <w:t xml:space="preserve">בְּלִבִּי צָפַנְתִּי אִמְרָתֶךָ</w:t>
        </w:r>
      </w:ins>
      <w:del w:id="90628" w:author="Claude - סמנטי" w:date="2026-10-11T12:19:31Z">
        <w:r w:rsidRPr="008F09C0">
          <w:rPr>
            <w:rStyle w:val="afffff0"/>
            <w:rtl/>
          </w:rPr>
          <w:delText xml:space="preserve">בלבי צפנתי אמרתך</w:delText>
        </w:r>
      </w:del>
      <w:r w:rsidRPr="008F09C0">
        <w:rPr>
          <w:rStyle w:val="afffff0"/>
          <w:rFonts w:hint="cs"/>
          <w:rtl/>
        </w:rPr>
        <w:t>'</w:t>
      </w:r>
      <w:r w:rsidRPr="008F09C0">
        <w:rPr>
          <w:rStyle w:val="afffff0"/>
          <w:rtl/>
        </w:rPr>
        <w:t xml:space="preserve"> </w:t>
      </w:r>
      <w:r w:rsidRPr="006F178A">
        <w:rPr>
          <w:rtl/>
        </w:rPr>
        <w:t xml:space="preserve">וכתיב </w:t>
      </w:r>
      <w:r w:rsidRPr="00D436C0">
        <w:rPr>
          <w:rStyle w:val="afffff0"/>
          <w:rFonts w:hint="cs"/>
          <w:rtl/>
        </w:rPr>
        <w:t>'</w:t>
      </w:r>
      <w:ins w:id="90625" w:author="Claude - סמנטי" w:date="2026-10-11T12:19:31Z">
        <w:r>
          <w:rPr>
            <w:rStyle w:val="afffff0"/>
            <w:rtl/>
          </w:rPr>
          <w:t xml:space="preserve">בִּשַּׂרְתִּי צֶדֶק בְּקָהָל רָב</w:t>
        </w:r>
      </w:ins>
      <w:del w:id="90626" w:author="Claude - סמנטי" w:date="2026-10-11T12:19:31Z">
        <w:r w:rsidRPr="00D436C0">
          <w:rPr>
            <w:rStyle w:val="afffff0"/>
            <w:rtl/>
          </w:rPr>
          <w:delText xml:space="preserve">בשרתי צדק בקהל רב</w:delText>
        </w:r>
      </w:del>
      <w:r w:rsidRPr="00D436C0">
        <w:rPr>
          <w:rStyle w:val="afffff0"/>
          <w:rFonts w:hint="cs"/>
          <w:rtl/>
        </w:rPr>
        <w:t>'</w:t>
      </w:r>
    </w:p>
    <w:p>
      <w:pPr>
        <w:pStyle w:val="38"/>
        <w:rPr>
          <w:ins w:id="95981" w:author="מנוע מכני" w:date="2026-10-11T12:04:40Z"/>
        </w:rPr>
      </w:pPr>
      <w:r w:rsidRPr="006F178A">
        <w:t>ל"ק</w:t>
      </w:r>
    </w:p>
    <w:p w:rsidR="005851B8" w:rsidRPr="009757B9" w:rsidRDefault="005851B8" w:rsidP="005851B8">
      <w:pPr>
        <w:rPr>
          <w:rFonts w:cs="Guttman Vilna"/>
          <w:b/>
          <w:bCs/>
          <w:rtl/>
        </w:rPr>
      </w:pPr>
      <w:del w:id="95982" w:author="מנוע מכני" w:date="2026-10-11T12:04:40Z">
        <w:r w:rsidRPr="006F178A">
          <w:rPr>
            <w:rFonts w:hint="cs"/>
            <w:rtl/>
          </w:rPr>
          <w:delText xml:space="preserve"> </w:delText>
        </w:r>
      </w:del>
      <w:r w:rsidRPr="006F178A">
        <w:rPr>
          <w:rtl/>
        </w:rPr>
        <w:t>כאן - בזמן שעירא היאירי קיים, כאן בזמן שאין עירא היאירי קיים.</w:t>
      </w:r>
    </w:p>
    <w:p>
      <w:pPr>
        <w:pStyle w:val="afffff8"/>
        <w:rPr>
          <w:ins w:id="90281" w:author="קלוד" w:date="2026-10-11T12:24:08Z"/>
        </w:rPr>
      </w:pPr>
      <w:ins w:id="90282" w:author="קלוד" w:date="2026-10-11T12:24:08Z">
        <w:r>
          <w:rPr>
            <w:color w:val="7B3F00"/>
          </w:rPr>
          <w:t xml:space="preserve">כל הנותן מתנותיו לכהן אחד - מביא רעב לעולם</w:t>
        </w:r>
      </w:ins>
    </w:p>
    <w:p w:rsidR="005851B8" w:rsidRDefault="005851B8" w:rsidP="005851B8">
      <w:pPr>
        <w:rPr>
          <w:rtl/>
        </w:rPr>
      </w:pPr>
      <w:r w:rsidRPr="006F178A">
        <w:rPr>
          <w:b/>
          <w:rtl/>
        </w:rPr>
        <w:t xml:space="preserve">• </w:t>
      </w:r>
      <w:r w:rsidRPr="006F178A">
        <w:rPr>
          <w:rStyle w:val="2fb"/>
          <w:rtl/>
        </w:rPr>
        <w:t xml:space="preserve">ראב"ז</w:t>
      </w:r>
      <w:r w:rsidRPr="006F178A">
        <w:rPr>
          <w:rtl/>
        </w:rPr>
        <w:t xml:space="preserve">: כל הנותן מתנותיו לכהן אחד - מביא רעב לעולם, </w:t>
      </w:r>
      <w:r>
        <w:rPr>
          <w:rtl/>
        </w:rPr>
        <w:t>שנא'</w:t>
      </w:r>
      <w:r w:rsidRPr="008F09C0">
        <w:rPr>
          <w:rStyle w:val="afffff0"/>
          <w:rtl/>
        </w:rPr>
        <w:t xml:space="preserve"> </w:t>
      </w:r>
      <w:r w:rsidRPr="008F09C0">
        <w:rPr>
          <w:rStyle w:val="afffff0"/>
          <w:rFonts w:hint="cs"/>
          <w:rtl/>
        </w:rPr>
        <w:t>'</w:t>
      </w:r>
      <w:ins w:id="90629" w:author="Claude - סמנטי" w:date="2026-10-11T12:19:31Z">
        <w:r>
          <w:rPr>
            <w:rStyle w:val="afffff0"/>
            <w:rtl/>
          </w:rPr>
          <w:t xml:space="preserve">עִירָא הַיָּאִרִי הָיָה כֹהֵן לְדָוִד</w:t>
        </w:r>
      </w:ins>
      <w:del w:id="90630" w:author="Claude - סמנטי" w:date="2026-10-11T12:19:31Z">
        <w:r w:rsidRPr="008F09C0">
          <w:rPr>
            <w:rStyle w:val="afffff0"/>
            <w:rtl/>
          </w:rPr>
          <w:delText xml:space="preserve">עירא היארי היה כהן לדוד</w:delText>
        </w:r>
      </w:del>
      <w:r w:rsidRPr="008F09C0">
        <w:rPr>
          <w:rStyle w:val="afffff0"/>
          <w:rFonts w:hint="cs"/>
          <w:rtl/>
        </w:rPr>
        <w:t>'</w:t>
      </w:r>
      <w:r w:rsidRPr="008F09C0">
        <w:rPr>
          <w:rStyle w:val="afffff0"/>
          <w:rtl/>
        </w:rPr>
        <w:t>,</w:t>
      </w:r>
      <w:r w:rsidRPr="006F178A">
        <w:rPr>
          <w:rtl/>
        </w:rPr>
        <w:t xml:space="preserve"> לדוד הוא </w:t>
      </w:r>
      <w:ins w:id="94216" w:author="מנוע מכני" w:date="2026-10-11T12:04:40Z">
        <w:r>
          <w:rPr>
            <w:rtl/>
          </w:rPr>
          <w:t xml:space="preserve">דהיה</w:t>
        </w:r>
      </w:ins>
      <w:del w:id="94217" w:author="מנוע מכני" w:date="2026-10-11T12:04:40Z">
        <w:r w:rsidRPr="006F178A">
          <w:rPr>
            <w:rtl/>
          </w:rPr>
          <w:delText xml:space="preserve">דהוה</w:delText>
        </w:r>
      </w:del>
      <w:r w:rsidRPr="006F178A">
        <w:rPr>
          <w:rtl/>
        </w:rPr>
        <w:t xml:space="preserve"> כהן.</w:t>
      </w:r>
      <w:r w:rsidRPr="006F178A">
        <w:rPr>
          <w:rFonts w:hint="cs"/>
          <w:rtl/>
        </w:rPr>
        <w:t xml:space="preserve"> </w:t>
      </w:r>
      <w:r w:rsidRPr="00E6185C">
        <w:rPr>
          <w:b/>
          <w:bCs/>
          <w:rtl/>
        </w:rPr>
        <w:t>לכו"ע</w:t>
      </w:r>
      <w:r w:rsidRPr="006F178A">
        <w:rPr>
          <w:rtl/>
        </w:rPr>
        <w:t xml:space="preserve"> </w:t>
      </w:r>
      <w:r w:rsidRPr="006F178A">
        <w:rPr>
          <w:rFonts w:hint="cs"/>
          <w:rtl/>
        </w:rPr>
        <w:t xml:space="preserve">לא</w:t>
      </w:r>
      <w:r w:rsidRPr="006F178A">
        <w:rPr>
          <w:rFonts w:hint="cs"/>
          <w:rtl/>
        </w:rPr>
        <w:t xml:space="preserve">?</w:t>
      </w:r>
    </w:p>
    <w:p>
      <w:pPr>
        <w:pStyle w:val="38"/>
        <w:rPr>
          <w:ins w:id="95983" w:author="מנוע מכני" w:date="2026-10-11T12:04:40Z"/>
        </w:rPr>
      </w:pPr>
      <w:r w:rsidRPr="006F178A">
        <w:t xml:space="preserve">אלא:</w:t>
      </w:r>
    </w:p>
    <w:p w:rsidR="005851B8" w:rsidRPr="009757B9" w:rsidRDefault="005851B8" w:rsidP="005851B8">
      <w:pPr>
        <w:rPr>
          <w:rFonts w:cs="Guttman Vilna"/>
          <w:b/>
          <w:bCs/>
          <w:rtl/>
        </w:rPr>
      </w:pPr>
      <w:del w:id="95984" w:author="מנוע מכני" w:date="2026-10-11T12:04:40Z">
        <w:r w:rsidRPr="006F178A">
          <w:rPr>
            <w:rtl/>
          </w:rPr>
          <w:delText xml:space="preserve"> </w:delText>
        </w:r>
      </w:del>
      <w:r w:rsidRPr="006F178A">
        <w:rPr>
          <w:rtl/>
        </w:rPr>
        <w:t xml:space="preserve">שהיה משגר לו מתנותיו. וכתיב בתריה</w:t>
      </w:r>
      <w:r w:rsidRPr="008F09C0">
        <w:rPr>
          <w:rStyle w:val="afffff0"/>
          <w:rtl/>
        </w:rPr>
        <w:t xml:space="preserve"> </w:t>
      </w:r>
      <w:r w:rsidRPr="008F09C0">
        <w:rPr>
          <w:rStyle w:val="afffff0"/>
          <w:rFonts w:hint="cs"/>
          <w:rtl/>
        </w:rPr>
        <w:t>'</w:t>
      </w:r>
      <w:ins w:id="90631" w:author="Claude - סמנטי" w:date="2026-10-11T12:19:31Z">
        <w:r>
          <w:rPr>
            <w:rStyle w:val="afffff0"/>
            <w:rtl/>
          </w:rPr>
          <w:t xml:space="preserve">וַיְהִי רָעָב בִּימֵי דָוִד</w:t>
        </w:r>
      </w:ins>
      <w:del w:id="90632" w:author="Claude - סמנטי" w:date="2026-10-11T12:19:31Z">
        <w:r w:rsidRPr="008F09C0">
          <w:rPr>
            <w:rStyle w:val="afffff0"/>
            <w:rtl/>
          </w:rPr>
          <w:delText xml:space="preserve">ויהי רעב בימי דוד</w:delText>
        </w:r>
      </w:del>
      <w:r w:rsidRPr="008F09C0">
        <w:rPr>
          <w:rStyle w:val="afffff0"/>
          <w:rFonts w:hint="cs"/>
          <w:rtl/>
        </w:rPr>
        <w:t>'</w:t>
      </w:r>
      <w:r w:rsidRPr="008F09C0">
        <w:rPr>
          <w:rStyle w:val="afffff0"/>
          <w:rtl/>
        </w:rPr>
        <w:t>.</w:t>
      </w:r>
    </w:p>
    <w:p>
      <w:pPr>
        <w:pStyle w:val="38"/>
        <w:rPr>
          <w:ins w:id="95986" w:author="מנוע מכני" w:date="2026-10-11T12:04:40Z"/>
        </w:rPr>
      </w:pPr>
      <w:del w:id="95985" w:author="מנוע מכני" w:date="2026-10-11T12:04:40Z">
        <w:r w:rsidRPr="006F178A">
          <w:delText xml:space="preserve">•</w:delText>
        </w:r>
      </w:del>
      <w:r w:rsidRPr="006F178A">
        <w:t xml:space="preserve"> </w:t>
      </w:r>
      <w:r w:rsidRPr="006F178A">
        <w:t xml:space="preserve">ר"א:</w:t>
      </w:r>
    </w:p>
    <w:p w:rsidR="005851B8" w:rsidRPr="009757B9" w:rsidRDefault="005851B8" w:rsidP="005851B8">
      <w:pPr>
        <w:rPr>
          <w:rFonts w:cs="Guttman Vilna"/>
          <w:b/>
          <w:bCs/>
          <w:rtl/>
        </w:rPr>
      </w:pPr>
      <w:del w:id="95987" w:author="מנוע מכני" w:date="2026-10-11T12:04:40Z">
        <w:r w:rsidRPr="006F178A">
          <w:rPr>
            <w:rtl/>
          </w:rPr>
          <w:delText xml:space="preserve"> </w:delText>
        </w:r>
      </w:del>
      <w:r w:rsidRPr="006F178A">
        <w:rPr>
          <w:rtl/>
        </w:rPr>
        <w:t xml:space="preserve">מורידין אותו מגדולתו, </w:t>
      </w:r>
      <w:r>
        <w:rPr>
          <w:rtl/>
        </w:rPr>
        <w:t>שנא'</w:t>
      </w:r>
      <w:r w:rsidRPr="00AC624C">
        <w:rPr>
          <w:rStyle w:val="afffff0"/>
          <w:rtl/>
        </w:rPr>
        <w:t xml:space="preserve"> </w:t>
      </w:r>
      <w:r w:rsidRPr="00AC624C">
        <w:rPr>
          <w:rStyle w:val="afffff0"/>
          <w:rFonts w:hint="cs"/>
          <w:rtl/>
        </w:rPr>
        <w:t>'</w:t>
      </w:r>
      <w:r w:rsidRPr="00AC624C">
        <w:rPr>
          <w:rStyle w:val="afffff0"/>
          <w:rtl/>
        </w:rPr>
        <w:t xml:space="preserve">ויאמר אלעזר הכהן אל אנשי הצבא וגו</w:t>
      </w:r>
      <w:r w:rsidRPr="00AC624C">
        <w:rPr>
          <w:rStyle w:val="afffff0"/>
          <w:rtl/>
        </w:rPr>
        <w:t xml:space="preserve">'.</w:t>
      </w:r>
      <w:r w:rsidRPr="006F178A">
        <w:rPr>
          <w:rtl/>
        </w:rPr>
        <w:t xml:space="preserve"> </w:t>
      </w:r>
      <w:ins w:id="93242" w:author="מנוע מכני" w:date="2026-10-11T12:04:40Z">
        <w:r>
          <w:rPr>
            <w:rtl/>
          </w:rPr>
          <w:t xml:space="preserve">אף</w:t>
        </w:r>
      </w:ins>
      <w:del w:id="93243" w:author="מנוע מכני" w:date="2026-10-11T12:04:40Z">
        <w:r w:rsidRPr="006F178A">
          <w:rPr>
            <w:rtl/>
          </w:rPr>
          <w:delText xml:space="preserve">אע"ג</w:delText>
        </w:r>
      </w:del>
      <w:r w:rsidRPr="006F178A">
        <w:rPr>
          <w:rtl/>
        </w:rPr>
        <w:t xml:space="preserve"> דאמר </w:t>
      </w:r>
      <w:ins w:id="93334" w:author="מנוע מכני" w:date="2026-10-11T12:04:40Z">
        <w:r>
          <w:rPr>
            <w:rtl/>
          </w:rPr>
          <w:t xml:space="preserve">להם</w:t>
        </w:r>
      </w:ins>
      <w:del w:id="93335" w:author="מנוע מכני" w:date="2026-10-11T12:04:40Z">
        <w:r w:rsidRPr="006F178A">
          <w:rPr>
            <w:rtl/>
          </w:rPr>
          <w:delText xml:space="preserve">להו</w:delText>
        </w:r>
      </w:del>
      <w:r w:rsidRPr="006F178A">
        <w:rPr>
          <w:rtl/>
        </w:rPr>
        <w:t xml:space="preserve">: לאחי אבא צוה, ואותי </w:t>
      </w:r>
      <w:r w:rsidRPr="006F178A">
        <w:rPr>
          <w:rtl/>
        </w:rPr>
        <w:t xml:space="preserve">לא</w:t>
      </w:r>
      <w:r w:rsidRPr="006F178A">
        <w:rPr>
          <w:rtl/>
        </w:rPr>
        <w:t xml:space="preserve"> צוה - </w:t>
      </w:r>
      <w:ins w:id="90374" w:author="מנוע מכני" w:date="2026-10-11T12:04:40Z">
        <w:r>
          <w:rPr>
            <w:rtl/>
          </w:rPr>
          <w:t xml:space="preserve">אפי'</w:t>
        </w:r>
      </w:ins>
      <w:del w:id="90375" w:author="מנוע מכני" w:date="2026-10-11T12:04:40Z">
        <w:r w:rsidRPr="006F178A">
          <w:rPr>
            <w:rtl/>
          </w:rPr>
          <w:delText xml:space="preserve">אפילו</w:delText>
        </w:r>
      </w:del>
      <w:r w:rsidRPr="006F178A">
        <w:rPr>
          <w:rtl/>
        </w:rPr>
        <w:t xml:space="preserve"> </w:t>
      </w:r>
      <w:ins w:id="92718" w:author="מנוע מכני" w:date="2026-10-11T12:04:40Z">
        <w:r>
          <w:rPr>
            <w:rtl/>
          </w:rPr>
          <w:t xml:space="preserve">כך</w:t>
        </w:r>
      </w:ins>
      <w:del w:id="92719" w:author="מנוע מכני" w:date="2026-10-11T12:04:40Z">
        <w:r w:rsidRPr="006F178A">
          <w:rPr>
            <w:rtl/>
          </w:rPr>
          <w:delText xml:space="preserve">הכי</w:delText>
        </w:r>
      </w:del>
      <w:r w:rsidRPr="006F178A">
        <w:rPr>
          <w:rtl/>
        </w:rPr>
        <w:t xml:space="preserve"> איענש. - ולפני אלעזר הכהן יעמד - ולא אשכחן </w:t>
      </w:r>
      <w:ins w:id="94636" w:author="מנוע מכני" w:date="2026-10-11T12:04:40Z">
        <w:ins w:id="90329" w:author="Claude - סמנטי" w:date="2026-10-11T12:19:31Z">
          <w:r>
            <w:rPr>
              <w:rtl/>
            </w:rPr>
            <w:t xml:space="preserve">שהוצרך</w:t>
          </w:r>
        </w:ins>
        <w:del w:id="90330" w:author="Claude - סמנטי" w:date="2026-10-11T12:19:31Z">
          <w:r>
            <w:rPr>
              <w:rtl/>
            </w:rPr>
            <w:delText xml:space="preserve">דהוצרך</w:delText>
          </w:r>
        </w:del>
      </w:ins>
      <w:del w:id="94637" w:author="מנוע מכני" w:date="2026-10-11T12:04:40Z">
        <w:r w:rsidRPr="006F178A">
          <w:rPr>
            <w:rtl/>
          </w:rPr>
          <w:delText xml:space="preserve">דאיצטריך</w:delText>
        </w:r>
      </w:del>
      <w:r w:rsidRPr="006F178A">
        <w:rPr>
          <w:rtl/>
        </w:rPr>
        <w:t xml:space="preserve"> </w:t>
      </w:r>
      <w:ins w:id="92716" w:author="מנוע מכני" w:date="2026-10-11T12:04:40Z">
        <w:r>
          <w:rPr>
            <w:rtl/>
          </w:rPr>
          <w:t xml:space="preserve">לו</w:t>
        </w:r>
      </w:ins>
      <w:del w:id="92717" w:author="מנוע מכני" w:date="2026-10-11T12:04:40Z">
        <w:r w:rsidRPr="006F178A">
          <w:rPr>
            <w:rtl/>
          </w:rPr>
          <w:delText xml:space="preserve">ליה</w:delText>
        </w:r>
      </w:del>
      <w:r w:rsidRPr="006F178A">
        <w:rPr>
          <w:rtl/>
        </w:rPr>
        <w:t xml:space="preserve"> יהושע.</w:t>
      </w:r>
    </w:p>
    <w:p>
      <w:pPr>
        <w:pStyle w:val="afffff8"/>
        <w:rPr>
          <w:ins w:id="90279" w:author="קלוד" w:date="2026-10-11T12:24:08Z"/>
        </w:rPr>
      </w:pPr>
      <w:ins w:id="90280" w:author="קלוד" w:date="2026-10-11T12:24:08Z">
        <w:r>
          <w:rPr>
            <w:color w:val="7B3F00"/>
          </w:rPr>
          <w:t xml:space="preserve">המקשה דבר לפני רבו - נענש, יהושע בן נון</w:t>
        </w:r>
      </w:ins>
    </w:p>
    <w:p>
      <w:pPr>
        <w:pStyle w:val="38"/>
        <w:rPr>
          <w:ins w:id="95989" w:author="מנוע מכני" w:date="2026-10-11T12:04:40Z"/>
        </w:rPr>
      </w:pPr>
      <w:del w:id="95988" w:author="מנוע מכני" w:date="2026-10-11T12:04:40Z">
        <w:r w:rsidRPr="006F178A">
          <w:delText xml:space="preserve">•</w:delText>
        </w:r>
      </w:del>
      <w:r w:rsidRPr="006F178A">
        <w:t xml:space="preserve"> </w:t>
      </w:r>
      <w:r w:rsidRPr="006F178A">
        <w:t xml:space="preserve">א"ר לוי:</w:t>
      </w:r>
    </w:p>
    <w:p w:rsidR="005851B8" w:rsidRPr="009757B9" w:rsidRDefault="005851B8" w:rsidP="005851B8">
      <w:pPr>
        <w:rPr>
          <w:rFonts w:cs="Guttman Vilna"/>
          <w:b/>
          <w:bCs/>
          <w:rtl/>
        </w:rPr>
      </w:pPr>
      <w:del w:id="95990" w:author="מנוע מכני" w:date="2026-10-11T12:04:40Z">
        <w:r w:rsidRPr="006F178A">
          <w:rPr>
            <w:rtl/>
          </w:rPr>
          <w:delText xml:space="preserve"> </w:delText>
        </w:r>
      </w:del>
      <w:r w:rsidRPr="006F178A">
        <w:rPr>
          <w:rtl/>
        </w:rPr>
        <w:t xml:space="preserve">כל </w:t>
      </w:r>
      <w:ins w:id="94638" w:author="מנוע מכני" w:date="2026-10-11T12:04:40Z">
        <w:r>
          <w:rPr>
            <w:rtl/>
          </w:rPr>
          <w:t xml:space="preserve">דמקשה</w:t>
        </w:r>
      </w:ins>
      <w:del w:id="94639" w:author="מנוע מכני" w:date="2026-10-11T12:04:40Z">
        <w:r w:rsidRPr="006F178A">
          <w:rPr>
            <w:rtl/>
          </w:rPr>
          <w:delText xml:space="preserve">דמותיב</w:delText>
        </w:r>
      </w:del>
      <w:r w:rsidRPr="006F178A">
        <w:rPr>
          <w:rtl/>
        </w:rPr>
        <w:t xml:space="preserve"> מלה </w:t>
      </w:r>
      <w:ins w:id="92720" w:author="מנוע מכני" w:date="2026-10-11T12:04:40Z">
        <w:r>
          <w:rPr>
            <w:rtl/>
          </w:rPr>
          <w:t xml:space="preserve">לפניו</w:t>
        </w:r>
      </w:ins>
      <w:del w:id="92721" w:author="מנוע מכני" w:date="2026-10-11T12:04:40Z">
        <w:r w:rsidRPr="006F178A">
          <w:rPr>
            <w:rtl/>
          </w:rPr>
          <w:delText xml:space="preserve">קמיה</w:delText>
        </w:r>
      </w:del>
      <w:r w:rsidRPr="006F178A">
        <w:rPr>
          <w:rtl/>
        </w:rPr>
        <w:t xml:space="preserve"> רביה - אזיל לשאול בלא ולד.</w:t>
      </w:r>
    </w:p>
    <w:p w:rsidR="005851B8" w:rsidRPr="009757B9" w:rsidRDefault="005851B8" w:rsidP="005851B8">
      <w:pPr>
        <w:rPr>
          <w:rFonts w:cs="Guttman Vilna"/>
          <w:b/>
          <w:bCs/>
          <w:rtl/>
        </w:rPr>
      </w:pPr>
      <w:r>
        <w:rPr>
          <w:rtl/>
        </w:rPr>
        <w:t>שנא'</w:t>
      </w:r>
      <w:r w:rsidRPr="008F09C0">
        <w:rPr>
          <w:rStyle w:val="afffff0"/>
          <w:rtl/>
        </w:rPr>
        <w:t xml:space="preserve"> </w:t>
      </w:r>
      <w:r w:rsidRPr="008F09C0">
        <w:rPr>
          <w:rStyle w:val="afffff0"/>
          <w:rFonts w:hint="cs"/>
          <w:rtl/>
        </w:rPr>
        <w:t>'</w:t>
      </w:r>
      <w:ins w:id="90635" w:author="Claude - סמנטי" w:date="2026-10-11T12:19:31Z">
        <w:r>
          <w:rPr>
            <w:rStyle w:val="afffff0"/>
            <w:rtl/>
          </w:rPr>
          <w:t xml:space="preserve">וַיַּעַן יְהוֹשֻׁעַ בִּן נוּן מְשָׁרֵת מֹשֶׁה מִבְּחֻרָיו וַיֹּאמַר אֲדֹנִי מֹשֶׁה כְּלָאֵם</w:t>
        </w:r>
      </w:ins>
      <w:del w:id="90636" w:author="Claude - סמנטי" w:date="2026-10-11T12:19:31Z">
        <w:r w:rsidRPr="008F09C0">
          <w:rPr>
            <w:rStyle w:val="afffff0"/>
            <w:rtl/>
          </w:rPr>
          <w:delText xml:space="preserve">ויען יהושע בן נון משרת משה מבחריו ויאמר אדני משה כלאם</w:delText>
        </w:r>
      </w:del>
      <w:r w:rsidRPr="008F09C0">
        <w:rPr>
          <w:rStyle w:val="afffff0"/>
          <w:rFonts w:hint="cs"/>
          <w:rtl/>
        </w:rPr>
        <w:t>'</w:t>
      </w:r>
      <w:r w:rsidRPr="008F09C0">
        <w:rPr>
          <w:rStyle w:val="afffff0"/>
          <w:rtl/>
        </w:rPr>
        <w:t>.</w:t>
      </w:r>
      <w:r w:rsidRPr="006F178A">
        <w:rPr>
          <w:rtl/>
        </w:rPr>
        <w:t xml:space="preserve"> וכתיב</w:t>
      </w:r>
      <w:r w:rsidRPr="008F09C0">
        <w:rPr>
          <w:rStyle w:val="afffff0"/>
          <w:rtl/>
        </w:rPr>
        <w:t xml:space="preserve"> </w:t>
      </w:r>
      <w:r w:rsidRPr="008F09C0">
        <w:rPr>
          <w:rStyle w:val="afffff0"/>
          <w:rFonts w:hint="cs"/>
          <w:rtl/>
        </w:rPr>
        <w:t>'</w:t>
      </w:r>
      <w:ins w:id="90633" w:author="Claude - סמנטי" w:date="2026-10-11T12:19:31Z">
        <w:r>
          <w:rPr>
            <w:rStyle w:val="afffff0"/>
            <w:rtl/>
          </w:rPr>
          <w:t xml:space="preserve">נוֹן בְּנוֹ יְהוֹשֻׁעַ בְּנוֹ</w:t>
        </w:r>
      </w:ins>
      <w:del w:id="90634" w:author="Claude - סמנטי" w:date="2026-10-11T12:19:31Z">
        <w:r w:rsidRPr="008F09C0">
          <w:rPr>
            <w:rStyle w:val="afffff0"/>
            <w:rtl/>
          </w:rPr>
          <w:delText xml:space="preserve">נון בנו יהושע בנו</w:delText>
        </w:r>
      </w:del>
      <w:r w:rsidRPr="008F09C0">
        <w:rPr>
          <w:rStyle w:val="afffff0"/>
          <w:rFonts w:hint="cs"/>
          <w:rtl/>
        </w:rPr>
        <w:t>'</w:t>
      </w:r>
      <w:r w:rsidRPr="008F09C0">
        <w:rPr>
          <w:rStyle w:val="afffff0"/>
          <w:rtl/>
        </w:rPr>
        <w:t>.</w:t>
      </w:r>
    </w:p>
    <w:p w:rsidR="005851B8" w:rsidRPr="009757B9" w:rsidRDefault="005851B8" w:rsidP="005851B8">
      <w:pPr>
        <w:rPr>
          <w:rFonts w:cs="Guttman Vilna"/>
          <w:b/>
          <w:bCs/>
          <w:rtl/>
        </w:rPr>
      </w:pPr>
      <w:r w:rsidRPr="006F178A">
        <w:rPr>
          <w:rFonts w:hint="cs"/>
          <w:rtl/>
        </w:rPr>
        <w:t xml:space="preserve">ופליגא </w:t>
      </w:r>
      <w:r w:rsidRPr="006F178A">
        <w:rPr>
          <w:rStyle w:val="2fb"/>
          <w:rFonts w:hint="cs"/>
          <w:rtl/>
        </w:rPr>
        <w:t xml:space="preserve">דראב</w:t>
      </w:r>
      <w:r w:rsidRPr="006F178A">
        <w:rPr>
          <w:rStyle w:val="2fb"/>
          <w:rtl/>
        </w:rPr>
        <w:t>"</w:t>
      </w:r>
      <w:r w:rsidRPr="006F178A">
        <w:rPr>
          <w:rStyle w:val="2fb"/>
          <w:rFonts w:hint="cs"/>
          <w:rtl/>
        </w:rPr>
        <w:t>פ</w:t>
      </w:r>
      <w:r w:rsidRPr="006F178A">
        <w:rPr>
          <w:rtl/>
        </w:rPr>
        <w:t>, דלא נענש יהושע אלא בשביל שביטל את ישראל לילה אחת מפריה ורביה.</w:t>
      </w:r>
    </w:p>
    <w:p w:rsidR="005851B8" w:rsidRPr="009757B9" w:rsidRDefault="005851B8" w:rsidP="005851B8">
      <w:pPr>
        <w:rPr>
          <w:rFonts w:cs="Guttman Vilna"/>
          <w:b/>
          <w:bCs/>
          <w:rtl/>
        </w:rPr>
      </w:pPr>
      <w:r>
        <w:rPr>
          <w:rtl/>
        </w:rPr>
        <w:t>שנא'</w:t>
      </w:r>
      <w:r w:rsidRPr="00806933">
        <w:rPr>
          <w:rStyle w:val="afffff0"/>
          <w:rtl/>
        </w:rPr>
        <w:t xml:space="preserve"> </w:t>
      </w:r>
      <w:r w:rsidRPr="00806933">
        <w:rPr>
          <w:rStyle w:val="afffff0"/>
          <w:rFonts w:hint="cs"/>
          <w:rtl/>
        </w:rPr>
        <w:t>'</w:t>
      </w:r>
      <w:r w:rsidRPr="00806933">
        <w:rPr>
          <w:rStyle w:val="afffff0"/>
          <w:rtl/>
        </w:rPr>
        <w:t xml:space="preserve">ויהי בהיות יהושע ביריחו וישא עיניו וירא </w:t>
      </w:r>
      <w:r>
        <w:rPr>
          <w:rStyle w:val="afffff0"/>
          <w:rtl/>
        </w:rPr>
        <w:t xml:space="preserve">וגו</w:t>
      </w:r>
      <w:r>
        <w:rPr>
          <w:rStyle w:val="afffff0"/>
          <w:rtl/>
        </w:rPr>
        <w:t xml:space="preserve">'</w:t>
      </w:r>
      <w:r w:rsidRPr="00806933">
        <w:rPr>
          <w:rStyle w:val="afffff0"/>
          <w:rtl/>
        </w:rPr>
        <w:t xml:space="preserve"> </w:t>
      </w:r>
      <w:r w:rsidRPr="006F178A">
        <w:rPr>
          <w:rtl/>
        </w:rPr>
        <w:t xml:space="preserve">לא</w:t>
      </w:r>
      <w:r w:rsidRPr="006F178A">
        <w:rPr>
          <w:rtl/>
        </w:rPr>
        <w:t xml:space="preserve"> כי אני שר צבא</w:t>
      </w:r>
      <w:r>
        <w:rPr>
          <w:rtl/>
        </w:rPr>
        <w:t xml:space="preserve"> ה'</w:t>
      </w:r>
      <w:r w:rsidRPr="006F178A">
        <w:rPr>
          <w:rStyle w:val="afffff0"/>
          <w:rtl/>
        </w:rPr>
        <w:t xml:space="preserve"> עתה באתי </w:t>
      </w:r>
      <w:r>
        <w:rPr>
          <w:rStyle w:val="afffff0"/>
          <w:rtl/>
        </w:rPr>
        <w:t xml:space="preserve">וגו</w:t>
      </w:r>
      <w:r>
        <w:rPr>
          <w:rtl/>
        </w:rPr>
        <w:t xml:space="preserve">'</w:t>
      </w:r>
      <w:r w:rsidRPr="006F178A">
        <w:rPr>
          <w:rtl/>
        </w:rPr>
        <w:t>.</w:t>
      </w:r>
    </w:p>
    <w:p>
      <w:pPr>
        <w:pStyle w:val="38"/>
        <w:rPr>
          <w:ins w:id="95991" w:author="מנוע מכני" w:date="2026-10-11T12:04:40Z"/>
        </w:rPr>
      </w:pPr>
      <w:r w:rsidRPr="00B3644D">
        <w:t xml:space="preserve">אמר</w:t>
      </w:r>
      <w:r w:rsidRPr="00B3644D">
        <w:t xml:space="preserve"> לו:</w:t>
      </w:r>
    </w:p>
    <w:p w:rsidR="005851B8" w:rsidRPr="00B3644D" w:rsidRDefault="005851B8" w:rsidP="005851B8">
      <w:pPr>
        <w:rPr>
          <w:rFonts w:cs="Guttman Vilna"/>
          <w:b/>
          <w:bCs/>
          <w:spacing w:val="-4"/>
          <w:rtl/>
        </w:rPr>
      </w:pPr>
      <w:del w:id="95992" w:author="מנוע מכני" w:date="2026-10-11T12:04:40Z">
        <w:r w:rsidRPr="00B3644D">
          <w:rPr>
            <w:spacing w:val="-4"/>
            <w:rtl/>
          </w:rPr>
          <w:delText xml:space="preserve"> </w:delText>
        </w:r>
      </w:del>
      <w:r w:rsidRPr="00B3644D">
        <w:rPr>
          <w:spacing w:val="-4"/>
          <w:rtl/>
        </w:rPr>
        <w:t xml:space="preserve">אמש ביטלתם תמיד של בין הערבים, ועכשיו ביטלתם תלמוד תורה. - על איזה מהן באת.</w:t>
      </w:r>
    </w:p>
    <w:p>
      <w:pPr>
        <w:pStyle w:val="38"/>
        <w:rPr>
          <w:ins w:id="95993" w:author="מנוע מכני" w:date="2026-10-11T12:04:40Z"/>
        </w:rPr>
      </w:pPr>
      <w:r w:rsidRPr="006F178A">
        <w:t xml:space="preserve">א"ל</w:t>
      </w:r>
      <w:r w:rsidRPr="006F178A">
        <w:t xml:space="preserve">:</w:t>
      </w:r>
    </w:p>
    <w:p w:rsidR="005851B8" w:rsidRPr="009757B9" w:rsidRDefault="005851B8" w:rsidP="005851B8">
      <w:pPr>
        <w:rPr>
          <w:rFonts w:cs="Guttman Vilna"/>
          <w:b/>
          <w:bCs/>
          <w:rtl/>
        </w:rPr>
      </w:pPr>
      <w:del w:id="95994" w:author="מנוע מכני" w:date="2026-10-11T12:04:40Z">
        <w:r w:rsidRPr="006F178A">
          <w:rPr>
            <w:rtl/>
          </w:rPr>
          <w:delText xml:space="preserve"> </w:delText>
        </w:r>
      </w:del>
      <w:r>
        <w:rPr>
          <w:rtl/>
        </w:rPr>
        <w:t xml:space="preserve">עתה באתי. מיד-</w:t>
      </w:r>
      <w:r>
        <w:rPr>
          <w:rStyle w:val="afffff0"/>
          <w:rtl/>
          <w:rPrChange w:id="9042" w:author="מנוע פסוקים" w:date="2026-10-11T09:24:13Z">
            <w:rPr>
              <w:rtl/>
            </w:rPr>
          </w:rPrChange>
        </w:rPr>
        <w:t xml:space="preserve">וילך יהושע בלילה ההוא בתוך העמק</w:t>
      </w:r>
      <w:r>
        <w:rPr>
          <w:rtl/>
        </w:rPr>
        <w:t xml:space="preserve">.</w:t>
      </w:r>
    </w:p>
    <w:p>
      <w:pPr>
        <w:pStyle w:val="38"/>
        <w:rPr>
          <w:ins w:id="95995" w:author="מנוע מכני" w:date="2026-10-11T12:04:40Z"/>
        </w:rPr>
      </w:pPr>
      <w:r w:rsidRPr="006F178A">
        <w:t xml:space="preserve">וארי"ו:</w:t>
      </w:r>
    </w:p>
    <w:p w:rsidR="005851B8" w:rsidRPr="009757B9" w:rsidRDefault="005851B8" w:rsidP="005851B8">
      <w:pPr>
        <w:rPr>
          <w:rFonts w:cs="Guttman Vilna"/>
          <w:b/>
          <w:bCs/>
          <w:rtl/>
        </w:rPr>
      </w:pPr>
      <w:del w:id="95996" w:author="מנוע מכני" w:date="2026-10-11T12:04:40Z">
        <w:r w:rsidRPr="006F178A">
          <w:rPr>
            <w:rtl/>
          </w:rPr>
          <w:delText xml:space="preserve"> </w:delText>
        </w:r>
      </w:del>
      <w:r w:rsidRPr="006F178A">
        <w:rPr>
          <w:rtl/>
        </w:rPr>
        <w:t xml:space="preserve">מלמד שהלך בעומקה של הלכה. וגמירי: דכל זמן שארון ושכינה שרויין שלא במקומן - אסורין בתשמיש המטה.</w:t>
      </w:r>
    </w:p>
    <w:p>
      <w:pPr>
        <w:pStyle w:val="38"/>
        <w:rPr>
          <w:ins w:id="95998" w:author="מנוע מכני" w:date="2026-10-11T12:04:40Z"/>
        </w:rPr>
      </w:pPr>
      <w:del w:id="95997" w:author="מנוע מכני" w:date="2026-10-11T12:04:40Z">
        <w:r w:rsidRPr="006F178A">
          <w:delText xml:space="preserve">•</w:delText>
        </w:r>
      </w:del>
      <w:r w:rsidRPr="006F178A">
        <w:t xml:space="preserve"> </w:t>
      </w:r>
      <w:r w:rsidRPr="006F178A">
        <w:t xml:space="preserve">רשב"א מרב:</w:t>
      </w:r>
    </w:p>
    <w:p w:rsidR="005851B8" w:rsidRPr="009757B9" w:rsidRDefault="005851B8" w:rsidP="005851B8">
      <w:pPr>
        <w:rPr>
          <w:rFonts w:cs="Guttman Vilna"/>
          <w:b/>
          <w:bCs/>
          <w:rtl/>
        </w:rPr>
      </w:pPr>
      <w:del w:id="95999" w:author="מנוע מכני" w:date="2026-10-11T12:04:40Z">
        <w:r w:rsidRPr="006F178A">
          <w:rPr>
            <w:rtl/>
          </w:rPr>
          <w:delText xml:space="preserve"> </w:delText>
        </w:r>
      </w:del>
      <w:r w:rsidRPr="006F178A">
        <w:rPr>
          <w:rtl/>
        </w:rPr>
        <w:t xml:space="preserve">גדול תלמוד תורה יותר מהקרבת תמידין, </w:t>
      </w:r>
      <w:r w:rsidRPr="006F178A">
        <w:rPr>
          <w:rtl/>
        </w:rPr>
        <w:t xml:space="preserve">דא"ל</w:t>
      </w:r>
      <w:r w:rsidRPr="006F178A">
        <w:rPr>
          <w:rtl/>
        </w:rPr>
        <w:t xml:space="preserve">: עתה באתי.</w:t>
      </w:r>
    </w:p>
    <w:p>
      <w:pPr>
        <w:pStyle w:val="afffff8"/>
        <w:rPr>
          <w:ins w:id="90277" w:author="קלוד" w:date="2026-10-11T12:24:08Z"/>
        </w:rPr>
      </w:pPr>
      <w:ins w:id="90278" w:author="קלוד" w:date="2026-10-11T12:24:08Z">
        <w:r>
          <w:rPr>
            <w:color w:val="7B3F00"/>
          </w:rPr>
          <w:t xml:space="preserve">הישן בקילעא עם אשתו - 'נשי עמי תגרשון'</w:t>
        </w:r>
      </w:ins>
    </w:p>
    <w:p>
      <w:pPr>
        <w:pStyle w:val="38"/>
        <w:rPr>
          <w:ins w:id="96001" w:author="מנוע מכני" w:date="2026-10-11T12:04:40Z"/>
        </w:rPr>
      </w:pPr>
      <w:del w:id="96000" w:author="מנוע מכני" w:date="2026-10-11T12:04:40Z">
        <w:r w:rsidRPr="006F178A">
          <w:lastRenderedPageBreak/>
          <w:delText xml:space="preserve">•</w:delText>
        </w:r>
      </w:del>
      <w:r w:rsidRPr="006F178A">
        <w:lastRenderedPageBreak/>
        <w:t xml:space="preserve"> </w:t>
      </w:r>
      <w:r w:rsidRPr="006F178A">
        <w:t xml:space="preserve">ר"ב מרב:</w:t>
      </w:r>
    </w:p>
    <w:p w:rsidR="005851B8" w:rsidRPr="009757B9" w:rsidRDefault="005851B8" w:rsidP="005851B8">
      <w:pPr>
        <w:rPr>
          <w:rFonts w:cs="Guttman Vilna"/>
          <w:b/>
          <w:bCs/>
          <w:rtl/>
        </w:rPr>
      </w:pPr>
      <w:del w:id="96002" w:author="מנוע מכני" w:date="2026-10-11T12:04:40Z">
        <w:r w:rsidRPr="006F178A">
          <w:rPr>
            <w:rtl/>
          </w:rPr>
          <w:delText xml:space="preserve"> </w:delText>
        </w:r>
      </w:del>
      <w:r w:rsidRPr="006F178A">
        <w:rPr>
          <w:rtl/>
        </w:rPr>
        <w:t xml:space="preserve">כל הישן בקילעא שאיש ואשתו שרויין בה - נשי עמי תגרשון מבית תענוגיה.</w:t>
      </w:r>
    </w:p>
    <w:p>
      <w:pPr>
        <w:pStyle w:val="38"/>
        <w:rPr>
          <w:ins w:id="96003" w:author="מנוע מכני" w:date="2026-10-11T12:04:40Z"/>
        </w:rPr>
      </w:pPr>
      <w:r w:rsidRPr="006F178A">
        <w:t xml:space="preserve">ורב יוסף:</w:t>
      </w:r>
    </w:p>
    <w:p w:rsidR="005851B8" w:rsidRPr="009757B9" w:rsidRDefault="005851B8" w:rsidP="005851B8">
      <w:pPr>
        <w:rPr>
          <w:rFonts w:cs="Guttman Vilna"/>
          <w:b/>
          <w:bCs/>
          <w:rtl/>
        </w:rPr>
      </w:pPr>
      <w:del w:id="96004" w:author="מנוע מכני" w:date="2026-10-11T12:04:40Z">
        <w:r w:rsidRPr="006F178A">
          <w:rPr>
            <w:rtl/>
          </w:rPr>
          <w:delText xml:space="preserve"> </w:delText>
        </w:r>
      </w:del>
      <w:ins w:id="90376" w:author="מנוע מכני" w:date="2026-10-11T12:04:40Z">
        <w:r>
          <w:rPr>
            <w:rtl/>
          </w:rPr>
          <w:t xml:space="preserve">אפי'</w:t>
        </w:r>
      </w:ins>
      <w:del w:id="90377" w:author="מנוע מכני" w:date="2026-10-11T12:04:40Z">
        <w:r w:rsidRPr="006F178A">
          <w:rPr>
            <w:rtl/>
          </w:rPr>
          <w:delText xml:space="preserve">אפילו</w:delText>
        </w:r>
      </w:del>
      <w:r w:rsidRPr="006F178A">
        <w:rPr>
          <w:rtl/>
        </w:rPr>
        <w:t xml:space="preserve"> באשתו נדה.</w:t>
      </w:r>
    </w:p>
    <w:p>
      <w:pPr>
        <w:pStyle w:val="38"/>
        <w:rPr>
          <w:ins w:id="96005" w:author="מנוע מכני" w:date="2026-10-11T12:04:40Z"/>
        </w:rPr>
      </w:pPr>
      <w:r w:rsidRPr="006F178A">
        <w:t xml:space="preserve">רבא</w:t>
      </w:r>
      <w:del w:id="97053" w:author="מנוע מכני" w:date="2026-10-11T12:04:40Z">
        <w:r w:rsidRPr="006F178A">
          <w:delText xml:space="preserve"> אמר</w:delText>
        </w:r>
      </w:del>
      <w:r w:rsidRPr="006F178A">
        <w:t xml:space="preserve">:</w:t>
      </w:r>
    </w:p>
    <w:p w:rsidR="005851B8" w:rsidRPr="009757B9" w:rsidRDefault="005851B8" w:rsidP="005851B8">
      <w:pPr>
        <w:rPr>
          <w:rFonts w:cs="Guttman Vilna"/>
          <w:b/>
          <w:bCs/>
          <w:rtl/>
        </w:rPr>
      </w:pPr>
      <w:del w:id="96006" w:author="מנוע מכני" w:date="2026-10-11T12:04:40Z">
        <w:r w:rsidRPr="006F178A">
          <w:rPr>
            <w:rtl/>
          </w:rPr>
          <w:delText xml:space="preserve"> </w:delText>
        </w:r>
      </w:del>
      <w:r w:rsidRPr="006F178A">
        <w:rPr>
          <w:rtl/>
        </w:rPr>
        <w:t xml:space="preserve">אם אשתו נדה היא - תבא עליו ברכה. - ולא היא, דעד האידנא מאן נטריה.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75" w:author="קלוד" w:date="2026-10-11T12:24:08Z"/>
        </w:rPr>
      </w:pPr>
      <w:ins w:id="90276" w:author="קלוד" w:date="2026-10-11T12:24:08Z">
        <w:r>
          <w:rPr>
            <w:color w:val="7B3F00"/>
          </w:rPr>
          <w:t xml:space="preserve">מבוי שדר בו נכרי שאינו משכיר - עצת אביי ורבא</w:t>
        </w:r>
      </w:ins>
    </w:p>
    <w:p w:rsidR="005851B8" w:rsidRPr="006F178A" w:rsidRDefault="005851B8" w:rsidP="005851B8">
      <w:pPr>
        <w:rPr>
          <w:rtl/>
        </w:rPr>
      </w:pPr>
      <w:r w:rsidRPr="006F178A">
        <w:rPr>
          <w:rFonts w:ascii="Fb Fontext" w:hAnsi="Fb Fontext"/>
          <w:rtl/>
        </w:rPr>
        <w:t xml:space="preserve">ההוא מבואה </w:t>
      </w:r>
      <w:ins w:id="94218" w:author="מנוע מכני" w:date="2026-10-11T12:04:40Z">
        <w:r>
          <w:rPr>
            <w:rFonts w:ascii="Fb Fontext" w:hAnsi="Fb Fontext"/>
            <w:rtl/>
          </w:rPr>
          <w:t xml:space="preserve">דהיה</w:t>
        </w:r>
      </w:ins>
      <w:del w:id="94219" w:author="מנוע מכני" w:date="2026-10-11T12:04:40Z">
        <w:r w:rsidRPr="006F178A">
          <w:rPr>
            <w:rFonts w:ascii="Fb Fontext" w:hAnsi="Fb Fontext"/>
            <w:rtl/>
          </w:rPr>
          <w:delText xml:space="preserve">דהוה</w:delText>
        </w:r>
      </w:del>
      <w:r w:rsidRPr="006F178A">
        <w:rPr>
          <w:rFonts w:ascii="Fb Fontext" w:hAnsi="Fb Fontext"/>
          <w:rtl/>
        </w:rPr>
        <w:t xml:space="preserve"> דייר בה לחמן בר ריסתק, ולא הסכים להשכיר להם.</w:t>
      </w:r>
    </w:p>
    <w:p w:rsidR="005851B8" w:rsidRPr="00792286" w:rsidRDefault="005851B8" w:rsidP="005851B8">
      <w:pPr>
        <w:rPr>
          <w:b/>
          <w:bCs/>
          <w:rtl/>
        </w:rPr>
      </w:pPr>
      <w:r w:rsidRPr="006F178A">
        <w:rPr>
          <w:rtl/>
        </w:rPr>
        <w:t xml:space="preserve">יעץ להם </w:t>
      </w:r>
      <w:r w:rsidRPr="006F178A">
        <w:rPr>
          <w:rStyle w:val="2fb"/>
          <w:rtl/>
        </w:rPr>
        <w:t xml:space="preserve">אביי</w:t>
      </w:r>
      <w:r w:rsidRPr="006F178A">
        <w:rPr>
          <w:rtl/>
        </w:rPr>
        <w:t xml:space="preserve"> לבטל רשותם לאחד וממילא הוי יחיד במקום נכרי </w:t>
      </w:r>
      <w:ins w:id="91354" w:author="מנוע מכני" w:date="2026-10-11T12:04:40Z">
        <w:r>
          <w:rPr>
            <w:rtl/>
          </w:rPr>
          <w:t xml:space="preserve">דבר</w:t>
        </w:r>
      </w:ins>
      <w:del w:id="91355" w:author="מנוע מכני" w:date="2026-10-11T12:04:40Z">
        <w:r w:rsidRPr="006F178A">
          <w:rPr>
            <w:rtl/>
          </w:rPr>
          <w:delText xml:space="preserve">מילתא</w:delText>
        </w:r>
      </w:del>
      <w:r w:rsidRPr="006F178A">
        <w:rPr>
          <w:rtl/>
        </w:rPr>
        <w:t xml:space="preserve"> דלא שכיחא הוא ואהך </w:t>
      </w:r>
      <w:r w:rsidRPr="006F178A">
        <w:rPr>
          <w:rtl/>
        </w:rPr>
        <w:t xml:space="preserve">לא</w:t>
      </w:r>
      <w:r w:rsidRPr="006F178A">
        <w:rPr>
          <w:rtl/>
        </w:rPr>
        <w:t xml:space="preserve"> גזרו בה רבנן.</w:t>
      </w:r>
    </w:p>
    <w:p>
      <w:pPr>
        <w:pStyle w:val="38"/>
        <w:rPr>
          <w:ins w:id="96007" w:author="מנוע מכני" w:date="2026-10-11T12:04:40Z"/>
        </w:rPr>
      </w:pPr>
      <w:r w:rsidRPr="00792286">
        <w:t>רבא:</w:t>
      </w:r>
    </w:p>
    <w:p w:rsidR="005851B8" w:rsidRPr="006F178A" w:rsidRDefault="005851B8" w:rsidP="005851B8">
      <w:pPr>
        <w:rPr>
          <w:rtl/>
        </w:rPr>
      </w:pPr>
      <w:del w:id="96008" w:author="מנוע מכני" w:date="2026-10-11T12:04:40Z">
        <w:r w:rsidRPr="006F178A">
          <w:rPr>
            <w:rtl/>
          </w:rPr>
          <w:delText xml:space="preserve"> </w:delText>
        </w:r>
      </w:del>
      <w:r w:rsidRPr="006F178A">
        <w:rPr>
          <w:rtl/>
        </w:rPr>
        <w:t xml:space="preserve">דחה לזה </w:t>
      </w:r>
      <w:r w:rsidRPr="006F178A">
        <w:rPr>
          <w:rtl/>
        </w:rPr>
        <w:t xml:space="preserve">דא"כ</w:t>
      </w:r>
      <w:r w:rsidRPr="006F178A">
        <w:rPr>
          <w:rtl/>
        </w:rPr>
        <w:t xml:space="preserve"> ביטלת תורת עירוב מאותו מבוי ויאמרו דעירוב מועיל במקום נכרי, </w:t>
      </w:r>
      <w:ins w:id="90331" w:author="Claude - סמנטי" w:date="2026-10-11T12:19:31Z">
        <w:r>
          <w:rPr>
            <w:rtl/>
          </w:rPr>
          <w:t xml:space="preserve">והכרזה</w:t>
        </w:r>
      </w:ins>
      <w:del w:id="90332" w:author="Claude - סמנטי" w:date="2026-10-11T12:19:31Z">
        <w:r w:rsidRPr="006F178A">
          <w:rPr>
            <w:rtl/>
          </w:rPr>
          <w:delText xml:space="preserve">ואכרזתא</w:delText>
        </w:r>
      </w:del>
      <w:r w:rsidRPr="006F178A">
        <w:rPr>
          <w:rtl/>
        </w:rPr>
        <w:t xml:space="preserve"> </w:t>
      </w:r>
      <w:r w:rsidRPr="006F178A">
        <w:rPr>
          <w:rtl/>
        </w:rPr>
        <w:t xml:space="preserve">לא</w:t>
      </w:r>
      <w:r w:rsidRPr="006F178A">
        <w:rPr>
          <w:rtl/>
        </w:rPr>
        <w:t xml:space="preserve"> תהני לאח"כ</w:t>
      </w:r>
      <w:r w:rsidRPr="006F178A">
        <w:rPr>
          <w:rFonts w:hint="cs"/>
          <w:rtl/>
        </w:rPr>
        <w:t xml:space="preserve"> לדרדקי.</w:t>
      </w:r>
    </w:p>
    <w:p>
      <w:pPr>
        <w:pStyle w:val="38"/>
        <w:rPr>
          <w:ins w:id="96009" w:author="מנוע מכני" w:date="2026-10-11T12:04:40Z"/>
        </w:rPr>
      </w:pPr>
      <w:r w:rsidRPr="006F178A">
        <w:t xml:space="preserve">אלא</w:t>
      </w:r>
    </w:p>
    <w:p w:rsidR="005851B8" w:rsidRPr="006F178A" w:rsidRDefault="005851B8" w:rsidP="005851B8">
      <w:pPr>
        <w:rPr>
          <w:rtl/>
        </w:rPr>
      </w:pPr>
      <w:del w:id="96010" w:author="מנוע מכני" w:date="2026-10-11T12:04:40Z">
        <w:r w:rsidRPr="006F178A">
          <w:rPr>
            <w:rtl/>
          </w:rPr>
          <w:delText xml:space="preserve"> </w:delText>
        </w:r>
      </w:del>
      <w:r w:rsidRPr="006F178A">
        <w:rPr>
          <w:rtl/>
        </w:rPr>
        <w:t xml:space="preserve">לשאול חד </w:t>
      </w:r>
      <w:ins w:id="92722" w:author="מנוע מכני" w:date="2026-10-11T12:04:40Z">
        <w:r>
          <w:rPr>
            <w:rtl/>
          </w:rPr>
          <w:t xml:space="preserve">מהם</w:t>
        </w:r>
      </w:ins>
      <w:del w:id="92723" w:author="מנוע מכני" w:date="2026-10-11T12:04:40Z">
        <w:r w:rsidRPr="006F178A">
          <w:rPr>
            <w:rtl/>
          </w:rPr>
          <w:delText xml:space="preserve">מינייהו</w:delText>
        </w:r>
      </w:del>
      <w:r w:rsidRPr="006F178A">
        <w:rPr>
          <w:rtl/>
        </w:rPr>
        <w:t xml:space="preserve"> </w:t>
      </w:r>
      <w:ins w:id="90333" w:author="Claude - סמנטי" w:date="2026-10-11T12:19:31Z">
        <w:r>
          <w:rPr>
            <w:rtl/>
          </w:rPr>
          <w:t xml:space="preserve">מקום</w:t>
        </w:r>
      </w:ins>
      <w:del w:id="90334" w:author="Claude - סמנטי" w:date="2026-10-11T12:19:31Z">
        <w:r w:rsidRPr="006F178A">
          <w:rPr>
            <w:rtl/>
          </w:rPr>
          <w:delText xml:space="preserve">דוכתא</w:delText>
        </w:r>
      </w:del>
      <w:r w:rsidRPr="006F178A">
        <w:rPr>
          <w:rtl/>
        </w:rPr>
        <w:t xml:space="preserve"> ולינח </w:t>
      </w:r>
      <w:ins w:id="92726" w:author="מנוע מכני" w:date="2026-10-11T12:04:40Z">
        <w:r>
          <w:rPr>
            <w:rtl/>
          </w:rPr>
          <w:t xml:space="preserve">בו</w:t>
        </w:r>
      </w:ins>
      <w:del w:id="92727" w:author="מנוע מכני" w:date="2026-10-11T12:04:40Z">
        <w:r w:rsidRPr="006F178A">
          <w:rPr>
            <w:rtl/>
          </w:rPr>
          <w:delText xml:space="preserve">ביה</w:delText>
        </w:r>
      </w:del>
      <w:r w:rsidRPr="006F178A">
        <w:rPr>
          <w:rtl/>
        </w:rPr>
        <w:t xml:space="preserve"> </w:t>
      </w:r>
      <w:ins w:id="92724" w:author="מנוע מכני" w:date="2026-10-11T12:04:40Z">
        <w:r>
          <w:rPr>
            <w:rtl/>
          </w:rPr>
          <w:t xml:space="preserve">כלום</w:t>
        </w:r>
      </w:ins>
      <w:del w:id="92725" w:author="מנוע מכני" w:date="2026-10-11T12:04:40Z">
        <w:r w:rsidRPr="006F178A">
          <w:rPr>
            <w:rtl/>
          </w:rPr>
          <w:delText xml:space="preserve">מידי</w:delText>
        </w:r>
      </w:del>
      <w:r w:rsidRPr="006F178A">
        <w:rPr>
          <w:rtl/>
        </w:rPr>
        <w:t xml:space="preserve"> דהו"ל כשכירו ולקיטו.</w:t>
      </w:r>
    </w:p>
    <w:p w:rsidR="005851B8" w:rsidRPr="006F178A" w:rsidRDefault="005851B8" w:rsidP="005851B8">
      <w:pPr>
        <w:rPr>
          <w:rtl/>
        </w:rPr>
      </w:pPr>
      <w:r w:rsidRPr="006F178A">
        <w:rPr>
          <w:rStyle w:val="2fb"/>
          <w:rtl/>
        </w:rPr>
        <w:t xml:space="preserve">וכריא"ש</w:t>
      </w:r>
      <w:r w:rsidRPr="006F178A">
        <w:rPr>
          <w:rtl/>
        </w:rPr>
        <w:t xml:space="preserve"> ד</w:t>
      </w:r>
      <w:r>
        <w:rPr>
          <w:rtl/>
        </w:rPr>
        <w:t>אפי'</w:t>
      </w:r>
      <w:r w:rsidRPr="006F178A">
        <w:rPr>
          <w:rtl/>
        </w:rPr>
        <w:t xml:space="preserve"> שכירו </w:t>
      </w:r>
      <w:ins w:id="90378" w:author="מנוע מכני" w:date="2026-10-11T12:04:40Z">
        <w:r>
          <w:rPr>
            <w:rtl/>
          </w:rPr>
          <w:t xml:space="preserve">ואפי'</w:t>
        </w:r>
      </w:ins>
      <w:del w:id="90379" w:author="מנוע מכני" w:date="2026-10-11T12:04:40Z">
        <w:r w:rsidRPr="006F178A">
          <w:rPr>
            <w:rtl/>
          </w:rPr>
          <w:delText xml:space="preserve">ואפילו</w:delText>
        </w:r>
      </w:del>
      <w:r w:rsidRPr="006F178A">
        <w:rPr>
          <w:rtl/>
        </w:rPr>
        <w:t xml:space="preserve"> לקיטו נותן עירובו ודיו. דנחשב כדייר במקום הנכרי.</w:t>
      </w:r>
    </w:p>
    <w:p w:rsidR="005851B8" w:rsidRDefault="005851B8" w:rsidP="005851B8">
      <w:pPr>
        <w:rPr>
          <w:rtl/>
        </w:rPr>
      </w:pPr>
      <w:r w:rsidRPr="006F178A">
        <w:rPr>
          <w:rStyle w:val="2fb"/>
          <w:rtl/>
        </w:rPr>
        <w:t xml:space="preserve">רב יוסף</w:t>
      </w:r>
      <w:r w:rsidRPr="006F178A">
        <w:rPr>
          <w:rtl/>
        </w:rPr>
        <w:t xml:space="preserve"> </w:t>
      </w:r>
      <w:r>
        <w:rPr>
          <w:rtl/>
        </w:rPr>
        <w:t>אפי'</w:t>
      </w:r>
      <w:r w:rsidRPr="006F178A">
        <w:rPr>
          <w:rtl/>
        </w:rPr>
        <w:t xml:space="preserve"> בחמשה שכירו ולקיטו </w:t>
      </w:r>
      <w:ins w:id="91356" w:author="מנוע מכני" w:date="2026-10-11T12:04:40Z">
        <w:r>
          <w:rPr>
            <w:rtl/>
          </w:rPr>
          <w:t xml:space="preserve">אמרו</w:t>
        </w:r>
      </w:ins>
      <w:del w:id="91357" w:author="מנוע מכני" w:date="2026-10-11T12:04:40Z">
        <w:r w:rsidRPr="006F178A">
          <w:rPr>
            <w:rtl/>
          </w:rPr>
          <w:delText xml:space="preserve">אמרי</w:delText>
        </w:r>
      </w:del>
      <w:r w:rsidRPr="006F178A">
        <w:rPr>
          <w:rtl/>
        </w:rPr>
        <w:t xml:space="preserve"> להקל ולא להחמיר [דאם שכח </w:t>
      </w:r>
      <w:r w:rsidRPr="006F178A">
        <w:rPr>
          <w:rtl/>
        </w:rPr>
        <w:t xml:space="preserve">לא</w:t>
      </w:r>
      <w:r w:rsidRPr="006F178A">
        <w:rPr>
          <w:rtl/>
        </w:rPr>
        <w:t xml:space="preserve"> </w:t>
      </w:r>
      <w:r>
        <w:rPr>
          <w:rtl/>
        </w:rPr>
        <w:t>אמרי'</w:t>
      </w:r>
      <w:r w:rsidRPr="006F178A">
        <w:rPr>
          <w:rtl/>
        </w:rPr>
        <w:t xml:space="preserve"> דאוסר על בני מבוי]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73" w:author="קלוד" w:date="2026-10-11T12:24:08Z"/>
        </w:rPr>
      </w:pPr>
      <w:ins w:id="90274" w:author="קלוד" w:date="2026-10-11T12:24:08Z">
        <w:r>
          <w:rPr>
            <w:color w:val="7B3F00"/>
          </w:rPr>
          <w:t xml:space="preserve">שתוי ושיכור - הוראה ותפילה</w:t>
        </w:r>
      </w:ins>
    </w:p>
    <w:p w:rsidR="005851B8" w:rsidRPr="006F178A" w:rsidRDefault="005851B8" w:rsidP="005851B8">
      <w:pPr>
        <w:rPr>
          <w:rtl/>
        </w:rPr>
      </w:pPr>
      <w:r w:rsidRPr="006F178A">
        <w:rPr>
          <w:rFonts w:ascii="Fb Fontext" w:hAnsi="Fb Fontext"/>
          <w:sz w:val="20"/>
          <w:rtl/>
        </w:rPr>
        <w:t>כמה שמועות בשותה יין.</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סד.</w:t>
      </w:r>
    </w:p>
    <w:p>
      <w:pPr>
        <w:pStyle w:val="38"/>
        <w:rPr>
          <w:ins w:id="96012" w:author="מנוע מכני" w:date="2026-10-11T12:04:40Z"/>
        </w:rPr>
      </w:pPr>
      <w:del w:id="96011" w:author="מנוע מכני" w:date="2026-10-11T12:04:40Z">
        <w:r w:rsidRPr="006F178A">
          <w:delText xml:space="preserve">•</w:delText>
        </w:r>
      </w:del>
      <w:r w:rsidRPr="006F178A">
        <w:t xml:space="preserve"> אריא"ש:</w:t>
      </w:r>
    </w:p>
    <w:p w:rsidR="005851B8" w:rsidRPr="006F178A" w:rsidRDefault="005851B8" w:rsidP="005851B8">
      <w:pPr>
        <w:rPr>
          <w:rtl/>
        </w:rPr>
      </w:pPr>
      <w:del w:id="96013" w:author="מנוע מכני" w:date="2026-10-11T12:04:40Z">
        <w:r w:rsidRPr="006F178A">
          <w:rPr>
            <w:rFonts w:ascii="Fb Fontext" w:hAnsi="Fb Fontext"/>
            <w:rtl/>
          </w:rPr>
          <w:delText xml:space="preserve"> </w:delText>
        </w:r>
      </w:del>
      <w:ins w:id="90382" w:author="מנוע מכני" w:date="2026-10-11T12:04:40Z">
        <w:r>
          <w:rPr>
            <w:rFonts w:ascii="Fb Fontext" w:hAnsi="Fb Fontext"/>
            <w:rtl/>
          </w:rPr>
          <w:t xml:space="preserve">אפי'</w:t>
        </w:r>
      </w:ins>
      <w:del w:id="90383" w:author="מנוע מכני" w:date="2026-10-11T12:04:40Z">
        <w:r w:rsidRPr="006F178A">
          <w:rPr>
            <w:rFonts w:ascii="Fb Fontext" w:hAnsi="Fb Fontext"/>
            <w:rtl/>
          </w:rPr>
          <w:delText xml:space="preserve">אפילו</w:delText>
        </w:r>
      </w:del>
      <w:r w:rsidRPr="006F178A">
        <w:rPr>
          <w:rFonts w:ascii="Fb Fontext" w:hAnsi="Fb Fontext"/>
          <w:rtl/>
        </w:rPr>
        <w:t xml:space="preserve"> שכירו </w:t>
      </w:r>
      <w:ins w:id="90380" w:author="מנוע מכני" w:date="2026-10-11T12:04:40Z">
        <w:r>
          <w:rPr>
            <w:rFonts w:ascii="Fb Fontext" w:hAnsi="Fb Fontext"/>
            <w:rtl/>
          </w:rPr>
          <w:t xml:space="preserve">ואפי'</w:t>
        </w:r>
      </w:ins>
      <w:del w:id="90381" w:author="מנוע מכני" w:date="2026-10-11T12:04:40Z">
        <w:r w:rsidRPr="006F178A">
          <w:rPr>
            <w:rFonts w:ascii="Fb Fontext" w:hAnsi="Fb Fontext"/>
            <w:rtl/>
          </w:rPr>
          <w:delText xml:space="preserve">ואפילו</w:delText>
        </w:r>
      </w:del>
      <w:r w:rsidRPr="006F178A">
        <w:rPr>
          <w:rFonts w:ascii="Fb Fontext" w:hAnsi="Fb Fontext"/>
          <w:rtl/>
        </w:rPr>
        <w:t xml:space="preserve"> לקיטו נותן עירובו ודיו.</w:t>
      </w:r>
      <w:ins w:id="93288" w:author="מנוע מכני" w:date="2026-10-11T12:04:40Z">
        <w:ins w:id="93290" w:author="מנוע מכני" w:date="2026-10-11T12:04:40Z">
          <w:ins w:id="93292" w:author="מנוע מכני" w:date="2026-10-11T12:04:40Z">
            <w:r>
              <w:rPr>
                <w:rFonts w:ascii="Fb Fontext" w:hAnsi="Fb Fontext" w:hint="cs"/>
                <w:rtl/>
              </w:rPr>
              <w:t xml:space="preserve"> </w:t>
            </w:r>
          </w:ins>
          <w:del w:id="93293" w:author="מנוע מכני" w:date="2026-10-11T12:04:40Z">
            <w:r>
              <w:rPr>
                <w:rFonts w:ascii="Fb Fontext" w:hAnsi="Fb Fontext" w:hint="cs"/>
                <w:rtl/>
              </w:rPr>
              <w:delText xml:space="preserve"> </w:delText>
            </w:r>
            <w:r w:rsidRPr="006F178A">
              <w:rPr>
                <w:rFonts w:ascii="Fb Fontext" w:hAnsi="Fb Fontext"/>
                <w:rtl/>
              </w:rPr>
              <w:delText xml:space="preserve"> </w:delText>
            </w:r>
          </w:del>
        </w:ins>
        <w:del w:id="93291" w:author="מנוע מכני" w:date="2026-10-11T12:04:40Z">
          <w:r>
            <w:rPr>
              <w:rFonts w:ascii="Fb Fontext" w:hAnsi="Fb Fontext" w:hint="cs"/>
              <w:rtl/>
            </w:rPr>
            <w:delText xml:space="preserve"> </w:delText>
          </w:r>
          <w:r>
            <w:rPr>
              <w:rFonts w:ascii="Fb Fontext" w:hAnsi="Fb Fontext" w:hint="cs"/>
              <w:rtl/>
            </w:rPr>
            <w:delText xml:space="preserve"> </w:delText>
          </w:r>
        </w:del>
      </w:ins>
      <w:del w:id="93289" w:author="מנוע מכני" w:date="2026-10-11T12:04:40Z">
        <w:r>
          <w:rPr>
            <w:rFonts w:ascii="Fb Fontext" w:hAnsi="Fb Fontext" w:hint="cs"/>
            <w:rtl/>
          </w:rPr>
          <w:delText xml:space="preserve">  </w:delText>
        </w:r>
      </w:del>
      <w:r w:rsidRPr="006F178A">
        <w:rPr>
          <w:rStyle w:val="2fb"/>
          <w:rFonts w:ascii="Fb Fontext" w:hAnsi="Fb Fontext"/>
          <w:rtl/>
        </w:rPr>
        <w:t xml:space="preserve">ואר"נ</w:t>
      </w:r>
      <w:r w:rsidRPr="006F178A">
        <w:rPr>
          <w:rFonts w:ascii="Fb Fontext" w:hAnsi="Fb Fontext"/>
          <w:rtl/>
        </w:rPr>
        <w:t xml:space="preserve">: כמה </w:t>
      </w:r>
      <w:ins w:id="94408" w:author="מנוע מכני" w:date="2026-10-11T12:04:40Z">
        <w:r>
          <w:rPr>
            <w:rFonts w:ascii="Fb Fontext" w:hAnsi="Fb Fontext"/>
            <w:rtl/>
          </w:rPr>
          <w:t xml:space="preserve">גמור</w:t>
        </w:r>
      </w:ins>
      <w:del w:id="94409" w:author="מנוע מכני" w:date="2026-10-11T12:04:40Z">
        <w:r w:rsidRPr="006F178A">
          <w:rPr>
            <w:rFonts w:ascii="Fb Fontext" w:hAnsi="Fb Fontext"/>
            <w:rtl/>
          </w:rPr>
          <w:delText xml:space="preserve">מעליא</w:delText>
        </w:r>
      </w:del>
      <w:r w:rsidRPr="006F178A">
        <w:rPr>
          <w:rFonts w:ascii="Fb Fontext" w:hAnsi="Fb Fontext"/>
          <w:rtl/>
        </w:rPr>
        <w:t xml:space="preserve"> הא </w:t>
      </w:r>
      <w:ins w:id="93428" w:author="מנוע מכני" w:date="2026-10-11T12:04:40Z">
        <w:r>
          <w:rPr>
            <w:rFonts w:ascii="Fb Fontext" w:hAnsi="Fb Fontext"/>
            <w:rtl/>
          </w:rPr>
          <w:t xml:space="preserve">שמועה</w:t>
        </w:r>
      </w:ins>
      <w:del w:id="93429" w:author="מנוע מכני" w:date="2026-10-11T12:04:40Z">
        <w:r w:rsidRPr="006F178A">
          <w:rPr>
            <w:rFonts w:ascii="Fb Fontext" w:hAnsi="Fb Fontext"/>
            <w:rtl/>
          </w:rPr>
          <w:delText xml:space="preserve">שמעתא</w:delText>
        </w:r>
      </w:del>
      <w:r w:rsidRPr="006F178A">
        <w:rPr>
          <w:rFonts w:ascii="Fb Fontext" w:hAnsi="Fb Fontext"/>
          <w:rtl/>
        </w:rPr>
        <w:t xml:space="preserve">.</w:t>
      </w:r>
    </w:p>
    <w:p>
      <w:pPr>
        <w:pStyle w:val="38"/>
        <w:rPr>
          <w:ins w:id="96015" w:author="מנוע מכני" w:date="2026-10-11T12:04:40Z"/>
        </w:rPr>
      </w:pPr>
      <w:del w:id="96014" w:author="מנוע מכני" w:date="2026-10-11T12:04:40Z">
        <w:r w:rsidRPr="006F178A">
          <w:delText xml:space="preserve">•</w:delText>
        </w:r>
      </w:del>
      <w:r w:rsidRPr="006F178A">
        <w:t xml:space="preserve"> אריא"ש:</w:t>
      </w:r>
    </w:p>
    <w:p w:rsidR="005851B8" w:rsidRPr="006F178A" w:rsidRDefault="005851B8" w:rsidP="005851B8">
      <w:pPr>
        <w:rPr>
          <w:rtl/>
        </w:rPr>
      </w:pPr>
      <w:del w:id="96016" w:author="מנוע מכני" w:date="2026-10-11T12:04:40Z">
        <w:r w:rsidRPr="006F178A">
          <w:rPr>
            <w:rtl/>
          </w:rPr>
          <w:delText xml:space="preserve"> </w:delText>
        </w:r>
      </w:del>
      <w:r w:rsidRPr="006F178A">
        <w:rPr>
          <w:rtl/>
        </w:rPr>
        <w:t xml:space="preserve">שתה רביעית יין אל יורה. </w:t>
      </w:r>
      <w:r w:rsidRPr="006F178A">
        <w:rPr>
          <w:rStyle w:val="2fb"/>
          <w:rtl/>
        </w:rPr>
        <w:t xml:space="preserve">אר"נ</w:t>
      </w:r>
      <w:r w:rsidRPr="006F178A">
        <w:rPr>
          <w:rtl/>
        </w:rPr>
        <w:t xml:space="preserve">: </w:t>
      </w:r>
      <w:r w:rsidRPr="006F178A">
        <w:rPr>
          <w:rtl/>
        </w:rPr>
        <w:t xml:space="preserve">לא</w:t>
      </w:r>
      <w:r w:rsidRPr="006F178A">
        <w:rPr>
          <w:rtl/>
        </w:rPr>
        <w:t xml:space="preserve"> </w:t>
      </w:r>
      <w:ins w:id="94410" w:author="מנוע מכני" w:date="2026-10-11T12:04:40Z">
        <w:r>
          <w:rPr>
            <w:rtl/>
          </w:rPr>
          <w:t xml:space="preserve">גמור</w:t>
        </w:r>
      </w:ins>
      <w:del w:id="94411" w:author="מנוע מכני" w:date="2026-10-11T12:04:40Z">
        <w:r w:rsidRPr="006F178A">
          <w:rPr>
            <w:rtl/>
          </w:rPr>
          <w:delText xml:space="preserve">מעליא</w:delText>
        </w:r>
      </w:del>
      <w:r w:rsidRPr="006F178A">
        <w:rPr>
          <w:rtl/>
        </w:rPr>
        <w:t xml:space="preserve"> הא </w:t>
      </w:r>
      <w:ins w:id="93430" w:author="מנוע מכני" w:date="2026-10-11T12:04:40Z">
        <w:r>
          <w:rPr>
            <w:rtl/>
          </w:rPr>
          <w:t xml:space="preserve">שמועה</w:t>
        </w:r>
      </w:ins>
      <w:del w:id="93431" w:author="מנוע מכני" w:date="2026-10-11T12:04:40Z">
        <w:r w:rsidRPr="006F178A">
          <w:rPr>
            <w:rtl/>
          </w:rPr>
          <w:delText xml:space="preserve">שמעתא</w:delText>
        </w:r>
      </w:del>
      <w:r w:rsidRPr="006F178A">
        <w:rPr>
          <w:rtl/>
        </w:rPr>
        <w:t xml:space="preserve">. כל </w:t>
      </w:r>
      <w:r w:rsidRPr="006F178A">
        <w:rPr>
          <w:rStyle w:val="afffe"/>
          <w:rFonts w:ascii="Fb Fontext" w:hAnsi="Fb Fontext"/>
          <w:rtl/>
        </w:rPr>
        <w:t>שלא</w:t>
      </w:r>
      <w:r w:rsidRPr="006F178A">
        <w:rPr>
          <w:rtl/>
        </w:rPr>
        <w:t xml:space="preserve"> שותה רביעית יין </w:t>
      </w:r>
      <w:r w:rsidRPr="006F178A">
        <w:rPr>
          <w:rtl/>
        </w:rPr>
        <w:t xml:space="preserve">לא</w:t>
      </w:r>
      <w:r w:rsidRPr="006F178A">
        <w:rPr>
          <w:rtl/>
        </w:rPr>
        <w:t xml:space="preserve"> צלולה דעתו.</w:t>
      </w:r>
    </w:p>
    <w:p w:rsidR="005851B8" w:rsidRPr="006F178A" w:rsidRDefault="005851B8" w:rsidP="005851B8">
      <w:pPr>
        <w:rPr>
          <w:rtl/>
        </w:rPr>
      </w:pPr>
      <w:r w:rsidRPr="006F178A">
        <w:rPr>
          <w:rStyle w:val="2fb"/>
          <w:rtl/>
        </w:rPr>
        <w:t xml:space="preserve">ור"נ</w:t>
      </w:r>
      <w:r w:rsidRPr="006F178A">
        <w:rPr>
          <w:rtl/>
        </w:rPr>
        <w:t xml:space="preserve"> חזר בו אחר </w:t>
      </w:r>
      <w:r w:rsidRPr="006F178A">
        <w:rPr>
          <w:rStyle w:val="2fb"/>
          <w:rtl/>
        </w:rPr>
        <w:t xml:space="preserve">שרבא</w:t>
      </w:r>
      <w:r w:rsidRPr="006F178A">
        <w:rPr>
          <w:rtl/>
        </w:rPr>
        <w:t xml:space="preserve"> העירו </w:t>
      </w:r>
      <w:r w:rsidRPr="006F178A">
        <w:rPr>
          <w:rStyle w:val="2fb"/>
          <w:rtl/>
        </w:rPr>
        <w:t xml:space="preserve">מראב"ח</w:t>
      </w:r>
      <w:r w:rsidRPr="008F09C0">
        <w:rPr>
          <w:rStyle w:val="afffff0"/>
          <w:rtl/>
        </w:rPr>
        <w:t xml:space="preserve"> '</w:t>
      </w:r>
      <w:ins w:id="90637" w:author="Claude - סמנטי" w:date="2026-10-11T12:19:31Z">
        <w:r>
          <w:rPr>
            <w:rStyle w:val="afffff0"/>
            <w:rtl/>
          </w:rPr>
          <w:t xml:space="preserve">וְרֹעֶה זוֹנוֹת יְאַבֶּד הוֹן</w:t>
        </w:r>
      </w:ins>
      <w:del w:id="90638" w:author="Claude - סמנטי" w:date="2026-10-11T12:19:31Z">
        <w:r w:rsidRPr="008F09C0">
          <w:rPr>
            <w:rStyle w:val="afffff0"/>
            <w:rtl/>
          </w:rPr>
          <w:delText xml:space="preserve">ורעה זונות יאבד הון</w:delText>
        </w:r>
      </w:del>
      <w:r w:rsidRPr="008F09C0">
        <w:rPr>
          <w:rStyle w:val="afffff0"/>
          <w:rtl/>
        </w:rPr>
        <w:t xml:space="preserve">' </w:t>
      </w:r>
      <w:r w:rsidRPr="006F178A">
        <w:rPr>
          <w:rtl/>
        </w:rPr>
        <w:t>האומר שמועה זו נאה וזו אינה נאה מאבד הונה של תורה.</w:t>
      </w:r>
    </w:p>
    <w:p>
      <w:pPr>
        <w:pStyle w:val="38"/>
        <w:rPr>
          <w:ins w:id="96017" w:author="מנוע מכני" w:date="2026-10-11T12:04:40Z"/>
        </w:rPr>
      </w:pPr>
      <w:r w:rsidRPr="006F178A">
        <w:t xml:space="preserve">רבר"ה:</w:t>
      </w:r>
    </w:p>
    <w:p w:rsidR="005851B8" w:rsidRPr="006F178A" w:rsidRDefault="005851B8" w:rsidP="005851B8">
      <w:pPr>
        <w:rPr>
          <w:rtl/>
        </w:rPr>
      </w:pPr>
      <w:del w:id="96018" w:author="מנוע מכני" w:date="2026-10-11T12:04:40Z">
        <w:r w:rsidRPr="006F178A">
          <w:rPr>
            <w:rtl/>
          </w:rPr>
          <w:delText xml:space="preserve"> </w:delText>
        </w:r>
      </w:del>
      <w:r w:rsidRPr="006F178A">
        <w:rPr>
          <w:rtl/>
        </w:rPr>
        <w:t xml:space="preserve">שתוי אל יתפלל ואם התפלל תפלתו תפלה. שיכור</w:t>
      </w:r>
      <w:r w:rsidRPr="006F178A">
        <w:rPr>
          <w:rFonts w:hint="cs"/>
          <w:rtl/>
        </w:rPr>
        <w:t xml:space="preserve"> [</w:t>
      </w:r>
      <w:r w:rsidRPr="006F178A">
        <w:rPr>
          <w:rtl/>
        </w:rPr>
        <w:t xml:space="preserve">א"י לדבר לפני מלך] אל יתפלל </w:t>
      </w:r>
      <w:ins w:id="93680" w:author="מנוע מכני" w:date="2026-10-11T12:04:40Z">
        <w:r>
          <w:rPr>
            <w:rtl/>
          </w:rPr>
          <w:t xml:space="preserve">ואם </w:t>
        </w:r>
      </w:ins>
      <w:del w:id="93681" w:author="מנוע מכני" w:date="2026-10-11T12:04:40Z">
        <w:r w:rsidRPr="006F178A">
          <w:rPr>
            <w:rtl/>
          </w:rPr>
          <w:delText xml:space="preserve">ואי </w:delText>
        </w:r>
      </w:del>
      <w:r w:rsidRPr="006F178A">
        <w:rPr>
          <w:rtl/>
        </w:rPr>
        <w:t xml:space="preserve">התפלל תפלתו תועבה.</w:t>
      </w:r>
    </w:p>
    <w:p w:rsidR="005851B8" w:rsidRPr="006F178A" w:rsidRDefault="005851B8" w:rsidP="005851B8">
      <w:pPr>
        <w:rPr>
          <w:rtl/>
        </w:rPr>
      </w:pPr>
      <w:r w:rsidRPr="006F178A">
        <w:rPr>
          <w:rStyle w:val="2fb"/>
          <w:rtl/>
        </w:rPr>
        <w:t xml:space="preserve">ראב"ש</w:t>
      </w:r>
      <w:r w:rsidRPr="006F178A">
        <w:rPr>
          <w:rtl/>
        </w:rPr>
        <w:t xml:space="preserve"> </w:t>
      </w:r>
      <w:r w:rsidRPr="006F178A">
        <w:rPr>
          <w:rStyle w:val="2fb"/>
          <w:rtl/>
        </w:rPr>
        <w:t xml:space="preserve">ורמב"י</w:t>
      </w:r>
      <w:r w:rsidRPr="006F178A">
        <w:rPr>
          <w:rtl/>
        </w:rPr>
        <w:t xml:space="preserve"> מגיפתי כשנפטרו מהדדי אמעברא דנהר יופטי נפטרו בדבר הלכה שהאחר </w:t>
      </w:r>
      <w:r w:rsidRPr="006F178A">
        <w:rPr>
          <w:rtl/>
        </w:rPr>
        <w:t xml:space="preserve">לא</w:t>
      </w:r>
      <w:r w:rsidRPr="006F178A">
        <w:rPr>
          <w:rtl/>
        </w:rPr>
        <w:t xml:space="preserve"> שמע שמתוך כך זוכרהו.</w:t>
      </w:r>
    </w:p>
    <w:p w:rsidR="005851B8" w:rsidRPr="006F178A" w:rsidRDefault="005851B8" w:rsidP="005851B8">
      <w:pPr>
        <w:rPr>
          <w:rtl/>
        </w:rPr>
      </w:pPr>
      <w:r w:rsidRPr="006F178A">
        <w:rPr>
          <w:rtl/>
        </w:rPr>
        <w:t>פתח חד: שתוי - כל שיכול לדבר לפני המלך, שיכור - כל שאינו יכול לדבר לפני המלך.</w:t>
      </w:r>
    </w:p>
    <w:p w:rsidR="005851B8" w:rsidRPr="006F178A" w:rsidRDefault="005851B8" w:rsidP="005851B8">
      <w:pPr>
        <w:rPr>
          <w:rtl/>
        </w:rPr>
      </w:pPr>
      <w:r w:rsidRPr="006F178A">
        <w:rPr>
          <w:rtl/>
        </w:rPr>
        <w:t>פתח אידך: המחזיק בנכסי הגר מה יעשה ויתקימו בידו - יקח בהן ספר תורה.</w:t>
      </w:r>
    </w:p>
    <w:p>
      <w:pPr>
        <w:pStyle w:val="38"/>
        <w:rPr>
          <w:ins w:id="96019" w:author="מנוע מכני" w:date="2026-10-11T12:04:40Z"/>
        </w:rPr>
      </w:pPr>
      <w:r w:rsidRPr="006F178A">
        <w:t xml:space="preserve">ר"ש:</w:t>
      </w:r>
    </w:p>
    <w:p w:rsidR="005851B8" w:rsidRPr="006F178A" w:rsidRDefault="005851B8" w:rsidP="005851B8">
      <w:pPr>
        <w:rPr>
          <w:rtl/>
        </w:rPr>
      </w:pPr>
      <w:del w:id="96020" w:author="מנוע מכני" w:date="2026-10-11T12:04:40Z">
        <w:r w:rsidRPr="006F178A">
          <w:rPr>
            <w:rtl/>
          </w:rPr>
          <w:delText xml:space="preserve"> </w:delText>
        </w:r>
      </w:del>
      <w:ins w:id="90384" w:author="מנוע מכני" w:date="2026-10-11T12:04:40Z">
        <w:r>
          <w:rPr>
            <w:rtl/>
          </w:rPr>
          <w:t xml:space="preserve">אפי'</w:t>
        </w:r>
      </w:ins>
      <w:del w:id="90385" w:author="מנוע מכני" w:date="2026-10-11T12:04:40Z">
        <w:r w:rsidRPr="006F178A">
          <w:rPr>
            <w:rtl/>
          </w:rPr>
          <w:delText xml:space="preserve">אפילו</w:delText>
        </w:r>
      </w:del>
      <w:r w:rsidRPr="006F178A">
        <w:rPr>
          <w:rtl/>
        </w:rPr>
        <w:t xml:space="preserve"> בעל בנכסי אשתו.| </w:t>
      </w:r>
      <w:r w:rsidRPr="006F178A">
        <w:rPr>
          <w:rStyle w:val="2fb"/>
          <w:rtl/>
        </w:rPr>
        <w:t xml:space="preserve">רבא</w:t>
      </w:r>
      <w:r w:rsidRPr="006F178A">
        <w:rPr>
          <w:rtl/>
        </w:rPr>
        <w:t xml:space="preserve">: </w:t>
      </w:r>
      <w:ins w:id="90386" w:author="מנוע מכני" w:date="2026-10-11T12:04:40Z">
        <w:r>
          <w:rPr>
            <w:rtl/>
          </w:rPr>
          <w:t xml:space="preserve">אפי'</w:t>
        </w:r>
      </w:ins>
      <w:del w:id="90387" w:author="מנוע מכני" w:date="2026-10-11T12:04:40Z">
        <w:r w:rsidRPr="006F178A">
          <w:rPr>
            <w:rtl/>
          </w:rPr>
          <w:delText xml:space="preserve">אפילו</w:delText>
        </w:r>
      </w:del>
      <w:r w:rsidRPr="006F178A">
        <w:rPr>
          <w:rtl/>
        </w:rPr>
        <w:t xml:space="preserve"> עבד עיסקא ורווח.| </w:t>
      </w:r>
      <w:r w:rsidRPr="006F178A">
        <w:rPr>
          <w:rStyle w:val="2fb"/>
          <w:rtl/>
        </w:rPr>
        <w:t xml:space="preserve">ר"פ</w:t>
      </w:r>
      <w:r w:rsidRPr="006F178A">
        <w:rPr>
          <w:rtl/>
        </w:rPr>
        <w:t xml:space="preserve">: </w:t>
      </w:r>
      <w:ins w:id="90388" w:author="מנוע מכני" w:date="2026-10-11T12:04:40Z">
        <w:r>
          <w:rPr>
            <w:rtl/>
          </w:rPr>
          <w:t xml:space="preserve">אפי'</w:t>
        </w:r>
      </w:ins>
      <w:del w:id="90389" w:author="מנוע מכני" w:date="2026-10-11T12:04:40Z">
        <w:r w:rsidRPr="006F178A">
          <w:rPr>
            <w:rtl/>
          </w:rPr>
          <w:delText xml:space="preserve">אפילו</w:delText>
        </w:r>
      </w:del>
      <w:r w:rsidRPr="006F178A">
        <w:rPr>
          <w:rtl/>
        </w:rPr>
        <w:t xml:space="preserve"> מצא מציאה. </w:t>
      </w:r>
      <w:r w:rsidRPr="006F178A">
        <w:rPr>
          <w:rStyle w:val="2fb"/>
          <w:rtl/>
        </w:rPr>
        <w:t xml:space="preserve">רנב"י</w:t>
      </w:r>
      <w:r w:rsidRPr="006F178A">
        <w:rPr>
          <w:rtl/>
        </w:rPr>
        <w:t xml:space="preserve">: </w:t>
      </w:r>
      <w:ins w:id="90390" w:author="מנוע מכני" w:date="2026-10-11T12:04:40Z">
        <w:r>
          <w:rPr>
            <w:rtl/>
          </w:rPr>
          <w:t xml:space="preserve">אפי'</w:t>
        </w:r>
      </w:ins>
      <w:del w:id="90391" w:author="מנוע מכני" w:date="2026-10-11T12:04:40Z">
        <w:r w:rsidRPr="006F178A">
          <w:rPr>
            <w:rtl/>
          </w:rPr>
          <w:delText xml:space="preserve">אפילו</w:delText>
        </w:r>
      </w:del>
      <w:r w:rsidRPr="006F178A">
        <w:rPr>
          <w:rtl/>
        </w:rPr>
        <w:t xml:space="preserve"> כתב </w:t>
      </w:r>
      <w:ins w:id="92728" w:author="מנוע מכני" w:date="2026-10-11T12:04:40Z">
        <w:r>
          <w:rPr>
            <w:rtl/>
          </w:rPr>
          <w:t xml:space="preserve">בהם</w:t>
        </w:r>
      </w:ins>
      <w:del w:id="92729" w:author="מנוע מכני" w:date="2026-10-11T12:04:40Z">
        <w:r w:rsidRPr="006F178A">
          <w:rPr>
            <w:rtl/>
          </w:rPr>
          <w:delText xml:space="preserve">בהו</w:delText>
        </w:r>
      </w:del>
      <w:r w:rsidRPr="006F178A">
        <w:rPr>
          <w:rtl/>
        </w:rPr>
        <w:t xml:space="preserve"> תפילין.</w:t>
      </w:r>
    </w:p>
    <w:p>
      <w:pPr>
        <w:pStyle w:val="38"/>
        <w:rPr>
          <w:ins w:id="96021" w:author="מנוע מכני" w:date="2026-10-11T12:04:40Z"/>
        </w:rPr>
      </w:pPr>
      <w:r w:rsidRPr="006F178A">
        <w:t xml:space="preserve">ר"ח:</w:t>
      </w:r>
    </w:p>
    <w:p w:rsidR="005851B8" w:rsidRPr="006F178A" w:rsidRDefault="005851B8" w:rsidP="005851B8">
      <w:pPr>
        <w:rPr>
          <w:rtl/>
        </w:rPr>
      </w:pPr>
      <w:del w:id="96022" w:author="מנוע מכני" w:date="2026-10-11T12:04:40Z">
        <w:r w:rsidRPr="006F178A">
          <w:rPr>
            <w:rtl/>
          </w:rPr>
          <w:delText xml:space="preserve"> </w:delText>
        </w:r>
      </w:del>
      <w:r w:rsidRPr="006F178A">
        <w:rPr>
          <w:rtl/>
        </w:rPr>
        <w:t xml:space="preserve">וידר ישראל נדר </w:t>
      </w:r>
      <w:r>
        <w:rPr>
          <w:rtl/>
        </w:rPr>
        <w:t>וגו'</w:t>
      </w:r>
      <w:r w:rsidRPr="006F178A">
        <w:rPr>
          <w:rtl/>
        </w:rPr>
        <w:t xml:space="preserve"> והיינו שאם עשה מצווה מתקיים בידו.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סד:</w:t>
      </w:r>
    </w:p>
    <w:p>
      <w:pPr>
        <w:pStyle w:val="afffff8"/>
        <w:rPr>
          <w:ins w:id="90271" w:author="קלוד" w:date="2026-10-11T12:24:08Z"/>
        </w:rPr>
      </w:pPr>
      <w:ins w:id="90272" w:author="קלוד" w:date="2026-10-11T12:24:08Z">
        <w:r>
          <w:rPr>
            <w:color w:val="7B3F00"/>
          </w:rPr>
          <w:t xml:space="preserve">דרך מיל ושינה - מפיגין את היין</w:t>
        </w:r>
      </w:ins>
    </w:p>
    <w:p>
      <w:pPr>
        <w:pStyle w:val="38"/>
        <w:rPr>
          <w:ins w:id="96023" w:author="מנוע מכני" w:date="2026-10-11T12:04:40Z"/>
        </w:rPr>
      </w:pPr>
      <w:r w:rsidRPr="006F178A">
        <w:t xml:space="preserve">רב"א:</w:t>
      </w:r>
    </w:p>
    <w:p w:rsidR="005851B8" w:rsidRPr="006F178A" w:rsidRDefault="005851B8" w:rsidP="005851B8">
      <w:pPr>
        <w:rPr>
          <w:rStyle w:val="afffe"/>
          <w:rFonts w:ascii="Fb Fontext" w:hAnsi="Fb Fontext"/>
          <w:b/>
          <w:rtl/>
        </w:rPr>
      </w:pPr>
      <w:del w:id="96024" w:author="מנוע מכני" w:date="2026-10-11T12:04:40Z">
        <w:r w:rsidRPr="006F178A">
          <w:rPr>
            <w:rFonts w:ascii="Fb Fontext" w:hAnsi="Fb Fontext"/>
            <w:rtl/>
          </w:rPr>
          <w:delText xml:space="preserve"> </w:delText>
        </w:r>
      </w:del>
      <w:r w:rsidRPr="006F178A">
        <w:rPr>
          <w:rFonts w:ascii="Fb Fontext" w:hAnsi="Fb Fontext"/>
          <w:rtl/>
        </w:rPr>
        <w:t xml:space="preserve">דרך מיל, ושינה כל שהוא מפיגין את היין.</w:t>
      </w:r>
    </w:p>
    <w:p>
      <w:pPr>
        <w:pStyle w:val="38"/>
        <w:rPr>
          <w:ins w:id="96025" w:author="מנוע מכני" w:date="2026-10-11T12:04:40Z"/>
        </w:rPr>
      </w:pPr>
      <w:r w:rsidRPr="006F178A">
        <w:t>א.</w:t>
      </w:r>
      <w:r w:rsidRPr="006F178A">
        <w:t xml:space="preserve"> </w:t>
      </w:r>
      <w:r w:rsidRPr="006F178A">
        <w:t xml:space="preserve">ר"נ מרב"א:</w:t>
      </w:r>
    </w:p>
    <w:p w:rsidR="005851B8" w:rsidRPr="006F178A" w:rsidRDefault="005851B8" w:rsidP="005851B8">
      <w:pPr>
        <w:rPr>
          <w:rStyle w:val="afffe"/>
          <w:rFonts w:ascii="Fb Fontext" w:hAnsi="Fb Fontext"/>
          <w:b/>
          <w:rtl/>
        </w:rPr>
      </w:pPr>
      <w:del w:id="96026" w:author="מנוע מכני" w:date="2026-10-11T12:04:40Z">
        <w:r w:rsidRPr="006F178A">
          <w:rPr>
            <w:rtl/>
          </w:rPr>
          <w:delText xml:space="preserve"> </w:delText>
        </w:r>
      </w:del>
      <w:ins w:id="94260" w:author="מנוע מכני" w:date="2026-10-11T12:04:40Z">
        <w:r>
          <w:rPr>
            <w:rtl/>
          </w:rPr>
          <w:t xml:space="preserve">דווקא ב</w:t>
        </w:r>
      </w:ins>
      <w:del w:id="94261" w:author="מנוע מכני" w:date="2026-10-11T12:04:40Z">
        <w:r w:rsidRPr="006F178A">
          <w:rPr>
            <w:rtl/>
          </w:rPr>
          <w:delText xml:space="preserve">לא שנו אלא ש</w:delText>
        </w:r>
      </w:del>
      <w:r w:rsidRPr="006F178A">
        <w:rPr>
          <w:rtl/>
        </w:rPr>
        <w:t xml:space="preserve">שתה כדי רביעית, אבל שתה יותר מרביעית - </w:t>
      </w:r>
      <w:ins w:id="90392" w:author="מנוע מכני" w:date="2026-10-11T12:04:40Z">
        <w:r>
          <w:rPr>
            <w:rtl/>
          </w:rPr>
          <w:t xml:space="preserve">כ"ש</w:t>
        </w:r>
      </w:ins>
      <w:del w:id="90393" w:author="מנוע מכני" w:date="2026-10-11T12:04:40Z">
        <w:r w:rsidRPr="006F178A">
          <w:rPr>
            <w:rtl/>
          </w:rPr>
          <w:delText xml:space="preserve">כל שכן</w:delText>
        </w:r>
      </w:del>
      <w:r w:rsidRPr="006F178A">
        <w:rPr>
          <w:rtl/>
        </w:rPr>
        <w:t xml:space="preserve"> שדרך טורדתו ושינה משכרתו.</w:t>
      </w:r>
    </w:p>
    <w:p w:rsidR="005851B8" w:rsidRPr="00132755" w:rsidRDefault="005851B8" w:rsidP="005851B8">
      <w:pPr>
        <w:rPr>
          <w:spacing w:val="-4"/>
          <w:rtl/>
        </w:rPr>
      </w:pPr>
      <w:r w:rsidRPr="00132755">
        <w:rPr>
          <w:rStyle w:val="afffe"/>
          <w:rFonts w:ascii="Fb Fontext" w:hAnsi="Fb Fontext"/>
          <w:b/>
          <w:spacing w:val="-4"/>
          <w:rtl/>
        </w:rPr>
        <w:t>ב.</w:t>
      </w:r>
      <w:r w:rsidRPr="00132755">
        <w:rPr>
          <w:spacing w:val="-4"/>
          <w:rtl/>
        </w:rPr>
        <w:t xml:space="preserve"> ודווקא מהלך ולא רכוב |</w:t>
      </w:r>
      <w:r w:rsidRPr="00132755">
        <w:rPr>
          <w:rStyle w:val="afffe"/>
          <w:rFonts w:ascii="Fb Fontext" w:hAnsi="Fb Fontext"/>
          <w:spacing w:val="-4"/>
          <w:rtl/>
        </w:rPr>
        <w:t xml:space="preserve"> ג.</w:t>
      </w:r>
      <w:r w:rsidRPr="00132755">
        <w:rPr>
          <w:spacing w:val="-4"/>
          <w:rtl/>
        </w:rPr>
        <w:t xml:space="preserve"> ודווקא יין רגיל אבל יין האיטלקי משכר </w:t>
      </w:r>
      <w:ins w:id="94640" w:author="מנוע מכני" w:date="2026-10-11T12:04:40Z">
        <w:r>
          <w:rPr>
            <w:spacing w:val="-4"/>
            <w:rtl/>
          </w:rPr>
          <w:t xml:space="preserve">יותר</w:t>
        </w:r>
      </w:ins>
      <w:del w:id="94641" w:author="מנוע מכני" w:date="2026-10-11T12:04:40Z">
        <w:r w:rsidRPr="00132755">
          <w:rPr>
            <w:spacing w:val="-4"/>
            <w:rtl/>
          </w:rPr>
          <w:delText xml:space="preserve">טפי</w:delText>
        </w:r>
      </w:del>
      <w:r w:rsidRPr="00132755">
        <w:rPr>
          <w:spacing w:val="-4"/>
          <w:rtl/>
        </w:rPr>
        <w:t xml:space="preserve"> [אף ברביעית וכדלקמן]</w:t>
      </w:r>
    </w:p>
    <w:p w:rsidR="005851B8" w:rsidRPr="006061D7" w:rsidRDefault="005851B8" w:rsidP="005851B8">
      <w:pPr>
        <w:rPr>
          <w:rtl/>
        </w:rPr>
      </w:pPr>
      <w:r w:rsidRPr="006061D7">
        <w:rPr>
          <w:rtl/>
        </w:rPr>
        <w:t xml:space="preserve">מעשה </w:t>
      </w:r>
      <w:r w:rsidRPr="006061D7">
        <w:rPr>
          <w:rStyle w:val="2fb"/>
          <w:rtl/>
        </w:rPr>
        <w:t xml:space="preserve">בר"ג</w:t>
      </w:r>
      <w:r w:rsidRPr="006061D7">
        <w:rPr>
          <w:rtl/>
        </w:rPr>
        <w:t xml:space="preserve"> שהיה רוכב על החמור, והיה מהלך מעכו לכזיב, והיה </w:t>
      </w:r>
      <w:r w:rsidRPr="006061D7">
        <w:rPr>
          <w:rStyle w:val="2fb"/>
          <w:rtl/>
        </w:rPr>
        <w:t xml:space="preserve">רבי</w:t>
      </w:r>
      <w:r w:rsidRPr="006061D7">
        <w:rPr>
          <w:rtl/>
        </w:rPr>
        <w:t xml:space="preserve"> אילעאי מהלך אחריו. מצא גלוסקין בדרך, </w:t>
      </w:r>
      <w:r w:rsidRPr="006061D7">
        <w:rPr>
          <w:rtl/>
        </w:rPr>
        <w:t xml:space="preserve">א"ל</w:t>
      </w:r>
      <w:r w:rsidRPr="006061D7">
        <w:rPr>
          <w:rtl/>
        </w:rPr>
        <w:t xml:space="preserve">: אילעאי, טול גלוסקין מן הדרך. מצא נכרי אחד, </w:t>
      </w:r>
      <w:r w:rsidRPr="006061D7">
        <w:rPr>
          <w:rtl/>
        </w:rPr>
        <w:t xml:space="preserve">אמר</w:t>
      </w:r>
      <w:r w:rsidRPr="006061D7">
        <w:rPr>
          <w:rtl/>
        </w:rPr>
        <w:t xml:space="preserve"> לו: מבגאי, טול גלוסקין הללו מאילעאי. ניטפל לו </w:t>
      </w:r>
      <w:r w:rsidRPr="006061D7">
        <w:rPr>
          <w:rStyle w:val="2fb"/>
          <w:rtl/>
        </w:rPr>
        <w:t xml:space="preserve">רבי</w:t>
      </w:r>
      <w:r w:rsidRPr="006061D7">
        <w:rPr>
          <w:rtl/>
        </w:rPr>
        <w:t xml:space="preserve"> אילעאי, </w:t>
      </w:r>
      <w:r w:rsidRPr="006061D7">
        <w:rPr>
          <w:rtl/>
        </w:rPr>
        <w:t xml:space="preserve">א"ל</w:t>
      </w:r>
      <w:r w:rsidRPr="006061D7">
        <w:rPr>
          <w:rtl/>
        </w:rPr>
        <w:t xml:space="preserve"> מהיכן אתה </w:t>
      </w:r>
      <w:r w:rsidRPr="006061D7">
        <w:rPr>
          <w:rtl/>
        </w:rPr>
        <w:t xml:space="preserve">א"ל</w:t>
      </w:r>
      <w:r w:rsidRPr="006061D7">
        <w:rPr>
          <w:rtl/>
        </w:rPr>
        <w:t xml:space="preserve">: מעיירות של בורגנין, ומה שמך מבגאי שמני. - כלום היכירך </w:t>
      </w:r>
      <w:ins w:id="90394" w:author="מנוע מכני" w:date="2026-10-11T12:04:40Z">
        <w:r>
          <w:rPr>
            <w:rStyle w:val="2fb"/>
            <w:rtl/>
          </w:rPr>
          <w:t xml:space="preserve">ר"ג</w:t>
        </w:r>
      </w:ins>
      <w:del w:id="90395" w:author="מנוע מכני" w:date="2026-10-11T12:04:40Z">
        <w:r w:rsidRPr="006061D7">
          <w:rPr>
            <w:rtl/>
          </w:rPr>
          <w:delText xml:space="preserve">רבן גמליאל</w:delText>
        </w:r>
      </w:del>
      <w:r w:rsidRPr="006061D7">
        <w:rPr>
          <w:rtl/>
        </w:rPr>
        <w:t xml:space="preserve"> מעולם. - </w:t>
      </w:r>
      <w:r w:rsidRPr="006061D7">
        <w:rPr>
          <w:rtl/>
        </w:rPr>
        <w:t xml:space="preserve">אמר</w:t>
      </w:r>
      <w:r w:rsidRPr="006061D7">
        <w:rPr>
          <w:rtl/>
        </w:rPr>
        <w:t xml:space="preserve"> לו: </w:t>
      </w:r>
      <w:ins w:id="91358" w:author="מנוע מכני" w:date="2026-10-11T12:04:40Z">
        <w:r>
          <w:rPr>
            <w:rtl/>
          </w:rPr>
          <w:t xml:space="preserve">לא</w:t>
        </w:r>
      </w:ins>
      <w:del w:id="91359" w:author="מנוע מכני" w:date="2026-10-11T12:04:40Z">
        <w:r w:rsidRPr="006061D7">
          <w:rPr>
            <w:rtl/>
          </w:rPr>
          <w:delText xml:space="preserve">לאו</w:delText>
        </w:r>
      </w:del>
      <w:r w:rsidRPr="006061D7">
        <w:rPr>
          <w:rtl/>
        </w:rPr>
        <w:t xml:space="preserve">.</w:t>
      </w:r>
    </w:p>
    <w:p w:rsidR="005851B8" w:rsidRPr="006F178A" w:rsidRDefault="005851B8" w:rsidP="005851B8">
      <w:pPr>
        <w:rPr>
          <w:rStyle w:val="afffe"/>
          <w:rFonts w:ascii="Fb Fontext" w:hAnsi="Fb Fontext"/>
          <w:b/>
          <w:rtl/>
        </w:rPr>
      </w:pPr>
      <w:r w:rsidRPr="006F178A">
        <w:rPr>
          <w:rFonts w:ascii="Fb Fontext" w:hAnsi="Fb Fontext"/>
          <w:rtl/>
        </w:rPr>
        <w:t xml:space="preserve">באותה שעה למדנו שכוון </w:t>
      </w:r>
      <w:ins w:id="90396" w:author="מנוע מכני" w:date="2026-10-11T12:04:40Z">
        <w:r>
          <w:rPr>
            <w:rStyle w:val="2fb"/>
            <w:rFonts w:ascii="Fb Fontext" w:hAnsi="Fb Fontext"/>
            <w:rtl/>
          </w:rPr>
          <w:t xml:space="preserve">ר"ג</w:t>
        </w:r>
      </w:ins>
      <w:del w:id="90397" w:author="מנוע מכני" w:date="2026-10-11T12:04:40Z">
        <w:r w:rsidRPr="006F178A">
          <w:rPr>
            <w:rFonts w:ascii="Fb Fontext" w:hAnsi="Fb Fontext"/>
            <w:rtl/>
          </w:rPr>
          <w:delText xml:space="preserve">רבן גמליאל</w:delText>
        </w:r>
      </w:del>
      <w:r w:rsidRPr="006F178A">
        <w:rPr>
          <w:rFonts w:ascii="Fb Fontext" w:hAnsi="Fb Fontext"/>
          <w:rtl/>
        </w:rPr>
        <w:t xml:space="preserve"> ברוח הקודש. ושלשה דברים למדנו באותה שעה.</w:t>
      </w:r>
    </w:p>
    <w:p w:rsidR="005851B8" w:rsidRPr="009757B9" w:rsidRDefault="005851B8" w:rsidP="005851B8">
      <w:pPr>
        <w:rPr>
          <w:rFonts w:cs="Guttman Vilna"/>
          <w:b/>
          <w:bCs/>
          <w:rtl/>
        </w:rPr>
      </w:pPr>
      <w:r w:rsidRPr="006F178A">
        <w:rPr>
          <w:rStyle w:val="afffe"/>
          <w:rFonts w:ascii="Fb Fontext" w:hAnsi="Fb Fontext"/>
          <w:b/>
          <w:rtl/>
        </w:rPr>
        <w:t>א.</w:t>
      </w:r>
      <w:r w:rsidRPr="006F178A">
        <w:rPr>
          <w:rtl/>
        </w:rPr>
        <w:t xml:space="preserve"> שאין מעבירין על האוכלין,</w:t>
      </w:r>
      <w:r w:rsidRPr="006F178A">
        <w:rPr>
          <w:rStyle w:val="afffe"/>
          <w:rFonts w:ascii="Fb Fontext" w:hAnsi="Fb Fontext"/>
          <w:rtl/>
        </w:rPr>
        <w:t xml:space="preserve"> ב.</w:t>
      </w:r>
      <w:r w:rsidRPr="006F178A">
        <w:rPr>
          <w:rtl/>
        </w:rPr>
        <w:t xml:space="preserve"> שהולכין אחרי רוב עוברי דרכים,</w:t>
      </w:r>
      <w:r w:rsidRPr="006F178A">
        <w:rPr>
          <w:rStyle w:val="afffe"/>
          <w:rFonts w:ascii="Fb Fontext" w:hAnsi="Fb Fontext"/>
          <w:rtl/>
        </w:rPr>
        <w:t xml:space="preserve"> ג.</w:t>
      </w:r>
      <w:r w:rsidRPr="006F178A">
        <w:rPr>
          <w:rtl/>
        </w:rPr>
        <w:t xml:space="preserve"> שחמצו של נכרי אחר הפסח מותר בהנאה.</w:t>
      </w:r>
    </w:p>
    <w:p w:rsidR="005851B8" w:rsidRPr="006F178A" w:rsidRDefault="005851B8" w:rsidP="005851B8">
      <w:pPr>
        <w:rPr>
          <w:rStyle w:val="afffe"/>
          <w:rFonts w:ascii="Fb Fontext" w:hAnsi="Fb Fontext"/>
          <w:b/>
          <w:rtl/>
        </w:rPr>
      </w:pPr>
      <w:r w:rsidRPr="006F178A">
        <w:rPr>
          <w:rtl/>
        </w:rPr>
        <w:t xml:space="preserve">כיון שהגיע לכזיב בא אחד לישאל על נדרו, </w:t>
      </w:r>
      <w:r w:rsidRPr="006F178A">
        <w:rPr>
          <w:rtl/>
        </w:rPr>
        <w:t xml:space="preserve">אמר</w:t>
      </w:r>
      <w:r w:rsidRPr="006F178A">
        <w:rPr>
          <w:rtl/>
        </w:rPr>
        <w:t xml:space="preserve"> לזה שעמו: כלום שתינו רביעית יין האיטלקי, </w:t>
      </w:r>
      <w:r w:rsidRPr="006F178A">
        <w:rPr>
          <w:rtl/>
        </w:rPr>
        <w:t xml:space="preserve">א"ל</w:t>
      </w:r>
      <w:r w:rsidRPr="006F178A">
        <w:rPr>
          <w:rtl/>
        </w:rPr>
        <w:t xml:space="preserve">: </w:t>
      </w:r>
      <w:bookmarkStart w:id="0" w:name="_GoBack"/>
      <w:bookmarkEnd w:id="0"/>
      <w:r w:rsidRPr="006F178A">
        <w:rPr>
          <w:rtl/>
        </w:rPr>
        <w:t xml:space="preserve">הן. - אם כן יטייל אחרינו עד שיפיג יינינו. וטייל אחריהן שלשה מילין, </w:t>
      </w:r>
      <w:r w:rsidRPr="006F178A">
        <w:rPr>
          <w:rtl/>
        </w:rPr>
        <w:lastRenderedPageBreak/>
        <w:t xml:space="preserve">עד שהגיע לסולמא של צור. כיון שהגיע לסולמא דצור ירד </w:t>
      </w:r>
      <w:ins w:id="90398" w:author="מנוע מכני" w:date="2026-10-11T12:04:40Z">
        <w:r>
          <w:rPr>
            <w:rStyle w:val="2fb"/>
            <w:rtl/>
          </w:rPr>
          <w:t xml:space="preserve">ר"ג</w:t>
        </w:r>
      </w:ins>
      <w:del w:id="90399" w:author="מנוע מכני" w:date="2026-10-11T12:04:40Z">
        <w:r w:rsidRPr="006F178A">
          <w:rPr>
            <w:rtl/>
          </w:rPr>
          <w:lastRenderedPageBreak/>
          <w:delText xml:space="preserve">רבן גמליאל</w:delText>
        </w:r>
      </w:del>
      <w:r w:rsidRPr="006F178A">
        <w:rPr>
          <w:rtl/>
        </w:rPr>
        <w:lastRenderedPageBreak/>
        <w:t xml:space="preserve"> מן החמור, ונתעטף וישב, והתיר לו נדרו. והרבה דברים למדנו באותה שעה.</w:t>
      </w:r>
    </w:p>
    <w:p w:rsidR="005851B8" w:rsidRPr="009757B9" w:rsidRDefault="005851B8" w:rsidP="005851B8">
      <w:pPr>
        <w:rPr>
          <w:rFonts w:cs="Guttman Vilna"/>
          <w:b/>
          <w:bCs/>
          <w:rtl/>
        </w:rPr>
      </w:pPr>
      <w:r w:rsidRPr="006F178A">
        <w:rPr>
          <w:rStyle w:val="afffe"/>
          <w:rFonts w:ascii="Fb Fontext" w:hAnsi="Fb Fontext"/>
          <w:b/>
          <w:rtl/>
        </w:rPr>
        <w:t>א.</w:t>
      </w:r>
      <w:r w:rsidRPr="006F178A">
        <w:rPr>
          <w:rStyle w:val="afffe"/>
          <w:rFonts w:ascii="Fb Fontext" w:hAnsi="Fb Fontext"/>
          <w:rtl/>
        </w:rPr>
        <w:t xml:space="preserve"> </w:t>
      </w:r>
      <w:r w:rsidRPr="006F178A">
        <w:rPr>
          <w:rtl/>
        </w:rPr>
        <w:t>שרביעית יין האיטלקי משכר,</w:t>
      </w:r>
      <w:r w:rsidRPr="006F178A">
        <w:rPr>
          <w:rStyle w:val="afffe"/>
          <w:rFonts w:ascii="Fb Fontext" w:hAnsi="Fb Fontext"/>
          <w:rtl/>
        </w:rPr>
        <w:t xml:space="preserve"> ב. </w:t>
      </w:r>
      <w:r w:rsidRPr="006F178A">
        <w:rPr>
          <w:rtl/>
        </w:rPr>
        <w:t>שיכור אל יורה,</w:t>
      </w:r>
      <w:r w:rsidRPr="006F178A">
        <w:rPr>
          <w:rStyle w:val="afffe"/>
          <w:rFonts w:ascii="Fb Fontext" w:hAnsi="Fb Fontext"/>
          <w:rtl/>
        </w:rPr>
        <w:t xml:space="preserve"> ג.</w:t>
      </w:r>
      <w:r w:rsidRPr="006F178A">
        <w:rPr>
          <w:rtl/>
        </w:rPr>
        <w:t xml:space="preserve"> שדרך מפיגה את היין,</w:t>
      </w:r>
      <w:r w:rsidRPr="006F178A">
        <w:rPr>
          <w:rStyle w:val="afffe"/>
          <w:rFonts w:ascii="Fb Fontext" w:hAnsi="Fb Fontext"/>
          <w:rtl/>
        </w:rPr>
        <w:t xml:space="preserve"> ד. </w:t>
      </w:r>
      <w:r w:rsidRPr="006F178A">
        <w:rPr>
          <w:rtl/>
        </w:rPr>
        <w:t>שמפירין נדרים רק ביושב.</w:t>
      </w:r>
    </w:p>
    <w:p>
      <w:pPr>
        <w:pStyle w:val="38"/>
        <w:rPr>
          <w:ins w:id="96027" w:author="מנוע מכני" w:date="2026-10-11T12:04:40Z"/>
        </w:rPr>
      </w:pPr>
      <w:r w:rsidRPr="006F178A">
        <w:t xml:space="preserve">הך</w:t>
      </w:r>
    </w:p>
    <w:p w:rsidR="005851B8" w:rsidRPr="009757B9" w:rsidRDefault="005851B8" w:rsidP="005851B8">
      <w:pPr>
        <w:rPr>
          <w:rFonts w:cs="Guttman Vilna"/>
          <w:b/>
          <w:bCs/>
          <w:rtl/>
        </w:rPr>
      </w:pPr>
      <w:del w:id="96028" w:author="מנוע מכני" w:date="2026-10-11T12:04:40Z">
        <w:r w:rsidRPr="006F178A">
          <w:rPr>
            <w:rtl/>
          </w:rPr>
          <w:delText xml:space="preserve"> </w:delText>
        </w:r>
      </w:del>
      <w:r w:rsidRPr="006F178A">
        <w:rPr>
          <w:rtl/>
        </w:rPr>
        <w:t xml:space="preserve">דשלשה מילין- שאני יין האיטלקי - דמשכר </w:t>
      </w:r>
      <w:ins w:id="94642" w:author="מנוע מכני" w:date="2026-10-11T12:04:40Z">
        <w:r>
          <w:rPr>
            <w:rtl/>
          </w:rPr>
          <w:t xml:space="preserve">יותר</w:t>
        </w:r>
      </w:ins>
      <w:del w:id="94643" w:author="מנוע מכני" w:date="2026-10-11T12:04:40Z">
        <w:r w:rsidRPr="006F178A">
          <w:rPr>
            <w:rtl/>
          </w:rPr>
          <w:delText xml:space="preserve">טפי</w:delText>
        </w:r>
      </w:del>
      <w:r w:rsidRPr="006F178A">
        <w:rPr>
          <w:rtl/>
        </w:rPr>
        <w:t xml:space="preserve">.</w:t>
      </w:r>
    </w:p>
    <w:p>
      <w:pPr>
        <w:pStyle w:val="38"/>
        <w:rPr>
          <w:ins w:id="96029" w:author="מנוע מכני" w:date="2026-10-11T12:04:40Z"/>
        </w:rPr>
      </w:pPr>
      <w:r w:rsidRPr="006F178A">
        <w:t xml:space="preserve">והך</w:t>
      </w:r>
    </w:p>
    <w:p w:rsidR="005851B8" w:rsidRPr="009757B9" w:rsidRDefault="005851B8" w:rsidP="005851B8">
      <w:pPr>
        <w:rPr>
          <w:rFonts w:cs="Guttman Vilna"/>
          <w:b/>
          <w:bCs/>
          <w:rtl/>
        </w:rPr>
      </w:pPr>
      <w:del w:id="96030" w:author="מנוע מכני" w:date="2026-10-11T12:04:40Z">
        <w:r w:rsidRPr="006F178A">
          <w:rPr>
            <w:rtl/>
          </w:rPr>
          <w:delText xml:space="preserve"> </w:delText>
        </w:r>
      </w:del>
      <w:r w:rsidRPr="006F178A">
        <w:rPr>
          <w:rtl/>
        </w:rPr>
        <w:t xml:space="preserve">דיותר מרביעי</w:t>
      </w:r>
      <w:r w:rsidRPr="006F178A">
        <w:rPr>
          <w:rFonts w:hint="cs"/>
          <w:rtl/>
        </w:rPr>
        <w:t xml:space="preserve">ת </w:t>
      </w:r>
      <w:r w:rsidRPr="006F178A">
        <w:rPr>
          <w:rtl/>
        </w:rPr>
        <w:t>דרך טורדתו ושינה משכרתו רכוב שאני.</w:t>
      </w:r>
    </w:p>
    <w:p>
      <w:pPr>
        <w:pStyle w:val="38"/>
        <w:rPr>
          <w:ins w:id="96031" w:author="מנוע מכני" w:date="2026-10-11T12:04:40Z"/>
        </w:rPr>
      </w:pPr>
      <w:r w:rsidRPr="006F178A">
        <w:t xml:space="preserve">הך</w:t>
      </w:r>
    </w:p>
    <w:p w:rsidR="005851B8" w:rsidRPr="009757B9" w:rsidRDefault="005851B8" w:rsidP="005851B8">
      <w:pPr>
        <w:rPr>
          <w:rFonts w:cs="Guttman Vilna"/>
          <w:b/>
          <w:bCs/>
          <w:rtl/>
        </w:rPr>
      </w:pPr>
      <w:del w:id="96032" w:author="מנוע מכני" w:date="2026-10-11T12:04:40Z">
        <w:r w:rsidRPr="006F178A">
          <w:rPr>
            <w:rtl/>
          </w:rPr>
          <w:delText xml:space="preserve"> </w:delText>
        </w:r>
      </w:del>
      <w:r w:rsidRPr="006F178A">
        <w:rPr>
          <w:rStyle w:val="2fb"/>
          <w:rtl/>
        </w:rPr>
        <w:t xml:space="preserve">דלר"נ</w:t>
      </w:r>
      <w:r w:rsidRPr="006F178A">
        <w:rPr>
          <w:rtl/>
        </w:rPr>
        <w:t xml:space="preserve"> מפירין נדרים בין מהלך בין עומד ובין רכוב תנאי היא, </w:t>
      </w:r>
      <w:ins w:id="91360" w:author="מנוע מכני" w:date="2026-10-11T12:04:40Z">
        <w:r>
          <w:rPr>
            <w:rtl/>
          </w:rPr>
          <w:t xml:space="preserve">דיש</w:t>
        </w:r>
      </w:ins>
      <w:del w:id="91361" w:author="מנוע מכני" w:date="2026-10-11T12:04:40Z">
        <w:r w:rsidRPr="006F178A">
          <w:rPr>
            <w:rtl/>
          </w:rPr>
          <w:delText xml:space="preserve">דאיכא</w:delText>
        </w:r>
      </w:del>
      <w:r w:rsidRPr="006F178A">
        <w:rPr>
          <w:rtl/>
        </w:rPr>
        <w:t xml:space="preserve"> </w:t>
      </w:r>
      <w:r w:rsidRPr="006F178A">
        <w:rPr>
          <w:rtl/>
        </w:rPr>
        <w:t xml:space="preserve">למ"ד</w:t>
      </w:r>
      <w:r w:rsidRPr="006F178A">
        <w:rPr>
          <w:rtl/>
        </w:rPr>
        <w:t xml:space="preserve"> פותחין, </w:t>
      </w:r>
      <w:ins w:id="91362" w:author="מנוע מכני" w:date="2026-10-11T12:04:40Z">
        <w:r>
          <w:rPr>
            <w:rtl/>
          </w:rPr>
          <w:t xml:space="preserve">ויש</w:t>
        </w:r>
      </w:ins>
      <w:del w:id="91363" w:author="מנוע מכני" w:date="2026-10-11T12:04:40Z">
        <w:r w:rsidRPr="006F178A">
          <w:rPr>
            <w:rtl/>
          </w:rPr>
          <w:delText xml:space="preserve">ואיכא</w:delText>
        </w:r>
      </w:del>
      <w:r w:rsidRPr="006F178A">
        <w:rPr>
          <w:rtl/>
        </w:rPr>
        <w:t xml:space="preserve"> </w:t>
      </w:r>
      <w:r w:rsidRPr="006F178A">
        <w:rPr>
          <w:rtl/>
        </w:rPr>
        <w:t xml:space="preserve">למ"ד</w:t>
      </w:r>
      <w:r w:rsidRPr="006F178A">
        <w:rPr>
          <w:rtl/>
        </w:rPr>
        <w:t xml:space="preserve"> אין פותחין בחרטה.</w:t>
      </w:r>
    </w:p>
    <w:p>
      <w:pPr>
        <w:pStyle w:val="38"/>
        <w:rPr>
          <w:ins w:id="96033" w:author="מנוע מכני" w:date="2026-10-11T12:04:40Z"/>
        </w:rPr>
      </w:pPr>
      <w:r w:rsidRPr="006F178A">
        <w:t xml:space="preserve">וכדרבב"ח מרי"ו:</w:t>
      </w:r>
    </w:p>
    <w:p w:rsidR="005851B8" w:rsidRDefault="005851B8" w:rsidP="005851B8">
      <w:pPr>
        <w:rPr>
          <w:rtl/>
        </w:rPr>
      </w:pPr>
      <w:del w:id="96034" w:author="מנוע מכני" w:date="2026-10-11T12:04:40Z">
        <w:r w:rsidRPr="006F178A">
          <w:rPr>
            <w:rtl/>
          </w:rPr>
          <w:delText xml:space="preserve"> </w:delText>
        </w:r>
      </w:del>
      <w:r w:rsidRPr="006F178A">
        <w:rPr>
          <w:rStyle w:val="2fb"/>
          <w:rtl/>
        </w:rPr>
        <w:t xml:space="preserve">דר"ג</w:t>
      </w:r>
      <w:r w:rsidRPr="006F178A">
        <w:rPr>
          <w:rtl/>
        </w:rPr>
        <w:t xml:space="preserve"> פתח לההוא </w:t>
      </w:r>
      <w:ins w:id="94644" w:author="מנוע מכני" w:date="2026-10-11T12:04:40Z">
        <w:r>
          <w:rPr>
            <w:rtl/>
          </w:rPr>
          <w:t xml:space="preserve">אדם</w:t>
        </w:r>
      </w:ins>
      <w:del w:id="94645" w:author="מנוע מכני" w:date="2026-10-11T12:04:40Z">
        <w:r w:rsidRPr="006F178A">
          <w:rPr>
            <w:rtl/>
          </w:rPr>
          <w:delText xml:space="preserve">גברא</w:delText>
        </w:r>
      </w:del>
      <w:r>
        <w:rPr>
          <w:rtl/>
        </w:rPr>
        <w:t xml:space="preserve"> </w:t>
      </w:r>
      <w:r>
        <w:rPr>
          <w:rStyle w:val="afffff0"/>
          <w:rtl/>
          <w:rPrChange w:id="9043" w:author="מנוע פסוקים" w:date="2026-10-11T09:24:13Z">
            <w:rPr>
              <w:rtl/>
            </w:rPr>
          </w:rPrChange>
        </w:rPr>
        <w:t xml:space="preserve">יש בוטה כמדקרות חרב ולשון חכמים מרפא</w:t>
      </w:r>
      <w:r>
        <w:rPr>
          <w:rtl/>
        </w:rPr>
        <w:t xml:space="preserve">, כל הבוטה ראוי לדוקרו בחרב, אלא שלשון חכמים מרפא. [והיינו </w:t>
      </w:r>
      <w:r w:rsidRPr="006F178A">
        <w:rPr>
          <w:rStyle w:val="2fb"/>
          <w:rtl/>
        </w:rPr>
        <w:t xml:space="preserve">דר"ג</w:t>
      </w:r>
      <w:r w:rsidRPr="006F178A">
        <w:rPr>
          <w:rtl/>
        </w:rPr>
        <w:t xml:space="preserve"> פתח </w:t>
      </w:r>
      <w:ins w:id="92730" w:author="מנוע מכני" w:date="2026-10-11T12:04:40Z">
        <w:r>
          <w:rPr>
            <w:rtl/>
          </w:rPr>
          <w:t xml:space="preserve">ולכך</w:t>
        </w:r>
      </w:ins>
      <w:del w:id="92731" w:author="מנוע מכני" w:date="2026-10-11T12:04:40Z">
        <w:r w:rsidRPr="006F178A">
          <w:rPr>
            <w:rtl/>
          </w:rPr>
          <w:delText xml:space="preserve">ולהכי</w:delText>
        </w:r>
      </w:del>
      <w:r w:rsidRPr="006F178A">
        <w:rPr>
          <w:rtl/>
        </w:rPr>
        <w:t xml:space="preserve"> היה צריך יישוב דעת]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69" w:author="קלוד" w:date="2026-10-11T12:24:08Z"/>
        </w:rPr>
      </w:pPr>
      <w:ins w:id="90270" w:author="קלוד" w:date="2026-10-11T12:24:08Z">
        <w:r>
          <w:rPr>
            <w:color w:val="7B3F00"/>
          </w:rPr>
          <w:t xml:space="preserve">אין מעבירין על האוכלין - בדורות הראשונים בלבד</w:t>
        </w:r>
      </w:ins>
    </w:p>
    <w:p>
      <w:pPr>
        <w:pStyle w:val="38"/>
        <w:rPr>
          <w:ins w:id="96035" w:author="מנוע מכני" w:date="2026-10-11T12:04:40Z"/>
        </w:rPr>
      </w:pPr>
      <w:r w:rsidRPr="006F178A">
        <w:t xml:space="preserve">רי"ו מרשב"י:</w:t>
      </w:r>
    </w:p>
    <w:p w:rsidR="005851B8" w:rsidRPr="006F178A" w:rsidRDefault="005851B8" w:rsidP="005851B8">
      <w:pPr>
        <w:rPr>
          <w:rtl/>
        </w:rPr>
      </w:pPr>
      <w:del w:id="96036" w:author="מנוע מכני" w:date="2026-10-11T12:04:40Z">
        <w:r w:rsidRPr="006F178A">
          <w:rPr>
            <w:rFonts w:ascii="Fb Fontext" w:hAnsi="Fb Fontext"/>
            <w:rtl/>
          </w:rPr>
          <w:delText xml:space="preserve"> </w:delText>
        </w:r>
      </w:del>
      <w:r w:rsidRPr="006F178A">
        <w:rPr>
          <w:rFonts w:ascii="Fb Fontext" w:hAnsi="Fb Fontext"/>
          <w:rtl/>
        </w:rPr>
        <w:t xml:space="preserve">הך דאין מעבירין על האוכלין דווקא בדורות הראשונים, שאין בנות ישראל פרוצות בכשפים.</w:t>
      </w:r>
    </w:p>
    <w:p w:rsidR="005851B8" w:rsidRPr="006F178A" w:rsidRDefault="005851B8" w:rsidP="005851B8">
      <w:pPr>
        <w:rPr>
          <w:rtl/>
        </w:rPr>
      </w:pPr>
      <w:r w:rsidRPr="006F178A">
        <w:rPr>
          <w:rtl/>
        </w:rPr>
        <w:t>אבל בדורות האחרונים, שבנות ישראל פרוצות בכשפים - מעבירין.</w:t>
      </w:r>
    </w:p>
    <w:p>
      <w:pPr>
        <w:pStyle w:val="38"/>
        <w:rPr>
          <w:ins w:id="96037" w:author="מנוע מכני" w:date="2026-10-11T12:04:40Z"/>
        </w:rPr>
      </w:pPr>
      <w:r w:rsidRPr="006F178A">
        <w:t xml:space="preserve">תנא:</w:t>
      </w:r>
    </w:p>
    <w:p w:rsidR="005851B8" w:rsidRPr="006F178A" w:rsidRDefault="005851B8" w:rsidP="005851B8">
      <w:pPr>
        <w:rPr>
          <w:rtl/>
        </w:rPr>
      </w:pPr>
      <w:del w:id="96038" w:author="מנוע מכני" w:date="2026-10-11T12:04:40Z">
        <w:r w:rsidRPr="006F178A">
          <w:rPr>
            <w:rtl/>
          </w:rPr>
          <w:delText xml:space="preserve"> </w:delText>
        </w:r>
      </w:del>
      <w:r w:rsidRPr="006F178A">
        <w:rPr>
          <w:rtl/>
        </w:rPr>
        <w:t xml:space="preserve">שלימין - מעבירין, פתיתין - אין מעבירין.</w:t>
      </w:r>
    </w:p>
    <w:p>
      <w:pPr>
        <w:pStyle w:val="38"/>
        <w:rPr>
          <w:ins w:id="96039" w:author="מנוע מכני" w:date="2026-10-11T12:04:40Z"/>
        </w:rPr>
      </w:pPr>
      <w:r w:rsidRPr="006F178A">
        <w:t xml:space="preserve">והך</w:t>
      </w:r>
    </w:p>
    <w:p w:rsidR="005851B8" w:rsidRDefault="005851B8" w:rsidP="005851B8">
      <w:pPr>
        <w:rPr>
          <w:rtl/>
        </w:rPr>
      </w:pPr>
      <w:del w:id="96040" w:author="מנוע מכני" w:date="2026-10-11T12:04:40Z">
        <w:r w:rsidRPr="006F178A">
          <w:rPr>
            <w:rtl/>
          </w:rPr>
          <w:delText xml:space="preserve"> </w:delText>
        </w:r>
      </w:del>
      <w:r w:rsidRPr="006F178A">
        <w:rPr>
          <w:rtl/>
        </w:rPr>
        <w:t xml:space="preserve">ד'</w:t>
      </w:r>
      <w:ins w:id="90337" w:author="Claude - סמנטי" w:date="2026-10-11T12:19:31Z">
        <w:r>
          <w:rPr>
            <w:rStyle w:val="afffff0"/>
            <w:rtl/>
          </w:rPr>
          <w:t xml:space="preserve">וַתְּחַלֶּלְנָה אֹתִי אֶל עַמִּי בְּשַׁעֲלֵי שְׂעֹרִים וּבִפְתוֹתֵי לָחֶם</w:t>
        </w:r>
      </w:ins>
      <w:del w:id="90338" w:author="Claude - סמנטי" w:date="2026-10-11T12:19:31Z">
        <w:r w:rsidRPr="006F178A">
          <w:rPr>
            <w:rtl/>
          </w:rPr>
          <w:delText xml:space="preserve">ותחללנה אתי אל עמי בשעלי שערים ובפתותי לחם</w:delText>
        </w:r>
      </w:del>
      <w:r w:rsidRPr="006F178A">
        <w:rPr>
          <w:rtl/>
        </w:rPr>
        <w:t xml:space="preserve">' - דשקלי </w:t>
      </w:r>
      <w:ins w:id="90335" w:author="Claude - סמנטי" w:date="2026-10-11T12:19:31Z">
        <w:r>
          <w:rPr>
            <w:rtl/>
          </w:rPr>
          <w:t xml:space="preserve">בשכרם</w:t>
        </w:r>
      </w:ins>
      <w:del w:id="90336" w:author="Claude - סמנטי" w:date="2026-10-11T12:19:31Z">
        <w:r w:rsidRPr="006F178A">
          <w:rPr>
            <w:rtl/>
          </w:rPr>
          <w:delText xml:space="preserve">באגרייהו</w:delText>
        </w:r>
      </w:del>
      <w:r w:rsidRPr="006F178A">
        <w:rPr>
          <w:rtl/>
        </w:rPr>
        <w:t xml:space="preserve">. [אבל </w:t>
      </w:r>
      <w:r w:rsidRPr="006F178A">
        <w:rPr>
          <w:rtl/>
        </w:rPr>
        <w:t xml:space="preserve">לא</w:t>
      </w:r>
      <w:r w:rsidRPr="006F178A">
        <w:rPr>
          <w:rtl/>
        </w:rPr>
        <w:t xml:space="preserve"> בפתיתים עצמן]</w:t>
      </w:r>
    </w:p>
    <w:p>
      <w:pPr>
        <w:pStyle w:val="afffff8"/>
        <w:rPr>
          <w:ins w:id="90267" w:author="קלוד" w:date="2026-10-11T12:24:08Z"/>
        </w:rPr>
      </w:pPr>
      <w:ins w:id="90268" w:author="קלוד" w:date="2026-10-11T12:24:08Z">
        <w:r>
          <w:rPr>
            <w:color w:val="7B3F00"/>
          </w:rPr>
          <w:t xml:space="preserve">שיכור - פטור מן התפילה, וחייב בשאר דבריו</w:t>
        </w:r>
      </w:ins>
    </w:p>
    <w:p>
      <w:pPr>
        <w:pStyle w:val="38"/>
        <w:rPr>
          <w:ins w:id="96042" w:author="מנוע מכני" w:date="2026-10-11T12:04:40Z"/>
        </w:rPr>
      </w:pPr>
      <w:del w:id="96041" w:author="מנוע מכני" w:date="2026-10-11T12:04:40Z">
        <w:r w:rsidRPr="006F178A">
          <w:delText xml:space="preserve">•</w:delText>
        </w:r>
      </w:del>
      <w:r w:rsidRPr="006F178A">
        <w:t xml:space="preserve"> אר"ש משום ראב"ע:</w:t>
      </w:r>
    </w:p>
    <w:p w:rsidR="005851B8" w:rsidRPr="006F178A" w:rsidRDefault="005851B8" w:rsidP="005851B8">
      <w:pPr>
        <w:rPr>
          <w:rtl/>
        </w:rPr>
      </w:pPr>
      <w:del w:id="96043" w:author="מנוע מכני" w:date="2026-10-11T12:04:40Z">
        <w:r w:rsidRPr="006F178A">
          <w:rPr>
            <w:rFonts w:ascii="Fb Fontext" w:hAnsi="Fb Fontext"/>
            <w:sz w:val="20"/>
            <w:rtl/>
          </w:rPr>
          <w:delText xml:space="preserve"> </w:delText>
        </w:r>
      </w:del>
      <w:r>
        <w:rPr>
          <w:rStyle w:val="afffff0"/>
          <w:rFonts w:ascii="Fb Fontext" w:hAnsi="Fb Fontext"/>
          <w:sz w:val="20"/>
          <w:rtl/>
          <w:rPrChange w:id="9044" w:author="מנוע פסוקים" w:date="2026-10-11T09:24:13Z">
            <w:rPr>
              <w:rFonts w:ascii="Fb Fontext" w:hAnsi="Fb Fontext"/>
              <w:sz w:val="20"/>
              <w:rtl/>
            </w:rPr>
          </w:rPrChange>
        </w:rPr>
        <w:t xml:space="preserve">לכן שמעי נא זאת עניה ושכרת ולא מיין</w:t>
      </w:r>
      <w:r>
        <w:rPr>
          <w:rFonts w:ascii="Fb Fontext" w:hAnsi="Fb Fontext"/>
          <w:sz w:val="20"/>
          <w:rtl/>
        </w:rPr>
        <w:t xml:space="preserve">. יכול אני לפטור את כל העולם כולו [מן התפילה] מן הדין מיום שחרב בית המקדש ועד עכשיו.</w:t>
      </w:r>
    </w:p>
    <w:p w:rsidR="005851B8" w:rsidRPr="00B3644D" w:rsidRDefault="005851B8" w:rsidP="005851B8">
      <w:pPr>
        <w:rPr>
          <w:spacing w:val="-4"/>
          <w:rtl/>
        </w:rPr>
      </w:pPr>
      <w:r w:rsidRPr="00B3644D">
        <w:rPr>
          <w:rFonts w:ascii="Fb Fontext" w:hAnsi="Fb Fontext"/>
          <w:spacing w:val="-4"/>
          <w:rtl/>
        </w:rPr>
        <w:t>שיכור מקחו מקח וממכרו ממכר, עבר עבירה שיש בה מיתה - ממיתין אותו, מלקות - מלקין אותו.</w:t>
      </w:r>
    </w:p>
    <w:p w:rsidR="005851B8" w:rsidRPr="006F178A" w:rsidRDefault="005851B8" w:rsidP="005851B8">
      <w:pPr>
        <w:rPr>
          <w:rtl/>
        </w:rPr>
      </w:pPr>
      <w:r w:rsidRPr="006F178A">
        <w:rPr>
          <w:rtl/>
        </w:rPr>
        <w:t>כללו של דבר: הרי הוא כפיקח לכל דבריו, אלא שפטור מן התפלה.</w:t>
      </w:r>
    </w:p>
    <w:p>
      <w:pPr>
        <w:pStyle w:val="38"/>
        <w:rPr>
          <w:ins w:id="96044" w:author="מנוע מכני" w:date="2026-10-11T12:04:40Z"/>
        </w:rPr>
      </w:pPr>
      <w:r w:rsidRPr="00B3644D">
        <w:t xml:space="preserve">א"ר חנינא:</w:t>
      </w:r>
    </w:p>
    <w:p w:rsidR="005851B8" w:rsidRPr="00B3644D" w:rsidRDefault="005851B8" w:rsidP="005851B8">
      <w:pPr>
        <w:rPr>
          <w:spacing w:val="-4"/>
          <w:rtl/>
        </w:rPr>
      </w:pPr>
      <w:del w:id="96045" w:author="מנוע מכני" w:date="2026-10-11T12:04:40Z">
        <w:r w:rsidRPr="00B3644D">
          <w:rPr>
            <w:spacing w:val="-4"/>
            <w:rtl/>
          </w:rPr>
          <w:delText xml:space="preserve"> </w:delText>
        </w:r>
      </w:del>
      <w:ins w:id="94262" w:author="מנוע מכני" w:date="2026-10-11T12:04:40Z">
        <w:r>
          <w:rPr>
            <w:spacing w:val="-4"/>
            <w:rtl/>
          </w:rPr>
          <w:t xml:space="preserve">דווקא ב</w:t>
        </w:r>
      </w:ins>
      <w:del w:id="94263" w:author="מנוע מכני" w:date="2026-10-11T12:04:40Z">
        <w:r w:rsidRPr="00B3644D">
          <w:rPr>
            <w:spacing w:val="-4"/>
            <w:rtl/>
          </w:rPr>
          <w:delText xml:space="preserve">לא שנו אלא ש</w:delText>
        </w:r>
      </w:del>
      <w:r w:rsidRPr="00B3644D">
        <w:rPr>
          <w:spacing w:val="-4"/>
          <w:rtl/>
        </w:rPr>
        <w:t xml:space="preserve">לא הגיע לשכרותו של לוט, אבל הגיע לשכרותו של לוט - פטור מכולם.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סה.</w:t>
      </w:r>
    </w:p>
    <w:p>
      <w:pPr>
        <w:pStyle w:val="afffff8"/>
        <w:rPr>
          <w:ins w:id="90265" w:author="קלוד" w:date="2026-10-11T12:24:08Z"/>
        </w:rPr>
      </w:pPr>
      <w:ins w:id="90266" w:author="קלוד" w:date="2026-10-11T12:24:08Z">
        <w:r>
          <w:rPr>
            <w:color w:val="7B3F00"/>
          </w:rPr>
          <w:t xml:space="preserve">מפיק מגן בשעת גאוה - סוגרין צרות בעדו</w:t>
        </w:r>
      </w:ins>
    </w:p>
    <w:p>
      <w:pPr>
        <w:pStyle w:val="38"/>
        <w:rPr>
          <w:ins w:id="96046" w:author="מנוע מכני" w:date="2026-10-11T12:04:40Z"/>
        </w:rPr>
      </w:pPr>
      <w:ins w:id="90400" w:author="מנוע מכני" w:date="2026-10-11T12:04:40Z">
        <w:r>
          <w:t xml:space="preserve">ר"ח</w:t>
        </w:r>
      </w:ins>
      <w:del w:id="90401" w:author="מנוע מכני" w:date="2026-10-11T12:04:40Z">
        <w:r w:rsidRPr="006F178A">
          <w:delText xml:space="preserve">רבי חנינא</w:delText>
        </w:r>
      </w:del>
      <w:r w:rsidRPr="006F178A">
        <w:t xml:space="preserve">:</w:t>
      </w:r>
    </w:p>
    <w:p w:rsidR="005851B8" w:rsidRPr="006F178A" w:rsidRDefault="005851B8" w:rsidP="005851B8">
      <w:pPr>
        <w:rPr>
          <w:rtl/>
        </w:rPr>
      </w:pPr>
      <w:del w:id="96047" w:author="מנוע מכני" w:date="2026-10-11T12:04:40Z">
        <w:r w:rsidRPr="006F178A">
          <w:rPr>
            <w:rFonts w:ascii="Fb Fontext" w:hAnsi="Fb Fontext"/>
            <w:rtl/>
          </w:rPr>
          <w:delText xml:space="preserve"> </w:delText>
        </w:r>
      </w:del>
      <w:r w:rsidRPr="006F178A">
        <w:rPr>
          <w:rFonts w:ascii="Fb Fontext" w:hAnsi="Fb Fontext"/>
          <w:rtl/>
        </w:rPr>
        <w:t xml:space="preserve">כל המפיק מגן בשעת גאוה סוגרין וחותמין צרות בעדו </w:t>
      </w:r>
      <w:r>
        <w:rPr>
          <w:rFonts w:ascii="Fb Fontext" w:hAnsi="Fb Fontext"/>
          <w:rtl/>
        </w:rPr>
        <w:t>שנא'</w:t>
      </w:r>
      <w:r w:rsidRPr="00AC624C">
        <w:rPr>
          <w:rStyle w:val="afffff0"/>
          <w:rtl/>
        </w:rPr>
        <w:t xml:space="preserve"> </w:t>
      </w:r>
      <w:r w:rsidRPr="00AC624C">
        <w:rPr>
          <w:rStyle w:val="afffff0"/>
          <w:rFonts w:hint="cs"/>
          <w:rtl/>
        </w:rPr>
        <w:t>'</w:t>
      </w:r>
      <w:ins w:id="90639" w:author="Claude - סמנטי" w:date="2026-10-11T12:19:31Z">
        <w:r>
          <w:rPr>
            <w:rStyle w:val="afffff0"/>
            <w:rtl/>
          </w:rPr>
          <w:t xml:space="preserve">גַּאֲוָה אֲפִיקֵי מָגִנִּים סָגוּר חוֹתָם צָר</w:t>
        </w:r>
      </w:ins>
      <w:del w:id="90640" w:author="Claude - סמנטי" w:date="2026-10-11T12:19:31Z">
        <w:r w:rsidRPr="00AC624C">
          <w:rPr>
            <w:rStyle w:val="afffff0"/>
            <w:rtl/>
          </w:rPr>
          <w:delText xml:space="preserve">גאוה אפיקי מגנים סגור חותם צר</w:delText>
        </w:r>
      </w:del>
      <w:r w:rsidRPr="00AC624C">
        <w:rPr>
          <w:rStyle w:val="afffff0"/>
          <w:rFonts w:hint="cs"/>
          <w:rtl/>
        </w:rPr>
        <w:t>'</w:t>
      </w:r>
      <w:r w:rsidRPr="00AC624C">
        <w:rPr>
          <w:rStyle w:val="afffff0"/>
          <w:rtl/>
        </w:rPr>
        <w:t>.</w:t>
      </w:r>
    </w:p>
    <w:p w:rsidR="005851B8" w:rsidRPr="006F178A" w:rsidRDefault="005851B8" w:rsidP="005851B8">
      <w:pPr>
        <w:rPr>
          <w:rtl/>
        </w:rPr>
      </w:pPr>
      <w:ins w:id="92732" w:author="מנוע מכני" w:date="2026-10-11T12:04:40Z">
        <w:r>
          <w:rPr>
            <w:rtl/>
          </w:rPr>
          <w:t xml:space="preserve">דזה</w:t>
        </w:r>
      </w:ins>
      <w:del w:id="92733" w:author="מנוע מכני" w:date="2026-10-11T12:04:40Z">
        <w:r w:rsidRPr="006F178A">
          <w:rPr>
            <w:rtl/>
          </w:rPr>
          <w:delText xml:space="preserve">דהאי</w:delText>
        </w:r>
      </w:del>
      <w:r w:rsidRPr="006F178A">
        <w:rPr>
          <w:rtl/>
        </w:rPr>
        <w:t xml:space="preserve"> אפיק לישנא דעבורי הוא - דכתיב</w:t>
      </w:r>
      <w:r w:rsidRPr="008F09C0">
        <w:rPr>
          <w:rStyle w:val="afffff0"/>
          <w:rtl/>
        </w:rPr>
        <w:t xml:space="preserve"> </w:t>
      </w:r>
      <w:r w:rsidRPr="008F09C0">
        <w:rPr>
          <w:rStyle w:val="afffff0"/>
          <w:rFonts w:hint="cs"/>
          <w:rtl/>
        </w:rPr>
        <w:t>'</w:t>
      </w:r>
      <w:ins w:id="90641" w:author="Claude - סמנטי" w:date="2026-10-11T12:19:31Z">
        <w:r>
          <w:rPr>
            <w:rStyle w:val="afffff0"/>
            <w:rtl/>
          </w:rPr>
          <w:t xml:space="preserve">אַחַי בָּגְדוּ כְמוֹ נָחַל כַּאֲפִיק נְחָלִים יַעֲבֹרוּ</w:t>
        </w:r>
      </w:ins>
      <w:del w:id="90642" w:author="Claude - סמנטי" w:date="2026-10-11T12:19:31Z">
        <w:r w:rsidRPr="008F09C0">
          <w:rPr>
            <w:rStyle w:val="afffff0"/>
            <w:rtl/>
          </w:rPr>
          <w:delText xml:space="preserve">אחי בגדו כמו נחל כאפיק נחלים יעברו</w:delText>
        </w:r>
      </w:del>
      <w:r w:rsidRPr="008F09C0">
        <w:rPr>
          <w:rStyle w:val="afffff0"/>
          <w:rFonts w:hint="cs"/>
          <w:rtl/>
        </w:rPr>
        <w:t>'</w:t>
      </w:r>
      <w:r w:rsidRPr="008F09C0">
        <w:rPr>
          <w:rStyle w:val="afffff0"/>
          <w:rtl/>
        </w:rPr>
        <w:t>.</w:t>
      </w:r>
    </w:p>
    <w:p>
      <w:pPr>
        <w:pStyle w:val="38"/>
        <w:rPr>
          <w:ins w:id="96048" w:author="מנוע מכני" w:date="2026-10-11T12:04:40Z"/>
        </w:rPr>
      </w:pPr>
      <w:r w:rsidRPr="006F178A">
        <w:t xml:space="preserve">רי"ו</w:t>
      </w:r>
      <w:del w:id="97054" w:author="מנוע מכני" w:date="2026-10-11T12:04:40Z">
        <w:r w:rsidRPr="006F178A">
          <w:delText xml:space="preserve"> אמר</w:delText>
        </w:r>
      </w:del>
      <w:r w:rsidRPr="006F178A">
        <w:t xml:space="preserve">:</w:t>
      </w:r>
    </w:p>
    <w:p w:rsidR="005851B8" w:rsidRPr="006F178A" w:rsidRDefault="005851B8" w:rsidP="005851B8">
      <w:pPr>
        <w:rPr>
          <w:rtl/>
        </w:rPr>
      </w:pPr>
      <w:del w:id="96049" w:author="מנוע מכני" w:date="2026-10-11T12:04:40Z">
        <w:r w:rsidRPr="006F178A">
          <w:rPr>
            <w:rtl/>
          </w:rPr>
          <w:delText xml:space="preserve"> </w:delText>
        </w:r>
      </w:del>
      <w:r w:rsidRPr="006F178A">
        <w:rPr>
          <w:rtl/>
        </w:rPr>
        <w:t xml:space="preserve">כל שאינו מפיק אתמר. - </w:t>
      </w:r>
      <w:ins w:id="92734" w:author="מנוע מכני" w:date="2026-10-11T12:04:40Z">
        <w:r>
          <w:rPr>
            <w:rtl/>
          </w:rPr>
          <w:t xml:space="preserve">דזה</w:t>
        </w:r>
      </w:ins>
      <w:del w:id="92735" w:author="מנוע מכני" w:date="2026-10-11T12:04:40Z">
        <w:r w:rsidRPr="006F178A">
          <w:rPr>
            <w:rtl/>
          </w:rPr>
          <w:delText xml:space="preserve">דהאי</w:delText>
        </w:r>
      </w:del>
      <w:r>
        <w:rPr>
          <w:rtl/>
        </w:rPr>
        <w:t xml:space="preserve"> מפיק לישנא דגלויי הוא </w:t>
      </w:r>
      <w:r>
        <w:rPr>
          <w:rStyle w:val="afffff0"/>
          <w:rtl/>
          <w:rPrChange w:id="9045" w:author="מנוע פסוקים" w:date="2026-10-11T09:24:13Z">
            <w:rPr>
              <w:rtl/>
            </w:rPr>
          </w:rPrChange>
        </w:rPr>
        <w:t xml:space="preserve">ויראו אפיקי מים ויגלו מוסדות תבל</w:t>
      </w:r>
      <w:r>
        <w:rPr>
          <w:rtl/>
        </w:rPr>
        <w:t xml:space="preserve">.</w:t>
      </w:r>
    </w:p>
    <w:p w:rsidR="005851B8" w:rsidRDefault="005851B8" w:rsidP="005851B8">
      <w:pPr>
        <w:rPr>
          <w:rtl/>
        </w:rPr>
      </w:pPr>
      <w:ins w:id="91364" w:author="מנוע מכני" w:date="2026-10-11T12:04:40Z">
        <w:r>
          <w:rPr>
            <w:b/>
            <w:bCs/>
            <w:rtl/>
          </w:rPr>
          <w:t xml:space="preserve">יש</w:t>
        </w:r>
      </w:ins>
      <w:del w:id="91365" w:author="מנוע מכני" w:date="2026-10-11T12:04:40Z">
        <w:r w:rsidRPr="00E1368E">
          <w:rPr>
            <w:b/>
            <w:bCs/>
            <w:rtl/>
          </w:rPr>
          <w:delText xml:space="preserve">איכא</w:delText>
        </w:r>
      </w:del>
      <w:r w:rsidRPr="00E1368E">
        <w:rPr>
          <w:b/>
          <w:bCs/>
          <w:rtl/>
        </w:rPr>
        <w:t xml:space="preserve"> </w:t>
      </w:r>
      <w:ins w:id="90339" w:author="Claude - סמנטי" w:date="2026-10-11T12:19:31Z">
        <w:r>
          <w:rPr>
            <w:b/>
            <w:bCs/>
            <w:rtl/>
          </w:rPr>
          <w:t xml:space="preserve">ביניהם</w:t>
        </w:r>
      </w:ins>
      <w:del w:id="90340" w:author="Claude - סמנטי" w:date="2026-10-11T12:19:31Z">
        <w:r w:rsidRPr="00E1368E">
          <w:rPr>
            <w:b/>
            <w:bCs/>
            <w:rtl/>
          </w:rPr>
          <w:delText xml:space="preserve">בינייהו</w:delText>
        </w:r>
      </w:del>
      <w:r w:rsidRPr="006F178A">
        <w:rPr>
          <w:rtl/>
        </w:rPr>
        <w:t xml:space="preserve"> </w:t>
      </w:r>
      <w:r w:rsidRPr="006F178A">
        <w:rPr>
          <w:rStyle w:val="2fb"/>
          <w:rtl/>
        </w:rPr>
        <w:t xml:space="preserve">דרב ששת</w:t>
      </w:r>
      <w:r w:rsidRPr="006F178A">
        <w:rPr>
          <w:rtl/>
        </w:rPr>
        <w:t xml:space="preserve"> מסר שינתיה לשמעיה, מר </w:t>
      </w:r>
      <w:ins w:id="92742" w:author="מנוע מכני" w:date="2026-10-11T12:04:40Z">
        <w:r>
          <w:rPr>
            <w:rtl/>
          </w:rPr>
          <w:t xml:space="preserve">יש</w:t>
        </w:r>
      </w:ins>
      <w:del w:id="92743" w:author="מנוע מכני" w:date="2026-10-11T12:04:40Z">
        <w:r w:rsidRPr="006F178A">
          <w:rPr>
            <w:rtl/>
          </w:rPr>
          <w:delText xml:space="preserve">אית</w:delText>
        </w:r>
      </w:del>
      <w:r w:rsidRPr="006F178A">
        <w:rPr>
          <w:rtl/>
        </w:rPr>
        <w:t xml:space="preserve"> </w:t>
      </w:r>
      <w:ins w:id="92736" w:author="מנוע מכני" w:date="2026-10-11T12:04:40Z">
        <w:r>
          <w:rPr>
            <w:rtl/>
          </w:rPr>
          <w:t xml:space="preserve">לו</w:t>
        </w:r>
      </w:ins>
      <w:del w:id="92737" w:author="מנוע מכני" w:date="2026-10-11T12:04:40Z">
        <w:r w:rsidRPr="006F178A">
          <w:rPr>
            <w:rtl/>
          </w:rPr>
          <w:delText xml:space="preserve">ליה</w:delText>
        </w:r>
      </w:del>
      <w:r w:rsidRPr="006F178A">
        <w:rPr>
          <w:rtl/>
        </w:rPr>
        <w:t xml:space="preserve"> </w:t>
      </w:r>
      <w:r w:rsidRPr="006F178A">
        <w:rPr>
          <w:rStyle w:val="2fb"/>
          <w:rtl/>
        </w:rPr>
        <w:t xml:space="preserve">דרב ששת</w:t>
      </w:r>
      <w:r w:rsidRPr="006F178A">
        <w:rPr>
          <w:rtl/>
        </w:rPr>
        <w:t xml:space="preserve">, ומר </w:t>
      </w:r>
      <w:ins w:id="92740" w:author="מנוע מכני" w:date="2026-10-11T12:04:40Z">
        <w:r>
          <w:rPr>
            <w:rtl/>
          </w:rPr>
          <w:t xml:space="preserve">אין</w:t>
        </w:r>
      </w:ins>
      <w:del w:id="92741" w:author="מנוע מכני" w:date="2026-10-11T12:04:40Z">
        <w:r w:rsidRPr="006F178A">
          <w:rPr>
            <w:rtl/>
          </w:rPr>
          <w:delText xml:space="preserve">לית</w:delText>
        </w:r>
      </w:del>
      <w:r w:rsidRPr="006F178A">
        <w:rPr>
          <w:rtl/>
        </w:rPr>
        <w:t xml:space="preserve"> </w:t>
      </w:r>
      <w:ins w:id="92738" w:author="מנוע מכני" w:date="2026-10-11T12:04:40Z">
        <w:r>
          <w:rPr>
            <w:rtl/>
          </w:rPr>
          <w:t xml:space="preserve">לו</w:t>
        </w:r>
      </w:ins>
      <w:del w:id="92739" w:author="מנוע מכני" w:date="2026-10-11T12:04:40Z">
        <w:r w:rsidRPr="006F178A">
          <w:rPr>
            <w:rtl/>
          </w:rPr>
          <w:delText xml:space="preserve">ליה</w:delText>
        </w:r>
      </w:del>
      <w:r w:rsidRPr="006F178A">
        <w:rPr>
          <w:rtl/>
        </w:rPr>
        <w:t xml:space="preserve"> </w:t>
      </w:r>
      <w:r w:rsidRPr="006F178A">
        <w:rPr>
          <w:rStyle w:val="2fb"/>
          <w:rtl/>
        </w:rPr>
        <w:t xml:space="preserve">דרב ששת</w:t>
      </w:r>
      <w:r w:rsidRPr="006F178A">
        <w:rPr>
          <w:rtl/>
        </w:rPr>
        <w:t xml:space="preserve">.</w:t>
      </w:r>
      <w:r w:rsidRPr="006F178A">
        <w:rPr>
          <w:rFonts w:hint="cs"/>
          <w:rtl/>
        </w:rPr>
        <w:t xml:space="preserve"> [</w:t>
      </w:r>
      <w:r w:rsidRPr="006F178A">
        <w:rPr>
          <w:rtl/>
        </w:rPr>
        <w:t>ובעי' שייעור מאליו]</w:t>
      </w:r>
    </w:p>
    <w:p>
      <w:pPr>
        <w:pStyle w:val="afffff8"/>
        <w:rPr>
          <w:ins w:id="90263" w:author="קלוד" w:date="2026-10-11T12:24:08Z"/>
        </w:rPr>
      </w:pPr>
      <w:ins w:id="90264" w:author="קלוד" w:date="2026-10-11T12:24:08Z">
        <w:r>
          <w:rPr>
            <w:color w:val="7B3F00"/>
          </w:rPr>
          <w:t xml:space="preserve">'בצר אל יורה' - מי שאין דעתו מיושבת אל יתפלל</w:t>
        </w:r>
      </w:ins>
    </w:p>
    <w:p w:rsidR="005851B8" w:rsidRPr="006F178A" w:rsidRDefault="005851B8" w:rsidP="005851B8">
      <w:pPr>
        <w:rPr>
          <w:rtl/>
        </w:rPr>
      </w:pPr>
      <w:r w:rsidRPr="00523F92">
        <w:rPr>
          <w:rStyle w:val="afffff0"/>
          <w:rtl/>
        </w:rPr>
        <w:t xml:space="preserve">'</w:t>
      </w:r>
      <w:r w:rsidRPr="00523F92">
        <w:rPr>
          <w:rStyle w:val="afffff0"/>
          <w:rtl/>
        </w:rPr>
        <w:t xml:space="preserve">בצר אל יורה</w:t>
      </w:r>
      <w:r w:rsidRPr="00523F92">
        <w:rPr>
          <w:rStyle w:val="afffff0"/>
          <w:rtl/>
        </w:rPr>
        <w:t xml:space="preserve">' </w:t>
      </w:r>
      <w:r w:rsidRPr="006F178A">
        <w:rPr>
          <w:rtl/>
        </w:rPr>
        <w:t xml:space="preserve">רחב'א </w:t>
      </w:r>
      <w:r w:rsidRPr="006F178A">
        <w:rPr>
          <w:rStyle w:val="2fb"/>
          <w:rtl/>
        </w:rPr>
        <w:t xml:space="preserve">מרב</w:t>
      </w:r>
      <w:r w:rsidRPr="006F178A">
        <w:rPr>
          <w:rtl/>
        </w:rPr>
        <w:t xml:space="preserve">: כל שאין דעתו מיושבת עליו - אל יתפלל.</w:t>
      </w:r>
    </w:p>
    <w:p>
      <w:pPr>
        <w:pStyle w:val="38"/>
        <w:rPr>
          <w:ins w:id="96050" w:author="מנוע מכני" w:date="2026-10-11T12:04:40Z"/>
        </w:rPr>
      </w:pPr>
      <w:r w:rsidRPr="006F178A">
        <w:t xml:space="preserve">ר"ח:</w:t>
      </w:r>
    </w:p>
    <w:p w:rsidR="005851B8" w:rsidRPr="006F178A" w:rsidRDefault="005851B8" w:rsidP="005851B8">
      <w:pPr>
        <w:rPr>
          <w:rtl/>
        </w:rPr>
      </w:pPr>
      <w:del w:id="96051" w:author="מנוע מכני" w:date="2026-10-11T12:04:40Z">
        <w:r w:rsidRPr="006F178A">
          <w:rPr>
            <w:rtl/>
          </w:rPr>
          <w:delText xml:space="preserve"> </w:delText>
        </w:r>
      </w:del>
      <w:r w:rsidRPr="006F178A">
        <w:rPr>
          <w:rtl/>
        </w:rPr>
        <w:t xml:space="preserve">ביומא דרתח </w:t>
      </w:r>
      <w:r w:rsidRPr="006F178A">
        <w:rPr>
          <w:rtl/>
        </w:rPr>
        <w:t xml:space="preserve">לא</w:t>
      </w:r>
      <w:r w:rsidRPr="006F178A">
        <w:rPr>
          <w:rtl/>
        </w:rPr>
        <w:t xml:space="preserve"> מצלי.</w:t>
      </w:r>
    </w:p>
    <w:p w:rsidR="005851B8" w:rsidRPr="006F178A" w:rsidRDefault="005851B8" w:rsidP="005851B8">
      <w:pPr>
        <w:rPr>
          <w:rtl/>
        </w:rPr>
      </w:pPr>
      <w:r w:rsidRPr="006F178A">
        <w:rPr>
          <w:rtl/>
        </w:rPr>
        <w:t>מ"ע ביומא דשותא</w:t>
      </w:r>
      <w:r w:rsidRPr="006F178A">
        <w:rPr>
          <w:rFonts w:hint="cs"/>
          <w:rtl/>
        </w:rPr>
        <w:t xml:space="preserve"> [</w:t>
      </w:r>
      <w:r w:rsidRPr="006F178A">
        <w:rPr>
          <w:rtl/>
        </w:rPr>
        <w:t xml:space="preserve">רוח דרומית] </w:t>
      </w:r>
      <w:r w:rsidRPr="006F178A">
        <w:rPr>
          <w:rtl/>
        </w:rPr>
        <w:t xml:space="preserve">לא</w:t>
      </w:r>
      <w:r w:rsidRPr="006F178A">
        <w:rPr>
          <w:rtl/>
        </w:rPr>
        <w:t xml:space="preserve"> </w:t>
      </w:r>
      <w:r>
        <w:rPr>
          <w:rFonts w:hint="cs"/>
          <w:rtl/>
        </w:rPr>
        <w:t xml:space="preserve">יצא </w:t>
      </w:r>
      <w:r w:rsidRPr="006F178A">
        <w:rPr>
          <w:rtl/>
        </w:rPr>
        <w:t>לבי דינא.</w:t>
      </w:r>
    </w:p>
    <w:p>
      <w:pPr>
        <w:pStyle w:val="38"/>
        <w:rPr>
          <w:ins w:id="96052" w:author="מנוע מכני" w:date="2026-10-11T12:04:40Z"/>
        </w:rPr>
      </w:pPr>
      <w:r w:rsidRPr="006F178A">
        <w:t xml:space="preserve">רנב"י:</w:t>
      </w:r>
    </w:p>
    <w:p w:rsidR="005851B8" w:rsidRPr="002D0727" w:rsidRDefault="005851B8" w:rsidP="005851B8">
      <w:pPr>
        <w:rPr>
          <w:b/>
          <w:bCs/>
          <w:rtl/>
        </w:rPr>
      </w:pPr>
      <w:del w:id="96053" w:author="מנוע מכני" w:date="2026-10-11T12:04:40Z">
        <w:r w:rsidRPr="006F178A">
          <w:rPr>
            <w:rtl/>
          </w:rPr>
          <w:delText xml:space="preserve"> </w:delText>
        </w:r>
      </w:del>
      <w:r w:rsidRPr="006F178A">
        <w:rPr>
          <w:b/>
          <w:bCs/>
          <w:rtl/>
        </w:rPr>
        <w:t>הלכתא</w:t>
      </w:r>
      <w:r w:rsidRPr="006F178A">
        <w:rPr>
          <w:rtl/>
        </w:rPr>
        <w:t xml:space="preserve"> בעיא צילותא כיומא דאסתנא.</w:t>
      </w:r>
    </w:p>
    <w:p>
      <w:pPr>
        <w:pStyle w:val="38"/>
        <w:rPr>
          <w:ins w:id="96054" w:author="מנוע מכני" w:date="2026-10-11T12:04:40Z"/>
        </w:rPr>
      </w:pPr>
      <w:r w:rsidRPr="002D0727">
        <w:t>אביי</w:t>
      </w:r>
      <w:r w:rsidRPr="006F178A">
        <w:t xml:space="preserve">:</w:t>
      </w:r>
    </w:p>
    <w:p w:rsidR="005851B8" w:rsidRPr="00EC3AF0" w:rsidRDefault="005851B8" w:rsidP="005851B8">
      <w:pPr>
        <w:rPr>
          <w:b/>
          <w:bCs/>
          <w:rtl/>
        </w:rPr>
      </w:pPr>
      <w:del w:id="96055" w:author="מנוע מכני" w:date="2026-10-11T12:04:40Z">
        <w:r w:rsidRPr="006F178A">
          <w:rPr>
            <w:rtl/>
          </w:rPr>
          <w:delText xml:space="preserve"> </w:delText>
        </w:r>
      </w:del>
      <w:ins w:id="93682" w:author="מנוע מכני" w:date="2026-10-11T12:04:40Z">
        <w:r>
          <w:rPr>
            <w:rtl/>
          </w:rPr>
          <w:t xml:space="preserve">אם </w:t>
        </w:r>
      </w:ins>
      <w:del w:id="93683" w:author="מנוע מכני" w:date="2026-10-11T12:04:40Z">
        <w:r w:rsidRPr="006F178A">
          <w:rPr>
            <w:rtl/>
          </w:rPr>
          <w:delText xml:space="preserve">אי </w:delText>
        </w:r>
      </w:del>
      <w:r w:rsidRPr="006F178A">
        <w:rPr>
          <w:rtl/>
        </w:rPr>
        <w:t xml:space="preserve">אמרה לי אם קריב כותחא [מלאכה מועטת] - </w:t>
      </w:r>
      <w:r w:rsidRPr="006F178A">
        <w:rPr>
          <w:rtl/>
        </w:rPr>
        <w:t xml:space="preserve">לא</w:t>
      </w:r>
      <w:r w:rsidRPr="006F178A">
        <w:rPr>
          <w:rtl/>
        </w:rPr>
        <w:t xml:space="preserve"> תנאי.</w:t>
      </w:r>
    </w:p>
    <w:p>
      <w:pPr>
        <w:pStyle w:val="38"/>
        <w:rPr>
          <w:ins w:id="96056" w:author="מנוע מכני" w:date="2026-10-11T12:04:40Z"/>
        </w:rPr>
      </w:pPr>
      <w:r w:rsidRPr="00EC3AF0">
        <w:t>רבא:</w:t>
      </w:r>
    </w:p>
    <w:p w:rsidR="005851B8" w:rsidRPr="006F178A" w:rsidRDefault="005851B8" w:rsidP="005851B8">
      <w:pPr>
        <w:rPr>
          <w:rtl/>
        </w:rPr>
      </w:pPr>
      <w:del w:id="96057" w:author="מנוע מכני" w:date="2026-10-11T12:04:40Z">
        <w:r w:rsidRPr="006F178A">
          <w:rPr>
            <w:rtl/>
          </w:rPr>
          <w:delText xml:space="preserve"> </w:delText>
        </w:r>
      </w:del>
      <w:ins w:id="93684" w:author="מנוע מכני" w:date="2026-10-11T12:04:40Z">
        <w:r>
          <w:rPr>
            <w:rtl/>
          </w:rPr>
          <w:t xml:space="preserve">אם </w:t>
        </w:r>
      </w:ins>
      <w:del w:id="93685" w:author="מנוע מכני" w:date="2026-10-11T12:04:40Z">
        <w:r w:rsidRPr="006F178A">
          <w:rPr>
            <w:rtl/>
          </w:rPr>
          <w:delText xml:space="preserve">אי </w:delText>
        </w:r>
      </w:del>
      <w:r w:rsidRPr="006F178A">
        <w:rPr>
          <w:rtl/>
        </w:rPr>
        <w:t xml:space="preserve">קרצתן כינה - </w:t>
      </w:r>
      <w:r w:rsidRPr="006F178A">
        <w:rPr>
          <w:rtl/>
        </w:rPr>
        <w:t xml:space="preserve">לא</w:t>
      </w:r>
      <w:r w:rsidRPr="006F178A">
        <w:rPr>
          <w:rtl/>
        </w:rPr>
        <w:t xml:space="preserve"> תנאי.</w:t>
      </w:r>
    </w:p>
    <w:p w:rsidR="005851B8" w:rsidRPr="006F178A" w:rsidRDefault="005851B8" w:rsidP="005851B8">
      <w:pPr>
        <w:rPr>
          <w:rtl/>
        </w:rPr>
      </w:pPr>
      <w:r w:rsidRPr="006F178A">
        <w:rPr>
          <w:rtl/>
        </w:rPr>
        <w:t xml:space="preserve">מר בריה </w:t>
      </w:r>
      <w:r w:rsidRPr="006F178A">
        <w:rPr>
          <w:rStyle w:val="2fb"/>
          <w:rtl/>
        </w:rPr>
        <w:t xml:space="preserve">דרבינא</w:t>
      </w:r>
      <w:r w:rsidRPr="006F178A">
        <w:rPr>
          <w:rtl/>
        </w:rPr>
        <w:t xml:space="preserve"> עבדה </w:t>
      </w:r>
      <w:ins w:id="92744" w:author="מנוע מכני" w:date="2026-10-11T12:04:40Z">
        <w:r>
          <w:rPr>
            <w:rtl/>
          </w:rPr>
          <w:t xml:space="preserve">לו</w:t>
        </w:r>
      </w:ins>
      <w:del w:id="92745" w:author="מנוע מכני" w:date="2026-10-11T12:04:40Z">
        <w:r w:rsidRPr="006F178A">
          <w:rPr>
            <w:rtl/>
          </w:rPr>
          <w:delText xml:space="preserve">ליה</w:delText>
        </w:r>
      </w:del>
      <w:r w:rsidRPr="006F178A">
        <w:rPr>
          <w:rtl/>
        </w:rPr>
        <w:t xml:space="preserve"> אמיה שבעה מני לשבעה יומי.</w:t>
      </w:r>
    </w:p>
    <w:p>
      <w:pPr>
        <w:pStyle w:val="afffff8"/>
        <w:rPr>
          <w:ins w:id="90261" w:author="קלוד" w:date="2026-10-11T12:24:08Z"/>
        </w:rPr>
      </w:pPr>
      <w:ins w:id="90262" w:author="קלוד" w:date="2026-10-11T12:24:08Z">
        <w:r>
          <w:rPr>
            <w:color w:val="7B3F00"/>
          </w:rPr>
          <w:t xml:space="preserve">הלילה נברא לשינה - או לגירסא</w:t>
        </w:r>
      </w:ins>
    </w:p>
    <w:p>
      <w:pPr>
        <w:pStyle w:val="38"/>
        <w:rPr>
          <w:ins w:id="96058" w:author="מנוע מכני" w:date="2026-10-11T12:04:40Z"/>
        </w:rPr>
      </w:pPr>
      <w:r w:rsidRPr="006F178A">
        <w:t xml:space="preserve">ר"י:</w:t>
      </w:r>
    </w:p>
    <w:p w:rsidR="005851B8" w:rsidRDefault="005851B8" w:rsidP="005851B8">
      <w:pPr>
        <w:rPr>
          <w:rtl/>
        </w:rPr>
      </w:pPr>
      <w:del w:id="96059" w:author="מנוע מכני" w:date="2026-10-11T12:04:40Z">
        <w:r w:rsidRPr="006F178A">
          <w:rPr>
            <w:rtl/>
          </w:rPr>
          <w:delText xml:space="preserve"> </w:delText>
        </w:r>
      </w:del>
      <w:r w:rsidRPr="006F178A">
        <w:rPr>
          <w:rtl/>
        </w:rPr>
        <w:t xml:space="preserve">לא</w:t>
      </w:r>
      <w:r w:rsidRPr="006F178A">
        <w:rPr>
          <w:rtl/>
        </w:rPr>
        <w:t xml:space="preserve"> איברי ליליא אלא </w:t>
      </w:r>
      <w:ins w:id="90341" w:author="Claude - סמנטי" w:date="2026-10-11T12:19:31Z">
        <w:r>
          <w:rPr>
            <w:rtl/>
          </w:rPr>
          <w:t xml:space="preserve">לשינה</w:t>
        </w:r>
      </w:ins>
      <w:del w:id="90342" w:author="Claude - סמנטי" w:date="2026-10-11T12:19:31Z">
        <w:r w:rsidRPr="006F178A">
          <w:rPr>
            <w:rtl/>
          </w:rPr>
          <w:delText xml:space="preserve">לשינתא</w:delText>
        </w:r>
      </w:del>
      <w:r w:rsidRPr="006F178A">
        <w:rPr>
          <w:rtl/>
        </w:rPr>
        <w:t xml:space="preserve">. [והיינו שעדיף לימוד היום על לימוד הלילה]</w:t>
      </w:r>
    </w:p>
    <w:p>
      <w:pPr>
        <w:pStyle w:val="38"/>
        <w:rPr>
          <w:ins w:id="96060" w:author="מנוע מכני" w:date="2026-10-11T12:04:40Z"/>
        </w:rPr>
      </w:pPr>
      <w:r w:rsidRPr="006F178A">
        <w:t xml:space="preserve">רשב"ל:</w:t>
      </w:r>
    </w:p>
    <w:p w:rsidR="005851B8" w:rsidRPr="006F178A" w:rsidRDefault="005851B8" w:rsidP="005851B8">
      <w:pPr>
        <w:rPr>
          <w:rtl/>
        </w:rPr>
      </w:pPr>
      <w:del w:id="96061" w:author="מנוע מכני" w:date="2026-10-11T12:04:40Z">
        <w:r w:rsidRPr="006F178A">
          <w:rPr>
            <w:rtl/>
          </w:rPr>
          <w:delText xml:space="preserve"> </w:delText>
        </w:r>
      </w:del>
      <w:r w:rsidRPr="006F178A">
        <w:rPr>
          <w:rtl/>
        </w:rPr>
        <w:t xml:space="preserve">לא</w:t>
      </w:r>
      <w:r w:rsidRPr="006F178A">
        <w:rPr>
          <w:rtl/>
        </w:rPr>
        <w:t xml:space="preserve"> איברי סיהרא אלא לגירסא.</w:t>
      </w:r>
    </w:p>
    <w:p>
      <w:pPr>
        <w:pStyle w:val="38"/>
        <w:rPr>
          <w:ins w:id="96062" w:author="מנוע מכני" w:date="2026-10-11T12:04:40Z"/>
        </w:rPr>
      </w:pPr>
      <w:r w:rsidRPr="006F178A">
        <w:t xml:space="preserve">א"ל</w:t>
      </w:r>
      <w:r w:rsidRPr="006F178A">
        <w:t xml:space="preserve"> לר"ז:</w:t>
      </w:r>
    </w:p>
    <w:p w:rsidR="005851B8" w:rsidRPr="006F178A" w:rsidRDefault="005851B8" w:rsidP="005851B8">
      <w:pPr>
        <w:rPr>
          <w:rtl/>
        </w:rPr>
      </w:pPr>
      <w:del w:id="96063" w:author="מנוע מכני" w:date="2026-10-11T12:04:40Z">
        <w:r w:rsidRPr="006F178A">
          <w:rPr>
            <w:rtl/>
          </w:rPr>
          <w:delText xml:space="preserve"> </w:delText>
        </w:r>
      </w:del>
      <w:r w:rsidRPr="006F178A">
        <w:rPr>
          <w:rtl/>
        </w:rPr>
        <w:t xml:space="preserve">מחדדן שמעתך </w:t>
      </w:r>
      <w:r w:rsidRPr="006F178A">
        <w:rPr>
          <w:rtl/>
        </w:rPr>
        <w:t xml:space="preserve">א"ל</w:t>
      </w:r>
      <w:r w:rsidRPr="006F178A">
        <w:rPr>
          <w:rtl/>
        </w:rPr>
        <w:t xml:space="preserve"> דכיוון דיממי </w:t>
      </w:r>
      <w:ins w:id="92746" w:author="מנוע מכני" w:date="2026-10-11T12:04:40Z">
        <w:r>
          <w:rPr>
            <w:rtl/>
          </w:rPr>
          <w:t xml:space="preserve">הם</w:t>
        </w:r>
      </w:ins>
      <w:del w:id="92747" w:author="מנוע מכני" w:date="2026-10-11T12:04:40Z">
        <w:r w:rsidRPr="006F178A">
          <w:rPr>
            <w:rtl/>
          </w:rPr>
          <w:delText xml:space="preserve">נינהו</w:delText>
        </w:r>
      </w:del>
      <w:r w:rsidRPr="006F178A">
        <w:rPr>
          <w:rtl/>
        </w:rPr>
        <w:t xml:space="preserve">.</w:t>
      </w:r>
    </w:p>
    <w:p>
      <w:pPr>
        <w:pStyle w:val="38"/>
        <w:rPr>
          <w:ins w:id="96064" w:author="מנוע מכני" w:date="2026-10-11T12:04:40Z"/>
        </w:rPr>
      </w:pPr>
      <w:r w:rsidRPr="006F178A">
        <w:t xml:space="preserve">א"ל</w:t>
      </w:r>
      <w:r w:rsidRPr="006F178A">
        <w:t xml:space="preserve"> ברתיה דר"ח לר"ח:</w:t>
      </w:r>
    </w:p>
    <w:p w:rsidR="005851B8" w:rsidRPr="006F178A" w:rsidRDefault="005851B8" w:rsidP="005851B8">
      <w:pPr>
        <w:rPr>
          <w:rtl/>
        </w:rPr>
      </w:pPr>
      <w:del w:id="96065" w:author="מנוע מכני" w:date="2026-10-11T12:04:40Z">
        <w:r w:rsidRPr="006F178A">
          <w:rPr>
            <w:rtl/>
          </w:rPr>
          <w:delText xml:space="preserve"> </w:delText>
        </w:r>
      </w:del>
      <w:ins w:id="93686" w:author="מנוע מכני" w:date="2026-10-11T12:04:40Z">
        <w:r>
          <w:rPr>
            <w:rtl/>
          </w:rPr>
          <w:t xml:space="preserve">לא</w:t>
        </w:r>
        <w:r>
          <w:rPr>
            <w:rtl/>
          </w:rPr>
          <w:t xml:space="preserve"> צריך</w:t>
        </w:r>
      </w:ins>
      <w:del w:id="93687" w:author="מנוע מכני" w:date="2026-10-11T12:04:40Z">
        <w:r w:rsidRPr="006F178A">
          <w:rPr>
            <w:rtl/>
          </w:rPr>
          <w:delText xml:space="preserve">לא בעי</w:delText>
        </w:r>
      </w:del>
      <w:r w:rsidRPr="006F178A">
        <w:rPr>
          <w:rtl/>
        </w:rPr>
        <w:t xml:space="preserve"> מר מינם </w:t>
      </w:r>
      <w:ins w:id="90343" w:author="Claude - סמנטי" w:date="2026-10-11T12:19:31Z">
        <w:r>
          <w:rPr>
            <w:rtl/>
          </w:rPr>
          <w:t xml:space="preserve">מעט</w:t>
        </w:r>
      </w:ins>
      <w:del w:id="90344" w:author="Claude - סמנטי" w:date="2026-10-11T12:19:31Z">
        <w:r w:rsidRPr="006F178A">
          <w:rPr>
            <w:rtl/>
          </w:rPr>
          <w:delText xml:space="preserve">פורתא</w:delText>
        </w:r>
      </w:del>
      <w:r w:rsidRPr="006F178A">
        <w:rPr>
          <w:rtl/>
        </w:rPr>
        <w:t xml:space="preserve"> </w:t>
      </w:r>
      <w:r w:rsidRPr="006F178A">
        <w:rPr>
          <w:rtl/>
        </w:rPr>
        <w:t xml:space="preserve">וא"ל</w:t>
      </w:r>
      <w:r w:rsidRPr="006F178A">
        <w:rPr>
          <w:rtl/>
        </w:rPr>
        <w:t xml:space="preserve"> דיבואו ימים ארוכם בשינה וקצרים בתו"מ ונינום </w:t>
      </w:r>
      <w:ins w:id="91366" w:author="מנוע מכני" w:date="2026-10-11T12:04:40Z">
        <w:r>
          <w:rPr>
            <w:rtl/>
          </w:rPr>
          <w:t xml:space="preserve">הרבה</w:t>
        </w:r>
      </w:ins>
      <w:del w:id="91367" w:author="מנוע מכני" w:date="2026-10-11T12:04:40Z">
        <w:r w:rsidRPr="006F178A">
          <w:rPr>
            <w:rtl/>
          </w:rPr>
          <w:delText xml:space="preserve">טובא</w:delText>
        </w:r>
      </w:del>
      <w:r w:rsidRPr="006F178A">
        <w:rPr>
          <w:rtl/>
        </w:rPr>
        <w:t xml:space="preserve">.</w:t>
      </w:r>
    </w:p>
    <w:p>
      <w:pPr>
        <w:pStyle w:val="38"/>
        <w:rPr>
          <w:ins w:id="96066" w:author="מנוע מכני" w:date="2026-10-11T12:04:40Z"/>
        </w:rPr>
      </w:pPr>
      <w:r w:rsidRPr="006F178A">
        <w:t xml:space="preserve">רנב"י:</w:t>
      </w:r>
    </w:p>
    <w:p w:rsidR="005851B8" w:rsidRDefault="005851B8" w:rsidP="005851B8">
      <w:pPr>
        <w:rPr>
          <w:rtl/>
        </w:rPr>
      </w:pPr>
      <w:del w:id="96067" w:author="מנוע מכני" w:date="2026-10-11T12:04:40Z">
        <w:r w:rsidRPr="006F178A">
          <w:rPr>
            <w:rtl/>
          </w:rPr>
          <w:delText xml:space="preserve"> </w:delText>
        </w:r>
      </w:del>
      <w:r w:rsidRPr="006F178A">
        <w:rPr>
          <w:rtl/>
        </w:rPr>
        <w:t xml:space="preserve">אנן פועלי דיממי אנן. [ולא של לילה]</w:t>
      </w:r>
    </w:p>
    <w:p w:rsidR="005851B8" w:rsidRDefault="005851B8" w:rsidP="005851B8">
      <w:pPr>
        <w:rPr>
          <w:rtl/>
        </w:rPr>
      </w:pPr>
      <w:r w:rsidRPr="006F178A">
        <w:rPr>
          <w:rStyle w:val="2fb"/>
          <w:rtl/>
        </w:rPr>
        <w:t xml:space="preserve">רב אחא</w:t>
      </w:r>
      <w:r w:rsidRPr="006F178A">
        <w:rPr>
          <w:rtl/>
        </w:rPr>
        <w:t xml:space="preserve"> בר יעקב יזיף ופרע. [מן היום ללילה כשהיה זקוק לפנסתו]</w:t>
      </w:r>
    </w:p>
    <w:p>
      <w:pPr>
        <w:pStyle w:val="afffff8"/>
        <w:rPr>
          <w:ins w:id="90259" w:author="קלוד" w:date="2026-10-11T12:24:08Z"/>
        </w:rPr>
      </w:pPr>
      <w:ins w:id="90260" w:author="קלוד" w:date="2026-10-11T12:24:08Z">
        <w:r>
          <w:rPr>
            <w:color w:val="7B3F00"/>
          </w:rPr>
          <w:t xml:space="preserve">הבא מן הדרך - אל יתפלל שלשה ימים</w:t>
        </w:r>
      </w:ins>
    </w:p>
    <w:p>
      <w:pPr>
        <w:pStyle w:val="38"/>
        <w:rPr>
          <w:ins w:id="96068" w:author="מנוע מכני" w:date="2026-10-11T12:04:40Z"/>
        </w:rPr>
      </w:pPr>
      <w:r w:rsidRPr="006F178A">
        <w:lastRenderedPageBreak/>
        <w:t xml:space="preserve">ר"א:</w:t>
      </w:r>
    </w:p>
    <w:p w:rsidR="005851B8" w:rsidRPr="006F178A" w:rsidRDefault="005851B8" w:rsidP="005851B8">
      <w:pPr>
        <w:rPr>
          <w:rtl/>
        </w:rPr>
      </w:pPr>
      <w:del w:id="96069" w:author="מנוע מכני" w:date="2026-10-11T12:04:40Z">
        <w:r w:rsidRPr="006F178A">
          <w:rPr>
            <w:rtl/>
          </w:rPr>
          <w:lastRenderedPageBreak/>
          <w:delText xml:space="preserve"> </w:delText>
        </w:r>
      </w:del>
      <w:r w:rsidRPr="006F178A">
        <w:rPr>
          <w:rtl/>
        </w:rPr>
        <w:lastRenderedPageBreak/>
        <w:t xml:space="preserve">הבא מן הדרך אל יתפלל ג' ימים, </w:t>
      </w:r>
      <w:r>
        <w:rPr>
          <w:rtl/>
        </w:rPr>
        <w:t>שנא'</w:t>
      </w:r>
      <w:r w:rsidRPr="00AC624C">
        <w:rPr>
          <w:rStyle w:val="afffff0"/>
          <w:rtl/>
        </w:rPr>
        <w:t xml:space="preserve"> </w:t>
      </w:r>
      <w:r w:rsidRPr="00AC624C">
        <w:rPr>
          <w:rStyle w:val="afffff0"/>
          <w:rFonts w:hint="cs"/>
          <w:rtl/>
        </w:rPr>
        <w:t>'</w:t>
      </w:r>
      <w:r w:rsidRPr="00AC624C">
        <w:rPr>
          <w:rStyle w:val="afffff0"/>
          <w:rtl/>
        </w:rPr>
        <w:t xml:space="preserve">ואקבצם אל הנהר הבא אל אחוא ונחנה שם ימים שלשה ואבינה בעם וגו</w:t>
      </w:r>
      <w:r w:rsidRPr="00AC624C">
        <w:rPr>
          <w:rStyle w:val="afffff0"/>
          <w:rtl/>
        </w:rPr>
        <w:t xml:space="preserve">'.</w:t>
      </w:r>
    </w:p>
    <w:p w:rsidR="005851B8" w:rsidRPr="006F178A" w:rsidRDefault="005851B8" w:rsidP="005851B8">
      <w:pPr>
        <w:rPr>
          <w:rtl/>
        </w:rPr>
      </w:pPr>
      <w:r w:rsidRPr="006F178A">
        <w:rPr>
          <w:rtl/>
        </w:rPr>
        <w:t xml:space="preserve">אבוה </w:t>
      </w:r>
      <w:r w:rsidRPr="006F178A">
        <w:rPr>
          <w:rStyle w:val="2fb"/>
          <w:rtl/>
        </w:rPr>
        <w:t xml:space="preserve">דשמואל</w:t>
      </w:r>
      <w:r w:rsidRPr="006F178A">
        <w:rPr>
          <w:rtl/>
        </w:rPr>
        <w:t xml:space="preserve">, כי אתי באורחא </w:t>
      </w:r>
      <w:r w:rsidRPr="006F178A">
        <w:rPr>
          <w:rtl/>
        </w:rPr>
        <w:t xml:space="preserve">לא</w:t>
      </w:r>
      <w:r w:rsidRPr="006F178A">
        <w:rPr>
          <w:rtl/>
        </w:rPr>
        <w:t xml:space="preserve"> מצלי </w:t>
      </w:r>
      <w:ins w:id="92748" w:author="מנוע מכני" w:date="2026-10-11T12:04:40Z">
        <w:r>
          <w:rPr>
            <w:rtl/>
          </w:rPr>
          <w:t xml:space="preserve">שלושה</w:t>
        </w:r>
      </w:ins>
      <w:del w:id="92749" w:author="מנוע מכני" w:date="2026-10-11T12:04:40Z">
        <w:r w:rsidRPr="006F178A">
          <w:rPr>
            <w:rtl/>
          </w:rPr>
          <w:delText xml:space="preserve">תלתא</w:delText>
        </w:r>
      </w:del>
      <w:r w:rsidRPr="006F178A">
        <w:rPr>
          <w:rtl/>
        </w:rPr>
        <w:t xml:space="preserve"> יומי.| </w:t>
      </w:r>
      <w:r w:rsidRPr="006F178A">
        <w:rPr>
          <w:rStyle w:val="2fb"/>
          <w:rtl/>
        </w:rPr>
        <w:t xml:space="preserve">שמואל</w:t>
      </w:r>
      <w:r w:rsidRPr="006F178A">
        <w:rPr>
          <w:rtl/>
        </w:rPr>
        <w:t xml:space="preserve"> </w:t>
      </w:r>
      <w:r w:rsidRPr="006F178A">
        <w:rPr>
          <w:rtl/>
        </w:rPr>
        <w:t xml:space="preserve">לא</w:t>
      </w:r>
      <w:r w:rsidRPr="006F178A">
        <w:rPr>
          <w:rtl/>
        </w:rPr>
        <w:t xml:space="preserve"> מצלי </w:t>
      </w:r>
      <w:ins w:id="90347" w:author="Claude - סמנטי" w:date="2026-10-11T12:19:31Z">
        <w:r>
          <w:rPr>
            <w:rtl/>
          </w:rPr>
          <w:t xml:space="preserve">בבית</w:t>
        </w:r>
      </w:ins>
      <w:del w:id="90348" w:author="Claude - סמנטי" w:date="2026-10-11T12:19:31Z">
        <w:r w:rsidRPr="006F178A">
          <w:rPr>
            <w:rtl/>
          </w:rPr>
          <w:delText xml:space="preserve">בביתא</w:delText>
        </w:r>
      </w:del>
      <w:r w:rsidRPr="006F178A">
        <w:rPr>
          <w:rtl/>
        </w:rPr>
        <w:t xml:space="preserve"> </w:t>
      </w:r>
      <w:ins w:id="92754" w:author="מנוע מכני" w:date="2026-10-11T12:04:40Z">
        <w:r>
          <w:rPr>
            <w:rtl/>
          </w:rPr>
          <w:t xml:space="preserve">דיש</w:t>
        </w:r>
      </w:ins>
      <w:del w:id="92755" w:author="מנוע מכני" w:date="2026-10-11T12:04:40Z">
        <w:r w:rsidRPr="006F178A">
          <w:rPr>
            <w:rtl/>
          </w:rPr>
          <w:delText xml:space="preserve">דאית</w:delText>
        </w:r>
      </w:del>
      <w:r w:rsidRPr="006F178A">
        <w:rPr>
          <w:rtl/>
        </w:rPr>
        <w:t xml:space="preserve"> </w:t>
      </w:r>
      <w:ins w:id="92750" w:author="מנוע מכני" w:date="2026-10-11T12:04:40Z">
        <w:r>
          <w:rPr>
            <w:rtl/>
          </w:rPr>
          <w:t xml:space="preserve">בו</w:t>
        </w:r>
      </w:ins>
      <w:del w:id="92751" w:author="מנוע מכני" w:date="2026-10-11T12:04:40Z">
        <w:r w:rsidRPr="006F178A">
          <w:rPr>
            <w:rtl/>
          </w:rPr>
          <w:delText xml:space="preserve">ביה</w:delText>
        </w:r>
      </w:del>
      <w:r w:rsidRPr="006F178A">
        <w:rPr>
          <w:rtl/>
        </w:rPr>
        <w:t xml:space="preserve"> שיכרא. </w:t>
      </w:r>
      <w:r w:rsidRPr="006F178A">
        <w:rPr>
          <w:rStyle w:val="2fb"/>
          <w:rtl/>
        </w:rPr>
        <w:t xml:space="preserve">ר"פ</w:t>
      </w:r>
      <w:r w:rsidRPr="006F178A">
        <w:rPr>
          <w:rtl/>
        </w:rPr>
        <w:t xml:space="preserve"> </w:t>
      </w:r>
      <w:r w:rsidRPr="006F178A">
        <w:rPr>
          <w:rtl/>
        </w:rPr>
        <w:t xml:space="preserve">לא</w:t>
      </w:r>
      <w:r w:rsidRPr="006F178A">
        <w:rPr>
          <w:rtl/>
        </w:rPr>
        <w:t xml:space="preserve"> מצלי </w:t>
      </w:r>
      <w:ins w:id="90345" w:author="Claude - סמנטי" w:date="2026-10-11T12:19:31Z">
        <w:r>
          <w:rPr>
            <w:rtl/>
          </w:rPr>
          <w:t xml:space="preserve">בבית</w:t>
        </w:r>
      </w:ins>
      <w:del w:id="90346" w:author="Claude - סמנטי" w:date="2026-10-11T12:19:31Z">
        <w:r w:rsidRPr="006F178A">
          <w:rPr>
            <w:rtl/>
          </w:rPr>
          <w:delText xml:space="preserve">בביתא</w:delText>
        </w:r>
      </w:del>
      <w:r w:rsidRPr="006F178A">
        <w:rPr>
          <w:rtl/>
        </w:rPr>
        <w:t xml:space="preserve"> </w:t>
      </w:r>
      <w:ins w:id="92756" w:author="מנוע מכני" w:date="2026-10-11T12:04:40Z">
        <w:r>
          <w:rPr>
            <w:rtl/>
          </w:rPr>
          <w:t xml:space="preserve">דיש</w:t>
        </w:r>
      </w:ins>
      <w:del w:id="92757" w:author="מנוע מכני" w:date="2026-10-11T12:04:40Z">
        <w:r w:rsidRPr="006F178A">
          <w:rPr>
            <w:rtl/>
          </w:rPr>
          <w:delText xml:space="preserve">דאית</w:delText>
        </w:r>
      </w:del>
      <w:r w:rsidRPr="006F178A">
        <w:rPr>
          <w:rtl/>
        </w:rPr>
        <w:t xml:space="preserve"> </w:t>
      </w:r>
      <w:ins w:id="92752" w:author="מנוע מכני" w:date="2026-10-11T12:04:40Z">
        <w:r>
          <w:rPr>
            <w:rtl/>
          </w:rPr>
          <w:t xml:space="preserve">בו</w:t>
        </w:r>
      </w:ins>
      <w:del w:id="92753" w:author="מנוע מכני" w:date="2026-10-11T12:04:40Z">
        <w:r w:rsidRPr="006F178A">
          <w:rPr>
            <w:rtl/>
          </w:rPr>
          <w:delText xml:space="preserve">ביה</w:delText>
        </w:r>
      </w:del>
      <w:r w:rsidRPr="006F178A">
        <w:rPr>
          <w:rtl/>
        </w:rPr>
        <w:t xml:space="preserve"> הרסנא.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57" w:author="קלוד" w:date="2026-10-11T12:24:08Z"/>
        </w:rPr>
      </w:pPr>
      <w:ins w:id="90258" w:author="קלוד" w:date="2026-10-11T12:24:08Z">
        <w:r>
          <w:rPr>
            <w:color w:val="7B3F00"/>
          </w:rPr>
          <w:t xml:space="preserve">מתפתה ביינו - יש בו מדעת קונו</w:t>
        </w:r>
      </w:ins>
    </w:p>
    <w:p>
      <w:pPr>
        <w:pStyle w:val="38"/>
        <w:rPr>
          <w:ins w:id="96070" w:author="מנוע מכני" w:date="2026-10-11T12:04:40Z"/>
        </w:rPr>
      </w:pPr>
      <w:ins w:id="90402" w:author="מנוע מכני" w:date="2026-10-11T12:04:40Z">
        <w:r>
          <w:t xml:space="preserve">ר"ח</w:t>
        </w:r>
      </w:ins>
      <w:del w:id="90403" w:author="מנוע מכני" w:date="2026-10-11T12:04:40Z">
        <w:r w:rsidRPr="006F178A">
          <w:delText xml:space="preserve">רבי חנינא</w:delText>
        </w:r>
      </w:del>
      <w:r w:rsidRPr="006F178A">
        <w:t xml:space="preserve">:</w:t>
      </w:r>
    </w:p>
    <w:p w:rsidR="005851B8" w:rsidRPr="006F178A" w:rsidRDefault="005851B8" w:rsidP="005851B8">
      <w:pPr>
        <w:rPr>
          <w:rtl/>
        </w:rPr>
      </w:pPr>
      <w:del w:id="96071" w:author="מנוע מכני" w:date="2026-10-11T12:04:40Z">
        <w:r w:rsidRPr="006F178A">
          <w:rPr>
            <w:rFonts w:ascii="Fb Fontext" w:hAnsi="Fb Fontext"/>
            <w:rtl/>
          </w:rPr>
          <w:delText xml:space="preserve"> </w:delText>
        </w:r>
      </w:del>
      <w:r w:rsidRPr="006F178A">
        <w:rPr>
          <w:rFonts w:ascii="Fb Fontext" w:hAnsi="Fb Fontext"/>
          <w:rtl/>
        </w:rPr>
        <w:t xml:space="preserve">כל המתפתה ביינו יש בו מדעת קונו, </w:t>
      </w:r>
      <w:r>
        <w:rPr>
          <w:rFonts w:ascii="Fb Fontext" w:hAnsi="Fb Fontext"/>
          <w:rtl/>
        </w:rPr>
        <w:t>שנא'</w:t>
      </w:r>
      <w:r w:rsidRPr="006F178A">
        <w:rPr>
          <w:rFonts w:ascii="Fb Fontext" w:hAnsi="Fb Fontext"/>
          <w:rtl/>
        </w:rPr>
        <w:t xml:space="preserve"> </w:t>
      </w:r>
      <w:r>
        <w:rPr>
          <w:rFonts w:ascii="Fb Fontext" w:hAnsi="Fb Fontext" w:hint="cs"/>
          <w:rtl/>
        </w:rPr>
        <w:t>'</w:t>
      </w:r>
      <w:r w:rsidRPr="006F178A">
        <w:rPr>
          <w:rStyle w:val="afffff0"/>
          <w:rFonts w:ascii="Fb Fontext" w:hAnsi="Fb Fontext"/>
          <w:rtl/>
        </w:rPr>
        <w:t>וירח</w:t>
      </w:r>
      <w:r>
        <w:rPr>
          <w:rStyle w:val="afffff0"/>
          <w:rFonts w:ascii="Fb Fontext" w:hAnsi="Fb Fontext"/>
          <w:rtl/>
        </w:rPr>
        <w:t xml:space="preserve"> </w:t>
      </w:r>
      <w:r>
        <w:rPr>
          <w:rStyle w:val="afffff0"/>
          <w:rFonts w:ascii="Fb Fontext" w:hAnsi="Fb Fontext"/>
          <w:rtl/>
          <w:rPrChange w:id="9046" w:author="מנוע פסוקים" w:date="2026-10-11T09:24:13Z">
            <w:rPr>
              <w:rStyle w:val="afffff0"/>
              <w:rFonts w:ascii="Fb Fontext" w:hAnsi="Fb Fontext"/>
              <w:rtl/>
            </w:rPr>
          </w:rPrChange>
        </w:rPr>
        <w:t xml:space="preserve">ה</w:t>
      </w:r>
      <w:r>
        <w:rPr>
          <w:rStyle w:val="afffff0"/>
          <w:rFonts w:ascii="Fb Fontext" w:hAnsi="Fb Fontext"/>
          <w:rtl/>
          <w:rPrChange w:id="9047" w:author="מנוע פסוקים" w:date="2026-10-11T09:24:13Z">
            <w:rPr>
              <w:rFonts w:ascii="Fb Fontext" w:hAnsi="Fb Fontext"/>
              <w:rtl/>
            </w:rPr>
          </w:rPrChange>
        </w:rPr>
        <w:t xml:space="preserve">'</w:t>
      </w:r>
      <w:r>
        <w:rPr>
          <w:rStyle w:val="afffff0"/>
          <w:rFonts w:ascii="Fb Fontext" w:hAnsi="Fb Fontext"/>
          <w:rtl/>
          <w:rPrChange w:id="9048" w:author="מנוע פסוקים" w:date="2026-10-11T09:24:13Z">
            <w:rPr>
              <w:rFonts w:ascii="Fb Fontext" w:hAnsi="Fb Fontext"/>
              <w:rtl/>
            </w:rPr>
          </w:rPrChange>
        </w:rPr>
        <w:t xml:space="preserve"> את ריח הניחח</w:t>
      </w:r>
      <w:r>
        <w:rPr>
          <w:rFonts w:ascii="Fb Fontext" w:hAnsi="Fb Fontext"/>
          <w:rtl/>
        </w:rPr>
        <w:t xml:space="preserve"> </w:t>
      </w:r>
      <w:r>
        <w:rPr>
          <w:rFonts w:ascii="Fb Fontext" w:hAnsi="Fb Fontext"/>
          <w:rtl/>
        </w:rPr>
        <w:t>וגו'</w:t>
      </w:r>
      <w:r w:rsidRPr="006F178A">
        <w:rPr>
          <w:rFonts w:ascii="Fb Fontext" w:hAnsi="Fb Fontext"/>
          <w:rtl/>
        </w:rPr>
        <w:t>.</w:t>
      </w:r>
    </w:p>
    <w:p w:rsidR="005851B8" w:rsidRPr="006F178A" w:rsidRDefault="005851B8" w:rsidP="005851B8">
      <w:pPr>
        <w:rPr>
          <w:rtl/>
        </w:rPr>
      </w:pPr>
      <w:r w:rsidRPr="006F178A">
        <w:rPr>
          <w:rtl/>
        </w:rPr>
        <w:t xml:space="preserve">• </w:t>
      </w:r>
      <w:r w:rsidRPr="006F178A">
        <w:rPr>
          <w:rStyle w:val="2fb"/>
          <w:rtl/>
        </w:rPr>
        <w:t xml:space="preserve">אר"ח</w:t>
      </w:r>
      <w:r w:rsidRPr="006F178A">
        <w:rPr>
          <w:rtl/>
        </w:rPr>
        <w:t xml:space="preserve"> כל המתיישב ביינו יש בו דעת שבעים זקנים, שבעים אותיות נכנס יין יצא סוד.</w:t>
      </w:r>
    </w:p>
    <w:p>
      <w:pPr>
        <w:pStyle w:val="38"/>
        <w:rPr>
          <w:ins w:id="96072" w:author="מנוע מכני" w:date="2026-10-11T12:04:40Z"/>
        </w:rPr>
      </w:pPr>
      <w:r w:rsidRPr="006F178A">
        <w:t xml:space="preserve">רבי חנין:</w:t>
      </w:r>
    </w:p>
    <w:p w:rsidR="005851B8" w:rsidRPr="006F178A" w:rsidRDefault="005851B8" w:rsidP="005851B8">
      <w:pPr>
        <w:rPr>
          <w:rtl/>
        </w:rPr>
      </w:pPr>
      <w:del w:id="96073" w:author="מנוע מכני" w:date="2026-10-11T12:04:40Z">
        <w:r w:rsidRPr="006F178A">
          <w:rPr>
            <w:rtl/>
          </w:rPr>
          <w:delText xml:space="preserve"> </w:delText>
        </w:r>
      </w:del>
      <w:r w:rsidRPr="006F178A">
        <w:rPr>
          <w:rtl/>
        </w:rPr>
        <w:t xml:space="preserve">לא</w:t>
      </w:r>
      <w:r w:rsidRPr="006F178A">
        <w:rPr>
          <w:rtl/>
        </w:rPr>
        <w:t xml:space="preserve"> נברא יין אלא לנחם אבלים ולשלם שכר לרשעים, </w:t>
      </w:r>
      <w:r>
        <w:rPr>
          <w:rtl/>
        </w:rPr>
        <w:t>שנא'</w:t>
      </w:r>
      <w:r w:rsidRPr="00AC624C">
        <w:rPr>
          <w:rStyle w:val="afffff0"/>
          <w:rtl/>
        </w:rPr>
        <w:t xml:space="preserve"> </w:t>
      </w:r>
      <w:r w:rsidRPr="00AC624C">
        <w:rPr>
          <w:rStyle w:val="afffff0"/>
          <w:rFonts w:hint="cs"/>
          <w:rtl/>
        </w:rPr>
        <w:t>'</w:t>
      </w:r>
      <w:r w:rsidRPr="00AC624C">
        <w:rPr>
          <w:rStyle w:val="afffff0"/>
          <w:rtl/>
        </w:rPr>
        <w:t xml:space="preserve">תנו שכר לאובד וגו</w:t>
      </w:r>
      <w:r w:rsidRPr="00AC624C">
        <w:rPr>
          <w:rStyle w:val="afffff0"/>
          <w:rtl/>
        </w:rPr>
        <w:t xml:space="preserve">'.</w:t>
      </w:r>
    </w:p>
    <w:p w:rsidR="005851B8" w:rsidRPr="006F178A" w:rsidRDefault="005851B8" w:rsidP="005851B8">
      <w:pPr>
        <w:rPr>
          <w:rtl/>
        </w:rPr>
      </w:pPr>
      <w:r w:rsidRPr="006F178A">
        <w:rPr>
          <w:rStyle w:val="2fb"/>
          <w:rtl/>
        </w:rPr>
        <w:t xml:space="preserve">רחב"פ</w:t>
      </w:r>
      <w:r w:rsidRPr="006F178A">
        <w:rPr>
          <w:rtl/>
        </w:rPr>
        <w:t xml:space="preserve">: כל שאין יין נשפך בתוך ביתו כמים - אינו בכלל ברכה, </w:t>
      </w:r>
      <w:r>
        <w:rPr>
          <w:rtl/>
        </w:rPr>
        <w:t>שנא'</w:t>
      </w:r>
      <w:r w:rsidRPr="006F178A">
        <w:rPr>
          <w:rtl/>
        </w:rPr>
        <w:t xml:space="preserve"> </w:t>
      </w:r>
      <w:r>
        <w:rPr>
          <w:rFonts w:hint="cs"/>
          <w:rtl/>
        </w:rPr>
        <w:t>'</w:t>
      </w:r>
      <w:r w:rsidRPr="006F178A">
        <w:rPr>
          <w:rtl/>
        </w:rPr>
        <w:t xml:space="preserve">וברך את לחמך ואת מימיך. מים כלחם שניקח בכסף מעשר והיינו יין וקרי </w:t>
      </w:r>
      <w:ins w:id="92758" w:author="מנוע מכני" w:date="2026-10-11T12:04:40Z">
        <w:r>
          <w:rPr>
            <w:rtl/>
          </w:rPr>
          <w:t xml:space="preserve">לו</w:t>
        </w:r>
      </w:ins>
      <w:del w:id="92759" w:author="מנוע מכני" w:date="2026-10-11T12:04:40Z">
        <w:r w:rsidRPr="006F178A">
          <w:rPr>
            <w:rtl/>
          </w:rPr>
          <w:delText xml:space="preserve">ליה</w:delText>
        </w:r>
      </w:del>
      <w:r w:rsidRPr="006F178A">
        <w:rPr>
          <w:rtl/>
        </w:rPr>
        <w:t xml:space="preserve"> מים. </w:t>
      </w:r>
      <w:ins w:id="93688" w:author="מנוע מכני" w:date="2026-10-11T12:04:40Z">
        <w:r>
          <w:rPr>
            <w:rtl/>
          </w:rPr>
          <w:t xml:space="preserve">דאם </w:t>
        </w:r>
      </w:ins>
      <w:del w:id="93689" w:author="מנוע מכני" w:date="2026-10-11T12:04:40Z">
        <w:r w:rsidRPr="006F178A">
          <w:rPr>
            <w:rtl/>
          </w:rPr>
          <w:delText xml:space="preserve">דאי </w:delText>
        </w:r>
      </w:del>
      <w:r w:rsidRPr="006F178A">
        <w:rPr>
          <w:rtl/>
        </w:rPr>
        <w:t xml:space="preserve">נשפך בביתו כמים - </w:t>
      </w:r>
      <w:ins w:id="91368" w:author="מנוע מכני" w:date="2026-10-11T12:04:40Z">
        <w:r>
          <w:rPr>
            <w:rtl/>
          </w:rPr>
          <w:t xml:space="preserve">יש</w:t>
        </w:r>
      </w:ins>
      <w:del w:id="91369" w:author="מנוע מכני" w:date="2026-10-11T12:04:40Z">
        <w:r w:rsidRPr="006F178A">
          <w:rPr>
            <w:rtl/>
          </w:rPr>
          <w:delText xml:space="preserve">איכא</w:delText>
        </w:r>
      </w:del>
      <w:r w:rsidRPr="006F178A">
        <w:rPr>
          <w:rtl/>
        </w:rPr>
        <w:t xml:space="preserve"> ברכה, </w:t>
      </w:r>
      <w:ins w:id="93690" w:author="מנוע מכני" w:date="2026-10-11T12:04:40Z">
        <w:r>
          <w:rPr>
            <w:rtl/>
          </w:rPr>
          <w:t xml:space="preserve">ואם </w:t>
        </w:r>
      </w:ins>
      <w:del w:id="93691" w:author="מנוע מכני" w:date="2026-10-11T12:04:40Z">
        <w:r w:rsidRPr="006F178A">
          <w:rPr>
            <w:rtl/>
          </w:rPr>
          <w:delText xml:space="preserve">ואי </w:delText>
        </w:r>
      </w:del>
      <w:r w:rsidRPr="006F178A">
        <w:rPr>
          <w:rtl/>
        </w:rPr>
        <w:t xml:space="preserve">לא</w:t>
      </w:r>
      <w:r w:rsidRPr="006F178A">
        <w:rPr>
          <w:rtl/>
        </w:rPr>
        <w:t xml:space="preserve"> - </w:t>
      </w:r>
      <w:r w:rsidRPr="006F178A">
        <w:rPr>
          <w:rtl/>
        </w:rPr>
        <w:t xml:space="preserve">לא</w:t>
      </w:r>
      <w:r w:rsidRPr="006F178A">
        <w:rPr>
          <w:rtl/>
        </w:rPr>
        <w:t xml:space="preserve">.</w:t>
      </w:r>
    </w:p>
    <w:p>
      <w:pPr>
        <w:pStyle w:val="38"/>
        <w:rPr>
          <w:ins w:id="96074" w:author="מנוע מכני" w:date="2026-10-11T12:04:40Z"/>
        </w:rPr>
      </w:pPr>
      <w:r w:rsidRPr="006F178A">
        <w:t xml:space="preserve">א"ר אילעאי:</w:t>
      </w:r>
    </w:p>
    <w:p w:rsidR="005851B8" w:rsidRPr="006F178A" w:rsidRDefault="005851B8" w:rsidP="005851B8">
      <w:pPr>
        <w:rPr>
          <w:rtl/>
        </w:rPr>
      </w:pPr>
      <w:del w:id="96075" w:author="מנוע מכני" w:date="2026-10-11T12:04:40Z">
        <w:r w:rsidRPr="006F178A">
          <w:rPr>
            <w:rtl/>
          </w:rPr>
          <w:delText xml:space="preserve"> </w:delText>
        </w:r>
      </w:del>
      <w:r w:rsidRPr="006F178A">
        <w:rPr>
          <w:rtl/>
        </w:rPr>
        <w:t xml:space="preserve">בשלשה דברים אדם ניכר: בכוסו, ובכיסו, ובכעסו. </w:t>
      </w:r>
      <w:ins w:id="91370" w:author="מנוע מכני" w:date="2026-10-11T12:04:40Z">
        <w:r>
          <w:rPr>
            <w:rtl/>
          </w:rPr>
          <w:t xml:space="preserve">ואמרו</w:t>
        </w:r>
      </w:ins>
      <w:del w:id="91371" w:author="מנוע מכני" w:date="2026-10-11T12:04:40Z">
        <w:r w:rsidRPr="006F178A">
          <w:rPr>
            <w:rtl/>
          </w:rPr>
          <w:delText xml:space="preserve">ואמרי</w:delText>
        </w:r>
      </w:del>
      <w:r w:rsidRPr="006F178A">
        <w:rPr>
          <w:rtl/>
        </w:rPr>
        <w:t xml:space="preserve"> </w:t>
      </w:r>
      <w:ins w:id="92760" w:author="מנוע מכני" w:date="2026-10-11T12:04:40Z">
        <w:r>
          <w:rPr>
            <w:rtl/>
          </w:rPr>
          <w:t xml:space="preserve">לו</w:t>
        </w:r>
      </w:ins>
      <w:del w:id="92761" w:author="מנוע מכני" w:date="2026-10-11T12:04:40Z">
        <w:r w:rsidRPr="006F178A">
          <w:rPr>
            <w:rtl/>
          </w:rPr>
          <w:delText xml:space="preserve">ליה</w:delText>
        </w:r>
      </w:del>
      <w:r w:rsidRPr="006F178A">
        <w:rPr>
          <w:rtl/>
        </w:rPr>
        <w:t xml:space="preserve">: אף בשחקו.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סה:</w:t>
      </w:r>
    </w:p>
    <w:p>
      <w:pPr>
        <w:pStyle w:val="afffff8"/>
        <w:rPr>
          <w:ins w:id="90255" w:author="קלוד" w:date="2026-10-11T12:24:08Z"/>
        </w:rPr>
      </w:pPr>
      <w:ins w:id="90256" w:author="קלוד" w:date="2026-10-11T12:24:08Z">
        <w:r>
          <w:rPr>
            <w:color w:val="7B3F00"/>
          </w:rPr>
          <w:t xml:space="preserve">ישראל ונכרי בפנימית וישראל בחיצונה - נכרי אוסר</w:t>
        </w:r>
      </w:ins>
    </w:p>
    <w:p>
      <w:pPr>
        <w:pStyle w:val="38"/>
        <w:rPr>
          <w:ins w:id="96077" w:author="מנוע מכני" w:date="2026-10-11T12:04:40Z"/>
        </w:rPr>
      </w:pPr>
      <w:del w:id="96076" w:author="מנוע מכני" w:date="2026-10-11T12:04:40Z">
        <w:r w:rsidRPr="006F178A">
          <w:delText xml:space="preserve">•</w:delText>
        </w:r>
      </w:del>
      <w:r w:rsidRPr="006F178A">
        <w:t xml:space="preserve"> אריא"ר:</w:t>
      </w:r>
    </w:p>
    <w:p w:rsidR="005851B8" w:rsidRPr="006F178A" w:rsidRDefault="005851B8" w:rsidP="005851B8">
      <w:pPr>
        <w:rPr>
          <w:rtl/>
        </w:rPr>
      </w:pPr>
      <w:del w:id="96078" w:author="מנוע מכני" w:date="2026-10-11T12:04:40Z">
        <w:r w:rsidRPr="006F178A">
          <w:rPr>
            <w:rFonts w:ascii="Fb Fontext" w:hAnsi="Fb Fontext"/>
            <w:rtl/>
          </w:rPr>
          <w:delText xml:space="preserve"> </w:delText>
        </w:r>
      </w:del>
      <w:r w:rsidRPr="006F178A">
        <w:rPr>
          <w:rFonts w:ascii="Fb Fontext" w:hAnsi="Fb Fontext"/>
          <w:rtl/>
        </w:rPr>
        <w:t xml:space="preserve">ישראל ונכרי בפנימית, וישראל בחיצונה, בא מעשה לפני </w:t>
      </w:r>
      <w:r w:rsidRPr="006F178A">
        <w:rPr>
          <w:rStyle w:val="2fb"/>
          <w:rFonts w:ascii="Fb Fontext" w:hAnsi="Fb Fontext"/>
          <w:rtl/>
        </w:rPr>
        <w:t xml:space="preserve">רבי</w:t>
      </w:r>
      <w:r w:rsidRPr="006F178A">
        <w:rPr>
          <w:rFonts w:ascii="Fb Fontext" w:hAnsi="Fb Fontext"/>
          <w:rtl/>
        </w:rPr>
        <w:t xml:space="preserve"> ואסר, ולפני </w:t>
      </w:r>
      <w:r w:rsidRPr="006F178A">
        <w:rPr>
          <w:rStyle w:val="2fb"/>
          <w:rFonts w:ascii="Fb Fontext" w:hAnsi="Fb Fontext"/>
          <w:rtl/>
        </w:rPr>
        <w:t xml:space="preserve">רבי חייא</w:t>
      </w:r>
      <w:r w:rsidRPr="006F178A">
        <w:rPr>
          <w:rFonts w:ascii="Fb Fontext" w:hAnsi="Fb Fontext"/>
          <w:rtl/>
        </w:rPr>
        <w:t xml:space="preserve"> ואסר.</w:t>
      </w:r>
    </w:p>
    <w:p w:rsidR="005851B8" w:rsidRPr="006F178A" w:rsidRDefault="005851B8" w:rsidP="005851B8">
      <w:pPr>
        <w:rPr>
          <w:rtl/>
        </w:rPr>
      </w:pPr>
      <w:r w:rsidRPr="006F178A">
        <w:rPr>
          <w:rStyle w:val="2fb"/>
          <w:rtl/>
        </w:rPr>
        <w:t xml:space="preserve">ר"ש</w:t>
      </w:r>
      <w:r w:rsidRPr="006F178A">
        <w:rPr>
          <w:rtl/>
        </w:rPr>
        <w:t xml:space="preserve"> חשב </w:t>
      </w:r>
      <w:r w:rsidRPr="006F178A">
        <w:rPr>
          <w:rStyle w:val="2fb"/>
          <w:rtl/>
        </w:rPr>
        <w:t xml:space="preserve">דרב</w:t>
      </w:r>
      <w:r w:rsidRPr="006F178A">
        <w:rPr>
          <w:rtl/>
        </w:rPr>
        <w:t xml:space="preserve"> פסק כן </w:t>
      </w:r>
      <w:r w:rsidRPr="006F178A">
        <w:rPr>
          <w:rStyle w:val="2fb"/>
          <w:rtl/>
        </w:rPr>
        <w:t xml:space="preserve">כר"מ</w:t>
      </w:r>
      <w:r w:rsidRPr="006F178A">
        <w:rPr>
          <w:rtl/>
        </w:rPr>
        <w:t xml:space="preserve"> ד</w:t>
      </w:r>
      <w:r>
        <w:rPr>
          <w:rtl/>
        </w:rPr>
        <w:t>אפי'</w:t>
      </w:r>
      <w:r w:rsidRPr="006F178A">
        <w:rPr>
          <w:rtl/>
        </w:rPr>
        <w:t xml:space="preserve"> בנכרי אחד </w:t>
      </w:r>
      <w:r w:rsidRPr="006F178A">
        <w:rPr>
          <w:rStyle w:val="2fb"/>
          <w:rtl/>
        </w:rPr>
        <w:t xml:space="preserve">ורבה</w:t>
      </w:r>
      <w:r w:rsidRPr="006F178A">
        <w:rPr>
          <w:rtl/>
        </w:rPr>
        <w:t xml:space="preserve"> הסכים עמו.</w:t>
      </w:r>
    </w:p>
    <w:p>
      <w:pPr>
        <w:pStyle w:val="38"/>
        <w:rPr>
          <w:ins w:id="96079" w:author="מנוע מכני" w:date="2026-10-11T12:04:40Z"/>
        </w:rPr>
      </w:pPr>
      <w:r w:rsidRPr="006F178A">
        <w:t xml:space="preserve">רב יוסף:</w:t>
      </w:r>
    </w:p>
    <w:p w:rsidR="005851B8" w:rsidRPr="006F178A" w:rsidRDefault="005851B8" w:rsidP="005851B8">
      <w:pPr>
        <w:rPr>
          <w:rtl/>
        </w:rPr>
      </w:pPr>
      <w:del w:id="96080" w:author="מנוע מכני" w:date="2026-10-11T12:04:40Z">
        <w:r w:rsidRPr="006F178A">
          <w:rPr>
            <w:rtl/>
          </w:rPr>
          <w:delText xml:space="preserve"> </w:delText>
        </w:r>
      </w:del>
      <w:r w:rsidRPr="006F178A">
        <w:rPr>
          <w:rtl/>
        </w:rPr>
        <w:t xml:space="preserve">דחה דבריהם </w:t>
      </w:r>
      <w:ins w:id="91372" w:author="מנוע מכני" w:date="2026-10-11T12:04:40Z">
        <w:r>
          <w:rPr>
            <w:rtl/>
          </w:rPr>
          <w:t xml:space="preserve">דלא</w:t>
        </w:r>
      </w:ins>
      <w:del w:id="91373" w:author="מנוע מכני" w:date="2026-10-11T12:04:40Z">
        <w:r w:rsidRPr="006F178A">
          <w:rPr>
            <w:rtl/>
          </w:rPr>
          <w:delText xml:space="preserve">דלאו</w:delText>
        </w:r>
      </w:del>
      <w:r w:rsidRPr="006F178A">
        <w:rPr>
          <w:rtl/>
        </w:rPr>
        <w:t xml:space="preserve"> </w:t>
      </w:r>
      <w:r w:rsidRPr="006F178A">
        <w:rPr>
          <w:rStyle w:val="2fb"/>
          <w:rtl/>
        </w:rPr>
        <w:t xml:space="preserve">כר"מ</w:t>
      </w:r>
      <w:r w:rsidRPr="006F178A">
        <w:rPr>
          <w:rtl/>
        </w:rPr>
        <w:t xml:space="preserve"> דא"ה ל"ל ישראל בחיצונה.</w:t>
      </w:r>
    </w:p>
    <w:p>
      <w:pPr>
        <w:pStyle w:val="38"/>
        <w:rPr>
          <w:ins w:id="96081" w:author="מנוע מכני" w:date="2026-10-11T12:04:40Z"/>
        </w:rPr>
      </w:pPr>
      <w:r w:rsidRPr="006F178A">
        <w:t xml:space="preserve">וא"א</w:t>
      </w:r>
    </w:p>
    <w:p w:rsidR="005851B8" w:rsidRPr="006F178A" w:rsidRDefault="005851B8" w:rsidP="005851B8">
      <w:pPr>
        <w:rPr>
          <w:rtl/>
        </w:rPr>
      </w:pPr>
      <w:del w:id="96082" w:author="מנוע מכני" w:date="2026-10-11T12:04:40Z">
        <w:r w:rsidRPr="006F178A">
          <w:rPr>
            <w:rtl/>
          </w:rPr>
          <w:delText xml:space="preserve"> </w:delText>
        </w:r>
      </w:del>
      <w:r w:rsidRPr="006F178A">
        <w:rPr>
          <w:rtl/>
        </w:rPr>
        <w:t xml:space="preserve">שכך היה מעשה </w:t>
      </w:r>
      <w:r w:rsidRPr="006F178A">
        <w:rPr>
          <w:rtl/>
        </w:rPr>
        <w:t xml:space="preserve">דא"כ</w:t>
      </w:r>
      <w:r w:rsidRPr="006F178A">
        <w:rPr>
          <w:rtl/>
        </w:rPr>
        <w:t xml:space="preserve"> </w:t>
      </w:r>
      <w:ins w:id="92762" w:author="מנוע מכני" w:date="2026-10-11T12:04:40Z">
        <w:r>
          <w:rPr>
            <w:rtl/>
          </w:rPr>
          <w:t xml:space="preserve">למה</w:t>
        </w:r>
      </w:ins>
      <w:del w:id="92763" w:author="מנוע מכני" w:date="2026-10-11T12:04:40Z">
        <w:r w:rsidRPr="006F178A">
          <w:rPr>
            <w:rtl/>
          </w:rPr>
          <w:delText xml:space="preserve">אמאי</w:delText>
        </w:r>
      </w:del>
      <w:r w:rsidRPr="006F178A">
        <w:rPr>
          <w:rtl/>
        </w:rPr>
        <w:t xml:space="preserve"> בעו פנימי </w:t>
      </w:r>
      <w:r w:rsidRPr="006F178A">
        <w:rPr>
          <w:rtl/>
        </w:rPr>
        <w:t xml:space="preserve">וא"ל</w:t>
      </w:r>
      <w:r w:rsidRPr="006F178A">
        <w:rPr>
          <w:rtl/>
        </w:rPr>
        <w:t xml:space="preserve"> שמותר.</w:t>
      </w:r>
    </w:p>
    <w:p>
      <w:pPr>
        <w:pStyle w:val="38"/>
        <w:rPr>
          <w:ins w:id="96083" w:author="מנוע מכני" w:date="2026-10-11T12:04:40Z"/>
        </w:rPr>
      </w:pPr>
      <w:r w:rsidRPr="006F178A">
        <w:t xml:space="preserve">וא"א</w:t>
      </w:r>
    </w:p>
    <w:p w:rsidR="005851B8" w:rsidRPr="006F178A" w:rsidRDefault="005851B8" w:rsidP="005851B8">
      <w:pPr>
        <w:rPr>
          <w:rtl/>
        </w:rPr>
      </w:pPr>
      <w:del w:id="96084" w:author="מנוע מכני" w:date="2026-10-11T12:04:40Z">
        <w:r w:rsidRPr="006F178A">
          <w:rPr>
            <w:rtl/>
          </w:rPr>
          <w:delText xml:space="preserve"> </w:delText>
        </w:r>
      </w:del>
      <w:r w:rsidRPr="006F178A">
        <w:rPr>
          <w:rStyle w:val="2fb"/>
          <w:rtl/>
        </w:rPr>
        <w:t xml:space="preserve">כראב"י</w:t>
      </w:r>
      <w:r w:rsidRPr="006F178A">
        <w:rPr>
          <w:rtl/>
        </w:rPr>
        <w:t xml:space="preserve"> </w:t>
      </w:r>
      <w:ins w:id="91374" w:author="מנוע מכני" w:date="2026-10-11T12:04:40Z">
        <w:r>
          <w:rPr>
            <w:rtl/>
          </w:rPr>
          <w:t xml:space="preserve">שהרי</w:t>
        </w:r>
      </w:ins>
      <w:del w:id="91375" w:author="מנוע מכני" w:date="2026-10-11T12:04:40Z">
        <w:r w:rsidRPr="006F178A">
          <w:rPr>
            <w:rtl/>
          </w:rPr>
          <w:delText xml:space="preserve">ד</w:delText>
        </w:r>
        <w:r w:rsidRPr="006F178A">
          <w:rPr>
            <w:rFonts w:hint="cs"/>
            <w:rtl/>
          </w:rPr>
          <w:delText xml:space="preserve">הא</w:delText>
        </w:r>
      </w:del>
      <w:r w:rsidRPr="006F178A">
        <w:rPr>
          <w:rFonts w:hint="cs"/>
          <w:rtl/>
        </w:rPr>
        <w:t xml:space="preserve"> </w:t>
      </w:r>
      <w:ins w:id="94022" w:author="מנוע מכני" w:date="2026-10-11T12:04:40Z">
        <w:r>
          <w:rPr>
            <w:rtl/>
          </w:rPr>
          <w:t xml:space="preserve">סבר</w:t>
        </w:r>
      </w:ins>
      <w:del w:id="94023" w:author="מנוע מכני" w:date="2026-10-11T12:04:40Z">
        <w:r w:rsidRPr="006F178A">
          <w:rPr>
            <w:rtl/>
          </w:rPr>
          <w:delText xml:space="preserve">ס"ל</w:delText>
        </w:r>
      </w:del>
      <w:r w:rsidRPr="006F178A">
        <w:rPr>
          <w:rtl/>
        </w:rPr>
        <w:t xml:space="preserve"> עד שיהו שני ישראלים אוסרין זה על זה.</w:t>
      </w:r>
    </w:p>
    <w:p>
      <w:pPr>
        <w:pStyle w:val="38"/>
        <w:rPr>
          <w:ins w:id="96085" w:author="מנוע מכני" w:date="2026-10-11T12:04:40Z"/>
        </w:rPr>
      </w:pPr>
      <w:r w:rsidRPr="006F178A">
        <w:t xml:space="preserve">וא"א</w:t>
      </w:r>
    </w:p>
    <w:p w:rsidR="005851B8" w:rsidRPr="006F178A" w:rsidRDefault="005851B8" w:rsidP="005851B8">
      <w:pPr>
        <w:rPr>
          <w:rtl/>
        </w:rPr>
      </w:pPr>
      <w:del w:id="96086" w:author="מנוע מכני" w:date="2026-10-11T12:04:40Z">
        <w:r w:rsidRPr="006F178A">
          <w:rPr>
            <w:rtl/>
          </w:rPr>
          <w:delText xml:space="preserve"> </w:delText>
        </w:r>
      </w:del>
      <w:r w:rsidRPr="006F178A">
        <w:rPr>
          <w:rStyle w:val="2fb"/>
          <w:rtl/>
        </w:rPr>
        <w:t xml:space="preserve">כר"ע</w:t>
      </w:r>
      <w:r w:rsidRPr="006F178A">
        <w:rPr>
          <w:rtl/>
        </w:rPr>
        <w:t xml:space="preserve"> </w:t>
      </w:r>
      <w:ins w:id="94024" w:author="מנוע מכני" w:date="2026-10-11T12:04:40Z">
        <w:r>
          <w:rPr>
            <w:rtl/>
          </w:rPr>
          <w:t xml:space="preserve">דסבר</w:t>
        </w:r>
      </w:ins>
      <w:del w:id="94025" w:author="מנוע מכני" w:date="2026-10-11T12:04:40Z">
        <w:r w:rsidRPr="006F178A">
          <w:rPr>
            <w:rtl/>
          </w:rPr>
          <w:delText xml:space="preserve">דס"ל</w:delText>
        </w:r>
      </w:del>
      <w:r w:rsidRPr="006F178A">
        <w:rPr>
          <w:rtl/>
        </w:rPr>
        <w:t xml:space="preserve"> רגל המותרת במקומה, אוסרת שלא במקומה, דא"ה תיפו"ל מצד הישראל </w:t>
      </w:r>
      <w:r>
        <w:rPr>
          <w:rtl/>
        </w:rPr>
        <w:t>אפי'</w:t>
      </w:r>
      <w:r w:rsidRPr="006F178A">
        <w:rPr>
          <w:rtl/>
        </w:rPr>
        <w:t xml:space="preserve"> בלי הנכרי.</w:t>
      </w:r>
    </w:p>
    <w:p w:rsidR="005851B8" w:rsidRPr="006F178A" w:rsidRDefault="005851B8" w:rsidP="005851B8">
      <w:pPr>
        <w:rPr>
          <w:rtl/>
        </w:rPr>
      </w:pPr>
      <w:r w:rsidRPr="006F178A">
        <w:rPr>
          <w:rtl/>
        </w:rPr>
        <w:t xml:space="preserve">• </w:t>
      </w:r>
      <w:r w:rsidRPr="006F178A">
        <w:rPr>
          <w:rStyle w:val="2fb"/>
          <w:rtl/>
        </w:rPr>
        <w:t xml:space="preserve">ארהבד"י</w:t>
      </w:r>
      <w:r w:rsidRPr="006F178A">
        <w:rPr>
          <w:rtl/>
        </w:rPr>
        <w:t xml:space="preserve">: לעולם </w:t>
      </w:r>
      <w:r w:rsidRPr="006F178A">
        <w:rPr>
          <w:rStyle w:val="2fb"/>
          <w:rtl/>
        </w:rPr>
        <w:t xml:space="preserve">כר"א</w:t>
      </w:r>
      <w:r w:rsidRPr="006F178A">
        <w:rPr>
          <w:rtl/>
        </w:rPr>
        <w:t xml:space="preserve"> </w:t>
      </w:r>
      <w:r w:rsidRPr="006F178A">
        <w:rPr>
          <w:rStyle w:val="2fb"/>
          <w:rtl/>
        </w:rPr>
        <w:t xml:space="preserve">וכר"ע</w:t>
      </w:r>
      <w:r w:rsidRPr="006F178A">
        <w:rPr>
          <w:rtl/>
        </w:rPr>
        <w:t xml:space="preserve"> והב"ע כגון שעירבו יחד וא"כ טעמא - </w:t>
      </w:r>
      <w:ins w:id="91376" w:author="מנוע מכני" w:date="2026-10-11T12:04:40Z">
        <w:r>
          <w:rPr>
            <w:rtl/>
          </w:rPr>
          <w:t xml:space="preserve">דיש</w:t>
        </w:r>
      </w:ins>
      <w:del w:id="91377" w:author="מנוע מכני" w:date="2026-10-11T12:04:40Z">
        <w:r w:rsidRPr="006F178A">
          <w:rPr>
            <w:rtl/>
          </w:rPr>
          <w:delText xml:space="preserve">דאיכא</w:delText>
        </w:r>
      </w:del>
      <w:r w:rsidRPr="006F178A">
        <w:rPr>
          <w:rtl/>
        </w:rPr>
        <w:t xml:space="preserve"> נכרי דאסיר, אבל </w:t>
      </w:r>
      <w:ins w:id="91378" w:author="מנוע מכני" w:date="2026-10-11T12:04:40Z">
        <w:r>
          <w:rPr>
            <w:rtl/>
          </w:rPr>
          <w:t xml:space="preserve">אין</w:t>
        </w:r>
      </w:ins>
      <w:del w:id="91379" w:author="מנוע מכני" w:date="2026-10-11T12:04:40Z">
        <w:r w:rsidRPr="006F178A">
          <w:rPr>
            <w:rtl/>
          </w:rPr>
          <w:delText xml:space="preserve">ליכא</w:delText>
        </w:r>
      </w:del>
      <w:r w:rsidRPr="006F178A">
        <w:rPr>
          <w:rtl/>
        </w:rPr>
        <w:t xml:space="preserve"> נכרי </w:t>
      </w:r>
      <w:r w:rsidRPr="006F178A">
        <w:rPr>
          <w:rtl/>
        </w:rPr>
        <w:t xml:space="preserve">לא</w:t>
      </w:r>
      <w:r w:rsidRPr="006F178A">
        <w:rPr>
          <w:rtl/>
        </w:rPr>
        <w:t xml:space="preserve"> אסיר.</w:t>
      </w:r>
    </w:p>
    <w:p>
      <w:pPr>
        <w:pStyle w:val="38"/>
        <w:rPr>
          <w:ins w:id="96087" w:author="מנוע מכני" w:date="2026-10-11T12:04:40Z"/>
        </w:rPr>
      </w:pPr>
      <w:r w:rsidRPr="00731B89">
        <w:t>בעא ר"א מרב</w:t>
      </w:r>
      <w:r w:rsidRPr="006F178A">
        <w:t xml:space="preserve">:</w:t>
      </w:r>
    </w:p>
    <w:p w:rsidR="005851B8" w:rsidRPr="006F178A" w:rsidRDefault="005851B8" w:rsidP="005851B8">
      <w:pPr>
        <w:rPr>
          <w:rtl/>
        </w:rPr>
      </w:pPr>
      <w:del w:id="96088" w:author="מנוע מכני" w:date="2026-10-11T12:04:40Z">
        <w:r w:rsidRPr="006F178A">
          <w:rPr>
            <w:rtl/>
          </w:rPr>
          <w:delText xml:space="preserve"> </w:delText>
        </w:r>
      </w:del>
      <w:r w:rsidRPr="006F178A">
        <w:rPr>
          <w:rtl/>
        </w:rPr>
        <w:t xml:space="preserve">ישראל ונכרי בחיצונה, וישראל בפנימית מהו היינו אם גם אז מפחד ממנו שמא הישראל הפנימי יראהו.</w:t>
      </w:r>
    </w:p>
    <w:p w:rsidR="005851B8" w:rsidRPr="006F178A" w:rsidRDefault="005851B8" w:rsidP="005851B8">
      <w:pPr>
        <w:rPr>
          <w:rtl/>
        </w:rPr>
      </w:pPr>
      <w:r w:rsidRPr="006F178A">
        <w:rPr>
          <w:rtl/>
        </w:rPr>
        <w:t xml:space="preserve">וא"ל</w:t>
      </w:r>
      <w:r w:rsidRPr="006F178A">
        <w:rPr>
          <w:rtl/>
        </w:rPr>
        <w:t xml:space="preserve"> תן לחכם ויחכם עוד והיינו דגם בכה"ג אוסר.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53" w:author="קלוד" w:date="2026-10-11T12:24:08Z"/>
        </w:rPr>
      </w:pPr>
      <w:ins w:id="90254" w:author="קלוד" w:date="2026-10-11T12:24:08Z">
        <w:r>
          <w:rPr>
            <w:color w:val="7B3F00"/>
          </w:rPr>
          <w:t xml:space="preserve">האם שוכר מנכרי בשבת כמערב או כמבטל רשות?</w:t>
        </w:r>
      </w:ins>
    </w:p>
    <w:p w:rsidR="005851B8" w:rsidRPr="006F178A" w:rsidRDefault="005851B8" w:rsidP="005851B8">
      <w:pPr>
        <w:rPr>
          <w:rtl/>
        </w:rPr>
      </w:pPr>
      <w:r w:rsidRPr="006F178A">
        <w:rPr>
          <w:rStyle w:val="2fb"/>
          <w:rFonts w:ascii="Fb Fontext" w:hAnsi="Fb Fontext"/>
          <w:rtl/>
        </w:rPr>
        <w:t xml:space="preserve">ר"ל</w:t>
      </w:r>
      <w:r w:rsidRPr="006F178A">
        <w:rPr>
          <w:rFonts w:ascii="Fb Fontext" w:hAnsi="Fb Fontext"/>
          <w:rtl/>
        </w:rPr>
        <w:t xml:space="preserve"> ותלמידי </w:t>
      </w:r>
      <w:r w:rsidRPr="006F178A">
        <w:rPr>
          <w:rStyle w:val="2fb"/>
          <w:rFonts w:ascii="Fb Fontext" w:hAnsi="Fb Fontext"/>
          <w:rtl/>
        </w:rPr>
        <w:t xml:space="preserve">ר"ח</w:t>
      </w:r>
      <w:r w:rsidRPr="006F178A">
        <w:rPr>
          <w:rFonts w:ascii="Fb Fontext" w:hAnsi="Fb Fontext"/>
          <w:rtl/>
        </w:rPr>
        <w:t xml:space="preserve"> שנקלעו לפונדק ולא</w:t>
      </w:r>
      <w:r>
        <w:rPr>
          <w:rFonts w:ascii="Fb Fontext" w:hAnsi="Fb Fontext" w:hint="cs"/>
          <w:rtl/>
        </w:rPr>
        <w:t xml:space="preserve"> היה </w:t>
      </w:r>
      <w:r w:rsidRPr="006F178A">
        <w:rPr>
          <w:rFonts w:ascii="Fb Fontext" w:hAnsi="Fb Fontext"/>
          <w:rtl/>
        </w:rPr>
        <w:t xml:space="preserve">שוכר </w:t>
      </w:r>
      <w:ins w:id="94220" w:author="מנוע מכני" w:date="2026-10-11T12:04:40Z">
        <w:r>
          <w:rPr>
            <w:rFonts w:ascii="Fb Fontext" w:hAnsi="Fb Fontext"/>
            <w:rtl/>
          </w:rPr>
          <w:t xml:space="preserve">והיה</w:t>
        </w:r>
      </w:ins>
      <w:del w:id="94221" w:author="מנוע מכני" w:date="2026-10-11T12:04:40Z">
        <w:r w:rsidRPr="006F178A">
          <w:rPr>
            <w:rFonts w:ascii="Fb Fontext" w:hAnsi="Fb Fontext"/>
            <w:rtl/>
          </w:rPr>
          <w:delText xml:space="preserve">והוה</w:delText>
        </w:r>
      </w:del>
      <w:r w:rsidRPr="006F178A">
        <w:rPr>
          <w:rFonts w:ascii="Fb Fontext" w:hAnsi="Fb Fontext"/>
          <w:rtl/>
        </w:rPr>
        <w:t xml:space="preserve"> משכיר ושכרו ממנו והיינו במקום שיכול לסלקו לשוכר </w:t>
      </w:r>
      <w:r>
        <w:rPr>
          <w:rFonts w:ascii="Fb Fontext" w:hAnsi="Fb Fontext"/>
          <w:rtl/>
        </w:rPr>
        <w:t>ואפי'</w:t>
      </w:r>
      <w:r w:rsidRPr="006F178A">
        <w:rPr>
          <w:rFonts w:ascii="Fb Fontext" w:hAnsi="Fb Fontext"/>
          <w:rtl/>
        </w:rPr>
        <w:t xml:space="preserve"> דבפועל </w:t>
      </w:r>
      <w:r w:rsidRPr="006F178A">
        <w:rPr>
          <w:rFonts w:ascii="Fb Fontext" w:hAnsi="Fb Fontext"/>
          <w:rtl/>
        </w:rPr>
        <w:t xml:space="preserve">לא</w:t>
      </w:r>
      <w:r w:rsidRPr="006F178A">
        <w:rPr>
          <w:rFonts w:ascii="Fb Fontext" w:hAnsi="Fb Fontext"/>
          <w:rtl/>
        </w:rPr>
        <w:t xml:space="preserve"> סילקו [דבמקום שאינו יכול לסלקו וודאי שלא יהני שכירותם] ואכן לאחמ"כ </w:t>
      </w:r>
      <w:r w:rsidRPr="006F178A">
        <w:rPr>
          <w:rStyle w:val="2fb"/>
          <w:rFonts w:ascii="Fb Fontext" w:hAnsi="Fb Fontext"/>
          <w:rtl/>
        </w:rPr>
        <w:t xml:space="preserve">רבי</w:t>
      </w:r>
      <w:r w:rsidRPr="006F178A">
        <w:rPr>
          <w:rFonts w:ascii="Fb Fontext" w:hAnsi="Fb Fontext"/>
          <w:rtl/>
        </w:rPr>
        <w:t xml:space="preserve"> אפס הצדיק דבריהם.</w:t>
      </w:r>
    </w:p>
    <w:p w:rsidR="005851B8" w:rsidRPr="00132755" w:rsidRDefault="005851B8" w:rsidP="005851B8">
      <w:pPr>
        <w:rPr>
          <w:spacing w:val="-2"/>
          <w:rtl/>
        </w:rPr>
      </w:pPr>
      <w:r w:rsidRPr="00132755">
        <w:rPr>
          <w:rStyle w:val="2fb"/>
          <w:spacing w:val="-2"/>
          <w:rtl/>
        </w:rPr>
        <w:t xml:space="preserve">רחב"יוס</w:t>
      </w:r>
      <w:r w:rsidRPr="00132755">
        <w:rPr>
          <w:spacing w:val="-2"/>
          <w:rtl/>
        </w:rPr>
        <w:t xml:space="preserve"> </w:t>
      </w:r>
      <w:r w:rsidRPr="00132755">
        <w:rPr>
          <w:rStyle w:val="2fb"/>
          <w:spacing w:val="-2"/>
          <w:rtl/>
        </w:rPr>
        <w:t xml:space="preserve">ורחב"א</w:t>
      </w:r>
      <w:r w:rsidRPr="00132755">
        <w:rPr>
          <w:spacing w:val="-2"/>
          <w:rtl/>
        </w:rPr>
        <w:t xml:space="preserve"> </w:t>
      </w:r>
      <w:r w:rsidRPr="00132755">
        <w:rPr>
          <w:rStyle w:val="2fb"/>
          <w:spacing w:val="-2"/>
          <w:rtl/>
        </w:rPr>
        <w:t xml:space="preserve">ורבי אסי</w:t>
      </w:r>
      <w:r w:rsidRPr="00132755">
        <w:rPr>
          <w:spacing w:val="-2"/>
          <w:rtl/>
        </w:rPr>
        <w:t xml:space="preserve"> שנקלעו לפונדק, ועירבו בינהם והגיע הנכרי באמצע השבת ונסתפקו.</w:t>
      </w:r>
    </w:p>
    <w:p w:rsidR="005851B8" w:rsidRPr="006F178A" w:rsidRDefault="005851B8" w:rsidP="005851B8">
      <w:pPr>
        <w:rPr>
          <w:rtl/>
        </w:rPr>
      </w:pPr>
      <w:ins w:id="93692" w:author="מנוע מכני" w:date="2026-10-11T12:04:40Z">
        <w:r>
          <w:rPr>
            <w:rtl/>
          </w:rPr>
          <w:t xml:space="preserve">אם </w:t>
        </w:r>
      </w:ins>
      <w:del w:id="93693" w:author="מנוע מכני" w:date="2026-10-11T12:04:40Z">
        <w:r w:rsidRPr="006F178A">
          <w:rPr>
            <w:rtl/>
          </w:rPr>
          <w:delText xml:space="preserve">אי </w:delText>
        </w:r>
      </w:del>
      <w:r w:rsidRPr="006F178A">
        <w:rPr>
          <w:rtl/>
        </w:rPr>
        <w:t xml:space="preserve">שוכר כ'מערב' ובעי' דווקא מבעו"י ולא יהני לשכור ממנו בשבת.</w:t>
      </w:r>
    </w:p>
    <w:p w:rsidR="005851B8" w:rsidRPr="006F178A" w:rsidRDefault="005851B8" w:rsidP="005851B8">
      <w:pPr>
        <w:rPr>
          <w:rtl/>
        </w:rPr>
      </w:pPr>
      <w:r w:rsidRPr="006F178A">
        <w:rPr>
          <w:rtl/>
        </w:rPr>
        <w:t xml:space="preserve">או ששוכר כמבטל רשות דמה מבטל רשות </w:t>
      </w:r>
      <w:ins w:id="92764" w:author="מנוע מכני" w:date="2026-10-11T12:04:40Z">
        <w:r>
          <w:rPr>
            <w:rtl/>
          </w:rPr>
          <w:t xml:space="preserve">מאלו</w:t>
        </w:r>
      </w:ins>
      <w:del w:id="92765" w:author="מנוע מכני" w:date="2026-10-11T12:04:40Z">
        <w:r w:rsidRPr="006F178A">
          <w:rPr>
            <w:rtl/>
          </w:rPr>
          <w:delText xml:space="preserve">מהני</w:delText>
        </w:r>
      </w:del>
      <w:r w:rsidRPr="006F178A">
        <w:rPr>
          <w:rtl/>
        </w:rPr>
        <w:t xml:space="preserve"> </w:t>
      </w:r>
      <w:r>
        <w:rPr>
          <w:rtl/>
        </w:rPr>
        <w:t>ואפי'</w:t>
      </w:r>
      <w:r w:rsidRPr="006F178A">
        <w:rPr>
          <w:rtl/>
        </w:rPr>
        <w:t xml:space="preserve"> בשבת אף שוכר </w:t>
      </w:r>
      <w:r>
        <w:rPr>
          <w:rtl/>
        </w:rPr>
        <w:t>ואפי'</w:t>
      </w:r>
      <w:r w:rsidRPr="006F178A">
        <w:rPr>
          <w:rtl/>
        </w:rPr>
        <w:t xml:space="preserve"> בשבת.</w:t>
      </w:r>
    </w:p>
    <w:p>
      <w:pPr>
        <w:pStyle w:val="38"/>
        <w:rPr>
          <w:ins w:id="96089" w:author="מנוע מכני" w:date="2026-10-11T12:04:40Z"/>
        </w:rPr>
      </w:pPr>
      <w:ins w:id="90404" w:author="מנוע מכני" w:date="2026-10-11T12:04:40Z">
        <w:r>
          <w:t xml:space="preserve">ר"ח</w:t>
        </w:r>
      </w:ins>
      <w:del w:id="90405" w:author="מנוע מכני" w:date="2026-10-11T12:04:40Z">
        <w:r w:rsidRPr="006F178A">
          <w:delText xml:space="preserve">רבי חנינא</w:delText>
        </w:r>
      </w:del>
      <w:r w:rsidRPr="006F178A">
        <w:t xml:space="preserve"> בר יוסף</w:t>
      </w:r>
      <w:del w:id="97055" w:author="מנוע מכני" w:date="2026-10-11T12:04:40Z">
        <w:r w:rsidRPr="006F178A">
          <w:delText xml:space="preserve"> אמר</w:delText>
        </w:r>
      </w:del>
      <w:r w:rsidRPr="006F178A">
        <w:t xml:space="preserve">:</w:t>
      </w:r>
    </w:p>
    <w:p w:rsidR="005851B8" w:rsidRPr="006F178A" w:rsidRDefault="005851B8" w:rsidP="005851B8">
      <w:pPr>
        <w:rPr>
          <w:rtl/>
        </w:rPr>
      </w:pPr>
      <w:del w:id="96090" w:author="מנוע מכני" w:date="2026-10-11T12:04:40Z">
        <w:r w:rsidRPr="006F178A">
          <w:rPr>
            <w:rtl/>
          </w:rPr>
          <w:delText xml:space="preserve"> </w:delText>
        </w:r>
      </w:del>
      <w:r w:rsidRPr="006F178A">
        <w:rPr>
          <w:rtl/>
        </w:rPr>
        <w:t xml:space="preserve">נשכור, </w:t>
      </w:r>
      <w:r w:rsidRPr="006F178A">
        <w:rPr>
          <w:rStyle w:val="2fb"/>
          <w:rtl/>
        </w:rPr>
        <w:t xml:space="preserve">ורבי אסי</w:t>
      </w:r>
      <w:r w:rsidRPr="006F178A">
        <w:rPr>
          <w:rtl/>
        </w:rPr>
        <w:t xml:space="preserve"> </w:t>
      </w:r>
      <w:r w:rsidRPr="006F178A">
        <w:rPr>
          <w:rtl/>
        </w:rPr>
        <w:t xml:space="preserve">אמר</w:t>
      </w:r>
      <w:r w:rsidRPr="006F178A">
        <w:rPr>
          <w:rtl/>
        </w:rPr>
        <w:t xml:space="preserve">: </w:t>
      </w:r>
      <w:r w:rsidRPr="006F178A">
        <w:rPr>
          <w:rtl/>
        </w:rPr>
        <w:t xml:space="preserve">לא</w:t>
      </w:r>
      <w:r w:rsidRPr="006F178A">
        <w:rPr>
          <w:rtl/>
        </w:rPr>
        <w:t xml:space="preserve"> נשכור. | </w:t>
      </w:r>
      <w:r w:rsidRPr="006F178A">
        <w:rPr>
          <w:rtl/>
        </w:rPr>
        <w:t xml:space="preserve">א"ל</w:t>
      </w:r>
      <w:r w:rsidRPr="006F178A">
        <w:rPr>
          <w:rtl/>
        </w:rPr>
        <w:t xml:space="preserve"> </w:t>
      </w:r>
      <w:r w:rsidRPr="006F178A">
        <w:rPr>
          <w:rStyle w:val="2fb"/>
          <w:rtl/>
        </w:rPr>
        <w:t xml:space="preserve">רחב"א</w:t>
      </w:r>
      <w:r w:rsidRPr="006F178A">
        <w:rPr>
          <w:rtl/>
        </w:rPr>
        <w:t xml:space="preserve">: נסמוך על דברי זקן, ונשכור.</w:t>
      </w:r>
    </w:p>
    <w:p w:rsidR="005851B8" w:rsidRPr="006F178A" w:rsidRDefault="005851B8" w:rsidP="005851B8">
      <w:pPr>
        <w:rPr>
          <w:rtl/>
        </w:rPr>
      </w:pPr>
      <w:ins w:id="94646" w:author="מנוע מכני" w:date="2026-10-11T12:04:40Z">
        <w:r>
          <w:rPr>
            <w:rtl/>
          </w:rPr>
          <w:t xml:space="preserve">באו</w:t>
        </w:r>
      </w:ins>
      <w:del w:id="94647" w:author="מנוע מכני" w:date="2026-10-11T12:04:40Z">
        <w:r w:rsidRPr="006F178A">
          <w:rPr>
            <w:rtl/>
          </w:rPr>
          <w:delText xml:space="preserve">אתו</w:delText>
        </w:r>
      </w:del>
      <w:r w:rsidRPr="006F178A">
        <w:rPr>
          <w:rtl/>
        </w:rPr>
        <w:t xml:space="preserve"> שיילו </w:t>
      </w:r>
      <w:ins w:id="92766" w:author="מנוע מכני" w:date="2026-10-11T12:04:40Z">
        <w:r>
          <w:rPr>
            <w:rtl/>
          </w:rPr>
          <w:t xml:space="preserve">לו</w:t>
        </w:r>
      </w:ins>
      <w:del w:id="92767" w:author="מנוע מכני" w:date="2026-10-11T12:04:40Z">
        <w:r w:rsidRPr="006F178A">
          <w:rPr>
            <w:rtl/>
          </w:rPr>
          <w:delText xml:space="preserve">ליה</w:delText>
        </w:r>
      </w:del>
      <w:r w:rsidRPr="006F178A">
        <w:rPr>
          <w:rtl/>
        </w:rPr>
        <w:t xml:space="preserve"> </w:t>
      </w:r>
      <w:r w:rsidRPr="006F178A">
        <w:rPr>
          <w:rStyle w:val="2fb"/>
          <w:rtl/>
        </w:rPr>
        <w:t xml:space="preserve">לרי"ו</w:t>
      </w:r>
      <w:r w:rsidRPr="006F178A">
        <w:rPr>
          <w:rtl/>
        </w:rPr>
        <w:t xml:space="preserve">, </w:t>
      </w:r>
      <w:r w:rsidRPr="006F178A">
        <w:rPr>
          <w:rtl/>
        </w:rPr>
        <w:t xml:space="preserve">אמר</w:t>
      </w:r>
      <w:r w:rsidRPr="006F178A">
        <w:rPr>
          <w:rtl/>
        </w:rPr>
        <w:t xml:space="preserve"> להן: יפה עשיתם ששכרתם.</w:t>
      </w:r>
    </w:p>
    <w:p>
      <w:pPr>
        <w:pStyle w:val="38"/>
        <w:rPr>
          <w:ins w:id="96091" w:author="מנוע מכני" w:date="2026-10-11T12:04:40Z"/>
        </w:rPr>
      </w:pPr>
      <w:r w:rsidRPr="006F178A">
        <w:t xml:space="preserve">ואין להקשות</w:t>
      </w:r>
    </w:p>
    <w:p w:rsidR="005851B8" w:rsidRPr="006F178A" w:rsidRDefault="005851B8" w:rsidP="005851B8">
      <w:pPr>
        <w:rPr>
          <w:rtl/>
        </w:rPr>
      </w:pPr>
      <w:del w:id="96092" w:author="מנוע מכני" w:date="2026-10-11T12:04:40Z">
        <w:r w:rsidRPr="006F178A">
          <w:rPr>
            <w:rtl/>
          </w:rPr>
          <w:delText xml:space="preserve"> </w:delText>
        </w:r>
      </w:del>
      <w:r w:rsidRPr="006F178A">
        <w:rPr>
          <w:rtl/>
        </w:rPr>
        <w:t xml:space="preserve">על </w:t>
      </w:r>
      <w:r w:rsidRPr="006F178A">
        <w:rPr>
          <w:rStyle w:val="2fb"/>
          <w:rtl/>
        </w:rPr>
        <w:t xml:space="preserve">רי"ו</w:t>
      </w:r>
      <w:r w:rsidRPr="006F178A">
        <w:rPr>
          <w:rtl/>
        </w:rPr>
        <w:t xml:space="preserve"> ממה שתהו בזה נהרדעי.</w:t>
      </w:r>
    </w:p>
    <w:p>
      <w:pPr>
        <w:pStyle w:val="38"/>
        <w:rPr>
          <w:ins w:id="96093" w:author="מנוע מכני" w:date="2026-10-11T12:04:40Z"/>
        </w:rPr>
      </w:pPr>
      <w:r w:rsidRPr="006F178A">
        <w:t xml:space="preserve">והך</w:t>
      </w:r>
    </w:p>
    <w:p w:rsidR="005851B8" w:rsidRPr="006F178A" w:rsidRDefault="005851B8" w:rsidP="005851B8">
      <w:pPr>
        <w:rPr>
          <w:rtl/>
        </w:rPr>
      </w:pPr>
      <w:del w:id="96094" w:author="מנוע מכני" w:date="2026-10-11T12:04:40Z">
        <w:r w:rsidRPr="006F178A">
          <w:rPr>
            <w:rtl/>
          </w:rPr>
          <w:delText xml:space="preserve"> </w:delText>
        </w:r>
      </w:del>
      <w:r w:rsidRPr="006F178A">
        <w:rPr>
          <w:rStyle w:val="2fb"/>
          <w:rtl/>
        </w:rPr>
        <w:t xml:space="preserve">דרי"ו</w:t>
      </w:r>
      <w:r w:rsidRPr="006F178A">
        <w:rPr>
          <w:rtl/>
        </w:rPr>
        <w:t xml:space="preserve"> דשוכר כמערב היינו ד</w:t>
      </w:r>
      <w:r>
        <w:rPr>
          <w:rtl/>
        </w:rPr>
        <w:t>אפי'</w:t>
      </w:r>
      <w:r w:rsidRPr="006F178A">
        <w:rPr>
          <w:rtl/>
        </w:rPr>
        <w:t xml:space="preserve"> בפחות משו"פ | </w:t>
      </w:r>
      <w:r>
        <w:rPr>
          <w:rtl/>
        </w:rPr>
        <w:t>ואפי'</w:t>
      </w:r>
      <w:r w:rsidRPr="006F178A">
        <w:rPr>
          <w:rtl/>
        </w:rPr>
        <w:t xml:space="preserve"> שכירו ולקיטו | </w:t>
      </w:r>
      <w:r>
        <w:rPr>
          <w:rtl/>
        </w:rPr>
        <w:t>ואפי' ה'</w:t>
      </w:r>
      <w:r w:rsidRPr="006F178A">
        <w:rPr>
          <w:rtl/>
        </w:rPr>
        <w:t xml:space="preserve"> ששרוין בחצר אחד חד מערב </w:t>
      </w:r>
      <w:r w:rsidRPr="006F178A">
        <w:rPr>
          <w:rtl/>
        </w:rPr>
        <w:t xml:space="preserve">ע"י</w:t>
      </w:r>
      <w:r w:rsidRPr="006F178A">
        <w:rPr>
          <w:rtl/>
        </w:rPr>
        <w:t xml:space="preserve"> כולן.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afffe"/>
          <w:rFonts w:ascii="Fb Fontext" w:hAnsi="Fb Fontext"/>
          <w:rtl/>
        </w:rPr>
        <w:t>ביטול רשות מחצר לחצר</w:t>
      </w:r>
      <w:r w:rsidRPr="006F178A">
        <w:rPr>
          <w:rFonts w:ascii="Fb Fontext" w:hAnsi="Fb Fontext"/>
          <w:rtl/>
        </w:rPr>
        <w:t>.</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סו:</w:t>
      </w:r>
    </w:p>
    <w:p w:rsidR="005851B8" w:rsidRPr="006F178A" w:rsidRDefault="005851B8" w:rsidP="005851B8">
      <w:pPr>
        <w:rPr>
          <w:rtl/>
        </w:rPr>
      </w:pPr>
      <w:r w:rsidRPr="006F178A">
        <w:rPr>
          <w:rFonts w:ascii="Fb Fontext" w:hAnsi="Fb Fontext"/>
          <w:rtl/>
        </w:rPr>
        <w:t xml:space="preserve">תהי בה </w:t>
      </w:r>
      <w:ins w:id="90406" w:author="מנוע מכני" w:date="2026-10-11T12:04:40Z">
        <w:r>
          <w:rPr>
            <w:rStyle w:val="2fb"/>
            <w:rFonts w:ascii="Fb Fontext" w:hAnsi="Fb Fontext"/>
            <w:rtl/>
          </w:rPr>
          <w:t xml:space="preserve">ר"א</w:t>
        </w:r>
      </w:ins>
      <w:del w:id="90407" w:author="מנוע מכני" w:date="2026-10-11T12:04:40Z">
        <w:r w:rsidRPr="006F178A">
          <w:rPr>
            <w:rFonts w:ascii="Fb Fontext" w:hAnsi="Fb Fontext"/>
            <w:rtl/>
          </w:rPr>
          <w:delText xml:space="preserve">רבי אלעזר</w:delText>
        </w:r>
      </w:del>
      <w:r w:rsidRPr="006F178A">
        <w:rPr>
          <w:rFonts w:ascii="Fb Fontext" w:hAnsi="Fb Fontext"/>
          <w:rtl/>
        </w:rPr>
        <w:t xml:space="preserve">. </w:t>
      </w:r>
      <w:r w:rsidRPr="006F178A">
        <w:rPr>
          <w:rStyle w:val="2fb"/>
          <w:rFonts w:ascii="Fb Fontext" w:hAnsi="Fb Fontext"/>
          <w:rtl/>
        </w:rPr>
        <w:t xml:space="preserve">ור"ז</w:t>
      </w:r>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ידע במה תהי ותמה עליו </w:t>
      </w:r>
      <w:r w:rsidRPr="006F178A">
        <w:rPr>
          <w:rStyle w:val="2fb"/>
          <w:rFonts w:ascii="Fb Fontext" w:hAnsi="Fb Fontext"/>
          <w:rtl/>
        </w:rPr>
        <w:t xml:space="preserve">ר"שש</w:t>
      </w:r>
      <w:r w:rsidRPr="006F178A">
        <w:rPr>
          <w:rFonts w:ascii="Fb Fontext" w:hAnsi="Fb Fontext"/>
          <w:rtl/>
        </w:rPr>
        <w:t xml:space="preserve"> שאינו יודע קושיתו של </w:t>
      </w:r>
      <w:r w:rsidRPr="006F178A">
        <w:rPr>
          <w:rStyle w:val="2fb"/>
          <w:rFonts w:ascii="Fb Fontext" w:hAnsi="Fb Fontext"/>
          <w:rtl/>
        </w:rPr>
        <w:t xml:space="preserve">שמואל</w:t>
      </w:r>
      <w:r w:rsidRPr="006F178A">
        <w:rPr>
          <w:rFonts w:ascii="Fb Fontext" w:hAnsi="Fb Fontext"/>
          <w:rtl/>
        </w:rPr>
        <w:t xml:space="preserve">.</w:t>
      </w:r>
    </w:p>
    <w:p w:rsidR="005851B8" w:rsidRPr="006F178A" w:rsidRDefault="005851B8" w:rsidP="005851B8">
      <w:pPr>
        <w:rPr>
          <w:rtl/>
        </w:rPr>
      </w:pPr>
      <w:r w:rsidRPr="006F178A">
        <w:rPr>
          <w:rtl/>
        </w:rPr>
        <w:t>דכל מקום שאוסרין ומערבין - מבטלין, כגון שתי חצירות זו לפנים מזו.</w:t>
      </w:r>
    </w:p>
    <w:p w:rsidR="005851B8" w:rsidRPr="006F178A" w:rsidRDefault="005851B8" w:rsidP="005851B8">
      <w:pPr>
        <w:rPr>
          <w:rtl/>
        </w:rPr>
      </w:pPr>
      <w:r w:rsidRPr="006F178A">
        <w:rPr>
          <w:rtl/>
        </w:rPr>
        <w:t>מערבין ואין אוסרין - אין מבטלין, כגון שתי חצירות ופתח אחד ביניהן.</w:t>
      </w:r>
    </w:p>
    <w:p w:rsidR="005851B8" w:rsidRDefault="005851B8" w:rsidP="005851B8">
      <w:pPr>
        <w:rPr>
          <w:rtl/>
        </w:rPr>
      </w:pPr>
      <w:r w:rsidRPr="006F178A">
        <w:rPr>
          <w:rtl/>
        </w:rPr>
        <w:lastRenderedPageBreak/>
        <w:t>אוסרין ואין מערבין - אין מבטלין, לאתויי נכרי והיינו ד</w:t>
      </w:r>
      <w:r>
        <w:rPr>
          <w:rFonts w:hint="cs"/>
          <w:rtl/>
        </w:rPr>
        <w:t>בא בשבת</w:t>
      </w:r>
      <w:r w:rsidRPr="006F178A">
        <w:rPr>
          <w:rtl/>
        </w:rPr>
        <w:t xml:space="preserve"> </w:t>
      </w:r>
      <w:r w:rsidRPr="006F178A">
        <w:rPr>
          <w:rtl/>
        </w:rPr>
        <w:t xml:space="preserve">וקמ"ל</w:t>
      </w:r>
      <w:r w:rsidRPr="006F178A">
        <w:rPr>
          <w:rtl/>
        </w:rPr>
        <w:t xml:space="preserve"> דאין מבטלין [ודלא </w:t>
      </w:r>
      <w:r w:rsidRPr="006F178A">
        <w:rPr>
          <w:rStyle w:val="2fb"/>
          <w:rtl/>
        </w:rPr>
        <w:t xml:space="preserve">כרי"ו</w:t>
      </w:r>
      <w:r w:rsidRPr="006F178A">
        <w:rPr>
          <w:rtl/>
        </w:rPr>
        <w:t xml:space="preserve"> דלעיל]</w:t>
      </w:r>
    </w:p>
    <w:p>
      <w:pPr>
        <w:pStyle w:val="38"/>
        <w:rPr>
          <w:ins w:id="96095" w:author="מנוע מכני" w:date="2026-10-11T12:04:40Z"/>
        </w:rPr>
      </w:pPr>
      <w:r w:rsidRPr="006F178A">
        <w:t xml:space="preserve">ורב יוסף:</w:t>
      </w:r>
    </w:p>
    <w:p w:rsidR="005851B8" w:rsidRPr="006F178A" w:rsidRDefault="005851B8" w:rsidP="005851B8">
      <w:pPr>
        <w:rPr>
          <w:rtl/>
        </w:rPr>
      </w:pPr>
      <w:del w:id="96096" w:author="מנוע מכני" w:date="2026-10-11T12:04:40Z">
        <w:r w:rsidRPr="006F178A">
          <w:rPr>
            <w:rtl/>
          </w:rPr>
          <w:delText xml:space="preserve"> </w:delText>
        </w:r>
      </w:del>
      <w:r w:rsidRPr="006F178A">
        <w:rPr>
          <w:rtl/>
        </w:rPr>
        <w:t xml:space="preserve">לא</w:t>
      </w:r>
      <w:r w:rsidRPr="006F178A">
        <w:rPr>
          <w:rtl/>
        </w:rPr>
        <w:t xml:space="preserve"> שמיע לי הא </w:t>
      </w:r>
      <w:ins w:id="93432" w:author="מנוע מכני" w:date="2026-10-11T12:04:40Z">
        <w:r>
          <w:rPr>
            <w:rtl/>
          </w:rPr>
          <w:t xml:space="preserve">שמועה</w:t>
        </w:r>
      </w:ins>
      <w:del w:id="93433" w:author="מנוע מכני" w:date="2026-10-11T12:04:40Z">
        <w:r w:rsidRPr="006F178A">
          <w:rPr>
            <w:rtl/>
          </w:rPr>
          <w:delText xml:space="preserve">שמעתא</w:delText>
        </w:r>
      </w:del>
      <w:r w:rsidRPr="006F178A">
        <w:rPr>
          <w:rtl/>
        </w:rPr>
        <w:t xml:space="preserve">. </w:t>
      </w:r>
      <w:r w:rsidRPr="006F178A">
        <w:rPr>
          <w:rtl/>
        </w:rPr>
        <w:t xml:space="preserve">א"ל</w:t>
      </w:r>
      <w:r w:rsidRPr="006F178A">
        <w:rPr>
          <w:rtl/>
        </w:rPr>
        <w:t xml:space="preserve"> </w:t>
      </w:r>
      <w:r w:rsidRPr="006F178A">
        <w:rPr>
          <w:rStyle w:val="2fb"/>
          <w:rtl/>
        </w:rPr>
        <w:t xml:space="preserve">אביי</w:t>
      </w:r>
      <w:r w:rsidRPr="006F178A">
        <w:rPr>
          <w:rtl/>
        </w:rPr>
        <w:t xml:space="preserve">: את אמרת </w:t>
      </w:r>
      <w:ins w:id="90349" w:author="Claude - סמנטי" w:date="2026-10-11T12:19:31Z">
        <w:r>
          <w:rPr>
            <w:rtl/>
          </w:rPr>
          <w:t xml:space="preserve">לנו</w:t>
        </w:r>
      </w:ins>
      <w:del w:id="90350" w:author="Claude - סמנטי" w:date="2026-10-11T12:19:31Z">
        <w:r w:rsidRPr="006F178A">
          <w:rPr>
            <w:rtl/>
          </w:rPr>
          <w:delText xml:space="preserve">ניהלן</w:delText>
        </w:r>
      </w:del>
      <w:r w:rsidRPr="006F178A">
        <w:rPr>
          <w:rtl/>
        </w:rPr>
        <w:t xml:space="preserve">.</w:t>
      </w:r>
    </w:p>
    <w:p>
      <w:pPr>
        <w:pStyle w:val="38"/>
        <w:rPr>
          <w:ins w:id="96097" w:author="מנוע מכני" w:date="2026-10-11T12:04:40Z"/>
        </w:rPr>
      </w:pPr>
      <w:r w:rsidRPr="006F178A">
        <w:t xml:space="preserve">ואדברי שמואל:</w:t>
      </w:r>
    </w:p>
    <w:p w:rsidR="005851B8" w:rsidRPr="006F178A" w:rsidRDefault="005851B8" w:rsidP="005851B8">
      <w:pPr>
        <w:rPr>
          <w:rtl/>
        </w:rPr>
      </w:pPr>
      <w:del w:id="96098" w:author="מנוע מכני" w:date="2026-10-11T12:04:40Z">
        <w:r w:rsidRPr="006F178A">
          <w:rPr>
            <w:rtl/>
          </w:rPr>
          <w:delText xml:space="preserve"> </w:delText>
        </w:r>
      </w:del>
      <w:r w:rsidRPr="006F178A">
        <w:rPr>
          <w:rtl/>
        </w:rPr>
        <w:t xml:space="preserve">דאין ביטול רשות מחצר לחצר, ואין ביטול רשות בחורבה.</w:t>
      </w:r>
    </w:p>
    <w:p w:rsidR="005851B8" w:rsidRPr="006F178A" w:rsidRDefault="005851B8" w:rsidP="005851B8">
      <w:pPr>
        <w:rPr>
          <w:rtl/>
        </w:rPr>
      </w:pPr>
      <w:r w:rsidRPr="006F178A">
        <w:rPr>
          <w:rtl/>
        </w:rPr>
        <w:t xml:space="preserve">ואמרת עלה: כי </w:t>
      </w:r>
      <w:r w:rsidRPr="006F178A">
        <w:rPr>
          <w:rtl/>
        </w:rPr>
        <w:t xml:space="preserve">אמר</w:t>
      </w:r>
      <w:r w:rsidRPr="006F178A">
        <w:rPr>
          <w:rtl/>
        </w:rPr>
        <w:t xml:space="preserve"> </w:t>
      </w:r>
      <w:r w:rsidRPr="006F178A">
        <w:rPr>
          <w:rStyle w:val="2fb"/>
          <w:rtl/>
        </w:rPr>
        <w:t xml:space="preserve">שמואל</w:t>
      </w:r>
      <w:r w:rsidRPr="006F178A">
        <w:rPr>
          <w:rtl/>
        </w:rPr>
        <w:t xml:space="preserve"> אין ביטול רשות מחצר לחצר דווקא זו לצד זו ופתח אחד בינהן.</w:t>
      </w:r>
    </w:p>
    <w:p w:rsidR="005851B8" w:rsidRPr="006F178A" w:rsidRDefault="005851B8" w:rsidP="005851B8">
      <w:pPr>
        <w:rPr>
          <w:rtl/>
        </w:rPr>
      </w:pPr>
      <w:r w:rsidRPr="006F178A">
        <w:rPr>
          <w:rtl/>
        </w:rPr>
        <w:t>אבל זו לפנים מזו מתוך שאוסרין זע"ז מבטלין.</w:t>
      </w:r>
    </w:p>
    <w:p w:rsidR="005851B8" w:rsidRPr="006F178A" w:rsidRDefault="005851B8" w:rsidP="005851B8">
      <w:pPr>
        <w:rPr>
          <w:rtl/>
        </w:rPr>
      </w:pPr>
      <w:r w:rsidRPr="006F178A">
        <w:rPr>
          <w:rtl/>
        </w:rPr>
        <w:t xml:space="preserve">וא"ל</w:t>
      </w:r>
      <w:r w:rsidRPr="006F178A">
        <w:rPr>
          <w:rtl/>
        </w:rPr>
        <w:t xml:space="preserve"> </w:t>
      </w:r>
      <w:r w:rsidRPr="006F178A">
        <w:rPr>
          <w:rStyle w:val="2fb"/>
          <w:rtl/>
        </w:rPr>
        <w:t xml:space="preserve">רב יוסף</w:t>
      </w:r>
      <w:r w:rsidRPr="006F178A">
        <w:rPr>
          <w:rtl/>
        </w:rPr>
        <w:t xml:space="preserve"> </w:t>
      </w:r>
      <w:r w:rsidRPr="006F178A">
        <w:rPr>
          <w:rStyle w:val="2fb"/>
          <w:rtl/>
        </w:rPr>
        <w:t xml:space="preserve">לאביי</w:t>
      </w:r>
      <w:r w:rsidRPr="006F178A">
        <w:rPr>
          <w:rtl/>
        </w:rPr>
        <w:t xml:space="preserve"> דלא יתכן שאמר כן שהרי </w:t>
      </w:r>
      <w:r w:rsidRPr="006F178A">
        <w:rPr>
          <w:rtl/>
        </w:rPr>
        <w:t xml:space="preserve">אמר</w:t>
      </w:r>
      <w:r w:rsidRPr="006F178A">
        <w:rPr>
          <w:rtl/>
        </w:rPr>
        <w:t xml:space="preserve"> דאין לנו בעירובין אלא כלשון משנתנו אנשי חצר ולא אנשי חצירות.</w:t>
      </w:r>
    </w:p>
    <w:p w:rsidR="005851B8" w:rsidRPr="006F178A" w:rsidRDefault="005851B8" w:rsidP="005851B8">
      <w:pPr>
        <w:rPr>
          <w:rtl/>
        </w:rPr>
      </w:pPr>
      <w:r w:rsidRPr="006F178A">
        <w:rPr>
          <w:rtl/>
        </w:rPr>
        <w:t xml:space="preserve">ודחאו </w:t>
      </w:r>
      <w:r w:rsidRPr="006F178A">
        <w:rPr>
          <w:rStyle w:val="2fb"/>
          <w:rtl/>
        </w:rPr>
        <w:t xml:space="preserve">אביי</w:t>
      </w:r>
      <w:r w:rsidRPr="006F178A">
        <w:rPr>
          <w:rtl/>
        </w:rPr>
        <w:t xml:space="preserve"> דזה הוא </w:t>
      </w:r>
      <w:r w:rsidRPr="006F178A">
        <w:rPr>
          <w:rtl/>
        </w:rPr>
        <w:t xml:space="preserve">אמר</w:t>
      </w:r>
      <w:r w:rsidRPr="006F178A">
        <w:rPr>
          <w:rtl/>
        </w:rPr>
        <w:t xml:space="preserve"> רק לענין מבוי לח</w:t>
      </w:r>
      <w:r w:rsidRPr="006F178A">
        <w:rPr>
          <w:rFonts w:hint="cs"/>
          <w:rtl/>
        </w:rPr>
        <w:t>צ</w:t>
      </w:r>
      <w:r w:rsidRPr="006F178A">
        <w:rPr>
          <w:rtl/>
        </w:rPr>
        <w:t xml:space="preserve">ירות כחצר לבתים ובעי' שני בתים פתוחים לו אבל </w:t>
      </w:r>
      <w:r w:rsidRPr="006F178A">
        <w:rPr>
          <w:rtl/>
        </w:rPr>
        <w:t xml:space="preserve">לא</w:t>
      </w:r>
      <w:r w:rsidRPr="006F178A">
        <w:rPr>
          <w:rtl/>
        </w:rPr>
        <w:t xml:space="preserve"> אשאר </w:t>
      </w:r>
      <w:ins w:id="91380" w:author="מנוע מכני" w:date="2026-10-11T12:04:40Z">
        <w:r>
          <w:rPr>
            <w:rtl/>
          </w:rPr>
          <w:t xml:space="preserve">דבר</w:t>
        </w:r>
      </w:ins>
      <w:del w:id="91381" w:author="מנוע מכני" w:date="2026-10-11T12:04:40Z">
        <w:r w:rsidRPr="006F178A">
          <w:rPr>
            <w:rtl/>
          </w:rPr>
          <w:delText xml:space="preserve">מילתא</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סו:</w:t>
      </w:r>
    </w:p>
    <w:p>
      <w:pPr>
        <w:pStyle w:val="38"/>
        <w:rPr>
          <w:ins w:id="96099" w:author="מנוע מכני" w:date="2026-10-11T12:04:40Z"/>
        </w:rPr>
      </w:pPr>
      <w:r w:rsidRPr="006F178A">
        <w:t xml:space="preserve">שמואל:</w:t>
      </w:r>
    </w:p>
    <w:p w:rsidR="005851B8" w:rsidRPr="006F178A" w:rsidRDefault="005851B8" w:rsidP="005851B8">
      <w:pPr>
        <w:rPr>
          <w:rtl/>
        </w:rPr>
      </w:pPr>
      <w:del w:id="96100" w:author="מנוע מכני" w:date="2026-10-11T12:04:40Z">
        <w:r w:rsidRPr="006F178A">
          <w:rPr>
            <w:rFonts w:ascii="Fb Fontext" w:hAnsi="Fb Fontext"/>
            <w:rtl/>
          </w:rPr>
          <w:delText xml:space="preserve"> </w:delText>
        </w:r>
      </w:del>
      <w:r w:rsidRPr="006F178A">
        <w:rPr>
          <w:rFonts w:ascii="Fb Fontext" w:hAnsi="Fb Fontext"/>
          <w:rtl/>
        </w:rPr>
        <w:t xml:space="preserve">אין ביטול רשות מחצר לחצר, ואין ביטול רשות בחורבה.</w:t>
      </w:r>
    </w:p>
    <w:p>
      <w:pPr>
        <w:pStyle w:val="38"/>
        <w:rPr>
          <w:ins w:id="96101" w:author="מנוע מכני" w:date="2026-10-11T12:04:40Z"/>
        </w:rPr>
      </w:pPr>
      <w:r w:rsidRPr="006F178A">
        <w:t xml:space="preserve">ורי"ו:</w:t>
      </w:r>
    </w:p>
    <w:p w:rsidR="005851B8" w:rsidRPr="006F178A" w:rsidRDefault="005851B8" w:rsidP="005851B8">
      <w:pPr>
        <w:rPr>
          <w:rtl/>
        </w:rPr>
      </w:pPr>
      <w:del w:id="96102" w:author="מנוע מכני" w:date="2026-10-11T12:04:40Z">
        <w:r w:rsidRPr="006F178A">
          <w:rPr>
            <w:rtl/>
          </w:rPr>
          <w:delText xml:space="preserve"> </w:delText>
        </w:r>
      </w:del>
      <w:r w:rsidRPr="006F178A">
        <w:rPr>
          <w:rtl/>
        </w:rPr>
        <w:t xml:space="preserve">יש ביטול רשות מחצר לחצר, ויש ביטול רשות בחורבה.</w:t>
      </w:r>
    </w:p>
    <w:p>
      <w:pPr>
        <w:pStyle w:val="38"/>
        <w:rPr>
          <w:ins w:id="97015" w:author="מנוע מכני" w:date="2026-10-11T12:04:40Z"/>
        </w:rPr>
      </w:pPr>
      <w:r w:rsidRPr="00B3644D">
        <w:t>וצריכא</w:t>
      </w:r>
      <w:r w:rsidRPr="00B3644D">
        <w:t xml:space="preserve">,</w:t>
      </w:r>
    </w:p>
    <w:p w:rsidR="005851B8" w:rsidRPr="00B3644D" w:rsidRDefault="005851B8" w:rsidP="005851B8">
      <w:pPr>
        <w:rPr>
          <w:b/>
          <w:bCs/>
          <w:spacing w:val="-2"/>
          <w:rtl/>
        </w:rPr>
      </w:pPr>
      <w:del w:id="97016" w:author="מנוע מכני" w:date="2026-10-11T12:04:40Z">
        <w:r w:rsidRPr="00B3644D">
          <w:rPr>
            <w:spacing w:val="-2"/>
            <w:rtl/>
          </w:rPr>
          <w:delText xml:space="preserve"> </w:delText>
        </w:r>
      </w:del>
      <w:r w:rsidRPr="00B3644D">
        <w:rPr>
          <w:spacing w:val="-2"/>
          <w:rtl/>
        </w:rPr>
        <w:t xml:space="preserve">גם מחצר לחצר ואפי' </w:t>
      </w:r>
      <w:ins w:id="90351" w:author="Claude - סמנטי" w:date="2026-10-11T12:19:31Z">
        <w:r>
          <w:rPr>
            <w:spacing w:val="-2"/>
            <w:rtl/>
          </w:rPr>
          <w:t xml:space="preserve">של תשמיש</w:t>
        </w:r>
      </w:ins>
      <w:del w:id="90352" w:author="Claude - סמנטי" w:date="2026-10-11T12:19:31Z">
        <w:r w:rsidRPr="00B3644D">
          <w:rPr>
            <w:spacing w:val="-2"/>
            <w:rtl/>
          </w:rPr>
          <w:delText xml:space="preserve">דתשמישתא</w:delText>
        </w:r>
      </w:del>
      <w:r w:rsidRPr="00B3644D">
        <w:rPr>
          <w:spacing w:val="-2"/>
          <w:rtl/>
        </w:rPr>
        <w:t xml:space="preserve"> לחוד ולהיפך דלא לימא </w:t>
      </w:r>
      <w:r w:rsidRPr="00B3644D">
        <w:rPr>
          <w:rStyle w:val="2fb"/>
          <w:spacing w:val="-2"/>
          <w:rtl/>
        </w:rPr>
        <w:t xml:space="preserve">דלר"יו</w:t>
      </w:r>
      <w:r w:rsidRPr="00B3644D">
        <w:rPr>
          <w:spacing w:val="-2"/>
          <w:rtl/>
        </w:rPr>
        <w:t xml:space="preserve"> מודה </w:t>
      </w:r>
      <w:r w:rsidRPr="00B3644D">
        <w:rPr>
          <w:rStyle w:val="2fb"/>
          <w:spacing w:val="-2"/>
          <w:rtl/>
        </w:rPr>
        <w:t xml:space="preserve">לשמואל</w:t>
      </w:r>
      <w:r w:rsidRPr="00B3644D">
        <w:rPr>
          <w:spacing w:val="-2"/>
          <w:rtl/>
        </w:rPr>
        <w:t xml:space="preserve"> בהך.</w:t>
      </w:r>
    </w:p>
    <w:p>
      <w:pPr>
        <w:pStyle w:val="afffff8"/>
        <w:rPr>
          <w:ins w:id="90251" w:author="קלוד" w:date="2026-10-11T12:24:08Z"/>
        </w:rPr>
      </w:pPr>
      <w:ins w:id="90252" w:author="קלוד" w:date="2026-10-11T12:24:08Z">
        <w:r>
          <w:rPr>
            <w:color w:val="7B3F00"/>
          </w:rPr>
          <w:t xml:space="preserve">זו לפנים מזו - אביי: מבטלין, רבא: לפעמים אין</w:t>
        </w:r>
      </w:ins>
    </w:p>
    <w:p>
      <w:pPr>
        <w:pStyle w:val="38"/>
        <w:rPr>
          <w:ins w:id="96103" w:author="מנוע מכני" w:date="2026-10-11T12:04:40Z"/>
        </w:rPr>
      </w:pPr>
      <w:r w:rsidRPr="002D0727">
        <w:t>אביי</w:t>
      </w:r>
      <w:r w:rsidRPr="006F178A">
        <w:t xml:space="preserve">:</w:t>
      </w:r>
    </w:p>
    <w:p w:rsidR="005851B8" w:rsidRPr="00EC3AF0" w:rsidRDefault="005851B8" w:rsidP="005851B8">
      <w:pPr>
        <w:rPr>
          <w:b/>
          <w:bCs/>
          <w:rtl/>
        </w:rPr>
      </w:pPr>
      <w:del w:id="96104" w:author="מנוע מכני" w:date="2026-10-11T12:04:40Z">
        <w:r w:rsidRPr="006F178A">
          <w:rPr>
            <w:rtl/>
          </w:rPr>
          <w:delText xml:space="preserve"> </w:delText>
        </w:r>
      </w:del>
      <w:r w:rsidRPr="006F178A">
        <w:rPr>
          <w:rtl/>
        </w:rPr>
        <w:t xml:space="preserve">הא </w:t>
      </w:r>
      <w:r w:rsidRPr="006F178A">
        <w:rPr>
          <w:rStyle w:val="2fb"/>
          <w:rtl/>
        </w:rPr>
        <w:t xml:space="preserve">דשמואל</w:t>
      </w:r>
      <w:r w:rsidRPr="006F178A">
        <w:rPr>
          <w:rtl/>
        </w:rPr>
        <w:t xml:space="preserve"> דאין ביטול רשות מחצר לחצר דווקא זו לצד זו אבל זו לפנים מזו מתוך שאוסרין מבטלין.</w:t>
      </w:r>
    </w:p>
    <w:p>
      <w:pPr>
        <w:pStyle w:val="38"/>
        <w:rPr>
          <w:ins w:id="96105" w:author="מנוע מכני" w:date="2026-10-11T12:04:40Z"/>
        </w:rPr>
      </w:pPr>
      <w:r w:rsidRPr="00EC3AF0">
        <w:t>רבא:</w:t>
      </w:r>
    </w:p>
    <w:p w:rsidR="005851B8" w:rsidRPr="006F178A" w:rsidRDefault="005851B8" w:rsidP="005851B8">
      <w:pPr>
        <w:rPr>
          <w:rtl/>
        </w:rPr>
      </w:pPr>
      <w:del w:id="96106" w:author="מנוע מכני" w:date="2026-10-11T12:04:40Z">
        <w:r w:rsidRPr="006F178A">
          <w:rPr>
            <w:rtl/>
          </w:rPr>
          <w:delText xml:space="preserve"> </w:delText>
        </w:r>
      </w:del>
      <w:ins w:id="90408" w:author="מנוע מכני" w:date="2026-10-11T12:04:40Z">
        <w:r>
          <w:rPr>
            <w:rtl/>
          </w:rPr>
          <w:t xml:space="preserve">אפי'</w:t>
        </w:r>
      </w:ins>
      <w:del w:id="90409" w:author="מנוע מכני" w:date="2026-10-11T12:04:40Z">
        <w:r w:rsidRPr="006F178A">
          <w:rPr>
            <w:rtl/>
          </w:rPr>
          <w:delText xml:space="preserve">אפילו</w:delText>
        </w:r>
      </w:del>
      <w:r w:rsidRPr="006F178A">
        <w:rPr>
          <w:rtl/>
        </w:rPr>
        <w:t xml:space="preserve"> שתי חצירות זו לפנים מזו פעמים שאין מבטלין.</w:t>
      </w:r>
    </w:p>
    <w:p w:rsidR="005851B8" w:rsidRPr="00B3644D" w:rsidRDefault="005851B8" w:rsidP="005851B8">
      <w:pPr>
        <w:rPr>
          <w:spacing w:val="-4"/>
          <w:rtl/>
        </w:rPr>
      </w:pPr>
      <w:r w:rsidRPr="00B3644D">
        <w:rPr>
          <w:spacing w:val="-4"/>
          <w:rtl/>
        </w:rPr>
        <w:t>דנתנו עירובן בחיצונה, ושכח אחד, בין מן הפנימית ובין מן החיצונה, ולא עירב - שתיהן אסורות.</w:t>
      </w:r>
    </w:p>
    <w:p w:rsidR="005851B8" w:rsidRDefault="005851B8" w:rsidP="005851B8">
      <w:pPr>
        <w:rPr>
          <w:rtl/>
        </w:rPr>
      </w:pPr>
      <w:r w:rsidRPr="006F178A">
        <w:rPr>
          <w:rtl/>
        </w:rPr>
        <w:t xml:space="preserve">[דלאחד מן הפנימית אין למי לבטל, לפנימיים </w:t>
      </w:r>
      <w:ins w:id="91382" w:author="מנוע מכני" w:date="2026-10-11T12:04:40Z">
        <w:r>
          <w:rPr>
            <w:rtl/>
          </w:rPr>
          <w:t xml:space="preserve">אין</w:t>
        </w:r>
      </w:ins>
      <w:del w:id="91383" w:author="מנוע מכני" w:date="2026-10-11T12:04:40Z">
        <w:r w:rsidRPr="006F178A">
          <w:rPr>
            <w:rtl/>
          </w:rPr>
          <w:delText xml:space="preserve">ליתא</w:delText>
        </w:r>
      </w:del>
      <w:r w:rsidRPr="006F178A">
        <w:rPr>
          <w:rtl/>
        </w:rPr>
        <w:t xml:space="preserve"> </w:t>
      </w:r>
      <w:ins w:id="90355" w:author="Claude - סמנטי" w:date="2026-10-11T12:19:31Z">
        <w:r>
          <w:rPr>
            <w:rtl/>
          </w:rPr>
          <w:t xml:space="preserve">לעירובם</w:t>
        </w:r>
      </w:ins>
      <w:del w:id="90356" w:author="Claude - סמנטי" w:date="2026-10-11T12:19:31Z">
        <w:r w:rsidRPr="006F178A">
          <w:rPr>
            <w:rtl/>
          </w:rPr>
          <w:delText xml:space="preserve">לערובייהו</w:delText>
        </w:r>
      </w:del>
      <w:r w:rsidRPr="006F178A">
        <w:rPr>
          <w:rtl/>
        </w:rPr>
        <w:t xml:space="preserve"> </w:t>
      </w:r>
      <w:ins w:id="90353" w:author="Claude - סמנטי" w:date="2026-10-11T12:19:31Z">
        <w:r>
          <w:rPr>
            <w:rtl/>
          </w:rPr>
          <w:t xml:space="preserve">אצלם</w:t>
        </w:r>
      </w:ins>
      <w:del w:id="90354" w:author="Claude - סמנטי" w:date="2026-10-11T12:19:31Z">
        <w:r w:rsidRPr="006F178A">
          <w:rPr>
            <w:rtl/>
          </w:rPr>
          <w:delText xml:space="preserve">גבייהו</w:delText>
        </w:r>
      </w:del>
      <w:r w:rsidRPr="006F178A">
        <w:rPr>
          <w:rtl/>
        </w:rPr>
        <w:t xml:space="preserve">, ולחיצונים א"א דאין ביטול רשות מחצר לחצר]</w:t>
      </w:r>
    </w:p>
    <w:p w:rsidR="005851B8" w:rsidRDefault="005851B8" w:rsidP="005851B8">
      <w:pPr>
        <w:rPr>
          <w:rtl/>
        </w:rPr>
      </w:pPr>
      <w:r w:rsidRPr="006F178A">
        <w:rPr>
          <w:rtl/>
        </w:rPr>
        <w:t>ולאחד מן החיצונית אין למי לבטל, לחיצוניים א"א דהפנימית אוסרת עליו, ולפנימית א"א דאין ביטול רשות מחצר לחצר]</w:t>
      </w:r>
    </w:p>
    <w:p w:rsidR="005851B8" w:rsidRPr="006F178A" w:rsidRDefault="005851B8" w:rsidP="005851B8">
      <w:pPr>
        <w:rPr>
          <w:rtl/>
        </w:rPr>
      </w:pPr>
      <w:r w:rsidRPr="006F178A">
        <w:rPr>
          <w:rtl/>
        </w:rPr>
        <w:t>נתנו עירובן בפנימית, ושכח אחד מן הפנימית ולא עירב - שתיהן אסורות.</w:t>
      </w:r>
    </w:p>
    <w:p w:rsidR="005851B8" w:rsidRDefault="005851B8" w:rsidP="005851B8">
      <w:pPr>
        <w:rPr>
          <w:rtl/>
        </w:rPr>
      </w:pPr>
      <w:r w:rsidRPr="006F178A">
        <w:rPr>
          <w:rtl/>
        </w:rPr>
        <w:t xml:space="preserve">[דהפנימי </w:t>
      </w:r>
      <w:r w:rsidRPr="006F178A">
        <w:rPr>
          <w:rtl/>
        </w:rPr>
        <w:t xml:space="preserve">לא</w:t>
      </w:r>
      <w:r w:rsidRPr="006F178A">
        <w:rPr>
          <w:rtl/>
        </w:rPr>
        <w:t xml:space="preserve"> יכול לבטל לפנימיים דהחיצונה אוסרת </w:t>
      </w:r>
      <w:ins w:id="92768" w:author="מנוע מכני" w:date="2026-10-11T12:04:40Z">
        <w:r>
          <w:rPr>
            <w:rtl/>
          </w:rPr>
          <w:t xml:space="preserve">עליהם</w:t>
        </w:r>
      </w:ins>
      <w:del w:id="92769" w:author="מנוע מכני" w:date="2026-10-11T12:04:40Z">
        <w:r w:rsidRPr="006F178A">
          <w:rPr>
            <w:rtl/>
          </w:rPr>
          <w:delText xml:space="preserve">עלייהו</w:delText>
        </w:r>
      </w:del>
      <w:r w:rsidRPr="006F178A">
        <w:rPr>
          <w:rtl/>
        </w:rPr>
        <w:t xml:space="preserve"> ולחיצונים אינו יכול לבטל דאין ביטול רשות מחצר לחצר]</w:t>
      </w:r>
    </w:p>
    <w:p w:rsidR="005851B8" w:rsidRPr="006F178A" w:rsidRDefault="005851B8" w:rsidP="005851B8">
      <w:pPr>
        <w:rPr>
          <w:rtl/>
        </w:rPr>
      </w:pPr>
      <w:r w:rsidRPr="006F178A">
        <w:rPr>
          <w:rtl/>
        </w:rPr>
        <w:t>נתנו עירובן בפנימית ושכח אחד מן החיצונה ולא עירב - פנימית מותרת, וחיצונה אסורה.</w:t>
      </w:r>
    </w:p>
    <w:p w:rsidR="005851B8" w:rsidRPr="006F178A" w:rsidRDefault="005851B8" w:rsidP="005851B8">
      <w:pPr>
        <w:rPr>
          <w:rtl/>
        </w:rPr>
      </w:pPr>
      <w:r w:rsidRPr="006F178A">
        <w:rPr>
          <w:rtl/>
        </w:rPr>
        <w:t>פנימית מותרת שיכולה להסתגר.</w:t>
      </w:r>
    </w:p>
    <w:p>
      <w:pPr>
        <w:pStyle w:val="38"/>
        <w:rPr>
          <w:ins w:id="96107" w:author="מנוע מכני" w:date="2026-10-11T12:04:40Z"/>
        </w:rPr>
      </w:pPr>
      <w:r w:rsidRPr="006F178A">
        <w:t xml:space="preserve">והך</w:t>
      </w:r>
    </w:p>
    <w:p w:rsidR="005851B8" w:rsidRDefault="005851B8" w:rsidP="005851B8">
      <w:pPr>
        <w:rPr>
          <w:rtl/>
        </w:rPr>
      </w:pPr>
      <w:del w:id="96108" w:author="מנוע מכני" w:date="2026-10-11T12:04:40Z">
        <w:r w:rsidRPr="006F178A">
          <w:rPr>
            <w:rtl/>
          </w:rPr>
          <w:delText xml:space="preserve"> </w:delText>
        </w:r>
      </w:del>
      <w:r w:rsidRPr="006F178A">
        <w:rPr>
          <w:rtl/>
        </w:rPr>
        <w:t xml:space="preserve">דא"א לבטל עבור רשות אחרת היינו כרבנן [ולא </w:t>
      </w:r>
      <w:r w:rsidRPr="006F178A">
        <w:rPr>
          <w:rStyle w:val="2fb"/>
          <w:rtl/>
        </w:rPr>
        <w:t xml:space="preserve">כר"א</w:t>
      </w:r>
      <w:r w:rsidRPr="006F178A">
        <w:rPr>
          <w:rtl/>
        </w:rPr>
        <w:t xml:space="preserve">] </w:t>
      </w:r>
      <w:ins w:id="94026" w:author="מנוע מכני" w:date="2026-10-11T12:04:40Z">
        <w:r>
          <w:rPr>
            <w:rtl/>
          </w:rPr>
          <w:t xml:space="preserve">דסבר</w:t>
        </w:r>
      </w:ins>
      <w:del w:id="94027" w:author="מנוע מכני" w:date="2026-10-11T12:04:40Z">
        <w:r w:rsidRPr="006F178A">
          <w:rPr>
            <w:rtl/>
          </w:rPr>
          <w:delText xml:space="preserve">דס"ל</w:delText>
        </w:r>
      </w:del>
      <w:r w:rsidRPr="006F178A">
        <w:rPr>
          <w:rtl/>
        </w:rPr>
        <w:t xml:space="preserve"> דצריך לבטל לכל רשות ורשות בפנ"ע והיינו גם לחיצונה ואינו יכול לבטל אם </w:t>
      </w:r>
      <w:r w:rsidRPr="006F178A">
        <w:rPr>
          <w:rtl/>
        </w:rPr>
        <w:t xml:space="preserve">לא</w:t>
      </w:r>
      <w:r w:rsidRPr="006F178A">
        <w:rPr>
          <w:rtl/>
        </w:rPr>
        <w:t xml:space="preserve"> כוללה איתו יחד]</w:t>
      </w:r>
    </w:p>
    <w:p w:rsidR="005851B8" w:rsidRPr="00132755" w:rsidRDefault="005851B8" w:rsidP="005851B8">
      <w:pPr>
        <w:rPr>
          <w:spacing w:val="-4"/>
          <w:rtl/>
        </w:rPr>
      </w:pPr>
      <w:r w:rsidRPr="00132755">
        <w:rPr>
          <w:spacing w:val="-4"/>
          <w:rtl/>
        </w:rPr>
        <w:t>[הך דא"א שכל בני החצר יבטלו רשותם עבור אחד דרגל האסורה במקומה אוסרת שלא במקומה]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סז.</w:t>
      </w:r>
    </w:p>
    <w:p w:rsidR="005851B8" w:rsidRPr="006F178A" w:rsidRDefault="005851B8" w:rsidP="005851B8">
      <w:pPr>
        <w:rPr>
          <w:rtl/>
        </w:rPr>
      </w:pPr>
      <w:r w:rsidRPr="006F178A">
        <w:rPr>
          <w:rStyle w:val="2fb"/>
          <w:rFonts w:ascii="Fb Fontext" w:hAnsi="Fb Fontext"/>
          <w:rtl/>
        </w:rPr>
        <w:t xml:space="preserve">רב חסדא</w:t>
      </w:r>
      <w:r w:rsidRPr="006F178A">
        <w:rPr>
          <w:rFonts w:ascii="Fb Fontext" w:hAnsi="Fb Fontext"/>
          <w:rtl/>
        </w:rPr>
        <w:t xml:space="preserve"> </w:t>
      </w:r>
      <w:r w:rsidRPr="006F178A">
        <w:rPr>
          <w:rStyle w:val="2fb"/>
          <w:rFonts w:ascii="Fb Fontext" w:hAnsi="Fb Fontext"/>
          <w:rtl/>
        </w:rPr>
        <w:t xml:space="preserve">ורב ששת</w:t>
      </w:r>
      <w:r w:rsidRPr="006F178A">
        <w:rPr>
          <w:rFonts w:ascii="Fb Fontext" w:hAnsi="Fb Fontext"/>
          <w:rtl/>
        </w:rPr>
        <w:t xml:space="preserve"> כי פגעי בהדי הדדי, </w:t>
      </w:r>
      <w:r w:rsidRPr="006F178A">
        <w:rPr>
          <w:rStyle w:val="2fb"/>
          <w:rFonts w:ascii="Fb Fontext" w:hAnsi="Fb Fontext"/>
          <w:rtl/>
        </w:rPr>
        <w:t xml:space="preserve">רב חסדא</w:t>
      </w:r>
      <w:r w:rsidRPr="006F178A">
        <w:rPr>
          <w:rFonts w:ascii="Fb Fontext" w:hAnsi="Fb Fontext"/>
          <w:rtl/>
        </w:rPr>
        <w:t xml:space="preserve"> מרתען שיפוותיה ממתנייתא </w:t>
      </w:r>
      <w:r w:rsidRPr="006F178A">
        <w:rPr>
          <w:rStyle w:val="2fb"/>
          <w:rFonts w:ascii="Fb Fontext" w:hAnsi="Fb Fontext"/>
          <w:rtl/>
        </w:rPr>
        <w:t xml:space="preserve">דרב ששת</w:t>
      </w:r>
      <w:r w:rsidRPr="006F178A">
        <w:rPr>
          <w:rFonts w:ascii="Fb Fontext" w:hAnsi="Fb Fontext"/>
          <w:rtl/>
        </w:rPr>
        <w:t xml:space="preserve">.</w:t>
      </w:r>
    </w:p>
    <w:p w:rsidR="005851B8" w:rsidRPr="006F178A" w:rsidRDefault="005851B8" w:rsidP="005851B8">
      <w:pPr>
        <w:rPr>
          <w:rtl/>
        </w:rPr>
      </w:pPr>
      <w:r w:rsidRPr="006F178A">
        <w:rPr>
          <w:rStyle w:val="2fb"/>
          <w:rtl/>
        </w:rPr>
        <w:t xml:space="preserve">ורב ששת</w:t>
      </w:r>
      <w:r w:rsidRPr="006F178A">
        <w:rPr>
          <w:rtl/>
        </w:rPr>
        <w:t xml:space="preserve"> מרתע </w:t>
      </w:r>
      <w:ins w:id="94028" w:author="מנוע מכני" w:date="2026-10-11T12:04:40Z">
        <w:r>
          <w:rPr>
            <w:rtl/>
          </w:rPr>
          <w:t xml:space="preserve">כולו</w:t>
        </w:r>
      </w:ins>
      <w:del w:id="94029" w:author="מנוע מכני" w:date="2026-10-11T12:04:40Z">
        <w:r w:rsidRPr="006F178A">
          <w:rPr>
            <w:rtl/>
          </w:rPr>
          <w:delText xml:space="preserve">כוליה</w:delText>
        </w:r>
      </w:del>
      <w:r w:rsidRPr="006F178A">
        <w:rPr>
          <w:rtl/>
        </w:rPr>
        <w:t xml:space="preserve"> </w:t>
      </w:r>
      <w:ins w:id="94030" w:author="מנוע מכני" w:date="2026-10-11T12:04:40Z">
        <w:r>
          <w:rPr>
            <w:rtl/>
          </w:rPr>
          <w:t xml:space="preserve">גופו</w:t>
        </w:r>
      </w:ins>
      <w:del w:id="94031" w:author="מנוע מכני" w:date="2026-10-11T12:04:40Z">
        <w:r w:rsidRPr="006F178A">
          <w:rPr>
            <w:rtl/>
          </w:rPr>
          <w:delText xml:space="preserve">גופיה</w:delText>
        </w:r>
      </w:del>
      <w:r w:rsidRPr="006F178A">
        <w:rPr>
          <w:rtl/>
        </w:rPr>
        <w:t xml:space="preserve"> מפלפוליה </w:t>
      </w:r>
      <w:r w:rsidRPr="006F178A">
        <w:rPr>
          <w:rStyle w:val="2fb"/>
          <w:rtl/>
        </w:rPr>
        <w:t xml:space="preserve">דרב חסדא</w:t>
      </w:r>
      <w:r w:rsidRPr="006F178A">
        <w:rPr>
          <w:rtl/>
        </w:rPr>
        <w:t xml:space="preserve">.</w:t>
      </w:r>
    </w:p>
    <w:p>
      <w:pPr>
        <w:pStyle w:val="afffff8"/>
        <w:rPr>
          <w:ins w:id="90249" w:author="קלוד" w:date="2026-10-11T12:24:08Z"/>
        </w:rPr>
      </w:pPr>
      <w:ins w:id="90250" w:author="קלוד" w:date="2026-10-11T12:24:08Z">
        <w:r>
          <w:rPr>
            <w:color w:val="7B3F00"/>
          </w:rPr>
          <w:t xml:space="preserve">האם מבטלין בבתים שהקיפום נכרים בשבת?</w:t>
        </w:r>
      </w:ins>
    </w:p>
    <w:p>
      <w:pPr>
        <w:pStyle w:val="38"/>
        <w:rPr>
          <w:ins w:id="96109" w:author="מנוע מכני" w:date="2026-10-11T12:04:40Z"/>
        </w:rPr>
      </w:pPr>
      <w:r w:rsidRPr="00731B89">
        <w:t>בעא</w:t>
      </w:r>
      <w:r w:rsidRPr="00731B89">
        <w:t xml:space="preserve"> </w:t>
      </w:r>
      <w:r w:rsidRPr="00731B89">
        <w:t>ר"</w:t>
      </w:r>
      <w:r w:rsidRPr="00731B89">
        <w:t xml:space="preserve">ח </w:t>
      </w:r>
      <w:r w:rsidRPr="00731B89">
        <w:t>מר"</w:t>
      </w:r>
      <w:r w:rsidRPr="00731B89">
        <w:t>ש</w:t>
      </w:r>
      <w:r w:rsidRPr="00731B89">
        <w:t>:</w:t>
      </w:r>
    </w:p>
    <w:p w:rsidR="005851B8" w:rsidRPr="006F178A" w:rsidRDefault="005851B8" w:rsidP="005851B8">
      <w:pPr>
        <w:rPr>
          <w:rtl/>
        </w:rPr>
      </w:pPr>
      <w:del w:id="96110" w:author="מנוע מכני" w:date="2026-10-11T12:04:40Z">
        <w:r w:rsidRPr="006F178A">
          <w:rPr>
            <w:rtl/>
          </w:rPr>
          <w:delText xml:space="preserve"> </w:delText>
        </w:r>
      </w:del>
      <w:r w:rsidRPr="006F178A">
        <w:rPr>
          <w:rtl/>
        </w:rPr>
        <w:t xml:space="preserve">שני בתים משני צידי רשות הרבים, ובאו נכרים והקיפום מחיצה בשבת מהו.</w:t>
      </w:r>
    </w:p>
    <w:p w:rsidR="005851B8" w:rsidRPr="006F178A" w:rsidRDefault="005851B8" w:rsidP="005851B8">
      <w:pPr>
        <w:rPr>
          <w:rtl/>
        </w:rPr>
      </w:pPr>
      <w:r w:rsidRPr="006F178A">
        <w:rPr>
          <w:rtl/>
        </w:rPr>
        <w:t xml:space="preserve">אליבא דמ"ד אין ביטול רשות מחצר לחצר - </w:t>
      </w:r>
      <w:r w:rsidRPr="006F178A">
        <w:rPr>
          <w:rtl/>
        </w:rPr>
        <w:t xml:space="preserve">לא</w:t>
      </w:r>
      <w:r w:rsidRPr="006F178A">
        <w:rPr>
          <w:rtl/>
        </w:rPr>
        <w:t xml:space="preserve"> תיבעי לך. דכבר </w:t>
      </w:r>
      <w:r w:rsidRPr="006F178A">
        <w:rPr>
          <w:rStyle w:val="2fb"/>
          <w:rtl/>
        </w:rPr>
        <w:t xml:space="preserve">מער"ש</w:t>
      </w:r>
      <w:r w:rsidRPr="006F178A">
        <w:rPr>
          <w:rtl/>
        </w:rPr>
        <w:t xml:space="preserve"> </w:t>
      </w:r>
      <w:r w:rsidRPr="006F178A">
        <w:rPr>
          <w:rtl/>
        </w:rPr>
        <w:t xml:space="preserve">לא</w:t>
      </w:r>
      <w:r w:rsidRPr="006F178A">
        <w:rPr>
          <w:rtl/>
        </w:rPr>
        <w:t xml:space="preserve"> מצו מערבי.</w:t>
      </w:r>
    </w:p>
    <w:p w:rsidR="005851B8" w:rsidRPr="006F178A" w:rsidRDefault="005851B8" w:rsidP="005851B8">
      <w:pPr>
        <w:rPr>
          <w:rtl/>
        </w:rPr>
      </w:pPr>
      <w:r w:rsidRPr="006F178A">
        <w:rPr>
          <w:rtl/>
        </w:rPr>
        <w:t xml:space="preserve">ואליבא דמ"ד יש ביטול רשות מחצר לחצר דוקא </w:t>
      </w:r>
      <w:ins w:id="91384" w:author="מנוע מכני" w:date="2026-10-11T12:04:40Z">
        <w:r>
          <w:rPr>
            <w:rtl/>
          </w:rPr>
          <w:t xml:space="preserve">שם</w:t>
        </w:r>
      </w:ins>
      <w:del w:id="91385" w:author="מנוע מכני" w:date="2026-10-11T12:04:40Z">
        <w:r w:rsidRPr="006F178A">
          <w:rPr>
            <w:rtl/>
          </w:rPr>
          <w:delText xml:space="preserve">התם</w:delText>
        </w:r>
      </w:del>
      <w:r w:rsidRPr="006F178A">
        <w:rPr>
          <w:rtl/>
        </w:rPr>
        <w:t xml:space="preserve"> </w:t>
      </w:r>
      <w:ins w:id="93694" w:author="מנוע מכני" w:date="2026-10-11T12:04:40Z">
        <w:r>
          <w:rPr>
            <w:rtl/>
          </w:rPr>
          <w:t xml:space="preserve">דאם </w:t>
        </w:r>
      </w:ins>
      <w:del w:id="93695" w:author="מנוע מכני" w:date="2026-10-11T12:04:40Z">
        <w:r w:rsidRPr="006F178A">
          <w:rPr>
            <w:rtl/>
          </w:rPr>
          <w:delText xml:space="preserve">דאי </w:delText>
        </w:r>
      </w:del>
      <w:r w:rsidRPr="006F178A">
        <w:rPr>
          <w:rtl/>
        </w:rPr>
        <w:t xml:space="preserve">בעי לערובי </w:t>
      </w:r>
      <w:r w:rsidRPr="006F178A">
        <w:rPr>
          <w:rStyle w:val="2fb"/>
          <w:rtl/>
        </w:rPr>
        <w:t xml:space="preserve">מער"ש</w:t>
      </w:r>
      <w:r w:rsidRPr="006F178A">
        <w:rPr>
          <w:rtl/>
        </w:rPr>
        <w:t xml:space="preserve"> מצו </w:t>
      </w:r>
      <w:ins w:id="92770" w:author="מנוע מכני" w:date="2026-10-11T12:04:40Z">
        <w:r>
          <w:rPr>
            <w:rtl/>
          </w:rPr>
          <w:t xml:space="preserve">ולכך</w:t>
        </w:r>
      </w:ins>
      <w:del w:id="92771" w:author="מנוע מכני" w:date="2026-10-11T12:04:40Z">
        <w:r w:rsidRPr="006F178A">
          <w:rPr>
            <w:rtl/>
          </w:rPr>
          <w:delText xml:space="preserve">ולהכי</w:delText>
        </w:r>
      </w:del>
      <w:r w:rsidRPr="006F178A">
        <w:rPr>
          <w:rtl/>
        </w:rPr>
        <w:t xml:space="preserve"> </w:t>
      </w:r>
      <w:ins w:id="91388" w:author="מנוע מכני" w:date="2026-10-11T12:04:40Z">
        <w:r>
          <w:rPr>
            <w:rtl/>
          </w:rPr>
          <w:t xml:space="preserve">גם</w:t>
        </w:r>
      </w:ins>
      <w:del w:id="91389" w:author="מנוע מכני" w:date="2026-10-11T12:04:40Z">
        <w:r w:rsidRPr="006F178A">
          <w:rPr>
            <w:rtl/>
          </w:rPr>
          <w:delText xml:space="preserve">נמי</w:delText>
        </w:r>
      </w:del>
      <w:r w:rsidRPr="006F178A">
        <w:rPr>
          <w:rtl/>
        </w:rPr>
        <w:t xml:space="preserve"> מבטלי </w:t>
      </w:r>
      <w:r w:rsidRPr="006F178A">
        <w:rPr>
          <w:rtl/>
        </w:rPr>
        <w:t xml:space="preserve">משא"כ</w:t>
      </w:r>
      <w:r w:rsidRPr="006F178A">
        <w:rPr>
          <w:rtl/>
        </w:rPr>
        <w:t xml:space="preserve"> </w:t>
      </w:r>
      <w:ins w:id="91386" w:author="מנוע מכני" w:date="2026-10-11T12:04:40Z">
        <w:r>
          <w:rPr>
            <w:rtl/>
          </w:rPr>
          <w:t xml:space="preserve">כאן</w:t>
        </w:r>
      </w:ins>
      <w:del w:id="91387" w:author="מנוע מכני" w:date="2026-10-11T12:04:40Z">
        <w:r w:rsidRPr="006F178A">
          <w:rPr>
            <w:rtl/>
          </w:rPr>
          <w:delText xml:space="preserve">הכא</w:delText>
        </w:r>
      </w:del>
      <w:r w:rsidRPr="006F178A">
        <w:rPr>
          <w:rtl/>
        </w:rPr>
        <w:t xml:space="preserve"> דלא מצו </w:t>
      </w:r>
      <w:r w:rsidRPr="004C00C0">
        <w:rPr>
          <w:b/>
          <w:bCs/>
          <w:rtl/>
        </w:rPr>
        <w:t xml:space="preserve">א"ד: </w:t>
      </w:r>
      <w:r w:rsidRPr="006F178A">
        <w:rPr>
          <w:rtl/>
        </w:rPr>
        <w:t xml:space="preserve">ל"ש</w:t>
      </w:r>
      <w:r w:rsidRPr="006F178A">
        <w:rPr>
          <w:rtl/>
        </w:rPr>
        <w:t xml:space="preserve">.</w:t>
      </w:r>
    </w:p>
    <w:p w:rsidR="005851B8" w:rsidRPr="006F178A" w:rsidRDefault="005851B8" w:rsidP="005851B8">
      <w:pPr>
        <w:rPr>
          <w:rtl/>
        </w:rPr>
      </w:pPr>
      <w:r w:rsidRPr="006F178A">
        <w:rPr>
          <w:rtl/>
        </w:rPr>
        <w:t xml:space="preserve">וא"ל</w:t>
      </w:r>
      <w:r w:rsidRPr="006F178A">
        <w:rPr>
          <w:rtl/>
        </w:rPr>
        <w:t xml:space="preserve"> </w:t>
      </w:r>
      <w:r w:rsidRPr="006F178A">
        <w:rPr>
          <w:rStyle w:val="2fb"/>
          <w:rtl/>
        </w:rPr>
        <w:t xml:space="preserve">ר"ש</w:t>
      </w:r>
      <w:r w:rsidRPr="006F178A">
        <w:rPr>
          <w:rtl/>
        </w:rPr>
        <w:t xml:space="preserve"> דאין מבטלין דגם </w:t>
      </w:r>
      <w:r w:rsidRPr="006F178A">
        <w:rPr>
          <w:rStyle w:val="2fb"/>
          <w:rtl/>
        </w:rPr>
        <w:t xml:space="preserve">לר"י</w:t>
      </w:r>
      <w:r w:rsidRPr="006F178A">
        <w:rPr>
          <w:rtl/>
        </w:rPr>
        <w:t xml:space="preserve"> בעי' שיתקיימו שני התנאים או מצי לערב </w:t>
      </w:r>
      <w:r w:rsidRPr="006F178A">
        <w:rPr>
          <w:rStyle w:val="2fb"/>
          <w:rtl/>
        </w:rPr>
        <w:t xml:space="preserve">מער"ש</w:t>
      </w:r>
      <w:r w:rsidRPr="006F178A">
        <w:rPr>
          <w:rtl/>
        </w:rPr>
        <w:t xml:space="preserve">, וגם ביטולי בטיל.</w:t>
      </w:r>
    </w:p>
    <w:p w:rsidR="005851B8" w:rsidRPr="006F178A" w:rsidRDefault="005851B8" w:rsidP="005851B8">
      <w:pPr>
        <w:rPr>
          <w:rtl/>
        </w:rPr>
      </w:pPr>
      <w:r w:rsidRPr="006F178A">
        <w:rPr>
          <w:rFonts w:ascii="Fb Fontext" w:hAnsi="Fb Fontext"/>
          <w:sz w:val="20"/>
          <w:rtl/>
        </w:rPr>
        <w:t xml:space="preserve">הגיע ומת נכרי בשבת מהו. </w:t>
      </w:r>
      <w:r w:rsidRPr="006F178A">
        <w:rPr>
          <w:rFonts w:ascii="Fb Fontext" w:hAnsi="Fb Fontext"/>
          <w:sz w:val="20"/>
          <w:rtl/>
        </w:rPr>
        <w:t xml:space="preserve">למ"ד</w:t>
      </w:r>
      <w:r w:rsidRPr="006F178A">
        <w:rPr>
          <w:rFonts w:ascii="Fb Fontext" w:hAnsi="Fb Fontext"/>
          <w:sz w:val="20"/>
          <w:rtl/>
        </w:rPr>
        <w:t xml:space="preserve"> שוכרין - </w:t>
      </w:r>
      <w:r w:rsidRPr="006F178A">
        <w:rPr>
          <w:rFonts w:ascii="Fb Fontext" w:hAnsi="Fb Fontext"/>
          <w:sz w:val="20"/>
          <w:rtl/>
        </w:rPr>
        <w:t xml:space="preserve">לא</w:t>
      </w:r>
      <w:r w:rsidRPr="006F178A">
        <w:rPr>
          <w:rFonts w:ascii="Fb Fontext" w:hAnsi="Fb Fontext"/>
          <w:sz w:val="20"/>
          <w:rtl/>
        </w:rPr>
        <w:t xml:space="preserve"> תיבעי לך, דגם שכירות בנוסף לביטול יכולים לעשות </w:t>
      </w:r>
      <w:r w:rsidRPr="006F178A">
        <w:rPr>
          <w:rFonts w:ascii="Fb Fontext" w:hAnsi="Fb Fontext"/>
          <w:sz w:val="20"/>
          <w:rtl/>
        </w:rPr>
        <w:t xml:space="preserve">כ"ש</w:t>
      </w:r>
      <w:r w:rsidRPr="006F178A">
        <w:rPr>
          <w:rFonts w:ascii="Fb Fontext" w:hAnsi="Fb Fontext"/>
          <w:sz w:val="20"/>
          <w:rtl/>
        </w:rPr>
        <w:t xml:space="preserve"> רק ביטול.</w:t>
      </w:r>
    </w:p>
    <w:p w:rsidR="005851B8" w:rsidRPr="006F178A" w:rsidRDefault="005851B8" w:rsidP="005851B8">
      <w:pPr>
        <w:rPr>
          <w:rtl/>
        </w:rPr>
      </w:pPr>
      <w:del w:id="90085" w:author="מנוע מכני" w:date="2026-10-11T12:04:40Z">
        <w:r w:rsidRPr="006F178A">
          <w:rPr>
            <w:rFonts w:ascii="Fb Fontext" w:hAnsi="Fb Fontext"/>
            <w:rtl/>
          </w:rPr>
          <w:delText xml:space="preserve"> </w:delText>
        </w:r>
      </w:del>
      <w:r w:rsidRPr="006F178A">
        <w:rPr>
          <w:rFonts w:ascii="Fb Fontext" w:hAnsi="Fb Fontext"/>
          <w:rtl/>
        </w:rPr>
        <w:t xml:space="preserve">תיבעי לך אליבא דמ"ד אין שוכרין. תרתי הוא דלא </w:t>
      </w:r>
      <w:ins w:id="90359" w:author="Claude - סמנטי" w:date="2026-10-11T12:19:31Z">
        <w:r>
          <w:rPr>
            <w:rFonts w:ascii="Fb Fontext" w:hAnsi="Fb Fontext"/>
            <w:rtl/>
          </w:rPr>
          <w:t xml:space="preserve">עושים</w:t>
        </w:r>
      </w:ins>
      <w:del w:id="90360" w:author="Claude - סמנטי" w:date="2026-10-11T12:19:31Z">
        <w:r w:rsidRPr="006F178A">
          <w:rPr>
            <w:rFonts w:ascii="Fb Fontext" w:hAnsi="Fb Fontext"/>
            <w:rtl/>
          </w:rPr>
          <w:delText xml:space="preserve">עבדינן</w:delText>
        </w:r>
      </w:del>
      <w:r w:rsidRPr="006F178A">
        <w:rPr>
          <w:rFonts w:ascii="Fb Fontext" w:hAnsi="Fb Fontext"/>
          <w:rtl/>
        </w:rPr>
        <w:t xml:space="preserve">, הא </w:t>
      </w:r>
      <w:ins w:id="92774" w:author="מנוע מכני" w:date="2026-10-11T12:04:40Z">
        <w:r>
          <w:rPr>
            <w:rFonts w:ascii="Fb Fontext" w:hAnsi="Fb Fontext"/>
            <w:rtl/>
          </w:rPr>
          <w:t xml:space="preserve">אחת</w:t>
        </w:r>
      </w:ins>
      <w:del w:id="92775" w:author="מנוע מכני" w:date="2026-10-11T12:04:40Z">
        <w:r w:rsidRPr="006F178A">
          <w:rPr>
            <w:rFonts w:ascii="Fb Fontext" w:hAnsi="Fb Fontext"/>
            <w:rtl/>
          </w:rPr>
          <w:delText xml:space="preserve">חדא</w:delText>
        </w:r>
      </w:del>
      <w:r w:rsidRPr="006F178A">
        <w:rPr>
          <w:rFonts w:ascii="Fb Fontext" w:hAnsi="Fb Fontext"/>
          <w:rtl/>
        </w:rPr>
        <w:t xml:space="preserve"> - </w:t>
      </w:r>
      <w:ins w:id="90357" w:author="Claude - סמנטי" w:date="2026-10-11T12:19:31Z">
        <w:r>
          <w:rPr>
            <w:rFonts w:ascii="Fb Fontext" w:hAnsi="Fb Fontext"/>
            <w:rtl/>
          </w:rPr>
          <w:t xml:space="preserve">עושים</w:t>
        </w:r>
      </w:ins>
      <w:del w:id="90358" w:author="Claude - סמנטי" w:date="2026-10-11T12:19:31Z">
        <w:r w:rsidRPr="006F178A">
          <w:rPr>
            <w:rFonts w:ascii="Fb Fontext" w:hAnsi="Fb Fontext"/>
            <w:rtl/>
          </w:rPr>
          <w:delText xml:space="preserve">עבדינן</w:delText>
        </w:r>
      </w:del>
      <w:r w:rsidRPr="006F178A">
        <w:rPr>
          <w:rFonts w:ascii="Fb Fontext" w:hAnsi="Fb Fontext"/>
          <w:rtl/>
        </w:rPr>
        <w:t xml:space="preserve">. או </w:t>
      </w:r>
      <w:ins w:id="92772" w:author="מנוע מכני" w:date="2026-10-11T12:04:40Z">
        <w:r>
          <w:rPr>
            <w:rFonts w:ascii="Fb Fontext" w:hAnsi="Fb Fontext"/>
            <w:rtl/>
          </w:rPr>
          <w:t xml:space="preserve">שמא</w:t>
        </w:r>
      </w:ins>
      <w:del w:id="92773" w:author="מנוע מכני" w:date="2026-10-11T12:04:40Z">
        <w:r w:rsidRPr="006F178A">
          <w:rPr>
            <w:rFonts w:ascii="Fb Fontext" w:hAnsi="Fb Fontext"/>
            <w:rtl/>
          </w:rPr>
          <w:delText xml:space="preserve">דילמא</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שנא.</w:t>
      </w:r>
    </w:p>
    <w:p>
      <w:pPr>
        <w:pStyle w:val="38"/>
        <w:rPr>
          <w:ins w:id="96111" w:author="מנוע מכני" w:date="2026-10-11T12:04:40Z"/>
        </w:rPr>
      </w:pPr>
      <w:r w:rsidRPr="006F178A">
        <w:t xml:space="preserve">א"ל</w:t>
      </w:r>
      <w:r w:rsidRPr="006F178A">
        <w:t xml:space="preserve">:</w:t>
      </w:r>
    </w:p>
    <w:p w:rsidR="005851B8" w:rsidRPr="006F178A" w:rsidRDefault="005851B8" w:rsidP="005851B8">
      <w:pPr>
        <w:rPr>
          <w:rtl/>
        </w:rPr>
      </w:pPr>
      <w:del w:id="96112" w:author="מנוע מכני" w:date="2026-10-11T12:04:40Z">
        <w:r w:rsidRPr="006F178A">
          <w:rPr>
            <w:rtl/>
          </w:rPr>
          <w:delText xml:space="preserve"> </w:delText>
        </w:r>
      </w:del>
      <w:r w:rsidRPr="006F178A">
        <w:rPr>
          <w:rtl/>
        </w:rPr>
        <w:t xml:space="preserve">אני אומר מבטלין [דכבר </w:t>
      </w:r>
      <w:r w:rsidRPr="006F178A">
        <w:rPr>
          <w:rStyle w:val="2fb"/>
          <w:rtl/>
        </w:rPr>
        <w:t xml:space="preserve">מער"ש</w:t>
      </w:r>
      <w:r w:rsidRPr="006F178A">
        <w:rPr>
          <w:rtl/>
        </w:rPr>
        <w:t xml:space="preserve"> יכלו לשכור], והמנונא </w:t>
      </w:r>
      <w:r w:rsidRPr="006F178A">
        <w:rPr>
          <w:rtl/>
        </w:rPr>
        <w:t xml:space="preserve">אמר</w:t>
      </w:r>
      <w:r w:rsidRPr="006F178A">
        <w:rPr>
          <w:rtl/>
        </w:rPr>
        <w:t xml:space="preserve">: אין מבטלין. [דלא היו יכולין לערב ולפיכך גם אין מבטלין.</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rsidR="005851B8" w:rsidRPr="006F178A" w:rsidRDefault="005851B8" w:rsidP="005851B8">
      <w:pPr>
        <w:rPr>
          <w:rtl/>
        </w:rPr>
      </w:pPr>
      <w:r w:rsidRPr="006F178A">
        <w:rPr>
          <w:rStyle w:val="afffe"/>
          <w:rFonts w:ascii="Fb Fontext" w:hAnsi="Fb Fontext"/>
          <w:rtl/>
        </w:rPr>
        <w:t>בית סאתיים</w:t>
      </w:r>
      <w:r w:rsidRPr="006F178A">
        <w:rPr>
          <w:rFonts w:ascii="Fb Fontext" w:hAnsi="Fb Fontext"/>
          <w:rtl/>
        </w:rPr>
        <w:t>.</w:t>
      </w:r>
    </w:p>
    <w:p>
      <w:pPr>
        <w:pStyle w:val="38"/>
        <w:rPr>
          <w:ins w:id="96114" w:author="מנוע מכני" w:date="2026-10-11T12:04:40Z"/>
        </w:rPr>
      </w:pPr>
      <w:del w:id="96113" w:author="מנוע מכני" w:date="2026-10-11T12:04:40Z">
        <w:r w:rsidRPr="006F178A">
          <w:delText xml:space="preserve">•</w:delText>
        </w:r>
      </w:del>
      <w:r w:rsidRPr="006F178A">
        <w:t xml:space="preserve"> אריא"ש:</w:t>
      </w:r>
    </w:p>
    <w:p w:rsidR="005851B8" w:rsidRPr="006F178A" w:rsidRDefault="005851B8" w:rsidP="005851B8">
      <w:pPr>
        <w:rPr>
          <w:rtl/>
        </w:rPr>
      </w:pPr>
      <w:del w:id="96115" w:author="מנוע מכני" w:date="2026-10-11T12:04:40Z">
        <w:r w:rsidRPr="006F178A">
          <w:rPr>
            <w:rtl/>
          </w:rPr>
          <w:delText xml:space="preserve"> </w:delText>
        </w:r>
      </w:del>
      <w:r w:rsidRPr="006F178A">
        <w:rPr>
          <w:rtl/>
        </w:rPr>
        <w:t xml:space="preserve">נכרי שיש לו פתח ד"ט אד"ט פתוח לבקעה, </w:t>
      </w:r>
      <w:ins w:id="90410" w:author="מנוע מכני" w:date="2026-10-11T12:04:40Z">
        <w:r>
          <w:rPr>
            <w:rtl/>
          </w:rPr>
          <w:t xml:space="preserve">אפי'</w:t>
        </w:r>
      </w:ins>
      <w:del w:id="90411" w:author="מנוע מכני" w:date="2026-10-11T12:04:40Z">
        <w:r w:rsidRPr="006F178A">
          <w:rPr>
            <w:rtl/>
          </w:rPr>
          <w:delText xml:space="preserve">אפילו</w:delText>
        </w:r>
      </w:del>
      <w:r w:rsidRPr="006F178A">
        <w:rPr>
          <w:rtl/>
        </w:rPr>
        <w:t xml:space="preserve"> מכניס ומוציא גמלים וקרונות כל היום כולו דרך מבוי אין אוסר על בני מבוי. כיוון דבפיתחא דמיחד </w:t>
      </w:r>
      <w:ins w:id="92778" w:author="מנוע מכני" w:date="2026-10-11T12:04:40Z">
        <w:r>
          <w:rPr>
            <w:rtl/>
          </w:rPr>
          <w:t xml:space="preserve">לו</w:t>
        </w:r>
      </w:ins>
      <w:del w:id="92779" w:author="מנוע מכני" w:date="2026-10-11T12:04:40Z">
        <w:r w:rsidRPr="006F178A">
          <w:rPr>
            <w:rtl/>
          </w:rPr>
          <w:delText xml:space="preserve">ליה</w:delText>
        </w:r>
      </w:del>
      <w:r w:rsidRPr="006F178A">
        <w:rPr>
          <w:rtl/>
        </w:rPr>
        <w:t xml:space="preserve">, בההוא ניחא </w:t>
      </w:r>
      <w:ins w:id="92780" w:author="מנוע מכני" w:date="2026-10-11T12:04:40Z">
        <w:r>
          <w:rPr>
            <w:rtl/>
          </w:rPr>
          <w:t xml:space="preserve">לו</w:t>
        </w:r>
      </w:ins>
      <w:del w:id="92781" w:author="מנוע מכני" w:date="2026-10-11T12:04:40Z">
        <w:r w:rsidRPr="006F178A">
          <w:rPr>
            <w:rtl/>
          </w:rPr>
          <w:delText xml:space="preserve">ליה</w:delText>
        </w:r>
      </w:del>
      <w:r w:rsidRPr="006F178A">
        <w:rPr>
          <w:rtl/>
        </w:rPr>
        <w:t xml:space="preserve">. | ר"נב"א </w:t>
      </w:r>
      <w:ins w:id="92776" w:author="מנוע מכני" w:date="2026-10-11T12:04:40Z">
        <w:r>
          <w:rPr>
            <w:rtl/>
          </w:rPr>
          <w:t xml:space="preserve">משמו</w:t>
        </w:r>
      </w:ins>
      <w:del w:id="92777" w:author="מנוע מכני" w:date="2026-10-11T12:04:40Z">
        <w:r w:rsidRPr="006F178A">
          <w:rPr>
            <w:rtl/>
          </w:rPr>
          <w:delText xml:space="preserve">משמיה</w:delText>
        </w:r>
      </w:del>
      <w:r w:rsidRPr="006F178A">
        <w:rPr>
          <w:rtl/>
        </w:rPr>
        <w:t xml:space="preserve"> דתלמוד </w:t>
      </w:r>
      <w:r>
        <w:rPr>
          <w:rtl/>
        </w:rPr>
        <w:t>ואפי'</w:t>
      </w:r>
      <w:r w:rsidRPr="006F178A">
        <w:rPr>
          <w:rtl/>
        </w:rPr>
        <w:t xml:space="preserve"> פתוח לקרפף.</w:t>
      </w:r>
    </w:p>
    <w:p>
      <w:pPr>
        <w:pStyle w:val="38"/>
        <w:rPr>
          <w:ins w:id="96116" w:author="מנוע מכני" w:date="2026-10-11T12:04:40Z"/>
        </w:rPr>
      </w:pPr>
      <w:r w:rsidRPr="006F178A">
        <w:t xml:space="preserve">רבה ורב יוסף:</w:t>
      </w:r>
    </w:p>
    <w:p w:rsidR="005851B8" w:rsidRDefault="005851B8" w:rsidP="005851B8">
      <w:pPr>
        <w:rPr>
          <w:rtl/>
        </w:rPr>
      </w:pPr>
      <w:del w:id="96117" w:author="מנוע מכני" w:date="2026-10-11T12:04:40Z">
        <w:r w:rsidRPr="006F178A">
          <w:rPr>
            <w:rtl/>
          </w:rPr>
          <w:delText xml:space="preserve"> </w:delText>
        </w:r>
      </w:del>
      <w:r w:rsidRPr="006F178A">
        <w:rPr>
          <w:rtl/>
        </w:rPr>
        <w:t xml:space="preserve">נכרי, בית סאתים - אוסר, יותר מבית סאתים - אינו אוסר. [שנוח לו שם יותר מן המבוי]</w:t>
      </w:r>
    </w:p>
    <w:p w:rsidR="005851B8" w:rsidRDefault="005851B8" w:rsidP="005851B8">
      <w:pPr>
        <w:rPr>
          <w:rtl/>
        </w:rPr>
      </w:pPr>
      <w:r w:rsidRPr="006F178A">
        <w:rPr>
          <w:rtl/>
        </w:rPr>
        <w:t>וישראל [ששכח להשתתף], בית סאתים אינו אוסר, יותר מבית סאתים אוסר [שאינו יכול לטלטל שם]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סז:</w:t>
      </w:r>
    </w:p>
    <w:p>
      <w:pPr>
        <w:pStyle w:val="afffff8"/>
        <w:rPr>
          <w:ins w:id="90247" w:author="קלוד" w:date="2026-10-11T12:24:08Z"/>
        </w:rPr>
      </w:pPr>
      <w:ins w:id="90248" w:author="קלוד" w:date="2026-10-11T12:24:08Z">
        <w:r>
          <w:rPr>
            <w:color w:val="7B3F00"/>
          </w:rPr>
          <w:t xml:space="preserve">קרפף יותר מבית סאתים שלא הוקף לדירה - הזורק חייב</w:t>
        </w:r>
      </w:ins>
    </w:p>
    <w:p>
      <w:pPr>
        <w:pStyle w:val="38"/>
        <w:rPr>
          <w:ins w:id="96118" w:author="מנוע מכני" w:date="2026-10-11T12:04:40Z"/>
        </w:rPr>
      </w:pPr>
      <w:r w:rsidRPr="006F178A">
        <w:t xml:space="preserve">עולא מרי"ו:</w:t>
      </w:r>
    </w:p>
    <w:p w:rsidR="005851B8" w:rsidRPr="006F178A" w:rsidRDefault="005851B8" w:rsidP="005851B8">
      <w:pPr>
        <w:rPr>
          <w:rtl/>
        </w:rPr>
      </w:pPr>
      <w:del w:id="96119" w:author="מנוע מכני" w:date="2026-10-11T12:04:40Z">
        <w:r w:rsidRPr="006F178A">
          <w:rPr>
            <w:rFonts w:ascii="Fb Fontext" w:hAnsi="Fb Fontext"/>
            <w:rtl/>
          </w:rPr>
          <w:delText xml:space="preserve"> </w:delText>
        </w:r>
      </w:del>
      <w:r w:rsidRPr="006F178A">
        <w:rPr>
          <w:rFonts w:ascii="Fb Fontext" w:hAnsi="Fb Fontext"/>
          <w:rtl/>
        </w:rPr>
        <w:t xml:space="preserve">קרפף יותר מבית סאתים שהוקף אבל </w:t>
      </w:r>
      <w:r w:rsidRPr="006F178A">
        <w:rPr>
          <w:rFonts w:ascii="Fb Fontext" w:hAnsi="Fb Fontext"/>
          <w:rtl/>
        </w:rPr>
        <w:t xml:space="preserve">לא</w:t>
      </w:r>
      <w:r w:rsidRPr="006F178A">
        <w:rPr>
          <w:rFonts w:ascii="Fb Fontext" w:hAnsi="Fb Fontext"/>
          <w:rtl/>
        </w:rPr>
        <w:t xml:space="preserve"> לדירה, </w:t>
      </w:r>
      <w:ins w:id="90412" w:author="מנוע מכני" w:date="2026-10-11T12:04:40Z">
        <w:r>
          <w:rPr>
            <w:rFonts w:ascii="Fb Fontext" w:hAnsi="Fb Fontext"/>
            <w:rtl/>
          </w:rPr>
          <w:t xml:space="preserve">ואפי'</w:t>
        </w:r>
      </w:ins>
      <w:del w:id="90413" w:author="מנוע מכני" w:date="2026-10-11T12:04:40Z">
        <w:r w:rsidRPr="006F178A">
          <w:rPr>
            <w:rFonts w:ascii="Fb Fontext" w:hAnsi="Fb Fontext"/>
            <w:rtl/>
          </w:rPr>
          <w:delText xml:space="preserve">ואפילו</w:delText>
        </w:r>
      </w:del>
      <w:r w:rsidRPr="006F178A">
        <w:rPr>
          <w:rFonts w:ascii="Fb Fontext" w:hAnsi="Fb Fontext"/>
          <w:rtl/>
        </w:rPr>
        <w:t xml:space="preserve"> כור </w:t>
      </w:r>
      <w:ins w:id="90414" w:author="מנוע מכני" w:date="2026-10-11T12:04:40Z">
        <w:r>
          <w:rPr>
            <w:rFonts w:ascii="Fb Fontext" w:hAnsi="Fb Fontext"/>
            <w:rtl/>
          </w:rPr>
          <w:t xml:space="preserve">ואפי'</w:t>
        </w:r>
      </w:ins>
      <w:del w:id="90415" w:author="מנוע מכני" w:date="2026-10-11T12:04:40Z">
        <w:r w:rsidRPr="006F178A">
          <w:rPr>
            <w:rFonts w:ascii="Fb Fontext" w:hAnsi="Fb Fontext"/>
            <w:rtl/>
          </w:rPr>
          <w:delText xml:space="preserve">ואפילו</w:delText>
        </w:r>
      </w:del>
      <w:r w:rsidRPr="006F178A">
        <w:rPr>
          <w:rFonts w:ascii="Fb Fontext" w:hAnsi="Fb Fontext"/>
          <w:rtl/>
        </w:rPr>
        <w:t xml:space="preserve"> כוריים - הזורק לתוכו חייב.</w:t>
      </w:r>
    </w:p>
    <w:p w:rsidR="005851B8" w:rsidRPr="006F178A" w:rsidRDefault="005851B8" w:rsidP="005851B8">
      <w:pPr>
        <w:rPr>
          <w:rtl/>
        </w:rPr>
      </w:pPr>
      <w:r w:rsidRPr="006F178A">
        <w:rPr>
          <w:rtl/>
        </w:rPr>
        <w:t>וטעמא משום דמחיצה היא, אלא שמחוסרת דיורין.</w:t>
      </w:r>
    </w:p>
    <w:p w:rsidR="005851B8" w:rsidRPr="006F178A" w:rsidRDefault="005851B8" w:rsidP="005851B8">
      <w:pPr>
        <w:rPr>
          <w:rtl/>
        </w:rPr>
      </w:pPr>
      <w:r w:rsidRPr="006F178A">
        <w:rPr>
          <w:rtl/>
        </w:rPr>
        <w:t xml:space="preserve">והקשתה הגמ' מהך דסלע שבים, גבוה עשרה ורוחב ארבעה - אין מטלטלין </w:t>
      </w:r>
      <w:r w:rsidRPr="006F178A">
        <w:rPr>
          <w:rtl/>
        </w:rPr>
        <w:t xml:space="preserve">לא</w:t>
      </w:r>
      <w:r w:rsidRPr="006F178A">
        <w:rPr>
          <w:rtl/>
        </w:rPr>
        <w:t xml:space="preserve"> מן תוכו לים, ולא מן הים לתוכו.</w:t>
      </w:r>
    </w:p>
    <w:p w:rsidR="005851B8" w:rsidRPr="006F178A" w:rsidRDefault="005851B8" w:rsidP="005851B8">
      <w:pPr>
        <w:rPr>
          <w:rStyle w:val="afffe"/>
          <w:rFonts w:ascii="Fb Fontext" w:hAnsi="Fb Fontext"/>
          <w:b/>
          <w:rtl/>
        </w:rPr>
      </w:pPr>
      <w:r w:rsidRPr="006F178A">
        <w:rPr>
          <w:rtl/>
        </w:rPr>
        <w:t xml:space="preserve">פחות מכאן - מטלטלין. עד בית סאתים ומשמע דפחות מכאן </w:t>
      </w:r>
      <w:r w:rsidRPr="006F178A">
        <w:rPr>
          <w:rtl/>
        </w:rPr>
        <w:t xml:space="preserve">לא</w:t>
      </w:r>
      <w:r w:rsidRPr="006F178A">
        <w:rPr>
          <w:rtl/>
        </w:rPr>
        <w:t xml:space="preserve"> </w:t>
      </w:r>
      <w:r>
        <w:rPr>
          <w:rtl/>
        </w:rPr>
        <w:t>ואפי'</w:t>
      </w:r>
      <w:r w:rsidRPr="006F178A">
        <w:rPr>
          <w:rtl/>
        </w:rPr>
        <w:t xml:space="preserve"> דכרמלית הוא. בהכרח דעד בית סאתיים היינו ארישא דאין מטלטלין, ופחות מכן מטלטלין - כיוון שהוא כרמלית ותיובתא </w:t>
      </w:r>
      <w:r w:rsidRPr="006F178A">
        <w:rPr>
          <w:rStyle w:val="2fb"/>
          <w:rtl/>
        </w:rPr>
        <w:t xml:space="preserve">דרי"ו</w:t>
      </w:r>
      <w:r w:rsidRPr="006F178A">
        <w:rPr>
          <w:rtl/>
        </w:rPr>
        <w:t xml:space="preserve">.</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w:t>
      </w:r>
      <w:ins w:id="90361" w:author="Claude - סמנטי" w:date="2026-10-11T12:19:31Z">
        <w:r>
          <w:rPr>
            <w:rtl/>
          </w:rPr>
          <w:t xml:space="preserve">מדייקים</w:t>
        </w:r>
      </w:ins>
      <w:del w:id="90362" w:author="Claude - סמנטי" w:date="2026-10-11T12:19:31Z">
        <w:r w:rsidRPr="006F178A">
          <w:rPr>
            <w:rtl/>
          </w:rPr>
          <w:delText xml:space="preserve">דייקינן</w:delText>
        </w:r>
      </w:del>
      <w:r w:rsidRPr="006F178A">
        <w:rPr>
          <w:rtl/>
        </w:rPr>
        <w:t xml:space="preserve"> מרישא </w:t>
      </w:r>
      <w:ins w:id="91390" w:author="מנוע מכני" w:date="2026-10-11T12:04:40Z">
        <w:r>
          <w:rPr>
            <w:rtl/>
          </w:rPr>
          <w:t xml:space="preserve">שהרי</w:t>
        </w:r>
      </w:ins>
      <w:del w:id="91391" w:author="מנוע מכני" w:date="2026-10-11T12:04:40Z">
        <w:r w:rsidRPr="006F178A">
          <w:rPr>
            <w:rtl/>
          </w:rPr>
          <w:delText xml:space="preserve">דהא</w:delText>
        </w:r>
      </w:del>
      <w:r w:rsidRPr="006F178A">
        <w:rPr>
          <w:rtl/>
        </w:rPr>
        <w:t xml:space="preserve"> בתוכו מטלטלין והיינו משום רשות היחיד - ועד בית סאתים.</w:t>
      </w:r>
    </w:p>
    <w:p>
      <w:pPr>
        <w:pStyle w:val="38"/>
        <w:rPr>
          <w:ins w:id="96120" w:author="מנוע מכני" w:date="2026-10-11T12:04:40Z"/>
        </w:rPr>
      </w:pPr>
      <w:r w:rsidRPr="006F178A">
        <w:t>ב.</w:t>
      </w:r>
      <w:r w:rsidRPr="006F178A">
        <w:t xml:space="preserve"> רב אשי</w:t>
      </w:r>
      <w:r>
        <w:t>:</w:t>
      </w:r>
    </w:p>
    <w:p w:rsidR="005851B8" w:rsidRPr="006F178A" w:rsidRDefault="005851B8" w:rsidP="005851B8">
      <w:pPr>
        <w:rPr>
          <w:rtl/>
        </w:rPr>
      </w:pPr>
      <w:del w:id="96121" w:author="מנוע מכני" w:date="2026-10-11T12:04:40Z">
        <w:r w:rsidRPr="006F178A">
          <w:rPr>
            <w:rtl/>
          </w:rPr>
          <w:delText xml:space="preserve"> </w:delText>
        </w:r>
      </w:del>
      <w:r w:rsidRPr="006F178A">
        <w:rPr>
          <w:rtl/>
        </w:rPr>
        <w:t xml:space="preserve">לעולם ארישא, הן אמרו: קרפף יתר מבית סאתים שלא הוקף לדירה אין מטלטלין בו אלא בארבע אמות.</w:t>
      </w:r>
    </w:p>
    <w:p w:rsidR="005851B8" w:rsidRPr="006F178A" w:rsidRDefault="005851B8" w:rsidP="005851B8">
      <w:pPr>
        <w:rPr>
          <w:rtl/>
        </w:rPr>
      </w:pPr>
      <w:r w:rsidRPr="006F178A">
        <w:rPr>
          <w:rtl/>
        </w:rPr>
        <w:t>והן אמרו: אין מטלטלין מרשות היחיד לכרמלית.</w:t>
      </w:r>
    </w:p>
    <w:p w:rsidR="005851B8" w:rsidRPr="006F178A" w:rsidRDefault="005851B8" w:rsidP="005851B8">
      <w:pPr>
        <w:rPr>
          <w:rtl/>
        </w:rPr>
      </w:pPr>
      <w:r w:rsidRPr="006F178A">
        <w:rPr>
          <w:rtl/>
        </w:rPr>
        <w:t xml:space="preserve">בית סאתים דשרי לטלטולי בכוליה - אסרי רבנן לטלטולי, </w:t>
      </w:r>
      <w:r w:rsidRPr="006F178A">
        <w:rPr>
          <w:rtl/>
        </w:rPr>
        <w:t xml:space="preserve">לא</w:t>
      </w:r>
      <w:r w:rsidRPr="006F178A">
        <w:rPr>
          <w:rtl/>
        </w:rPr>
        <w:t xml:space="preserve"> מן הים לתוכו ולא מתוכו לים. </w:t>
      </w:r>
      <w:r w:rsidRPr="006F178A">
        <w:rPr>
          <w:rStyle w:val="2fb"/>
          <w:rtl/>
        </w:rPr>
        <w:t xml:space="preserve">דרה"י</w:t>
      </w:r>
      <w:r w:rsidRPr="006F178A">
        <w:rPr>
          <w:rtl/>
        </w:rPr>
        <w:t xml:space="preserve"> גמורה היא.</w:t>
      </w:r>
    </w:p>
    <w:p w:rsidR="005851B8" w:rsidRDefault="005851B8" w:rsidP="005851B8">
      <w:pPr>
        <w:rPr>
          <w:rtl/>
        </w:rPr>
      </w:pPr>
      <w:r w:rsidRPr="006F178A">
        <w:rPr>
          <w:rtl/>
        </w:rPr>
        <w:t>יתר מבית סאתים דאסור לטלטולי בכוליה</w:t>
      </w:r>
      <w:r w:rsidRPr="006F178A">
        <w:rPr>
          <w:rFonts w:hint="cs"/>
          <w:rtl/>
        </w:rPr>
        <w:t xml:space="preserve"> [</w:t>
      </w:r>
      <w:r w:rsidRPr="006F178A">
        <w:rPr>
          <w:rtl/>
        </w:rPr>
        <w:t>שתוכו שכיח]</w:t>
      </w:r>
    </w:p>
    <w:p w:rsidR="005851B8" w:rsidRPr="006F178A" w:rsidRDefault="005851B8" w:rsidP="005851B8">
      <w:pPr>
        <w:rPr>
          <w:rtl/>
        </w:rPr>
      </w:pPr>
      <w:r w:rsidRPr="006F178A">
        <w:rPr>
          <w:rtl/>
        </w:rPr>
        <w:t xml:space="preserve">שרו רבנן לטלטולי מתוכו לים ומן הים לתוכו. [שלא שכיח] דיאמרו </w:t>
      </w:r>
      <w:r w:rsidRPr="006F178A">
        <w:rPr>
          <w:rtl/>
        </w:rPr>
        <w:t xml:space="preserve">רה"י</w:t>
      </w:r>
      <w:r w:rsidRPr="006F178A">
        <w:rPr>
          <w:rtl/>
        </w:rPr>
        <w:t xml:space="preserve"> גמורה היא, ואתי לטלטולי בכוליה.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45" w:author="קלוד" w:date="2026-10-11T12:24:08Z"/>
        </w:rPr>
      </w:pPr>
      <w:ins w:id="90246" w:author="קלוד" w:date="2026-10-11T12:24:08Z">
        <w:r>
          <w:rPr>
            <w:color w:val="7B3F00"/>
          </w:rPr>
          <w:t xml:space="preserve">מעשה בתינוק ששפך חמימיו - הבאה מנכרי בשבת</w:t>
        </w:r>
      </w:ins>
    </w:p>
    <w:p w:rsidR="005851B8" w:rsidRPr="006F178A" w:rsidRDefault="005851B8" w:rsidP="005851B8">
      <w:pPr>
        <w:rPr>
          <w:rtl/>
        </w:rPr>
      </w:pPr>
      <w:r w:rsidRPr="006F178A">
        <w:rPr>
          <w:rFonts w:ascii="Fb Fontext" w:hAnsi="Fb Fontext"/>
          <w:rtl/>
        </w:rPr>
        <w:t xml:space="preserve">ההוא ינוקא דאשתפיך חמימיה, </w:t>
      </w:r>
      <w:r w:rsidRPr="006F178A">
        <w:rPr>
          <w:rFonts w:ascii="Fb Fontext" w:hAnsi="Fb Fontext"/>
          <w:rtl/>
        </w:rPr>
        <w:t xml:space="preserve">אמר</w:t>
      </w:r>
      <w:r w:rsidRPr="006F178A">
        <w:rPr>
          <w:rFonts w:ascii="Fb Fontext" w:hAnsi="Fb Fontext"/>
          <w:rtl/>
        </w:rPr>
        <w:t xml:space="preserve"> </w:t>
      </w:r>
      <w:ins w:id="93336" w:author="מנוע מכני" w:date="2026-10-11T12:04:40Z">
        <w:r>
          <w:rPr>
            <w:rFonts w:ascii="Fb Fontext" w:hAnsi="Fb Fontext"/>
            <w:rtl/>
          </w:rPr>
          <w:t xml:space="preserve">להם</w:t>
        </w:r>
      </w:ins>
      <w:del w:id="93337" w:author="מנוע מכני" w:date="2026-10-11T12:04:40Z">
        <w:r w:rsidRPr="006F178A">
          <w:rPr>
            <w:rFonts w:ascii="Fb Fontext" w:hAnsi="Fb Fontext"/>
            <w:rtl/>
          </w:rPr>
          <w:delText xml:space="preserve">להו</w:delText>
        </w:r>
      </w:del>
      <w:r w:rsidRPr="006F178A">
        <w:rPr>
          <w:rFonts w:ascii="Fb Fontext" w:hAnsi="Fb Fontext"/>
          <w:rtl/>
        </w:rPr>
        <w:t xml:space="preserve"> </w:t>
      </w:r>
      <w:r w:rsidRPr="006F178A">
        <w:rPr>
          <w:rStyle w:val="2fb"/>
          <w:rFonts w:ascii="Fb Fontext" w:hAnsi="Fb Fontext"/>
          <w:rtl/>
        </w:rPr>
        <w:t xml:space="preserve">רבה</w:t>
      </w:r>
      <w:r w:rsidRPr="006F178A">
        <w:rPr>
          <w:rFonts w:ascii="Fb Fontext" w:hAnsi="Fb Fontext"/>
          <w:rtl/>
        </w:rPr>
        <w:t xml:space="preserve">: נייתו </w:t>
      </w:r>
      <w:ins w:id="92782" w:author="מנוע מכני" w:date="2026-10-11T12:04:40Z">
        <w:r>
          <w:rPr>
            <w:rFonts w:ascii="Fb Fontext" w:hAnsi="Fb Fontext"/>
            <w:rtl/>
          </w:rPr>
          <w:t xml:space="preserve">לו</w:t>
        </w:r>
      </w:ins>
      <w:del w:id="92783" w:author="מנוע מכני" w:date="2026-10-11T12:04:40Z">
        <w:r w:rsidRPr="006F178A">
          <w:rPr>
            <w:rFonts w:ascii="Fb Fontext" w:hAnsi="Fb Fontext"/>
            <w:rtl/>
          </w:rPr>
          <w:delText xml:space="preserve">ליה</w:delText>
        </w:r>
      </w:del>
      <w:r w:rsidRPr="006F178A">
        <w:rPr>
          <w:rFonts w:ascii="Fb Fontext" w:hAnsi="Fb Fontext"/>
          <w:rtl/>
        </w:rPr>
        <w:t xml:space="preserve"> חמימי מגו ביתאי.</w:t>
      </w:r>
    </w:p>
    <w:p w:rsidR="005851B8" w:rsidRPr="006F178A" w:rsidRDefault="005851B8" w:rsidP="005851B8">
      <w:pPr>
        <w:rPr>
          <w:rtl/>
        </w:rPr>
      </w:pPr>
      <w:r w:rsidRPr="006F178A">
        <w:rPr>
          <w:rtl/>
        </w:rPr>
        <w:t xml:space="preserve">ולא עירבו </w:t>
      </w:r>
      <w:r>
        <w:rPr>
          <w:rtl/>
        </w:rPr>
        <w:t>ואפי'</w:t>
      </w:r>
      <w:r w:rsidRPr="006F178A">
        <w:rPr>
          <w:rtl/>
        </w:rPr>
        <w:t xml:space="preserve"> </w:t>
      </w:r>
      <w:r w:rsidRPr="006F178A">
        <w:rPr>
          <w:rtl/>
        </w:rPr>
        <w:t xml:space="preserve">לא</w:t>
      </w:r>
      <w:r w:rsidRPr="006F178A">
        <w:rPr>
          <w:rtl/>
        </w:rPr>
        <w:t xml:space="preserve"> שיתפו במבוי וקראו לנכרי להביא.</w:t>
      </w:r>
    </w:p>
    <w:p w:rsidR="005851B8" w:rsidRPr="006F178A" w:rsidRDefault="005851B8" w:rsidP="005851B8">
      <w:pPr>
        <w:rPr>
          <w:rtl/>
        </w:rPr>
      </w:pPr>
      <w:r w:rsidRPr="006F178A">
        <w:rPr>
          <w:rtl/>
        </w:rPr>
        <w:t xml:space="preserve">ואמר </w:t>
      </w:r>
      <w:r w:rsidRPr="006F178A">
        <w:rPr>
          <w:rStyle w:val="2fb"/>
          <w:rtl/>
        </w:rPr>
        <w:t xml:space="preserve">אביי</w:t>
      </w:r>
      <w:r w:rsidRPr="006F178A">
        <w:rPr>
          <w:rtl/>
        </w:rPr>
        <w:t xml:space="preserve"> בעי לאותביה למר ולא שבקן </w:t>
      </w:r>
      <w:r w:rsidRPr="006F178A">
        <w:rPr>
          <w:rStyle w:val="2fb"/>
          <w:rtl/>
        </w:rPr>
        <w:t xml:space="preserve">רב יוסף</w:t>
      </w:r>
      <w:r w:rsidRPr="006F178A">
        <w:rPr>
          <w:rtl/>
        </w:rPr>
        <w:t xml:space="preserve">, </w:t>
      </w:r>
      <w:ins w:id="92784" w:author="מנוע מכני" w:date="2026-10-11T12:04:40Z">
        <w:r>
          <w:rPr>
            <w:rtl/>
          </w:rPr>
          <w:t xml:space="preserve">דדברים</w:t>
        </w:r>
      </w:ins>
      <w:del w:id="92785" w:author="מנוע מכני" w:date="2026-10-11T12:04:40Z">
        <w:r w:rsidRPr="006F178A">
          <w:rPr>
            <w:rtl/>
          </w:rPr>
          <w:delText xml:space="preserve">דמילי</w:delText>
        </w:r>
      </w:del>
      <w:r w:rsidRPr="006F178A">
        <w:rPr>
          <w:rtl/>
        </w:rPr>
        <w:t xml:space="preserve"> דרבנן הוא דקודם </w:t>
      </w:r>
      <w:ins w:id="90365" w:author="Claude - סמנטי" w:date="2026-10-11T12:19:31Z">
        <w:r>
          <w:rPr>
            <w:rtl/>
          </w:rPr>
          <w:t xml:space="preserve">עושים</w:t>
        </w:r>
      </w:ins>
      <w:del w:id="90366" w:author="Claude - סמנטי" w:date="2026-10-11T12:19:31Z">
        <w:r w:rsidRPr="006F178A">
          <w:rPr>
            <w:rtl/>
          </w:rPr>
          <w:delText xml:space="preserve">עבדינן</w:delText>
        </w:r>
      </w:del>
      <w:r w:rsidRPr="006F178A">
        <w:rPr>
          <w:rtl/>
        </w:rPr>
        <w:t xml:space="preserve"> </w:t>
      </w:r>
      <w:r w:rsidRPr="006F178A">
        <w:rPr>
          <w:rtl/>
        </w:rPr>
        <w:t xml:space="preserve">ואח"כ</w:t>
      </w:r>
      <w:r w:rsidRPr="006F178A">
        <w:rPr>
          <w:rtl/>
        </w:rPr>
        <w:t xml:space="preserve"> </w:t>
      </w:r>
      <w:ins w:id="90363" w:author="Claude - סמנטי" w:date="2026-10-11T12:19:31Z">
        <w:r>
          <w:rPr>
            <w:rtl/>
          </w:rPr>
          <w:t xml:space="preserve">מקשים</w:t>
        </w:r>
      </w:ins>
      <w:del w:id="90364" w:author="Claude - סמנטי" w:date="2026-10-11T12:19:31Z">
        <w:r w:rsidRPr="006F178A">
          <w:rPr>
            <w:rtl/>
          </w:rPr>
          <w:delText xml:space="preserve">מותבינן</w:delText>
        </w:r>
      </w:del>
      <w:r w:rsidRPr="006F178A">
        <w:rPr>
          <w:rtl/>
        </w:rPr>
        <w:t xml:space="preserve"> [</w:t>
      </w:r>
      <w:r w:rsidRPr="006F178A">
        <w:rPr>
          <w:rtl/>
        </w:rPr>
        <w:t xml:space="preserve">משא"כ</w:t>
      </w:r>
      <w:r w:rsidRPr="006F178A">
        <w:rPr>
          <w:rtl/>
        </w:rPr>
        <w:t xml:space="preserve"> </w:t>
      </w:r>
      <w:ins w:id="92786" w:author="מנוע מכני" w:date="2026-10-11T12:04:40Z">
        <w:r>
          <w:rPr>
            <w:rtl/>
          </w:rPr>
          <w:t xml:space="preserve">דברים</w:t>
        </w:r>
      </w:ins>
      <w:del w:id="92787" w:author="מנוע מכני" w:date="2026-10-11T12:04:40Z">
        <w:r w:rsidRPr="006F178A">
          <w:rPr>
            <w:rtl/>
          </w:rPr>
          <w:delText xml:space="preserve">מילי</w:delText>
        </w:r>
      </w:del>
      <w:r w:rsidRPr="006F178A">
        <w:rPr>
          <w:rtl/>
        </w:rPr>
        <w:t xml:space="preserve"> דאורייתא] ורצה להקשות דמה הזאה שבות ואינה דוחה את השבת, אף אמירה לנכרי שבות, ואינה דוחה את השבת.</w:t>
      </w:r>
    </w:p>
    <w:p w:rsidR="005851B8" w:rsidRPr="006F178A" w:rsidRDefault="005851B8" w:rsidP="005851B8">
      <w:pPr>
        <w:rPr>
          <w:rtl/>
        </w:rPr>
      </w:pPr>
      <w:r w:rsidRPr="006F178A">
        <w:rPr>
          <w:rtl/>
        </w:rPr>
        <w:t xml:space="preserve">ודחאו דשאני שבות </w:t>
      </w:r>
      <w:ins w:id="92794" w:author="מנוע מכני" w:date="2026-10-11T12:04:40Z">
        <w:r>
          <w:rPr>
            <w:rtl/>
          </w:rPr>
          <w:t xml:space="preserve">דיש</w:t>
        </w:r>
      </w:ins>
      <w:del w:id="92795" w:author="מנוע מכני" w:date="2026-10-11T12:04:40Z">
        <w:r w:rsidRPr="006F178A">
          <w:rPr>
            <w:rtl/>
          </w:rPr>
          <w:delText xml:space="preserve">דאית</w:delText>
        </w:r>
      </w:del>
      <w:r w:rsidRPr="006F178A">
        <w:rPr>
          <w:rtl/>
        </w:rPr>
        <w:t xml:space="preserve"> </w:t>
      </w:r>
      <w:ins w:id="92788" w:author="מנוע מכני" w:date="2026-10-11T12:04:40Z">
        <w:r>
          <w:rPr>
            <w:rtl/>
          </w:rPr>
          <w:t xml:space="preserve">בו</w:t>
        </w:r>
      </w:ins>
      <w:del w:id="92789" w:author="מנוע מכני" w:date="2026-10-11T12:04:40Z">
        <w:r w:rsidRPr="006F178A">
          <w:rPr>
            <w:rtl/>
          </w:rPr>
          <w:delText xml:space="preserve">ביה</w:delText>
        </w:r>
      </w:del>
      <w:r w:rsidRPr="006F178A">
        <w:rPr>
          <w:rtl/>
        </w:rPr>
        <w:t xml:space="preserve"> מעשה לשבות דנכרי </w:t>
      </w:r>
      <w:ins w:id="92792" w:author="מנוע מכני" w:date="2026-10-11T12:04:40Z">
        <w:r>
          <w:rPr>
            <w:rtl/>
          </w:rPr>
          <w:t xml:space="preserve">דאין</w:t>
        </w:r>
      </w:ins>
      <w:del w:id="92793" w:author="מנוע מכני" w:date="2026-10-11T12:04:40Z">
        <w:r w:rsidRPr="006F178A">
          <w:rPr>
            <w:rtl/>
          </w:rPr>
          <w:delText xml:space="preserve">דלית</w:delText>
        </w:r>
      </w:del>
      <w:r w:rsidRPr="006F178A">
        <w:rPr>
          <w:rtl/>
        </w:rPr>
        <w:t xml:space="preserve"> </w:t>
      </w:r>
      <w:ins w:id="92790" w:author="מנוע מכני" w:date="2026-10-11T12:04:40Z">
        <w:r>
          <w:rPr>
            <w:rtl/>
          </w:rPr>
          <w:t xml:space="preserve">בו</w:t>
        </w:r>
      </w:ins>
      <w:del w:id="92791" w:author="מנוע מכני" w:date="2026-10-11T12:04:40Z">
        <w:r w:rsidRPr="006F178A">
          <w:rPr>
            <w:rtl/>
          </w:rPr>
          <w:delText xml:space="preserve">ביה</w:delText>
        </w:r>
      </w:del>
      <w:r w:rsidRPr="006F178A">
        <w:rPr>
          <w:rtl/>
        </w:rPr>
        <w:t xml:space="preserve"> מעשה שלא </w:t>
      </w:r>
      <w:r w:rsidRPr="006F178A">
        <w:rPr>
          <w:rtl/>
        </w:rPr>
        <w:t xml:space="preserve">אמר</w:t>
      </w:r>
      <w:r w:rsidRPr="006F178A">
        <w:rPr>
          <w:rtl/>
        </w:rPr>
        <w:t xml:space="preserve"> לה מפורש שיחמם אלא שיביא.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סח.</w:t>
      </w:r>
    </w:p>
    <w:p>
      <w:pPr>
        <w:pStyle w:val="afffff8"/>
        <w:rPr>
          <w:ins w:id="90243" w:author="קלוד" w:date="2026-10-11T12:24:08Z"/>
        </w:rPr>
      </w:pPr>
      <w:ins w:id="90244" w:author="קלוד" w:date="2026-10-11T12:24:08Z">
        <w:r>
          <w:rPr>
            <w:color w:val="7B3F00"/>
          </w:rPr>
          <w:t xml:space="preserve">שיתוף מבוי - אין משתתפין באוצר שאינו מבורר</w:t>
        </w:r>
      </w:ins>
    </w:p>
    <w:p w:rsidR="005851B8" w:rsidRPr="006F178A" w:rsidRDefault="005851B8" w:rsidP="005851B8">
      <w:pPr>
        <w:rPr>
          <w:rtl/>
        </w:rPr>
      </w:pPr>
      <w:r w:rsidRPr="006F178A">
        <w:rPr>
          <w:rFonts w:ascii="Fb Fontext" w:hAnsi="Fb Fontext"/>
          <w:rtl/>
        </w:rPr>
        <w:t xml:space="preserve">מבואה </w:t>
      </w:r>
      <w:ins w:id="92800" w:author="מנוע מכני" w:date="2026-10-11T12:04:40Z">
        <w:r>
          <w:rPr>
            <w:rFonts w:ascii="Fb Fontext" w:hAnsi="Fb Fontext"/>
            <w:rtl/>
          </w:rPr>
          <w:t xml:space="preserve">דיש</w:t>
        </w:r>
      </w:ins>
      <w:del w:id="92801" w:author="מנוע מכני" w:date="2026-10-11T12:04:40Z">
        <w:r w:rsidRPr="006F178A">
          <w:rPr>
            <w:rFonts w:ascii="Fb Fontext" w:hAnsi="Fb Fontext"/>
            <w:rtl/>
          </w:rPr>
          <w:delText xml:space="preserve">דאית</w:delText>
        </w:r>
      </w:del>
      <w:r w:rsidRPr="006F178A">
        <w:rPr>
          <w:rFonts w:ascii="Fb Fontext" w:hAnsi="Fb Fontext"/>
          <w:rtl/>
        </w:rPr>
        <w:t xml:space="preserve"> </w:t>
      </w:r>
      <w:ins w:id="92796" w:author="מנוע מכני" w:date="2026-10-11T12:04:40Z">
        <w:r>
          <w:rPr>
            <w:rFonts w:ascii="Fb Fontext" w:hAnsi="Fb Fontext"/>
            <w:rtl/>
          </w:rPr>
          <w:t xml:space="preserve">בו</w:t>
        </w:r>
      </w:ins>
      <w:del w:id="92797" w:author="מנוע מכני" w:date="2026-10-11T12:04:40Z">
        <w:r w:rsidRPr="006F178A">
          <w:rPr>
            <w:rFonts w:ascii="Fb Fontext" w:hAnsi="Fb Fontext"/>
            <w:rtl/>
          </w:rPr>
          <w:delText xml:space="preserve">ביה</w:delText>
        </w:r>
      </w:del>
      <w:r w:rsidRPr="006F178A">
        <w:rPr>
          <w:rFonts w:ascii="Fb Fontext" w:hAnsi="Fb Fontext"/>
          <w:rtl/>
        </w:rPr>
        <w:t xml:space="preserve"> </w:t>
      </w:r>
      <w:ins w:id="92802" w:author="מנוע מכני" w:date="2026-10-11T12:04:40Z">
        <w:r>
          <w:rPr>
            <w:rFonts w:ascii="Fb Fontext" w:hAnsi="Fb Fontext"/>
            <w:rtl/>
          </w:rPr>
          <w:t xml:space="preserve">שני</w:t>
        </w:r>
      </w:ins>
      <w:del w:id="92803" w:author="מנוע מכני" w:date="2026-10-11T12:04:40Z">
        <w:r w:rsidRPr="006F178A">
          <w:rPr>
            <w:rFonts w:ascii="Fb Fontext" w:hAnsi="Fb Fontext"/>
            <w:rtl/>
          </w:rPr>
          <w:delText xml:space="preserve">תרי</w:delText>
        </w:r>
      </w:del>
      <w:r w:rsidRPr="006F178A">
        <w:rPr>
          <w:rFonts w:ascii="Fb Fontext" w:hAnsi="Fb Fontext"/>
          <w:rtl/>
        </w:rPr>
        <w:t xml:space="preserve"> </w:t>
      </w:r>
      <w:ins w:id="91392" w:author="מנוע מכני" w:date="2026-10-11T12:04:40Z">
        <w:r>
          <w:rPr>
            <w:rFonts w:ascii="Fb Fontext" w:hAnsi="Fb Fontext"/>
            <w:rtl/>
          </w:rPr>
          <w:t xml:space="preserve">אנשים</w:t>
        </w:r>
      </w:ins>
      <w:del w:id="91393" w:author="מנוע מכני" w:date="2026-10-11T12:04:40Z">
        <w:r w:rsidRPr="006F178A">
          <w:rPr>
            <w:rFonts w:ascii="Fb Fontext" w:hAnsi="Fb Fontext"/>
            <w:rtl/>
          </w:rPr>
          <w:delText xml:space="preserve">גברי</w:delText>
        </w:r>
      </w:del>
      <w:r w:rsidRPr="006F178A">
        <w:rPr>
          <w:rFonts w:ascii="Fb Fontext" w:hAnsi="Fb Fontext"/>
          <w:rtl/>
        </w:rPr>
        <w:t xml:space="preserve"> רברבי כרבנן </w:t>
      </w:r>
      <w:r w:rsidRPr="006F178A">
        <w:rPr>
          <w:rFonts w:ascii="Fb Fontext" w:hAnsi="Fb Fontext"/>
          <w:rtl/>
        </w:rPr>
        <w:t xml:space="preserve">לא</w:t>
      </w:r>
      <w:r w:rsidRPr="006F178A">
        <w:rPr>
          <w:rFonts w:ascii="Fb Fontext" w:hAnsi="Fb Fontext"/>
          <w:rtl/>
        </w:rPr>
        <w:t xml:space="preserve"> ליהוי </w:t>
      </w:r>
      <w:ins w:id="92798" w:author="מנוע מכני" w:date="2026-10-11T12:04:40Z">
        <w:r>
          <w:rPr>
            <w:rFonts w:ascii="Fb Fontext" w:hAnsi="Fb Fontext"/>
            <w:rtl/>
          </w:rPr>
          <w:t xml:space="preserve">בו</w:t>
        </w:r>
      </w:ins>
      <w:del w:id="92799" w:author="מנוע מכני" w:date="2026-10-11T12:04:40Z">
        <w:r w:rsidRPr="006F178A">
          <w:rPr>
            <w:rFonts w:ascii="Fb Fontext" w:hAnsi="Fb Fontext"/>
            <w:rtl/>
          </w:rPr>
          <w:delText xml:space="preserve">ביה</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עירוב ולא שיתוף </w:t>
      </w:r>
      <w:r w:rsidRPr="006F178A">
        <w:rPr>
          <w:rFonts w:ascii="Fb Fontext" w:hAnsi="Fb Fontext"/>
          <w:rtl/>
        </w:rPr>
        <w:t xml:space="preserve">וא"ל</w:t>
      </w:r>
      <w:r w:rsidRPr="006F178A">
        <w:rPr>
          <w:rFonts w:ascii="Fb Fontext" w:hAnsi="Fb Fontext"/>
          <w:rtl/>
        </w:rPr>
        <w:t xml:space="preserve"> </w:t>
      </w:r>
      <w:r w:rsidRPr="006F178A">
        <w:rPr>
          <w:rStyle w:val="2fb"/>
          <w:rFonts w:ascii="Fb Fontext" w:hAnsi="Fb Fontext"/>
          <w:rtl/>
        </w:rPr>
        <w:t xml:space="preserve">שרבה</w:t>
      </w:r>
      <w:r w:rsidRPr="006F178A">
        <w:rPr>
          <w:rFonts w:ascii="Fb Fontext" w:hAnsi="Fb Fontext"/>
          <w:rtl/>
        </w:rPr>
        <w:t xml:space="preserve"> אי"ז כבודו לאסוף מכולם והוא טרוד בגירסתו ולוותר משלו בכל פעם אינו יכול וכדתניא: אחד מבני מבוי שביקש יין ושמן ולא נתנו לו, - בטל השתוף.</w:t>
      </w:r>
    </w:p>
    <w:p w:rsidR="005851B8" w:rsidRPr="006F178A" w:rsidRDefault="005851B8" w:rsidP="005851B8">
      <w:pPr>
        <w:rPr>
          <w:rtl/>
        </w:rPr>
      </w:pPr>
      <w:r w:rsidRPr="006F178A">
        <w:rPr>
          <w:rtl/>
        </w:rPr>
        <w:t xml:space="preserve">וגם רביעית חלא </w:t>
      </w:r>
      <w:ins w:id="90367" w:author="Claude - סמנטי" w:date="2026-10-11T12:19:31Z">
        <w:r>
          <w:rPr>
            <w:rtl/>
          </w:rPr>
          <w:t xml:space="preserve">בחבית</w:t>
        </w:r>
      </w:ins>
      <w:del w:id="90368" w:author="Claude - סמנטי" w:date="2026-10-11T12:19:31Z">
        <w:r w:rsidRPr="006F178A">
          <w:rPr>
            <w:rtl/>
          </w:rPr>
          <w:delText xml:space="preserve">בחביתא</w:delText>
        </w:r>
      </w:del>
      <w:r w:rsidRPr="006F178A">
        <w:rPr>
          <w:rtl/>
        </w:rPr>
        <w:t xml:space="preserve"> אינו יכול להקנות ד</w:t>
      </w:r>
      <w:r w:rsidRPr="006F178A">
        <w:rPr>
          <w:rFonts w:hint="cs"/>
          <w:rtl/>
        </w:rPr>
        <w:t>א</w:t>
      </w:r>
      <w:r w:rsidRPr="006F178A">
        <w:rPr>
          <w:rtl/>
        </w:rPr>
        <w:t>ין משתתפין באוצר דאינו מבורר.</w:t>
      </w:r>
    </w:p>
    <w:p w:rsidR="005851B8" w:rsidRPr="006F178A" w:rsidRDefault="005851B8" w:rsidP="005851B8">
      <w:pPr>
        <w:rPr>
          <w:rtl/>
        </w:rPr>
      </w:pPr>
      <w:r w:rsidRPr="006F178A">
        <w:rPr>
          <w:rtl/>
        </w:rPr>
        <w:t>ומה ד</w:t>
      </w:r>
      <w:r>
        <w:rPr>
          <w:rtl/>
        </w:rPr>
        <w:t>חזי'</w:t>
      </w:r>
      <w:r w:rsidRPr="006F178A">
        <w:rPr>
          <w:rtl/>
        </w:rPr>
        <w:t xml:space="preserve"> דמשתתפין היינו כב"ה דיש ברירה וכדתנן: המת בבית ולו פתחים הרבה - כולן טמאין, נפתח אחד מהן - הוא טמא וכולן טהורין. חישב להוציאו באחד מהן, או בחלון שיש בו ארבעה על ארבעה - מציל על כל הפתחים כולן.</w:t>
      </w:r>
    </w:p>
    <w:p w:rsidR="005851B8" w:rsidRPr="006F178A" w:rsidRDefault="005851B8" w:rsidP="005851B8">
      <w:pPr>
        <w:rPr>
          <w:rtl/>
        </w:rPr>
      </w:pPr>
      <w:r w:rsidRPr="006F178A">
        <w:rPr>
          <w:rtl/>
        </w:rPr>
        <w:t xml:space="preserve">בית </w:t>
      </w:r>
      <w:ins w:id="92804" w:author="מנוע מכני" w:date="2026-10-11T12:04:40Z">
        <w:r>
          <w:rPr>
            <w:rtl/>
          </w:rPr>
          <w:t xml:space="preserve">שמה</w:t>
        </w:r>
      </w:ins>
      <w:del w:id="92805" w:author="מנוע מכני" w:date="2026-10-11T12:04:40Z">
        <w:r w:rsidRPr="006F178A">
          <w:rPr>
            <w:rtl/>
          </w:rPr>
          <w:delText xml:space="preserve">שמאי</w:delText>
        </w:r>
      </w:del>
      <w:r w:rsidRPr="006F178A">
        <w:rPr>
          <w:rtl/>
        </w:rPr>
        <w:t xml:space="preserve"> אומרים: והוא שחישב עד שלא ימות המת. ובית הלל אומרים: אף משימות המת.</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סח:</w:t>
      </w:r>
    </w:p>
    <w:p>
      <w:pPr>
        <w:pStyle w:val="afffff8"/>
        <w:rPr>
          <w:ins w:id="90241" w:author="קלוד" w:date="2026-10-11T12:24:08Z"/>
        </w:rPr>
      </w:pPr>
      <w:ins w:id="90242" w:author="קלוד" w:date="2026-10-11T12:24:08Z">
        <w:r>
          <w:rPr>
            <w:color w:val="7B3F00"/>
          </w:rPr>
          <w:t xml:space="preserve">תינוק שצריך חמין - נכרי מחמם אגב אמו</w:t>
        </w:r>
      </w:ins>
    </w:p>
    <w:p w:rsidR="005851B8" w:rsidRPr="00B3644D" w:rsidRDefault="005851B8" w:rsidP="005851B8">
      <w:pPr>
        <w:rPr>
          <w:spacing w:val="-4"/>
          <w:rtl/>
        </w:rPr>
      </w:pPr>
      <w:r w:rsidRPr="00B3644D">
        <w:rPr>
          <w:rFonts w:ascii="Fb Fontext" w:hAnsi="Fb Fontext"/>
          <w:spacing w:val="-4"/>
          <w:rtl/>
        </w:rPr>
        <w:t xml:space="preserve">ההוא ינוקא דאישתפוך חמימיה, </w:t>
      </w:r>
      <w:r w:rsidRPr="00B3644D">
        <w:rPr>
          <w:rFonts w:ascii="Fb Fontext" w:hAnsi="Fb Fontext"/>
          <w:spacing w:val="-4"/>
          <w:rtl/>
        </w:rPr>
        <w:t xml:space="preserve">א"ל</w:t>
      </w:r>
      <w:r w:rsidRPr="00B3644D">
        <w:rPr>
          <w:rFonts w:ascii="Fb Fontext" w:hAnsi="Fb Fontext"/>
          <w:spacing w:val="-4"/>
          <w:rtl/>
        </w:rPr>
        <w:t xml:space="preserve"> </w:t>
      </w:r>
      <w:r w:rsidRPr="00B3644D">
        <w:rPr>
          <w:rStyle w:val="2fb"/>
          <w:rFonts w:ascii="Fb Fontext" w:hAnsi="Fb Fontext"/>
          <w:spacing w:val="-4"/>
          <w:rtl/>
        </w:rPr>
        <w:t xml:space="preserve">רבא</w:t>
      </w:r>
      <w:r w:rsidRPr="00B3644D">
        <w:rPr>
          <w:rFonts w:ascii="Fb Fontext" w:hAnsi="Fb Fontext"/>
          <w:spacing w:val="-4"/>
          <w:rtl/>
        </w:rPr>
        <w:t xml:space="preserve">: נישיילה לאימיה, </w:t>
      </w:r>
      <w:ins w:id="93696" w:author="מנוע מכני" w:date="2026-10-11T12:04:40Z">
        <w:r>
          <w:rPr>
            <w:rFonts w:ascii="Fb Fontext" w:hAnsi="Fb Fontext"/>
            <w:spacing w:val="-4"/>
            <w:rtl/>
          </w:rPr>
          <w:t xml:space="preserve">אם </w:t>
        </w:r>
      </w:ins>
      <w:del w:id="93697" w:author="מנוע מכני" w:date="2026-10-11T12:04:40Z">
        <w:r w:rsidRPr="00B3644D">
          <w:rPr>
            <w:rFonts w:ascii="Fb Fontext" w:hAnsi="Fb Fontext"/>
            <w:spacing w:val="-4"/>
            <w:rtl/>
          </w:rPr>
          <w:delText xml:space="preserve">אי </w:delText>
        </w:r>
      </w:del>
      <w:r w:rsidRPr="00B3644D">
        <w:rPr>
          <w:rFonts w:ascii="Fb Fontext" w:hAnsi="Fb Fontext"/>
          <w:spacing w:val="-4"/>
          <w:rtl/>
        </w:rPr>
        <w:t xml:space="preserve">צריכא נחים </w:t>
      </w:r>
      <w:ins w:id="92806" w:author="מנוע מכני" w:date="2026-10-11T12:04:40Z">
        <w:r>
          <w:rPr>
            <w:rFonts w:ascii="Fb Fontext" w:hAnsi="Fb Fontext"/>
            <w:spacing w:val="-4"/>
            <w:rtl/>
          </w:rPr>
          <w:t xml:space="preserve">לו</w:t>
        </w:r>
      </w:ins>
      <w:del w:id="92807" w:author="מנוע מכני" w:date="2026-10-11T12:04:40Z">
        <w:r w:rsidRPr="00B3644D">
          <w:rPr>
            <w:rFonts w:ascii="Fb Fontext" w:hAnsi="Fb Fontext"/>
            <w:spacing w:val="-4"/>
            <w:rtl/>
          </w:rPr>
          <w:delText xml:space="preserve">ליה</w:delText>
        </w:r>
      </w:del>
      <w:r w:rsidRPr="00B3644D">
        <w:rPr>
          <w:rFonts w:ascii="Fb Fontext" w:hAnsi="Fb Fontext"/>
          <w:spacing w:val="-4"/>
          <w:rtl/>
        </w:rPr>
        <w:t xml:space="preserve"> נכרי אגב </w:t>
      </w:r>
      <w:ins w:id="90369" w:author="Claude - סמנטי" w:date="2026-10-11T12:19:31Z">
        <w:r>
          <w:rPr>
            <w:rFonts w:ascii="Fb Fontext" w:hAnsi="Fb Fontext"/>
            <w:spacing w:val="-4"/>
            <w:rtl/>
          </w:rPr>
          <w:t xml:space="preserve">אמו</w:t>
        </w:r>
      </w:ins>
      <w:del w:id="90370" w:author="Claude - סמנטי" w:date="2026-10-11T12:19:31Z">
        <w:r w:rsidRPr="00B3644D">
          <w:rPr>
            <w:rFonts w:ascii="Fb Fontext" w:hAnsi="Fb Fontext"/>
            <w:spacing w:val="-4"/>
            <w:rtl/>
          </w:rPr>
          <w:delText xml:space="preserve">אימיה</w:delText>
        </w:r>
      </w:del>
      <w:r w:rsidRPr="00B3644D">
        <w:rPr>
          <w:rFonts w:ascii="Fb Fontext" w:hAnsi="Fb Fontext"/>
          <w:spacing w:val="-4"/>
          <w:rtl/>
        </w:rPr>
        <w:t xml:space="preserve">.</w:t>
      </w:r>
    </w:p>
    <w:p>
      <w:pPr>
        <w:pStyle w:val="38"/>
        <w:rPr>
          <w:ins w:id="96122" w:author="מנוע מכני" w:date="2026-10-11T12:04:40Z"/>
        </w:rPr>
      </w:pPr>
      <w:r w:rsidRPr="006F178A">
        <w:t xml:space="preserve">והך</w:t>
      </w:r>
    </w:p>
    <w:p w:rsidR="005851B8" w:rsidRPr="006F178A" w:rsidRDefault="005851B8" w:rsidP="005851B8">
      <w:pPr>
        <w:rPr>
          <w:rtl/>
        </w:rPr>
      </w:pPr>
      <w:del w:id="96123" w:author="מנוע מכני" w:date="2026-10-11T12:04:40Z">
        <w:r w:rsidRPr="006F178A">
          <w:rPr>
            <w:rtl/>
          </w:rPr>
          <w:delText xml:space="preserve"> </w:delText>
        </w:r>
      </w:del>
      <w:r w:rsidRPr="006F178A">
        <w:rPr>
          <w:rtl/>
        </w:rPr>
        <w:t xml:space="preserve">דאכלה תמרים אין ראיה דיתכן שעילפון </w:t>
      </w:r>
      <w:ins w:id="92808" w:author="מנוע מכני" w:date="2026-10-11T12:04:40Z">
        <w:r>
          <w:rPr>
            <w:rtl/>
          </w:rPr>
          <w:t xml:space="preserve">סתם</w:t>
        </w:r>
      </w:ins>
      <w:del w:id="92809" w:author="מנוע מכני" w:date="2026-10-11T12:04:40Z">
        <w:r w:rsidRPr="006F178A">
          <w:rPr>
            <w:rtl/>
          </w:rPr>
          <w:delText xml:space="preserve">בעלמא</w:delText>
        </w:r>
      </w:del>
      <w:r w:rsidRPr="006F178A">
        <w:rPr>
          <w:rtl/>
        </w:rPr>
        <w:t xml:space="preserve"> אחזה שאינה מבחנת בצורכה.</w:t>
      </w:r>
    </w:p>
    <w:p w:rsidR="005851B8" w:rsidRPr="006F178A" w:rsidRDefault="005851B8" w:rsidP="005851B8">
      <w:pPr>
        <w:rPr>
          <w:rtl/>
        </w:rPr>
      </w:pPr>
      <w:r w:rsidRPr="006F178A">
        <w:rPr>
          <w:rtl/>
        </w:rPr>
        <w:t xml:space="preserve">ההוא ינוקא דאישתפוך חמימיה, </w:t>
      </w:r>
      <w:r w:rsidRPr="006F178A">
        <w:rPr>
          <w:rStyle w:val="2fb"/>
          <w:rtl/>
        </w:rPr>
        <w:t xml:space="preserve">רבא</w:t>
      </w:r>
      <w:r w:rsidRPr="006F178A">
        <w:rPr>
          <w:rtl/>
        </w:rPr>
        <w:t xml:space="preserve"> ביקש שיפנו לו כליו לבית הנשים [שלא יוציאו בטעות מהבית לחצר] וישב שם ויבטל ביתו מן החצר </w:t>
      </w:r>
      <w:ins w:id="94032" w:author="מנוע מכני" w:date="2026-10-11T12:04:40Z">
        <w:r>
          <w:rPr>
            <w:rtl/>
          </w:rPr>
          <w:t xml:space="preserve">דסבר</w:t>
        </w:r>
      </w:ins>
      <w:del w:id="94033" w:author="מנוע מכני" w:date="2026-10-11T12:04:40Z">
        <w:r w:rsidRPr="006F178A">
          <w:rPr>
            <w:rtl/>
          </w:rPr>
          <w:delText xml:space="preserve">דס"ל</w:delText>
        </w:r>
      </w:del>
      <w:r w:rsidRPr="006F178A">
        <w:rPr>
          <w:rtl/>
        </w:rPr>
        <w:t xml:space="preserve"> </w:t>
      </w:r>
      <w:r w:rsidRPr="006F178A">
        <w:rPr>
          <w:rStyle w:val="2fb"/>
          <w:rtl/>
        </w:rPr>
        <w:t xml:space="preserve">כר"יו</w:t>
      </w:r>
      <w:r w:rsidRPr="006F178A">
        <w:rPr>
          <w:rtl/>
        </w:rPr>
        <w:t xml:space="preserve"> דיש ביטול מחצר לחצר.</w:t>
      </w:r>
    </w:p>
    <w:p w:rsidR="005851B8" w:rsidRPr="006F178A" w:rsidRDefault="005851B8" w:rsidP="005851B8">
      <w:pPr>
        <w:rPr>
          <w:rtl/>
        </w:rPr>
      </w:pPr>
      <w:r w:rsidRPr="006F178A">
        <w:rPr>
          <w:rtl/>
        </w:rPr>
        <w:t xml:space="preserve">והא דלא ביטל במקומו עבורם ולאחמ"כ הם יבטלו עבורו דבזה </w:t>
      </w:r>
      <w:ins w:id="94034" w:author="מנוע מכני" w:date="2026-10-11T12:04:40Z">
        <w:r>
          <w:rPr>
            <w:rtl/>
          </w:rPr>
          <w:t xml:space="preserve">סבר</w:t>
        </w:r>
      </w:ins>
      <w:del w:id="94035" w:author="מנוע מכני" w:date="2026-10-11T12:04:40Z">
        <w:r w:rsidRPr="006F178A">
          <w:rPr>
            <w:rtl/>
          </w:rPr>
          <w:delText xml:space="preserve">ס"ל</w:delText>
        </w:r>
      </w:del>
      <w:r w:rsidRPr="006F178A">
        <w:rPr>
          <w:rtl/>
        </w:rPr>
        <w:t xml:space="preserve"> </w:t>
      </w:r>
      <w:r w:rsidRPr="006F178A">
        <w:rPr>
          <w:rStyle w:val="2fb"/>
          <w:rtl/>
        </w:rPr>
        <w:t xml:space="preserve">כשמואל</w:t>
      </w:r>
      <w:r w:rsidRPr="006F178A">
        <w:rPr>
          <w:rtl/>
        </w:rPr>
        <w:t xml:space="preserve"> דאין מבטלין וחוזרין ומבטלין.</w:t>
      </w:r>
    </w:p>
    <w:p w:rsidR="005851B8" w:rsidRPr="00B3644D" w:rsidRDefault="005851B8" w:rsidP="005851B8">
      <w:pPr>
        <w:rPr>
          <w:spacing w:val="-4"/>
          <w:rtl/>
        </w:rPr>
      </w:pPr>
      <w:ins w:id="91396" w:author="מנוע מכני" w:date="2026-10-11T12:04:40Z">
        <w:r>
          <w:rPr>
            <w:spacing w:val="-4"/>
            <w:rtl/>
          </w:rPr>
          <w:t xml:space="preserve">ולא</w:t>
        </w:r>
      </w:ins>
      <w:del w:id="91397" w:author="מנוע מכני" w:date="2026-10-11T12:04:40Z">
        <w:r w:rsidRPr="00B3644D">
          <w:rPr>
            <w:spacing w:val="-4"/>
            <w:rtl/>
          </w:rPr>
          <w:delText xml:space="preserve">ולאו</w:delText>
        </w:r>
      </w:del>
      <w:r w:rsidRPr="00B3644D">
        <w:rPr>
          <w:spacing w:val="-4"/>
          <w:rtl/>
        </w:rPr>
        <w:t xml:space="preserve"> חד טעמא הוא דהך דאין מבטלין וחוזרין ומבטלין דלא ליהוי </w:t>
      </w:r>
      <w:ins w:id="91394" w:author="מנוע מכני" w:date="2026-10-11T12:04:40Z">
        <w:r>
          <w:rPr>
            <w:spacing w:val="-4"/>
            <w:rtl/>
          </w:rPr>
          <w:t xml:space="preserve">דבר</w:t>
        </w:r>
      </w:ins>
      <w:del w:id="91395" w:author="מנוע מכני" w:date="2026-10-11T12:04:40Z">
        <w:r w:rsidRPr="00B3644D">
          <w:rPr>
            <w:spacing w:val="-4"/>
            <w:rtl/>
          </w:rPr>
          <w:delText xml:space="preserve">מילתא</w:delText>
        </w:r>
      </w:del>
      <w:r w:rsidRPr="00B3644D">
        <w:rPr>
          <w:spacing w:val="-4"/>
          <w:rtl/>
        </w:rPr>
        <w:t xml:space="preserve"> דרבנן כחוכא ואטלולא.</w:t>
      </w:r>
    </w:p>
    <w:p w:rsidR="005851B8" w:rsidRDefault="005851B8" w:rsidP="005851B8">
      <w:pPr>
        <w:pStyle w:val="affffd"/>
        <w:spacing w:after="0"/>
        <w:rPr>
          <w:rFonts w:ascii="MS Mincho" w:hAnsi="MS Mincho"/>
          <w:b/>
          <w:rtl/>
        </w:rPr>
      </w:pPr>
      <w:r>
        <w:rPr>
          <w:rFonts w:ascii="MS Mincho" w:hAnsi="MS Mincho" w:hint="cs"/>
          <w:b/>
          <w:rtl/>
        </w:rPr>
        <w:t xml:space="preserve"> ׻</w:t>
      </w:r>
    </w:p>
    <w:p>
      <w:pPr>
        <w:pStyle w:val="afffff8"/>
        <w:rPr>
          <w:ins w:id="90239" w:author="קלוד" w:date="2026-10-11T12:24:08Z"/>
        </w:rPr>
      </w:pPr>
      <w:ins w:id="90240" w:author="קלוד" w:date="2026-10-11T12:24:08Z">
        <w:r>
          <w:rPr>
            <w:color w:val="7B3F00"/>
          </w:rPr>
          <w:t xml:space="preserve">מבטלין וחוזרין ומבטלין - רב ושמואל</w:t>
        </w:r>
      </w:ins>
    </w:p>
    <w:p>
      <w:pPr>
        <w:pStyle w:val="38"/>
        <w:rPr>
          <w:ins w:id="96125" w:author="מנוע מכני" w:date="2026-10-11T12:04:40Z"/>
        </w:rPr>
      </w:pPr>
      <w:del w:id="96124" w:author="מנוע מכני" w:date="2026-10-11T12:04:40Z">
        <w:r w:rsidRPr="000D7AAE">
          <w:delText xml:space="preserve">•</w:delText>
        </w:r>
      </w:del>
      <w:r w:rsidRPr="000D7AAE">
        <w:t xml:space="preserve"> גופא</w:t>
      </w:r>
      <w:r w:rsidRPr="000D7AAE">
        <w:t xml:space="preserve">, רב:</w:t>
      </w:r>
    </w:p>
    <w:p w:rsidR="005851B8" w:rsidRPr="000D7AAE" w:rsidRDefault="005851B8" w:rsidP="005851B8">
      <w:pPr>
        <w:rPr>
          <w:b/>
          <w:bCs/>
          <w:rtl/>
        </w:rPr>
      </w:pPr>
      <w:del w:id="96126" w:author="מנוע מכני" w:date="2026-10-11T12:04:40Z">
        <w:r w:rsidRPr="000D7AAE">
          <w:rPr>
            <w:rFonts w:ascii="Fb Fontext" w:hAnsi="Fb Fontext"/>
            <w:b/>
            <w:bCs/>
            <w:rtl/>
          </w:rPr>
          <w:delText xml:space="preserve"> </w:delText>
        </w:r>
      </w:del>
      <w:r w:rsidRPr="000D7AAE">
        <w:rPr>
          <w:rFonts w:ascii="Fb Fontext" w:hAnsi="Fb Fontext"/>
          <w:b/>
          <w:bCs/>
          <w:rtl/>
        </w:rPr>
        <w:t xml:space="preserve">מבטלין וחוזרין ומבטלין, </w:t>
      </w:r>
      <w:r w:rsidRPr="000D7AAE">
        <w:rPr>
          <w:rStyle w:val="2fb"/>
          <w:rFonts w:ascii="Fb Fontext" w:hAnsi="Fb Fontext"/>
          <w:b/>
          <w:bCs/>
          <w:rtl/>
        </w:rPr>
        <w:t xml:space="preserve">ושמואל</w:t>
      </w:r>
      <w:ins w:id="93472" w:author="מנוע מכני" w:date="2026-10-11T12:04:40Z">
        <w:r>
          <w:rPr>
            <w:rFonts w:ascii="Fb Fontext" w:hAnsi="Fb Fontext"/>
            <w:b/>
            <w:bCs/>
            <w:rtl/>
          </w:rPr>
          <w:t xml:space="preserve">:</w:t>
        </w:r>
      </w:ins>
      <w:del w:id="93473" w:author="מנוע מכני" w:date="2026-10-11T12:04:40Z">
        <w:r w:rsidRPr="000D7AAE">
          <w:rPr>
            <w:rFonts w:ascii="Fb Fontext" w:hAnsi="Fb Fontext"/>
            <w:b/>
            <w:bCs/>
            <w:rtl/>
          </w:rPr>
          <w:delText xml:space="preserve"> :</w:delText>
        </w:r>
      </w:del>
      <w:r w:rsidRPr="000D7AAE">
        <w:rPr>
          <w:rFonts w:ascii="Fb Fontext" w:hAnsi="Fb Fontext"/>
          <w:b/>
          <w:bCs/>
          <w:rtl/>
        </w:rPr>
        <w:t xml:space="preserve"> אין מבטלין וחוזרין ומבטלין.</w:t>
      </w:r>
    </w:p>
    <w:p w:rsidR="005851B8" w:rsidRDefault="005851B8" w:rsidP="005851B8">
      <w:pPr>
        <w:rPr>
          <w:rtl/>
        </w:rPr>
      </w:pPr>
      <w:r w:rsidRPr="006F178A">
        <w:rPr>
          <w:rtl/>
        </w:rPr>
        <w:t xml:space="preserve">לימא </w:t>
      </w:r>
      <w:r w:rsidRPr="006F178A">
        <w:rPr>
          <w:rStyle w:val="2fb"/>
          <w:rtl/>
        </w:rPr>
        <w:t xml:space="preserve">רב</w:t>
      </w:r>
      <w:r w:rsidRPr="006F178A">
        <w:rPr>
          <w:rtl/>
        </w:rPr>
        <w:t xml:space="preserve"> </w:t>
      </w:r>
      <w:r w:rsidRPr="006F178A">
        <w:rPr>
          <w:rStyle w:val="2fb"/>
          <w:rtl/>
        </w:rPr>
        <w:t xml:space="preserve">ושמואל</w:t>
      </w:r>
      <w:r w:rsidRPr="006F178A">
        <w:rPr>
          <w:rtl/>
        </w:rPr>
        <w:t xml:space="preserve"> </w:t>
      </w:r>
      <w:ins w:id="90371" w:author="Claude - סמנטי" w:date="2026-10-11T12:19:31Z">
        <w:r>
          <w:rPr>
            <w:rtl/>
          </w:rPr>
          <w:t xml:space="preserve">במחלוקת</w:t>
        </w:r>
      </w:ins>
      <w:del w:id="90372" w:author="Claude - סמנטי" w:date="2026-10-11T12:19:31Z">
        <w:r w:rsidRPr="006F178A">
          <w:rPr>
            <w:rtl/>
          </w:rPr>
          <w:delText xml:space="preserve">בפלוגתא</w:delText>
        </w:r>
      </w:del>
      <w:r w:rsidRPr="006F178A">
        <w:rPr>
          <w:rtl/>
        </w:rPr>
        <w:t xml:space="preserve"> דרבנן </w:t>
      </w:r>
      <w:ins w:id="90416" w:author="מנוע מכני" w:date="2026-10-11T12:04:40Z">
        <w:r>
          <w:rPr>
            <w:rStyle w:val="2fb"/>
            <w:rtl/>
          </w:rPr>
          <w:t xml:space="preserve">ור"א</w:t>
        </w:r>
      </w:ins>
      <w:del w:id="90417" w:author="מנוע מכני" w:date="2026-10-11T12:04:40Z">
        <w:r w:rsidRPr="006F178A">
          <w:rPr>
            <w:rtl/>
          </w:rPr>
          <w:delText xml:space="preserve">ורבי אליעזר</w:delText>
        </w:r>
      </w:del>
      <w:r w:rsidRPr="006F178A">
        <w:rPr>
          <w:rtl/>
        </w:rPr>
        <w:t xml:space="preserve"> </w:t>
      </w:r>
      <w:ins w:id="91398" w:author="מנוע מכני" w:date="2026-10-11T12:04:40Z">
        <w:r>
          <w:rPr>
            <w:rtl/>
          </w:rPr>
          <w:t xml:space="preserve">חלקו</w:t>
        </w:r>
      </w:ins>
      <w:del w:id="91399" w:author="מנוע מכני" w:date="2026-10-11T12:04:40Z">
        <w:r w:rsidRPr="006F178A">
          <w:rPr>
            <w:rtl/>
          </w:rPr>
          <w:delText xml:space="preserve">פל</w:delText>
        </w:r>
        <w:r>
          <w:rPr>
            <w:rFonts w:hint="cs"/>
            <w:rtl/>
          </w:rPr>
          <w:delText xml:space="preserve">י</w:delText>
        </w:r>
        <w:r w:rsidRPr="006F178A">
          <w:rPr>
            <w:rtl/>
          </w:rPr>
          <w:delText xml:space="preserve">גי</w:delText>
        </w:r>
      </w:del>
      <w:r w:rsidRPr="006F178A">
        <w:rPr>
          <w:rFonts w:hint="cs"/>
          <w:rtl/>
        </w:rPr>
        <w:t xml:space="preserve"> [</w:t>
      </w:r>
      <w:ins w:id="93698" w:author="מנוע מכני" w:date="2026-10-11T12:04:40Z">
        <w:r>
          <w:rPr>
            <w:rtl/>
          </w:rPr>
          <w:t xml:space="preserve">אם </w:t>
        </w:r>
      </w:ins>
      <w:del w:id="93699" w:author="מנוע מכני" w:date="2026-10-11T12:04:40Z">
        <w:r w:rsidRPr="006F178A">
          <w:rPr>
            <w:rtl/>
          </w:rPr>
          <w:delText xml:space="preserve">אי </w:delText>
        </w:r>
      </w:del>
      <w:r w:rsidRPr="006F178A">
        <w:rPr>
          <w:rtl/>
        </w:rPr>
        <w:t xml:space="preserve">בעי לבטל הבית] .</w:t>
      </w:r>
    </w:p>
    <w:p w:rsidR="005851B8" w:rsidRPr="006F178A" w:rsidRDefault="005851B8" w:rsidP="005851B8">
      <w:pPr>
        <w:rPr>
          <w:rtl/>
        </w:rPr>
      </w:pPr>
      <w:r>
        <w:rPr>
          <w:rtl/>
        </w:rPr>
        <w:tab/>
      </w:r>
      <w:r w:rsidRPr="006F178A">
        <w:rPr>
          <w:rStyle w:val="2fb"/>
          <w:rtl/>
        </w:rPr>
        <w:t xml:space="preserve">דרב</w:t>
      </w:r>
      <w:r w:rsidRPr="006F178A">
        <w:rPr>
          <w:rtl/>
        </w:rPr>
        <w:t xml:space="preserve"> דאמר כרבנן </w:t>
      </w:r>
      <w:r w:rsidRPr="006F178A">
        <w:rPr>
          <w:rStyle w:val="2fb"/>
          <w:rtl/>
        </w:rPr>
        <w:t xml:space="preserve">ושמואל</w:t>
      </w:r>
      <w:r w:rsidRPr="006F178A">
        <w:rPr>
          <w:rtl/>
        </w:rPr>
        <w:t xml:space="preserve"> דאמר </w:t>
      </w:r>
      <w:r w:rsidRPr="006F178A">
        <w:rPr>
          <w:rStyle w:val="2fb"/>
          <w:rtl/>
        </w:rPr>
        <w:t xml:space="preserve">כר"א</w:t>
      </w:r>
      <w:r w:rsidRPr="006F178A">
        <w:rPr>
          <w:rtl/>
        </w:rPr>
        <w:t xml:space="preserve">.</w:t>
      </w:r>
    </w:p>
    <w:p>
      <w:pPr>
        <w:pStyle w:val="38"/>
        <w:rPr>
          <w:ins w:id="96127" w:author="מנוע מכני" w:date="2026-10-11T12:04:40Z"/>
        </w:rPr>
      </w:pPr>
      <w:r w:rsidRPr="006F178A">
        <w:t xml:space="preserve">לרב:</w:t>
      </w:r>
    </w:p>
    <w:p w:rsidR="005851B8" w:rsidRPr="006F178A" w:rsidRDefault="005851B8" w:rsidP="005851B8">
      <w:pPr>
        <w:rPr>
          <w:rtl/>
        </w:rPr>
      </w:pPr>
      <w:del w:id="96128" w:author="מנוע מכני" w:date="2026-10-11T12:04:40Z">
        <w:r w:rsidRPr="006F178A">
          <w:rPr>
            <w:rtl/>
          </w:rPr>
          <w:delText xml:space="preserve"> </w:delText>
        </w:r>
      </w:del>
      <w:r>
        <w:rPr>
          <w:rtl/>
        </w:rPr>
        <w:t>אפי'</w:t>
      </w:r>
      <w:r w:rsidRPr="006F178A">
        <w:rPr>
          <w:rtl/>
        </w:rPr>
        <w:t xml:space="preserve"> </w:t>
      </w:r>
      <w:r w:rsidRPr="006F178A">
        <w:rPr>
          <w:rStyle w:val="2fb"/>
          <w:rtl/>
        </w:rPr>
        <w:t xml:space="preserve">כר"א</w:t>
      </w:r>
      <w:r w:rsidRPr="006F178A">
        <w:rPr>
          <w:rtl/>
        </w:rPr>
        <w:t xml:space="preserve"> דווקא </w:t>
      </w:r>
      <w:ins w:id="91400" w:author="מנוע מכני" w:date="2026-10-11T12:04:40Z">
        <w:r>
          <w:rPr>
            <w:rtl/>
          </w:rPr>
          <w:t xml:space="preserve">שם</w:t>
        </w:r>
      </w:ins>
      <w:del w:id="91401" w:author="מנוע מכני" w:date="2026-10-11T12:04:40Z">
        <w:r w:rsidRPr="006F178A">
          <w:rPr>
            <w:rtl/>
          </w:rPr>
          <w:delText xml:space="preserve">התם</w:delText>
        </w:r>
      </w:del>
      <w:r w:rsidRPr="006F178A">
        <w:rPr>
          <w:rtl/>
        </w:rPr>
        <w:t xml:space="preserve"> דבית בלא חצר </w:t>
      </w:r>
      <w:r w:rsidRPr="006F178A">
        <w:rPr>
          <w:rtl/>
        </w:rPr>
        <w:t xml:space="preserve">לא</w:t>
      </w:r>
      <w:r w:rsidRPr="006F178A">
        <w:rPr>
          <w:rtl/>
        </w:rPr>
        <w:t xml:space="preserve"> דיירי </w:t>
      </w:r>
      <w:ins w:id="94648" w:author="מנוע מכני" w:date="2026-10-11T12:04:40Z">
        <w:r>
          <w:rPr>
            <w:rtl/>
          </w:rPr>
          <w:t xml:space="preserve">אנשים</w:t>
        </w:r>
      </w:ins>
      <w:del w:id="94649" w:author="מנוע מכני" w:date="2026-10-11T12:04:40Z">
        <w:r w:rsidRPr="006F178A">
          <w:rPr>
            <w:rtl/>
          </w:rPr>
          <w:delText xml:space="preserve">אינשי</w:delText>
        </w:r>
      </w:del>
      <w:r w:rsidRPr="006F178A">
        <w:rPr>
          <w:rtl/>
        </w:rPr>
        <w:t xml:space="preserve"> </w:t>
      </w:r>
      <w:r w:rsidRPr="006F178A">
        <w:rPr>
          <w:rtl/>
        </w:rPr>
        <w:t xml:space="preserve">משא"כ</w:t>
      </w:r>
      <w:r w:rsidRPr="006F178A">
        <w:rPr>
          <w:rtl/>
        </w:rPr>
        <w:t xml:space="preserve"> </w:t>
      </w:r>
      <w:ins w:id="91402" w:author="מנוע מכני" w:date="2026-10-11T12:04:40Z">
        <w:r>
          <w:rPr>
            <w:rtl/>
          </w:rPr>
          <w:t xml:space="preserve">כאן</w:t>
        </w:r>
      </w:ins>
      <w:del w:id="91403" w:author="מנוע מכני" w:date="2026-10-11T12:04:40Z">
        <w:r w:rsidRPr="006F178A">
          <w:rPr>
            <w:rtl/>
          </w:rPr>
          <w:delText xml:space="preserve">הכא</w:delText>
        </w:r>
      </w:del>
      <w:r w:rsidRPr="006F178A">
        <w:rPr>
          <w:rtl/>
        </w:rPr>
        <w:t xml:space="preserve"> להסתלק שייך.</w:t>
      </w:r>
    </w:p>
    <w:p>
      <w:pPr>
        <w:pStyle w:val="38"/>
        <w:rPr>
          <w:ins w:id="96129" w:author="מנוע מכני" w:date="2026-10-11T12:04:40Z"/>
        </w:rPr>
      </w:pPr>
      <w:r w:rsidRPr="006F178A">
        <w:t>ושמואל</w:t>
      </w:r>
      <w:r>
        <w:t>:</w:t>
      </w:r>
    </w:p>
    <w:p w:rsidR="005851B8" w:rsidRPr="006F178A" w:rsidRDefault="005851B8" w:rsidP="005851B8">
      <w:pPr>
        <w:rPr>
          <w:rtl/>
        </w:rPr>
      </w:pPr>
      <w:del w:id="96130" w:author="מנוע מכני" w:date="2026-10-11T12:04:40Z">
        <w:r w:rsidRPr="006F178A">
          <w:rPr>
            <w:rtl/>
          </w:rPr>
          <w:delText xml:space="preserve"> </w:delText>
        </w:r>
      </w:del>
      <w:r>
        <w:rPr>
          <w:rtl/>
        </w:rPr>
        <w:t>אפי'</w:t>
      </w:r>
      <w:r w:rsidRPr="006F178A">
        <w:rPr>
          <w:rtl/>
        </w:rPr>
        <w:t xml:space="preserve"> כרבנן </w:t>
      </w:r>
      <w:ins w:id="91404" w:author="מנוע מכני" w:date="2026-10-11T12:04:40Z">
        <w:r>
          <w:rPr>
            <w:rtl/>
          </w:rPr>
          <w:t xml:space="preserve">דשם</w:t>
        </w:r>
      </w:ins>
      <w:del w:id="91405" w:author="מנוע מכני" w:date="2026-10-11T12:04:40Z">
        <w:r w:rsidRPr="006F178A">
          <w:rPr>
            <w:rtl/>
          </w:rPr>
          <w:delText xml:space="preserve">דהתם</w:delText>
        </w:r>
      </w:del>
      <w:r w:rsidRPr="006F178A">
        <w:rPr>
          <w:rtl/>
        </w:rPr>
        <w:t xml:space="preserve"> </w:t>
      </w:r>
      <w:ins w:id="92810" w:author="מנוע מכני" w:date="2026-10-11T12:04:40Z">
        <w:r>
          <w:rPr>
            <w:rtl/>
          </w:rPr>
          <w:t xml:space="preserve">מה</w:t>
        </w:r>
      </w:ins>
      <w:del w:id="92811" w:author="מנוע מכני" w:date="2026-10-11T12:04:40Z">
        <w:r w:rsidRPr="006F178A">
          <w:rPr>
            <w:rtl/>
          </w:rPr>
          <w:delText xml:space="preserve">מאי</w:delText>
        </w:r>
      </w:del>
      <w:r w:rsidRPr="006F178A">
        <w:rPr>
          <w:rtl/>
        </w:rPr>
        <w:t xml:space="preserve"> דלא בטיל </w:t>
      </w:r>
      <w:r w:rsidRPr="006F178A">
        <w:rPr>
          <w:rtl/>
        </w:rPr>
        <w:t xml:space="preserve">לא</w:t>
      </w:r>
      <w:r w:rsidRPr="006F178A">
        <w:rPr>
          <w:rtl/>
        </w:rPr>
        <w:t xml:space="preserve"> בטיל אבל </w:t>
      </w:r>
      <w:ins w:id="91406" w:author="מנוע מכני" w:date="2026-10-11T12:04:40Z">
        <w:r>
          <w:rPr>
            <w:rtl/>
          </w:rPr>
          <w:t xml:space="preserve">כאן</w:t>
        </w:r>
      </w:ins>
      <w:del w:id="91407" w:author="מנוע מכני" w:date="2026-10-11T12:04:40Z">
        <w:r w:rsidRPr="006F178A">
          <w:rPr>
            <w:rtl/>
          </w:rPr>
          <w:delText xml:space="preserve">הכא</w:delText>
        </w:r>
      </w:del>
      <w:r w:rsidRPr="006F178A">
        <w:rPr>
          <w:rtl/>
        </w:rPr>
        <w:t xml:space="preserve"> </w:t>
      </w:r>
      <w:ins w:id="92812" w:author="מנוע מכני" w:date="2026-10-11T12:04:40Z">
        <w:r>
          <w:rPr>
            <w:rtl/>
          </w:rPr>
          <w:t xml:space="preserve">מה</w:t>
        </w:r>
      </w:ins>
      <w:del w:id="92813" w:author="מנוע מכני" w:date="2026-10-11T12:04:40Z">
        <w:r w:rsidRPr="006F178A">
          <w:rPr>
            <w:rtl/>
          </w:rPr>
          <w:delText xml:space="preserve">מאי</w:delText>
        </w:r>
      </w:del>
      <w:r w:rsidRPr="006F178A">
        <w:rPr>
          <w:rtl/>
        </w:rPr>
        <w:t xml:space="preserve"> דבטיל איסתליק לגמרי.</w:t>
      </w:r>
    </w:p>
    <w:p>
      <w:pPr>
        <w:pStyle w:val="38"/>
        <w:rPr>
          <w:ins w:id="96131" w:author="מנוע מכני" w:date="2026-10-11T12:04:40Z"/>
        </w:rPr>
      </w:pPr>
      <w:r w:rsidRPr="006F178A">
        <w:t xml:space="preserve">ראב"ח מרב ששת:</w:t>
      </w:r>
    </w:p>
    <w:p w:rsidR="005851B8" w:rsidRPr="006F178A" w:rsidRDefault="005851B8" w:rsidP="005851B8">
      <w:pPr>
        <w:rPr>
          <w:rtl/>
        </w:rPr>
      </w:pPr>
      <w:del w:id="96132" w:author="מנוע מכני" w:date="2026-10-11T12:04:40Z">
        <w:r w:rsidRPr="006F178A">
          <w:rPr>
            <w:rtl/>
          </w:rPr>
          <w:delText xml:space="preserve"> </w:delText>
        </w:r>
      </w:del>
      <w:r w:rsidRPr="006F178A">
        <w:rPr>
          <w:rtl/>
        </w:rPr>
        <w:t xml:space="preserve">כתנאי. מי שנתן רשותו והוציא, </w:t>
      </w:r>
      <w:r w:rsidRPr="006F178A">
        <w:rPr>
          <w:rStyle w:val="2fb"/>
          <w:rtl/>
        </w:rPr>
        <w:t xml:space="preserve">לר"מ</w:t>
      </w:r>
      <w:r w:rsidRPr="006F178A">
        <w:rPr>
          <w:rtl/>
        </w:rPr>
        <w:t xml:space="preserve"> בין בשוגג בין במזיד - אוסר.</w:t>
      </w:r>
    </w:p>
    <w:p w:rsidR="005851B8" w:rsidRPr="006F178A" w:rsidRDefault="005851B8" w:rsidP="005851B8">
      <w:pPr>
        <w:rPr>
          <w:rtl/>
        </w:rPr>
      </w:pPr>
      <w:r w:rsidRPr="006F178A">
        <w:rPr>
          <w:rStyle w:val="2fb"/>
          <w:rtl/>
        </w:rPr>
        <w:t xml:space="preserve">לר"י</w:t>
      </w:r>
      <w:r w:rsidRPr="006F178A">
        <w:rPr>
          <w:rtl/>
        </w:rPr>
        <w:t xml:space="preserve"> במזיד - אוסר, בשוגג - אינו אוסר.</w:t>
      </w:r>
    </w:p>
    <w:p w:rsidR="005851B8" w:rsidRPr="006F178A" w:rsidRDefault="005851B8" w:rsidP="005851B8">
      <w:pPr>
        <w:rPr>
          <w:rtl/>
        </w:rPr>
      </w:pPr>
      <w:ins w:id="94222" w:author="מנוע מכני" w:date="2026-10-11T12:04:40Z">
        <w:r>
          <w:rPr>
            <w:rtl/>
          </w:rPr>
          <w:t xml:space="preserve">ובזה</w:t>
        </w:r>
      </w:ins>
      <w:del w:id="94223" w:author="מנוע מכני" w:date="2026-10-11T12:04:40Z">
        <w:r w:rsidRPr="006F178A">
          <w:rPr>
            <w:rtl/>
          </w:rPr>
          <w:delText xml:space="preserve">ובהא</w:delText>
        </w:r>
      </w:del>
      <w:r w:rsidRPr="006F178A">
        <w:rPr>
          <w:rtl/>
        </w:rPr>
        <w:t xml:space="preserve"> </w:t>
      </w:r>
      <w:ins w:id="91408" w:author="מנוע מכני" w:date="2026-10-11T12:04:40Z">
        <w:r>
          <w:rPr>
            <w:rFonts w:hint="cs"/>
            <w:rtl/>
          </w:rPr>
          <w:t xml:space="preserve">חלקו</w:t>
        </w:r>
      </w:ins>
      <w:del w:id="91409" w:author="מנוע מכני" w:date="2026-10-11T12:04:40Z">
        <w:r>
          <w:rPr>
            <w:rFonts w:hint="cs"/>
            <w:rtl/>
          </w:rPr>
          <w:delText xml:space="preserve">פליגי</w:delText>
        </w:r>
      </w:del>
      <w:r w:rsidRPr="006F178A">
        <w:rPr>
          <w:rtl/>
        </w:rPr>
        <w:t xml:space="preserve"> דמר סבר: מבטלין וחוזרין ומבטלין, ומר סבר אין מבטלין וחוזרין ומבטלין.</w:t>
      </w:r>
    </w:p>
    <w:p w:rsidR="005851B8" w:rsidRPr="006F178A" w:rsidRDefault="005851B8" w:rsidP="005851B8">
      <w:pPr>
        <w:rPr>
          <w:rtl/>
        </w:rPr>
      </w:pPr>
      <w:r w:rsidRPr="00722CD0">
        <w:rPr>
          <w:b/>
          <w:bCs/>
          <w:rtl/>
        </w:rPr>
        <w:t>ודחתה הגמ'</w:t>
      </w:r>
      <w:r w:rsidRPr="006F178A">
        <w:rPr>
          <w:rtl/>
        </w:rPr>
        <w:t xml:space="preserve"> </w:t>
      </w:r>
      <w:ins w:id="91410" w:author="מנוע מכני" w:date="2026-10-11T12:04:40Z">
        <w:r>
          <w:rPr>
            <w:rtl/>
          </w:rPr>
          <w:t xml:space="preserve">דחלקו</w:t>
        </w:r>
      </w:ins>
      <w:del w:id="91411" w:author="מנוע מכני" w:date="2026-10-11T12:04:40Z">
        <w:r w:rsidRPr="006F178A">
          <w:rPr>
            <w:rtl/>
          </w:rPr>
          <w:delText xml:space="preserve">דפליגי</w:delText>
        </w:r>
      </w:del>
      <w:r w:rsidRPr="006F178A">
        <w:rPr>
          <w:rtl/>
        </w:rPr>
        <w:t xml:space="preserve"> בקנסו שוגג אטו מזיד או </w:t>
      </w:r>
      <w:ins w:id="91412" w:author="מנוע מכני" w:date="2026-10-11T12:04:40Z">
        <w:r>
          <w:rPr>
            <w:rtl/>
          </w:rPr>
          <w:t xml:space="preserve">לא</w:t>
        </w:r>
      </w:ins>
      <w:del w:id="91413" w:author="מנוע מכני" w:date="2026-10-11T12:04:40Z">
        <w:r w:rsidRPr="006F178A">
          <w:rPr>
            <w:rtl/>
          </w:rPr>
          <w:delText xml:space="preserve">לאו</w:delText>
        </w:r>
      </w:del>
      <w:r w:rsidRPr="006F178A">
        <w:rPr>
          <w:rtl/>
        </w:rPr>
        <w:t xml:space="preserve">.</w:t>
      </w:r>
    </w:p>
    <w:p w:rsidR="005851B8" w:rsidRPr="006F178A" w:rsidRDefault="005851B8" w:rsidP="005851B8">
      <w:pPr>
        <w:rPr>
          <w:rtl/>
        </w:rPr>
      </w:pPr>
      <w:r w:rsidRPr="006F178A">
        <w:rPr>
          <w:rStyle w:val="2fb"/>
          <w:rtl/>
        </w:rPr>
        <w:t xml:space="preserve">ולרב אשי</w:t>
      </w:r>
      <w:r w:rsidRPr="006F178A">
        <w:rPr>
          <w:rtl/>
        </w:rPr>
        <w:t xml:space="preserve"> </w:t>
      </w:r>
      <w:ins w:id="91414" w:author="מנוע מכני" w:date="2026-10-11T12:04:40Z">
        <w:r>
          <w:rPr>
            <w:rtl/>
          </w:rPr>
          <w:t xml:space="preserve">חלקו</w:t>
        </w:r>
      </w:ins>
      <w:del w:id="91415" w:author="מנוע מכני" w:date="2026-10-11T12:04:40Z">
        <w:r w:rsidRPr="006F178A">
          <w:rPr>
            <w:rtl/>
          </w:rPr>
          <w:delText xml:space="preserve">פליגי</w:delText>
        </w:r>
      </w:del>
      <w:r w:rsidRPr="006F178A">
        <w:rPr>
          <w:rtl/>
        </w:rPr>
        <w:t xml:space="preserve"> בפלוגתת </w:t>
      </w:r>
      <w:ins w:id="90418" w:author="מנוע מכני" w:date="2026-10-11T12:04:40Z">
        <w:r>
          <w:rPr>
            <w:rStyle w:val="2fb"/>
            <w:rtl/>
          </w:rPr>
          <w:t xml:space="preserve">ר"א</w:t>
        </w:r>
      </w:ins>
      <w:del w:id="90419" w:author="מנוע מכני" w:date="2026-10-11T12:04:40Z">
        <w:r w:rsidRPr="006F178A">
          <w:rPr>
            <w:rtl/>
          </w:rPr>
          <w:delText xml:space="preserve">רבי אליעזר</w:delText>
        </w:r>
      </w:del>
      <w:r w:rsidRPr="006F178A">
        <w:rPr>
          <w:rtl/>
        </w:rPr>
        <w:t xml:space="preserve"> ורבנן.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sz w:val="20"/>
          <w:rtl/>
        </w:rPr>
        <w:t>צדוקי ומומר לגבי ביטול רשות.</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סט.</w:t>
      </w:r>
    </w:p>
    <w:p w:rsidR="005851B8" w:rsidRDefault="005851B8" w:rsidP="005851B8">
      <w:pPr>
        <w:rPr>
          <w:rFonts w:ascii="Fb Fontext" w:hAnsi="Fb Fontext"/>
          <w:rtl/>
        </w:rPr>
      </w:pPr>
      <w:r w:rsidRPr="006F178A">
        <w:rPr>
          <w:rStyle w:val="afffe"/>
          <w:rFonts w:ascii="Fb Fontext" w:hAnsi="Fb Fontext"/>
          <w:rtl/>
        </w:rPr>
        <w:t>צדוקי</w:t>
      </w:r>
      <w:r w:rsidRPr="006F178A">
        <w:rPr>
          <w:rFonts w:ascii="Fb Fontext" w:hAnsi="Fb Fontext"/>
          <w:rtl/>
        </w:rPr>
        <w:t xml:space="preserve"> </w:t>
      </w:r>
      <w:r w:rsidRPr="006F178A">
        <w:rPr>
          <w:rStyle w:val="2fb"/>
          <w:rFonts w:ascii="Fb Fontext" w:hAnsi="Fb Fontext"/>
          <w:rtl/>
        </w:rPr>
        <w:t xml:space="preserve">לת"ק</w:t>
      </w:r>
      <w:r w:rsidRPr="006F178A">
        <w:rPr>
          <w:rFonts w:ascii="Fb Fontext" w:hAnsi="Fb Fontext"/>
          <w:rtl/>
        </w:rPr>
        <w:t xml:space="preserve"> הרי הוא כנכרי</w:t>
      </w:r>
      <w:r w:rsidRPr="006F178A">
        <w:rPr>
          <w:rFonts w:ascii="Fb Fontext" w:hAnsi="Fb Fontext" w:hint="cs"/>
          <w:rtl/>
        </w:rPr>
        <w:t xml:space="preserve"> [</w:t>
      </w:r>
      <w:r w:rsidRPr="006F178A">
        <w:rPr>
          <w:rFonts w:ascii="Fb Fontext" w:hAnsi="Fb Fontext"/>
          <w:rtl/>
        </w:rPr>
        <w:t xml:space="preserve">ולא </w:t>
      </w:r>
      <w:ins w:id="92814" w:author="מנוע מכני" w:date="2026-10-11T12:04:40Z">
        <w:r>
          <w:rPr>
            <w:rFonts w:ascii="Fb Fontext" w:hAnsi="Fb Fontext"/>
            <w:rtl/>
          </w:rPr>
          <w:t xml:space="preserve">מאלו</w:t>
        </w:r>
      </w:ins>
      <w:del w:id="92815" w:author="מנוע מכני" w:date="2026-10-11T12:04:40Z">
        <w:r w:rsidRPr="006F178A">
          <w:rPr>
            <w:rFonts w:ascii="Fb Fontext" w:hAnsi="Fb Fontext"/>
            <w:rtl/>
          </w:rPr>
          <w:delText xml:space="preserve">מהני</w:delText>
        </w:r>
      </w:del>
      <w:r w:rsidRPr="006F178A">
        <w:rPr>
          <w:rFonts w:ascii="Fb Fontext" w:hAnsi="Fb Fontext"/>
          <w:rtl/>
        </w:rPr>
        <w:t xml:space="preserve"> שיבטל רשותו.]</w:t>
      </w:r>
    </w:p>
    <w:p>
      <w:pPr>
        <w:pStyle w:val="38"/>
        <w:rPr>
          <w:ins w:id="96133" w:author="מנוע מכני" w:date="2026-10-11T12:04:40Z"/>
        </w:rPr>
      </w:pPr>
      <w:r w:rsidRPr="006F178A">
        <w:t xml:space="preserve">ולר"ג:</w:t>
      </w:r>
    </w:p>
    <w:p w:rsidR="005851B8" w:rsidRPr="006F178A" w:rsidRDefault="005851B8" w:rsidP="005851B8">
      <w:pPr>
        <w:rPr>
          <w:rtl/>
        </w:rPr>
      </w:pPr>
      <w:del w:id="96134" w:author="מנוע מכני" w:date="2026-10-11T12:04:40Z">
        <w:r w:rsidRPr="006F178A">
          <w:rPr>
            <w:rtl/>
          </w:rPr>
          <w:delText xml:space="preserve"> </w:delText>
        </w:r>
      </w:del>
      <w:r w:rsidRPr="006F178A">
        <w:rPr>
          <w:rtl/>
        </w:rPr>
        <w:t xml:space="preserve">צדוקי אינו כנכרי. [ויהני ביטול רשותו] </w:t>
      </w:r>
      <w:r w:rsidRPr="006F178A">
        <w:rPr>
          <w:rStyle w:val="2fb"/>
          <w:rtl/>
        </w:rPr>
        <w:t xml:space="preserve">ואר"ג</w:t>
      </w:r>
      <w:r w:rsidRPr="006F178A">
        <w:rPr>
          <w:rtl/>
        </w:rPr>
        <w:t xml:space="preserve">: מעשה בצדוקי אחד שהיה דר עמנו במבוי בירושלים.</w:t>
      </w:r>
    </w:p>
    <w:p>
      <w:pPr>
        <w:pStyle w:val="38"/>
        <w:rPr>
          <w:ins w:id="96135" w:author="מנוע מכני" w:date="2026-10-11T12:04:40Z"/>
        </w:rPr>
      </w:pPr>
      <w:r w:rsidRPr="006F178A">
        <w:t xml:space="preserve">ואמר לנו אבא:</w:t>
      </w:r>
    </w:p>
    <w:p w:rsidR="005851B8" w:rsidRPr="006F178A" w:rsidRDefault="005851B8" w:rsidP="005851B8">
      <w:pPr>
        <w:rPr>
          <w:rtl/>
        </w:rPr>
      </w:pPr>
      <w:del w:id="96136" w:author="מנוע מכני" w:date="2026-10-11T12:04:40Z">
        <w:r w:rsidRPr="006F178A">
          <w:rPr>
            <w:rtl/>
          </w:rPr>
          <w:delText xml:space="preserve"> </w:delText>
        </w:r>
      </w:del>
      <w:r w:rsidRPr="006F178A">
        <w:rPr>
          <w:rtl/>
        </w:rPr>
        <w:t xml:space="preserve">מהרו והוציאו את הכלים למבוי, עד שלא יוציא ויאסר עליכם.</w:t>
      </w:r>
    </w:p>
    <w:p w:rsidR="005851B8" w:rsidRPr="00132755" w:rsidRDefault="005851B8" w:rsidP="005851B8">
      <w:pPr>
        <w:rPr>
          <w:spacing w:val="-4"/>
          <w:rtl/>
        </w:rPr>
      </w:pPr>
      <w:r w:rsidRPr="00132755">
        <w:rPr>
          <w:spacing w:val="-4"/>
          <w:rtl/>
        </w:rPr>
        <w:t xml:space="preserve">וכדתניא: הדר עם נכרי צדוקי וביתוסי הרי אלו אוסרין עליו, [והיינו דדינו כנכרי דלא </w:t>
      </w:r>
      <w:ins w:id="92816" w:author="מנוע מכני" w:date="2026-10-11T12:04:40Z">
        <w:r>
          <w:rPr>
            <w:spacing w:val="-4"/>
            <w:rtl/>
          </w:rPr>
          <w:t xml:space="preserve">מאלו</w:t>
        </w:r>
      </w:ins>
      <w:del w:id="92817" w:author="מנוע מכני" w:date="2026-10-11T12:04:40Z">
        <w:r w:rsidRPr="00132755">
          <w:rPr>
            <w:spacing w:val="-4"/>
            <w:rtl/>
          </w:rPr>
          <w:delText xml:space="preserve">מהני</w:delText>
        </w:r>
      </w:del>
      <w:r w:rsidRPr="00132755">
        <w:rPr>
          <w:spacing w:val="-4"/>
          <w:rtl/>
        </w:rPr>
        <w:t xml:space="preserve"> ביטול]</w:t>
      </w:r>
    </w:p>
    <w:p>
      <w:pPr>
        <w:pStyle w:val="38"/>
        <w:rPr>
          <w:ins w:id="96137" w:author="מנוע מכני" w:date="2026-10-11T12:04:40Z"/>
        </w:rPr>
      </w:pPr>
      <w:r w:rsidRPr="006F178A">
        <w:t xml:space="preserve">ולר"ג:</w:t>
      </w:r>
    </w:p>
    <w:p w:rsidR="005851B8" w:rsidRPr="006F178A" w:rsidRDefault="005851B8" w:rsidP="005851B8">
      <w:pPr>
        <w:rPr>
          <w:rtl/>
        </w:rPr>
      </w:pPr>
      <w:del w:id="96138" w:author="מנוע מכני" w:date="2026-10-11T12:04:40Z">
        <w:r w:rsidRPr="006F178A">
          <w:rPr>
            <w:rtl/>
          </w:rPr>
          <w:delText xml:space="preserve"> </w:delText>
        </w:r>
      </w:del>
      <w:r w:rsidRPr="006F178A">
        <w:rPr>
          <w:rtl/>
        </w:rPr>
        <w:t xml:space="preserve">צדוקי וביתוסי אינן אוסרין.</w:t>
      </w:r>
    </w:p>
    <w:p>
      <w:pPr>
        <w:pStyle w:val="38"/>
        <w:rPr>
          <w:ins w:id="96139" w:author="מנוע מכני" w:date="2026-10-11T12:04:40Z"/>
        </w:rPr>
      </w:pPr>
      <w:r w:rsidRPr="006F178A">
        <w:t xml:space="preserve">לר"מ:</w:t>
      </w:r>
    </w:p>
    <w:p w:rsidR="005851B8" w:rsidRPr="006F178A" w:rsidRDefault="005851B8" w:rsidP="005851B8">
      <w:pPr>
        <w:rPr>
          <w:rtl/>
        </w:rPr>
      </w:pPr>
      <w:del w:id="96140" w:author="מנוע מכני" w:date="2026-10-11T12:04:40Z">
        <w:r w:rsidRPr="006F178A">
          <w:rPr>
            <w:rtl/>
          </w:rPr>
          <w:delText xml:space="preserve"> </w:delText>
        </w:r>
      </w:del>
      <w:r w:rsidRPr="006F178A">
        <w:rPr>
          <w:rtl/>
        </w:rPr>
        <w:t xml:space="preserve">כן מעשה בצדוקי אחד שהיה דר עם </w:t>
      </w:r>
      <w:r w:rsidRPr="006F178A">
        <w:rPr>
          <w:rStyle w:val="2fb"/>
          <w:rtl/>
        </w:rPr>
        <w:t xml:space="preserve">ר"ג</w:t>
      </w:r>
      <w:r w:rsidRPr="006F178A">
        <w:rPr>
          <w:rtl/>
        </w:rPr>
        <w:t xml:space="preserve"> במבוי בירושלים, </w:t>
      </w:r>
      <w:r w:rsidRPr="006F178A">
        <w:rPr>
          <w:rtl/>
        </w:rPr>
        <w:t xml:space="preserve">וא"ל</w:t>
      </w:r>
      <w:r w:rsidRPr="006F178A">
        <w:rPr>
          <w:rtl/>
        </w:rPr>
        <w:t xml:space="preserve"> </w:t>
      </w:r>
      <w:r w:rsidRPr="006F178A">
        <w:rPr>
          <w:rStyle w:val="2fb"/>
          <w:rtl/>
        </w:rPr>
        <w:t xml:space="preserve">ר"ג</w:t>
      </w:r>
      <w:r w:rsidRPr="006F178A">
        <w:rPr>
          <w:rtl/>
        </w:rPr>
        <w:t xml:space="preserve"> לבניו: בני, מהרו והוציאו מה שאתם מוציאין, והכניסו מה שאתם מכניסין, עד שלא יוציא התועב הזה ויאסר עליכם, שהרי ביטל רשותו לכם.</w:t>
      </w:r>
    </w:p>
    <w:p>
      <w:pPr>
        <w:pStyle w:val="38"/>
        <w:rPr>
          <w:ins w:id="96141" w:author="מנוע מכני" w:date="2026-10-11T12:04:40Z"/>
        </w:rPr>
      </w:pPr>
      <w:r w:rsidRPr="006F178A">
        <w:t xml:space="preserve">לר"י בלשון אחרת:</w:t>
      </w:r>
    </w:p>
    <w:p w:rsidR="005851B8" w:rsidRDefault="005851B8" w:rsidP="005851B8">
      <w:pPr>
        <w:rPr>
          <w:rtl/>
        </w:rPr>
      </w:pPr>
      <w:del w:id="96142" w:author="מנוע מכני" w:date="2026-10-11T12:04:40Z">
        <w:r w:rsidRPr="006F178A">
          <w:rPr>
            <w:rtl/>
          </w:rPr>
          <w:delText xml:space="preserve"> </w:delText>
        </w:r>
      </w:del>
      <w:r w:rsidRPr="006F178A">
        <w:rPr>
          <w:rtl/>
        </w:rPr>
        <w:t xml:space="preserve">מהרו ועשו צורכיכם במבוי עד שלא תחשך ויאסר עליכם. [והיינו </w:t>
      </w:r>
      <w:r w:rsidRPr="006F178A">
        <w:rPr>
          <w:rStyle w:val="2fb"/>
          <w:rtl/>
        </w:rPr>
        <w:t xml:space="preserve">דלר"י</w:t>
      </w:r>
      <w:r w:rsidRPr="006F178A">
        <w:rPr>
          <w:rtl/>
        </w:rPr>
        <w:t xml:space="preserve"> גם </w:t>
      </w:r>
      <w:r w:rsidRPr="006F178A">
        <w:rPr>
          <w:rStyle w:val="2fb"/>
          <w:rtl/>
        </w:rPr>
        <w:t xml:space="preserve">לר"ג</w:t>
      </w:r>
      <w:r w:rsidRPr="006F178A">
        <w:rPr>
          <w:rtl/>
        </w:rPr>
        <w:t xml:space="preserve"> צדוקי כנכרי]</w:t>
      </w:r>
    </w:p>
    <w:p w:rsidR="005851B8" w:rsidRPr="006F178A" w:rsidRDefault="005851B8" w:rsidP="005851B8">
      <w:pPr>
        <w:rPr>
          <w:rtl/>
        </w:rPr>
      </w:pPr>
      <w:r w:rsidRPr="006F178A">
        <w:rPr>
          <w:rtl/>
        </w:rPr>
        <w:t xml:space="preserve">הוציאו והכניסו מה שאתם מכניסין עד שלא יוציא התועב הזה ויאסר עליכם </w:t>
      </w:r>
      <w:ins w:id="90373" w:author="Claude - סמנטי" w:date="2026-10-11T12:19:31Z">
        <w:r>
          <w:rPr>
            <w:rtl/>
          </w:rPr>
          <w:t xml:space="preserve">לומר</w:t>
        </w:r>
      </w:ins>
      <w:del w:id="90374" w:author="Claude - סמנטי" w:date="2026-10-11T12:19:31Z">
        <w:r w:rsidRPr="006F178A">
          <w:rPr>
            <w:rtl/>
          </w:rPr>
          <w:delText xml:space="preserve">למימרא</w:delText>
        </w:r>
      </w:del>
      <w:r w:rsidRPr="006F178A">
        <w:rPr>
          <w:rtl/>
        </w:rPr>
        <w:t xml:space="preserve"> </w:t>
      </w:r>
      <w:ins w:id="93700" w:author="מנוע מכני" w:date="2026-10-11T12:04:40Z">
        <w:r>
          <w:rPr>
            <w:rtl/>
          </w:rPr>
          <w:t xml:space="preserve">דאם </w:t>
        </w:r>
      </w:ins>
      <w:del w:id="93701" w:author="מנוע מכני" w:date="2026-10-11T12:04:40Z">
        <w:r w:rsidRPr="006F178A">
          <w:rPr>
            <w:rtl/>
          </w:rPr>
          <w:delText xml:space="preserve">דאי </w:delText>
        </w:r>
      </w:del>
      <w:r w:rsidRPr="006F178A">
        <w:rPr>
          <w:rtl/>
        </w:rPr>
        <w:t xml:space="preserve">הדר מפיק אחריהם </w:t>
      </w:r>
      <w:r w:rsidRPr="006F178A">
        <w:rPr>
          <w:rtl/>
        </w:rPr>
        <w:t xml:space="preserve">לא</w:t>
      </w:r>
      <w:r w:rsidRPr="006F178A">
        <w:rPr>
          <w:rtl/>
        </w:rPr>
        <w:t xml:space="preserve"> אסר.</w:t>
      </w:r>
    </w:p>
    <w:p>
      <w:pPr>
        <w:pStyle w:val="38"/>
        <w:rPr>
          <w:ins w:id="96143" w:author="מנוע מכני" w:date="2026-10-11T12:04:40Z"/>
        </w:rPr>
      </w:pPr>
      <w:r w:rsidRPr="006F178A">
        <w:t xml:space="preserve">והא </w:t>
      </w:r>
      <w:r w:rsidRPr="006F178A">
        <w:t xml:space="preserve">תנן</w:t>
      </w:r>
      <w:r w:rsidRPr="006F178A">
        <w:t xml:space="preserve">:</w:t>
      </w:r>
    </w:p>
    <w:p w:rsidR="005851B8" w:rsidRPr="006F178A" w:rsidRDefault="005851B8" w:rsidP="005851B8">
      <w:pPr>
        <w:rPr>
          <w:rStyle w:val="afffe"/>
          <w:rFonts w:ascii="Fb Fontext" w:hAnsi="Fb Fontext"/>
          <w:b/>
          <w:rtl/>
        </w:rPr>
      </w:pPr>
      <w:del w:id="96144" w:author="מנוע מכני" w:date="2026-10-11T12:04:40Z">
        <w:r w:rsidRPr="006F178A">
          <w:rPr>
            <w:rtl/>
          </w:rPr>
          <w:delText xml:space="preserve"> </w:delText>
        </w:r>
      </w:del>
      <w:r w:rsidRPr="006F178A">
        <w:rPr>
          <w:rtl/>
        </w:rPr>
        <w:t xml:space="preserve">מי שנתן רשותו והוציא, בין בשוגג בין במזיד - אוסר, דברי </w:t>
      </w:r>
      <w:r w:rsidRPr="006F178A">
        <w:rPr>
          <w:rStyle w:val="2fb"/>
          <w:rtl/>
        </w:rPr>
        <w:t xml:space="preserve">ר"מ</w:t>
      </w:r>
      <w:r w:rsidRPr="006F178A">
        <w:rPr>
          <w:rtl/>
        </w:rPr>
        <w:t xml:space="preserve">.</w:t>
      </w:r>
    </w:p>
    <w:p>
      <w:pPr>
        <w:pStyle w:val="38"/>
        <w:rPr>
          <w:ins w:id="96145" w:author="מנוע מכני" w:date="2026-10-11T12:04:40Z"/>
        </w:rPr>
      </w:pPr>
      <w:r w:rsidRPr="006F178A">
        <w:t>א.</w:t>
      </w:r>
      <w:r w:rsidRPr="006F178A">
        <w:t xml:space="preserve"> רב יוסף:</w:t>
      </w:r>
    </w:p>
    <w:p w:rsidR="005851B8" w:rsidRPr="006F178A" w:rsidRDefault="005851B8" w:rsidP="005851B8">
      <w:pPr>
        <w:rPr>
          <w:rStyle w:val="afffe"/>
          <w:rFonts w:ascii="Fb Fontext" w:hAnsi="Fb Fontext"/>
          <w:b/>
          <w:rtl/>
        </w:rPr>
      </w:pPr>
      <w:del w:id="96146" w:author="מנוע מכני" w:date="2026-10-11T12:04:40Z">
        <w:r w:rsidRPr="006F178A">
          <w:rPr>
            <w:rtl/>
          </w:rPr>
          <w:delText xml:space="preserve"> </w:delText>
        </w:r>
      </w:del>
      <w:r w:rsidRPr="006F178A">
        <w:rPr>
          <w:rtl/>
        </w:rPr>
        <w:t xml:space="preserve">אימא אינו אוסר.</w:t>
      </w:r>
    </w:p>
    <w:p>
      <w:pPr>
        <w:pStyle w:val="38"/>
        <w:rPr>
          <w:ins w:id="96147" w:author="מנוע מכני" w:date="2026-10-11T12:04:40Z"/>
        </w:rPr>
      </w:pPr>
      <w:r w:rsidRPr="006F178A">
        <w:t>ב.</w:t>
      </w:r>
      <w:r w:rsidRPr="006F178A">
        <w:t xml:space="preserve"> אביי:</w:t>
      </w:r>
    </w:p>
    <w:p w:rsidR="005851B8" w:rsidRPr="009757B9" w:rsidRDefault="005851B8" w:rsidP="005851B8">
      <w:pPr>
        <w:rPr>
          <w:rFonts w:cs="Guttman Vilna"/>
          <w:b/>
          <w:bCs/>
          <w:rtl/>
        </w:rPr>
      </w:pPr>
      <w:del w:id="96148" w:author="מנוע מכני" w:date="2026-10-11T12:04:40Z">
        <w:r w:rsidRPr="006F178A">
          <w:rPr>
            <w:rtl/>
          </w:rPr>
          <w:delText xml:space="preserve"> </w:delText>
        </w:r>
      </w:del>
      <w:r w:rsidRPr="006F178A">
        <w:rPr>
          <w:rtl/>
        </w:rPr>
        <w:t xml:space="preserve">כאן [במעשה </w:t>
      </w:r>
      <w:r w:rsidRPr="006F178A">
        <w:rPr>
          <w:rStyle w:val="2fb"/>
          <w:rtl/>
        </w:rPr>
        <w:t xml:space="preserve">דר"ג</w:t>
      </w:r>
      <w:r w:rsidRPr="006F178A">
        <w:rPr>
          <w:rtl/>
        </w:rPr>
        <w:t xml:space="preserve">] שהחזיקו בני מבוי במבוי,| כאן [מי שנתן רשותו והוציא] שלא החזיקו בני מבוי במבוי.</w:t>
      </w:r>
    </w:p>
    <w:p w:rsidR="005851B8" w:rsidRDefault="005851B8" w:rsidP="005851B8">
      <w:pPr>
        <w:rPr>
          <w:rtl/>
        </w:rPr>
      </w:pPr>
      <w:r w:rsidRPr="006F178A">
        <w:rPr>
          <w:rtl/>
        </w:rPr>
        <w:t xml:space="preserve">וכדתניא: עד שלא נתן רשותו, הוציא, </w:t>
      </w:r>
      <w:r w:rsidRPr="006F178A">
        <w:rPr>
          <w:rStyle w:val="2fb"/>
          <w:rtl/>
        </w:rPr>
        <w:t xml:space="preserve">לר"מ</w:t>
      </w:r>
      <w:r w:rsidRPr="006F178A">
        <w:rPr>
          <w:rtl/>
        </w:rPr>
        <w:t xml:space="preserve"> בין בשוגג בין במזיד - יכול לבטל, [דעדיין אין דינו כנכרי]</w:t>
      </w:r>
    </w:p>
    <w:p>
      <w:pPr>
        <w:pStyle w:val="38"/>
        <w:rPr>
          <w:ins w:id="96149" w:author="מנוע מכני" w:date="2026-10-11T12:04:40Z"/>
        </w:rPr>
      </w:pPr>
      <w:r w:rsidRPr="006F178A">
        <w:t xml:space="preserve">ולר"י:</w:t>
      </w:r>
    </w:p>
    <w:p w:rsidR="005851B8" w:rsidRDefault="005851B8" w:rsidP="005851B8">
      <w:pPr>
        <w:rPr>
          <w:rtl/>
        </w:rPr>
      </w:pPr>
      <w:del w:id="96150" w:author="מנוע מכני" w:date="2026-10-11T12:04:40Z">
        <w:r w:rsidRPr="006F178A">
          <w:rPr>
            <w:rtl/>
          </w:rPr>
          <w:delText xml:space="preserve"> </w:delText>
        </w:r>
      </w:del>
      <w:r w:rsidRPr="006F178A">
        <w:rPr>
          <w:rtl/>
        </w:rPr>
        <w:t xml:space="preserve">בשוגג יכול, במזיד אינו יכול לבטל. [דמומר נעשה כנכרי שאינו יכול לבטל]</w:t>
      </w:r>
    </w:p>
    <w:p w:rsidR="005851B8" w:rsidRPr="006F178A" w:rsidRDefault="005851B8" w:rsidP="005851B8">
      <w:pPr>
        <w:rPr>
          <w:rtl/>
        </w:rPr>
      </w:pPr>
      <w:r w:rsidRPr="006F178A">
        <w:rPr>
          <w:rtl/>
        </w:rPr>
        <w:t xml:space="preserve">מי שנתן רשותו והוציא, </w:t>
      </w:r>
      <w:r w:rsidRPr="006F178A">
        <w:rPr>
          <w:rStyle w:val="2fb"/>
          <w:rtl/>
        </w:rPr>
        <w:t xml:space="preserve">לר"מ</w:t>
      </w:r>
      <w:r w:rsidRPr="006F178A">
        <w:rPr>
          <w:rtl/>
        </w:rPr>
        <w:t xml:space="preserve"> בין בשוגג [דגזרו חכמים אטו מזיד] בין במזיד [דחזר בו מביטולו]</w:t>
      </w:r>
      <w:r>
        <w:rPr>
          <w:rtl/>
        </w:rPr>
        <w:t xml:space="preserve"> </w:t>
      </w:r>
      <w:r w:rsidRPr="006F178A">
        <w:rPr>
          <w:rtl/>
        </w:rPr>
        <w:t>אוסר.</w:t>
      </w:r>
    </w:p>
    <w:p>
      <w:pPr>
        <w:pStyle w:val="38"/>
        <w:rPr>
          <w:ins w:id="96151" w:author="מנוע מכני" w:date="2026-10-11T12:04:40Z"/>
        </w:rPr>
      </w:pPr>
      <w:r w:rsidRPr="006F178A">
        <w:t xml:space="preserve">לר"י:</w:t>
      </w:r>
    </w:p>
    <w:p w:rsidR="005851B8" w:rsidRDefault="005851B8" w:rsidP="005851B8">
      <w:pPr>
        <w:rPr>
          <w:rtl/>
        </w:rPr>
      </w:pPr>
      <w:del w:id="96152" w:author="מנוע מכני" w:date="2026-10-11T12:04:40Z">
        <w:r w:rsidRPr="006F178A">
          <w:rPr>
            <w:rtl/>
          </w:rPr>
          <w:delText xml:space="preserve"> </w:delText>
        </w:r>
      </w:del>
      <w:r w:rsidRPr="006F178A">
        <w:rPr>
          <w:rtl/>
        </w:rPr>
        <w:t xml:space="preserve">במזיד אוסר [דחזר בו מביטולו], בשוגג אינו אוסר [דלא גזרו]</w:t>
      </w:r>
    </w:p>
    <w:p w:rsidR="005851B8" w:rsidRPr="006F178A" w:rsidRDefault="005851B8" w:rsidP="005851B8">
      <w:pPr>
        <w:rPr>
          <w:rtl/>
        </w:rPr>
      </w:pPr>
      <w:del w:id="90086" w:author="מנוע מכני" w:date="2026-10-11T12:04:40Z">
        <w:r w:rsidRPr="006F178A">
          <w:rPr>
            <w:rtl/>
          </w:rPr>
          <w:lastRenderedPageBreak/>
          <w:delText xml:space="preserve"> </w:delText>
        </w:r>
      </w:del>
      <w:r w:rsidRPr="006F178A">
        <w:rPr>
          <w:rtl/>
        </w:rPr>
        <w:lastRenderedPageBreak/>
        <w:t xml:space="preserve">בד"א</w:t>
      </w:r>
      <w:r w:rsidRPr="006F178A">
        <w:rPr>
          <w:rtl/>
        </w:rPr>
        <w:lastRenderedPageBreak/>
        <w:t xml:space="preserve"> בשלא החזיקו בני מבוי במבוי, אבל החזיקו בני מבוי במבוי בין בשוגג ובין במזיד אינו אוסר.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153" w:author="מנוע מכני" w:date="2026-10-11T12:04:40Z"/>
        </w:rPr>
      </w:pPr>
      <w:r w:rsidRPr="006F178A">
        <w:t xml:space="preserve">ר"י אומר בלשון אחרת:</w:t>
      </w:r>
    </w:p>
    <w:p w:rsidR="005851B8" w:rsidRPr="006F178A" w:rsidRDefault="005851B8" w:rsidP="005851B8">
      <w:pPr>
        <w:rPr>
          <w:rtl/>
        </w:rPr>
      </w:pPr>
      <w:del w:id="96154" w:author="מנוע מכני" w:date="2026-10-11T12:04:40Z">
        <w:r w:rsidRPr="006F178A">
          <w:rPr>
            <w:rFonts w:ascii="Fb Fontext" w:hAnsi="Fb Fontext"/>
            <w:rtl/>
          </w:rPr>
          <w:delText xml:space="preserve"> </w:delText>
        </w:r>
      </w:del>
      <w:r w:rsidRPr="006F178A">
        <w:rPr>
          <w:rFonts w:ascii="Fb Fontext" w:hAnsi="Fb Fontext"/>
          <w:rtl/>
        </w:rPr>
        <w:t xml:space="preserve">מהרו ועשו צורכיכם במבוי עד שלא תחשך ויאסר עליכם. אלמא: נכרי הוא.</w:t>
      </w:r>
    </w:p>
    <w:p>
      <w:pPr>
        <w:pStyle w:val="38"/>
        <w:rPr>
          <w:ins w:id="96155" w:author="מנוע מכני" w:date="2026-10-11T12:04:40Z"/>
        </w:rPr>
      </w:pPr>
      <w:r w:rsidRPr="006F178A">
        <w:t xml:space="preserve">והא דעד שלא יוציא </w:t>
      </w:r>
      <w:r w:rsidRPr="006F178A">
        <w:t xml:space="preserve">תנן</w:t>
      </w:r>
      <w:r w:rsidRPr="006F178A">
        <w:t xml:space="preserve">:</w:t>
      </w:r>
    </w:p>
    <w:p w:rsidR="005851B8" w:rsidRPr="006F178A" w:rsidRDefault="005851B8" w:rsidP="005851B8">
      <w:pPr>
        <w:rPr>
          <w:rtl/>
        </w:rPr>
      </w:pPr>
      <w:del w:id="96156" w:author="מנוע מכני" w:date="2026-10-11T12:04:40Z">
        <w:r w:rsidRPr="006F178A">
          <w:rPr>
            <w:rtl/>
          </w:rPr>
          <w:delText xml:space="preserve"> </w:delText>
        </w:r>
      </w:del>
      <w:r w:rsidRPr="006F178A">
        <w:rPr>
          <w:rtl/>
        </w:rPr>
        <w:t xml:space="preserve">- אימא עד שלא יוציא היום.</w:t>
      </w:r>
    </w:p>
    <w:p>
      <w:pPr>
        <w:pStyle w:val="38"/>
        <w:rPr>
          <w:ins w:id="96157" w:author="מנוע מכני" w:date="2026-10-11T12:04:40Z"/>
        </w:rPr>
      </w:pPr>
      <w:r w:rsidRPr="006F178A">
        <w:t>ו</w:t>
      </w:r>
      <w:r w:rsidRPr="00910D80">
        <w:t>אב"א</w:t>
      </w:r>
      <w:r w:rsidRPr="006F178A">
        <w:t xml:space="preserve">:</w:t>
      </w:r>
    </w:p>
    <w:p w:rsidR="005851B8" w:rsidRDefault="005851B8" w:rsidP="005851B8">
      <w:pPr>
        <w:rPr>
          <w:rtl/>
        </w:rPr>
      </w:pPr>
      <w:del w:id="96158" w:author="מנוע מכני" w:date="2026-10-11T12:04:40Z">
        <w:r w:rsidRPr="006F178A">
          <w:rPr>
            <w:rtl/>
          </w:rPr>
          <w:delText xml:space="preserve"> </w:delText>
        </w:r>
      </w:del>
      <w:r w:rsidRPr="006F178A">
        <w:rPr>
          <w:rtl/>
        </w:rPr>
        <w:t xml:space="preserve">כאן [במתני'] במומר לחלל שבתות בצנעא [שלא יוציא היום], כאן במומר לחלל שבתות בפרהסיא. [עד שלא תחשך]</w:t>
      </w:r>
    </w:p>
    <w:p>
      <w:pPr>
        <w:pStyle w:val="38"/>
        <w:rPr>
          <w:ins w:id="96159" w:author="מנוע מכני" w:date="2026-10-11T12:04:40Z"/>
        </w:rPr>
      </w:pPr>
      <w:r w:rsidRPr="006F178A">
        <w:t xml:space="preserve">הא </w:t>
      </w:r>
      <w:r w:rsidRPr="006F178A">
        <w:t xml:space="preserve">דתניא</w:t>
      </w:r>
      <w:r w:rsidRPr="006F178A">
        <w:t xml:space="preserve">:</w:t>
      </w:r>
    </w:p>
    <w:p w:rsidR="005851B8" w:rsidRDefault="005851B8" w:rsidP="005851B8">
      <w:pPr>
        <w:rPr>
          <w:rtl/>
        </w:rPr>
      </w:pPr>
      <w:del w:id="96160" w:author="מנוע מכני" w:date="2026-10-11T12:04:40Z">
        <w:r w:rsidRPr="006F178A">
          <w:rPr>
            <w:rtl/>
          </w:rPr>
          <w:delText xml:space="preserve"> </w:delText>
        </w:r>
      </w:del>
      <w:r w:rsidRPr="006F178A">
        <w:rPr>
          <w:rtl/>
        </w:rPr>
        <w:t xml:space="preserve">מומר בגילוי פנים </w:t>
      </w:r>
      <w:r w:rsidRPr="006F178A">
        <w:rPr>
          <w:rtl/>
        </w:rPr>
        <w:t xml:space="preserve">הר"ז</w:t>
      </w:r>
      <w:r w:rsidRPr="006F178A">
        <w:rPr>
          <w:rtl/>
        </w:rPr>
        <w:t xml:space="preserve"> אינו מבטל רשות. </w:t>
      </w:r>
      <w:r w:rsidRPr="006F178A">
        <w:rPr>
          <w:rStyle w:val="2fb"/>
          <w:rtl/>
        </w:rPr>
        <w:t xml:space="preserve">כר"י</w:t>
      </w:r>
      <w:r w:rsidRPr="006F178A">
        <w:rPr>
          <w:rtl/>
        </w:rPr>
        <w:t xml:space="preserve"> | [</w:t>
      </w:r>
      <w:r w:rsidRPr="006F178A">
        <w:rPr>
          <w:rStyle w:val="2fb"/>
          <w:rtl/>
        </w:rPr>
        <w:t xml:space="preserve">דלר"מ</w:t>
      </w:r>
      <w:r w:rsidRPr="006F178A">
        <w:rPr>
          <w:rtl/>
        </w:rPr>
        <w:t xml:space="preserve"> מומר לחלל שבת בפהרסיא מבטל]</w:t>
      </w:r>
    </w:p>
    <w:p w:rsidR="005851B8" w:rsidRPr="006F178A" w:rsidRDefault="005851B8" w:rsidP="005851B8">
      <w:pPr>
        <w:rPr>
          <w:rtl/>
        </w:rPr>
      </w:pPr>
      <w:r w:rsidRPr="006F178A">
        <w:rPr>
          <w:rtl/>
        </w:rPr>
        <w:t>ההוא ד</w:t>
      </w:r>
      <w:r>
        <w:rPr>
          <w:rtl/>
        </w:rPr>
        <w:t>יצא</w:t>
      </w:r>
      <w:r w:rsidRPr="006F178A">
        <w:rPr>
          <w:rtl/>
        </w:rPr>
        <w:t xml:space="preserve"> בצרור בשמים </w:t>
      </w:r>
      <w:r w:rsidRPr="006F178A">
        <w:rPr>
          <w:rStyle w:val="2fb"/>
          <w:rtl/>
        </w:rPr>
        <w:t xml:space="preserve">לרה"ר</w:t>
      </w:r>
      <w:r w:rsidRPr="006F178A">
        <w:rPr>
          <w:rtl/>
        </w:rPr>
        <w:t xml:space="preserve"> וכיסה זאת כשראה </w:t>
      </w:r>
      <w:r w:rsidRPr="006F178A">
        <w:rPr>
          <w:rStyle w:val="2fb"/>
          <w:rtl/>
        </w:rPr>
        <w:t xml:space="preserve">לר"י</w:t>
      </w:r>
      <w:r w:rsidRPr="006F178A">
        <w:rPr>
          <w:rtl/>
        </w:rPr>
        <w:t xml:space="preserve">, </w:t>
      </w:r>
      <w:r w:rsidRPr="006F178A">
        <w:rPr>
          <w:rtl/>
        </w:rPr>
        <w:t xml:space="preserve">אמר</w:t>
      </w:r>
      <w:r w:rsidRPr="006F178A">
        <w:rPr>
          <w:rtl/>
        </w:rPr>
        <w:t xml:space="preserve"> כגון זה מבטל רשות </w:t>
      </w:r>
      <w:r w:rsidRPr="006F178A">
        <w:rPr>
          <w:rStyle w:val="2fb"/>
          <w:rtl/>
        </w:rPr>
        <w:t xml:space="preserve">לר"י</w:t>
      </w:r>
      <w:r w:rsidRPr="006F178A">
        <w:rPr>
          <w:rtl/>
        </w:rPr>
        <w:t xml:space="preserve"> דבצנעה הוא, ואינו כנכרי.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סט:</w:t>
      </w:r>
    </w:p>
    <w:p>
      <w:pPr>
        <w:pStyle w:val="afffff8"/>
        <w:rPr>
          <w:ins w:id="90237" w:author="קלוד" w:date="2026-10-11T12:24:08Z"/>
        </w:rPr>
      </w:pPr>
      <w:ins w:id="90238" w:author="קלוד" w:date="2026-10-11T12:24:08Z">
        <w:r>
          <w:rPr>
            <w:color w:val="7B3F00"/>
          </w:rPr>
          <w:t xml:space="preserve">ישראל מומר - המחלל שבתות בפרהסיא</w:t>
        </w:r>
      </w:ins>
    </w:p>
    <w:p>
      <w:pPr>
        <w:pStyle w:val="38"/>
        <w:rPr>
          <w:ins w:id="96161" w:author="מנוע מכני" w:date="2026-10-11T12:04:40Z"/>
        </w:rPr>
      </w:pPr>
      <w:r w:rsidRPr="006F178A">
        <w:t xml:space="preserve">ר"ה:</w:t>
      </w:r>
    </w:p>
    <w:p w:rsidR="005851B8" w:rsidRPr="006F178A" w:rsidRDefault="005851B8" w:rsidP="005851B8">
      <w:pPr>
        <w:rPr>
          <w:rtl/>
        </w:rPr>
      </w:pPr>
      <w:del w:id="96162" w:author="מנוע מכני" w:date="2026-10-11T12:04:40Z">
        <w:r w:rsidRPr="006F178A">
          <w:rPr>
            <w:rFonts w:ascii="Fb Fontext" w:hAnsi="Fb Fontext"/>
            <w:rtl/>
          </w:rPr>
          <w:delText xml:space="preserve"> </w:delText>
        </w:r>
      </w:del>
      <w:r w:rsidRPr="006F178A">
        <w:rPr>
          <w:rFonts w:ascii="Fb Fontext" w:hAnsi="Fb Fontext"/>
          <w:rtl/>
        </w:rPr>
        <w:t xml:space="preserve">איזהו ישראל מומר - זה המחלל שבתות בפרהסיא.</w:t>
      </w:r>
    </w:p>
    <w:p w:rsidR="005851B8" w:rsidRDefault="005851B8" w:rsidP="005851B8">
      <w:pPr>
        <w:rPr>
          <w:rtl/>
        </w:rPr>
      </w:pPr>
      <w:r w:rsidRPr="006F178A">
        <w:rPr>
          <w:rtl/>
        </w:rPr>
        <w:t xml:space="preserve">היינו </w:t>
      </w:r>
      <w:r w:rsidRPr="006F178A">
        <w:rPr>
          <w:rStyle w:val="2fb"/>
          <w:rtl/>
        </w:rPr>
        <w:t xml:space="preserve">כר"י</w:t>
      </w:r>
      <w:r w:rsidRPr="006F178A">
        <w:rPr>
          <w:rtl/>
        </w:rPr>
        <w:t xml:space="preserve"> </w:t>
      </w:r>
      <w:ins w:id="90375" w:author="Claude - סמנטי" w:date="2026-10-11T12:19:31Z">
        <w:r>
          <w:rPr>
            <w:rtl/>
          </w:rPr>
          <w:t xml:space="preserve">שיתן</w:t>
        </w:r>
      </w:ins>
      <w:del w:id="90376" w:author="Claude - סמנטי" w:date="2026-10-11T12:19:31Z">
        <w:r w:rsidRPr="006F178A">
          <w:rPr>
            <w:rtl/>
          </w:rPr>
          <w:delText xml:space="preserve">דליתן</w:delText>
        </w:r>
      </w:del>
      <w:r w:rsidRPr="006F178A">
        <w:rPr>
          <w:rtl/>
        </w:rPr>
        <w:t xml:space="preserve"> רשות ולבטל רשות [אבל לענין שאר דברים רק </w:t>
      </w:r>
      <w:ins w:id="93702" w:author="מנוע מכני" w:date="2026-10-11T12:04:40Z">
        <w:r>
          <w:rPr>
            <w:rtl/>
          </w:rPr>
          <w:t xml:space="preserve">אם </w:t>
        </w:r>
      </w:ins>
      <w:del w:id="93703" w:author="מנוע מכני" w:date="2026-10-11T12:04:40Z">
        <w:r w:rsidRPr="006F178A">
          <w:rPr>
            <w:rtl/>
          </w:rPr>
          <w:delText xml:space="preserve">אי </w:delText>
        </w:r>
      </w:del>
      <w:r w:rsidRPr="006F178A">
        <w:rPr>
          <w:rtl/>
        </w:rPr>
        <w:t xml:space="preserve">הוי </w:t>
      </w:r>
      <w:ins w:id="94442" w:author="מנוע מכני" w:date="2026-10-11T12:04:40Z">
        <w:r>
          <w:rPr>
            <w:rtl/>
          </w:rPr>
          <w:t xml:space="preserve">מומר </w:t>
        </w:r>
        <w:r>
          <w:rPr>
            <w:rtl/>
          </w:rPr>
          <w:t xml:space="preserve">לע"ז</w:t>
        </w:r>
      </w:ins>
      <w:del w:id="94443" w:author="מנוע מכני" w:date="2026-10-11T12:04:40Z">
        <w:r w:rsidRPr="006F178A">
          <w:rPr>
            <w:rtl/>
          </w:rPr>
          <w:delText xml:space="preserve">מומר לעכו"ם</w:delText>
        </w:r>
      </w:del>
      <w:r w:rsidRPr="006F178A">
        <w:rPr>
          <w:rtl/>
        </w:rPr>
        <w:t xml:space="preserve">]</w:t>
      </w:r>
    </w:p>
    <w:p w:rsidR="005851B8" w:rsidRDefault="005851B8" w:rsidP="005851B8">
      <w:pPr>
        <w:rPr>
          <w:rtl/>
        </w:rPr>
      </w:pPr>
      <w:r w:rsidRPr="006F178A">
        <w:rPr>
          <w:rtl/>
        </w:rPr>
        <w:t xml:space="preserve">[ודלא </w:t>
      </w:r>
      <w:r w:rsidRPr="006F178A">
        <w:rPr>
          <w:rStyle w:val="2fb"/>
          <w:rtl/>
        </w:rPr>
        <w:t xml:space="preserve">כר"מ</w:t>
      </w:r>
      <w:r w:rsidRPr="006F178A">
        <w:rPr>
          <w:rtl/>
        </w:rPr>
        <w:t xml:space="preserve"> דחשוד לדבר אחד מכל איסורין שבתורה חשוד לכל התורה כולה | ודלא כרבנן דעד </w:t>
      </w:r>
      <w:r w:rsidRPr="006F178A">
        <w:rPr>
          <w:rFonts w:hint="cs"/>
          <w:rtl/>
        </w:rPr>
        <w:t>ד</w:t>
      </w:r>
      <w:r w:rsidRPr="006F178A">
        <w:rPr>
          <w:rtl/>
        </w:rPr>
        <w:t xml:space="preserve">הוי </w:t>
      </w:r>
      <w:ins w:id="94444" w:author="מנוע מכני" w:date="2026-10-11T12:04:40Z">
        <w:r>
          <w:rPr>
            <w:rtl/>
          </w:rPr>
          <w:t xml:space="preserve">מומר </w:t>
        </w:r>
        <w:r>
          <w:rPr>
            <w:rtl/>
          </w:rPr>
          <w:t xml:space="preserve">לע"ז</w:t>
        </w:r>
      </w:ins>
      <w:del w:id="94445" w:author="מנוע מכני" w:date="2026-10-11T12:04:40Z">
        <w:r w:rsidRPr="006F178A">
          <w:rPr>
            <w:rtl/>
          </w:rPr>
          <w:delText xml:space="preserve">מומר לעכו"ם</w:delText>
        </w:r>
      </w:del>
      <w:r w:rsidRPr="006F178A">
        <w:rPr>
          <w:rtl/>
        </w:rPr>
        <w:t xml:space="preserve">]</w:t>
      </w:r>
    </w:p>
    <w:p w:rsidR="005851B8" w:rsidRPr="006F178A" w:rsidRDefault="005851B8" w:rsidP="005851B8">
      <w:pPr>
        <w:rPr>
          <w:rtl/>
        </w:rPr>
      </w:pPr>
      <w:r w:rsidRPr="006F178A">
        <w:rPr>
          <w:rtl/>
        </w:rPr>
        <w:t>וכדתניא: ישראל מומר משמר שבתו בשוק - מבטל רשות.</w:t>
      </w:r>
    </w:p>
    <w:p w:rsidR="005851B8" w:rsidRPr="006F178A" w:rsidRDefault="005851B8" w:rsidP="005851B8">
      <w:pPr>
        <w:rPr>
          <w:rtl/>
        </w:rPr>
      </w:pPr>
      <w:r w:rsidRPr="006F178A">
        <w:rPr>
          <w:rtl/>
        </w:rPr>
        <w:t>שאינו משמר שבתו בשוק - אינו מבטל רשות. מפני שאמרו ישראל נוטל רשות ונותן רשות.</w:t>
      </w:r>
    </w:p>
    <w:p w:rsidR="005851B8" w:rsidRPr="00132755" w:rsidRDefault="005851B8" w:rsidP="005851B8">
      <w:pPr>
        <w:rPr>
          <w:spacing w:val="-4"/>
          <w:rtl/>
        </w:rPr>
      </w:pPr>
      <w:r w:rsidRPr="00132755">
        <w:rPr>
          <w:spacing w:val="-4"/>
          <w:rtl/>
        </w:rPr>
        <w:t>ובנכרי עד שישכיר. כיצד. אומר לו: רשותי קנויה לך, רשותי מבוטלת לך - קנה, ואין צריך לזכות.</w:t>
      </w:r>
    </w:p>
    <w:p>
      <w:pPr>
        <w:pStyle w:val="38"/>
        <w:rPr>
          <w:ins w:id="96163" w:author="מנוע מכני" w:date="2026-10-11T12:04:40Z"/>
        </w:rPr>
      </w:pPr>
      <w:r w:rsidRPr="006F178A">
        <w:t xml:space="preserve">רב אשי</w:t>
      </w:r>
      <w:del w:id="97056" w:author="מנוע מכני" w:date="2026-10-11T12:04:40Z">
        <w:r w:rsidRPr="006F178A">
          <w:delText xml:space="preserve"> אמר</w:delText>
        </w:r>
      </w:del>
      <w:r w:rsidRPr="006F178A">
        <w:t xml:space="preserve">:</w:t>
      </w:r>
    </w:p>
    <w:p w:rsidR="005851B8" w:rsidRPr="006F178A" w:rsidRDefault="005851B8" w:rsidP="005851B8">
      <w:pPr>
        <w:rPr>
          <w:rtl/>
        </w:rPr>
      </w:pPr>
      <w:del w:id="96164" w:author="מנוע מכני" w:date="2026-10-11T12:04:40Z">
        <w:r w:rsidRPr="006F178A">
          <w:rPr>
            <w:rtl/>
          </w:rPr>
          <w:delText xml:space="preserve"> </w:delText>
        </w:r>
      </w:del>
      <w:ins w:id="92820" w:author="מנוע מכני" w:date="2026-10-11T12:04:40Z">
        <w:r>
          <w:rPr>
            <w:rtl/>
          </w:rPr>
          <w:t xml:space="preserve">זה</w:t>
        </w:r>
      </w:ins>
      <w:del w:id="92821" w:author="מנוע מכני" w:date="2026-10-11T12:04:40Z">
        <w:r w:rsidRPr="006F178A">
          <w:rPr>
            <w:rtl/>
          </w:rPr>
          <w:delText xml:space="preserve">האי</w:delText>
        </w:r>
      </w:del>
      <w:r w:rsidRPr="006F178A">
        <w:rPr>
          <w:rtl/>
        </w:rPr>
        <w:t xml:space="preserve"> תנא הוא, דחמירא </w:t>
      </w:r>
      <w:ins w:id="92818" w:author="מנוע מכני" w:date="2026-10-11T12:04:40Z">
        <w:r>
          <w:rPr>
            <w:rtl/>
          </w:rPr>
          <w:t xml:space="preserve">עליו</w:t>
        </w:r>
      </w:ins>
      <w:del w:id="92819" w:author="מנוע מכני" w:date="2026-10-11T12:04:40Z">
        <w:r w:rsidRPr="006F178A">
          <w:rPr>
            <w:rtl/>
          </w:rPr>
          <w:delText xml:space="preserve">עליה</w:delText>
        </w:r>
      </w:del>
      <w:r w:rsidRPr="006F178A">
        <w:rPr>
          <w:rtl/>
        </w:rPr>
        <w:t xml:space="preserve"> שבת </w:t>
      </w:r>
      <w:ins w:id="93434" w:author="מנוע מכני" w:date="2026-10-11T12:04:40Z">
        <w:r>
          <w:rPr>
            <w:rtl/>
          </w:rPr>
          <w:t xml:space="preserve">כע"ז</w:t>
        </w:r>
      </w:ins>
      <w:del w:id="93435" w:author="מנוע מכני" w:date="2026-10-11T12:04:40Z">
        <w:r w:rsidRPr="006F178A">
          <w:rPr>
            <w:rtl/>
          </w:rPr>
          <w:delText xml:space="preserve">כעבודה זרה</w:delText>
        </w:r>
      </w:del>
      <w:r w:rsidRPr="006F178A">
        <w:rPr>
          <w:rtl/>
        </w:rPr>
        <w:t xml:space="preserve">.</w:t>
      </w:r>
    </w:p>
    <w:p>
      <w:pPr>
        <w:pStyle w:val="38"/>
        <w:rPr>
          <w:ins w:id="96165" w:author="מנוע מכני" w:date="2026-10-11T12:04:40Z"/>
        </w:rPr>
      </w:pPr>
      <w:r w:rsidRPr="006061D7">
        <w:t xml:space="preserve">כדתניא:</w:t>
      </w:r>
    </w:p>
    <w:p w:rsidR="005851B8" w:rsidRPr="006061D7" w:rsidRDefault="005851B8" w:rsidP="005851B8">
      <w:pPr>
        <w:rPr>
          <w:rtl/>
        </w:rPr>
      </w:pPr>
      <w:del w:id="96166" w:author="מנוע מכני" w:date="2026-10-11T12:04:40Z">
        <w:r w:rsidRPr="006061D7">
          <w:rPr>
            <w:rtl/>
          </w:rPr>
          <w:delText xml:space="preserve"> </w:delText>
        </w:r>
      </w:del>
      <w:r w:rsidRPr="006061D7">
        <w:rPr>
          <w:rtl/>
        </w:rPr>
        <w:t xml:space="preserve">מכם ולא כולכם, פרט למומר.| מכם - בכם חלקתי ולא באומות.| מן הבהמה - להביא בני אדם הדומין לבהמה. מכאן אמרו: מקבלין קרבנות מפושעי ישראל כדי שיחזרו בתשובה | חוץ מן המומר והמנסך יין והמחלל שבתות בפרהסיא.</w:t>
      </w:r>
    </w:p>
    <w:p w:rsidR="005851B8" w:rsidRPr="006F178A" w:rsidRDefault="005851B8" w:rsidP="005851B8">
      <w:pPr>
        <w:rPr>
          <w:rtl/>
        </w:rPr>
      </w:pPr>
      <w:r w:rsidRPr="006F178A">
        <w:rPr>
          <w:rFonts w:ascii="Fb Fontext" w:hAnsi="Fb Fontext"/>
          <w:rtl/>
        </w:rPr>
        <w:t xml:space="preserve">רישא - במומר לכל התורה כולה | </w:t>
      </w:r>
      <w:ins w:id="93436" w:author="מנוע מכני" w:date="2026-10-11T12:04:40Z">
        <w:r>
          <w:rPr>
            <w:rFonts w:ascii="Fb Fontext" w:hAnsi="Fb Fontext"/>
            <w:rtl/>
          </w:rPr>
          <w:t xml:space="preserve">אמצעית</w:t>
        </w:r>
      </w:ins>
      <w:del w:id="93437" w:author="מנוע מכני" w:date="2026-10-11T12:04:40Z">
        <w:r w:rsidRPr="006F178A">
          <w:rPr>
            <w:rFonts w:ascii="Fb Fontext" w:hAnsi="Fb Fontext"/>
            <w:rtl/>
          </w:rPr>
          <w:delText xml:space="preserve">מציעתא</w:delText>
        </w:r>
      </w:del>
      <w:r w:rsidRPr="006F178A">
        <w:rPr>
          <w:rFonts w:ascii="Fb Fontext" w:hAnsi="Fb Fontext"/>
          <w:rtl/>
        </w:rPr>
        <w:t xml:space="preserve"> [פושעי ישראל] במומר לדבר אחד.| סיפא דמומר דע"ז ושבת כי הדדי </w:t>
      </w:r>
      <w:ins w:id="92822" w:author="מנוע מכני" w:date="2026-10-11T12:04:40Z">
        <w:r>
          <w:rPr>
            <w:rFonts w:ascii="Fb Fontext" w:hAnsi="Fb Fontext"/>
            <w:rtl/>
          </w:rPr>
          <w:t xml:space="preserve">הם</w:t>
        </w:r>
      </w:ins>
      <w:del w:id="92823" w:author="מנוע מכני" w:date="2026-10-11T12:04:40Z">
        <w:r w:rsidRPr="006F178A">
          <w:rPr>
            <w:rFonts w:ascii="Fb Fontext" w:hAnsi="Fb Fontext"/>
            <w:rtl/>
          </w:rPr>
          <w:delText xml:space="preserve">נינהו</w:delText>
        </w:r>
      </w:del>
      <w:r w:rsidRPr="006F178A">
        <w:rPr>
          <w:rFonts w:ascii="Fb Fontext" w:hAnsi="Fb Fontext"/>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afffe"/>
          <w:rFonts w:ascii="Fb Fontext" w:hAnsi="Fb Fontext"/>
          <w:rtl/>
        </w:rPr>
        <w:t>דיני מבטל רשות</w:t>
      </w:r>
      <w:r w:rsidRPr="006F178A">
        <w:rPr>
          <w:rFonts w:ascii="Fb Fontext" w:hAnsi="Fb Fontext"/>
          <w:rtl/>
        </w:rPr>
        <w:t>.</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סט:</w:t>
      </w:r>
    </w:p>
    <w:p>
      <w:pPr>
        <w:pStyle w:val="MishnaBatzad"/>
        <w:rPr>
          <w:ins w:id="20323" w:author="קלוד" w:date="2026-10-11T09:07:28Z"/>
        </w:rPr>
      </w:pPr>
      <w:ins w:id="20322" w:author="קלוד" w:date="2026-10-11T09:07:28Z">
        <w:r>
          <w:t xml:space="preserve">משנה ג</w:t>
        </w:r>
      </w:ins>
    </w:p>
    <w:p w:rsidR="005851B8" w:rsidRPr="00E62A50" w:rsidRDefault="005851B8" w:rsidP="005851B8">
      <w:pPr>
        <w:pStyle w:val="afff9"/>
        <w:rPr>
          <w:del w:id="20154" w:author="קלוד" w:date="2026-10-11T09:07:28Z"/>
          <w:rStyle w:val="afffe"/>
          <w:bCs w:val="0"/>
          <w:sz w:val="20"/>
          <w:rtl/>
        </w:rPr>
      </w:pPr>
      <w:del w:id="20153"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bCs w:val="0"/>
          <w:sz w:val="20"/>
          <w:rtl/>
        </w:rPr>
        <w:pPrChange w:id="90039" w:author="קלוד" w:date="2026-10-11T12:09:42Z">
          <w:pPr>
            <w:pStyle w:val="afff9"/>
          </w:pPr>
        </w:pPrChange>
      </w:pPr>
      <w:r w:rsidRPr="00E62A50">
        <w:rPr>
          <w:rStyle w:val="afffe"/>
          <w:bCs w:val="0"/>
          <w:rtl/>
          <w:rPrChange w:id="40068" w:author="Claude" w:date="2026-10-11T09:07:36Z">
            <w:rPr>
              <w:rStyle w:val="afffe"/>
              <w:bCs w:val="0"/>
              <w:sz w:val="20"/>
              <w:rtl/>
            </w:rPr>
          </w:rPrChange>
        </w:rPr>
        <w:t>אנשי חצר ששכח אחד מהן ולא עירב - ביתו אסור מלהכניס ומלהוציא לו ולהם. ושלהם מותרין לו ולהם.</w:t>
      </w:r>
    </w:p>
    <w:p w:rsidR="005851B8" w:rsidRPr="00E62A50" w:rsidRDefault="005851B8" w:rsidP="005851B8">
      <w:pPr>
        <w:pStyle w:val="afff9"/>
        <w:rPr>
          <w:rStyle w:val="afffe"/>
          <w:bCs w:val="0"/>
          <w:sz w:val="20"/>
          <w:rtl/>
        </w:rPr>
      </w:pPr>
      <w:r w:rsidRPr="00E62A50">
        <w:rPr>
          <w:rStyle w:val="afffe"/>
          <w:bCs w:val="0"/>
          <w:rtl/>
          <w:rPrChange w:id="40069" w:author="Claude" w:date="2026-10-11T09:07:36Z">
            <w:rPr>
              <w:rStyle w:val="afffe"/>
              <w:bCs w:val="0"/>
              <w:sz w:val="20"/>
              <w:rtl/>
            </w:rPr>
          </w:rPrChange>
        </w:rPr>
        <w:t>נתנו לו רשותן - הוא מותר והן אסורין.</w:t>
      </w:r>
    </w:p>
    <w:p w:rsidR="005851B8" w:rsidRPr="00E62A50" w:rsidRDefault="005851B8" w:rsidP="005851B8">
      <w:pPr>
        <w:pStyle w:val="afff9"/>
        <w:rPr>
          <w:rStyle w:val="afffe"/>
          <w:bCs w:val="0"/>
          <w:sz w:val="20"/>
          <w:rtl/>
        </w:rPr>
      </w:pPr>
      <w:r w:rsidRPr="00E62A50">
        <w:rPr>
          <w:rStyle w:val="afffe"/>
          <w:bCs w:val="0"/>
          <w:rtl/>
          <w:rPrChange w:id="40070" w:author="Claude" w:date="2026-10-11T09:07:36Z">
            <w:rPr>
              <w:rStyle w:val="afffe"/>
              <w:bCs w:val="0"/>
              <w:sz w:val="20"/>
              <w:rtl/>
            </w:rPr>
          </w:rPrChange>
        </w:rPr>
        <w:t>היו שנים - אוסרין זה על זה. שאחד נותן רשות ונוטל רשות, שנים נותנין רשות ואין נוטלין רשות. [דעדיין של שניהם היא]</w:t>
      </w:r>
    </w:p>
    <w:p w:rsidR="005851B8" w:rsidRPr="00E62A50" w:rsidRDefault="005851B8" w:rsidP="005851B8">
      <w:pPr>
        <w:pStyle w:val="afff9"/>
        <w:rPr>
          <w:rStyle w:val="afffe"/>
          <w:bCs w:val="0"/>
          <w:sz w:val="20"/>
          <w:rtl/>
        </w:rPr>
      </w:pPr>
      <w:r w:rsidRPr="00E62A50">
        <w:rPr>
          <w:rStyle w:val="afffe"/>
          <w:bCs w:val="0"/>
          <w:rtl/>
          <w:rPrChange w:id="40071" w:author="Claude" w:date="2026-10-11T09:07:36Z">
            <w:rPr>
              <w:rStyle w:val="afffe"/>
              <w:bCs w:val="0"/>
              <w:sz w:val="20"/>
              <w:rtl/>
            </w:rPr>
          </w:rPrChange>
        </w:rPr>
        <w:t>מאימתי נותנין רשות: לב"ש: מבעוד יום, ולב"ה: משחשיכה.</w:t>
      </w:r>
    </w:p>
    <w:p w:rsidR="005851B8" w:rsidRPr="00E62A50" w:rsidRDefault="005851B8" w:rsidP="005851B8">
      <w:pPr>
        <w:pStyle w:val="afff9"/>
        <w:rPr>
          <w:rStyle w:val="afffe"/>
          <w:bCs w:val="0"/>
          <w:sz w:val="20"/>
          <w:rtl/>
        </w:rPr>
      </w:pPr>
      <w:r w:rsidRPr="00E62A50">
        <w:rPr>
          <w:rStyle w:val="afffe"/>
          <w:bCs w:val="0"/>
          <w:rtl/>
          <w:rPrChange w:id="40072" w:author="Claude" w:date="2026-10-11T09:07:36Z">
            <w:rPr>
              <w:rStyle w:val="afffe"/>
              <w:bCs w:val="0"/>
              <w:sz w:val="20"/>
              <w:rtl/>
            </w:rPr>
          </w:rPrChange>
        </w:rPr>
        <w:t>מי שנתן רשותו והוציא, לר"מ בין בשוגג בין במזיד - הרי זה אוסר.</w:t>
      </w:r>
    </w:p>
    <w:p w:rsidR="005851B8" w:rsidRPr="00E62A50" w:rsidRDefault="005851B8" w:rsidP="005851B8">
      <w:pPr>
        <w:pStyle w:val="afff9"/>
        <w:rPr>
          <w:rStyle w:val="afffe"/>
          <w:bCs w:val="0"/>
          <w:sz w:val="20"/>
          <w:rtl/>
        </w:rPr>
      </w:pPr>
      <w:r w:rsidRPr="00E62A50">
        <w:rPr>
          <w:rStyle w:val="afffe"/>
          <w:bCs w:val="0"/>
          <w:rtl/>
          <w:rPrChange w:id="40073" w:author="Claude" w:date="2026-10-11T09:07:36Z">
            <w:rPr>
              <w:rStyle w:val="afffe"/>
              <w:bCs w:val="0"/>
              <w:sz w:val="20"/>
              <w:rtl/>
            </w:rPr>
          </w:rPrChange>
        </w:rPr>
        <w:t>לר"י במזיד - אוסר, בשוגג - אינו אוסר.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35" w:author="קלוד" w:date="2026-10-11T12:24:08Z"/>
        </w:rPr>
      </w:pPr>
      <w:ins w:id="90236" w:author="קלוד" w:date="2026-10-11T12:24:08Z">
        <w:r>
          <w:rPr>
            <w:color w:val="7B3F00"/>
          </w:rPr>
          <w:t xml:space="preserve">שכח אחד מאנשי החצר - ביטל חצירו ולא ביתו</w:t>
        </w:r>
      </w:ins>
    </w:p>
    <w:p w:rsidR="005851B8" w:rsidRPr="006F178A" w:rsidRDefault="005851B8" w:rsidP="005851B8">
      <w:pPr>
        <w:rPr>
          <w:rtl/>
        </w:rPr>
      </w:pPr>
      <w:r w:rsidRPr="006F178A">
        <w:rPr>
          <w:rFonts w:ascii="Fb Fontext" w:hAnsi="Fb Fontext"/>
          <w:rtl/>
        </w:rPr>
        <w:t>דשכח מיירי שביטל רשות חצירו, ולא רשות ביתו.</w:t>
      </w:r>
    </w:p>
    <w:p>
      <w:pPr>
        <w:pStyle w:val="38"/>
        <w:rPr>
          <w:ins w:id="96167" w:author="מנוע מכני" w:date="2026-10-11T12:04:40Z"/>
        </w:rPr>
      </w:pPr>
      <w:r w:rsidRPr="006F178A">
        <w:t xml:space="preserve">וסבירא לרבנן:</w:t>
      </w:r>
    </w:p>
    <w:p w:rsidR="005851B8" w:rsidRPr="006F178A" w:rsidRDefault="005851B8" w:rsidP="005851B8">
      <w:pPr>
        <w:rPr>
          <w:rtl/>
        </w:rPr>
      </w:pPr>
      <w:del w:id="96168" w:author="מנוע מכני" w:date="2026-10-11T12:04:40Z">
        <w:r w:rsidRPr="006F178A">
          <w:rPr>
            <w:rtl/>
          </w:rPr>
          <w:delText xml:space="preserve"> </w:delText>
        </w:r>
      </w:del>
      <w:r w:rsidRPr="006F178A">
        <w:rPr>
          <w:rtl/>
        </w:rPr>
        <w:t xml:space="preserve">המבטל רשות חצירו - רשות ביתו </w:t>
      </w:r>
      <w:r w:rsidRPr="006F178A">
        <w:rPr>
          <w:rtl/>
        </w:rPr>
        <w:t xml:space="preserve">לא</w:t>
      </w:r>
      <w:r w:rsidRPr="006F178A">
        <w:rPr>
          <w:rtl/>
        </w:rPr>
        <w:t xml:space="preserve"> ביטל, דדייר </w:t>
      </w:r>
      <w:ins w:id="94650" w:author="מנוע מכני" w:date="2026-10-11T12:04:40Z">
        <w:r>
          <w:rPr>
            <w:rtl/>
          </w:rPr>
          <w:t xml:space="preserve">אדם</w:t>
        </w:r>
      </w:ins>
      <w:del w:id="94651" w:author="מנוע מכני" w:date="2026-10-11T12:04:40Z">
        <w:r w:rsidRPr="006F178A">
          <w:rPr>
            <w:rtl/>
          </w:rPr>
          <w:delText xml:space="preserve">איניש</w:delText>
        </w:r>
      </w:del>
      <w:r w:rsidRPr="006F178A">
        <w:rPr>
          <w:rtl/>
        </w:rPr>
        <w:t xml:space="preserve"> בבית בלא חצר.</w:t>
      </w:r>
    </w:p>
    <w:p w:rsidR="005851B8" w:rsidRPr="006F178A" w:rsidRDefault="005851B8" w:rsidP="005851B8">
      <w:pPr>
        <w:rPr>
          <w:rtl/>
        </w:rPr>
      </w:pPr>
      <w:r w:rsidRPr="006F178A">
        <w:rPr>
          <w:rtl/>
        </w:rPr>
        <w:t xml:space="preserve">ושלהן מותר לו ולהן, - </w:t>
      </w:r>
      <w:ins w:id="90379" w:author="Claude - סמנטי" w:date="2026-10-11T12:19:31Z">
        <w:r>
          <w:rPr>
            <w:rtl/>
          </w:rPr>
          <w:t xml:space="preserve">שהוא</w:t>
        </w:r>
      </w:ins>
      <w:del w:id="90380" w:author="Claude - סמנטי" w:date="2026-10-11T12:19:31Z">
        <w:r w:rsidRPr="006F178A">
          <w:rPr>
            <w:rtl/>
          </w:rPr>
          <w:delText xml:space="preserve">דהוי</w:delText>
        </w:r>
      </w:del>
      <w:r w:rsidRPr="006F178A">
        <w:rPr>
          <w:rtl/>
        </w:rPr>
        <w:t xml:space="preserve"> אורח </w:t>
      </w:r>
      <w:ins w:id="90377" w:author="Claude - סמנטי" w:date="2026-10-11T12:19:31Z">
        <w:r>
          <w:rPr>
            <w:rtl/>
          </w:rPr>
          <w:t xml:space="preserve">אצלם</w:t>
        </w:r>
      </w:ins>
      <w:del w:id="90378" w:author="Claude - סמנטי" w:date="2026-10-11T12:19:31Z">
        <w:r w:rsidRPr="006F178A">
          <w:rPr>
            <w:rtl/>
          </w:rPr>
          <w:delText xml:space="preserve">לגבייהו</w:delText>
        </w:r>
      </w:del>
      <w:r w:rsidRPr="006F178A">
        <w:rPr>
          <w:rtl/>
        </w:rPr>
        <w:t xml:space="preserve">.</w:t>
      </w:r>
    </w:p>
    <w:p w:rsidR="005851B8" w:rsidRPr="006F178A" w:rsidRDefault="005851B8" w:rsidP="005851B8">
      <w:pPr>
        <w:rPr>
          <w:rtl/>
        </w:rPr>
      </w:pPr>
      <w:r w:rsidRPr="006F178A">
        <w:rPr>
          <w:rtl/>
        </w:rPr>
        <w:lastRenderedPageBreak/>
        <w:t xml:space="preserve">נתנו לו רשותן הוא מותר והן אסורין והם </w:t>
      </w:r>
      <w:ins w:id="91416" w:author="מנוע מכני" w:date="2026-10-11T12:04:40Z">
        <w:r>
          <w:rPr>
            <w:rtl/>
          </w:rPr>
          <w:t xml:space="preserve">לא</w:t>
        </w:r>
      </w:ins>
      <w:del w:id="91417" w:author="מנוע מכני" w:date="2026-10-11T12:04:40Z">
        <w:r w:rsidRPr="006F178A">
          <w:rPr>
            <w:rtl/>
          </w:rPr>
          <w:lastRenderedPageBreak/>
          <w:delText xml:space="preserve">לאו</w:delText>
        </w:r>
      </w:del>
      <w:r w:rsidRPr="006F178A">
        <w:rPr>
          <w:rtl/>
        </w:rPr>
        <w:lastRenderedPageBreak/>
        <w:t xml:space="preserve"> כאורחים לגביו דחמשה לגבי חד </w:t>
      </w:r>
      <w:r w:rsidRPr="006F178A">
        <w:rPr>
          <w:rtl/>
        </w:rPr>
        <w:lastRenderedPageBreak/>
        <w:t xml:space="preserve">לא</w:t>
      </w:r>
      <w:r w:rsidRPr="006F178A">
        <w:rPr>
          <w:rtl/>
        </w:rPr>
        <w:lastRenderedPageBreak/>
        <w:t xml:space="preserve"> הוי אורחים וחד לגבי חמשה הוי אורח.</w:t>
      </w:r>
    </w:p>
    <w:p>
      <w:pPr>
        <w:pStyle w:val="38"/>
        <w:rPr>
          <w:ins w:id="96169" w:author="מנוע מכני" w:date="2026-10-11T12:04:40Z"/>
        </w:rPr>
      </w:pPr>
      <w:r w:rsidRPr="006F178A">
        <w:t xml:space="preserve">וה"ק:</w:t>
      </w:r>
    </w:p>
    <w:p w:rsidR="005851B8" w:rsidRDefault="005851B8" w:rsidP="005851B8">
      <w:pPr>
        <w:rPr>
          <w:rtl/>
        </w:rPr>
      </w:pPr>
      <w:del w:id="96170" w:author="מנוע מכני" w:date="2026-10-11T12:04:40Z">
        <w:r w:rsidRPr="006F178A">
          <w:rPr>
            <w:rtl/>
          </w:rPr>
          <w:delText xml:space="preserve"> </w:delText>
        </w:r>
      </w:del>
      <w:r w:rsidRPr="006F178A">
        <w:rPr>
          <w:rtl/>
        </w:rPr>
        <w:t xml:space="preserve">נתנו לו רשותן </w:t>
      </w:r>
      <w:ins w:id="94652" w:author="מנוע מכני" w:date="2026-10-11T12:04:40Z">
        <w:r>
          <w:rPr>
            <w:rStyle w:val="afffe"/>
            <w:rFonts w:ascii="Fb Fontext" w:hAnsi="Fb Fontext"/>
            <w:rtl/>
          </w:rPr>
          <w:t xml:space="preserve">מתחילה</w:t>
        </w:r>
      </w:ins>
      <w:del w:id="94653" w:author="מנוע מכני" w:date="2026-10-11T12:04:40Z">
        <w:r w:rsidRPr="006F178A">
          <w:rPr>
            <w:rStyle w:val="afffe"/>
            <w:rFonts w:ascii="Fb Fontext" w:hAnsi="Fb Fontext"/>
            <w:rtl/>
          </w:rPr>
          <w:delText xml:space="preserve">מעיקרא</w:delText>
        </w:r>
      </w:del>
      <w:r w:rsidRPr="006F178A">
        <w:rPr>
          <w:rtl/>
        </w:rPr>
        <w:t xml:space="preserve">, הוא מותר והן אסורין. [</w:t>
      </w:r>
      <w:ins w:id="91418" w:author="מנוע מכני" w:date="2026-10-11T12:04:40Z">
        <w:r>
          <w:rPr>
            <w:rtl/>
          </w:rPr>
          <w:t xml:space="preserve">ולא</w:t>
        </w:r>
      </w:ins>
      <w:del w:id="91419" w:author="מנוע מכני" w:date="2026-10-11T12:04:40Z">
        <w:r w:rsidRPr="006F178A">
          <w:rPr>
            <w:rtl/>
          </w:rPr>
          <w:delText xml:space="preserve">ולאו</w:delText>
        </w:r>
      </w:del>
      <w:r w:rsidRPr="006F178A">
        <w:rPr>
          <w:rtl/>
        </w:rPr>
        <w:t xml:space="preserve"> </w:t>
      </w:r>
      <w:r w:rsidRPr="006F178A">
        <w:rPr>
          <w:rtl/>
        </w:rPr>
        <w:t xml:space="preserve">ש"מ</w:t>
      </w:r>
      <w:r w:rsidRPr="006F178A">
        <w:rPr>
          <w:rtl/>
        </w:rPr>
        <w:t xml:space="preserve"> למבטלין וחוזרין ומבטלין]</w:t>
      </w:r>
    </w:p>
    <w:p w:rsidR="005851B8" w:rsidRPr="006F178A" w:rsidRDefault="005851B8" w:rsidP="005851B8">
      <w:pPr>
        <w:rPr>
          <w:rtl/>
        </w:rPr>
      </w:pPr>
      <w:r w:rsidRPr="006F178A">
        <w:rPr>
          <w:rtl/>
        </w:rPr>
        <w:t>היו שנים אוסרין זע"ז ד</w:t>
      </w:r>
      <w:r>
        <w:rPr>
          <w:rtl/>
        </w:rPr>
        <w:t>אפי'</w:t>
      </w:r>
      <w:r w:rsidRPr="006F178A">
        <w:rPr>
          <w:rtl/>
        </w:rPr>
        <w:t xml:space="preserve"> </w:t>
      </w:r>
      <w:ins w:id="93704" w:author="מנוע מכני" w:date="2026-10-11T12:04:40Z">
        <w:r>
          <w:rPr>
            <w:rtl/>
          </w:rPr>
          <w:t xml:space="preserve">אם </w:t>
        </w:r>
      </w:ins>
      <w:del w:id="93705" w:author="מנוע מכני" w:date="2026-10-11T12:04:40Z">
        <w:r w:rsidRPr="006F178A">
          <w:rPr>
            <w:rtl/>
          </w:rPr>
          <w:delText xml:space="preserve">אי </w:delText>
        </w:r>
      </w:del>
      <w:r w:rsidRPr="006F178A">
        <w:rPr>
          <w:rtl/>
        </w:rPr>
        <w:t xml:space="preserve">הדר חד </w:t>
      </w:r>
      <w:ins w:id="92824" w:author="מנוע מכני" w:date="2026-10-11T12:04:40Z">
        <w:r>
          <w:rPr>
            <w:rtl/>
          </w:rPr>
          <w:t xml:space="preserve">מהם</w:t>
        </w:r>
      </w:ins>
      <w:del w:id="92825" w:author="מנוע מכני" w:date="2026-10-11T12:04:40Z">
        <w:r w:rsidRPr="006F178A">
          <w:rPr>
            <w:rtl/>
          </w:rPr>
          <w:delText xml:space="preserve">מינייהו</w:delText>
        </w:r>
      </w:del>
      <w:r w:rsidRPr="006F178A">
        <w:rPr>
          <w:rtl/>
        </w:rPr>
        <w:t xml:space="preserve"> ובטיל לחבריה </w:t>
      </w:r>
      <w:r w:rsidRPr="006F178A">
        <w:rPr>
          <w:rtl/>
        </w:rPr>
        <w:t xml:space="preserve">לא</w:t>
      </w:r>
      <w:r w:rsidRPr="006F178A">
        <w:rPr>
          <w:rtl/>
        </w:rPr>
        <w:t xml:space="preserve"> </w:t>
      </w:r>
      <w:ins w:id="92826" w:author="מנוע מכני" w:date="2026-10-11T12:04:40Z">
        <w:r>
          <w:rPr>
            <w:rtl/>
          </w:rPr>
          <w:t xml:space="preserve">מאלו</w:t>
        </w:r>
      </w:ins>
      <w:del w:id="92827" w:author="מנוע מכני" w:date="2026-10-11T12:04:40Z">
        <w:r w:rsidRPr="006F178A">
          <w:rPr>
            <w:rtl/>
          </w:rPr>
          <w:delText xml:space="preserve">מהני</w:delText>
        </w:r>
      </w:del>
      <w:r w:rsidRPr="006F178A">
        <w:rPr>
          <w:rtl/>
        </w:rPr>
        <w:t xml:space="preserve"> - ד</w:t>
      </w:r>
      <w:ins w:id="94458" w:author="מנוע מכני" w:date="2026-10-11T12:04:40Z">
        <w:r>
          <w:rPr>
            <w:rtl/>
          </w:rPr>
          <w:t xml:space="preserve">בזמן ש</w:t>
        </w:r>
      </w:ins>
      <w:del w:id="94459" w:author="מנוע מכני" w:date="2026-10-11T12:04:40Z">
        <w:r w:rsidRPr="006F178A">
          <w:rPr>
            <w:rtl/>
          </w:rPr>
          <w:delText xml:space="preserve">בעידנא ד</w:delText>
        </w:r>
      </w:del>
      <w:r w:rsidRPr="006F178A">
        <w:rPr>
          <w:rtl/>
        </w:rPr>
        <w:t xml:space="preserve">בטיל </w:t>
      </w:r>
      <w:r w:rsidRPr="006F178A">
        <w:rPr>
          <w:rtl/>
        </w:rPr>
        <w:t xml:space="preserve">לא</w:t>
      </w:r>
      <w:r w:rsidRPr="006F178A">
        <w:rPr>
          <w:rtl/>
        </w:rPr>
        <w:t xml:space="preserve"> </w:t>
      </w:r>
      <w:r w:rsidRPr="006F178A">
        <w:rPr>
          <w:rtl/>
        </w:rPr>
        <w:t xml:space="preserve">הו"ל</w:t>
      </w:r>
      <w:r w:rsidRPr="006F178A">
        <w:rPr>
          <w:rtl/>
        </w:rPr>
        <w:t xml:space="preserve"> שריותא בהאי חצר.</w:t>
      </w:r>
    </w:p>
    <w:p w:rsidR="005851B8" w:rsidRPr="006F178A" w:rsidRDefault="005851B8" w:rsidP="005851B8">
      <w:pPr>
        <w:rPr>
          <w:rtl/>
        </w:rPr>
      </w:pPr>
      <w:r w:rsidRPr="006F178A">
        <w:rPr>
          <w:rtl/>
        </w:rPr>
        <w:t xml:space="preserve">שאחד נותן רשות - סיפא </w:t>
      </w:r>
      <w:ins w:id="90381" w:author="Claude - סמנטי" w:date="2026-10-11T12:19:31Z">
        <w:r>
          <w:rPr>
            <w:rtl/>
          </w:rPr>
          <w:t xml:space="preserve">נצרכה</w:t>
        </w:r>
      </w:ins>
      <w:del w:id="90382" w:author="Claude - סמנטי" w:date="2026-10-11T12:19:31Z">
        <w:r w:rsidRPr="006F178A">
          <w:rPr>
            <w:rtl/>
          </w:rPr>
          <w:delText xml:space="preserve">איצטריכא</w:delText>
        </w:r>
      </w:del>
      <w:r w:rsidRPr="006F178A">
        <w:rPr>
          <w:rtl/>
        </w:rPr>
        <w:t xml:space="preserve"> </w:t>
      </w:r>
      <w:ins w:id="92828" w:author="מנוע מכני" w:date="2026-10-11T12:04:40Z">
        <w:r>
          <w:rPr>
            <w:rtl/>
          </w:rPr>
          <w:t xml:space="preserve">לו</w:t>
        </w:r>
      </w:ins>
      <w:del w:id="92829" w:author="מנוע מכני" w:date="2026-10-11T12:04:40Z">
        <w:r w:rsidRPr="006F178A">
          <w:rPr>
            <w:rtl/>
          </w:rPr>
          <w:delText xml:space="preserve">ליה</w:delText>
        </w:r>
      </w:del>
      <w:r w:rsidRPr="006F178A">
        <w:rPr>
          <w:rtl/>
        </w:rPr>
        <w:t xml:space="preserve">: שנים נותנין רשות. </w:t>
      </w:r>
      <w:r w:rsidRPr="006F178A">
        <w:rPr>
          <w:rtl/>
        </w:rPr>
        <w:t xml:space="preserve">וקמ"ל</w:t>
      </w:r>
      <w:r w:rsidRPr="006F178A">
        <w:rPr>
          <w:rtl/>
        </w:rPr>
        <w:t xml:space="preserve"> דלא גזרי' שמא יבוא לבטולי </w:t>
      </w:r>
      <w:ins w:id="93338" w:author="מנוע מכני" w:date="2026-10-11T12:04:40Z">
        <w:r>
          <w:rPr>
            <w:rtl/>
          </w:rPr>
          <w:t xml:space="preserve">להם</w:t>
        </w:r>
      </w:ins>
      <w:del w:id="93339" w:author="מנוע מכני" w:date="2026-10-11T12:04:40Z">
        <w:r w:rsidRPr="006F178A">
          <w:rPr>
            <w:rtl/>
          </w:rPr>
          <w:delText xml:space="preserve">להו</w:delText>
        </w:r>
      </w:del>
      <w:r w:rsidRPr="006F178A">
        <w:rPr>
          <w:rtl/>
        </w:rPr>
        <w:t xml:space="preserve">.</w:t>
      </w:r>
    </w:p>
    <w:p w:rsidR="005851B8" w:rsidRPr="00B3644D" w:rsidRDefault="005851B8" w:rsidP="005851B8">
      <w:pPr>
        <w:rPr>
          <w:spacing w:val="-2"/>
          <w:rtl/>
        </w:rPr>
      </w:pPr>
      <w:r w:rsidRPr="00B3644D">
        <w:rPr>
          <w:spacing w:val="-2"/>
          <w:rtl/>
        </w:rPr>
        <w:t xml:space="preserve">ואין נוטלין רשות. </w:t>
      </w:r>
      <w:r w:rsidRPr="00B3644D">
        <w:rPr>
          <w:spacing w:val="-2"/>
          <w:rtl/>
        </w:rPr>
        <w:t xml:space="preserve">וקמ"ל</w:t>
      </w:r>
      <w:r w:rsidRPr="00B3644D">
        <w:rPr>
          <w:spacing w:val="-2"/>
          <w:rtl/>
        </w:rPr>
        <w:t xml:space="preserve"> דאע"ג </w:t>
      </w:r>
      <w:r w:rsidRPr="00B3644D">
        <w:rPr>
          <w:spacing w:val="-2"/>
          <w:rtl/>
        </w:rPr>
        <w:t xml:space="preserve">דא"ל</w:t>
      </w:r>
      <w:r w:rsidRPr="00B3644D">
        <w:rPr>
          <w:spacing w:val="-2"/>
          <w:rtl/>
        </w:rPr>
        <w:t xml:space="preserve"> קני על מנת להקנות [לשני ואז יוכלו לטלטל </w:t>
      </w:r>
      <w:r w:rsidRPr="00B3644D">
        <w:rPr>
          <w:spacing w:val="-2"/>
          <w:rtl/>
        </w:rPr>
        <w:t xml:space="preserve">קמ"ל</w:t>
      </w:r>
      <w:r w:rsidRPr="00B3644D">
        <w:rPr>
          <w:spacing w:val="-2"/>
          <w:rtl/>
        </w:rPr>
        <w:t xml:space="preserve"> דלא]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w:t>
      </w:r>
    </w:p>
    <w:p>
      <w:pPr>
        <w:pStyle w:val="afffff8"/>
        <w:rPr>
          <w:ins w:id="90233" w:author="קלוד" w:date="2026-10-11T12:24:08Z"/>
        </w:rPr>
      </w:pPr>
      <w:ins w:id="90234" w:author="קלוד" w:date="2026-10-11T12:24:08Z">
        <w:r>
          <w:rPr>
            <w:color w:val="7B3F00"/>
          </w:rPr>
          <w:t xml:space="preserve">האם צריך לבטל רשות לכל אחד ואחד?</w:t>
        </w:r>
      </w:ins>
    </w:p>
    <w:p>
      <w:pPr>
        <w:pStyle w:val="38"/>
        <w:rPr>
          <w:ins w:id="96171" w:author="מנוע מכני" w:date="2026-10-11T12:04:40Z"/>
        </w:rPr>
      </w:pPr>
      <w:r w:rsidRPr="00770264">
        <w:t>בעא אביי מרבה</w:t>
      </w:r>
      <w:r w:rsidRPr="006F178A">
        <w:t>:</w:t>
      </w:r>
    </w:p>
    <w:p w:rsidR="005851B8" w:rsidRDefault="005851B8" w:rsidP="005851B8">
      <w:pPr>
        <w:rPr>
          <w:rFonts w:ascii="Fb Fontext" w:hAnsi="Fb Fontext"/>
          <w:rtl/>
        </w:rPr>
      </w:pPr>
      <w:del w:id="96172" w:author="מנוע מכני" w:date="2026-10-11T12:04:40Z">
        <w:r>
          <w:rPr>
            <w:rFonts w:ascii="Fb Fontext" w:hAnsi="Fb Fontext"/>
            <w:rtl/>
          </w:rPr>
          <w:delText xml:space="preserve"> </w:delText>
        </w:r>
      </w:del>
      <w:r>
        <w:rPr>
          <w:rFonts w:ascii="Fb Fontext" w:hAnsi="Fb Fontext"/>
          <w:rtl/>
        </w:rPr>
        <w:t xml:space="preserve">ה'</w:t>
      </w:r>
      <w:r w:rsidRPr="006F178A">
        <w:rPr>
          <w:rFonts w:ascii="Fb Fontext" w:hAnsi="Fb Fontext"/>
          <w:rtl/>
        </w:rPr>
        <w:t xml:space="preserve"> ששרויין בחצר אחת, ושכח אחד מהן ולא עירב, כשהוא מבטל רשותו,</w:t>
      </w:r>
    </w:p>
    <w:p w:rsidR="005851B8" w:rsidRPr="006F178A" w:rsidRDefault="005851B8" w:rsidP="005851B8">
      <w:pPr>
        <w:rPr>
          <w:rtl/>
        </w:rPr>
      </w:pPr>
      <w:ins w:id="93706" w:author="מנוע מכני" w:date="2026-10-11T12:04:40Z">
        <w:r>
          <w:rPr>
            <w:rtl/>
          </w:rPr>
          <w:t xml:space="preserve">אם </w:t>
        </w:r>
      </w:ins>
      <w:del w:id="93707" w:author="מנוע מכני" w:date="2026-10-11T12:04:40Z">
        <w:r w:rsidRPr="006F178A">
          <w:rPr>
            <w:rtl/>
          </w:rPr>
          <w:tab/>
          <w:delText xml:space="preserve">אי </w:delText>
        </w:r>
      </w:del>
      <w:r w:rsidRPr="006F178A">
        <w:rPr>
          <w:rtl/>
        </w:rPr>
        <w:tab/>
        <w:t xml:space="preserve">צריך לבטל לכאו"א או </w:t>
      </w:r>
      <w:r w:rsidRPr="006F178A">
        <w:rPr>
          <w:rtl/>
        </w:rPr>
        <w:tab/>
        <w:t xml:space="preserve">לא</w:t>
      </w:r>
      <w:r w:rsidRPr="006F178A">
        <w:rPr>
          <w:rtl/>
        </w:rPr>
        <w:tab/>
        <w:t xml:space="preserve">.</w:t>
      </w:r>
    </w:p>
    <w:p>
      <w:pPr>
        <w:pStyle w:val="38"/>
        <w:rPr>
          <w:ins w:id="96173" w:author="מנוע מכני" w:date="2026-10-11T12:04:40Z"/>
        </w:rPr>
      </w:pPr>
      <w:r w:rsidRPr="006F178A">
        <w:t xml:space="preserve">א"ל</w:t>
      </w:r>
      <w:r w:rsidRPr="006F178A">
        <w:t xml:space="preserve"> רבה:</w:t>
      </w:r>
    </w:p>
    <w:p w:rsidR="005851B8" w:rsidRPr="006F178A" w:rsidRDefault="005851B8" w:rsidP="005851B8">
      <w:pPr>
        <w:rPr>
          <w:rtl/>
        </w:rPr>
      </w:pPr>
      <w:del w:id="96174" w:author="מנוע מכני" w:date="2026-10-11T12:04:40Z">
        <w:r w:rsidRPr="006F178A">
          <w:rPr>
            <w:rtl/>
          </w:rPr>
          <w:delText xml:space="preserve"> </w:delText>
        </w:r>
      </w:del>
      <w:r w:rsidRPr="006F178A">
        <w:rPr>
          <w:rtl/>
        </w:rPr>
        <w:t xml:space="preserve">צריך לבטל לכל אחד ואחד.</w:t>
      </w:r>
    </w:p>
    <w:p w:rsidR="005851B8" w:rsidRPr="006F178A" w:rsidRDefault="005851B8" w:rsidP="005851B8">
      <w:pPr>
        <w:rPr>
          <w:rtl/>
        </w:rPr>
      </w:pPr>
      <w:r w:rsidRPr="006F178A">
        <w:rPr>
          <w:rtl/>
        </w:rPr>
        <w:t xml:space="preserve">ואיתיביה מאוקימתא </w:t>
      </w:r>
      <w:ins w:id="93438" w:author="מנוע מכני" w:date="2026-10-11T12:04:40Z">
        <w:r>
          <w:rPr>
            <w:rtl/>
          </w:rPr>
          <w:t xml:space="preserve">ראשונה</w:t>
        </w:r>
      </w:ins>
      <w:del w:id="93439" w:author="מנוע מכני" w:date="2026-10-11T12:04:40Z">
        <w:r w:rsidRPr="006F178A">
          <w:rPr>
            <w:rtl/>
          </w:rPr>
          <w:delText xml:space="preserve">קמייתא</w:delText>
        </w:r>
      </w:del>
      <w:r w:rsidRPr="006F178A">
        <w:rPr>
          <w:rtl/>
        </w:rPr>
        <w:t xml:space="preserve"> ואגב הך ביארה הגמ' שאר הברייתא.</w:t>
      </w:r>
    </w:p>
    <w:p w:rsidR="005851B8" w:rsidRPr="006F178A" w:rsidRDefault="005851B8" w:rsidP="005851B8">
      <w:pPr>
        <w:rPr>
          <w:rtl/>
        </w:rPr>
      </w:pPr>
      <w:r w:rsidRPr="006F178A">
        <w:rPr>
          <w:rtl/>
        </w:rPr>
        <w:t>אחד שלא עירב נותן רשותו לאחד שעירב.</w:t>
      </w:r>
    </w:p>
    <w:p w:rsidR="005851B8" w:rsidRPr="006F178A" w:rsidRDefault="005851B8" w:rsidP="005851B8">
      <w:pPr>
        <w:rPr>
          <w:rtl/>
        </w:rPr>
      </w:pPr>
      <w:r w:rsidRPr="002D0727">
        <w:rPr>
          <w:rStyle w:val="2fb"/>
          <w:b/>
          <w:bCs/>
          <w:rtl/>
        </w:rPr>
        <w:t>לאביי</w:t>
      </w:r>
      <w:r w:rsidRPr="006F178A">
        <w:rPr>
          <w:rtl/>
        </w:rPr>
        <w:t xml:space="preserve"> לאחד משנים וכדמשמע מרישא דסיפא, [</w:t>
      </w:r>
      <w:ins w:id="93708" w:author="מנוע מכני" w:date="2026-10-11T12:04:40Z">
        <w:r>
          <w:rPr>
            <w:rtl/>
          </w:rPr>
          <w:t xml:space="preserve">דאם </w:t>
        </w:r>
      </w:ins>
      <w:del w:id="93709" w:author="מנוע מכני" w:date="2026-10-11T12:04:40Z">
        <w:r w:rsidRPr="006F178A">
          <w:rPr>
            <w:rtl/>
          </w:rPr>
          <w:delText xml:space="preserve">דאי </w:delText>
        </w:r>
      </w:del>
      <w:r w:rsidRPr="006F178A">
        <w:rPr>
          <w:rtl/>
        </w:rPr>
        <w:t xml:space="preserve">הו"ל</w:t>
      </w:r>
      <w:r w:rsidRPr="006F178A">
        <w:rPr>
          <w:rtl/>
        </w:rPr>
        <w:t xml:space="preserve"> חד שמת </w:t>
      </w:r>
      <w:ins w:id="92830" w:author="מנוע מכני" w:date="2026-10-11T12:04:40Z">
        <w:r>
          <w:rPr>
            <w:rtl/>
          </w:rPr>
          <w:t xml:space="preserve">למה</w:t>
        </w:r>
      </w:ins>
      <w:del w:id="92831" w:author="מנוע מכני" w:date="2026-10-11T12:04:40Z">
        <w:r w:rsidRPr="006F178A">
          <w:rPr>
            <w:rtl/>
          </w:rPr>
          <w:delText xml:space="preserve">אמאי</w:delText>
        </w:r>
      </w:del>
      <w:r w:rsidRPr="006F178A">
        <w:rPr>
          <w:rtl/>
        </w:rPr>
        <w:t xml:space="preserve"> </w:t>
      </w:r>
      <w:r w:rsidRPr="006F178A">
        <w:rPr>
          <w:rtl/>
        </w:rPr>
        <w:t xml:space="preserve">לא</w:t>
      </w:r>
      <w:r w:rsidRPr="006F178A">
        <w:rPr>
          <w:rtl/>
        </w:rPr>
        <w:t xml:space="preserve">] </w:t>
      </w:r>
      <w:r w:rsidRPr="006F178A">
        <w:rPr>
          <w:rtl/>
        </w:rPr>
        <w:t xml:space="preserve">וקמ"ל</w:t>
      </w:r>
      <w:r w:rsidRPr="006F178A">
        <w:rPr>
          <w:rtl/>
        </w:rPr>
        <w:t xml:space="preserve"> דא"צ לבטל לכאו'א.</w:t>
      </w:r>
    </w:p>
    <w:p w:rsidR="005851B8" w:rsidRPr="006F178A" w:rsidRDefault="005851B8" w:rsidP="005851B8">
      <w:pPr>
        <w:rPr>
          <w:rtl/>
        </w:rPr>
      </w:pPr>
      <w:r w:rsidRPr="002D0727">
        <w:rPr>
          <w:rStyle w:val="2fb"/>
          <w:b/>
          <w:bCs/>
          <w:rtl/>
        </w:rPr>
        <w:t>לרבה</w:t>
      </w:r>
      <w:r w:rsidRPr="006F178A">
        <w:rPr>
          <w:rtl/>
        </w:rPr>
        <w:t xml:space="preserve"> </w:t>
      </w:r>
      <w:r w:rsidRPr="006F178A">
        <w:rPr>
          <w:rtl/>
        </w:rPr>
        <w:t xml:space="preserve">הב"ע</w:t>
      </w:r>
      <w:r w:rsidRPr="006F178A">
        <w:rPr>
          <w:rtl/>
        </w:rPr>
        <w:t xml:space="preserve"> </w:t>
      </w:r>
      <w:ins w:id="94224" w:author="מנוע מכני" w:date="2026-10-11T12:04:40Z">
        <w:r>
          <w:rPr>
            <w:rtl/>
          </w:rPr>
          <w:t xml:space="preserve">דהיה</w:t>
        </w:r>
      </w:ins>
      <w:del w:id="94225" w:author="מנוע מכני" w:date="2026-10-11T12:04:40Z">
        <w:r w:rsidRPr="006F178A">
          <w:rPr>
            <w:rtl/>
          </w:rPr>
          <w:delText xml:space="preserve">דהוה</w:delText>
        </w:r>
      </w:del>
      <w:r w:rsidRPr="006F178A">
        <w:rPr>
          <w:rtl/>
        </w:rPr>
        <w:t xml:space="preserve"> ומת וכדמשמע מסיפא דרישא דוקא שנים אבל לאחד </w:t>
      </w:r>
      <w:r w:rsidRPr="006F178A">
        <w:rPr>
          <w:rtl/>
        </w:rPr>
        <w:t xml:space="preserve">לא</w:t>
      </w:r>
      <w:r w:rsidRPr="006F178A">
        <w:rPr>
          <w:rtl/>
        </w:rPr>
        <w:t xml:space="preserve"> </w:t>
      </w:r>
      <w:r w:rsidRPr="006F178A">
        <w:rPr>
          <w:rtl/>
        </w:rPr>
        <w:t xml:space="preserve">וקמ"ל</w:t>
      </w:r>
      <w:r w:rsidRPr="006F178A">
        <w:rPr>
          <w:rtl/>
        </w:rPr>
        <w:t xml:space="preserve"> דלא גזור </w:t>
      </w:r>
      <w:r>
        <w:rPr>
          <w:rtl/>
        </w:rPr>
        <w:t>פעמים</w:t>
      </w:r>
      <w:r w:rsidRPr="006F178A">
        <w:rPr>
          <w:rtl/>
        </w:rPr>
        <w:t xml:space="preserve"> דאתי.</w:t>
      </w:r>
    </w:p>
    <w:p w:rsidR="005851B8" w:rsidRDefault="005851B8" w:rsidP="005851B8">
      <w:pPr>
        <w:rPr>
          <w:rtl/>
        </w:rPr>
      </w:pPr>
      <w:r w:rsidRPr="0092079A">
        <w:rPr>
          <w:rStyle w:val="2fb"/>
          <w:b/>
          <w:bCs/>
          <w:rtl/>
        </w:rPr>
        <w:t>ולאביי</w:t>
      </w:r>
      <w:r w:rsidRPr="006F178A">
        <w:rPr>
          <w:rtl/>
        </w:rPr>
        <w:t xml:space="preserve"> דסיפא דרישא היינו לאחד משנים </w:t>
      </w:r>
      <w:ins w:id="93440" w:author="מנוע מכני" w:date="2026-10-11T12:04:40Z">
        <w:r>
          <w:rPr>
            <w:rStyle w:val="afffe"/>
            <w:rFonts w:ascii="Fb Fontext" w:hAnsi="Fb Fontext"/>
            <w:rtl/>
          </w:rPr>
          <w:t xml:space="preserve">קשה</w:t>
        </w:r>
      </w:ins>
      <w:del w:id="93441" w:author="מנוע מכני" w:date="2026-10-11T12:04:40Z">
        <w:r w:rsidRPr="006F178A">
          <w:rPr>
            <w:rStyle w:val="afffe"/>
            <w:rFonts w:ascii="Fb Fontext" w:hAnsi="Fb Fontext"/>
            <w:rtl/>
          </w:rPr>
          <w:delText xml:space="preserve">קשיא</w:delText>
        </w:r>
      </w:del>
      <w:r w:rsidRPr="006F178A">
        <w:rPr>
          <w:rtl/>
        </w:rPr>
        <w:t xml:space="preserve"> דא"ה </w:t>
      </w:r>
      <w:ins w:id="94412" w:author="מנוע מכני" w:date="2026-10-11T12:04:40Z">
        <w:r>
          <w:rPr>
            <w:rtl/>
          </w:rPr>
          <w:t xml:space="preserve">ישנה</w:t>
        </w:r>
      </w:ins>
      <w:del w:id="94413" w:author="מנוע מכני" w:date="2026-10-11T12:04:40Z">
        <w:r w:rsidRPr="006F178A">
          <w:rPr>
            <w:rtl/>
          </w:rPr>
          <w:delText xml:space="preserve">ליתני</w:delText>
        </w:r>
      </w:del>
      <w:r w:rsidRPr="006F178A">
        <w:rPr>
          <w:rtl/>
        </w:rPr>
        <w:t xml:space="preserve"> לאחד שעירב]</w:t>
      </w:r>
    </w:p>
    <w:p w:rsidR="005851B8" w:rsidRPr="006F178A" w:rsidRDefault="005851B8" w:rsidP="005851B8">
      <w:pPr>
        <w:rPr>
          <w:rtl/>
        </w:rPr>
      </w:pPr>
      <w:r w:rsidRPr="006F178A">
        <w:rPr>
          <w:rtl/>
        </w:rPr>
        <w:t xml:space="preserve">שנים שעירבו נותנין רשותן לאחד שלא עירב: </w:t>
      </w:r>
      <w:r w:rsidRPr="006F178A">
        <w:rPr>
          <w:rtl/>
        </w:rPr>
        <w:t xml:space="preserve">וקמ"ל</w:t>
      </w:r>
      <w:r w:rsidRPr="006F178A">
        <w:rPr>
          <w:rtl/>
        </w:rPr>
        <w:t xml:space="preserve"> דלא </w:t>
      </w:r>
      <w:r>
        <w:rPr>
          <w:rtl/>
        </w:rPr>
        <w:t>אמרי'</w:t>
      </w:r>
      <w:r w:rsidRPr="006F178A">
        <w:rPr>
          <w:rtl/>
        </w:rPr>
        <w:t xml:space="preserve"> דליקנסיה.</w:t>
      </w:r>
    </w:p>
    <w:p w:rsidR="005851B8" w:rsidRPr="00132755" w:rsidRDefault="005851B8" w:rsidP="005851B8">
      <w:pPr>
        <w:rPr>
          <w:spacing w:val="-2"/>
          <w:rtl/>
        </w:rPr>
      </w:pPr>
      <w:r w:rsidRPr="00132755">
        <w:rPr>
          <w:spacing w:val="-2"/>
          <w:rtl/>
        </w:rPr>
        <w:t xml:space="preserve">ושנים שלא עירבו נותנין רשותן לשנים שעירבו, או לאחד שלא עירב: -</w:t>
      </w:r>
      <w:r w:rsidRPr="00132755">
        <w:rPr>
          <w:rStyle w:val="2fb"/>
          <w:spacing w:val="-2"/>
          <w:rtl/>
        </w:rPr>
        <w:t xml:space="preserve">לרבה</w:t>
      </w:r>
      <w:r w:rsidRPr="00132755">
        <w:rPr>
          <w:spacing w:val="-2"/>
          <w:rtl/>
        </w:rPr>
        <w:t xml:space="preserve"> סיפא לגלויי רישא.</w:t>
      </w:r>
    </w:p>
    <w:p w:rsidR="005851B8" w:rsidRPr="006F178A" w:rsidRDefault="005851B8" w:rsidP="005851B8">
      <w:pPr>
        <w:rPr>
          <w:rtl/>
        </w:rPr>
      </w:pPr>
      <w:r w:rsidRPr="002D0727">
        <w:rPr>
          <w:rStyle w:val="2fb"/>
          <w:b/>
          <w:bCs/>
          <w:rtl/>
        </w:rPr>
        <w:t>לאביי</w:t>
      </w:r>
      <w:r w:rsidRPr="006F178A">
        <w:rPr>
          <w:rtl/>
        </w:rPr>
        <w:t xml:space="preserve"> </w:t>
      </w:r>
      <w:r w:rsidRPr="006F178A">
        <w:rPr>
          <w:rtl/>
        </w:rPr>
        <w:t xml:space="preserve">קמ"ל</w:t>
      </w:r>
      <w:r w:rsidRPr="006F178A">
        <w:rPr>
          <w:rtl/>
        </w:rPr>
        <w:t xml:space="preserve"> דלא גזרי' דאתי לבטולי </w:t>
      </w:r>
      <w:ins w:id="91420" w:author="מנוע מכני" w:date="2026-10-11T12:04:40Z">
        <w:r>
          <w:rPr>
            <w:rtl/>
          </w:rPr>
          <w:t xml:space="preserve">כולם</w:t>
        </w:r>
      </w:ins>
      <w:del w:id="91421" w:author="מנוע מכני" w:date="2026-10-11T12:04:40Z">
        <w:r w:rsidRPr="006F178A">
          <w:rPr>
            <w:rtl/>
          </w:rPr>
          <w:delText xml:space="preserve">כולהו</w:delText>
        </w:r>
      </w:del>
      <w:r w:rsidRPr="006F178A">
        <w:rPr>
          <w:rtl/>
        </w:rPr>
        <w:t xml:space="preserve"> ודווקא נותנין ואין נוטלין.</w:t>
      </w:r>
    </w:p>
    <w:p>
      <w:pPr>
        <w:pStyle w:val="38"/>
        <w:rPr>
          <w:ins w:id="96175" w:author="מנוע מכני" w:date="2026-10-11T12:04:40Z"/>
        </w:rPr>
      </w:pPr>
      <w:r w:rsidRPr="006F178A">
        <w:t xml:space="preserve">או לאחד שלא עירב:</w:t>
      </w:r>
    </w:p>
    <w:p w:rsidR="005851B8" w:rsidRPr="006F178A" w:rsidRDefault="005851B8" w:rsidP="005851B8">
      <w:pPr>
        <w:rPr>
          <w:rtl/>
        </w:rPr>
      </w:pPr>
      <w:del w:id="96176" w:author="מנוע מכני" w:date="2026-10-11T12:04:40Z">
        <w:r w:rsidRPr="006F178A">
          <w:rPr>
            <w:rtl/>
          </w:rPr>
          <w:delText xml:space="preserve"> </w:delText>
        </w:r>
      </w:del>
      <w:r w:rsidRPr="006F178A">
        <w:rPr>
          <w:rtl/>
        </w:rPr>
        <w:t xml:space="preserve">קמ"ל</w:t>
      </w:r>
      <w:r w:rsidRPr="006F178A">
        <w:rPr>
          <w:rtl/>
        </w:rPr>
        <w:t xml:space="preserve"> דלא </w:t>
      </w:r>
      <w:r>
        <w:rPr>
          <w:rtl/>
        </w:rPr>
        <w:t>אמרי'</w:t>
      </w:r>
      <w:r w:rsidRPr="006F178A">
        <w:rPr>
          <w:rtl/>
        </w:rPr>
        <w:t xml:space="preserve"> דליקנסינהו שלא תשתכח </w:t>
      </w:r>
      <w:r>
        <w:rPr>
          <w:rtl/>
        </w:rPr>
        <w:t>אפי'</w:t>
      </w:r>
      <w:r w:rsidRPr="006F178A">
        <w:rPr>
          <w:rtl/>
        </w:rPr>
        <w:t xml:space="preserve"> דכולוהו </w:t>
      </w:r>
      <w:r w:rsidRPr="006F178A">
        <w:rPr>
          <w:rtl/>
        </w:rPr>
        <w:t xml:space="preserve">לא</w:t>
      </w:r>
      <w:r w:rsidRPr="006F178A">
        <w:rPr>
          <w:rtl/>
        </w:rPr>
        <w:t xml:space="preserve"> ערוב.</w:t>
      </w:r>
    </w:p>
    <w:p w:rsidR="005851B8" w:rsidRPr="006F178A" w:rsidRDefault="005851B8" w:rsidP="005851B8">
      <w:pPr>
        <w:rPr>
          <w:rtl/>
        </w:rPr>
      </w:pPr>
      <w:r w:rsidRPr="006F178A">
        <w:rPr>
          <w:rtl/>
        </w:rPr>
        <w:t xml:space="preserve">אבל </w:t>
      </w:r>
      <w:r w:rsidRPr="006F178A">
        <w:rPr>
          <w:rtl/>
        </w:rPr>
        <w:t xml:space="preserve">לא</w:t>
      </w:r>
      <w:r w:rsidRPr="006F178A">
        <w:rPr>
          <w:rtl/>
        </w:rPr>
        <w:t xml:space="preserve"> אחד שעירב נותן רשותו לאחד שלא עירב: </w:t>
      </w:r>
      <w:r w:rsidRPr="002D0727">
        <w:rPr>
          <w:rStyle w:val="2fb"/>
          <w:b/>
          <w:bCs/>
          <w:rtl/>
        </w:rPr>
        <w:t>לאביי</w:t>
      </w:r>
      <w:r w:rsidRPr="006F178A">
        <w:rPr>
          <w:rtl/>
        </w:rPr>
        <w:t xml:space="preserve"> סיפא לגלויי רישא.</w:t>
      </w:r>
    </w:p>
    <w:p w:rsidR="005851B8" w:rsidRPr="006F178A" w:rsidRDefault="005851B8" w:rsidP="005851B8">
      <w:pPr>
        <w:rPr>
          <w:rtl/>
        </w:rPr>
      </w:pPr>
      <w:r w:rsidRPr="006F178A">
        <w:rPr>
          <w:rStyle w:val="2fb"/>
          <w:rtl/>
        </w:rPr>
        <w:t xml:space="preserve">לרבה</w:t>
      </w:r>
      <w:r w:rsidRPr="006F178A">
        <w:rPr>
          <w:rtl/>
        </w:rPr>
        <w:t xml:space="preserve"> איידי דתנא רישא תנא סיפא.</w:t>
      </w:r>
    </w:p>
    <w:p w:rsidR="005851B8" w:rsidRPr="006F178A" w:rsidRDefault="005851B8" w:rsidP="005851B8">
      <w:pPr>
        <w:rPr>
          <w:rtl/>
        </w:rPr>
      </w:pPr>
      <w:r w:rsidRPr="006F178A">
        <w:rPr>
          <w:rtl/>
        </w:rPr>
        <w:t xml:space="preserve">ואין שנים שעירבו נותנין רשותן לשנים שלא עירבו: מיירי דבטיל חד </w:t>
      </w:r>
      <w:ins w:id="92832" w:author="מנוע מכני" w:date="2026-10-11T12:04:40Z">
        <w:r>
          <w:rPr>
            <w:rtl/>
          </w:rPr>
          <w:t xml:space="preserve">מהם</w:t>
        </w:r>
      </w:ins>
      <w:del w:id="92833" w:author="מנוע מכני" w:date="2026-10-11T12:04:40Z">
        <w:r w:rsidRPr="006F178A">
          <w:rPr>
            <w:rtl/>
          </w:rPr>
          <w:delText xml:space="preserve">מינייהו</w:delText>
        </w:r>
      </w:del>
      <w:r w:rsidRPr="006F178A">
        <w:rPr>
          <w:rtl/>
        </w:rPr>
        <w:t xml:space="preserve"> לחבריה </w:t>
      </w:r>
      <w:r w:rsidRPr="006F178A">
        <w:rPr>
          <w:rtl/>
        </w:rPr>
        <w:t xml:space="preserve">וקמ"ל</w:t>
      </w:r>
      <w:r w:rsidRPr="006F178A">
        <w:rPr>
          <w:rtl/>
        </w:rPr>
        <w:t xml:space="preserve"> דלא </w:t>
      </w:r>
      <w:r>
        <w:rPr>
          <w:rtl/>
        </w:rPr>
        <w:t>אמרי'</w:t>
      </w:r>
      <w:r w:rsidRPr="006F178A">
        <w:rPr>
          <w:rtl/>
        </w:rPr>
        <w:t xml:space="preserve"> לישתרי </w:t>
      </w:r>
      <w:ins w:id="92834" w:author="מנוע מכני" w:date="2026-10-11T12:04:40Z">
        <w:r>
          <w:rPr>
            <w:rtl/>
          </w:rPr>
          <w:t xml:space="preserve">לו</w:t>
        </w:r>
      </w:ins>
      <w:del w:id="92835" w:author="מנוע מכני" w:date="2026-10-11T12:04:40Z">
        <w:r w:rsidRPr="006F178A">
          <w:rPr>
            <w:rtl/>
          </w:rPr>
          <w:delText xml:space="preserve">ליה</w:delText>
        </w:r>
      </w:del>
      <w:r w:rsidRPr="006F178A">
        <w:rPr>
          <w:rtl/>
        </w:rPr>
        <w:t xml:space="preserve">.</w:t>
      </w:r>
    </w:p>
    <w:p w:rsidR="005851B8" w:rsidRPr="006F178A" w:rsidRDefault="005851B8" w:rsidP="005851B8">
      <w:pPr>
        <w:rPr>
          <w:rtl/>
        </w:rPr>
      </w:pPr>
      <w:r w:rsidRPr="006F178A">
        <w:rPr>
          <w:rtl/>
        </w:rPr>
        <w:t xml:space="preserve">כיוון ד</w:t>
      </w:r>
      <w:ins w:id="94460" w:author="מנוע מכני" w:date="2026-10-11T12:04:40Z">
        <w:r>
          <w:rPr>
            <w:rtl/>
          </w:rPr>
          <w:t xml:space="preserve">בזמן ש</w:t>
        </w:r>
      </w:ins>
      <w:del w:id="94461" w:author="מנוע מכני" w:date="2026-10-11T12:04:40Z">
        <w:r w:rsidRPr="006F178A">
          <w:rPr>
            <w:rtl/>
          </w:rPr>
          <w:delText xml:space="preserve">בעידנא ד</w:delText>
        </w:r>
      </w:del>
      <w:r w:rsidRPr="006F178A">
        <w:rPr>
          <w:rtl/>
        </w:rPr>
        <w:t xml:space="preserve">בטיל </w:t>
      </w:r>
      <w:r w:rsidRPr="006F178A">
        <w:rPr>
          <w:rtl/>
        </w:rPr>
        <w:t xml:space="preserve">לא</w:t>
      </w:r>
      <w:r>
        <w:rPr>
          <w:rFonts w:hint="cs"/>
          <w:rtl/>
        </w:rPr>
        <w:t xml:space="preserve"> היה </w:t>
      </w:r>
      <w:r w:rsidRPr="006F178A">
        <w:rPr>
          <w:rtl/>
        </w:rPr>
        <w:t xml:space="preserve">שריותא </w:t>
      </w:r>
      <w:ins w:id="94226" w:author="מנוע מכני" w:date="2026-10-11T12:04:40Z">
        <w:r>
          <w:rPr>
            <w:rtl/>
          </w:rPr>
          <w:t xml:space="preserve">בזה</w:t>
        </w:r>
      </w:ins>
      <w:del w:id="94227" w:author="מנוע מכני" w:date="2026-10-11T12:04:40Z">
        <w:r w:rsidRPr="006F178A">
          <w:rPr>
            <w:rtl/>
          </w:rPr>
          <w:delText xml:space="preserve">בהא</w:delText>
        </w:r>
      </w:del>
      <w:r w:rsidRPr="006F178A">
        <w:rPr>
          <w:rtl/>
        </w:rPr>
        <w:t xml:space="preserve"> חצר.</w:t>
      </w:r>
    </w:p>
    <w:p w:rsidR="005851B8" w:rsidRPr="00B3644D" w:rsidRDefault="005851B8" w:rsidP="005851B8">
      <w:pPr>
        <w:rPr>
          <w:spacing w:val="-2"/>
          <w:rtl/>
        </w:rPr>
      </w:pPr>
      <w:r w:rsidRPr="00B3644D">
        <w:rPr>
          <w:spacing w:val="-2"/>
          <w:rtl/>
        </w:rPr>
        <w:t xml:space="preserve">ואין שנים שלא עירבו נותנין רשותן לשנים שלא עירבו: ואפי' </w:t>
      </w:r>
      <w:ins w:id="91422" w:author="מנוע מכני" w:date="2026-10-11T12:04:40Z">
        <w:r>
          <w:rPr>
            <w:spacing w:val="-2"/>
            <w:rtl/>
          </w:rPr>
          <w:t xml:space="preserve">דאמרו</w:t>
        </w:r>
      </w:ins>
      <w:del w:id="91423" w:author="מנוע מכני" w:date="2026-10-11T12:04:40Z">
        <w:r w:rsidRPr="00B3644D">
          <w:rPr>
            <w:spacing w:val="-2"/>
            <w:rtl/>
          </w:rPr>
          <w:delText xml:space="preserve">דאמרי</w:delText>
        </w:r>
      </w:del>
      <w:r w:rsidRPr="00B3644D">
        <w:rPr>
          <w:spacing w:val="-2"/>
          <w:rtl/>
        </w:rPr>
        <w:t xml:space="preserve"> קני ע"מ להקנות </w:t>
      </w:r>
      <w:r w:rsidRPr="00B3644D">
        <w:rPr>
          <w:spacing w:val="-2"/>
          <w:rtl/>
        </w:rPr>
        <w:t xml:space="preserve">לא</w:t>
      </w:r>
      <w:r w:rsidRPr="00B3644D">
        <w:rPr>
          <w:spacing w:val="-2"/>
          <w:rtl/>
        </w:rPr>
        <w:t xml:space="preserve"> </w:t>
      </w:r>
      <w:ins w:id="92836" w:author="מנוע מכני" w:date="2026-10-11T12:04:40Z">
        <w:r>
          <w:rPr>
            <w:spacing w:val="-2"/>
            <w:rtl/>
          </w:rPr>
          <w:t xml:space="preserve">מאלו</w:t>
        </w:r>
      </w:ins>
      <w:del w:id="92837" w:author="מנוע מכני" w:date="2026-10-11T12:04:40Z">
        <w:r w:rsidRPr="00B3644D">
          <w:rPr>
            <w:spacing w:val="-2"/>
            <w:rtl/>
          </w:rPr>
          <w:delText xml:space="preserve">מהני</w:delText>
        </w:r>
      </w:del>
      <w:r w:rsidRPr="00B3644D">
        <w:rPr>
          <w:spacing w:val="-2"/>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עא.</w:t>
      </w:r>
    </w:p>
    <w:p>
      <w:pPr>
        <w:pStyle w:val="afffff8"/>
        <w:rPr>
          <w:ins w:id="90231" w:author="קלוד" w:date="2026-10-11T12:24:08Z"/>
        </w:rPr>
      </w:pPr>
      <w:ins w:id="90232" w:author="קלוד" w:date="2026-10-11T12:24:08Z">
        <w:r>
          <w:rPr>
            <w:color w:val="7B3F00"/>
          </w:rPr>
          <w:t xml:space="preserve">האם יורש מבטל רשות?</w:t>
        </w:r>
      </w:ins>
    </w:p>
    <w:p>
      <w:pPr>
        <w:pStyle w:val="38"/>
        <w:rPr>
          <w:ins w:id="96177" w:author="מנוע מכני" w:date="2026-10-11T12:04:40Z"/>
        </w:rPr>
      </w:pPr>
      <w:r w:rsidRPr="006F178A">
        <w:t xml:space="preserve">בעא רבא מר"נ:</w:t>
      </w:r>
    </w:p>
    <w:p w:rsidR="005851B8" w:rsidRPr="006F178A" w:rsidRDefault="005851B8" w:rsidP="005851B8">
      <w:pPr>
        <w:rPr>
          <w:rtl/>
        </w:rPr>
      </w:pPr>
      <w:del w:id="96178" w:author="מנוע מכני" w:date="2026-10-11T12:04:40Z">
        <w:r w:rsidRPr="006F178A">
          <w:rPr>
            <w:rFonts w:ascii="Fb Fontext" w:hAnsi="Fb Fontext"/>
            <w:rtl/>
          </w:rPr>
          <w:delText xml:space="preserve"> </w:delText>
        </w:r>
      </w:del>
      <w:r w:rsidRPr="006F178A">
        <w:rPr>
          <w:rFonts w:ascii="Fb Fontext" w:hAnsi="Fb Fontext"/>
          <w:rtl/>
        </w:rPr>
        <w:t xml:space="preserve">יורש מהו שיבטל רשות. </w:t>
      </w:r>
      <w:ins w:id="93710" w:author="מנוע מכני" w:date="2026-10-11T12:04:40Z">
        <w:r>
          <w:rPr>
            <w:rFonts w:ascii="Fb Fontext" w:hAnsi="Fb Fontext"/>
            <w:rtl/>
          </w:rPr>
          <w:t xml:space="preserve">אם </w:t>
        </w:r>
      </w:ins>
      <w:del w:id="93711" w:author="מנוע מכני" w:date="2026-10-11T12:04:40Z">
        <w:r w:rsidRPr="006F178A">
          <w:rPr>
            <w:rFonts w:ascii="Fb Fontext" w:hAnsi="Fb Fontext"/>
            <w:rtl/>
          </w:rPr>
          <w:delText xml:space="preserve">אי </w:delText>
        </w:r>
      </w:del>
      <w:r w:rsidRPr="006F178A">
        <w:rPr>
          <w:rFonts w:ascii="Fb Fontext" w:hAnsi="Fb Fontext"/>
          <w:rtl/>
        </w:rPr>
        <w:t xml:space="preserve">דווקא כיוון דמצי לערובי מאתמול אבל הך </w:t>
      </w:r>
      <w:r w:rsidRPr="006F178A">
        <w:rPr>
          <w:rFonts w:ascii="Fb Fontext" w:hAnsi="Fb Fontext"/>
          <w:rtl/>
        </w:rPr>
        <w:t xml:space="preserve">לא</w:t>
      </w:r>
      <w:r w:rsidRPr="006F178A">
        <w:rPr>
          <w:rFonts w:ascii="Fb Fontext" w:hAnsi="Fb Fontext"/>
          <w:rtl/>
        </w:rPr>
        <w:t xml:space="preserve">, </w:t>
      </w:r>
      <w:r w:rsidRPr="004C00C0">
        <w:rPr>
          <w:rFonts w:ascii="Fb Fontext" w:hAnsi="Fb Fontext"/>
          <w:b/>
          <w:bCs/>
          <w:rtl/>
        </w:rPr>
        <w:t xml:space="preserve">א"ד: </w:t>
      </w:r>
      <w:r w:rsidRPr="006F178A">
        <w:rPr>
          <w:rFonts w:ascii="Fb Fontext" w:hAnsi="Fb Fontext"/>
          <w:rtl/>
        </w:rPr>
        <w:t>יורש כרעיה דאבוה.</w:t>
      </w:r>
    </w:p>
    <w:p w:rsidR="005851B8" w:rsidRPr="006F178A" w:rsidRDefault="005851B8" w:rsidP="005851B8">
      <w:pPr>
        <w:rPr>
          <w:rtl/>
        </w:rPr>
      </w:pPr>
      <w:r w:rsidRPr="006F178A">
        <w:rPr>
          <w:rStyle w:val="2fb"/>
          <w:rtl/>
        </w:rPr>
        <w:t xml:space="preserve">ר"נ</w:t>
      </w:r>
      <w:r w:rsidRPr="006F178A">
        <w:rPr>
          <w:rtl/>
        </w:rPr>
        <w:t xml:space="preserve"> אני אומר מבטל, | </w:t>
      </w:r>
      <w:ins w:id="92838" w:author="מנוע מכני" w:date="2026-10-11T12:04:40Z">
        <w:r>
          <w:rPr>
            <w:rtl/>
          </w:rPr>
          <w:t xml:space="preserve">ואלו</w:t>
        </w:r>
      </w:ins>
      <w:del w:id="92839" w:author="מנוע מכני" w:date="2026-10-11T12:04:40Z">
        <w:r w:rsidRPr="006F178A">
          <w:rPr>
            <w:rtl/>
          </w:rPr>
          <w:delText xml:space="preserve">והני</w:delText>
        </w:r>
      </w:del>
      <w:r w:rsidRPr="006F178A">
        <w:rPr>
          <w:rtl/>
        </w:rPr>
        <w:t xml:space="preserve"> דבי </w:t>
      </w:r>
      <w:r w:rsidRPr="006F178A">
        <w:rPr>
          <w:rStyle w:val="2fb"/>
          <w:rtl/>
        </w:rPr>
        <w:t xml:space="preserve">שמואל</w:t>
      </w:r>
      <w:r w:rsidRPr="006F178A">
        <w:rPr>
          <w:rtl/>
        </w:rPr>
        <w:t xml:space="preserve"> תנו: אין מבטל.</w:t>
      </w:r>
    </w:p>
    <w:p w:rsidR="005851B8" w:rsidRPr="006F178A" w:rsidRDefault="005851B8" w:rsidP="005851B8">
      <w:pPr>
        <w:rPr>
          <w:rtl/>
        </w:rPr>
      </w:pPr>
      <w:r w:rsidRPr="006F178A">
        <w:rPr>
          <w:rtl/>
        </w:rPr>
        <w:t>זה הכלל כל שהותר למקצת שבת מותר לכל השבת - כגון עירב דרך הפתח ונסתם הפתח, עירב דרך חלון ונסתם חלון.</w:t>
      </w:r>
    </w:p>
    <w:p w:rsidR="005851B8" w:rsidRPr="006F178A" w:rsidRDefault="005851B8" w:rsidP="005851B8">
      <w:pPr>
        <w:rPr>
          <w:rtl/>
        </w:rPr>
      </w:pPr>
      <w:r w:rsidRPr="006F178A">
        <w:rPr>
          <w:rtl/>
        </w:rPr>
        <w:t>זה הכלל - לאתויי מבוי שניטלו קורותיו או לחייו.</w:t>
      </w:r>
    </w:p>
    <w:p w:rsidR="005851B8" w:rsidRPr="006F178A" w:rsidRDefault="005851B8" w:rsidP="005851B8">
      <w:pPr>
        <w:rPr>
          <w:rtl/>
        </w:rPr>
      </w:pPr>
      <w:r w:rsidRPr="006F178A">
        <w:rPr>
          <w:rtl/>
        </w:rPr>
        <w:t xml:space="preserve">כל שנאסר למקצת שבת נאסר לכל השבת כולה חוץ ממבטל רשות- ב' בתים מצידי </w:t>
      </w:r>
      <w:r w:rsidRPr="006F178A">
        <w:rPr>
          <w:rtl/>
        </w:rPr>
        <w:t xml:space="preserve">רה"ר</w:t>
      </w:r>
      <w:r w:rsidRPr="006F178A">
        <w:rPr>
          <w:rtl/>
        </w:rPr>
        <w:t xml:space="preserve"> והקיפום נכרים מחיצה בשבת. זה הכלל - לאתויי מת נכרי בשבת.</w:t>
      </w:r>
    </w:p>
    <w:p w:rsidR="005851B8" w:rsidRPr="00B3644D" w:rsidRDefault="005851B8" w:rsidP="005851B8">
      <w:pPr>
        <w:rPr>
          <w:spacing w:val="-2"/>
          <w:rtl/>
        </w:rPr>
      </w:pPr>
      <w:r w:rsidRPr="00B3644D">
        <w:rPr>
          <w:spacing w:val="-2"/>
          <w:rtl/>
        </w:rPr>
        <w:t xml:space="preserve">חוץ ממבטל רשות, היינו חוץ מתורת ביטול רשות. [ולא אמרי' דדווקא מבטל </w:t>
      </w:r>
      <w:r w:rsidRPr="00B3644D">
        <w:rPr>
          <w:spacing w:val="-2"/>
          <w:rtl/>
        </w:rPr>
        <w:t xml:space="preserve">לא</w:t>
      </w:r>
      <w:r w:rsidRPr="00B3644D">
        <w:rPr>
          <w:spacing w:val="-2"/>
          <w:rtl/>
        </w:rPr>
        <w:t xml:space="preserve"> אבל יורש כן.]</w:t>
      </w:r>
    </w:p>
    <w:p w:rsidR="005851B8" w:rsidRPr="006F178A" w:rsidRDefault="005851B8" w:rsidP="005851B8">
      <w:pPr>
        <w:rPr>
          <w:rtl/>
        </w:rPr>
      </w:pPr>
      <w:r w:rsidRPr="006F178A">
        <w:rPr>
          <w:rtl/>
        </w:rPr>
        <w:t>אחד מבני חצר שמת, והניח רשותו [ליורש] לאחד מן השוק, מבעוד יום - אוסר, משחשיכה - אינו אוסר.</w:t>
      </w:r>
    </w:p>
    <w:p w:rsidR="005851B8" w:rsidRPr="006F178A" w:rsidRDefault="005851B8" w:rsidP="005851B8">
      <w:pPr>
        <w:rPr>
          <w:rtl/>
        </w:rPr>
      </w:pPr>
      <w:r w:rsidRPr="006F178A">
        <w:rPr>
          <w:rtl/>
        </w:rPr>
        <w:t>ואחד מן השוק שמת והניח רשותו לאחד מבני חצר, מבע"י - אינו אוסר, משחשיכה - אוסר. היינו- עד שיבטל.</w:t>
      </w:r>
    </w:p>
    <w:p w:rsidR="005851B8" w:rsidRDefault="005851B8" w:rsidP="005851B8">
      <w:pPr>
        <w:rPr>
          <w:rtl/>
        </w:rPr>
      </w:pPr>
      <w:r w:rsidRPr="006F178A">
        <w:rPr>
          <w:rtl/>
        </w:rPr>
        <w:t xml:space="preserve">[ואין להוכיח מכאן דאוסר גם ליורש </w:t>
      </w:r>
      <w:r>
        <w:rPr>
          <w:rtl/>
        </w:rPr>
        <w:t>אפי'</w:t>
      </w:r>
      <w:r w:rsidRPr="006F178A">
        <w:rPr>
          <w:rtl/>
        </w:rPr>
        <w:t xml:space="preserve"> שרוצה לבטל דבאמת יורש יוכל לבטל]</w:t>
      </w:r>
    </w:p>
    <w:p w:rsidR="005851B8" w:rsidRPr="00B3644D" w:rsidRDefault="005851B8" w:rsidP="005851B8">
      <w:pPr>
        <w:rPr>
          <w:spacing w:val="-2"/>
          <w:rtl/>
        </w:rPr>
      </w:pPr>
      <w:r w:rsidRPr="00B3644D">
        <w:rPr>
          <w:spacing w:val="-2"/>
          <w:rtl/>
        </w:rPr>
        <w:t xml:space="preserve">ישראל וגר שרויין במגורה אחת, ומת גר מבעוד יום, </w:t>
      </w:r>
      <w:ins w:id="93244" w:author="מנוע מכני" w:date="2026-10-11T12:04:40Z">
        <w:r>
          <w:rPr>
            <w:spacing w:val="-2"/>
            <w:rtl/>
          </w:rPr>
          <w:t xml:space="preserve">אף</w:t>
        </w:r>
      </w:ins>
      <w:del w:id="93245" w:author="מנוע מכני" w:date="2026-10-11T12:04:40Z">
        <w:r w:rsidRPr="00B3644D">
          <w:rPr>
            <w:spacing w:val="-2"/>
            <w:rtl/>
          </w:rPr>
          <w:delText xml:space="preserve">אע"פ</w:delText>
        </w:r>
      </w:del>
      <w:r w:rsidRPr="00B3644D">
        <w:rPr>
          <w:spacing w:val="-2"/>
          <w:rtl/>
        </w:rPr>
        <w:t xml:space="preserve"> שהחזיק ישראל אחר בנכסיו - אוסר.</w:t>
      </w:r>
    </w:p>
    <w:p w:rsidR="005851B8" w:rsidRPr="006F178A" w:rsidRDefault="005851B8" w:rsidP="005851B8">
      <w:pPr>
        <w:rPr>
          <w:rtl/>
        </w:rPr>
      </w:pPr>
      <w:r w:rsidRPr="006F178A">
        <w:rPr>
          <w:rtl/>
        </w:rPr>
        <w:lastRenderedPageBreak/>
        <w:t>משחשיכה, אף על פי שלא החזיק ישראל אחר - אינו אוסר.</w:t>
      </w:r>
    </w:p>
    <w:p>
      <w:pPr>
        <w:pStyle w:val="38"/>
        <w:rPr>
          <w:ins w:id="96179" w:author="מנוע מכני" w:date="2026-10-11T12:04:40Z"/>
        </w:rPr>
      </w:pPr>
      <w:r w:rsidRPr="006F178A">
        <w:t xml:space="preserve">והיינו</w:t>
      </w:r>
    </w:p>
    <w:p w:rsidR="005851B8" w:rsidRDefault="005851B8" w:rsidP="005851B8">
      <w:pPr>
        <w:rPr>
          <w:rtl/>
        </w:rPr>
      </w:pPr>
      <w:del w:id="96180" w:author="מנוע מכני" w:date="2026-10-11T12:04:40Z">
        <w:r w:rsidRPr="006F178A">
          <w:rPr>
            <w:rtl/>
          </w:rPr>
          <w:delText xml:space="preserve"> </w:delText>
        </w:r>
      </w:del>
      <w:ins w:id="93246" w:author="מנוע מכני" w:date="2026-10-11T12:04:40Z">
        <w:r>
          <w:rPr>
            <w:rtl/>
          </w:rPr>
          <w:t xml:space="preserve">אף</w:t>
        </w:r>
      </w:ins>
      <w:del w:id="93247" w:author="מנוע מכני" w:date="2026-10-11T12:04:40Z">
        <w:r w:rsidRPr="006F178A">
          <w:rPr>
            <w:rtl/>
          </w:rPr>
          <w:delText xml:space="preserve">אע"פ</w:delText>
        </w:r>
      </w:del>
      <w:r w:rsidRPr="006F178A">
        <w:rPr>
          <w:rtl/>
        </w:rPr>
        <w:t xml:space="preserve"> שלא החזיק מבעו"י אלא משחשיכה אוסר שהיה לו להחזיק מבעו"י [דאל"ה כי </w:t>
      </w:r>
      <w:r w:rsidRPr="006F178A">
        <w:rPr>
          <w:rtl/>
        </w:rPr>
        <w:t xml:space="preserve">לא</w:t>
      </w:r>
      <w:r w:rsidRPr="006F178A">
        <w:rPr>
          <w:rtl/>
        </w:rPr>
        <w:t xml:space="preserve"> אחזיק </w:t>
      </w:r>
      <w:ins w:id="92840" w:author="מנוע מכני" w:date="2026-10-11T12:04:40Z">
        <w:r>
          <w:rPr>
            <w:rtl/>
          </w:rPr>
          <w:t xml:space="preserve">למה</w:t>
        </w:r>
      </w:ins>
      <w:del w:id="92841" w:author="מנוע מכני" w:date="2026-10-11T12:04:40Z">
        <w:r w:rsidRPr="006F178A">
          <w:rPr>
            <w:rtl/>
          </w:rPr>
          <w:delText xml:space="preserve">אמאי</w:delText>
        </w:r>
      </w:del>
      <w:r w:rsidRPr="006F178A">
        <w:rPr>
          <w:rtl/>
        </w:rPr>
        <w:t xml:space="preserve"> אוסר]</w:t>
      </w:r>
    </w:p>
    <w:p w:rsidR="005851B8" w:rsidRDefault="005851B8" w:rsidP="005851B8">
      <w:pPr>
        <w:rPr>
          <w:rtl/>
        </w:rPr>
      </w:pPr>
      <w:r w:rsidRPr="006F178A">
        <w:rPr>
          <w:rtl/>
        </w:rPr>
        <w:t xml:space="preserve">ומשחשיכה-</w:t>
      </w:r>
      <w:ins w:id="93248" w:author="מנוע מכני" w:date="2026-10-11T12:04:40Z">
        <w:r>
          <w:rPr>
            <w:rtl/>
          </w:rPr>
          <w:t xml:space="preserve">אף</w:t>
        </w:r>
      </w:ins>
      <w:del w:id="93249" w:author="מנוע מכני" w:date="2026-10-11T12:04:40Z">
        <w:r w:rsidRPr="006F178A">
          <w:rPr>
            <w:rtl/>
          </w:rPr>
          <w:delText xml:space="preserve">אע"פ</w:delText>
        </w:r>
      </w:del>
      <w:r w:rsidRPr="006F178A">
        <w:rPr>
          <w:rtl/>
        </w:rPr>
        <w:t xml:space="preserve"> שהחזיק משחשיכה אינו אוסר כיון דלא </w:t>
      </w:r>
      <w:r w:rsidRPr="006F178A">
        <w:rPr>
          <w:rtl/>
        </w:rPr>
        <w:t xml:space="preserve">הו"ל</w:t>
      </w:r>
      <w:r w:rsidRPr="006F178A">
        <w:rPr>
          <w:rtl/>
        </w:rPr>
        <w:t xml:space="preserve"> להחזיק מבעו"י דאל"ה </w:t>
      </w:r>
      <w:ins w:id="93712" w:author="מנוע מכני" w:date="2026-10-11T12:04:40Z">
        <w:r>
          <w:rPr>
            <w:rtl/>
          </w:rPr>
          <w:t xml:space="preserve">אם </w:t>
        </w:r>
      </w:ins>
      <w:del w:id="93713" w:author="מנוע מכני" w:date="2026-10-11T12:04:40Z">
        <w:r w:rsidRPr="006F178A">
          <w:rPr>
            <w:rtl/>
          </w:rPr>
          <w:delText xml:space="preserve">אי </w:delText>
        </w:r>
      </w:del>
      <w:r w:rsidRPr="006F178A">
        <w:rPr>
          <w:rtl/>
        </w:rPr>
        <w:t xml:space="preserve">אחזיק משחשיכה הוא כן אוסר]</w:t>
      </w:r>
    </w:p>
    <w:p w:rsidR="005851B8" w:rsidRDefault="005851B8" w:rsidP="005851B8">
      <w:pPr>
        <w:rPr>
          <w:rtl/>
        </w:rPr>
      </w:pPr>
      <w:r w:rsidRPr="006F178A">
        <w:rPr>
          <w:rStyle w:val="afffe"/>
          <w:rFonts w:ascii="Fb Fontext" w:hAnsi="Fb Fontext"/>
          <w:b/>
          <w:rtl/>
        </w:rPr>
        <w:t>א.</w:t>
      </w:r>
      <w:r w:rsidRPr="006F178A">
        <w:rPr>
          <w:rStyle w:val="afffe"/>
          <w:rFonts w:ascii="Fb Fontext" w:hAnsi="Fb Fontext"/>
          <w:rtl/>
        </w:rPr>
        <w:t xml:space="preserve"> </w:t>
      </w:r>
      <w:r w:rsidRPr="006F178A">
        <w:rPr>
          <w:rStyle w:val="2fb"/>
          <w:rtl/>
        </w:rPr>
        <w:t xml:space="preserve">לר"נ</w:t>
      </w:r>
      <w:r w:rsidRPr="006F178A">
        <w:rPr>
          <w:rtl/>
        </w:rPr>
        <w:t xml:space="preserve"> אוסר דרישא היינו עד שיבטל ואין ראייה דהביטול </w:t>
      </w:r>
      <w:r w:rsidRPr="006F178A">
        <w:rPr>
          <w:rtl/>
        </w:rPr>
        <w:t xml:space="preserve">לא</w:t>
      </w:r>
      <w:r w:rsidRPr="006F178A">
        <w:rPr>
          <w:rtl/>
        </w:rPr>
        <w:t xml:space="preserve"> עוזר]</w:t>
      </w:r>
    </w:p>
    <w:p w:rsidR="005851B8" w:rsidRPr="006F178A" w:rsidRDefault="005851B8" w:rsidP="005851B8">
      <w:pPr>
        <w:rPr>
          <w:rtl/>
        </w:rPr>
      </w:pPr>
      <w:r w:rsidRPr="006F178A">
        <w:rPr>
          <w:rStyle w:val="afffe"/>
          <w:rFonts w:ascii="Fb Fontext" w:hAnsi="Fb Fontext"/>
          <w:b/>
          <w:sz w:val="20"/>
          <w:rtl/>
        </w:rPr>
        <w:t>ב.</w:t>
      </w:r>
      <w:r w:rsidRPr="006F178A">
        <w:rPr>
          <w:rFonts w:ascii="Fb Fontext" w:hAnsi="Fb Fontext" w:hint="cs"/>
          <w:sz w:val="20"/>
          <w:rtl/>
        </w:rPr>
        <w:t xml:space="preserve"> </w:t>
      </w:r>
      <w:r w:rsidRPr="006F178A">
        <w:rPr>
          <w:rStyle w:val="2fb"/>
          <w:rFonts w:ascii="Fb Fontext" w:hAnsi="Fb Fontext"/>
          <w:sz w:val="20"/>
          <w:rtl/>
        </w:rPr>
        <w:t xml:space="preserve">רי"ו</w:t>
      </w:r>
      <w:r w:rsidRPr="006F178A">
        <w:rPr>
          <w:rFonts w:ascii="Fb Fontext" w:hAnsi="Fb Fontext"/>
          <w:sz w:val="20"/>
          <w:rtl/>
        </w:rPr>
        <w:t xml:space="preserve"> מתני' כב"ש דביטול </w:t>
      </w:r>
      <w:ins w:id="92842" w:author="מנוע מכני" w:date="2026-10-11T12:04:40Z">
        <w:r>
          <w:rPr>
            <w:rFonts w:ascii="Fb Fontext" w:hAnsi="Fb Fontext"/>
            <w:sz w:val="20"/>
            <w:rtl/>
          </w:rPr>
          <w:t xml:space="preserve">מאלו</w:t>
        </w:r>
      </w:ins>
      <w:del w:id="92843" w:author="מנוע מכני" w:date="2026-10-11T12:04:40Z">
        <w:r w:rsidRPr="006F178A">
          <w:rPr>
            <w:rFonts w:ascii="Fb Fontext" w:hAnsi="Fb Fontext"/>
            <w:sz w:val="20"/>
            <w:rtl/>
          </w:rPr>
          <w:delText xml:space="preserve">מהני</w:delText>
        </w:r>
      </w:del>
      <w:r w:rsidRPr="006F178A">
        <w:rPr>
          <w:rFonts w:ascii="Fb Fontext" w:hAnsi="Fb Fontext"/>
          <w:sz w:val="20"/>
          <w:rtl/>
        </w:rPr>
        <w:t xml:space="preserve"> רק מבעו"י.</w:t>
      </w:r>
    </w:p>
    <w:p>
      <w:pPr>
        <w:pStyle w:val="38"/>
        <w:rPr>
          <w:ins w:id="96181" w:author="מנוע מכני" w:date="2026-10-11T12:04:40Z"/>
        </w:rPr>
      </w:pPr>
      <w:r w:rsidRPr="006F178A">
        <w:t xml:space="preserve">עולא:</w:t>
      </w:r>
    </w:p>
    <w:p w:rsidR="005851B8" w:rsidRDefault="005851B8" w:rsidP="005851B8">
      <w:pPr>
        <w:rPr>
          <w:rFonts w:ascii="Fb Fontext" w:hAnsi="Fb Fontext"/>
          <w:rtl/>
        </w:rPr>
      </w:pPr>
      <w:del w:id="96182" w:author="מנוע מכני" w:date="2026-10-11T12:04:40Z">
        <w:r w:rsidRPr="006F178A">
          <w:rPr>
            <w:rFonts w:ascii="Fb Fontext" w:hAnsi="Fb Fontext"/>
            <w:rtl/>
          </w:rPr>
          <w:delText xml:space="preserve"> </w:delText>
        </w:r>
      </w:del>
      <w:r w:rsidRPr="006F178A">
        <w:rPr>
          <w:rFonts w:ascii="Fb Fontext" w:hAnsi="Fb Fontext"/>
          <w:rtl/>
        </w:rPr>
        <w:t xml:space="preserve">טעמא דב"ה- נעשה כאומר כלך אצל יפות [והיינו דגילה דעתו דניח"ל כבר </w:t>
      </w:r>
      <w:r w:rsidRPr="006F178A">
        <w:rPr>
          <w:rStyle w:val="2fb"/>
          <w:rFonts w:ascii="Fb Fontext" w:hAnsi="Fb Fontext"/>
          <w:rtl/>
        </w:rPr>
        <w:t xml:space="preserve">מער"ש</w:t>
      </w:r>
      <w:r w:rsidRPr="006F178A">
        <w:rPr>
          <w:rFonts w:ascii="Fb Fontext" w:hAnsi="Fb Fontext"/>
          <w:rtl/>
        </w:rPr>
        <w:t xml:space="preserve"> כדאשכחנא בשליחות]</w:t>
      </w:r>
    </w:p>
    <w:p>
      <w:pPr>
        <w:pStyle w:val="38"/>
        <w:rPr>
          <w:ins w:id="96183" w:author="מנוע מכני" w:date="2026-10-11T12:04:40Z"/>
        </w:rPr>
      </w:pPr>
      <w:r w:rsidRPr="002D0727">
        <w:t>אביי</w:t>
      </w:r>
      <w:r w:rsidRPr="006F178A">
        <w:t xml:space="preserve">:</w:t>
      </w:r>
    </w:p>
    <w:p w:rsidR="005851B8" w:rsidRDefault="005851B8" w:rsidP="005851B8">
      <w:pPr>
        <w:rPr>
          <w:rtl/>
        </w:rPr>
      </w:pPr>
      <w:del w:id="96184" w:author="מנוע מכני" w:date="2026-10-11T12:04:40Z">
        <w:r w:rsidRPr="006F178A">
          <w:rPr>
            <w:rtl/>
          </w:rPr>
          <w:delText xml:space="preserve"> </w:delText>
        </w:r>
      </w:del>
      <w:r w:rsidRPr="006F178A">
        <w:rPr>
          <w:rtl/>
        </w:rPr>
        <w:t xml:space="preserve">מת נכרי בשבת </w:t>
      </w:r>
      <w:ins w:id="92844" w:author="מנוע מכני" w:date="2026-10-11T12:04:40Z">
        <w:r>
          <w:rPr>
            <w:rtl/>
          </w:rPr>
          <w:t xml:space="preserve">מה</w:t>
        </w:r>
      </w:ins>
      <w:del w:id="92845" w:author="מנוע מכני" w:date="2026-10-11T12:04:40Z">
        <w:r w:rsidRPr="006F178A">
          <w:rPr>
            <w:rtl/>
          </w:rPr>
          <w:delText xml:space="preserve">מאי</w:delText>
        </w:r>
      </w:del>
      <w:r w:rsidRPr="006F178A">
        <w:rPr>
          <w:rtl/>
        </w:rPr>
        <w:t xml:space="preserve"> כלך אצל יפות </w:t>
      </w:r>
      <w:ins w:id="91424" w:author="מנוע מכני" w:date="2026-10-11T12:04:40Z">
        <w:r>
          <w:rPr>
            <w:rtl/>
          </w:rPr>
          <w:t xml:space="preserve">יש</w:t>
        </w:r>
      </w:ins>
      <w:del w:id="91425" w:author="מנוע מכני" w:date="2026-10-11T12:04:40Z">
        <w:r w:rsidRPr="006F178A">
          <w:rPr>
            <w:rtl/>
          </w:rPr>
          <w:delText xml:space="preserve">איכא</w:delText>
        </w:r>
      </w:del>
      <w:r w:rsidRPr="006F178A">
        <w:rPr>
          <w:rtl/>
        </w:rPr>
        <w:t xml:space="preserve"> [</w:t>
      </w:r>
      <w:ins w:id="91426" w:author="מנוע מכני" w:date="2026-10-11T12:04:40Z">
        <w:r>
          <w:rPr>
            <w:rtl/>
          </w:rPr>
          <w:t xml:space="preserve">דכאן</w:t>
        </w:r>
      </w:ins>
      <w:del w:id="91427" w:author="מנוע מכני" w:date="2026-10-11T12:04:40Z">
        <w:r w:rsidRPr="006F178A">
          <w:rPr>
            <w:rtl/>
          </w:rPr>
          <w:delText xml:space="preserve">דהכא</w:delText>
        </w:r>
      </w:del>
      <w:r w:rsidRPr="006F178A">
        <w:rPr>
          <w:rtl/>
        </w:rPr>
        <w:t xml:space="preserve"> גם אם היה רוצה </w:t>
      </w:r>
      <w:r w:rsidRPr="006F178A">
        <w:rPr>
          <w:rtl/>
        </w:rPr>
        <w:t xml:space="preserve">לא</w:t>
      </w:r>
      <w:r w:rsidRPr="006F178A">
        <w:rPr>
          <w:rtl/>
        </w:rPr>
        <w:t xml:space="preserve"> היה יכול לעשות כן </w:t>
      </w:r>
      <w:r w:rsidRPr="006F178A">
        <w:rPr>
          <w:rStyle w:val="2fb"/>
          <w:rtl/>
        </w:rPr>
        <w:t xml:space="preserve">מער"ש</w:t>
      </w:r>
      <w:r w:rsidRPr="006F178A">
        <w:rPr>
          <w:rtl/>
        </w:rPr>
        <w:t xml:space="preserve">]</w:t>
      </w:r>
    </w:p>
    <w:p>
      <w:pPr>
        <w:pStyle w:val="38"/>
        <w:rPr>
          <w:ins w:id="96185" w:author="מנוע מכני" w:date="2026-10-11T12:04:40Z"/>
        </w:rPr>
      </w:pPr>
      <w:r w:rsidRPr="006F178A">
        <w:t xml:space="preserve">אלא לב"ש:</w:t>
      </w:r>
    </w:p>
    <w:p w:rsidR="005851B8" w:rsidRPr="006F178A" w:rsidRDefault="005851B8" w:rsidP="005851B8">
      <w:pPr>
        <w:rPr>
          <w:rtl/>
        </w:rPr>
      </w:pPr>
      <w:del w:id="96186" w:author="מנוע מכני" w:date="2026-10-11T12:04:40Z">
        <w:r w:rsidRPr="006F178A">
          <w:rPr>
            <w:rtl/>
          </w:rPr>
          <w:delText xml:space="preserve"> </w:delText>
        </w:r>
      </w:del>
      <w:r w:rsidRPr="006F178A">
        <w:rPr>
          <w:rtl/>
        </w:rPr>
        <w:t xml:space="preserve">ביטול רשות מיקנא </w:t>
      </w:r>
      <w:ins w:id="90383" w:author="Claude - סמנטי" w:date="2026-10-11T12:19:31Z">
        <w:r>
          <w:rPr>
            <w:rtl/>
          </w:rPr>
          <w:t xml:space="preserve">רשות</w:t>
        </w:r>
      </w:ins>
      <w:del w:id="90384" w:author="Claude - סמנטי" w:date="2026-10-11T12:19:31Z">
        <w:r w:rsidRPr="006F178A">
          <w:rPr>
            <w:rtl/>
          </w:rPr>
          <w:delText xml:space="preserve">רשותא</w:delText>
        </w:r>
      </w:del>
      <w:r w:rsidRPr="006F178A">
        <w:rPr>
          <w:rtl/>
        </w:rPr>
        <w:t xml:space="preserve"> הוא, ואסור בשבת.</w:t>
      </w:r>
    </w:p>
    <w:p w:rsidR="005851B8" w:rsidRPr="006F178A" w:rsidRDefault="005851B8" w:rsidP="005851B8">
      <w:pPr>
        <w:rPr>
          <w:rtl/>
        </w:rPr>
      </w:pPr>
      <w:r w:rsidRPr="006F178A">
        <w:rPr>
          <w:rtl/>
        </w:rPr>
        <w:t xml:space="preserve">ולב"ה: אסתלוקי </w:t>
      </w:r>
      <w:ins w:id="90385" w:author="Claude - סמנטי" w:date="2026-10-11T12:19:31Z">
        <w:r>
          <w:rPr>
            <w:rtl/>
          </w:rPr>
          <w:t xml:space="preserve">רשות</w:t>
        </w:r>
      </w:ins>
      <w:del w:id="90386" w:author="Claude - סמנטי" w:date="2026-10-11T12:19:31Z">
        <w:r w:rsidRPr="006F178A">
          <w:rPr>
            <w:rtl/>
          </w:rPr>
          <w:delText xml:space="preserve">רשותא</w:delText>
        </w:r>
      </w:del>
      <w:r w:rsidRPr="006F178A">
        <w:rPr>
          <w:rtl/>
        </w:rPr>
        <w:t xml:space="preserve"> </w:t>
      </w:r>
      <w:ins w:id="92846" w:author="מנוע מכני" w:date="2026-10-11T12:04:40Z">
        <w:r>
          <w:rPr>
            <w:rtl/>
          </w:rPr>
          <w:t xml:space="preserve">סתם</w:t>
        </w:r>
      </w:ins>
      <w:del w:id="92847" w:author="מנוע מכני" w:date="2026-10-11T12:04:40Z">
        <w:r w:rsidRPr="006F178A">
          <w:rPr>
            <w:rtl/>
          </w:rPr>
          <w:delText xml:space="preserve">בעלמא</w:delText>
        </w:r>
      </w:del>
      <w:r w:rsidRPr="006F178A">
        <w:rPr>
          <w:rtl/>
        </w:rPr>
        <w:t xml:space="preserve"> הוא, ומותר בשבת.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afffe"/>
          <w:rFonts w:ascii="Fb Fontext" w:hAnsi="Fb Fontext"/>
          <w:rtl/>
        </w:rPr>
        <w:t>שיתופי מבואות ועירובי חצירות</w:t>
      </w:r>
      <w:r w:rsidRPr="006F178A">
        <w:rPr>
          <w:rFonts w:ascii="Fb Fontext" w:hAnsi="Fb Fontext"/>
          <w:rtl/>
        </w:rPr>
        <w:t>.</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עא.</w:t>
      </w:r>
    </w:p>
    <w:p>
      <w:pPr>
        <w:pStyle w:val="MishnaBatzad"/>
        <w:rPr>
          <w:ins w:id="20325" w:author="קלוד" w:date="2026-10-11T09:07:28Z"/>
        </w:rPr>
      </w:pPr>
      <w:ins w:id="20324" w:author="קלוד" w:date="2026-10-11T09:07:28Z">
        <w:r>
          <w:t xml:space="preserve">משנה ה</w:t>
        </w:r>
      </w:ins>
    </w:p>
    <w:p w:rsidR="005851B8" w:rsidRPr="00E62A50" w:rsidRDefault="005851B8" w:rsidP="005851B8">
      <w:pPr>
        <w:pStyle w:val="afff9"/>
        <w:rPr>
          <w:del w:id="20156" w:author="קלוד" w:date="2026-10-11T09:07:28Z"/>
          <w:rStyle w:val="afffe"/>
          <w:bCs w:val="0"/>
          <w:sz w:val="20"/>
          <w:rtl/>
        </w:rPr>
      </w:pPr>
      <w:del w:id="20155"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bCs w:val="0"/>
          <w:sz w:val="20"/>
          <w:rtl/>
        </w:rPr>
        <w:pPrChange w:id="90040" w:author="קלוד" w:date="2026-10-11T12:09:42Z">
          <w:pPr>
            <w:pStyle w:val="afff9"/>
          </w:pPr>
        </w:pPrChange>
      </w:pPr>
      <w:r w:rsidRPr="00E62A50">
        <w:rPr>
          <w:rStyle w:val="afffe"/>
          <w:bCs w:val="0"/>
          <w:rtl/>
          <w:rPrChange w:id="40074" w:author="Claude" w:date="2026-10-11T09:07:36Z">
            <w:rPr>
              <w:rStyle w:val="afffe"/>
              <w:bCs w:val="0"/>
              <w:sz w:val="20"/>
              <w:rtl/>
            </w:rPr>
          </w:rPrChange>
        </w:rPr>
        <w:t>בעל הבית שהיה שותף לשכניו, לזה ביין ולזה ביין - אינן צריכין לערב.</w:t>
      </w:r>
    </w:p>
    <w:p w:rsidR="005851B8" w:rsidRPr="00E62A50" w:rsidRDefault="005851B8" w:rsidP="005851B8">
      <w:pPr>
        <w:pStyle w:val="afff9"/>
        <w:rPr>
          <w:rStyle w:val="afffe"/>
          <w:bCs w:val="0"/>
          <w:sz w:val="20"/>
          <w:rtl/>
        </w:rPr>
      </w:pPr>
      <w:r w:rsidRPr="00E62A50">
        <w:rPr>
          <w:rStyle w:val="afffe"/>
          <w:bCs w:val="0"/>
          <w:rtl/>
          <w:rPrChange w:id="40075" w:author="Claude" w:date="2026-10-11T09:07:36Z">
            <w:rPr>
              <w:rStyle w:val="afffe"/>
              <w:bCs w:val="0"/>
              <w:sz w:val="20"/>
              <w:rtl/>
            </w:rPr>
          </w:rPrChange>
        </w:rPr>
        <w:t>לזה ביין ולזה בשמן - צריכין לערב. רבי שמעון אומר: אחד זה ואחד זה - אינן צריכין לערב.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29" w:author="קלוד" w:date="2026-10-11T12:24:08Z"/>
        </w:rPr>
      </w:pPr>
      <w:ins w:id="90230" w:author="קלוד" w:date="2026-10-11T12:24:08Z">
        <w:r>
          <w:rPr>
            <w:color w:val="7B3F00"/>
          </w:rPr>
          <w:t xml:space="preserve">שותף ביין ויין - והוא שבכלי אחד</w:t>
        </w:r>
      </w:ins>
    </w:p>
    <w:p>
      <w:pPr>
        <w:pStyle w:val="38"/>
        <w:rPr>
          <w:ins w:id="96187" w:author="מנוע מכני" w:date="2026-10-11T12:04:40Z"/>
        </w:rPr>
      </w:pPr>
      <w:r w:rsidRPr="006F178A">
        <w:t xml:space="preserve">רב:</w:t>
      </w:r>
    </w:p>
    <w:p w:rsidR="005851B8" w:rsidRPr="006F178A" w:rsidRDefault="005851B8" w:rsidP="005851B8">
      <w:pPr>
        <w:rPr>
          <w:rtl/>
        </w:rPr>
      </w:pPr>
      <w:del w:id="96188" w:author="מנוע מכני" w:date="2026-10-11T12:04:40Z">
        <w:r w:rsidRPr="006F178A">
          <w:rPr>
            <w:rFonts w:ascii="Fb Fontext" w:hAnsi="Fb Fontext"/>
            <w:rtl/>
          </w:rPr>
          <w:delText xml:space="preserve"> </w:delText>
        </w:r>
      </w:del>
      <w:r w:rsidRPr="006F178A">
        <w:rPr>
          <w:rFonts w:ascii="Fb Fontext" w:hAnsi="Fb Fontext"/>
          <w:rtl/>
        </w:rPr>
        <w:t xml:space="preserve">ובכלי אחד.</w:t>
      </w:r>
    </w:p>
    <w:p w:rsidR="005851B8" w:rsidRPr="006F178A" w:rsidRDefault="005851B8" w:rsidP="005851B8">
      <w:pPr>
        <w:rPr>
          <w:rtl/>
        </w:rPr>
      </w:pPr>
      <w:r w:rsidRPr="006F178A">
        <w:rPr>
          <w:rStyle w:val="2fb"/>
          <w:rtl/>
        </w:rPr>
        <w:t xml:space="preserve">ורבא</w:t>
      </w:r>
      <w:r w:rsidRPr="006F178A">
        <w:rPr>
          <w:rtl/>
        </w:rPr>
        <w:t xml:space="preserve"> דייק מהא דביין ושמן דסיפא </w:t>
      </w:r>
      <w:r w:rsidRPr="006F178A">
        <w:rPr>
          <w:rtl/>
        </w:rPr>
        <w:t xml:space="preserve">לא</w:t>
      </w:r>
      <w:r w:rsidRPr="006F178A">
        <w:rPr>
          <w:rtl/>
        </w:rPr>
        <w:t xml:space="preserve"> </w:t>
      </w:r>
      <w:ins w:id="92848" w:author="מנוע מכני" w:date="2026-10-11T12:04:40Z">
        <w:r>
          <w:rPr>
            <w:rtl/>
          </w:rPr>
          <w:t xml:space="preserve">מאלו</w:t>
        </w:r>
      </w:ins>
      <w:del w:id="92849" w:author="מנוע מכני" w:date="2026-10-11T12:04:40Z">
        <w:r w:rsidRPr="006F178A">
          <w:rPr>
            <w:rtl/>
          </w:rPr>
          <w:delText xml:space="preserve">מהני</w:delText>
        </w:r>
      </w:del>
      <w:r w:rsidRPr="006F178A">
        <w:rPr>
          <w:rtl/>
        </w:rPr>
        <w:t xml:space="preserve"> והיינו מצד שהם בשני כלים </w:t>
      </w:r>
      <w:r w:rsidRPr="006F178A">
        <w:rPr>
          <w:rtl/>
        </w:rPr>
        <w:t xml:space="preserve">משא"כ</w:t>
      </w:r>
      <w:r w:rsidRPr="006F178A">
        <w:rPr>
          <w:rtl/>
        </w:rPr>
        <w:t xml:space="preserve"> ברישא שהם בכלי אחד.</w:t>
      </w:r>
    </w:p>
    <w:p w:rsidR="005851B8" w:rsidRPr="006F178A" w:rsidRDefault="005851B8" w:rsidP="005851B8">
      <w:pPr>
        <w:rPr>
          <w:rtl/>
        </w:rPr>
      </w:pPr>
      <w:r w:rsidRPr="006F178A">
        <w:rPr>
          <w:rStyle w:val="2fb"/>
          <w:rtl/>
        </w:rPr>
        <w:t xml:space="preserve">ואביי</w:t>
      </w:r>
      <w:r w:rsidRPr="006F178A">
        <w:rPr>
          <w:rtl/>
        </w:rPr>
        <w:t xml:space="preserve"> דחאו דיין ושמן </w:t>
      </w:r>
      <w:r w:rsidRPr="006F178A">
        <w:rPr>
          <w:rtl/>
        </w:rPr>
        <w:t xml:space="preserve">לא</w:t>
      </w:r>
      <w:r w:rsidRPr="006F178A">
        <w:rPr>
          <w:rtl/>
        </w:rPr>
        <w:t xml:space="preserve"> </w:t>
      </w:r>
      <w:ins w:id="92850" w:author="מנוע מכני" w:date="2026-10-11T12:04:40Z">
        <w:r>
          <w:rPr>
            <w:rtl/>
          </w:rPr>
          <w:t xml:space="preserve">מאלו</w:t>
        </w:r>
      </w:ins>
      <w:del w:id="92851" w:author="מנוע מכני" w:date="2026-10-11T12:04:40Z">
        <w:r w:rsidRPr="006F178A">
          <w:rPr>
            <w:rtl/>
          </w:rPr>
          <w:delText xml:space="preserve">מהני</w:delText>
        </w:r>
      </w:del>
      <w:r w:rsidRPr="006F178A">
        <w:rPr>
          <w:rtl/>
        </w:rPr>
        <w:t xml:space="preserve"> </w:t>
      </w:r>
      <w:r>
        <w:rPr>
          <w:rtl/>
        </w:rPr>
        <w:t>אפי'</w:t>
      </w:r>
      <w:r w:rsidRPr="006F178A">
        <w:rPr>
          <w:rtl/>
        </w:rPr>
        <w:t xml:space="preserve"> בכלי אחד מפני שאין ראוי לערב בינהם </w:t>
      </w:r>
      <w:r w:rsidRPr="006F178A">
        <w:rPr>
          <w:rtl/>
        </w:rPr>
        <w:t xml:space="preserve">משא"כ</w:t>
      </w:r>
      <w:r w:rsidRPr="006F178A">
        <w:rPr>
          <w:rtl/>
        </w:rPr>
        <w:t xml:space="preserve"> יין ויין.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b/>
          <w:rtl/>
        </w:rPr>
      </w:pPr>
      <w:r w:rsidRPr="006F178A">
        <w:rPr>
          <w:rStyle w:val="2fb"/>
          <w:rFonts w:ascii="Fb Fontext" w:hAnsi="Fb Fontext"/>
          <w:rtl/>
        </w:rPr>
        <w:t xml:space="preserve">ר"ש</w:t>
      </w:r>
      <w:r w:rsidRPr="006F178A">
        <w:rPr>
          <w:rFonts w:ascii="Fb Fontext" w:hAnsi="Fb Fontext"/>
          <w:rtl/>
        </w:rPr>
        <w:t xml:space="preserve"> אחד זה ואחד זה אין צריכין לערב.</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Style w:val="afffe"/>
          <w:rFonts w:ascii="Fb Fontext" w:hAnsi="Fb Fontext"/>
          <w:rtl/>
        </w:rPr>
        <w:t xml:space="preserve"> </w:t>
      </w:r>
      <w:r w:rsidRPr="006F178A">
        <w:rPr>
          <w:rStyle w:val="2fb"/>
          <w:rtl/>
        </w:rPr>
        <w:t xml:space="preserve">לרבה</w:t>
      </w:r>
      <w:r w:rsidRPr="006F178A">
        <w:rPr>
          <w:rtl/>
        </w:rPr>
        <w:t xml:space="preserve"> </w:t>
      </w:r>
      <w:ins w:id="90021" w:author="מנוע מכני" w:date="2026-10-11T12:04:40Z">
        <w:r>
          <w:rPr>
            <w:rtl/>
          </w:rPr>
          <w:t xml:space="preserve">א"צ</w:t>
        </w:r>
      </w:ins>
      <w:del w:id="90022" w:author="מנוע מכני" w:date="2026-10-11T12:04:40Z">
        <w:r w:rsidRPr="006F178A">
          <w:rPr>
            <w:rtl/>
          </w:rPr>
          <w:delText xml:space="preserve">א"'צ</w:delText>
        </w:r>
      </w:del>
      <w:r w:rsidRPr="006F178A">
        <w:rPr>
          <w:rtl/>
        </w:rPr>
        <w:t xml:space="preserve"> לערב היינו עם </w:t>
      </w:r>
      <w:r w:rsidRPr="006F178A">
        <w:rPr>
          <w:rtl/>
        </w:rPr>
        <w:t xml:space="preserve">בעה"ב</w:t>
      </w:r>
      <w:r w:rsidRPr="006F178A">
        <w:rPr>
          <w:rtl/>
        </w:rPr>
        <w:t xml:space="preserve"> אבל שכנים בינהם צריכים לערב ומיירי בחצר שבין שתי מבואות </w:t>
      </w:r>
      <w:r w:rsidRPr="006F178A">
        <w:rPr>
          <w:rStyle w:val="2fb"/>
          <w:rtl/>
        </w:rPr>
        <w:t xml:space="preserve">ור"ש</w:t>
      </w:r>
      <w:r w:rsidRPr="006F178A">
        <w:rPr>
          <w:rtl/>
        </w:rPr>
        <w:t xml:space="preserve"> </w:t>
      </w:r>
      <w:ins w:id="91428" w:author="מנוע מכני" w:date="2026-10-11T12:04:40Z">
        <w:r>
          <w:rPr>
            <w:rtl/>
          </w:rPr>
          <w:t xml:space="preserve">לשיטתו</w:t>
        </w:r>
      </w:ins>
      <w:del w:id="91429" w:author="מנוע מכני" w:date="2026-10-11T12:04:40Z">
        <w:r w:rsidRPr="006F178A">
          <w:rPr>
            <w:rtl/>
          </w:rPr>
          <w:delText xml:space="preserve">לטעמיה</w:delText>
        </w:r>
      </w:del>
      <w:r w:rsidRPr="006F178A">
        <w:rPr>
          <w:rtl/>
        </w:rPr>
        <w:t xml:space="preserve"> דג' חצירות הפתוחות זל"ז ופתוחות </w:t>
      </w:r>
      <w:r w:rsidRPr="006F178A">
        <w:rPr>
          <w:rStyle w:val="2fb"/>
          <w:rtl/>
        </w:rPr>
        <w:t xml:space="preserve">לרה"ר</w:t>
      </w:r>
      <w:r w:rsidRPr="006F178A">
        <w:rPr>
          <w:rtl/>
        </w:rPr>
        <w:t xml:space="preserve">, עירבו שתים החיצונות עם האמצעית, היא מותרת עמהן והן מותרות עמה, ושתים החיצונות אסורות זו עם זו.</w:t>
      </w:r>
    </w:p>
    <w:p>
      <w:pPr>
        <w:pStyle w:val="38"/>
        <w:rPr>
          <w:ins w:id="96189" w:author="מנוע מכני" w:date="2026-10-11T12:04:40Z"/>
        </w:rPr>
      </w:pPr>
      <w:r w:rsidRPr="006F178A">
        <w:t>ב.</w:t>
      </w:r>
      <w:r w:rsidRPr="006F178A">
        <w:t xml:space="preserve"> ורב יוסף:</w:t>
      </w:r>
    </w:p>
    <w:p w:rsidR="005851B8" w:rsidRPr="009757B9" w:rsidRDefault="005851B8" w:rsidP="005851B8">
      <w:pPr>
        <w:rPr>
          <w:rFonts w:cs="Guttman Vilna"/>
          <w:b/>
          <w:bCs/>
          <w:rtl/>
        </w:rPr>
      </w:pPr>
      <w:del w:id="96190" w:author="מנוע מכני" w:date="2026-10-11T12:04:40Z">
        <w:r w:rsidRPr="006F178A">
          <w:rPr>
            <w:rtl/>
          </w:rPr>
          <w:delText xml:space="preserve"> </w:delText>
        </w:r>
      </w:del>
      <w:r w:rsidRPr="006F178A">
        <w:rPr>
          <w:rStyle w:val="2fb"/>
          <w:rtl/>
        </w:rPr>
        <w:t xml:space="preserve">ר"ש</w:t>
      </w:r>
      <w:r w:rsidRPr="006F178A">
        <w:rPr>
          <w:rtl/>
        </w:rPr>
        <w:t xml:space="preserve"> ורבנן בפלוגתת רבנן </w:t>
      </w:r>
      <w:r w:rsidRPr="006F178A">
        <w:rPr>
          <w:rStyle w:val="2fb"/>
          <w:rtl/>
        </w:rPr>
        <w:t xml:space="preserve">וריב"נ</w:t>
      </w:r>
      <w:r w:rsidRPr="006F178A">
        <w:rPr>
          <w:rtl/>
        </w:rPr>
        <w:t xml:space="preserve"> </w:t>
      </w:r>
      <w:ins w:id="91430" w:author="מנוע מכני" w:date="2026-10-11T12:04:40Z">
        <w:r>
          <w:rPr>
            <w:rtl/>
          </w:rPr>
          <w:t xml:space="preserve">חלקו</w:t>
        </w:r>
      </w:ins>
      <w:del w:id="91431" w:author="מנוע מכני" w:date="2026-10-11T12:04:40Z">
        <w:r w:rsidRPr="006F178A">
          <w:rPr>
            <w:rtl/>
          </w:rPr>
          <w:delText xml:space="preserve">פליגי</w:delText>
        </w:r>
      </w:del>
      <w:r w:rsidRPr="006F178A">
        <w:rPr>
          <w:rtl/>
        </w:rPr>
        <w:t xml:space="preserve"> </w:t>
      </w:r>
      <w:ins w:id="93714" w:author="מנוע מכני" w:date="2026-10-11T12:04:40Z">
        <w:r>
          <w:rPr>
            <w:rtl/>
          </w:rPr>
          <w:t xml:space="preserve">אם </w:t>
        </w:r>
      </w:ins>
      <w:del w:id="93715" w:author="מנוע מכני" w:date="2026-10-11T12:04:40Z">
        <w:r w:rsidRPr="006F178A">
          <w:rPr>
            <w:rtl/>
          </w:rPr>
          <w:delText xml:space="preserve">אי </w:delText>
        </w:r>
      </w:del>
      <w:r w:rsidRPr="006F178A">
        <w:rPr>
          <w:rtl/>
        </w:rPr>
        <w:t xml:space="preserve">שמן שצף </w:t>
      </w:r>
      <w:r w:rsidRPr="006F178A">
        <w:rPr>
          <w:rtl/>
        </w:rPr>
        <w:t xml:space="preserve">ע"ג</w:t>
      </w:r>
      <w:r w:rsidRPr="006F178A">
        <w:rPr>
          <w:rtl/>
        </w:rPr>
        <w:t xml:space="preserve"> יין ונגע טבו"י בשמן </w:t>
      </w:r>
      <w:r w:rsidRPr="006F178A">
        <w:rPr>
          <w:rStyle w:val="2fb"/>
          <w:rtl/>
        </w:rPr>
        <w:t xml:space="preserve">דלריב"נ</w:t>
      </w:r>
      <w:r w:rsidRPr="006F178A">
        <w:rPr>
          <w:rtl/>
        </w:rPr>
        <w:t xml:space="preserve"> שניהם חיבורין זל"ז.</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w:t>
      </w:r>
    </w:p>
    <w:p>
      <w:pPr>
        <w:pStyle w:val="afffff8"/>
        <w:rPr>
          <w:ins w:id="90227" w:author="קלוד" w:date="2026-10-11T12:24:08Z"/>
        </w:rPr>
      </w:pPr>
      <w:ins w:id="90228" w:author="קלוד" w:date="2026-10-11T12:24:08Z">
        <w:r>
          <w:rPr>
            <w:color w:val="7B3F00"/>
          </w:rPr>
          <w:t xml:space="preserve">ר"א בן תדאי - ביין ויין צריכין לערב</w:t>
        </w:r>
      </w:ins>
    </w:p>
    <w:p w:rsidR="005851B8" w:rsidRPr="006F178A" w:rsidRDefault="005851B8" w:rsidP="005851B8">
      <w:pPr>
        <w:rPr>
          <w:rtl/>
        </w:rPr>
      </w:pPr>
      <w:r w:rsidRPr="006F178A">
        <w:rPr>
          <w:rFonts w:ascii="Fb Fontext" w:hAnsi="Fb Fontext"/>
          <w:rtl/>
        </w:rPr>
        <w:t xml:space="preserve">תניא</w:t>
      </w:r>
      <w:r w:rsidRPr="006F178A">
        <w:rPr>
          <w:rFonts w:ascii="Fb Fontext" w:hAnsi="Fb Fontext"/>
          <w:rtl/>
        </w:rPr>
        <w:t xml:space="preserve">. </w:t>
      </w:r>
      <w:ins w:id="90420" w:author="מנוע מכני" w:date="2026-10-11T12:04:40Z">
        <w:r>
          <w:rPr>
            <w:rStyle w:val="2fb"/>
            <w:rFonts w:ascii="Fb Fontext" w:hAnsi="Fb Fontext"/>
            <w:rtl/>
          </w:rPr>
          <w:t xml:space="preserve">ר"א</w:t>
        </w:r>
      </w:ins>
      <w:del w:id="90421" w:author="מנוע מכני" w:date="2026-10-11T12:04:40Z">
        <w:r w:rsidRPr="006F178A">
          <w:rPr>
            <w:rFonts w:ascii="Fb Fontext" w:hAnsi="Fb Fontext"/>
            <w:rtl/>
          </w:rPr>
          <w:delText xml:space="preserve">רבי אליעזר</w:delText>
        </w:r>
      </w:del>
      <w:r w:rsidRPr="006F178A">
        <w:rPr>
          <w:rFonts w:ascii="Fb Fontext" w:hAnsi="Fb Fontext"/>
          <w:rtl/>
        </w:rPr>
        <w:t xml:space="preserve"> בן תדאי אומר: אחד זה ואחד זה - צריכין לערב.</w:t>
      </w:r>
    </w:p>
    <w:p w:rsidR="005851B8" w:rsidRPr="006F178A" w:rsidRDefault="005851B8" w:rsidP="005851B8">
      <w:pPr>
        <w:rPr>
          <w:rtl/>
        </w:rPr>
      </w:pPr>
      <w:r w:rsidRPr="006F178A">
        <w:rPr>
          <w:rStyle w:val="2fb"/>
          <w:rtl/>
        </w:rPr>
        <w:t xml:space="preserve">לרבה</w:t>
      </w:r>
      <w:r w:rsidRPr="006F178A">
        <w:rPr>
          <w:rtl/>
        </w:rPr>
        <w:t xml:space="preserve"> היינו בלקחו חבית יין בשותפות </w:t>
      </w:r>
      <w:ins w:id="92854" w:author="מנוע מכני" w:date="2026-10-11T12:04:40Z">
        <w:r>
          <w:rPr>
            <w:rtl/>
          </w:rPr>
          <w:t xml:space="preserve">דאין</w:t>
        </w:r>
      </w:ins>
      <w:del w:id="92855" w:author="מנוע מכני" w:date="2026-10-11T12:04:40Z">
        <w:r w:rsidRPr="006F178A">
          <w:rPr>
            <w:rtl/>
          </w:rPr>
          <w:delText xml:space="preserve">דלית</w:delText>
        </w:r>
      </w:del>
      <w:r w:rsidRPr="006F178A">
        <w:rPr>
          <w:rtl/>
        </w:rPr>
        <w:t xml:space="preserve"> </w:t>
      </w:r>
      <w:ins w:id="92852" w:author="מנוע מכני" w:date="2026-10-11T12:04:40Z">
        <w:r>
          <w:rPr>
            <w:rtl/>
          </w:rPr>
          <w:t xml:space="preserve">לו</w:t>
        </w:r>
      </w:ins>
      <w:del w:id="92853" w:author="מנוע מכני" w:date="2026-10-11T12:04:40Z">
        <w:r w:rsidRPr="006F178A">
          <w:rPr>
            <w:rtl/>
          </w:rPr>
          <w:delText xml:space="preserve">ליה</w:delText>
        </w:r>
      </w:del>
      <w:r w:rsidRPr="006F178A">
        <w:rPr>
          <w:rtl/>
        </w:rPr>
        <w:t xml:space="preserve"> ברירה | אבל </w:t>
      </w:r>
      <w:ins w:id="93716" w:author="מנוע מכני" w:date="2026-10-11T12:04:40Z">
        <w:r>
          <w:rPr>
            <w:rtl/>
          </w:rPr>
          <w:t xml:space="preserve">אם </w:t>
        </w:r>
      </w:ins>
      <w:del w:id="93717" w:author="מנוע מכני" w:date="2026-10-11T12:04:40Z">
        <w:r w:rsidRPr="006F178A">
          <w:rPr>
            <w:rtl/>
          </w:rPr>
          <w:delText xml:space="preserve">אי </w:delText>
        </w:r>
      </w:del>
      <w:r w:rsidRPr="006F178A">
        <w:rPr>
          <w:rtl/>
        </w:rPr>
        <w:t xml:space="preserve">זה וזה באו בלגינו ושפכו </w:t>
      </w:r>
      <w:r w:rsidRPr="006F178A">
        <w:rPr>
          <w:rtl/>
        </w:rPr>
        <w:t xml:space="preserve">כו"ע</w:t>
      </w:r>
      <w:r w:rsidRPr="006F178A">
        <w:rPr>
          <w:rtl/>
        </w:rPr>
        <w:t xml:space="preserve"> מודו </w:t>
      </w:r>
      <w:ins w:id="90387" w:author="Claude - סמנטי" w:date="2026-10-11T12:19:31Z">
        <w:r>
          <w:rPr>
            <w:rtl/>
          </w:rPr>
          <w:t xml:space="preserve">שהוא</w:t>
        </w:r>
      </w:ins>
      <w:del w:id="90388" w:author="Claude - סמנטי" w:date="2026-10-11T12:19:31Z">
        <w:r w:rsidRPr="006F178A">
          <w:rPr>
            <w:rtl/>
          </w:rPr>
          <w:delText xml:space="preserve">דהוי</w:delText>
        </w:r>
      </w:del>
      <w:r w:rsidRPr="006F178A">
        <w:rPr>
          <w:rtl/>
        </w:rPr>
        <w:t xml:space="preserve"> עירוב.</w:t>
      </w:r>
    </w:p>
    <w:p>
      <w:pPr>
        <w:pStyle w:val="38"/>
        <w:rPr>
          <w:ins w:id="96191" w:author="מנוע מכני" w:date="2026-10-11T12:04:40Z"/>
        </w:rPr>
      </w:pPr>
      <w:r w:rsidRPr="006F178A">
        <w:t xml:space="preserve">רב יוסף:</w:t>
      </w:r>
    </w:p>
    <w:p w:rsidR="005851B8" w:rsidRPr="006F178A" w:rsidRDefault="005851B8" w:rsidP="005851B8">
      <w:pPr>
        <w:rPr>
          <w:rtl/>
        </w:rPr>
      </w:pPr>
      <w:del w:id="96192" w:author="מנוע מכני" w:date="2026-10-11T12:04:40Z">
        <w:r w:rsidRPr="006F178A">
          <w:rPr>
            <w:rtl/>
          </w:rPr>
          <w:delText xml:space="preserve"> </w:delText>
        </w:r>
      </w:del>
      <w:ins w:id="90422" w:author="מנוע מכני" w:date="2026-10-11T12:04:40Z">
        <w:r>
          <w:rPr>
            <w:rStyle w:val="2fb"/>
            <w:rtl/>
          </w:rPr>
          <w:t xml:space="preserve">ר"א</w:t>
        </w:r>
      </w:ins>
      <w:del w:id="90423" w:author="מנוע מכני" w:date="2026-10-11T12:04:40Z">
        <w:r w:rsidRPr="006F178A">
          <w:rPr>
            <w:rtl/>
          </w:rPr>
          <w:delText xml:space="preserve">רבי אליעזר</w:delText>
        </w:r>
      </w:del>
      <w:r w:rsidRPr="006F178A">
        <w:rPr>
          <w:rtl/>
        </w:rPr>
        <w:t xml:space="preserve"> בן תדאי </w:t>
      </w:r>
      <w:ins w:id="94036" w:author="מנוע מכני" w:date="2026-10-11T12:04:40Z">
        <w:r>
          <w:rPr>
            <w:rtl/>
          </w:rPr>
          <w:t xml:space="preserve">סבר</w:t>
        </w:r>
      </w:ins>
      <w:del w:id="94037" w:author="מנוע מכני" w:date="2026-10-11T12:04:40Z">
        <w:r w:rsidRPr="006F178A">
          <w:rPr>
            <w:rtl/>
          </w:rPr>
          <w:delText xml:space="preserve">ס"ל</w:delText>
        </w:r>
      </w:del>
      <w:r w:rsidRPr="006F178A">
        <w:rPr>
          <w:rtl/>
        </w:rPr>
        <w:t xml:space="preserve"> דאין סומכין על שיתוף במקום עירוב ולרבנן סומכין.</w:t>
      </w:r>
    </w:p>
    <w:p>
      <w:pPr>
        <w:pStyle w:val="38"/>
        <w:rPr>
          <w:ins w:id="96193" w:author="מנוע מכני" w:date="2026-10-11T12:04:40Z"/>
        </w:rPr>
      </w:pPr>
      <w:r w:rsidRPr="00B3644D">
        <w:t xml:space="preserve">והוכיח כן מהא דאריא"ר:</w:t>
      </w:r>
    </w:p>
    <w:p w:rsidR="005851B8" w:rsidRPr="00B3644D" w:rsidRDefault="005851B8" w:rsidP="005851B8">
      <w:pPr>
        <w:rPr>
          <w:spacing w:val="-2"/>
          <w:rtl/>
        </w:rPr>
      </w:pPr>
      <w:del w:id="96194" w:author="מנוע מכני" w:date="2026-10-11T12:04:40Z">
        <w:r w:rsidRPr="00B3644D">
          <w:rPr>
            <w:spacing w:val="-2"/>
            <w:rtl/>
          </w:rPr>
          <w:delText xml:space="preserve"> </w:delText>
        </w:r>
      </w:del>
      <w:r w:rsidRPr="00B3644D">
        <w:rPr>
          <w:spacing w:val="-2"/>
          <w:rtl/>
        </w:rPr>
        <w:t xml:space="preserve">הלכה </w:t>
      </w:r>
      <w:r w:rsidRPr="00B3644D">
        <w:rPr>
          <w:rStyle w:val="2fb"/>
          <w:spacing w:val="-2"/>
          <w:rtl/>
        </w:rPr>
        <w:t xml:space="preserve">כר"מ</w:t>
      </w:r>
      <w:r w:rsidRPr="00B3644D">
        <w:rPr>
          <w:spacing w:val="-2"/>
          <w:rtl/>
        </w:rPr>
        <w:t xml:space="preserve">.| ואמר </w:t>
      </w:r>
      <w:r w:rsidRPr="00B3644D">
        <w:rPr>
          <w:rStyle w:val="2fb"/>
          <w:spacing w:val="-2"/>
          <w:rtl/>
        </w:rPr>
        <w:t xml:space="preserve">רב</w:t>
      </w:r>
      <w:r w:rsidRPr="00B3644D">
        <w:rPr>
          <w:spacing w:val="-2"/>
          <w:rtl/>
        </w:rPr>
        <w:t xml:space="preserve"> ברונא </w:t>
      </w:r>
      <w:r w:rsidRPr="00B3644D">
        <w:rPr>
          <w:spacing w:val="-2"/>
          <w:rtl/>
        </w:rPr>
        <w:t xml:space="preserve">אמר</w:t>
      </w:r>
      <w:r w:rsidRPr="00B3644D">
        <w:rPr>
          <w:spacing w:val="-2"/>
          <w:rtl/>
        </w:rPr>
        <w:t xml:space="preserve"> </w:t>
      </w:r>
      <w:r w:rsidRPr="00B3644D">
        <w:rPr>
          <w:rStyle w:val="2fb"/>
          <w:spacing w:val="-2"/>
          <w:rtl/>
        </w:rPr>
        <w:t xml:space="preserve">רב</w:t>
      </w:r>
      <w:r w:rsidRPr="00B3644D">
        <w:rPr>
          <w:spacing w:val="-2"/>
          <w:rtl/>
        </w:rPr>
        <w:t xml:space="preserve">: הלכה </w:t>
      </w:r>
      <w:ins w:id="90424" w:author="מנוע מכני" w:date="2026-10-11T12:04:40Z">
        <w:r>
          <w:rPr>
            <w:rStyle w:val="2fb"/>
            <w:spacing w:val="-2"/>
            <w:rtl/>
          </w:rPr>
          <w:t xml:space="preserve">כר"א</w:t>
        </w:r>
      </w:ins>
      <w:del w:id="90425" w:author="מנוע מכני" w:date="2026-10-11T12:04:40Z">
        <w:r w:rsidRPr="00B3644D">
          <w:rPr>
            <w:spacing w:val="-2"/>
            <w:rtl/>
          </w:rPr>
          <w:delText xml:space="preserve">כרבי אליעזר</w:delText>
        </w:r>
      </w:del>
      <w:r w:rsidRPr="00B3644D">
        <w:rPr>
          <w:spacing w:val="-2"/>
          <w:rtl/>
        </w:rPr>
        <w:t xml:space="preserve"> בן תדאי.</w:t>
      </w:r>
    </w:p>
    <w:p>
      <w:pPr>
        <w:pStyle w:val="38"/>
        <w:rPr>
          <w:ins w:id="96195" w:author="מנוע מכני" w:date="2026-10-11T12:04:40Z"/>
        </w:rPr>
      </w:pPr>
      <w:r w:rsidRPr="006F178A">
        <w:t xml:space="preserve">והיינו</w:t>
      </w:r>
    </w:p>
    <w:p w:rsidR="005851B8" w:rsidRPr="006F178A" w:rsidRDefault="005851B8" w:rsidP="005851B8">
      <w:pPr>
        <w:rPr>
          <w:rtl/>
        </w:rPr>
      </w:pPr>
      <w:del w:id="96196" w:author="מנוע מכני" w:date="2026-10-11T12:04:40Z">
        <w:r w:rsidRPr="006F178A">
          <w:rPr>
            <w:rtl/>
          </w:rPr>
          <w:delText xml:space="preserve"> </w:delText>
        </w:r>
      </w:del>
      <w:r w:rsidRPr="006F178A">
        <w:rPr>
          <w:rtl/>
        </w:rPr>
        <w:t xml:space="preserve">מצד דשניהם למדו שהוא מצד ששיתוף בפת </w:t>
      </w:r>
      <w:r w:rsidRPr="006F178A">
        <w:rPr>
          <w:rtl/>
        </w:rPr>
        <w:t xml:space="preserve">לא</w:t>
      </w:r>
      <w:r w:rsidRPr="006F178A">
        <w:rPr>
          <w:rtl/>
        </w:rPr>
        <w:t xml:space="preserve"> מועיל לעירוב.</w:t>
      </w:r>
    </w:p>
    <w:p w:rsidR="005851B8" w:rsidRPr="006F178A" w:rsidRDefault="005851B8" w:rsidP="005851B8">
      <w:pPr>
        <w:rPr>
          <w:rtl/>
        </w:rPr>
      </w:pPr>
      <w:r w:rsidRPr="006F178A">
        <w:rPr>
          <w:rtl/>
        </w:rPr>
        <w:t xml:space="preserve">ורצה לדחותו </w:t>
      </w:r>
      <w:r w:rsidRPr="006F178A">
        <w:rPr>
          <w:rStyle w:val="2fb"/>
          <w:rtl/>
        </w:rPr>
        <w:t xml:space="preserve">אביי</w:t>
      </w:r>
      <w:r w:rsidRPr="006F178A">
        <w:rPr>
          <w:rtl/>
        </w:rPr>
        <w:t xml:space="preserve"> </w:t>
      </w:r>
      <w:ins w:id="93718" w:author="מנוע מכני" w:date="2026-10-11T12:04:40Z">
        <w:r>
          <w:rPr>
            <w:rtl/>
          </w:rPr>
          <w:t xml:space="preserve">דאם </w:t>
        </w:r>
      </w:ins>
      <w:del w:id="93719" w:author="מנוע מכני" w:date="2026-10-11T12:04:40Z">
        <w:r w:rsidRPr="006F178A">
          <w:rPr>
            <w:rtl/>
          </w:rPr>
          <w:delText xml:space="preserve">דאי </w:delText>
        </w:r>
      </w:del>
      <w:r w:rsidRPr="006F178A">
        <w:rPr>
          <w:rtl/>
        </w:rPr>
        <w:t xml:space="preserve">חד טעמא, תרתי הילכתא למה לי.</w:t>
      </w:r>
    </w:p>
    <w:p w:rsidR="005851B8" w:rsidRPr="006F178A" w:rsidRDefault="005851B8" w:rsidP="005851B8">
      <w:pPr>
        <w:rPr>
          <w:rtl/>
        </w:rPr>
      </w:pPr>
      <w:r w:rsidRPr="006F178A">
        <w:rPr>
          <w:rtl/>
        </w:rPr>
        <w:t xml:space="preserve">ודחתה הגמ' </w:t>
      </w:r>
      <w:ins w:id="91432" w:author="מנוע מכני" w:date="2026-10-11T12:04:40Z">
        <w:r>
          <w:rPr>
            <w:rtl/>
          </w:rPr>
          <w:t xml:space="preserve">שהרי</w:t>
        </w:r>
      </w:ins>
      <w:del w:id="91433" w:author="מנוע מכני" w:date="2026-10-11T12:04:40Z">
        <w:r w:rsidRPr="006F178A">
          <w:rPr>
            <w:rtl/>
          </w:rPr>
          <w:delText xml:space="preserve">דהא</w:delText>
        </w:r>
      </w:del>
      <w:r w:rsidRPr="006F178A">
        <w:rPr>
          <w:rtl/>
        </w:rPr>
        <w:t xml:space="preserve"> </w:t>
      </w:r>
      <w:r w:rsidRPr="006F178A">
        <w:rPr>
          <w:rtl/>
        </w:rPr>
        <w:t xml:space="preserve">קמ"ל</w:t>
      </w:r>
      <w:r w:rsidRPr="006F178A">
        <w:rPr>
          <w:rtl/>
        </w:rPr>
        <w:t xml:space="preserve"> דלא </w:t>
      </w:r>
      <w:ins w:id="90389" w:author="Claude - סמנטי" w:date="2026-10-11T12:19:31Z">
        <w:r>
          <w:rPr>
            <w:rtl/>
          </w:rPr>
          <w:t xml:space="preserve">עושים</w:t>
        </w:r>
      </w:ins>
      <w:del w:id="90390" w:author="Claude - סמנטי" w:date="2026-10-11T12:19:31Z">
        <w:r w:rsidRPr="006F178A">
          <w:rPr>
            <w:rtl/>
          </w:rPr>
          <w:delText xml:space="preserve">עבדינן</w:delText>
        </w:r>
      </w:del>
      <w:r w:rsidRPr="006F178A">
        <w:rPr>
          <w:rtl/>
        </w:rPr>
        <w:t xml:space="preserve"> </w:t>
      </w:r>
      <w:ins w:id="92856" w:author="מנוע מכני" w:date="2026-10-11T12:04:40Z">
        <w:r>
          <w:rPr>
            <w:rtl/>
          </w:rPr>
          <w:t xml:space="preserve">כשני</w:t>
        </w:r>
      </w:ins>
      <w:del w:id="92857" w:author="מנוע מכני" w:date="2026-10-11T12:04:40Z">
        <w:r w:rsidRPr="006F178A">
          <w:rPr>
            <w:rtl/>
          </w:rPr>
          <w:delText xml:space="preserve">כתרי</w:delText>
        </w:r>
      </w:del>
      <w:r w:rsidRPr="006F178A">
        <w:rPr>
          <w:rtl/>
        </w:rPr>
        <w:t xml:space="preserve"> חומרי בעירובין. והיינו חומרא דפת </w:t>
      </w:r>
      <w:r w:rsidRPr="006F178A">
        <w:rPr>
          <w:rStyle w:val="2fb"/>
          <w:rtl/>
        </w:rPr>
        <w:t xml:space="preserve">דר"מ</w:t>
      </w:r>
      <w:r w:rsidRPr="006F178A">
        <w:rPr>
          <w:rtl/>
        </w:rPr>
        <w:t xml:space="preserve"> וגם חומרא דיין </w:t>
      </w:r>
      <w:r w:rsidRPr="006F178A">
        <w:rPr>
          <w:rStyle w:val="2fb"/>
          <w:rtl/>
        </w:rPr>
        <w:t xml:space="preserve">דראב"ת</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25" w:author="קלוד" w:date="2026-10-11T12:24:08Z"/>
        </w:rPr>
      </w:pPr>
      <w:ins w:id="90226" w:author="קלוד" w:date="2026-10-11T12:24:08Z">
        <w:r>
          <w:rPr>
            <w:color w:val="7B3F00"/>
          </w:rPr>
          <w:t xml:space="preserve">עירוב חצירות ושיתוף מבוי - ר"מ וחכמים</w:t>
        </w:r>
      </w:ins>
    </w:p>
    <w:p w:rsidR="005851B8" w:rsidRPr="006F178A" w:rsidRDefault="005851B8" w:rsidP="005851B8">
      <w:pPr>
        <w:rPr>
          <w:rtl/>
        </w:rPr>
      </w:pPr>
      <w:ins w:id="92858" w:author="מנוע מכני" w:date="2026-10-11T12:04:40Z">
        <w:r>
          <w:rPr>
            <w:rFonts w:ascii="Fb Fontext" w:hAnsi="Fb Fontext"/>
            <w:rtl/>
          </w:rPr>
          <w:t xml:space="preserve">מה</w:t>
        </w:r>
      </w:ins>
      <w:del w:id="92859" w:author="מנוע מכני" w:date="2026-10-11T12:04:40Z">
        <w:r w:rsidRPr="006F178A">
          <w:rPr>
            <w:rFonts w:ascii="Fb Fontext" w:hAnsi="Fb Fontext"/>
            <w:rtl/>
          </w:rPr>
          <w:lastRenderedPageBreak/>
          <w:delText xml:space="preserve">מאי</w:delText>
        </w:r>
      </w:del>
      <w:r w:rsidRPr="006F178A">
        <w:rPr>
          <w:rFonts w:ascii="Fb Fontext" w:hAnsi="Fb Fontext"/>
          <w:rtl/>
        </w:rPr>
        <w:lastRenderedPageBreak/>
        <w:t xml:space="preserve"> </w:t>
      </w:r>
      <w:r w:rsidRPr="006F178A">
        <w:rPr>
          <w:rStyle w:val="2fb"/>
          <w:rFonts w:ascii="Fb Fontext" w:hAnsi="Fb Fontext"/>
          <w:rtl/>
        </w:rPr>
        <w:lastRenderedPageBreak/>
        <w:t xml:space="preserve">ר"מ</w:t>
      </w:r>
      <w:r w:rsidRPr="006F178A">
        <w:rPr>
          <w:rFonts w:ascii="Fb Fontext" w:hAnsi="Fb Fontext"/>
          <w:rtl/>
        </w:rPr>
        <w:lastRenderedPageBreak/>
        <w:t xml:space="preserve"> </w:t>
      </w:r>
      <w:ins w:id="92860" w:author="מנוע מכני" w:date="2026-10-11T12:04:40Z">
        <w:r>
          <w:rPr>
            <w:rFonts w:ascii="Fb Fontext" w:hAnsi="Fb Fontext"/>
            <w:rtl/>
          </w:rPr>
          <w:t xml:space="preserve">ומה</w:t>
        </w:r>
      </w:ins>
      <w:del w:id="92861" w:author="מנוע מכני" w:date="2026-10-11T12:04:40Z">
        <w:r w:rsidRPr="006F178A">
          <w:rPr>
            <w:rFonts w:ascii="Fb Fontext" w:hAnsi="Fb Fontext"/>
            <w:rtl/>
          </w:rPr>
          <w:lastRenderedPageBreak/>
          <w:delText xml:space="preserve">ומאי</w:delText>
        </w:r>
      </w:del>
      <w:r w:rsidRPr="006F178A">
        <w:rPr>
          <w:rFonts w:ascii="Fb Fontext" w:hAnsi="Fb Fontext"/>
          <w:rtl/>
        </w:rPr>
        <w:lastRenderedPageBreak/>
        <w:t xml:space="preserve"> רבנן.</w:t>
      </w:r>
    </w:p>
    <w:p w:rsidR="005851B8" w:rsidRPr="006F178A" w:rsidRDefault="005851B8" w:rsidP="005851B8">
      <w:pPr>
        <w:rPr>
          <w:rtl/>
        </w:rPr>
      </w:pPr>
      <w:r w:rsidRPr="006F178A">
        <w:rPr>
          <w:rtl/>
        </w:rPr>
        <w:t xml:space="preserve">דתניא</w:t>
      </w:r>
      <w:r w:rsidRPr="006F178A">
        <w:rPr>
          <w:rtl/>
        </w:rPr>
        <w:t xml:space="preserve">. מערבין בחצירות בפת, אבל </w:t>
      </w:r>
      <w:r w:rsidRPr="006F178A">
        <w:rPr>
          <w:rtl/>
        </w:rPr>
        <w:t xml:space="preserve">לא</w:t>
      </w:r>
      <w:r w:rsidRPr="006F178A">
        <w:rPr>
          <w:rtl/>
        </w:rPr>
        <w:t xml:space="preserve"> ביין [דאי"ז נחשב דירתו] | משתתפין במבוי ביין [שא"צ שיחשב דירתו] וכ"ש בפת.</w:t>
      </w:r>
    </w:p>
    <w:p>
      <w:pPr>
        <w:pStyle w:val="38"/>
        <w:rPr>
          <w:ins w:id="96197" w:author="מנוע מכני" w:date="2026-10-11T12:04:40Z"/>
        </w:rPr>
      </w:pPr>
      <w:r w:rsidRPr="006F178A">
        <w:t xml:space="preserve">לר"מ:</w:t>
      </w:r>
    </w:p>
    <w:p w:rsidR="005851B8" w:rsidRPr="006F178A" w:rsidRDefault="005851B8" w:rsidP="005851B8">
      <w:pPr>
        <w:rPr>
          <w:rtl/>
        </w:rPr>
      </w:pPr>
      <w:del w:id="96198" w:author="מנוע מכני" w:date="2026-10-11T12:04:40Z">
        <w:r w:rsidRPr="006F178A">
          <w:rPr>
            <w:rtl/>
          </w:rPr>
          <w:delText xml:space="preserve"> </w:delText>
        </w:r>
      </w:del>
      <w:r w:rsidRPr="006F178A">
        <w:rPr>
          <w:rtl/>
        </w:rPr>
        <w:t xml:space="preserve">מערבין בחצירות </w:t>
      </w:r>
      <w:r w:rsidRPr="006F178A">
        <w:rPr>
          <w:rStyle w:val="afffe"/>
          <w:rFonts w:ascii="Fb Fontext" w:hAnsi="Fb Fontext"/>
          <w:rtl/>
        </w:rPr>
        <w:t>ו</w:t>
      </w:r>
      <w:r w:rsidRPr="006F178A">
        <w:rPr>
          <w:rtl/>
        </w:rPr>
        <w:t xml:space="preserve">משתתפין במבוי, שלא לשכח תורת עירוב מן התינוקות שיאמרו אבותינו </w:t>
      </w:r>
      <w:r w:rsidRPr="006F178A">
        <w:rPr>
          <w:rtl/>
        </w:rPr>
        <w:t xml:space="preserve">לא</w:t>
      </w:r>
      <w:r w:rsidRPr="006F178A">
        <w:rPr>
          <w:rtl/>
        </w:rPr>
        <w:t xml:space="preserve"> עירבו.</w:t>
      </w:r>
    </w:p>
    <w:p>
      <w:pPr>
        <w:pStyle w:val="38"/>
        <w:rPr>
          <w:ins w:id="96199" w:author="מנוע מכני" w:date="2026-10-11T12:04:40Z"/>
        </w:rPr>
      </w:pPr>
      <w:r w:rsidRPr="006F178A">
        <w:t xml:space="preserve">וחכ"א:</w:t>
      </w:r>
    </w:p>
    <w:p w:rsidR="005851B8" w:rsidRPr="006F178A" w:rsidRDefault="005851B8" w:rsidP="005851B8">
      <w:pPr>
        <w:rPr>
          <w:rtl/>
        </w:rPr>
      </w:pPr>
      <w:del w:id="96200" w:author="מנוע מכני" w:date="2026-10-11T12:04:40Z">
        <w:r w:rsidRPr="006F178A">
          <w:rPr>
            <w:rtl/>
          </w:rPr>
          <w:delText xml:space="preserve"> </w:delText>
        </w:r>
      </w:del>
      <w:r w:rsidRPr="006F178A">
        <w:rPr>
          <w:rtl/>
        </w:rPr>
        <w:t xml:space="preserve">או מערבין או משתתפין.</w:t>
      </w:r>
    </w:p>
    <w:p w:rsidR="005851B8" w:rsidRPr="006F178A" w:rsidRDefault="005851B8" w:rsidP="005851B8">
      <w:pPr>
        <w:rPr>
          <w:rtl/>
        </w:rPr>
      </w:pPr>
      <w:ins w:id="91434" w:author="מנוע מכני" w:date="2026-10-11T12:04:40Z">
        <w:r>
          <w:rPr>
            <w:b/>
            <w:bCs/>
            <w:rtl/>
          </w:rPr>
          <w:t xml:space="preserve">חלקו</w:t>
        </w:r>
      </w:ins>
      <w:del w:id="91435" w:author="מנוע מכני" w:date="2026-10-11T12:04:40Z">
        <w:r w:rsidRPr="007759E1">
          <w:rPr>
            <w:b/>
            <w:bCs/>
            <w:rtl/>
          </w:rPr>
          <w:delText xml:space="preserve">פליגי</w:delText>
        </w:r>
      </w:del>
      <w:r w:rsidRPr="007759E1">
        <w:rPr>
          <w:b/>
          <w:bCs/>
          <w:rtl/>
        </w:rPr>
        <w:t xml:space="preserve"> בה</w:t>
      </w:r>
      <w:r w:rsidRPr="006F178A">
        <w:rPr>
          <w:rtl/>
        </w:rPr>
        <w:t xml:space="preserve"> </w:t>
      </w:r>
      <w:r w:rsidRPr="006F178A">
        <w:rPr>
          <w:rStyle w:val="2fb"/>
          <w:rtl/>
        </w:rPr>
        <w:t xml:space="preserve">רבי</w:t>
      </w:r>
      <w:r w:rsidRPr="006F178A">
        <w:rPr>
          <w:rtl/>
        </w:rPr>
        <w:t xml:space="preserve"> נחומי </w:t>
      </w:r>
      <w:r w:rsidRPr="006F178A">
        <w:rPr>
          <w:rStyle w:val="2fb"/>
          <w:rtl/>
        </w:rPr>
        <w:t xml:space="preserve">ורבה</w:t>
      </w:r>
      <w:r w:rsidRPr="006F178A">
        <w:rPr>
          <w:rtl/>
        </w:rPr>
        <w:t xml:space="preserve">. חד </w:t>
      </w:r>
      <w:r w:rsidRPr="006F178A">
        <w:rPr>
          <w:rtl/>
        </w:rPr>
        <w:t xml:space="preserve">אמר</w:t>
      </w:r>
      <w:r w:rsidRPr="006F178A">
        <w:rPr>
          <w:rtl/>
        </w:rPr>
        <w:t xml:space="preserve">: בפת, דכו"ע </w:t>
      </w:r>
      <w:r w:rsidRPr="006F178A">
        <w:rPr>
          <w:rtl/>
        </w:rPr>
        <w:t xml:space="preserve">לא</w:t>
      </w:r>
      <w:r w:rsidRPr="006F178A">
        <w:rPr>
          <w:rtl/>
        </w:rPr>
        <w:t xml:space="preserve"> </w:t>
      </w:r>
      <w:ins w:id="91436" w:author="מנוע מכני" w:date="2026-10-11T12:04:40Z">
        <w:r>
          <w:rPr>
            <w:rtl/>
          </w:rPr>
          <w:t xml:space="preserve">חלקו</w:t>
        </w:r>
      </w:ins>
      <w:del w:id="91437" w:author="מנוע מכני" w:date="2026-10-11T12:04:40Z">
        <w:r w:rsidRPr="006F178A">
          <w:rPr>
            <w:rtl/>
          </w:rPr>
          <w:delText xml:space="preserve">פליגי</w:delText>
        </w:r>
      </w:del>
      <w:r w:rsidRPr="006F178A">
        <w:rPr>
          <w:rtl/>
        </w:rPr>
        <w:t xml:space="preserve"> </w:t>
      </w:r>
      <w:ins w:id="94414" w:author="מנוע מכני" w:date="2026-10-11T12:04:40Z">
        <w:r>
          <w:rPr>
            <w:rtl/>
          </w:rPr>
          <w:t xml:space="preserve">דבאחת</w:t>
        </w:r>
      </w:ins>
      <w:del w:id="94415" w:author="מנוע מכני" w:date="2026-10-11T12:04:40Z">
        <w:r w:rsidRPr="006F178A">
          <w:rPr>
            <w:rtl/>
          </w:rPr>
          <w:delText xml:space="preserve">דבחדא</w:delText>
        </w:r>
      </w:del>
      <w:r w:rsidRPr="006F178A">
        <w:rPr>
          <w:rtl/>
        </w:rPr>
        <w:t xml:space="preserve"> סגי.| </w:t>
      </w:r>
      <w:r w:rsidRPr="007759E1">
        <w:rPr>
          <w:b/>
          <w:bCs/>
          <w:rtl/>
        </w:rPr>
        <w:t xml:space="preserve">כי </w:t>
      </w:r>
      <w:ins w:id="91438" w:author="מנוע מכני" w:date="2026-10-11T12:04:40Z">
        <w:r>
          <w:rPr>
            <w:b/>
            <w:bCs/>
            <w:rtl/>
          </w:rPr>
          <w:t xml:space="preserve">חלקו</w:t>
        </w:r>
      </w:ins>
      <w:del w:id="91439" w:author="מנוע מכני" w:date="2026-10-11T12:04:40Z">
        <w:r w:rsidRPr="007759E1">
          <w:rPr>
            <w:b/>
            <w:bCs/>
            <w:rtl/>
          </w:rPr>
          <w:delText xml:space="preserve">פליגי</w:delText>
        </w:r>
      </w:del>
      <w:r w:rsidRPr="006F178A">
        <w:rPr>
          <w:rtl/>
        </w:rPr>
        <w:t xml:space="preserve"> - ביין.</w:t>
      </w:r>
    </w:p>
    <w:p w:rsidR="005851B8" w:rsidRPr="006F178A" w:rsidRDefault="005851B8" w:rsidP="005851B8">
      <w:pPr>
        <w:rPr>
          <w:rtl/>
        </w:rPr>
      </w:pPr>
      <w:r w:rsidRPr="006F178A">
        <w:rPr>
          <w:rtl/>
        </w:rPr>
        <w:t xml:space="preserve">וחד </w:t>
      </w:r>
      <w:r w:rsidRPr="006F178A">
        <w:rPr>
          <w:rtl/>
        </w:rPr>
        <w:t xml:space="preserve">אמר</w:t>
      </w:r>
      <w:r w:rsidRPr="006F178A">
        <w:rPr>
          <w:rtl/>
        </w:rPr>
        <w:t xml:space="preserve">: ביין </w:t>
      </w:r>
      <w:r>
        <w:rPr>
          <w:rFonts w:hint="cs"/>
          <w:rtl/>
        </w:rPr>
        <w:t>ל</w:t>
      </w:r>
      <w:r w:rsidRPr="007759E1">
        <w:rPr>
          <w:rFonts w:hint="cs"/>
          <w:b/>
          <w:bCs/>
          <w:rtl/>
        </w:rPr>
        <w:t xml:space="preserve">כ</w:t>
      </w:r>
      <w:ins w:id="90055" w:author="מנוע מכני" w:date="2026-10-11T12:04:40Z">
        <w:r>
          <w:rPr>
            <w:rFonts w:hint="cs"/>
            <w:b/>
            <w:bCs/>
            <w:rtl/>
          </w:rPr>
          <w:t xml:space="preserve">ו"ע</w:t>
        </w:r>
      </w:ins>
      <w:del w:id="90056" w:author="מנוע מכני" w:date="2026-10-11T12:04:40Z">
        <w:r w:rsidRPr="007759E1">
          <w:rPr>
            <w:rFonts w:hint="cs"/>
            <w:b/>
            <w:bCs/>
            <w:rtl/>
          </w:rPr>
          <w:delText xml:space="preserve">ו''ע</w:delText>
        </w:r>
      </w:del>
      <w:r w:rsidRPr="006F178A">
        <w:rPr>
          <w:rtl/>
        </w:rPr>
        <w:t xml:space="preserve"> </w:t>
      </w:r>
      <w:r w:rsidRPr="006F178A">
        <w:rPr>
          <w:rtl/>
        </w:rPr>
        <w:t xml:space="preserve">לא</w:t>
      </w:r>
      <w:r w:rsidRPr="006F178A">
        <w:rPr>
          <w:rtl/>
        </w:rPr>
        <w:t xml:space="preserve"> </w:t>
      </w:r>
      <w:ins w:id="91440" w:author="מנוע מכני" w:date="2026-10-11T12:04:40Z">
        <w:r>
          <w:rPr>
            <w:rtl/>
          </w:rPr>
          <w:t xml:space="preserve">חלקו</w:t>
        </w:r>
      </w:ins>
      <w:del w:id="91441" w:author="מנוע מכני" w:date="2026-10-11T12:04:40Z">
        <w:r w:rsidRPr="006F178A">
          <w:rPr>
            <w:rtl/>
          </w:rPr>
          <w:delText xml:space="preserve">פליגי</w:delText>
        </w:r>
      </w:del>
      <w:r w:rsidRPr="006F178A">
        <w:rPr>
          <w:rtl/>
        </w:rPr>
        <w:t xml:space="preserve"> </w:t>
      </w:r>
      <w:ins w:id="91444" w:author="מנוע מכני" w:date="2026-10-11T12:04:40Z">
        <w:r>
          <w:rPr>
            <w:rtl/>
          </w:rPr>
          <w:t xml:space="preserve">דצריך</w:t>
        </w:r>
      </w:ins>
      <w:del w:id="91445" w:author="מנוע מכני" w:date="2026-10-11T12:04:40Z">
        <w:r w:rsidRPr="006F178A">
          <w:rPr>
            <w:rtl/>
          </w:rPr>
          <w:delText xml:space="preserve">דבעינן</w:delText>
        </w:r>
      </w:del>
      <w:r w:rsidRPr="006F178A">
        <w:rPr>
          <w:rtl/>
        </w:rPr>
        <w:t xml:space="preserve"> תרתי, </w:t>
      </w:r>
      <w:r w:rsidRPr="007759E1">
        <w:rPr>
          <w:b/>
          <w:bCs/>
          <w:rtl/>
        </w:rPr>
        <w:t xml:space="preserve">כי </w:t>
      </w:r>
      <w:ins w:id="91442" w:author="מנוע מכני" w:date="2026-10-11T12:04:40Z">
        <w:r>
          <w:rPr>
            <w:b/>
            <w:bCs/>
            <w:rtl/>
          </w:rPr>
          <w:t xml:space="preserve">חלקו</w:t>
        </w:r>
      </w:ins>
      <w:del w:id="91443" w:author="מנוע מכני" w:date="2026-10-11T12:04:40Z">
        <w:r w:rsidRPr="007759E1">
          <w:rPr>
            <w:b/>
            <w:bCs/>
            <w:rtl/>
          </w:rPr>
          <w:delText xml:space="preserve">פליגי</w:delText>
        </w:r>
      </w:del>
      <w:r w:rsidRPr="007759E1">
        <w:rPr>
          <w:b/>
          <w:bCs/>
          <w:rtl/>
        </w:rPr>
        <w:t xml:space="preserve"> </w:t>
      </w:r>
      <w:r w:rsidRPr="006F178A">
        <w:rPr>
          <w:rtl/>
        </w:rPr>
        <w:t>- בפת.</w:t>
      </w:r>
    </w:p>
    <w:p>
      <w:pPr>
        <w:pStyle w:val="38"/>
        <w:rPr>
          <w:ins w:id="96201" w:author="מנוע מכני" w:date="2026-10-11T12:04:40Z"/>
        </w:rPr>
      </w:pPr>
      <w:r w:rsidRPr="006061D7">
        <w:t xml:space="preserve">והך</w:t>
      </w:r>
    </w:p>
    <w:p w:rsidR="005851B8" w:rsidRPr="006061D7" w:rsidRDefault="005851B8" w:rsidP="005851B8">
      <w:pPr>
        <w:rPr>
          <w:rtl/>
        </w:rPr>
      </w:pPr>
      <w:del w:id="96202" w:author="מנוע מכני" w:date="2026-10-11T12:04:40Z">
        <w:r w:rsidRPr="006061D7">
          <w:rPr>
            <w:rtl/>
          </w:rPr>
          <w:delText xml:space="preserve"> </w:delText>
        </w:r>
      </w:del>
      <w:r w:rsidRPr="006061D7">
        <w:rPr>
          <w:rtl/>
        </w:rPr>
        <w:t xml:space="preserve">דחכ"א או מערבין או משתתפין. היינו או מערבין בחצר בפת, ומותרין כאן וכאן. או משתתפין במבוי בפת ומותרין כאן וכאן.</w:t>
      </w:r>
    </w:p>
    <w:p>
      <w:pPr>
        <w:pStyle w:val="38"/>
        <w:rPr>
          <w:ins w:id="96204" w:author="מנוע מכני" w:date="2026-10-11T12:04:40Z"/>
        </w:rPr>
      </w:pPr>
      <w:del w:id="96203" w:author="מנוע מכני" w:date="2026-10-11T12:04:40Z">
        <w:r w:rsidRPr="006F178A">
          <w:delText xml:space="preserve">•</w:delText>
        </w:r>
      </w:del>
      <w:r w:rsidRPr="006F178A">
        <w:t xml:space="preserve"> אריא"ר:</w:t>
      </w:r>
    </w:p>
    <w:p w:rsidR="005851B8" w:rsidRPr="006F178A" w:rsidRDefault="005851B8" w:rsidP="005851B8">
      <w:pPr>
        <w:rPr>
          <w:rtl/>
        </w:rPr>
      </w:pPr>
      <w:del w:id="96205" w:author="מנוע מכני" w:date="2026-10-11T12:04:40Z">
        <w:r w:rsidRPr="006F178A">
          <w:rPr>
            <w:rFonts w:ascii="Fb Fontext" w:hAnsi="Fb Fontext"/>
            <w:rtl/>
          </w:rPr>
          <w:delText xml:space="preserve"> </w:delText>
        </w:r>
      </w:del>
      <w:r w:rsidRPr="006F178A">
        <w:rPr>
          <w:rFonts w:ascii="Fb Fontext" w:hAnsi="Fb Fontext"/>
          <w:rtl/>
        </w:rPr>
        <w:t xml:space="preserve">הלכה </w:t>
      </w:r>
      <w:r w:rsidRPr="006F178A">
        <w:rPr>
          <w:rStyle w:val="2fb"/>
          <w:rFonts w:ascii="Fb Fontext" w:hAnsi="Fb Fontext"/>
          <w:rtl/>
        </w:rPr>
        <w:t xml:space="preserve">כר"מ</w:t>
      </w:r>
      <w:r w:rsidRPr="006F178A">
        <w:rPr>
          <w:rFonts w:ascii="Fb Fontext" w:hAnsi="Fb Fontext"/>
          <w:rtl/>
        </w:rPr>
        <w:t xml:space="preserve">. </w:t>
      </w:r>
      <w:r w:rsidRPr="006F178A">
        <w:rPr>
          <w:rStyle w:val="2fb"/>
          <w:rFonts w:ascii="Fb Fontext" w:hAnsi="Fb Fontext"/>
          <w:rtl/>
        </w:rPr>
        <w:t xml:space="preserve">ור"ה</w:t>
      </w:r>
      <w:r w:rsidRPr="006F178A">
        <w:rPr>
          <w:rFonts w:ascii="Fb Fontext" w:hAnsi="Fb Fontext"/>
          <w:rtl/>
        </w:rPr>
        <w:t xml:space="preserve">: מנהג </w:t>
      </w:r>
      <w:r w:rsidRPr="006F178A">
        <w:rPr>
          <w:rStyle w:val="2fb"/>
          <w:rFonts w:ascii="Fb Fontext" w:hAnsi="Fb Fontext"/>
          <w:rtl/>
        </w:rPr>
        <w:t xml:space="preserve">כר"מ</w:t>
      </w:r>
      <w:r w:rsidRPr="006F178A">
        <w:rPr>
          <w:rFonts w:ascii="Fb Fontext" w:hAnsi="Fb Fontext"/>
          <w:rtl/>
        </w:rPr>
        <w:t xml:space="preserve">. </w:t>
      </w:r>
      <w:r w:rsidRPr="006F178A">
        <w:rPr>
          <w:rStyle w:val="2fb"/>
          <w:rFonts w:ascii="Fb Fontext" w:hAnsi="Fb Fontext"/>
          <w:rtl/>
        </w:rPr>
        <w:t xml:space="preserve">ורי"ו</w:t>
      </w:r>
      <w:r w:rsidRPr="006F178A">
        <w:rPr>
          <w:rFonts w:ascii="Fb Fontext" w:hAnsi="Fb Fontext"/>
          <w:rtl/>
        </w:rPr>
        <w:t xml:space="preserve">: נהגו העם </w:t>
      </w:r>
      <w:r w:rsidRPr="006F178A">
        <w:rPr>
          <w:rStyle w:val="2fb"/>
          <w:rFonts w:ascii="Fb Fontext" w:hAnsi="Fb Fontext"/>
          <w:rtl/>
        </w:rPr>
        <w:t xml:space="preserve">כר"מ</w:t>
      </w:r>
      <w:r w:rsidRPr="006F178A">
        <w:rPr>
          <w:rFonts w:ascii="Fb Fontext" w:hAnsi="Fb Fontext"/>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afffe"/>
          <w:rFonts w:ascii="Fb Fontext" w:hAnsi="Fb Fontext"/>
          <w:rtl/>
        </w:rPr>
        <w:t>גדר רשויות נפרדות לנתינת עירוב</w:t>
      </w:r>
      <w:r w:rsidRPr="006F178A">
        <w:rPr>
          <w:rFonts w:ascii="Fb Fontext" w:hAnsi="Fb Fontext"/>
          <w:rtl/>
        </w:rPr>
        <w:t>.</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עב.</w:t>
      </w:r>
    </w:p>
    <w:p>
      <w:pPr>
        <w:pStyle w:val="MishnaBatzad"/>
        <w:rPr>
          <w:ins w:id="20327" w:author="קלוד" w:date="2026-10-11T09:07:28Z"/>
        </w:rPr>
      </w:pPr>
      <w:ins w:id="20326" w:author="קלוד" w:date="2026-10-11T09:07:28Z">
        <w:r>
          <w:t xml:space="preserve">משנה ו</w:t>
        </w:r>
      </w:ins>
    </w:p>
    <w:p w:rsidR="005851B8" w:rsidRPr="00E62A50" w:rsidRDefault="005851B8" w:rsidP="005851B8">
      <w:pPr>
        <w:pStyle w:val="afff9"/>
        <w:rPr>
          <w:del w:id="20159" w:author="קלוד" w:date="2026-10-11T09:07:28Z"/>
          <w:rStyle w:val="afffe"/>
          <w:bCs w:val="0"/>
          <w:sz w:val="20"/>
          <w:rtl/>
        </w:rPr>
      </w:pPr>
      <w:del w:id="20157" w:author="קלוד" w:date="2026-10-11T09:07:28Z">
        <w:r w:rsidRPr="00E62A50">
          <w:rPr>
            <w:rStyle w:val="afffe"/>
            <w:bCs w:val="0"/>
            <w:sz w:val="20"/>
            <w:rtl/>
          </w:rPr>
          <w:delText xml:space="preserve"> </w:delText>
        </w:r>
      </w:del>
      <w:del w:id="20158"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bCs w:val="0"/>
          <w:sz w:val="20"/>
          <w:rtl/>
        </w:rPr>
        <w:pPrChange w:id="90041" w:author="קלוד" w:date="2026-10-11T12:09:42Z">
          <w:pPr>
            <w:pStyle w:val="afff9"/>
          </w:pPr>
        </w:pPrChange>
      </w:pPr>
      <w:r w:rsidRPr="00E62A50">
        <w:rPr>
          <w:rStyle w:val="afffe"/>
          <w:bCs w:val="0"/>
          <w:rtl/>
          <w:rPrChange w:id="40076" w:author="Claude" w:date="2026-10-11T09:07:36Z">
            <w:rPr>
              <w:rStyle w:val="afffe"/>
              <w:bCs w:val="0"/>
              <w:sz w:val="20"/>
              <w:rtl/>
            </w:rPr>
          </w:rPrChange>
        </w:rPr>
        <w:t>חמשה חבורות ששבתו בטרקלין אחד, לב"ש: עירוב לכל חבורה וחבורה, | ולב"ה: עירוב אחד לכולן.</w:t>
      </w:r>
    </w:p>
    <w:p w:rsidR="005851B8" w:rsidRPr="00E62A50" w:rsidRDefault="005851B8" w:rsidP="005851B8">
      <w:pPr>
        <w:pStyle w:val="afff9"/>
        <w:rPr>
          <w:rStyle w:val="afffe"/>
          <w:bCs w:val="0"/>
          <w:sz w:val="20"/>
          <w:rtl/>
        </w:rPr>
      </w:pPr>
      <w:r w:rsidRPr="00E62A50">
        <w:rPr>
          <w:rStyle w:val="afffe"/>
          <w:bCs w:val="0"/>
          <w:rtl/>
          <w:rPrChange w:id="40077" w:author="Claude" w:date="2026-10-11T09:07:36Z">
            <w:rPr>
              <w:rStyle w:val="afffe"/>
              <w:bCs w:val="0"/>
              <w:sz w:val="20"/>
              <w:rtl/>
            </w:rPr>
          </w:rPrChange>
        </w:rPr>
        <w:t>ומודים בזמן שמקצתן שרויין בחדרים או בעליות, שהן צריכין עירוב לכל חבורה וחבורה.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23" w:author="קלוד" w:date="2026-10-11T12:24:08Z"/>
        </w:rPr>
      </w:pPr>
      <w:ins w:id="90224" w:author="קלוד" w:date="2026-10-11T12:24:08Z">
        <w:r>
          <w:rPr>
            <w:color w:val="7B3F00"/>
          </w:rPr>
          <w:t xml:space="preserve">חבורות בטרקלין - מסיפס או מחיצה עשרה</w:t>
        </w:r>
      </w:ins>
    </w:p>
    <w:p>
      <w:pPr>
        <w:pStyle w:val="38"/>
        <w:rPr>
          <w:ins w:id="96206" w:author="מנוע מכני" w:date="2026-10-11T12:04:40Z"/>
        </w:rPr>
      </w:pPr>
      <w:r w:rsidRPr="006F178A">
        <w:t xml:space="preserve">ר"נ:</w:t>
      </w:r>
    </w:p>
    <w:p w:rsidR="005851B8" w:rsidRPr="006F178A" w:rsidRDefault="005851B8" w:rsidP="005851B8">
      <w:pPr>
        <w:rPr>
          <w:rtl/>
        </w:rPr>
      </w:pPr>
      <w:del w:id="96207" w:author="מנוע מכני" w:date="2026-10-11T12:04:40Z">
        <w:r w:rsidRPr="006F178A">
          <w:rPr>
            <w:rFonts w:ascii="Fb Fontext" w:hAnsi="Fb Fontext"/>
            <w:rtl/>
          </w:rPr>
          <w:delText xml:space="preserve"> </w:delText>
        </w:r>
      </w:del>
      <w:r w:rsidRPr="006F178A">
        <w:rPr>
          <w:rFonts w:ascii="Fb Fontext" w:hAnsi="Fb Fontext"/>
          <w:rtl/>
        </w:rPr>
        <w:t xml:space="preserve">מחלוקת במסיפס, אבל במחיצה עשרה - </w:t>
      </w:r>
      <w:r w:rsidRPr="00935E29">
        <w:rPr>
          <w:rFonts w:ascii="Fb Fontext" w:hAnsi="Fb Fontext"/>
          <w:b/>
          <w:bCs/>
          <w:rtl/>
        </w:rPr>
        <w:t>דברי הכל</w:t>
      </w:r>
      <w:r w:rsidRPr="006F178A">
        <w:rPr>
          <w:rFonts w:ascii="Fb Fontext" w:hAnsi="Fb Fontext"/>
          <w:rtl/>
        </w:rPr>
        <w:t xml:space="preserve"> עירוב לכל חבורה וחבורה.</w:t>
      </w:r>
    </w:p>
    <w:p>
      <w:pPr>
        <w:pStyle w:val="38"/>
        <w:rPr>
          <w:ins w:id="96208" w:author="מנוע מכני" w:date="2026-10-11T12:04:40Z"/>
        </w:rPr>
      </w:pPr>
      <w:r w:rsidRPr="004C00C0">
        <w:t xml:space="preserve">א"ד:</w:t>
      </w:r>
    </w:p>
    <w:p w:rsidR="005851B8" w:rsidRPr="006F178A" w:rsidRDefault="005851B8" w:rsidP="005851B8">
      <w:pPr>
        <w:rPr>
          <w:rtl/>
        </w:rPr>
      </w:pPr>
      <w:del w:id="96209" w:author="מנוע מכני" w:date="2026-10-11T12:04:40Z">
        <w:r w:rsidRPr="004C00C0">
          <w:rPr>
            <w:b/>
            <w:bCs/>
            <w:rtl/>
          </w:rPr>
          <w:delText xml:space="preserve"> </w:delText>
        </w:r>
      </w:del>
      <w:r w:rsidRPr="006F178A">
        <w:rPr>
          <w:rStyle w:val="2fb"/>
          <w:rtl/>
        </w:rPr>
        <w:t xml:space="preserve">אר"נ</w:t>
      </w:r>
      <w:r w:rsidRPr="006F178A">
        <w:rPr>
          <w:rtl/>
        </w:rPr>
        <w:t xml:space="preserve">: אף במסיפס מחלוקת.</w:t>
      </w:r>
    </w:p>
    <w:p w:rsidR="005851B8" w:rsidRPr="006F178A" w:rsidRDefault="005851B8" w:rsidP="005851B8">
      <w:pPr>
        <w:rPr>
          <w:rtl/>
        </w:rPr>
      </w:pPr>
      <w:ins w:id="91446" w:author="מנוע מכני" w:date="2026-10-11T12:04:40Z">
        <w:r>
          <w:rPr>
            <w:rtl/>
          </w:rPr>
          <w:t xml:space="preserve">חלקו</w:t>
        </w:r>
      </w:ins>
      <w:del w:id="91447" w:author="מנוע מכני" w:date="2026-10-11T12:04:40Z">
        <w:r w:rsidRPr="006F178A">
          <w:rPr>
            <w:rtl/>
          </w:rPr>
          <w:delText xml:space="preserve">פליגי</w:delText>
        </w:r>
      </w:del>
      <w:r w:rsidRPr="006F178A">
        <w:rPr>
          <w:rtl/>
        </w:rPr>
        <w:t xml:space="preserve"> בה </w:t>
      </w:r>
      <w:r w:rsidRPr="006F178A">
        <w:rPr>
          <w:rStyle w:val="2fb"/>
          <w:rtl/>
        </w:rPr>
        <w:t xml:space="preserve">רבי חייא</w:t>
      </w:r>
      <w:r w:rsidRPr="006F178A">
        <w:rPr>
          <w:rtl/>
        </w:rPr>
        <w:t xml:space="preserve"> </w:t>
      </w:r>
      <w:r w:rsidRPr="006F178A">
        <w:rPr>
          <w:rStyle w:val="2fb"/>
          <w:rtl/>
        </w:rPr>
        <w:t xml:space="preserve">ור"ש</w:t>
      </w:r>
      <w:r w:rsidRPr="006F178A">
        <w:rPr>
          <w:rtl/>
        </w:rPr>
        <w:t xml:space="preserve"> ברבי.</w:t>
      </w:r>
    </w:p>
    <w:p w:rsidR="005851B8" w:rsidRPr="006F178A" w:rsidRDefault="005851B8" w:rsidP="005851B8">
      <w:pPr>
        <w:rPr>
          <w:rtl/>
        </w:rPr>
      </w:pPr>
      <w:r>
        <w:rPr>
          <w:rFonts w:hint="cs"/>
          <w:rtl/>
        </w:rPr>
        <w:t>ל</w:t>
      </w:r>
      <w:r>
        <w:rPr>
          <w:rtl/>
        </w:rPr>
        <w:t>חד</w:t>
      </w:r>
      <w:r w:rsidRPr="006F178A">
        <w:rPr>
          <w:rtl/>
        </w:rPr>
        <w:t xml:space="preserve">: מחלוקת במחיצות המגיעות לתקרה, אבל מחיצות שאין מגיעות לתקרה </w:t>
      </w:r>
      <w:r>
        <w:rPr>
          <w:rtl/>
        </w:rPr>
        <w:t>–</w:t>
      </w:r>
      <w:r w:rsidRPr="006F178A">
        <w:rPr>
          <w:rtl/>
        </w:rPr>
        <w:t xml:space="preserve"> </w:t>
      </w:r>
      <w:r>
        <w:rPr>
          <w:rFonts w:hint="cs"/>
          <w:rtl/>
        </w:rPr>
        <w:t xml:space="preserve">לכ</w:t>
      </w:r>
      <w:ins w:id="90057" w:author="מנוע מכני" w:date="2026-10-11T12:04:40Z">
        <w:r>
          <w:rPr>
            <w:rFonts w:hint="cs"/>
            <w:rtl/>
          </w:rPr>
          <w:t xml:space="preserve">ו"ע</w:t>
        </w:r>
      </w:ins>
      <w:del w:id="90058" w:author="מנוע מכני" w:date="2026-10-11T12:04:40Z">
        <w:r>
          <w:rPr>
            <w:rFonts w:hint="cs"/>
            <w:rtl/>
          </w:rPr>
          <w:delText xml:space="preserve">ו''ע</w:delText>
        </w:r>
      </w:del>
      <w:r w:rsidRPr="006F178A">
        <w:rPr>
          <w:rtl/>
        </w:rPr>
        <w:t xml:space="preserve"> עירוב אחד לכולן.</w:t>
      </w:r>
    </w:p>
    <w:p w:rsidR="005851B8" w:rsidRPr="006F178A" w:rsidRDefault="005851B8" w:rsidP="005851B8">
      <w:pPr>
        <w:rPr>
          <w:rtl/>
        </w:rPr>
      </w:pPr>
      <w:r w:rsidRPr="006F178A">
        <w:rPr>
          <w:rtl/>
        </w:rPr>
        <w:t xml:space="preserve">וחד </w:t>
      </w:r>
      <w:r w:rsidRPr="006F178A">
        <w:rPr>
          <w:rtl/>
        </w:rPr>
        <w:t xml:space="preserve">אמר</w:t>
      </w:r>
      <w:r w:rsidRPr="006F178A">
        <w:rPr>
          <w:rtl/>
        </w:rPr>
        <w:t xml:space="preserve">: מחלוקת במחיצות שאין מגיעות לתקרה, אבל מחיצות המגיעות לתקרה ד"ה צריכין עירוב לכל חבורה וחבורה.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210" w:author="מנוע מכני" w:date="2026-10-11T12:04:40Z"/>
        </w:rPr>
      </w:pPr>
      <w:r w:rsidRPr="006F178A">
        <w:t xml:space="preserve">מיתיבי, אר"י הסבר:</w:t>
      </w:r>
    </w:p>
    <w:p w:rsidR="005851B8" w:rsidRPr="006F178A" w:rsidRDefault="005851B8" w:rsidP="005851B8">
      <w:pPr>
        <w:rPr>
          <w:rtl/>
        </w:rPr>
      </w:pPr>
      <w:del w:id="96211" w:author="מנוע מכני" w:date="2026-10-11T12:04:40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נחלקו </w:t>
      </w:r>
      <w:r w:rsidRPr="006F178A">
        <w:rPr>
          <w:rFonts w:ascii="Fb Fontext" w:hAnsi="Fb Fontext"/>
          <w:rtl/>
        </w:rPr>
        <w:t xml:space="preserve">ב"ש</w:t>
      </w:r>
      <w:r w:rsidRPr="006F178A">
        <w:rPr>
          <w:rFonts w:ascii="Fb Fontext" w:hAnsi="Fb Fontext"/>
          <w:rtl/>
        </w:rPr>
        <w:t xml:space="preserve"> </w:t>
      </w:r>
      <w:r w:rsidRPr="006F178A">
        <w:rPr>
          <w:rFonts w:ascii="Fb Fontext" w:hAnsi="Fb Fontext"/>
          <w:rtl/>
        </w:rPr>
        <w:t xml:space="preserve">וב"ה</w:t>
      </w:r>
      <w:r w:rsidRPr="006F178A">
        <w:rPr>
          <w:rFonts w:ascii="Fb Fontext" w:hAnsi="Fb Fontext"/>
          <w:rtl/>
        </w:rPr>
        <w:t xml:space="preserve"> על מחיצות המגיעות לתקרה - שצריכין עירוב לכל חבורה וחבורה.</w:t>
      </w:r>
    </w:p>
    <w:p w:rsidR="005851B8" w:rsidRPr="006F178A" w:rsidRDefault="005851B8" w:rsidP="005851B8">
      <w:pPr>
        <w:rPr>
          <w:rtl/>
        </w:rPr>
      </w:pPr>
      <w:r w:rsidRPr="006F178A">
        <w:rPr>
          <w:rtl/>
        </w:rPr>
        <w:t>נחלקו על מחיצות שאין מגיעות לתקרה. דלב"ש עירוב לכל חבורה ולב"ה עירוב אחד לכולן.</w:t>
      </w:r>
    </w:p>
    <w:p>
      <w:pPr>
        <w:pStyle w:val="38"/>
        <w:rPr>
          <w:ins w:id="96212" w:author="מנוע מכני" w:date="2026-10-11T12:04:40Z"/>
        </w:rPr>
      </w:pPr>
      <w:r w:rsidRPr="006F178A">
        <w:t xml:space="preserve">ויקשה</w:t>
      </w:r>
    </w:p>
    <w:p w:rsidR="005851B8" w:rsidRPr="006F178A" w:rsidRDefault="005851B8" w:rsidP="005851B8">
      <w:pPr>
        <w:rPr>
          <w:rtl/>
        </w:rPr>
      </w:pPr>
      <w:del w:id="96213" w:author="מנוע מכני" w:date="2026-10-11T12:04:40Z">
        <w:r w:rsidRPr="006F178A">
          <w:rPr>
            <w:rtl/>
          </w:rPr>
          <w:delText xml:space="preserve"> </w:delText>
        </w:r>
      </w:del>
      <w:r w:rsidRPr="006F178A">
        <w:rPr>
          <w:rtl/>
        </w:rPr>
        <w:t xml:space="preserve">למ"ד</w:t>
      </w:r>
      <w:r w:rsidRPr="006F178A">
        <w:rPr>
          <w:rtl/>
        </w:rPr>
        <w:t xml:space="preserve"> מחלוקת במגיעות לתקרה [וכן </w:t>
      </w:r>
      <w:r w:rsidRPr="006F178A">
        <w:rPr>
          <w:rStyle w:val="2fb"/>
          <w:rtl/>
        </w:rPr>
        <w:t xml:space="preserve">לר"נ</w:t>
      </w:r>
      <w:r w:rsidRPr="006F178A">
        <w:rPr>
          <w:rtl/>
        </w:rPr>
        <w:t xml:space="preserve">] </w:t>
      </w:r>
      <w:ins w:id="90391" w:author="Claude - סמנטי" w:date="2026-10-11T12:19:31Z">
        <w:r>
          <w:rPr>
            <w:rtl/>
          </w:rPr>
          <w:t xml:space="preserve">וסיוע</w:t>
        </w:r>
      </w:ins>
      <w:del w:id="90392" w:author="Claude - סמנטי" w:date="2026-10-11T12:19:31Z">
        <w:r w:rsidRPr="006F178A">
          <w:rPr>
            <w:rtl/>
          </w:rPr>
          <w:delText xml:space="preserve">וסייעתא</w:delText>
        </w:r>
      </w:del>
      <w:r w:rsidRPr="006F178A">
        <w:rPr>
          <w:rtl/>
        </w:rPr>
        <w:t xml:space="preserve"> לאידך </w:t>
      </w:r>
      <w:r w:rsidRPr="006F178A">
        <w:rPr>
          <w:rtl/>
        </w:rPr>
        <w:t xml:space="preserve">מ"ד</w:t>
      </w:r>
      <w:r w:rsidRPr="006F178A">
        <w:rPr>
          <w:rtl/>
        </w:rPr>
        <w:t xml:space="preserve">.</w:t>
      </w:r>
    </w:p>
    <w:p w:rsidR="005851B8" w:rsidRPr="006F178A" w:rsidRDefault="005851B8" w:rsidP="005851B8">
      <w:pPr>
        <w:rPr>
          <w:rtl/>
        </w:rPr>
      </w:pPr>
      <w:r w:rsidRPr="006F178A">
        <w:rPr>
          <w:rtl/>
        </w:rPr>
        <w:t xml:space="preserve">ולהך לישנא </w:t>
      </w:r>
      <w:r w:rsidRPr="006F178A">
        <w:rPr>
          <w:rStyle w:val="2fb"/>
          <w:rtl/>
        </w:rPr>
        <w:t xml:space="preserve">בר"נ</w:t>
      </w:r>
      <w:r w:rsidRPr="006F178A">
        <w:rPr>
          <w:rtl/>
        </w:rPr>
        <w:t xml:space="preserve"> דמחלוקת במסיפס אימא ה"ה </w:t>
      </w:r>
      <w:ins w:id="91448" w:author="מנוע מכני" w:date="2026-10-11T12:04:40Z">
        <w:r>
          <w:rPr>
            <w:rtl/>
          </w:rPr>
          <w:t xml:space="preserve">דחלקו</w:t>
        </w:r>
      </w:ins>
      <w:del w:id="91449" w:author="מנוע מכני" w:date="2026-10-11T12:04:40Z">
        <w:r w:rsidRPr="006F178A">
          <w:rPr>
            <w:rtl/>
          </w:rPr>
          <w:delText xml:space="preserve">דפליגי</w:delText>
        </w:r>
      </w:del>
      <w:r w:rsidRPr="006F178A">
        <w:rPr>
          <w:rtl/>
        </w:rPr>
        <w:t xml:space="preserve"> במחיצה, </w:t>
      </w:r>
      <w:ins w:id="91450" w:author="מנוע מכני" w:date="2026-10-11T12:04:40Z">
        <w:r>
          <w:rPr>
            <w:b/>
            <w:bCs/>
            <w:rtl/>
          </w:rPr>
          <w:t xml:space="preserve">וחלקו</w:t>
        </w:r>
      </w:ins>
      <w:del w:id="91451" w:author="מנוע מכני" w:date="2026-10-11T12:04:40Z">
        <w:r w:rsidRPr="006F178A">
          <w:rPr>
            <w:b/>
            <w:bCs/>
            <w:rtl/>
          </w:rPr>
          <w:delText xml:space="preserve">ופליגי</w:delText>
        </w:r>
      </w:del>
      <w:r w:rsidRPr="006F178A">
        <w:rPr>
          <w:rtl/>
        </w:rPr>
        <w:t xml:space="preserve"> במחיצה להודיעך כוחן דב"ה דכח דהיתרא עדיף.</w:t>
      </w:r>
    </w:p>
    <w:p>
      <w:pPr>
        <w:pStyle w:val="38"/>
        <w:rPr>
          <w:ins w:id="96214" w:author="מנוע מכני" w:date="2026-10-11T12:04:40Z"/>
        </w:rPr>
      </w:pPr>
      <w:del w:id="97057" w:author="מנוע מכני" w:date="2026-10-11T12:04:40Z">
        <w:r w:rsidRPr="006F178A">
          <w:delText xml:space="preserve">אמר </w:delText>
        </w:r>
      </w:del>
      <w:ins w:id="90426" w:author="מנוע מכני" w:date="2026-10-11T12:04:40Z">
        <w:r>
          <w:t xml:space="preserve">ר"נ</w:t>
        </w:r>
      </w:ins>
      <w:del w:id="90427" w:author="מנוע מכני" w:date="2026-10-11T12:04:40Z">
        <w:r w:rsidRPr="006F178A">
          <w:delText xml:space="preserve">רב נחמן</w:delText>
        </w:r>
      </w:del>
      <w:r w:rsidRPr="006F178A">
        <w:t xml:space="preserve"> </w:t>
      </w:r>
      <w:r w:rsidRPr="006F178A">
        <w:t xml:space="preserve">אמר</w:t>
      </w:r>
      <w:r w:rsidRPr="006F178A">
        <w:t xml:space="preserve"> רב:</w:t>
      </w:r>
    </w:p>
    <w:p w:rsidR="005851B8" w:rsidRPr="006F178A" w:rsidRDefault="005851B8" w:rsidP="005851B8">
      <w:pPr>
        <w:rPr>
          <w:rtl/>
        </w:rPr>
      </w:pPr>
      <w:del w:id="96215" w:author="מנוע מכני" w:date="2026-10-11T12:04:40Z">
        <w:r w:rsidRPr="006F178A">
          <w:rPr>
            <w:rtl/>
          </w:rPr>
          <w:delText xml:space="preserve"> </w:delText>
        </w:r>
      </w:del>
      <w:r w:rsidRPr="006F178A">
        <w:rPr>
          <w:rtl/>
        </w:rPr>
        <w:t xml:space="preserve">הלכה </w:t>
      </w:r>
      <w:r w:rsidRPr="006F178A">
        <w:rPr>
          <w:rStyle w:val="2fb"/>
          <w:rtl/>
        </w:rPr>
        <w:t xml:space="preserve">כר"י</w:t>
      </w:r>
      <w:r w:rsidRPr="006F178A">
        <w:rPr>
          <w:rtl/>
        </w:rPr>
        <w:t xml:space="preserve"> הסבר.</w:t>
      </w:r>
    </w:p>
    <w:p w:rsidR="005851B8" w:rsidRPr="006F178A" w:rsidRDefault="005851B8" w:rsidP="005851B8">
      <w:pPr>
        <w:rPr>
          <w:rtl/>
        </w:rPr>
      </w:pPr>
      <w:r w:rsidRPr="006F178A">
        <w:rPr>
          <w:rStyle w:val="2fb"/>
          <w:rtl/>
        </w:rPr>
        <w:t xml:space="preserve">רנב"י</w:t>
      </w:r>
      <w:r w:rsidRPr="006F178A">
        <w:rPr>
          <w:rtl/>
        </w:rPr>
        <w:t xml:space="preserve"> דייק ממתני' דחדרים ועליות צריכין עירוב לכל חבורה </w:t>
      </w:r>
      <w:ins w:id="93720" w:author="מנוע מכני" w:date="2026-10-11T12:04:40Z">
        <w:r>
          <w:rPr>
            <w:rtl/>
          </w:rPr>
          <w:t xml:space="preserve">ואם </w:t>
        </w:r>
      </w:ins>
      <w:del w:id="93721" w:author="מנוע מכני" w:date="2026-10-11T12:04:40Z">
        <w:r w:rsidRPr="006F178A">
          <w:rPr>
            <w:rtl/>
          </w:rPr>
          <w:delText xml:space="preserve">ואי </w:delText>
        </w:r>
      </w:del>
      <w:r w:rsidRPr="006F178A">
        <w:rPr>
          <w:rtl/>
        </w:rPr>
        <w:t xml:space="preserve">מיירי כפשוטו פשיטא אלא מיירי בגוונא דמגיעין לתקרה.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21" w:author="קלוד" w:date="2026-10-11T12:24:08Z"/>
        </w:rPr>
      </w:pPr>
      <w:ins w:id="90222" w:author="קלוד" w:date="2026-10-11T12:24:08Z">
        <w:r>
          <w:rPr>
            <w:color w:val="7B3F00"/>
          </w:rPr>
          <w:t xml:space="preserve">עירוב אחד לחבורות - כשמוליכין עירובן למקום אחר</w:t>
        </w:r>
      </w:ins>
    </w:p>
    <w:p>
      <w:pPr>
        <w:pStyle w:val="38"/>
        <w:rPr>
          <w:ins w:id="96216" w:author="מנוע מכני" w:date="2026-10-11T12:04:40Z"/>
        </w:rPr>
      </w:pPr>
      <w:r w:rsidRPr="006F178A">
        <w:t xml:space="preserve">תנא:</w:t>
      </w:r>
    </w:p>
    <w:p w:rsidR="005851B8" w:rsidRPr="006F178A" w:rsidRDefault="005851B8" w:rsidP="005851B8">
      <w:pPr>
        <w:rPr>
          <w:rtl/>
        </w:rPr>
      </w:pPr>
      <w:del w:id="96217" w:author="מנוע מכני" w:date="2026-10-11T12:04:40Z">
        <w:r w:rsidRPr="006F178A">
          <w:rPr>
            <w:rFonts w:ascii="Fb Fontext" w:hAnsi="Fb Fontext"/>
            <w:rtl/>
          </w:rPr>
          <w:delText xml:space="preserve"> </w:delText>
        </w:r>
      </w:del>
      <w:r w:rsidRPr="006F178A">
        <w:rPr>
          <w:rFonts w:ascii="Fb Fontext" w:hAnsi="Fb Fontext"/>
          <w:rtl/>
        </w:rPr>
        <w:t xml:space="preserve">בד"א</w:t>
      </w:r>
      <w:r w:rsidRPr="006F178A">
        <w:rPr>
          <w:rFonts w:ascii="Fb Fontext" w:hAnsi="Fb Fontext"/>
          <w:rtl/>
        </w:rPr>
        <w:t xml:space="preserve">- כשמוליכין את עירובן למקום אחר, אבל אם היה עירובן בא אצלן - </w:t>
      </w:r>
      <w:r w:rsidRPr="0086545C">
        <w:rPr>
          <w:rFonts w:ascii="Fb Fontext" w:hAnsi="Fb Fontext"/>
          <w:b/>
          <w:bCs/>
          <w:rtl/>
        </w:rPr>
        <w:t>דברי הכל</w:t>
      </w:r>
      <w:r w:rsidRPr="006F178A">
        <w:rPr>
          <w:rFonts w:ascii="Fb Fontext" w:hAnsi="Fb Fontext"/>
          <w:rtl/>
        </w:rPr>
        <w:t xml:space="preserve"> עירוב אחד לכולן.</w:t>
      </w:r>
    </w:p>
    <w:p>
      <w:pPr>
        <w:pStyle w:val="38"/>
        <w:rPr>
          <w:ins w:id="96218" w:author="מנוע מכני" w:date="2026-10-11T12:04:40Z"/>
        </w:rPr>
      </w:pPr>
      <w:r w:rsidRPr="006F178A">
        <w:t xml:space="preserve">והך </w:t>
      </w:r>
      <w:r w:rsidRPr="006F178A">
        <w:t xml:space="preserve">דתניא</w:t>
      </w:r>
      <w:r w:rsidRPr="006F178A">
        <w:t xml:space="preserve">:</w:t>
      </w:r>
    </w:p>
    <w:p w:rsidR="005851B8" w:rsidRPr="006F178A" w:rsidRDefault="005851B8" w:rsidP="005851B8">
      <w:pPr>
        <w:rPr>
          <w:rtl/>
        </w:rPr>
      </w:pPr>
      <w:del w:id="96219" w:author="מנוע מכני" w:date="2026-10-11T12:04:40Z">
        <w:r w:rsidRPr="006F178A">
          <w:rPr>
            <w:rtl/>
          </w:rPr>
          <w:delText xml:space="preserve"> </w:delText>
        </w:r>
      </w:del>
      <w:r w:rsidRPr="006F178A">
        <w:rPr>
          <w:rtl/>
        </w:rPr>
        <w:t xml:space="preserve">חמשה שגבו את עירובן, כשמוליכין את עירובן למקום אחר עירוב אחד לכולן. היינו – כב</w:t>
      </w:r>
      <w:r w:rsidRPr="006F178A">
        <w:rPr>
          <w:rFonts w:hint="cs"/>
          <w:rtl/>
        </w:rPr>
        <w:t>"ה</w:t>
      </w:r>
      <w:r w:rsidRPr="006F178A">
        <w:rPr>
          <w:rtl/>
        </w:rPr>
        <w:t>.</w:t>
      </w:r>
    </w:p>
    <w:p w:rsidR="005851B8" w:rsidRPr="006F178A" w:rsidRDefault="005851B8" w:rsidP="005851B8">
      <w:pPr>
        <w:rPr>
          <w:rtl/>
        </w:rPr>
      </w:pPr>
      <w:ins w:id="91454" w:author="מנוע מכני" w:date="2026-10-11T12:04:40Z">
        <w:r>
          <w:rPr>
            <w:rtl/>
          </w:rPr>
          <w:t xml:space="preserve">ויש</w:t>
        </w:r>
      </w:ins>
      <w:del w:id="91455" w:author="מנוע מכני" w:date="2026-10-11T12:04:40Z">
        <w:r w:rsidRPr="006F178A">
          <w:rPr>
            <w:rtl/>
          </w:rPr>
          <w:delText xml:space="preserve">ואיכא</w:delText>
        </w:r>
      </w:del>
      <w:r w:rsidRPr="006F178A">
        <w:rPr>
          <w:rtl/>
        </w:rPr>
        <w:t xml:space="preserve"> </w:t>
      </w:r>
      <w:ins w:id="91452" w:author="מנוע מכני" w:date="2026-10-11T12:04:40Z">
        <w:r>
          <w:rPr>
            <w:rtl/>
          </w:rPr>
          <w:t xml:space="preserve">דאמרו</w:t>
        </w:r>
      </w:ins>
      <w:del w:id="91453" w:author="מנוע מכני" w:date="2026-10-11T12:04:40Z">
        <w:r w:rsidRPr="006F178A">
          <w:rPr>
            <w:rtl/>
          </w:rPr>
          <w:delText xml:space="preserve">דאמרי</w:delText>
        </w:r>
      </w:del>
      <w:r w:rsidRPr="006F178A">
        <w:rPr>
          <w:rtl/>
        </w:rPr>
        <w:t xml:space="preserve">: </w:t>
      </w:r>
      <w:r w:rsidRPr="006F178A">
        <w:rPr>
          <w:rtl/>
        </w:rPr>
        <w:t xml:space="preserve">בד"א</w:t>
      </w:r>
      <w:r w:rsidRPr="006F178A">
        <w:rPr>
          <w:rtl/>
        </w:rPr>
        <w:t xml:space="preserve"> כשהיה עירוב בא אצלן, אבל אם היו מוליכין את עירובן למקום אחר - </w:t>
      </w:r>
      <w:r w:rsidRPr="00E6185C">
        <w:rPr>
          <w:b/>
          <w:bCs/>
          <w:rtl/>
        </w:rPr>
        <w:t>לכו"ע</w:t>
      </w:r>
      <w:r w:rsidRPr="006F178A">
        <w:rPr>
          <w:rtl/>
        </w:rPr>
        <w:t xml:space="preserve"> צריכין עירוב לכל חבורה.</w:t>
      </w:r>
    </w:p>
    <w:p>
      <w:pPr>
        <w:pStyle w:val="38"/>
        <w:rPr>
          <w:ins w:id="96220" w:author="מנוע מכני" w:date="2026-10-11T12:04:40Z"/>
        </w:rPr>
      </w:pPr>
      <w:r w:rsidRPr="006F178A">
        <w:lastRenderedPageBreak/>
        <w:t xml:space="preserve">הא </w:t>
      </w:r>
      <w:r w:rsidRPr="006F178A">
        <w:lastRenderedPageBreak/>
        <w:t xml:space="preserve">דתניא</w:t>
      </w:r>
      <w:r w:rsidRPr="006F178A">
        <w:lastRenderedPageBreak/>
        <w:t xml:space="preserve">:</w:t>
      </w:r>
    </w:p>
    <w:p w:rsidR="005851B8" w:rsidRPr="006F178A" w:rsidRDefault="005851B8" w:rsidP="005851B8">
      <w:pPr>
        <w:rPr>
          <w:rtl/>
        </w:rPr>
      </w:pPr>
      <w:del w:id="96221" w:author="מנוע מכני" w:date="2026-10-11T12:04:40Z">
        <w:r w:rsidRPr="006F178A">
          <w:rPr>
            <w:rtl/>
          </w:rPr>
          <w:lastRenderedPageBreak/>
          <w:delText xml:space="preserve"> </w:delText>
        </w:r>
      </w:del>
      <w:r w:rsidRPr="006F178A">
        <w:rPr>
          <w:rtl/>
        </w:rPr>
        <w:lastRenderedPageBreak/>
        <w:t xml:space="preserve">חמשה שגבו את עירובן כשמוליכין את עירובן למקום אחר עירוב אחד לכולן, כמאן - דלא כחד.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29" w:author="קלוד" w:date="2026-10-11T09:07:28Z"/>
        </w:rPr>
      </w:pPr>
      <w:ins w:id="20328" w:author="קלוד" w:date="2026-10-11T09:07:28Z">
        <w:r>
          <w:t xml:space="preserve">משנה ז</w:t>
        </w:r>
      </w:ins>
    </w:p>
    <w:p w:rsidR="005851B8" w:rsidRPr="00E62A50" w:rsidRDefault="005851B8" w:rsidP="005851B8">
      <w:pPr>
        <w:pStyle w:val="afff9"/>
        <w:rPr>
          <w:del w:id="20161" w:author="קלוד" w:date="2026-10-11T09:07:28Z"/>
          <w:rtl/>
        </w:rPr>
      </w:pPr>
      <w:del w:id="20160"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42" w:author="קלוד" w:date="2026-10-11T12:09:42Z">
          <w:pPr>
            <w:pStyle w:val="afff9"/>
          </w:pPr>
        </w:pPrChange>
      </w:pPr>
      <w:r w:rsidRPr="00E62A50">
        <w:rPr>
          <w:rtl/>
        </w:rPr>
        <w:t>האחין שהיו אוכלין על שלחן אביהם וישנים בבתיהם - צריכין עירוב לכאו"א.</w:t>
      </w:r>
    </w:p>
    <w:p w:rsidR="005851B8" w:rsidRPr="00E62A50" w:rsidRDefault="005851B8" w:rsidP="005851B8">
      <w:pPr>
        <w:pStyle w:val="afff9"/>
        <w:rPr>
          <w:rtl/>
        </w:rPr>
      </w:pPr>
      <w:r w:rsidRPr="00E62A50">
        <w:rPr>
          <w:rtl/>
        </w:rPr>
        <w:t>לפיכך אם שכח אחד מהם ולא עירב מבטל את רשותו. אימתי בזמן שמוליכין עירובן במקום אחר.</w:t>
      </w:r>
    </w:p>
    <w:p w:rsidR="005851B8" w:rsidRPr="00E62A50" w:rsidRDefault="005851B8" w:rsidP="005851B8">
      <w:pPr>
        <w:pStyle w:val="afff9"/>
        <w:rPr>
          <w:rtl/>
        </w:rPr>
      </w:pPr>
      <w:r w:rsidRPr="00E62A50">
        <w:rPr>
          <w:rtl/>
        </w:rPr>
        <w:t>אבל אם היה עירוב בא אצלן, או שאין עמהן דיורין בחצר - אינן צריכין לערב.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19" w:author="קלוד" w:date="2026-10-11T12:24:08Z"/>
        </w:rPr>
      </w:pPr>
      <w:ins w:id="90220" w:author="קלוד" w:date="2026-10-11T12:24:08Z">
        <w:r>
          <w:rPr>
            <w:color w:val="7B3F00"/>
          </w:rPr>
          <w:t xml:space="preserve">אחין האוכלין אצל אביהם - מקום לינה גורם</w:t>
        </w:r>
      </w:ins>
    </w:p>
    <w:p>
      <w:pPr>
        <w:pStyle w:val="38"/>
        <w:rPr>
          <w:ins w:id="96222" w:author="מנוע מכני" w:date="2026-10-11T12:04:40Z"/>
        </w:rPr>
      </w:pPr>
      <w:r w:rsidRPr="006F178A">
        <w:t xml:space="preserve">ש"מ</w:t>
      </w:r>
      <w:r w:rsidRPr="006F178A">
        <w:t xml:space="preserve">:</w:t>
      </w:r>
    </w:p>
    <w:p w:rsidR="005851B8" w:rsidRPr="006F178A" w:rsidRDefault="005851B8" w:rsidP="005851B8">
      <w:pPr>
        <w:rPr>
          <w:rtl/>
        </w:rPr>
      </w:pPr>
      <w:del w:id="96223" w:author="מנוע מכני" w:date="2026-10-11T12:04:40Z">
        <w:r w:rsidRPr="006F178A">
          <w:rPr>
            <w:rFonts w:ascii="Fb Fontext" w:hAnsi="Fb Fontext"/>
            <w:rtl/>
          </w:rPr>
          <w:delText xml:space="preserve"> </w:delText>
        </w:r>
      </w:del>
      <w:r w:rsidRPr="006F178A">
        <w:rPr>
          <w:rFonts w:ascii="Fb Fontext" w:hAnsi="Fb Fontext"/>
          <w:rtl/>
        </w:rPr>
        <w:t xml:space="preserve">מקום לינה גורם.</w:t>
      </w:r>
    </w:p>
    <w:p>
      <w:pPr>
        <w:pStyle w:val="38"/>
        <w:rPr>
          <w:ins w:id="96225" w:author="מנוע מכני" w:date="2026-10-11T12:04:40Z"/>
        </w:rPr>
      </w:pPr>
      <w:del w:id="96224" w:author="מנוע מכני" w:date="2026-10-11T12:04:40Z">
        <w:r w:rsidRPr="006F178A">
          <w:delText xml:space="preserve">•</w:delText>
        </w:r>
      </w:del>
      <w:r w:rsidRPr="006F178A">
        <w:t xml:space="preserve"> אריא"ר:</w:t>
      </w:r>
    </w:p>
    <w:p w:rsidR="005851B8" w:rsidRDefault="005851B8" w:rsidP="005851B8">
      <w:pPr>
        <w:rPr>
          <w:rtl/>
        </w:rPr>
      </w:pPr>
      <w:del w:id="96226" w:author="מנוע מכני" w:date="2026-10-11T12:04:40Z">
        <w:r w:rsidRPr="006F178A">
          <w:rPr>
            <w:rtl/>
          </w:rPr>
          <w:delText xml:space="preserve"> </w:delText>
        </w:r>
      </w:del>
      <w:r w:rsidRPr="006F178A">
        <w:rPr>
          <w:rtl/>
        </w:rPr>
        <w:t xml:space="preserve">במקבלי פרס שנו. [שאוכלים אוכל אביהם בביתם]</w:t>
      </w:r>
    </w:p>
    <w:p>
      <w:pPr>
        <w:pStyle w:val="afffff8"/>
        <w:rPr>
          <w:ins w:id="90217" w:author="קלוד" w:date="2026-10-11T12:24:08Z"/>
        </w:rPr>
      </w:pPr>
      <w:ins w:id="90218" w:author="קלוד" w:date="2026-10-11T12:24:08Z">
        <w:r>
          <w:rPr>
            <w:color w:val="7B3F00"/>
          </w:rPr>
          <w:t xml:space="preserve">בית שער, אכסדרה ומרפסת - אין אוסרין, בית התבן אוסר</w:t>
        </w:r>
      </w:ins>
    </w:p>
    <w:p>
      <w:pPr>
        <w:pStyle w:val="38"/>
        <w:rPr>
          <w:ins w:id="96228" w:author="מנוע מכני" w:date="2026-10-11T12:04:40Z"/>
        </w:rPr>
      </w:pPr>
      <w:del w:id="96227"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229" w:author="מנוע מכני" w:date="2026-10-11T12:04:40Z">
        <w:r w:rsidRPr="006F178A">
          <w:rPr>
            <w:rtl/>
          </w:rPr>
          <w:delText xml:space="preserve"> </w:delText>
        </w:r>
      </w:del>
      <w:r w:rsidRPr="006F178A">
        <w:rPr>
          <w:rtl/>
        </w:rPr>
        <w:t xml:space="preserve">מי שיש לו בית שער, אכסדרה ומרפסת בחצר חבירו, </w:t>
      </w:r>
      <w:r w:rsidRPr="006F178A">
        <w:rPr>
          <w:rtl/>
        </w:rPr>
        <w:t xml:space="preserve">הר"ז</w:t>
      </w:r>
      <w:r w:rsidRPr="006F178A">
        <w:rPr>
          <w:rtl/>
        </w:rPr>
        <w:t xml:space="preserve"> אין אוסר עליו.</w:t>
      </w:r>
    </w:p>
    <w:p w:rsidR="005851B8" w:rsidRPr="006F178A" w:rsidRDefault="005851B8" w:rsidP="005851B8">
      <w:pPr>
        <w:rPr>
          <w:rtl/>
        </w:rPr>
      </w:pPr>
      <w:r w:rsidRPr="006F178A">
        <w:rPr>
          <w:rtl/>
        </w:rPr>
        <w:t>בית התבן, בית הבקר בית העצים, ובית האוצרות, הרי זה אוסר עליו.</w:t>
      </w:r>
    </w:p>
    <w:p>
      <w:pPr>
        <w:pStyle w:val="38"/>
        <w:rPr>
          <w:ins w:id="96230" w:author="מנוע מכני" w:date="2026-10-11T12:04:40Z"/>
        </w:rPr>
      </w:pPr>
      <w:r w:rsidRPr="006F178A">
        <w:t xml:space="preserve">ר"י:</w:t>
      </w:r>
    </w:p>
    <w:p w:rsidR="005851B8" w:rsidRPr="006F178A" w:rsidRDefault="005851B8" w:rsidP="005851B8">
      <w:pPr>
        <w:rPr>
          <w:rtl/>
        </w:rPr>
      </w:pPr>
      <w:del w:id="96231" w:author="מנוע מכני" w:date="2026-10-11T12:04:40Z">
        <w:r w:rsidRPr="006F178A">
          <w:rPr>
            <w:rtl/>
          </w:rPr>
          <w:delText xml:space="preserve"> </w:delText>
        </w:r>
      </w:del>
      <w:r w:rsidRPr="006F178A">
        <w:rPr>
          <w:rtl/>
        </w:rPr>
        <w:t xml:space="preserve">אינו אוסר אלא מקום דירה בלבד.</w:t>
      </w:r>
    </w:p>
    <w:p>
      <w:pPr>
        <w:pStyle w:val="38"/>
        <w:rPr>
          <w:ins w:id="96233" w:author="מנוע מכני" w:date="2026-10-11T12:04:40Z"/>
        </w:rPr>
      </w:pPr>
      <w:del w:id="96232" w:author="מנוע מכני" w:date="2026-10-11T12:04:40Z">
        <w:r w:rsidRPr="006F178A">
          <w:delText xml:space="preserve">•</w:delText>
        </w:r>
      </w:del>
      <w:r w:rsidRPr="006F178A">
        <w:t xml:space="preserve"> אר"י:</w:t>
      </w:r>
    </w:p>
    <w:p w:rsidR="005851B8" w:rsidRPr="006F178A" w:rsidRDefault="005851B8" w:rsidP="005851B8">
      <w:pPr>
        <w:rPr>
          <w:rtl/>
        </w:rPr>
      </w:pPr>
      <w:del w:id="96234" w:author="מנוע מכני" w:date="2026-10-11T12:04:40Z">
        <w:r w:rsidRPr="006F178A">
          <w:rPr>
            <w:rtl/>
          </w:rPr>
          <w:delText xml:space="preserve"> </w:delText>
        </w:r>
      </w:del>
      <w:r w:rsidRPr="006F178A">
        <w:rPr>
          <w:rtl/>
        </w:rPr>
        <w:t xml:space="preserve">מעשה בבן נפחא שהיו לו חמש חצרות באושא, ובא מעשה לפני חכמים ואמרו: אינו אוסר אלא בית דירה בלבד. בית דירה והיינו: מקום דירה - </w:t>
      </w:r>
      <w:r w:rsidRPr="006F178A">
        <w:rPr>
          <w:rStyle w:val="2fb"/>
          <w:rtl/>
        </w:rPr>
        <w:t xml:space="preserve">רב</w:t>
      </w:r>
      <w:r w:rsidRPr="006F178A">
        <w:rPr>
          <w:rtl/>
        </w:rPr>
        <w:t xml:space="preserve"> -</w:t>
      </w:r>
      <w:ins w:id="90393" w:author="Claude - סמנטי" w:date="2026-10-11T12:19:31Z">
        <w:r>
          <w:rPr>
            <w:rtl/>
          </w:rPr>
          <w:t xml:space="preserve">פת</w:t>
        </w:r>
      </w:ins>
      <w:del w:id="90394" w:author="Claude - סמנטי" w:date="2026-10-11T12:19:31Z">
        <w:r w:rsidRPr="006F178A">
          <w:rPr>
            <w:rtl/>
          </w:rPr>
          <w:delText xml:space="preserve">פיתא</w:delText>
        </w:r>
      </w:del>
      <w:r w:rsidRPr="006F178A">
        <w:rPr>
          <w:rtl/>
        </w:rPr>
        <w:t xml:space="preserve">: </w:t>
      </w:r>
      <w:r w:rsidRPr="006F178A">
        <w:rPr>
          <w:rStyle w:val="2fb"/>
          <w:rtl/>
        </w:rPr>
        <w:t xml:space="preserve">שמואל</w:t>
      </w:r>
      <w:r w:rsidRPr="006F178A">
        <w:rPr>
          <w:rtl/>
        </w:rPr>
        <w:t xml:space="preserve">- לינה.</w:t>
      </w:r>
    </w:p>
    <w:p>
      <w:pPr>
        <w:pStyle w:val="38"/>
        <w:rPr>
          <w:ins w:id="96235" w:author="מנוע מכני" w:date="2026-10-11T12:04:40Z"/>
        </w:rPr>
      </w:pPr>
      <w:r w:rsidRPr="006F178A">
        <w:t xml:space="preserve">הך</w:t>
      </w:r>
    </w:p>
    <w:p w:rsidR="005851B8" w:rsidRPr="006F178A" w:rsidRDefault="005851B8" w:rsidP="005851B8">
      <w:pPr>
        <w:rPr>
          <w:rtl/>
        </w:rPr>
      </w:pPr>
      <w:del w:id="96236" w:author="מנוע מכני" w:date="2026-10-11T12:04:40Z">
        <w:r w:rsidRPr="006F178A">
          <w:rPr>
            <w:rtl/>
          </w:rPr>
          <w:delText xml:space="preserve"> </w:delText>
        </w:r>
      </w:del>
      <w:r w:rsidRPr="006F178A">
        <w:rPr>
          <w:rtl/>
        </w:rPr>
        <w:t xml:space="preserve">הרועים והקייצין והבורגנין ושומרי פירות, בזמן שדרכן ללין בעיר - הרי הן כאנשי העיר.</w:t>
      </w:r>
    </w:p>
    <w:p w:rsidR="005851B8" w:rsidRPr="006F178A" w:rsidRDefault="005851B8" w:rsidP="005851B8">
      <w:pPr>
        <w:rPr>
          <w:rtl/>
        </w:rPr>
      </w:pPr>
      <w:r w:rsidRPr="006F178A">
        <w:rPr>
          <w:rtl/>
        </w:rPr>
        <w:t xml:space="preserve">בזמן שדרכן ללין בשדה, יש להם אלפים לכל רוח. היינו אפי דאוכלים בעיר כיוון </w:t>
      </w:r>
      <w:ins w:id="93722" w:author="מנוע מכני" w:date="2026-10-11T12:04:40Z">
        <w:r>
          <w:rPr>
            <w:rtl/>
          </w:rPr>
          <w:t xml:space="preserve">דאם </w:t>
        </w:r>
      </w:ins>
      <w:del w:id="93723" w:author="מנוע מכני" w:date="2026-10-11T12:04:40Z">
        <w:r w:rsidRPr="006F178A">
          <w:rPr>
            <w:rtl/>
          </w:rPr>
          <w:delText xml:space="preserve">דאי </w:delText>
        </w:r>
      </w:del>
      <w:r w:rsidRPr="006F178A">
        <w:rPr>
          <w:rtl/>
        </w:rPr>
        <w:t xml:space="preserve">ממטו </w:t>
      </w:r>
      <w:ins w:id="93340" w:author="מנוע מכני" w:date="2026-10-11T12:04:40Z">
        <w:r>
          <w:rPr>
            <w:rtl/>
          </w:rPr>
          <w:t xml:space="preserve">להם</w:t>
        </w:r>
      </w:ins>
      <w:del w:id="93341" w:author="מנוע מכני" w:date="2026-10-11T12:04:40Z">
        <w:r w:rsidRPr="006F178A">
          <w:rPr>
            <w:rtl/>
          </w:rPr>
          <w:delText xml:space="preserve">להו</w:delText>
        </w:r>
      </w:del>
      <w:r w:rsidRPr="006F178A">
        <w:rPr>
          <w:rtl/>
        </w:rPr>
        <w:t xml:space="preserve"> </w:t>
      </w:r>
      <w:ins w:id="90395" w:author="Claude - סמנטי" w:date="2026-10-11T12:19:31Z">
        <w:r>
          <w:rPr>
            <w:rtl/>
          </w:rPr>
          <w:t xml:space="preserve">פת</w:t>
        </w:r>
      </w:ins>
      <w:del w:id="90396" w:author="Claude - סמנטי" w:date="2026-10-11T12:19:31Z">
        <w:r w:rsidRPr="006F178A">
          <w:rPr>
            <w:rtl/>
          </w:rPr>
          <w:delText xml:space="preserve">ריפתא</w:delText>
        </w:r>
      </w:del>
      <w:r w:rsidRPr="006F178A">
        <w:rPr>
          <w:rtl/>
        </w:rPr>
        <w:t xml:space="preserve"> </w:t>
      </w:r>
      <w:ins w:id="91456" w:author="מנוע מכני" w:date="2026-10-11T12:04:40Z">
        <w:r>
          <w:rPr>
            <w:rtl/>
          </w:rPr>
          <w:t xml:space="preserve">שם</w:t>
        </w:r>
      </w:ins>
      <w:del w:id="91457" w:author="מנוע מכני" w:date="2026-10-11T12:04:40Z">
        <w:r w:rsidRPr="006F178A">
          <w:rPr>
            <w:rtl/>
          </w:rPr>
          <w:delText xml:space="preserve">התם</w:delText>
        </w:r>
      </w:del>
      <w:r w:rsidRPr="006F178A">
        <w:rPr>
          <w:rtl/>
        </w:rPr>
        <w:t xml:space="preserve"> </w:t>
      </w:r>
      <w:ins w:id="94654" w:author="מנוע מכני" w:date="2026-10-11T12:04:40Z">
        <w:r>
          <w:rPr>
            <w:rtl/>
          </w:rPr>
          <w:t xml:space="preserve">יותר</w:t>
        </w:r>
      </w:ins>
      <w:del w:id="94655" w:author="מנוע מכני" w:date="2026-10-11T12:04:40Z">
        <w:r w:rsidRPr="006F178A">
          <w:rPr>
            <w:rtl/>
          </w:rPr>
          <w:delText xml:space="preserve">טפי</w:delText>
        </w:r>
      </w:del>
      <w:r w:rsidRPr="006F178A">
        <w:rPr>
          <w:rtl/>
        </w:rPr>
        <w:t xml:space="preserve"> ניחא </w:t>
      </w:r>
      <w:ins w:id="93342" w:author="מנוע מכני" w:date="2026-10-11T12:04:40Z">
        <w:r>
          <w:rPr>
            <w:rtl/>
          </w:rPr>
          <w:t xml:space="preserve">להם</w:t>
        </w:r>
      </w:ins>
      <w:del w:id="93343" w:author="מנוע מכני" w:date="2026-10-11T12:04:40Z">
        <w:r w:rsidRPr="006F178A">
          <w:rPr>
            <w:rtl/>
          </w:rPr>
          <w:delText xml:space="preserve">להו</w:delText>
        </w:r>
      </w:del>
      <w:r w:rsidRPr="006F178A">
        <w:rPr>
          <w:rtl/>
        </w:rPr>
        <w:t xml:space="preserve">.</w:t>
      </w:r>
    </w:p>
    <w:p>
      <w:pPr>
        <w:pStyle w:val="38"/>
        <w:rPr>
          <w:ins w:id="96237" w:author="מנוע מכני" w:date="2026-10-11T12:04:40Z"/>
        </w:rPr>
      </w:pPr>
      <w:r w:rsidRPr="006F178A">
        <w:t xml:space="preserve">רב יוסף:</w:t>
      </w:r>
    </w:p>
    <w:p w:rsidR="005851B8" w:rsidRPr="009757B9" w:rsidRDefault="005851B8" w:rsidP="005851B8">
      <w:pPr>
        <w:rPr>
          <w:rFonts w:cs="Guttman Vilna"/>
          <w:b/>
          <w:bCs/>
          <w:rtl/>
        </w:rPr>
      </w:pPr>
      <w:del w:id="96238" w:author="מנוע מכני" w:date="2026-10-11T12:04:40Z">
        <w:r w:rsidRPr="006F178A">
          <w:rPr>
            <w:rtl/>
          </w:rPr>
          <w:delText xml:space="preserve"> </w:delText>
        </w:r>
      </w:del>
      <w:r w:rsidRPr="006F178A">
        <w:rPr>
          <w:rtl/>
        </w:rPr>
        <w:t xml:space="preserve">לא</w:t>
      </w:r>
      <w:r w:rsidRPr="006F178A">
        <w:rPr>
          <w:rtl/>
        </w:rPr>
        <w:t xml:space="preserve"> שמיע לי הא </w:t>
      </w:r>
      <w:ins w:id="93442" w:author="מנוע מכני" w:date="2026-10-11T12:04:40Z">
        <w:r>
          <w:rPr>
            <w:rtl/>
          </w:rPr>
          <w:t xml:space="preserve">שמועה</w:t>
        </w:r>
      </w:ins>
      <w:del w:id="93443" w:author="מנוע מכני" w:date="2026-10-11T12:04:40Z">
        <w:r w:rsidRPr="006F178A">
          <w:rPr>
            <w:rtl/>
          </w:rPr>
          <w:delText xml:space="preserve">שמעתא</w:delText>
        </w:r>
      </w:del>
      <w:r w:rsidRPr="006F178A">
        <w:rPr>
          <w:rtl/>
        </w:rPr>
        <w:t xml:space="preserve"> </w:t>
      </w:r>
      <w:r w:rsidRPr="006F178A">
        <w:rPr>
          <w:rStyle w:val="2fb"/>
          <w:rtl/>
        </w:rPr>
        <w:t xml:space="preserve">דרב</w:t>
      </w:r>
      <w:r w:rsidRPr="006F178A">
        <w:rPr>
          <w:rtl/>
        </w:rPr>
        <w:t xml:space="preserve"> דבמקום פיתה גרים | </w:t>
      </w:r>
      <w:r w:rsidRPr="006F178A">
        <w:rPr>
          <w:rtl/>
        </w:rPr>
        <w:t xml:space="preserve">א"ל</w:t>
      </w:r>
      <w:r w:rsidRPr="006F178A">
        <w:rPr>
          <w:rtl/>
        </w:rPr>
        <w:t xml:space="preserve"> </w:t>
      </w:r>
      <w:r w:rsidRPr="006F178A">
        <w:rPr>
          <w:rStyle w:val="2fb"/>
          <w:rtl/>
        </w:rPr>
        <w:t xml:space="preserve">אביי</w:t>
      </w:r>
      <w:r w:rsidRPr="006F178A">
        <w:rPr>
          <w:rtl/>
        </w:rPr>
        <w:t xml:space="preserve"> שהוא </w:t>
      </w:r>
      <w:r w:rsidRPr="006F178A">
        <w:rPr>
          <w:rtl/>
        </w:rPr>
        <w:t xml:space="preserve">אמר</w:t>
      </w:r>
      <w:r w:rsidRPr="006F178A">
        <w:rPr>
          <w:rtl/>
        </w:rPr>
        <w:t xml:space="preserve"> לו את זה אהך משנה דאחין דלעיל </w:t>
      </w:r>
      <w:r w:rsidRPr="006F178A">
        <w:rPr>
          <w:rtl/>
        </w:rPr>
        <w:t xml:space="preserve">וא"ל</w:t>
      </w:r>
      <w:r w:rsidRPr="006F178A">
        <w:rPr>
          <w:rtl/>
        </w:rPr>
        <w:t xml:space="preserve"> דש"מ מקום לינה גרים | והשיב לו </w:t>
      </w:r>
      <w:r w:rsidRPr="006F178A">
        <w:rPr>
          <w:rStyle w:val="2fb"/>
          <w:rtl/>
        </w:rPr>
        <w:t xml:space="preserve">רב יוסף</w:t>
      </w:r>
      <w:r w:rsidRPr="006F178A">
        <w:rPr>
          <w:rtl/>
        </w:rPr>
        <w:t xml:space="preserve"> </w:t>
      </w:r>
      <w:r w:rsidRPr="006F178A">
        <w:rPr>
          <w:rStyle w:val="2fb"/>
          <w:rtl/>
        </w:rPr>
        <w:t xml:space="preserve">דאריא"א</w:t>
      </w:r>
      <w:r w:rsidRPr="006F178A">
        <w:rPr>
          <w:rtl/>
        </w:rPr>
        <w:t xml:space="preserve"> דבמקבלי פרס שנו.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עג.</w:t>
      </w:r>
    </w:p>
    <w:p>
      <w:pPr>
        <w:pStyle w:val="afffff8"/>
        <w:rPr>
          <w:ins w:id="90215" w:author="קלוד" w:date="2026-10-11T12:24:08Z"/>
        </w:rPr>
      </w:pPr>
      <w:ins w:id="90216" w:author="קלוד" w:date="2026-10-11T12:24:08Z">
        <w:r>
          <w:rPr>
            <w:color w:val="7B3F00"/>
          </w:rPr>
          <w:t xml:space="preserve">נשים ועבדים מקבלי פרס - האם אוסרין</w:t>
        </w:r>
      </w:ins>
    </w:p>
    <w:p>
      <w:pPr>
        <w:pStyle w:val="38"/>
        <w:rPr>
          <w:ins w:id="96240" w:author="מנוע מכני" w:date="2026-10-11T12:04:40Z"/>
        </w:rPr>
      </w:pPr>
      <w:del w:id="96239"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241" w:author="מנוע מכני" w:date="2026-10-11T12:04:40Z">
        <w:r w:rsidRPr="006F178A">
          <w:rPr>
            <w:rFonts w:ascii="Fb Fontext" w:hAnsi="Fb Fontext"/>
            <w:rtl/>
          </w:rPr>
          <w:delText xml:space="preserve"> </w:delText>
        </w:r>
      </w:del>
      <w:r w:rsidRPr="006F178A">
        <w:rPr>
          <w:rFonts w:ascii="Fb Fontext" w:hAnsi="Fb Fontext"/>
          <w:rtl/>
        </w:rPr>
        <w:t xml:space="preserve">מי שיש לו חמש נשים מקבלות פרס מבעליהן, וחמשה עבדים מקבלין פרס מרביהן.</w:t>
      </w:r>
    </w:p>
    <w:p w:rsidR="005851B8" w:rsidRPr="006F178A" w:rsidRDefault="005851B8" w:rsidP="005851B8">
      <w:pPr>
        <w:rPr>
          <w:rtl/>
        </w:rPr>
      </w:pPr>
      <w:r w:rsidRPr="006F178A">
        <w:rPr>
          <w:rStyle w:val="2fb"/>
          <w:rtl/>
        </w:rPr>
        <w:t xml:space="preserve">ריב"בת</w:t>
      </w:r>
      <w:r w:rsidRPr="006F178A">
        <w:rPr>
          <w:rtl/>
        </w:rPr>
        <w:t xml:space="preserve"> מתיר בנשים ואוסר בעבדים.</w:t>
      </w:r>
    </w:p>
    <w:p w:rsidR="005851B8" w:rsidRPr="006F178A" w:rsidRDefault="005851B8" w:rsidP="005851B8">
      <w:pPr>
        <w:rPr>
          <w:rtl/>
        </w:rPr>
      </w:pPr>
      <w:r w:rsidRPr="006F178A">
        <w:rPr>
          <w:rStyle w:val="2fb"/>
          <w:rtl/>
        </w:rPr>
        <w:t xml:space="preserve">ריב"בב</w:t>
      </w:r>
      <w:r w:rsidRPr="006F178A">
        <w:rPr>
          <w:rtl/>
        </w:rPr>
        <w:t xml:space="preserve"> מתיר בעבדים ואוסר בנשים. -ודניאל בתרע מלכא.</w:t>
      </w:r>
    </w:p>
    <w:p w:rsidR="005851B8" w:rsidRPr="006F178A" w:rsidRDefault="005851B8" w:rsidP="005851B8">
      <w:pPr>
        <w:rPr>
          <w:rtl/>
        </w:rPr>
      </w:pPr>
      <w:r w:rsidRPr="006F178A">
        <w:rPr>
          <w:rtl/>
        </w:rPr>
        <w:t xml:space="preserve">פשיטא, בן אצל אביו - כדאמרן. אשה אצל בעלה ועבד אצל רבו - </w:t>
      </w:r>
      <w:ins w:id="90397" w:author="Claude - סמנטי" w:date="2026-10-11T12:19:31Z">
        <w:r>
          <w:rPr>
            <w:rtl/>
          </w:rPr>
          <w:t xml:space="preserve">מחלוקת</w:t>
        </w:r>
      </w:ins>
      <w:del w:id="90398" w:author="Claude - סמנטי" w:date="2026-10-11T12:19:31Z">
        <w:r w:rsidRPr="006F178A">
          <w:rPr>
            <w:rtl/>
          </w:rPr>
          <w:delText xml:space="preserve">פלוגתא</w:delText>
        </w:r>
      </w:del>
      <w:r w:rsidRPr="006F178A">
        <w:rPr>
          <w:rtl/>
        </w:rPr>
        <w:t xml:space="preserve"> </w:t>
      </w:r>
      <w:r w:rsidRPr="006F178A">
        <w:rPr>
          <w:rStyle w:val="2fb"/>
          <w:rtl/>
        </w:rPr>
        <w:t xml:space="preserve">דרביב"ב</w:t>
      </w:r>
      <w:r w:rsidRPr="006F178A">
        <w:rPr>
          <w:rtl/>
        </w:rPr>
        <w:t xml:space="preserve"> </w:t>
      </w:r>
      <w:r w:rsidRPr="006F178A">
        <w:rPr>
          <w:rStyle w:val="2fb"/>
          <w:rtl/>
        </w:rPr>
        <w:t xml:space="preserve">וריב"ב</w:t>
      </w:r>
      <w:r w:rsidRPr="006F178A">
        <w:rPr>
          <w:rtl/>
        </w:rPr>
        <w:t xml:space="preserve">.</w:t>
      </w:r>
    </w:p>
    <w:p>
      <w:pPr>
        <w:pStyle w:val="38"/>
        <w:rPr>
          <w:ins w:id="96242" w:author="מנוע מכני" w:date="2026-10-11T12:04:40Z"/>
        </w:rPr>
      </w:pPr>
      <w:r w:rsidRPr="00B3644D">
        <w:t xml:space="preserve">תלמיד אצל רבו -רב בי ר"ח:</w:t>
      </w:r>
    </w:p>
    <w:p w:rsidR="005851B8" w:rsidRPr="00B3644D" w:rsidRDefault="005851B8" w:rsidP="005851B8">
      <w:pPr>
        <w:rPr>
          <w:spacing w:val="-2"/>
          <w:rtl/>
        </w:rPr>
      </w:pPr>
      <w:del w:id="96243" w:author="מנוע מכני" w:date="2026-10-11T12:04:40Z">
        <w:r w:rsidRPr="00B3644D">
          <w:rPr>
            <w:spacing w:val="-2"/>
            <w:rtl/>
          </w:rPr>
          <w:delText xml:space="preserve"> </w:delText>
        </w:r>
      </w:del>
      <w:r w:rsidRPr="00B3644D">
        <w:rPr>
          <w:spacing w:val="-2"/>
          <w:rtl/>
        </w:rPr>
        <w:t xml:space="preserve">אין אנו צריכין לערב, שהרי אנו סומכין על שולחנו של </w:t>
      </w:r>
      <w:r w:rsidRPr="00B3644D">
        <w:rPr>
          <w:rStyle w:val="2fb"/>
          <w:spacing w:val="-2"/>
          <w:rtl/>
        </w:rPr>
        <w:t xml:space="preserve">רבי חייא</w:t>
      </w:r>
      <w:r w:rsidRPr="00B3644D">
        <w:rPr>
          <w:spacing w:val="-2"/>
          <w:rtl/>
        </w:rPr>
        <w:t xml:space="preserve">.</w:t>
      </w:r>
    </w:p>
    <w:p>
      <w:pPr>
        <w:pStyle w:val="38"/>
        <w:rPr>
          <w:ins w:id="96244" w:author="מנוע מכני" w:date="2026-10-11T12:04:40Z"/>
        </w:rPr>
      </w:pPr>
      <w:r w:rsidRPr="006F178A">
        <w:t xml:space="preserve">ור"ח בי רבי</w:t>
      </w:r>
      <w:del w:id="97058" w:author="מנוע מכני" w:date="2026-10-11T12:04:40Z">
        <w:r w:rsidRPr="006F178A">
          <w:delText xml:space="preserve"> אמר</w:delText>
        </w:r>
      </w:del>
      <w:r w:rsidRPr="006F178A">
        <w:t xml:space="preserve">:</w:t>
      </w:r>
    </w:p>
    <w:p w:rsidR="005851B8" w:rsidRPr="006F178A" w:rsidRDefault="005851B8" w:rsidP="005851B8">
      <w:pPr>
        <w:rPr>
          <w:rtl/>
        </w:rPr>
      </w:pPr>
      <w:del w:id="96245" w:author="מנוע מכני" w:date="2026-10-11T12:04:40Z">
        <w:r w:rsidRPr="006F178A">
          <w:rPr>
            <w:rtl/>
          </w:rPr>
          <w:delText xml:space="preserve"> </w:delText>
        </w:r>
      </w:del>
      <w:r w:rsidRPr="006F178A">
        <w:rPr>
          <w:rtl/>
        </w:rPr>
        <w:t xml:space="preserve">אין אנו צריכין לערב, שהרי אנו סומכין על שולחנו של </w:t>
      </w:r>
      <w:r w:rsidRPr="006F178A">
        <w:rPr>
          <w:rStyle w:val="2fb"/>
          <w:rtl/>
        </w:rPr>
        <w:t xml:space="preserve">רבי</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246" w:author="מנוע מכני" w:date="2026-10-11T12:04:40Z"/>
        </w:rPr>
      </w:pPr>
      <w:r w:rsidRPr="00B3644D">
        <w:t xml:space="preserve">רבה ענה לאביי:</w:t>
      </w:r>
    </w:p>
    <w:p w:rsidR="005851B8" w:rsidRPr="00B3644D" w:rsidRDefault="005851B8" w:rsidP="005851B8">
      <w:pPr>
        <w:rPr>
          <w:spacing w:val="-2"/>
          <w:rtl/>
        </w:rPr>
      </w:pPr>
      <w:del w:id="96247" w:author="מנוע מכני" w:date="2026-10-11T12:04:40Z">
        <w:r w:rsidRPr="00B3644D">
          <w:rPr>
            <w:rFonts w:ascii="Fb Fontext" w:hAnsi="Fb Fontext"/>
            <w:spacing w:val="-2"/>
            <w:rtl/>
          </w:rPr>
          <w:delText xml:space="preserve"> </w:delText>
        </w:r>
      </w:del>
      <w:r w:rsidRPr="00B3644D">
        <w:rPr>
          <w:rFonts w:ascii="Fb Fontext" w:hAnsi="Fb Fontext"/>
          <w:spacing w:val="-2"/>
          <w:rtl/>
        </w:rPr>
        <w:t xml:space="preserve">חמשה שגבו את עירובן, כשמוליכין את עירובן למקום אחר, עירוב אחד לכולן.</w:t>
      </w:r>
    </w:p>
    <w:p>
      <w:pPr>
        <w:pStyle w:val="38"/>
        <w:rPr>
          <w:ins w:id="96248" w:author="מנוע מכני" w:date="2026-10-11T12:04:40Z"/>
        </w:rPr>
      </w:pPr>
      <w:r w:rsidRPr="006F178A">
        <w:t xml:space="preserve">והך</w:t>
      </w:r>
    </w:p>
    <w:p w:rsidR="005851B8" w:rsidRPr="006F178A" w:rsidRDefault="005851B8" w:rsidP="005851B8">
      <w:pPr>
        <w:rPr>
          <w:rtl/>
        </w:rPr>
      </w:pPr>
      <w:del w:id="96249" w:author="מנוע מכני" w:date="2026-10-11T12:04:40Z">
        <w:r w:rsidRPr="006F178A">
          <w:rPr>
            <w:rtl/>
          </w:rPr>
          <w:delText xml:space="preserve"> </w:delText>
        </w:r>
      </w:del>
      <w:r w:rsidRPr="006F178A">
        <w:rPr>
          <w:rtl/>
        </w:rPr>
        <w:t xml:space="preserve">דאחין, דכי גבו דמו, וקתני צריכין עירוב לכאו"א. מיירי </w:t>
      </w:r>
      <w:ins w:id="91458" w:author="מנוע מכני" w:date="2026-10-11T12:04:40Z">
        <w:r>
          <w:rPr>
            <w:rtl/>
          </w:rPr>
          <w:t xml:space="preserve">דיש</w:t>
        </w:r>
      </w:ins>
      <w:del w:id="91459" w:author="מנוע מכני" w:date="2026-10-11T12:04:40Z">
        <w:r w:rsidRPr="006F178A">
          <w:rPr>
            <w:rtl/>
          </w:rPr>
          <w:delText xml:space="preserve">דאיכא</w:delText>
        </w:r>
      </w:del>
      <w:r w:rsidRPr="006F178A">
        <w:rPr>
          <w:rtl/>
        </w:rPr>
        <w:t xml:space="preserve"> דיורין </w:t>
      </w:r>
      <w:ins w:id="90399" w:author="Claude - סמנטי" w:date="2026-10-11T12:19:31Z">
        <w:r>
          <w:rPr>
            <w:rtl/>
          </w:rPr>
          <w:t xml:space="preserve">עמהם</w:t>
        </w:r>
      </w:ins>
      <w:del w:id="90400" w:author="Claude - סמנטי" w:date="2026-10-11T12:19:31Z">
        <w:r w:rsidRPr="006F178A">
          <w:rPr>
            <w:rtl/>
          </w:rPr>
          <w:delText xml:space="preserve">בהדייהו</w:delText>
        </w:r>
      </w:del>
      <w:r w:rsidRPr="006F178A">
        <w:rPr>
          <w:rtl/>
        </w:rPr>
        <w:t xml:space="preserve">, דמגו </w:t>
      </w:r>
      <w:ins w:id="92862" w:author="מנוע מכני" w:date="2026-10-11T12:04:40Z">
        <w:r>
          <w:rPr>
            <w:rtl/>
          </w:rPr>
          <w:t xml:space="preserve">דאלו</w:t>
        </w:r>
      </w:ins>
      <w:del w:id="92863" w:author="מנוע מכני" w:date="2026-10-11T12:04:40Z">
        <w:r w:rsidRPr="006F178A">
          <w:rPr>
            <w:rtl/>
          </w:rPr>
          <w:delText xml:space="preserve">דהני</w:delText>
        </w:r>
      </w:del>
      <w:r w:rsidRPr="006F178A">
        <w:rPr>
          <w:rtl/>
        </w:rPr>
        <w:t xml:space="preserve"> אסרי - </w:t>
      </w:r>
      <w:ins w:id="92864" w:author="מנוע מכני" w:date="2026-10-11T12:04:40Z">
        <w:r>
          <w:rPr>
            <w:rtl/>
          </w:rPr>
          <w:t xml:space="preserve">אלו</w:t>
        </w:r>
      </w:ins>
      <w:del w:id="92865" w:author="מנוע מכני" w:date="2026-10-11T12:04:40Z">
        <w:r w:rsidRPr="006F178A">
          <w:rPr>
            <w:rtl/>
          </w:rPr>
          <w:delText xml:space="preserve">הני</w:delText>
        </w:r>
      </w:del>
      <w:r w:rsidRPr="006F178A">
        <w:rPr>
          <w:rtl/>
        </w:rPr>
        <w:t xml:space="preserve"> </w:t>
      </w:r>
      <w:ins w:id="91460" w:author="מנוע מכני" w:date="2026-10-11T12:04:40Z">
        <w:r>
          <w:rPr>
            <w:rtl/>
          </w:rPr>
          <w:t xml:space="preserve">גם</w:t>
        </w:r>
      </w:ins>
      <w:del w:id="91461" w:author="מנוע מכני" w:date="2026-10-11T12:04:40Z">
        <w:r w:rsidRPr="006F178A">
          <w:rPr>
            <w:rtl/>
          </w:rPr>
          <w:delText xml:space="preserve">נמי</w:delText>
        </w:r>
      </w:del>
      <w:r w:rsidRPr="006F178A">
        <w:rPr>
          <w:rtl/>
        </w:rPr>
        <w:t xml:space="preserve"> אסרי.</w:t>
      </w:r>
    </w:p>
    <w:p w:rsidR="005851B8" w:rsidRPr="006F178A" w:rsidRDefault="005851B8" w:rsidP="005851B8">
      <w:pPr>
        <w:rPr>
          <w:rtl/>
        </w:rPr>
      </w:pPr>
      <w:r w:rsidRPr="006F178A">
        <w:rPr>
          <w:rtl/>
        </w:rPr>
        <w:t xml:space="preserve">וכן משמע מסיפא דאבל אם היה עירובן בא אצלם, או שאין דיורין עמהן בחצר - אין צריכין לערב, </w:t>
      </w:r>
      <w:r w:rsidRPr="002D0727">
        <w:rPr>
          <w:b/>
          <w:bCs/>
          <w:rtl/>
        </w:rPr>
        <w:t xml:space="preserve">ש"מ</w:t>
      </w:r>
      <w:r w:rsidRPr="002D0727">
        <w:rPr>
          <w:b/>
          <w:bCs/>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13" w:author="קלוד" w:date="2026-10-11T12:24:08Z"/>
        </w:rPr>
      </w:pPr>
      <w:ins w:id="90214" w:author="קלוד" w:date="2026-10-11T12:24:08Z">
        <w:r>
          <w:rPr>
            <w:color w:val="7B3F00"/>
          </w:rPr>
          <w:t xml:space="preserve">בני בי רב - מודדים תחום ממקום לינתם</w:t>
        </w:r>
      </w:ins>
    </w:p>
    <w:p>
      <w:pPr>
        <w:pStyle w:val="38"/>
        <w:rPr>
          <w:ins w:id="96250" w:author="מנוע מכני" w:date="2026-10-11T12:04:40Z"/>
        </w:rPr>
      </w:pPr>
      <w:r w:rsidRPr="006F178A">
        <w:t>ר</w:t>
      </w:r>
      <w:r w:rsidRPr="006F178A">
        <w:t xml:space="preserve">"ש לרחב"א:</w:t>
      </w:r>
    </w:p>
    <w:p w:rsidR="005851B8" w:rsidRPr="006F178A" w:rsidRDefault="005851B8" w:rsidP="005851B8">
      <w:pPr>
        <w:rPr>
          <w:rtl/>
        </w:rPr>
      </w:pPr>
      <w:del w:id="96251" w:author="מנוע מכני" w:date="2026-10-11T12:04:40Z">
        <w:r w:rsidRPr="006F178A">
          <w:rPr>
            <w:rFonts w:ascii="Fb Fontext" w:hAnsi="Fb Fontext"/>
            <w:rtl/>
          </w:rPr>
          <w:delText xml:space="preserve"> </w:delText>
        </w:r>
      </w:del>
      <w:r w:rsidRPr="006F178A">
        <w:rPr>
          <w:rFonts w:ascii="Fb Fontext" w:hAnsi="Fb Fontext"/>
          <w:rtl/>
        </w:rPr>
        <w:t xml:space="preserve">בני בי </w:t>
      </w:r>
      <w:r w:rsidRPr="006F178A">
        <w:rPr>
          <w:rStyle w:val="2fb"/>
          <w:rFonts w:ascii="Fb Fontext" w:hAnsi="Fb Fontext"/>
          <w:rtl/>
        </w:rPr>
        <w:t xml:space="preserve">רב</w:t>
      </w:r>
      <w:r w:rsidRPr="006F178A">
        <w:rPr>
          <w:rFonts w:ascii="Fb Fontext" w:hAnsi="Fb Fontext"/>
          <w:rtl/>
        </w:rPr>
        <w:t xml:space="preserve"> דאכלי נהמא בבאגא, </w:t>
      </w:r>
      <w:ins w:id="94656" w:author="מנוע מכני" w:date="2026-10-11T12:04:40Z">
        <w:r>
          <w:rPr>
            <w:rFonts w:ascii="Fb Fontext" w:hAnsi="Fb Fontext"/>
            <w:rtl/>
          </w:rPr>
          <w:t xml:space="preserve">ובאו</w:t>
        </w:r>
      </w:ins>
      <w:del w:id="94657" w:author="מנוע מכני" w:date="2026-10-11T12:04:40Z">
        <w:r w:rsidRPr="006F178A">
          <w:rPr>
            <w:rFonts w:ascii="Fb Fontext" w:hAnsi="Fb Fontext"/>
            <w:rtl/>
          </w:rPr>
          <w:delText xml:space="preserve">ואתו</w:delText>
        </w:r>
      </w:del>
      <w:r w:rsidRPr="006F178A">
        <w:rPr>
          <w:rFonts w:ascii="Fb Fontext" w:hAnsi="Fb Fontext"/>
          <w:rtl/>
        </w:rPr>
        <w:t xml:space="preserve"> ובייתי בבי </w:t>
      </w:r>
      <w:r w:rsidRPr="006F178A">
        <w:rPr>
          <w:rStyle w:val="2fb"/>
          <w:rFonts w:ascii="Fb Fontext" w:hAnsi="Fb Fontext"/>
          <w:rtl/>
        </w:rPr>
        <w:t xml:space="preserve">רב</w:t>
      </w:r>
      <w:r w:rsidRPr="006F178A">
        <w:rPr>
          <w:rFonts w:ascii="Fb Fontext" w:hAnsi="Fb Fontext"/>
          <w:rtl/>
        </w:rPr>
        <w:t xml:space="preserve">. </w:t>
      </w:r>
      <w:ins w:id="90401" w:author="Claude - סמנטי" w:date="2026-10-11T12:19:31Z">
        <w:r>
          <w:rPr>
            <w:rFonts w:ascii="Fb Fontext" w:hAnsi="Fb Fontext"/>
            <w:rtl/>
          </w:rPr>
          <w:t xml:space="preserve">מודדים</w:t>
        </w:r>
      </w:ins>
      <w:del w:id="90402" w:author="Claude - סמנטי" w:date="2026-10-11T12:19:31Z">
        <w:r w:rsidRPr="006F178A">
          <w:rPr>
            <w:rFonts w:ascii="Fb Fontext" w:hAnsi="Fb Fontext"/>
            <w:rtl/>
          </w:rPr>
          <w:delText xml:space="preserve">משחינן</w:delText>
        </w:r>
      </w:del>
      <w:r w:rsidRPr="006F178A">
        <w:rPr>
          <w:rFonts w:ascii="Fb Fontext" w:hAnsi="Fb Fontext"/>
          <w:rtl/>
        </w:rPr>
        <w:t xml:space="preserve"> תחומא מבי </w:t>
      </w:r>
      <w:r w:rsidRPr="006F178A">
        <w:rPr>
          <w:rStyle w:val="2fb"/>
          <w:rFonts w:ascii="Fb Fontext" w:hAnsi="Fb Fontext"/>
          <w:rtl/>
        </w:rPr>
        <w:t xml:space="preserve">רב</w:t>
      </w:r>
      <w:r w:rsidRPr="006F178A">
        <w:rPr>
          <w:rFonts w:ascii="Fb Fontext" w:hAnsi="Fb Fontext"/>
          <w:rtl/>
        </w:rPr>
        <w:t xml:space="preserve">.</w:t>
      </w:r>
    </w:p>
    <w:p w:rsidR="005851B8" w:rsidRPr="006F178A" w:rsidRDefault="005851B8" w:rsidP="005851B8">
      <w:pPr>
        <w:rPr>
          <w:rtl/>
        </w:rPr>
      </w:pPr>
      <w:r w:rsidRPr="006F178A">
        <w:rPr>
          <w:rtl/>
        </w:rPr>
        <w:t xml:space="preserve">דאנן סהדי </w:t>
      </w:r>
      <w:ins w:id="93724" w:author="מנוע מכני" w:date="2026-10-11T12:04:40Z">
        <w:r>
          <w:rPr>
            <w:rtl/>
          </w:rPr>
          <w:t xml:space="preserve">דאם </w:t>
        </w:r>
      </w:ins>
      <w:del w:id="93725" w:author="מנוע מכני" w:date="2026-10-11T12:04:40Z">
        <w:r w:rsidRPr="006F178A">
          <w:rPr>
            <w:rtl/>
          </w:rPr>
          <w:delText xml:space="preserve">דאי </w:delText>
        </w:r>
      </w:del>
      <w:r w:rsidRPr="006F178A">
        <w:rPr>
          <w:rtl/>
        </w:rPr>
        <w:t xml:space="preserve">היו מביאין להם </w:t>
      </w:r>
      <w:ins w:id="90403" w:author="Claude - סמנטי" w:date="2026-10-11T12:19:31Z">
        <w:r>
          <w:rPr>
            <w:rtl/>
          </w:rPr>
          <w:t xml:space="preserve">פת</w:t>
        </w:r>
      </w:ins>
      <w:del w:id="90404" w:author="Claude - סמנטי" w:date="2026-10-11T12:19:31Z">
        <w:r w:rsidRPr="006F178A">
          <w:rPr>
            <w:rtl/>
          </w:rPr>
          <w:delText xml:space="preserve">ריפתא</w:delText>
        </w:r>
      </w:del>
      <w:r w:rsidRPr="006F178A">
        <w:rPr>
          <w:rtl/>
        </w:rPr>
        <w:t xml:space="preserve"> למקום לינתם היו מעדיפים.</w:t>
      </w:r>
    </w:p>
    <w:p w:rsidR="005851B8" w:rsidRPr="006F178A" w:rsidRDefault="005851B8" w:rsidP="005851B8">
      <w:pPr>
        <w:rPr>
          <w:rtl/>
        </w:rPr>
      </w:pPr>
      <w:r w:rsidRPr="006F178A">
        <w:rPr>
          <w:rFonts w:ascii="Fb Fontext" w:hAnsi="Fb Fontext"/>
          <w:sz w:val="20"/>
          <w:rtl/>
        </w:rPr>
        <w:t xml:space="preserve">משא"כ</w:t>
      </w:r>
      <w:r w:rsidRPr="006F178A">
        <w:rPr>
          <w:rFonts w:ascii="Fb Fontext" w:hAnsi="Fb Fontext"/>
          <w:sz w:val="20"/>
          <w:rtl/>
        </w:rPr>
        <w:t xml:space="preserve"> בכל מניח עירובו אנן סהדי </w:t>
      </w:r>
      <w:ins w:id="93726" w:author="מנוע מכני" w:date="2026-10-11T12:04:40Z">
        <w:r>
          <w:rPr>
            <w:rFonts w:ascii="Fb Fontext" w:hAnsi="Fb Fontext"/>
            <w:sz w:val="20"/>
            <w:rtl/>
          </w:rPr>
          <w:t xml:space="preserve">דאם </w:t>
        </w:r>
      </w:ins>
      <w:del w:id="93727" w:author="מנוע מכני" w:date="2026-10-11T12:04:40Z">
        <w:r w:rsidRPr="006F178A">
          <w:rPr>
            <w:rFonts w:ascii="Fb Fontext" w:hAnsi="Fb Fontext"/>
            <w:sz w:val="20"/>
            <w:rtl/>
          </w:rPr>
          <w:delText xml:space="preserve">דאי </w:delText>
        </w:r>
      </w:del>
      <w:r w:rsidRPr="006F178A">
        <w:rPr>
          <w:rFonts w:ascii="Fb Fontext" w:hAnsi="Fb Fontext"/>
          <w:sz w:val="20"/>
          <w:rtl/>
        </w:rPr>
        <w:t xml:space="preserve">היה יכול ללון במקום עירובו היה </w:t>
      </w:r>
      <w:ins w:id="94416" w:author="מנוע מכני" w:date="2026-10-11T12:04:40Z">
        <w:r>
          <w:rPr>
            <w:rFonts w:ascii="Fb Fontext" w:hAnsi="Fb Fontext"/>
            <w:sz w:val="20"/>
            <w:rtl/>
          </w:rPr>
          <w:t xml:space="preserve">לנו</w:t>
        </w:r>
      </w:ins>
      <w:del w:id="94417" w:author="מנוע מכני" w:date="2026-10-11T12:04:40Z">
        <w:r w:rsidRPr="006F178A">
          <w:rPr>
            <w:rFonts w:ascii="Fb Fontext" w:hAnsi="Fb Fontext"/>
            <w:sz w:val="20"/>
            <w:rtl/>
          </w:rPr>
          <w:delText xml:space="preserve">לן</w:delText>
        </w:r>
      </w:del>
      <w:r w:rsidRPr="006F178A">
        <w:rPr>
          <w:rFonts w:ascii="Fb Fontext" w:hAnsi="Fb Fontext"/>
          <w:sz w:val="20"/>
          <w:rtl/>
        </w:rPr>
        <w:t xml:space="preserve"> שם לכן מודדים ממקום העירוב.</w:t>
      </w:r>
    </w:p>
    <w:p>
      <w:pPr>
        <w:pStyle w:val="38"/>
        <w:rPr>
          <w:ins w:id="96252" w:author="מנוע מכני" w:date="2026-10-11T12:04:40Z"/>
        </w:rPr>
      </w:pPr>
      <w:r w:rsidRPr="00132755">
        <w:t xml:space="preserve">ר"ח השיב לרמב"ח דתניתוה:</w:t>
      </w:r>
    </w:p>
    <w:p w:rsidR="005851B8" w:rsidRPr="00132755" w:rsidRDefault="005851B8" w:rsidP="005851B8">
      <w:pPr>
        <w:rPr>
          <w:rtl/>
        </w:rPr>
      </w:pPr>
      <w:del w:id="96253" w:author="מנוע מכני" w:date="2026-10-11T12:04:40Z">
        <w:r w:rsidRPr="00132755">
          <w:rPr>
            <w:rFonts w:ascii="Fb Fontext" w:hAnsi="Fb Fontext"/>
            <w:rtl/>
          </w:rPr>
          <w:delText xml:space="preserve"> </w:delText>
        </w:r>
      </w:del>
      <w:r w:rsidRPr="00132755">
        <w:rPr>
          <w:rFonts w:ascii="Fb Fontext" w:hAnsi="Fb Fontext"/>
          <w:rtl/>
        </w:rPr>
        <w:t xml:space="preserve">אב ובנו הרב ותלמידו, בזמן שאין עמהן דיורין - הרי הן כיחידים.</w:t>
      </w:r>
    </w:p>
    <w:p w:rsidR="005851B8" w:rsidRPr="006F178A" w:rsidRDefault="005851B8" w:rsidP="005851B8">
      <w:pPr>
        <w:rPr>
          <w:rtl/>
        </w:rPr>
      </w:pPr>
      <w:r w:rsidRPr="006F178A">
        <w:rPr>
          <w:rtl/>
        </w:rPr>
        <w:t>ואין צריכין לערב, ומבוי שלהן ניתר בלחי וקורה.</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rsidR="005851B8" w:rsidRPr="006F178A" w:rsidRDefault="005851B8" w:rsidP="005851B8">
      <w:pPr>
        <w:rPr>
          <w:rtl/>
        </w:rPr>
      </w:pPr>
      <w:r w:rsidRPr="006F178A">
        <w:rPr>
          <w:rStyle w:val="afffe"/>
          <w:rFonts w:ascii="Fb Fontext" w:hAnsi="Fb Fontext"/>
          <w:rtl/>
        </w:rPr>
        <w:t>גדר בתים נפרדים לנתינת עירוב</w:t>
      </w:r>
      <w:r w:rsidRPr="006F178A">
        <w:rPr>
          <w:rFonts w:ascii="Fb Fontext" w:hAnsi="Fb Fontext"/>
          <w:rtl/>
        </w:rPr>
        <w:t>.</w:t>
      </w:r>
    </w:p>
    <w:p>
      <w:pPr>
        <w:pStyle w:val="MishnaBatzad"/>
        <w:rPr>
          <w:ins w:id="20331" w:author="קלוד" w:date="2026-10-11T09:07:28Z"/>
        </w:rPr>
      </w:pPr>
      <w:ins w:id="20330" w:author="קלוד" w:date="2026-10-11T09:07:28Z">
        <w:r>
          <w:t xml:space="preserve">משנה ח</w:t>
        </w:r>
      </w:ins>
    </w:p>
    <w:p w:rsidR="005851B8" w:rsidRPr="00E62A50" w:rsidRDefault="005851B8" w:rsidP="005851B8">
      <w:pPr>
        <w:pStyle w:val="afff9"/>
        <w:rPr>
          <w:del w:id="20164" w:author="קלוד" w:date="2026-10-11T09:07:28Z"/>
          <w:rStyle w:val="afffe"/>
          <w:bCs w:val="0"/>
          <w:sz w:val="20"/>
          <w:rtl/>
        </w:rPr>
      </w:pPr>
      <w:del w:id="20162" w:author="קלוד" w:date="2026-10-11T09:07:28Z">
        <w:r w:rsidRPr="00E62A50">
          <w:rPr>
            <w:sz w:val="20"/>
            <w:rtl/>
          </w:rPr>
          <w:delText xml:space="preserve">משנה</w:delText>
        </w:r>
      </w:del>
      <w:del w:id="20163" w:author="קלוד" w:date="2026-10-11T09:07:28Z">
        <w:r w:rsidRPr="00E62A50">
          <w:rPr>
            <w:rStyle w:val="afffe"/>
            <w:rFonts w:ascii="Fb Fontext" w:hAnsi="Fb Fontext"/>
            <w:bCs w:val="0"/>
            <w:sz w:val="20"/>
            <w:rtl/>
          </w:rPr>
          <w:delText xml:space="preserve">.</w:delText>
        </w:r>
      </w:del>
    </w:p>
    <w:p w:rsidR="005851B8" w:rsidRPr="00E62A50" w:rsidRDefault="005851B8" w:rsidP="005851B8">
      <w:pPr>
        <w:pStyle w:val="afff9"/>
        <w:spacing w:before="120"/>
        <w:rPr>
          <w:rStyle w:val="afffe"/>
          <w:bCs w:val="0"/>
          <w:sz w:val="20"/>
          <w:rtl/>
        </w:rPr>
        <w:pPrChange w:id="90043" w:author="קלוד" w:date="2026-10-11T12:09:42Z">
          <w:pPr>
            <w:pStyle w:val="afff9"/>
          </w:pPr>
        </w:pPrChange>
      </w:pPr>
      <w:r w:rsidRPr="00E62A50">
        <w:rPr>
          <w:rStyle w:val="afffe"/>
          <w:bCs w:val="0"/>
          <w:rtl/>
          <w:rPrChange w:id="40078" w:author="Claude" w:date="2026-10-11T09:07:36Z">
            <w:rPr>
              <w:rStyle w:val="afffe"/>
              <w:bCs w:val="0"/>
              <w:sz w:val="20"/>
              <w:rtl/>
            </w:rPr>
          </w:rPrChange>
        </w:rPr>
        <w:t>חמש חצירות פתוחות זו לזו ופתוחות למבוי.</w:t>
      </w:r>
    </w:p>
    <w:p w:rsidR="005851B8" w:rsidRPr="00E62A50" w:rsidRDefault="005851B8" w:rsidP="005851B8">
      <w:pPr>
        <w:pStyle w:val="afff9"/>
        <w:rPr>
          <w:rStyle w:val="afffe"/>
          <w:bCs w:val="0"/>
          <w:sz w:val="20"/>
          <w:rtl/>
        </w:rPr>
      </w:pPr>
      <w:r w:rsidRPr="00E62A50">
        <w:rPr>
          <w:rStyle w:val="afffe"/>
          <w:bCs w:val="0"/>
          <w:rtl/>
          <w:rPrChange w:id="40079" w:author="Claude" w:date="2026-10-11T09:07:36Z">
            <w:rPr>
              <w:rStyle w:val="afffe"/>
              <w:bCs w:val="0"/>
              <w:sz w:val="20"/>
              <w:rtl/>
            </w:rPr>
          </w:rPrChange>
        </w:rPr>
        <w:t>עירבו בחצירות ולא נשתתפו במבוי - מותרין בחצירות ואסורין במבוי.| ואם נשתתפו במבוי - מותרין כאן וכאן.</w:t>
      </w:r>
    </w:p>
    <w:p w:rsidR="005851B8" w:rsidRPr="00E62A50" w:rsidRDefault="005851B8" w:rsidP="005851B8">
      <w:pPr>
        <w:pStyle w:val="afff9"/>
        <w:rPr>
          <w:rStyle w:val="afffe"/>
          <w:bCs w:val="0"/>
          <w:sz w:val="20"/>
          <w:rtl/>
        </w:rPr>
      </w:pPr>
      <w:r w:rsidRPr="00E62A50">
        <w:rPr>
          <w:rStyle w:val="afffe"/>
          <w:bCs w:val="0"/>
          <w:rtl/>
          <w:rPrChange w:id="40080" w:author="Claude" w:date="2026-10-11T09:07:36Z">
            <w:rPr>
              <w:rStyle w:val="afffe"/>
              <w:bCs w:val="0"/>
              <w:sz w:val="20"/>
              <w:rtl/>
            </w:rPr>
          </w:rPrChange>
        </w:rPr>
        <w:t>עירבו בחצירות ונשתתפו במבוי, ושכח אחד מבני חצר ולא עירב - מותרין כאן וכאן. [ומהני מצד השיתוף]</w:t>
      </w:r>
    </w:p>
    <w:p w:rsidR="005851B8" w:rsidRPr="00E62A50" w:rsidRDefault="005851B8" w:rsidP="005851B8">
      <w:pPr>
        <w:pStyle w:val="afff9"/>
        <w:rPr>
          <w:rStyle w:val="afffe"/>
          <w:bCs w:val="0"/>
          <w:sz w:val="20"/>
          <w:rtl/>
        </w:rPr>
      </w:pPr>
      <w:r w:rsidRPr="00E62A50">
        <w:rPr>
          <w:rStyle w:val="afffe"/>
          <w:bCs w:val="0"/>
          <w:rtl/>
          <w:rPrChange w:id="40081" w:author="Claude" w:date="2026-10-11T09:07:36Z">
            <w:rPr>
              <w:rStyle w:val="afffe"/>
              <w:bCs w:val="0"/>
              <w:sz w:val="20"/>
              <w:rtl/>
            </w:rPr>
          </w:rPrChange>
        </w:rPr>
        <w:t>מבני מבוי ולא נשתתף - מותרין בחצירות ואסורין במבוי, שהמבוי לחצירות כחצר לבתים.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עג:-</w:t>
      </w:r>
    </w:p>
    <w:p>
      <w:pPr>
        <w:pStyle w:val="38"/>
        <w:rPr>
          <w:ins w:id="96254" w:author="מנוע מכני" w:date="2026-10-11T12:04:40Z"/>
        </w:rPr>
      </w:pPr>
      <w:r w:rsidRPr="006F178A">
        <w:t xml:space="preserve">והיינו ר"מ:</w:t>
      </w:r>
    </w:p>
    <w:p w:rsidR="005851B8" w:rsidRPr="006F178A" w:rsidRDefault="005851B8" w:rsidP="005851B8">
      <w:pPr>
        <w:rPr>
          <w:rtl/>
        </w:rPr>
      </w:pPr>
      <w:del w:id="96255" w:author="מנוע מכני" w:date="2026-10-11T12:04:40Z">
        <w:r w:rsidRPr="006F178A">
          <w:rPr>
            <w:rFonts w:ascii="Fb Fontext" w:hAnsi="Fb Fontext"/>
            <w:rtl/>
          </w:rPr>
          <w:delText xml:space="preserve"> </w:delText>
        </w:r>
      </w:del>
      <w:ins w:id="94038" w:author="מנוע מכני" w:date="2026-10-11T12:04:40Z">
        <w:r>
          <w:rPr>
            <w:rFonts w:ascii="Fb Fontext" w:hAnsi="Fb Fontext"/>
            <w:rtl/>
          </w:rPr>
          <w:t xml:space="preserve">דסבר</w:t>
        </w:r>
      </w:ins>
      <w:del w:id="94039" w:author="מנוע מכני" w:date="2026-10-11T12:04:40Z">
        <w:r w:rsidRPr="006F178A">
          <w:rPr>
            <w:rFonts w:ascii="Fb Fontext" w:hAnsi="Fb Fontext"/>
            <w:rtl/>
          </w:rPr>
          <w:delText xml:space="preserve">דס"ל</w:delText>
        </w:r>
      </w:del>
      <w:r w:rsidRPr="006F178A">
        <w:rPr>
          <w:rFonts w:ascii="Fb Fontext" w:hAnsi="Fb Fontext"/>
          <w:rtl/>
        </w:rPr>
        <w:t xml:space="preserve"> </w:t>
      </w:r>
      <w:ins w:id="91462" w:author="מנוע מכני" w:date="2026-10-11T12:04:40Z">
        <w:r>
          <w:rPr>
            <w:rFonts w:ascii="Fb Fontext" w:hAnsi="Fb Fontext"/>
            <w:rtl/>
          </w:rPr>
          <w:t xml:space="preserve">צריך</w:t>
        </w:r>
      </w:ins>
      <w:del w:id="91463" w:author="מנוע מכני" w:date="2026-10-11T12:04:40Z">
        <w:r w:rsidRPr="006F178A">
          <w:rPr>
            <w:rFonts w:ascii="Fb Fontext" w:hAnsi="Fb Fontext"/>
            <w:rtl/>
          </w:rPr>
          <w:delText xml:space="preserve">בעינן</w:delText>
        </w:r>
      </w:del>
      <w:r w:rsidRPr="006F178A">
        <w:rPr>
          <w:rFonts w:ascii="Fb Fontext" w:hAnsi="Fb Fontext"/>
          <w:rtl/>
        </w:rPr>
        <w:t xml:space="preserve"> עירוב </w:t>
      </w:r>
      <w:ins w:id="91464" w:author="מנוע מכני" w:date="2026-10-11T12:04:40Z">
        <w:r>
          <w:rPr>
            <w:rFonts w:ascii="Fb Fontext" w:hAnsi="Fb Fontext"/>
            <w:rtl/>
          </w:rPr>
          <w:t xml:space="preserve">וצריך</w:t>
        </w:r>
      </w:ins>
      <w:del w:id="91465" w:author="מנוע מכני" w:date="2026-10-11T12:04:40Z">
        <w:r w:rsidRPr="006F178A">
          <w:rPr>
            <w:rFonts w:ascii="Fb Fontext" w:hAnsi="Fb Fontext"/>
            <w:rtl/>
          </w:rPr>
          <w:delText xml:space="preserve">ובעינן</w:delText>
        </w:r>
      </w:del>
      <w:r w:rsidRPr="006F178A">
        <w:rPr>
          <w:rFonts w:ascii="Fb Fontext" w:hAnsi="Fb Fontext"/>
          <w:rtl/>
        </w:rPr>
        <w:t xml:space="preserve"> שיתוף. וטעמא שלא לשכח תורת עירוב מן התינוקות </w:t>
      </w:r>
      <w:ins w:id="91466" w:author="מנוע מכני" w:date="2026-10-11T12:04:40Z">
        <w:r>
          <w:rPr>
            <w:rFonts w:ascii="Fb Fontext" w:hAnsi="Fb Fontext"/>
            <w:rtl/>
          </w:rPr>
          <w:t xml:space="preserve">וכאן</w:t>
        </w:r>
      </w:ins>
      <w:del w:id="91467" w:author="מנוע מכני" w:date="2026-10-11T12:04:40Z">
        <w:r w:rsidRPr="006F178A">
          <w:rPr>
            <w:rFonts w:ascii="Fb Fontext" w:hAnsi="Fb Fontext"/>
            <w:rtl/>
          </w:rPr>
          <w:delText xml:space="preserve">והכא</w:delText>
        </w:r>
      </w:del>
      <w:r w:rsidRPr="006F178A">
        <w:rPr>
          <w:rFonts w:ascii="Fb Fontext" w:hAnsi="Fb Fontext"/>
          <w:rtl/>
        </w:rPr>
        <w:t xml:space="preserve"> כיון דרובה עירבו </w:t>
      </w:r>
      <w:r w:rsidRPr="006F178A">
        <w:rPr>
          <w:rFonts w:ascii="Fb Fontext" w:hAnsi="Fb Fontext"/>
          <w:rtl/>
        </w:rPr>
        <w:t xml:space="preserve">לא</w:t>
      </w:r>
      <w:r w:rsidRPr="006F178A">
        <w:rPr>
          <w:rFonts w:ascii="Fb Fontext" w:hAnsi="Fb Fontext"/>
          <w:rtl/>
        </w:rPr>
        <w:t xml:space="preserve"> משתכח.</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11" w:author="קלוד" w:date="2026-10-11T12:24:08Z"/>
        </w:rPr>
      </w:pPr>
      <w:ins w:id="90212" w:author="קלוד" w:date="2026-10-11T12:24:08Z">
        <w:r>
          <w:rPr>
            <w:color w:val="7B3F00"/>
          </w:rPr>
          <w:t xml:space="preserve">גרסת 'פתוחות זו לזו' - רב לא תני</w:t>
        </w:r>
      </w:ins>
    </w:p>
    <w:p>
      <w:pPr>
        <w:pStyle w:val="38"/>
        <w:rPr>
          <w:ins w:id="96257" w:author="מנוע מכני" w:date="2026-10-11T12:04:40Z"/>
        </w:rPr>
      </w:pPr>
      <w:del w:id="96256" w:author="מנוע מכני" w:date="2026-10-11T12:04:40Z">
        <w:r w:rsidRPr="006F178A">
          <w:delText xml:space="preserve">•</w:delText>
        </w:r>
      </w:del>
      <w:r w:rsidRPr="006F178A">
        <w:t xml:space="preserve"> אר</w:t>
      </w:r>
      <w:r w:rsidRPr="006F178A">
        <w:t xml:space="preserve">"י:</w:t>
      </w:r>
    </w:p>
    <w:p w:rsidR="005851B8" w:rsidRPr="006F178A" w:rsidRDefault="005851B8" w:rsidP="005851B8">
      <w:pPr>
        <w:rPr>
          <w:rtl/>
        </w:rPr>
      </w:pPr>
      <w:del w:id="96258" w:author="מנוע מכני" w:date="2026-10-11T12:04:40Z">
        <w:r w:rsidRPr="006F178A">
          <w:rPr>
            <w:rFonts w:ascii="Fb Fontext" w:hAnsi="Fb Fontext"/>
            <w:rtl/>
          </w:rPr>
          <w:delText xml:space="preserve"> </w:delText>
        </w:r>
      </w:del>
      <w:r w:rsidRPr="006F178A">
        <w:rPr>
          <w:rStyle w:val="2fb"/>
          <w:rFonts w:ascii="Fb Fontext" w:hAnsi="Fb Fontext"/>
          <w:rtl/>
        </w:rPr>
        <w:t xml:space="preserve">רב</w:t>
      </w:r>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תני פתוחות זו לזו. וכן </w:t>
      </w:r>
      <w:r w:rsidRPr="006F178A">
        <w:rPr>
          <w:rStyle w:val="2fb"/>
          <w:rFonts w:ascii="Fb Fontext" w:hAnsi="Fb Fontext"/>
          <w:rtl/>
        </w:rPr>
        <w:t xml:space="preserve">אר"כ</w:t>
      </w:r>
      <w:r w:rsidRPr="006F178A">
        <w:rPr>
          <w:rFonts w:ascii="Fb Fontext" w:hAnsi="Fb Fontext"/>
          <w:rtl/>
        </w:rPr>
        <w:t xml:space="preserve"> </w:t>
      </w:r>
      <w:r w:rsidRPr="006F178A">
        <w:rPr>
          <w:rStyle w:val="2fb"/>
          <w:rFonts w:ascii="Fb Fontext" w:hAnsi="Fb Fontext"/>
          <w:rtl/>
        </w:rPr>
        <w:t xml:space="preserve">דרב</w:t>
      </w:r>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תני </w:t>
      </w:r>
      <w:r w:rsidRPr="006F178A">
        <w:rPr>
          <w:rFonts w:ascii="Fb Fontext" w:hAnsi="Fb Fontext"/>
          <w:rtl/>
        </w:rPr>
        <w:t xml:space="preserve">ו</w:t>
      </w:r>
      <w:r w:rsidRPr="004C00C0">
        <w:rPr>
          <w:rFonts w:ascii="Fb Fontext" w:hAnsi="Fb Fontext"/>
          <w:b/>
          <w:bCs/>
          <w:rtl/>
        </w:rPr>
        <w:t xml:space="preserve">א"ד</w:t>
      </w:r>
      <w:r w:rsidRPr="004C00C0">
        <w:rPr>
          <w:rFonts w:ascii="Fb Fontext" w:hAnsi="Fb Fontext"/>
          <w:b/>
          <w:bCs/>
          <w:rtl/>
        </w:rPr>
        <w:t xml:space="preserve">: </w:t>
      </w:r>
      <w:r w:rsidRPr="006F178A">
        <w:rPr>
          <w:rStyle w:val="2fb"/>
          <w:rFonts w:ascii="Fb Fontext" w:hAnsi="Fb Fontext"/>
          <w:rtl/>
        </w:rPr>
        <w:t xml:space="preserve">ר"כ</w:t>
      </w:r>
      <w:r w:rsidRPr="006F178A">
        <w:rPr>
          <w:rFonts w:ascii="Fb Fontext" w:hAnsi="Fb Fontext"/>
          <w:rtl/>
        </w:rPr>
        <w:t xml:space="preserve"> </w:t>
      </w:r>
      <w:ins w:id="94040" w:author="מנוע מכני" w:date="2026-10-11T12:04:40Z">
        <w:r>
          <w:rPr>
            <w:rFonts w:ascii="Fb Fontext" w:hAnsi="Fb Fontext"/>
            <w:rtl/>
          </w:rPr>
          <w:t xml:space="preserve">גופו</w:t>
        </w:r>
      </w:ins>
      <w:del w:id="94041" w:author="מנוע מכני" w:date="2026-10-11T12:04:40Z">
        <w:r w:rsidRPr="006F178A">
          <w:rPr>
            <w:rFonts w:ascii="Fb Fontext" w:hAnsi="Fb Fontext"/>
            <w:rtl/>
          </w:rPr>
          <w:delText xml:space="preserve">גופיה</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תני.</w:t>
      </w:r>
    </w:p>
    <w:p w:rsidR="005851B8" w:rsidRPr="00B3644D" w:rsidRDefault="005851B8" w:rsidP="005851B8">
      <w:pPr>
        <w:rPr>
          <w:spacing w:val="-2"/>
          <w:rtl/>
        </w:rPr>
      </w:pPr>
      <w:r w:rsidRPr="00B3644D">
        <w:rPr>
          <w:rStyle w:val="2fb"/>
          <w:rFonts w:ascii="Fb Fontext" w:hAnsi="Fb Fontext"/>
          <w:spacing w:val="-2"/>
          <w:rtl/>
        </w:rPr>
        <w:t>רב יוסף</w:t>
      </w:r>
      <w:r w:rsidRPr="00B3644D">
        <w:rPr>
          <w:spacing w:val="-2"/>
          <w:rtl/>
        </w:rPr>
        <w:t xml:space="preserve"> -טעמיה </w:t>
      </w:r>
      <w:ins w:id="94042" w:author="מנוע מכני" w:date="2026-10-11T12:04:40Z">
        <w:r>
          <w:rPr>
            <w:spacing w:val="-2"/>
            <w:rtl/>
          </w:rPr>
          <w:t xml:space="preserve">דסבר</w:t>
        </w:r>
      </w:ins>
      <w:del w:id="94043" w:author="מנוע מכני" w:date="2026-10-11T12:04:40Z">
        <w:r w:rsidRPr="00B3644D">
          <w:rPr>
            <w:spacing w:val="-2"/>
            <w:rtl/>
          </w:rPr>
          <w:delText xml:space="preserve">דס"ל</w:delText>
        </w:r>
      </w:del>
      <w:r w:rsidRPr="00B3644D">
        <w:rPr>
          <w:spacing w:val="-2"/>
          <w:rtl/>
        </w:rPr>
        <w:t xml:space="preserve"> כל שיתוף שאין מכניסו ומוציאו דרך פתחים במבוי - </w:t>
      </w:r>
      <w:ins w:id="91468" w:author="מנוע מכני" w:date="2026-10-11T12:04:40Z">
        <w:r>
          <w:rPr>
            <w:spacing w:val="-2"/>
            <w:rtl/>
          </w:rPr>
          <w:t xml:space="preserve">לא</w:t>
        </w:r>
      </w:ins>
      <w:del w:id="91469" w:author="מנוע מכני" w:date="2026-10-11T12:04:40Z">
        <w:r w:rsidRPr="00B3644D">
          <w:rPr>
            <w:spacing w:val="-2"/>
            <w:rtl/>
          </w:rPr>
          <w:delText xml:space="preserve">לאו</w:delText>
        </w:r>
      </w:del>
      <w:r w:rsidRPr="00B3644D">
        <w:rPr>
          <w:spacing w:val="-2"/>
          <w:rtl/>
        </w:rPr>
        <w:t xml:space="preserve"> שמיה שיתוף.</w:t>
      </w:r>
    </w:p>
    <w:p>
      <w:pPr>
        <w:pStyle w:val="38"/>
        <w:rPr>
          <w:ins w:id="96259" w:author="מנוע מכני" w:date="2026-10-11T12:04:40Z"/>
        </w:rPr>
      </w:pPr>
      <w:r w:rsidRPr="00B3644D">
        <w:t xml:space="preserve">והך</w:t>
      </w:r>
    </w:p>
    <w:p w:rsidR="005851B8" w:rsidRPr="00B3644D" w:rsidRDefault="005851B8" w:rsidP="005851B8">
      <w:pPr>
        <w:rPr>
          <w:spacing w:val="-2"/>
          <w:rtl/>
        </w:rPr>
      </w:pPr>
      <w:del w:id="96260" w:author="מנוע מכני" w:date="2026-10-11T12:04:40Z">
        <w:r w:rsidRPr="00B3644D">
          <w:rPr>
            <w:spacing w:val="-2"/>
            <w:rtl/>
          </w:rPr>
          <w:delText xml:space="preserve"> </w:delText>
        </w:r>
      </w:del>
      <w:r w:rsidRPr="00B3644D">
        <w:rPr>
          <w:spacing w:val="-2"/>
          <w:rtl/>
        </w:rPr>
        <w:t xml:space="preserve">דבעה"ב שיה שותף לשכניו לזה ביין ולזה ביין </w:t>
      </w:r>
      <w:r w:rsidRPr="00B3644D">
        <w:rPr>
          <w:spacing w:val="-2"/>
          <w:rtl/>
        </w:rPr>
        <w:t xml:space="preserve">א"צ</w:t>
      </w:r>
      <w:r w:rsidRPr="00B3644D">
        <w:rPr>
          <w:spacing w:val="-2"/>
          <w:rtl/>
        </w:rPr>
        <w:t xml:space="preserve"> לערב מיירי דאפקיה מכל חצר ועייליה.</w:t>
      </w:r>
    </w:p>
    <w:p>
      <w:pPr>
        <w:pStyle w:val="38"/>
        <w:rPr>
          <w:ins w:id="96261" w:author="מנוע מכני" w:date="2026-10-11T12:04:40Z"/>
        </w:rPr>
      </w:pPr>
      <w:r w:rsidRPr="006F178A">
        <w:t xml:space="preserve">והך</w:t>
      </w:r>
    </w:p>
    <w:p w:rsidR="005851B8" w:rsidRPr="006F178A" w:rsidRDefault="005851B8" w:rsidP="005851B8">
      <w:pPr>
        <w:rPr>
          <w:rtl/>
        </w:rPr>
      </w:pPr>
      <w:del w:id="96262" w:author="מנוע מכני" w:date="2026-10-11T12:04:40Z">
        <w:r w:rsidRPr="006F178A">
          <w:rPr>
            <w:rtl/>
          </w:rPr>
          <w:delText xml:space="preserve"> </w:delText>
        </w:r>
      </w:del>
      <w:r w:rsidRPr="006F178A">
        <w:rPr>
          <w:rtl/>
        </w:rPr>
        <w:t xml:space="preserve">דכיצד משתתפין במבוי </w:t>
      </w:r>
      <w:ins w:id="91470" w:author="מנוע מכני" w:date="2026-10-11T12:04:40Z">
        <w:r>
          <w:rPr>
            <w:rtl/>
          </w:rPr>
          <w:t xml:space="preserve">גם</w:t>
        </w:r>
      </w:ins>
      <w:del w:id="91471" w:author="מנוע מכני" w:date="2026-10-11T12:04:40Z">
        <w:r w:rsidRPr="006F178A">
          <w:rPr>
            <w:rtl/>
          </w:rPr>
          <w:delText xml:space="preserve">נמי</w:delText>
        </w:r>
      </w:del>
      <w:r w:rsidRPr="006F178A">
        <w:rPr>
          <w:rtl/>
        </w:rPr>
        <w:t xml:space="preserve"> מיירי דאפקיה ועייליה.</w:t>
      </w:r>
    </w:p>
    <w:p w:rsidR="005851B8" w:rsidRPr="006F178A" w:rsidRDefault="005851B8" w:rsidP="005851B8">
      <w:pPr>
        <w:rPr>
          <w:rtl/>
        </w:rPr>
      </w:pPr>
      <w:r w:rsidRPr="006F178A">
        <w:rPr>
          <w:rStyle w:val="2fb"/>
          <w:rFonts w:ascii="Fb Fontext" w:hAnsi="Fb Fontext"/>
          <w:rtl/>
        </w:rPr>
        <w:t xml:space="preserve">רב"ב</w:t>
      </w:r>
      <w:r w:rsidRPr="006F178A">
        <w:rPr>
          <w:rStyle w:val="afffe"/>
          <w:rFonts w:ascii="Fb Fontext" w:hAnsi="Fb Fontext"/>
          <w:rtl/>
        </w:rPr>
        <w:t xml:space="preserve"> </w:t>
      </w:r>
      <w:ins w:id="94044" w:author="מנוע מכני" w:date="2026-10-11T12:04:40Z">
        <w:r>
          <w:rPr>
            <w:rStyle w:val="afffe"/>
            <w:rFonts w:ascii="Fb Fontext" w:hAnsi="Fb Fontext"/>
            <w:rtl/>
          </w:rPr>
          <w:t xml:space="preserve">סבר</w:t>
        </w:r>
      </w:ins>
      <w:del w:id="94045" w:author="מנוע מכני" w:date="2026-10-11T12:04:40Z">
        <w:r w:rsidRPr="006F178A">
          <w:rPr>
            <w:rStyle w:val="afffe"/>
            <w:rFonts w:ascii="Fb Fontext" w:hAnsi="Fb Fontext"/>
            <w:rtl/>
          </w:rPr>
          <w:delText xml:space="preserve">ס"ל</w:delText>
        </w:r>
      </w:del>
      <w:r w:rsidRPr="006F178A">
        <w:rPr>
          <w:rtl/>
        </w:rPr>
        <w:t xml:space="preserve"> טעמיה דאין מבוי ניתר בלחי וקורה עד שיהו בתים וחצירות פתוחות לתוכו ולא רק מחצר לחצר.</w:t>
      </w:r>
    </w:p>
    <w:p w:rsidR="005851B8" w:rsidRPr="006061D7" w:rsidRDefault="005851B8" w:rsidP="005851B8">
      <w:pPr>
        <w:rPr>
          <w:rtl/>
        </w:rPr>
      </w:pPr>
      <w:r w:rsidRPr="006061D7">
        <w:rPr>
          <w:rtl/>
        </w:rPr>
        <w:t xml:space="preserve">וראיה דא"צ להכניס לכל חצר וחצר מהא דהקנה לו פת בסלו ודאי הוי שיתוף, וכן </w:t>
      </w:r>
      <w:r w:rsidRPr="006061D7">
        <w:rPr>
          <w:rStyle w:val="2fb"/>
          <w:rtl/>
        </w:rPr>
        <w:t xml:space="preserve">אריא"ר</w:t>
      </w:r>
      <w:r w:rsidRPr="006061D7">
        <w:rPr>
          <w:rtl/>
        </w:rPr>
        <w:t xml:space="preserve"> בני חבורה שהיו מסובין וקדש עליהן היום, הפת שעל שלחן סומכין </w:t>
      </w:r>
      <w:ins w:id="92866" w:author="מנוע מכני" w:date="2026-10-11T12:04:40Z">
        <w:r>
          <w:rPr>
            <w:rtl/>
          </w:rPr>
          <w:t xml:space="preserve">עליו</w:t>
        </w:r>
      </w:ins>
      <w:del w:id="92867" w:author="מנוע מכני" w:date="2026-10-11T12:04:40Z">
        <w:r w:rsidRPr="006061D7">
          <w:rPr>
            <w:rtl/>
          </w:rPr>
          <w:delText xml:space="preserve">עליה</w:delText>
        </w:r>
      </w:del>
      <w:r w:rsidRPr="006061D7">
        <w:rPr>
          <w:rtl/>
        </w:rPr>
        <w:t xml:space="preserve"> משום עירוב, והיינו במסובין בבית,| </w:t>
      </w:r>
      <w:r w:rsidRPr="006061D7">
        <w:rPr>
          <w:rtl/>
        </w:rPr>
        <w:t xml:space="preserve">וא"ל</w:t>
      </w:r>
      <w:r w:rsidRPr="006061D7">
        <w:rPr>
          <w:rtl/>
        </w:rPr>
        <w:t xml:space="preserve"> משום שיתוף והיינו במסובין בחצר.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b/>
          <w:bCs/>
          <w:rtl/>
        </w:rPr>
        <w:t>תנאי היתר למבוי.</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עד.</w:t>
      </w:r>
    </w:p>
    <w:p>
      <w:pPr>
        <w:pStyle w:val="afffff8"/>
        <w:rPr>
          <w:ins w:id="90209" w:author="קלוד" w:date="2026-10-11T12:24:08Z"/>
        </w:rPr>
      </w:pPr>
      <w:ins w:id="90210" w:author="קלוד" w:date="2026-10-11T12:24:08Z">
        <w:r>
          <w:rPr>
            <w:color w:val="7B3F00"/>
          </w:rPr>
          <w:t xml:space="preserve">מבוי ניתר בלחי וקורה - כמה בתים וחצירות פתוחין</w:t>
        </w:r>
      </w:ins>
    </w:p>
    <w:p>
      <w:pPr>
        <w:pStyle w:val="38"/>
        <w:rPr>
          <w:ins w:id="96263" w:author="מנוע מכני" w:date="2026-10-11T12:04:40Z"/>
        </w:rPr>
      </w:pPr>
      <w:r w:rsidRPr="006F178A">
        <w:t xml:space="preserve">רב:</w:t>
      </w:r>
    </w:p>
    <w:p w:rsidR="005851B8" w:rsidRPr="006F178A" w:rsidRDefault="005851B8" w:rsidP="005851B8">
      <w:pPr>
        <w:rPr>
          <w:rtl/>
        </w:rPr>
      </w:pPr>
      <w:del w:id="96264" w:author="מנוע מכני" w:date="2026-10-11T12:04:40Z">
        <w:r w:rsidRPr="006F178A">
          <w:rPr>
            <w:rFonts w:ascii="Fb Fontext" w:hAnsi="Fb Fontext"/>
            <w:rtl/>
          </w:rPr>
          <w:delText xml:space="preserve"> </w:delText>
        </w:r>
      </w:del>
      <w:r w:rsidRPr="006F178A">
        <w:rPr>
          <w:rFonts w:ascii="Fb Fontext" w:hAnsi="Fb Fontext"/>
          <w:rtl/>
        </w:rPr>
        <w:t xml:space="preserve">אין מבוי ניתר בלחי וקורה עד שיהו בתים וחצירות פתוחין לתוכו.</w:t>
      </w:r>
    </w:p>
    <w:p>
      <w:pPr>
        <w:pStyle w:val="38"/>
        <w:rPr>
          <w:ins w:id="96265" w:author="מנוע מכני" w:date="2026-10-11T12:04:40Z"/>
        </w:rPr>
      </w:pPr>
      <w:r w:rsidRPr="006F178A">
        <w:t xml:space="preserve">ושמואל:</w:t>
      </w:r>
    </w:p>
    <w:p w:rsidR="005851B8" w:rsidRPr="006F178A" w:rsidRDefault="005851B8" w:rsidP="005851B8">
      <w:pPr>
        <w:rPr>
          <w:rtl/>
        </w:rPr>
      </w:pPr>
      <w:del w:id="96266" w:author="מנוע מכני" w:date="2026-10-11T12:04:40Z">
        <w:r w:rsidRPr="006F178A">
          <w:rPr>
            <w:rtl/>
          </w:rPr>
          <w:delText xml:space="preserve"> </w:delText>
        </w:r>
      </w:del>
      <w:ins w:id="90428" w:author="מנוע מכני" w:date="2026-10-11T12:04:40Z">
        <w:r>
          <w:rPr>
            <w:rtl/>
          </w:rPr>
          <w:t xml:space="preserve">אפי'</w:t>
        </w:r>
      </w:ins>
      <w:del w:id="90429" w:author="מנוע מכני" w:date="2026-10-11T12:04:40Z">
        <w:r w:rsidRPr="006F178A">
          <w:rPr>
            <w:rtl/>
          </w:rPr>
          <w:delText xml:space="preserve">אפילו</w:delText>
        </w:r>
      </w:del>
      <w:r w:rsidRPr="006F178A">
        <w:rPr>
          <w:rtl/>
        </w:rPr>
        <w:t xml:space="preserve"> בית אחד וחצר אחת.</w:t>
      </w:r>
    </w:p>
    <w:p>
      <w:pPr>
        <w:pStyle w:val="38"/>
        <w:rPr>
          <w:ins w:id="96267" w:author="מנוע מכני" w:date="2026-10-11T12:04:40Z"/>
        </w:rPr>
      </w:pPr>
      <w:r w:rsidRPr="006F178A">
        <w:t xml:space="preserve">ורי"ו:</w:t>
      </w:r>
    </w:p>
    <w:p w:rsidR="005851B8" w:rsidRPr="006F178A" w:rsidRDefault="005851B8" w:rsidP="005851B8">
      <w:pPr>
        <w:rPr>
          <w:rtl/>
        </w:rPr>
      </w:pPr>
      <w:del w:id="96268" w:author="מנוע מכני" w:date="2026-10-11T12:04:40Z">
        <w:r w:rsidRPr="006F178A">
          <w:rPr>
            <w:rtl/>
          </w:rPr>
          <w:delText xml:space="preserve"> </w:delText>
        </w:r>
      </w:del>
      <w:ins w:id="90430" w:author="מנוע מכני" w:date="2026-10-11T12:04:40Z">
        <w:r>
          <w:rPr>
            <w:rtl/>
          </w:rPr>
          <w:t xml:space="preserve">אפי'</w:t>
        </w:r>
      </w:ins>
      <w:del w:id="90431" w:author="מנוע מכני" w:date="2026-10-11T12:04:40Z">
        <w:r w:rsidRPr="006F178A">
          <w:rPr>
            <w:rtl/>
          </w:rPr>
          <w:delText xml:space="preserve">אפילו</w:delText>
        </w:r>
      </w:del>
      <w:r w:rsidRPr="006F178A">
        <w:rPr>
          <w:rtl/>
        </w:rPr>
        <w:t xml:space="preserve"> חורבה. דחזי לדירה. | אבל שביל של כרמים דלא חזי לדירה - </w:t>
      </w:r>
      <w:r w:rsidRPr="006F178A">
        <w:rPr>
          <w:rtl/>
        </w:rPr>
        <w:t xml:space="preserve">לא</w:t>
      </w:r>
      <w:r w:rsidRPr="006F178A">
        <w:rPr>
          <w:rtl/>
        </w:rPr>
        <w:t xml:space="preserve">.</w:t>
      </w:r>
    </w:p>
    <w:p w:rsidR="005851B8" w:rsidRPr="006F178A" w:rsidRDefault="005851B8" w:rsidP="005851B8">
      <w:pPr>
        <w:rPr>
          <w:rtl/>
        </w:rPr>
      </w:pPr>
      <w:r w:rsidRPr="006F178A">
        <w:rPr>
          <w:rStyle w:val="2fb"/>
          <w:rtl/>
        </w:rPr>
        <w:t xml:space="preserve">רהב"ח</w:t>
      </w:r>
      <w:r w:rsidRPr="006F178A">
        <w:rPr>
          <w:rtl/>
        </w:rPr>
        <w:t xml:space="preserve">: ואזדא </w:t>
      </w:r>
      <w:r w:rsidRPr="006F178A">
        <w:rPr>
          <w:rStyle w:val="2fb"/>
          <w:rtl/>
        </w:rPr>
        <w:t xml:space="preserve">רי"ו</w:t>
      </w:r>
      <w:r w:rsidRPr="006F178A">
        <w:rPr>
          <w:rtl/>
        </w:rPr>
        <w:t xml:space="preserve"> </w:t>
      </w:r>
      <w:ins w:id="91472" w:author="מנוע מכני" w:date="2026-10-11T12:04:40Z">
        <w:r>
          <w:rPr>
            <w:rtl/>
          </w:rPr>
          <w:t xml:space="preserve">לשיטתו</w:t>
        </w:r>
      </w:ins>
      <w:del w:id="91473" w:author="מנוע מכני" w:date="2026-10-11T12:04:40Z">
        <w:r w:rsidRPr="006F178A">
          <w:rPr>
            <w:rtl/>
          </w:rPr>
          <w:delText xml:space="preserve">לטעמיה</w:delText>
        </w:r>
      </w:del>
      <w:r w:rsidRPr="006F178A">
        <w:rPr>
          <w:rtl/>
        </w:rPr>
        <w:t xml:space="preserve">, דלא גזרי </w:t>
      </w:r>
      <w:ins w:id="92868" w:author="מנוע מכני" w:date="2026-10-11T12:04:40Z">
        <w:r>
          <w:rPr>
            <w:rtl/>
          </w:rPr>
          <w:t xml:space="preserve">שמא</w:t>
        </w:r>
      </w:ins>
      <w:del w:id="92869" w:author="מנוע מכני" w:date="2026-10-11T12:04:40Z">
        <w:r w:rsidRPr="006F178A">
          <w:rPr>
            <w:rtl/>
          </w:rPr>
          <w:delText xml:space="preserve">דלמא</w:delText>
        </w:r>
      </w:del>
      <w:r w:rsidRPr="006F178A">
        <w:rPr>
          <w:rtl/>
        </w:rPr>
        <w:t xml:space="preserve"> אתי לאפוקי מאני דחצר לחורבה.</w:t>
      </w:r>
    </w:p>
    <w:p w:rsidR="005851B8" w:rsidRPr="006F178A" w:rsidRDefault="005851B8" w:rsidP="005851B8">
      <w:pPr>
        <w:rPr>
          <w:rtl/>
        </w:rPr>
      </w:pPr>
      <w:ins w:id="91474" w:author="מנוע מכני" w:date="2026-10-11T12:04:40Z">
        <w:r>
          <w:rPr>
            <w:rtl/>
          </w:rPr>
          <w:t xml:space="preserve">שהרי</w:t>
        </w:r>
      </w:ins>
      <w:del w:id="91475" w:author="מנוע מכני" w:date="2026-10-11T12:04:40Z">
        <w:r w:rsidRPr="006F178A">
          <w:rPr>
            <w:rtl/>
          </w:rPr>
          <w:delText xml:space="preserve">דהא</w:delText>
        </w:r>
      </w:del>
      <w:r w:rsidRPr="006F178A">
        <w:rPr>
          <w:rtl/>
        </w:rPr>
        <w:t xml:space="preserve"> </w:t>
      </w:r>
      <w:r w:rsidRPr="006F178A">
        <w:rPr>
          <w:rStyle w:val="2fb"/>
          <w:rtl/>
        </w:rPr>
        <w:t xml:space="preserve">ר"ש</w:t>
      </w:r>
      <w:r w:rsidRPr="006F178A">
        <w:rPr>
          <w:rtl/>
        </w:rPr>
        <w:t xml:space="preserve"> אחד גגות, קרפיפות, חצירות רשות אחת הן לכלים ששבתו לתוכן, ולא לששבתו בתוך הבית.</w:t>
      </w:r>
    </w:p>
    <w:p>
      <w:pPr>
        <w:pStyle w:val="38"/>
        <w:rPr>
          <w:ins w:id="96269" w:author="מנוע מכני" w:date="2026-10-11T12:04:40Z"/>
        </w:rPr>
      </w:pPr>
      <w:r w:rsidRPr="006F178A">
        <w:t xml:space="preserve">ואהך </w:t>
      </w:r>
      <w:r w:rsidRPr="006F178A">
        <w:t xml:space="preserve">אמר</w:t>
      </w:r>
      <w:r w:rsidRPr="006F178A">
        <w:t xml:space="preserve"> רב:</w:t>
      </w:r>
    </w:p>
    <w:p w:rsidR="005851B8" w:rsidRPr="006F178A" w:rsidRDefault="005851B8" w:rsidP="005851B8">
      <w:pPr>
        <w:rPr>
          <w:rtl/>
        </w:rPr>
      </w:pPr>
      <w:del w:id="96270" w:author="מנוע מכני" w:date="2026-10-11T12:04:40Z">
        <w:r w:rsidRPr="006F178A">
          <w:rPr>
            <w:rtl/>
          </w:rPr>
          <w:delText xml:space="preserve"> </w:delText>
        </w:r>
      </w:del>
      <w:r w:rsidRPr="006F178A">
        <w:rPr>
          <w:rtl/>
        </w:rPr>
        <w:t xml:space="preserve">דהלכה </w:t>
      </w:r>
      <w:r w:rsidRPr="006F178A">
        <w:rPr>
          <w:rStyle w:val="2fb"/>
          <w:rtl/>
        </w:rPr>
        <w:t xml:space="preserve">כר"ש</w:t>
      </w:r>
      <w:r w:rsidRPr="006F178A">
        <w:rPr>
          <w:rtl/>
        </w:rPr>
        <w:t xml:space="preserve">, והוא שלא עירבו, אבל עירבו - </w:t>
      </w:r>
      <w:ins w:id="92870" w:author="מנוע מכני" w:date="2026-10-11T12:04:40Z">
        <w:r>
          <w:rPr>
            <w:rtl/>
          </w:rPr>
          <w:t xml:space="preserve">גוזרים</w:t>
        </w:r>
      </w:ins>
      <w:del w:id="92871" w:author="מנוע מכני" w:date="2026-10-11T12:04:40Z">
        <w:r w:rsidRPr="006F178A">
          <w:rPr>
            <w:rtl/>
          </w:rPr>
          <w:delText xml:space="preserve">גזרינן</w:delText>
        </w:r>
      </w:del>
      <w:r w:rsidRPr="006F178A">
        <w:rPr>
          <w:rtl/>
        </w:rPr>
        <w:t xml:space="preserve"> שמא יבוא לאפוקי מאני דבתים לחצר.</w:t>
      </w:r>
    </w:p>
    <w:p>
      <w:pPr>
        <w:pStyle w:val="38"/>
        <w:rPr>
          <w:ins w:id="96271" w:author="מנוע מכני" w:date="2026-10-11T12:04:40Z"/>
        </w:rPr>
      </w:pPr>
      <w:r w:rsidRPr="00B3644D">
        <w:t xml:space="preserve">ואהך </w:t>
      </w:r>
      <w:r w:rsidRPr="00B3644D">
        <w:t xml:space="preserve">אמר</w:t>
      </w:r>
      <w:r w:rsidRPr="00B3644D">
        <w:t xml:space="preserve"> שמואל:</w:t>
      </w:r>
    </w:p>
    <w:p w:rsidR="005851B8" w:rsidRPr="00B3644D" w:rsidRDefault="005851B8" w:rsidP="005851B8">
      <w:pPr>
        <w:rPr>
          <w:spacing w:val="-2"/>
          <w:rtl/>
        </w:rPr>
      </w:pPr>
      <w:del w:id="96272" w:author="מנוע מכני" w:date="2026-10-11T12:04:40Z">
        <w:r w:rsidRPr="00B3644D">
          <w:rPr>
            <w:spacing w:val="-2"/>
            <w:rtl/>
          </w:rPr>
          <w:delText xml:space="preserve"> </w:delText>
        </w:r>
      </w:del>
      <w:r w:rsidRPr="00B3644D">
        <w:rPr>
          <w:spacing w:val="-2"/>
          <w:rtl/>
        </w:rPr>
        <w:t xml:space="preserve">בין עירבו ובין </w:t>
      </w:r>
      <w:r w:rsidRPr="00B3644D">
        <w:rPr>
          <w:spacing w:val="-2"/>
          <w:rtl/>
        </w:rPr>
        <w:t xml:space="preserve">לא</w:t>
      </w:r>
      <w:r w:rsidRPr="00B3644D">
        <w:rPr>
          <w:spacing w:val="-2"/>
          <w:rtl/>
        </w:rPr>
        <w:t xml:space="preserve"> עירבו. וכן </w:t>
      </w:r>
      <w:r w:rsidRPr="00B3644D">
        <w:rPr>
          <w:rStyle w:val="2fb"/>
          <w:spacing w:val="-2"/>
          <w:rtl/>
        </w:rPr>
        <w:t xml:space="preserve">ארי"ו</w:t>
      </w:r>
      <w:r w:rsidRPr="00B3644D">
        <w:rPr>
          <w:spacing w:val="-2"/>
          <w:rtl/>
        </w:rPr>
        <w:t xml:space="preserve">: הלכה </w:t>
      </w:r>
      <w:r w:rsidRPr="00B3644D">
        <w:rPr>
          <w:rStyle w:val="2fb"/>
          <w:spacing w:val="-2"/>
          <w:rtl/>
        </w:rPr>
        <w:t xml:space="preserve">כר"ש</w:t>
      </w:r>
      <w:r w:rsidRPr="00B3644D">
        <w:rPr>
          <w:spacing w:val="-2"/>
          <w:rtl/>
        </w:rPr>
        <w:t xml:space="preserve">, בין עירבו ובין </w:t>
      </w:r>
      <w:r w:rsidRPr="00B3644D">
        <w:rPr>
          <w:spacing w:val="-2"/>
          <w:rtl/>
        </w:rPr>
        <w:t xml:space="preserve">לא</w:t>
      </w:r>
      <w:r w:rsidRPr="00B3644D">
        <w:rPr>
          <w:spacing w:val="-2"/>
          <w:rtl/>
        </w:rPr>
        <w:t xml:space="preserve"> עירבו.</w:t>
      </w:r>
    </w:p>
    <w:p w:rsidR="005851B8" w:rsidRPr="00B3644D" w:rsidRDefault="005851B8" w:rsidP="005851B8">
      <w:pPr>
        <w:rPr>
          <w:spacing w:val="-6"/>
          <w:rtl/>
        </w:rPr>
      </w:pPr>
      <w:r w:rsidRPr="00B3644D">
        <w:rPr>
          <w:spacing w:val="-6"/>
          <w:rtl/>
        </w:rPr>
        <w:t xml:space="preserve">אלמא: [מדברי </w:t>
      </w:r>
      <w:r w:rsidRPr="00B3644D">
        <w:rPr>
          <w:rStyle w:val="2fb"/>
          <w:spacing w:val="-6"/>
          <w:rtl/>
        </w:rPr>
        <w:t xml:space="preserve">רי"ו</w:t>
      </w:r>
      <w:r w:rsidRPr="00B3644D">
        <w:rPr>
          <w:spacing w:val="-6"/>
          <w:rtl/>
        </w:rPr>
        <w:t xml:space="preserve"> דאפי' בלא עירבו] </w:t>
      </w:r>
      <w:r w:rsidRPr="00B3644D">
        <w:rPr>
          <w:spacing w:val="-6"/>
          <w:rtl/>
        </w:rPr>
        <w:t xml:space="preserve">לא</w:t>
      </w:r>
      <w:r w:rsidRPr="00B3644D">
        <w:rPr>
          <w:spacing w:val="-6"/>
          <w:rtl/>
        </w:rPr>
        <w:t xml:space="preserve"> </w:t>
      </w:r>
      <w:ins w:id="92872" w:author="מנוע מכני" w:date="2026-10-11T12:04:40Z">
        <w:r>
          <w:rPr>
            <w:spacing w:val="-6"/>
            <w:rtl/>
          </w:rPr>
          <w:t xml:space="preserve">גוזרים</w:t>
        </w:r>
      </w:ins>
      <w:del w:id="92873" w:author="מנוע מכני" w:date="2026-10-11T12:04:40Z">
        <w:r w:rsidRPr="00B3644D">
          <w:rPr>
            <w:spacing w:val="-6"/>
            <w:rtl/>
          </w:rPr>
          <w:delText xml:space="preserve">גזרינן</w:delText>
        </w:r>
      </w:del>
      <w:r w:rsidRPr="00B3644D">
        <w:rPr>
          <w:spacing w:val="-6"/>
          <w:rtl/>
        </w:rPr>
        <w:t xml:space="preserve"> שמא יבוא לאפוקי מאני דבתים לחצר. </w:t>
      </w:r>
      <w:r w:rsidRPr="00B3644D">
        <w:rPr>
          <w:spacing w:val="-6"/>
          <w:rtl/>
        </w:rPr>
        <w:t xml:space="preserve">וה"נ</w:t>
      </w:r>
      <w:r w:rsidRPr="00B3644D">
        <w:rPr>
          <w:spacing w:val="-6"/>
          <w:rtl/>
        </w:rPr>
        <w:t xml:space="preserve"> בחורבה.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273" w:author="מנוע מכני" w:date="2026-10-11T12:04:40Z"/>
        </w:rPr>
      </w:pPr>
      <w:r w:rsidRPr="00132755">
        <w:t xml:space="preserve">ר"א בר בי רב:</w:t>
      </w:r>
    </w:p>
    <w:p w:rsidR="005851B8" w:rsidRPr="00132755" w:rsidRDefault="005851B8" w:rsidP="005851B8">
      <w:pPr>
        <w:rPr>
          <w:spacing w:val="-2"/>
          <w:rtl/>
        </w:rPr>
      </w:pPr>
      <w:del w:id="96274" w:author="מנוע מכני" w:date="2026-10-11T12:04:40Z">
        <w:r w:rsidRPr="00132755">
          <w:rPr>
            <w:rFonts w:ascii="Fb Fontext" w:hAnsi="Fb Fontext"/>
            <w:spacing w:val="-2"/>
            <w:rtl/>
          </w:rPr>
          <w:delText xml:space="preserve"> </w:delText>
        </w:r>
      </w:del>
      <w:r w:rsidRPr="00132755">
        <w:rPr>
          <w:rFonts w:ascii="Fb Fontext" w:hAnsi="Fb Fontext"/>
          <w:spacing w:val="-2"/>
          <w:rtl/>
        </w:rPr>
        <w:t xml:space="preserve">הקשה על </w:t>
      </w:r>
      <w:r w:rsidRPr="00132755">
        <w:rPr>
          <w:rStyle w:val="2fb"/>
          <w:rFonts w:ascii="Fb Fontext" w:hAnsi="Fb Fontext"/>
          <w:spacing w:val="-2"/>
          <w:rtl/>
        </w:rPr>
        <w:t xml:space="preserve">שמואל</w:t>
      </w:r>
      <w:r w:rsidRPr="00132755">
        <w:rPr>
          <w:rFonts w:ascii="Fb Fontext" w:hAnsi="Fb Fontext"/>
          <w:spacing w:val="-2"/>
          <w:rtl/>
        </w:rPr>
        <w:t xml:space="preserve"> מהא </w:t>
      </w:r>
      <w:ins w:id="90405" w:author="Claude - סמנטי" w:date="2026-10-11T12:19:31Z">
        <w:r>
          <w:rPr>
            <w:rFonts w:ascii="Fb Fontext" w:hAnsi="Fb Fontext"/>
            <w:spacing w:val="-2"/>
            <w:rtl/>
          </w:rPr>
          <w:t xml:space="preserve">שהוא</w:t>
        </w:r>
      </w:ins>
      <w:del w:id="90406" w:author="Claude - סמנטי" w:date="2026-10-11T12:19:31Z">
        <w:r w:rsidRPr="00132755">
          <w:rPr>
            <w:rFonts w:ascii="Fb Fontext" w:hAnsi="Fb Fontext"/>
            <w:spacing w:val="-2"/>
            <w:rtl/>
          </w:rPr>
          <w:delText xml:space="preserve">דהוא</w:delText>
        </w:r>
      </w:del>
      <w:r w:rsidRPr="00132755">
        <w:rPr>
          <w:rFonts w:ascii="Fb Fontext" w:hAnsi="Fb Fontext"/>
          <w:spacing w:val="-2"/>
          <w:rtl/>
        </w:rPr>
        <w:t xml:space="preserve"> עצמו </w:t>
      </w:r>
      <w:r w:rsidRPr="00132755">
        <w:rPr>
          <w:rFonts w:ascii="Fb Fontext" w:hAnsi="Fb Fontext"/>
          <w:spacing w:val="-2"/>
          <w:rtl/>
        </w:rPr>
        <w:t xml:space="preserve">אמר</w:t>
      </w:r>
      <w:r w:rsidRPr="00132755">
        <w:rPr>
          <w:rFonts w:ascii="Fb Fontext" w:hAnsi="Fb Fontext"/>
          <w:spacing w:val="-2"/>
          <w:rtl/>
        </w:rPr>
        <w:t xml:space="preserve"> דאין לנו בעירובין אלא כלשון משנתנו.</w:t>
      </w:r>
    </w:p>
    <w:p w:rsidR="005851B8" w:rsidRPr="006F178A" w:rsidRDefault="005851B8" w:rsidP="005851B8">
      <w:pPr>
        <w:rPr>
          <w:rtl/>
        </w:rPr>
      </w:pPr>
      <w:r w:rsidRPr="006F178A">
        <w:rPr>
          <w:rtl/>
        </w:rPr>
        <w:t xml:space="preserve">והוא עצמו שנה שהמבוי לחצירות כחצר לבתים ואישתיק </w:t>
      </w:r>
      <w:r w:rsidRPr="006F178A">
        <w:rPr>
          <w:rStyle w:val="2fb"/>
          <w:rtl/>
        </w:rPr>
        <w:t xml:space="preserve">שמואל</w:t>
      </w:r>
      <w:r w:rsidRPr="006F178A">
        <w:rPr>
          <w:rtl/>
        </w:rPr>
        <w:t xml:space="preserve">.</w:t>
      </w:r>
    </w:p>
    <w:p w:rsidR="005851B8" w:rsidRPr="009757B9" w:rsidRDefault="005851B8" w:rsidP="005851B8">
      <w:pPr>
        <w:rPr>
          <w:rFonts w:cs="Guttman Vilna"/>
          <w:b/>
          <w:bCs/>
          <w:rtl/>
        </w:rPr>
      </w:pPr>
      <w:r w:rsidRPr="006F178A">
        <w:rPr>
          <w:rtl/>
        </w:rPr>
        <w:t xml:space="preserve">ואע"ג דהתיר לאבוה בר </w:t>
      </w:r>
      <w:ins w:id="94658" w:author="מנוע מכני" w:date="2026-10-11T12:04:40Z">
        <w:r>
          <w:rPr>
            <w:rtl/>
          </w:rPr>
          <w:t xml:space="preserve">היא</w:t>
        </w:r>
      </w:ins>
      <w:del w:id="94659" w:author="מנוע מכני" w:date="2026-10-11T12:04:40Z">
        <w:r w:rsidRPr="006F178A">
          <w:rPr>
            <w:rtl/>
          </w:rPr>
          <w:delText xml:space="preserve">איהי</w:delText>
        </w:r>
      </w:del>
      <w:r w:rsidRPr="006F178A">
        <w:rPr>
          <w:rtl/>
        </w:rPr>
        <w:t xml:space="preserve"> המבוי בלחי אחר פטירת </w:t>
      </w:r>
      <w:r w:rsidRPr="006F178A">
        <w:rPr>
          <w:rStyle w:val="2fb"/>
          <w:rtl/>
        </w:rPr>
        <w:t xml:space="preserve">שמואל</w:t>
      </w:r>
      <w:r w:rsidRPr="006F178A">
        <w:rPr>
          <w:rtl/>
        </w:rPr>
        <w:t xml:space="preserve"> </w:t>
      </w:r>
      <w:r w:rsidRPr="006F178A">
        <w:rPr>
          <w:rStyle w:val="2fb"/>
          <w:rtl/>
        </w:rPr>
        <w:t xml:space="preserve">רב ענן</w:t>
      </w:r>
      <w:r w:rsidRPr="006F178A">
        <w:rPr>
          <w:rtl/>
        </w:rPr>
        <w:t xml:space="preserve"> הסיר הלחי </w:t>
      </w:r>
      <w:ins w:id="94046" w:author="מנוע מכני" w:date="2026-10-11T12:04:40Z">
        <w:r>
          <w:rPr>
            <w:rtl/>
          </w:rPr>
          <w:t xml:space="preserve">דסבר</w:t>
        </w:r>
      </w:ins>
      <w:del w:id="94047" w:author="מנוע מכני" w:date="2026-10-11T12:04:40Z">
        <w:r w:rsidRPr="006F178A">
          <w:rPr>
            <w:rtl/>
          </w:rPr>
          <w:delText xml:space="preserve">דס"ל</w:delText>
        </w:r>
      </w:del>
      <w:r w:rsidRPr="006F178A">
        <w:rPr>
          <w:rtl/>
        </w:rPr>
        <w:t xml:space="preserve"> </w:t>
      </w:r>
      <w:r w:rsidRPr="006F178A">
        <w:rPr>
          <w:rStyle w:val="2fb"/>
          <w:rtl/>
        </w:rPr>
        <w:t xml:space="preserve">ששמואל</w:t>
      </w:r>
      <w:r w:rsidRPr="006F178A">
        <w:rPr>
          <w:rtl/>
        </w:rPr>
        <w:t xml:space="preserve"> התיר מטעם שקודם </w:t>
      </w:r>
      <w:ins w:id="94418" w:author="מנוע מכני" w:date="2026-10-11T12:04:40Z">
        <w:r>
          <w:rPr>
            <w:rtl/>
          </w:rPr>
          <w:t xml:space="preserve">לנו</w:t>
        </w:r>
      </w:ins>
      <w:del w:id="94419" w:author="מנוע מכני" w:date="2026-10-11T12:04:40Z">
        <w:r w:rsidRPr="006F178A">
          <w:rPr>
            <w:rtl/>
          </w:rPr>
          <w:delText xml:space="preserve">לן</w:delText>
        </w:r>
      </w:del>
      <w:r w:rsidRPr="006F178A">
        <w:rPr>
          <w:rtl/>
        </w:rPr>
        <w:t xml:space="preserve"> שם שמש בית הכנסת [והיינו שני בתים] </w:t>
      </w:r>
      <w:r w:rsidRPr="006F178A">
        <w:rPr>
          <w:rStyle w:val="2fb"/>
          <w:rtl/>
        </w:rPr>
        <w:t xml:space="preserve">ושמואל</w:t>
      </w:r>
      <w:r w:rsidRPr="006F178A">
        <w:rPr>
          <w:rtl/>
        </w:rPr>
        <w:t xml:space="preserve"> </w:t>
      </w:r>
      <w:ins w:id="91476" w:author="מנוע מכני" w:date="2026-10-11T12:04:40Z">
        <w:r>
          <w:rPr>
            <w:rtl/>
          </w:rPr>
          <w:t xml:space="preserve">לשיטתו</w:t>
        </w:r>
      </w:ins>
      <w:del w:id="91477" w:author="מנוע מכני" w:date="2026-10-11T12:04:40Z">
        <w:r w:rsidRPr="006F178A">
          <w:rPr>
            <w:rtl/>
          </w:rPr>
          <w:delText xml:space="preserve">לטעמיה</w:delText>
        </w:r>
      </w:del>
      <w:r w:rsidRPr="006F178A">
        <w:rPr>
          <w:rtl/>
        </w:rPr>
        <w:t xml:space="preserve"> דמקום לינה גרים.</w:t>
      </w:r>
    </w:p>
    <w:p w:rsidR="005851B8" w:rsidRPr="006F178A" w:rsidRDefault="005851B8" w:rsidP="005851B8">
      <w:pPr>
        <w:rPr>
          <w:rtl/>
        </w:rPr>
      </w:pPr>
      <w:r w:rsidRPr="006F178A">
        <w:rPr>
          <w:rtl/>
        </w:rPr>
        <w:t xml:space="preserve">ואבוה בר </w:t>
      </w:r>
      <w:ins w:id="94660" w:author="מנוע מכני" w:date="2026-10-11T12:04:40Z">
        <w:r>
          <w:rPr>
            <w:rtl/>
          </w:rPr>
          <w:t xml:space="preserve">היא</w:t>
        </w:r>
      </w:ins>
      <w:del w:id="94661" w:author="מנוע מכני" w:date="2026-10-11T12:04:40Z">
        <w:r w:rsidRPr="006F178A">
          <w:rPr>
            <w:rtl/>
          </w:rPr>
          <w:delText xml:space="preserve">איהי</w:delText>
        </w:r>
      </w:del>
      <w:r w:rsidRPr="006F178A">
        <w:rPr>
          <w:rtl/>
        </w:rPr>
        <w:t xml:space="preserve"> סבור היה שמקום </w:t>
      </w:r>
      <w:ins w:id="90407" w:author="Claude - סמנטי" w:date="2026-10-11T12:19:31Z">
        <w:r>
          <w:rPr>
            <w:rtl/>
          </w:rPr>
          <w:t xml:space="preserve">פת</w:t>
        </w:r>
      </w:ins>
      <w:del w:id="90408" w:author="Claude - סמנטי" w:date="2026-10-11T12:19:31Z">
        <w:r w:rsidRPr="006F178A">
          <w:rPr>
            <w:rtl/>
          </w:rPr>
          <w:delText xml:space="preserve">פיתא</w:delText>
        </w:r>
      </w:del>
      <w:r w:rsidRPr="006F178A">
        <w:rPr>
          <w:rtl/>
        </w:rPr>
        <w:t xml:space="preserve"> גורם, והיות והשמש </w:t>
      </w:r>
      <w:r w:rsidRPr="006F178A">
        <w:rPr>
          <w:rtl/>
        </w:rPr>
        <w:t xml:space="preserve">לא</w:t>
      </w:r>
      <w:r w:rsidRPr="006F178A">
        <w:rPr>
          <w:rtl/>
        </w:rPr>
        <w:t xml:space="preserve"> אכל שם יש רק בית אחד ומזה הבין </w:t>
      </w:r>
      <w:r w:rsidRPr="006F178A">
        <w:rPr>
          <w:rStyle w:val="2fb"/>
          <w:rtl/>
        </w:rPr>
        <w:t xml:space="preserve">ששמואל</w:t>
      </w:r>
      <w:r w:rsidRPr="006F178A">
        <w:rPr>
          <w:rtl/>
        </w:rPr>
        <w:t xml:space="preserve"> נשאר בדעתו, ובזה טעה.</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207" w:author="קלוד" w:date="2026-10-11T12:24:08Z"/>
        </w:rPr>
      </w:pPr>
      <w:ins w:id="90208" w:author="קלוד" w:date="2026-10-11T12:24:08Z">
        <w:r>
          <w:rPr>
            <w:color w:val="7B3F00"/>
          </w:rPr>
          <w:t xml:space="preserve">מבוי שצידו נכרי וצידו ישראל - לא מערבין דרך חלונות</w:t>
        </w:r>
      </w:ins>
    </w:p>
    <w:p>
      <w:pPr>
        <w:pStyle w:val="38"/>
        <w:rPr>
          <w:ins w:id="96276" w:author="מנוע מכני" w:date="2026-10-11T12:04:40Z"/>
        </w:rPr>
      </w:pPr>
      <w:del w:id="96275" w:author="מנוע מכני" w:date="2026-10-11T12:04:40Z">
        <w:r w:rsidRPr="006F178A">
          <w:delText xml:space="preserve">•</w:delText>
        </w:r>
      </w:del>
      <w:r w:rsidRPr="006F178A">
        <w:t xml:space="preserve"> אר</w:t>
      </w:r>
      <w:r w:rsidRPr="006F178A">
        <w:t xml:space="preserve">יא"ר:</w:t>
      </w:r>
    </w:p>
    <w:p w:rsidR="005851B8" w:rsidRPr="006F178A" w:rsidRDefault="005851B8" w:rsidP="005851B8">
      <w:pPr>
        <w:rPr>
          <w:rtl/>
        </w:rPr>
      </w:pPr>
      <w:del w:id="96277" w:author="מנוע מכני" w:date="2026-10-11T12:04:40Z">
        <w:r w:rsidRPr="006F178A">
          <w:rPr>
            <w:rFonts w:ascii="Fb Fontext" w:hAnsi="Fb Fontext"/>
            <w:rtl/>
          </w:rPr>
          <w:delText xml:space="preserve"> </w:delText>
        </w:r>
      </w:del>
      <w:r w:rsidRPr="006F178A">
        <w:rPr>
          <w:rFonts w:ascii="Fb Fontext" w:hAnsi="Fb Fontext"/>
          <w:rtl/>
        </w:rPr>
        <w:t xml:space="preserve">מבוי שצידו אחד נכרי וצידו אחד ישראל אין מערבין אותו דרך חלונות, להתירו דרך פתחים למבוי.</w:t>
      </w:r>
    </w:p>
    <w:p w:rsidR="005851B8" w:rsidRPr="00132755" w:rsidRDefault="005851B8" w:rsidP="005851B8">
      <w:pPr>
        <w:rPr>
          <w:spacing w:val="-4"/>
          <w:rtl/>
        </w:rPr>
      </w:pPr>
      <w:r w:rsidRPr="00132755">
        <w:rPr>
          <w:rStyle w:val="2fb"/>
          <w:spacing w:val="-4"/>
          <w:rtl/>
        </w:rPr>
        <w:t xml:space="preserve">ורב יוסף</w:t>
      </w:r>
      <w:r w:rsidRPr="00132755">
        <w:rPr>
          <w:spacing w:val="-4"/>
          <w:rtl/>
        </w:rPr>
        <w:t xml:space="preserve"> </w:t>
      </w:r>
      <w:r w:rsidRPr="00132755">
        <w:rPr>
          <w:spacing w:val="-4"/>
          <w:rtl/>
        </w:rPr>
        <w:t xml:space="preserve">אמר</w:t>
      </w:r>
      <w:r w:rsidRPr="00132755">
        <w:rPr>
          <w:spacing w:val="-4"/>
          <w:rtl/>
        </w:rPr>
        <w:t xml:space="preserve"> אפי' בחצר, </w:t>
      </w:r>
      <w:ins w:id="94048" w:author="מנוע מכני" w:date="2026-10-11T12:04:40Z">
        <w:r>
          <w:rPr>
            <w:spacing w:val="-4"/>
            <w:rtl/>
          </w:rPr>
          <w:t xml:space="preserve">דסבר</w:t>
        </w:r>
      </w:ins>
      <w:del w:id="94049" w:author="מנוע מכני" w:date="2026-10-11T12:04:40Z">
        <w:r w:rsidRPr="00132755">
          <w:rPr>
            <w:spacing w:val="-4"/>
            <w:rtl/>
          </w:rPr>
          <w:delText xml:space="preserve">דס"ל</w:delText>
        </w:r>
      </w:del>
      <w:r w:rsidRPr="00132755">
        <w:rPr>
          <w:spacing w:val="-4"/>
          <w:rtl/>
        </w:rPr>
        <w:t xml:space="preserve"> אין מבוי ניתר בלחי וקורה, עד שיהו בתים וחצירות פתוחין לתוכו.</w:t>
      </w:r>
    </w:p>
    <w:p w:rsidR="005851B8" w:rsidRPr="00132755" w:rsidRDefault="005851B8" w:rsidP="005851B8">
      <w:pPr>
        <w:rPr>
          <w:spacing w:val="-4"/>
          <w:rtl/>
        </w:rPr>
      </w:pPr>
      <w:r w:rsidRPr="00132755">
        <w:rPr>
          <w:b/>
          <w:bCs/>
          <w:spacing w:val="-4"/>
          <w:rtl/>
        </w:rPr>
        <w:t>וצריכא</w:t>
      </w:r>
      <w:r w:rsidRPr="00132755">
        <w:rPr>
          <w:spacing w:val="-4"/>
          <w:rtl/>
        </w:rPr>
        <w:t xml:space="preserve"> להך </w:t>
      </w:r>
      <w:r w:rsidRPr="00132755">
        <w:rPr>
          <w:rStyle w:val="2fb"/>
          <w:spacing w:val="-4"/>
          <w:rtl/>
        </w:rPr>
        <w:t xml:space="preserve">דרב יוסף</w:t>
      </w:r>
      <w:r w:rsidRPr="00132755">
        <w:rPr>
          <w:spacing w:val="-4"/>
          <w:rtl/>
        </w:rPr>
        <w:t xml:space="preserve"> דאין ניתר להשמיענו דגם בתים סתם היינו שנים [</w:t>
      </w:r>
      <w:ins w:id="93474" w:author="מנוע מכני" w:date="2026-10-11T12:04:40Z">
        <w:r>
          <w:rPr>
            <w:spacing w:val="-4"/>
            <w:rtl/>
          </w:rPr>
          <w:t xml:space="preserve">חוץ מ</w:t>
        </w:r>
      </w:ins>
      <w:del w:id="93475" w:author="מנוע מכני" w:date="2026-10-11T12:04:40Z">
        <w:r w:rsidRPr="00132755">
          <w:rPr>
            <w:spacing w:val="-4"/>
            <w:rtl/>
          </w:rPr>
          <w:delText xml:space="preserve">לבר מ</w:delText>
        </w:r>
      </w:del>
      <w:r w:rsidRPr="00132755">
        <w:rPr>
          <w:spacing w:val="-4"/>
          <w:rtl/>
        </w:rPr>
        <w:t xml:space="preserve">חצרות דבעי' שנים]</w:t>
      </w:r>
    </w:p>
    <w:p w:rsidR="005851B8" w:rsidRPr="006F178A" w:rsidRDefault="005851B8" w:rsidP="005851B8">
      <w:pPr>
        <w:rPr>
          <w:rtl/>
        </w:rPr>
      </w:pPr>
      <w:ins w:id="91478" w:author="מנוע מכני" w:date="2026-10-11T12:04:40Z">
        <w:r>
          <w:rPr>
            <w:rtl/>
          </w:rPr>
          <w:t xml:space="preserve">ולכאן</w:t>
        </w:r>
      </w:ins>
      <w:del w:id="91479" w:author="מנוע מכני" w:date="2026-10-11T12:04:40Z">
        <w:r w:rsidRPr="006F178A">
          <w:rPr>
            <w:rtl/>
          </w:rPr>
          <w:delText xml:space="preserve">ולהכא</w:delText>
        </w:r>
      </w:del>
      <w:r w:rsidRPr="006F178A">
        <w:rPr>
          <w:rtl/>
        </w:rPr>
        <w:t xml:space="preserve"> דאין מערבין דרך חלונות דקמ"ל דדירת נכרי </w:t>
      </w:r>
      <w:r w:rsidRPr="006F178A">
        <w:rPr>
          <w:rtl/>
        </w:rPr>
        <w:t xml:space="preserve">לא</w:t>
      </w:r>
      <w:r w:rsidRPr="006F178A">
        <w:rPr>
          <w:rtl/>
        </w:rPr>
        <w:t xml:space="preserve"> שמיה דירה.</w:t>
      </w:r>
    </w:p>
    <w:p w:rsidR="005851B8" w:rsidRPr="00132755" w:rsidRDefault="005851B8" w:rsidP="005851B8">
      <w:pPr>
        <w:rPr>
          <w:spacing w:val="-6"/>
          <w:rtl/>
        </w:rPr>
      </w:pPr>
      <w:ins w:id="92874" w:author="מנוע מכני" w:date="2026-10-11T12:04:40Z">
        <w:r>
          <w:rPr>
            <w:spacing w:val="-6"/>
            <w:rtl/>
          </w:rPr>
          <w:t xml:space="preserve">עכשיו</w:t>
        </w:r>
      </w:ins>
      <w:del w:id="92875" w:author="מנוע מכני" w:date="2026-10-11T12:04:40Z">
        <w:r w:rsidRPr="00132755">
          <w:rPr>
            <w:spacing w:val="-6"/>
            <w:rtl/>
          </w:rPr>
          <w:delText xml:space="preserve">השתא</w:delText>
        </w:r>
      </w:del>
      <w:r w:rsidRPr="00132755">
        <w:rPr>
          <w:spacing w:val="-6"/>
          <w:rtl/>
        </w:rPr>
        <w:t xml:space="preserve"> דאמר </w:t>
      </w:r>
      <w:r w:rsidRPr="00132755">
        <w:rPr>
          <w:rStyle w:val="2fb"/>
          <w:spacing w:val="-6"/>
          <w:rtl/>
        </w:rPr>
        <w:t xml:space="preserve">רב</w:t>
      </w:r>
      <w:r w:rsidRPr="00132755">
        <w:rPr>
          <w:spacing w:val="-6"/>
          <w:rtl/>
        </w:rPr>
        <w:t xml:space="preserve"> </w:t>
      </w:r>
      <w:ins w:id="90432" w:author="מנוע מכני" w:date="2026-10-11T12:04:40Z">
        <w:r>
          <w:rPr>
            <w:spacing w:val="-6"/>
            <w:rtl/>
          </w:rPr>
          <w:t xml:space="preserve">אפי'</w:t>
        </w:r>
      </w:ins>
      <w:del w:id="90433" w:author="מנוע מכני" w:date="2026-10-11T12:04:40Z">
        <w:r w:rsidRPr="00132755">
          <w:rPr>
            <w:spacing w:val="-6"/>
            <w:rtl/>
          </w:rPr>
          <w:delText xml:space="preserve">אפילו</w:delText>
        </w:r>
      </w:del>
      <w:r w:rsidRPr="00132755">
        <w:rPr>
          <w:spacing w:val="-6"/>
          <w:rtl/>
        </w:rPr>
        <w:t xml:space="preserve"> חצר, טעמא </w:t>
      </w:r>
      <w:r w:rsidRPr="00132755">
        <w:rPr>
          <w:rStyle w:val="2fb"/>
          <w:spacing w:val="-6"/>
          <w:rtl/>
        </w:rPr>
        <w:t xml:space="preserve">דרב</w:t>
      </w:r>
      <w:r w:rsidRPr="00132755">
        <w:rPr>
          <w:spacing w:val="-6"/>
          <w:rtl/>
        </w:rPr>
        <w:t xml:space="preserve"> </w:t>
      </w:r>
      <w:ins w:id="94050" w:author="מנוע מכני" w:date="2026-10-11T12:04:40Z">
        <w:r>
          <w:rPr>
            <w:spacing w:val="-6"/>
            <w:rtl/>
          </w:rPr>
          <w:t xml:space="preserve">דסבר</w:t>
        </w:r>
      </w:ins>
      <w:del w:id="94051" w:author="מנוע מכני" w:date="2026-10-11T12:04:40Z">
        <w:r w:rsidRPr="00132755">
          <w:rPr>
            <w:spacing w:val="-6"/>
            <w:rtl/>
          </w:rPr>
          <w:delText xml:space="preserve">דס"ל</w:delText>
        </w:r>
      </w:del>
      <w:r w:rsidRPr="00132755">
        <w:rPr>
          <w:spacing w:val="-6"/>
          <w:rtl/>
        </w:rPr>
        <w:t xml:space="preserve">: אסור לעשות יחיד במקום נכרי [שלא ילמד ממעשיו]</w:t>
      </w:r>
    </w:p>
    <w:p>
      <w:pPr>
        <w:pStyle w:val="38"/>
        <w:rPr>
          <w:ins w:id="96278" w:author="מנוע מכני" w:date="2026-10-11T12:04:40Z"/>
        </w:rPr>
      </w:pPr>
      <w:r w:rsidRPr="006F178A">
        <w:t xml:space="preserve">ורב יוסף:</w:t>
      </w:r>
    </w:p>
    <w:p w:rsidR="005851B8" w:rsidRPr="006F178A" w:rsidRDefault="005851B8" w:rsidP="005851B8">
      <w:pPr>
        <w:rPr>
          <w:rtl/>
        </w:rPr>
      </w:pPr>
      <w:del w:id="96279" w:author="מנוע מכני" w:date="2026-10-11T12:04:40Z">
        <w:r w:rsidRPr="006F178A">
          <w:rPr>
            <w:rtl/>
          </w:rPr>
          <w:delText xml:space="preserve"> </w:delText>
        </w:r>
      </w:del>
      <w:r w:rsidRPr="006F178A">
        <w:rPr>
          <w:rtl/>
        </w:rPr>
        <w:t xml:space="preserve">אמר</w:t>
      </w:r>
      <w:r w:rsidRPr="006F178A">
        <w:rPr>
          <w:rtl/>
        </w:rPr>
        <w:t xml:space="preserve"> דזהו דשמע </w:t>
      </w:r>
      <w:r w:rsidRPr="006F178A">
        <w:rPr>
          <w:rStyle w:val="2fb"/>
          <w:rtl/>
        </w:rPr>
        <w:t xml:space="preserve">לרבי</w:t>
      </w:r>
      <w:r w:rsidRPr="006F178A">
        <w:rPr>
          <w:rtl/>
        </w:rPr>
        <w:t xml:space="preserve"> טבלא דאמר נכרי נכרי </w:t>
      </w:r>
      <w:ins w:id="92876" w:author="מנוע מכני" w:date="2026-10-11T12:04:40Z">
        <w:r>
          <w:rPr>
            <w:rtl/>
          </w:rPr>
          <w:t xml:space="preserve">שני</w:t>
        </w:r>
      </w:ins>
      <w:del w:id="92877" w:author="מנוע מכני" w:date="2026-10-11T12:04:40Z">
        <w:r w:rsidRPr="006F178A">
          <w:rPr>
            <w:rtl/>
          </w:rPr>
          <w:delText xml:space="preserve">תרי</w:delText>
        </w:r>
      </w:del>
      <w:r w:rsidRPr="006F178A">
        <w:rPr>
          <w:rtl/>
        </w:rPr>
        <w:t xml:space="preserve"> זימני, והיינו למבוי ולחצר.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afffe"/>
          <w:rFonts w:ascii="Fb Fontext" w:hAnsi="Fb Fontext"/>
          <w:rtl/>
        </w:rPr>
        <w:t>שתי חצירות זלפנמ"ז</w:t>
      </w:r>
      <w:r w:rsidRPr="006F178A">
        <w:rPr>
          <w:rFonts w:ascii="Fb Fontext" w:hAnsi="Fb Fontext"/>
          <w:rtl/>
        </w:rPr>
        <w:t>.</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עה.</w:t>
      </w:r>
    </w:p>
    <w:p>
      <w:pPr>
        <w:pStyle w:val="MishnaBatzad"/>
        <w:rPr>
          <w:ins w:id="20333" w:author="קלוד" w:date="2026-10-11T09:07:28Z"/>
        </w:rPr>
      </w:pPr>
      <w:ins w:id="20332" w:author="קלוד" w:date="2026-10-11T09:07:28Z">
        <w:r>
          <w:t xml:space="preserve">משנה ט</w:t>
        </w:r>
      </w:ins>
    </w:p>
    <w:p w:rsidR="005851B8" w:rsidRPr="00E62A50" w:rsidRDefault="005851B8" w:rsidP="005851B8">
      <w:pPr>
        <w:pStyle w:val="afff9"/>
        <w:rPr>
          <w:del w:id="20166" w:author="קלוד" w:date="2026-10-11T09:07:28Z"/>
          <w:rStyle w:val="afffe"/>
          <w:bCs w:val="0"/>
          <w:sz w:val="20"/>
        </w:rPr>
      </w:pPr>
      <w:del w:id="20165"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bCs w:val="0"/>
          <w:sz w:val="20"/>
          <w:rtl/>
        </w:rPr>
        <w:pPrChange w:id="90044" w:author="קלוד" w:date="2026-10-11T12:09:42Z">
          <w:pPr>
            <w:pStyle w:val="afff9"/>
          </w:pPr>
        </w:pPrChange>
      </w:pPr>
      <w:r w:rsidRPr="00E62A50">
        <w:rPr>
          <w:rStyle w:val="afffe"/>
          <w:bCs w:val="0"/>
          <w:rtl/>
          <w:rPrChange w:id="40082" w:author="Claude" w:date="2026-10-11T09:07:36Z">
            <w:rPr>
              <w:rStyle w:val="afffe"/>
              <w:bCs w:val="0"/>
              <w:sz w:val="20"/>
              <w:rtl/>
            </w:rPr>
          </w:rPrChange>
        </w:rPr>
        <w:t>שתי חצירות זו לפנים מזו, עירבה הפנימית ולא עירבה החיצונה, פנימית מותרת והחיצונה אסורה.</w:t>
      </w:r>
    </w:p>
    <w:p w:rsidR="005851B8" w:rsidRPr="00E62A50" w:rsidRDefault="005851B8" w:rsidP="005851B8">
      <w:pPr>
        <w:pStyle w:val="afff9"/>
        <w:rPr>
          <w:rStyle w:val="afffe"/>
          <w:bCs w:val="0"/>
          <w:sz w:val="20"/>
          <w:rtl/>
        </w:rPr>
      </w:pPr>
      <w:r w:rsidRPr="00E62A50">
        <w:rPr>
          <w:rStyle w:val="afffe"/>
          <w:bCs w:val="0"/>
          <w:rtl/>
          <w:rPrChange w:id="40083" w:author="Claude" w:date="2026-10-11T09:07:36Z">
            <w:rPr>
              <w:rStyle w:val="afffe"/>
              <w:bCs w:val="0"/>
              <w:sz w:val="20"/>
              <w:rtl/>
            </w:rPr>
          </w:rPrChange>
        </w:rPr>
        <w:t>החיצונה ולא הפנימית - שתיהן אסורות.</w:t>
      </w:r>
    </w:p>
    <w:p w:rsidR="005851B8" w:rsidRPr="00E62A50" w:rsidRDefault="005851B8" w:rsidP="005851B8">
      <w:pPr>
        <w:pStyle w:val="afff9"/>
        <w:rPr>
          <w:rStyle w:val="afffe"/>
          <w:bCs w:val="0"/>
          <w:sz w:val="20"/>
          <w:rtl/>
        </w:rPr>
      </w:pPr>
      <w:r w:rsidRPr="00E62A50">
        <w:rPr>
          <w:rStyle w:val="afffe"/>
          <w:bCs w:val="0"/>
          <w:rtl/>
          <w:rPrChange w:id="40084" w:author="Claude" w:date="2026-10-11T09:07:36Z">
            <w:rPr>
              <w:rStyle w:val="afffe"/>
              <w:bCs w:val="0"/>
              <w:sz w:val="20"/>
              <w:rtl/>
            </w:rPr>
          </w:rPrChange>
        </w:rPr>
        <w:t>עירבה זו לעצמה וזו לעצמה - זו מותרת בפני עצמה, וזו מותרת בפני עצמה.</w:t>
      </w:r>
    </w:p>
    <w:p w:rsidR="005851B8" w:rsidRPr="00E62A50" w:rsidRDefault="005851B8" w:rsidP="005851B8">
      <w:pPr>
        <w:pStyle w:val="afff9"/>
        <w:rPr>
          <w:rStyle w:val="afffe"/>
          <w:bCs w:val="0"/>
          <w:sz w:val="20"/>
          <w:rtl/>
        </w:rPr>
      </w:pPr>
      <w:r w:rsidRPr="00E62A50">
        <w:rPr>
          <w:rStyle w:val="afffe"/>
          <w:bCs w:val="0"/>
          <w:rtl/>
          <w:rPrChange w:id="40085" w:author="Claude" w:date="2026-10-11T09:07:36Z">
            <w:rPr>
              <w:rStyle w:val="afffe"/>
              <w:bCs w:val="0"/>
              <w:sz w:val="20"/>
              <w:rtl/>
            </w:rPr>
          </w:rPrChange>
        </w:rPr>
        <w:t>ר"ע: אוסר החיצונה, שדריסת הרגל אוסרתה.</w:t>
      </w:r>
    </w:p>
    <w:p w:rsidR="005851B8" w:rsidRPr="00E62A50" w:rsidRDefault="005851B8" w:rsidP="005851B8">
      <w:pPr>
        <w:pStyle w:val="afff9"/>
        <w:rPr>
          <w:rStyle w:val="afffe"/>
          <w:bCs w:val="0"/>
          <w:sz w:val="20"/>
          <w:rtl/>
        </w:rPr>
      </w:pPr>
      <w:r w:rsidRPr="00E62A50">
        <w:rPr>
          <w:rStyle w:val="afffe"/>
          <w:bCs w:val="0"/>
          <w:rtl/>
          <w:rPrChange w:id="40086" w:author="Claude" w:date="2026-10-11T09:07:36Z">
            <w:rPr>
              <w:rStyle w:val="afffe"/>
              <w:bCs w:val="0"/>
              <w:sz w:val="20"/>
              <w:rtl/>
            </w:rPr>
          </w:rPrChange>
        </w:rPr>
        <w:t>וחכ"א: אין דריסת הרגל אוסרתה.</w:t>
      </w:r>
    </w:p>
    <w:p w:rsidR="005851B8" w:rsidRPr="00E62A50" w:rsidRDefault="005851B8" w:rsidP="005851B8">
      <w:pPr>
        <w:pStyle w:val="afff9"/>
        <w:rPr>
          <w:rStyle w:val="afffe"/>
          <w:bCs w:val="0"/>
          <w:sz w:val="20"/>
          <w:rtl/>
        </w:rPr>
      </w:pPr>
      <w:r w:rsidRPr="00E62A50">
        <w:rPr>
          <w:rStyle w:val="afffe"/>
          <w:bCs w:val="0"/>
          <w:rtl/>
          <w:rPrChange w:id="40087" w:author="Claude" w:date="2026-10-11T09:07:36Z">
            <w:rPr>
              <w:rStyle w:val="afffe"/>
              <w:bCs w:val="0"/>
              <w:sz w:val="20"/>
              <w:rtl/>
            </w:rPr>
          </w:rPrChange>
        </w:rPr>
        <w:t>שכח אחד מן החיצונה ולא עירב - הפנימית מותרת והחיצונה אסורה.</w:t>
      </w:r>
    </w:p>
    <w:p w:rsidR="005851B8" w:rsidRPr="00E62A50" w:rsidRDefault="005851B8" w:rsidP="005851B8">
      <w:pPr>
        <w:pStyle w:val="afff9"/>
        <w:rPr>
          <w:rStyle w:val="afffe"/>
          <w:bCs w:val="0"/>
          <w:sz w:val="20"/>
          <w:rtl/>
        </w:rPr>
      </w:pPr>
      <w:r w:rsidRPr="00E62A50">
        <w:rPr>
          <w:rStyle w:val="afffe"/>
          <w:bCs w:val="0"/>
          <w:rtl/>
          <w:rPrChange w:id="40088" w:author="Claude" w:date="2026-10-11T09:07:36Z">
            <w:rPr>
              <w:rStyle w:val="afffe"/>
              <w:bCs w:val="0"/>
              <w:sz w:val="20"/>
              <w:rtl/>
            </w:rPr>
          </w:rPrChange>
        </w:rPr>
        <w:t>מן הפנימית ולא עירב - שתיהן אסורות. [דדריסת הרגל של פנימית בחוץ אוסרת]</w:t>
      </w:r>
    </w:p>
    <w:p w:rsidR="005851B8" w:rsidRPr="002D26EF" w:rsidRDefault="005851B8" w:rsidP="002D26EF">
      <w:pPr>
        <w:pStyle w:val="afff9"/>
        <w:rPr>
          <w:rStyle w:val="afffe"/>
          <w:b/>
          <w:bCs w:val="0"/>
          <w:rtl/>
        </w:rPr>
      </w:pPr>
      <w:r w:rsidRPr="002D26EF">
        <w:rPr>
          <w:rStyle w:val="afffe"/>
          <w:bCs w:val="0"/>
          <w:rtl/>
        </w:rPr>
        <w:t>ובנתנו עירובן במקום אחד, ושכח אחד בין מן הפנימית בין מן החיצונה ולא עירב - שתיהן אסורות.</w:t>
      </w:r>
    </w:p>
    <w:p w:rsidR="005851B8" w:rsidRPr="00E62A50" w:rsidRDefault="005851B8" w:rsidP="005851B8">
      <w:pPr>
        <w:pStyle w:val="afff9"/>
        <w:rPr>
          <w:rStyle w:val="afffe"/>
          <w:bCs w:val="0"/>
          <w:sz w:val="20"/>
          <w:rtl/>
        </w:rPr>
      </w:pPr>
      <w:r w:rsidRPr="00E62A50">
        <w:rPr>
          <w:rStyle w:val="afffe"/>
          <w:bCs w:val="0"/>
          <w:rtl/>
          <w:rPrChange w:id="40089" w:author="Claude" w:date="2026-10-11T09:07:36Z">
            <w:rPr>
              <w:rStyle w:val="afffe"/>
              <w:bCs w:val="0"/>
              <w:sz w:val="20"/>
              <w:rtl/>
            </w:rPr>
          </w:rPrChange>
        </w:rPr>
        <w:t>ואם היו של יחידים - אינן צריכין לערב.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05" w:author="קלוד" w:date="2026-10-11T12:24:08Z"/>
        </w:rPr>
      </w:pPr>
      <w:ins w:id="90206" w:author="קלוד" w:date="2026-10-11T12:24:08Z">
        <w:r>
          <w:rPr>
            <w:color w:val="7B3F00"/>
          </w:rPr>
          <w:t xml:space="preserve">דריסת הרגל - האם אוסרת לר"ע ולחכמים</w:t>
        </w:r>
      </w:ins>
    </w:p>
    <w:p w:rsidR="005851B8" w:rsidRPr="006F178A" w:rsidRDefault="005851B8" w:rsidP="005851B8">
      <w:pPr>
        <w:rPr>
          <w:rtl/>
        </w:rPr>
      </w:pPr>
      <w:r w:rsidRPr="006F178A">
        <w:rPr>
          <w:rFonts w:ascii="Fb Fontext" w:hAnsi="Fb Fontext"/>
          <w:rtl/>
        </w:rPr>
        <w:t>עירבה זו לעצמה וזו לעצמה זו מותר בפ"ע וזו מותר בפנ"ע.</w:t>
      </w:r>
    </w:p>
    <w:p>
      <w:pPr>
        <w:pStyle w:val="38"/>
        <w:rPr>
          <w:ins w:id="96280" w:author="מנוע מכני" w:date="2026-10-11T12:04:40Z"/>
        </w:rPr>
      </w:pPr>
      <w:r w:rsidRPr="006F178A">
        <w:t xml:space="preserve">ר"ד </w:t>
      </w:r>
      <w:ins w:id="92878" w:author="מנוע מכני" w:date="2026-10-11T12:04:40Z">
        <w:r>
          <w:t xml:space="preserve">משמו</w:t>
        </w:r>
      </w:ins>
      <w:del w:id="92879" w:author="מנוע מכני" w:date="2026-10-11T12:04:40Z">
        <w:r w:rsidRPr="006F178A">
          <w:delText xml:space="preserve">משמיה</w:delText>
        </w:r>
      </w:del>
      <w:r w:rsidRPr="006F178A">
        <w:t xml:space="preserve"> דר"ינ:</w:t>
      </w:r>
    </w:p>
    <w:p w:rsidR="005851B8" w:rsidRPr="006F178A" w:rsidRDefault="005851B8" w:rsidP="005851B8">
      <w:pPr>
        <w:rPr>
          <w:rtl/>
        </w:rPr>
      </w:pPr>
      <w:del w:id="96281" w:author="מנוע מכני" w:date="2026-10-11T12:04:40Z">
        <w:r w:rsidRPr="006F178A">
          <w:rPr>
            <w:rtl/>
          </w:rPr>
          <w:delText xml:space="preserve"> </w:delText>
        </w:r>
      </w:del>
      <w:r w:rsidRPr="006F178A">
        <w:rPr>
          <w:rtl/>
        </w:rPr>
        <w:t xml:space="preserve">זו דברי </w:t>
      </w:r>
      <w:r w:rsidRPr="006F178A">
        <w:rPr>
          <w:rStyle w:val="2fb"/>
          <w:rtl/>
        </w:rPr>
        <w:t xml:space="preserve">ר"ע</w:t>
      </w:r>
      <w:r w:rsidRPr="006F178A">
        <w:rPr>
          <w:rtl/>
        </w:rPr>
        <w:t xml:space="preserve"> </w:t>
      </w:r>
      <w:ins w:id="90434" w:author="מנוע מכני" w:date="2026-10-11T12:04:40Z">
        <w:r>
          <w:rPr>
            <w:rtl/>
          </w:rPr>
          <w:t xml:space="preserve">דאפי'</w:t>
        </w:r>
      </w:ins>
      <w:del w:id="90435" w:author="מנוע מכני" w:date="2026-10-11T12:04:40Z">
        <w:r w:rsidRPr="006F178A">
          <w:rPr>
            <w:rtl/>
          </w:rPr>
          <w:delText xml:space="preserve">דאפילו</w:delText>
        </w:r>
      </w:del>
      <w:r w:rsidRPr="006F178A">
        <w:rPr>
          <w:rtl/>
        </w:rPr>
        <w:t xml:space="preserve"> רגל המותרת במקומה - אוסרת שלא במקומה.</w:t>
      </w:r>
    </w:p>
    <w:p w:rsidR="005851B8" w:rsidRDefault="005851B8" w:rsidP="005851B8">
      <w:pPr>
        <w:rPr>
          <w:rtl/>
        </w:rPr>
      </w:pPr>
      <w:r w:rsidRPr="006F178A">
        <w:rPr>
          <w:rtl/>
        </w:rPr>
        <w:t xml:space="preserve">אבל חכ"א: כשם שרגל המותרת אינה אוסרת כך רגל האסורה אינה אוסרת. [והינו </w:t>
      </w:r>
      <w:r>
        <w:rPr>
          <w:rtl/>
        </w:rPr>
        <w:t>אפי'</w:t>
      </w:r>
      <w:r w:rsidRPr="006F178A">
        <w:rPr>
          <w:rtl/>
        </w:rPr>
        <w:t xml:space="preserve"> בפנימית אסורה]</w:t>
      </w:r>
    </w:p>
    <w:p>
      <w:pPr>
        <w:pStyle w:val="38"/>
        <w:rPr>
          <w:ins w:id="96282" w:author="מנוע מכני" w:date="2026-10-11T12:04:40Z"/>
        </w:rPr>
      </w:pPr>
      <w:r w:rsidRPr="006F178A">
        <w:t xml:space="preserve">והך </w:t>
      </w:r>
      <w:r w:rsidRPr="006F178A">
        <w:t xml:space="preserve">דתנן</w:t>
      </w:r>
      <w:r w:rsidRPr="006F178A">
        <w:t xml:space="preserve">:</w:t>
      </w:r>
    </w:p>
    <w:p w:rsidR="005851B8" w:rsidRDefault="005851B8" w:rsidP="005851B8">
      <w:pPr>
        <w:rPr>
          <w:rtl/>
        </w:rPr>
      </w:pPr>
      <w:del w:id="96283" w:author="מנוע מכני" w:date="2026-10-11T12:04:40Z">
        <w:r w:rsidRPr="006F178A">
          <w:rPr>
            <w:rtl/>
          </w:rPr>
          <w:delText xml:space="preserve"> </w:delText>
        </w:r>
      </w:del>
      <w:r w:rsidRPr="006F178A">
        <w:rPr>
          <w:rtl/>
        </w:rPr>
        <w:t xml:space="preserve">עירבה חיצונה ולא פנימית שתיהן אסורות. היינו </w:t>
      </w:r>
      <w:r w:rsidRPr="006F178A">
        <w:rPr>
          <w:rStyle w:val="2fb"/>
          <w:rtl/>
        </w:rPr>
        <w:t xml:space="preserve">ר"ע</w:t>
      </w:r>
      <w:r w:rsidRPr="006F178A">
        <w:rPr>
          <w:rtl/>
        </w:rPr>
        <w:t xml:space="preserve"> ולא זו אף זו [</w:t>
      </w:r>
      <w:ins w:id="93728" w:author="מנוע מכני" w:date="2026-10-11T12:04:40Z">
        <w:r>
          <w:rPr>
            <w:rtl/>
          </w:rPr>
          <w:t xml:space="preserve">דאם </w:t>
        </w:r>
      </w:ins>
      <w:del w:id="93729" w:author="מנוע מכני" w:date="2026-10-11T12:04:40Z">
        <w:r w:rsidRPr="006F178A">
          <w:rPr>
            <w:rtl/>
          </w:rPr>
          <w:delText xml:space="preserve">דאי </w:delText>
        </w:r>
      </w:del>
      <w:r w:rsidRPr="006F178A">
        <w:rPr>
          <w:rtl/>
        </w:rPr>
        <w:t xml:space="preserve">רבנן </w:t>
      </w:r>
      <w:r>
        <w:rPr>
          <w:rtl/>
        </w:rPr>
        <w:t>אפי'</w:t>
      </w:r>
      <w:r w:rsidRPr="006F178A">
        <w:rPr>
          <w:rtl/>
        </w:rPr>
        <w:t xml:space="preserve"> דבפנימית מותרת]</w:t>
      </w:r>
    </w:p>
    <w:p>
      <w:pPr>
        <w:pStyle w:val="38"/>
        <w:rPr>
          <w:ins w:id="96284" w:author="מנוע מכני" w:date="2026-10-11T12:04:40Z"/>
        </w:rPr>
      </w:pPr>
      <w:r w:rsidRPr="006F178A">
        <w:t xml:space="preserve">והך </w:t>
      </w:r>
      <w:r w:rsidRPr="006F178A">
        <w:t xml:space="preserve">דתנן</w:t>
      </w:r>
      <w:r w:rsidRPr="006F178A">
        <w:t xml:space="preserve">:</w:t>
      </w:r>
    </w:p>
    <w:p w:rsidR="005851B8" w:rsidRDefault="005851B8" w:rsidP="005851B8">
      <w:pPr>
        <w:rPr>
          <w:rtl/>
        </w:rPr>
      </w:pPr>
      <w:del w:id="96285" w:author="מנוע מכני" w:date="2026-10-11T12:04:40Z">
        <w:r w:rsidRPr="006F178A">
          <w:rPr>
            <w:rtl/>
          </w:rPr>
          <w:delText xml:space="preserve"> </w:delText>
        </w:r>
      </w:del>
      <w:r w:rsidRPr="006F178A">
        <w:rPr>
          <w:rtl/>
        </w:rPr>
        <w:t xml:space="preserve">עירבה זו לעצמה וזו לעצמה זו מותרת בפני עצמה וזו מותרת בפני עצמה. וש"מ </w:t>
      </w:r>
      <w:ins w:id="93730" w:author="מנוע מכני" w:date="2026-10-11T12:04:40Z">
        <w:r>
          <w:rPr>
            <w:rtl/>
          </w:rPr>
          <w:t xml:space="preserve">דאם </w:t>
        </w:r>
      </w:ins>
      <w:del w:id="93731" w:author="מנוע מכני" w:date="2026-10-11T12:04:40Z">
        <w:r w:rsidRPr="006F178A">
          <w:rPr>
            <w:rtl/>
          </w:rPr>
          <w:delText xml:space="preserve">דאי </w:delText>
        </w:r>
      </w:del>
      <w:r w:rsidRPr="006F178A">
        <w:rPr>
          <w:rtl/>
        </w:rPr>
        <w:t xml:space="preserve">לא</w:t>
      </w:r>
      <w:r w:rsidRPr="006F178A">
        <w:rPr>
          <w:rtl/>
        </w:rPr>
        <w:t xml:space="preserve"> עירבה שניהן אסורות [ולכא' הוא רבנן דרק רגל האסורה אוסרת]</w:t>
      </w:r>
    </w:p>
    <w:p w:rsidR="005851B8" w:rsidRPr="006F178A" w:rsidRDefault="005851B8" w:rsidP="005851B8">
      <w:pPr>
        <w:rPr>
          <w:rtl/>
        </w:rPr>
      </w:pPr>
      <w:r w:rsidRPr="006F178A">
        <w:rPr>
          <w:rtl/>
        </w:rPr>
        <w:t xml:space="preserve">חסורי מחסרא וה"ק עירבה זו לעצמה וזו לעצמה - זו מותרת בפני עצמה וזו מותרת בפני עצמה. ודווקא בעביד דקה, </w:t>
      </w:r>
      <w:ins w:id="93732" w:author="מנוע מכני" w:date="2026-10-11T12:04:40Z">
        <w:r>
          <w:rPr>
            <w:rtl/>
          </w:rPr>
          <w:t xml:space="preserve">ואם </w:t>
        </w:r>
      </w:ins>
      <w:del w:id="93733" w:author="מנוע מכני" w:date="2026-10-11T12:04:40Z">
        <w:r w:rsidRPr="006F178A">
          <w:rPr>
            <w:rtl/>
          </w:rPr>
          <w:delText xml:space="preserve">ואי </w:delText>
        </w:r>
      </w:del>
      <w:ins w:id="91480" w:author="מנוע מכני" w:date="2026-10-11T12:04:40Z">
        <w:r>
          <w:rPr>
            <w:rtl/>
          </w:rPr>
          <w:t xml:space="preserve">לא</w:t>
        </w:r>
      </w:ins>
      <w:del w:id="91481" w:author="מנוע מכני" w:date="2026-10-11T12:04:40Z">
        <w:r w:rsidRPr="006F178A">
          <w:rPr>
            <w:rtl/>
          </w:rPr>
          <w:delText xml:space="preserve">לאו</w:delText>
        </w:r>
      </w:del>
      <w:r w:rsidRPr="006F178A">
        <w:rPr>
          <w:rtl/>
        </w:rPr>
        <w:t xml:space="preserve"> חיצונה אסורה, דברי </w:t>
      </w:r>
      <w:r w:rsidRPr="006F178A">
        <w:rPr>
          <w:rStyle w:val="2fb"/>
          <w:rtl/>
        </w:rPr>
        <w:t xml:space="preserve">ר"ע</w:t>
      </w:r>
      <w:r w:rsidRPr="006F178A">
        <w:rPr>
          <w:rtl/>
        </w:rPr>
        <w:t xml:space="preserve"> דדריסת הרגל אוסרת וחכ"א אין דריסת הרגל אוסרת.</w:t>
      </w:r>
    </w:p>
    <w:p w:rsidR="005851B8" w:rsidRPr="006F178A" w:rsidRDefault="005851B8" w:rsidP="005851B8">
      <w:pPr>
        <w:rPr>
          <w:rStyle w:val="afffe"/>
          <w:rFonts w:ascii="Fb Fontext" w:hAnsi="Fb Fontext"/>
          <w:b/>
          <w:rtl/>
        </w:rPr>
      </w:pPr>
      <w:r w:rsidRPr="006F178A">
        <w:rPr>
          <w:rStyle w:val="2fb"/>
          <w:rtl/>
        </w:rPr>
        <w:t xml:space="preserve">ר"ב</w:t>
      </w:r>
      <w:r w:rsidRPr="006F178A">
        <w:rPr>
          <w:rtl/>
        </w:rPr>
        <w:t xml:space="preserve"> בר </w:t>
      </w:r>
      <w:r w:rsidRPr="006F178A">
        <w:rPr>
          <w:rStyle w:val="2fb"/>
          <w:rtl/>
        </w:rPr>
        <w:t xml:space="preserve">אביי</w:t>
      </w:r>
      <w:r w:rsidRPr="006F178A">
        <w:rPr>
          <w:rtl/>
        </w:rPr>
        <w:t xml:space="preserve"> הקשה.</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מהא דאם היו של יחידים אין צריכין לערב. הא של רבים צריכין לערב. דמשמע דרק רגל </w:t>
      </w:r>
      <w:r w:rsidRPr="006F178A">
        <w:rPr>
          <w:rStyle w:val="afffe"/>
          <w:rFonts w:ascii="Fb Fontext" w:hAnsi="Fb Fontext"/>
          <w:rtl/>
        </w:rPr>
        <w:t>האסורה</w:t>
      </w:r>
      <w:r w:rsidRPr="006F178A">
        <w:rPr>
          <w:rtl/>
        </w:rPr>
        <w:t xml:space="preserve"> אוסרת.</w:t>
      </w:r>
    </w:p>
    <w:p w:rsidR="005851B8" w:rsidRPr="006F178A" w:rsidRDefault="005851B8" w:rsidP="005851B8">
      <w:pPr>
        <w:rPr>
          <w:rtl/>
        </w:rPr>
      </w:pPr>
      <w:r w:rsidRPr="006F178A">
        <w:rPr>
          <w:rStyle w:val="afffe"/>
          <w:rFonts w:ascii="Fb Fontext" w:hAnsi="Fb Fontext"/>
          <w:b/>
          <w:rtl/>
        </w:rPr>
        <w:t>ב.</w:t>
      </w:r>
      <w:r w:rsidRPr="006F178A">
        <w:rPr>
          <w:rtl/>
        </w:rPr>
        <w:t xml:space="preserve"> שכח אחד מן הפנימית ולא עירב שתיהן אסורות. אבל </w:t>
      </w:r>
      <w:ins w:id="93734" w:author="מנוע מכני" w:date="2026-10-11T12:04:40Z">
        <w:r>
          <w:rPr>
            <w:rtl/>
          </w:rPr>
          <w:t xml:space="preserve">אם </w:t>
        </w:r>
      </w:ins>
      <w:del w:id="93735" w:author="מנוע מכני" w:date="2026-10-11T12:04:40Z">
        <w:r w:rsidRPr="006F178A">
          <w:rPr>
            <w:rtl/>
          </w:rPr>
          <w:delText xml:space="preserve">אי </w:delText>
        </w:r>
      </w:del>
      <w:r w:rsidRPr="006F178A">
        <w:rPr>
          <w:rtl/>
        </w:rPr>
        <w:t xml:space="preserve">לא</w:t>
      </w:r>
      <w:r w:rsidRPr="006F178A">
        <w:rPr>
          <w:rtl/>
        </w:rPr>
        <w:t xml:space="preserve"> שכח שתיהן מותרות. דמשמע דרק רגל </w:t>
      </w:r>
      <w:r w:rsidRPr="006F178A">
        <w:rPr>
          <w:rStyle w:val="afffe"/>
          <w:rFonts w:ascii="Fb Fontext" w:hAnsi="Fb Fontext"/>
          <w:rtl/>
        </w:rPr>
        <w:t>האסורה</w:t>
      </w:r>
      <w:r w:rsidRPr="006F178A">
        <w:rPr>
          <w:rtl/>
        </w:rPr>
        <w:t xml:space="preserve"> אוסרת.</w:t>
      </w:r>
    </w:p>
    <w:p>
      <w:pPr>
        <w:pStyle w:val="38"/>
        <w:rPr>
          <w:ins w:id="96286" w:author="מנוע מכני" w:date="2026-10-11T12:04:40Z"/>
        </w:rPr>
      </w:pPr>
      <w:r w:rsidRPr="00EA2332">
        <w:t xml:space="preserve">אלא </w:t>
      </w:r>
      <w:r w:rsidRPr="00EA2332">
        <w:t xml:space="preserve">כשבא </w:t>
      </w:r>
      <w:r w:rsidRPr="00EA2332">
        <w:t xml:space="preserve">רבין מרי"נ:</w:t>
      </w:r>
    </w:p>
    <w:p w:rsidR="005851B8" w:rsidRPr="00EA2332" w:rsidRDefault="005851B8" w:rsidP="005851B8">
      <w:pPr>
        <w:rPr>
          <w:spacing w:val="-4"/>
          <w:rtl/>
        </w:rPr>
      </w:pPr>
      <w:del w:id="96287" w:author="מנוע מכני" w:date="2026-10-11T12:04:40Z">
        <w:r w:rsidRPr="00EA2332">
          <w:rPr>
            <w:spacing w:val="-4"/>
            <w:rtl/>
          </w:rPr>
          <w:delText xml:space="preserve"> </w:delText>
        </w:r>
      </w:del>
      <w:r w:rsidRPr="00EA2332">
        <w:rPr>
          <w:spacing w:val="-4"/>
          <w:rtl/>
        </w:rPr>
        <w:t xml:space="preserve">ג' מחלוקות בדבר: </w:t>
      </w:r>
      <w:r w:rsidRPr="00EA2332">
        <w:rPr>
          <w:rStyle w:val="2fb"/>
          <w:spacing w:val="-4"/>
          <w:rtl/>
        </w:rPr>
        <w:t xml:space="preserve">ת"ק</w:t>
      </w:r>
      <w:r w:rsidRPr="00EA2332">
        <w:rPr>
          <w:spacing w:val="-4"/>
          <w:rtl/>
        </w:rPr>
        <w:t xml:space="preserve">: רגל המותרת אינה אוסרת, רגל האסורה אוסרת.</w:t>
      </w:r>
    </w:p>
    <w:p>
      <w:pPr>
        <w:pStyle w:val="38"/>
        <w:rPr>
          <w:ins w:id="96288" w:author="מנוע מכני" w:date="2026-10-11T12:04:40Z"/>
        </w:rPr>
      </w:pPr>
      <w:r w:rsidRPr="006F178A">
        <w:t xml:space="preserve">ר"ע:</w:t>
      </w:r>
    </w:p>
    <w:p w:rsidR="005851B8" w:rsidRPr="006F178A" w:rsidRDefault="005851B8" w:rsidP="005851B8">
      <w:pPr>
        <w:rPr>
          <w:rtl/>
        </w:rPr>
      </w:pPr>
      <w:del w:id="96289" w:author="מנוע מכני" w:date="2026-10-11T12:04:40Z">
        <w:r w:rsidRPr="006F178A">
          <w:rPr>
            <w:rtl/>
          </w:rPr>
          <w:delText xml:space="preserve"> </w:delText>
        </w:r>
      </w:del>
      <w:ins w:id="90436" w:author="מנוע מכני" w:date="2026-10-11T12:04:40Z">
        <w:r>
          <w:rPr>
            <w:rtl/>
          </w:rPr>
          <w:t xml:space="preserve">אפי'</w:t>
        </w:r>
      </w:ins>
      <w:del w:id="90437" w:author="מנוע מכני" w:date="2026-10-11T12:04:40Z">
        <w:r w:rsidRPr="006F178A">
          <w:rPr>
            <w:rtl/>
          </w:rPr>
          <w:delText xml:space="preserve">אפילו</w:delText>
        </w:r>
      </w:del>
      <w:r w:rsidRPr="006F178A">
        <w:rPr>
          <w:rtl/>
        </w:rPr>
        <w:t xml:space="preserve"> רגל המותרת אוסרת.</w:t>
      </w:r>
    </w:p>
    <w:p>
      <w:pPr>
        <w:pStyle w:val="38"/>
        <w:rPr>
          <w:ins w:id="96290" w:author="מנוע מכני" w:date="2026-10-11T12:04:40Z"/>
        </w:rPr>
      </w:pPr>
      <w:r w:rsidRPr="006F178A">
        <w:t xml:space="preserve">ורבנן בתראי:</w:t>
      </w:r>
    </w:p>
    <w:p w:rsidR="005851B8" w:rsidRPr="006F178A" w:rsidRDefault="005851B8" w:rsidP="005851B8">
      <w:pPr>
        <w:rPr>
          <w:rtl/>
        </w:rPr>
      </w:pPr>
      <w:del w:id="96291" w:author="מנוע מכני" w:date="2026-10-11T12:04:40Z">
        <w:r w:rsidRPr="006F178A">
          <w:rPr>
            <w:rtl/>
          </w:rPr>
          <w:delText xml:space="preserve"> </w:delText>
        </w:r>
      </w:del>
      <w:r w:rsidRPr="006F178A">
        <w:rPr>
          <w:rtl/>
        </w:rPr>
        <w:t xml:space="preserve">כשם שרגל מותרת אינה אוסרת - כך רגל האסורה אינה אוסרת.</w:t>
      </w:r>
    </w:p>
    <w:p w:rsidR="005851B8" w:rsidRDefault="005851B8" w:rsidP="005851B8">
      <w:pPr>
        <w:pStyle w:val="affffd"/>
        <w:spacing w:after="0"/>
        <w:rPr>
          <w:del w:id="90024" w:author="מנוע עיצוב" w:date="2026-10-11T12:09:26Z"/>
          <w:rFonts w:ascii="MS Mincho" w:hAnsi="MS Mincho"/>
          <w:bCs w:val="0"/>
          <w:rtl/>
        </w:rPr>
      </w:pPr>
      <w:del w:id="90023" w:author="מנוע עיצוב" w:date="2026-10-11T12:09:26Z">
        <w:r>
          <w:rPr>
            <w:rFonts w:ascii="MS Mincho" w:hAnsi="MS Mincho" w:hint="cs"/>
            <w:bCs w:val="0"/>
            <w:rtl/>
          </w:rPr>
          <w:lastRenderedPageBreak/>
          <w:delText xml:space="preserve"> ׻</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עה:</w:t>
      </w:r>
    </w:p>
    <w:p w:rsidR="005851B8" w:rsidRPr="009757B9" w:rsidRDefault="005851B8" w:rsidP="005851B8">
      <w:pPr>
        <w:pStyle w:val="affff1"/>
        <w:ind w:end="0"/>
        <w:rPr>
          <w:rStyle w:val="afffe"/>
          <w:rFonts w:ascii="Fb Fontext" w:hAnsi="Fb Fontext"/>
          <w:b/>
          <w:bCs w:val="0"/>
          <w:sz w:val="20"/>
          <w:rtl/>
        </w:rPr>
        <w:pPrChange w:id="20065" w:author="קלוד" w:date="2026-10-11T09:07:28Z">
          <w:pPr>
            <w:pStyle w:val="affff1"/>
            <w:rPr>
              <w:rStyle w:val="afffe"/>
              <w:rFonts w:ascii="Fb Fontext" w:hAnsi="Fb Fontext"/>
              <w:b/>
              <w:bCs w:val="0"/>
              <w:sz w:val="20"/>
              <w:rtl/>
            </w:rPr>
          </w:pPr>
        </w:pPrChange>
      </w:pPr>
      <w:ins w:id="9817" w:author="מספור קטעי משנה" w:date="2026-10-11T09:25:21Z">
        <w:r>
          <w:rPr>
            <w:rStyle w:val="MisparKeta"/>
          </w:rPr>
          <w:t xml:space="preserve">ג. </w:t>
        </w:r>
      </w:ins>
      <w:r w:rsidRPr="00E62A50">
        <w:rPr>
          <w:rStyle w:val="afffe"/>
          <w:rFonts w:ascii="Fb Fontext" w:hAnsi="Fb Fontext"/>
          <w:bCs w:val="0"/>
          <w:rtl/>
          <w:rPrChange w:id="40090" w:author="Claude" w:date="2026-10-11T09:07:36Z">
            <w:rPr>
              <w:rStyle w:val="afffe"/>
              <w:rFonts w:ascii="Fb Fontext" w:hAnsi="Fb Fontext"/>
              <w:bCs w:val="0"/>
              <w:sz w:val="20"/>
              <w:rtl/>
            </w:rPr>
          </w:rPrChange>
        </w:rPr>
        <w:t>נתנו עירובן במקום אחד ושכח אחד בין מן הפנימית וכו'.</w:t>
      </w:r>
    </w:p>
    <w:p>
      <w:pPr>
        <w:pStyle w:val="38"/>
        <w:rPr>
          <w:ins w:id="96292" w:author="מנוע מכני" w:date="2026-10-11T12:04:40Z"/>
        </w:rPr>
      </w:pPr>
      <w:r w:rsidRPr="006F178A">
        <w:t xml:space="preserve">מקום אחד- אריא"ר:</w:t>
      </w:r>
    </w:p>
    <w:p w:rsidR="005851B8" w:rsidRPr="006F178A" w:rsidRDefault="005851B8" w:rsidP="005851B8">
      <w:pPr>
        <w:rPr>
          <w:rtl/>
        </w:rPr>
      </w:pPr>
      <w:del w:id="96293" w:author="מנוע מכני" w:date="2026-10-11T12:04:40Z">
        <w:r w:rsidRPr="006F178A">
          <w:rPr>
            <w:rFonts w:ascii="Fb Fontext" w:hAnsi="Fb Fontext"/>
            <w:rtl/>
          </w:rPr>
          <w:delText xml:space="preserve"> </w:delText>
        </w:r>
      </w:del>
      <w:r w:rsidRPr="006F178A">
        <w:rPr>
          <w:rFonts w:ascii="Fb Fontext" w:hAnsi="Fb Fontext"/>
          <w:rtl/>
        </w:rPr>
        <w:t xml:space="preserve">חיצונה, והיינו מקום המיוחד לשתיהן.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03" w:author="קלוד" w:date="2026-10-11T12:24:08Z"/>
        </w:rPr>
      </w:pPr>
      <w:ins w:id="90204" w:author="קלוד" w:date="2026-10-11T12:24:08Z">
        <w:r>
          <w:rPr>
            <w:color w:val="7B3F00"/>
          </w:rPr>
          <w:t xml:space="preserve">שכח אחד מן הפנימית או החיצונה - ר"ע וחכמים</w:t>
        </w:r>
      </w:ins>
    </w:p>
    <w:p w:rsidR="005851B8" w:rsidRPr="006F178A" w:rsidRDefault="005851B8" w:rsidP="005851B8">
      <w:pPr>
        <w:rPr>
          <w:rtl/>
        </w:rPr>
      </w:pPr>
      <w:r w:rsidRPr="002B5789">
        <w:rPr>
          <w:rFonts w:ascii="Fb Fontext" w:hAnsi="Fb Fontext"/>
          <w:b/>
          <w:bCs/>
          <w:rtl/>
        </w:rPr>
        <w:t>תנ"ה</w:t>
      </w:r>
      <w:r w:rsidRPr="006F178A">
        <w:rPr>
          <w:rFonts w:ascii="Fb Fontext" w:hAnsi="Fb Fontext"/>
          <w:rtl/>
        </w:rPr>
        <w:t>.</w:t>
      </w:r>
    </w:p>
    <w:p w:rsidR="005851B8" w:rsidRPr="006F178A" w:rsidRDefault="005851B8" w:rsidP="005851B8">
      <w:pPr>
        <w:rPr>
          <w:rtl/>
        </w:rPr>
      </w:pPr>
      <w:r w:rsidRPr="006F178A">
        <w:rPr>
          <w:rtl/>
        </w:rPr>
        <w:t xml:space="preserve">נתנו עירובן בפנימית ושכח אחד מן הפנימית ולא עירב - שתיהן אסורות. מן החיצונה ולא עירב שתיהן אסורות, דברי </w:t>
      </w:r>
      <w:r w:rsidRPr="006F178A">
        <w:rPr>
          <w:rStyle w:val="2fb"/>
          <w:rtl/>
        </w:rPr>
        <w:t xml:space="preserve">ר"ע</w:t>
      </w:r>
      <w:r w:rsidRPr="006F178A">
        <w:rPr>
          <w:rtl/>
        </w:rPr>
        <w:t xml:space="preserve"> ולא </w:t>
      </w:r>
      <w:r>
        <w:rPr>
          <w:rtl/>
        </w:rPr>
        <w:t>אמרי'</w:t>
      </w:r>
      <w:r w:rsidRPr="006F178A">
        <w:rPr>
          <w:rtl/>
        </w:rPr>
        <w:t xml:space="preserve"> אחדא דשא דעירוב מרגילה ולא </w:t>
      </w:r>
      <w:r>
        <w:rPr>
          <w:rtl/>
        </w:rPr>
        <w:t>אמרי'</w:t>
      </w:r>
      <w:r w:rsidRPr="006F178A">
        <w:rPr>
          <w:rtl/>
        </w:rPr>
        <w:t xml:space="preserve"> לתקוני שתפתיך ולא לעוותי </w:t>
      </w:r>
      <w:r w:rsidRPr="006F178A">
        <w:rPr>
          <w:rtl/>
        </w:rPr>
        <w:t xml:space="preserve">דא"ל</w:t>
      </w:r>
      <w:r w:rsidRPr="006F178A">
        <w:rPr>
          <w:rtl/>
        </w:rPr>
        <w:t xml:space="preserve"> </w:t>
      </w:r>
      <w:ins w:id="90409" w:author="Claude - סמנטי" w:date="2026-10-11T12:19:31Z">
        <w:r>
          <w:rPr>
            <w:rtl/>
          </w:rPr>
          <w:t xml:space="preserve">מבטלים</w:t>
        </w:r>
      </w:ins>
      <w:del w:id="90410" w:author="Claude - סמנטי" w:date="2026-10-11T12:19:31Z">
        <w:r w:rsidRPr="006F178A">
          <w:rPr>
            <w:rtl/>
          </w:rPr>
          <w:delText xml:space="preserve">מבטלינן</w:delText>
        </w:r>
      </w:del>
      <w:r w:rsidRPr="006F178A">
        <w:rPr>
          <w:rtl/>
        </w:rPr>
        <w:t xml:space="preserve"> לך רשותי.</w:t>
      </w:r>
    </w:p>
    <w:p>
      <w:pPr>
        <w:pStyle w:val="38"/>
        <w:rPr>
          <w:ins w:id="96294" w:author="מנוע מכני" w:date="2026-10-11T12:04:40Z"/>
        </w:rPr>
      </w:pPr>
      <w:r w:rsidRPr="006F178A">
        <w:t xml:space="preserve">וחכ"א:</w:t>
      </w:r>
    </w:p>
    <w:p w:rsidR="005851B8" w:rsidRPr="006F178A" w:rsidRDefault="005851B8" w:rsidP="005851B8">
      <w:pPr>
        <w:rPr>
          <w:rtl/>
        </w:rPr>
      </w:pPr>
      <w:del w:id="96295" w:author="מנוע מכני" w:date="2026-10-11T12:04:40Z">
        <w:r w:rsidRPr="006F178A">
          <w:rPr>
            <w:rtl/>
          </w:rPr>
          <w:delText xml:space="preserve"> </w:delText>
        </w:r>
      </w:del>
      <w:r w:rsidRPr="006F178A">
        <w:rPr>
          <w:rtl/>
        </w:rPr>
        <w:t xml:space="preserve">בזו פנימית מותרת וחיצונה אסורה. משום דאחדא דשא ומשתמשא. ולא </w:t>
      </w:r>
      <w:r>
        <w:rPr>
          <w:rtl/>
        </w:rPr>
        <w:t>אמרי'</w:t>
      </w:r>
      <w:r w:rsidRPr="006F178A">
        <w:rPr>
          <w:rtl/>
        </w:rPr>
        <w:t xml:space="preserve"> עירוב </w:t>
      </w:r>
      <w:r w:rsidRPr="00B3644D">
        <w:rPr>
          <w:spacing w:val="-2"/>
          <w:rtl/>
        </w:rPr>
        <w:t>מרגילה דלתקוני שדרתיך ולא לעוותי ולבטל הרשות א"י דאין ביטול רשות מחצר לחצר.</w:t>
      </w:r>
    </w:p>
    <w:p w:rsidR="005851B8" w:rsidRPr="006F178A" w:rsidRDefault="005851B8" w:rsidP="005851B8">
      <w:pPr>
        <w:rPr>
          <w:rtl/>
        </w:rPr>
      </w:pPr>
      <w:r w:rsidRPr="006F178A">
        <w:rPr>
          <w:rStyle w:val="2fb"/>
          <w:rtl/>
        </w:rPr>
        <w:t xml:space="preserve">שמואל</w:t>
      </w:r>
      <w:r w:rsidRPr="006F178A">
        <w:rPr>
          <w:rtl/>
        </w:rPr>
        <w:t xml:space="preserve"> </w:t>
      </w:r>
      <w:r w:rsidRPr="006F178A">
        <w:rPr>
          <w:rStyle w:val="2fb"/>
          <w:rtl/>
        </w:rPr>
        <w:t xml:space="preserve">ורי"ו</w:t>
      </w:r>
      <w:r w:rsidRPr="006F178A">
        <w:rPr>
          <w:rtl/>
        </w:rPr>
        <w:t xml:space="preserve"> </w:t>
      </w:r>
      <w:ins w:id="91482" w:author="מנוע מכני" w:date="2026-10-11T12:04:40Z">
        <w:r>
          <w:rPr>
            <w:rtl/>
          </w:rPr>
          <w:t xml:space="preserve">דחלקו</w:t>
        </w:r>
      </w:ins>
      <w:del w:id="91483" w:author="מנוע מכני" w:date="2026-10-11T12:04:40Z">
        <w:r w:rsidRPr="006F178A">
          <w:rPr>
            <w:rtl/>
          </w:rPr>
          <w:delText xml:space="preserve">דפליגי</w:delText>
        </w:r>
      </w:del>
      <w:r w:rsidRPr="006F178A">
        <w:rPr>
          <w:rtl/>
        </w:rPr>
        <w:t xml:space="preserve"> בשתי חצירות זו ליד זו </w:t>
      </w:r>
      <w:r w:rsidRPr="006F178A">
        <w:rPr>
          <w:rtl/>
        </w:rPr>
        <w:t xml:space="preserve">לא</w:t>
      </w:r>
      <w:r w:rsidRPr="006F178A">
        <w:rPr>
          <w:rtl/>
        </w:rPr>
        <w:t xml:space="preserve"> </w:t>
      </w:r>
      <w:ins w:id="91484" w:author="מנוע מכני" w:date="2026-10-11T12:04:40Z">
        <w:r>
          <w:rPr>
            <w:rtl/>
          </w:rPr>
          <w:t xml:space="preserve">חלקו</w:t>
        </w:r>
      </w:ins>
      <w:del w:id="91485" w:author="מנוע מכני" w:date="2026-10-11T12:04:40Z">
        <w:r w:rsidRPr="006F178A">
          <w:rPr>
            <w:rtl/>
          </w:rPr>
          <w:delText xml:space="preserve">פליגי</w:delText>
        </w:r>
      </w:del>
      <w:r w:rsidRPr="006F178A">
        <w:rPr>
          <w:rtl/>
        </w:rPr>
        <w:t xml:space="preserve"> בפלוגתת רבנן </w:t>
      </w:r>
      <w:r w:rsidRPr="006F178A">
        <w:rPr>
          <w:rStyle w:val="2fb"/>
          <w:rtl/>
        </w:rPr>
        <w:t xml:space="preserve">ור"ע</w:t>
      </w:r>
      <w:r w:rsidRPr="006F178A">
        <w:rPr>
          <w:rtl/>
        </w:rPr>
        <w:t xml:space="preserve">.</w:t>
      </w:r>
    </w:p>
    <w:p>
      <w:pPr>
        <w:pStyle w:val="38"/>
        <w:rPr>
          <w:ins w:id="96296" w:author="מנוע מכני" w:date="2026-10-11T12:04:40Z"/>
        </w:rPr>
      </w:pPr>
      <w:r w:rsidRPr="00B3644D">
        <w:t xml:space="preserve">שמואל:</w:t>
      </w:r>
    </w:p>
    <w:p w:rsidR="005851B8" w:rsidRPr="00B3644D" w:rsidRDefault="005851B8" w:rsidP="005851B8">
      <w:pPr>
        <w:rPr>
          <w:spacing w:val="-2"/>
          <w:rtl/>
        </w:rPr>
      </w:pPr>
      <w:del w:id="96297" w:author="מנוע מכני" w:date="2026-10-11T12:04:40Z">
        <w:r w:rsidRPr="00B3644D">
          <w:rPr>
            <w:spacing w:val="-2"/>
            <w:rtl/>
          </w:rPr>
          <w:delText xml:space="preserve"> </w:delText>
        </w:r>
      </w:del>
      <w:r w:rsidRPr="00B3644D">
        <w:rPr>
          <w:spacing w:val="-2"/>
          <w:rtl/>
        </w:rPr>
        <w:t xml:space="preserve">אפי' </w:t>
      </w:r>
      <w:r w:rsidRPr="00B3644D">
        <w:rPr>
          <w:rStyle w:val="2fb"/>
          <w:spacing w:val="-2"/>
          <w:rtl/>
        </w:rPr>
        <w:t xml:space="preserve">לר"ע</w:t>
      </w:r>
      <w:r w:rsidRPr="00B3644D">
        <w:rPr>
          <w:spacing w:val="-2"/>
          <w:rtl/>
        </w:rPr>
        <w:t xml:space="preserve"> דווקא בשתי חצירות זלפמ"ז דאסרן אהדדי. </w:t>
      </w:r>
      <w:r w:rsidRPr="00B3644D">
        <w:rPr>
          <w:spacing w:val="-2"/>
          <w:rtl/>
        </w:rPr>
        <w:t xml:space="preserve">משא"כ</w:t>
      </w:r>
      <w:r w:rsidRPr="00B3644D">
        <w:rPr>
          <w:spacing w:val="-2"/>
          <w:rtl/>
        </w:rPr>
        <w:t xml:space="preserve"> זלצ"ז </w:t>
      </w:r>
      <w:r w:rsidRPr="00B3644D">
        <w:rPr>
          <w:spacing w:val="-2"/>
          <w:rtl/>
        </w:rPr>
        <w:t xml:space="preserve">לא</w:t>
      </w:r>
      <w:r w:rsidRPr="00B3644D">
        <w:rPr>
          <w:spacing w:val="-2"/>
          <w:rtl/>
        </w:rPr>
        <w:t xml:space="preserve"> אסרן אהדדי.</w:t>
      </w:r>
    </w:p>
    <w:p>
      <w:pPr>
        <w:pStyle w:val="38"/>
        <w:rPr>
          <w:ins w:id="96298" w:author="מנוע מכני" w:date="2026-10-11T12:04:40Z"/>
        </w:rPr>
      </w:pPr>
      <w:r w:rsidRPr="00B3644D">
        <w:t xml:space="preserve">ורי"ו:</w:t>
      </w:r>
    </w:p>
    <w:p w:rsidR="005851B8" w:rsidRPr="00B3644D" w:rsidRDefault="005851B8" w:rsidP="005851B8">
      <w:pPr>
        <w:rPr>
          <w:rFonts w:cs="Guttman Vilna"/>
          <w:b/>
          <w:bCs/>
          <w:spacing w:val="-4"/>
          <w:rtl/>
        </w:rPr>
      </w:pPr>
      <w:del w:id="96299" w:author="מנוע מכני" w:date="2026-10-11T12:04:40Z">
        <w:r w:rsidRPr="00B3644D">
          <w:rPr>
            <w:spacing w:val="-4"/>
            <w:rtl/>
          </w:rPr>
          <w:delText xml:space="preserve"> </w:delText>
        </w:r>
      </w:del>
      <w:r w:rsidRPr="00B3644D">
        <w:rPr>
          <w:spacing w:val="-4"/>
          <w:rtl/>
        </w:rPr>
        <w:t xml:space="preserve">אפי' לרבנן דווקא פנימית מבטלת שא"צ להמתין לביטול החיצונה שבינתיים אוסרת </w:t>
      </w:r>
      <w:ins w:id="92880" w:author="מנוע מכני" w:date="2026-10-11T12:04:40Z">
        <w:r>
          <w:rPr>
            <w:spacing w:val="-4"/>
            <w:rtl/>
          </w:rPr>
          <w:t xml:space="preserve">עליו</w:t>
        </w:r>
      </w:ins>
      <w:del w:id="92881" w:author="מנוע מכני" w:date="2026-10-11T12:04:40Z">
        <w:r w:rsidRPr="00B3644D">
          <w:rPr>
            <w:spacing w:val="-4"/>
            <w:rtl/>
          </w:rPr>
          <w:delText xml:space="preserve">עליה</w:delText>
        </w:r>
      </w:del>
      <w:r w:rsidRPr="00B3644D">
        <w:rPr>
          <w:spacing w:val="-4"/>
          <w:rtl/>
        </w:rPr>
        <w:t xml:space="preserve">.</w:t>
      </w:r>
    </w:p>
    <w:p w:rsidR="005851B8" w:rsidRPr="006F178A" w:rsidRDefault="005851B8" w:rsidP="005851B8">
      <w:pPr>
        <w:rPr>
          <w:rtl/>
        </w:rPr>
      </w:pPr>
      <w:r w:rsidRPr="006F178A">
        <w:rPr>
          <w:rtl/>
        </w:rPr>
        <w:t xml:space="preserve">משא"כ</w:t>
      </w:r>
      <w:r w:rsidRPr="006F178A">
        <w:rPr>
          <w:rtl/>
        </w:rPr>
        <w:t xml:space="preserve"> בשתי חצירות זולצ"ז מכ"ת שתבטל שאין האחת אוסרת חברתה.</w:t>
      </w:r>
    </w:p>
    <w:p w:rsidR="005851B8" w:rsidRDefault="005851B8" w:rsidP="005851B8">
      <w:pPr>
        <w:pStyle w:val="affffd"/>
        <w:spacing w:after="0"/>
        <w:rPr>
          <w:del w:id="90026" w:author="מנוע עיצוב" w:date="2026-10-11T12:09:26Z"/>
          <w:rFonts w:ascii="MS Mincho" w:hAnsi="MS Mincho"/>
          <w:bCs w:val="0"/>
          <w:rtl/>
        </w:rPr>
      </w:pPr>
      <w:del w:id="90025" w:author="מנוע עיצוב" w:date="2026-10-11T12:09:26Z">
        <w:r>
          <w:rPr>
            <w:rFonts w:ascii="MS Mincho" w:hAnsi="MS Mincho" w:hint="cs"/>
            <w:bCs w:val="0"/>
            <w:rtl/>
          </w:rPr>
          <w:delText xml:space="preserve"> ׻</w:delText>
        </w:r>
      </w:del>
    </w:p>
    <w:p w:rsidR="005851B8" w:rsidRPr="006F178A" w:rsidRDefault="005851B8" w:rsidP="005851B8">
      <w:pPr>
        <w:pStyle w:val="affff1"/>
        <w:ind w:end="0"/>
        <w:rPr>
          <w:rStyle w:val="afffe"/>
          <w:rFonts w:ascii="Fb Fontext" w:hAnsi="Fb Fontext" w:cs="FontbitDavid"/>
          <w:b/>
          <w:bCs w:val="0"/>
          <w:sz w:val="20"/>
          <w:rtl/>
        </w:rPr>
        <w:pPrChange w:id="20066" w:author="קלוד" w:date="2026-10-11T09:07:28Z">
          <w:pPr>
            <w:pStyle w:val="affff1"/>
            <w:rPr>
              <w:rStyle w:val="afffe"/>
              <w:rFonts w:ascii="Fb Fontext" w:hAnsi="Fb Fontext" w:cs="FontbitDavid"/>
              <w:b/>
              <w:bCs w:val="0"/>
              <w:sz w:val="20"/>
              <w:rtl/>
            </w:rPr>
          </w:pPr>
        </w:pPrChange>
      </w:pPr>
      <w:ins w:id="9818" w:author="מספור קטעי משנה" w:date="2026-10-11T09:25:21Z">
        <w:r>
          <w:rPr>
            <w:rStyle w:val="MisparKeta"/>
          </w:rPr>
          <w:t xml:space="preserve">א. </w:t>
        </w:r>
      </w:ins>
      <w:r w:rsidRPr="00E62A50">
        <w:rPr>
          <w:rStyle w:val="afffe"/>
          <w:rFonts w:ascii="Fb Fontext" w:hAnsi="Fb Fontext"/>
          <w:bCs w:val="0"/>
          <w:rtl/>
          <w:rPrChange w:id="40091" w:author="Claude" w:date="2026-10-11T09:07:36Z">
            <w:rPr>
              <w:rStyle w:val="afffe"/>
              <w:rFonts w:ascii="Fb Fontext" w:hAnsi="Fb Fontext"/>
              <w:bCs w:val="0"/>
              <w:sz w:val="20"/>
              <w:rtl/>
            </w:rPr>
          </w:rPrChange>
        </w:rPr>
        <w:t>ואם היו של יחידים וכו'</w:t>
      </w:r>
      <w:r w:rsidRPr="006F178A">
        <w:rPr>
          <w:rStyle w:val="afffe"/>
          <w:rFonts w:ascii="Fb Fontext" w:hAnsi="Fb Fontext" w:cs="FontbitDavid"/>
          <w:b/>
          <w:rtl/>
          <w:rPrChange w:id="40092" w:author="Claude" w:date="2026-10-11T09:07:36Z">
            <w:rPr>
              <w:rStyle w:val="afffe"/>
              <w:rFonts w:ascii="Fb Fontext" w:hAnsi="Fb Fontext" w:cs="FontbitDavid"/>
              <w:b/>
              <w:sz w:val="20"/>
              <w:rtl/>
            </w:rPr>
          </w:rPrChange>
        </w:rPr>
        <w:t>.</w:t>
      </w:r>
    </w:p>
    <w:p w:rsidR="005851B8" w:rsidRDefault="005851B8" w:rsidP="005851B8">
      <w:pPr>
        <w:rPr>
          <w:rFonts w:ascii="Fb Fontext" w:hAnsi="Fb Fontext"/>
          <w:rtl/>
        </w:rPr>
      </w:pPr>
      <w:r w:rsidRPr="006F178A">
        <w:rPr>
          <w:rFonts w:ascii="Fb Fontext" w:hAnsi="Fb Fontext"/>
          <w:rtl/>
        </w:rPr>
        <w:t xml:space="preserve">תני אם היו שלושה אסורים </w:t>
      </w:r>
      <w:r w:rsidRPr="006F178A">
        <w:rPr>
          <w:rStyle w:val="2fb"/>
          <w:rFonts w:ascii="Fb Fontext" w:hAnsi="Fb Fontext"/>
          <w:rtl/>
        </w:rPr>
        <w:t xml:space="preserve">וכדראב"ה</w:t>
      </w:r>
      <w:r w:rsidRPr="006F178A">
        <w:rPr>
          <w:rFonts w:ascii="Fb Fontext" w:hAnsi="Fb Fontext"/>
          <w:rtl/>
        </w:rPr>
        <w:t xml:space="preserve"> שכשרואים בחיצונה רבים יטעו לחשוב דכן גם בפנימית [</w:t>
      </w:r>
      <w:r w:rsidRPr="006F178A">
        <w:rPr>
          <w:rStyle w:val="2fb"/>
          <w:rFonts w:ascii="Fb Fontext" w:hAnsi="Fb Fontext"/>
          <w:rtl/>
        </w:rPr>
        <w:t xml:space="preserve">רב יוסף</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לשמועה זו בשם </w:t>
      </w:r>
      <w:r w:rsidRPr="006F178A">
        <w:rPr>
          <w:rStyle w:val="2fb"/>
          <w:rFonts w:ascii="Fb Fontext" w:hAnsi="Fb Fontext"/>
          <w:rtl/>
        </w:rPr>
        <w:t xml:space="preserve">רבי</w:t>
      </w:r>
      <w:r w:rsidRPr="006F178A">
        <w:rPr>
          <w:rFonts w:ascii="Fb Fontext" w:hAnsi="Fb Fontext"/>
          <w:rtl/>
        </w:rPr>
        <w:t xml:space="preserve"> והחליף בין רבים </w:t>
      </w:r>
      <w:r w:rsidRPr="006F178A">
        <w:rPr>
          <w:rStyle w:val="2fb"/>
          <w:rFonts w:ascii="Fb Fontext" w:hAnsi="Fb Fontext"/>
          <w:rtl/>
        </w:rPr>
        <w:t xml:space="preserve">לרבי</w:t>
      </w:r>
      <w:r w:rsidRPr="006F178A">
        <w:rPr>
          <w:rFonts w:ascii="Fb Fontext" w:hAnsi="Fb Fontext"/>
          <w:rtl/>
        </w:rPr>
        <w:t xml:space="preserve">]</w:t>
      </w:r>
    </w:p>
    <w:p>
      <w:pPr>
        <w:pStyle w:val="38"/>
        <w:rPr>
          <w:ins w:id="96300" w:author="מנוע מכני" w:date="2026-10-11T12:04:40Z"/>
        </w:rPr>
      </w:pPr>
      <w:r w:rsidRPr="006F178A">
        <w:t xml:space="preserve">ושמואל:</w:t>
      </w:r>
    </w:p>
    <w:p w:rsidR="005851B8" w:rsidRDefault="005851B8" w:rsidP="005851B8">
      <w:pPr>
        <w:rPr>
          <w:rtl/>
        </w:rPr>
      </w:pPr>
      <w:del w:id="96301" w:author="מנוע מכני" w:date="2026-10-11T12:04:40Z">
        <w:r w:rsidRPr="006F178A">
          <w:rPr>
            <w:rtl/>
          </w:rPr>
          <w:delText xml:space="preserve"> </w:delText>
        </w:r>
      </w:del>
      <w:r w:rsidRPr="006F178A">
        <w:rPr>
          <w:rtl/>
        </w:rPr>
        <w:t xml:space="preserve">לעולם מותרות, עד שיהו שנים בפנימית ואחד בחיצונה. [דלא גזר]</w:t>
      </w:r>
    </w:p>
    <w:p>
      <w:pPr>
        <w:pStyle w:val="38"/>
        <w:rPr>
          <w:ins w:id="96302" w:author="מנוע מכני" w:date="2026-10-11T12:04:40Z"/>
        </w:rPr>
      </w:pPr>
      <w:r w:rsidRPr="006F178A">
        <w:t xml:space="preserve">א"ר אלעזר:</w:t>
      </w:r>
    </w:p>
    <w:p w:rsidR="005851B8" w:rsidRPr="006F178A" w:rsidRDefault="005851B8" w:rsidP="005851B8">
      <w:pPr>
        <w:rPr>
          <w:rtl/>
        </w:rPr>
      </w:pPr>
      <w:del w:id="96303" w:author="מנוע מכני" w:date="2026-10-11T12:04:40Z">
        <w:r w:rsidRPr="006F178A">
          <w:rPr>
            <w:rtl/>
          </w:rPr>
          <w:delText xml:space="preserve"> </w:delText>
        </w:r>
      </w:del>
      <w:r w:rsidRPr="006F178A">
        <w:rPr>
          <w:rtl/>
        </w:rPr>
        <w:t xml:space="preserve">ונכרי הרי הוא כרבים. ושנא מישראל דנכרי אם משכיר צועק על כך.</w:t>
      </w:r>
    </w:p>
    <w:p w:rsidR="005851B8" w:rsidRDefault="005851B8" w:rsidP="005851B8">
      <w:pPr>
        <w:rPr>
          <w:rtl/>
        </w:rPr>
      </w:pPr>
      <w:r w:rsidRPr="006F178A">
        <w:rPr>
          <w:rtl/>
        </w:rPr>
        <w:t xml:space="preserve">[</w:t>
      </w:r>
      <w:r w:rsidRPr="006F178A">
        <w:rPr>
          <w:rtl/>
        </w:rPr>
        <w:t xml:space="preserve">משא"כ</w:t>
      </w:r>
      <w:r w:rsidRPr="006F178A">
        <w:rPr>
          <w:rtl/>
        </w:rPr>
        <w:t xml:space="preserve"> בישראל שיאמר הרואה דאו שגר שם יחיד או שעירב עמם]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201" w:author="קלוד" w:date="2026-10-11T12:24:08Z"/>
        </w:rPr>
      </w:pPr>
      <w:ins w:id="90202" w:author="קלוד" w:date="2026-10-11T12:24:08Z">
        <w:r>
          <w:rPr>
            <w:color w:val="7B3F00"/>
          </w:rPr>
          <w:t xml:space="preserve">עשרה בתים זה לפנים מזה - פנימי נותן עירובו</w:t>
        </w:r>
      </w:ins>
    </w:p>
    <w:p>
      <w:pPr>
        <w:pStyle w:val="38"/>
        <w:rPr>
          <w:ins w:id="96304" w:author="מנוע מכני" w:date="2026-10-11T12:04:40Z"/>
        </w:rPr>
      </w:pPr>
      <w:r w:rsidRPr="006F178A">
        <w:t xml:space="preserve">ריא"ש:</w:t>
      </w:r>
    </w:p>
    <w:p w:rsidR="005851B8" w:rsidRPr="006F178A" w:rsidRDefault="005851B8" w:rsidP="005851B8">
      <w:pPr>
        <w:rPr>
          <w:rtl/>
        </w:rPr>
      </w:pPr>
      <w:del w:id="96305" w:author="מנוע מכני" w:date="2026-10-11T12:04:40Z">
        <w:r w:rsidRPr="006F178A">
          <w:rPr>
            <w:rFonts w:ascii="Fb Fontext" w:hAnsi="Fb Fontext"/>
            <w:rtl/>
          </w:rPr>
          <w:delText xml:space="preserve"> </w:delText>
        </w:r>
      </w:del>
      <w:r w:rsidRPr="006F178A">
        <w:rPr>
          <w:rFonts w:ascii="Fb Fontext" w:hAnsi="Fb Fontext"/>
          <w:rtl/>
        </w:rPr>
        <w:t xml:space="preserve">עשרה בתים זה לפנים מזה - פנימי נותן את עירובו, ודיו.</w:t>
      </w:r>
    </w:p>
    <w:p>
      <w:pPr>
        <w:pStyle w:val="38"/>
        <w:rPr>
          <w:ins w:id="96306" w:author="מנוע מכני" w:date="2026-10-11T12:04:40Z"/>
        </w:rPr>
      </w:pPr>
      <w:r w:rsidRPr="006F178A">
        <w:t xml:space="preserve">ורי"ו:</w:t>
      </w:r>
    </w:p>
    <w:p w:rsidR="005851B8" w:rsidRDefault="005851B8" w:rsidP="005851B8">
      <w:pPr>
        <w:rPr>
          <w:rtl/>
        </w:rPr>
      </w:pPr>
      <w:del w:id="96307" w:author="מנוע מכני" w:date="2026-10-11T12:04:40Z">
        <w:r w:rsidRPr="006F178A">
          <w:rPr>
            <w:rtl/>
          </w:rPr>
          <w:delText xml:space="preserve"> </w:delText>
        </w:r>
      </w:del>
      <w:ins w:id="90438" w:author="מנוע מכני" w:date="2026-10-11T12:04:40Z">
        <w:r>
          <w:rPr>
            <w:rtl/>
          </w:rPr>
          <w:t xml:space="preserve">אפי'</w:t>
        </w:r>
      </w:ins>
      <w:del w:id="90439" w:author="מנוע מכני" w:date="2026-10-11T12:04:40Z">
        <w:r w:rsidRPr="006F178A">
          <w:rPr>
            <w:rtl/>
          </w:rPr>
          <w:delText xml:space="preserve">אפילו</w:delText>
        </w:r>
      </w:del>
      <w:r w:rsidRPr="006F178A">
        <w:rPr>
          <w:rtl/>
        </w:rPr>
        <w:t xml:space="preserve"> חיצון של פנימי. [דחיצון סתם הוא בית שער]</w:t>
      </w:r>
    </w:p>
    <w:p>
      <w:pPr>
        <w:pStyle w:val="38"/>
        <w:rPr>
          <w:ins w:id="96308" w:author="מנוע מכני" w:date="2026-10-11T12:04:40Z"/>
        </w:rPr>
      </w:pPr>
      <w:ins w:id="91486" w:author="מנוע מכני" w:date="2026-10-11T12:04:40Z">
        <w:r>
          <w:t xml:space="preserve">וחלקו</w:t>
        </w:r>
      </w:ins>
    </w:p>
    <w:p w:rsidR="005851B8" w:rsidRPr="006F178A" w:rsidRDefault="005851B8" w:rsidP="005851B8">
      <w:pPr>
        <w:rPr>
          <w:rtl/>
        </w:rPr>
      </w:pPr>
      <w:del w:id="91487" w:author="מנוע מכני" w:date="2026-10-11T12:04:40Z">
        <w:r w:rsidRPr="006F178A">
          <w:rPr>
            <w:b/>
            <w:bCs/>
            <w:rtl/>
          </w:rPr>
          <w:delText xml:space="preserve">ופליגי</w:delText>
        </w:r>
      </w:del>
      <w:del w:id="96309" w:author="מנוע מכני" w:date="2026-10-11T12:04:40Z">
        <w:r w:rsidRPr="006F178A">
          <w:rPr>
            <w:rtl/>
          </w:rPr>
          <w:delText xml:space="preserve"> </w:delText>
        </w:r>
      </w:del>
      <w:ins w:id="93736" w:author="מנוע מכני" w:date="2026-10-11T12:04:40Z">
        <w:r>
          <w:rPr>
            <w:rtl/>
          </w:rPr>
          <w:t xml:space="preserve">אם </w:t>
        </w:r>
      </w:ins>
      <w:del w:id="93737" w:author="מנוע מכני" w:date="2026-10-11T12:04:40Z">
        <w:r w:rsidRPr="006F178A">
          <w:rPr>
            <w:rtl/>
          </w:rPr>
          <w:delText xml:space="preserve">אי </w:delText>
        </w:r>
      </w:del>
      <w:r w:rsidRPr="006F178A">
        <w:rPr>
          <w:rtl/>
        </w:rPr>
        <w:t xml:space="preserve">בית שער דיחיד שמיה בית שער, או </w:t>
      </w:r>
      <w:ins w:id="91488" w:author="מנוע מכני" w:date="2026-10-11T12:04:40Z">
        <w:r>
          <w:rPr>
            <w:rtl/>
          </w:rPr>
          <w:t xml:space="preserve">לא</w:t>
        </w:r>
      </w:ins>
      <w:del w:id="91489" w:author="מנוע מכני" w:date="2026-10-11T12:04:40Z">
        <w:r w:rsidRPr="006F178A">
          <w:rPr>
            <w:rtl/>
          </w:rPr>
          <w:delText xml:space="preserve">לאו</w:delText>
        </w:r>
      </w:del>
      <w:r w:rsidRPr="006F178A">
        <w:rPr>
          <w:rtl/>
        </w:rPr>
        <w:t xml:space="preserve">.</w:t>
      </w:r>
    </w:p>
    <w:p>
      <w:pPr>
        <w:pStyle w:val="38"/>
        <w:rPr>
          <w:ins w:id="96310" w:author="מנוע מכני" w:date="2026-10-11T12:04:40Z"/>
        </w:rPr>
      </w:pPr>
      <w:r w:rsidRPr="006F178A">
        <w:t xml:space="preserve">רב:</w:t>
      </w:r>
    </w:p>
    <w:p w:rsidR="005851B8" w:rsidRPr="006F178A" w:rsidRDefault="005851B8" w:rsidP="005851B8">
      <w:pPr>
        <w:rPr>
          <w:rtl/>
        </w:rPr>
      </w:pPr>
      <w:del w:id="96311" w:author="מנוע מכני" w:date="2026-10-11T12:04:40Z">
        <w:r w:rsidRPr="006F178A">
          <w:rPr>
            <w:rtl/>
          </w:rPr>
          <w:delText xml:space="preserve"> </w:delText>
        </w:r>
      </w:del>
      <w:r w:rsidRPr="006F178A">
        <w:rPr>
          <w:rtl/>
        </w:rPr>
        <w:t xml:space="preserve">שתי חצירות ושלשה בתים ביניהן, זה בא דרך זה ונותן עירובו בזה, וזה בא דרך זה ונותן עירובו בזה.</w:t>
      </w:r>
    </w:p>
    <w:p w:rsidR="005851B8" w:rsidRPr="006F178A" w:rsidRDefault="005851B8" w:rsidP="005851B8">
      <w:pPr>
        <w:rPr>
          <w:rtl/>
        </w:rPr>
      </w:pPr>
      <w:r w:rsidRPr="006F178A">
        <w:rPr>
          <w:rtl/>
        </w:rPr>
        <w:t>- זה נעשה בית שער לזה, וזה נעשה בית שער לזה. אמצעי</w:t>
      </w:r>
      <w:r>
        <w:rPr>
          <w:rFonts w:hint="cs"/>
          <w:rtl/>
        </w:rPr>
        <w:t xml:space="preserve"> היה לו</w:t>
      </w:r>
      <w:r w:rsidRPr="006F178A">
        <w:rPr>
          <w:rtl/>
        </w:rPr>
        <w:t xml:space="preserve"> בית שמניחין בו עירוב, ואין צריך ליתן את הפת.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עו.</w:t>
      </w:r>
    </w:p>
    <w:p>
      <w:pPr>
        <w:pStyle w:val="afffff8"/>
        <w:rPr>
          <w:ins w:id="90199" w:author="קלוד" w:date="2026-10-11T12:24:08Z"/>
        </w:rPr>
      </w:pPr>
      <w:ins w:id="90200" w:author="קלוד" w:date="2026-10-11T12:24:08Z">
        <w:r>
          <w:rPr>
            <w:color w:val="7B3F00"/>
          </w:rPr>
          <w:t xml:space="preserve">האם קנו עירוב בשני בתים שבין שתי חצרות?</w:t>
        </w:r>
      </w:ins>
    </w:p>
    <w:p>
      <w:pPr>
        <w:pStyle w:val="38"/>
        <w:rPr>
          <w:ins w:id="96312" w:author="מנוע מכני" w:date="2026-10-11T12:04:40Z"/>
        </w:rPr>
      </w:pPr>
      <w:r w:rsidRPr="006F178A">
        <w:t xml:space="preserve">בדיק </w:t>
      </w:r>
      <w:ins w:id="93344" w:author="מנוע מכני" w:date="2026-10-11T12:04:40Z">
        <w:r>
          <w:t xml:space="preserve">להם</w:t>
        </w:r>
      </w:ins>
      <w:del w:id="93345" w:author="מנוע מכני" w:date="2026-10-11T12:04:40Z">
        <w:r w:rsidRPr="006F178A">
          <w:delText xml:space="preserve">להו</w:delText>
        </w:r>
      </w:del>
      <w:r w:rsidRPr="006F178A">
        <w:t xml:space="preserve"> רחבה לרבנן:</w:t>
      </w:r>
    </w:p>
    <w:p w:rsidR="005851B8" w:rsidRPr="006F178A" w:rsidRDefault="005851B8" w:rsidP="005851B8">
      <w:pPr>
        <w:rPr>
          <w:rtl/>
        </w:rPr>
      </w:pPr>
      <w:del w:id="96313" w:author="מנוע מכני" w:date="2026-10-11T12:04:40Z">
        <w:r w:rsidRPr="006F178A">
          <w:rPr>
            <w:rFonts w:ascii="Fb Fontext" w:hAnsi="Fb Fontext"/>
            <w:rtl/>
          </w:rPr>
          <w:delText xml:space="preserve"> </w:delText>
        </w:r>
      </w:del>
      <w:r w:rsidRPr="006F178A">
        <w:rPr>
          <w:rFonts w:ascii="Fb Fontext" w:hAnsi="Fb Fontext"/>
          <w:rtl/>
        </w:rPr>
        <w:t xml:space="preserve">שתי חצרות ושני בתים ביניהם, זה בא דרך זה ונתן עירובו בזה, וזה בא דרך זה ונתן עירובו בזה, קנו עירוב או </w:t>
      </w:r>
      <w:r w:rsidRPr="006F178A">
        <w:rPr>
          <w:rFonts w:ascii="Fb Fontext" w:hAnsi="Fb Fontext"/>
          <w:rtl/>
        </w:rPr>
        <w:t xml:space="preserve">לא</w:t>
      </w:r>
      <w:r w:rsidRPr="006F178A">
        <w:rPr>
          <w:rFonts w:ascii="Fb Fontext" w:hAnsi="Fb Fontext"/>
          <w:rtl/>
        </w:rPr>
        <w:t xml:space="preserve">.</w:t>
      </w:r>
    </w:p>
    <w:p w:rsidR="005851B8" w:rsidRPr="006F178A" w:rsidRDefault="005851B8" w:rsidP="005851B8">
      <w:pPr>
        <w:rPr>
          <w:rtl/>
        </w:rPr>
      </w:pPr>
      <w:r w:rsidRPr="006F178A">
        <w:rPr>
          <w:rtl/>
        </w:rPr>
        <w:t xml:space="preserve">וא"ל</w:t>
      </w:r>
      <w:r w:rsidRPr="006F178A">
        <w:rPr>
          <w:rtl/>
        </w:rPr>
        <w:t xml:space="preserve"> רבנן דשניהן </w:t>
      </w:r>
      <w:r w:rsidRPr="006F178A">
        <w:rPr>
          <w:rtl/>
        </w:rPr>
        <w:t xml:space="preserve">לא</w:t>
      </w:r>
      <w:r w:rsidRPr="006F178A">
        <w:rPr>
          <w:rtl/>
        </w:rPr>
        <w:t xml:space="preserve"> קנו עירוב דממ"נ </w:t>
      </w:r>
      <w:ins w:id="93738" w:author="מנוע מכני" w:date="2026-10-11T12:04:40Z">
        <w:r>
          <w:rPr>
            <w:rtl/>
          </w:rPr>
          <w:t xml:space="preserve">אם </w:t>
        </w:r>
      </w:ins>
      <w:del w:id="93739" w:author="מנוע מכני" w:date="2026-10-11T12:04:40Z">
        <w:r w:rsidRPr="006F178A">
          <w:rPr>
            <w:rtl/>
          </w:rPr>
          <w:delText xml:space="preserve">אי </w:delText>
        </w:r>
      </w:del>
      <w:r w:rsidRPr="006F178A">
        <w:rPr>
          <w:rtl/>
        </w:rPr>
        <w:t xml:space="preserve">בית שער משווית </w:t>
      </w:r>
      <w:ins w:id="92882" w:author="מנוע מכני" w:date="2026-10-11T12:04:40Z">
        <w:r>
          <w:rPr>
            <w:rtl/>
          </w:rPr>
          <w:t xml:space="preserve">לו</w:t>
        </w:r>
      </w:ins>
      <w:del w:id="92883" w:author="מנוע מכני" w:date="2026-10-11T12:04:40Z">
        <w:r w:rsidRPr="006F178A">
          <w:rPr>
            <w:rtl/>
          </w:rPr>
          <w:delText xml:space="preserve">ליה</w:delText>
        </w:r>
      </w:del>
      <w:r w:rsidRPr="006F178A">
        <w:rPr>
          <w:rtl/>
        </w:rPr>
        <w:t xml:space="preserve"> קימ"ל דבבית שער אכסדרה ומרפסת אינו עירוב.</w:t>
      </w:r>
    </w:p>
    <w:p w:rsidR="005851B8" w:rsidRPr="006F178A" w:rsidRDefault="005851B8" w:rsidP="005851B8">
      <w:pPr>
        <w:rPr>
          <w:rtl/>
        </w:rPr>
      </w:pPr>
      <w:ins w:id="93740" w:author="מנוע מכני" w:date="2026-10-11T12:04:40Z">
        <w:r>
          <w:rPr>
            <w:rtl/>
          </w:rPr>
          <w:t xml:space="preserve">ואם </w:t>
        </w:r>
      </w:ins>
      <w:del w:id="93741" w:author="מנוע מכני" w:date="2026-10-11T12:04:40Z">
        <w:r w:rsidRPr="006F178A">
          <w:rPr>
            <w:rtl/>
          </w:rPr>
          <w:delText xml:space="preserve">ואי </w:delText>
        </w:r>
      </w:del>
      <w:r w:rsidRPr="006F178A">
        <w:rPr>
          <w:rtl/>
        </w:rPr>
        <w:t xml:space="preserve">בית משוית </w:t>
      </w:r>
      <w:ins w:id="92884" w:author="מנוע מכני" w:date="2026-10-11T12:04:40Z">
        <w:r>
          <w:rPr>
            <w:rtl/>
          </w:rPr>
          <w:t xml:space="preserve">לו</w:t>
        </w:r>
      </w:ins>
      <w:del w:id="92885" w:author="מנוע מכני" w:date="2026-10-11T12:04:40Z">
        <w:r w:rsidRPr="006F178A">
          <w:rPr>
            <w:rtl/>
          </w:rPr>
          <w:delText xml:space="preserve">ליה</w:delText>
        </w:r>
      </w:del>
      <w:r>
        <w:rPr>
          <w:rtl/>
        </w:rPr>
        <w:t xml:space="preserve"> </w:t>
      </w:r>
      <w:r w:rsidRPr="006F178A">
        <w:rPr>
          <w:rtl/>
        </w:rPr>
        <w:t xml:space="preserve">מטלטל לבית דלא מערב </w:t>
      </w:r>
      <w:ins w:id="92886" w:author="מנוע מכני" w:date="2026-10-11T12:04:40Z">
        <w:r>
          <w:rPr>
            <w:rtl/>
          </w:rPr>
          <w:t xml:space="preserve">לו</w:t>
        </w:r>
      </w:ins>
      <w:del w:id="92887" w:author="מנוע מכני" w:date="2026-10-11T12:04:40Z">
        <w:r w:rsidRPr="006F178A">
          <w:rPr>
            <w:rtl/>
          </w:rPr>
          <w:delText xml:space="preserve">ליה</w:delText>
        </w:r>
      </w:del>
      <w:r w:rsidRPr="006F178A">
        <w:rPr>
          <w:rtl/>
        </w:rPr>
        <w:t xml:space="preserve">.</w:t>
      </w:r>
    </w:p>
    <w:p>
      <w:pPr>
        <w:pStyle w:val="38"/>
        <w:rPr>
          <w:ins w:id="96314" w:author="מנוע מכני" w:date="2026-10-11T12:04:40Z"/>
        </w:rPr>
      </w:pPr>
      <w:r w:rsidRPr="006F178A">
        <w:t xml:space="preserve">והך דרבא:</w:t>
      </w:r>
    </w:p>
    <w:p w:rsidR="005851B8" w:rsidRPr="006F178A" w:rsidRDefault="005851B8" w:rsidP="005851B8">
      <w:pPr>
        <w:rPr>
          <w:rtl/>
        </w:rPr>
      </w:pPr>
      <w:del w:id="96315" w:author="מנוע מכני" w:date="2026-10-11T12:04:40Z">
        <w:r w:rsidRPr="006F178A">
          <w:rPr>
            <w:rtl/>
          </w:rPr>
          <w:delText xml:space="preserve"> </w:delText>
        </w:r>
      </w:del>
      <w:r w:rsidRPr="006F178A">
        <w:rPr>
          <w:rtl/>
        </w:rPr>
        <w:t xml:space="preserve">אמרו לו שנים צא וערב עלינו, לאחד עירב עליו מבעו"י ולאחד עירב עליו ביה"ש.</w:t>
      </w:r>
    </w:p>
    <w:p w:rsidR="005851B8" w:rsidRPr="006F178A" w:rsidRDefault="005851B8" w:rsidP="005851B8">
      <w:pPr>
        <w:rPr>
          <w:rtl/>
        </w:rPr>
      </w:pPr>
      <w:r w:rsidRPr="006F178A">
        <w:rPr>
          <w:rtl/>
        </w:rPr>
        <w:t>זה שעירב עליו מבעו"י נאכל עירובו בי"הש, וזה שעירב עליו ביה"ש נאכל עירובו משתחשך - שניהם קנו עירוב.</w:t>
      </w:r>
    </w:p>
    <w:p w:rsidR="005851B8" w:rsidRPr="006F178A" w:rsidRDefault="005851B8" w:rsidP="005851B8">
      <w:pPr>
        <w:rPr>
          <w:rtl/>
        </w:rPr>
      </w:pPr>
      <w:r w:rsidRPr="006F178A">
        <w:rPr>
          <w:rtl/>
        </w:rPr>
        <w:t xml:space="preserve">אין לדמות </w:t>
      </w:r>
      <w:ins w:id="91492" w:author="מנוע מכני" w:date="2026-10-11T12:04:40Z">
        <w:r>
          <w:rPr>
            <w:rtl/>
          </w:rPr>
          <w:t xml:space="preserve">דשם</w:t>
        </w:r>
      </w:ins>
      <w:del w:id="91493" w:author="מנוע מכני" w:date="2026-10-11T12:04:40Z">
        <w:r w:rsidRPr="006F178A">
          <w:rPr>
            <w:rtl/>
          </w:rPr>
          <w:delText xml:space="preserve">דהתם</w:delText>
        </w:r>
      </w:del>
      <w:r w:rsidRPr="006F178A">
        <w:rPr>
          <w:rtl/>
        </w:rPr>
        <w:t xml:space="preserve"> ספק יממא ספק ליליא - </w:t>
      </w:r>
      <w:r w:rsidRPr="006F178A">
        <w:rPr>
          <w:rtl/>
        </w:rPr>
        <w:t xml:space="preserve">לא</w:t>
      </w:r>
      <w:r w:rsidRPr="006F178A">
        <w:rPr>
          <w:rtl/>
        </w:rPr>
        <w:t xml:space="preserve"> מינכרא </w:t>
      </w:r>
      <w:ins w:id="91490" w:author="מנוע מכני" w:date="2026-10-11T12:04:40Z">
        <w:r>
          <w:rPr>
            <w:rtl/>
          </w:rPr>
          <w:t xml:space="preserve">דבר</w:t>
        </w:r>
      </w:ins>
      <w:del w:id="91491" w:author="מנוע מכני" w:date="2026-10-11T12:04:40Z">
        <w:r w:rsidRPr="006F178A">
          <w:rPr>
            <w:rtl/>
          </w:rPr>
          <w:delText xml:space="preserve">מילתא</w:delText>
        </w:r>
      </w:del>
      <w:r w:rsidRPr="006F178A">
        <w:rPr>
          <w:rtl/>
        </w:rPr>
        <w:t xml:space="preserve">.</w:t>
      </w:r>
    </w:p>
    <w:p w:rsidR="005851B8" w:rsidRPr="006F178A" w:rsidRDefault="005851B8" w:rsidP="005851B8">
      <w:pPr>
        <w:rPr>
          <w:rtl/>
        </w:rPr>
      </w:pPr>
      <w:r w:rsidRPr="006F178A">
        <w:rPr>
          <w:rtl/>
        </w:rPr>
        <w:t xml:space="preserve">אבל </w:t>
      </w:r>
      <w:ins w:id="91494" w:author="מנוע מכני" w:date="2026-10-11T12:04:40Z">
        <w:r>
          <w:rPr>
            <w:rtl/>
          </w:rPr>
          <w:t xml:space="preserve">כאן</w:t>
        </w:r>
      </w:ins>
      <w:del w:id="91495" w:author="מנוע מכני" w:date="2026-10-11T12:04:40Z">
        <w:r w:rsidRPr="006F178A">
          <w:rPr>
            <w:rtl/>
          </w:rPr>
          <w:delText xml:space="preserve">הכא</w:delText>
        </w:r>
      </w:del>
      <w:r w:rsidRPr="006F178A">
        <w:rPr>
          <w:rtl/>
        </w:rPr>
        <w:t xml:space="preserve">, </w:t>
      </w:r>
      <w:ins w:id="93742" w:author="מנוע מכני" w:date="2026-10-11T12:04:40Z">
        <w:r>
          <w:rPr>
            <w:rtl/>
          </w:rPr>
          <w:t xml:space="preserve">אם </w:t>
        </w:r>
      </w:ins>
      <w:del w:id="93743" w:author="מנוע מכני" w:date="2026-10-11T12:04:40Z">
        <w:r w:rsidRPr="006F178A">
          <w:rPr>
            <w:rtl/>
          </w:rPr>
          <w:delText xml:space="preserve">אי </w:delText>
        </w:r>
      </w:del>
      <w:r w:rsidRPr="006F178A">
        <w:rPr>
          <w:rtl/>
        </w:rPr>
        <w:t xml:space="preserve">דלגבי </w:t>
      </w:r>
      <w:ins w:id="92888" w:author="מנוע מכני" w:date="2026-10-11T12:04:40Z">
        <w:r>
          <w:rPr>
            <w:rtl/>
          </w:rPr>
          <w:t xml:space="preserve">דזה</w:t>
        </w:r>
      </w:ins>
      <w:del w:id="92889" w:author="מנוע מכני" w:date="2026-10-11T12:04:40Z">
        <w:r w:rsidRPr="006F178A">
          <w:rPr>
            <w:rtl/>
          </w:rPr>
          <w:delText xml:space="preserve">דהאי</w:delText>
        </w:r>
      </w:del>
      <w:r w:rsidRPr="006F178A">
        <w:rPr>
          <w:rtl/>
        </w:rPr>
        <w:t xml:space="preserve"> בית - לגבי </w:t>
      </w:r>
      <w:ins w:id="92890" w:author="מנוע מכני" w:date="2026-10-11T12:04:40Z">
        <w:r>
          <w:rPr>
            <w:rtl/>
          </w:rPr>
          <w:t xml:space="preserve">דזה</w:t>
        </w:r>
      </w:ins>
      <w:del w:id="92891" w:author="מנוע מכני" w:date="2026-10-11T12:04:40Z">
        <w:r w:rsidRPr="006F178A">
          <w:rPr>
            <w:rtl/>
          </w:rPr>
          <w:delText xml:space="preserve">דהאי</w:delText>
        </w:r>
      </w:del>
      <w:r w:rsidRPr="006F178A">
        <w:rPr>
          <w:rtl/>
        </w:rPr>
        <w:t xml:space="preserve"> בית, </w:t>
      </w:r>
      <w:ins w:id="93744" w:author="מנוע מכני" w:date="2026-10-11T12:04:40Z">
        <w:r>
          <w:rPr>
            <w:rtl/>
          </w:rPr>
          <w:t xml:space="preserve">אם </w:t>
        </w:r>
      </w:ins>
      <w:del w:id="93745" w:author="מנוע מכני" w:date="2026-10-11T12:04:40Z">
        <w:r w:rsidRPr="006F178A">
          <w:rPr>
            <w:rtl/>
          </w:rPr>
          <w:delText xml:space="preserve">אי </w:delText>
        </w:r>
      </w:del>
      <w:r w:rsidRPr="006F178A">
        <w:rPr>
          <w:rtl/>
        </w:rPr>
        <w:t xml:space="preserve">לגבי </w:t>
      </w:r>
      <w:ins w:id="92892" w:author="מנוע מכני" w:date="2026-10-11T12:04:40Z">
        <w:r>
          <w:rPr>
            <w:rtl/>
          </w:rPr>
          <w:t xml:space="preserve">דזה</w:t>
        </w:r>
      </w:ins>
      <w:del w:id="92893" w:author="מנוע מכני" w:date="2026-10-11T12:04:40Z">
        <w:r w:rsidRPr="006F178A">
          <w:rPr>
            <w:rtl/>
          </w:rPr>
          <w:delText xml:space="preserve">דהאי</w:delText>
        </w:r>
      </w:del>
      <w:r w:rsidRPr="006F178A">
        <w:rPr>
          <w:rtl/>
        </w:rPr>
        <w:t xml:space="preserve"> בית שער - לגבי </w:t>
      </w:r>
      <w:ins w:id="92894" w:author="מנוע מכני" w:date="2026-10-11T12:04:40Z">
        <w:r>
          <w:rPr>
            <w:rtl/>
          </w:rPr>
          <w:t xml:space="preserve">דזה</w:t>
        </w:r>
      </w:ins>
      <w:del w:id="92895" w:author="מנוע מכני" w:date="2026-10-11T12:04:40Z">
        <w:r w:rsidRPr="006F178A">
          <w:rPr>
            <w:rtl/>
          </w:rPr>
          <w:delText xml:space="preserve">דהאי</w:delText>
        </w:r>
      </w:del>
      <w:r w:rsidRPr="006F178A">
        <w:rPr>
          <w:rtl/>
        </w:rPr>
        <w:t xml:space="preserve"> </w:t>
      </w:r>
      <w:ins w:id="91496" w:author="מנוע מכני" w:date="2026-10-11T12:04:40Z">
        <w:r>
          <w:rPr>
            <w:rtl/>
          </w:rPr>
          <w:t xml:space="preserve">גם</w:t>
        </w:r>
      </w:ins>
      <w:del w:id="91497" w:author="מנוע מכני" w:date="2026-10-11T12:04:40Z">
        <w:r w:rsidRPr="006F178A">
          <w:rPr>
            <w:rtl/>
          </w:rPr>
          <w:delText xml:space="preserve">נמי</w:delText>
        </w:r>
      </w:del>
      <w:r w:rsidRPr="006F178A">
        <w:rPr>
          <w:rtl/>
        </w:rPr>
        <w:t xml:space="preserve"> בית שער.</w:t>
      </w:r>
    </w:p>
    <w:p w:rsidR="005851B8" w:rsidRDefault="005851B8" w:rsidP="005851B8">
      <w:pPr>
        <w:pStyle w:val="affffd"/>
        <w:spacing w:after="0"/>
        <w:rPr>
          <w:del w:id="90028" w:author="מנוע עיצוב" w:date="2026-10-11T12:09:26Z"/>
          <w:rFonts w:ascii="MS Mincho" w:hAnsi="MS Mincho"/>
          <w:bCs w:val="0"/>
          <w:rtl/>
        </w:rPr>
      </w:pPr>
      <w:del w:id="90027" w:author="מנוע עיצוב" w:date="2026-10-11T12:09:26Z">
        <w:r>
          <w:rPr>
            <w:rFonts w:ascii="MS Mincho" w:hAnsi="MS Mincho" w:hint="cs"/>
            <w:bCs w:val="0"/>
            <w:rtl/>
          </w:rPr>
          <w:delText xml:space="preserve"> ׻</w:delText>
        </w:r>
      </w:del>
    </w:p>
    <w:p w:rsidR="005851B8" w:rsidRPr="006F178A" w:rsidRDefault="005851B8" w:rsidP="005851B8">
      <w:pPr>
        <w:pStyle w:val="affff"/>
        <w:rPr>
          <w:rStyle w:val="afffe"/>
          <w:sz w:val="20"/>
          <w:rtl/>
        </w:rPr>
        <w:sectPr w:rsidR="005851B8" w:rsidRPr="006F178A" w:rsidSect="00674086">
          <w:type w:val="continuous"/>
          <w:pgSz w:w="6804" w:h="11907" w:code="8"/>
          <w:pgMar w:top="567" w:right="567" w:bottom="284" w:left="567" w:header="284" w:footer="284" w:gutter="0"/>
          <w:pgNumType w:start="1"/>
          <w:cols w:space="284"/>
          <w:bidi/>
          <w:rtlGutter/>
          <w:docGrid w:linePitch="360"/>
        </w:sectPr>
      </w:pPr>
    </w:p>
    <w:p w:rsidR="005851B8" w:rsidRDefault="005851B8" w:rsidP="005851B8">
      <w:pPr>
        <w:pStyle w:val="affff"/>
        <w:rPr>
          <w:rStyle w:val="afffe"/>
          <w:sz w:val="20"/>
          <w:rtl/>
        </w:rPr>
        <w:sectPr w:rsidR="005851B8" w:rsidSect="00674086">
          <w:type w:val="continuous"/>
          <w:pgSz w:w="6804" w:h="11907" w:code="8"/>
          <w:pgMar w:top="567" w:right="567" w:bottom="284" w:left="567" w:header="284" w:footer="284" w:gutter="0"/>
          <w:pgNumType w:start="1"/>
          <w:cols w:space="720"/>
          <w:bidi/>
          <w:rtlGutter/>
          <w:docGrid w:linePitch="360"/>
        </w:sectPr>
      </w:pPr>
      <w:r w:rsidRPr="006F178A">
        <w:rPr>
          <w:rStyle w:val="afffe"/>
          <w:sz w:val="20"/>
          <w:rtl/>
        </w:rPr>
        <w:t>הדרן עלך הדר.</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עו.</w:t>
      </w:r>
    </w:p>
    <w:p w:rsidR="005851B8" w:rsidRDefault="005851B8" w:rsidP="005851B8">
      <w:pPr>
        <w:pStyle w:val="afff7"/>
        <w:framePr w:wrap="around"/>
        <w:spacing w:line="276" w:lineRule="auto"/>
        <w:rPr>
          <w:del w:id="98191" w:author="Claude" w:date="2026-10-11T09:07:58Z"/>
          <w:sz w:val="20"/>
          <w:rtl/>
        </w:rPr>
      </w:pPr>
      <w:del w:id="98188" w:author="Claude" w:date="2026-10-11T09:07:58Z">
        <w:r w:rsidRPr="006F178A">
          <w:rPr>
            <w:rFonts w:hint="cs"/>
            <w:sz w:val="20"/>
            <w:rtl/>
          </w:rPr>
          <w:delText xml:space="preserve">חל</w:delText>
        </w:r>
      </w:del>
      <w:del w:id="98189" w:author="Claude" w:date="2026-10-11T09:07:58Z">
        <w:r w:rsidR="00C67867">
          <w:rPr>
            <w:rFonts w:hint="cs"/>
            <w:sz w:val="20"/>
            <w:rtl/>
          </w:rPr>
          <w:delText xml:space="preserve">+</w:delText>
        </w:r>
      </w:del>
      <w:del w:id="98190" w:author="Claude" w:date="2026-10-11T09:07:58Z">
        <w:r w:rsidRPr="006F178A">
          <w:rPr>
            <w:rFonts w:hint="cs"/>
            <w:sz w:val="20"/>
            <w:rtl/>
          </w:rPr>
          <w:delText xml:space="preserve">ון</w:delText>
        </w:r>
      </w:del>
    </w:p>
    <w:p w:rsidR="005851B8" w:rsidRPr="006F178A" w:rsidRDefault="005851B8" w:rsidP="005851B8">
      <w:pPr>
        <w:pStyle w:val="afff8"/>
        <w:framePr w:wrap="around"/>
        <w:spacing w:after="0" w:line="276" w:lineRule="auto"/>
        <w:rPr>
          <w:rtl/>
        </w:rPr>
      </w:pPr>
      <w:r w:rsidRPr="006F178A">
        <w:rPr>
          <w:rFonts w:hint="cs"/>
          <w:rtl/>
        </w:rPr>
        <w:t xml:space="preserve">עו. </w:t>
      </w:r>
      <w:r w:rsidRPr="009757B9">
        <w:rPr>
          <w:rFonts w:cs="Guttman Vilna"/>
          <w:b/>
          <w:bCs/>
          <w:rtl/>
        </w:rPr>
        <w:t>–</w:t>
      </w:r>
      <w:r w:rsidRPr="006F178A">
        <w:rPr>
          <w:rFonts w:hint="cs"/>
          <w:rtl/>
        </w:rPr>
        <w:t xml:space="preserve"> פב:</w:t>
      </w:r>
    </w:p>
    <w:p>
      <w:pPr>
        <w:pStyle w:val="MishnaBatzad"/>
        <w:rPr>
          <w:ins w:id="20335" w:author="קלוד" w:date="2026-10-11T09:07:28Z"/>
        </w:rPr>
      </w:pPr>
      <w:ins w:id="20334" w:author="קלוד" w:date="2026-10-11T09:07:28Z">
        <w:r>
          <w:t xml:space="preserve">משנה א</w:t>
        </w:r>
      </w:ins>
    </w:p>
    <w:p w:rsidR="005851B8" w:rsidRPr="00E62A50" w:rsidRDefault="005851B8" w:rsidP="005851B8">
      <w:pPr>
        <w:pStyle w:val="afff9"/>
        <w:rPr>
          <w:del w:id="20168" w:author="קלוד" w:date="2026-10-11T09:07:28Z"/>
          <w:rtl/>
        </w:rPr>
      </w:pPr>
      <w:del w:id="20167" w:author="קלוד" w:date="2026-10-11T09:07:28Z">
        <w:r w:rsidRPr="00E62A50">
          <w:rPr>
            <w:sz w:val="20"/>
            <w:rtl/>
          </w:rPr>
          <w:delText xml:space="preserve">משנה.</w:delText>
        </w:r>
      </w:del>
    </w:p>
    <w:p w:rsidR="005851B8" w:rsidRPr="00E62A50" w:rsidRDefault="005851B8" w:rsidP="005851B8">
      <w:pPr>
        <w:pStyle w:val="afff9"/>
        <w:rPr>
          <w:rtl/>
        </w:rPr>
      </w:pPr>
      <w:r w:rsidRPr="00E62A50">
        <w:rPr>
          <w:rtl/>
        </w:rPr>
        <w:t>חלון שבין שתי חצירות, ארבעה על ארבעה בתוך עשרה - מערבין שנים.</w:t>
      </w:r>
    </w:p>
    <w:p w:rsidR="005851B8" w:rsidRPr="00E62A50" w:rsidRDefault="005851B8" w:rsidP="005851B8">
      <w:pPr>
        <w:pStyle w:val="afff9"/>
        <w:rPr>
          <w:rtl/>
        </w:rPr>
      </w:pPr>
      <w:r w:rsidRPr="00E62A50">
        <w:rPr>
          <w:rtl/>
        </w:rPr>
        <w:t>ואם רצו מערבין אחד. [דנחשב אחד]</w:t>
      </w:r>
    </w:p>
    <w:p w:rsidR="005851B8" w:rsidRPr="00E62A50" w:rsidRDefault="005851B8" w:rsidP="005851B8">
      <w:pPr>
        <w:pStyle w:val="afff9"/>
        <w:rPr>
          <w:rtl/>
        </w:rPr>
      </w:pPr>
      <w:r w:rsidRPr="00E62A50">
        <w:rPr>
          <w:rtl/>
        </w:rPr>
        <w:t>פחות מד' על ד', או למעלה מעשרה - מערבין שנים ואין מערבין אחד.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316" w:author="מנוע מכני" w:date="2026-10-11T12:04:40Z"/>
        </w:rPr>
      </w:pPr>
      <w:r w:rsidRPr="006F178A">
        <w:t xml:space="preserve">והיינו</w:t>
      </w:r>
    </w:p>
    <w:p w:rsidR="005851B8" w:rsidRPr="006F178A" w:rsidRDefault="005851B8" w:rsidP="005851B8">
      <w:pPr>
        <w:rPr>
          <w:rtl/>
        </w:rPr>
      </w:pPr>
      <w:del w:id="96317" w:author="מנוע מכני" w:date="2026-10-11T12:04:40Z">
        <w:r w:rsidRPr="006F178A">
          <w:rPr>
            <w:rFonts w:ascii="Fb Fontext" w:hAnsi="Fb Fontext"/>
            <w:rtl/>
          </w:rPr>
          <w:delText xml:space="preserve"> </w:delText>
        </w:r>
      </w:del>
      <w:r w:rsidRPr="006F178A">
        <w:rPr>
          <w:rFonts w:ascii="Fb Fontext" w:hAnsi="Fb Fontext"/>
          <w:rtl/>
        </w:rPr>
        <w:t xml:space="preserve">גם </w:t>
      </w:r>
      <w:r w:rsidRPr="006F178A">
        <w:rPr>
          <w:rStyle w:val="2fb"/>
          <w:rFonts w:ascii="Fb Fontext" w:hAnsi="Fb Fontext"/>
          <w:rtl/>
        </w:rPr>
        <w:t xml:space="preserve">כרשב"ג</w:t>
      </w:r>
      <w:r w:rsidRPr="006F178A">
        <w:rPr>
          <w:rFonts w:ascii="Fb Fontext" w:hAnsi="Fb Fontext"/>
          <w:rtl/>
        </w:rPr>
        <w:t xml:space="preserve"> דכל פחות מד' כלבוד דמי.</w:t>
      </w:r>
    </w:p>
    <w:p w:rsidR="005851B8" w:rsidRPr="006F178A" w:rsidRDefault="005851B8" w:rsidP="005851B8">
      <w:pPr>
        <w:rPr>
          <w:rtl/>
        </w:rPr>
      </w:pPr>
      <w:r>
        <w:rPr>
          <w:rtl/>
        </w:rPr>
        <w:t>ואפי'</w:t>
      </w:r>
      <w:r w:rsidRPr="006F178A">
        <w:rPr>
          <w:rtl/>
        </w:rPr>
        <w:t xml:space="preserve"> כרבנן דמודו לענין פיתחא מודו דפחות מד' </w:t>
      </w:r>
      <w:ins w:id="91498" w:author="מנוע מכני" w:date="2026-10-11T12:04:40Z">
        <w:r>
          <w:rPr>
            <w:rtl/>
          </w:rPr>
          <w:t xml:space="preserve">לא</w:t>
        </w:r>
      </w:ins>
      <w:del w:id="91499" w:author="מנוע מכני" w:date="2026-10-11T12:04:40Z">
        <w:r w:rsidRPr="006F178A">
          <w:rPr>
            <w:rtl/>
          </w:rPr>
          <w:delText xml:space="preserve">לאו</w:delText>
        </w:r>
      </w:del>
      <w:r w:rsidRPr="006F178A">
        <w:rPr>
          <w:rtl/>
        </w:rPr>
        <w:t xml:space="preserve"> פתח חשוב הוא </w:t>
      </w:r>
      <w:r w:rsidRPr="006F178A">
        <w:rPr>
          <w:rtl/>
        </w:rPr>
        <w:t xml:space="preserve">וקמ"ל</w:t>
      </w:r>
      <w:r w:rsidRPr="006F178A">
        <w:rPr>
          <w:rtl/>
        </w:rPr>
        <w:t xml:space="preserve"> </w:t>
      </w:r>
      <w:ins w:id="93746" w:author="מנוע מכני" w:date="2026-10-11T12:04:40Z">
        <w:r>
          <w:rPr>
            <w:rtl/>
          </w:rPr>
          <w:t xml:space="preserve">דאם </w:t>
        </w:r>
      </w:ins>
      <w:del w:id="93747" w:author="מנוע מכני" w:date="2026-10-11T12:04:40Z">
        <w:r w:rsidRPr="006F178A">
          <w:rPr>
            <w:rtl/>
          </w:rPr>
          <w:delText xml:space="preserve">דאי </w:delText>
        </w:r>
      </w:del>
      <w:r w:rsidRPr="006F178A">
        <w:rPr>
          <w:rtl/>
        </w:rPr>
        <w:t xml:space="preserve">רק חלק בתוך עשר </w:t>
      </w:r>
      <w:ins w:id="92896" w:author="מנוע מכני" w:date="2026-10-11T12:04:40Z">
        <w:r>
          <w:rPr>
            <w:rtl/>
          </w:rPr>
          <w:t xml:space="preserve">מאלו</w:t>
        </w:r>
      </w:ins>
      <w:del w:id="92897" w:author="מנוע מכני" w:date="2026-10-11T12:04:40Z">
        <w:r w:rsidRPr="006F178A">
          <w:rPr>
            <w:rtl/>
          </w:rPr>
          <w:delText xml:space="preserve">מהני</w:delText>
        </w:r>
      </w:del>
      <w:r w:rsidRPr="006F178A">
        <w:rPr>
          <w:rtl/>
        </w:rPr>
        <w:t xml:space="preserve"> בעירוב אחד.</w:t>
      </w:r>
    </w:p>
    <w:p w:rsidR="005851B8" w:rsidRPr="006F178A" w:rsidRDefault="005851B8" w:rsidP="005851B8">
      <w:pPr>
        <w:rPr>
          <w:rtl/>
        </w:rPr>
      </w:pPr>
      <w:r>
        <w:rPr>
          <w:rtl/>
        </w:rPr>
        <w:t>ואפי'</w:t>
      </w:r>
      <w:r w:rsidRPr="006F178A">
        <w:rPr>
          <w:rtl/>
        </w:rPr>
        <w:t xml:space="preserve"> דתנינא דכולו למעלה ומקצתו בתוך עשר מערבין אחד זו </w:t>
      </w:r>
      <w:r w:rsidRPr="006F178A">
        <w:rPr>
          <w:rtl/>
        </w:rPr>
        <w:t xml:space="preserve">ואצ"ל</w:t>
      </w:r>
      <w:r w:rsidRPr="006F178A">
        <w:rPr>
          <w:rtl/>
        </w:rPr>
        <w:t xml:space="preserve"> זו.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97" w:author="קלוד" w:date="2026-10-11T12:24:08Z"/>
        </w:rPr>
      </w:pPr>
      <w:ins w:id="90198" w:author="קלוד" w:date="2026-10-11T12:24:08Z">
        <w:r>
          <w:rPr>
            <w:color w:val="7B3F00"/>
          </w:rPr>
          <w:t xml:space="preserve">חלון עגול - כמה צריך בהיקפו</w:t>
        </w:r>
      </w:ins>
    </w:p>
    <w:p>
      <w:pPr>
        <w:pStyle w:val="38"/>
        <w:rPr>
          <w:ins w:id="96319" w:author="מנוע מכני" w:date="2026-10-11T12:04:40Z"/>
        </w:rPr>
      </w:pPr>
      <w:del w:id="96318" w:author="מנוע מכני" w:date="2026-10-11T12:04:40Z">
        <w:r w:rsidRPr="006F178A">
          <w:delText xml:space="preserve">•</w:delText>
        </w:r>
      </w:del>
      <w:r w:rsidRPr="006F178A">
        <w:t xml:space="preserve"> אר</w:t>
      </w:r>
      <w:r w:rsidRPr="006F178A">
        <w:t xml:space="preserve">י"ו:</w:t>
      </w:r>
    </w:p>
    <w:p w:rsidR="005851B8" w:rsidRPr="006F178A" w:rsidRDefault="005851B8" w:rsidP="005851B8">
      <w:pPr>
        <w:rPr>
          <w:rtl/>
        </w:rPr>
      </w:pPr>
      <w:del w:id="96320" w:author="מנוע מכני" w:date="2026-10-11T12:04:40Z">
        <w:r w:rsidRPr="006F178A">
          <w:rPr>
            <w:rFonts w:ascii="Fb Fontext" w:hAnsi="Fb Fontext"/>
            <w:rtl/>
          </w:rPr>
          <w:delText xml:space="preserve"> </w:delText>
        </w:r>
      </w:del>
      <w:r w:rsidRPr="006F178A">
        <w:rPr>
          <w:rFonts w:ascii="Fb Fontext" w:hAnsi="Fb Fontext"/>
          <w:rtl/>
        </w:rPr>
        <w:t xml:space="preserve">חלון עגול צריך שיהא בהיקפו כד' טפחים, ושנים ומשהו מהן בתוך עשרה, שאם ירבענו נמצא משהו בתוך עשרה.</w:t>
      </w:r>
    </w:p>
    <w:p w:rsidR="005851B8" w:rsidRPr="006F178A" w:rsidRDefault="005851B8" w:rsidP="005851B8">
      <w:pPr>
        <w:rPr>
          <w:rtl/>
        </w:rPr>
      </w:pPr>
      <w:r w:rsidRPr="006F178A">
        <w:rPr>
          <w:rtl/>
        </w:rPr>
        <w:t>דמיירי בריבוע שיוצא מעיגול שסביבו צריך יותר משום מורשא דקרנתא.</w:t>
      </w:r>
    </w:p>
    <w:p w:rsidR="005851B8" w:rsidRDefault="005851B8" w:rsidP="005851B8">
      <w:pPr>
        <w:rPr>
          <w:rtl/>
        </w:rPr>
      </w:pPr>
      <w:r w:rsidRPr="006F178A">
        <w:rPr>
          <w:rtl/>
        </w:rPr>
        <w:t>[ולא בעיגול סתם דכל שיש בהיקפו ג' טפחים יש ברוחבו טפח (לשוויה לי"ב)]</w:t>
      </w:r>
    </w:p>
    <w:p w:rsidR="005851B8" w:rsidRDefault="005851B8" w:rsidP="005851B8">
      <w:pPr>
        <w:rPr>
          <w:rtl/>
        </w:rPr>
      </w:pPr>
      <w:r w:rsidRPr="006F178A">
        <w:rPr>
          <w:rtl/>
        </w:rPr>
        <w:t>[ולהבדיל ממרובע המסובב עיגול שיתר עליו רק ברבע]</w:t>
      </w:r>
    </w:p>
    <w:p w:rsidR="005851B8" w:rsidRPr="006F178A" w:rsidRDefault="005851B8" w:rsidP="005851B8">
      <w:pPr>
        <w:rPr>
          <w:rtl/>
        </w:rPr>
      </w:pPr>
      <w:r w:rsidRPr="006F178A">
        <w:rPr>
          <w:rStyle w:val="2fb"/>
          <w:rtl/>
        </w:rPr>
        <w:t xml:space="preserve">ולרי"ו</w:t>
      </w:r>
      <w:r w:rsidRPr="006F178A">
        <w:rPr>
          <w:rtl/>
        </w:rPr>
        <w:t xml:space="preserve"> היה חשבון של דייני [רבנן] דקיסרי דריבועא מגו עיגולא פלגא.</w:t>
      </w:r>
    </w:p>
    <w:p w:rsidR="005851B8" w:rsidRDefault="005851B8" w:rsidP="005851B8">
      <w:pPr>
        <w:rPr>
          <w:rtl/>
        </w:rPr>
      </w:pPr>
      <w:r w:rsidRPr="006F178A">
        <w:rPr>
          <w:rtl/>
        </w:rPr>
        <w:t>ולא החשבון של אמה בריבוע שהיא אמה ושני חומשים באלכסונה [דא"ה סגי בשבע עשרה פחות חמישית]</w:t>
      </w:r>
    </w:p>
    <w:p w:rsidR="005851B8" w:rsidRDefault="005851B8" w:rsidP="005851B8">
      <w:pPr>
        <w:pStyle w:val="affffd"/>
        <w:spacing w:after="0"/>
        <w:rPr>
          <w:del w:id="90030" w:author="מנוע עיצוב" w:date="2026-10-11T12:09:26Z"/>
          <w:rFonts w:ascii="MS Mincho" w:hAnsi="MS Mincho"/>
          <w:bCs w:val="0"/>
          <w:rtl/>
        </w:rPr>
      </w:pPr>
      <w:del w:id="90029" w:author="מנוע עיצוב" w:date="2026-10-11T12:09:26Z">
        <w:r>
          <w:rPr>
            <w:rFonts w:ascii="MS Mincho" w:hAnsi="MS Mincho" w:hint="cs"/>
            <w:bCs w:val="0"/>
            <w:rtl/>
          </w:rPr>
          <w:delText xml:space="preserve"> ׻</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עו:</w:t>
      </w:r>
    </w:p>
    <w:p w:rsidR="005851B8" w:rsidRPr="009757B9" w:rsidRDefault="005851B8" w:rsidP="005851B8">
      <w:pPr>
        <w:pStyle w:val="affff1"/>
        <w:ind w:end="0"/>
        <w:rPr>
          <w:rStyle w:val="afffe"/>
          <w:rFonts w:ascii="Fb Fontext" w:hAnsi="Fb Fontext"/>
          <w:b/>
          <w:bCs w:val="0"/>
          <w:sz w:val="20"/>
          <w:rtl/>
        </w:rPr>
        <w:pPrChange w:id="20067" w:author="קלוד" w:date="2026-10-11T09:07:28Z">
          <w:pPr>
            <w:pStyle w:val="affff1"/>
            <w:rPr>
              <w:rStyle w:val="afffe"/>
              <w:rFonts w:ascii="Fb Fontext" w:hAnsi="Fb Fontext"/>
              <w:b/>
              <w:bCs w:val="0"/>
              <w:sz w:val="20"/>
              <w:rtl/>
            </w:rPr>
          </w:pPr>
        </w:pPrChange>
      </w:pPr>
      <w:ins w:id="9819" w:author="מספור קטעי משנה" w:date="2026-10-11T09:25:21Z">
        <w:r>
          <w:rPr>
            <w:rStyle w:val="MisparKeta"/>
          </w:rPr>
          <w:t xml:space="preserve">א. </w:t>
        </w:r>
      </w:ins>
      <w:r w:rsidRPr="00E62A50">
        <w:rPr>
          <w:rStyle w:val="afffe"/>
          <w:rFonts w:ascii="Fb Fontext" w:hAnsi="Fb Fontext"/>
          <w:bCs w:val="0"/>
          <w:rtl/>
          <w:rPrChange w:id="40093" w:author="Claude" w:date="2026-10-11T09:07:36Z">
            <w:rPr>
              <w:rStyle w:val="afffe"/>
              <w:rFonts w:ascii="Fb Fontext" w:hAnsi="Fb Fontext"/>
              <w:bCs w:val="0"/>
              <w:sz w:val="20"/>
              <w:rtl/>
            </w:rPr>
          </w:rPrChange>
        </w:rPr>
        <w:t>או למעלה מעשרה פחות מארבעה על ארבעה וכו'.</w:t>
      </w:r>
    </w:p>
    <w:p>
      <w:pPr>
        <w:pStyle w:val="38"/>
        <w:rPr>
          <w:ins w:id="96322" w:author="מנוע מכני" w:date="2026-10-11T12:04:40Z"/>
        </w:rPr>
      </w:pPr>
      <w:del w:id="96321" w:author="מנוע מכני" w:date="2026-10-11T12:04:40Z">
        <w:r w:rsidRPr="006F178A">
          <w:delText xml:space="preserve">•</w:delText>
        </w:r>
      </w:del>
      <w:r w:rsidRPr="006F178A">
        <w:t xml:space="preserve"> אר</w:t>
      </w:r>
      <w:r w:rsidRPr="006F178A">
        <w:t xml:space="preserve">"נ:</w:t>
      </w:r>
    </w:p>
    <w:p w:rsidR="005851B8" w:rsidRPr="006F178A" w:rsidRDefault="005851B8" w:rsidP="005851B8">
      <w:pPr>
        <w:rPr>
          <w:rtl/>
        </w:rPr>
      </w:pPr>
      <w:del w:id="96323" w:author="מנוע מכני" w:date="2026-10-11T12:04:40Z">
        <w:r w:rsidRPr="006F178A">
          <w:rPr>
            <w:rFonts w:ascii="Fb Fontext" w:hAnsi="Fb Fontext"/>
            <w:rtl/>
          </w:rPr>
          <w:delText xml:space="preserve"> </w:delText>
        </w:r>
      </w:del>
      <w:r w:rsidRPr="006F178A">
        <w:rPr>
          <w:rFonts w:ascii="Fb Fontext" w:hAnsi="Fb Fontext"/>
          <w:rtl/>
        </w:rPr>
        <w:t xml:space="preserve">ל"ש</w:t>
      </w:r>
      <w:r w:rsidRPr="006F178A">
        <w:rPr>
          <w:rFonts w:ascii="Fb Fontext" w:hAnsi="Fb Fontext"/>
          <w:rtl/>
        </w:rPr>
        <w:t xml:space="preserve"> אלא חלון שבין ב' חצירות, אבל בין ב' בתים </w:t>
      </w:r>
      <w:r>
        <w:rPr>
          <w:rFonts w:ascii="Fb Fontext" w:hAnsi="Fb Fontext"/>
          <w:rtl/>
        </w:rPr>
        <w:t>אפי'</w:t>
      </w:r>
      <w:r w:rsidRPr="006F178A">
        <w:rPr>
          <w:rFonts w:ascii="Fb Fontext" w:hAnsi="Fb Fontext"/>
          <w:rtl/>
        </w:rPr>
        <w:t xml:space="preserve"> למעלה מי' יכולין לערב מערבין אחד. </w:t>
      </w:r>
      <w:ins w:id="90411" w:author="Claude - סמנטי" w:date="2026-10-11T12:19:31Z">
        <w:r>
          <w:rPr>
            <w:rFonts w:ascii="Fb Fontext" w:hAnsi="Fb Fontext"/>
            <w:rtl/>
          </w:rPr>
          <w:t xml:space="preserve">של בית</w:t>
        </w:r>
      </w:ins>
      <w:del w:id="90412" w:author="Claude - סמנטי" w:date="2026-10-11T12:19:31Z">
        <w:r w:rsidRPr="006F178A">
          <w:rPr>
            <w:rFonts w:ascii="Fb Fontext" w:hAnsi="Fb Fontext"/>
            <w:rtl/>
          </w:rPr>
          <w:delText xml:space="preserve">דביתא</w:delText>
        </w:r>
      </w:del>
      <w:r w:rsidRPr="006F178A">
        <w:rPr>
          <w:rFonts w:ascii="Fb Fontext" w:hAnsi="Fb Fontext"/>
          <w:rtl/>
        </w:rPr>
        <w:t xml:space="preserve"> כמאן דמלי דמי.</w:t>
      </w:r>
    </w:p>
    <w:p w:rsidR="005851B8" w:rsidRDefault="005851B8" w:rsidP="005851B8">
      <w:pPr>
        <w:rPr>
          <w:rtl/>
        </w:rPr>
      </w:pPr>
      <w:r w:rsidRPr="006F178A">
        <w:rPr>
          <w:rtl/>
        </w:rPr>
        <w:t>והא דאחד דמשמע בין בחצירות, בתים, עליות, גגין, וחדרים תרגומא אארבעה על ארבעה [ולא אבתוך 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95" w:author="קלוד" w:date="2026-10-11T12:24:08Z"/>
        </w:rPr>
      </w:pPr>
      <w:ins w:id="90196" w:author="קלוד" w:date="2026-10-11T12:24:08Z">
        <w:r>
          <w:rPr>
            <w:color w:val="7B3F00"/>
          </w:rPr>
          <w:t xml:space="preserve">לול בין בית לעלייה - אין צריך סולם קבוע</w:t>
        </w:r>
      </w:ins>
    </w:p>
    <w:p w:rsidR="005851B8" w:rsidRPr="006F178A" w:rsidRDefault="005851B8" w:rsidP="005851B8">
      <w:pPr>
        <w:rPr>
          <w:rtl/>
        </w:rPr>
      </w:pPr>
      <w:r w:rsidRPr="006F178A">
        <w:rPr>
          <w:rFonts w:ascii="Fb Fontext" w:hAnsi="Fb Fontext"/>
          <w:rtl/>
        </w:rPr>
        <w:t xml:space="preserve">לול הפתוח מן בית לעלייה, </w:t>
      </w:r>
      <w:r w:rsidRPr="006F178A">
        <w:rPr>
          <w:rFonts w:ascii="Fb Fontext" w:hAnsi="Fb Fontext"/>
          <w:rtl/>
        </w:rPr>
        <w:t xml:space="preserve">א"צ</w:t>
      </w:r>
      <w:r w:rsidRPr="006F178A">
        <w:rPr>
          <w:rFonts w:ascii="Fb Fontext" w:hAnsi="Fb Fontext"/>
          <w:rtl/>
        </w:rPr>
        <w:t xml:space="preserve"> סולם קבוע להתירו בין ארעי בין קבוע.</w:t>
      </w:r>
    </w:p>
    <w:p w:rsidR="005851B8" w:rsidRDefault="005851B8" w:rsidP="005851B8">
      <w:pPr>
        <w:rPr>
          <w:rtl/>
        </w:rPr>
      </w:pPr>
      <w:r w:rsidRPr="006F178A">
        <w:rPr>
          <w:rtl/>
        </w:rPr>
        <w:t xml:space="preserve">[ולא כפי שסבור היה </w:t>
      </w:r>
      <w:r w:rsidRPr="006F178A">
        <w:rPr>
          <w:rStyle w:val="2fb"/>
          <w:rtl/>
        </w:rPr>
        <w:t xml:space="preserve">ר"א</w:t>
      </w:r>
      <w:r w:rsidRPr="006F178A">
        <w:rPr>
          <w:rtl/>
        </w:rPr>
        <w:t xml:space="preserve"> </w:t>
      </w:r>
      <w:r w:rsidRPr="006F178A">
        <w:rPr>
          <w:rStyle w:val="2fb"/>
          <w:rtl/>
        </w:rPr>
        <w:t xml:space="preserve">מר"נ</w:t>
      </w:r>
      <w:r w:rsidRPr="006F178A">
        <w:rPr>
          <w:rtl/>
        </w:rPr>
        <w:t xml:space="preserve"> דדווקא בקבוע אלא </w:t>
      </w:r>
      <w:r w:rsidRPr="006F178A">
        <w:rPr>
          <w:rStyle w:val="2fb"/>
          <w:rtl/>
        </w:rPr>
        <w:t xml:space="preserve">כדריב"מ</w:t>
      </w:r>
      <w:r w:rsidRPr="006F178A">
        <w:rPr>
          <w:rtl/>
        </w:rPr>
        <w:t xml:space="preserve"> </w:t>
      </w:r>
      <w:r w:rsidRPr="006F178A">
        <w:rPr>
          <w:rStyle w:val="2fb"/>
          <w:rtl/>
        </w:rPr>
        <w:t xml:space="preserve">מר"נ</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37" w:author="קלוד" w:date="2026-10-11T09:07:28Z"/>
        </w:rPr>
      </w:pPr>
      <w:ins w:id="20336" w:author="קלוד" w:date="2026-10-11T09:07:28Z">
        <w:r>
          <w:t xml:space="preserve">משנה ב</w:t>
        </w:r>
      </w:ins>
    </w:p>
    <w:p w:rsidR="005851B8" w:rsidRPr="00E62A50" w:rsidRDefault="005851B8" w:rsidP="005851B8">
      <w:pPr>
        <w:pStyle w:val="afff9"/>
        <w:rPr>
          <w:del w:id="20170" w:author="קלוד" w:date="2026-10-11T09:07:28Z"/>
          <w:rtl/>
        </w:rPr>
      </w:pPr>
      <w:del w:id="20169" w:author="קלוד" w:date="2026-10-11T09:07:28Z">
        <w:r w:rsidRPr="00E62A50">
          <w:rPr>
            <w:sz w:val="20"/>
            <w:rtl/>
          </w:rPr>
          <w:delText xml:space="preserve">משנה.</w:delText>
        </w:r>
      </w:del>
    </w:p>
    <w:p w:rsidR="005851B8" w:rsidRPr="00615067" w:rsidRDefault="005851B8" w:rsidP="005851B8">
      <w:pPr>
        <w:pStyle w:val="afff9"/>
        <w:spacing w:before="120"/>
        <w:rPr>
          <w:spacing w:val="4"/>
          <w:rtl/>
        </w:rPr>
        <w:pPrChange w:id="90045" w:author="קלוד" w:date="2026-10-11T12:09:42Z">
          <w:pPr>
            <w:pStyle w:val="afff9"/>
          </w:pPr>
        </w:pPrChange>
      </w:pPr>
      <w:r w:rsidRPr="00615067">
        <w:rPr>
          <w:spacing w:val="4"/>
          <w:rtl/>
        </w:rPr>
        <w:t>כותל שבין שתי חצירות, גבוה עשרה ורוחב ארבעה - מערבין שנים ואין מערבין אחד.</w:t>
      </w:r>
    </w:p>
    <w:p w:rsidR="005851B8" w:rsidRPr="00E62A50" w:rsidRDefault="005851B8" w:rsidP="005851B8">
      <w:pPr>
        <w:pStyle w:val="afff9"/>
        <w:rPr>
          <w:rtl/>
        </w:rPr>
      </w:pPr>
      <w:r w:rsidRPr="00E62A50">
        <w:rPr>
          <w:rtl/>
        </w:rPr>
        <w:t>היו בראשו פירות - אלו עולין מכאן ואוכלין, ואלו עולין מכאן ואוכלין, ובלבד שלא יורידו למטן.</w:t>
      </w:r>
    </w:p>
    <w:p w:rsidR="005851B8" w:rsidRPr="00615067" w:rsidRDefault="005851B8" w:rsidP="005851B8">
      <w:pPr>
        <w:pStyle w:val="afff9"/>
        <w:rPr>
          <w:spacing w:val="4"/>
          <w:rtl/>
        </w:rPr>
      </w:pPr>
      <w:r w:rsidRPr="00615067">
        <w:rPr>
          <w:spacing w:val="4"/>
          <w:rtl/>
        </w:rPr>
        <w:t>נפרצה הכותל, עד עשר אמות - מערבין שנים, ואם רצו מערבין אחד, מפני שהוא כפתח.</w:t>
      </w:r>
    </w:p>
    <w:p w:rsidR="005851B8" w:rsidRPr="00E62A50" w:rsidRDefault="005851B8" w:rsidP="005851B8">
      <w:pPr>
        <w:pStyle w:val="afff9"/>
        <w:rPr>
          <w:rtl/>
        </w:rPr>
      </w:pPr>
      <w:r w:rsidRPr="00E62A50">
        <w:rPr>
          <w:rtl/>
        </w:rPr>
        <w:t>יותר מכאן - מערבין אחד ואין מערבין שנים.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עו:</w:t>
      </w:r>
    </w:p>
    <w:p>
      <w:pPr>
        <w:pStyle w:val="afffff8"/>
        <w:rPr>
          <w:ins w:id="90193" w:author="קלוד" w:date="2026-10-11T12:24:08Z"/>
        </w:rPr>
      </w:pPr>
      <w:ins w:id="90194" w:author="קלוד" w:date="2026-10-11T12:24:08Z">
        <w:r>
          <w:rPr>
            <w:color w:val="7B3F00"/>
          </w:rPr>
          <w:t xml:space="preserve">פירות בראש הכותל - אלו עולין מכאן ואלו מכאן</w:t>
        </w:r>
      </w:ins>
    </w:p>
    <w:p w:rsidR="005851B8" w:rsidRPr="006F178A" w:rsidRDefault="005851B8" w:rsidP="005851B8">
      <w:pPr>
        <w:rPr>
          <w:rStyle w:val="afffe"/>
          <w:rFonts w:ascii="Fb Fontext" w:hAnsi="Fb Fontext"/>
          <w:rtl/>
        </w:rPr>
      </w:pPr>
      <w:r w:rsidRPr="006F178A">
        <w:rPr>
          <w:rStyle w:val="afffe"/>
          <w:rFonts w:ascii="Fb Fontext" w:hAnsi="Fb Fontext" w:hint="cs"/>
          <w:rtl/>
        </w:rPr>
        <w:t>עז. היו בראשו פירות אלו עולין מכאן</w:t>
      </w:r>
    </w:p>
    <w:p w:rsidR="005851B8" w:rsidRPr="009757B9" w:rsidRDefault="005851B8" w:rsidP="005851B8">
      <w:pPr>
        <w:rPr>
          <w:rFonts w:cs="Guttman Vilna"/>
          <w:b/>
          <w:bCs/>
          <w:rtl/>
        </w:rPr>
      </w:pPr>
      <w:r w:rsidRPr="006F178A">
        <w:rPr>
          <w:rtl/>
        </w:rPr>
        <w:t>בראש הכותל אלו מכאן ואלו מכאן ואוכלין ובלבד שלא יורידו למטן.</w:t>
      </w:r>
    </w:p>
    <w:p>
      <w:pPr>
        <w:pStyle w:val="38"/>
        <w:rPr>
          <w:ins w:id="96324" w:author="מנוע מכני" w:date="2026-10-11T12:04:40Z"/>
        </w:rPr>
      </w:pPr>
      <w:ins w:id="93748" w:author="מנוע מכני" w:date="2026-10-11T12:04:40Z">
        <w:r>
          <w:t xml:space="preserve">ואם </w:t>
        </w:r>
      </w:ins>
      <w:del w:id="93749" w:author="מנוע מכני" w:date="2026-10-11T12:04:40Z">
        <w:r w:rsidRPr="006F178A">
          <w:delText xml:space="preserve">ואי </w:delText>
        </w:r>
      </w:del>
      <w:r w:rsidRPr="006F178A">
        <w:t xml:space="preserve">אין בו ד'- </w:t>
      </w:r>
      <w:r w:rsidRPr="006F178A">
        <w:t>רב:</w:t>
      </w:r>
    </w:p>
    <w:p w:rsidR="005851B8" w:rsidRDefault="005851B8" w:rsidP="005851B8">
      <w:pPr>
        <w:rPr>
          <w:rtl/>
        </w:rPr>
      </w:pPr>
      <w:del w:id="96325" w:author="מנוע מכני" w:date="2026-10-11T12:04:40Z">
        <w:r w:rsidRPr="006F178A">
          <w:rPr>
            <w:rtl/>
          </w:rPr>
          <w:delText xml:space="preserve"> </w:delText>
        </w:r>
      </w:del>
      <w:r w:rsidRPr="006F178A">
        <w:rPr>
          <w:rtl/>
        </w:rPr>
        <w:t xml:space="preserve">אויר שתי רשויות שולטת בו, </w:t>
      </w:r>
      <w:r w:rsidRPr="006F178A">
        <w:rPr>
          <w:rtl/>
        </w:rPr>
        <w:t xml:space="preserve">לא</w:t>
      </w:r>
      <w:r w:rsidRPr="006F178A">
        <w:rPr>
          <w:rtl/>
        </w:rPr>
        <w:t xml:space="preserve"> יזיז בו </w:t>
      </w:r>
      <w:ins w:id="90440" w:author="מנוע מכני" w:date="2026-10-11T12:04:40Z">
        <w:r>
          <w:rPr>
            <w:rtl/>
          </w:rPr>
          <w:t xml:space="preserve">אפי'</w:t>
        </w:r>
      </w:ins>
      <w:del w:id="90441" w:author="מנוע מכני" w:date="2026-10-11T12:04:40Z">
        <w:r w:rsidRPr="006F178A">
          <w:rPr>
            <w:rtl/>
          </w:rPr>
          <w:delText xml:space="preserve">אפילו</w:delText>
        </w:r>
      </w:del>
      <w:r w:rsidRPr="006F178A">
        <w:rPr>
          <w:rtl/>
        </w:rPr>
        <w:t xml:space="preserve"> מלא נימא. [דכדמעביר בין ב' חצירות]</w:t>
      </w:r>
    </w:p>
    <w:p>
      <w:pPr>
        <w:pStyle w:val="38"/>
        <w:rPr>
          <w:ins w:id="96326" w:author="מנוע מכני" w:date="2026-10-11T12:04:40Z"/>
        </w:rPr>
      </w:pPr>
      <w:r w:rsidRPr="006F178A">
        <w:t>ורי"ו</w:t>
      </w:r>
      <w:r w:rsidRPr="006F178A">
        <w:t xml:space="preserve">:</w:t>
      </w:r>
    </w:p>
    <w:p w:rsidR="005851B8" w:rsidRDefault="005851B8" w:rsidP="005851B8">
      <w:pPr>
        <w:rPr>
          <w:rtl/>
        </w:rPr>
      </w:pPr>
      <w:del w:id="96327" w:author="מנוע מכני" w:date="2026-10-11T12:04:40Z">
        <w:r w:rsidRPr="006F178A">
          <w:rPr>
            <w:rtl/>
          </w:rPr>
          <w:delText xml:space="preserve"> </w:delText>
        </w:r>
      </w:del>
      <w:r w:rsidRPr="006F178A">
        <w:rPr>
          <w:rtl/>
        </w:rPr>
        <w:t xml:space="preserve">אלו מעלין מכאן ואוכלין, ואלו מעלין מכאן ואוכלין. [דמקום פטור הוא]</w:t>
      </w:r>
    </w:p>
    <w:p>
      <w:pPr>
        <w:pStyle w:val="38"/>
        <w:rPr>
          <w:ins w:id="96328" w:author="מנוע מכני" w:date="2026-10-11T12:04:40Z"/>
        </w:rPr>
      </w:pPr>
      <w:del w:id="90087" w:author="מנוע מכני" w:date="2026-10-11T12:04:40Z">
        <w:r w:rsidRPr="006F178A">
          <w:delText xml:space="preserve"> </w:delText>
        </w:r>
      </w:del>
      <w:r w:rsidRPr="006F178A">
        <w:t xml:space="preserve">והך</w:t>
      </w:r>
    </w:p>
    <w:p w:rsidR="005851B8" w:rsidRPr="006F178A" w:rsidRDefault="005851B8" w:rsidP="005851B8">
      <w:pPr>
        <w:rPr>
          <w:rtl/>
        </w:rPr>
      </w:pPr>
      <w:del w:id="96329" w:author="מנוע מכני" w:date="2026-10-11T12:04:40Z">
        <w:r w:rsidRPr="006F178A">
          <w:rPr>
            <w:rtl/>
          </w:rPr>
          <w:delText xml:space="preserve"> </w:delText>
        </w:r>
      </w:del>
      <w:r w:rsidRPr="006F178A">
        <w:rPr>
          <w:rtl/>
        </w:rPr>
        <w:t xml:space="preserve">דמדוייק ממתני' דעולין ומשמע דאין מעלין היינו </w:t>
      </w:r>
      <w:ins w:id="93750" w:author="מנוע מכני" w:date="2026-10-11T12:04:40Z">
        <w:r>
          <w:rPr>
            <w:rtl/>
          </w:rPr>
          <w:t xml:space="preserve">אם </w:t>
        </w:r>
      </w:ins>
      <w:del w:id="93751" w:author="מנוע מכני" w:date="2026-10-11T12:04:40Z">
        <w:r w:rsidRPr="006F178A">
          <w:rPr>
            <w:rtl/>
          </w:rPr>
          <w:delText xml:space="preserve">אי </w:delText>
        </w:r>
      </w:del>
      <w:r w:rsidRPr="006F178A">
        <w:rPr>
          <w:rtl/>
        </w:rPr>
        <w:t xml:space="preserve">יש ד', אבל </w:t>
      </w:r>
      <w:ins w:id="93752" w:author="מנוע מכני" w:date="2026-10-11T12:04:40Z">
        <w:r>
          <w:rPr>
            <w:rtl/>
          </w:rPr>
          <w:t xml:space="preserve">אם </w:t>
        </w:r>
      </w:ins>
      <w:del w:id="93753" w:author="מנוע מכני" w:date="2026-10-11T12:04:40Z">
        <w:r w:rsidRPr="006F178A">
          <w:rPr>
            <w:rtl/>
          </w:rPr>
          <w:delText xml:space="preserve">אי </w:delText>
        </w:r>
      </w:del>
      <w:r w:rsidRPr="006F178A">
        <w:rPr>
          <w:rtl/>
        </w:rPr>
        <w:t xml:space="preserve">אין ד' </w:t>
      </w:r>
      <w:r>
        <w:rPr>
          <w:rtl/>
        </w:rPr>
        <w:t>אפי'</w:t>
      </w:r>
      <w:r w:rsidRPr="006F178A">
        <w:rPr>
          <w:rtl/>
        </w:rPr>
        <w:t xml:space="preserve"> מעלין.</w:t>
      </w:r>
    </w:p>
    <w:p w:rsidR="005851B8" w:rsidRPr="006F178A" w:rsidRDefault="005851B8" w:rsidP="005851B8">
      <w:pPr>
        <w:rPr>
          <w:rtl/>
        </w:rPr>
      </w:pPr>
      <w:del w:id="90088" w:author="מנוע מכני" w:date="2026-10-11T12:04:40Z">
        <w:r w:rsidRPr="006F178A">
          <w:rPr>
            <w:rtl/>
          </w:rPr>
          <w:lastRenderedPageBreak/>
          <w:delText xml:space="preserve"> </w:delText>
        </w:r>
      </w:del>
      <w:r w:rsidRPr="006F178A">
        <w:rPr>
          <w:rtl/>
        </w:rPr>
        <w:lastRenderedPageBreak/>
        <w:t xml:space="preserve">ואזדא </w:t>
      </w:r>
      <w:r w:rsidRPr="006F178A">
        <w:rPr>
          <w:rStyle w:val="2fb"/>
          <w:rtl/>
        </w:rPr>
        <w:lastRenderedPageBreak/>
        <w:t xml:space="preserve">רי"ו</w:t>
      </w:r>
      <w:r w:rsidRPr="006F178A">
        <w:rPr>
          <w:rtl/>
        </w:rPr>
        <w:lastRenderedPageBreak/>
        <w:t xml:space="preserve"> </w:t>
      </w:r>
      <w:ins w:id="91500" w:author="מנוע מכני" w:date="2026-10-11T12:04:40Z">
        <w:r>
          <w:rPr>
            <w:rtl/>
          </w:rPr>
          <w:t xml:space="preserve">לשיטתו</w:t>
        </w:r>
      </w:ins>
      <w:del w:id="91501" w:author="מנוע מכני" w:date="2026-10-11T12:04:40Z">
        <w:r w:rsidRPr="006F178A">
          <w:rPr>
            <w:rtl/>
          </w:rPr>
          <w:lastRenderedPageBreak/>
          <w:delText xml:space="preserve">לטעמיה</w:delText>
        </w:r>
      </w:del>
      <w:r w:rsidRPr="006F178A">
        <w:rPr>
          <w:rtl/>
        </w:rPr>
        <w:lastRenderedPageBreak/>
        <w:t xml:space="preserve">, דמקום שאין בו ד' על ד' מותר לבני </w:t>
      </w:r>
      <w:r w:rsidRPr="006F178A">
        <w:rPr>
          <w:rtl/>
        </w:rPr>
        <w:lastRenderedPageBreak/>
        <w:t xml:space="preserve">רה"ר</w:t>
      </w:r>
      <w:r w:rsidRPr="006F178A">
        <w:rPr>
          <w:rtl/>
        </w:rPr>
        <w:lastRenderedPageBreak/>
        <w:t xml:space="preserve"> ולבני </w:t>
      </w:r>
      <w:r w:rsidRPr="006F178A">
        <w:rPr>
          <w:rtl/>
        </w:rPr>
        <w:lastRenderedPageBreak/>
        <w:t xml:space="preserve">רה"י</w:t>
      </w:r>
      <w:r w:rsidRPr="006F178A">
        <w:rPr>
          <w:rtl/>
        </w:rPr>
        <w:lastRenderedPageBreak/>
        <w:t xml:space="preserve"> לכתף עליו, ובלבד שלא יחליפו.</w:t>
      </w:r>
    </w:p>
    <w:p w:rsidR="005851B8" w:rsidRPr="0098511E" w:rsidRDefault="005851B8" w:rsidP="005851B8">
      <w:pPr>
        <w:rPr>
          <w:rtl/>
        </w:rPr>
      </w:pPr>
      <w:r w:rsidRPr="0098511E">
        <w:rPr>
          <w:rStyle w:val="2fb"/>
          <w:rtl/>
        </w:rPr>
        <w:t xml:space="preserve">ורב</w:t>
      </w:r>
      <w:r w:rsidRPr="0098511E">
        <w:rPr>
          <w:rtl/>
        </w:rPr>
        <w:t xml:space="preserve"> </w:t>
      </w:r>
      <w:ins w:id="94052" w:author="מנוע מכני" w:date="2026-10-11T12:04:40Z">
        <w:r>
          <w:rPr>
            <w:rtl/>
          </w:rPr>
          <w:t xml:space="preserve">סבר</w:t>
        </w:r>
      </w:ins>
      <w:del w:id="94053" w:author="מנוע מכני" w:date="2026-10-11T12:04:40Z">
        <w:r w:rsidRPr="0098511E">
          <w:rPr>
            <w:rtl/>
          </w:rPr>
          <w:delText xml:space="preserve">ס"ל</w:delText>
        </w:r>
      </w:del>
      <w:r w:rsidRPr="0098511E">
        <w:rPr>
          <w:rtl/>
        </w:rPr>
        <w:t xml:space="preserve"> דה"נ ברשויות דאורייתא אבל </w:t>
      </w:r>
      <w:ins w:id="91502" w:author="מנוע מכני" w:date="2026-10-11T12:04:40Z">
        <w:r>
          <w:rPr>
            <w:rtl/>
          </w:rPr>
          <w:t xml:space="preserve">כאן</w:t>
        </w:r>
      </w:ins>
      <w:del w:id="91503" w:author="מנוע מכני" w:date="2026-10-11T12:04:40Z">
        <w:r w:rsidRPr="0098511E">
          <w:rPr>
            <w:rtl/>
          </w:rPr>
          <w:delText xml:space="preserve">הכא</w:delText>
        </w:r>
      </w:del>
      <w:r w:rsidRPr="0098511E">
        <w:rPr>
          <w:rtl/>
        </w:rPr>
        <w:t xml:space="preserve"> בשל דרבנן חכמים עשו חיזוק לדבריהם יותר משל תורה.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91" w:author="קלוד" w:date="2026-10-11T12:24:08Z"/>
        </w:rPr>
      </w:pPr>
      <w:ins w:id="90192" w:author="קלוד" w:date="2026-10-11T12:24:08Z">
        <w:r>
          <w:rPr>
            <w:color w:val="7B3F00"/>
          </w:rPr>
          <w:t xml:space="preserve">כותל שצידו אחד גבוה וצידו אחד שוה - לזה ששוה</w:t>
        </w:r>
      </w:ins>
    </w:p>
    <w:p>
      <w:pPr>
        <w:pStyle w:val="38"/>
        <w:rPr>
          <w:ins w:id="96330" w:author="מנוע מכני" w:date="2026-10-11T12:04:40Z"/>
        </w:rPr>
      </w:pPr>
      <w:r w:rsidRPr="006F178A">
        <w:t xml:space="preserve">רבר"ה מר"נ:</w:t>
      </w:r>
    </w:p>
    <w:p w:rsidR="005851B8" w:rsidRPr="006F178A" w:rsidRDefault="005851B8" w:rsidP="005851B8">
      <w:pPr>
        <w:rPr>
          <w:rtl/>
        </w:rPr>
      </w:pPr>
      <w:del w:id="96331" w:author="מנוע מכני" w:date="2026-10-11T12:04:40Z">
        <w:r w:rsidRPr="006F178A">
          <w:rPr>
            <w:rFonts w:ascii="Fb Fontext" w:hAnsi="Fb Fontext"/>
            <w:rtl/>
          </w:rPr>
          <w:delText xml:space="preserve"> </w:delText>
        </w:r>
      </w:del>
      <w:r w:rsidRPr="006F178A">
        <w:rPr>
          <w:rFonts w:ascii="Fb Fontext" w:hAnsi="Fb Fontext"/>
          <w:rtl/>
        </w:rPr>
        <w:t xml:space="preserve">כותל שבין שתי חצירות, צידו אחד גבוה י' טפחים וצידו אחד שוה לארץ - נותנין אותו לזה ששוה לארץ.</w:t>
      </w:r>
    </w:p>
    <w:p w:rsidR="005851B8" w:rsidRPr="006F178A" w:rsidRDefault="005851B8" w:rsidP="005851B8">
      <w:pPr>
        <w:rPr>
          <w:rtl/>
        </w:rPr>
      </w:pPr>
      <w:r w:rsidRPr="006F178A">
        <w:rPr>
          <w:rtl/>
        </w:rPr>
        <w:t>דכל דלזה בנחת ולזה בקשה נותיין אותו לזה שתשמישו בנחת.</w:t>
      </w:r>
    </w:p>
    <w:p>
      <w:pPr>
        <w:pStyle w:val="38"/>
        <w:rPr>
          <w:ins w:id="96332" w:author="מנוע מכני" w:date="2026-10-11T12:04:40Z"/>
        </w:rPr>
      </w:pPr>
      <w:r w:rsidRPr="006F178A">
        <w:t xml:space="preserve">רב שיזבי מר"נ:</w:t>
      </w:r>
    </w:p>
    <w:p w:rsidR="005851B8" w:rsidRPr="006F178A" w:rsidRDefault="005851B8" w:rsidP="005851B8">
      <w:pPr>
        <w:rPr>
          <w:rtl/>
        </w:rPr>
      </w:pPr>
      <w:del w:id="96333" w:author="מנוע מכני" w:date="2026-10-11T12:04:40Z">
        <w:r w:rsidRPr="006F178A">
          <w:rPr>
            <w:rtl/>
          </w:rPr>
          <w:delText xml:space="preserve"> </w:delText>
        </w:r>
      </w:del>
      <w:r w:rsidRPr="006F178A">
        <w:rPr>
          <w:rtl/>
        </w:rPr>
        <w:t xml:space="preserve">וכ"נ בחריץ שבין שתי חצירות, צידו אחד עמוק י' וצידו אחד שוה לארץ. נותנין אותו לזה ששוה לארץ, וצריכי בכותל </w:t>
      </w:r>
      <w:r>
        <w:rPr>
          <w:rtl/>
        </w:rPr>
        <w:t>אפי'</w:t>
      </w:r>
      <w:r w:rsidRPr="006F178A">
        <w:rPr>
          <w:rtl/>
        </w:rPr>
        <w:t xml:space="preserve"> דבגובה משתמשי </w:t>
      </w:r>
      <w:ins w:id="94662" w:author="מנוע מכני" w:date="2026-10-11T12:04:40Z">
        <w:r>
          <w:rPr>
            <w:rtl/>
          </w:rPr>
          <w:t xml:space="preserve">אנשים</w:t>
        </w:r>
      </w:ins>
      <w:del w:id="94663" w:author="מנוע מכני" w:date="2026-10-11T12:04:40Z">
        <w:r w:rsidRPr="006F178A">
          <w:rPr>
            <w:rtl/>
          </w:rPr>
          <w:delText xml:space="preserve">אינשי</w:delText>
        </w:r>
      </w:del>
      <w:r w:rsidRPr="006F178A">
        <w:rPr>
          <w:rtl/>
        </w:rPr>
        <w:t xml:space="preserve"> </w:t>
      </w:r>
      <w:r w:rsidRPr="006F178A">
        <w:rPr>
          <w:rtl/>
        </w:rPr>
        <w:t xml:space="preserve">משא"כ</w:t>
      </w:r>
      <w:r w:rsidRPr="006F178A">
        <w:rPr>
          <w:rtl/>
        </w:rPr>
        <w:t xml:space="preserve"> בחריץ | </w:t>
      </w:r>
      <w:r w:rsidRPr="00E1368E">
        <w:rPr>
          <w:b/>
          <w:bCs/>
          <w:rtl/>
        </w:rPr>
        <w:t>וצריכא</w:t>
      </w:r>
      <w:r w:rsidRPr="006F178A">
        <w:rPr>
          <w:rtl/>
        </w:rPr>
        <w:t xml:space="preserve"> בחריץ דלא בעיתא </w:t>
      </w:r>
      <w:ins w:id="90413" w:author="Claude - סמנטי" w:date="2026-10-11T12:19:31Z">
        <w:r>
          <w:rPr>
            <w:rtl/>
          </w:rPr>
          <w:t xml:space="preserve">תשמיש</w:t>
        </w:r>
      </w:ins>
      <w:del w:id="90414" w:author="Claude - סמנטי" w:date="2026-10-11T12:19:31Z">
        <w:r w:rsidRPr="006F178A">
          <w:rPr>
            <w:rtl/>
          </w:rPr>
          <w:delText xml:space="preserve">תשמישתא</w:delText>
        </w:r>
      </w:del>
      <w:r w:rsidRPr="006F178A">
        <w:rPr>
          <w:rtl/>
        </w:rPr>
        <w:t xml:space="preserve"> </w:t>
      </w:r>
      <w:r w:rsidRPr="006F178A">
        <w:rPr>
          <w:rtl/>
        </w:rPr>
        <w:t xml:space="preserve">משא"כ</w:t>
      </w:r>
      <w:r w:rsidRPr="006F178A">
        <w:rPr>
          <w:rtl/>
        </w:rPr>
        <w:t xml:space="preserve"> בכותל.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89" w:author="קלוד" w:date="2026-10-11T12:24:08Z"/>
        </w:rPr>
      </w:pPr>
      <w:ins w:id="90190" w:author="קלוד" w:date="2026-10-11T12:24:08Z">
        <w:r>
          <w:rPr>
            <w:color w:val="7B3F00"/>
          </w:rPr>
          <w:t xml:space="preserve">מיעוט הכותל - ארבעה טפחים ומה ממעט</w:t>
        </w:r>
      </w:ins>
    </w:p>
    <w:p w:rsidR="005851B8" w:rsidRPr="006F178A" w:rsidRDefault="005851B8" w:rsidP="005851B8">
      <w:pPr>
        <w:rPr>
          <w:rtl/>
        </w:rPr>
      </w:pPr>
      <w:r w:rsidRPr="006F178A">
        <w:rPr>
          <w:rFonts w:ascii="Fb Fontext" w:hAnsi="Fb Fontext"/>
          <w:rtl/>
        </w:rPr>
        <w:t xml:space="preserve">בא למעטו, אם יש במיעוטו ארבעה - מותר להשתמש בכל הכותל כולו, ואם </w:t>
      </w:r>
      <w:ins w:id="91504" w:author="מנוע מכני" w:date="2026-10-11T12:04:40Z">
        <w:r>
          <w:rPr>
            <w:rFonts w:ascii="Fb Fontext" w:hAnsi="Fb Fontext"/>
            <w:rtl/>
          </w:rPr>
          <w:t xml:space="preserve">לא</w:t>
        </w:r>
      </w:ins>
      <w:del w:id="91505" w:author="מנוע מכני" w:date="2026-10-11T12:04:40Z">
        <w:r w:rsidRPr="006F178A">
          <w:rPr>
            <w:rFonts w:ascii="Fb Fontext" w:hAnsi="Fb Fontext"/>
            <w:rtl/>
          </w:rPr>
          <w:delText xml:space="preserve">לאו</w:delText>
        </w:r>
      </w:del>
      <w:r w:rsidRPr="006F178A">
        <w:rPr>
          <w:rFonts w:ascii="Fb Fontext" w:hAnsi="Fb Fontext"/>
          <w:rtl/>
        </w:rPr>
        <w:t xml:space="preserve"> - אין משתמש אלא כנגד המיעוט.</w:t>
      </w:r>
    </w:p>
    <w:p w:rsidR="005851B8" w:rsidRDefault="005851B8" w:rsidP="005851B8">
      <w:pPr>
        <w:rPr>
          <w:rtl/>
        </w:rPr>
      </w:pPr>
      <w:r w:rsidRPr="006F178A">
        <w:rPr>
          <w:rtl/>
        </w:rPr>
        <w:t xml:space="preserve">ומיירי בעקר חוליה מראשו [</w:t>
      </w:r>
      <w:ins w:id="93754" w:author="מנוע מכני" w:date="2026-10-11T12:04:40Z">
        <w:r>
          <w:rPr>
            <w:rtl/>
          </w:rPr>
          <w:t xml:space="preserve">דאם </w:t>
        </w:r>
      </w:ins>
      <w:del w:id="93755" w:author="מנוע מכני" w:date="2026-10-11T12:04:40Z">
        <w:r w:rsidRPr="006F178A">
          <w:rPr>
            <w:rtl/>
          </w:rPr>
          <w:delText xml:space="preserve">דאי </w:delText>
        </w:r>
      </w:del>
      <w:r w:rsidRPr="006F178A">
        <w:rPr>
          <w:rtl/>
        </w:rPr>
        <w:t xml:space="preserve">מיירי בהגביה הקרקע </w:t>
      </w:r>
      <w:r>
        <w:rPr>
          <w:rtl/>
        </w:rPr>
        <w:t>אפי'</w:t>
      </w:r>
      <w:r w:rsidRPr="006F178A">
        <w:rPr>
          <w:rtl/>
        </w:rPr>
        <w:t xml:space="preserve"> כנגד המיעוט א"א]</w:t>
      </w:r>
    </w:p>
    <w:p>
      <w:pPr>
        <w:pStyle w:val="38"/>
        <w:rPr>
          <w:ins w:id="96334" w:author="מנוע מכני" w:date="2026-10-11T12:04:40Z"/>
        </w:rPr>
      </w:pPr>
      <w:r w:rsidRPr="006F178A">
        <w:t xml:space="preserve">רב יחיאל:</w:t>
      </w:r>
    </w:p>
    <w:p w:rsidR="005851B8" w:rsidRPr="006F178A" w:rsidRDefault="005851B8" w:rsidP="005851B8">
      <w:pPr>
        <w:rPr>
          <w:rtl/>
        </w:rPr>
      </w:pPr>
      <w:del w:id="96335" w:author="מנוע מכני" w:date="2026-10-11T12:04:40Z">
        <w:r w:rsidRPr="006F178A">
          <w:rPr>
            <w:rtl/>
          </w:rPr>
          <w:delText xml:space="preserve"> </w:delText>
        </w:r>
      </w:del>
      <w:r w:rsidRPr="006F178A">
        <w:rPr>
          <w:rtl/>
        </w:rPr>
        <w:t xml:space="preserve">כפה ספל - ממעט. ומיירי דחבריה בארעיה, </w:t>
      </w:r>
      <w:ins w:id="92900" w:author="מנוע מכני" w:date="2026-10-11T12:04:40Z">
        <w:r>
          <w:rPr>
            <w:rtl/>
          </w:rPr>
          <w:t xml:space="preserve">ויש</w:t>
        </w:r>
      </w:ins>
      <w:del w:id="92901" w:author="מנוע מכני" w:date="2026-10-11T12:04:40Z">
        <w:r w:rsidRPr="006F178A">
          <w:rPr>
            <w:rtl/>
          </w:rPr>
          <w:delText xml:space="preserve">ואית</w:delText>
        </w:r>
      </w:del>
      <w:r w:rsidRPr="006F178A">
        <w:rPr>
          <w:rtl/>
        </w:rPr>
        <w:t xml:space="preserve"> </w:t>
      </w:r>
      <w:ins w:id="92898" w:author="מנוע מכני" w:date="2026-10-11T12:04:40Z">
        <w:r>
          <w:rPr>
            <w:rtl/>
          </w:rPr>
          <w:t xml:space="preserve">לו</w:t>
        </w:r>
      </w:ins>
      <w:del w:id="92899" w:author="מנוע מכני" w:date="2026-10-11T12:04:40Z">
        <w:r w:rsidRPr="006F178A">
          <w:rPr>
            <w:rtl/>
          </w:rPr>
          <w:delText xml:space="preserve">ליה</w:delText>
        </w:r>
      </w:del>
      <w:r w:rsidRPr="006F178A">
        <w:rPr>
          <w:rtl/>
        </w:rPr>
        <w:t xml:space="preserve"> אוגניים המכוסים, דבעי' מרא וחצינא להוציאם.</w:t>
      </w:r>
    </w:p>
    <w:p w:rsidR="005851B8" w:rsidRPr="006F178A" w:rsidRDefault="005851B8" w:rsidP="005851B8">
      <w:pPr>
        <w:rPr>
          <w:rtl/>
        </w:rPr>
      </w:pPr>
      <w:r w:rsidRPr="006F178A">
        <w:rPr>
          <w:rtl/>
        </w:rPr>
        <w:t>[ל"ד לכל דבר הניטל בשבת דאינו ממעט.</w:t>
      </w:r>
    </w:p>
    <w:p w:rsidR="005851B8" w:rsidRPr="006F178A" w:rsidRDefault="005851B8" w:rsidP="005851B8">
      <w:pPr>
        <w:rPr>
          <w:rtl/>
        </w:rPr>
      </w:pPr>
      <w:r w:rsidRPr="006F178A">
        <w:rPr>
          <w:rtl/>
        </w:rPr>
        <w:t>ול"ד לכל חבריה בארעא סתם דניטל בשבת כפגה שהטמינה בתבן, וחררה שהטמינה בגחלים.</w:t>
      </w:r>
    </w:p>
    <w:p w:rsidR="005851B8" w:rsidRDefault="005851B8" w:rsidP="005851B8">
      <w:pPr>
        <w:rPr>
          <w:rtl/>
        </w:rPr>
      </w:pPr>
      <w:r w:rsidRPr="006F178A">
        <w:rPr>
          <w:rtl/>
        </w:rPr>
        <w:t>ול"ד לטומן לפת וצנון תחת הגפן, דמקצת עלין מגולין דניטלין בשבת ואינו חושש משום כלאים, מעשר, ושביעית,]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עז:</w:t>
      </w:r>
    </w:p>
    <w:p w:rsidR="005851B8" w:rsidRDefault="005851B8" w:rsidP="005851B8">
      <w:pPr>
        <w:rPr>
          <w:rFonts w:ascii="Fb Fontext" w:hAnsi="Fb Fontext"/>
          <w:rtl/>
        </w:rPr>
      </w:pPr>
      <w:r w:rsidRPr="006F178A">
        <w:rPr>
          <w:rFonts w:ascii="Fb Fontext" w:hAnsi="Fb Fontext"/>
          <w:rtl/>
        </w:rPr>
        <w:t>סולם המצרי אינו ממעט [שאין לו ארבעה חווקים כיוון דניטל בשבת]</w:t>
      </w:r>
    </w:p>
    <w:p w:rsidR="005851B8" w:rsidRPr="006F178A" w:rsidRDefault="005851B8" w:rsidP="005851B8">
      <w:pPr>
        <w:rPr>
          <w:rtl/>
        </w:rPr>
      </w:pPr>
      <w:r w:rsidRPr="006F178A">
        <w:rPr>
          <w:rtl/>
        </w:rPr>
        <w:t>סולם צורי ממעט דכיוון שכבד יותר כובדו וקובעו.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336" w:author="מנוע מכני" w:date="2026-10-11T12:04:40Z"/>
        </w:rPr>
      </w:pPr>
      <w:r w:rsidRPr="006F178A">
        <w:t xml:space="preserve">אביי:</w:t>
      </w:r>
    </w:p>
    <w:p w:rsidR="005851B8" w:rsidRPr="006F178A" w:rsidRDefault="005851B8" w:rsidP="005851B8">
      <w:pPr>
        <w:rPr>
          <w:rtl/>
        </w:rPr>
      </w:pPr>
      <w:del w:id="96337" w:author="מנוע מכני" w:date="2026-10-11T12:04:40Z">
        <w:r w:rsidRPr="006F178A">
          <w:rPr>
            <w:rFonts w:ascii="Fb Fontext" w:hAnsi="Fb Fontext"/>
            <w:rtl/>
          </w:rPr>
          <w:delText xml:space="preserve"> </w:delText>
        </w:r>
      </w:del>
      <w:r w:rsidRPr="006F178A">
        <w:rPr>
          <w:rFonts w:ascii="Fb Fontext" w:hAnsi="Fb Fontext"/>
          <w:rtl/>
        </w:rPr>
        <w:t xml:space="preserve">כותל שבין שתי חצירות גבוה י' טפחים, והניח שני סולמות רוחב ד' משני צדדי הכותל ואין בין זל"ז ג'ט ממעט.</w:t>
      </w:r>
    </w:p>
    <w:p w:rsidR="005851B8" w:rsidRDefault="005851B8" w:rsidP="005851B8">
      <w:pPr>
        <w:rPr>
          <w:rtl/>
        </w:rPr>
      </w:pPr>
      <w:ins w:id="93756" w:author="מנוע מכני" w:date="2026-10-11T12:04:40Z">
        <w:r>
          <w:rPr>
            <w:rtl/>
          </w:rPr>
          <w:t xml:space="preserve">ואם </w:t>
        </w:r>
      </w:ins>
      <w:del w:id="93757" w:author="מנוע מכני" w:date="2026-10-11T12:04:40Z">
        <w:r w:rsidRPr="006F178A">
          <w:rPr>
            <w:rtl/>
          </w:rPr>
          <w:delText xml:space="preserve">ואי </w:delText>
        </w:r>
      </w:del>
      <w:r w:rsidRPr="006F178A">
        <w:rPr>
          <w:rtl/>
        </w:rPr>
        <w:t xml:space="preserve">הוי כותל ארבעה - </w:t>
      </w:r>
      <w:ins w:id="90442" w:author="מנוע מכני" w:date="2026-10-11T12:04:40Z">
        <w:r>
          <w:rPr>
            <w:rtl/>
          </w:rPr>
          <w:t xml:space="preserve">אפי'</w:t>
        </w:r>
      </w:ins>
      <w:del w:id="90443" w:author="מנוע מכני" w:date="2026-10-11T12:04:40Z">
        <w:r w:rsidRPr="006F178A">
          <w:rPr>
            <w:rtl/>
          </w:rPr>
          <w:delText xml:space="preserve">אפילו</w:delText>
        </w:r>
      </w:del>
      <w:r w:rsidRPr="006F178A">
        <w:rPr>
          <w:rtl/>
        </w:rPr>
        <w:t xml:space="preserve"> מופלג </w:t>
      </w:r>
      <w:ins w:id="91506" w:author="מנוע מכני" w:date="2026-10-11T12:04:40Z">
        <w:r>
          <w:rPr>
            <w:rtl/>
          </w:rPr>
          <w:t xml:space="preserve">הרבה</w:t>
        </w:r>
      </w:ins>
      <w:del w:id="91507" w:author="מנוע מכני" w:date="2026-10-11T12:04:40Z">
        <w:r w:rsidRPr="006F178A">
          <w:rPr>
            <w:rtl/>
          </w:rPr>
          <w:delText xml:space="preserve">טובא</w:delText>
        </w:r>
      </w:del>
      <w:r w:rsidRPr="006F178A">
        <w:rPr>
          <w:rtl/>
        </w:rPr>
        <w:t xml:space="preserve"> </w:t>
      </w:r>
      <w:ins w:id="91508" w:author="מנוע מכני" w:date="2026-10-11T12:04:40Z">
        <w:r>
          <w:rPr>
            <w:rtl/>
          </w:rPr>
          <w:t xml:space="preserve">גם</w:t>
        </w:r>
      </w:ins>
      <w:del w:id="91509" w:author="מנוע מכני" w:date="2026-10-11T12:04:40Z">
        <w:r w:rsidRPr="006F178A">
          <w:rPr>
            <w:rtl/>
          </w:rPr>
          <w:delText xml:space="preserve">נמי</w:delText>
        </w:r>
      </w:del>
      <w:r w:rsidRPr="006F178A">
        <w:rPr>
          <w:rtl/>
        </w:rPr>
        <w:t xml:space="preserve">. [דדומה לפתח שאפשר לילך מסולם לסולם]</w:t>
      </w:r>
    </w:p>
    <w:p>
      <w:pPr>
        <w:pStyle w:val="38"/>
        <w:rPr>
          <w:ins w:id="96338" w:author="מנוע מכני" w:date="2026-10-11T12:04:40Z"/>
        </w:rPr>
      </w:pPr>
      <w:r w:rsidRPr="006F178A">
        <w:t xml:space="preserve">ר"ב בר אביי:</w:t>
      </w:r>
    </w:p>
    <w:p w:rsidR="005851B8" w:rsidRPr="006F178A" w:rsidRDefault="005851B8" w:rsidP="005851B8">
      <w:pPr>
        <w:rPr>
          <w:rtl/>
        </w:rPr>
      </w:pPr>
      <w:del w:id="96339" w:author="מנוע מכני" w:date="2026-10-11T12:04:40Z">
        <w:r w:rsidRPr="006F178A">
          <w:rPr>
            <w:rtl/>
          </w:rPr>
          <w:delText xml:space="preserve"> </w:delText>
        </w:r>
      </w:del>
      <w:ins w:id="90417" w:author="Claude - סמנטי" w:date="2026-10-11T12:19:31Z">
        <w:r>
          <w:rPr>
            <w:rtl/>
          </w:rPr>
          <w:t xml:space="preserve">אצטבה</w:t>
        </w:r>
      </w:ins>
      <w:del w:id="90418" w:author="Claude - סמנטי" w:date="2026-10-11T12:19:31Z">
        <w:r w:rsidRPr="006F178A">
          <w:rPr>
            <w:rtl/>
          </w:rPr>
          <w:delText xml:space="preserve">איצטבא</w:delText>
        </w:r>
      </w:del>
      <w:r w:rsidRPr="006F178A">
        <w:rPr>
          <w:rtl/>
        </w:rPr>
        <w:t xml:space="preserve"> </w:t>
      </w:r>
      <w:r w:rsidRPr="006F178A">
        <w:rPr>
          <w:rtl/>
        </w:rPr>
        <w:t xml:space="preserve">ע"ג</w:t>
      </w:r>
      <w:r w:rsidRPr="006F178A">
        <w:rPr>
          <w:rtl/>
        </w:rPr>
        <w:t xml:space="preserve"> </w:t>
      </w:r>
      <w:ins w:id="90415" w:author="Claude - סמנטי" w:date="2026-10-11T12:19:31Z">
        <w:r>
          <w:rPr>
            <w:rtl/>
          </w:rPr>
          <w:t xml:space="preserve">אצטבה</w:t>
        </w:r>
      </w:ins>
      <w:del w:id="90416" w:author="Claude - סמנטי" w:date="2026-10-11T12:19:31Z">
        <w:r w:rsidRPr="006F178A">
          <w:rPr>
            <w:rtl/>
          </w:rPr>
          <w:delText xml:space="preserve">איצטבא</w:delText>
        </w:r>
      </w:del>
      <w:r w:rsidRPr="006F178A">
        <w:rPr>
          <w:rtl/>
        </w:rPr>
        <w:t xml:space="preserve">, ויש באיצטבא התחתונה ד' ממעט. </w:t>
      </w:r>
      <w:r>
        <w:rPr>
          <w:rtl/>
        </w:rPr>
        <w:t>ואפי'</w:t>
      </w:r>
      <w:r w:rsidRPr="006F178A">
        <w:rPr>
          <w:rtl/>
        </w:rPr>
        <w:t xml:space="preserve"> </w:t>
      </w:r>
      <w:ins w:id="93758" w:author="מנוע מכני" w:date="2026-10-11T12:04:40Z">
        <w:r>
          <w:rPr>
            <w:rtl/>
          </w:rPr>
          <w:t xml:space="preserve">אם </w:t>
        </w:r>
      </w:ins>
      <w:del w:id="93759" w:author="מנוע מכני" w:date="2026-10-11T12:04:40Z">
        <w:r w:rsidRPr="006F178A">
          <w:rPr>
            <w:rtl/>
          </w:rPr>
          <w:delText xml:space="preserve">אי </w:delText>
        </w:r>
      </w:del>
      <w:r w:rsidRPr="006F178A">
        <w:rPr>
          <w:rtl/>
        </w:rPr>
        <w:t xml:space="preserve">יש בעליונה ד', ואין בין זל"ז ג' ממעט.</w:t>
      </w:r>
    </w:p>
    <w:p>
      <w:pPr>
        <w:pStyle w:val="38"/>
        <w:rPr>
          <w:ins w:id="96340" w:author="מנוע מכני" w:date="2026-10-11T12:04:40Z"/>
        </w:rPr>
      </w:pPr>
      <w:r w:rsidRPr="006F178A">
        <w:t xml:space="preserve">ר"נ מרב"א:</w:t>
      </w:r>
    </w:p>
    <w:p w:rsidR="005851B8" w:rsidRPr="006F178A" w:rsidRDefault="005851B8" w:rsidP="005851B8">
      <w:pPr>
        <w:rPr>
          <w:rtl/>
        </w:rPr>
      </w:pPr>
      <w:del w:id="96341" w:author="מנוע מכני" w:date="2026-10-11T12:04:40Z">
        <w:r w:rsidRPr="006F178A">
          <w:rPr>
            <w:rtl/>
          </w:rPr>
          <w:delText xml:space="preserve"> </w:delText>
        </w:r>
      </w:del>
      <w:r w:rsidRPr="006F178A">
        <w:rPr>
          <w:rtl/>
        </w:rPr>
        <w:t xml:space="preserve">סולם ששליבותיו פורחות, ויש בשליבה התחתונה ד' ממעט, </w:t>
      </w:r>
      <w:r>
        <w:rPr>
          <w:rtl/>
        </w:rPr>
        <w:t>ואפי'</w:t>
      </w:r>
      <w:r w:rsidRPr="006F178A">
        <w:rPr>
          <w:rtl/>
        </w:rPr>
        <w:t xml:space="preserve"> יש רק בעליונה ד' ואין בין זל"ז ג' ממעט.</w:t>
      </w:r>
    </w:p>
    <w:p>
      <w:pPr>
        <w:pStyle w:val="38"/>
        <w:rPr>
          <w:ins w:id="96342" w:author="מנוע מכני" w:date="2026-10-11T12:04:40Z"/>
        </w:rPr>
      </w:pPr>
      <w:r w:rsidRPr="006F178A">
        <w:t xml:space="preserve">ר"נ מרב"א:</w:t>
      </w:r>
    </w:p>
    <w:p w:rsidR="005851B8" w:rsidRPr="006F178A" w:rsidRDefault="005851B8" w:rsidP="005851B8">
      <w:pPr>
        <w:rPr>
          <w:rtl/>
        </w:rPr>
      </w:pPr>
      <w:del w:id="96343" w:author="מנוע מכני" w:date="2026-10-11T12:04:40Z">
        <w:r w:rsidRPr="006F178A">
          <w:rPr>
            <w:rtl/>
          </w:rPr>
          <w:delText xml:space="preserve"> </w:delText>
        </w:r>
      </w:del>
      <w:r w:rsidRPr="006F178A">
        <w:rPr>
          <w:rtl/>
        </w:rPr>
        <w:t xml:space="preserve">זיז היוצא מן הכותל ד' על ד', והניח </w:t>
      </w:r>
      <w:r w:rsidRPr="006F178A">
        <w:rPr>
          <w:rStyle w:val="afffe"/>
          <w:rFonts w:ascii="Fb Fontext" w:hAnsi="Fb Fontext"/>
          <w:rtl/>
        </w:rPr>
        <w:t>עליו</w:t>
      </w:r>
      <w:r w:rsidRPr="006F178A">
        <w:rPr>
          <w:rtl/>
        </w:rPr>
        <w:t xml:space="preserve"> סולם כל שהוא מיעטו. ואם ליד הזיז </w:t>
      </w:r>
      <w:r w:rsidRPr="006F178A">
        <w:rPr>
          <w:rtl/>
        </w:rPr>
        <w:t xml:space="preserve">לא</w:t>
      </w:r>
      <w:r w:rsidRPr="006F178A">
        <w:rPr>
          <w:rtl/>
        </w:rPr>
        <w:t xml:space="preserve"> </w:t>
      </w:r>
      <w:ins w:id="92902" w:author="מנוע מכני" w:date="2026-10-11T12:04:40Z">
        <w:r>
          <w:rPr>
            <w:rtl/>
          </w:rPr>
          <w:t xml:space="preserve">מאלו</w:t>
        </w:r>
      </w:ins>
      <w:del w:id="92903" w:author="מנוע מכני" w:date="2026-10-11T12:04:40Z">
        <w:r w:rsidRPr="006F178A">
          <w:rPr>
            <w:rtl/>
          </w:rPr>
          <w:delText xml:space="preserve">מהני</w:delText>
        </w:r>
      </w:del>
      <w:r w:rsidRPr="006F178A">
        <w:rPr>
          <w:rtl/>
        </w:rPr>
        <w:t xml:space="preserve"> דרק הגדיל הזיז.</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87" w:author="קלוד" w:date="2026-10-11T12:24:08Z"/>
        </w:rPr>
      </w:pPr>
      <w:ins w:id="90188" w:author="קלוד" w:date="2026-10-11T12:24:08Z">
        <w:r>
          <w:rPr>
            <w:color w:val="7B3F00"/>
          </w:rPr>
          <w:t xml:space="preserve">כותל י"ט - זיז אחד, וכותל כ' - שני זיזים</w:t>
        </w:r>
      </w:ins>
    </w:p>
    <w:p>
      <w:pPr>
        <w:pStyle w:val="38"/>
        <w:rPr>
          <w:ins w:id="96344" w:author="מנוע מכני" w:date="2026-10-11T12:04:40Z"/>
        </w:rPr>
      </w:pPr>
      <w:r w:rsidRPr="006F178A">
        <w:t xml:space="preserve">ר"נ מרב"א:</w:t>
      </w:r>
    </w:p>
    <w:p w:rsidR="005851B8" w:rsidRPr="006F178A" w:rsidRDefault="005851B8" w:rsidP="005851B8">
      <w:pPr>
        <w:rPr>
          <w:rtl/>
        </w:rPr>
      </w:pPr>
      <w:del w:id="96345" w:author="מנוע מכני" w:date="2026-10-11T12:04:40Z">
        <w:r w:rsidRPr="006F178A">
          <w:rPr>
            <w:rFonts w:ascii="Fb Fontext" w:hAnsi="Fb Fontext"/>
            <w:rtl/>
          </w:rPr>
          <w:delText xml:space="preserve"> </w:delText>
        </w:r>
      </w:del>
      <w:r w:rsidRPr="006F178A">
        <w:rPr>
          <w:rFonts w:ascii="Fb Fontext" w:hAnsi="Fb Fontext"/>
          <w:rtl/>
        </w:rPr>
        <w:t xml:space="preserve">כותל יט' צריך זיז אחד להתירו, כותל כ' - צריך שני זיזים להתירו. </w:t>
      </w:r>
      <w:r w:rsidRPr="006F178A">
        <w:rPr>
          <w:rStyle w:val="2fb"/>
          <w:rFonts w:ascii="Fb Fontext" w:hAnsi="Fb Fontext"/>
          <w:rtl/>
        </w:rPr>
        <w:t xml:space="preserve">אר"ח</w:t>
      </w:r>
      <w:r w:rsidRPr="006F178A">
        <w:rPr>
          <w:rFonts w:ascii="Fb Fontext" w:hAnsi="Fb Fontext"/>
          <w:rtl/>
        </w:rPr>
        <w:t xml:space="preserve">: והוא שהעמידן זה שלא כנגד זה.</w:t>
      </w:r>
    </w:p>
    <w:p>
      <w:pPr>
        <w:pStyle w:val="38"/>
        <w:rPr>
          <w:ins w:id="96347" w:author="מנוע מכני" w:date="2026-10-11T12:04:40Z"/>
        </w:rPr>
      </w:pPr>
      <w:del w:id="96346" w:author="מנוע מכני" w:date="2026-10-11T12:04:40Z">
        <w:r w:rsidRPr="006F178A">
          <w:delText xml:space="preserve">•</w:delText>
        </w:r>
      </w:del>
      <w:r w:rsidRPr="006F178A">
        <w:t xml:space="preserve"> אר"ה:</w:t>
      </w:r>
    </w:p>
    <w:p w:rsidR="005851B8" w:rsidRPr="006F178A" w:rsidRDefault="005851B8" w:rsidP="005851B8">
      <w:pPr>
        <w:rPr>
          <w:rtl/>
        </w:rPr>
      </w:pPr>
      <w:del w:id="96348" w:author="מנוע מכני" w:date="2026-10-11T12:04:40Z">
        <w:r w:rsidRPr="006F178A">
          <w:rPr>
            <w:rtl/>
          </w:rPr>
          <w:delText xml:space="preserve"> </w:delText>
        </w:r>
      </w:del>
      <w:r w:rsidRPr="006F178A">
        <w:rPr>
          <w:rtl/>
        </w:rPr>
        <w:t xml:space="preserve">עמוד ברשות הרבים, גבוה עשרה ורחב ארבעה, ונעץ בו יתד כל שהוא - מיעטו.</w:t>
      </w:r>
    </w:p>
    <w:p>
      <w:pPr>
        <w:pStyle w:val="38"/>
        <w:rPr>
          <w:ins w:id="96349" w:author="מנוע מכני" w:date="2026-10-11T12:04:40Z"/>
        </w:rPr>
      </w:pPr>
      <w:r w:rsidRPr="006F178A">
        <w:t>ר</w:t>
      </w:r>
      <w:r w:rsidRPr="00910D80">
        <w:t>אב"א</w:t>
      </w:r>
      <w:r w:rsidRPr="006F178A">
        <w:t xml:space="preserve">:</w:t>
      </w:r>
    </w:p>
    <w:p w:rsidR="005851B8" w:rsidRPr="006F178A" w:rsidRDefault="005851B8" w:rsidP="005851B8">
      <w:pPr>
        <w:rPr>
          <w:rtl/>
        </w:rPr>
      </w:pPr>
      <w:del w:id="96350" w:author="מנוע מכני" w:date="2026-10-11T12:04:40Z">
        <w:r w:rsidRPr="006F178A">
          <w:rPr>
            <w:rtl/>
          </w:rPr>
          <w:delText xml:space="preserve"> </w:delText>
        </w:r>
      </w:del>
      <w:r w:rsidRPr="006F178A">
        <w:rPr>
          <w:rtl/>
        </w:rPr>
        <w:t xml:space="preserve">ובגבוה ג'. | </w:t>
      </w:r>
      <w:r w:rsidRPr="006F178A">
        <w:rPr>
          <w:rStyle w:val="2fb"/>
          <w:rtl/>
        </w:rPr>
        <w:t xml:space="preserve">אביי</w:t>
      </w:r>
      <w:r w:rsidRPr="006F178A">
        <w:rPr>
          <w:rtl/>
        </w:rPr>
        <w:t xml:space="preserve"> </w:t>
      </w:r>
      <w:r w:rsidRPr="006F178A">
        <w:rPr>
          <w:rStyle w:val="2fb"/>
          <w:rtl/>
        </w:rPr>
        <w:t xml:space="preserve">ורבא</w:t>
      </w:r>
      <w:r w:rsidRPr="006F178A">
        <w:rPr>
          <w:rtl/>
        </w:rPr>
        <w:t xml:space="preserve">: </w:t>
      </w:r>
      <w:ins w:id="93250" w:author="מנוע מכני" w:date="2026-10-11T12:04:40Z">
        <w:r>
          <w:rPr>
            <w:rtl/>
          </w:rPr>
          <w:t xml:space="preserve">אף</w:t>
        </w:r>
      </w:ins>
      <w:del w:id="93251" w:author="מנוע מכני" w:date="2026-10-11T12:04:40Z">
        <w:r w:rsidRPr="006F178A">
          <w:rPr>
            <w:rtl/>
          </w:rPr>
          <w:delText xml:space="preserve">אע"פ</w:delText>
        </w:r>
      </w:del>
      <w:r w:rsidRPr="006F178A">
        <w:rPr>
          <w:rtl/>
        </w:rPr>
        <w:t xml:space="preserve"> שאין גבוה ג'. דלא משתמש </w:t>
      </w:r>
      <w:ins w:id="92906" w:author="מנוע מכני" w:date="2026-10-11T12:04:40Z">
        <w:r>
          <w:rPr>
            <w:rtl/>
          </w:rPr>
          <w:t xml:space="preserve">לו</w:t>
        </w:r>
      </w:ins>
      <w:del w:id="92907" w:author="מנוע מכני" w:date="2026-10-11T12:04:40Z">
        <w:r w:rsidRPr="006F178A">
          <w:rPr>
            <w:rtl/>
          </w:rPr>
          <w:delText xml:space="preserve">ליה</w:delText>
        </w:r>
      </w:del>
      <w:r w:rsidRPr="006F178A">
        <w:rPr>
          <w:rtl/>
        </w:rPr>
        <w:t xml:space="preserve">.| </w:t>
      </w:r>
      <w:r w:rsidRPr="006F178A">
        <w:rPr>
          <w:rStyle w:val="2fb"/>
          <w:rtl/>
        </w:rPr>
        <w:t xml:space="preserve">ר"אש</w:t>
      </w:r>
      <w:r w:rsidRPr="006F178A">
        <w:rPr>
          <w:rtl/>
        </w:rPr>
        <w:t xml:space="preserve">: </w:t>
      </w:r>
      <w:ins w:id="90444" w:author="מנוע מכני" w:date="2026-10-11T12:04:40Z">
        <w:r>
          <w:rPr>
            <w:rtl/>
          </w:rPr>
          <w:t xml:space="preserve">אפי'</w:t>
        </w:r>
      </w:ins>
      <w:del w:id="90445" w:author="מנוע מכני" w:date="2026-10-11T12:04:40Z">
        <w:r w:rsidRPr="006F178A">
          <w:rPr>
            <w:rtl/>
          </w:rPr>
          <w:delText xml:space="preserve">אפילו</w:delText>
        </w:r>
      </w:del>
      <w:r w:rsidRPr="006F178A">
        <w:rPr>
          <w:rtl/>
        </w:rPr>
        <w:t xml:space="preserve"> גבוה ג', דאפשר דתלי </w:t>
      </w:r>
      <w:ins w:id="92908" w:author="מנוע מכני" w:date="2026-10-11T12:04:40Z">
        <w:r>
          <w:rPr>
            <w:rtl/>
          </w:rPr>
          <w:t xml:space="preserve">בו</w:t>
        </w:r>
      </w:ins>
      <w:del w:id="92909" w:author="מנוע מכני" w:date="2026-10-11T12:04:40Z">
        <w:r w:rsidRPr="006F178A">
          <w:rPr>
            <w:rtl/>
          </w:rPr>
          <w:delText xml:space="preserve">ביה</w:delText>
        </w:r>
      </w:del>
      <w:r w:rsidRPr="006F178A">
        <w:rPr>
          <w:rtl/>
        </w:rPr>
        <w:t xml:space="preserve"> </w:t>
      </w:r>
      <w:ins w:id="92904" w:author="מנוע מכני" w:date="2026-10-11T12:04:40Z">
        <w:r>
          <w:rPr>
            <w:rtl/>
          </w:rPr>
          <w:t xml:space="preserve">כלום</w:t>
        </w:r>
      </w:ins>
      <w:del w:id="92905" w:author="מנוע מכני" w:date="2026-10-11T12:04:40Z">
        <w:r w:rsidRPr="006F178A">
          <w:rPr>
            <w:rtl/>
          </w:rPr>
          <w:delText xml:space="preserve">מידי</w:delText>
        </w:r>
      </w:del>
      <w:r w:rsidRPr="006F178A">
        <w:rPr>
          <w:rtl/>
        </w:rPr>
        <w:t xml:space="preserve">.</w:t>
      </w:r>
    </w:p>
    <w:p w:rsidR="005851B8" w:rsidRPr="006F178A" w:rsidRDefault="005851B8" w:rsidP="005851B8">
      <w:pPr>
        <w:rPr>
          <w:rtl/>
        </w:rPr>
      </w:pPr>
      <w:r w:rsidRPr="006F178A">
        <w:rPr>
          <w:rStyle w:val="2fb"/>
          <w:rtl/>
        </w:rPr>
        <w:t xml:space="preserve">ולר"אש</w:t>
      </w:r>
      <w:r w:rsidRPr="006F178A">
        <w:rPr>
          <w:rtl/>
        </w:rPr>
        <w:t xml:space="preserve"> </w:t>
      </w:r>
      <w:r>
        <w:rPr>
          <w:rtl/>
        </w:rPr>
        <w:t>אפי'</w:t>
      </w:r>
      <w:r w:rsidRPr="006F178A">
        <w:rPr>
          <w:rtl/>
        </w:rPr>
        <w:t xml:space="preserve"> מילאו כולו ביתדות </w:t>
      </w:r>
      <w:ins w:id="92914" w:author="מנוע מכני" w:date="2026-10-11T12:04:40Z">
        <w:r>
          <w:rPr>
            <w:rtl/>
          </w:rPr>
          <w:t xml:space="preserve">מאלו</w:t>
        </w:r>
      </w:ins>
      <w:del w:id="92915" w:author="מנוע מכני" w:date="2026-10-11T12:04:40Z">
        <w:r w:rsidRPr="006F178A">
          <w:rPr>
            <w:rtl/>
          </w:rPr>
          <w:delText xml:space="preserve">מהני</w:delText>
        </w:r>
      </w:del>
      <w:r w:rsidRPr="006F178A">
        <w:rPr>
          <w:rtl/>
        </w:rPr>
        <w:t xml:space="preserve"> דמנח </w:t>
      </w:r>
      <w:ins w:id="92910" w:author="מנוע מכני" w:date="2026-10-11T12:04:40Z">
        <w:r>
          <w:rPr>
            <w:rtl/>
          </w:rPr>
          <w:t xml:space="preserve">כלום</w:t>
        </w:r>
      </w:ins>
      <w:del w:id="92911" w:author="מנוע מכני" w:date="2026-10-11T12:04:40Z">
        <w:r w:rsidRPr="006F178A">
          <w:rPr>
            <w:rtl/>
          </w:rPr>
          <w:delText xml:space="preserve">מידי</w:delText>
        </w:r>
      </w:del>
      <w:r w:rsidRPr="006F178A">
        <w:rPr>
          <w:rtl/>
        </w:rPr>
        <w:t xml:space="preserve"> ומשתמש, וכמו בבור וחולייתא דמצטרף לי' כיוון דמנח </w:t>
      </w:r>
      <w:ins w:id="92912" w:author="מנוע מכני" w:date="2026-10-11T12:04:40Z">
        <w:r>
          <w:rPr>
            <w:rtl/>
          </w:rPr>
          <w:t xml:space="preserve">כלום</w:t>
        </w:r>
      </w:ins>
      <w:del w:id="92913" w:author="מנוע מכני" w:date="2026-10-11T12:04:40Z">
        <w:r w:rsidRPr="006F178A">
          <w:rPr>
            <w:rtl/>
          </w:rPr>
          <w:delText xml:space="preserve">מידי</w:delText>
        </w:r>
      </w:del>
      <w:r w:rsidRPr="006F178A">
        <w:rPr>
          <w:rtl/>
        </w:rPr>
        <w:t xml:space="preserve"> ומשתמש.</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עח.</w:t>
      </w:r>
    </w:p>
    <w:p>
      <w:pPr>
        <w:pStyle w:val="afffff8"/>
        <w:rPr>
          <w:ins w:id="90185" w:author="קלוד" w:date="2026-10-11T12:24:08Z"/>
        </w:rPr>
      </w:pPr>
      <w:ins w:id="90186" w:author="קלוד" w:date="2026-10-11T12:24:08Z">
        <w:r>
          <w:rPr>
            <w:color w:val="7B3F00"/>
          </w:rPr>
          <w:t xml:space="preserve">סולם להתיר כותל עשרה - כמה צריך שיגביה</w:t>
        </w:r>
      </w:ins>
    </w:p>
    <w:p>
      <w:pPr>
        <w:pStyle w:val="38"/>
        <w:rPr>
          <w:ins w:id="96352" w:author="מנוע מכני" w:date="2026-10-11T12:04:40Z"/>
        </w:rPr>
      </w:pPr>
      <w:del w:id="96351" w:author="מנוע מכני" w:date="2026-10-11T12:04:40Z">
        <w:r w:rsidRPr="00B3644D">
          <w:delText xml:space="preserve">•</w:delText>
        </w:r>
      </w:del>
      <w:r w:rsidRPr="00B3644D">
        <w:t xml:space="preserve"> אריא"ש:</w:t>
      </w:r>
    </w:p>
    <w:p w:rsidR="005851B8" w:rsidRPr="00B3644D" w:rsidRDefault="005851B8" w:rsidP="005851B8">
      <w:pPr>
        <w:rPr>
          <w:rFonts w:ascii="Fb Fontext" w:hAnsi="Fb Fontext"/>
          <w:spacing w:val="-4"/>
          <w:rtl/>
        </w:rPr>
      </w:pPr>
      <w:del w:id="96353" w:author="מנוע מכני" w:date="2026-10-11T12:04:40Z">
        <w:r w:rsidRPr="00B3644D">
          <w:rPr>
            <w:rFonts w:ascii="Fb Fontext" w:hAnsi="Fb Fontext"/>
            <w:spacing w:val="-4"/>
            <w:rtl/>
          </w:rPr>
          <w:delText xml:space="preserve"> </w:delText>
        </w:r>
      </w:del>
      <w:r w:rsidRPr="00B3644D">
        <w:rPr>
          <w:rFonts w:ascii="Fb Fontext" w:hAnsi="Fb Fontext"/>
          <w:spacing w:val="-4"/>
          <w:rtl/>
        </w:rPr>
        <w:t xml:space="preserve">כותל י' צריך סולם יד' להתירו.| </w:t>
      </w:r>
      <w:r w:rsidRPr="00B3644D">
        <w:rPr>
          <w:rStyle w:val="2fb"/>
          <w:rFonts w:ascii="Fb Fontext" w:hAnsi="Fb Fontext"/>
          <w:spacing w:val="-4"/>
          <w:rtl/>
        </w:rPr>
        <w:t xml:space="preserve">רב יוסף</w:t>
      </w:r>
      <w:r w:rsidRPr="00B3644D">
        <w:rPr>
          <w:rFonts w:ascii="Fb Fontext" w:hAnsi="Fb Fontext"/>
          <w:spacing w:val="-4"/>
          <w:rtl/>
        </w:rPr>
        <w:t xml:space="preserve">: </w:t>
      </w:r>
      <w:ins w:id="90446" w:author="מנוע מכני" w:date="2026-10-11T12:04:40Z">
        <w:r>
          <w:rPr>
            <w:rFonts w:ascii="Fb Fontext" w:hAnsi="Fb Fontext"/>
            <w:spacing w:val="-4"/>
            <w:rtl/>
          </w:rPr>
          <w:t xml:space="preserve">אפי'</w:t>
        </w:r>
      </w:ins>
      <w:del w:id="90447" w:author="מנוע מכני" w:date="2026-10-11T12:04:40Z">
        <w:r w:rsidRPr="00B3644D">
          <w:rPr>
            <w:rFonts w:ascii="Fb Fontext" w:hAnsi="Fb Fontext"/>
            <w:spacing w:val="-4"/>
            <w:rtl/>
          </w:rPr>
          <w:delText xml:space="preserve">אפילו</w:delText>
        </w:r>
      </w:del>
      <w:r w:rsidRPr="00B3644D">
        <w:rPr>
          <w:rFonts w:ascii="Fb Fontext" w:hAnsi="Fb Fontext"/>
          <w:spacing w:val="-4"/>
          <w:rtl/>
        </w:rPr>
        <w:t xml:space="preserve"> יג' ומשהו. [דפחות מטפח </w:t>
      </w:r>
      <w:r w:rsidRPr="00B3644D">
        <w:rPr>
          <w:rFonts w:ascii="Fb Fontext" w:hAnsi="Fb Fontext"/>
          <w:spacing w:val="-4"/>
          <w:rtl/>
        </w:rPr>
        <w:t xml:space="preserve">לא</w:t>
      </w:r>
      <w:r w:rsidRPr="00B3644D">
        <w:rPr>
          <w:rFonts w:ascii="Fb Fontext" w:hAnsi="Fb Fontext"/>
          <w:spacing w:val="-4"/>
          <w:rtl/>
        </w:rPr>
        <w:t xml:space="preserve"> חשיב]</w:t>
      </w:r>
    </w:p>
    <w:p>
      <w:pPr>
        <w:pStyle w:val="38"/>
        <w:rPr>
          <w:ins w:id="96354" w:author="מנוע מכני" w:date="2026-10-11T12:04:40Z"/>
        </w:rPr>
      </w:pPr>
      <w:r w:rsidRPr="002D0727">
        <w:t>אביי</w:t>
      </w:r>
      <w:r w:rsidRPr="006F178A">
        <w:t xml:space="preserve">:</w:t>
      </w:r>
    </w:p>
    <w:p w:rsidR="005851B8" w:rsidRDefault="005851B8" w:rsidP="005851B8">
      <w:pPr>
        <w:rPr>
          <w:rtl/>
        </w:rPr>
      </w:pPr>
      <w:del w:id="96355" w:author="מנוע מכני" w:date="2026-10-11T12:04:40Z">
        <w:r w:rsidRPr="006F178A">
          <w:rPr>
            <w:rtl/>
          </w:rPr>
          <w:delText xml:space="preserve"> </w:delText>
        </w:r>
      </w:del>
      <w:r w:rsidRPr="006F178A">
        <w:rPr>
          <w:rtl/>
        </w:rPr>
        <w:t xml:space="preserve">יא' ומשהו. [</w:t>
      </w:r>
      <w:ins w:id="92916" w:author="מנוע מכני" w:date="2026-10-11T12:04:40Z">
        <w:r>
          <w:rPr>
            <w:rtl/>
          </w:rPr>
          <w:t xml:space="preserve">מאלו</w:t>
        </w:r>
      </w:ins>
      <w:del w:id="92917" w:author="מנוע מכני" w:date="2026-10-11T12:04:40Z">
        <w:r w:rsidRPr="006F178A">
          <w:rPr>
            <w:rtl/>
          </w:rPr>
          <w:delText xml:space="preserve">מהני</w:delText>
        </w:r>
      </w:del>
      <w:r w:rsidRPr="006F178A">
        <w:rPr>
          <w:rtl/>
        </w:rPr>
        <w:t xml:space="preserve"> מדין לבוד לג' העליונים] | </w:t>
      </w:r>
      <w:r w:rsidRPr="006F178A">
        <w:rPr>
          <w:rStyle w:val="2fb"/>
          <w:rtl/>
        </w:rPr>
        <w:t xml:space="preserve">רהבדר"י</w:t>
      </w:r>
      <w:r w:rsidRPr="006F178A">
        <w:rPr>
          <w:rtl/>
        </w:rPr>
        <w:t xml:space="preserve">: </w:t>
      </w:r>
      <w:r>
        <w:rPr>
          <w:rtl/>
        </w:rPr>
        <w:t>אפי'</w:t>
      </w:r>
      <w:r w:rsidRPr="006F178A">
        <w:rPr>
          <w:rtl/>
        </w:rPr>
        <w:t xml:space="preserve"> ז' ומשהו. [ד</w:t>
      </w:r>
      <w:r>
        <w:rPr>
          <w:rtl/>
        </w:rPr>
        <w:t>אפי'</w:t>
      </w:r>
      <w:r w:rsidRPr="006F178A">
        <w:rPr>
          <w:rtl/>
        </w:rPr>
        <w:t xml:space="preserve"> בזקוף </w:t>
      </w:r>
      <w:ins w:id="92918" w:author="מנוע מכני" w:date="2026-10-11T12:04:40Z">
        <w:r>
          <w:rPr>
            <w:rtl/>
          </w:rPr>
          <w:t xml:space="preserve">מאלו</w:t>
        </w:r>
      </w:ins>
      <w:del w:id="92919" w:author="מנוע מכני" w:date="2026-10-11T12:04:40Z">
        <w:r w:rsidRPr="006F178A">
          <w:rPr>
            <w:rtl/>
          </w:rPr>
          <w:delText xml:space="preserve">מהני</w:delText>
        </w:r>
      </w:del>
      <w:r w:rsidRPr="006F178A">
        <w:rPr>
          <w:rtl/>
        </w:rPr>
        <w:t xml:space="preserve"> ופחות מג' הוי לבוד]</w:t>
      </w:r>
    </w:p>
    <w:p>
      <w:pPr>
        <w:pStyle w:val="38"/>
        <w:rPr>
          <w:ins w:id="96356" w:author="מנוע מכני" w:date="2026-10-11T12:04:40Z"/>
        </w:rPr>
      </w:pPr>
      <w:del w:id="97059" w:author="מנוע מכני" w:date="2026-10-11T12:04:40Z">
        <w:r w:rsidRPr="00B3644D">
          <w:delText xml:space="preserve">אמר </w:delText>
        </w:r>
      </w:del>
      <w:r w:rsidRPr="00B3644D">
        <w:t xml:space="preserve">רב:</w:t>
      </w:r>
    </w:p>
    <w:p w:rsidR="005851B8" w:rsidRPr="00B3644D" w:rsidRDefault="005851B8" w:rsidP="005851B8">
      <w:pPr>
        <w:rPr>
          <w:spacing w:val="-4"/>
          <w:rtl/>
        </w:rPr>
      </w:pPr>
      <w:del w:id="96357" w:author="מנוע מכני" w:date="2026-10-11T12:04:40Z">
        <w:r w:rsidRPr="00B3644D">
          <w:rPr>
            <w:spacing w:val="-4"/>
            <w:rtl/>
          </w:rPr>
          <w:delText xml:space="preserve"> </w:delText>
        </w:r>
      </w:del>
      <w:r w:rsidRPr="00B3644D">
        <w:rPr>
          <w:spacing w:val="-4"/>
          <w:rtl/>
        </w:rPr>
        <w:t xml:space="preserve">סולם זקוף ממעט, </w:t>
      </w:r>
      <w:r w:rsidRPr="00B3644D">
        <w:rPr>
          <w:rStyle w:val="2fb"/>
          <w:spacing w:val="-4"/>
          <w:rtl/>
        </w:rPr>
        <w:t xml:space="preserve">ושמואל</w:t>
      </w:r>
      <w:r w:rsidRPr="00B3644D">
        <w:rPr>
          <w:spacing w:val="-4"/>
          <w:rtl/>
        </w:rPr>
        <w:t xml:space="preserve"> ביאר דפשוט שהוא מטעם </w:t>
      </w:r>
      <w:ins w:id="94228" w:author="מנוע מכני" w:date="2026-10-11T12:04:40Z">
        <w:r>
          <w:rPr>
            <w:spacing w:val="-4"/>
            <w:rtl/>
          </w:rPr>
          <w:t xml:space="preserve">דהיה</w:t>
        </w:r>
      </w:ins>
      <w:del w:id="94229" w:author="מנוע מכני" w:date="2026-10-11T12:04:40Z">
        <w:r w:rsidRPr="00B3644D">
          <w:rPr>
            <w:spacing w:val="-4"/>
            <w:rtl/>
          </w:rPr>
          <w:delText xml:space="preserve">דהוה</w:delText>
        </w:r>
      </w:del>
      <w:r w:rsidRPr="00B3644D">
        <w:rPr>
          <w:spacing w:val="-4"/>
          <w:rtl/>
        </w:rPr>
        <w:t xml:space="preserve"> אאיצטבא על גבי </w:t>
      </w:r>
      <w:ins w:id="90419" w:author="Claude - סמנטי" w:date="2026-10-11T12:19:31Z">
        <w:r>
          <w:rPr>
            <w:spacing w:val="-4"/>
            <w:rtl/>
          </w:rPr>
          <w:t xml:space="preserve">אצטבה</w:t>
        </w:r>
      </w:ins>
      <w:del w:id="90420" w:author="Claude - סמנטי" w:date="2026-10-11T12:19:31Z">
        <w:r w:rsidRPr="00B3644D">
          <w:rPr>
            <w:spacing w:val="-4"/>
            <w:rtl/>
          </w:rPr>
          <w:delText xml:space="preserve">איצטבא</w:delText>
        </w:r>
      </w:del>
      <w:r w:rsidRPr="00B3644D">
        <w:rPr>
          <w:spacing w:val="-4"/>
          <w:rtl/>
        </w:rPr>
        <w:t xml:space="preserve">.</w:t>
      </w:r>
    </w:p>
    <w:p>
      <w:pPr>
        <w:pStyle w:val="38"/>
        <w:rPr>
          <w:ins w:id="96358" w:author="מנוע מכני" w:date="2026-10-11T12:04:40Z"/>
        </w:rPr>
      </w:pPr>
      <w:r w:rsidRPr="006F178A">
        <w:t xml:space="preserve">רבה מרבי חייא:</w:t>
      </w:r>
    </w:p>
    <w:p w:rsidR="005851B8" w:rsidRPr="006F178A" w:rsidRDefault="005851B8" w:rsidP="005851B8">
      <w:pPr>
        <w:rPr>
          <w:rtl/>
        </w:rPr>
      </w:pPr>
      <w:del w:id="96359" w:author="מנוע מכני" w:date="2026-10-11T12:04:40Z">
        <w:r w:rsidRPr="006F178A">
          <w:rPr>
            <w:rtl/>
          </w:rPr>
          <w:delText xml:space="preserve"> </w:delText>
        </w:r>
      </w:del>
      <w:r w:rsidRPr="006F178A">
        <w:rPr>
          <w:rtl/>
        </w:rPr>
        <w:t xml:space="preserve">דקלים שבבבל אינן צריכין קבע. דכבידן קובעתן.</w:t>
      </w:r>
    </w:p>
    <w:p>
      <w:pPr>
        <w:pStyle w:val="38"/>
        <w:rPr>
          <w:ins w:id="96360" w:author="מנוע מכני" w:date="2026-10-11T12:04:40Z"/>
        </w:rPr>
      </w:pPr>
      <w:r w:rsidRPr="006F178A">
        <w:t xml:space="preserve">ורב יוסף מרבי אושעיא:</w:t>
      </w:r>
    </w:p>
    <w:p w:rsidR="005851B8" w:rsidRPr="006F178A" w:rsidRDefault="005851B8" w:rsidP="005851B8">
      <w:pPr>
        <w:rPr>
          <w:rtl/>
        </w:rPr>
      </w:pPr>
      <w:del w:id="96361" w:author="מנוע מכני" w:date="2026-10-11T12:04:40Z">
        <w:r w:rsidRPr="006F178A">
          <w:rPr>
            <w:rtl/>
          </w:rPr>
          <w:delText xml:space="preserve"> </w:delText>
        </w:r>
      </w:del>
      <w:r w:rsidRPr="006F178A">
        <w:rPr>
          <w:rtl/>
        </w:rPr>
        <w:t xml:space="preserve">סולמות שבבבל </w:t>
      </w:r>
      <w:r w:rsidRPr="006F178A">
        <w:rPr>
          <w:rtl/>
        </w:rPr>
        <w:t xml:space="preserve">א"צ</w:t>
      </w:r>
      <w:r w:rsidRPr="006F178A">
        <w:rPr>
          <w:rtl/>
        </w:rPr>
        <w:t xml:space="preserve"> קבע, דכבידן קובעתן.</w:t>
      </w:r>
    </w:p>
    <w:p w:rsidR="005851B8" w:rsidRPr="006F178A" w:rsidRDefault="005851B8" w:rsidP="005851B8">
      <w:pPr>
        <w:rPr>
          <w:rtl/>
        </w:rPr>
      </w:pPr>
      <w:r w:rsidRPr="006F178A">
        <w:rPr>
          <w:rtl/>
        </w:rPr>
        <w:t xml:space="preserve">מ"ד</w:t>
      </w:r>
      <w:r w:rsidRPr="006F178A">
        <w:rPr>
          <w:rtl/>
        </w:rPr>
        <w:t xml:space="preserve"> סולמות </w:t>
      </w:r>
      <w:r w:rsidRPr="006F178A">
        <w:rPr>
          <w:rtl/>
        </w:rPr>
        <w:t xml:space="preserve">כ"ש</w:t>
      </w:r>
      <w:r w:rsidRPr="006F178A">
        <w:rPr>
          <w:rtl/>
        </w:rPr>
        <w:t xml:space="preserve"> דקלים, ומ"ד דקלים, אבל סולמות </w:t>
      </w:r>
      <w:r w:rsidRPr="006F178A">
        <w:rPr>
          <w:rtl/>
        </w:rPr>
        <w:t xml:space="preserve">לא</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עח:</w:t>
      </w:r>
    </w:p>
    <w:p>
      <w:pPr>
        <w:pStyle w:val="afffff8"/>
        <w:rPr>
          <w:ins w:id="90183" w:author="קלוד" w:date="2026-10-11T12:24:08Z"/>
        </w:rPr>
      </w:pPr>
      <w:ins w:id="90184" w:author="קלוד" w:date="2026-10-11T12:24:08Z">
        <w:r>
          <w:rPr>
            <w:color w:val="7B3F00"/>
          </w:rPr>
          <w:t xml:space="preserve">סולם וקשין באמצע - האם כף הרגל עולה בהן</w:t>
        </w:r>
      </w:ins>
    </w:p>
    <w:p>
      <w:pPr>
        <w:pStyle w:val="38"/>
        <w:rPr>
          <w:ins w:id="96362" w:author="מנוע מכני" w:date="2026-10-11T12:04:40Z"/>
        </w:rPr>
      </w:pPr>
      <w:r w:rsidRPr="006F178A">
        <w:t xml:space="preserve">רב יוסף מרבה:</w:t>
      </w:r>
    </w:p>
    <w:p w:rsidR="005851B8" w:rsidRPr="006F178A" w:rsidRDefault="005851B8" w:rsidP="005851B8">
      <w:pPr>
        <w:rPr>
          <w:rtl/>
        </w:rPr>
      </w:pPr>
      <w:del w:id="96363" w:author="מנוע מכני" w:date="2026-10-11T12:04:40Z">
        <w:r w:rsidRPr="006F178A">
          <w:rPr>
            <w:rFonts w:ascii="Fb Fontext" w:hAnsi="Fb Fontext"/>
            <w:rtl/>
          </w:rPr>
          <w:delText xml:space="preserve"> </w:delText>
        </w:r>
      </w:del>
      <w:r w:rsidRPr="006F178A">
        <w:rPr>
          <w:rFonts w:ascii="Fb Fontext" w:hAnsi="Fb Fontext"/>
          <w:rtl/>
        </w:rPr>
        <w:t xml:space="preserve">סולם מכאן וסולם מכאן וקשין באמצע, </w:t>
      </w:r>
      <w:r w:rsidRPr="006F178A">
        <w:rPr>
          <w:rFonts w:ascii="Fb Fontext" w:hAnsi="Fb Fontext"/>
          <w:rtl/>
        </w:rPr>
        <w:t xml:space="preserve">א"ל</w:t>
      </w:r>
      <w:r w:rsidRPr="006F178A">
        <w:rPr>
          <w:rFonts w:ascii="Fb Fontext" w:hAnsi="Fb Fontext"/>
          <w:rtl/>
        </w:rPr>
        <w:t xml:space="preserve">: אין כף הרגל עולה בהן.</w:t>
      </w:r>
    </w:p>
    <w:p w:rsidR="005851B8" w:rsidRPr="006F178A" w:rsidRDefault="005851B8" w:rsidP="005851B8">
      <w:pPr>
        <w:rPr>
          <w:rtl/>
        </w:rPr>
      </w:pPr>
      <w:r w:rsidRPr="006F178A">
        <w:rPr>
          <w:rtl/>
        </w:rPr>
        <w:t xml:space="preserve">קשין מכאן וקשין מכאן וסולם באמצע מהו </w:t>
      </w:r>
      <w:r w:rsidRPr="006F178A">
        <w:rPr>
          <w:rtl/>
        </w:rPr>
        <w:t xml:space="preserve">א"ל</w:t>
      </w:r>
      <w:r w:rsidRPr="006F178A">
        <w:rPr>
          <w:rtl/>
        </w:rPr>
        <w:t xml:space="preserve">: הרי כף הרגל עולה בהן.</w:t>
      </w:r>
    </w:p>
    <w:p w:rsidR="005851B8" w:rsidRPr="006F178A" w:rsidRDefault="005851B8" w:rsidP="005851B8">
      <w:pPr>
        <w:rPr>
          <w:rtl/>
        </w:rPr>
      </w:pPr>
      <w:r w:rsidRPr="006F178A">
        <w:rPr>
          <w:rtl/>
        </w:rPr>
        <w:t xml:space="preserve">חקק להשלים בכותל </w:t>
      </w:r>
      <w:r w:rsidRPr="006F178A">
        <w:rPr>
          <w:rtl/>
        </w:rPr>
        <w:t xml:space="preserve">א"ל</w:t>
      </w:r>
      <w:r w:rsidRPr="006F178A">
        <w:rPr>
          <w:rtl/>
        </w:rPr>
        <w:t xml:space="preserve"> בעשרה. דמסתלק </w:t>
      </w:r>
      <w:ins w:id="92920" w:author="מנוע מכני" w:date="2026-10-11T12:04:40Z">
        <w:r>
          <w:rPr>
            <w:rtl/>
          </w:rPr>
          <w:t xml:space="preserve">לו</w:t>
        </w:r>
      </w:ins>
      <w:del w:id="92921" w:author="מנוע מכני" w:date="2026-10-11T12:04:40Z">
        <w:r w:rsidRPr="006F178A">
          <w:rPr>
            <w:rtl/>
          </w:rPr>
          <w:delText xml:space="preserve">ליה</w:delText>
        </w:r>
      </w:del>
      <w:r w:rsidRPr="006F178A">
        <w:rPr>
          <w:rtl/>
        </w:rPr>
        <w:t xml:space="preserve">.</w:t>
      </w:r>
    </w:p>
    <w:p w:rsidR="005851B8" w:rsidRPr="006F178A" w:rsidRDefault="005851B8" w:rsidP="005851B8">
      <w:pPr>
        <w:rPr>
          <w:rtl/>
        </w:rPr>
      </w:pPr>
      <w:r w:rsidRPr="006F178A">
        <w:rPr>
          <w:rtl/>
        </w:rPr>
        <w:t xml:space="preserve">חקקו כולו בכותל בכמה </w:t>
      </w:r>
      <w:r w:rsidRPr="006F178A">
        <w:rPr>
          <w:rtl/>
        </w:rPr>
        <w:t xml:space="preserve">א"ל</w:t>
      </w:r>
      <w:r w:rsidRPr="006F178A">
        <w:rPr>
          <w:rtl/>
        </w:rPr>
        <w:t xml:space="preserve"> מלא קומתו דלא מסתלק.</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81" w:author="קלוד" w:date="2026-10-11T12:24:08Z"/>
        </w:rPr>
      </w:pPr>
      <w:ins w:id="90182" w:author="קלוד" w:date="2026-10-11T12:24:08Z">
        <w:r>
          <w:rPr>
            <w:color w:val="7B3F00"/>
          </w:rPr>
          <w:t xml:space="preserve">אילן ואשירה שעשאן סולם - האם מתירין</w:t>
        </w:r>
      </w:ins>
    </w:p>
    <w:p>
      <w:pPr>
        <w:pStyle w:val="38"/>
        <w:rPr>
          <w:ins w:id="96364" w:author="מנוע מכני" w:date="2026-10-11T12:04:40Z"/>
        </w:rPr>
      </w:pPr>
      <w:r w:rsidRPr="006F178A">
        <w:t xml:space="preserve">רב יוסף מרבה:</w:t>
      </w:r>
    </w:p>
    <w:p w:rsidR="005851B8" w:rsidRPr="006F178A" w:rsidRDefault="005851B8" w:rsidP="005851B8">
      <w:pPr>
        <w:rPr>
          <w:rtl/>
        </w:rPr>
      </w:pPr>
      <w:del w:id="96365" w:author="מנוע מכני" w:date="2026-10-11T12:04:40Z">
        <w:r w:rsidRPr="006F178A">
          <w:rPr>
            <w:rFonts w:ascii="Fb Fontext" w:hAnsi="Fb Fontext"/>
            <w:rtl/>
          </w:rPr>
          <w:delText xml:space="preserve"> </w:delText>
        </w:r>
      </w:del>
      <w:r w:rsidRPr="006F178A">
        <w:rPr>
          <w:rFonts w:ascii="Fb Fontext" w:hAnsi="Fb Fontext"/>
          <w:rtl/>
        </w:rPr>
        <w:t xml:space="preserve">עשאו לאילן סולם מהו.</w:t>
      </w:r>
    </w:p>
    <w:p>
      <w:pPr>
        <w:pStyle w:val="38"/>
        <w:rPr>
          <w:ins w:id="96366" w:author="מנוע מכני" w:date="2026-10-11T12:04:40Z"/>
        </w:rPr>
      </w:pPr>
      <w:r w:rsidRPr="006F178A">
        <w:t xml:space="preserve">תיבעי לרבי:</w:t>
      </w:r>
    </w:p>
    <w:p w:rsidR="005851B8" w:rsidRPr="006F178A" w:rsidRDefault="005851B8" w:rsidP="005851B8">
      <w:pPr>
        <w:rPr>
          <w:rtl/>
        </w:rPr>
      </w:pPr>
      <w:del w:id="96367" w:author="מנוע מכני" w:date="2026-10-11T12:04:40Z">
        <w:r w:rsidRPr="006F178A">
          <w:rPr>
            <w:rtl/>
          </w:rPr>
          <w:delText xml:space="preserve"> </w:delText>
        </w:r>
      </w:del>
      <w:r w:rsidRPr="006F178A">
        <w:rPr>
          <w:rtl/>
        </w:rPr>
        <w:t xml:space="preserve">דדווקא </w:t>
      </w:r>
      <w:r w:rsidRPr="006F178A">
        <w:rPr>
          <w:rtl/>
        </w:rPr>
        <w:t xml:space="preserve">לא</w:t>
      </w:r>
      <w:r w:rsidRPr="006F178A">
        <w:rPr>
          <w:rtl/>
        </w:rPr>
        <w:t xml:space="preserve"> גזרו בדבר האסור ביה"ש אבל </w:t>
      </w:r>
      <w:ins w:id="91510" w:author="מנוע מכני" w:date="2026-10-11T12:04:40Z">
        <w:r>
          <w:rPr>
            <w:rtl/>
          </w:rPr>
          <w:t xml:space="preserve">כאן</w:t>
        </w:r>
      </w:ins>
      <w:del w:id="91511" w:author="מנוע מכני" w:date="2026-10-11T12:04:40Z">
        <w:r w:rsidRPr="006F178A">
          <w:rPr>
            <w:rtl/>
          </w:rPr>
          <w:delText xml:space="preserve">הכא</w:delText>
        </w:r>
      </w:del>
      <w:r w:rsidRPr="006F178A">
        <w:rPr>
          <w:rtl/>
        </w:rPr>
        <w:t xml:space="preserve"> לכולי יומא הוא.</w:t>
      </w:r>
    </w:p>
    <w:p w:rsidR="005851B8" w:rsidRPr="006F178A" w:rsidRDefault="005851B8" w:rsidP="005851B8">
      <w:pPr>
        <w:rPr>
          <w:rtl/>
        </w:rPr>
      </w:pPr>
      <w:r w:rsidRPr="006F178A">
        <w:rPr>
          <w:rtl/>
        </w:rPr>
        <w:t xml:space="preserve">תיבעי לרבנן בהכא פיתחא הוא ואריא [האיסור] הוא דרביע </w:t>
      </w:r>
      <w:ins w:id="92922" w:author="מנוע מכני" w:date="2026-10-11T12:04:40Z">
        <w:r>
          <w:rPr>
            <w:rtl/>
          </w:rPr>
          <w:t xml:space="preserve">עליו</w:t>
        </w:r>
      </w:ins>
      <w:del w:id="92923" w:author="מנוע מכני" w:date="2026-10-11T12:04:40Z">
        <w:r w:rsidRPr="006F178A">
          <w:rPr>
            <w:rtl/>
          </w:rPr>
          <w:delText xml:space="preserve">עליה</w:delText>
        </w:r>
      </w:del>
      <w:r w:rsidRPr="006F178A">
        <w:rPr>
          <w:rtl/>
        </w:rPr>
        <w:t xml:space="preserve">.</w:t>
      </w:r>
    </w:p>
    <w:p w:rsidR="005851B8" w:rsidRPr="006F178A" w:rsidRDefault="005851B8" w:rsidP="005851B8">
      <w:pPr>
        <w:rPr>
          <w:rtl/>
        </w:rPr>
      </w:pPr>
      <w:r w:rsidRPr="006F178A">
        <w:rPr>
          <w:rtl/>
        </w:rPr>
        <w:t>עשאו לאשירה סולם מהו.</w:t>
      </w:r>
    </w:p>
    <w:p w:rsidR="005851B8" w:rsidRPr="006F178A" w:rsidRDefault="005851B8" w:rsidP="005851B8">
      <w:pPr>
        <w:rPr>
          <w:rtl/>
        </w:rPr>
      </w:pPr>
      <w:r w:rsidRPr="006F178A">
        <w:rPr>
          <w:rtl/>
        </w:rPr>
        <w:t xml:space="preserve">תיבעי </w:t>
      </w:r>
      <w:r w:rsidRPr="006F178A">
        <w:rPr>
          <w:rStyle w:val="2fb"/>
          <w:rtl/>
        </w:rPr>
        <w:t xml:space="preserve">לר"י</w:t>
      </w:r>
      <w:r w:rsidRPr="006F178A">
        <w:rPr>
          <w:rtl/>
        </w:rPr>
        <w:t xml:space="preserve"> דדווקא </w:t>
      </w:r>
      <w:ins w:id="91512" w:author="מנוע מכני" w:date="2026-10-11T12:04:40Z">
        <w:r>
          <w:rPr>
            <w:rtl/>
          </w:rPr>
          <w:t xml:space="preserve">שם</w:t>
        </w:r>
      </w:ins>
      <w:del w:id="91513" w:author="מנוע מכני" w:date="2026-10-11T12:04:40Z">
        <w:r w:rsidRPr="006F178A">
          <w:rPr>
            <w:rtl/>
          </w:rPr>
          <w:delText xml:space="preserve">התם</w:delText>
        </w:r>
      </w:del>
      <w:r w:rsidRPr="006F178A">
        <w:rPr>
          <w:rtl/>
        </w:rPr>
        <w:t xml:space="preserve"> מותר לקנות בית באיסה"נ דאח</w:t>
      </w:r>
      <w:r w:rsidRPr="006F178A">
        <w:rPr>
          <w:rFonts w:hint="cs"/>
          <w:rtl/>
        </w:rPr>
        <w:t>ר</w:t>
      </w:r>
      <w:r w:rsidRPr="006F178A">
        <w:rPr>
          <w:rtl/>
        </w:rPr>
        <w:t xml:space="preserve"> דקנה עירוב </w:t>
      </w:r>
      <w:r w:rsidRPr="006F178A">
        <w:rPr>
          <w:rtl/>
        </w:rPr>
        <w:t xml:space="preserve">לא</w:t>
      </w:r>
      <w:r w:rsidRPr="006F178A">
        <w:rPr>
          <w:rtl/>
        </w:rPr>
        <w:t xml:space="preserve"> ניח"ל </w:t>
      </w:r>
      <w:ins w:id="90421" w:author="Claude - סמנטי" w:date="2026-10-11T12:19:31Z">
        <w:r>
          <w:rPr>
            <w:rtl/>
          </w:rPr>
          <w:t xml:space="preserve">שישמור</w:t>
        </w:r>
      </w:ins>
      <w:del w:id="90422" w:author="Claude - סמנטי" w:date="2026-10-11T12:19:31Z">
        <w:r w:rsidRPr="006F178A">
          <w:rPr>
            <w:rtl/>
          </w:rPr>
          <w:delText xml:space="preserve">דלינטר</w:delText>
        </w:r>
      </w:del>
      <w:r w:rsidRPr="006F178A">
        <w:rPr>
          <w:rtl/>
        </w:rPr>
        <w:t xml:space="preserve">.</w:t>
      </w:r>
    </w:p>
    <w:p w:rsidR="005851B8" w:rsidRPr="006F178A" w:rsidRDefault="005851B8" w:rsidP="005851B8">
      <w:pPr>
        <w:rPr>
          <w:rtl/>
        </w:rPr>
      </w:pPr>
      <w:r w:rsidRPr="006F178A">
        <w:rPr>
          <w:rtl/>
        </w:rPr>
        <w:t xml:space="preserve">תיבעי לרבנן דפיתחא הוא, ואריא [איסוה"נ] דרביע </w:t>
      </w:r>
      <w:ins w:id="92924" w:author="מנוע מכני" w:date="2026-10-11T12:04:40Z">
        <w:r>
          <w:rPr>
            <w:rtl/>
          </w:rPr>
          <w:t xml:space="preserve">עליו</w:t>
        </w:r>
      </w:ins>
      <w:del w:id="92925" w:author="מנוע מכני" w:date="2026-10-11T12:04:40Z">
        <w:r w:rsidRPr="006F178A">
          <w:rPr>
            <w:rtl/>
          </w:rPr>
          <w:delText xml:space="preserve">עליה</w:delText>
        </w:r>
      </w:del>
      <w:r w:rsidRPr="006F178A">
        <w:rPr>
          <w:rtl/>
        </w:rPr>
        <w:t xml:space="preserve">.</w:t>
      </w:r>
    </w:p>
    <w:p>
      <w:pPr>
        <w:pStyle w:val="38"/>
        <w:rPr>
          <w:ins w:id="96368" w:author="מנוע מכני" w:date="2026-10-11T12:04:40Z"/>
        </w:rPr>
      </w:pPr>
      <w:r w:rsidRPr="006F178A">
        <w:t xml:space="preserve">וא"ל</w:t>
      </w:r>
      <w:r w:rsidRPr="006F178A">
        <w:t xml:space="preserve"> רבה לרב יוסף:</w:t>
      </w:r>
    </w:p>
    <w:p w:rsidR="005851B8" w:rsidRPr="006F178A" w:rsidRDefault="005851B8" w:rsidP="005851B8">
      <w:pPr>
        <w:rPr>
          <w:rtl/>
        </w:rPr>
      </w:pPr>
      <w:del w:id="96369" w:author="מנוע מכני" w:date="2026-10-11T12:04:40Z">
        <w:r w:rsidRPr="006F178A">
          <w:rPr>
            <w:rtl/>
          </w:rPr>
          <w:delText xml:space="preserve"> </w:delText>
        </w:r>
      </w:del>
      <w:r w:rsidRPr="006F178A">
        <w:rPr>
          <w:rtl/>
        </w:rPr>
        <w:t xml:space="preserve">אילן מותר, ואשירה אסורה.</w:t>
      </w:r>
    </w:p>
    <w:p w:rsidR="005851B8" w:rsidRPr="006F178A" w:rsidRDefault="005851B8" w:rsidP="005851B8">
      <w:pPr>
        <w:rPr>
          <w:rtl/>
        </w:rPr>
      </w:pPr>
      <w:r w:rsidRPr="006F178A">
        <w:rPr>
          <w:rtl/>
        </w:rPr>
        <w:t xml:space="preserve">והקשה </w:t>
      </w:r>
      <w:r w:rsidRPr="006F178A">
        <w:rPr>
          <w:rStyle w:val="2fb"/>
          <w:rtl/>
        </w:rPr>
        <w:t xml:space="preserve">ר"ח</w:t>
      </w:r>
      <w:r w:rsidRPr="006F178A">
        <w:rPr>
          <w:rtl/>
        </w:rPr>
        <w:t xml:space="preserve"> וכן </w:t>
      </w:r>
      <w:r w:rsidRPr="006F178A">
        <w:rPr>
          <w:rStyle w:val="2fb"/>
          <w:rtl/>
        </w:rPr>
        <w:t xml:space="preserve">אמר"א</w:t>
      </w:r>
      <w:r w:rsidRPr="006F178A">
        <w:rPr>
          <w:rtl/>
        </w:rPr>
        <w:t xml:space="preserve"> </w:t>
      </w:r>
      <w:r w:rsidRPr="006F178A">
        <w:rPr>
          <w:rStyle w:val="2fb"/>
          <w:rtl/>
        </w:rPr>
        <w:t xml:space="preserve">מרי"ו</w:t>
      </w:r>
      <w:r w:rsidRPr="006F178A">
        <w:rPr>
          <w:rtl/>
        </w:rPr>
        <w:t xml:space="preserve"> דאילן שאיסור שבת גורם לו - ניתסר, אשירה שאיסור דבר אחר גורם לו - </w:t>
      </w:r>
      <w:r w:rsidRPr="006F178A">
        <w:rPr>
          <w:rtl/>
        </w:rPr>
        <w:t xml:space="preserve">לא</w:t>
      </w:r>
      <w:r w:rsidRPr="006F178A">
        <w:rPr>
          <w:rtl/>
        </w:rPr>
        <w:t xml:space="preserve"> ניתסר.</w:t>
      </w:r>
    </w:p>
    <w:p>
      <w:pPr>
        <w:pStyle w:val="38"/>
        <w:rPr>
          <w:ins w:id="96370" w:author="מנוע מכני" w:date="2026-10-11T12:04:40Z"/>
        </w:rPr>
      </w:pPr>
      <w:r w:rsidRPr="006F178A">
        <w:t xml:space="preserve">רנב"י </w:t>
      </w:r>
      <w:ins w:id="94420" w:author="מנוע מכני" w:date="2026-10-11T12:04:40Z">
        <w:r>
          <w:t xml:space="preserve">שונה</w:t>
        </w:r>
      </w:ins>
      <w:del w:id="94421" w:author="מנוע מכני" w:date="2026-10-11T12:04:40Z">
        <w:r w:rsidRPr="006F178A">
          <w:delText xml:space="preserve">מתני</w:delText>
        </w:r>
      </w:del>
      <w:r w:rsidRPr="006F178A">
        <w:t xml:space="preserve"> </w:t>
      </w:r>
      <w:ins w:id="92926" w:author="מנוע מכני" w:date="2026-10-11T12:04:40Z">
        <w:r>
          <w:t xml:space="preserve">כך</w:t>
        </w:r>
      </w:ins>
      <w:del w:id="92927" w:author="מנוע מכני" w:date="2026-10-11T12:04:40Z">
        <w:r w:rsidRPr="006F178A">
          <w:delText xml:space="preserve">הכי</w:delText>
        </w:r>
      </w:del>
      <w:r w:rsidRPr="006F178A">
        <w:t xml:space="preserve">:</w:t>
      </w:r>
    </w:p>
    <w:p w:rsidR="005851B8" w:rsidRPr="006F178A" w:rsidRDefault="005851B8" w:rsidP="005851B8">
      <w:pPr>
        <w:rPr>
          <w:rtl/>
        </w:rPr>
      </w:pPr>
      <w:del w:id="96371" w:author="מנוע מכני" w:date="2026-10-11T12:04:40Z">
        <w:r w:rsidRPr="006F178A">
          <w:rPr>
            <w:rtl/>
          </w:rPr>
          <w:delText xml:space="preserve"> </w:delText>
        </w:r>
      </w:del>
      <w:r w:rsidRPr="006F178A">
        <w:rPr>
          <w:rtl/>
        </w:rPr>
        <w:t xml:space="preserve">אילן - </w:t>
      </w:r>
      <w:ins w:id="90425" w:author="Claude - סמנטי" w:date="2026-10-11T12:19:31Z">
        <w:r>
          <w:rPr>
            <w:rtl/>
          </w:rPr>
          <w:t xml:space="preserve">מחלוקת</w:t>
        </w:r>
      </w:ins>
      <w:del w:id="90426" w:author="Claude - סמנטי" w:date="2026-10-11T12:19:31Z">
        <w:r w:rsidRPr="006F178A">
          <w:rPr>
            <w:rtl/>
          </w:rPr>
          <w:delText xml:space="preserve">פלוגתא</w:delText>
        </w:r>
      </w:del>
      <w:r w:rsidRPr="006F178A">
        <w:rPr>
          <w:rtl/>
        </w:rPr>
        <w:t xml:space="preserve"> - </w:t>
      </w:r>
      <w:r w:rsidRPr="006F178A">
        <w:rPr>
          <w:rStyle w:val="2fb"/>
          <w:rtl/>
        </w:rPr>
        <w:t xml:space="preserve">דרבי</w:t>
      </w:r>
      <w:r w:rsidRPr="006F178A">
        <w:rPr>
          <w:rtl/>
        </w:rPr>
        <w:t xml:space="preserve"> ורבנן, אשירה - </w:t>
      </w:r>
      <w:ins w:id="90423" w:author="Claude - סמנטי" w:date="2026-10-11T12:19:31Z">
        <w:r>
          <w:rPr>
            <w:rtl/>
          </w:rPr>
          <w:t xml:space="preserve">מחלוקת</w:t>
        </w:r>
      </w:ins>
      <w:del w:id="90424" w:author="Claude - סמנטי" w:date="2026-10-11T12:19:31Z">
        <w:r w:rsidRPr="006F178A">
          <w:rPr>
            <w:rtl/>
          </w:rPr>
          <w:delText xml:space="preserve">פלוגתא</w:delText>
        </w:r>
      </w:del>
      <w:r w:rsidRPr="006F178A">
        <w:rPr>
          <w:rtl/>
        </w:rPr>
        <w:t xml:space="preserve"> </w:t>
      </w:r>
      <w:r w:rsidRPr="006F178A">
        <w:rPr>
          <w:rStyle w:val="2fb"/>
          <w:rtl/>
        </w:rPr>
        <w:t xml:space="preserve">דר"י</w:t>
      </w:r>
      <w:r w:rsidRPr="006F178A">
        <w:rPr>
          <w:rtl/>
        </w:rPr>
        <w:t xml:space="preserve"> ורבנן.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39" w:author="קלוד" w:date="2026-10-11T09:07:28Z"/>
        </w:rPr>
      </w:pPr>
      <w:ins w:id="20338" w:author="קלוד" w:date="2026-10-11T09:07:28Z">
        <w:r>
          <w:t xml:space="preserve">משנה ג</w:t>
        </w:r>
      </w:ins>
    </w:p>
    <w:p w:rsidR="005851B8" w:rsidRPr="00E62A50" w:rsidRDefault="005851B8" w:rsidP="005851B8">
      <w:pPr>
        <w:pStyle w:val="afff9"/>
        <w:rPr>
          <w:del w:id="20172" w:author="קלוד" w:date="2026-10-11T09:07:28Z"/>
          <w:rtl/>
        </w:rPr>
      </w:pPr>
      <w:del w:id="20171"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46" w:author="קלוד" w:date="2026-10-11T12:09:42Z">
          <w:pPr>
            <w:pStyle w:val="afff9"/>
          </w:pPr>
        </w:pPrChange>
      </w:pPr>
      <w:r w:rsidRPr="00E62A50">
        <w:rPr>
          <w:rtl/>
        </w:rPr>
        <w:t>חריץ שבין שתי חצירות, עמוק עשרה ורוחב ארבעה - מערבין שנים ואין מערבין אחד, אפילו מלא קש או תבן.</w:t>
      </w:r>
    </w:p>
    <w:p w:rsidR="005851B8" w:rsidRPr="00E62A50" w:rsidRDefault="005851B8" w:rsidP="005851B8">
      <w:pPr>
        <w:pStyle w:val="afff9"/>
        <w:rPr>
          <w:rtl/>
        </w:rPr>
      </w:pPr>
      <w:r w:rsidRPr="00E62A50">
        <w:rPr>
          <w:rtl/>
        </w:rPr>
        <w:t>מלא עפר או צרורות - מערבין אחד ואין מערבין שנים.</w:t>
      </w:r>
    </w:p>
    <w:p w:rsidR="005851B8" w:rsidRPr="00E62A50" w:rsidRDefault="005851B8" w:rsidP="005851B8">
      <w:pPr>
        <w:pStyle w:val="afff9"/>
        <w:rPr>
          <w:rtl/>
        </w:rPr>
      </w:pPr>
      <w:r w:rsidRPr="00E62A50">
        <w:rPr>
          <w:rtl/>
        </w:rPr>
        <w:t>נתן עליו נסר שרחב ארבעה טפחים, וכן שתי גזוזטראות זו כנגד זו - מערבין שנים, ואם רצו מערבין אחד.</w:t>
      </w:r>
    </w:p>
    <w:p w:rsidR="005851B8" w:rsidRPr="00E62A50" w:rsidRDefault="005851B8" w:rsidP="005851B8">
      <w:pPr>
        <w:pStyle w:val="afff9"/>
        <w:rPr>
          <w:rtl/>
        </w:rPr>
      </w:pPr>
      <w:r w:rsidRPr="00E62A50">
        <w:rPr>
          <w:rtl/>
        </w:rPr>
        <w:t>פחות מכאן - מערבין שנים ואין מערבין אחד.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79" w:author="קלוד" w:date="2026-10-11T12:24:08Z"/>
        </w:rPr>
      </w:pPr>
      <w:ins w:id="90180" w:author="קלוד" w:date="2026-10-11T12:24:08Z">
        <w:r>
          <w:rPr>
            <w:color w:val="7B3F00"/>
          </w:rPr>
          <w:t xml:space="preserve">חריץ מלא תבן או עפר - מחיצה וביטול</w:t>
        </w:r>
      </w:ins>
    </w:p>
    <w:p w:rsidR="005851B8" w:rsidRPr="006F178A" w:rsidRDefault="005851B8" w:rsidP="005851B8">
      <w:pPr>
        <w:rPr>
          <w:rtl/>
        </w:rPr>
      </w:pPr>
      <w:r w:rsidRPr="006F178A">
        <w:rPr>
          <w:rFonts w:ascii="Fb Fontext" w:hAnsi="Fb Fontext"/>
          <w:rtl/>
        </w:rPr>
        <w:t xml:space="preserve">תבן </w:t>
      </w:r>
      <w:ins w:id="92928" w:author="מנוע מכני" w:date="2026-10-11T12:04:40Z">
        <w:r>
          <w:rPr>
            <w:rFonts w:ascii="Fb Fontext" w:hAnsi="Fb Fontext"/>
            <w:rtl/>
          </w:rPr>
          <w:t xml:space="preserve">מאלו</w:t>
        </w:r>
      </w:ins>
      <w:del w:id="92929" w:author="מנוע מכני" w:date="2026-10-11T12:04:40Z">
        <w:r w:rsidRPr="006F178A">
          <w:rPr>
            <w:rFonts w:ascii="Fb Fontext" w:hAnsi="Fb Fontext"/>
            <w:rtl/>
          </w:rPr>
          <w:delText xml:space="preserve">מהני</w:delText>
        </w:r>
      </w:del>
      <w:r w:rsidRPr="006F178A">
        <w:rPr>
          <w:rFonts w:ascii="Fb Fontext" w:hAnsi="Fb Fontext"/>
          <w:rtl/>
        </w:rPr>
        <w:t xml:space="preserve"> ל</w:t>
      </w:r>
      <w:r w:rsidRPr="006F178A">
        <w:rPr>
          <w:rFonts w:ascii="Fb Fontext" w:hAnsi="Fb Fontext" w:hint="cs"/>
          <w:rtl/>
        </w:rPr>
        <w:t>מח</w:t>
      </w:r>
      <w:r w:rsidRPr="006F178A">
        <w:rPr>
          <w:rFonts w:ascii="Fb Fontext" w:hAnsi="Fb Fontext"/>
          <w:rtl/>
        </w:rPr>
        <w:t xml:space="preserve">יצה </w:t>
      </w:r>
      <w:ins w:id="92930" w:author="מנוע מכני" w:date="2026-10-11T12:04:40Z">
        <w:r>
          <w:rPr>
            <w:rFonts w:ascii="Fb Fontext" w:hAnsi="Fb Fontext"/>
            <w:rtl/>
          </w:rPr>
          <w:t xml:space="preserve">ולכך</w:t>
        </w:r>
      </w:ins>
      <w:del w:id="92931" w:author="מנוע מכני" w:date="2026-10-11T12:04:40Z">
        <w:r w:rsidRPr="006F178A">
          <w:rPr>
            <w:rFonts w:ascii="Fb Fontext" w:hAnsi="Fb Fontext"/>
            <w:rtl/>
          </w:rPr>
          <w:delText xml:space="preserve">ולהכי</w:delText>
        </w:r>
      </w:del>
      <w:r w:rsidRPr="006F178A">
        <w:rPr>
          <w:rFonts w:ascii="Fb Fontext" w:hAnsi="Fb Fontext"/>
          <w:rtl/>
        </w:rPr>
        <w:t xml:space="preserve"> מערבין שנים בגבוה י'.</w:t>
      </w:r>
    </w:p>
    <w:p w:rsidR="005851B8" w:rsidRPr="006F178A" w:rsidRDefault="005851B8" w:rsidP="005851B8">
      <w:pPr>
        <w:rPr>
          <w:rtl/>
        </w:rPr>
      </w:pPr>
      <w:r w:rsidRPr="006F178A">
        <w:rPr>
          <w:rtl/>
        </w:rPr>
        <w:t>אבל אינו חציצה אם אינו מבטלו.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 xml:space="preserve">מלא עפר. והיינו </w:t>
      </w:r>
      <w:r w:rsidRPr="006F178A">
        <w:rPr>
          <w:rStyle w:val="2fb"/>
          <w:rFonts w:ascii="Fb Fontext" w:hAnsi="Fb Fontext"/>
          <w:rtl/>
        </w:rPr>
        <w:t xml:space="preserve">כרבי יוסי</w:t>
      </w:r>
      <w:r w:rsidRPr="006F178A">
        <w:rPr>
          <w:rFonts w:ascii="Fb Fontext" w:hAnsi="Fb Fontext"/>
          <w:rtl/>
        </w:rPr>
        <w:t xml:space="preserve"> דתבן ואין עתיד לפנותו הרי הוא </w:t>
      </w:r>
      <w:r w:rsidRPr="006F178A">
        <w:rPr>
          <w:rStyle w:val="afffe"/>
          <w:rFonts w:ascii="Fb Fontext" w:hAnsi="Fb Fontext"/>
          <w:rtl/>
        </w:rPr>
        <w:t>כסתם עפר</w:t>
      </w:r>
      <w:r w:rsidRPr="006F178A">
        <w:rPr>
          <w:rFonts w:ascii="Fb Fontext" w:hAnsi="Fb Fontext"/>
          <w:rtl/>
        </w:rPr>
        <w:t xml:space="preserve"> ובטל, עפר ועתיד לפנותו כסתם תבן ולא בטיל.</w:t>
      </w:r>
    </w:p>
    <w:p w:rsidR="005851B8" w:rsidRPr="006F178A" w:rsidRDefault="005851B8" w:rsidP="005851B8">
      <w:pPr>
        <w:rPr>
          <w:rtl/>
        </w:rPr>
      </w:pPr>
      <w:r w:rsidRPr="006F178A">
        <w:rPr>
          <w:rtl/>
        </w:rPr>
        <w:t>והוא תנא דעירובין והך ד</w:t>
      </w:r>
      <w:r>
        <w:rPr>
          <w:rtl/>
        </w:rPr>
        <w:t>חזי'</w:t>
      </w:r>
      <w:r w:rsidRPr="006F178A">
        <w:rPr>
          <w:rtl/>
        </w:rPr>
        <w:t xml:space="preserve"> דביטלו אין </w:t>
      </w:r>
      <w:r w:rsidRPr="006F178A">
        <w:rPr>
          <w:rtl/>
        </w:rPr>
        <w:t xml:space="preserve">לא</w:t>
      </w:r>
      <w:r w:rsidRPr="006F178A">
        <w:rPr>
          <w:rtl/>
        </w:rPr>
        <w:t xml:space="preserve"> ביטלו </w:t>
      </w:r>
      <w:r w:rsidRPr="006F178A">
        <w:rPr>
          <w:rtl/>
        </w:rPr>
        <w:t xml:space="preserve">לא</w:t>
      </w:r>
      <w:r w:rsidRPr="006F178A">
        <w:rPr>
          <w:rtl/>
        </w:rPr>
        <w:t xml:space="preserve"> היינו תנא דאוהלות דפליג ארבי יוסי.</w:t>
      </w:r>
    </w:p>
    <w:p>
      <w:pPr>
        <w:pStyle w:val="38"/>
        <w:rPr>
          <w:ins w:id="96372" w:author="מנוע מכני" w:date="2026-10-11T12:04:40Z"/>
        </w:rPr>
      </w:pPr>
      <w:r w:rsidRPr="006F178A">
        <w:t xml:space="preserve">רהבדר"י:</w:t>
      </w:r>
    </w:p>
    <w:p w:rsidR="005851B8" w:rsidRPr="006F178A" w:rsidRDefault="005851B8" w:rsidP="005851B8">
      <w:pPr>
        <w:rPr>
          <w:rtl/>
        </w:rPr>
      </w:pPr>
      <w:del w:id="96373" w:author="מנוע מכני" w:date="2026-10-11T12:04:40Z">
        <w:r w:rsidRPr="006F178A">
          <w:rPr>
            <w:rtl/>
          </w:rPr>
          <w:delText xml:space="preserve"> </w:delText>
        </w:r>
      </w:del>
      <w:r w:rsidRPr="006F178A">
        <w:rPr>
          <w:rtl/>
        </w:rPr>
        <w:t xml:space="preserve">שבת </w:t>
      </w:r>
      <w:r>
        <w:rPr>
          <w:rtl/>
        </w:rPr>
        <w:t>אפי'</w:t>
      </w:r>
      <w:r w:rsidRPr="006F178A">
        <w:rPr>
          <w:rtl/>
        </w:rPr>
        <w:t xml:space="preserve"> ארנקי מבטל </w:t>
      </w:r>
      <w:ins w:id="94664" w:author="מנוע מכני" w:date="2026-10-11T12:04:40Z">
        <w:r>
          <w:rPr>
            <w:rtl/>
          </w:rPr>
          <w:t xml:space="preserve">אדם</w:t>
        </w:r>
      </w:ins>
      <w:del w:id="94665" w:author="מנוע מכני" w:date="2026-10-11T12:04:40Z">
        <w:r w:rsidRPr="006F178A">
          <w:rPr>
            <w:rtl/>
          </w:rPr>
          <w:delText xml:space="preserve">איניש</w:delText>
        </w:r>
      </w:del>
      <w:r w:rsidRPr="006F178A">
        <w:rPr>
          <w:rtl/>
        </w:rPr>
        <w:t xml:space="preserve"> </w:t>
      </w:r>
      <w:r w:rsidRPr="006F178A">
        <w:rPr>
          <w:rtl/>
        </w:rPr>
        <w:t xml:space="preserve">משא"כ</w:t>
      </w:r>
      <w:r w:rsidRPr="006F178A">
        <w:rPr>
          <w:rtl/>
        </w:rPr>
        <w:t xml:space="preserve"> בטומאה.</w:t>
      </w:r>
    </w:p>
    <w:p>
      <w:pPr>
        <w:pStyle w:val="38"/>
        <w:rPr>
          <w:ins w:id="96374" w:author="מנוע מכני" w:date="2026-10-11T12:04:40Z"/>
        </w:rPr>
      </w:pPr>
      <w:r w:rsidRPr="006F178A">
        <w:t xml:space="preserve">רב אשי:</w:t>
      </w:r>
    </w:p>
    <w:p w:rsidR="005851B8" w:rsidRPr="006F178A" w:rsidRDefault="005851B8" w:rsidP="005851B8">
      <w:pPr>
        <w:rPr>
          <w:rtl/>
        </w:rPr>
      </w:pPr>
      <w:del w:id="96375" w:author="מנוע מכני" w:date="2026-10-11T12:04:40Z">
        <w:r w:rsidRPr="006F178A">
          <w:rPr>
            <w:rtl/>
          </w:rPr>
          <w:delText xml:space="preserve"> </w:delText>
        </w:r>
      </w:del>
      <w:r w:rsidRPr="006F178A">
        <w:rPr>
          <w:rtl/>
        </w:rPr>
        <w:t xml:space="preserve">חריץ - למיטיימיה </w:t>
      </w:r>
      <w:ins w:id="94666" w:author="מנוע מכני" w:date="2026-10-11T12:04:40Z">
        <w:r>
          <w:rPr>
            <w:rtl/>
          </w:rPr>
          <w:t xml:space="preserve">עומד</w:t>
        </w:r>
      </w:ins>
      <w:del w:id="94667" w:author="מנוע מכני" w:date="2026-10-11T12:04:40Z">
        <w:r w:rsidRPr="006F178A">
          <w:rPr>
            <w:rtl/>
          </w:rPr>
          <w:delText xml:space="preserve">קאי</w:delText>
        </w:r>
      </w:del>
      <w:r w:rsidRPr="006F178A">
        <w:rPr>
          <w:rtl/>
        </w:rPr>
        <w:t xml:space="preserve">. </w:t>
      </w:r>
      <w:r w:rsidRPr="006F178A">
        <w:rPr>
          <w:rtl/>
        </w:rPr>
        <w:t xml:space="preserve">משא"כ</w:t>
      </w:r>
      <w:r w:rsidRPr="006F178A">
        <w:rPr>
          <w:rtl/>
        </w:rPr>
        <w:t xml:space="preserve"> בית </w:t>
      </w:r>
      <w:ins w:id="91514" w:author="מנוע מכני" w:date="2026-10-11T12:04:40Z">
        <w:r>
          <w:rPr>
            <w:rtl/>
          </w:rPr>
          <w:t xml:space="preserve">דלא</w:t>
        </w:r>
      </w:ins>
      <w:del w:id="91515" w:author="מנוע מכני" w:date="2026-10-11T12:04:40Z">
        <w:r w:rsidRPr="006F178A">
          <w:rPr>
            <w:rtl/>
          </w:rPr>
          <w:delText xml:space="preserve">דלאו</w:delText>
        </w:r>
      </w:del>
      <w:r w:rsidRPr="006F178A">
        <w:rPr>
          <w:rtl/>
        </w:rPr>
        <w:t xml:space="preserve"> למיטיימיה.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עט.</w:t>
      </w:r>
    </w:p>
    <w:p>
      <w:pPr>
        <w:pStyle w:val="afffff8"/>
        <w:rPr>
          <w:ins w:id="90177" w:author="קלוד" w:date="2026-10-11T12:24:08Z"/>
        </w:rPr>
      </w:pPr>
      <w:ins w:id="90178" w:author="קלוד" w:date="2026-10-11T12:24:08Z">
        <w:r>
          <w:rPr>
            <w:color w:val="7B3F00"/>
          </w:rPr>
          <w:t xml:space="preserve">נסר על החריץ - לרחבו ולא לארכו</w:t>
        </w:r>
      </w:ins>
    </w:p>
    <w:p w:rsidR="005851B8" w:rsidRPr="00EC3AF0" w:rsidRDefault="005851B8" w:rsidP="005851B8">
      <w:pPr>
        <w:rPr>
          <w:b/>
          <w:bCs/>
          <w:rtl/>
        </w:rPr>
      </w:pPr>
      <w:r w:rsidRPr="006F178A">
        <w:rPr>
          <w:rFonts w:ascii="Fb Fontext" w:hAnsi="Fb Fontext"/>
          <w:rtl/>
        </w:rPr>
        <w:t>נתן עליו נסר שרוחב ארבעה.</w:t>
      </w:r>
    </w:p>
    <w:p>
      <w:pPr>
        <w:pStyle w:val="38"/>
        <w:rPr>
          <w:ins w:id="96376" w:author="מנוע מכני" w:date="2026-10-11T12:04:40Z"/>
        </w:rPr>
      </w:pPr>
      <w:r w:rsidRPr="00EC3AF0">
        <w:t>רבא:</w:t>
      </w:r>
    </w:p>
    <w:p w:rsidR="005851B8" w:rsidRPr="006F178A" w:rsidRDefault="005851B8" w:rsidP="005851B8">
      <w:pPr>
        <w:rPr>
          <w:rtl/>
        </w:rPr>
      </w:pPr>
      <w:del w:id="96377" w:author="מנוע מכני" w:date="2026-10-11T12:04:40Z">
        <w:r w:rsidRPr="006F178A">
          <w:rPr>
            <w:rtl/>
          </w:rPr>
          <w:delText xml:space="preserve"> </w:delText>
        </w:r>
      </w:del>
      <w:ins w:id="94264" w:author="מנוע מכני" w:date="2026-10-11T12:04:40Z">
        <w:r>
          <w:rPr>
            <w:rtl/>
          </w:rPr>
          <w:t xml:space="preserve">דווקא ב</w:t>
        </w:r>
      </w:ins>
      <w:del w:id="94265" w:author="מנוע מכני" w:date="2026-10-11T12:04:40Z">
        <w:r w:rsidRPr="006F178A">
          <w:rPr>
            <w:rtl/>
          </w:rPr>
          <w:delText xml:space="preserve">לא שנו אלא ש</w:delText>
        </w:r>
      </w:del>
      <w:r w:rsidRPr="006F178A">
        <w:rPr>
          <w:rtl/>
        </w:rPr>
        <w:t xml:space="preserve">נתן לרחבו, אבל לארכו - </w:t>
      </w:r>
      <w:ins w:id="90448" w:author="מנוע מכני" w:date="2026-10-11T12:04:40Z">
        <w:r>
          <w:rPr>
            <w:rtl/>
          </w:rPr>
          <w:t xml:space="preserve">אפי'</w:t>
        </w:r>
      </w:ins>
      <w:del w:id="90449" w:author="מנוע מכני" w:date="2026-10-11T12:04:40Z">
        <w:r w:rsidRPr="006F178A">
          <w:rPr>
            <w:rtl/>
          </w:rPr>
          <w:delText xml:space="preserve">אפילו</w:delText>
        </w:r>
      </w:del>
      <w:r w:rsidRPr="006F178A">
        <w:rPr>
          <w:rtl/>
        </w:rPr>
        <w:t xml:space="preserve"> כל שהוא </w:t>
      </w:r>
      <w:ins w:id="91516" w:author="מנוע מכני" w:date="2026-10-11T12:04:40Z">
        <w:r>
          <w:rPr>
            <w:rtl/>
          </w:rPr>
          <w:t xml:space="preserve">גם</w:t>
        </w:r>
      </w:ins>
      <w:del w:id="91517" w:author="מנוע מכני" w:date="2026-10-11T12:04:40Z">
        <w:r w:rsidRPr="006F178A">
          <w:rPr>
            <w:rtl/>
          </w:rPr>
          <w:delText xml:space="preserve">נמי</w:delText>
        </w:r>
      </w:del>
      <w:r w:rsidRPr="006F178A">
        <w:rPr>
          <w:rtl/>
        </w:rPr>
        <w:t xml:space="preserve">, שהרי מיעטו מארבעה. וכן שתי גזוזטראות זו כנגד זו.</w:t>
      </w:r>
    </w:p>
    <w:p>
      <w:pPr>
        <w:pStyle w:val="38"/>
        <w:rPr>
          <w:ins w:id="96378" w:author="מנוע מכני" w:date="2026-10-11T12:04:40Z"/>
        </w:rPr>
      </w:pPr>
      <w:del w:id="97060" w:author="מנוע מכני" w:date="2026-10-11T12:04:40Z">
        <w:r w:rsidRPr="006F178A">
          <w:delText xml:space="preserve">אמר </w:delText>
        </w:r>
      </w:del>
      <w:r w:rsidRPr="006F178A">
        <w:t xml:space="preserve">רבא:</w:t>
      </w:r>
    </w:p>
    <w:p w:rsidR="005851B8" w:rsidRPr="006F178A" w:rsidRDefault="005851B8" w:rsidP="005851B8">
      <w:pPr>
        <w:rPr>
          <w:rtl/>
        </w:rPr>
      </w:pPr>
      <w:del w:id="96379" w:author="מנוע מכני" w:date="2026-10-11T12:04:40Z">
        <w:r w:rsidRPr="006F178A">
          <w:rPr>
            <w:rtl/>
          </w:rPr>
          <w:delText xml:space="preserve"> </w:delText>
        </w:r>
      </w:del>
      <w:r w:rsidRPr="006F178A">
        <w:rPr>
          <w:rtl/>
        </w:rPr>
        <w:t xml:space="preserve">הא דאמרת זו כנגד זו אין, זו שלא כנגד זו </w:t>
      </w:r>
      <w:r w:rsidRPr="006F178A">
        <w:rPr>
          <w:rtl/>
        </w:rPr>
        <w:t xml:space="preserve">לא</w:t>
      </w:r>
      <w:r w:rsidRPr="006F178A">
        <w:rPr>
          <w:rtl/>
        </w:rPr>
        <w:t xml:space="preserve">.</w:t>
      </w:r>
    </w:p>
    <w:p w:rsidR="005851B8" w:rsidRPr="006F178A" w:rsidRDefault="005851B8" w:rsidP="005851B8">
      <w:pPr>
        <w:rPr>
          <w:rtl/>
        </w:rPr>
      </w:pPr>
      <w:r w:rsidRPr="006F178A">
        <w:rPr>
          <w:rtl/>
        </w:rPr>
        <w:t xml:space="preserve">וזו למעלה מזו, </w:t>
      </w:r>
      <w:ins w:id="91518" w:author="מנוע מכני" w:date="2026-10-11T12:04:40Z">
        <w:r>
          <w:rPr>
            <w:rtl/>
          </w:rPr>
          <w:t xml:space="preserve">גם</w:t>
        </w:r>
      </w:ins>
      <w:del w:id="91519" w:author="מנוע מכני" w:date="2026-10-11T12:04:40Z">
        <w:r w:rsidRPr="006F178A">
          <w:rPr>
            <w:rtl/>
          </w:rPr>
          <w:delText xml:space="preserve">נמי</w:delText>
        </w:r>
      </w:del>
      <w:r w:rsidRPr="006F178A">
        <w:rPr>
          <w:rtl/>
        </w:rPr>
        <w:t xml:space="preserve"> </w:t>
      </w:r>
      <w:r w:rsidRPr="006F178A">
        <w:rPr>
          <w:rtl/>
        </w:rPr>
        <w:t xml:space="preserve">לא</w:t>
      </w:r>
      <w:r w:rsidRPr="006F178A">
        <w:rPr>
          <w:rtl/>
        </w:rPr>
        <w:t xml:space="preserve"> אמרן אלא שיש בין זה לזה שלשה טפחים, אבל אין בין זה לזה שלשה - גזוזטרא עקומה היא.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41" w:author="קלוד" w:date="2026-10-11T09:07:28Z"/>
        </w:rPr>
      </w:pPr>
      <w:ins w:id="20340" w:author="קלוד" w:date="2026-10-11T09:07:28Z">
        <w:r>
          <w:t xml:space="preserve">משנה ה</w:t>
        </w:r>
      </w:ins>
    </w:p>
    <w:p w:rsidR="005851B8" w:rsidRPr="00E62A50" w:rsidRDefault="005851B8" w:rsidP="005851B8">
      <w:pPr>
        <w:pStyle w:val="afff9"/>
        <w:rPr>
          <w:del w:id="20174" w:author="קלוד" w:date="2026-10-11T09:07:28Z"/>
          <w:rtl/>
        </w:rPr>
      </w:pPr>
      <w:del w:id="20173"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47" w:author="קלוד" w:date="2026-10-11T12:09:42Z">
          <w:pPr>
            <w:pStyle w:val="afff9"/>
          </w:pPr>
        </w:pPrChange>
      </w:pPr>
      <w:r w:rsidRPr="00E62A50">
        <w:rPr>
          <w:rtl/>
        </w:rPr>
        <w:t>מתבן שבין שתי חצירות גבוה י' טפחים מערבין שנים ואין מערבין אחד. אלו מאכילין מכאן, ואלו מאכילין מכאן. נתמעט התבן מעשרה טפחים - מערבין אחד ואין מערבין שנים.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75" w:author="קלוד" w:date="2026-10-11T12:24:08Z"/>
        </w:rPr>
      </w:pPr>
      <w:ins w:id="90176" w:author="קלוד" w:date="2026-10-11T12:24:08Z">
        <w:r>
          <w:rPr>
            <w:color w:val="7B3F00"/>
          </w:rPr>
          <w:t xml:space="preserve">מתבן בין שתי חצירות - לא יתן לקופתו ויאכיל</w:t>
        </w:r>
      </w:ins>
    </w:p>
    <w:p>
      <w:pPr>
        <w:pStyle w:val="38"/>
        <w:rPr>
          <w:ins w:id="96381" w:author="מנוע מכני" w:date="2026-10-11T12:04:40Z"/>
        </w:rPr>
      </w:pPr>
      <w:del w:id="96380" w:author="מנוע מכני" w:date="2026-10-11T12:04:40Z">
        <w:r w:rsidRPr="006F178A">
          <w:delText xml:space="preserve">•</w:delText>
        </w:r>
      </w:del>
      <w:r w:rsidRPr="006F178A">
        <w:t xml:space="preserve"> אר</w:t>
      </w:r>
      <w:r w:rsidRPr="006F178A">
        <w:t xml:space="preserve">"ה:</w:t>
      </w:r>
    </w:p>
    <w:p w:rsidR="005851B8" w:rsidRPr="006F178A" w:rsidRDefault="005851B8" w:rsidP="005851B8">
      <w:pPr>
        <w:rPr>
          <w:rtl/>
        </w:rPr>
      </w:pPr>
      <w:del w:id="96382" w:author="מנוע מכני" w:date="2026-10-11T12:04:40Z">
        <w:r w:rsidRPr="006F178A">
          <w:rPr>
            <w:rFonts w:ascii="Fb Fontext" w:hAnsi="Fb Fontext"/>
            <w:rtl/>
          </w:rPr>
          <w:delText xml:space="preserve"> </w:delText>
        </w:r>
      </w:del>
      <w:r w:rsidRPr="006F178A">
        <w:rPr>
          <w:rFonts w:ascii="Fb Fontext" w:hAnsi="Fb Fontext"/>
          <w:rtl/>
        </w:rPr>
        <w:t xml:space="preserve">ובלבד שלא יתן לתוך קופתו ויאכיל.| אבל קיים </w:t>
      </w:r>
      <w:ins w:id="92932" w:author="מנוע מכני" w:date="2026-10-11T12:04:40Z">
        <w:r>
          <w:rPr>
            <w:rFonts w:ascii="Fb Fontext" w:hAnsi="Fb Fontext"/>
            <w:rtl/>
          </w:rPr>
          <w:t xml:space="preserve">לו</w:t>
        </w:r>
      </w:ins>
      <w:del w:id="92933" w:author="מנוע מכני" w:date="2026-10-11T12:04:40Z">
        <w:r w:rsidRPr="006F178A">
          <w:rPr>
            <w:rFonts w:ascii="Fb Fontext" w:hAnsi="Fb Fontext"/>
            <w:rtl/>
          </w:rPr>
          <w:delText xml:space="preserve">ליה</w:delText>
        </w:r>
      </w:del>
      <w:r w:rsidRPr="006F178A">
        <w:rPr>
          <w:rFonts w:ascii="Fb Fontext" w:hAnsi="Fb Fontext"/>
          <w:rtl/>
        </w:rPr>
        <w:t xml:space="preserve"> באפה ואזלה שרי, אבל אסור להעמיד אותה ממש על המוקצה.</w:t>
      </w:r>
    </w:p>
    <w:p>
      <w:pPr>
        <w:pStyle w:val="38"/>
        <w:rPr>
          <w:ins w:id="96383" w:author="מנוע מכני" w:date="2026-10-11T12:04:40Z"/>
        </w:rPr>
      </w:pPr>
      <w:r w:rsidRPr="006F178A">
        <w:t xml:space="preserve">והך</w:t>
      </w:r>
    </w:p>
    <w:p w:rsidR="005851B8" w:rsidRPr="006F178A" w:rsidRDefault="005851B8" w:rsidP="005851B8">
      <w:pPr>
        <w:rPr>
          <w:rtl/>
        </w:rPr>
      </w:pPr>
      <w:del w:id="96384" w:author="מנוע מכני" w:date="2026-10-11T12:04:40Z">
        <w:r w:rsidRPr="006F178A">
          <w:rPr>
            <w:rtl/>
          </w:rPr>
          <w:delText xml:space="preserve"> </w:delText>
        </w:r>
      </w:del>
      <w:r w:rsidRPr="006F178A">
        <w:rPr>
          <w:rtl/>
        </w:rPr>
        <w:t xml:space="preserve">דבית שבין שתי חצירות ומילאהו תבן - מערבין שנים ואין מערבין אחד. וכ"א נותן לקופתו ומאכיל.</w:t>
      </w:r>
    </w:p>
    <w:p w:rsidR="005851B8" w:rsidRPr="006F178A" w:rsidRDefault="005851B8" w:rsidP="005851B8">
      <w:pPr>
        <w:rPr>
          <w:rtl/>
        </w:rPr>
      </w:pPr>
      <w:r w:rsidRPr="006F178A">
        <w:rPr>
          <w:rtl/>
        </w:rPr>
        <w:t>נתמעט התבן מעשרה טפחים - שניהם אסורים.</w:t>
      </w:r>
    </w:p>
    <w:p w:rsidR="005851B8" w:rsidRPr="006F178A" w:rsidRDefault="005851B8" w:rsidP="005851B8">
      <w:pPr>
        <w:rPr>
          <w:rtl/>
        </w:rPr>
      </w:pPr>
      <w:r w:rsidRPr="006F178A">
        <w:rPr>
          <w:rtl/>
        </w:rPr>
        <w:t>- נועל את ביתו ומבטל את רשותו, הוא אסור וחבירו מותר.</w:t>
      </w:r>
    </w:p>
    <w:p w:rsidR="005851B8" w:rsidRPr="00B3644D" w:rsidRDefault="005851B8" w:rsidP="005851B8">
      <w:pPr>
        <w:rPr>
          <w:rFonts w:cs="Guttman Vilna"/>
          <w:b/>
          <w:bCs/>
          <w:spacing w:val="-4"/>
          <w:rtl/>
        </w:rPr>
      </w:pPr>
      <w:r w:rsidRPr="00B3644D">
        <w:rPr>
          <w:spacing w:val="-4"/>
          <w:rtl/>
        </w:rPr>
        <w:t>וכן אתה אומר בגוב של תבן שבין שני תחומי שבת. קתני מיהת שניהם נותנים לקופתם ומאכילים.</w:t>
      </w:r>
    </w:p>
    <w:p w:rsidR="005851B8" w:rsidRPr="006F178A" w:rsidRDefault="005851B8" w:rsidP="005851B8">
      <w:pPr>
        <w:rPr>
          <w:rtl/>
        </w:rPr>
      </w:pPr>
      <w:r w:rsidRPr="006F178A">
        <w:rPr>
          <w:rtl/>
        </w:rPr>
        <w:t xml:space="preserve">שאני בית דמותר כיוון דיש תקרה יכול לראות כאשר מפחית הגדיש לפחות מעשר </w:t>
      </w:r>
      <w:r w:rsidRPr="006F178A">
        <w:rPr>
          <w:rtl/>
        </w:rPr>
        <w:t xml:space="preserve">משא"כ</w:t>
      </w:r>
      <w:r w:rsidRPr="006F178A">
        <w:rPr>
          <w:rtl/>
        </w:rPr>
        <w:t xml:space="preserve"> בחצר אסרו מצד שמא.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 xml:space="preserve">נתמעט התבן מעשרה טפחים שניהן אסורין. הא עשרה - שרי, ואע"ג דמידליא תקרה </w:t>
      </w:r>
      <w:ins w:id="91520" w:author="מנוע מכני" w:date="2026-10-11T12:04:40Z">
        <w:r>
          <w:rPr>
            <w:rFonts w:ascii="Fb Fontext" w:hAnsi="Fb Fontext"/>
            <w:rtl/>
          </w:rPr>
          <w:t xml:space="preserve">הרבה</w:t>
        </w:r>
      </w:ins>
      <w:del w:id="91521" w:author="מנוע מכני" w:date="2026-10-11T12:04:40Z">
        <w:r w:rsidRPr="006F178A">
          <w:rPr>
            <w:rFonts w:ascii="Fb Fontext" w:hAnsi="Fb Fontext"/>
            <w:rtl/>
          </w:rPr>
          <w:delText xml:space="preserve">טובא</w:delText>
        </w:r>
      </w:del>
      <w:r w:rsidRPr="006F178A">
        <w:rPr>
          <w:rFonts w:ascii="Fb Fontext" w:hAnsi="Fb Fontext"/>
          <w:rtl/>
        </w:rPr>
        <w:t xml:space="preserve">.</w:t>
      </w:r>
    </w:p>
    <w:p>
      <w:pPr>
        <w:pStyle w:val="afffff8"/>
        <w:rPr>
          <w:ins w:id="90173" w:author="קלוד" w:date="2026-10-11T12:24:08Z"/>
        </w:rPr>
      </w:pPr>
      <w:ins w:id="90174" w:author="קלוד" w:date="2026-10-11T12:24:08Z">
        <w:r>
          <w:rPr>
            <w:color w:val="7B3F00"/>
          </w:rPr>
          <w:t xml:space="preserve">מחיצות שאין מגיעות לתקרה - האם שמן מחיצות</w:t>
        </w:r>
      </w:ins>
    </w:p>
    <w:p>
      <w:pPr>
        <w:pStyle w:val="38"/>
        <w:rPr>
          <w:ins w:id="96385" w:author="מנוע מכני" w:date="2026-10-11T12:04:40Z"/>
        </w:rPr>
      </w:pPr>
      <w:r w:rsidRPr="006F178A">
        <w:t xml:space="preserve">ש"מ</w:t>
      </w:r>
      <w:r w:rsidRPr="006F178A">
        <w:t xml:space="preserve">:</w:t>
      </w:r>
    </w:p>
    <w:p w:rsidR="005851B8" w:rsidRPr="006F178A" w:rsidRDefault="005851B8" w:rsidP="005851B8">
      <w:pPr>
        <w:rPr>
          <w:rStyle w:val="afffe"/>
          <w:rFonts w:ascii="Fb Fontext" w:hAnsi="Fb Fontext"/>
          <w:b/>
          <w:rtl/>
        </w:rPr>
      </w:pPr>
      <w:del w:id="96386" w:author="מנוע מכני" w:date="2026-10-11T12:04:40Z">
        <w:r w:rsidRPr="006F178A">
          <w:rPr>
            <w:rtl/>
          </w:rPr>
          <w:delText xml:space="preserve"> </w:delText>
        </w:r>
      </w:del>
      <w:r w:rsidRPr="006F178A">
        <w:rPr>
          <w:rtl/>
        </w:rPr>
        <w:t xml:space="preserve">מחיצות שאין מגיעות לתקרה - שמן מחיצות.</w:t>
      </w:r>
    </w:p>
    <w:p>
      <w:pPr>
        <w:pStyle w:val="38"/>
        <w:rPr>
          <w:ins w:id="96387" w:author="מנוע מכני" w:date="2026-10-11T12:04:40Z"/>
        </w:rPr>
      </w:pPr>
      <w:r w:rsidRPr="006F178A">
        <w:t>א.</w:t>
      </w:r>
      <w:r w:rsidRPr="006F178A">
        <w:t xml:space="preserve"> אביי:</w:t>
      </w:r>
    </w:p>
    <w:p w:rsidR="005851B8" w:rsidRDefault="005851B8" w:rsidP="005851B8">
      <w:pPr>
        <w:rPr>
          <w:rtl/>
        </w:rPr>
      </w:pPr>
      <w:del w:id="96388" w:author="מנוע מכני" w:date="2026-10-11T12:04:40Z">
        <w:r w:rsidRPr="006F178A">
          <w:rPr>
            <w:rtl/>
          </w:rPr>
          <w:delText xml:space="preserve"> </w:delText>
        </w:r>
      </w:del>
      <w:ins w:id="91522" w:author="מנוע מכני" w:date="2026-10-11T12:04:40Z">
        <w:r>
          <w:rPr>
            <w:rtl/>
          </w:rPr>
          <w:t xml:space="preserve">כאן</w:t>
        </w:r>
      </w:ins>
      <w:del w:id="91523" w:author="מנוע מכני" w:date="2026-10-11T12:04:40Z">
        <w:r w:rsidRPr="006F178A">
          <w:rPr>
            <w:rtl/>
          </w:rPr>
          <w:delText xml:space="preserve">הכא</w:delText>
        </w:r>
      </w:del>
      <w:r w:rsidRPr="006F178A">
        <w:rPr>
          <w:rtl/>
        </w:rPr>
        <w:t xml:space="preserve"> בבית שלשה עשר חסר משהו </w:t>
      </w:r>
      <w:ins w:id="92934" w:author="מנוע מכני" w:date="2026-10-11T12:04:40Z">
        <w:r>
          <w:rPr>
            <w:rtl/>
          </w:rPr>
          <w:t xml:space="preserve">מדובר</w:t>
        </w:r>
      </w:ins>
      <w:del w:id="92935" w:author="מנוע מכני" w:date="2026-10-11T12:04:40Z">
        <w:r w:rsidRPr="006F178A">
          <w:rPr>
            <w:rtl/>
          </w:rPr>
          <w:delText xml:space="preserve">עסקינן</w:delText>
        </w:r>
      </w:del>
      <w:r w:rsidRPr="006F178A">
        <w:rPr>
          <w:rtl/>
        </w:rPr>
        <w:t xml:space="preserve">, ותבן עשרה. [והיינו פחות מלבוד]</w:t>
      </w:r>
    </w:p>
    <w:p>
      <w:pPr>
        <w:pStyle w:val="38"/>
        <w:rPr>
          <w:ins w:id="96389" w:author="מנוע מכני" w:date="2026-10-11T12:04:40Z"/>
        </w:rPr>
      </w:pPr>
      <w:r w:rsidRPr="006F178A">
        <w:t>ב.</w:t>
      </w:r>
      <w:r w:rsidRPr="006F178A">
        <w:t xml:space="preserve"> ורהבדר"י:</w:t>
      </w:r>
    </w:p>
    <w:p w:rsidR="005851B8" w:rsidRPr="006F178A" w:rsidRDefault="005851B8" w:rsidP="005851B8">
      <w:pPr>
        <w:rPr>
          <w:rtl/>
        </w:rPr>
      </w:pPr>
      <w:del w:id="96390" w:author="מנוע מכני" w:date="2026-10-11T12:04:40Z">
        <w:r w:rsidRPr="006F178A">
          <w:rPr>
            <w:rtl/>
          </w:rPr>
          <w:delText xml:space="preserve"> </w:delText>
        </w:r>
      </w:del>
      <w:ins w:id="90450" w:author="מנוע מכני" w:date="2026-10-11T12:04:40Z">
        <w:r>
          <w:rPr>
            <w:rtl/>
          </w:rPr>
          <w:t xml:space="preserve">אפי'</w:t>
        </w:r>
      </w:ins>
      <w:del w:id="90451" w:author="מנוע מכני" w:date="2026-10-11T12:04:40Z">
        <w:r w:rsidRPr="006F178A">
          <w:rPr>
            <w:rtl/>
          </w:rPr>
          <w:delText xml:space="preserve">אפילו</w:delText>
        </w:r>
      </w:del>
      <w:r w:rsidRPr="006F178A">
        <w:rPr>
          <w:rtl/>
        </w:rPr>
        <w:t xml:space="preserve"> </w:t>
      </w:r>
      <w:ins w:id="94422" w:author="מנוע מכני" w:date="2026-10-11T12:04:40Z">
        <w:r>
          <w:rPr>
            <w:rtl/>
          </w:rPr>
          <w:t xml:space="preserve">תאמר</w:t>
        </w:r>
      </w:ins>
      <w:del w:id="94423" w:author="מנוע מכני" w:date="2026-10-11T12:04:40Z">
        <w:r w:rsidRPr="006F178A">
          <w:rPr>
            <w:rtl/>
          </w:rPr>
          <w:delText xml:space="preserve">תימא</w:delText>
        </w:r>
      </w:del>
      <w:r w:rsidRPr="006F178A">
        <w:rPr>
          <w:rtl/>
        </w:rPr>
        <w:t xml:space="preserve"> בבית עשרה ותבן שבעה ומשהו. דכל פחות משלשה כלבוד דמי. ועשרה הינו תורת עשרה.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עט:</w:t>
      </w:r>
    </w:p>
    <w:p w:rsidR="005851B8" w:rsidRPr="006F178A" w:rsidRDefault="005851B8" w:rsidP="005851B8">
      <w:pPr>
        <w:rPr>
          <w:rtl/>
        </w:rPr>
      </w:pPr>
      <w:r w:rsidRPr="006F178A">
        <w:rPr>
          <w:rFonts w:ascii="Fb Fontext" w:hAnsi="Fb Fontext"/>
          <w:rtl/>
        </w:rPr>
        <w:t>שניהן אסורין: - דאימעט מאתמול.</w:t>
      </w:r>
    </w:p>
    <w:p w:rsidR="005851B8" w:rsidRPr="006F178A" w:rsidRDefault="005851B8" w:rsidP="005851B8">
      <w:pPr>
        <w:rPr>
          <w:rtl/>
        </w:rPr>
      </w:pPr>
      <w:r w:rsidRPr="006F178A">
        <w:rPr>
          <w:rtl/>
        </w:rPr>
        <w:t xml:space="preserve">כיצד הוא עושה נועל את ביתו ומבטל רשותו. היינו או או </w:t>
      </w:r>
      <w:ins w:id="92936" w:author="מנוע מכני" w:date="2026-10-11T12:04:40Z">
        <w:r>
          <w:rPr>
            <w:rtl/>
          </w:rPr>
          <w:t xml:space="preserve">אומר</w:t>
        </w:r>
      </w:ins>
      <w:del w:id="92937" w:author="מנוע מכני" w:date="2026-10-11T12:04:40Z">
        <w:r w:rsidRPr="006F178A">
          <w:rPr>
            <w:rtl/>
          </w:rPr>
          <w:delText xml:space="preserve">קאמר</w:delText>
        </w:r>
      </w:del>
      <w:r w:rsidRPr="006F178A">
        <w:rPr>
          <w:rtl/>
        </w:rPr>
        <w:t xml:space="preserve"> </w:t>
      </w:r>
      <w:r w:rsidRPr="006F178A">
        <w:rPr>
          <w:rtl/>
        </w:rPr>
        <w:t xml:space="preserve">א"נ</w:t>
      </w:r>
      <w:r w:rsidRPr="006F178A">
        <w:rPr>
          <w:rtl/>
        </w:rPr>
        <w:t xml:space="preserve"> תרתי כיון דדש </w:t>
      </w:r>
      <w:ins w:id="92938" w:author="מנוע מכני" w:date="2026-10-11T12:04:40Z">
        <w:r>
          <w:rPr>
            <w:rtl/>
          </w:rPr>
          <w:t xml:space="preserve">בו</w:t>
        </w:r>
      </w:ins>
      <w:del w:id="92939" w:author="מנוע מכני" w:date="2026-10-11T12:04:40Z">
        <w:r w:rsidRPr="006F178A">
          <w:rPr>
            <w:rtl/>
          </w:rPr>
          <w:delText xml:space="preserve">ביה</w:delText>
        </w:r>
      </w:del>
      <w:r w:rsidRPr="006F178A">
        <w:rPr>
          <w:rtl/>
        </w:rPr>
        <w:t xml:space="preserve"> - אתי לטלטולי.</w:t>
      </w:r>
    </w:p>
    <w:p w:rsidR="005851B8" w:rsidRPr="00132755" w:rsidRDefault="005851B8" w:rsidP="005851B8">
      <w:pPr>
        <w:rPr>
          <w:rFonts w:cs="Guttman Vilna"/>
          <w:b/>
          <w:bCs/>
          <w:spacing w:val="-6"/>
          <w:rtl/>
        </w:rPr>
      </w:pPr>
      <w:r w:rsidRPr="00132755">
        <w:rPr>
          <w:spacing w:val="-6"/>
          <w:rtl/>
        </w:rPr>
        <w:t xml:space="preserve">הוא אסור וחבירו מותר. </w:t>
      </w:r>
      <w:r w:rsidRPr="00132755">
        <w:rPr>
          <w:spacing w:val="-6"/>
          <w:rtl/>
        </w:rPr>
        <w:t xml:space="preserve">וקמ"ל</w:t>
      </w:r>
      <w:r w:rsidRPr="00132755">
        <w:rPr>
          <w:spacing w:val="-6"/>
          <w:rtl/>
        </w:rPr>
        <w:t xml:space="preserve"> דאפי' דהדר אידך ובטיל </w:t>
      </w:r>
      <w:ins w:id="92940" w:author="מנוע מכני" w:date="2026-10-11T12:04:40Z">
        <w:r>
          <w:rPr>
            <w:spacing w:val="-6"/>
            <w:rtl/>
          </w:rPr>
          <w:t xml:space="preserve">לו</w:t>
        </w:r>
      </w:ins>
      <w:del w:id="92941" w:author="מנוע מכני" w:date="2026-10-11T12:04:40Z">
        <w:r w:rsidRPr="00132755">
          <w:rPr>
            <w:spacing w:val="-6"/>
            <w:rtl/>
          </w:rPr>
          <w:delText xml:space="preserve">ליה</w:delText>
        </w:r>
      </w:del>
      <w:r w:rsidRPr="00132755">
        <w:rPr>
          <w:spacing w:val="-6"/>
          <w:rtl/>
        </w:rPr>
        <w:t xml:space="preserve"> לחבריה. אין מבטלין וחוזרין ומבטלין.</w:t>
      </w:r>
    </w:p>
    <w:p w:rsidR="005851B8" w:rsidRPr="006F178A" w:rsidRDefault="005851B8" w:rsidP="005851B8">
      <w:pPr>
        <w:rPr>
          <w:rtl/>
        </w:rPr>
      </w:pPr>
      <w:r w:rsidRPr="006F178A">
        <w:rPr>
          <w:rtl/>
        </w:rPr>
        <w:t xml:space="preserve">וכן אתה אומר בגוב של תבן שבין שני תחומי שבת. </w:t>
      </w:r>
      <w:r w:rsidRPr="006F178A">
        <w:rPr>
          <w:rtl/>
        </w:rPr>
        <w:t xml:space="preserve">וקמ"ל</w:t>
      </w:r>
      <w:r w:rsidRPr="006F178A">
        <w:rPr>
          <w:rtl/>
        </w:rPr>
        <w:t xml:space="preserve"> </w:t>
      </w:r>
      <w:r w:rsidRPr="006F178A">
        <w:rPr>
          <w:rStyle w:val="2fb"/>
          <w:rtl/>
        </w:rPr>
        <w:t xml:space="preserve">לר"ע</w:t>
      </w:r>
      <w:r w:rsidRPr="006F178A">
        <w:rPr>
          <w:rtl/>
        </w:rPr>
        <w:t xml:space="preserve"> דאמר: תחומין דאורייתא. דלא גזרי </w:t>
      </w:r>
      <w:ins w:id="92942" w:author="מנוע מכני" w:date="2026-10-11T12:04:40Z">
        <w:r>
          <w:rPr>
            <w:rtl/>
          </w:rPr>
          <w:t xml:space="preserve">שמא</w:t>
        </w:r>
      </w:ins>
      <w:del w:id="92943" w:author="מנוע מכני" w:date="2026-10-11T12:04:40Z">
        <w:r w:rsidRPr="006F178A">
          <w:rPr>
            <w:rtl/>
          </w:rPr>
          <w:delText xml:space="preserve">דלמא</w:delText>
        </w:r>
      </w:del>
      <w:r w:rsidRPr="006F178A">
        <w:rPr>
          <w:rtl/>
        </w:rPr>
        <w:t xml:space="preserve"> אתי לאחלופי.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43" w:author="קלוד" w:date="2026-10-11T09:07:28Z"/>
        </w:rPr>
      </w:pPr>
      <w:ins w:id="20342" w:author="קלוד" w:date="2026-10-11T09:07:28Z">
        <w:r>
          <w:t xml:space="preserve">משנה ו</w:t>
        </w:r>
      </w:ins>
    </w:p>
    <w:p w:rsidR="005851B8" w:rsidRPr="00E62A50" w:rsidRDefault="005851B8" w:rsidP="005851B8">
      <w:pPr>
        <w:pStyle w:val="afff9"/>
        <w:rPr>
          <w:del w:id="20176" w:author="קלוד" w:date="2026-10-11T09:07:28Z"/>
          <w:rtl/>
        </w:rPr>
      </w:pPr>
      <w:del w:id="20175"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48" w:author="קלוד" w:date="2026-10-11T12:09:42Z">
          <w:pPr>
            <w:pStyle w:val="afff9"/>
          </w:pPr>
        </w:pPrChange>
      </w:pPr>
      <w:r w:rsidRPr="00E62A50">
        <w:rPr>
          <w:rtl/>
        </w:rPr>
        <w:t>כיצד משתתפין במבוי.</w:t>
      </w:r>
    </w:p>
    <w:p w:rsidR="005851B8" w:rsidRPr="00E62A50" w:rsidRDefault="005851B8" w:rsidP="005851B8">
      <w:pPr>
        <w:pStyle w:val="afff9"/>
        <w:rPr>
          <w:rtl/>
        </w:rPr>
      </w:pPr>
      <w:r w:rsidRPr="00E62A50">
        <w:rPr>
          <w:rtl/>
        </w:rPr>
        <w:t>מניח את החבית, ואומר: הר"ז לכל בני מבוי. ומזכה להן ע"י בנו ובתו הגדולים, וע"י עבדו ושפחתו העברים, וע"י אשתו.</w:t>
      </w:r>
    </w:p>
    <w:p w:rsidR="005851B8" w:rsidRPr="00E62A50" w:rsidRDefault="005851B8" w:rsidP="005851B8">
      <w:pPr>
        <w:pStyle w:val="afff9"/>
        <w:rPr>
          <w:rtl/>
        </w:rPr>
      </w:pPr>
      <w:r w:rsidRPr="00E62A50">
        <w:rPr>
          <w:rtl/>
        </w:rPr>
        <w:t>אבל אינו מזכה לא על ידי בנו ובתו הקטנים, ולא על ידי עבדו ושפחתו הכנענים, מפני שידן כידו.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71" w:author="קלוד" w:date="2026-10-11T12:24:08Z"/>
        </w:rPr>
      </w:pPr>
      <w:ins w:id="90172" w:author="קלוד" w:date="2026-10-11T12:24:08Z">
        <w:r>
          <w:rPr>
            <w:color w:val="7B3F00"/>
          </w:rPr>
          <w:t xml:space="preserve">חבית של שיתוף מבוי - מגביהה מן הקרקע טפח</w:t>
        </w:r>
      </w:ins>
    </w:p>
    <w:p>
      <w:pPr>
        <w:pStyle w:val="38"/>
        <w:rPr>
          <w:ins w:id="96392" w:author="מנוע מכני" w:date="2026-10-11T12:04:40Z"/>
        </w:rPr>
      </w:pPr>
      <w:del w:id="96391" w:author="מנוע מכני" w:date="2026-10-11T12:04:40Z">
        <w:r w:rsidRPr="006F178A">
          <w:lastRenderedPageBreak/>
          <w:delText xml:space="preserve">•</w:delText>
        </w:r>
      </w:del>
      <w:r w:rsidRPr="006F178A">
        <w:lastRenderedPageBreak/>
        <w:t xml:space="preserve"> אר</w:t>
      </w:r>
      <w:r w:rsidRPr="006F178A">
        <w:t xml:space="preserve">"י:</w:t>
      </w:r>
    </w:p>
    <w:p w:rsidR="005851B8" w:rsidRPr="00EC3AF0" w:rsidRDefault="005851B8" w:rsidP="005851B8">
      <w:pPr>
        <w:rPr>
          <w:b/>
          <w:bCs/>
          <w:rtl/>
        </w:rPr>
      </w:pPr>
      <w:del w:id="96393" w:author="מנוע מכני" w:date="2026-10-11T12:04:40Z">
        <w:r w:rsidRPr="006F178A">
          <w:rPr>
            <w:rFonts w:ascii="Fb Fontext" w:hAnsi="Fb Fontext"/>
            <w:rtl/>
          </w:rPr>
          <w:delText xml:space="preserve"> </w:delText>
        </w:r>
      </w:del>
      <w:r w:rsidRPr="006F178A">
        <w:rPr>
          <w:rFonts w:ascii="Fb Fontext" w:hAnsi="Fb Fontext"/>
          <w:rtl/>
        </w:rPr>
        <w:t xml:space="preserve">חבית של שיתופי מבואות - צריך להגביה מן הקרקע טפח.</w:t>
      </w:r>
    </w:p>
    <w:p>
      <w:pPr>
        <w:pStyle w:val="38"/>
        <w:rPr>
          <w:ins w:id="96394" w:author="מנוע מכני" w:date="2026-10-11T12:04:40Z"/>
        </w:rPr>
      </w:pPr>
      <w:r w:rsidRPr="00EC3AF0">
        <w:t>רבא:</w:t>
      </w:r>
    </w:p>
    <w:p w:rsidR="005851B8" w:rsidRPr="006F178A" w:rsidRDefault="005851B8" w:rsidP="005851B8">
      <w:pPr>
        <w:rPr>
          <w:rtl/>
        </w:rPr>
      </w:pPr>
      <w:del w:id="96395" w:author="מנוע מכני" w:date="2026-10-11T12:04:40Z">
        <w:r w:rsidRPr="006F178A">
          <w:rPr>
            <w:rtl/>
          </w:rPr>
          <w:delText xml:space="preserve"> </w:delText>
        </w:r>
      </w:del>
      <w:ins w:id="92946" w:author="מנוע מכני" w:date="2026-10-11T12:04:40Z">
        <w:r>
          <w:rPr>
            <w:rtl/>
          </w:rPr>
          <w:t xml:space="preserve">אלו</w:t>
        </w:r>
      </w:ins>
      <w:del w:id="92947" w:author="מנוע מכני" w:date="2026-10-11T12:04:40Z">
        <w:r w:rsidRPr="006F178A">
          <w:rPr>
            <w:rtl/>
          </w:rPr>
          <w:delText xml:space="preserve">הני</w:delText>
        </w:r>
      </w:del>
      <w:r w:rsidRPr="006F178A">
        <w:rPr>
          <w:rtl/>
        </w:rPr>
        <w:t xml:space="preserve"> תרתי </w:t>
      </w:r>
      <w:ins w:id="92944" w:author="מנוע מכני" w:date="2026-10-11T12:04:40Z">
        <w:r>
          <w:rPr>
            <w:rtl/>
          </w:rPr>
          <w:t xml:space="preserve">דברים</w:t>
        </w:r>
      </w:ins>
      <w:del w:id="92945" w:author="מנוע מכני" w:date="2026-10-11T12:04:40Z">
        <w:r w:rsidRPr="006F178A">
          <w:rPr>
            <w:rtl/>
          </w:rPr>
          <w:delText xml:space="preserve">מילי</w:delText>
        </w:r>
      </w:del>
      <w:r w:rsidRPr="006F178A">
        <w:rPr>
          <w:rtl/>
        </w:rPr>
        <w:t xml:space="preserve"> סבי </w:t>
      </w:r>
      <w:ins w:id="90427" w:author="Claude - סמנטי" w:date="2026-10-11T12:19:31Z">
        <w:r>
          <w:rPr>
            <w:rtl/>
          </w:rPr>
          <w:t xml:space="preserve">של פומבדיתא</w:t>
        </w:r>
      </w:ins>
      <w:del w:id="90428" w:author="Claude - סמנטי" w:date="2026-10-11T12:19:31Z">
        <w:r w:rsidRPr="006F178A">
          <w:rPr>
            <w:rtl/>
          </w:rPr>
          <w:delText xml:space="preserve">דפומבדיתא</w:delText>
        </w:r>
      </w:del>
      <w:r w:rsidRPr="006F178A">
        <w:rPr>
          <w:rtl/>
        </w:rPr>
        <w:t xml:space="preserve"> אמרינהו. </w:t>
      </w:r>
      <w:ins w:id="92948" w:author="מנוע מכני" w:date="2026-10-11T12:04:40Z">
        <w:r>
          <w:rPr>
            <w:rtl/>
          </w:rPr>
          <w:t xml:space="preserve">אחת</w:t>
        </w:r>
      </w:ins>
      <w:del w:id="92949" w:author="מנוע מכני" w:date="2026-10-11T12:04:40Z">
        <w:r w:rsidRPr="006F178A">
          <w:rPr>
            <w:rtl/>
          </w:rPr>
          <w:delText xml:space="preserve">חדא</w:delText>
        </w:r>
      </w:del>
      <w:r w:rsidRPr="006F178A">
        <w:rPr>
          <w:rtl/>
        </w:rPr>
        <w:t xml:space="preserve"> - הא.</w:t>
      </w:r>
    </w:p>
    <w:p w:rsidR="005851B8" w:rsidRPr="006F178A" w:rsidRDefault="005851B8" w:rsidP="005851B8">
      <w:pPr>
        <w:rPr>
          <w:rtl/>
        </w:rPr>
      </w:pPr>
      <w:r w:rsidRPr="006F178A">
        <w:rPr>
          <w:rtl/>
        </w:rPr>
        <w:t xml:space="preserve">אידך: המקדש, אם טעם מלא לוגמיו - יצא, ואם </w:t>
      </w:r>
      <w:ins w:id="91524" w:author="מנוע מכני" w:date="2026-10-11T12:04:40Z">
        <w:r>
          <w:rPr>
            <w:rtl/>
          </w:rPr>
          <w:t xml:space="preserve">לא</w:t>
        </w:r>
      </w:ins>
      <w:del w:id="91525" w:author="מנוע מכני" w:date="2026-10-11T12:04:40Z">
        <w:r w:rsidRPr="006F178A">
          <w:rPr>
            <w:rtl/>
          </w:rPr>
          <w:delText xml:space="preserve">לאו</w:delText>
        </w:r>
      </w:del>
      <w:r w:rsidRPr="006F178A">
        <w:rPr>
          <w:rtl/>
        </w:rPr>
        <w:t xml:space="preserve"> - </w:t>
      </w:r>
      <w:r w:rsidRPr="006F178A">
        <w:rPr>
          <w:rtl/>
        </w:rPr>
        <w:t xml:space="preserve">לא</w:t>
      </w:r>
      <w:r w:rsidRPr="006F178A">
        <w:rPr>
          <w:rtl/>
        </w:rPr>
        <w:t xml:space="preserve"> יצא.</w:t>
      </w:r>
    </w:p>
    <w:p>
      <w:pPr>
        <w:pStyle w:val="38"/>
        <w:rPr>
          <w:ins w:id="96396" w:author="מנוע מכני" w:date="2026-10-11T12:04:40Z"/>
        </w:rPr>
      </w:pPr>
      <w:del w:id="97061" w:author="מנוע מכני" w:date="2026-10-11T12:04:40Z">
        <w:r w:rsidRPr="006F178A">
          <w:delText xml:space="preserve">אמר </w:delText>
        </w:r>
      </w:del>
      <w:r w:rsidRPr="006F178A">
        <w:t xml:space="preserve">רב חביבא:</w:t>
      </w:r>
    </w:p>
    <w:p w:rsidR="005851B8" w:rsidRPr="006F178A" w:rsidRDefault="005851B8" w:rsidP="005851B8">
      <w:pPr>
        <w:rPr>
          <w:rtl/>
        </w:rPr>
      </w:pPr>
      <w:del w:id="96397" w:author="מנוע מכני" w:date="2026-10-11T12:04:40Z">
        <w:r w:rsidRPr="006F178A">
          <w:rPr>
            <w:rtl/>
          </w:rPr>
          <w:delText xml:space="preserve"> </w:delText>
        </w:r>
      </w:del>
      <w:r w:rsidRPr="006F178A">
        <w:rPr>
          <w:rtl/>
        </w:rPr>
        <w:t xml:space="preserve">הא </w:t>
      </w:r>
      <w:ins w:id="91526" w:author="מנוע מכני" w:date="2026-10-11T12:04:40Z">
        <w:r>
          <w:rPr>
            <w:rtl/>
          </w:rPr>
          <w:t xml:space="preserve">גם</w:t>
        </w:r>
      </w:ins>
      <w:del w:id="91527" w:author="מנוע מכני" w:date="2026-10-11T12:04:40Z">
        <w:r w:rsidRPr="006F178A">
          <w:rPr>
            <w:rtl/>
          </w:rPr>
          <w:delText xml:space="preserve">נמי</w:delText>
        </w:r>
      </w:del>
      <w:r w:rsidRPr="006F178A">
        <w:rPr>
          <w:rtl/>
        </w:rPr>
        <w:t xml:space="preserve"> סבי </w:t>
      </w:r>
      <w:ins w:id="90429" w:author="Claude - סמנטי" w:date="2026-10-11T12:19:31Z">
        <w:r>
          <w:rPr>
            <w:rtl/>
          </w:rPr>
          <w:t xml:space="preserve">של פומבדיתא</w:t>
        </w:r>
      </w:ins>
      <w:del w:id="90430" w:author="Claude - סמנטי" w:date="2026-10-11T12:19:31Z">
        <w:r w:rsidRPr="006F178A">
          <w:rPr>
            <w:rtl/>
          </w:rPr>
          <w:delText xml:space="preserve">דפומבדיתא</w:delText>
        </w:r>
      </w:del>
      <w:r w:rsidRPr="006F178A">
        <w:rPr>
          <w:rtl/>
        </w:rPr>
        <w:t xml:space="preserve"> אמרינהו.</w:t>
      </w:r>
    </w:p>
    <w:p>
      <w:pPr>
        <w:pStyle w:val="38"/>
        <w:rPr>
          <w:ins w:id="96398" w:author="מנוע מכני" w:date="2026-10-11T12:04:40Z"/>
        </w:rPr>
      </w:pPr>
      <w:r w:rsidRPr="006F178A">
        <w:t xml:space="preserve">דאריא"ש:</w:t>
      </w:r>
    </w:p>
    <w:p w:rsidR="005851B8" w:rsidRPr="006F178A" w:rsidRDefault="005851B8" w:rsidP="005851B8">
      <w:pPr>
        <w:rPr>
          <w:rtl/>
        </w:rPr>
      </w:pPr>
      <w:del w:id="96399" w:author="מנוע מכני" w:date="2026-10-11T12:04:40Z">
        <w:r w:rsidRPr="006F178A">
          <w:rPr>
            <w:rtl/>
          </w:rPr>
          <w:delText xml:space="preserve"> </w:delText>
        </w:r>
      </w:del>
      <w:r w:rsidRPr="006F178A">
        <w:rPr>
          <w:rtl/>
        </w:rPr>
        <w:t xml:space="preserve">עושין מדורה לחיה בשבת. סבור מינה: לחיה אין, לחולה </w:t>
      </w:r>
      <w:r w:rsidRPr="006F178A">
        <w:rPr>
          <w:rtl/>
        </w:rPr>
        <w:t xml:space="preserve">לא</w:t>
      </w:r>
      <w:r w:rsidRPr="006F178A">
        <w:rPr>
          <w:rtl/>
        </w:rPr>
        <w:t xml:space="preserve">. בימות הגשמים אין, בימות החמה </w:t>
      </w:r>
      <w:r w:rsidRPr="006F178A">
        <w:rPr>
          <w:rtl/>
        </w:rPr>
        <w:t xml:space="preserve">לא</w:t>
      </w:r>
      <w:r w:rsidRPr="006F178A">
        <w:rPr>
          <w:rtl/>
        </w:rPr>
        <w:t xml:space="preserve">.</w:t>
      </w:r>
    </w:p>
    <w:p>
      <w:pPr>
        <w:pStyle w:val="38"/>
        <w:rPr>
          <w:ins w:id="96400" w:author="מנוע מכני" w:date="2026-10-11T12:04:40Z"/>
        </w:rPr>
      </w:pPr>
      <w:r w:rsidRPr="006F178A">
        <w:t xml:space="preserve">איתמר, ארחב"א משמואל:</w:t>
      </w:r>
    </w:p>
    <w:p w:rsidR="005851B8" w:rsidRPr="006F178A" w:rsidRDefault="005851B8" w:rsidP="005851B8">
      <w:pPr>
        <w:rPr>
          <w:rtl/>
        </w:rPr>
      </w:pPr>
      <w:del w:id="96401" w:author="מנוע מכני" w:date="2026-10-11T12:04:40Z">
        <w:r w:rsidRPr="006F178A">
          <w:rPr>
            <w:rtl/>
          </w:rPr>
          <w:delText xml:space="preserve"> </w:delText>
        </w:r>
      </w:del>
      <w:r w:rsidRPr="006F178A">
        <w:rPr>
          <w:rtl/>
        </w:rPr>
        <w:t xml:space="preserve">הקיז דם ונצטנן - עושין לו מדורה בשבת, </w:t>
      </w:r>
      <w:ins w:id="90452" w:author="מנוע מכני" w:date="2026-10-11T12:04:40Z">
        <w:r>
          <w:rPr>
            <w:rtl/>
          </w:rPr>
          <w:t xml:space="preserve">ואפי'</w:t>
        </w:r>
      </w:ins>
      <w:del w:id="90453" w:author="מנוע מכני" w:date="2026-10-11T12:04:40Z">
        <w:r w:rsidRPr="006F178A">
          <w:rPr>
            <w:rtl/>
          </w:rPr>
          <w:delText xml:space="preserve">ואפילו</w:delText>
        </w:r>
      </w:del>
      <w:r w:rsidRPr="006F178A">
        <w:rPr>
          <w:rtl/>
        </w:rPr>
        <w:t xml:space="preserve"> בתקופת תמוז.</w:t>
      </w:r>
    </w:p>
    <w:p>
      <w:pPr>
        <w:pStyle w:val="38"/>
        <w:rPr>
          <w:ins w:id="96402" w:author="מנוע מכני" w:date="2026-10-11T12:04:40Z"/>
        </w:rPr>
      </w:pPr>
      <w:r w:rsidRPr="006F178A">
        <w:t xml:space="preserve">אמימר:</w:t>
      </w:r>
    </w:p>
    <w:p w:rsidR="005851B8" w:rsidRPr="006F178A" w:rsidRDefault="005851B8" w:rsidP="005851B8">
      <w:pPr>
        <w:rPr>
          <w:rtl/>
        </w:rPr>
      </w:pPr>
      <w:del w:id="96403" w:author="מנוע מכני" w:date="2026-10-11T12:04:40Z">
        <w:r w:rsidRPr="006F178A">
          <w:rPr>
            <w:rtl/>
          </w:rPr>
          <w:delText xml:space="preserve"> </w:delText>
        </w:r>
      </w:del>
      <w:r w:rsidRPr="006F178A">
        <w:rPr>
          <w:rtl/>
        </w:rPr>
        <w:t xml:space="preserve">הא </w:t>
      </w:r>
      <w:ins w:id="91528" w:author="מנוע מכני" w:date="2026-10-11T12:04:40Z">
        <w:r>
          <w:rPr>
            <w:rtl/>
          </w:rPr>
          <w:t xml:space="preserve">גם</w:t>
        </w:r>
      </w:ins>
      <w:del w:id="91529" w:author="מנוע מכני" w:date="2026-10-11T12:04:40Z">
        <w:r w:rsidRPr="006F178A">
          <w:rPr>
            <w:rtl/>
          </w:rPr>
          <w:delText xml:space="preserve">נמי</w:delText>
        </w:r>
      </w:del>
      <w:r w:rsidRPr="006F178A">
        <w:rPr>
          <w:rtl/>
        </w:rPr>
        <w:t xml:space="preserve"> סבי </w:t>
      </w:r>
      <w:ins w:id="90431" w:author="Claude - סמנטי" w:date="2026-10-11T12:19:31Z">
        <w:r>
          <w:rPr>
            <w:rtl/>
          </w:rPr>
          <w:t xml:space="preserve">של פומבדיתא</w:t>
        </w:r>
      </w:ins>
      <w:del w:id="90432" w:author="Claude - סמנטי" w:date="2026-10-11T12:19:31Z">
        <w:r w:rsidRPr="006F178A">
          <w:rPr>
            <w:rtl/>
          </w:rPr>
          <w:delText xml:space="preserve">דפומבדיתא</w:delText>
        </w:r>
      </w:del>
      <w:r w:rsidRPr="006F178A">
        <w:rPr>
          <w:rtl/>
        </w:rPr>
        <w:t xml:space="preserve"> אמרינהו.</w:t>
      </w:r>
    </w:p>
    <w:p w:rsidR="005851B8" w:rsidRPr="006F178A" w:rsidRDefault="005851B8" w:rsidP="005851B8">
      <w:pPr>
        <w:rPr>
          <w:rtl/>
        </w:rPr>
      </w:pPr>
      <w:r w:rsidRPr="006F178A">
        <w:rPr>
          <w:rtl/>
        </w:rPr>
        <w:t xml:space="preserve">דאיתמר: איזו היא אשירה סתם </w:t>
      </w:r>
      <w:r w:rsidRPr="006F178A">
        <w:rPr>
          <w:rStyle w:val="2fb"/>
          <w:rtl/>
        </w:rPr>
        <w:t xml:space="preserve">רב</w:t>
      </w:r>
      <w:r w:rsidRPr="006F178A">
        <w:rPr>
          <w:rtl/>
        </w:rPr>
        <w:t xml:space="preserve">: כל שכומרין שומרין אותה ואין טועמין מפירותיה.</w:t>
      </w:r>
    </w:p>
    <w:p>
      <w:pPr>
        <w:pStyle w:val="38"/>
        <w:rPr>
          <w:ins w:id="96404" w:author="מנוע מכני" w:date="2026-10-11T12:04:40Z"/>
        </w:rPr>
      </w:pPr>
      <w:r w:rsidRPr="006F178A">
        <w:t xml:space="preserve">ושמואל:</w:t>
      </w:r>
    </w:p>
    <w:p w:rsidR="005851B8" w:rsidRPr="006F178A" w:rsidRDefault="005851B8" w:rsidP="005851B8">
      <w:pPr>
        <w:rPr>
          <w:rtl/>
        </w:rPr>
      </w:pPr>
      <w:del w:id="96405" w:author="מנוע מכני" w:date="2026-10-11T12:04:40Z">
        <w:r w:rsidRPr="006F178A">
          <w:rPr>
            <w:rtl/>
          </w:rPr>
          <w:delText xml:space="preserve"> </w:delText>
        </w:r>
      </w:del>
      <w:r w:rsidRPr="006F178A">
        <w:rPr>
          <w:rtl/>
        </w:rPr>
        <w:t xml:space="preserve">כגון </w:t>
      </w:r>
      <w:ins w:id="91530" w:author="מנוע מכני" w:date="2026-10-11T12:04:40Z">
        <w:r>
          <w:rPr>
            <w:rtl/>
          </w:rPr>
          <w:t xml:space="preserve">דאמרו</w:t>
        </w:r>
      </w:ins>
      <w:del w:id="91531" w:author="מנוע מכני" w:date="2026-10-11T12:04:40Z">
        <w:r w:rsidRPr="006F178A">
          <w:rPr>
            <w:rtl/>
          </w:rPr>
          <w:delText xml:space="preserve">דאמרי</w:delText>
        </w:r>
      </w:del>
      <w:r w:rsidRPr="006F178A">
        <w:rPr>
          <w:rtl/>
        </w:rPr>
        <w:t xml:space="preserve"> </w:t>
      </w:r>
      <w:ins w:id="92952" w:author="מנוע מכני" w:date="2026-10-11T12:04:40Z">
        <w:r>
          <w:rPr>
            <w:rtl/>
          </w:rPr>
          <w:t xml:space="preserve">אלו</w:t>
        </w:r>
      </w:ins>
      <w:del w:id="92953" w:author="מנוע מכני" w:date="2026-10-11T12:04:40Z">
        <w:r w:rsidRPr="006F178A">
          <w:rPr>
            <w:rtl/>
          </w:rPr>
          <w:delText xml:space="preserve">הני</w:delText>
        </w:r>
      </w:del>
      <w:r w:rsidRPr="006F178A">
        <w:rPr>
          <w:rtl/>
        </w:rPr>
        <w:t xml:space="preserve"> תמרי לשיכרא דבי נצרפי דשתו </w:t>
      </w:r>
      <w:ins w:id="92950" w:author="מנוע מכני" w:date="2026-10-11T12:04:40Z">
        <w:r>
          <w:rPr>
            <w:rtl/>
          </w:rPr>
          <w:t xml:space="preserve">לו</w:t>
        </w:r>
      </w:ins>
      <w:del w:id="92951" w:author="מנוע מכני" w:date="2026-10-11T12:04:40Z">
        <w:r w:rsidRPr="006F178A">
          <w:rPr>
            <w:rtl/>
          </w:rPr>
          <w:delText xml:space="preserve">ליה</w:delText>
        </w:r>
      </w:del>
      <w:r w:rsidRPr="006F178A">
        <w:rPr>
          <w:rtl/>
        </w:rPr>
        <w:t xml:space="preserve"> ביום חגם.</w:t>
      </w:r>
    </w:p>
    <w:p w:rsidR="005851B8" w:rsidRPr="006F178A" w:rsidRDefault="005851B8" w:rsidP="005851B8">
      <w:pPr>
        <w:rPr>
          <w:rtl/>
        </w:rPr>
      </w:pPr>
      <w:r w:rsidRPr="006F178A">
        <w:rPr>
          <w:rtl/>
        </w:rPr>
        <w:t xml:space="preserve">וא"ל</w:t>
      </w:r>
      <w:r w:rsidRPr="006F178A">
        <w:rPr>
          <w:rtl/>
        </w:rPr>
        <w:t xml:space="preserve"> סבי </w:t>
      </w:r>
      <w:ins w:id="90433" w:author="Claude - סמנטי" w:date="2026-10-11T12:19:31Z">
        <w:r>
          <w:rPr>
            <w:rtl/>
          </w:rPr>
          <w:t xml:space="preserve">של פומבדיתא</w:t>
        </w:r>
      </w:ins>
      <w:del w:id="90434" w:author="Claude - סמנטי" w:date="2026-10-11T12:19:31Z">
        <w:r w:rsidRPr="006F178A">
          <w:rPr>
            <w:rtl/>
          </w:rPr>
          <w:delText xml:space="preserve">דפומבדיתא</w:delText>
        </w:r>
      </w:del>
      <w:r w:rsidRPr="006F178A">
        <w:rPr>
          <w:rtl/>
        </w:rPr>
        <w:t xml:space="preserve">: </w:t>
      </w:r>
      <w:r w:rsidRPr="006F178A">
        <w:rPr>
          <w:b/>
          <w:bCs/>
          <w:rtl/>
        </w:rPr>
        <w:t>הלכתא</w:t>
      </w:r>
      <w:r w:rsidRPr="006F178A">
        <w:rPr>
          <w:rtl/>
        </w:rPr>
        <w:t xml:space="preserve"> </w:t>
      </w:r>
      <w:ins w:id="92954" w:author="מנוע מכני" w:date="2026-10-11T12:04:40Z">
        <w:r>
          <w:rPr>
            <w:rtl/>
          </w:rPr>
          <w:t xml:space="preserve">כמותו</w:t>
        </w:r>
      </w:ins>
      <w:del w:id="92955" w:author="מנוע מכני" w:date="2026-10-11T12:04:40Z">
        <w:r w:rsidRPr="006F178A">
          <w:rPr>
            <w:rtl/>
          </w:rPr>
          <w:delText xml:space="preserve">כוותיה</w:delText>
        </w:r>
      </w:del>
      <w:r w:rsidRPr="006F178A">
        <w:rPr>
          <w:rtl/>
        </w:rPr>
        <w:t xml:space="preserve"> </w:t>
      </w:r>
      <w:r w:rsidRPr="006F178A">
        <w:rPr>
          <w:rStyle w:val="2fb"/>
          <w:rtl/>
        </w:rPr>
        <w:t xml:space="preserve">דשמואל</w:t>
      </w:r>
      <w:r w:rsidRPr="006F178A">
        <w:rPr>
          <w:rtl/>
        </w:rPr>
        <w:t xml:space="preserve">.</w:t>
      </w:r>
    </w:p>
    <w:p>
      <w:pPr>
        <w:pStyle w:val="38"/>
        <w:rPr>
          <w:ins w:id="96406" w:author="מנוע מכני" w:date="2026-10-11T12:04:40Z"/>
        </w:rPr>
      </w:pPr>
      <w:r w:rsidRPr="006F178A">
        <w:t xml:space="preserve">הך</w:t>
      </w:r>
    </w:p>
    <w:p w:rsidR="005851B8" w:rsidRPr="006F178A" w:rsidRDefault="005851B8" w:rsidP="005851B8">
      <w:pPr>
        <w:rPr>
          <w:rtl/>
        </w:rPr>
      </w:pPr>
      <w:del w:id="96407" w:author="מנוע מכני" w:date="2026-10-11T12:04:40Z">
        <w:r w:rsidRPr="006F178A">
          <w:rPr>
            <w:rtl/>
          </w:rPr>
          <w:delText xml:space="preserve"> </w:delText>
        </w:r>
      </w:del>
      <w:r w:rsidRPr="006F178A">
        <w:rPr>
          <w:rtl/>
        </w:rPr>
        <w:t xml:space="preserve">דכיצד משתתפין במבוי מביאים חבית של יין ושל שמן ושל תמרים ושל גרוגרות ושל שאר מיני פירות.</w:t>
      </w:r>
    </w:p>
    <w:p w:rsidR="005851B8" w:rsidRPr="006F178A" w:rsidRDefault="005851B8" w:rsidP="005851B8">
      <w:pPr>
        <w:rPr>
          <w:rtl/>
        </w:rPr>
      </w:pPr>
      <w:ins w:id="93760" w:author="מנוע מכני" w:date="2026-10-11T12:04:40Z">
        <w:r>
          <w:rPr>
            <w:rtl/>
          </w:rPr>
          <w:t xml:space="preserve">ואם </w:t>
        </w:r>
      </w:ins>
      <w:del w:id="93761" w:author="מנוע מכני" w:date="2026-10-11T12:04:40Z">
        <w:r w:rsidRPr="006F178A">
          <w:rPr>
            <w:rtl/>
          </w:rPr>
          <w:delText xml:space="preserve">ואי </w:delText>
        </w:r>
      </w:del>
      <w:r w:rsidRPr="006F178A">
        <w:rPr>
          <w:rtl/>
        </w:rPr>
        <w:t xml:space="preserve">משלו צריך לזכות, ואם משלהן - צריך להודיע. ומגביה מן הקרקע משהו והיינו טפח.</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w:t>
      </w:r>
    </w:p>
    <w:p>
      <w:pPr>
        <w:pStyle w:val="afffff8"/>
        <w:rPr>
          <w:ins w:id="90169" w:author="קלוד" w:date="2026-10-11T12:24:08Z"/>
        </w:rPr>
      </w:pPr>
      <w:ins w:id="90170" w:author="קלוד" w:date="2026-10-11T12:24:08Z">
        <w:r>
          <w:rPr>
            <w:color w:val="7B3F00"/>
          </w:rPr>
          <w:t xml:space="preserve">שיתוף מבואות ועירובי תחומין - האם צריך לזכות</w:t>
        </w:r>
      </w:ins>
    </w:p>
    <w:p>
      <w:pPr>
        <w:pStyle w:val="38"/>
        <w:rPr>
          <w:ins w:id="96408" w:author="מנוע מכני" w:date="2026-10-11T12:04:40Z"/>
        </w:rPr>
      </w:pPr>
      <w:r w:rsidRPr="00E24E5E">
        <w:t>איתמר, שיתופי מבואות,</w:t>
      </w:r>
      <w:r w:rsidRPr="006F178A">
        <w:t xml:space="preserve"> </w:t>
      </w:r>
      <w:r>
        <w:tab/>
      </w:r>
      <w:r>
        <w:t>ל</w:t>
      </w:r>
      <w:r>
        <w:t>רב</w:t>
      </w:r>
      <w:r w:rsidRPr="006F178A">
        <w:t xml:space="preserve">:</w:t>
      </w:r>
    </w:p>
    <w:p w:rsidR="005851B8" w:rsidRDefault="005851B8" w:rsidP="005851B8">
      <w:pPr>
        <w:rPr>
          <w:rFonts w:ascii="Fb Fontext" w:hAnsi="Fb Fontext"/>
          <w:rtl/>
        </w:rPr>
      </w:pPr>
      <w:del w:id="96409" w:author="מנוע מכני" w:date="2026-10-11T12:04:40Z">
        <w:r w:rsidRPr="006F178A">
          <w:rPr>
            <w:rFonts w:ascii="Fb Fontext" w:hAnsi="Fb Fontext"/>
            <w:rtl/>
          </w:rPr>
          <w:delText xml:space="preserve"> </w:delText>
        </w:r>
      </w:del>
      <w:r w:rsidRPr="006F178A">
        <w:rPr>
          <w:rFonts w:ascii="Fb Fontext" w:hAnsi="Fb Fontext"/>
          <w:rtl/>
        </w:rPr>
        <w:t xml:space="preserve">אין צריך לזכות, </w:t>
      </w:r>
      <w:r w:rsidRPr="006F178A">
        <w:rPr>
          <w:rStyle w:val="2fb"/>
          <w:rFonts w:ascii="Fb Fontext" w:hAnsi="Fb Fontext"/>
          <w:rtl/>
        </w:rPr>
        <w:t xml:space="preserve">ו</w:t>
      </w:r>
      <w:r>
        <w:rPr>
          <w:rStyle w:val="2fb"/>
          <w:rFonts w:ascii="Fb Fontext" w:hAnsi="Fb Fontext" w:hint="cs"/>
          <w:rtl/>
        </w:rPr>
        <w:t>ל</w:t>
      </w:r>
      <w:r w:rsidRPr="006F178A">
        <w:rPr>
          <w:rStyle w:val="2fb"/>
          <w:rFonts w:ascii="Fb Fontext" w:hAnsi="Fb Fontext"/>
          <w:rtl/>
        </w:rPr>
        <w:t xml:space="preserve">שמואל</w:t>
      </w:r>
      <w:r w:rsidRPr="006F178A">
        <w:rPr>
          <w:rFonts w:ascii="Fb Fontext" w:hAnsi="Fb Fontext"/>
          <w:rtl/>
        </w:rPr>
        <w:t xml:space="preserve">: צריך לזכות [</w:t>
      </w:r>
      <w:ins w:id="92956" w:author="מנוע מכני" w:date="2026-10-11T12:04:40Z">
        <w:r>
          <w:rPr>
            <w:rFonts w:ascii="Fb Fontext" w:hAnsi="Fb Fontext"/>
            <w:rtl/>
          </w:rPr>
          <w:t xml:space="preserve">וכך</w:t>
        </w:r>
      </w:ins>
      <w:del w:id="92957" w:author="מנוע מכני" w:date="2026-10-11T12:04:40Z">
        <w:r w:rsidRPr="006F178A">
          <w:rPr>
            <w:rFonts w:ascii="Fb Fontext" w:hAnsi="Fb Fontext"/>
            <w:rtl/>
          </w:rPr>
          <w:delText xml:space="preserve">והכי</w:delText>
        </w:r>
      </w:del>
      <w:r w:rsidRPr="006F178A">
        <w:rPr>
          <w:rFonts w:ascii="Fb Fontext" w:hAnsi="Fb Fontext"/>
          <w:rtl/>
        </w:rPr>
        <w:t xml:space="preserve"> תני]</w:t>
      </w:r>
    </w:p>
    <w:p>
      <w:pPr>
        <w:pStyle w:val="38"/>
        <w:rPr>
          <w:ins w:id="96410" w:author="מנוע מכני" w:date="2026-10-11T12:04:40Z"/>
        </w:rPr>
      </w:pPr>
      <w:r>
        <w:tab/>
      </w:r>
      <w:r w:rsidRPr="00E24E5E">
        <w:t>עירובי תחומין,</w:t>
      </w:r>
      <w:r w:rsidRPr="006F178A">
        <w:t xml:space="preserve"> </w:t>
      </w:r>
      <w:r>
        <w:tab/>
      </w:r>
      <w:r w:rsidRPr="006F178A">
        <w:t>רב</w:t>
      </w:r>
      <w:r>
        <w:t xml:space="preserve">:</w:t>
      </w:r>
    </w:p>
    <w:p w:rsidR="005851B8" w:rsidRDefault="005851B8" w:rsidP="005851B8">
      <w:pPr>
        <w:rPr>
          <w:rtl/>
        </w:rPr>
      </w:pPr>
      <w:del w:id="96411" w:author="מנוע מכני" w:date="2026-10-11T12:04:40Z">
        <w:r>
          <w:rPr>
            <w:rtl/>
          </w:rPr>
          <w:delText xml:space="preserve"> </w:delText>
        </w:r>
      </w:del>
      <w:r>
        <w:rPr>
          <w:rtl/>
        </w:rPr>
        <w:t xml:space="preserve">צריך לזכות, </w:t>
      </w:r>
      <w:r>
        <w:rPr>
          <w:rStyle w:val="2fb"/>
          <w:rtl/>
        </w:rPr>
        <w:t xml:space="preserve">ו</w:t>
      </w:r>
      <w:r>
        <w:rPr>
          <w:rStyle w:val="2fb"/>
          <w:rFonts w:hint="cs"/>
          <w:rtl/>
        </w:rPr>
        <w:t>ל</w:t>
      </w:r>
      <w:r>
        <w:rPr>
          <w:rStyle w:val="2fb"/>
          <w:rtl/>
        </w:rPr>
        <w:t>שמואל</w:t>
      </w:r>
      <w:r>
        <w:rPr>
          <w:rFonts w:hint="cs"/>
          <w:rtl/>
        </w:rPr>
        <w:t>:</w:t>
      </w:r>
      <w:r w:rsidRPr="006F178A">
        <w:rPr>
          <w:rtl/>
        </w:rPr>
        <w:t xml:space="preserve"> אין צריך לזכות. [דלא תני]</w:t>
      </w:r>
    </w:p>
    <w:p>
      <w:pPr>
        <w:pStyle w:val="38"/>
        <w:rPr>
          <w:ins w:id="96412" w:author="מנוע מכני" w:date="2026-10-11T12:04:40Z"/>
        </w:rPr>
      </w:pPr>
      <w:r w:rsidRPr="006F178A">
        <w:t xml:space="preserve">תנאי היא [בתחומין] דאריא"ר:</w:t>
      </w:r>
    </w:p>
    <w:p w:rsidR="005851B8" w:rsidRPr="006F178A" w:rsidRDefault="005851B8" w:rsidP="005851B8">
      <w:pPr>
        <w:rPr>
          <w:rtl/>
        </w:rPr>
      </w:pPr>
      <w:del w:id="96413" w:author="מנוע מכני" w:date="2026-10-11T12:04:40Z">
        <w:r w:rsidRPr="006F178A">
          <w:rPr>
            <w:rtl/>
          </w:rPr>
          <w:delText xml:space="preserve"> </w:delText>
        </w:r>
      </w:del>
      <w:r w:rsidRPr="006F178A">
        <w:rPr>
          <w:rtl/>
        </w:rPr>
        <w:t xml:space="preserve">מעשה בכלתו של </w:t>
      </w:r>
      <w:r w:rsidRPr="006F178A">
        <w:rPr>
          <w:rStyle w:val="2fb"/>
          <w:rtl/>
        </w:rPr>
        <w:t xml:space="preserve">רבי</w:t>
      </w:r>
      <w:r w:rsidRPr="006F178A">
        <w:rPr>
          <w:rtl/>
        </w:rPr>
        <w:t xml:space="preserve"> אושעיא שהלכה לבית המרחץ וחשכה לה, ועירבה לה חמותה.</w:t>
      </w:r>
    </w:p>
    <w:p w:rsidR="005851B8" w:rsidRPr="006F178A" w:rsidRDefault="005851B8" w:rsidP="005851B8">
      <w:pPr>
        <w:rPr>
          <w:rtl/>
        </w:rPr>
      </w:pPr>
      <w:r w:rsidRPr="006F178A">
        <w:rPr>
          <w:rtl/>
        </w:rPr>
        <w:t xml:space="preserve">ובא מעשה לפני </w:t>
      </w:r>
      <w:r w:rsidRPr="006F178A">
        <w:rPr>
          <w:rStyle w:val="2fb"/>
          <w:rtl/>
        </w:rPr>
        <w:t xml:space="preserve">רבי חייא</w:t>
      </w:r>
      <w:r w:rsidRPr="006F178A">
        <w:rPr>
          <w:rtl/>
        </w:rPr>
        <w:t xml:space="preserve"> ואסר.</w:t>
      </w:r>
    </w:p>
    <w:p>
      <w:pPr>
        <w:pStyle w:val="38"/>
        <w:rPr>
          <w:ins w:id="96414" w:author="מנוע מכני" w:date="2026-10-11T12:04:40Z"/>
        </w:rPr>
      </w:pPr>
      <w:r w:rsidRPr="006F178A">
        <w:t xml:space="preserve">וא"ל</w:t>
      </w:r>
      <w:r w:rsidRPr="006F178A">
        <w:t xml:space="preserve"> ריב"י:</w:t>
      </w:r>
    </w:p>
    <w:p w:rsidR="005851B8" w:rsidRPr="006F178A" w:rsidRDefault="005851B8" w:rsidP="005851B8">
      <w:pPr>
        <w:rPr>
          <w:rtl/>
        </w:rPr>
      </w:pPr>
      <w:del w:id="96415" w:author="מנוע מכני" w:date="2026-10-11T12:04:40Z">
        <w:r w:rsidRPr="006F178A">
          <w:rPr>
            <w:rtl/>
          </w:rPr>
          <w:delText xml:space="preserve"> </w:delText>
        </w:r>
      </w:del>
      <w:r w:rsidRPr="006F178A">
        <w:rPr>
          <w:rtl/>
        </w:rPr>
        <w:t xml:space="preserve">בבלאי. כל כך אתה מחמיר בעירובין. כך </w:t>
      </w:r>
      <w:r w:rsidRPr="006F178A">
        <w:rPr>
          <w:rtl/>
        </w:rPr>
        <w:t xml:space="preserve">אמר</w:t>
      </w:r>
      <w:r w:rsidRPr="006F178A">
        <w:rPr>
          <w:rtl/>
        </w:rPr>
        <w:t xml:space="preserve"> אבא: כל שיש לך להקל בעירובין - הקל.</w:t>
      </w:r>
    </w:p>
    <w:p>
      <w:pPr>
        <w:pStyle w:val="38"/>
        <w:rPr>
          <w:ins w:id="96416" w:author="מנוע מכני" w:date="2026-10-11T12:04:40Z"/>
        </w:rPr>
      </w:pPr>
      <w:r w:rsidRPr="00E24E5E">
        <w:t>ואבעיא להו:</w:t>
      </w:r>
    </w:p>
    <w:p w:rsidR="005851B8" w:rsidRPr="006F178A" w:rsidRDefault="005851B8" w:rsidP="005851B8">
      <w:pPr>
        <w:rPr>
          <w:rtl/>
        </w:rPr>
      </w:pPr>
      <w:del w:id="96417" w:author="מנוע מכני" w:date="2026-10-11T12:04:40Z">
        <w:r w:rsidRPr="006F178A">
          <w:rPr>
            <w:rtl/>
          </w:rPr>
          <w:delText xml:space="preserve"> </w:delText>
        </w:r>
      </w:del>
      <w:r w:rsidRPr="006F178A">
        <w:rPr>
          <w:rtl/>
        </w:rPr>
        <w:t xml:space="preserve">משל חמותה עירבה לה, ומשום דלא זיכתה לה, </w:t>
      </w:r>
      <w:r w:rsidRPr="004C00C0">
        <w:rPr>
          <w:b/>
          <w:bCs/>
          <w:rtl/>
        </w:rPr>
        <w:t xml:space="preserve">א"ד: </w:t>
      </w:r>
      <w:r w:rsidRPr="006F178A">
        <w:rPr>
          <w:rtl/>
        </w:rPr>
        <w:t>משלה עירבה לה, ומשום דשלא מדעתה.</w:t>
      </w:r>
    </w:p>
    <w:p w:rsidR="005851B8" w:rsidRPr="006F178A" w:rsidRDefault="005851B8" w:rsidP="005851B8">
      <w:pPr>
        <w:rPr>
          <w:rtl/>
        </w:rPr>
      </w:pPr>
      <w:r w:rsidRPr="006F178A">
        <w:rPr>
          <w:rtl/>
        </w:rPr>
        <w:t>וא</w:t>
      </w:r>
      <w:r>
        <w:rPr>
          <w:rtl/>
        </w:rPr>
        <w:t xml:space="preserve">"ל</w:t>
      </w:r>
      <w:r>
        <w:rPr>
          <w:rtl/>
        </w:rPr>
        <w:t xml:space="preserve"> </w:t>
      </w:r>
      <w:r>
        <w:rPr>
          <w:rStyle w:val="2fb"/>
          <w:rtl/>
        </w:rPr>
        <w:t xml:space="preserve">רב</w:t>
      </w:r>
      <w:r>
        <w:rPr>
          <w:rtl/>
        </w:rPr>
        <w:t xml:space="preserve"> יעקב [ההוא מרבנן] </w:t>
      </w:r>
      <w:ins w:id="92958" w:author="מנוע מכני" w:date="2026-10-11T12:04:40Z">
        <w:r>
          <w:rPr>
            <w:rtl/>
          </w:rPr>
          <w:t xml:space="preserve">לי</w:t>
        </w:r>
      </w:ins>
      <w:del w:id="92959" w:author="מנוע מכני" w:date="2026-10-11T12:04:40Z">
        <w:r>
          <w:rPr>
            <w:rtl/>
          </w:rPr>
          <w:delText xml:space="preserve">לדידי</w:delText>
        </w:r>
      </w:del>
      <w:r>
        <w:rPr>
          <w:rtl/>
        </w:rPr>
        <w:t xml:space="preserve"> מ</w:t>
      </w:r>
      <w:r w:rsidRPr="006F178A">
        <w:rPr>
          <w:rtl/>
        </w:rPr>
        <w:t xml:space="preserve">פרשא לה </w:t>
      </w:r>
      <w:r w:rsidRPr="006F178A">
        <w:rPr>
          <w:rStyle w:val="2fb"/>
          <w:rtl/>
        </w:rPr>
        <w:t xml:space="preserve">מרי"ו</w:t>
      </w:r>
      <w:r w:rsidRPr="006F178A">
        <w:rPr>
          <w:rtl/>
        </w:rPr>
        <w:t xml:space="preserve">: משל חמותה עירבה, ומשום דלא זיכתה לה.</w:t>
      </w:r>
    </w:p>
    <w:p w:rsidR="005851B8" w:rsidRPr="006F178A" w:rsidRDefault="005851B8" w:rsidP="005851B8">
      <w:pPr>
        <w:rPr>
          <w:rtl/>
        </w:rPr>
      </w:pPr>
      <w:r w:rsidRPr="006F178A">
        <w:rPr>
          <w:rtl/>
        </w:rPr>
        <w:t xml:space="preserve">וכך אמרו לבריה דרבייעקב ששאל </w:t>
      </w:r>
      <w:r w:rsidRPr="006F178A">
        <w:rPr>
          <w:rStyle w:val="2fb"/>
          <w:rtl/>
        </w:rPr>
        <w:t xml:space="preserve">לר"י</w:t>
      </w:r>
      <w:r w:rsidRPr="006F178A">
        <w:rPr>
          <w:rtl/>
        </w:rPr>
        <w:t xml:space="preserve"> בר אידי.</w:t>
      </w:r>
    </w:p>
    <w:p>
      <w:pPr>
        <w:pStyle w:val="38"/>
        <w:rPr>
          <w:ins w:id="96418" w:author="מנוע מכני" w:date="2026-10-11T12:04:40Z"/>
        </w:rPr>
      </w:pPr>
      <w:r w:rsidRPr="006F178A">
        <w:t xml:space="preserve">ר"נ </w:t>
      </w:r>
      <w:ins w:id="90435" w:author="Claude - סמנטי" w:date="2026-10-11T12:19:31Z">
        <w:r>
          <w:t xml:space="preserve">מקובל בידינו</w:t>
        </w:r>
      </w:ins>
      <w:del w:id="90436" w:author="Claude - סמנטי" w:date="2026-10-11T12:19:31Z">
        <w:r w:rsidRPr="006F178A">
          <w:delText xml:space="preserve">נקטינן</w:delText>
        </w:r>
      </w:del>
      <w:r w:rsidRPr="006F178A">
        <w:t xml:space="preserve">:</w:t>
      </w:r>
    </w:p>
    <w:p w:rsidR="005851B8" w:rsidRPr="006F178A" w:rsidRDefault="005851B8" w:rsidP="005851B8">
      <w:pPr>
        <w:rPr>
          <w:b/>
          <w:bCs/>
          <w:rtl/>
        </w:rPr>
      </w:pPr>
      <w:del w:id="96419" w:author="מנוע מכני" w:date="2026-10-11T12:04:40Z">
        <w:r w:rsidRPr="006F178A">
          <w:rPr>
            <w:rtl/>
          </w:rPr>
          <w:delText xml:space="preserve"> </w:delText>
        </w:r>
      </w:del>
      <w:r w:rsidRPr="006F178A">
        <w:rPr>
          <w:rtl/>
        </w:rPr>
        <w:t xml:space="preserve">אחד עירובי תחומין ואחד עירובי חצירות אחד שיתופי מבואות צריך לזכות.</w:t>
      </w:r>
    </w:p>
    <w:p>
      <w:pPr>
        <w:pStyle w:val="38"/>
        <w:rPr>
          <w:ins w:id="96421" w:author="מנוע מכני" w:date="2026-10-11T12:04:40Z"/>
        </w:rPr>
      </w:pPr>
      <w:del w:id="96420" w:author="מנוע מכני" w:date="2026-10-11T12:04:40Z">
        <w:r w:rsidRPr="006F178A">
          <w:delText xml:space="preserve">•</w:delText>
        </w:r>
      </w:del>
      <w:r w:rsidRPr="006F178A">
        <w:t xml:space="preserve"> </w:t>
      </w:r>
      <w:r w:rsidRPr="002C565B">
        <w:t>בעי ר"נ</w:t>
      </w:r>
      <w:r w:rsidRPr="006F178A">
        <w:t xml:space="preserve">:</w:t>
      </w:r>
    </w:p>
    <w:p w:rsidR="005851B8" w:rsidRPr="006F178A" w:rsidRDefault="005851B8" w:rsidP="005851B8">
      <w:pPr>
        <w:rPr>
          <w:rtl/>
        </w:rPr>
      </w:pPr>
      <w:del w:id="96422" w:author="מנוע מכני" w:date="2026-10-11T12:04:40Z">
        <w:r w:rsidRPr="006F178A">
          <w:rPr>
            <w:rtl/>
          </w:rPr>
          <w:delText xml:space="preserve"> </w:delText>
        </w:r>
      </w:del>
      <w:r w:rsidRPr="006F178A">
        <w:rPr>
          <w:rtl/>
        </w:rPr>
        <w:t xml:space="preserve">עירובי תבשילין, </w:t>
      </w:r>
      <w:ins w:id="93762" w:author="מנוע מכני" w:date="2026-10-11T12:04:40Z">
        <w:r>
          <w:rPr>
            <w:rtl/>
          </w:rPr>
          <w:t xml:space="preserve">אם </w:t>
        </w:r>
      </w:ins>
      <w:del w:id="93763" w:author="מנוע מכני" w:date="2026-10-11T12:04:40Z">
        <w:r w:rsidRPr="006F178A">
          <w:rPr>
            <w:rtl/>
          </w:rPr>
          <w:delText xml:space="preserve">אי </w:delText>
        </w:r>
      </w:del>
      <w:r w:rsidRPr="006F178A">
        <w:rPr>
          <w:rtl/>
        </w:rPr>
        <w:t xml:space="preserve">צריך לזכות דלא שמע </w:t>
      </w:r>
      <w:r w:rsidRPr="006F178A">
        <w:rPr>
          <w:rStyle w:val="2fb"/>
          <w:rtl/>
        </w:rPr>
        <w:t xml:space="preserve">מרנב"א</w:t>
      </w:r>
      <w:r w:rsidRPr="006F178A">
        <w:rPr>
          <w:rtl/>
        </w:rPr>
        <w:t xml:space="preserve"> בשם </w:t>
      </w:r>
      <w:r w:rsidRPr="006F178A">
        <w:rPr>
          <w:rStyle w:val="2fb"/>
          <w:rtl/>
        </w:rPr>
        <w:t xml:space="preserve">שמואל</w:t>
      </w:r>
      <w:r w:rsidRPr="006F178A">
        <w:rPr>
          <w:rtl/>
        </w:rPr>
        <w:t xml:space="preserve"> דצריך לזכות.</w:t>
      </w:r>
    </w:p>
    <w:p w:rsidR="005851B8" w:rsidRPr="006F178A" w:rsidRDefault="005851B8" w:rsidP="005851B8">
      <w:pPr>
        <w:rPr>
          <w:rtl/>
        </w:rPr>
      </w:pPr>
      <w:r w:rsidRPr="006F178A">
        <w:rPr>
          <w:rtl/>
        </w:rPr>
        <w:t xml:space="preserve">ודווקא בתחומין דהחמיר אחר ששמע דחלקו בזה </w:t>
      </w:r>
      <w:r w:rsidRPr="006F178A">
        <w:rPr>
          <w:rStyle w:val="2fb"/>
          <w:rtl/>
        </w:rPr>
        <w:t xml:space="preserve">רב</w:t>
      </w:r>
      <w:r w:rsidRPr="006F178A">
        <w:rPr>
          <w:rtl/>
        </w:rPr>
        <w:t xml:space="preserve"> ושמאול </w:t>
      </w:r>
      <w:r w:rsidRPr="006F178A">
        <w:rPr>
          <w:rtl/>
        </w:rPr>
        <w:t xml:space="preserve">משא"כ</w:t>
      </w:r>
      <w:r w:rsidRPr="006F178A">
        <w:rPr>
          <w:rtl/>
        </w:rPr>
        <w:t xml:space="preserve"> בעירובי תבשילין שלא שמע </w:t>
      </w:r>
      <w:ins w:id="91532" w:author="מנוע מכני" w:date="2026-10-11T12:04:40Z">
        <w:r>
          <w:rPr>
            <w:rtl/>
          </w:rPr>
          <w:t xml:space="preserve">דחלקו</w:t>
        </w:r>
      </w:ins>
      <w:del w:id="91533" w:author="מנוע מכני" w:date="2026-10-11T12:04:40Z">
        <w:r w:rsidRPr="006F178A">
          <w:rPr>
            <w:rtl/>
          </w:rPr>
          <w:delText xml:space="preserve">דפליגי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67" w:author="קלוד" w:date="2026-10-11T12:24:08Z"/>
        </w:rPr>
      </w:pPr>
      <w:ins w:id="90168" w:author="קלוד" w:date="2026-10-11T12:24:08Z">
        <w:r>
          <w:rPr>
            <w:color w:val="7B3F00"/>
          </w:rPr>
          <w:t xml:space="preserve">אשתו של אדם מערבת בעל כרחו - במקום שאסר</w:t>
        </w:r>
      </w:ins>
    </w:p>
    <w:p>
      <w:pPr>
        <w:pStyle w:val="38"/>
        <w:rPr>
          <w:ins w:id="96423" w:author="מנוע מכני" w:date="2026-10-11T12:04:40Z"/>
        </w:rPr>
      </w:pPr>
      <w:r w:rsidRPr="006F178A">
        <w:t xml:space="preserve">שמואל:</w:t>
      </w:r>
    </w:p>
    <w:p w:rsidR="005851B8" w:rsidRPr="006F178A" w:rsidRDefault="005851B8" w:rsidP="005851B8">
      <w:pPr>
        <w:rPr>
          <w:rtl/>
        </w:rPr>
      </w:pPr>
      <w:del w:id="96424" w:author="מנוע מכני" w:date="2026-10-11T12:04:40Z">
        <w:r w:rsidRPr="006F178A">
          <w:rPr>
            <w:rFonts w:ascii="Fb Fontext" w:hAnsi="Fb Fontext"/>
            <w:rtl/>
          </w:rPr>
          <w:delText xml:space="preserve"> </w:delText>
        </w:r>
      </w:del>
      <w:r w:rsidRPr="006F178A">
        <w:rPr>
          <w:rFonts w:ascii="Fb Fontext" w:hAnsi="Fb Fontext"/>
          <w:rtl/>
        </w:rPr>
        <w:t xml:space="preserve">אשתו של אדם מערבת בע"כ ודווקא </w:t>
      </w:r>
      <w:ins w:id="91534" w:author="מנוע מכני" w:date="2026-10-11T12:04:40Z">
        <w:r>
          <w:rPr>
            <w:rFonts w:ascii="Fb Fontext" w:hAnsi="Fb Fontext"/>
            <w:rtl/>
          </w:rPr>
          <w:t xml:space="preserve">מקום</w:t>
        </w:r>
      </w:ins>
      <w:del w:id="91535" w:author="מנוע מכני" w:date="2026-10-11T12:04:40Z">
        <w:r w:rsidRPr="006F178A">
          <w:rPr>
            <w:rFonts w:ascii="Fb Fontext" w:hAnsi="Fb Fontext"/>
            <w:rtl/>
          </w:rPr>
          <w:delText xml:space="preserve">היכא</w:delText>
        </w:r>
      </w:del>
      <w:r w:rsidRPr="006F178A">
        <w:rPr>
          <w:rFonts w:ascii="Fb Fontext" w:hAnsi="Fb Fontext"/>
          <w:rtl/>
        </w:rPr>
        <w:t xml:space="preserve"> שאסר.</w:t>
      </w:r>
    </w:p>
    <w:p w:rsidR="005851B8" w:rsidRPr="00132755" w:rsidRDefault="005851B8" w:rsidP="005851B8">
      <w:pPr>
        <w:rPr>
          <w:spacing w:val="-4"/>
          <w:rtl/>
        </w:rPr>
      </w:pPr>
      <w:r w:rsidRPr="00132755">
        <w:rPr>
          <w:spacing w:val="-4"/>
          <w:rtl/>
        </w:rPr>
        <w:t>וכן היה בההו</w:t>
      </w:r>
      <w:r w:rsidRPr="00132755">
        <w:rPr>
          <w:rFonts w:hint="cs"/>
          <w:spacing w:val="-4"/>
          <w:rtl/>
        </w:rPr>
        <w:t>א</w:t>
      </w:r>
      <w:r w:rsidRPr="00132755">
        <w:rPr>
          <w:spacing w:val="-4"/>
          <w:rtl/>
        </w:rPr>
        <w:t xml:space="preserve"> טורזינא בשיבבותיה </w:t>
      </w:r>
      <w:r w:rsidRPr="00132755">
        <w:rPr>
          <w:rStyle w:val="2fb"/>
          <w:spacing w:val="-4"/>
          <w:rtl/>
        </w:rPr>
        <w:t xml:space="preserve">דר"ז</w:t>
      </w:r>
      <w:r w:rsidRPr="00132755">
        <w:rPr>
          <w:spacing w:val="-4"/>
          <w:rtl/>
        </w:rPr>
        <w:t xml:space="preserve"> דלא רצה לערב וכן בההוא טורזינא בשיבבותיה </w:t>
      </w:r>
      <w:r w:rsidRPr="00132755">
        <w:rPr>
          <w:rStyle w:val="2fb"/>
          <w:spacing w:val="-4"/>
          <w:rtl/>
        </w:rPr>
        <w:t xml:space="preserve">דריב"א</w:t>
      </w:r>
      <w:r w:rsidRPr="00132755">
        <w:rPr>
          <w:rFonts w:hint="cs"/>
          <w:spacing w:val="-4"/>
          <w:rtl/>
        </w:rPr>
        <w:t>.</w:t>
      </w:r>
    </w:p>
    <w:p w:rsidR="005851B8" w:rsidRPr="009757B9" w:rsidRDefault="005851B8" w:rsidP="005851B8">
      <w:pPr>
        <w:rPr>
          <w:rFonts w:cs="Guttman Vilna"/>
          <w:b/>
          <w:bCs/>
          <w:rtl/>
        </w:rPr>
      </w:pPr>
      <w:r w:rsidRPr="006F178A">
        <w:rPr>
          <w:rtl/>
        </w:rPr>
        <w:t xml:space="preserve">וה"נ</w:t>
      </w:r>
      <w:r w:rsidRPr="006F178A">
        <w:rPr>
          <w:rtl/>
        </w:rPr>
        <w:t xml:space="preserve"> בגוונא דאסר וכההיא </w:t>
      </w:r>
      <w:r w:rsidRPr="006F178A">
        <w:rPr>
          <w:rStyle w:val="2fb"/>
          <w:rtl/>
        </w:rPr>
        <w:t xml:space="preserve">דשמואל</w:t>
      </w:r>
      <w:r w:rsidRPr="006F178A">
        <w:rPr>
          <w:rtl/>
        </w:rPr>
        <w:t xml:space="preserve">: אחד מבני מבוי שרגיל להשתתף עם בני מבוי, ולא נשתתף - בני המבוי נכנסין לתוך ביתו ונוטלין שיתופן ממנו בעל כרחו. ומשמע דווקא רגיל אבל שאין רגיל – </w:t>
      </w:r>
      <w:r w:rsidRPr="006F178A">
        <w:rPr>
          <w:rtl/>
        </w:rPr>
        <w:t xml:space="preserve">לא</w:t>
      </w:r>
      <w:r w:rsidRPr="006F178A">
        <w:rPr>
          <w:rFonts w:hint="cs"/>
          <w:rtl/>
        </w:rPr>
        <w:t>.</w:t>
      </w:r>
    </w:p>
    <w:p>
      <w:pPr>
        <w:pStyle w:val="38"/>
        <w:rPr>
          <w:ins w:id="96425" w:author="מנוע מכני" w:date="2026-10-11T12:04:40Z"/>
        </w:rPr>
      </w:pPr>
      <w:r w:rsidRPr="006F178A">
        <w:t xml:space="preserve">וא"א</w:t>
      </w:r>
    </w:p>
    <w:p w:rsidR="005851B8" w:rsidRPr="006F178A" w:rsidRDefault="005851B8" w:rsidP="005851B8">
      <w:pPr>
        <w:rPr>
          <w:rtl/>
        </w:rPr>
      </w:pPr>
      <w:del w:id="96426" w:author="מנוע מכני" w:date="2026-10-11T12:04:40Z">
        <w:r w:rsidRPr="006F178A">
          <w:rPr>
            <w:rtl/>
          </w:rPr>
          <w:delText xml:space="preserve"> </w:delText>
        </w:r>
      </w:del>
      <w:r w:rsidRPr="006F178A">
        <w:rPr>
          <w:rtl/>
        </w:rPr>
        <w:t xml:space="preserve">להוכיח מהא דכופין אותו לעשות לחי וקורה למבוי.</w:t>
      </w:r>
      <w:r w:rsidRPr="006F178A">
        <w:rPr>
          <w:rStyle w:val="afffe"/>
          <w:rFonts w:ascii="Fb Fontext" w:hAnsi="Fb Fontext"/>
          <w:rtl/>
        </w:rPr>
        <w:t xml:space="preserve"> א.</w:t>
      </w:r>
      <w:r w:rsidRPr="006F178A">
        <w:rPr>
          <w:rtl/>
        </w:rPr>
        <w:t xml:space="preserve"> שאני </w:t>
      </w:r>
      <w:ins w:id="91538" w:author="מנוע מכני" w:date="2026-10-11T12:04:40Z">
        <w:r>
          <w:rPr>
            <w:rtl/>
          </w:rPr>
          <w:t xml:space="preserve">שם</w:t>
        </w:r>
      </w:ins>
      <w:del w:id="91539" w:author="מנוע מכני" w:date="2026-10-11T12:04:40Z">
        <w:r w:rsidRPr="006F178A">
          <w:rPr>
            <w:rtl/>
          </w:rPr>
          <w:delText xml:space="preserve">התם</w:delText>
        </w:r>
      </w:del>
      <w:r w:rsidRPr="006F178A">
        <w:rPr>
          <w:rtl/>
        </w:rPr>
        <w:t xml:space="preserve"> </w:t>
      </w:r>
      <w:ins w:id="91536" w:author="מנוע מכני" w:date="2026-10-11T12:04:40Z">
        <w:r>
          <w:rPr>
            <w:rtl/>
          </w:rPr>
          <w:t xml:space="preserve">דאין</w:t>
        </w:r>
      </w:ins>
      <w:del w:id="91537" w:author="מנוע מכני" w:date="2026-10-11T12:04:40Z">
        <w:r w:rsidRPr="006F178A">
          <w:rPr>
            <w:rtl/>
          </w:rPr>
          <w:delText xml:space="preserve">דליכא</w:delText>
        </w:r>
      </w:del>
      <w:r w:rsidRPr="006F178A">
        <w:rPr>
          <w:rtl/>
        </w:rPr>
        <w:t xml:space="preserve"> מחיצות.</w:t>
      </w:r>
      <w:r w:rsidRPr="006F178A">
        <w:rPr>
          <w:rStyle w:val="afffe"/>
          <w:rFonts w:ascii="Fb Fontext" w:hAnsi="Fb Fontext"/>
          <w:rtl/>
        </w:rPr>
        <w:t xml:space="preserve"> ב.</w:t>
      </w:r>
      <w:r w:rsidRPr="006F178A">
        <w:rPr>
          <w:rtl/>
        </w:rPr>
        <w:t xml:space="preserve"> בב"ד שאני.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w:t>
      </w:r>
    </w:p>
    <w:p>
      <w:pPr>
        <w:pStyle w:val="afffff8"/>
        <w:rPr>
          <w:ins w:id="90165" w:author="קלוד" w:date="2026-10-11T12:24:08Z"/>
        </w:rPr>
      </w:pPr>
      <w:ins w:id="90166" w:author="קלוד" w:date="2026-10-11T12:24:08Z">
        <w:r>
          <w:rPr>
            <w:color w:val="7B3F00"/>
          </w:rPr>
          <w:t xml:space="preserve">לחי וקורה לאשירה - האם מתירין</w:t>
        </w:r>
      </w:ins>
    </w:p>
    <w:p>
      <w:pPr>
        <w:pStyle w:val="38"/>
        <w:rPr>
          <w:ins w:id="96428" w:author="מנוע מכני" w:date="2026-10-11T12:04:40Z"/>
        </w:rPr>
      </w:pPr>
      <w:del w:id="96427" w:author="מנוע מכני" w:date="2026-10-11T12:04:40Z">
        <w:r w:rsidRPr="006F178A">
          <w:delText xml:space="preserve">•</w:delText>
        </w:r>
      </w:del>
      <w:r w:rsidRPr="006F178A">
        <w:t xml:space="preserve"> אתמר, רחב"א:</w:t>
      </w:r>
    </w:p>
    <w:p w:rsidR="005851B8" w:rsidRPr="006F178A" w:rsidRDefault="005851B8" w:rsidP="005851B8">
      <w:pPr>
        <w:rPr>
          <w:rtl/>
        </w:rPr>
      </w:pPr>
      <w:del w:id="96429" w:author="מנוע מכני" w:date="2026-10-11T12:04:40Z">
        <w:r w:rsidRPr="006F178A">
          <w:rPr>
            <w:rFonts w:ascii="Fb Fontext" w:hAnsi="Fb Fontext"/>
            <w:rtl/>
          </w:rPr>
          <w:delText xml:space="preserve"> </w:delText>
        </w:r>
      </w:del>
      <w:r w:rsidRPr="006F178A">
        <w:rPr>
          <w:rFonts w:ascii="Fb Fontext" w:hAnsi="Fb Fontext"/>
          <w:rtl/>
        </w:rPr>
        <w:t xml:space="preserve">עושין לחי אשירה אבל </w:t>
      </w:r>
      <w:r w:rsidRPr="006F178A">
        <w:rPr>
          <w:rFonts w:ascii="Fb Fontext" w:hAnsi="Fb Fontext"/>
          <w:rtl/>
        </w:rPr>
        <w:t xml:space="preserve">לא</w:t>
      </w:r>
      <w:r w:rsidRPr="006F178A">
        <w:rPr>
          <w:rFonts w:ascii="Fb Fontext" w:hAnsi="Fb Fontext"/>
          <w:rtl/>
        </w:rPr>
        <w:t xml:space="preserve"> קורה דכתותי מיכתת שיעוריה.</w:t>
      </w:r>
    </w:p>
    <w:p>
      <w:pPr>
        <w:pStyle w:val="38"/>
        <w:rPr>
          <w:ins w:id="96430" w:author="מנוע מכני" w:date="2026-10-11T12:04:40Z"/>
        </w:rPr>
      </w:pPr>
      <w:r>
        <w:tab/>
      </w:r>
      <w:r w:rsidRPr="006F178A">
        <w:t xml:space="preserve">ורשב"ל:</w:t>
      </w:r>
    </w:p>
    <w:p w:rsidR="005851B8" w:rsidRPr="006F178A" w:rsidRDefault="005851B8" w:rsidP="005851B8">
      <w:pPr>
        <w:rPr>
          <w:rtl/>
        </w:rPr>
      </w:pPr>
      <w:del w:id="96431" w:author="מנוע מכני" w:date="2026-10-11T12:04:40Z">
        <w:r w:rsidRPr="006F178A">
          <w:rPr>
            <w:rtl/>
          </w:rPr>
          <w:delText xml:space="preserve"> </w:delText>
        </w:r>
      </w:del>
      <w:r w:rsidRPr="006F178A">
        <w:rPr>
          <w:rtl/>
        </w:rPr>
        <w:t xml:space="preserve">עושין קורה אשירה. וכ"ש לחי.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פ:</w:t>
      </w:r>
    </w:p>
    <w:p>
      <w:pPr>
        <w:pStyle w:val="MishnaBatzad"/>
        <w:rPr>
          <w:ins w:id="20345" w:author="קלוד" w:date="2026-10-11T09:07:28Z"/>
        </w:rPr>
      </w:pPr>
      <w:ins w:id="20344" w:author="קלוד" w:date="2026-10-11T09:07:28Z">
        <w:r>
          <w:t xml:space="preserve">משנה ז</w:t>
        </w:r>
      </w:ins>
    </w:p>
    <w:p w:rsidR="005851B8" w:rsidRPr="00E62A50" w:rsidRDefault="005851B8" w:rsidP="005851B8">
      <w:pPr>
        <w:pStyle w:val="afff9"/>
        <w:rPr>
          <w:del w:id="20178" w:author="קלוד" w:date="2026-10-11T09:07:28Z"/>
          <w:rStyle w:val="afffe"/>
          <w:rFonts w:ascii="Fb Fontext" w:hAnsi="Fb Fontext"/>
          <w:bCs w:val="0"/>
          <w:sz w:val="20"/>
          <w:rtl/>
        </w:rPr>
      </w:pPr>
      <w:del w:id="20177" w:author="קלוד" w:date="2026-10-11T09:07:28Z">
        <w:r w:rsidRPr="00E62A50">
          <w:rPr>
            <w:rStyle w:val="afffe"/>
            <w:rFonts w:ascii="Fb Fontext" w:hAnsi="Fb Fontext"/>
            <w:bCs w:val="0"/>
            <w:sz w:val="20"/>
            <w:rtl/>
          </w:rPr>
          <w:delText xml:space="preserve"> משנה.</w:delText>
        </w:r>
      </w:del>
    </w:p>
    <w:p w:rsidR="005851B8" w:rsidRPr="00E62A50" w:rsidRDefault="005851B8" w:rsidP="005851B8">
      <w:pPr>
        <w:pStyle w:val="afff9"/>
        <w:spacing w:before="120"/>
        <w:rPr>
          <w:rStyle w:val="afffe"/>
          <w:rFonts w:ascii="Fb Fontext" w:hAnsi="Fb Fontext"/>
          <w:bCs w:val="0"/>
          <w:sz w:val="20"/>
          <w:rtl/>
        </w:rPr>
        <w:pPrChange w:id="90049" w:author="קלוד" w:date="2026-10-11T12:09:42Z">
          <w:pPr>
            <w:pStyle w:val="afff9"/>
          </w:pPr>
        </w:pPrChange>
      </w:pPr>
      <w:r w:rsidRPr="00E62A50">
        <w:rPr>
          <w:rStyle w:val="afffe"/>
          <w:rFonts w:ascii="Fb Fontext" w:hAnsi="Fb Fontext"/>
          <w:bCs w:val="0"/>
          <w:rtl/>
          <w:rPrChange w:id="40094" w:author="Claude" w:date="2026-10-11T09:07:36Z">
            <w:rPr>
              <w:rStyle w:val="afffe"/>
              <w:rFonts w:ascii="Fb Fontext" w:hAnsi="Fb Fontext"/>
              <w:bCs w:val="0"/>
              <w:sz w:val="20"/>
              <w:rtl/>
            </w:rPr>
          </w:rPrChange>
        </w:rPr>
        <w:t>נתמעט האוכל - מוסיף ומזכה, ואין צריך להודיע.</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95" w:author="Claude" w:date="2026-10-11T09:07:36Z">
            <w:rPr>
              <w:rStyle w:val="afffe"/>
              <w:rFonts w:ascii="Fb Fontext" w:hAnsi="Fb Fontext"/>
              <w:bCs w:val="0"/>
              <w:sz w:val="20"/>
              <w:rtl/>
            </w:rPr>
          </w:rPrChange>
        </w:rPr>
        <w:t>נתוספו עליהן - מוסיף ומזכה, וצריך להודיע.</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096" w:author="Claude" w:date="2026-10-11T09:07:36Z">
            <w:rPr>
              <w:rStyle w:val="afffe"/>
              <w:rFonts w:ascii="Fb Fontext" w:hAnsi="Fb Fontext"/>
              <w:bCs w:val="0"/>
              <w:sz w:val="20"/>
              <w:rtl/>
            </w:rPr>
          </w:rPrChange>
        </w:rPr>
        <w:t>כמה הוא שיעורן. בזמן שהן מרובין - מזון שתי סעודות לכולם, בזמן שהן מועטין - כגרוגרת לכל אחד ואחד.</w:t>
      </w:r>
    </w:p>
    <w:p w:rsidR="005851B8" w:rsidRPr="00E62A50" w:rsidRDefault="005851B8" w:rsidP="005851B8">
      <w:pPr>
        <w:pStyle w:val="afff9"/>
        <w:rPr>
          <w:rtl/>
        </w:rPr>
      </w:pPr>
      <w:r w:rsidRPr="00E62A50">
        <w:rPr>
          <w:rStyle w:val="afffe"/>
          <w:rFonts w:ascii="Fb Fontext" w:hAnsi="Fb Fontext"/>
          <w:bCs w:val="0"/>
          <w:rtl/>
          <w:rPrChange w:id="40097" w:author="Claude" w:date="2026-10-11T09:07:36Z">
            <w:rPr>
              <w:rStyle w:val="afffe"/>
              <w:rFonts w:ascii="Fb Fontext" w:hAnsi="Fb Fontext"/>
              <w:bCs w:val="0"/>
              <w:sz w:val="20"/>
              <w:rtl/>
            </w:rPr>
          </w:rPrChange>
        </w:rPr>
        <w:t>רבי יוסי: בד"א בתחילת עירוב, אבל בשירי עירוב כל שהוא. ולא אמרו לערב בחצירות אלא כדי שלא לשכח את התינוקות</w:t>
      </w:r>
      <w:r w:rsidRPr="00E62A50">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Default="005851B8" w:rsidP="005851B8">
      <w:pPr>
        <w:rPr>
          <w:rFonts w:ascii="Fb Fontext" w:hAnsi="Fb Fontext"/>
          <w:rtl/>
        </w:rPr>
      </w:pPr>
      <w:r w:rsidRPr="00910D80">
        <w:rPr>
          <w:rFonts w:ascii="Fb Fontext" w:hAnsi="Fb Fontext"/>
          <w:b/>
          <w:bCs/>
          <w:rtl/>
        </w:rPr>
        <w:t>אב"א</w:t>
      </w:r>
      <w:r w:rsidRPr="006F178A">
        <w:rPr>
          <w:rFonts w:ascii="Fb Fontext" w:hAnsi="Fb Fontext"/>
          <w:rtl/>
        </w:rPr>
        <w:t xml:space="preserve"> במין אחד ונתמעט היינו נתמטמט [לגמרי]</w:t>
      </w:r>
    </w:p>
    <w:p w:rsidR="005851B8" w:rsidRPr="006F178A" w:rsidRDefault="005851B8" w:rsidP="005851B8">
      <w:pPr>
        <w:rPr>
          <w:rtl/>
        </w:rPr>
      </w:pPr>
      <w:r w:rsidRPr="006F178A">
        <w:rPr>
          <w:rtl/>
        </w:rPr>
        <w:t>בשני מינים והיינו בנתמעט [וצריך להודיע רק בכלה.</w:t>
      </w:r>
    </w:p>
    <w:p w:rsidR="005851B8" w:rsidRDefault="005851B8" w:rsidP="005851B8">
      <w:pPr>
        <w:pStyle w:val="affffd"/>
        <w:spacing w:after="0"/>
        <w:rPr>
          <w:del w:id="90032" w:author="מנוע עיצוב" w:date="2026-10-11T12:09:26Z"/>
          <w:rFonts w:ascii="MS Mincho" w:hAnsi="MS Mincho"/>
          <w:bCs w:val="0"/>
          <w:rtl/>
        </w:rPr>
      </w:pPr>
      <w:del w:id="90031"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rStyle w:val="afffe"/>
          <w:rFonts w:ascii="Fb Fontext" w:hAnsi="Fb Fontext"/>
          <w:b/>
          <w:bCs w:val="0"/>
          <w:sz w:val="20"/>
          <w:rtl/>
        </w:rPr>
        <w:pPrChange w:id="20068" w:author="קלוד" w:date="2026-10-11T09:07:28Z">
          <w:pPr>
            <w:pStyle w:val="affff1"/>
            <w:rPr>
              <w:rStyle w:val="afffe"/>
              <w:rFonts w:ascii="Fb Fontext" w:hAnsi="Fb Fontext"/>
              <w:b/>
              <w:bCs w:val="0"/>
              <w:sz w:val="20"/>
              <w:rtl/>
            </w:rPr>
          </w:pPr>
        </w:pPrChange>
      </w:pPr>
      <w:ins w:id="9820" w:author="מספור קטעי משנה" w:date="2026-10-11T09:25:21Z">
        <w:r>
          <w:rPr>
            <w:rStyle w:val="MisparKeta"/>
          </w:rPr>
          <w:t xml:space="preserve">ד. </w:t>
        </w:r>
      </w:ins>
      <w:r w:rsidRPr="00E62A50">
        <w:rPr>
          <w:rStyle w:val="afffe"/>
          <w:rFonts w:ascii="Fb Fontext" w:hAnsi="Fb Fontext"/>
          <w:bCs w:val="0"/>
          <w:rtl/>
          <w:rPrChange w:id="40098" w:author="Claude" w:date="2026-10-11T09:07:36Z">
            <w:rPr>
              <w:rStyle w:val="afffe"/>
              <w:rFonts w:ascii="Fb Fontext" w:hAnsi="Fb Fontext"/>
              <w:bCs w:val="0"/>
              <w:sz w:val="20"/>
              <w:rtl/>
            </w:rPr>
          </w:rPrChange>
        </w:rPr>
        <w:t>ניתוספו עליהן מוסיף ומזכה וכו'.</w:t>
      </w:r>
    </w:p>
    <w:p w:rsidR="005851B8" w:rsidRPr="006F178A" w:rsidRDefault="005851B8" w:rsidP="005851B8">
      <w:pPr>
        <w:rPr>
          <w:rtl/>
        </w:rPr>
      </w:pPr>
      <w:r w:rsidRPr="006F178A">
        <w:rPr>
          <w:rFonts w:ascii="Fb Fontext" w:hAnsi="Fb Fontext"/>
          <w:rtl/>
        </w:rPr>
        <w:t xml:space="preserve">ופליגא </w:t>
      </w:r>
      <w:r w:rsidRPr="006F178A">
        <w:rPr>
          <w:rStyle w:val="2fb"/>
          <w:rFonts w:ascii="Fb Fontext" w:hAnsi="Fb Fontext"/>
          <w:rtl/>
        </w:rPr>
        <w:t xml:space="preserve">דר"י</w:t>
      </w:r>
      <w:r w:rsidRPr="006F178A">
        <w:rPr>
          <w:rFonts w:ascii="Fb Fontext" w:hAnsi="Fb Fontext"/>
          <w:rtl/>
        </w:rPr>
        <w:t xml:space="preserve"> דבעירובי חצירות </w:t>
      </w:r>
      <w:ins w:id="94054" w:author="מנוע מכני" w:date="2026-10-11T12:04:40Z">
        <w:r>
          <w:rPr>
            <w:rFonts w:ascii="Fb Fontext" w:hAnsi="Fb Fontext"/>
            <w:rtl/>
          </w:rPr>
          <w:t xml:space="preserve">סבר</w:t>
        </w:r>
      </w:ins>
      <w:del w:id="94055" w:author="מנוע מכני" w:date="2026-10-11T12:04:40Z">
        <w:r w:rsidRPr="006F178A">
          <w:rPr>
            <w:rFonts w:ascii="Fb Fontext" w:hAnsi="Fb Fontext"/>
            <w:rtl/>
          </w:rPr>
          <w:delText xml:space="preserve">ס"ל</w:delText>
        </w:r>
      </w:del>
      <w:r w:rsidRPr="006F178A">
        <w:rPr>
          <w:rFonts w:ascii="Fb Fontext" w:hAnsi="Fb Fontext"/>
          <w:rtl/>
        </w:rPr>
        <w:t xml:space="preserve"> דמערבין </w:t>
      </w:r>
      <w:r>
        <w:rPr>
          <w:rFonts w:ascii="Fb Fontext" w:hAnsi="Fb Fontext"/>
          <w:rtl/>
        </w:rPr>
        <w:t>אפי'</w:t>
      </w:r>
      <w:r w:rsidRPr="006F178A">
        <w:rPr>
          <w:rFonts w:ascii="Fb Fontext" w:hAnsi="Fb Fontext"/>
          <w:rtl/>
        </w:rPr>
        <w:t xml:space="preserve"> שלא לדעת </w:t>
      </w:r>
      <w:r w:rsidRPr="006F178A">
        <w:rPr>
          <w:rFonts w:ascii="Fb Fontext" w:hAnsi="Fb Fontext"/>
          <w:rtl/>
        </w:rPr>
        <w:t xml:space="preserve">וקמ"ל</w:t>
      </w:r>
      <w:r w:rsidRPr="006F178A">
        <w:rPr>
          <w:rFonts w:ascii="Fb Fontext" w:hAnsi="Fb Fontext"/>
          <w:rtl/>
        </w:rPr>
        <w:t xml:space="preserve"> </w:t>
      </w:r>
      <w:r>
        <w:rPr>
          <w:rFonts w:ascii="Fb Fontext" w:hAnsi="Fb Fontext"/>
          <w:rtl/>
        </w:rPr>
        <w:t>אפי'</w:t>
      </w:r>
      <w:r w:rsidRPr="006F178A">
        <w:rPr>
          <w:rFonts w:ascii="Fb Fontext" w:hAnsi="Fb Fontext"/>
          <w:rtl/>
        </w:rPr>
        <w:t xml:space="preserve"> בחצר של מבוי אחד צריך להודיע.</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63" w:author="קלוד" w:date="2026-10-11T12:24:08Z"/>
        </w:rPr>
      </w:pPr>
      <w:ins w:id="90164" w:author="קלוד" w:date="2026-10-11T12:24:08Z">
        <w:r>
          <w:rPr>
            <w:color w:val="7B3F00"/>
          </w:rPr>
          <w:t xml:space="preserve">שיעור מרובין - י"ח בני אדם ואילך</w:t>
        </w:r>
      </w:ins>
    </w:p>
    <w:p w:rsidR="005851B8" w:rsidRPr="006F178A" w:rsidRDefault="005851B8" w:rsidP="005851B8">
      <w:pPr>
        <w:rPr>
          <w:rtl/>
        </w:rPr>
      </w:pPr>
      <w:r w:rsidRPr="006F178A">
        <w:rPr>
          <w:rFonts w:ascii="Fb Fontext" w:hAnsi="Fb Fontext"/>
          <w:rtl/>
        </w:rPr>
        <w:t xml:space="preserve">מרובין </w:t>
      </w:r>
      <w:r w:rsidRPr="006F178A">
        <w:rPr>
          <w:rStyle w:val="2fb"/>
          <w:rFonts w:ascii="Fb Fontext" w:hAnsi="Fb Fontext"/>
          <w:rtl/>
        </w:rPr>
        <w:t xml:space="preserve">שמואל</w:t>
      </w:r>
      <w:r w:rsidRPr="006F178A">
        <w:rPr>
          <w:rFonts w:ascii="Fb Fontext" w:hAnsi="Fb Fontext"/>
          <w:rtl/>
        </w:rPr>
        <w:t xml:space="preserve"> י"ח בנ"א ואילך.</w:t>
      </w:r>
    </w:p>
    <w:p w:rsidR="005851B8" w:rsidRPr="006061D7" w:rsidRDefault="005851B8" w:rsidP="005851B8">
      <w:pPr>
        <w:rPr>
          <w:rtl/>
        </w:rPr>
      </w:pPr>
      <w:r w:rsidRPr="006061D7">
        <w:rPr>
          <w:rtl/>
        </w:rPr>
        <w:t xml:space="preserve">וי"ח דנקט היינו כמו שפירש </w:t>
      </w:r>
      <w:r w:rsidRPr="006061D7">
        <w:rPr>
          <w:rStyle w:val="2fb"/>
          <w:rtl/>
        </w:rPr>
        <w:t xml:space="preserve">רב</w:t>
      </w:r>
      <w:r w:rsidRPr="006061D7">
        <w:rPr>
          <w:rtl/>
        </w:rPr>
        <w:t xml:space="preserve"> יצחק מאביו </w:t>
      </w:r>
      <w:r w:rsidRPr="006061D7">
        <w:rPr>
          <w:rStyle w:val="2fb"/>
          <w:rtl/>
        </w:rPr>
        <w:t xml:space="preserve">רב יהודה</w:t>
      </w:r>
      <w:r w:rsidRPr="006061D7">
        <w:rPr>
          <w:rtl/>
        </w:rPr>
        <w:t xml:space="preserve"> דכל שאילו מחלקו למזון שתי סעודות ביניהן ואין מגעת גרוגרת לכאו"א הן הן מרובין, וסגי במזון שתי סעודות. </w:t>
      </w:r>
      <w:ins w:id="93764" w:author="מנוע מכני" w:date="2026-10-11T12:04:40Z">
        <w:r>
          <w:rPr>
            <w:rtl/>
          </w:rPr>
          <w:t xml:space="preserve">ואם </w:t>
        </w:r>
      </w:ins>
      <w:del w:id="93765" w:author="מנוע מכני" w:date="2026-10-11T12:04:40Z">
        <w:r w:rsidRPr="006061D7">
          <w:rPr>
            <w:rtl/>
          </w:rPr>
          <w:delText xml:space="preserve">ואי </w:delText>
        </w:r>
      </w:del>
      <w:r w:rsidRPr="006061D7">
        <w:rPr>
          <w:rtl/>
        </w:rPr>
        <w:t xml:space="preserve">לא</w:t>
      </w:r>
      <w:r w:rsidRPr="006061D7">
        <w:rPr>
          <w:rtl/>
        </w:rPr>
        <w:t xml:space="preserve"> מועטין </w:t>
      </w:r>
      <w:ins w:id="92960" w:author="מנוע מכני" w:date="2026-10-11T12:04:40Z">
        <w:r>
          <w:rPr>
            <w:rtl/>
          </w:rPr>
          <w:t xml:space="preserve">הם</w:t>
        </w:r>
      </w:ins>
      <w:del w:id="92961" w:author="מנוע מכני" w:date="2026-10-11T12:04:40Z">
        <w:r w:rsidRPr="006061D7">
          <w:rPr>
            <w:rtl/>
          </w:rPr>
          <w:delText xml:space="preserve">נינהו</w:delText>
        </w:r>
      </w:del>
      <w:r w:rsidRPr="006061D7">
        <w:rPr>
          <w:rtl/>
        </w:rPr>
        <w:t xml:space="preserve">. ואגב </w:t>
      </w:r>
      <w:ins w:id="94668" w:author="מנוע מכני" w:date="2026-10-11T12:04:40Z">
        <w:r>
          <w:rPr>
            <w:rtl/>
          </w:rPr>
          <w:t xml:space="preserve">דרכו</w:t>
        </w:r>
      </w:ins>
      <w:del w:id="94669" w:author="מנוע מכני" w:date="2026-10-11T12:04:40Z">
        <w:r w:rsidRPr="006061D7">
          <w:rPr>
            <w:rtl/>
          </w:rPr>
          <w:delText xml:space="preserve">אורחיה</w:delText>
        </w:r>
      </w:del>
      <w:r w:rsidRPr="006061D7">
        <w:rPr>
          <w:rtl/>
        </w:rPr>
        <w:t xml:space="preserve"> </w:t>
      </w:r>
      <w:r w:rsidRPr="006061D7">
        <w:rPr>
          <w:rtl/>
        </w:rPr>
        <w:t xml:space="preserve">קמ"ל</w:t>
      </w:r>
      <w:r w:rsidRPr="006061D7">
        <w:rPr>
          <w:rtl/>
        </w:rPr>
        <w:t xml:space="preserve"> דשתי סעודות הויין י"ח גרוגרות.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47" w:author="קלוד" w:date="2026-10-11T09:07:28Z"/>
        </w:rPr>
      </w:pPr>
      <w:ins w:id="20346" w:author="קלוד" w:date="2026-10-11T09:07:28Z">
        <w:r>
          <w:t xml:space="preserve">משנה י</w:t>
        </w:r>
      </w:ins>
    </w:p>
    <w:p w:rsidR="005851B8" w:rsidRPr="00E62A50" w:rsidRDefault="005851B8" w:rsidP="005851B8">
      <w:pPr>
        <w:pStyle w:val="afff9"/>
        <w:rPr>
          <w:del w:id="20180" w:author="קלוד" w:date="2026-10-11T09:07:28Z"/>
          <w:rStyle w:val="afffe"/>
          <w:rFonts w:ascii="Fb Fontext" w:hAnsi="Fb Fontext"/>
          <w:bCs w:val="0"/>
          <w:sz w:val="20"/>
          <w:rtl/>
        </w:rPr>
      </w:pPr>
      <w:del w:id="20179"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rFonts w:ascii="Fb Fontext" w:hAnsi="Fb Fontext"/>
          <w:bCs w:val="0"/>
          <w:sz w:val="20"/>
          <w:rtl/>
        </w:rPr>
        <w:pPrChange w:id="90050" w:author="קלוד" w:date="2026-10-11T12:09:42Z">
          <w:pPr>
            <w:pStyle w:val="afff9"/>
          </w:pPr>
        </w:pPrChange>
      </w:pPr>
      <w:r w:rsidRPr="00E62A50">
        <w:rPr>
          <w:rStyle w:val="afffe"/>
          <w:rFonts w:ascii="Fb Fontext" w:hAnsi="Fb Fontext"/>
          <w:bCs w:val="0"/>
          <w:rtl/>
          <w:rPrChange w:id="40099" w:author="Claude" w:date="2026-10-11T09:07:36Z">
            <w:rPr>
              <w:rStyle w:val="afffe"/>
              <w:rFonts w:ascii="Fb Fontext" w:hAnsi="Fb Fontext"/>
              <w:bCs w:val="0"/>
              <w:sz w:val="20"/>
              <w:rtl/>
            </w:rPr>
          </w:rPrChange>
        </w:rPr>
        <w:t>בכל מערבין ומשתתפין, חוץ מן המים ומן המלח, דברי רבי אליעזר.</w:t>
      </w:r>
    </w:p>
    <w:p w:rsidR="005851B8" w:rsidRPr="00615067" w:rsidRDefault="005851B8" w:rsidP="005851B8">
      <w:pPr>
        <w:pStyle w:val="afff9"/>
        <w:rPr>
          <w:rStyle w:val="afffe"/>
          <w:rFonts w:ascii="Fb Fontext" w:hAnsi="Fb Fontext"/>
          <w:bCs w:val="0"/>
          <w:spacing w:val="4"/>
          <w:sz w:val="20"/>
          <w:rtl/>
        </w:rPr>
      </w:pPr>
      <w:r w:rsidRPr="00615067">
        <w:rPr>
          <w:rStyle w:val="afffe"/>
          <w:rFonts w:ascii="Fb Fontext" w:hAnsi="Fb Fontext"/>
          <w:bCs w:val="0"/>
          <w:spacing w:val="4"/>
          <w:rtl/>
          <w:rPrChange w:id="40100" w:author="Claude" w:date="2026-10-11T09:07:36Z">
            <w:rPr>
              <w:rStyle w:val="afffe"/>
              <w:rFonts w:ascii="Fb Fontext" w:hAnsi="Fb Fontext"/>
              <w:bCs w:val="0"/>
              <w:spacing w:val="4"/>
              <w:sz w:val="20"/>
              <w:rtl/>
            </w:rPr>
          </w:rPrChange>
        </w:rPr>
        <w:t>רבי יהושע אומר: ככר הוא עירוב, אפילו מאפה סאה והוא פרוסה - אין מערבין בה.</w:t>
      </w:r>
    </w:p>
    <w:p w:rsidR="005851B8" w:rsidRPr="00E62A50" w:rsidRDefault="005851B8" w:rsidP="005851B8">
      <w:pPr>
        <w:pStyle w:val="afff9"/>
        <w:rPr>
          <w:rtl/>
        </w:rPr>
      </w:pPr>
      <w:r w:rsidRPr="00E62A50">
        <w:rPr>
          <w:rStyle w:val="afffe"/>
          <w:rFonts w:ascii="Fb Fontext" w:hAnsi="Fb Fontext"/>
          <w:bCs w:val="0"/>
          <w:rtl/>
          <w:rPrChange w:id="40101" w:author="Claude" w:date="2026-10-11T09:07:36Z">
            <w:rPr>
              <w:rStyle w:val="afffe"/>
              <w:rFonts w:ascii="Fb Fontext" w:hAnsi="Fb Fontext"/>
              <w:bCs w:val="0"/>
              <w:sz w:val="20"/>
              <w:rtl/>
            </w:rPr>
          </w:rPrChange>
        </w:rPr>
        <w:t>ככר כאיסר והוא שלם - מערבין בו</w:t>
      </w:r>
      <w:r w:rsidRPr="00E62A50">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61" w:author="קלוד" w:date="2026-10-11T12:24:08Z"/>
        </w:rPr>
      </w:pPr>
      <w:ins w:id="90162" w:author="קלוד" w:date="2026-10-11T12:24:08Z">
        <w:r>
          <w:rPr>
            <w:color w:val="7B3F00"/>
          </w:rPr>
          <w:t xml:space="preserve">עירוב בפרוסה - אין מערבין משום איבה</w:t>
        </w:r>
      </w:ins>
    </w:p>
    <w:p w:rsidR="005851B8" w:rsidRPr="00132755" w:rsidRDefault="005851B8" w:rsidP="005851B8">
      <w:pPr>
        <w:rPr>
          <w:rFonts w:ascii="Fb Fontext" w:hAnsi="Fb Fontext"/>
          <w:spacing w:val="-4"/>
          <w:rtl/>
        </w:rPr>
      </w:pPr>
      <w:r w:rsidRPr="00132755">
        <w:rPr>
          <w:rFonts w:ascii="Fb Fontext" w:hAnsi="Fb Fontext"/>
          <w:spacing w:val="-4"/>
          <w:rtl/>
        </w:rPr>
        <w:t xml:space="preserve">מתני' </w:t>
      </w:r>
      <w:r w:rsidRPr="00132755">
        <w:rPr>
          <w:rFonts w:ascii="Fb Fontext" w:hAnsi="Fb Fontext"/>
          <w:spacing w:val="-4"/>
          <w:rtl/>
        </w:rPr>
        <w:t xml:space="preserve">קמ"ל</w:t>
      </w:r>
      <w:r w:rsidRPr="00132755">
        <w:rPr>
          <w:rFonts w:ascii="Fb Fontext" w:hAnsi="Fb Fontext"/>
          <w:spacing w:val="-4"/>
          <w:rtl/>
        </w:rPr>
        <w:t xml:space="preserve"> לאפוקי מדרבי יהושע דשלמה אין פרוסה </w:t>
      </w:r>
      <w:r w:rsidRPr="00132755">
        <w:rPr>
          <w:rFonts w:ascii="Fb Fontext" w:hAnsi="Fb Fontext"/>
          <w:spacing w:val="-4"/>
          <w:rtl/>
        </w:rPr>
        <w:t xml:space="preserve">לא</w:t>
      </w:r>
      <w:r w:rsidRPr="00132755">
        <w:rPr>
          <w:rFonts w:ascii="Fb Fontext" w:hAnsi="Fb Fontext"/>
          <w:spacing w:val="-4"/>
          <w:rtl/>
        </w:rPr>
        <w:t xml:space="preserve"> [אבל </w:t>
      </w:r>
      <w:ins w:id="91540" w:author="מנוע מכני" w:date="2026-10-11T12:04:40Z">
        <w:r>
          <w:rPr>
            <w:rFonts w:ascii="Fb Fontext" w:hAnsi="Fb Fontext"/>
            <w:spacing w:val="-4"/>
            <w:rtl/>
          </w:rPr>
          <w:t xml:space="preserve">אמרו</w:t>
        </w:r>
      </w:ins>
      <w:del w:id="91541" w:author="מנוע מכני" w:date="2026-10-11T12:04:40Z">
        <w:r w:rsidRPr="00132755">
          <w:rPr>
            <w:rFonts w:ascii="Fb Fontext" w:hAnsi="Fb Fontext"/>
            <w:spacing w:val="-4"/>
            <w:rtl/>
          </w:rPr>
          <w:delText xml:space="preserve">אמרי</w:delText>
        </w:r>
      </w:del>
      <w:r w:rsidRPr="00132755">
        <w:rPr>
          <w:rFonts w:ascii="Fb Fontext" w:hAnsi="Fb Fontext"/>
          <w:spacing w:val="-4"/>
          <w:rtl/>
        </w:rPr>
        <w:t xml:space="preserve"> דבעירובי חצירות רק בפת]</w:t>
      </w:r>
    </w:p>
    <w:p w:rsidR="005851B8" w:rsidRPr="006F178A" w:rsidRDefault="005851B8" w:rsidP="005851B8">
      <w:pPr>
        <w:rPr>
          <w:rtl/>
        </w:rPr>
      </w:pPr>
      <w:r w:rsidRPr="006F178A">
        <w:rPr>
          <w:rFonts w:ascii="Fb Fontext" w:hAnsi="Fb Fontext"/>
          <w:rtl/>
        </w:rPr>
        <w:t xml:space="preserve">ופרוסה </w:t>
      </w:r>
      <w:r w:rsidRPr="006F178A">
        <w:rPr>
          <w:rFonts w:ascii="Fb Fontext" w:hAnsi="Fb Fontext"/>
          <w:rtl/>
        </w:rPr>
        <w:t xml:space="preserve">לא</w:t>
      </w:r>
      <w:r w:rsidRPr="006F178A">
        <w:rPr>
          <w:rFonts w:ascii="Fb Fontext" w:hAnsi="Fb Fontext"/>
          <w:rtl/>
        </w:rPr>
        <w:t xml:space="preserve"> משום איבה. </w:t>
      </w:r>
      <w:r>
        <w:rPr>
          <w:rFonts w:ascii="Fb Fontext" w:hAnsi="Fb Fontext"/>
          <w:rtl/>
        </w:rPr>
        <w:t>ואפי'</w:t>
      </w:r>
      <w:r w:rsidRPr="006F178A">
        <w:rPr>
          <w:rFonts w:ascii="Fb Fontext" w:hAnsi="Fb Fontext"/>
          <w:rtl/>
        </w:rPr>
        <w:t xml:space="preserve"> כולן </w:t>
      </w:r>
      <w:r w:rsidRPr="006F178A">
        <w:rPr>
          <w:rFonts w:ascii="Fb Fontext" w:hAnsi="Fb Fontext"/>
          <w:rtl/>
        </w:rPr>
        <w:t xml:space="preserve">לא</w:t>
      </w:r>
      <w:r w:rsidRPr="006F178A">
        <w:rPr>
          <w:rFonts w:ascii="Fb Fontext" w:hAnsi="Fb Fontext"/>
          <w:rtl/>
        </w:rPr>
        <w:t xml:space="preserve">, שמא יחזור דבר לקלקולו.</w:t>
      </w:r>
    </w:p>
    <w:p>
      <w:pPr>
        <w:pStyle w:val="38"/>
        <w:rPr>
          <w:ins w:id="96432" w:author="מנוע מכני" w:date="2026-10-11T12:04:40Z"/>
        </w:rPr>
      </w:pPr>
      <w:r w:rsidRPr="00615067">
        <w:t>רי"ו</w:t>
      </w:r>
      <w:ins w:id="90059" w:author="מנוע מכני" w:date="2026-10-11T12:04:40Z">
        <w:r>
          <w:t xml:space="preserve">ב"ש</w:t>
        </w:r>
      </w:ins>
      <w:del w:id="90060" w:author="מנוע מכני" w:date="2026-10-11T12:04:40Z">
        <w:r w:rsidR="00615067" w:rsidRPr="00615067">
          <w:delText xml:space="preserve">ב''ש</w:delText>
        </w:r>
      </w:del>
      <w:r w:rsidRPr="00615067">
        <w:t xml:space="preserve">:</w:t>
      </w:r>
    </w:p>
    <w:p w:rsidR="005851B8" w:rsidRPr="00615067" w:rsidRDefault="005851B8" w:rsidP="00615067">
      <w:pPr>
        <w:rPr>
          <w:spacing w:val="-6"/>
          <w:rtl/>
        </w:rPr>
      </w:pPr>
      <w:del w:id="96433" w:author="מנוע מכני" w:date="2026-10-11T12:04:40Z">
        <w:r w:rsidRPr="00615067">
          <w:rPr>
            <w:spacing w:val="-6"/>
            <w:rtl/>
          </w:rPr>
          <w:delText xml:space="preserve"> </w:delText>
        </w:r>
      </w:del>
      <w:r w:rsidRPr="00615067">
        <w:rPr>
          <w:spacing w:val="-6"/>
          <w:rtl/>
        </w:rPr>
        <w:t xml:space="preserve">ניט</w:t>
      </w:r>
      <w:r w:rsidR="00615067" w:rsidRPr="00615067">
        <w:rPr>
          <w:spacing w:val="-6"/>
          <w:rtl/>
        </w:rPr>
        <w:t xml:space="preserve">לה הימנה כדי חלתה וכדי דימועה </w:t>
      </w:r>
      <w:r w:rsidRPr="00615067">
        <w:rPr>
          <w:spacing w:val="-6"/>
          <w:rtl/>
        </w:rPr>
        <w:t>מערבין לו בה. והיינו בחלת נחתום שחלתה מועטת.</w:t>
      </w:r>
    </w:p>
    <w:p w:rsidR="005851B8" w:rsidRPr="006F178A" w:rsidRDefault="005851B8" w:rsidP="005851B8">
      <w:pPr>
        <w:rPr>
          <w:rtl/>
        </w:rPr>
      </w:pPr>
      <w:r w:rsidRPr="006F178A">
        <w:rPr>
          <w:rtl/>
        </w:rPr>
        <w:t xml:space="preserve">והא דכדי חלתה אין מערבין לו בה היינו בחלת </w:t>
      </w:r>
      <w:r w:rsidRPr="006F178A">
        <w:rPr>
          <w:rtl/>
        </w:rPr>
        <w:t xml:space="preserve">בעה"ב</w:t>
      </w:r>
      <w:r w:rsidRPr="006F178A">
        <w:rPr>
          <w:rtl/>
        </w:rPr>
        <w:t xml:space="preserve"> ששיעור חלתה גדולה.</w:t>
      </w:r>
    </w:p>
    <w:p>
      <w:pPr>
        <w:pStyle w:val="38"/>
        <w:rPr>
          <w:ins w:id="96434" w:author="מנוע מכני" w:date="2026-10-11T12:04:40Z"/>
        </w:rPr>
      </w:pPr>
      <w:r w:rsidRPr="006F178A">
        <w:t xml:space="preserve">דתנן</w:t>
      </w:r>
      <w:r w:rsidRPr="006F178A">
        <w:t xml:space="preserve">:</w:t>
      </w:r>
    </w:p>
    <w:p w:rsidR="005851B8" w:rsidRPr="006F178A" w:rsidRDefault="005851B8" w:rsidP="005851B8">
      <w:pPr>
        <w:rPr>
          <w:rtl/>
        </w:rPr>
      </w:pPr>
      <w:del w:id="96435" w:author="מנוע מכני" w:date="2026-10-11T12:04:40Z">
        <w:r w:rsidRPr="006F178A">
          <w:rPr>
            <w:rtl/>
          </w:rPr>
          <w:delText xml:space="preserve"> </w:delText>
        </w:r>
      </w:del>
      <w:r w:rsidRPr="006F178A">
        <w:rPr>
          <w:rtl/>
        </w:rPr>
        <w:t xml:space="preserve">שיעורו חלה העושה עיסה לעצמו ועיסה למשתה בנו - אחד מעשרים וארבעה.</w:t>
      </w:r>
    </w:p>
    <w:p w:rsidR="005851B8" w:rsidRPr="006F178A" w:rsidRDefault="005851B8" w:rsidP="005851B8">
      <w:pPr>
        <w:rPr>
          <w:rtl/>
        </w:rPr>
      </w:pPr>
      <w:r w:rsidRPr="006F178A">
        <w:rPr>
          <w:rtl/>
        </w:rPr>
        <w:t>נחתום שהוא עושה למכור בשוק, וכן האשה שעשתה למכור בשוק - אחד מארבעים ושמונה.</w:t>
      </w:r>
    </w:p>
    <w:p>
      <w:pPr>
        <w:pStyle w:val="38"/>
        <w:rPr>
          <w:ins w:id="96437" w:author="מנוע מכני" w:date="2026-10-11T12:04:40Z"/>
        </w:rPr>
      </w:pPr>
      <w:del w:id="96436" w:author="מנוע מכני" w:date="2026-10-11T12:04:40Z">
        <w:r w:rsidRPr="006F178A">
          <w:delText xml:space="preserve">•</w:delText>
        </w:r>
      </w:del>
      <w:r w:rsidRPr="006F178A">
        <w:t xml:space="preserve"> אר"ח:</w:t>
      </w:r>
    </w:p>
    <w:p w:rsidR="005851B8" w:rsidRPr="006F178A" w:rsidRDefault="005851B8" w:rsidP="005851B8">
      <w:pPr>
        <w:rPr>
          <w:rtl/>
        </w:rPr>
      </w:pPr>
      <w:del w:id="96438" w:author="מנוע מכני" w:date="2026-10-11T12:04:40Z">
        <w:r w:rsidRPr="006F178A">
          <w:rPr>
            <w:rtl/>
          </w:rPr>
          <w:delText xml:space="preserve"> </w:delText>
        </w:r>
      </w:del>
      <w:r w:rsidRPr="006F178A">
        <w:rPr>
          <w:rtl/>
        </w:rPr>
        <w:t xml:space="preserve">תפרה בקיסם - מערבין לו בה. והיינו בלא ניכר מקום תיפרה.</w:t>
      </w:r>
      <w:r w:rsidRPr="006F178A">
        <w:rPr>
          <w:rFonts w:hint="cs"/>
          <w:rtl/>
        </w:rPr>
        <w:t xml:space="preserve"> </w:t>
      </w:r>
      <w:ins w:id="93766" w:author="מנוע מכני" w:date="2026-10-11T12:04:40Z">
        <w:r>
          <w:rPr>
            <w:rtl/>
          </w:rPr>
          <w:t xml:space="preserve">דאם </w:t>
        </w:r>
      </w:ins>
      <w:del w:id="93767" w:author="מנוע מכני" w:date="2026-10-11T12:04:40Z">
        <w:r w:rsidRPr="006F178A">
          <w:rPr>
            <w:rtl/>
          </w:rPr>
          <w:delText xml:space="preserve">דאי </w:delText>
        </w:r>
      </w:del>
      <w:r w:rsidRPr="006F178A">
        <w:rPr>
          <w:rtl/>
        </w:rPr>
        <w:t xml:space="preserve">ניכר </w:t>
      </w:r>
      <w:r w:rsidRPr="006F178A">
        <w:rPr>
          <w:rtl/>
        </w:rPr>
        <w:t xml:space="preserve">לא</w:t>
      </w:r>
      <w:r w:rsidRPr="006F178A">
        <w:rPr>
          <w:rtl/>
        </w:rPr>
        <w:t xml:space="preserve"> </w:t>
      </w:r>
      <w:ins w:id="92962" w:author="מנוע מכני" w:date="2026-10-11T12:04:40Z">
        <w:r>
          <w:rPr>
            <w:rtl/>
          </w:rPr>
          <w:t xml:space="preserve">מאלו</w:t>
        </w:r>
      </w:ins>
      <w:del w:id="92963" w:author="מנוע מכני" w:date="2026-10-11T12:04:40Z">
        <w:r w:rsidRPr="006F178A">
          <w:rPr>
            <w:rtl/>
          </w:rPr>
          <w:delText xml:space="preserve">מהני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פא.</w:t>
      </w:r>
    </w:p>
    <w:p>
      <w:pPr>
        <w:pStyle w:val="afffff8"/>
        <w:rPr>
          <w:ins w:id="90159" w:author="קלוד" w:date="2026-10-11T12:24:08Z"/>
        </w:rPr>
      </w:pPr>
      <w:ins w:id="90160" w:author="קלוד" w:date="2026-10-11T12:24:08Z">
        <w:r>
          <w:rPr>
            <w:color w:val="7B3F00"/>
          </w:rPr>
          <w:t xml:space="preserve">פת אורז, דוחן ועדשים - האם מערבין בהן</w:t>
        </w:r>
      </w:ins>
    </w:p>
    <w:p>
      <w:pPr>
        <w:pStyle w:val="38"/>
        <w:rPr>
          <w:ins w:id="96439" w:author="מנוע מכני" w:date="2026-10-11T12:04:40Z"/>
        </w:rPr>
      </w:pPr>
      <w:r w:rsidRPr="006F178A">
        <w:t xml:space="preserve">ר"ז משמואל:</w:t>
      </w:r>
    </w:p>
    <w:p w:rsidR="005851B8" w:rsidRPr="006F178A" w:rsidRDefault="005851B8" w:rsidP="005851B8">
      <w:pPr>
        <w:rPr>
          <w:rtl/>
        </w:rPr>
      </w:pPr>
      <w:del w:id="96440" w:author="מנוע מכני" w:date="2026-10-11T12:04:40Z">
        <w:r w:rsidRPr="006F178A">
          <w:rPr>
            <w:rFonts w:ascii="Fb Fontext" w:hAnsi="Fb Fontext"/>
            <w:rtl/>
          </w:rPr>
          <w:delText xml:space="preserve"> </w:delText>
        </w:r>
      </w:del>
      <w:r w:rsidRPr="006F178A">
        <w:rPr>
          <w:rFonts w:ascii="Fb Fontext" w:hAnsi="Fb Fontext"/>
          <w:rtl/>
        </w:rPr>
        <w:t xml:space="preserve">מערבין בפת אורז ובפת דוחן.</w:t>
      </w:r>
    </w:p>
    <w:p>
      <w:pPr>
        <w:pStyle w:val="38"/>
        <w:rPr>
          <w:ins w:id="96441" w:author="מנוע מכני" w:date="2026-10-11T12:04:40Z"/>
        </w:rPr>
      </w:pPr>
      <w:r w:rsidRPr="006F178A">
        <w:t xml:space="preserve">מ"ע משמואל:</w:t>
      </w:r>
    </w:p>
    <w:p w:rsidR="005851B8" w:rsidRPr="006F178A" w:rsidRDefault="005851B8" w:rsidP="005851B8">
      <w:pPr>
        <w:rPr>
          <w:rtl/>
        </w:rPr>
      </w:pPr>
      <w:del w:id="96442" w:author="מנוע מכני" w:date="2026-10-11T12:04:40Z">
        <w:r w:rsidRPr="006F178A">
          <w:rPr>
            <w:rtl/>
          </w:rPr>
          <w:delText xml:space="preserve"> </w:delText>
        </w:r>
      </w:del>
      <w:r w:rsidRPr="006F178A">
        <w:rPr>
          <w:rtl/>
        </w:rPr>
        <w:t xml:space="preserve">בפת אורז - מערבין, ובפת דוחן - אין מערבין.</w:t>
      </w:r>
    </w:p>
    <w:p>
      <w:pPr>
        <w:pStyle w:val="38"/>
        <w:rPr>
          <w:ins w:id="96443" w:author="מנוע מכני" w:date="2026-10-11T12:04:40Z"/>
        </w:rPr>
      </w:pPr>
      <w:r w:rsidRPr="006F178A">
        <w:t xml:space="preserve">רחב"א מרב:</w:t>
      </w:r>
    </w:p>
    <w:p w:rsidR="005851B8" w:rsidRPr="006F178A" w:rsidRDefault="005851B8" w:rsidP="005851B8">
      <w:pPr>
        <w:rPr>
          <w:rtl/>
        </w:rPr>
      </w:pPr>
      <w:del w:id="96444" w:author="מנוע מכני" w:date="2026-10-11T12:04:40Z">
        <w:r w:rsidRPr="006F178A">
          <w:rPr>
            <w:rtl/>
          </w:rPr>
          <w:delText xml:space="preserve"> </w:delText>
        </w:r>
      </w:del>
      <w:r w:rsidRPr="006F178A">
        <w:rPr>
          <w:rtl/>
        </w:rPr>
        <w:t xml:space="preserve">מערבין בפת עדשים.</w:t>
      </w:r>
    </w:p>
    <w:p w:rsidR="005851B8" w:rsidRPr="006F178A" w:rsidRDefault="005851B8" w:rsidP="005851B8">
      <w:pPr>
        <w:rPr>
          <w:rStyle w:val="afffe"/>
          <w:rFonts w:ascii="Fb Fontext" w:hAnsi="Fb Fontext"/>
          <w:b/>
          <w:rtl/>
        </w:rPr>
      </w:pPr>
      <w:r w:rsidRPr="006F178A">
        <w:rPr>
          <w:rtl/>
        </w:rPr>
        <w:t xml:space="preserve">והא </w:t>
      </w:r>
      <w:ins w:id="93444" w:author="מנוע מכני" w:date="2026-10-11T12:04:40Z">
        <w:r>
          <w:rPr>
            <w:rtl/>
          </w:rPr>
          <w:t xml:space="preserve">דהיה</w:t>
        </w:r>
      </w:ins>
      <w:del w:id="93445" w:author="מנוע מכני" w:date="2026-10-11T12:04:40Z">
        <w:r w:rsidRPr="006F178A">
          <w:rPr>
            <w:rtl/>
          </w:rPr>
          <w:delText xml:space="preserve">דהואי</w:delText>
        </w:r>
      </w:del>
      <w:r w:rsidRPr="006F178A">
        <w:rPr>
          <w:rtl/>
        </w:rPr>
        <w:t xml:space="preserve"> בשני דמר </w:t>
      </w:r>
      <w:r w:rsidRPr="006F178A">
        <w:rPr>
          <w:rStyle w:val="2fb"/>
          <w:rtl/>
        </w:rPr>
        <w:t xml:space="preserve">שמואל</w:t>
      </w:r>
      <w:r w:rsidRPr="006F178A">
        <w:rPr>
          <w:rtl/>
        </w:rPr>
        <w:t xml:space="preserve">, ושדייה לכלביה ולא אכלה.</w:t>
      </w:r>
    </w:p>
    <w:p w:rsidR="005851B8" w:rsidRPr="00615067" w:rsidRDefault="005851B8" w:rsidP="00615067">
      <w:pPr>
        <w:rPr>
          <w:rStyle w:val="afffff0"/>
          <w:rtl/>
        </w:rPr>
      </w:pPr>
      <w:r w:rsidRPr="006F178A">
        <w:rPr>
          <w:rStyle w:val="afffe"/>
          <w:rFonts w:ascii="Fb Fontext" w:hAnsi="Fb Fontext"/>
          <w:b/>
          <w:rtl/>
        </w:rPr>
        <w:t>א.</w:t>
      </w:r>
      <w:r w:rsidRPr="006F178A">
        <w:rPr>
          <w:rtl/>
        </w:rPr>
        <w:t xml:space="preserve"> דשאר מינים הויא כד</w:t>
      </w:r>
      <w:r>
        <w:rPr>
          <w:rtl/>
        </w:rPr>
        <w:t>חזי'</w:t>
      </w:r>
      <w:r w:rsidRPr="006F178A">
        <w:rPr>
          <w:rStyle w:val="afffff0"/>
          <w:rtl/>
        </w:rPr>
        <w:t xml:space="preserve"> ביחזקאל </w:t>
      </w:r>
      <w:r w:rsidRPr="00615067">
        <w:rPr>
          <w:rStyle w:val="afffff0"/>
          <w:rtl/>
        </w:rPr>
        <w:t xml:space="preserve">דואתה קח לך חטין ושערים ופול ועדשים ודחן וכסמים וגו</w:t>
      </w:r>
      <w:r w:rsidRPr="00615067">
        <w:rPr>
          <w:rStyle w:val="afffff0"/>
          <w:rtl/>
        </w:rPr>
        <w:t xml:space="preserve">'.</w:t>
      </w:r>
    </w:p>
    <w:p>
      <w:pPr>
        <w:pStyle w:val="38"/>
        <w:rPr>
          <w:ins w:id="96445" w:author="מנוע מכני" w:date="2026-10-11T12:04:40Z"/>
        </w:rPr>
      </w:pPr>
      <w:r w:rsidRPr="006F178A">
        <w:t>ב.</w:t>
      </w:r>
      <w:r w:rsidRPr="006F178A">
        <w:t xml:space="preserve"> ר"פ:</w:t>
      </w:r>
    </w:p>
    <w:p w:rsidR="005851B8" w:rsidRPr="006F178A" w:rsidRDefault="005851B8" w:rsidP="005851B8">
      <w:pPr>
        <w:rPr>
          <w:rtl/>
        </w:rPr>
      </w:pPr>
      <w:del w:id="96446" w:author="מנוע מכני" w:date="2026-10-11T12:04:40Z">
        <w:r w:rsidRPr="006F178A">
          <w:rPr>
            <w:rtl/>
          </w:rPr>
          <w:delText xml:space="preserve"> </w:delText>
        </w:r>
      </w:del>
      <w:r w:rsidRPr="006F178A">
        <w:rPr>
          <w:rtl/>
        </w:rPr>
        <w:t xml:space="preserve">ההיא צלויה בצואת האדם </w:t>
      </w:r>
      <w:ins w:id="93446" w:author="מנוע מכני" w:date="2026-10-11T12:04:40Z">
        <w:r>
          <w:rPr>
            <w:rtl/>
          </w:rPr>
          <w:t xml:space="preserve">היה</w:t>
        </w:r>
      </w:ins>
      <w:del w:id="93447" w:author="מנוע מכני" w:date="2026-10-11T12:04:40Z">
        <w:r w:rsidRPr="006F178A">
          <w:rPr>
            <w:rtl/>
          </w:rPr>
          <w:delText xml:space="preserve">הואי</w:delText>
        </w:r>
      </w:del>
      <w:r w:rsidRPr="006F178A">
        <w:rPr>
          <w:rtl/>
        </w:rPr>
        <w:t xml:space="preserve">, </w:t>
      </w:r>
      <w:r>
        <w:rPr>
          <w:rtl/>
        </w:rPr>
        <w:t>ד'</w:t>
      </w:r>
      <w:r>
        <w:rPr>
          <w:rtl/>
        </w:rPr>
        <w:t xml:space="preserve">-</w:t>
      </w:r>
      <w:r>
        <w:rPr>
          <w:rStyle w:val="afffff0"/>
          <w:rtl/>
          <w:rPrChange w:id="9049" w:author="מנוע פסוקים" w:date="2026-10-11T09:24:13Z">
            <w:rPr>
              <w:rtl/>
            </w:rPr>
          </w:rPrChange>
        </w:rPr>
        <w:t xml:space="preserve">והיא בגללי צאת האדם תעגנה לעיניהם</w:t>
      </w:r>
      <w:r>
        <w:rPr>
          <w:rtl/>
        </w:rPr>
        <w:t xml:space="preserve">.</w:t>
      </w:r>
    </w:p>
    <w:p w:rsidR="005851B8" w:rsidRDefault="005851B8" w:rsidP="005851B8">
      <w:pPr>
        <w:rPr>
          <w:rtl/>
        </w:rPr>
      </w:pPr>
      <w:ins w:id="92964" w:author="מנוע מכני" w:date="2026-10-11T12:04:40Z">
        <w:r>
          <w:rPr>
            <w:rtl/>
          </w:rPr>
          <w:t xml:space="preserve">מה</w:t>
        </w:r>
      </w:ins>
      <w:del w:id="92965" w:author="מנוע מכני" w:date="2026-10-11T12:04:40Z">
        <w:r w:rsidRPr="006F178A">
          <w:rPr>
            <w:rtl/>
          </w:rPr>
          <w:delText xml:space="preserve">מאי</w:delText>
        </w:r>
      </w:del>
      <w:r w:rsidRPr="006F178A">
        <w:rPr>
          <w:rtl/>
        </w:rPr>
        <w:t xml:space="preserve"> ועגת שערים תאכלנה- </w:t>
      </w:r>
      <w:r w:rsidRPr="006F178A">
        <w:rPr>
          <w:rStyle w:val="2fb"/>
          <w:rtl/>
        </w:rPr>
        <w:t xml:space="preserve">ר"ח</w:t>
      </w:r>
      <w:r w:rsidRPr="006F178A">
        <w:rPr>
          <w:rtl/>
        </w:rPr>
        <w:t xml:space="preserve"> לשיעורים [קצובים]</w:t>
      </w:r>
    </w:p>
    <w:p>
      <w:pPr>
        <w:pStyle w:val="38"/>
        <w:rPr>
          <w:ins w:id="96447" w:author="מנוע מכני" w:date="2026-10-11T12:04:40Z"/>
        </w:rPr>
      </w:pPr>
      <w:r w:rsidRPr="006F178A">
        <w:t xml:space="preserve">ר"פ:</w:t>
      </w:r>
    </w:p>
    <w:p w:rsidR="005851B8" w:rsidRDefault="005851B8" w:rsidP="005851B8">
      <w:pPr>
        <w:rPr>
          <w:rtl/>
        </w:rPr>
      </w:pPr>
      <w:del w:id="96448" w:author="מנוע מכני" w:date="2026-10-11T12:04:40Z">
        <w:r w:rsidRPr="006F178A">
          <w:rPr>
            <w:rtl/>
          </w:rPr>
          <w:delText xml:space="preserve"> </w:delText>
        </w:r>
      </w:del>
      <w:r w:rsidRPr="006F178A">
        <w:rPr>
          <w:rtl/>
        </w:rPr>
        <w:t xml:space="preserve">עריבתה כעריבת שעורים, ולא כעריבת חטים [ללא צורה]</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פא.</w:t>
      </w:r>
    </w:p>
    <w:p>
      <w:pPr>
        <w:pStyle w:val="MishnaBatzad"/>
        <w:rPr>
          <w:ins w:id="20349" w:author="קלוד" w:date="2026-10-11T09:07:28Z"/>
        </w:rPr>
      </w:pPr>
      <w:ins w:id="20348" w:author="קלוד" w:date="2026-10-11T09:07:28Z">
        <w:r>
          <w:t xml:space="preserve">משנה יא</w:t>
        </w:r>
      </w:ins>
    </w:p>
    <w:p w:rsidR="005851B8" w:rsidRPr="00E62A50" w:rsidRDefault="005851B8" w:rsidP="005851B8">
      <w:pPr>
        <w:pStyle w:val="afff9"/>
        <w:rPr>
          <w:del w:id="20182" w:author="קלוד" w:date="2026-10-11T09:07:28Z"/>
          <w:rtl/>
        </w:rPr>
      </w:pPr>
      <w:del w:id="20181"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51" w:author="קלוד" w:date="2026-10-11T12:09:42Z">
          <w:pPr>
            <w:pStyle w:val="afff9"/>
          </w:pPr>
        </w:pPrChange>
      </w:pPr>
      <w:r>
        <w:rPr>
          <w:rtl/>
        </w:rPr>
        <w:t xml:space="preserve">נותן אדם מעה לחנוני ולנחתום כדי שיזכה לו עירוב, דברי </w:t>
      </w:r>
      <w:r>
        <w:rPr>
          <w:rStyle w:val="TanaimMishna"/>
          <w:rtl/>
          <w:rPrChange w:id="20036" w:author="קלוד" w:date="2026-10-11T09:07:28Z">
            <w:rPr>
              <w:rtl/>
            </w:rPr>
          </w:rPrChange>
        </w:rPr>
        <w:t xml:space="preserve">רבי אליעזר</w:t>
      </w:r>
      <w:r>
        <w:rPr>
          <w:rtl/>
        </w:rPr>
        <w:t xml:space="preserve">.</w:t>
      </w:r>
    </w:p>
    <w:p w:rsidR="005851B8" w:rsidRPr="00E62A50" w:rsidRDefault="005851B8" w:rsidP="005851B8">
      <w:pPr>
        <w:pStyle w:val="afff9"/>
        <w:rPr>
          <w:rtl/>
        </w:rPr>
      </w:pPr>
      <w:r w:rsidRPr="00E62A50">
        <w:rPr>
          <w:rtl/>
        </w:rPr>
        <w:t>וחכ"א: לא זכו לו מעותיו [שאין מעות קונות] | ומודים בשאר כל האדם שזכו לו מעותיו, שאין מערבין לאדם אלא מדעתו.</w:t>
      </w:r>
    </w:p>
    <w:p w:rsidR="005851B8" w:rsidRPr="00E62A50" w:rsidRDefault="005851B8" w:rsidP="005851B8">
      <w:pPr>
        <w:pStyle w:val="afff9"/>
        <w:rPr>
          <w:rtl/>
        </w:rPr>
      </w:pPr>
      <w:r w:rsidRPr="00E62A50">
        <w:rPr>
          <w:rtl/>
        </w:rPr>
        <w:t>• אר"י: בד"א בעירובי תחומין, [שיש בזה הפסד לאידך גיסא] אבל בעירובי חצירות מערבין לדעתו ושלא לדעתו.</w:t>
      </w:r>
    </w:p>
    <w:p w:rsidR="005851B8" w:rsidRPr="00E62A50" w:rsidRDefault="005851B8" w:rsidP="005851B8">
      <w:pPr>
        <w:pStyle w:val="afff9"/>
        <w:rPr>
          <w:rtl/>
        </w:rPr>
      </w:pPr>
      <w:r w:rsidRPr="00E62A50">
        <w:rPr>
          <w:rtl/>
        </w:rPr>
        <w:t>לפי שזכין לאדם שלא בפניו ואין חבין לאדם שלא בפניו.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w:t>
      </w:r>
    </w:p>
    <w:p>
      <w:pPr>
        <w:pStyle w:val="afffff8"/>
        <w:rPr>
          <w:ins w:id="90157" w:author="קלוד" w:date="2026-10-11T12:24:08Z"/>
        </w:rPr>
      </w:pPr>
      <w:ins w:id="90158" w:author="קלוד" w:date="2026-10-11T12:24:08Z">
        <w:r>
          <w:rPr>
            <w:color w:val="7B3F00"/>
          </w:rPr>
          <w:t xml:space="preserve">מעה לחנוני שיזכה עירוב - מעות קונות בארבעה פרקים</w:t>
        </w:r>
      </w:ins>
    </w:p>
    <w:p>
      <w:pPr>
        <w:pStyle w:val="38"/>
        <w:rPr>
          <w:ins w:id="96449" w:author="מנוע מכני" w:date="2026-10-11T12:04:40Z"/>
        </w:rPr>
      </w:pPr>
      <w:r w:rsidRPr="006F178A">
        <w:t xml:space="preserve">והך</w:t>
      </w:r>
    </w:p>
    <w:p w:rsidR="005851B8" w:rsidRPr="006F178A" w:rsidRDefault="005851B8" w:rsidP="005851B8">
      <w:pPr>
        <w:rPr>
          <w:rtl/>
        </w:rPr>
      </w:pPr>
      <w:del w:id="96450" w:author="מנוע מכני" w:date="2026-10-11T12:04:40Z">
        <w:r w:rsidRPr="006F178A">
          <w:rPr>
            <w:rFonts w:ascii="Fb Fontext" w:hAnsi="Fb Fontext"/>
            <w:rtl/>
          </w:rPr>
          <w:delText xml:space="preserve"> </w:delText>
        </w:r>
      </w:del>
      <w:r w:rsidRPr="006F178A">
        <w:rPr>
          <w:rStyle w:val="2fb"/>
          <w:rFonts w:ascii="Fb Fontext" w:hAnsi="Fb Fontext"/>
          <w:rtl/>
        </w:rPr>
        <w:t xml:space="preserve">דלר"א</w:t>
      </w:r>
      <w:r w:rsidRPr="006F178A">
        <w:rPr>
          <w:rFonts w:ascii="Fb Fontext" w:hAnsi="Fb Fontext"/>
          <w:rtl/>
        </w:rPr>
        <w:t xml:space="preserve"> </w:t>
      </w:r>
      <w:ins w:id="92966" w:author="מנוע מכני" w:date="2026-10-11T12:04:40Z">
        <w:r>
          <w:rPr>
            <w:rFonts w:ascii="Fb Fontext" w:hAnsi="Fb Fontext"/>
            <w:rtl/>
          </w:rPr>
          <w:t xml:space="preserve">מאלו</w:t>
        </w:r>
      </w:ins>
      <w:del w:id="92967" w:author="מנוע מכני" w:date="2026-10-11T12:04:40Z">
        <w:r w:rsidRPr="006F178A">
          <w:rPr>
            <w:rFonts w:ascii="Fb Fontext" w:hAnsi="Fb Fontext"/>
            <w:rtl/>
          </w:rPr>
          <w:delText xml:space="preserve">מהני</w:delText>
        </w:r>
      </w:del>
      <w:r w:rsidRPr="006F178A">
        <w:rPr>
          <w:rFonts w:ascii="Fb Fontext" w:hAnsi="Fb Fontext"/>
          <w:rtl/>
        </w:rPr>
        <w:t xml:space="preserve"> </w:t>
      </w:r>
      <w:ins w:id="93252" w:author="מנוע מכני" w:date="2026-10-11T12:04:40Z">
        <w:r>
          <w:rPr>
            <w:rFonts w:ascii="Fb Fontext" w:hAnsi="Fb Fontext"/>
            <w:rtl/>
          </w:rPr>
          <w:t xml:space="preserve">אף</w:t>
        </w:r>
      </w:ins>
      <w:del w:id="93253" w:author="מנוע מכני" w:date="2026-10-11T12:04:40Z">
        <w:r w:rsidRPr="006F178A">
          <w:rPr>
            <w:rFonts w:ascii="Fb Fontext" w:hAnsi="Fb Fontext"/>
            <w:rtl/>
          </w:rPr>
          <w:delText xml:space="preserve">אע"ג</w:delText>
        </w:r>
      </w:del>
      <w:r w:rsidRPr="006F178A">
        <w:rPr>
          <w:rFonts w:ascii="Fb Fontext" w:hAnsi="Fb Fontext"/>
          <w:rtl/>
        </w:rPr>
        <w:t xml:space="preserve"> שלא משך.</w:t>
      </w:r>
    </w:p>
    <w:p w:rsidR="005851B8" w:rsidRDefault="005851B8" w:rsidP="005851B8">
      <w:pPr>
        <w:rPr>
          <w:rtl/>
        </w:rPr>
      </w:pPr>
      <w:r w:rsidRPr="006F178A">
        <w:rPr>
          <w:rtl/>
        </w:rPr>
        <w:t xml:space="preserve">דעשאו </w:t>
      </w:r>
      <w:r w:rsidRPr="006F178A">
        <w:rPr>
          <w:rStyle w:val="2fb"/>
          <w:rtl/>
        </w:rPr>
        <w:t xml:space="preserve">ר"א</w:t>
      </w:r>
      <w:r w:rsidRPr="006F178A">
        <w:rPr>
          <w:rtl/>
        </w:rPr>
        <w:t xml:space="preserve"> כארבעה פרקים בשנה שמשחיטין הטבח בע"כ </w:t>
      </w:r>
      <w:r>
        <w:rPr>
          <w:rtl/>
        </w:rPr>
        <w:t>אפי'</w:t>
      </w:r>
      <w:r w:rsidRPr="006F178A">
        <w:rPr>
          <w:rtl/>
        </w:rPr>
        <w:t xml:space="preserve"> שור שוה אלף דינר ואין ללוקח אלא דינר אחד כופין אותו לשחוט לפיכך אם מת, מת ללוקח [דלא מיירי שמשך דא"ה </w:t>
      </w:r>
      <w:r w:rsidRPr="006F178A">
        <w:rPr>
          <w:rtl/>
        </w:rPr>
        <w:t xml:space="preserve">מ"ש</w:t>
      </w:r>
      <w:r w:rsidRPr="006F178A">
        <w:rPr>
          <w:rtl/>
        </w:rPr>
        <w:t xml:space="preserve"> משאר חול דמת למוכר]</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Style w:val="afffe"/>
          <w:rFonts w:ascii="Fb Fontext" w:hAnsi="Fb Fontext"/>
          <w:rtl/>
        </w:rPr>
        <w:t xml:space="preserve"> </w:t>
      </w:r>
      <w:r w:rsidRPr="006F178A">
        <w:rPr>
          <w:rtl/>
        </w:rPr>
        <w:t xml:space="preserve">ומיירי דזיכה לו </w:t>
      </w:r>
      <w:r w:rsidRPr="006F178A">
        <w:rPr>
          <w:rtl/>
        </w:rPr>
        <w:t xml:space="preserve">ע"י</w:t>
      </w:r>
      <w:r w:rsidRPr="006F178A">
        <w:rPr>
          <w:rtl/>
        </w:rPr>
        <w:t xml:space="preserve"> אחר ומהני דבד' פרקים זכות הוא </w:t>
      </w:r>
      <w:r w:rsidRPr="006F178A">
        <w:rPr>
          <w:rtl/>
        </w:rPr>
        <w:t xml:space="preserve">לא</w:t>
      </w:r>
      <w:r w:rsidRPr="006F178A">
        <w:rPr>
          <w:rtl/>
        </w:rPr>
        <w:t xml:space="preserve"> </w:t>
      </w:r>
      <w:r w:rsidRPr="006F178A">
        <w:rPr>
          <w:rtl/>
        </w:rPr>
        <w:t xml:space="preserve">משא"כ</w:t>
      </w:r>
      <w:r w:rsidRPr="006F178A">
        <w:rPr>
          <w:rtl/>
        </w:rPr>
        <w:t xml:space="preserve"> בשאר השנה דחוב הוא ואין חבין לו אלא בפניו.</w:t>
      </w:r>
    </w:p>
    <w:p>
      <w:pPr>
        <w:pStyle w:val="38"/>
        <w:rPr>
          <w:ins w:id="96451" w:author="מנוע מכני" w:date="2026-10-11T12:04:40Z"/>
        </w:rPr>
      </w:pPr>
      <w:r w:rsidRPr="006F178A">
        <w:t>ב.</w:t>
      </w:r>
      <w:r w:rsidRPr="006F178A">
        <w:t xml:space="preserve"> רי"ו:</w:t>
      </w:r>
    </w:p>
    <w:p w:rsidR="005851B8" w:rsidRPr="006F178A" w:rsidRDefault="005851B8" w:rsidP="005851B8">
      <w:pPr>
        <w:rPr>
          <w:rtl/>
        </w:rPr>
      </w:pPr>
      <w:del w:id="96452" w:author="מנוע מכני" w:date="2026-10-11T12:04:40Z">
        <w:r w:rsidRPr="006F178A">
          <w:rPr>
            <w:rtl/>
          </w:rPr>
          <w:delText xml:space="preserve"> </w:delText>
        </w:r>
      </w:del>
      <w:r w:rsidRPr="006F178A">
        <w:rPr>
          <w:rtl/>
        </w:rPr>
        <w:t xml:space="preserve">בארבעה פרקים אלו העמידו חכמים דבריהן על ד"ת דמעות קונות.</w:t>
      </w:r>
    </w:p>
    <w:p w:rsidR="005851B8" w:rsidRPr="006F178A" w:rsidRDefault="005851B8" w:rsidP="005851B8">
      <w:pPr>
        <w:rPr>
          <w:rtl/>
        </w:rPr>
      </w:pPr>
      <w:r w:rsidRPr="006F178A">
        <w:rPr>
          <w:rtl/>
        </w:rPr>
        <w:t>ומפני מה אמרו משיכה קונה - גזירה שמא יאמר לו: נשרפו חיטיך בעלייה.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w:t>
      </w:r>
    </w:p>
    <w:p w:rsidR="005851B8" w:rsidRPr="006F178A" w:rsidRDefault="005851B8" w:rsidP="005851B8">
      <w:pPr>
        <w:rPr>
          <w:rtl/>
        </w:rPr>
      </w:pPr>
      <w:r w:rsidRPr="006F178A">
        <w:rPr>
          <w:rFonts w:ascii="Fb Fontext" w:hAnsi="Fb Fontext"/>
          <w:rtl/>
        </w:rPr>
        <w:t xml:space="preserve">ומודים בשאר כל האדם </w:t>
      </w:r>
      <w:r w:rsidRPr="006F178A">
        <w:rPr>
          <w:rStyle w:val="2fb"/>
          <w:rFonts w:ascii="Fb Fontext" w:hAnsi="Fb Fontext"/>
          <w:rtl/>
        </w:rPr>
        <w:t xml:space="preserve">רב</w:t>
      </w:r>
      <w:r w:rsidRPr="006F178A">
        <w:rPr>
          <w:rFonts w:ascii="Fb Fontext" w:hAnsi="Fb Fontext"/>
          <w:rtl/>
        </w:rPr>
        <w:t xml:space="preserve"> </w:t>
      </w:r>
      <w:r w:rsidRPr="006F178A">
        <w:rPr>
          <w:rStyle w:val="2fb"/>
          <w:rFonts w:ascii="Fb Fontext" w:hAnsi="Fb Fontext"/>
          <w:rtl/>
        </w:rPr>
        <w:t xml:space="preserve">ושמואל</w:t>
      </w:r>
      <w:r w:rsidRPr="006F178A">
        <w:rPr>
          <w:rFonts w:ascii="Fb Fontext" w:hAnsi="Fb Fontext"/>
          <w:rtl/>
        </w:rPr>
        <w:t xml:space="preserve"> היינו </w:t>
      </w:r>
      <w:ins w:id="90454" w:author="מנוע מכני" w:date="2026-10-11T12:04:40Z">
        <w:r>
          <w:rPr>
            <w:rFonts w:ascii="Fb Fontext" w:hAnsi="Fb Fontext"/>
            <w:rtl/>
          </w:rPr>
          <w:t xml:space="preserve">בעה"ב</w:t>
        </w:r>
      </w:ins>
      <w:del w:id="90455" w:author="מנוע מכני" w:date="2026-10-11T12:04:40Z">
        <w:r w:rsidRPr="006F178A">
          <w:rPr>
            <w:rFonts w:ascii="Fb Fontext" w:hAnsi="Fb Fontext"/>
            <w:rtl/>
          </w:rPr>
          <w:delText xml:space="preserve">בעל הבית</w:delText>
        </w:r>
      </w:del>
      <w:r w:rsidRPr="006F178A">
        <w:rPr>
          <w:rFonts w:ascii="Fb Fontext" w:hAnsi="Fb Fontext"/>
          <w:rtl/>
        </w:rPr>
        <w:t xml:space="preserve">.</w:t>
      </w:r>
    </w:p>
    <w:p>
      <w:pPr>
        <w:pStyle w:val="38"/>
        <w:rPr>
          <w:ins w:id="96453" w:author="מנוע מכני" w:date="2026-10-11T12:04:40Z"/>
        </w:rPr>
      </w:pPr>
      <w:r w:rsidRPr="006F178A">
        <w:t xml:space="preserve">ואמר שמואל:</w:t>
      </w:r>
    </w:p>
    <w:p w:rsidR="005851B8" w:rsidRDefault="005851B8" w:rsidP="005851B8">
      <w:pPr>
        <w:rPr>
          <w:rtl/>
        </w:rPr>
      </w:pPr>
      <w:del w:id="96454" w:author="מנוע מכני" w:date="2026-10-11T12:04:40Z">
        <w:r w:rsidRPr="006F178A">
          <w:rPr>
            <w:rtl/>
          </w:rPr>
          <w:delText xml:space="preserve"> </w:delText>
        </w:r>
      </w:del>
      <w:ins w:id="94266" w:author="מנוע מכני" w:date="2026-10-11T12:04:40Z">
        <w:r>
          <w:rPr>
            <w:rtl/>
          </w:rPr>
          <w:t xml:space="preserve">דווקא </w:t>
        </w:r>
      </w:ins>
      <w:del w:id="94267" w:author="מנוע מכני" w:date="2026-10-11T12:04:40Z">
        <w:r w:rsidRPr="006F178A">
          <w:rPr>
            <w:rtl/>
          </w:rPr>
          <w:delText xml:space="preserve">לא שנו אלא </w:delText>
        </w:r>
      </w:del>
      <w:r w:rsidRPr="006F178A">
        <w:rPr>
          <w:rtl/>
        </w:rPr>
        <w:t xml:space="preserve">מעה, אבל כלי - קונה. [דמטלטלין נקנין בקנין סודר]</w:t>
      </w:r>
    </w:p>
    <w:p>
      <w:pPr>
        <w:pStyle w:val="38"/>
        <w:rPr>
          <w:ins w:id="96455" w:author="מנוע מכני" w:date="2026-10-11T12:04:40Z"/>
        </w:rPr>
      </w:pPr>
      <w:r w:rsidRPr="006F178A">
        <w:t xml:space="preserve">ואמר שמואל:</w:t>
      </w:r>
    </w:p>
    <w:p w:rsidR="005851B8" w:rsidRPr="006F178A" w:rsidRDefault="005851B8" w:rsidP="005851B8">
      <w:pPr>
        <w:rPr>
          <w:rtl/>
        </w:rPr>
      </w:pPr>
      <w:del w:id="96456" w:author="מנוע מכני" w:date="2026-10-11T12:04:40Z">
        <w:r w:rsidRPr="006F178A">
          <w:rPr>
            <w:rtl/>
          </w:rPr>
          <w:delText xml:space="preserve"> </w:delText>
        </w:r>
      </w:del>
      <w:ins w:id="94268" w:author="מנוע מכני" w:date="2026-10-11T12:04:40Z">
        <w:r>
          <w:rPr>
            <w:rtl/>
          </w:rPr>
          <w:t xml:space="preserve">דווקא </w:t>
        </w:r>
      </w:ins>
      <w:del w:id="94269" w:author="מנוע מכני" w:date="2026-10-11T12:04:40Z">
        <w:r w:rsidRPr="006F178A">
          <w:rPr>
            <w:rtl/>
          </w:rPr>
          <w:delText xml:space="preserve">לא שנו אלא </w:delText>
        </w:r>
      </w:del>
      <w:r w:rsidRPr="006F178A">
        <w:rPr>
          <w:rtl/>
        </w:rPr>
        <w:t xml:space="preserve">דאמר לו זכה לי, אבל </w:t>
      </w:r>
      <w:r w:rsidRPr="006F178A">
        <w:rPr>
          <w:rtl/>
        </w:rPr>
        <w:t xml:space="preserve">אמר</w:t>
      </w:r>
      <w:r w:rsidRPr="006F178A">
        <w:rPr>
          <w:rtl/>
        </w:rPr>
        <w:t xml:space="preserve"> ערב לי - שליח שויה, וקני.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55" w:author="קלוד" w:date="2026-10-11T12:24:08Z"/>
        </w:rPr>
      </w:pPr>
      <w:ins w:id="90156" w:author="קלוד" w:date="2026-10-11T12:24:08Z">
        <w:r>
          <w:rPr>
            <w:color w:val="7B3F00"/>
          </w:rPr>
          <w:t xml:space="preserve">הלכה כר"י בעירובין - ולא במחיצות</w:t>
        </w:r>
      </w:ins>
    </w:p>
    <w:p>
      <w:pPr>
        <w:pStyle w:val="38"/>
        <w:rPr>
          <w:ins w:id="96458" w:author="מנוע מכני" w:date="2026-10-11T12:04:40Z"/>
        </w:rPr>
      </w:pPr>
      <w:del w:id="96457" w:author="מנוע מכני" w:date="2026-10-11T12:04:40Z">
        <w:r w:rsidRPr="006F178A">
          <w:delText xml:space="preserve">•</w:delText>
        </w:r>
      </w:del>
      <w:r w:rsidRPr="006F178A">
        <w:t xml:space="preserve"> אר</w:t>
      </w:r>
      <w:r w:rsidRPr="006F178A">
        <w:t xml:space="preserve">יא"ש:</w:t>
      </w:r>
    </w:p>
    <w:p w:rsidR="005851B8" w:rsidRPr="006F178A" w:rsidRDefault="005851B8" w:rsidP="005851B8">
      <w:pPr>
        <w:rPr>
          <w:rtl/>
        </w:rPr>
      </w:pPr>
      <w:del w:id="96459" w:author="מנוע מכני" w:date="2026-10-11T12:04:40Z">
        <w:r w:rsidRPr="006F178A">
          <w:rPr>
            <w:rFonts w:ascii="Fb Fontext" w:hAnsi="Fb Fontext"/>
            <w:rtl/>
          </w:rPr>
          <w:delText xml:space="preserve"> </w:delText>
        </w:r>
      </w:del>
      <w:r w:rsidRPr="006F178A">
        <w:rPr>
          <w:rFonts w:ascii="Fb Fontext" w:hAnsi="Fb Fontext"/>
          <w:rtl/>
        </w:rPr>
        <w:t xml:space="preserve">הלכה </w:t>
      </w:r>
      <w:r w:rsidRPr="006F178A">
        <w:rPr>
          <w:rStyle w:val="2fb"/>
          <w:rFonts w:ascii="Fb Fontext" w:hAnsi="Fb Fontext"/>
          <w:rtl/>
        </w:rPr>
        <w:t xml:space="preserve">כר"י</w:t>
      </w:r>
      <w:r w:rsidRPr="006F178A">
        <w:rPr>
          <w:rFonts w:ascii="Fb Fontext" w:hAnsi="Fb Fontext"/>
          <w:rtl/>
        </w:rPr>
        <w:t xml:space="preserve">. דבעירובי חצירות </w:t>
      </w:r>
      <w:ins w:id="92968" w:author="מנוע מכני" w:date="2026-10-11T12:04:40Z">
        <w:r>
          <w:rPr>
            <w:rFonts w:ascii="Fb Fontext" w:hAnsi="Fb Fontext"/>
            <w:rtl/>
          </w:rPr>
          <w:t xml:space="preserve">מאלו</w:t>
        </w:r>
      </w:ins>
      <w:del w:id="92969" w:author="מנוע מכני" w:date="2026-10-11T12:04:40Z">
        <w:r w:rsidRPr="006F178A">
          <w:rPr>
            <w:rFonts w:ascii="Fb Fontext" w:hAnsi="Fb Fontext"/>
            <w:rtl/>
          </w:rPr>
          <w:delText xml:space="preserve">מהני</w:delText>
        </w:r>
      </w:del>
      <w:r w:rsidRPr="006F178A">
        <w:rPr>
          <w:rFonts w:ascii="Fb Fontext" w:hAnsi="Fb Fontext"/>
          <w:rtl/>
        </w:rPr>
        <w:t xml:space="preserve"> שלא מדעתו דזכין.</w:t>
      </w:r>
    </w:p>
    <w:p w:rsidR="005851B8" w:rsidRPr="006F178A" w:rsidRDefault="005851B8" w:rsidP="005851B8">
      <w:pPr>
        <w:rPr>
          <w:b/>
          <w:bCs/>
          <w:rtl/>
        </w:rPr>
      </w:pPr>
      <w:r w:rsidRPr="006F178A">
        <w:rPr>
          <w:rtl/>
        </w:rPr>
        <w:t xml:space="preserve">ולא עוד אלא, כל מקום ששנה </w:t>
      </w:r>
      <w:r w:rsidRPr="006F178A">
        <w:rPr>
          <w:rStyle w:val="2fb"/>
          <w:rtl/>
        </w:rPr>
        <w:t xml:space="preserve">ר"י</w:t>
      </w:r>
      <w:r w:rsidRPr="006F178A">
        <w:rPr>
          <w:rtl/>
        </w:rPr>
        <w:t xml:space="preserve"> בעירובין - הלכה כמותו.</w:t>
      </w:r>
    </w:p>
    <w:p w:rsidR="005851B8" w:rsidRDefault="005851B8" w:rsidP="005851B8">
      <w:pPr>
        <w:rPr>
          <w:rtl/>
        </w:rPr>
      </w:pPr>
      <w:r w:rsidRPr="006F178A">
        <w:rPr>
          <w:b/>
          <w:bCs/>
          <w:rtl/>
        </w:rPr>
        <w:t>• בעי</w:t>
      </w:r>
      <w:r w:rsidRPr="006F178A">
        <w:rPr>
          <w:rtl/>
        </w:rPr>
        <w:t xml:space="preserve">רובין ולא במחיצות כההיא דמבוי שניטלו קורותיו או לחייו [דאין </w:t>
      </w:r>
      <w:r w:rsidRPr="006F178A">
        <w:rPr>
          <w:b/>
          <w:bCs/>
          <w:rtl/>
        </w:rPr>
        <w:t>הלכתא</w:t>
      </w:r>
      <w:r w:rsidRPr="006F178A">
        <w:rPr>
          <w:rtl/>
        </w:rPr>
        <w:t xml:space="preserve"> </w:t>
      </w:r>
      <w:ins w:id="92970" w:author="מנוע מכני" w:date="2026-10-11T12:04:40Z">
        <w:r>
          <w:rPr>
            <w:rtl/>
          </w:rPr>
          <w:t xml:space="preserve">כמותו</w:t>
        </w:r>
      </w:ins>
      <w:del w:id="92971" w:author="מנוע מכני" w:date="2026-10-11T12:04:40Z">
        <w:r w:rsidRPr="006F178A">
          <w:rPr>
            <w:rtl/>
          </w:rPr>
          <w:delText xml:space="preserve">כוותיה</w:delText>
        </w:r>
      </w:del>
      <w:r w:rsidRPr="006F178A">
        <w:rPr>
          <w:rtl/>
        </w:rPr>
        <w:t xml:space="preserve">]</w:t>
      </w:r>
    </w:p>
    <w:p w:rsidR="005851B8" w:rsidRPr="006F178A" w:rsidRDefault="005851B8" w:rsidP="005851B8">
      <w:pPr>
        <w:rPr>
          <w:rtl/>
        </w:rPr>
      </w:pPr>
      <w:r w:rsidRPr="006F178A">
        <w:rPr>
          <w:rStyle w:val="2fb"/>
          <w:rtl/>
        </w:rPr>
        <w:t xml:space="preserve">ריב"ל</w:t>
      </w:r>
      <w:r w:rsidRPr="006F178A">
        <w:rPr>
          <w:rtl/>
        </w:rPr>
        <w:t xml:space="preserve"> הלכה מכלל </w:t>
      </w:r>
      <w:ins w:id="91542" w:author="מנוע מכני" w:date="2026-10-11T12:04:40Z">
        <w:r>
          <w:rPr>
            <w:rtl/>
          </w:rPr>
          <w:t xml:space="preserve">דחלקו</w:t>
        </w:r>
      </w:ins>
      <w:del w:id="91543" w:author="מנוע מכני" w:date="2026-10-11T12:04:40Z">
        <w:r w:rsidRPr="006F178A">
          <w:rPr>
            <w:rtl/>
          </w:rPr>
          <w:delText xml:space="preserve">דפליגי</w:delText>
        </w:r>
      </w:del>
      <w:r w:rsidRPr="006F178A">
        <w:rPr>
          <w:rtl/>
        </w:rPr>
        <w:t xml:space="preserve"> ואע"ג דכל מקום שאמר אימתי ובמה שבא לפרש דברי חכמים.</w:t>
      </w:r>
    </w:p>
    <w:p>
      <w:pPr>
        <w:pStyle w:val="38"/>
        <w:rPr>
          <w:ins w:id="96460" w:author="מנוע מכני" w:date="2026-10-11T12:04:40Z"/>
        </w:rPr>
      </w:pPr>
      <w:r w:rsidRPr="006F178A">
        <w:t xml:space="preserve">הך</w:t>
      </w:r>
    </w:p>
    <w:p w:rsidR="005851B8" w:rsidRPr="006F178A" w:rsidRDefault="005851B8" w:rsidP="005851B8">
      <w:pPr>
        <w:rPr>
          <w:rtl/>
        </w:rPr>
      </w:pPr>
      <w:del w:id="96461" w:author="מנוע מכני" w:date="2026-10-11T12:04:40Z">
        <w:r w:rsidRPr="006F178A">
          <w:rPr>
            <w:rtl/>
          </w:rPr>
          <w:delText xml:space="preserve"> </w:delText>
        </w:r>
      </w:del>
      <w:r w:rsidRPr="006F178A">
        <w:rPr>
          <w:rtl/>
        </w:rPr>
        <w:t xml:space="preserve">דמתני' דמוסיף ומזכה וצריך להודיע מיירי בחצר שבין שני מבואות שאז מפסיד לו </w:t>
      </w:r>
      <w:ins w:id="92972" w:author="מנוע מכני" w:date="2026-10-11T12:04:40Z">
        <w:r>
          <w:rPr>
            <w:rtl/>
          </w:rPr>
          <w:t xml:space="preserve">לכך</w:t>
        </w:r>
      </w:ins>
      <w:del w:id="92973" w:author="מנוע מכני" w:date="2026-10-11T12:04:40Z">
        <w:r w:rsidRPr="006F178A">
          <w:rPr>
            <w:rtl/>
          </w:rPr>
          <w:delText xml:space="preserve">להכי</w:delText>
        </w:r>
      </w:del>
      <w:r w:rsidRPr="006F178A">
        <w:rPr>
          <w:rtl/>
        </w:rPr>
        <w:t xml:space="preserve"> צריך להודיע.</w:t>
      </w:r>
    </w:p>
    <w:p>
      <w:pPr>
        <w:pStyle w:val="38"/>
        <w:rPr>
          <w:ins w:id="96462" w:author="מנוע מכני" w:date="2026-10-11T12:04:40Z"/>
        </w:rPr>
      </w:pPr>
      <w:r w:rsidRPr="006F178A">
        <w:t xml:space="preserve">והך דר"ח:</w:t>
      </w:r>
    </w:p>
    <w:p w:rsidR="005851B8" w:rsidRPr="006F178A" w:rsidRDefault="005851B8" w:rsidP="005851B8">
      <w:pPr>
        <w:rPr>
          <w:rtl/>
        </w:rPr>
      </w:pPr>
      <w:del w:id="96463" w:author="מנוע מכני" w:date="2026-10-11T12:04:40Z">
        <w:r w:rsidRPr="006F178A">
          <w:rPr>
            <w:rtl/>
          </w:rPr>
          <w:delText xml:space="preserve"> </w:delText>
        </w:r>
      </w:del>
      <w:r w:rsidRPr="006F178A">
        <w:rPr>
          <w:rtl/>
        </w:rPr>
        <w:t xml:space="preserve">ז"א חלוקין עליו חביריו על </w:t>
      </w:r>
      <w:r w:rsidRPr="006F178A">
        <w:rPr>
          <w:rStyle w:val="2fb"/>
          <w:rtl/>
        </w:rPr>
        <w:t xml:space="preserve">ר"י</w:t>
      </w:r>
      <w:r w:rsidRPr="006F178A">
        <w:rPr>
          <w:rtl/>
        </w:rPr>
        <w:t xml:space="preserve"> הוא </w:t>
      </w:r>
      <w:r w:rsidRPr="006F178A">
        <w:rPr>
          <w:rStyle w:val="2fb"/>
          <w:rtl/>
        </w:rPr>
        <w:t xml:space="preserve">שמואל</w:t>
      </w:r>
      <w:r w:rsidRPr="006F178A">
        <w:rPr>
          <w:rtl/>
        </w:rPr>
        <w:t xml:space="preserve"> </w:t>
      </w:r>
      <w:ins w:id="94056" w:author="מנוע מכני" w:date="2026-10-11T12:04:40Z">
        <w:r>
          <w:rPr>
            <w:rtl/>
          </w:rPr>
          <w:t xml:space="preserve">סבר</w:t>
        </w:r>
      </w:ins>
      <w:del w:id="94057" w:author="מנוע מכני" w:date="2026-10-11T12:04:40Z">
        <w:r w:rsidRPr="006F178A">
          <w:rPr>
            <w:rtl/>
          </w:rPr>
          <w:delText xml:space="preserve">ס"ל</w:delText>
        </w:r>
      </w:del>
      <w:r w:rsidRPr="006F178A">
        <w:rPr>
          <w:rtl/>
        </w:rPr>
        <w:t xml:space="preserve"> </w:t>
      </w:r>
      <w:ins w:id="91544" w:author="מנוע מכני" w:date="2026-10-11T12:04:40Z">
        <w:r>
          <w:rPr>
            <w:rtl/>
          </w:rPr>
          <w:t xml:space="preserve">דחלקו</w:t>
        </w:r>
      </w:ins>
      <w:del w:id="91545" w:author="מנוע מכני" w:date="2026-10-11T12:04:40Z">
        <w:r w:rsidRPr="006F178A">
          <w:rPr>
            <w:rtl/>
          </w:rPr>
          <w:delText xml:space="preserve">דפליגי</w:delText>
        </w:r>
      </w:del>
      <w:r w:rsidRPr="006F178A">
        <w:rPr>
          <w:rtl/>
        </w:rPr>
        <w:t xml:space="preserve"> </w:t>
      </w:r>
      <w:ins w:id="92976" w:author="מנוע מכני" w:date="2026-10-11T12:04:40Z">
        <w:r>
          <w:rPr>
            <w:rtl/>
          </w:rPr>
          <w:t xml:space="preserve">לכך</w:t>
        </w:r>
      </w:ins>
      <w:del w:id="92977" w:author="מנוע מכני" w:date="2026-10-11T12:04:40Z">
        <w:r w:rsidRPr="006F178A">
          <w:rPr>
            <w:rtl/>
          </w:rPr>
          <w:delText xml:space="preserve">להכי</w:delText>
        </w:r>
      </w:del>
      <w:r w:rsidRPr="006F178A">
        <w:rPr>
          <w:rtl/>
        </w:rPr>
        <w:t xml:space="preserve"> </w:t>
      </w:r>
      <w:r w:rsidRPr="006F178A">
        <w:rPr>
          <w:rtl/>
        </w:rPr>
        <w:t xml:space="preserve">אמר</w:t>
      </w:r>
      <w:r w:rsidRPr="006F178A">
        <w:rPr>
          <w:rtl/>
        </w:rPr>
        <w:t xml:space="preserve"> הלכה </w:t>
      </w:r>
      <w:ins w:id="92974" w:author="מנוע מכני" w:date="2026-10-11T12:04:40Z">
        <w:r>
          <w:rPr>
            <w:rtl/>
          </w:rPr>
          <w:t xml:space="preserve">כמותו</w:t>
        </w:r>
      </w:ins>
      <w:del w:id="92975" w:author="מנוע מכני" w:date="2026-10-11T12:04:40Z">
        <w:r w:rsidRPr="006F178A">
          <w:rPr>
            <w:rtl/>
          </w:rPr>
          <w:delText xml:space="preserve">כוותיה</w:delText>
        </w:r>
      </w:del>
      <w:r w:rsidRPr="006F178A">
        <w:rPr>
          <w:rtl/>
        </w:rPr>
        <w:t xml:space="preserve"> | </w:t>
      </w:r>
      <w:r w:rsidRPr="006F178A">
        <w:rPr>
          <w:rStyle w:val="2fb"/>
          <w:rtl/>
        </w:rPr>
        <w:t xml:space="preserve">וריב"ל</w:t>
      </w:r>
      <w:r w:rsidRPr="006F178A">
        <w:rPr>
          <w:rtl/>
        </w:rPr>
        <w:t xml:space="preserve"> </w:t>
      </w:r>
      <w:ins w:id="94058" w:author="מנוע מכני" w:date="2026-10-11T12:04:40Z">
        <w:r>
          <w:rPr>
            <w:rtl/>
          </w:rPr>
          <w:t xml:space="preserve">סבר</w:t>
        </w:r>
      </w:ins>
      <w:del w:id="94059" w:author="מנוע מכני" w:date="2026-10-11T12:04:40Z">
        <w:r w:rsidRPr="006F178A">
          <w:rPr>
            <w:rtl/>
          </w:rPr>
          <w:delText xml:space="preserve">ס"ל</w:delText>
        </w:r>
      </w:del>
      <w:r w:rsidRPr="006F178A">
        <w:rPr>
          <w:rtl/>
        </w:rPr>
        <w:t xml:space="preserve"> דלא </w:t>
      </w:r>
      <w:ins w:id="91546" w:author="מנוע מכני" w:date="2026-10-11T12:04:40Z">
        <w:r>
          <w:rPr>
            <w:rtl/>
          </w:rPr>
          <w:t xml:space="preserve">חלקו</w:t>
        </w:r>
      </w:ins>
      <w:del w:id="91547" w:author="מנוע מכני" w:date="2026-10-11T12:04:40Z">
        <w:r w:rsidRPr="006F178A">
          <w:rPr>
            <w:rtl/>
          </w:rPr>
          <w:delText xml:space="preserve">פליגי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פב.</w:t>
      </w:r>
    </w:p>
    <w:p>
      <w:pPr>
        <w:pStyle w:val="afffff8"/>
        <w:rPr>
          <w:ins w:id="90153" w:author="קלוד" w:date="2026-10-11T12:24:08Z"/>
        </w:rPr>
      </w:pPr>
      <w:ins w:id="90154" w:author="קלוד" w:date="2026-10-11T12:24:08Z">
        <w:r>
          <w:rPr>
            <w:color w:val="7B3F00"/>
          </w:rPr>
          <w:t xml:space="preserve">'אימתי' ו'במה' בדברי ר"י - לפרש או לחלוק</w:t>
        </w:r>
      </w:ins>
    </w:p>
    <w:p>
      <w:pPr>
        <w:pStyle w:val="38"/>
        <w:rPr>
          <w:ins w:id="96465" w:author="מנוע מכני" w:date="2026-10-11T12:04:40Z"/>
        </w:rPr>
      </w:pPr>
      <w:del w:id="96464" w:author="מנוע מכני" w:date="2026-10-11T12:04:40Z">
        <w:r w:rsidRPr="006F178A">
          <w:delText xml:space="preserve">•</w:delText>
        </w:r>
      </w:del>
      <w:r w:rsidRPr="00C724C6">
        <w:t xml:space="preserve"> </w:t>
      </w:r>
      <w:r w:rsidRPr="000D7AAE">
        <w:t xml:space="preserve">גופא, אריב"ל:</w:t>
      </w:r>
    </w:p>
    <w:p w:rsidR="005851B8" w:rsidRPr="006F178A" w:rsidRDefault="005851B8" w:rsidP="005851B8">
      <w:pPr>
        <w:rPr>
          <w:rtl/>
        </w:rPr>
      </w:pPr>
      <w:del w:id="96466" w:author="מנוע מכני" w:date="2026-10-11T12:04:40Z">
        <w:r w:rsidRPr="000D7AAE">
          <w:rPr>
            <w:rFonts w:ascii="Fb Fontext" w:hAnsi="Fb Fontext"/>
            <w:b/>
            <w:bCs/>
            <w:rtl/>
          </w:rPr>
          <w:delText xml:space="preserve"> </w:delText>
        </w:r>
      </w:del>
      <w:r w:rsidRPr="000D7AAE">
        <w:rPr>
          <w:rFonts w:ascii="Fb Fontext" w:hAnsi="Fb Fontext"/>
          <w:b/>
          <w:bCs/>
          <w:rtl/>
        </w:rPr>
        <w:t xml:space="preserve">כל מקום שאמר </w:t>
      </w:r>
      <w:r w:rsidRPr="000D7AAE">
        <w:rPr>
          <w:rStyle w:val="2fb"/>
          <w:rFonts w:ascii="Fb Fontext" w:hAnsi="Fb Fontext"/>
          <w:b/>
          <w:bCs/>
          <w:rtl/>
        </w:rPr>
        <w:t xml:space="preserve">ר"י</w:t>
      </w:r>
      <w:r w:rsidRPr="000D7AAE">
        <w:rPr>
          <w:rFonts w:ascii="Fb Fontext" w:hAnsi="Fb Fontext"/>
          <w:b/>
          <w:bCs/>
          <w:rtl/>
        </w:rPr>
        <w:t xml:space="preserve">, אימתי ובמה במשנתינו</w:t>
      </w:r>
      <w:r w:rsidRPr="006F178A">
        <w:rPr>
          <w:rFonts w:ascii="Fb Fontext" w:hAnsi="Fb Fontext"/>
          <w:rtl/>
        </w:rPr>
        <w:t xml:space="preserve"> - אינו אלא לפרש דברי חכמים.</w:t>
      </w:r>
    </w:p>
    <w:p>
      <w:pPr>
        <w:pStyle w:val="38"/>
        <w:rPr>
          <w:ins w:id="96467" w:author="מנוע מכני" w:date="2026-10-11T12:04:40Z"/>
        </w:rPr>
      </w:pPr>
      <w:r w:rsidRPr="006F178A">
        <w:t xml:space="preserve">ורי"ו:</w:t>
      </w:r>
    </w:p>
    <w:p w:rsidR="005851B8" w:rsidRPr="006F178A" w:rsidRDefault="005851B8" w:rsidP="005851B8">
      <w:pPr>
        <w:rPr>
          <w:rtl/>
        </w:rPr>
      </w:pPr>
      <w:del w:id="96468" w:author="מנוע מכני" w:date="2026-10-11T12:04:40Z">
        <w:r w:rsidRPr="006F178A">
          <w:rPr>
            <w:rFonts w:ascii="Fb Fontext" w:hAnsi="Fb Fontext"/>
            <w:sz w:val="20"/>
            <w:rtl/>
          </w:rPr>
          <w:delText xml:space="preserve"> </w:delText>
        </w:r>
      </w:del>
      <w:r w:rsidRPr="006F178A">
        <w:rPr>
          <w:rFonts w:ascii="Fb Fontext" w:hAnsi="Fb Fontext"/>
          <w:sz w:val="20"/>
          <w:rtl/>
        </w:rPr>
        <w:t xml:space="preserve">אימתי - לפרש, ובמה - לחלוק.</w:t>
      </w:r>
    </w:p>
    <w:p>
      <w:pPr>
        <w:pStyle w:val="38"/>
        <w:rPr>
          <w:ins w:id="96469" w:author="מנוע מכני" w:date="2026-10-11T12:04:40Z"/>
        </w:rPr>
      </w:pPr>
      <w:r w:rsidRPr="00B3644D">
        <w:t xml:space="preserve">והא </w:t>
      </w:r>
      <w:r w:rsidRPr="00B3644D">
        <w:t xml:space="preserve">דתנן</w:t>
      </w:r>
      <w:r w:rsidRPr="00B3644D">
        <w:t xml:space="preserve">:</w:t>
      </w:r>
    </w:p>
    <w:p w:rsidR="005851B8" w:rsidRPr="00B3644D" w:rsidRDefault="005851B8" w:rsidP="005851B8">
      <w:pPr>
        <w:rPr>
          <w:spacing w:val="-2"/>
          <w:rtl/>
        </w:rPr>
      </w:pPr>
      <w:del w:id="96470" w:author="מנוע מכני" w:date="2026-10-11T12:04:40Z">
        <w:r w:rsidRPr="00B3644D">
          <w:rPr>
            <w:rFonts w:ascii="Fb Fontext" w:hAnsi="Fb Fontext"/>
            <w:spacing w:val="-2"/>
            <w:rtl/>
          </w:rPr>
          <w:delText xml:space="preserve"> </w:delText>
        </w:r>
      </w:del>
      <w:r w:rsidRPr="00B3644D">
        <w:rPr>
          <w:rFonts w:ascii="Fb Fontext" w:hAnsi="Fb Fontext"/>
          <w:spacing w:val="-2"/>
          <w:rtl/>
        </w:rPr>
        <w:t xml:space="preserve">ואלו הן הפסולים: המשחק בקוביא, ומלוה בריבית, ומפריחי יונים, וסוחרי שביעית.</w:t>
      </w:r>
    </w:p>
    <w:p>
      <w:pPr>
        <w:pStyle w:val="38"/>
        <w:rPr>
          <w:ins w:id="96472" w:author="מנוע מכני" w:date="2026-10-11T12:04:40Z"/>
        </w:rPr>
      </w:pPr>
      <w:del w:id="96471" w:author="מנוע מכני" w:date="2026-10-11T12:04:40Z">
        <w:r w:rsidRPr="006F178A">
          <w:delText xml:space="preserve">•</w:delText>
        </w:r>
      </w:del>
      <w:r w:rsidRPr="006F178A">
        <w:t xml:space="preserve"> </w:t>
      </w:r>
      <w:r>
        <w:t>א</w:t>
      </w:r>
      <w:r w:rsidRPr="006F178A">
        <w:t xml:space="preserve">ר"י:</w:t>
      </w:r>
    </w:p>
    <w:p w:rsidR="005851B8" w:rsidRPr="006F178A" w:rsidRDefault="005851B8" w:rsidP="005851B8">
      <w:pPr>
        <w:rPr>
          <w:rtl/>
        </w:rPr>
      </w:pPr>
      <w:del w:id="96473" w:author="מנוע מכני" w:date="2026-10-11T12:04:40Z">
        <w:r w:rsidRPr="006F178A">
          <w:rPr>
            <w:rtl/>
          </w:rPr>
          <w:delText xml:space="preserve"> </w:delText>
        </w:r>
      </w:del>
      <w:r w:rsidRPr="006F178A">
        <w:rPr>
          <w:rtl/>
        </w:rPr>
        <w:t xml:space="preserve">אימתי - בזמן שאין לו אומנות אלא היא, אבל יש לו אומנות שלא היא - הרי זה כשר.</w:t>
      </w:r>
    </w:p>
    <w:p w:rsidR="005851B8" w:rsidRPr="006F178A" w:rsidRDefault="00615067" w:rsidP="00615067">
      <w:pPr>
        <w:rPr>
          <w:rtl/>
        </w:rPr>
      </w:pPr>
      <w:r w:rsidRPr="00615067">
        <w:rPr>
          <w:spacing w:val="-2"/>
          <w:rtl/>
        </w:rPr>
        <w:t>ותני עלה בברייתא</w:t>
      </w:r>
      <w:r w:rsidR="005851B8" w:rsidRPr="00615067">
        <w:rPr>
          <w:spacing w:val="-2"/>
          <w:rtl/>
        </w:rPr>
        <w:t xml:space="preserve"> </w:t>
      </w:r>
      <w:r w:rsidR="005851B8" w:rsidRPr="00615067">
        <w:rPr>
          <w:b/>
          <w:bCs/>
          <w:spacing w:val="-2"/>
          <w:rtl/>
        </w:rPr>
        <w:t>וחכ"א:</w:t>
      </w:r>
      <w:r w:rsidR="005851B8" w:rsidRPr="00615067">
        <w:rPr>
          <w:spacing w:val="-2"/>
          <w:rtl/>
        </w:rPr>
        <w:t xml:space="preserve"> בין שאין לו </w:t>
      </w:r>
      <w:r w:rsidRPr="00615067">
        <w:rPr>
          <w:rFonts w:hint="cs"/>
          <w:spacing w:val="-2"/>
          <w:rtl/>
        </w:rPr>
        <w:t xml:space="preserve">אלא </w:t>
      </w:r>
      <w:r w:rsidR="005851B8" w:rsidRPr="00615067">
        <w:rPr>
          <w:spacing w:val="-2"/>
          <w:rtl/>
        </w:rPr>
        <w:t xml:space="preserve">אומנות </w:t>
      </w:r>
      <w:r w:rsidRPr="00615067">
        <w:rPr>
          <w:rFonts w:hint="cs"/>
          <w:spacing w:val="-2"/>
          <w:rtl/>
        </w:rPr>
        <w:t xml:space="preserve">זו ובין שיש לו אומנות אחרת </w:t>
      </w:r>
      <w:r w:rsidRPr="00615067">
        <w:rPr>
          <w:rFonts w:hint="cs"/>
          <w:spacing w:val="-2"/>
          <w:rtl/>
        </w:rPr>
        <w:t xml:space="preserve">ה</w:t>
      </w:r>
      <w:ins w:id="90061" w:author="מנוע מכני" w:date="2026-10-11T12:04:40Z">
        <w:r>
          <w:rPr>
            <w:rFonts w:hint="cs"/>
            <w:spacing w:val="-2"/>
            <w:rtl/>
          </w:rPr>
          <w:t xml:space="preserve">ר"ז</w:t>
        </w:r>
      </w:ins>
      <w:del w:id="90062" w:author="מנוע מכני" w:date="2026-10-11T12:04:40Z">
        <w:r w:rsidRPr="00615067">
          <w:rPr>
            <w:rFonts w:hint="cs"/>
            <w:spacing w:val="-2"/>
            <w:rtl/>
          </w:rPr>
          <w:delText xml:space="preserve">ר''ז</w:delText>
        </w:r>
      </w:del>
      <w:r w:rsidR="005851B8" w:rsidRPr="00615067">
        <w:rPr>
          <w:spacing w:val="-2"/>
          <w:rtl/>
        </w:rPr>
        <w:t xml:space="preserve"> פסול</w:t>
      </w:r>
      <w:r w:rsidR="005851B8" w:rsidRPr="006F178A">
        <w:rPr>
          <w:rtl/>
        </w:rPr>
        <w:t>.</w:t>
      </w:r>
    </w:p>
    <w:p w:rsidR="005851B8" w:rsidRPr="006F178A" w:rsidRDefault="005851B8" w:rsidP="005851B8">
      <w:pPr>
        <w:rPr>
          <w:rtl/>
        </w:rPr>
      </w:pPr>
      <w:r w:rsidRPr="006F178A">
        <w:rPr>
          <w:rtl/>
        </w:rPr>
        <w:t xml:space="preserve">- ההיא </w:t>
      </w:r>
      <w:r w:rsidRPr="006F178A">
        <w:rPr>
          <w:rStyle w:val="2fb"/>
          <w:rtl/>
        </w:rPr>
        <w:t xml:space="preserve">דר"י</w:t>
      </w:r>
      <w:r w:rsidRPr="006F178A">
        <w:rPr>
          <w:rtl/>
        </w:rPr>
        <w:t xml:space="preserve"> </w:t>
      </w:r>
      <w:ins w:id="92978" w:author="מנוע מכני" w:date="2026-10-11T12:04:40Z">
        <w:r>
          <w:rPr>
            <w:rtl/>
          </w:rPr>
          <w:t xml:space="preserve">משמו</w:t>
        </w:r>
      </w:ins>
      <w:del w:id="92979" w:author="מנוע מכני" w:date="2026-10-11T12:04:40Z">
        <w:r w:rsidRPr="006F178A">
          <w:rPr>
            <w:rtl/>
          </w:rPr>
          <w:delText xml:space="preserve">משמיה</w:delText>
        </w:r>
      </w:del>
      <w:r w:rsidRPr="006F178A">
        <w:rPr>
          <w:rtl/>
        </w:rPr>
        <w:t xml:space="preserve"> </w:t>
      </w:r>
      <w:r w:rsidRPr="006F178A">
        <w:rPr>
          <w:rStyle w:val="2fb"/>
          <w:rtl/>
        </w:rPr>
        <w:t xml:space="preserve">דר"ט</w:t>
      </w:r>
      <w:r w:rsidRPr="006F178A">
        <w:rPr>
          <w:rtl/>
        </w:rPr>
        <w:t xml:space="preserve"> היא.</w:t>
      </w:r>
    </w:p>
    <w:p>
      <w:pPr>
        <w:pStyle w:val="38"/>
        <w:rPr>
          <w:ins w:id="96474" w:author="מנוע מכני" w:date="2026-10-11T12:04:40Z"/>
        </w:rPr>
      </w:pPr>
      <w:r w:rsidRPr="006F178A">
        <w:t xml:space="preserve">דתניא</w:t>
      </w:r>
      <w:r w:rsidRPr="006F178A">
        <w:t xml:space="preserve">, אר"י מר"ט:</w:t>
      </w:r>
    </w:p>
    <w:p w:rsidR="005851B8" w:rsidRPr="006F178A" w:rsidRDefault="005851B8" w:rsidP="005851B8">
      <w:pPr>
        <w:rPr>
          <w:rtl/>
        </w:rPr>
      </w:pPr>
      <w:del w:id="96475" w:author="מנוע מכני" w:date="2026-10-11T12:04:40Z">
        <w:r w:rsidRPr="006F178A">
          <w:rPr>
            <w:rtl/>
          </w:rPr>
          <w:delText xml:space="preserve"> </w:delText>
        </w:r>
      </w:del>
      <w:r w:rsidRPr="006F178A">
        <w:rPr>
          <w:rtl/>
        </w:rPr>
        <w:t xml:space="preserve">לעולם אין אחד מהן נזיר, לפי שאין נזירות אלא להפלאה. והיינו כיוון דמספק"ל </w:t>
      </w:r>
      <w:r w:rsidRPr="006F178A">
        <w:rPr>
          <w:rtl/>
        </w:rPr>
        <w:t xml:space="preserve">לא</w:t>
      </w:r>
      <w:r w:rsidRPr="006F178A">
        <w:rPr>
          <w:rtl/>
        </w:rPr>
        <w:t xml:space="preserve"> משעביד נפשיה.</w:t>
      </w:r>
    </w:p>
    <w:p w:rsidR="005851B8" w:rsidRPr="006F178A" w:rsidRDefault="005851B8" w:rsidP="005851B8">
      <w:pPr>
        <w:rPr>
          <w:rtl/>
        </w:rPr>
      </w:pPr>
      <w:r w:rsidRPr="006F178A">
        <w:rPr>
          <w:rtl/>
        </w:rPr>
        <w:t xml:space="preserve">ה"נ</w:t>
      </w:r>
      <w:r w:rsidRPr="006F178A">
        <w:rPr>
          <w:rtl/>
        </w:rPr>
        <w:t xml:space="preserve"> באסמכתא: כיון דלא ידע </w:t>
      </w:r>
      <w:ins w:id="93768" w:author="מנוע מכני" w:date="2026-10-11T12:04:40Z">
        <w:r>
          <w:rPr>
            <w:rtl/>
          </w:rPr>
          <w:t xml:space="preserve">אם </w:t>
        </w:r>
      </w:ins>
      <w:del w:id="93769" w:author="מנוע מכני" w:date="2026-10-11T12:04:40Z">
        <w:r w:rsidRPr="006F178A">
          <w:rPr>
            <w:rtl/>
          </w:rPr>
          <w:delText xml:space="preserve">אי </w:delText>
        </w:r>
      </w:del>
      <w:r w:rsidRPr="006F178A">
        <w:rPr>
          <w:rtl/>
        </w:rPr>
        <w:t xml:space="preserve">קני </w:t>
      </w:r>
      <w:ins w:id="93770" w:author="מנוע מכני" w:date="2026-10-11T12:04:40Z">
        <w:r>
          <w:rPr>
            <w:rtl/>
          </w:rPr>
          <w:t xml:space="preserve">אם </w:t>
        </w:r>
      </w:ins>
      <w:del w:id="93771" w:author="מנוע מכני" w:date="2026-10-11T12:04:40Z">
        <w:r w:rsidRPr="006F178A">
          <w:rPr>
            <w:rtl/>
          </w:rPr>
          <w:delText xml:space="preserve">אי </w:delText>
        </w:r>
      </w:del>
      <w:r w:rsidRPr="006F178A">
        <w:rPr>
          <w:rtl/>
        </w:rPr>
        <w:t xml:space="preserve">לא</w:t>
      </w:r>
      <w:r w:rsidRPr="006F178A">
        <w:rPr>
          <w:rtl/>
        </w:rPr>
        <w:t xml:space="preserve"> קני - </w:t>
      </w:r>
      <w:r w:rsidRPr="006F178A">
        <w:rPr>
          <w:rtl/>
        </w:rPr>
        <w:t xml:space="preserve">לא</w:t>
      </w:r>
      <w:r w:rsidRPr="006F178A">
        <w:rPr>
          <w:rtl/>
        </w:rPr>
        <w:t xml:space="preserve"> גמר ומקנה.</w:t>
      </w:r>
    </w:p>
    <w:p w:rsidR="005851B8" w:rsidRDefault="005851B8" w:rsidP="005851B8">
      <w:pPr>
        <w:pStyle w:val="affffd"/>
        <w:spacing w:after="0"/>
        <w:rPr>
          <w:del w:id="90034" w:author="מנוע עיצוב" w:date="2026-10-11T12:09:26Z"/>
          <w:rFonts w:ascii="MS Mincho" w:hAnsi="MS Mincho"/>
          <w:bCs w:val="0"/>
          <w:rtl/>
        </w:rPr>
      </w:pPr>
      <w:del w:id="90033" w:author="מנוע עיצוב" w:date="2026-10-11T12:09:26Z">
        <w:r>
          <w:rPr>
            <w:rFonts w:ascii="MS Mincho" w:hAnsi="MS Mincho" w:hint="cs"/>
            <w:bCs w:val="0"/>
            <w:rtl/>
          </w:rPr>
          <w:delText xml:space="preserve"> ׻</w:delText>
        </w:r>
      </w:del>
    </w:p>
    <w:p w:rsidR="005851B8" w:rsidRPr="006F178A" w:rsidRDefault="005851B8" w:rsidP="005851B8">
      <w:pPr>
        <w:pStyle w:val="affff"/>
        <w:rPr>
          <w:rStyle w:val="afffe"/>
          <w:sz w:val="20"/>
          <w:rtl/>
        </w:rPr>
        <w:sectPr w:rsidR="005851B8" w:rsidRPr="006F178A" w:rsidSect="00674086">
          <w:type w:val="continuous"/>
          <w:pgSz w:w="6804" w:h="11907" w:code="8"/>
          <w:pgMar w:top="567" w:right="567" w:bottom="284" w:left="567" w:header="284" w:footer="284" w:gutter="0"/>
          <w:pgNumType w:start="1"/>
          <w:cols w:space="284"/>
          <w:bidi/>
          <w:rtlGutter/>
          <w:docGrid w:linePitch="360"/>
        </w:sectPr>
      </w:pPr>
    </w:p>
    <w:p w:rsidR="005851B8" w:rsidRPr="006F178A" w:rsidRDefault="005851B8" w:rsidP="005851B8">
      <w:pPr>
        <w:pStyle w:val="Hadran"/>
        <w:rPr>
          <w:rStyle w:val="afffe"/>
          <w:sz w:val="20"/>
          <w:rtl/>
        </w:rPr>
        <w:sectPr w:rsidR="005851B8" w:rsidRPr="006F178A" w:rsidSect="00674086">
          <w:type w:val="continuous"/>
          <w:pgSz w:w="6804" w:h="11907" w:code="8"/>
          <w:pgMar w:top="567" w:right="567" w:bottom="284" w:left="567" w:header="284" w:footer="284" w:gutter="0"/>
          <w:pgNumType w:start="1"/>
          <w:cols w:space="720"/>
          <w:bidi/>
          <w:rtlGutter/>
          <w:docGrid w:linePitch="360"/>
        </w:sectPr>
        <w:pPrChange w:id="99222" w:author="Claude" w:date="2026-10-11T09:08:18Z">
          <w:pPr>
            <w:pStyle w:val="affff"/>
            <w:rPr>
              <w:rStyle w:val="afffe"/>
              <w:sz w:val="20"/>
              <w:rtl/>
            </w:rPr>
            <w:sectPr w:rsidR="005851B8" w:rsidRPr="006F178A" w:rsidSect="00674086">
              <w:type w:val="continuous"/>
              <w:pgSz w:w="6804" w:h="11907" w:code="8"/>
              <w:pgMar w:top="567" w:right="567" w:bottom="284" w:left="567" w:header="284" w:footer="284" w:gutter="0"/>
              <w:pgNumType w:start="1"/>
              <w:cols w:space="720"/>
              <w:bidi/>
              <w:rtlGutter/>
              <w:docGrid w:linePitch="360"/>
            </w:sectPr>
          </w:pPr>
        </w:pPrChange>
      </w:pPr>
      <w:r w:rsidRPr="006F178A">
        <w:rPr>
          <w:rStyle w:val="afffe"/>
          <w:sz w:val="20"/>
          <w:rtl/>
        </w:rPr>
        <w:t>הדרן עלך חלון.</w:t>
      </w:r>
    </w:p>
    <w:p w:rsidR="005851B8" w:rsidRDefault="005851B8" w:rsidP="005851B8">
      <w:pPr>
        <w:pStyle w:val="affff"/>
        <w:rPr>
          <w:rStyle w:val="afffe"/>
          <w:sz w:val="20"/>
          <w:rtl/>
        </w:rPr>
        <w:sectPr w:rsidR="005851B8" w:rsidSect="00674086">
          <w:type w:val="continuous"/>
          <w:pgSz w:w="6804" w:h="11907" w:code="8"/>
          <w:pgMar w:top="567" w:right="567" w:bottom="284" w:left="567" w:header="284" w:footer="284" w:gutter="0"/>
          <w:pgNumType w:start="1"/>
          <w:cols w:space="284"/>
          <w:bidi/>
          <w:rtlGutter/>
          <w:docGrid w:linePitch="360"/>
        </w:sectPr>
      </w:pPr>
    </w:p>
    <w:p w:rsidR="005851B8" w:rsidRDefault="005851B8" w:rsidP="005851B8">
      <w:pPr>
        <w:pStyle w:val="afff6"/>
        <w:framePr w:wrap="around"/>
        <w:spacing w:line="276" w:lineRule="auto"/>
        <w:rPr>
          <w:del w:id="98195" w:author="Claude" w:date="2026-10-11T09:07:58Z"/>
          <w:rFonts w:ascii="Fb Fontext" w:hAnsi="Fb Fontext"/>
          <w:sz w:val="20"/>
          <w:rtl/>
        </w:rPr>
      </w:pPr>
      <w:del w:id="98194" w:author="Claude" w:date="2026-10-11T09:07:58Z">
        <w:r w:rsidRPr="006F178A">
          <w:rPr>
            <w:rFonts w:ascii="Fb Fontext" w:hAnsi="Fb Fontext" w:hint="cs"/>
            <w:sz w:val="20"/>
            <w:rtl/>
          </w:rPr>
          <w:lastRenderedPageBreak/>
          <w:delText xml:space="preserve">פרק שמיני</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פב.</w:t>
      </w:r>
    </w:p>
    <w:p w:rsidR="005851B8" w:rsidRDefault="005851B8" w:rsidP="005851B8">
      <w:pPr>
        <w:pStyle w:val="afff7"/>
        <w:framePr w:wrap="around"/>
        <w:spacing w:line="276" w:lineRule="auto"/>
        <w:rPr>
          <w:del w:id="98199" w:author="Claude" w:date="2026-10-11T09:07:58Z"/>
          <w:sz w:val="20"/>
          <w:rtl/>
        </w:rPr>
      </w:pPr>
      <w:del w:id="98196" w:author="Claude" w:date="2026-10-11T09:07:58Z">
        <w:r w:rsidRPr="006F178A">
          <w:rPr>
            <w:rFonts w:hint="cs"/>
            <w:sz w:val="20"/>
            <w:rtl/>
          </w:rPr>
          <w:delText xml:space="preserve">כיצד משתת</w:delText>
        </w:r>
      </w:del>
      <w:del w:id="98197" w:author="Claude" w:date="2026-10-11T09:07:58Z">
        <w:r w:rsidR="00C67867">
          <w:rPr>
            <w:rFonts w:hint="cs"/>
            <w:sz w:val="20"/>
            <w:rtl/>
          </w:rPr>
          <w:delText xml:space="preserve">+</w:delText>
        </w:r>
      </w:del>
      <w:del w:id="98198" w:author="Claude" w:date="2026-10-11T09:07:58Z">
        <w:r w:rsidRPr="006F178A">
          <w:rPr>
            <w:rFonts w:hint="cs"/>
            <w:sz w:val="20"/>
            <w:rtl/>
          </w:rPr>
          <w:delText xml:space="preserve">פין</w:delText>
        </w:r>
      </w:del>
    </w:p>
    <w:p w:rsidR="005851B8" w:rsidRPr="006F178A" w:rsidRDefault="005851B8" w:rsidP="005851B8">
      <w:pPr>
        <w:pStyle w:val="afff8"/>
        <w:framePr w:wrap="around"/>
        <w:spacing w:after="0" w:line="276" w:lineRule="auto"/>
        <w:rPr>
          <w:rtl/>
        </w:rPr>
      </w:pPr>
      <w:r w:rsidRPr="006F178A">
        <w:rPr>
          <w:rFonts w:hint="cs"/>
          <w:rtl/>
        </w:rPr>
        <w:t xml:space="preserve">פב. </w:t>
      </w:r>
      <w:r w:rsidRPr="009757B9">
        <w:rPr>
          <w:rFonts w:cs="Guttman Vilna"/>
          <w:b/>
          <w:bCs/>
          <w:rtl/>
        </w:rPr>
        <w:t>–</w:t>
      </w:r>
      <w:r w:rsidRPr="006F178A">
        <w:rPr>
          <w:rFonts w:hint="cs"/>
          <w:rtl/>
        </w:rPr>
        <w:t>פט.</w:t>
      </w:r>
    </w:p>
    <w:p>
      <w:pPr>
        <w:pStyle w:val="PetichatPerek"/>
        <w:rPr>
          <w:ins w:id="98193" w:author="Claude" w:date="2026-10-11T09:07:58Z"/>
        </w:rPr>
      </w:pPr>
      <w:ins w:id="98192" w:author="Claude" w:date="2026-10-11T09:07:58Z">
        <w:r>
          <w:rPr>
            <w:rFonts w:ascii="Fb Fontext" w:hAnsi="Fb Fontext" w:hint="cs"/>
            <w:sz w:val="20"/>
            <w:rtl/>
          </w:rPr>
          <w:t xml:space="preserve">פרק שמיני</w:t>
        </w:r>
        <w:r>
          <w:rPr>
            <w:rFonts w:ascii="Fb Fontext" w:hAnsi="Fb Fontext" w:hint="cs"/>
            <w:sz w:val="20"/>
            <w:rtl/>
          </w:rPr>
          <w:t xml:space="preserve"> - </w:t>
        </w:r>
        <w:r>
          <w:rPr>
            <w:rFonts w:hint="cs"/>
            <w:sz w:val="20"/>
            <w:rtl/>
          </w:rPr>
          <w:t xml:space="preserve">כיצד משתת</w:t>
        </w:r>
        <w:del w:id="90006" w:author="קלוד" w:date="2026-10-11T13:26:07Z">
          <w:r>
            <w:rPr>
              <w:rFonts w:hint="cs"/>
              <w:sz w:val="20"/>
              <w:rtl/>
            </w:rPr>
            <w:delText xml:space="preserve">+</w:delText>
          </w:r>
        </w:del>
        <w:r>
          <w:rPr>
            <w:rFonts w:hint="cs"/>
            <w:sz w:val="20"/>
            <w:rtl/>
          </w:rPr>
          <w:t xml:space="preserve">פין</w:t>
        </w:r>
      </w:ins>
    </w:p>
    <w:p>
      <w:pPr>
        <w:pStyle w:val="MishnaBatzad"/>
        <w:rPr>
          <w:ins w:id="20351" w:author="קלוד" w:date="2026-10-11T09:07:28Z"/>
        </w:rPr>
      </w:pPr>
      <w:ins w:id="20350" w:author="קלוד" w:date="2026-10-11T09:07:28Z">
        <w:r>
          <w:t xml:space="preserve">משנה א</w:t>
        </w:r>
      </w:ins>
    </w:p>
    <w:p w:rsidR="005851B8" w:rsidRPr="00E62A50" w:rsidRDefault="005851B8" w:rsidP="005851B8">
      <w:pPr>
        <w:pStyle w:val="afff9"/>
        <w:rPr>
          <w:del w:id="20184" w:author="קלוד" w:date="2026-10-11T09:07:28Z"/>
          <w:rtl/>
        </w:rPr>
      </w:pPr>
      <w:del w:id="20183"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52" w:author="קלוד" w:date="2026-10-11T12:09:42Z">
          <w:pPr>
            <w:pStyle w:val="afff9"/>
          </w:pPr>
        </w:pPrChange>
      </w:pPr>
      <w:r w:rsidRPr="00E62A50">
        <w:rPr>
          <w:rtl/>
        </w:rPr>
        <w:t>כיצד משתתפין בתחומין. מניח את החבית, ואומר הר"ז לכל בני עירי לכל מי שילך לבית האבל או לבית המשתה.</w:t>
      </w:r>
    </w:p>
    <w:p w:rsidR="005851B8" w:rsidRPr="00E62A50" w:rsidRDefault="005851B8" w:rsidP="005851B8">
      <w:pPr>
        <w:pStyle w:val="afff9"/>
        <w:rPr>
          <w:rtl/>
        </w:rPr>
      </w:pPr>
      <w:r w:rsidRPr="00E62A50">
        <w:rPr>
          <w:rtl/>
        </w:rPr>
        <w:t>וכל שקיבל עליו, מבעוד יום - מותר, משתחשך - אסור, שאין מערבין משתחשך.</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51" w:author="קלוד" w:date="2026-10-11T12:24:08Z"/>
        </w:rPr>
      </w:pPr>
      <w:ins w:id="90152" w:author="קלוד" w:date="2026-10-11T12:24:08Z">
        <w:r>
          <w:rPr>
            <w:color w:val="7B3F00"/>
          </w:rPr>
          <w:t xml:space="preserve">עירוב תחומין - רק לדבר מצוה</w:t>
        </w:r>
      </w:ins>
    </w:p>
    <w:p>
      <w:pPr>
        <w:pStyle w:val="38"/>
        <w:rPr>
          <w:ins w:id="96476" w:author="מנוע מכני" w:date="2026-10-11T12:04:40Z"/>
        </w:rPr>
      </w:pPr>
      <w:r w:rsidRPr="006F178A">
        <w:t xml:space="preserve">רב יוסף:</w:t>
      </w:r>
    </w:p>
    <w:p w:rsidR="005851B8" w:rsidRPr="006F178A" w:rsidRDefault="005851B8" w:rsidP="005851B8">
      <w:pPr>
        <w:rPr>
          <w:rtl/>
        </w:rPr>
      </w:pPr>
      <w:del w:id="96477" w:author="מנוע מכני" w:date="2026-10-11T12:04:40Z">
        <w:r w:rsidRPr="006F178A">
          <w:rPr>
            <w:rFonts w:ascii="Fb Fontext" w:hAnsi="Fb Fontext"/>
            <w:rtl/>
          </w:rPr>
          <w:delText xml:space="preserve"> </w:delText>
        </w:r>
      </w:del>
      <w:r w:rsidRPr="006F178A">
        <w:rPr>
          <w:rFonts w:ascii="Fb Fontext" w:hAnsi="Fb Fontext"/>
          <w:rtl/>
        </w:rPr>
        <w:t xml:space="preserve">אין מערבין אלא לדבר מצוה. </w:t>
      </w:r>
      <w:r w:rsidRPr="006F178A">
        <w:rPr>
          <w:rFonts w:ascii="Fb Fontext" w:hAnsi="Fb Fontext"/>
          <w:rtl/>
        </w:rPr>
        <w:t xml:space="preserve">וקמ"ל</w:t>
      </w:r>
      <w:r w:rsidRPr="006F178A">
        <w:rPr>
          <w:rFonts w:ascii="Fb Fontext" w:hAnsi="Fb Fontext"/>
          <w:rtl/>
        </w:rPr>
        <w:t xml:space="preserve"> דלכל מי שילך לבית האבל או לבית המשתה דלדבר מצווה דווקא.</w:t>
      </w:r>
    </w:p>
    <w:p w:rsidR="005851B8" w:rsidRPr="006F178A" w:rsidRDefault="005851B8" w:rsidP="005851B8">
      <w:pPr>
        <w:rPr>
          <w:rtl/>
        </w:rPr>
      </w:pPr>
      <w:r w:rsidRPr="006F178A">
        <w:rPr>
          <w:rtl/>
        </w:rPr>
        <w:t xml:space="preserve">וכל שקיבל עליו מבעוד יום היינו בהודיעוהו קודם ולא הודיעוהו קתני. </w:t>
      </w:r>
      <w:ins w:id="92980" w:author="מנוע מכני" w:date="2026-10-11T12:04:40Z">
        <w:r>
          <w:rPr>
            <w:rtl/>
          </w:rPr>
          <w:t xml:space="preserve">ולכך</w:t>
        </w:r>
      </w:ins>
      <w:del w:id="92981" w:author="מנוע מכני" w:date="2026-10-11T12:04:40Z">
        <w:r w:rsidRPr="006F178A">
          <w:rPr>
            <w:rtl/>
          </w:rPr>
          <w:delText xml:space="preserve">ולהכי</w:delText>
        </w:r>
      </w:del>
      <w:r w:rsidRPr="006F178A">
        <w:rPr>
          <w:rtl/>
        </w:rPr>
        <w:t xml:space="preserve"> אין להוכיח ממתני' דאין ברירה.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49" w:author="קלוד" w:date="2026-10-11T12:24:08Z"/>
        </w:rPr>
      </w:pPr>
      <w:ins w:id="90150" w:author="קלוד" w:date="2026-10-11T12:24:08Z">
        <w:r>
          <w:rPr>
            <w:color w:val="7B3F00"/>
          </w:rPr>
          <w:t xml:space="preserve">קטן בן שש - יוצא בעירוב אמו</w:t>
        </w:r>
      </w:ins>
    </w:p>
    <w:p>
      <w:pPr>
        <w:pStyle w:val="38"/>
        <w:rPr>
          <w:ins w:id="96478" w:author="מנוע מכני" w:date="2026-10-11T12:04:40Z"/>
        </w:rPr>
      </w:pPr>
      <w:r w:rsidRPr="006F178A">
        <w:t xml:space="preserve">רב אסי:</w:t>
      </w:r>
    </w:p>
    <w:p w:rsidR="005851B8" w:rsidRPr="006F178A" w:rsidRDefault="005851B8" w:rsidP="005851B8">
      <w:pPr>
        <w:rPr>
          <w:rtl/>
        </w:rPr>
      </w:pPr>
      <w:del w:id="96479" w:author="מנוע מכני" w:date="2026-10-11T12:04:40Z">
        <w:r w:rsidRPr="006F178A">
          <w:rPr>
            <w:rFonts w:ascii="Fb Fontext" w:hAnsi="Fb Fontext"/>
            <w:rtl/>
          </w:rPr>
          <w:delText xml:space="preserve"> </w:delText>
        </w:r>
      </w:del>
      <w:r w:rsidRPr="006F178A">
        <w:rPr>
          <w:rFonts w:ascii="Fb Fontext" w:hAnsi="Fb Fontext"/>
          <w:rtl/>
        </w:rPr>
        <w:t xml:space="preserve">קטן בן שש יוצא בעירוב אמו.</w:t>
      </w:r>
    </w:p>
    <w:p>
      <w:pPr>
        <w:pStyle w:val="38"/>
        <w:rPr>
          <w:ins w:id="96480" w:author="מנוע מכני" w:date="2026-10-11T12:04:40Z"/>
        </w:rPr>
      </w:pPr>
      <w:r w:rsidRPr="006F178A">
        <w:t xml:space="preserve">והך</w:t>
      </w:r>
    </w:p>
    <w:p w:rsidR="005851B8" w:rsidRPr="006F178A" w:rsidRDefault="005851B8" w:rsidP="005851B8">
      <w:pPr>
        <w:rPr>
          <w:rtl/>
        </w:rPr>
      </w:pPr>
      <w:del w:id="96481" w:author="מנוע מכני" w:date="2026-10-11T12:04:40Z">
        <w:r w:rsidRPr="006F178A">
          <w:rPr>
            <w:rtl/>
          </w:rPr>
          <w:delText xml:space="preserve"> </w:delText>
        </w:r>
      </w:del>
      <w:r w:rsidRPr="006F178A">
        <w:rPr>
          <w:rtl/>
        </w:rPr>
        <w:t xml:space="preserve">דקטן שצריך לאמו יוצא בעירוב אמו, עד בן שש היינו עד, ועד בכלל | ושאין צריך לאמו - אין יוצא בעירוב אמו.</w:t>
      </w:r>
    </w:p>
    <w:p w:rsidR="005851B8" w:rsidRPr="006F178A" w:rsidRDefault="005851B8" w:rsidP="005851B8">
      <w:pPr>
        <w:rPr>
          <w:rtl/>
        </w:rPr>
      </w:pPr>
      <w:r w:rsidRPr="006F178A">
        <w:rPr>
          <w:rtl/>
        </w:rPr>
        <w:t xml:space="preserve">וכן בסוכה קטן שאין צריך לאמו חייב בסוכה. דבי </w:t>
      </w:r>
      <w:r w:rsidRPr="006F178A">
        <w:rPr>
          <w:rStyle w:val="2fb"/>
          <w:rtl/>
        </w:rPr>
        <w:t xml:space="preserve">רבי ינאי</w:t>
      </w:r>
      <w:r w:rsidRPr="006F178A">
        <w:rPr>
          <w:rtl/>
        </w:rPr>
        <w:t xml:space="preserve">: כל שנפנה ואין אמו מקנחתו.</w:t>
      </w:r>
    </w:p>
    <w:p>
      <w:pPr>
        <w:pStyle w:val="38"/>
        <w:rPr>
          <w:ins w:id="96482" w:author="מנוע מכני" w:date="2026-10-11T12:04:40Z"/>
        </w:rPr>
      </w:pPr>
      <w:r w:rsidRPr="006F178A">
        <w:t xml:space="preserve">רשב"ל:</w:t>
      </w:r>
    </w:p>
    <w:p w:rsidR="005851B8" w:rsidRDefault="005851B8" w:rsidP="005851B8">
      <w:pPr>
        <w:rPr>
          <w:rtl/>
        </w:rPr>
      </w:pPr>
      <w:del w:id="96483" w:author="מנוע מכני" w:date="2026-10-11T12:04:40Z">
        <w:r w:rsidRPr="006F178A">
          <w:rPr>
            <w:rtl/>
          </w:rPr>
          <w:delText xml:space="preserve"> </w:delText>
        </w:r>
      </w:del>
      <w:r w:rsidRPr="006F178A">
        <w:rPr>
          <w:rtl/>
        </w:rPr>
        <w:t xml:space="preserve">כל שניעור ואינו קורא אימא אימא [דגדולים </w:t>
      </w:r>
      <w:ins w:id="91548" w:author="מנוע מכני" w:date="2026-10-11T12:04:40Z">
        <w:r>
          <w:rPr>
            <w:rtl/>
          </w:rPr>
          <w:t xml:space="preserve">גם</w:t>
        </w:r>
      </w:ins>
      <w:del w:id="91549" w:author="מנוע מכני" w:date="2026-10-11T12:04:40Z">
        <w:r w:rsidRPr="006F178A">
          <w:rPr>
            <w:rtl/>
          </w:rPr>
          <w:delText xml:space="preserve">נמי</w:delText>
        </w:r>
      </w:del>
      <w:r w:rsidRPr="006F178A">
        <w:rPr>
          <w:rtl/>
        </w:rPr>
        <w:t xml:space="preserve"> קראו אימא פעם אחת]</w:t>
      </w:r>
    </w:p>
    <w:p w:rsidR="005851B8" w:rsidRDefault="005851B8" w:rsidP="005851B8">
      <w:pPr>
        <w:rPr>
          <w:rtl/>
        </w:rPr>
      </w:pPr>
      <w:r w:rsidRPr="006F178A">
        <w:rPr>
          <w:rtl/>
        </w:rPr>
        <w:t xml:space="preserve">וכמה: כבר ארבע, כבר חמש [תלוי בתינוק] [והיינו לתרוויהו באיתא לאבוה </w:t>
      </w:r>
      <w:ins w:id="90437" w:author="Claude - סמנטי" w:date="2026-10-11T12:19:31Z">
        <w:r>
          <w:rPr>
            <w:rtl/>
          </w:rPr>
          <w:t xml:space="preserve">בעיר</w:t>
        </w:r>
      </w:ins>
      <w:del w:id="90438" w:author="Claude - סמנטי" w:date="2026-10-11T12:19:31Z">
        <w:r w:rsidRPr="006F178A">
          <w:rPr>
            <w:rtl/>
          </w:rPr>
          <w:delText xml:space="preserve">במתא</w:delText>
        </w:r>
      </w:del>
      <w:r w:rsidRPr="006F178A">
        <w:rPr>
          <w:rtl/>
        </w:rPr>
        <w:t xml:space="preserve">]</w:t>
      </w:r>
    </w:p>
    <w:p>
      <w:pPr>
        <w:pStyle w:val="38"/>
        <w:rPr>
          <w:ins w:id="96484" w:author="מנוע מכני" w:date="2026-10-11T12:04:40Z"/>
        </w:rPr>
      </w:pPr>
      <w:r w:rsidRPr="006F178A">
        <w:t xml:space="preserve">והך</w:t>
      </w:r>
    </w:p>
    <w:p w:rsidR="005851B8" w:rsidRPr="006F178A" w:rsidRDefault="005851B8" w:rsidP="005851B8">
      <w:pPr>
        <w:rPr>
          <w:rtl/>
        </w:rPr>
      </w:pPr>
      <w:del w:id="96485" w:author="מנוע מכני" w:date="2026-10-11T12:04:40Z">
        <w:r w:rsidRPr="006F178A">
          <w:rPr>
            <w:rtl/>
          </w:rPr>
          <w:delText xml:space="preserve"> </w:delText>
        </w:r>
      </w:del>
      <w:r w:rsidRPr="006F178A">
        <w:rPr>
          <w:rStyle w:val="2fb"/>
          <w:rtl/>
        </w:rPr>
        <w:t xml:space="preserve">דריב"א</w:t>
      </w:r>
      <w:r w:rsidRPr="006F178A">
        <w:rPr>
          <w:rtl/>
        </w:rPr>
        <w:t xml:space="preserve"> דרצה ליישב דמיירי דעירב עליו אביו בצפון ואמו לדרום ד</w:t>
      </w:r>
      <w:r>
        <w:rPr>
          <w:rtl/>
        </w:rPr>
        <w:t>אפי'</w:t>
      </w:r>
      <w:r w:rsidRPr="006F178A">
        <w:rPr>
          <w:rtl/>
        </w:rPr>
        <w:t xml:space="preserve"> בר שש </w:t>
      </w:r>
      <w:ins w:id="91550" w:author="מנוע מכני" w:date="2026-10-11T12:04:40Z">
        <w:r>
          <w:rPr>
            <w:rtl/>
          </w:rPr>
          <w:t xml:space="preserve">גם</w:t>
        </w:r>
      </w:ins>
      <w:del w:id="91551" w:author="מנוע מכני" w:date="2026-10-11T12:04:40Z">
        <w:r w:rsidRPr="006F178A">
          <w:rPr>
            <w:rtl/>
          </w:rPr>
          <w:delText xml:space="preserve">נמי</w:delText>
        </w:r>
      </w:del>
      <w:r w:rsidRPr="006F178A">
        <w:rPr>
          <w:rtl/>
        </w:rPr>
        <w:t xml:space="preserve">, </w:t>
      </w:r>
      <w:ins w:id="90439" w:author="Claude - סמנטי" w:date="2026-10-11T12:19:31Z">
        <w:r>
          <w:rPr>
            <w:rtl/>
          </w:rPr>
          <w:t xml:space="preserve">ביחד</w:t>
        </w:r>
      </w:ins>
      <w:del w:id="90440" w:author="Claude - סמנטי" w:date="2026-10-11T12:19:31Z">
        <w:r w:rsidRPr="006F178A">
          <w:rPr>
            <w:rtl/>
          </w:rPr>
          <w:delText xml:space="preserve">בצוותא</w:delText>
        </w:r>
      </w:del>
      <w:r w:rsidRPr="006F178A">
        <w:rPr>
          <w:rtl/>
        </w:rPr>
        <w:t xml:space="preserve"> דאמיה ניחא </w:t>
      </w:r>
      <w:ins w:id="92982" w:author="מנוע מכני" w:date="2026-10-11T12:04:40Z">
        <w:r>
          <w:rPr>
            <w:rtl/>
          </w:rPr>
          <w:t xml:space="preserve">לו</w:t>
        </w:r>
      </w:ins>
      <w:del w:id="92983" w:author="מנוע מכני" w:date="2026-10-11T12:04:40Z">
        <w:r w:rsidRPr="006F178A">
          <w:rPr>
            <w:rtl/>
          </w:rPr>
          <w:delText xml:space="preserve">ליה</w:delText>
        </w:r>
      </w:del>
      <w:r w:rsidRPr="006F178A">
        <w:rPr>
          <w:rtl/>
        </w:rPr>
        <w:t xml:space="preserve">.</w:t>
      </w:r>
    </w:p>
    <w:p w:rsidR="005851B8" w:rsidRPr="006F178A" w:rsidRDefault="005851B8" w:rsidP="005851B8">
      <w:pPr>
        <w:rPr>
          <w:rtl/>
        </w:rPr>
      </w:pPr>
      <w:r w:rsidRPr="006F178A">
        <w:rPr>
          <w:rtl/>
        </w:rPr>
        <w:t xml:space="preserve">תיובתא מהך דקטן שצריך לאמו - יוצא בעירוב אמו, עד בן שש. </w:t>
      </w:r>
      <w:r w:rsidRPr="006F178A">
        <w:rPr>
          <w:rStyle w:val="2fb"/>
          <w:rtl/>
        </w:rPr>
        <w:t xml:space="preserve">ולרשב"ל</w:t>
      </w:r>
      <w:r w:rsidRPr="006F178A">
        <w:rPr>
          <w:rtl/>
        </w:rPr>
        <w:t xml:space="preserve"> </w:t>
      </w:r>
      <w:r w:rsidRPr="006F178A">
        <w:rPr>
          <w:rStyle w:val="2fb"/>
          <w:rtl/>
        </w:rPr>
        <w:t xml:space="preserve">ור"י</w:t>
      </w:r>
      <w:r w:rsidRPr="006F178A">
        <w:rPr>
          <w:rtl/>
        </w:rPr>
        <w:t xml:space="preserve"> היינו בליתא לאבוה </w:t>
      </w:r>
      <w:ins w:id="90441" w:author="Claude - סמנטי" w:date="2026-10-11T12:19:31Z">
        <w:r>
          <w:rPr>
            <w:rtl/>
          </w:rPr>
          <w:t xml:space="preserve">בעיר</w:t>
        </w:r>
      </w:ins>
      <w:del w:id="90442" w:author="Claude - סמנטי" w:date="2026-10-11T12:19:31Z">
        <w:r w:rsidRPr="006F178A">
          <w:rPr>
            <w:rtl/>
          </w:rPr>
          <w:delText xml:space="preserve">במתא</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47" w:author="קלוד" w:date="2026-10-11T12:24:08Z"/>
        </w:rPr>
      </w:pPr>
      <w:ins w:id="90148" w:author="קלוד" w:date="2026-10-11T12:24:08Z">
        <w:r>
          <w:rPr>
            <w:color w:val="7B3F00"/>
          </w:rPr>
          <w:t xml:space="preserve">מערב על ידי בנו ועבדו - בין לדעתן בין שלא לדעתן</w:t>
        </w:r>
      </w:ins>
    </w:p>
    <w:p>
      <w:pPr>
        <w:pStyle w:val="38"/>
        <w:rPr>
          <w:ins w:id="96487" w:author="מנוע מכני" w:date="2026-10-11T12:04:40Z"/>
        </w:rPr>
      </w:pPr>
      <w:del w:id="96486"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488" w:author="מנוע מכני" w:date="2026-10-11T12:04:40Z">
        <w:r w:rsidRPr="006F178A">
          <w:rPr>
            <w:rFonts w:ascii="Fb Fontext" w:hAnsi="Fb Fontext"/>
            <w:rtl/>
          </w:rPr>
          <w:delText xml:space="preserve"> </w:delText>
        </w:r>
      </w:del>
      <w:r w:rsidRPr="006F178A">
        <w:rPr>
          <w:rFonts w:ascii="Fb Fontext" w:hAnsi="Fb Fontext"/>
          <w:rtl/>
        </w:rPr>
        <w:t xml:space="preserve">מערב אדם על ידי בנו ובתו הקטנים, על ידי עבדו ושפחתו הכנענים, בין לדעתן בין שלא לדעתן.</w:t>
      </w:r>
    </w:p>
    <w:p w:rsidR="005851B8" w:rsidRPr="006F178A" w:rsidRDefault="005851B8" w:rsidP="005851B8">
      <w:pPr>
        <w:rPr>
          <w:rtl/>
        </w:rPr>
      </w:pPr>
      <w:r w:rsidRPr="006F178A">
        <w:rPr>
          <w:rtl/>
        </w:rPr>
        <w:t xml:space="preserve">אבל אינו מערב </w:t>
      </w:r>
      <w:r w:rsidRPr="006F178A">
        <w:rPr>
          <w:rtl/>
        </w:rPr>
        <w:t xml:space="preserve">לא</w:t>
      </w:r>
      <w:r w:rsidRPr="006F178A">
        <w:rPr>
          <w:rtl/>
        </w:rPr>
        <w:t xml:space="preserve"> על ידי עבדו ושפחתו העברים, ולא על ידי בנו ובתו הגדולים ולא על ידי אשתו, אלא מדעתם.</w:t>
      </w:r>
    </w:p>
    <w:p>
      <w:pPr>
        <w:pStyle w:val="38"/>
        <w:rPr>
          <w:ins w:id="96489" w:author="מנוע מכני" w:date="2026-10-11T12:04:40Z"/>
        </w:rPr>
      </w:pPr>
      <w:r w:rsidRPr="006F178A">
        <w:t xml:space="preserve">תניא</w:t>
      </w:r>
      <w:r w:rsidRPr="006F178A">
        <w:t xml:space="preserve"> אידך:</w:t>
      </w:r>
    </w:p>
    <w:p w:rsidR="005851B8" w:rsidRPr="006F178A" w:rsidRDefault="005851B8" w:rsidP="005851B8">
      <w:pPr>
        <w:rPr>
          <w:rtl/>
        </w:rPr>
      </w:pPr>
      <w:del w:id="96490" w:author="מנוע מכני" w:date="2026-10-11T12:04:40Z">
        <w:r w:rsidRPr="006F178A">
          <w:rPr>
            <w:rtl/>
          </w:rPr>
          <w:delText xml:space="preserve"> </w:delText>
        </w:r>
      </w:del>
      <w:r w:rsidRPr="006F178A">
        <w:rPr>
          <w:rtl/>
        </w:rPr>
        <w:t xml:space="preserve">לא</w:t>
      </w:r>
      <w:r w:rsidRPr="006F178A">
        <w:rPr>
          <w:rtl/>
        </w:rPr>
        <w:t xml:space="preserve"> יערב אדם על ידי בנו ובתו הגדולים, ועל ידי עבדו ושפחתו העברים ולא על ידי אשתו, אלא מדעתן.</w:t>
      </w:r>
    </w:p>
    <w:p w:rsidR="005851B8" w:rsidRPr="006F178A" w:rsidRDefault="005851B8" w:rsidP="005851B8">
      <w:pPr>
        <w:rPr>
          <w:rtl/>
        </w:rPr>
      </w:pPr>
      <w:r w:rsidRPr="006F178A">
        <w:rPr>
          <w:rtl/>
        </w:rPr>
        <w:t>אבל מערב הוא על ידי עבדו ושפחתו הכנענים ועל ידי בנו ובתו הקטנים, בין לדעתן ובין שלא לדעתן - מפני שידן כידו.</w:t>
      </w:r>
    </w:p>
    <w:p w:rsidR="005851B8" w:rsidRPr="006F178A" w:rsidRDefault="005851B8" w:rsidP="005851B8">
      <w:pPr>
        <w:rPr>
          <w:rtl/>
        </w:rPr>
      </w:pPr>
      <w:r w:rsidRPr="006F178A">
        <w:rPr>
          <w:rtl/>
        </w:rPr>
        <w:t>וכולן שעירבו, ועירב עליהם רבן יוצאין בשל רבן, חוץ מן האשה, מפני שיכולה למחות. | אשה - וכל דדמי לה.</w:t>
      </w:r>
    </w:p>
    <w:p w:rsidR="005851B8" w:rsidRPr="006F178A" w:rsidRDefault="005851B8" w:rsidP="005851B8">
      <w:pPr>
        <w:rPr>
          <w:rtl/>
        </w:rPr>
      </w:pPr>
      <w:r w:rsidRPr="006F178A">
        <w:rPr>
          <w:rtl/>
        </w:rPr>
        <w:t xml:space="preserve">דכיוון שעירבו אין לך </w:t>
      </w:r>
      <w:ins w:id="90443" w:author="Claude - סמנטי" w:date="2026-10-11T12:19:31Z">
        <w:r>
          <w:rPr>
            <w:rtl/>
          </w:rPr>
          <w:t xml:space="preserve">מחאה</w:t>
        </w:r>
      </w:ins>
      <w:del w:id="90444" w:author="Claude - סמנטי" w:date="2026-10-11T12:19:31Z">
        <w:r w:rsidRPr="006F178A">
          <w:rPr>
            <w:rtl/>
          </w:rPr>
          <w:delText xml:space="preserve">מיחוי</w:delText>
        </w:r>
      </w:del>
      <w:r w:rsidRPr="006F178A">
        <w:rPr>
          <w:rtl/>
        </w:rPr>
        <w:t xml:space="preserve"> גדול מזה אבל מדעתן היינו בסתם דכל שלא עירבה לעצמה על דעת בעלה היא.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rtl/>
        </w:rPr>
      </w:pPr>
      <w:r w:rsidRPr="006F178A">
        <w:rPr>
          <w:rStyle w:val="afffe"/>
          <w:rFonts w:ascii="Fb Fontext" w:hAnsi="Fb Fontext"/>
          <w:rtl/>
        </w:rPr>
        <w:t>שיעור סעודה.</w:t>
      </w:r>
    </w:p>
    <w:p w:rsidR="005851B8" w:rsidRPr="006F178A" w:rsidRDefault="005851B8" w:rsidP="005851B8">
      <w:pPr>
        <w:rPr>
          <w:rStyle w:val="afffe"/>
          <w:rFonts w:ascii="Fb Fontext" w:hAnsi="Fb Fontext"/>
          <w:rtl/>
        </w:rPr>
      </w:pPr>
      <w:r w:rsidRPr="006F178A">
        <w:rPr>
          <w:rStyle w:val="afffe"/>
          <w:rFonts w:ascii="Fb Fontext" w:hAnsi="Fb Fontext"/>
          <w:rtl/>
        </w:rPr>
        <w:t>שיעור כיכר | שיעור סאה בביצים | סאה מדברית ירושלמית וציפורי | שיעור עריסותכם.</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פב.</w:t>
      </w:r>
    </w:p>
    <w:p>
      <w:pPr>
        <w:pStyle w:val="MishnaBatzad"/>
        <w:rPr>
          <w:ins w:id="20353" w:author="קלוד" w:date="2026-10-11T09:07:28Z"/>
        </w:rPr>
      </w:pPr>
      <w:ins w:id="20352" w:author="קלוד" w:date="2026-10-11T09:07:28Z">
        <w:r>
          <w:t xml:space="preserve">משנה ב</w:t>
        </w:r>
      </w:ins>
    </w:p>
    <w:p w:rsidR="005851B8" w:rsidRPr="00E62A50" w:rsidRDefault="005851B8" w:rsidP="005851B8">
      <w:pPr>
        <w:pStyle w:val="afff9"/>
        <w:rPr>
          <w:del w:id="20186" w:author="קלוד" w:date="2026-10-11T09:07:28Z"/>
          <w:rStyle w:val="afffe"/>
          <w:rFonts w:ascii="Fb Fontext" w:hAnsi="Fb Fontext"/>
          <w:bCs w:val="0"/>
          <w:sz w:val="20"/>
          <w:rtl/>
        </w:rPr>
      </w:pPr>
      <w:del w:id="20185"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rFonts w:ascii="Fb Fontext" w:hAnsi="Fb Fontext"/>
          <w:bCs w:val="0"/>
          <w:sz w:val="20"/>
          <w:rtl/>
        </w:rPr>
        <w:pPrChange w:id="90053" w:author="קלוד" w:date="2026-10-11T12:09:42Z">
          <w:pPr>
            <w:pStyle w:val="afff9"/>
          </w:pPr>
        </w:pPrChange>
      </w:pPr>
      <w:r w:rsidRPr="00E62A50">
        <w:rPr>
          <w:rStyle w:val="afffe"/>
          <w:rFonts w:ascii="Fb Fontext" w:hAnsi="Fb Fontext"/>
          <w:bCs w:val="0"/>
          <w:rtl/>
          <w:rPrChange w:id="40102" w:author="Claude" w:date="2026-10-11T09:07:36Z">
            <w:rPr>
              <w:rStyle w:val="afffe"/>
              <w:rFonts w:ascii="Fb Fontext" w:hAnsi="Fb Fontext"/>
              <w:bCs w:val="0"/>
              <w:sz w:val="20"/>
              <w:rtl/>
            </w:rPr>
          </w:rPrChange>
        </w:rPr>
        <w:t>כמה הוא שיעורו. מזון שתי סעודות לכל אחד ואחד, לר"מ: מזונו לחול ולא לשבת.</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103" w:author="Claude" w:date="2026-10-11T09:07:36Z">
            <w:rPr>
              <w:rStyle w:val="afffe"/>
              <w:rFonts w:ascii="Fb Fontext" w:hAnsi="Fb Fontext"/>
              <w:bCs w:val="0"/>
              <w:sz w:val="20"/>
              <w:rtl/>
            </w:rPr>
          </w:rPrChange>
        </w:rPr>
        <w:t>ור"י: לשבת ולא לחול, וזה וזה מתכוונים להקל.</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104" w:author="Claude" w:date="2026-10-11T09:07:36Z">
            <w:rPr>
              <w:rStyle w:val="afffe"/>
              <w:rFonts w:ascii="Fb Fontext" w:hAnsi="Fb Fontext"/>
              <w:bCs w:val="0"/>
              <w:sz w:val="20"/>
              <w:rtl/>
            </w:rPr>
          </w:rPrChange>
        </w:rPr>
        <w:t>ריב"ב: מככר בפונדיון, מארבע סאין בסלע. (בזמן שזהו המחיר]</w:t>
      </w:r>
    </w:p>
    <w:p w:rsidR="005851B8" w:rsidRPr="00E62A50" w:rsidRDefault="005851B8" w:rsidP="005851B8">
      <w:pPr>
        <w:pStyle w:val="afff9"/>
        <w:rPr>
          <w:rtl/>
        </w:rPr>
      </w:pPr>
      <w:r w:rsidRPr="00E62A50">
        <w:rPr>
          <w:rStyle w:val="afffe"/>
          <w:rFonts w:ascii="Fb Fontext" w:hAnsi="Fb Fontext"/>
          <w:bCs w:val="0"/>
          <w:rtl/>
          <w:rPrChange w:id="40105" w:author="Claude" w:date="2026-10-11T09:07:36Z">
            <w:rPr>
              <w:rStyle w:val="afffe"/>
              <w:rFonts w:ascii="Fb Fontext" w:hAnsi="Fb Fontext"/>
              <w:bCs w:val="0"/>
              <w:sz w:val="20"/>
              <w:rtl/>
            </w:rPr>
          </w:rPrChange>
        </w:rPr>
        <w:t>ר"ש: שתי ידות לככר משלש לקב, [שני שליש משליש קב] חצייה לבית המנוגע, וחצי חצייה לפסול את הגוייה.</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145" w:author="קלוד" w:date="2026-10-11T12:24:08Z"/>
        </w:rPr>
      </w:pPr>
      <w:ins w:id="90146" w:author="קלוד" w:date="2026-10-11T12:24:08Z">
        <w:r>
          <w:rPr>
            <w:color w:val="7B3F00"/>
          </w:rPr>
          <w:t xml:space="preserve">שיעור מזון שתי סעודות - כמה כיכרות</w:t>
        </w:r>
      </w:ins>
    </w:p>
    <w:p>
      <w:pPr>
        <w:pStyle w:val="38"/>
        <w:rPr>
          <w:ins w:id="96491" w:author="מנוע מכני" w:date="2026-10-11T12:04:40Z"/>
        </w:rPr>
      </w:pPr>
      <w:r w:rsidRPr="006F178A">
        <w:t xml:space="preserve">מזון שתי סעודות ריא"ר:</w:t>
      </w:r>
    </w:p>
    <w:p w:rsidR="005851B8" w:rsidRPr="006F178A" w:rsidRDefault="005851B8" w:rsidP="005851B8">
      <w:pPr>
        <w:rPr>
          <w:rtl/>
        </w:rPr>
      </w:pPr>
      <w:del w:id="96492" w:author="מנוע מכני" w:date="2026-10-11T12:04:40Z">
        <w:r w:rsidRPr="006F178A">
          <w:rPr>
            <w:rFonts w:ascii="Fb Fontext" w:hAnsi="Fb Fontext"/>
            <w:rtl/>
          </w:rPr>
          <w:delText xml:space="preserve"> </w:delText>
        </w:r>
      </w:del>
      <w:r w:rsidRPr="006F178A">
        <w:rPr>
          <w:rFonts w:ascii="Fb Fontext" w:hAnsi="Fb Fontext"/>
          <w:rtl/>
        </w:rPr>
        <w:t xml:space="preserve">תרתי </w:t>
      </w:r>
      <w:ins w:id="90445" w:author="Claude - סמנטי" w:date="2026-10-11T12:19:31Z">
        <w:r>
          <w:rPr>
            <w:rFonts w:ascii="Fb Fontext" w:hAnsi="Fb Fontext"/>
            <w:rtl/>
          </w:rPr>
          <w:t xml:space="preserve">פת</w:t>
        </w:r>
      </w:ins>
      <w:del w:id="90446" w:author="Claude - סמנטי" w:date="2026-10-11T12:19:31Z">
        <w:r w:rsidRPr="006F178A">
          <w:rPr>
            <w:rFonts w:ascii="Fb Fontext" w:hAnsi="Fb Fontext"/>
            <w:rtl/>
          </w:rPr>
          <w:delText xml:space="preserve">ריפתא</w:delText>
        </w:r>
      </w:del>
      <w:r w:rsidRPr="006F178A">
        <w:rPr>
          <w:rFonts w:ascii="Fb Fontext" w:hAnsi="Fb Fontext"/>
          <w:rtl/>
        </w:rPr>
        <w:t xml:space="preserve"> של איכרים | </w:t>
      </w:r>
      <w:r w:rsidRPr="006F178A">
        <w:rPr>
          <w:rStyle w:val="2fb"/>
          <w:rFonts w:ascii="Fb Fontext" w:hAnsi="Fb Fontext"/>
          <w:rtl/>
        </w:rPr>
        <w:t xml:space="preserve">ור</w:t>
      </w:r>
      <w:r w:rsidRPr="00910D80">
        <w:rPr>
          <w:rStyle w:val="2fb"/>
          <w:rFonts w:ascii="Fb Fontext" w:hAnsi="Fb Fontext"/>
          <w:b/>
          <w:bCs/>
          <w:rtl/>
        </w:rPr>
        <w:t>אב"א</w:t>
      </w:r>
      <w:r w:rsidRPr="006F178A">
        <w:rPr>
          <w:rFonts w:ascii="Fb Fontext" w:hAnsi="Fb Fontext"/>
          <w:rtl/>
        </w:rPr>
        <w:t>: שני כיכרות של נהר פפא.</w:t>
      </w:r>
    </w:p>
    <w:p w:rsidR="005851B8" w:rsidRPr="006F178A" w:rsidRDefault="005851B8" w:rsidP="005851B8">
      <w:pPr>
        <w:rPr>
          <w:rtl/>
        </w:rPr>
      </w:pPr>
      <w:r w:rsidRPr="006F178A">
        <w:rPr>
          <w:rStyle w:val="2fb"/>
          <w:rtl/>
        </w:rPr>
        <w:t xml:space="preserve">רבא</w:t>
      </w:r>
      <w:r w:rsidRPr="006F178A">
        <w:rPr>
          <w:rtl/>
        </w:rPr>
        <w:t xml:space="preserve"> </w:t>
      </w:r>
      <w:r w:rsidRPr="006F178A">
        <w:rPr>
          <w:rStyle w:val="2fb"/>
          <w:rtl/>
        </w:rPr>
        <w:t xml:space="preserve">ורב יוסף</w:t>
      </w:r>
      <w:r w:rsidRPr="006F178A">
        <w:rPr>
          <w:rtl/>
        </w:rPr>
        <w:t xml:space="preserve"> </w:t>
      </w:r>
      <w:ins w:id="94060" w:author="מנוע מכני" w:date="2026-10-11T12:04:40Z">
        <w:r>
          <w:rPr>
            <w:rtl/>
          </w:rPr>
          <w:t xml:space="preserve">סבר</w:t>
        </w:r>
      </w:ins>
      <w:del w:id="94061" w:author="מנוע מכני" w:date="2026-10-11T12:04:40Z">
        <w:r w:rsidRPr="006F178A">
          <w:rPr>
            <w:rtl/>
          </w:rPr>
          <w:delText xml:space="preserve">ס"ל</w:delText>
        </w:r>
      </w:del>
      <w:r w:rsidRPr="006F178A">
        <w:rPr>
          <w:rtl/>
        </w:rPr>
        <w:t xml:space="preserve"> </w:t>
      </w:r>
      <w:r w:rsidRPr="006F178A">
        <w:rPr>
          <w:rStyle w:val="2fb"/>
          <w:rtl/>
        </w:rPr>
        <w:t xml:space="preserve">כר"מ</w:t>
      </w:r>
      <w:r w:rsidRPr="006F178A">
        <w:rPr>
          <w:rtl/>
        </w:rPr>
        <w:t xml:space="preserve">, </w:t>
      </w:r>
      <w:ins w:id="93772" w:author="מנוע מכני" w:date="2026-10-11T12:04:40Z">
        <w:r>
          <w:rPr>
            <w:rtl/>
          </w:rPr>
          <w:t xml:space="preserve">דאם </w:t>
        </w:r>
      </w:ins>
      <w:del w:id="93773" w:author="מנוע מכני" w:date="2026-10-11T12:04:40Z">
        <w:r w:rsidRPr="006F178A">
          <w:rPr>
            <w:rtl/>
          </w:rPr>
          <w:delText xml:space="preserve">דאי </w:delText>
        </w:r>
      </w:del>
      <w:r w:rsidRPr="006F178A">
        <w:rPr>
          <w:rStyle w:val="2fb"/>
          <w:rtl/>
        </w:rPr>
        <w:t xml:space="preserve">כר"י</w:t>
      </w:r>
      <w:r w:rsidRPr="006F178A">
        <w:rPr>
          <w:rtl/>
        </w:rPr>
        <w:t xml:space="preserve"> יקשה הא </w:t>
      </w:r>
      <w:ins w:id="91552" w:author="מנוע מכני" w:date="2026-10-11T12:04:40Z">
        <w:r>
          <w:rPr>
            <w:rtl/>
          </w:rPr>
          <w:t xml:space="preserve">דאמרו</w:t>
        </w:r>
      </w:ins>
      <w:del w:id="91553" w:author="מנוע מכני" w:date="2026-10-11T12:04:40Z">
        <w:r w:rsidRPr="006F178A">
          <w:rPr>
            <w:rtl/>
          </w:rPr>
          <w:delText xml:space="preserve">דאמרי</w:delText>
        </w:r>
      </w:del>
      <w:r w:rsidRPr="006F178A">
        <w:rPr>
          <w:rtl/>
        </w:rPr>
        <w:t xml:space="preserve"> </w:t>
      </w:r>
      <w:ins w:id="94670" w:author="מנוע מכני" w:date="2026-10-11T12:04:40Z">
        <w:r>
          <w:rPr>
            <w:rtl/>
          </w:rPr>
          <w:t xml:space="preserve">אנשים</w:t>
        </w:r>
      </w:ins>
      <w:del w:id="94671" w:author="מנוע מכני" w:date="2026-10-11T12:04:40Z">
        <w:r w:rsidRPr="006F178A">
          <w:rPr>
            <w:rtl/>
          </w:rPr>
          <w:delText xml:space="preserve">אינשי</w:delText>
        </w:r>
      </w:del>
      <w:r w:rsidRPr="006F178A">
        <w:rPr>
          <w:rtl/>
        </w:rPr>
        <w:t xml:space="preserve"> רווחא לבסימא שכיח.(והיינו דבשבת אוכל יותר).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493" w:author="מנוע מכני" w:date="2026-10-11T12:04:40Z"/>
        </w:rPr>
      </w:pPr>
      <w:r w:rsidRPr="006F178A">
        <w:t xml:space="preserve">והך</w:t>
      </w:r>
    </w:p>
    <w:p w:rsidR="005851B8" w:rsidRPr="006F178A" w:rsidRDefault="005851B8" w:rsidP="005851B8">
      <w:pPr>
        <w:rPr>
          <w:rtl/>
        </w:rPr>
      </w:pPr>
      <w:del w:id="96494" w:author="מנוע מכני" w:date="2026-10-11T12:04:40Z">
        <w:r w:rsidRPr="006F178A">
          <w:rPr>
            <w:rFonts w:ascii="Fb Fontext" w:hAnsi="Fb Fontext"/>
            <w:rtl/>
          </w:rPr>
          <w:delText xml:space="preserve"> </w:delText>
        </w:r>
      </w:del>
      <w:r w:rsidRPr="006F178A">
        <w:rPr>
          <w:rFonts w:ascii="Fb Fontext" w:hAnsi="Fb Fontext"/>
          <w:rtl/>
        </w:rPr>
        <w:t xml:space="preserve">דקרובים דבריהן להיות שוין. </w:t>
      </w:r>
      <w:r>
        <w:rPr>
          <w:rFonts w:ascii="Fb Fontext" w:hAnsi="Fb Fontext"/>
          <w:rtl/>
        </w:rPr>
        <w:t>אפי'</w:t>
      </w:r>
      <w:r w:rsidRPr="006F178A">
        <w:rPr>
          <w:rFonts w:ascii="Fb Fontext" w:hAnsi="Fb Fontext"/>
          <w:rtl/>
        </w:rPr>
        <w:t xml:space="preserve"> </w:t>
      </w:r>
      <w:r w:rsidRPr="006F178A">
        <w:rPr>
          <w:rStyle w:val="2fb"/>
          <w:rFonts w:ascii="Fb Fontext" w:hAnsi="Fb Fontext"/>
          <w:rtl/>
        </w:rPr>
        <w:t xml:space="preserve">דלריב"ב</w:t>
      </w:r>
      <w:r w:rsidRPr="006F178A">
        <w:rPr>
          <w:rFonts w:ascii="Fb Fontext" w:hAnsi="Fb Fontext"/>
          <w:rtl/>
        </w:rPr>
        <w:t xml:space="preserve"> נפיק ד' סעודות לקב </w:t>
      </w:r>
      <w:r w:rsidRPr="006F178A">
        <w:rPr>
          <w:rStyle w:val="2fb"/>
          <w:rFonts w:ascii="Fb Fontext" w:hAnsi="Fb Fontext"/>
          <w:rtl/>
        </w:rPr>
        <w:t xml:space="preserve">ולר"ש</w:t>
      </w:r>
      <w:r w:rsidRPr="006F178A">
        <w:rPr>
          <w:rFonts w:ascii="Fb Fontext" w:hAnsi="Fb Fontext"/>
          <w:rtl/>
        </w:rPr>
        <w:t xml:space="preserve"> ט' סעודות לקב.</w:t>
      </w:r>
    </w:p>
    <w:p w:rsidR="005851B8" w:rsidRPr="006F178A" w:rsidRDefault="005851B8" w:rsidP="005851B8">
      <w:pPr>
        <w:rPr>
          <w:rtl/>
        </w:rPr>
      </w:pPr>
      <w:r w:rsidRPr="006F178A">
        <w:rPr>
          <w:rStyle w:val="2fb"/>
          <w:rtl/>
        </w:rPr>
        <w:t xml:space="preserve">דלר"ח</w:t>
      </w:r>
      <w:r w:rsidRPr="006F178A">
        <w:rPr>
          <w:rtl/>
        </w:rPr>
        <w:t xml:space="preserve"> צריך להוציא מחצה לחנוני בשכר עבודתו והיינו ד' לעצמו חוץ מד' לכיכר </w:t>
      </w:r>
      <w:r w:rsidRPr="006F178A">
        <w:rPr>
          <w:rStyle w:val="2fb"/>
          <w:rtl/>
        </w:rPr>
        <w:t xml:space="preserve">ולר"ש</w:t>
      </w:r>
      <w:r w:rsidRPr="006F178A">
        <w:rPr>
          <w:rtl/>
        </w:rPr>
        <w:t xml:space="preserve"> הוא תשע </w:t>
      </w:r>
      <w:ins w:id="92984" w:author="מנוע מכני" w:date="2026-10-11T12:04:40Z">
        <w:r>
          <w:rPr>
            <w:rtl/>
          </w:rPr>
          <w:t xml:space="preserve">לכך</w:t>
        </w:r>
      </w:ins>
      <w:del w:id="92985" w:author="מנוע מכני" w:date="2026-10-11T12:04:40Z">
        <w:r w:rsidRPr="006F178A">
          <w:rPr>
            <w:rtl/>
          </w:rPr>
          <w:delText xml:space="preserve">להכי</w:delText>
        </w:r>
      </w:del>
      <w:r w:rsidRPr="006F178A">
        <w:rPr>
          <w:rtl/>
        </w:rPr>
        <w:t xml:space="preserve"> קרובים להיות שוין.</w:t>
      </w:r>
    </w:p>
    <w:p>
      <w:pPr>
        <w:pStyle w:val="38"/>
        <w:rPr>
          <w:ins w:id="96495" w:author="מנוע מכני" w:date="2026-10-11T12:04:40Z"/>
        </w:rPr>
      </w:pPr>
      <w:r w:rsidRPr="006F178A">
        <w:t xml:space="preserve">והך</w:t>
      </w:r>
    </w:p>
    <w:p w:rsidR="005851B8" w:rsidRDefault="005851B8" w:rsidP="005851B8">
      <w:pPr>
        <w:rPr>
          <w:rtl/>
        </w:rPr>
      </w:pPr>
      <w:del w:id="96496" w:author="מנוע מכני" w:date="2026-10-11T12:04:40Z">
        <w:r w:rsidRPr="006F178A">
          <w:rPr>
            <w:rtl/>
          </w:rPr>
          <w:delText xml:space="preserve"> </w:delText>
        </w:r>
      </w:del>
      <w:r w:rsidRPr="006F178A">
        <w:rPr>
          <w:rStyle w:val="2fb"/>
          <w:rtl/>
        </w:rPr>
        <w:t xml:space="preserve">דר"ח</w:t>
      </w:r>
      <w:r w:rsidRPr="006F178A">
        <w:rPr>
          <w:rtl/>
        </w:rPr>
        <w:t xml:space="preserve"> דנחתום לוקח רק שליש מפונדיון [ולא חצי היינו כשלוקח עצים מבעה"ב לאפות]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פג.</w:t>
      </w:r>
    </w:p>
    <w:p w:rsidR="005851B8" w:rsidRPr="006F178A" w:rsidRDefault="005851B8" w:rsidP="005851B8">
      <w:pPr>
        <w:rPr>
          <w:rtl/>
        </w:rPr>
      </w:pPr>
      <w:r w:rsidRPr="006F178A">
        <w:rPr>
          <w:rFonts w:ascii="Fb Fontext" w:hAnsi="Fb Fontext"/>
          <w:rtl/>
        </w:rPr>
        <w:t>חצייה לבית המנוגע וחצי חצייה לפסול את הגוייה.</w:t>
      </w:r>
    </w:p>
    <w:p w:rsidR="005851B8" w:rsidRPr="006F178A" w:rsidRDefault="005851B8" w:rsidP="005851B8">
      <w:pPr>
        <w:rPr>
          <w:rtl/>
        </w:rPr>
      </w:pPr>
      <w:r w:rsidRPr="006F178A">
        <w:rPr>
          <w:rtl/>
        </w:rPr>
        <w:t>ולא תנא דחצי חצי חציה [שמינית] כיוון דאין זה בדיוק שמינית.</w:t>
      </w:r>
    </w:p>
    <w:p w:rsidR="005851B8" w:rsidRDefault="005851B8" w:rsidP="005851B8">
      <w:pPr>
        <w:rPr>
          <w:rtl/>
        </w:rPr>
      </w:pPr>
      <w:r w:rsidRPr="006F178A">
        <w:rPr>
          <w:rtl/>
        </w:rPr>
        <w:t>[</w:t>
      </w:r>
      <w:r w:rsidRPr="006F178A">
        <w:rPr>
          <w:b/>
          <w:bCs/>
          <w:rtl/>
        </w:rPr>
        <w:t>הכל מודים</w:t>
      </w:r>
      <w:r w:rsidRPr="006F178A">
        <w:rPr>
          <w:rtl/>
        </w:rPr>
        <w:t xml:space="preserve"> דכיכר היינו </w:t>
      </w:r>
      <w:r w:rsidRPr="006F178A">
        <w:rPr>
          <w:rStyle w:val="2fb"/>
          <w:rtl/>
        </w:rPr>
        <w:t xml:space="preserve">כר"ש</w:t>
      </w:r>
      <w:r w:rsidRPr="006F178A">
        <w:rPr>
          <w:rtl/>
        </w:rPr>
        <w:t xml:space="preserve"> דהיינו ח' ביצים]</w:t>
      </w:r>
    </w:p>
    <w:p>
      <w:pPr>
        <w:pStyle w:val="afffff8"/>
        <w:rPr>
          <w:ins w:id="90143" w:author="קלוד" w:date="2026-10-11T12:24:08Z"/>
        </w:rPr>
      </w:pPr>
      <w:ins w:id="90144" w:author="קלוד" w:date="2026-10-11T12:24:08Z">
        <w:r>
          <w:rPr>
            <w:color w:val="7B3F00"/>
          </w:rPr>
          <w:t xml:space="preserve">חצי פרס - שתי ביצים חסר קימעא</w:t>
        </w:r>
      </w:ins>
    </w:p>
    <w:p>
      <w:pPr>
        <w:pStyle w:val="38"/>
        <w:rPr>
          <w:ins w:id="96497" w:author="מנוע מכני" w:date="2026-10-11T12:04:40Z"/>
        </w:rPr>
      </w:pPr>
      <w:r w:rsidRPr="006F178A">
        <w:t xml:space="preserve">ותניא:</w:t>
      </w:r>
    </w:p>
    <w:p w:rsidR="005851B8" w:rsidRPr="006F178A" w:rsidRDefault="005851B8" w:rsidP="005851B8">
      <w:pPr>
        <w:rPr>
          <w:rtl/>
        </w:rPr>
      </w:pPr>
      <w:del w:id="96498" w:author="מנוע מכני" w:date="2026-10-11T12:04:40Z">
        <w:r w:rsidRPr="006F178A">
          <w:rPr>
            <w:rtl/>
          </w:rPr>
          <w:delText xml:space="preserve"> </w:delText>
        </w:r>
      </w:del>
      <w:r w:rsidRPr="006F178A">
        <w:rPr>
          <w:rtl/>
        </w:rPr>
        <w:t xml:space="preserve">כמה שיעור חצי פרס (-פרוסה היינו חצי כיכר) </w:t>
      </w:r>
      <w:r w:rsidRPr="006F178A">
        <w:rPr>
          <w:rStyle w:val="2fb"/>
          <w:rtl/>
        </w:rPr>
        <w:t xml:space="preserve">ר"י</w:t>
      </w:r>
      <w:r w:rsidRPr="006F178A">
        <w:rPr>
          <w:rtl/>
        </w:rPr>
        <w:t xml:space="preserve">: שתי ביצים חסר קימעא.</w:t>
      </w:r>
    </w:p>
    <w:p>
      <w:pPr>
        <w:pStyle w:val="38"/>
        <w:rPr>
          <w:ins w:id="96499" w:author="מנוע מכני" w:date="2026-10-11T12:04:40Z"/>
        </w:rPr>
      </w:pPr>
      <w:del w:id="90089" w:author="מנוע מכני" w:date="2026-10-11T12:04:40Z">
        <w:r w:rsidRPr="006F178A">
          <w:delText xml:space="preserve"> </w:delText>
        </w:r>
      </w:del>
      <w:r w:rsidRPr="006F178A">
        <w:t xml:space="preserve">רבי יוסי:</w:t>
      </w:r>
    </w:p>
    <w:p w:rsidR="005851B8" w:rsidRPr="006F178A" w:rsidRDefault="005851B8" w:rsidP="005851B8">
      <w:pPr>
        <w:rPr>
          <w:rtl/>
        </w:rPr>
      </w:pPr>
      <w:del w:id="96500" w:author="מנוע מכני" w:date="2026-10-11T12:04:40Z">
        <w:r w:rsidRPr="006F178A">
          <w:rPr>
            <w:rtl/>
          </w:rPr>
          <w:delText xml:space="preserve"> </w:delText>
        </w:r>
      </w:del>
      <w:r w:rsidRPr="006F178A">
        <w:rPr>
          <w:rtl/>
        </w:rPr>
        <w:t xml:space="preserve">שתי ביצים שוחקות.</w:t>
      </w:r>
    </w:p>
    <w:p>
      <w:pPr>
        <w:pStyle w:val="38"/>
        <w:rPr>
          <w:ins w:id="96501" w:author="מנוע מכני" w:date="2026-10-11T12:04:40Z"/>
        </w:rPr>
      </w:pPr>
      <w:del w:id="90090" w:author="מנוע מכני" w:date="2026-10-11T12:04:40Z">
        <w:r w:rsidRPr="006F178A">
          <w:delText xml:space="preserve"> </w:delText>
        </w:r>
      </w:del>
      <w:r w:rsidRPr="006F178A">
        <w:t xml:space="preserve">שיער רבי:</w:t>
      </w:r>
    </w:p>
    <w:p w:rsidR="005851B8" w:rsidRPr="006F178A" w:rsidRDefault="005851B8" w:rsidP="005851B8">
      <w:pPr>
        <w:rPr>
          <w:rtl/>
        </w:rPr>
      </w:pPr>
      <w:del w:id="96502" w:author="מנוע מכני" w:date="2026-10-11T12:04:40Z">
        <w:r w:rsidRPr="006F178A">
          <w:rPr>
            <w:rtl/>
          </w:rPr>
          <w:delText xml:space="preserve"> </w:delText>
        </w:r>
      </w:del>
      <w:r w:rsidRPr="006F178A">
        <w:rPr>
          <w:rtl/>
        </w:rPr>
        <w:t xml:space="preserve">שיער שתי ביצים ועוד. (והיינו עוד מ-)אחד מעשרים בביצה.</w:t>
      </w:r>
    </w:p>
    <w:p w:rsidR="005851B8" w:rsidRPr="006F178A" w:rsidRDefault="005851B8" w:rsidP="005851B8">
      <w:pPr>
        <w:rPr>
          <w:rtl/>
        </w:rPr>
      </w:pPr>
      <w:r w:rsidRPr="006F178A">
        <w:rPr>
          <w:rtl/>
        </w:rPr>
        <w:t xml:space="preserve">ואילו גבי טומאת אוכלין </w:t>
      </w:r>
      <w:r w:rsidRPr="006F178A">
        <w:rPr>
          <w:rtl/>
        </w:rPr>
        <w:t xml:space="preserve">תניא</w:t>
      </w:r>
      <w:r w:rsidRPr="006F178A">
        <w:rPr>
          <w:rtl/>
        </w:rPr>
        <w:t xml:space="preserve">. </w:t>
      </w:r>
      <w:r w:rsidRPr="006F178A">
        <w:rPr>
          <w:rStyle w:val="2fb"/>
          <w:rtl/>
        </w:rPr>
        <w:t xml:space="preserve">ר"נ</w:t>
      </w:r>
      <w:r w:rsidRPr="006F178A">
        <w:rPr>
          <w:rtl/>
        </w:rPr>
        <w:t xml:space="preserve"> </w:t>
      </w:r>
      <w:r w:rsidRPr="006F178A">
        <w:rPr>
          <w:rStyle w:val="2fb"/>
          <w:rtl/>
        </w:rPr>
        <w:t xml:space="preserve">ור"ד</w:t>
      </w:r>
      <w:r w:rsidRPr="006F178A">
        <w:rPr>
          <w:rtl/>
        </w:rPr>
        <w:t xml:space="preserve">: כביצה שאמרו- כמוה וכקליפתה, וחכ"א: כמוה בלא קליפתה.</w:t>
      </w:r>
    </w:p>
    <w:p>
      <w:pPr>
        <w:pStyle w:val="afffff8"/>
        <w:rPr>
          <w:ins w:id="90141" w:author="קלוד" w:date="2026-10-11T12:24:08Z"/>
        </w:rPr>
      </w:pPr>
      <w:ins w:id="90142" w:author="קלוד" w:date="2026-10-11T12:24:08Z">
        <w:r>
          <w:rPr>
            <w:color w:val="7B3F00"/>
          </w:rPr>
          <w:t xml:space="preserve">שיעור סאה בביצים - מדברית, ירושלמית וציפורית</w:t>
        </w:r>
      </w:ins>
    </w:p>
    <w:p>
      <w:pPr>
        <w:pStyle w:val="38"/>
        <w:rPr>
          <w:ins w:id="96503" w:author="מנוע מכני" w:date="2026-10-11T12:04:40Z"/>
        </w:rPr>
      </w:pPr>
      <w:r w:rsidRPr="006F178A">
        <w:t xml:space="preserve">רבר"פ מר"ח:</w:t>
      </w:r>
    </w:p>
    <w:p w:rsidR="005851B8" w:rsidRPr="006F178A" w:rsidRDefault="005851B8" w:rsidP="005851B8">
      <w:pPr>
        <w:rPr>
          <w:rtl/>
        </w:rPr>
      </w:pPr>
      <w:del w:id="96504" w:author="מנוע מכני" w:date="2026-10-11T12:04:40Z">
        <w:r w:rsidRPr="006F178A">
          <w:rPr>
            <w:rtl/>
          </w:rPr>
          <w:delText xml:space="preserve"> </w:delText>
        </w:r>
      </w:del>
      <w:r w:rsidRPr="006F178A">
        <w:rPr>
          <w:rtl/>
        </w:rPr>
        <w:t xml:space="preserve">זו דברי </w:t>
      </w:r>
      <w:r w:rsidRPr="006F178A">
        <w:rPr>
          <w:rStyle w:val="2fb"/>
          <w:rtl/>
        </w:rPr>
        <w:t xml:space="preserve">ר"י</w:t>
      </w:r>
      <w:r w:rsidRPr="006F178A">
        <w:rPr>
          <w:rtl/>
        </w:rPr>
        <w:t xml:space="preserve"> </w:t>
      </w:r>
      <w:r w:rsidRPr="006F178A">
        <w:rPr>
          <w:rStyle w:val="2fb"/>
          <w:rtl/>
        </w:rPr>
        <w:t xml:space="preserve">ורבי יוסי</w:t>
      </w:r>
      <w:r w:rsidRPr="006F178A">
        <w:rPr>
          <w:rtl/>
        </w:rPr>
        <w:t xml:space="preserve">, אבל חכ"א [והיינו</w:t>
      </w:r>
      <w:r>
        <w:rPr>
          <w:rtl/>
        </w:rPr>
        <w:t xml:space="preserve"> </w:t>
      </w:r>
      <w:r>
        <w:rPr>
          <w:rStyle w:val="2fb"/>
          <w:rtl/>
        </w:rPr>
        <w:t xml:space="preserve">ריב"ב</w:t>
      </w:r>
      <w:r>
        <w:rPr>
          <w:rtl/>
        </w:rPr>
        <w:t xml:space="preserve">]: כביצה ומחצה שוחקות. ו</w:t>
      </w:r>
      <w:r>
        <w:rPr>
          <w:rFonts w:hint="cs"/>
          <w:rtl/>
        </w:rPr>
        <w:t>ב</w:t>
      </w:r>
      <w:r w:rsidRPr="006F178A">
        <w:rPr>
          <w:rtl/>
        </w:rPr>
        <w:t xml:space="preserve">א </w:t>
      </w:r>
      <w:ins w:id="90447" w:author="Claude - סמנטי" w:date="2026-10-11T12:19:31Z">
        <w:r>
          <w:rPr>
            <w:rtl/>
          </w:rPr>
          <w:t xml:space="preserve">להשמיענו</w:t>
        </w:r>
      </w:ins>
      <w:del w:id="90448" w:author="Claude - סמנטי" w:date="2026-10-11T12:19:31Z">
        <w:r w:rsidRPr="006F178A">
          <w:rPr>
            <w:rtl/>
          </w:rPr>
          <w:delText xml:space="preserve">לאשמעינן</w:delText>
        </w:r>
      </w:del>
      <w:r w:rsidRPr="006F178A">
        <w:rPr>
          <w:rtl/>
        </w:rPr>
        <w:t xml:space="preserve"> שוחקות.</w:t>
      </w:r>
    </w:p>
    <w:p w:rsidR="005851B8" w:rsidRPr="006F178A" w:rsidRDefault="005851B8" w:rsidP="005851B8">
      <w:pPr>
        <w:rPr>
          <w:rtl/>
        </w:rPr>
      </w:pPr>
      <w:r w:rsidRPr="006F178A">
        <w:rPr>
          <w:rtl/>
        </w:rPr>
        <w:t xml:space="preserve">כששיגר בוניוס(איש) </w:t>
      </w:r>
      <w:r w:rsidRPr="006F178A">
        <w:rPr>
          <w:rStyle w:val="2fb"/>
          <w:rtl/>
        </w:rPr>
        <w:t xml:space="preserve">לרבי</w:t>
      </w:r>
      <w:r w:rsidRPr="006F178A">
        <w:rPr>
          <w:rtl/>
        </w:rPr>
        <w:t xml:space="preserve"> כלי סאה מנאוסא(מקום) שיער </w:t>
      </w:r>
      <w:r w:rsidRPr="006F178A">
        <w:rPr>
          <w:rStyle w:val="2fb"/>
          <w:rtl/>
        </w:rPr>
        <w:t xml:space="preserve">רבי</w:t>
      </w:r>
      <w:r w:rsidRPr="006F178A">
        <w:rPr>
          <w:rtl/>
        </w:rPr>
        <w:t xml:space="preserve"> </w:t>
      </w:r>
      <w:r w:rsidRPr="006F178A">
        <w:rPr>
          <w:rStyle w:val="2fb"/>
          <w:rtl/>
        </w:rPr>
        <w:t xml:space="preserve">רי"ז</w:t>
      </w:r>
      <w:r w:rsidRPr="006F178A">
        <w:rPr>
          <w:rtl/>
        </w:rPr>
        <w:t xml:space="preserve"> ביצים. והיינו סאה ציפורית של </w:t>
      </w:r>
      <w:r w:rsidRPr="006F178A">
        <w:rPr>
          <w:rStyle w:val="2fb"/>
          <w:rtl/>
        </w:rPr>
        <w:t xml:space="preserve">ר"ז</w:t>
      </w:r>
      <w:r w:rsidRPr="006F178A">
        <w:rPr>
          <w:rtl/>
        </w:rPr>
        <w:t xml:space="preserve">.</w:t>
      </w:r>
    </w:p>
    <w:p w:rsidR="005851B8" w:rsidRPr="006F178A" w:rsidRDefault="005851B8" w:rsidP="005851B8">
      <w:pPr>
        <w:rPr>
          <w:rtl/>
        </w:rPr>
      </w:pPr>
      <w:r w:rsidRPr="006F178A">
        <w:rPr>
          <w:rtl/>
        </w:rPr>
        <w:t>דסאה מדברית - קמ"ד | וסאה ירושלמית - קע"ג.</w:t>
      </w:r>
    </w:p>
    <w:p w:rsidR="005851B8" w:rsidRPr="006F178A" w:rsidRDefault="005851B8" w:rsidP="005851B8">
      <w:pPr>
        <w:rPr>
          <w:rtl/>
        </w:rPr>
      </w:pPr>
      <w:r w:rsidRPr="006F178A">
        <w:rPr>
          <w:rtl/>
        </w:rPr>
        <w:t xml:space="preserve">וההפרש בין סאה ציפורית למידת </w:t>
      </w:r>
      <w:r w:rsidRPr="006F178A">
        <w:rPr>
          <w:rStyle w:val="2fb"/>
          <w:rtl/>
        </w:rPr>
        <w:t xml:space="preserve">רבי</w:t>
      </w:r>
      <w:r w:rsidRPr="006F178A">
        <w:rPr>
          <w:rtl/>
        </w:rPr>
        <w:t xml:space="preserve"> הוא עשר| וא"א שהוא מחשבון החלה של אחד מתוך כ"ד דאז הוא רק ח' וחסר ב'.</w:t>
      </w:r>
    </w:p>
    <w:p>
      <w:pPr>
        <w:pStyle w:val="38"/>
        <w:rPr>
          <w:ins w:id="96505" w:author="מנוע מכני" w:date="2026-10-11T12:04:40Z"/>
        </w:rPr>
      </w:pPr>
      <w:r w:rsidRPr="006F178A">
        <w:t xml:space="preserve">אלא</w:t>
      </w:r>
    </w:p>
    <w:p w:rsidR="005851B8" w:rsidRDefault="005851B8" w:rsidP="005851B8">
      <w:pPr>
        <w:rPr>
          <w:rFonts w:eastAsiaTheme="minorEastAsia"/>
          <w:rtl/>
        </w:rPr>
      </w:pPr>
      <w:del w:id="96506" w:author="מנוע מכני" w:date="2026-10-11T12:04:40Z">
        <w:r w:rsidRPr="006F178A">
          <w:rPr>
            <w:rtl/>
          </w:rPr>
          <w:delText xml:space="preserve"> </w:delText>
        </w:r>
      </w:del>
      <w:r w:rsidRPr="006F178A">
        <w:rPr>
          <w:rtl/>
        </w:rPr>
        <w:t xml:space="preserve">היינו התוספת של </w:t>
      </w:r>
      <w:r w:rsidRPr="006F178A">
        <w:rPr>
          <w:rStyle w:val="2fb"/>
          <w:rtl/>
        </w:rPr>
        <w:t xml:space="preserve">רבי</w:t>
      </w:r>
      <w:r w:rsidRPr="006F178A">
        <w:rPr>
          <w:rtl/>
        </w:rPr>
        <w:t xml:space="preserve"> [ועודות דלעיל 0.05</w:t>
      </w:r>
      <w:ins w:id="93294" w:author="מנוע מכני" w:date="2026-10-11T12:04:40Z">
        <w:r>
          <w:rPr>
            <w:rtl/>
          </w:rPr>
          <w:t xml:space="preserve"> </w:t>
        </w:r>
      </w:ins>
      <w:del w:id="93295" w:author="מנוע מכני" w:date="2026-10-11T12:04:40Z">
        <w:r w:rsidRPr="006F178A">
          <w:rPr>
            <w:rtl/>
          </w:rPr>
          <w:delText xml:space="preserve"> </w:delText>
        </w:r>
        <w:r w:rsidRPr="006F178A">
          <w:rPr>
            <w:rFonts w:eastAsiaTheme="minorEastAsia"/>
            <w:rtl/>
          </w:rPr>
          <w:delText xml:space="preserve"> </w:delText>
        </w:r>
      </w:del>
      <m:oMath>
        <m:r>
          <m:rPr>
            <m:sty m:val="p"/>
          </m:rPr>
          <w:rPr>
            <w:rFonts w:ascii="Cambria Math" w:hAnsi="Cambria Math"/>
            <w:rtl/>
          </w:rPr>
          <m:t>×</m:t>
        </m:r>
      </m:oMath>
      <w:r w:rsidRPr="006F178A">
        <w:rPr>
          <w:rFonts w:eastAsiaTheme="minorEastAsia"/>
          <w:rtl/>
        </w:rPr>
        <w:t xml:space="preserve">207+207= 217 [ועוד מעט פחות מביצה </w:t>
      </w:r>
      <w:ins w:id="92986" w:author="מנוע מכני" w:date="2026-10-11T12:04:40Z">
        <w:r>
          <w:rPr>
            <w:rFonts w:eastAsiaTheme="minorEastAsia"/>
            <w:rtl/>
          </w:rPr>
          <w:t xml:space="preserve">ולכך</w:t>
        </w:r>
      </w:ins>
      <w:del w:id="92987" w:author="מנוע מכני" w:date="2026-10-11T12:04:40Z">
        <w:r w:rsidRPr="006F178A">
          <w:rPr>
            <w:rFonts w:eastAsiaTheme="minorEastAsia"/>
            <w:rtl/>
          </w:rPr>
          <w:delText xml:space="preserve">ולהכי</w:delText>
        </w:r>
      </w:del>
      <w:r w:rsidRPr="006F178A">
        <w:rPr>
          <w:rFonts w:eastAsiaTheme="minorEastAsia"/>
          <w:rtl/>
        </w:rPr>
        <w:t xml:space="preserve"> </w:t>
      </w:r>
      <w:r w:rsidRPr="006F178A">
        <w:rPr>
          <w:rFonts w:eastAsiaTheme="minorEastAsia"/>
          <w:rtl/>
        </w:rPr>
        <w:t xml:space="preserve">לא</w:t>
      </w:r>
      <w:r w:rsidRPr="006F178A">
        <w:rPr>
          <w:rFonts w:eastAsiaTheme="minorEastAsia"/>
          <w:rtl/>
        </w:rPr>
        <w:t xml:space="preserve"> חשיב]</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507" w:author="מנוע מכני" w:date="2026-10-11T12:04:40Z"/>
        </w:rPr>
      </w:pPr>
      <w:r w:rsidRPr="006F178A">
        <w:t xml:space="preserve">רבי ירמיה:</w:t>
      </w:r>
    </w:p>
    <w:p w:rsidR="005851B8" w:rsidRDefault="005851B8" w:rsidP="005851B8">
      <w:pPr>
        <w:rPr>
          <w:rFonts w:ascii="Fb Fontext" w:hAnsi="Fb Fontext"/>
          <w:rtl/>
        </w:rPr>
      </w:pPr>
      <w:del w:id="96508" w:author="מנוע מכני" w:date="2026-10-11T12:04:40Z">
        <w:r w:rsidRPr="006F178A">
          <w:rPr>
            <w:rFonts w:ascii="Fb Fontext" w:hAnsi="Fb Fontext"/>
            <w:rtl/>
          </w:rPr>
          <w:delText xml:space="preserve"> </w:delText>
        </w:r>
      </w:del>
      <w:r w:rsidRPr="006F178A">
        <w:rPr>
          <w:rFonts w:ascii="Fb Fontext" w:hAnsi="Fb Fontext"/>
          <w:rtl/>
        </w:rPr>
        <w:t xml:space="preserve">תנא דברייתא </w:t>
      </w:r>
      <w:r w:rsidRPr="006F178A">
        <w:rPr>
          <w:rFonts w:ascii="Fb Fontext" w:hAnsi="Fb Fontext"/>
          <w:rtl/>
        </w:rPr>
        <w:t xml:space="preserve">ה"ק</w:t>
      </w:r>
      <w:r w:rsidRPr="006F178A">
        <w:rPr>
          <w:rFonts w:ascii="Fb Fontext" w:hAnsi="Fb Fontext"/>
          <w:rtl/>
        </w:rPr>
        <w:t xml:space="preserve"> נמצאת סאה של ציפורי יתירה על מדברית [63) קרוב לשליש שלה [69]</w:t>
      </w:r>
    </w:p>
    <w:p w:rsidR="005851B8" w:rsidRPr="006F178A" w:rsidRDefault="005851B8" w:rsidP="005851B8">
      <w:pPr>
        <w:rPr>
          <w:rtl/>
        </w:rPr>
      </w:pPr>
      <w:r w:rsidRPr="006F178A">
        <w:rPr>
          <w:rtl/>
        </w:rPr>
        <w:t>ושליש שלה [של ציפורית דהיינו 69] קרוב למחצה דמדברית (72).</w:t>
      </w:r>
    </w:p>
    <w:p w:rsidR="005851B8" w:rsidRPr="006F178A" w:rsidRDefault="005851B8" w:rsidP="005851B8">
      <w:pPr>
        <w:rPr>
          <w:rtl/>
        </w:rPr>
      </w:pPr>
      <w:r w:rsidRPr="006F178A">
        <w:rPr>
          <w:rtl/>
        </w:rPr>
        <w:t xml:space="preserve">והקשה </w:t>
      </w:r>
      <w:r w:rsidRPr="006F178A">
        <w:rPr>
          <w:rStyle w:val="2fb"/>
          <w:rtl/>
        </w:rPr>
        <w:t xml:space="preserve">רבינא</w:t>
      </w:r>
      <w:r w:rsidRPr="006F178A">
        <w:rPr>
          <w:rtl/>
        </w:rPr>
        <w:t xml:space="preserve"> דלא משמע בברייתא דקרוב אלא בדיוק.</w:t>
      </w:r>
    </w:p>
    <w:p>
      <w:pPr>
        <w:pStyle w:val="38"/>
        <w:rPr>
          <w:ins w:id="96509" w:author="מנוע מכני" w:date="2026-10-11T12:04:40Z"/>
        </w:rPr>
      </w:pPr>
      <w:r w:rsidRPr="00132755">
        <w:t xml:space="preserve">אלא</w:t>
      </w:r>
    </w:p>
    <w:p w:rsidR="005851B8" w:rsidRPr="00132755" w:rsidRDefault="005851B8" w:rsidP="005851B8">
      <w:pPr>
        <w:rPr>
          <w:spacing w:val="-2"/>
          <w:rtl/>
        </w:rPr>
      </w:pPr>
      <w:del w:id="96510" w:author="מנוע מכני" w:date="2026-10-11T12:04:40Z">
        <w:r w:rsidRPr="00132755">
          <w:rPr>
            <w:spacing w:val="-2"/>
            <w:rtl/>
          </w:rPr>
          <w:delText xml:space="preserve"> </w:delText>
        </w:r>
      </w:del>
      <w:r w:rsidRPr="00132755">
        <w:rPr>
          <w:spacing w:val="-2"/>
          <w:rtl/>
        </w:rPr>
        <w:t xml:space="preserve">ה"ק</w:t>
      </w:r>
      <w:r w:rsidRPr="00132755">
        <w:rPr>
          <w:spacing w:val="-2"/>
          <w:rtl/>
        </w:rPr>
        <w:t xml:space="preserve"> נמצאת שליש של ציפורי בועודיות של </w:t>
      </w:r>
      <w:r w:rsidRPr="00132755">
        <w:rPr>
          <w:rStyle w:val="2fb"/>
          <w:spacing w:val="-2"/>
          <w:rtl/>
        </w:rPr>
        <w:t xml:space="preserve">רבי</w:t>
      </w:r>
      <w:r w:rsidRPr="00132755">
        <w:rPr>
          <w:spacing w:val="-2"/>
          <w:rtl/>
        </w:rPr>
        <w:t xml:space="preserve"> יתירה על מחצה של מדברית שליש ביצה.</w:t>
      </w:r>
    </w:p>
    <w:p w:rsidR="005851B8" w:rsidRPr="006F178A" w:rsidRDefault="005851B8" w:rsidP="005851B8">
      <w:pPr>
        <w:rPr>
          <w:rtl/>
        </w:rPr>
      </w:pPr>
      <w:r w:rsidRPr="006F178A">
        <w:rPr>
          <w:rtl/>
        </w:rPr>
        <w:t>(סאה ציפורית עם הוועודיות 207+ 0.05</w:t>
      </w:r>
      <m:oMath>
        <m:r>
          <m:rPr>
            <m:sty m:val="p"/>
          </m:rPr>
          <w:rPr>
            <w:rFonts w:ascii="Cambria Math" w:hAnsi="Cambria Math"/>
            <w:rtl/>
          </w:rPr>
          <m:t>×</m:t>
        </m:r>
      </m:oMath>
      <w:r w:rsidRPr="006F178A">
        <w:rPr>
          <w:rtl/>
        </w:rPr>
        <w:t xml:space="preserve"> 207 =217 | ושליש מזה היינו 72.3 יתר על חצי מדברית( 72) בשליש ביצה).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39" w:author="קלוד" w:date="2026-10-11T12:24:08Z"/>
        </w:rPr>
      </w:pPr>
      <w:ins w:id="90140" w:author="קלוד" w:date="2026-10-11T12:24:08Z">
        <w:r>
          <w:rPr>
            <w:color w:val="7B3F00"/>
          </w:rPr>
          <w:t xml:space="preserve">שיעור עריסותכם - שבעה רבעים קמח ועוד</w:t>
        </w:r>
      </w:ins>
    </w:p>
    <w:p>
      <w:pPr>
        <w:pStyle w:val="38"/>
        <w:rPr>
          <w:ins w:id="96512" w:author="מנוע מכני" w:date="2026-10-11T12:04:40Z"/>
        </w:rPr>
      </w:pPr>
      <w:del w:id="96511" w:author="מנוע מכני" w:date="2026-10-11T12:04:40Z">
        <w:r w:rsidRPr="006061D7">
          <w:delText xml:space="preserve">•</w:delText>
        </w:r>
      </w:del>
      <w:r w:rsidRPr="006061D7">
        <w:t xml:space="preserve"> ת"ר:</w:t>
      </w:r>
    </w:p>
    <w:p w:rsidR="005851B8" w:rsidRPr="006061D7" w:rsidRDefault="005851B8" w:rsidP="005851B8">
      <w:pPr>
        <w:rPr>
          <w:rtl/>
        </w:rPr>
      </w:pPr>
      <w:del w:id="96513" w:author="מנוע מכני" w:date="2026-10-11T12:04:40Z">
        <w:r w:rsidRPr="006061D7">
          <w:rPr>
            <w:rtl/>
          </w:rPr>
          <w:delText xml:space="preserve"> </w:delText>
        </w:r>
      </w:del>
      <w:r w:rsidRPr="006061D7">
        <w:rPr>
          <w:rtl/>
        </w:rPr>
        <w:t xml:space="preserve">ראשית עריסתכם כדי עיסותיכם.| וכמה עיסותיכם - כדי עיסת המדבר. וכמה עיסת המדבר והעמר עשרית האפה מכאן אמרו: שבעה רבעים [של קב] קמח ועוד חייבת בחלה, שהן ששה [רבעי קב] של ירושלמית, שהן חמשה של ציפורי.</w:t>
      </w:r>
    </w:p>
    <w:p>
      <w:pPr>
        <w:pStyle w:val="38"/>
        <w:rPr>
          <w:ins w:id="96514" w:author="מנוע מכני" w:date="2026-10-11T12:04:40Z"/>
        </w:rPr>
      </w:pPr>
      <w:r w:rsidRPr="00132755">
        <w:t xml:space="preserve">מכאן אמרו:</w:t>
      </w:r>
    </w:p>
    <w:p w:rsidR="005851B8" w:rsidRPr="00132755" w:rsidRDefault="005851B8" w:rsidP="005851B8">
      <w:pPr>
        <w:rPr>
          <w:rtl/>
        </w:rPr>
      </w:pPr>
      <w:del w:id="96515" w:author="מנוע מכני" w:date="2026-10-11T12:04:40Z">
        <w:r w:rsidRPr="00132755">
          <w:rPr>
            <w:rFonts w:ascii="Fb Fontext" w:hAnsi="Fb Fontext"/>
            <w:rtl/>
          </w:rPr>
          <w:delText xml:space="preserve"> </w:delText>
        </w:r>
      </w:del>
      <w:r w:rsidRPr="00132755">
        <w:rPr>
          <w:rFonts w:ascii="Fb Fontext" w:hAnsi="Fb Fontext"/>
          <w:rtl/>
        </w:rPr>
        <w:t xml:space="preserve">האוכל כמדה זו, הרי זה בריא ומבורך, יתר על כן - רעבתן, פחות מכאן - מקולקל במעיו.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rtl/>
        </w:rPr>
      </w:pPr>
      <w:r w:rsidRPr="006F178A">
        <w:rPr>
          <w:rStyle w:val="afffe"/>
          <w:rFonts w:ascii="Fb Fontext" w:hAnsi="Fb Fontext"/>
          <w:rtl/>
        </w:rPr>
        <w:t>אנשי חצר ואנשי מרפסת.</w:t>
      </w:r>
    </w:p>
    <w:p>
      <w:pPr>
        <w:pStyle w:val="MishnaBatzad"/>
        <w:rPr>
          <w:ins w:id="20355" w:author="קלוד" w:date="2026-10-11T09:07:28Z"/>
        </w:rPr>
      </w:pPr>
      <w:ins w:id="20354" w:author="קלוד" w:date="2026-10-11T09:07:28Z">
        <w:r>
          <w:t xml:space="preserve">משנה ג</w:t>
        </w:r>
      </w:ins>
    </w:p>
    <w:p w:rsidR="005851B8" w:rsidRPr="00E62A50" w:rsidRDefault="005851B8" w:rsidP="005851B8">
      <w:pPr>
        <w:pStyle w:val="afff9"/>
        <w:rPr>
          <w:del w:id="20188" w:author="קלוד" w:date="2026-10-11T09:07:28Z"/>
          <w:rStyle w:val="afffe"/>
          <w:rFonts w:ascii="Fb Fontext" w:hAnsi="Fb Fontext"/>
          <w:bCs w:val="0"/>
          <w:sz w:val="20"/>
          <w:rtl/>
        </w:rPr>
      </w:pPr>
      <w:del w:id="20187" w:author="קלוד" w:date="2026-10-11T09:07:28Z">
        <w:r w:rsidRPr="00E62A50">
          <w:rPr>
            <w:rStyle w:val="afffe"/>
            <w:rFonts w:ascii="Fb Fontext" w:hAnsi="Fb Fontext"/>
            <w:bCs w:val="0"/>
            <w:sz w:val="20"/>
            <w:rtl/>
          </w:rPr>
          <w:lastRenderedPageBreak/>
          <w:delText xml:space="preserve">משנה.</w:delText>
        </w:r>
      </w:del>
    </w:p>
    <w:p w:rsidR="005851B8" w:rsidRPr="00E62A50" w:rsidRDefault="005851B8" w:rsidP="005851B8">
      <w:pPr>
        <w:pStyle w:val="afff9"/>
        <w:spacing w:before="120"/>
        <w:rPr>
          <w:rStyle w:val="afffe"/>
          <w:rFonts w:ascii="Fb Fontext" w:hAnsi="Fb Fontext"/>
          <w:bCs w:val="0"/>
          <w:sz w:val="20"/>
          <w:rtl/>
        </w:rPr>
        <w:pPrChange w:id="90054" w:author="קלוד" w:date="2026-10-11T12:09:42Z">
          <w:pPr>
            <w:pStyle w:val="afff9"/>
          </w:pPr>
        </w:pPrChange>
      </w:pPr>
      <w:r w:rsidRPr="00E62A50">
        <w:rPr>
          <w:rStyle w:val="afffe"/>
          <w:rFonts w:ascii="Fb Fontext" w:hAnsi="Fb Fontext"/>
          <w:bCs w:val="0"/>
          <w:rtl/>
          <w:rPrChange w:id="40106" w:author="Claude" w:date="2026-10-11T09:07:36Z">
            <w:rPr>
              <w:rStyle w:val="afffe"/>
              <w:rFonts w:ascii="Fb Fontext" w:hAnsi="Fb Fontext"/>
              <w:bCs w:val="0"/>
              <w:sz w:val="20"/>
              <w:rtl/>
            </w:rPr>
          </w:rPrChange>
        </w:rPr>
        <w:t>אנשי חצר ואנשי מרפסת ששכחו ולא עירבו, כל שגבוה י' טפחים למרפסת, פחות מכאן לחצר.</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107" w:author="Claude" w:date="2026-10-11T09:07:36Z">
            <w:rPr>
              <w:rStyle w:val="afffe"/>
              <w:rFonts w:ascii="Fb Fontext" w:hAnsi="Fb Fontext"/>
              <w:bCs w:val="0"/>
              <w:sz w:val="20"/>
              <w:rtl/>
            </w:rPr>
          </w:rPrChange>
        </w:rPr>
        <w:t>חוליית הבור והסלע גבוהים י' טפחים - למרפסת, פחות מכאן - לחצר.</w:t>
      </w:r>
    </w:p>
    <w:p w:rsidR="005851B8" w:rsidRPr="00E62A50" w:rsidRDefault="005851B8" w:rsidP="005851B8">
      <w:pPr>
        <w:pStyle w:val="afff9"/>
        <w:rPr>
          <w:rtl/>
        </w:rPr>
      </w:pPr>
      <w:r w:rsidRPr="00E62A50">
        <w:rPr>
          <w:rStyle w:val="afffe"/>
          <w:rFonts w:ascii="Fb Fontext" w:hAnsi="Fb Fontext"/>
          <w:bCs w:val="0"/>
          <w:rtl/>
          <w:rPrChange w:id="40108" w:author="Claude" w:date="2026-10-11T09:07:36Z">
            <w:rPr>
              <w:rStyle w:val="afffe"/>
              <w:rFonts w:ascii="Fb Fontext" w:hAnsi="Fb Fontext"/>
              <w:bCs w:val="0"/>
              <w:sz w:val="20"/>
              <w:rtl/>
            </w:rPr>
          </w:rPrChange>
        </w:rPr>
        <w:t>בד"א - בסמוכה, אבל במופלגת - אפילו גבוה י' טפחים לחצר. ואיזו היא סמוכה - כל שאינה רחוקה ד' טפחים.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37" w:author="קלוד" w:date="2026-10-11T12:24:08Z"/>
        </w:rPr>
      </w:pPr>
      <w:ins w:id="90138" w:author="קלוד" w:date="2026-10-11T12:24:08Z">
        <w:r>
          <w:rPr>
            <w:color w:val="7B3F00"/>
          </w:rPr>
          <w:t xml:space="preserve">אנשי חצר ומרפסת - פתח, זריקה ושלשול</w:t>
        </w:r>
      </w:ins>
    </w:p>
    <w:p w:rsidR="005851B8" w:rsidRDefault="005851B8" w:rsidP="005851B8">
      <w:pPr>
        <w:rPr>
          <w:rFonts w:ascii="Fb Fontext" w:hAnsi="Fb Fontext"/>
          <w:rtl/>
        </w:rPr>
      </w:pPr>
      <w:r w:rsidRPr="006F178A">
        <w:rPr>
          <w:rFonts w:ascii="Fb Fontext" w:hAnsi="Fb Fontext"/>
          <w:rtl/>
        </w:rPr>
        <w:t>פשיטא לשניהם בפתח- היינו חלון שבין שתי חצירות, [דאסור]</w:t>
      </w:r>
    </w:p>
    <w:p w:rsidR="005851B8" w:rsidRDefault="005851B8" w:rsidP="005851B8">
      <w:pPr>
        <w:rPr>
          <w:rtl/>
        </w:rPr>
      </w:pPr>
      <w:r w:rsidRPr="006F178A">
        <w:rPr>
          <w:rtl/>
        </w:rPr>
        <w:t>לשניהם בזריקה - היינו כותל שבין שתי חצירות. [דאסור]</w:t>
      </w:r>
    </w:p>
    <w:p w:rsidR="005851B8" w:rsidRDefault="005851B8" w:rsidP="005851B8">
      <w:pPr>
        <w:rPr>
          <w:rtl/>
        </w:rPr>
      </w:pPr>
      <w:r w:rsidRPr="006F178A">
        <w:rPr>
          <w:rtl/>
        </w:rPr>
        <w:t>לשניהם בשלשול - היינו חריץ שבין שתי חצירות. [דאסור]</w:t>
      </w:r>
    </w:p>
    <w:p w:rsidR="005851B8" w:rsidRPr="00132755" w:rsidRDefault="005851B8" w:rsidP="005851B8">
      <w:pPr>
        <w:rPr>
          <w:spacing w:val="-2"/>
          <w:rtl/>
        </w:rPr>
      </w:pPr>
      <w:r w:rsidRPr="00132755">
        <w:rPr>
          <w:spacing w:val="-2"/>
          <w:rtl/>
        </w:rPr>
        <w:t xml:space="preserve">לזה בפתח ולזה בזריקה - היינו </w:t>
      </w:r>
      <w:r w:rsidRPr="00132755">
        <w:rPr>
          <w:rStyle w:val="2fb"/>
          <w:spacing w:val="-2"/>
          <w:rtl/>
        </w:rPr>
        <w:t xml:space="preserve">דרבה</w:t>
      </w:r>
      <w:r w:rsidRPr="00132755">
        <w:rPr>
          <w:spacing w:val="-2"/>
          <w:rtl/>
        </w:rPr>
        <w:t xml:space="preserve"> בר </w:t>
      </w:r>
      <w:ins w:id="90456" w:author="מנוע מכני" w:date="2026-10-11T12:04:40Z">
        <w:r>
          <w:rPr>
            <w:rStyle w:val="2fb"/>
            <w:spacing w:val="-2"/>
            <w:rtl/>
          </w:rPr>
          <w:t xml:space="preserve">ר"ה</w:t>
        </w:r>
      </w:ins>
      <w:del w:id="90457" w:author="מנוע מכני" w:date="2026-10-11T12:04:40Z">
        <w:r w:rsidRPr="00132755">
          <w:rPr>
            <w:spacing w:val="-2"/>
            <w:rtl/>
          </w:rPr>
          <w:delText xml:space="preserve">רב הונא</w:delText>
        </w:r>
      </w:del>
      <w:r w:rsidRPr="00132755">
        <w:rPr>
          <w:spacing w:val="-2"/>
          <w:rtl/>
        </w:rPr>
        <w:t xml:space="preserve"> </w:t>
      </w:r>
      <w:r w:rsidRPr="00132755">
        <w:rPr>
          <w:spacing w:val="-2"/>
          <w:rtl/>
        </w:rPr>
        <w:t xml:space="preserve">אמר</w:t>
      </w:r>
      <w:r w:rsidRPr="00132755">
        <w:rPr>
          <w:spacing w:val="-2"/>
          <w:rtl/>
        </w:rPr>
        <w:t xml:space="preserve"> </w:t>
      </w:r>
      <w:ins w:id="90458" w:author="מנוע מכני" w:date="2026-10-11T12:04:40Z">
        <w:r>
          <w:rPr>
            <w:rStyle w:val="2fb"/>
            <w:spacing w:val="-2"/>
            <w:rtl/>
          </w:rPr>
          <w:t xml:space="preserve">ר"נ</w:t>
        </w:r>
      </w:ins>
      <w:del w:id="90459" w:author="מנוע מכני" w:date="2026-10-11T12:04:40Z">
        <w:r w:rsidRPr="00132755">
          <w:rPr>
            <w:spacing w:val="-2"/>
            <w:rtl/>
          </w:rPr>
          <w:delText xml:space="preserve">רב נחמן</w:delText>
        </w:r>
      </w:del>
      <w:r w:rsidRPr="00132755">
        <w:rPr>
          <w:spacing w:val="-2"/>
          <w:rtl/>
        </w:rPr>
        <w:t xml:space="preserve">. [דלזה בנחת מותר ולשני אסור]</w:t>
      </w:r>
    </w:p>
    <w:p w:rsidR="005851B8" w:rsidRDefault="005851B8" w:rsidP="005851B8">
      <w:pPr>
        <w:rPr>
          <w:rtl/>
        </w:rPr>
      </w:pPr>
      <w:r w:rsidRPr="006F178A">
        <w:rPr>
          <w:rtl/>
        </w:rPr>
        <w:t xml:space="preserve">לזה בפתח ולזה בשלשול - היינו </w:t>
      </w:r>
      <w:r w:rsidRPr="006F178A">
        <w:rPr>
          <w:rStyle w:val="2fb"/>
          <w:rtl/>
        </w:rPr>
        <w:t xml:space="preserve">דרב</w:t>
      </w:r>
      <w:r w:rsidRPr="006F178A">
        <w:rPr>
          <w:rtl/>
        </w:rPr>
        <w:t xml:space="preserve"> שיזבי </w:t>
      </w:r>
      <w:r w:rsidRPr="006F178A">
        <w:rPr>
          <w:rtl/>
        </w:rPr>
        <w:t xml:space="preserve">אמר</w:t>
      </w:r>
      <w:r w:rsidRPr="006F178A">
        <w:rPr>
          <w:rtl/>
        </w:rPr>
        <w:t xml:space="preserve"> </w:t>
      </w:r>
      <w:ins w:id="90460" w:author="מנוע מכני" w:date="2026-10-11T12:04:40Z">
        <w:r>
          <w:rPr>
            <w:rStyle w:val="2fb"/>
            <w:rtl/>
          </w:rPr>
          <w:t xml:space="preserve">ר"נ</w:t>
        </w:r>
      </w:ins>
      <w:del w:id="90461" w:author="מנוע מכני" w:date="2026-10-11T12:04:40Z">
        <w:r w:rsidRPr="006F178A">
          <w:rPr>
            <w:rtl/>
          </w:rPr>
          <w:delText xml:space="preserve">רב נחמן</w:delText>
        </w:r>
      </w:del>
      <w:r w:rsidRPr="006F178A">
        <w:rPr>
          <w:rtl/>
        </w:rPr>
        <w:t xml:space="preserve">. [דנותנים אותו בצד ששווה לחצר]</w:t>
      </w:r>
    </w:p>
    <w:p>
      <w:pPr>
        <w:pStyle w:val="38"/>
        <w:rPr>
          <w:ins w:id="96516" w:author="מנוע מכני" w:date="2026-10-11T12:04:40Z"/>
        </w:rPr>
      </w:pPr>
      <w:r w:rsidRPr="006F178A">
        <w:t xml:space="preserve">לזה בשלשול ולזה בזריקה -רב:</w:t>
      </w:r>
    </w:p>
    <w:p w:rsidR="005851B8" w:rsidRDefault="005851B8" w:rsidP="005851B8">
      <w:pPr>
        <w:rPr>
          <w:rtl/>
        </w:rPr>
      </w:pPr>
      <w:del w:id="96517" w:author="מנוע מכני" w:date="2026-10-11T12:04:40Z">
        <w:r w:rsidRPr="006F178A">
          <w:rPr>
            <w:rtl/>
          </w:rPr>
          <w:delText xml:space="preserve"> </w:delText>
        </w:r>
      </w:del>
      <w:r w:rsidRPr="006F178A">
        <w:rPr>
          <w:rtl/>
        </w:rPr>
        <w:t xml:space="preserve">שניהן אסורין, [דלשניהם הוא בקושי]</w:t>
      </w:r>
    </w:p>
    <w:p>
      <w:pPr>
        <w:pStyle w:val="38"/>
        <w:rPr>
          <w:ins w:id="96518" w:author="מנוע מכני" w:date="2026-10-11T12:04:40Z"/>
        </w:rPr>
      </w:pPr>
      <w:r w:rsidRPr="006F178A">
        <w:t xml:space="preserve">ושמואל:</w:t>
      </w:r>
    </w:p>
    <w:p w:rsidR="005851B8" w:rsidRPr="006F178A" w:rsidRDefault="005851B8" w:rsidP="005851B8">
      <w:pPr>
        <w:rPr>
          <w:rtl/>
        </w:rPr>
      </w:pPr>
      <w:del w:id="96519" w:author="מנוע מכני" w:date="2026-10-11T12:04:40Z">
        <w:r w:rsidRPr="006F178A">
          <w:rPr>
            <w:rtl/>
          </w:rPr>
          <w:delText xml:space="preserve"> </w:delText>
        </w:r>
      </w:del>
      <w:r w:rsidRPr="006F178A">
        <w:rPr>
          <w:rtl/>
        </w:rPr>
        <w:t xml:space="preserve">נותנין אותו לזה שבשלשול, שלזה תשמישו בנחת יותר מלזה שתשמישו בקשה.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520" w:author="מנוע מכני" w:date="2026-10-11T12:04:40Z"/>
        </w:rPr>
      </w:pPr>
      <w:r w:rsidRPr="006F178A">
        <w:t xml:space="preserve">תנן</w:t>
      </w:r>
      <w:r w:rsidRPr="006F178A">
        <w:t xml:space="preserve">:</w:t>
      </w:r>
    </w:p>
    <w:p w:rsidR="005851B8" w:rsidRPr="006F178A" w:rsidRDefault="005851B8" w:rsidP="005851B8">
      <w:pPr>
        <w:rPr>
          <w:rtl/>
        </w:rPr>
      </w:pPr>
      <w:del w:id="96521" w:author="מנוע מכני" w:date="2026-10-11T12:04:40Z">
        <w:r w:rsidRPr="006F178A">
          <w:rPr>
            <w:rFonts w:ascii="Fb Fontext" w:hAnsi="Fb Fontext"/>
            <w:rtl/>
          </w:rPr>
          <w:delText xml:space="preserve"> </w:delText>
        </w:r>
      </w:del>
      <w:r w:rsidRPr="006F178A">
        <w:rPr>
          <w:rFonts w:ascii="Fb Fontext" w:hAnsi="Fb Fontext"/>
          <w:rtl/>
        </w:rPr>
        <w:t xml:space="preserve">אנשי חצר ואנשי מרפסת ששכחו ולא עירבו, כל שגבוה עשרה טפחים - למרפסת, פחות מכאן - לחצר.</w:t>
      </w:r>
    </w:p>
    <w:p w:rsidR="005851B8" w:rsidRDefault="005851B8" w:rsidP="005851B8">
      <w:pPr>
        <w:rPr>
          <w:rtl/>
        </w:rPr>
      </w:pPr>
      <w:r w:rsidRPr="006F178A">
        <w:rPr>
          <w:rtl/>
        </w:rPr>
        <w:t xml:space="preserve">היינו לאותן הדרים במרפסת דנוח להם [דאל"ה והיינו לבני עלייה -</w:t>
      </w:r>
      <w:r w:rsidRPr="006F178A">
        <w:rPr>
          <w:rStyle w:val="2fb"/>
          <w:rtl/>
        </w:rPr>
        <w:t xml:space="preserve">לרב</w:t>
      </w:r>
      <w:r w:rsidRPr="006F178A">
        <w:rPr>
          <w:rtl/>
        </w:rPr>
        <w:t xml:space="preserve"> הוא בשלשול ואחר בזריקה, שניהם אסורים]</w:t>
      </w:r>
    </w:p>
    <w:p>
      <w:pPr>
        <w:pStyle w:val="38"/>
        <w:rPr>
          <w:ins w:id="96522" w:author="מנוע מכני" w:date="2026-10-11T12:04:40Z"/>
        </w:rPr>
      </w:pPr>
      <w:r w:rsidRPr="006F178A">
        <w:t xml:space="preserve">והך</w:t>
      </w:r>
    </w:p>
    <w:p w:rsidR="005851B8" w:rsidRPr="006F178A" w:rsidRDefault="005851B8" w:rsidP="005851B8">
      <w:pPr>
        <w:rPr>
          <w:rtl/>
        </w:rPr>
      </w:pPr>
      <w:del w:id="96523" w:author="מנוע מכני" w:date="2026-10-11T12:04:40Z">
        <w:r w:rsidRPr="006F178A">
          <w:rPr>
            <w:rtl/>
          </w:rPr>
          <w:delText xml:space="preserve"> </w:delText>
        </w:r>
      </w:del>
      <w:r w:rsidRPr="006F178A">
        <w:rPr>
          <w:rtl/>
        </w:rPr>
        <w:t xml:space="preserve">דסיפא דפחות מכאן - לחצר, היינו אף לחצר ושניהם אסורים.</w:t>
      </w:r>
    </w:p>
    <w:p w:rsidR="005851B8" w:rsidRPr="006F178A" w:rsidRDefault="005851B8" w:rsidP="005851B8">
      <w:pPr>
        <w:rPr>
          <w:rtl/>
        </w:rPr>
      </w:pPr>
      <w:r w:rsidRPr="006F178A">
        <w:rPr>
          <w:rtl/>
        </w:rPr>
        <w:t xml:space="preserve">וכדסיפא דבד"א בסמוכה, אבל במופלגת, </w:t>
      </w:r>
      <w:ins w:id="90462" w:author="מנוע מכני" w:date="2026-10-11T12:04:40Z">
        <w:r>
          <w:rPr>
            <w:rtl/>
          </w:rPr>
          <w:t xml:space="preserve">אפי'</w:t>
        </w:r>
      </w:ins>
      <w:del w:id="90463" w:author="מנוע מכני" w:date="2026-10-11T12:04:40Z">
        <w:r w:rsidRPr="006F178A">
          <w:rPr>
            <w:rtl/>
          </w:rPr>
          <w:delText xml:space="preserve">אפילו</w:delText>
        </w:r>
      </w:del>
      <w:r w:rsidRPr="006F178A">
        <w:rPr>
          <w:rtl/>
        </w:rPr>
        <w:t xml:space="preserve"> גבוה י' טפחים לחצר. והיינו אף לחצר, ושניהם אסורים.</w:t>
      </w:r>
    </w:p>
    <w:p>
      <w:pPr>
        <w:pStyle w:val="38"/>
        <w:rPr>
          <w:ins w:id="96524" w:author="מנוע מכני" w:date="2026-10-11T12:04:40Z"/>
        </w:rPr>
      </w:pPr>
      <w:r w:rsidRPr="006F178A">
        <w:t xml:space="preserve">תנן</w:t>
      </w:r>
      <w:r w:rsidRPr="006F178A">
        <w:t xml:space="preserve">:</w:t>
      </w:r>
    </w:p>
    <w:p w:rsidR="005851B8" w:rsidRPr="006F178A" w:rsidRDefault="005851B8" w:rsidP="005851B8">
      <w:pPr>
        <w:rPr>
          <w:rtl/>
        </w:rPr>
      </w:pPr>
      <w:del w:id="96525" w:author="מנוע מכני" w:date="2026-10-11T12:04:40Z">
        <w:r w:rsidRPr="006F178A">
          <w:rPr>
            <w:rtl/>
          </w:rPr>
          <w:delText xml:space="preserve"> </w:delText>
        </w:r>
      </w:del>
      <w:r w:rsidRPr="006F178A">
        <w:rPr>
          <w:rtl/>
        </w:rPr>
        <w:t xml:space="preserve">חוליית הבור והסלע שהן גבוהין עשרה - למרפסת, פחות מכאן - לחצר. </w:t>
      </w:r>
      <w:r w:rsidRPr="006F178A">
        <w:rPr>
          <w:rStyle w:val="2fb"/>
          <w:rtl/>
        </w:rPr>
        <w:t xml:space="preserve">וכדר"ה</w:t>
      </w:r>
      <w:r w:rsidRPr="006F178A">
        <w:rPr>
          <w:rtl/>
        </w:rPr>
        <w:t xml:space="preserve"> דבאותן הדרים במרפסת.</w:t>
      </w:r>
    </w:p>
    <w:p w:rsidR="005851B8" w:rsidRPr="006F178A" w:rsidRDefault="005851B8" w:rsidP="005851B8">
      <w:pPr>
        <w:rPr>
          <w:rtl/>
        </w:rPr>
      </w:pPr>
      <w:r w:rsidRPr="006F178A">
        <w:rPr>
          <w:rtl/>
        </w:rPr>
        <w:t>תינח סלע, [דלמרפסת הוא בשלשול ו</w:t>
      </w:r>
      <w:r>
        <w:rPr>
          <w:rtl/>
        </w:rPr>
        <w:t>חזי'</w:t>
      </w:r>
      <w:r w:rsidRPr="006F178A">
        <w:rPr>
          <w:rtl/>
        </w:rPr>
        <w:t xml:space="preserve"> דלמרפסת.</w:t>
      </w:r>
    </w:p>
    <w:p w:rsidR="005851B8" w:rsidRDefault="005851B8" w:rsidP="005851B8">
      <w:pPr>
        <w:rPr>
          <w:rtl/>
        </w:rPr>
      </w:pPr>
      <w:r w:rsidRPr="006F178A">
        <w:rPr>
          <w:rtl/>
        </w:rPr>
        <w:t xml:space="preserve">אבל בור א"א לומר דכיוון דמלאה שריא [שא"צ לזריקה </w:t>
      </w:r>
      <w:ins w:id="92988" w:author="מנוע מכני" w:date="2026-10-11T12:04:40Z">
        <w:r>
          <w:rPr>
            <w:rtl/>
          </w:rPr>
          <w:t xml:space="preserve">לכך</w:t>
        </w:r>
      </w:ins>
      <w:del w:id="92989" w:author="מנוע מכני" w:date="2026-10-11T12:04:40Z">
        <w:r w:rsidRPr="006F178A">
          <w:rPr>
            <w:rtl/>
          </w:rPr>
          <w:delText xml:space="preserve">להכי</w:delText>
        </w:r>
      </w:del>
      <w:r w:rsidRPr="006F178A">
        <w:rPr>
          <w:rtl/>
        </w:rPr>
        <w:t xml:space="preserve"> גם חסרה שריא, </w:t>
      </w:r>
      <w:r w:rsidRPr="006F178A">
        <w:rPr>
          <w:rtl/>
        </w:rPr>
        <w:t xml:space="preserve">דא"כ</w:t>
      </w:r>
      <w:r w:rsidRPr="006F178A">
        <w:rPr>
          <w:rtl/>
        </w:rPr>
        <w:t xml:space="preserve"> אפשר לומר הפוך ולאסור]</w:t>
      </w:r>
    </w:p>
    <w:p>
      <w:pPr>
        <w:pStyle w:val="38"/>
        <w:rPr>
          <w:ins w:id="96526" w:author="מנוע מכני" w:date="2026-10-11T12:04:40Z"/>
        </w:rPr>
      </w:pPr>
      <w:r w:rsidRPr="00132755">
        <w:t>אביי</w:t>
      </w:r>
      <w:r w:rsidRPr="00132755">
        <w:t xml:space="preserve">:</w:t>
      </w:r>
    </w:p>
    <w:p w:rsidR="005851B8" w:rsidRPr="00132755" w:rsidRDefault="005851B8" w:rsidP="005851B8">
      <w:pPr>
        <w:rPr>
          <w:spacing w:val="-4"/>
          <w:rtl/>
        </w:rPr>
      </w:pPr>
      <w:del w:id="96527" w:author="מנוע מכני" w:date="2026-10-11T12:04:40Z">
        <w:r w:rsidRPr="00132755">
          <w:rPr>
            <w:spacing w:val="-4"/>
            <w:rtl/>
          </w:rPr>
          <w:delText xml:space="preserve"> </w:delText>
        </w:r>
      </w:del>
      <w:ins w:id="91554" w:author="מנוע מכני" w:date="2026-10-11T12:04:40Z">
        <w:r>
          <w:rPr>
            <w:spacing w:val="-4"/>
            <w:rtl/>
          </w:rPr>
          <w:t xml:space="preserve">כאן</w:t>
        </w:r>
      </w:ins>
      <w:del w:id="91555" w:author="מנוע מכני" w:date="2026-10-11T12:04:40Z">
        <w:r w:rsidRPr="00132755">
          <w:rPr>
            <w:spacing w:val="-4"/>
            <w:rtl/>
          </w:rPr>
          <w:delText xml:space="preserve">הכא</w:delText>
        </w:r>
      </w:del>
      <w:r w:rsidRPr="00132755">
        <w:rPr>
          <w:spacing w:val="-4"/>
          <w:rtl/>
        </w:rPr>
        <w:t xml:space="preserve"> בבור מליאה פירות </w:t>
      </w:r>
      <w:ins w:id="92990" w:author="מנוע מכני" w:date="2026-10-11T12:04:40Z">
        <w:r>
          <w:rPr>
            <w:spacing w:val="-4"/>
            <w:rtl/>
          </w:rPr>
          <w:t xml:space="preserve">מדובר</w:t>
        </w:r>
      </w:ins>
      <w:del w:id="92991" w:author="מנוע מכני" w:date="2026-10-11T12:04:40Z">
        <w:r w:rsidRPr="00132755">
          <w:rPr>
            <w:spacing w:val="-4"/>
            <w:rtl/>
          </w:rPr>
          <w:delText xml:space="preserve">עסקינן</w:delText>
        </w:r>
      </w:del>
      <w:r w:rsidRPr="00132755">
        <w:rPr>
          <w:spacing w:val="-4"/>
          <w:rtl/>
        </w:rPr>
        <w:t xml:space="preserve">. והך דחסרי מיירי בטיבלא וזהו דקתני דדומיא דסלע </w:t>
      </w:r>
      <w:r w:rsidRPr="00132755">
        <w:rPr>
          <w:spacing w:val="-4"/>
          <w:rtl/>
        </w:rPr>
        <w:t xml:space="preserve">ש"מ</w:t>
      </w:r>
      <w:r w:rsidRPr="00132755">
        <w:rPr>
          <w:spacing w:val="-4"/>
          <w:rtl/>
        </w:rPr>
        <w:t xml:space="preserve">.</w:t>
      </w:r>
    </w:p>
    <w:p w:rsidR="005851B8" w:rsidRPr="006F178A" w:rsidRDefault="005851B8" w:rsidP="005851B8">
      <w:pPr>
        <w:rPr>
          <w:rtl/>
        </w:rPr>
      </w:pPr>
      <w:r w:rsidRPr="00E1368E">
        <w:rPr>
          <w:b/>
          <w:bCs/>
          <w:rtl/>
        </w:rPr>
        <w:t>וצריכא</w:t>
      </w:r>
      <w:r w:rsidRPr="006F178A">
        <w:rPr>
          <w:rtl/>
        </w:rPr>
        <w:t xml:space="preserve"> לתרוויהו לבור דלימא דאין גוזרין </w:t>
      </w:r>
      <w:r>
        <w:rPr>
          <w:rtl/>
        </w:rPr>
        <w:t>אפי'</w:t>
      </w:r>
      <w:r w:rsidRPr="006F178A">
        <w:rPr>
          <w:rtl/>
        </w:rPr>
        <w:t xml:space="preserve"> ד</w:t>
      </w:r>
      <w:r>
        <w:rPr>
          <w:rFonts w:hint="cs"/>
          <w:rtl/>
        </w:rPr>
        <w:t>פעמים מלא</w:t>
      </w:r>
      <w:r w:rsidRPr="006F178A">
        <w:rPr>
          <w:rtl/>
        </w:rPr>
        <w:t xml:space="preserve"> בפירות מתוקנין.</w:t>
      </w:r>
    </w:p>
    <w:p w:rsidR="005851B8" w:rsidRPr="006F178A" w:rsidRDefault="005851B8" w:rsidP="005851B8">
      <w:pPr>
        <w:rPr>
          <w:rtl/>
        </w:rPr>
      </w:pPr>
      <w:r w:rsidRPr="006F178A">
        <w:rPr>
          <w:rtl/>
        </w:rPr>
        <w:t>הך: דאנשי חצר ואנשי עלייה ששכחו ולא עירבו אנשי חצר משתמשין בי' התחתונים ואנשי עלייה משתמשין בי' העליונים. והיינו בזיז יוצא מן הכותל, למטה מי' - לחצר, למעלה מי' לעלייה.</w:t>
      </w:r>
    </w:p>
    <w:p w:rsidR="005851B8" w:rsidRDefault="005851B8" w:rsidP="005851B8">
      <w:pPr>
        <w:rPr>
          <w:rtl/>
        </w:rPr>
      </w:pPr>
      <w:r w:rsidRPr="006F178A">
        <w:rPr>
          <w:rtl/>
        </w:rPr>
        <w:t xml:space="preserve">הא דביני ביני אסור [</w:t>
      </w:r>
      <w:r w:rsidRPr="006F178A">
        <w:rPr>
          <w:rStyle w:val="2fb"/>
          <w:rtl/>
        </w:rPr>
        <w:t xml:space="preserve">וכרב</w:t>
      </w:r>
      <w:r w:rsidRPr="006F178A">
        <w:rPr>
          <w:rtl/>
        </w:rPr>
        <w:t xml:space="preserve"> דלזה בזריקה ולזה בשלשול שניהם אסורים]</w:t>
      </w:r>
    </w:p>
    <w:p w:rsidR="005851B8" w:rsidRPr="006F178A" w:rsidRDefault="005851B8" w:rsidP="005851B8">
      <w:pPr>
        <w:rPr>
          <w:rtl/>
        </w:rPr>
      </w:pPr>
      <w:r w:rsidRPr="006F178A">
        <w:rPr>
          <w:rStyle w:val="2fb"/>
          <w:rtl/>
        </w:rPr>
        <w:t xml:space="preserve">ולשמואל</w:t>
      </w:r>
      <w:r w:rsidRPr="006F178A">
        <w:rPr>
          <w:rtl/>
        </w:rPr>
        <w:t xml:space="preserve"> </w:t>
      </w:r>
      <w:r w:rsidRPr="006F178A">
        <w:rPr>
          <w:rStyle w:val="2fb"/>
          <w:rtl/>
        </w:rPr>
        <w:t xml:space="preserve">אר"נ</w:t>
      </w:r>
      <w:r w:rsidRPr="006F178A">
        <w:rPr>
          <w:rtl/>
        </w:rPr>
        <w:t xml:space="preserve"> מיירי בכותל י"ט וזיז יוצא ממנו. למטה מי' לזה בפתח ולזה בשלשול, למעלה מי' לזה בפתח ולזה בזריקה.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פד:</w:t>
      </w:r>
    </w:p>
    <w:p w:rsidR="005851B8" w:rsidRPr="006F178A" w:rsidRDefault="005851B8" w:rsidP="005851B8">
      <w:pPr>
        <w:rPr>
          <w:rtl/>
        </w:rPr>
      </w:pPr>
      <w:r w:rsidRPr="006F178A">
        <w:rPr>
          <w:rFonts w:ascii="Fb Fontext" w:hAnsi="Fb Fontext"/>
          <w:rtl/>
        </w:rPr>
        <w:t xml:space="preserve">אין להוכיח </w:t>
      </w:r>
      <w:r w:rsidRPr="006F178A">
        <w:rPr>
          <w:rStyle w:val="2fb"/>
          <w:rFonts w:ascii="Fb Fontext" w:hAnsi="Fb Fontext"/>
          <w:rtl/>
        </w:rPr>
        <w:t xml:space="preserve">כרב</w:t>
      </w:r>
      <w:r w:rsidRPr="006F178A">
        <w:rPr>
          <w:rFonts w:ascii="Fb Fontext" w:hAnsi="Fb Fontext"/>
          <w:rtl/>
        </w:rPr>
        <w:t xml:space="preserve"> מהא דשתי גזוזטראות זו למעלה מזו, עשו לעליונה ולא עשו לתחתונה דשתיהן אסורות עד שיערבו.</w:t>
      </w:r>
    </w:p>
    <w:p>
      <w:pPr>
        <w:pStyle w:val="38"/>
        <w:rPr>
          <w:ins w:id="96528" w:author="מנוע מכני" w:date="2026-10-11T12:04:40Z"/>
        </w:rPr>
      </w:pPr>
      <w:r w:rsidRPr="006F178A">
        <w:t>ר</w:t>
      </w:r>
      <w:r w:rsidRPr="00910D80">
        <w:t>אב"א</w:t>
      </w:r>
      <w:r w:rsidRPr="006F178A">
        <w:t xml:space="preserve">:</w:t>
      </w:r>
    </w:p>
    <w:p w:rsidR="005851B8" w:rsidRDefault="005851B8" w:rsidP="005851B8">
      <w:pPr>
        <w:rPr>
          <w:rtl/>
        </w:rPr>
      </w:pPr>
      <w:del w:id="96529" w:author="מנוע מכני" w:date="2026-10-11T12:04:40Z">
        <w:r w:rsidRPr="006F178A">
          <w:rPr>
            <w:rtl/>
          </w:rPr>
          <w:delText xml:space="preserve"> </w:delText>
        </w:r>
      </w:del>
      <w:r w:rsidRPr="006F178A">
        <w:rPr>
          <w:rtl/>
        </w:rPr>
        <w:t xml:space="preserve">דמיירי בבאין בני תחתונה דרך עליונה למלאות. [והיינו לשניהם בשלשול]</w:t>
      </w:r>
    </w:p>
    <w:p>
      <w:pPr>
        <w:pStyle w:val="38"/>
        <w:rPr>
          <w:ins w:id="96530" w:author="מנוע מכני" w:date="2026-10-11T12:04:40Z"/>
        </w:rPr>
      </w:pPr>
      <w:r w:rsidRPr="00132755">
        <w:t>אביי</w:t>
      </w:r>
      <w:r w:rsidRPr="00132755">
        <w:t xml:space="preserve">:</w:t>
      </w:r>
    </w:p>
    <w:p w:rsidR="005851B8" w:rsidRPr="00132755" w:rsidRDefault="005851B8" w:rsidP="005851B8">
      <w:pPr>
        <w:rPr>
          <w:spacing w:val="-2"/>
          <w:rtl/>
        </w:rPr>
      </w:pPr>
      <w:del w:id="96531" w:author="מנוע מכני" w:date="2026-10-11T12:04:40Z">
        <w:r w:rsidRPr="00132755">
          <w:rPr>
            <w:spacing w:val="-2"/>
            <w:rtl/>
          </w:rPr>
          <w:delText xml:space="preserve"> </w:delText>
        </w:r>
      </w:del>
      <w:r w:rsidRPr="00132755">
        <w:rPr>
          <w:spacing w:val="-2"/>
          <w:rtl/>
        </w:rPr>
        <w:t xml:space="preserve">כגון דקיימין בתוך עשרה דהדדי. ולכן אסרן זע"ז ואפי' דעשו רק לעליונה ולא לתחתונה.</w:t>
      </w:r>
    </w:p>
    <w:p>
      <w:pPr>
        <w:pStyle w:val="38"/>
        <w:rPr>
          <w:ins w:id="96532" w:author="מנוע מכני" w:date="2026-10-11T12:04:40Z"/>
        </w:rPr>
      </w:pPr>
      <w:r w:rsidRPr="006F178A">
        <w:t xml:space="preserve">וכדר"נ משמואל:</w:t>
      </w:r>
    </w:p>
    <w:p w:rsidR="005851B8" w:rsidRPr="006F178A" w:rsidRDefault="005851B8" w:rsidP="005851B8">
      <w:pPr>
        <w:rPr>
          <w:rtl/>
        </w:rPr>
      </w:pPr>
      <w:del w:id="96533" w:author="מנוע מכני" w:date="2026-10-11T12:04:40Z">
        <w:r w:rsidRPr="006F178A">
          <w:rPr>
            <w:rtl/>
          </w:rPr>
          <w:delText xml:space="preserve"> </w:delText>
        </w:r>
      </w:del>
      <w:r w:rsidRPr="006F178A">
        <w:rPr>
          <w:rtl/>
        </w:rPr>
        <w:t xml:space="preserve">דגג הסמוך </w:t>
      </w:r>
      <w:r w:rsidRPr="006F178A">
        <w:rPr>
          <w:rStyle w:val="2fb"/>
          <w:rtl/>
        </w:rPr>
        <w:t xml:space="preserve">לרה"ר</w:t>
      </w:r>
      <w:r w:rsidRPr="006F178A">
        <w:rPr>
          <w:rtl/>
        </w:rPr>
        <w:t xml:space="preserve"> צריך סולם קבוע להתירו.</w:t>
      </w:r>
    </w:p>
    <w:p w:rsidR="005851B8" w:rsidRPr="006F178A" w:rsidRDefault="005851B8" w:rsidP="005851B8">
      <w:pPr>
        <w:rPr>
          <w:rtl/>
        </w:rPr>
      </w:pPr>
      <w:r w:rsidRPr="006F178A">
        <w:rPr>
          <w:rtl/>
        </w:rPr>
        <w:t xml:space="preserve">ולא סולם ארעי דכמי שאינו ונחשבים בני </w:t>
      </w:r>
      <w:r w:rsidRPr="006F178A">
        <w:rPr>
          <w:rtl/>
        </w:rPr>
        <w:t xml:space="preserve">רה"ר</w:t>
      </w:r>
      <w:r w:rsidRPr="006F178A">
        <w:rPr>
          <w:rtl/>
        </w:rPr>
        <w:t xml:space="preserve"> ומרפסת שווין לגג ואסרן אהדיי.</w:t>
      </w:r>
    </w:p>
    <w:p w:rsidR="005851B8" w:rsidRPr="006F178A" w:rsidRDefault="005851B8" w:rsidP="005851B8">
      <w:pPr>
        <w:rPr>
          <w:rtl/>
        </w:rPr>
      </w:pPr>
      <w:r w:rsidRPr="006F178A">
        <w:rPr>
          <w:rtl/>
        </w:rPr>
        <w:lastRenderedPageBreak/>
        <w:t xml:space="preserve">ודחתה הגמ' </w:t>
      </w:r>
      <w:ins w:id="92992" w:author="מנוע מכני" w:date="2026-10-11T12:04:40Z">
        <w:r>
          <w:rPr>
            <w:rtl/>
          </w:rPr>
          <w:t xml:space="preserve">דשמא</w:t>
        </w:r>
      </w:ins>
      <w:del w:id="92993" w:author="מנוע מכני" w:date="2026-10-11T12:04:40Z">
        <w:r w:rsidRPr="006F178A">
          <w:rPr>
            <w:rtl/>
          </w:rPr>
          <w:lastRenderedPageBreak/>
          <w:delText xml:space="preserve">דדילמא</w:delText>
        </w:r>
      </w:del>
      <w:r w:rsidRPr="006F178A">
        <w:rPr>
          <w:rtl/>
        </w:rPr>
        <w:lastRenderedPageBreak/>
        <w:t xml:space="preserve"> מרפסת גבוהה י'ט </w:t>
      </w:r>
      <w:r w:rsidRPr="006F178A">
        <w:rPr>
          <w:rStyle w:val="2fb"/>
          <w:rtl/>
        </w:rPr>
        <w:lastRenderedPageBreak/>
        <w:t xml:space="preserve">מרה"ר</w:t>
      </w:r>
      <w:r w:rsidRPr="006F178A">
        <w:rPr>
          <w:rtl/>
        </w:rPr>
        <w:lastRenderedPageBreak/>
        <w:t xml:space="preserve"> אלא שלהם נחשב כפתח כיוון שרבים מכתפין עליו בכומתא וסודרא.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פה.</w:t>
      </w:r>
    </w:p>
    <w:p w:rsidR="005851B8" w:rsidRPr="006F178A" w:rsidRDefault="005851B8" w:rsidP="005851B8">
      <w:pPr>
        <w:rPr>
          <w:rtl/>
        </w:rPr>
      </w:pPr>
      <w:r w:rsidRPr="006F178A">
        <w:rPr>
          <w:rStyle w:val="2fb"/>
          <w:rFonts w:ascii="Fb Fontext" w:hAnsi="Fb Fontext"/>
          <w:rtl/>
        </w:rPr>
        <w:t xml:space="preserve">רב</w:t>
      </w:r>
      <w:r w:rsidRPr="006F178A">
        <w:rPr>
          <w:rFonts w:ascii="Fb Fontext" w:hAnsi="Fb Fontext"/>
          <w:rtl/>
        </w:rPr>
        <w:t xml:space="preserve"> </w:t>
      </w:r>
      <w:r w:rsidRPr="006F178A">
        <w:rPr>
          <w:rStyle w:val="2fb"/>
          <w:rFonts w:ascii="Fb Fontext" w:hAnsi="Fb Fontext"/>
          <w:rtl/>
        </w:rPr>
        <w:t xml:space="preserve">ושמואל</w:t>
      </w:r>
      <w:r w:rsidRPr="006F178A">
        <w:rPr>
          <w:rFonts w:ascii="Fb Fontext" w:hAnsi="Fb Fontext"/>
          <w:rtl/>
        </w:rPr>
        <w:t xml:space="preserve"> </w:t>
      </w:r>
      <w:ins w:id="93774" w:author="מנוע מכני" w:date="2026-10-11T12:04:40Z">
        <w:r>
          <w:rPr>
            <w:rFonts w:ascii="Fb Fontext" w:hAnsi="Fb Fontext"/>
            <w:rtl/>
          </w:rPr>
          <w:t xml:space="preserve">אם </w:t>
        </w:r>
      </w:ins>
      <w:del w:id="93775" w:author="מנוע מכני" w:date="2026-10-11T12:04:40Z">
        <w:r w:rsidRPr="006F178A">
          <w:rPr>
            <w:rFonts w:ascii="Fb Fontext" w:hAnsi="Fb Fontext"/>
            <w:rtl/>
          </w:rPr>
          <w:delText xml:space="preserve">אי </w:delText>
        </w:r>
      </w:del>
      <w:r w:rsidRPr="006F178A">
        <w:rPr>
          <w:rFonts w:ascii="Fb Fontext" w:hAnsi="Fb Fontext"/>
          <w:rtl/>
        </w:rPr>
        <w:t xml:space="preserve">אוסר אדם על חבירו דרך אויר.</w:t>
      </w:r>
    </w:p>
    <w:p>
      <w:pPr>
        <w:pStyle w:val="38"/>
        <w:rPr>
          <w:ins w:id="96534" w:author="מנוע מכני" w:date="2026-10-11T12:04:40Z"/>
        </w:rPr>
      </w:pPr>
      <w:r w:rsidRPr="006F178A">
        <w:t xml:space="preserve">ריא"ש:</w:t>
      </w:r>
    </w:p>
    <w:p w:rsidR="005851B8" w:rsidRPr="006F178A" w:rsidRDefault="005851B8" w:rsidP="005851B8">
      <w:pPr>
        <w:rPr>
          <w:rtl/>
        </w:rPr>
      </w:pPr>
      <w:del w:id="96535" w:author="מנוע מכני" w:date="2026-10-11T12:04:40Z">
        <w:r w:rsidRPr="006F178A">
          <w:rPr>
            <w:rtl/>
          </w:rPr>
          <w:delText xml:space="preserve"> </w:delText>
        </w:r>
      </w:del>
      <w:r w:rsidRPr="006F178A">
        <w:rPr>
          <w:rtl/>
        </w:rPr>
        <w:t xml:space="preserve">בור שבין שתי חצירות, מופלגת מכותל זה ד' ומכותל זה ד' כל אחד מוציא זיז כל שהוא וממלא.</w:t>
      </w:r>
    </w:p>
    <w:p>
      <w:pPr>
        <w:pStyle w:val="38"/>
        <w:rPr>
          <w:ins w:id="96536" w:author="מנוע מכני" w:date="2026-10-11T12:04:40Z"/>
        </w:rPr>
      </w:pPr>
      <w:r w:rsidRPr="006F178A">
        <w:t xml:space="preserve">ור"י </w:t>
      </w:r>
      <w:ins w:id="92994" w:author="מנוע מכני" w:date="2026-10-11T12:04:40Z">
        <w:r>
          <w:t xml:space="preserve">שלו</w:t>
        </w:r>
      </w:ins>
      <w:del w:id="92995" w:author="מנוע מכני" w:date="2026-10-11T12:04:40Z">
        <w:r w:rsidRPr="006F178A">
          <w:delText xml:space="preserve">דידיה</w:delText>
        </w:r>
      </w:del>
      <w:del w:id="97062" w:author="מנוע מכני" w:date="2026-10-11T12:04:40Z">
        <w:r w:rsidRPr="006F178A">
          <w:delText xml:space="preserve"> אמר</w:delText>
        </w:r>
      </w:del>
      <w:r w:rsidRPr="006F178A">
        <w:t xml:space="preserve">:</w:t>
      </w:r>
    </w:p>
    <w:p w:rsidR="005851B8" w:rsidRDefault="005851B8" w:rsidP="005851B8">
      <w:pPr>
        <w:rPr>
          <w:rtl/>
        </w:rPr>
      </w:pPr>
      <w:del w:id="96537" w:author="מנוע מכני" w:date="2026-10-11T12:04:40Z">
        <w:r w:rsidRPr="006F178A">
          <w:rPr>
            <w:rtl/>
          </w:rPr>
          <w:delText xml:space="preserve"> </w:delText>
        </w:r>
      </w:del>
      <w:ins w:id="90464" w:author="מנוע מכני" w:date="2026-10-11T12:04:40Z">
        <w:r>
          <w:rPr>
            <w:rtl/>
          </w:rPr>
          <w:t xml:space="preserve">אפי'</w:t>
        </w:r>
      </w:ins>
      <w:del w:id="90465" w:author="מנוע מכני" w:date="2026-10-11T12:04:40Z">
        <w:r w:rsidRPr="006F178A">
          <w:rPr>
            <w:rtl/>
          </w:rPr>
          <w:delText xml:space="preserve">אפילו</w:delText>
        </w:r>
      </w:del>
      <w:r w:rsidRPr="006F178A">
        <w:rPr>
          <w:rtl/>
        </w:rPr>
        <w:t xml:space="preserve"> קניא. [לסימן]</w:t>
      </w:r>
    </w:p>
    <w:p>
      <w:pPr>
        <w:pStyle w:val="38"/>
        <w:rPr>
          <w:ins w:id="96538" w:author="מנוע מכני" w:date="2026-10-11T12:04:40Z"/>
        </w:rPr>
      </w:pPr>
      <w:r w:rsidRPr="006F178A">
        <w:t xml:space="preserve">אביי לרב יוסף:</w:t>
      </w:r>
    </w:p>
    <w:p w:rsidR="005851B8" w:rsidRDefault="005851B8" w:rsidP="005851B8">
      <w:pPr>
        <w:rPr>
          <w:rtl/>
        </w:rPr>
      </w:pPr>
      <w:del w:id="96539" w:author="מנוע מכני" w:date="2026-10-11T12:04:40Z">
        <w:r w:rsidRPr="006F178A">
          <w:rPr>
            <w:rtl/>
          </w:rPr>
          <w:delText xml:space="preserve"> </w:delText>
        </w:r>
      </w:del>
      <w:r w:rsidRPr="006F178A">
        <w:rPr>
          <w:rtl/>
        </w:rPr>
        <w:t xml:space="preserve">הא </w:t>
      </w:r>
      <w:r w:rsidRPr="006F178A">
        <w:rPr>
          <w:rStyle w:val="2fb"/>
          <w:rtl/>
        </w:rPr>
        <w:t xml:space="preserve">דר"י</w:t>
      </w:r>
      <w:r w:rsidRPr="006F178A">
        <w:rPr>
          <w:rtl/>
        </w:rPr>
        <w:t xml:space="preserve">- </w:t>
      </w:r>
      <w:r w:rsidRPr="006F178A">
        <w:rPr>
          <w:rStyle w:val="2fb"/>
          <w:rtl/>
        </w:rPr>
        <w:t xml:space="preserve">דשמואל</w:t>
      </w:r>
      <w:r w:rsidRPr="006F178A">
        <w:rPr>
          <w:rtl/>
        </w:rPr>
        <w:t xml:space="preserve"> היא. [</w:t>
      </w:r>
      <w:r w:rsidRPr="006F178A">
        <w:rPr>
          <w:rStyle w:val="2fb"/>
          <w:rtl/>
        </w:rPr>
        <w:t xml:space="preserve">דלרב</w:t>
      </w:r>
      <w:r w:rsidRPr="006F178A">
        <w:rPr>
          <w:rtl/>
        </w:rPr>
        <w:t xml:space="preserve"> אין אוסר על חבירו דרך אויר]</w:t>
      </w:r>
    </w:p>
    <w:p w:rsidR="005851B8" w:rsidRPr="006F178A" w:rsidRDefault="005851B8" w:rsidP="005851B8">
      <w:pPr>
        <w:rPr>
          <w:rtl/>
        </w:rPr>
      </w:pPr>
      <w:r w:rsidRPr="006F178A">
        <w:rPr>
          <w:rtl/>
        </w:rPr>
        <w:t xml:space="preserve">ומהא: זה מוציא זיז כל שהוא וממלא, וזה מוציא זיז כל שהוא וממלא. ודווקא </w:t>
      </w:r>
      <w:ins w:id="93776" w:author="מנוע מכני" w:date="2026-10-11T12:04:40Z">
        <w:r>
          <w:rPr>
            <w:rtl/>
          </w:rPr>
          <w:t xml:space="preserve">אם </w:t>
        </w:r>
      </w:ins>
      <w:del w:id="93777" w:author="מנוע מכני" w:date="2026-10-11T12:04:40Z">
        <w:r w:rsidRPr="006F178A">
          <w:rPr>
            <w:rtl/>
          </w:rPr>
          <w:delText xml:space="preserve">אי </w:delText>
        </w:r>
      </w:del>
      <w:r w:rsidRPr="006F178A">
        <w:rPr>
          <w:rtl/>
        </w:rPr>
        <w:t xml:space="preserve">אפיק </w:t>
      </w:r>
      <w:ins w:id="93778" w:author="מנוע מכני" w:date="2026-10-11T12:04:40Z">
        <w:r>
          <w:rPr>
            <w:rtl/>
          </w:rPr>
          <w:t xml:space="preserve">דאם </w:t>
        </w:r>
      </w:ins>
      <w:del w:id="93779" w:author="מנוע מכני" w:date="2026-10-11T12:04:40Z">
        <w:r w:rsidRPr="006F178A">
          <w:rPr>
            <w:rtl/>
          </w:rPr>
          <w:delText xml:space="preserve">דאי </w:delText>
        </w:r>
      </w:del>
      <w:r w:rsidRPr="006F178A">
        <w:rPr>
          <w:rtl/>
        </w:rPr>
        <w:t xml:space="preserve">לא</w:t>
      </w:r>
      <w:r w:rsidRPr="006F178A">
        <w:rPr>
          <w:rtl/>
        </w:rPr>
        <w:t xml:space="preserve"> אוסר על חבירו דרך אויר.</w:t>
      </w:r>
    </w:p>
    <w:p>
      <w:pPr>
        <w:pStyle w:val="38"/>
        <w:rPr>
          <w:ins w:id="96540" w:author="מנוע מכני" w:date="2026-10-11T12:04:40Z"/>
        </w:rPr>
      </w:pPr>
      <w:r w:rsidRPr="006F178A">
        <w:t xml:space="preserve">ודרב כדר"נ מרב"א מרב:</w:t>
      </w:r>
    </w:p>
    <w:p w:rsidR="005851B8" w:rsidRPr="006F178A" w:rsidRDefault="005851B8" w:rsidP="005851B8">
      <w:pPr>
        <w:rPr>
          <w:rtl/>
        </w:rPr>
      </w:pPr>
      <w:del w:id="96541" w:author="מנוע מכני" w:date="2026-10-11T12:04:40Z">
        <w:r w:rsidRPr="006F178A">
          <w:rPr>
            <w:rtl/>
          </w:rPr>
          <w:delText xml:space="preserve"> </w:delText>
        </w:r>
      </w:del>
      <w:r w:rsidRPr="006F178A">
        <w:rPr>
          <w:rtl/>
        </w:rPr>
        <w:t xml:space="preserve">דשני בתים ושלש חורבות ביניהם, זה משתמש בסמוך שלו על ידי זריקה, וזה משתמש בסמוך שלו על ידי זריקה, והאמצעי - אסור.</w:t>
      </w:r>
    </w:p>
    <w:p w:rsidR="005851B8" w:rsidRPr="006F178A" w:rsidRDefault="005851B8" w:rsidP="005851B8">
      <w:pPr>
        <w:rPr>
          <w:rtl/>
        </w:rPr>
      </w:pPr>
      <w:r w:rsidRPr="006F178A">
        <w:rPr>
          <w:rStyle w:val="2fb"/>
          <w:rtl/>
        </w:rPr>
        <w:t xml:space="preserve">וכש</w:t>
      </w:r>
      <w:ins w:id="90007" w:author="מנוע מכני" w:date="2026-10-11T12:04:40Z">
        <w:r>
          <w:rPr>
            <w:rStyle w:val="2fb"/>
            <w:rtl/>
          </w:rPr>
          <w:t xml:space="preserve">ר"א</w:t>
        </w:r>
      </w:ins>
      <w:del w:id="90008" w:author="מנוע מכני" w:date="2026-10-11T12:04:40Z">
        <w:r w:rsidRPr="006F178A">
          <w:rPr>
            <w:rtl/>
          </w:rPr>
          <w:delText xml:space="preserve">ר'א</w:delText>
        </w:r>
      </w:del>
      <w:r w:rsidRPr="006F178A">
        <w:rPr>
          <w:rtl/>
        </w:rPr>
        <w:t xml:space="preserve"> מצא את </w:t>
      </w:r>
      <w:r w:rsidRPr="006F178A">
        <w:rPr>
          <w:rStyle w:val="2fb"/>
          <w:rtl/>
        </w:rPr>
        <w:t xml:space="preserve">רב</w:t>
      </w:r>
      <w:r w:rsidRPr="006F178A">
        <w:rPr>
          <w:rtl/>
        </w:rPr>
        <w:t xml:space="preserve"> ביאר לו דהיינו דקיימי כחצובה [כמשולש] </w:t>
      </w:r>
      <w:ins w:id="92996" w:author="מנוע מכני" w:date="2026-10-11T12:04:40Z">
        <w:r>
          <w:rPr>
            <w:rtl/>
          </w:rPr>
          <w:t xml:space="preserve">ולכך</w:t>
        </w:r>
      </w:ins>
      <w:del w:id="92997" w:author="מנוע מכני" w:date="2026-10-11T12:04:40Z">
        <w:r w:rsidRPr="006F178A">
          <w:rPr>
            <w:rtl/>
          </w:rPr>
          <w:delText xml:space="preserve">ולהכי</w:delText>
        </w:r>
      </w:del>
      <w:r w:rsidRPr="006F178A">
        <w:rPr>
          <w:rtl/>
        </w:rPr>
        <w:t xml:space="preserve"> כ"א מותר בסמוך לו ושלישית אסורה דאסרן אהדדי.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פה:</w:t>
      </w:r>
    </w:p>
    <w:p w:rsidR="005851B8" w:rsidRPr="006F178A" w:rsidRDefault="005851B8" w:rsidP="005851B8">
      <w:pPr>
        <w:rPr>
          <w:rtl/>
        </w:rPr>
      </w:pPr>
      <w:r w:rsidRPr="006F178A">
        <w:rPr>
          <w:rStyle w:val="2fb"/>
          <w:rFonts w:ascii="Fb Fontext" w:hAnsi="Fb Fontext"/>
          <w:rtl/>
        </w:rPr>
        <w:t xml:space="preserve">ושמואל</w:t>
      </w:r>
      <w:r w:rsidRPr="006F178A">
        <w:rPr>
          <w:rFonts w:ascii="Fb Fontext" w:hAnsi="Fb Fontext"/>
          <w:rtl/>
        </w:rPr>
        <w:t xml:space="preserve"> </w:t>
      </w:r>
      <w:ins w:id="93000" w:author="מנוע מכני" w:date="2026-10-11T12:04:40Z">
        <w:r>
          <w:rPr>
            <w:rFonts w:ascii="Fb Fontext" w:hAnsi="Fb Fontext"/>
            <w:rtl/>
          </w:rPr>
          <w:t xml:space="preserve">יש</w:t>
        </w:r>
      </w:ins>
      <w:del w:id="93001" w:author="מנוע מכני" w:date="2026-10-11T12:04:40Z">
        <w:r w:rsidRPr="006F178A">
          <w:rPr>
            <w:rFonts w:ascii="Fb Fontext" w:hAnsi="Fb Fontext"/>
            <w:rtl/>
          </w:rPr>
          <w:delText xml:space="preserve">אית</w:delText>
        </w:r>
      </w:del>
      <w:r w:rsidRPr="006F178A">
        <w:rPr>
          <w:rFonts w:ascii="Fb Fontext" w:hAnsi="Fb Fontext"/>
          <w:rtl/>
        </w:rPr>
        <w:t xml:space="preserve"> </w:t>
      </w:r>
      <w:ins w:id="92998" w:author="מנוע מכני" w:date="2026-10-11T12:04:40Z">
        <w:r>
          <w:rPr>
            <w:rFonts w:ascii="Fb Fontext" w:hAnsi="Fb Fontext"/>
            <w:rtl/>
          </w:rPr>
          <w:t xml:space="preserve">לו</w:t>
        </w:r>
      </w:ins>
      <w:del w:id="92999" w:author="מנוע מכני" w:date="2026-10-11T12:04:40Z">
        <w:r w:rsidRPr="006F178A">
          <w:rPr>
            <w:rFonts w:ascii="Fb Fontext" w:hAnsi="Fb Fontext"/>
            <w:rtl/>
          </w:rPr>
          <w:delText xml:space="preserve">ליה</w:delText>
        </w:r>
      </w:del>
      <w:r w:rsidRPr="006F178A">
        <w:rPr>
          <w:rFonts w:ascii="Fb Fontext" w:hAnsi="Fb Fontext"/>
          <w:rtl/>
        </w:rPr>
        <w:t xml:space="preserve"> </w:t>
      </w:r>
      <w:r w:rsidRPr="006F178A">
        <w:rPr>
          <w:rStyle w:val="2fb"/>
          <w:rFonts w:ascii="Fb Fontext" w:hAnsi="Fb Fontext"/>
          <w:rtl/>
        </w:rPr>
        <w:t xml:space="preserve">דר"ד</w:t>
      </w:r>
      <w:r w:rsidRPr="006F178A">
        <w:rPr>
          <w:rFonts w:ascii="Fb Fontext" w:hAnsi="Fb Fontext"/>
          <w:rtl/>
        </w:rPr>
        <w:t xml:space="preserve"> דמקום שאין בו ד' על ד' מותר לבני </w:t>
      </w:r>
      <w:r w:rsidRPr="006F178A">
        <w:rPr>
          <w:rFonts w:ascii="Fb Fontext" w:hAnsi="Fb Fontext"/>
          <w:rtl/>
        </w:rPr>
        <w:t xml:space="preserve">רה"ר</w:t>
      </w:r>
      <w:r w:rsidRPr="006F178A">
        <w:rPr>
          <w:rFonts w:ascii="Fb Fontext" w:hAnsi="Fb Fontext"/>
          <w:rtl/>
        </w:rPr>
        <w:t xml:space="preserve"> </w:t>
      </w:r>
      <w:r w:rsidRPr="006F178A">
        <w:rPr>
          <w:rStyle w:val="2fb"/>
          <w:rFonts w:ascii="Fb Fontext" w:hAnsi="Fb Fontext"/>
          <w:rtl/>
        </w:rPr>
        <w:t xml:space="preserve">ורה"י</w:t>
      </w:r>
      <w:r w:rsidRPr="006F178A">
        <w:rPr>
          <w:rFonts w:ascii="Fb Fontext" w:hAnsi="Fb Fontext"/>
          <w:rtl/>
        </w:rPr>
        <w:t xml:space="preserve"> לכתף עליו ובלבד שלא יחליפו </w:t>
      </w:r>
      <w:ins w:id="93254" w:author="מנוע מכני" w:date="2026-10-11T12:04:40Z">
        <w:r>
          <w:rPr>
            <w:rFonts w:ascii="Fb Fontext" w:hAnsi="Fb Fontext"/>
            <w:rtl/>
          </w:rPr>
          <w:t xml:space="preserve">אף</w:t>
        </w:r>
      </w:ins>
      <w:del w:id="93255" w:author="מנוע מכני" w:date="2026-10-11T12:04:40Z">
        <w:r w:rsidRPr="006F178A">
          <w:rPr>
            <w:rFonts w:ascii="Fb Fontext" w:hAnsi="Fb Fontext"/>
            <w:rtl/>
          </w:rPr>
          <w:delText xml:space="preserve">אע"ג</w:delText>
        </w:r>
      </w:del>
      <w:r w:rsidRPr="006F178A">
        <w:rPr>
          <w:rFonts w:ascii="Fb Fontext" w:hAnsi="Fb Fontext"/>
          <w:rtl/>
        </w:rPr>
        <w:t xml:space="preserve"> דאויר הוא.</w:t>
      </w:r>
    </w:p>
    <w:p w:rsidR="005851B8" w:rsidRPr="006F178A" w:rsidRDefault="005851B8" w:rsidP="005851B8">
      <w:pPr>
        <w:rPr>
          <w:rtl/>
        </w:rPr>
      </w:pPr>
      <w:r w:rsidRPr="006F178A">
        <w:rPr>
          <w:rtl/>
        </w:rPr>
        <w:t xml:space="preserve">כיוון דמיירי ברשויות דאורייתא </w:t>
      </w:r>
      <w:r w:rsidRPr="006F178A">
        <w:rPr>
          <w:rtl/>
        </w:rPr>
        <w:t xml:space="preserve">א"צ</w:t>
      </w:r>
      <w:r w:rsidRPr="006F178A">
        <w:rPr>
          <w:rtl/>
        </w:rPr>
        <w:t xml:space="preserve"> היכר, דהכל יודעים, </w:t>
      </w:r>
      <w:r w:rsidRPr="006F178A">
        <w:rPr>
          <w:rtl/>
        </w:rPr>
        <w:t xml:space="preserve">משא"כ</w:t>
      </w:r>
      <w:r w:rsidRPr="006F178A">
        <w:rPr>
          <w:rtl/>
        </w:rPr>
        <w:t xml:space="preserve"> בחצירות דחכמים עשו חיזוק לדבריהם יותר משל תורה.</w:t>
      </w:r>
    </w:p>
    <w:p w:rsidR="005851B8" w:rsidRPr="006F178A" w:rsidRDefault="005851B8" w:rsidP="005851B8">
      <w:pPr>
        <w:rPr>
          <w:rtl/>
        </w:rPr>
      </w:pPr>
      <w:r w:rsidRPr="006F178A">
        <w:rPr>
          <w:rStyle w:val="2fb"/>
          <w:rtl/>
        </w:rPr>
        <w:t xml:space="preserve">ולרב</w:t>
      </w:r>
      <w:r w:rsidRPr="006F178A">
        <w:rPr>
          <w:rtl/>
        </w:rPr>
        <w:t xml:space="preserve"> הך דאיתמר, שני בתים משני צידי </w:t>
      </w:r>
      <w:r w:rsidRPr="006F178A">
        <w:rPr>
          <w:rtl/>
        </w:rPr>
        <w:t xml:space="preserve">רה"ר</w:t>
      </w:r>
      <w:r w:rsidRPr="006F178A">
        <w:rPr>
          <w:rtl/>
        </w:rPr>
        <w:t xml:space="preserve">, דאסור לזרוק מזה לזה, </w:t>
      </w:r>
      <w:r w:rsidRPr="006F178A">
        <w:rPr>
          <w:rStyle w:val="2fb"/>
          <w:rtl/>
        </w:rPr>
        <w:t xml:space="preserve">ולשמואל</w:t>
      </w:r>
      <w:r w:rsidRPr="006F178A">
        <w:rPr>
          <w:rtl/>
        </w:rPr>
        <w:t xml:space="preserve">: מותר.</w:t>
      </w:r>
    </w:p>
    <w:p w:rsidR="005851B8" w:rsidRPr="006F178A" w:rsidRDefault="005851B8" w:rsidP="005851B8">
      <w:pPr>
        <w:rPr>
          <w:rtl/>
        </w:rPr>
      </w:pPr>
      <w:r w:rsidRPr="006F178A">
        <w:rPr>
          <w:rtl/>
        </w:rPr>
        <w:t xml:space="preserve">מיירי דמדלי חד ומתתי חד, </w:t>
      </w:r>
      <w:r w:rsidRPr="006F178A">
        <w:rPr>
          <w:rStyle w:val="2fb"/>
          <w:rtl/>
        </w:rPr>
        <w:t xml:space="preserve">ורב</w:t>
      </w:r>
      <w:r w:rsidRPr="006F178A">
        <w:rPr>
          <w:rtl/>
        </w:rPr>
        <w:t xml:space="preserve"> חשש </w:t>
      </w:r>
      <w:r>
        <w:rPr>
          <w:rFonts w:hint="cs"/>
          <w:rtl/>
        </w:rPr>
        <w:t>דפעמים</w:t>
      </w:r>
      <w:r>
        <w:rPr>
          <w:rtl/>
        </w:rPr>
        <w:t xml:space="preserve"> דמגנדר ונפ</w:t>
      </w:r>
      <w:r w:rsidRPr="006F178A">
        <w:rPr>
          <w:rtl/>
        </w:rPr>
        <w:t>ל ו</w:t>
      </w:r>
      <w:r>
        <w:rPr>
          <w:rFonts w:hint="cs"/>
          <w:rtl/>
        </w:rPr>
        <w:t>יבוא להביא</w:t>
      </w:r>
      <w:r w:rsidRPr="006F178A">
        <w:rPr>
          <w:rtl/>
        </w:rPr>
        <w:t>. ולכן אסר.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rtl/>
        </w:rPr>
      </w:pPr>
      <w:r w:rsidRPr="006F178A">
        <w:rPr>
          <w:rStyle w:val="afffe"/>
          <w:rFonts w:ascii="Fb Fontext" w:hAnsi="Fb Fontext"/>
          <w:rtl/>
        </w:rPr>
        <w:t>מקום הנחת עירובי חצירות.</w:t>
      </w:r>
    </w:p>
    <w:p>
      <w:pPr>
        <w:pStyle w:val="MishnaBatzad"/>
        <w:rPr>
          <w:ins w:id="20357" w:author="קלוד" w:date="2026-10-11T09:07:28Z"/>
        </w:rPr>
      </w:pPr>
      <w:ins w:id="20356" w:author="קלוד" w:date="2026-10-11T09:07:28Z">
        <w:r>
          <w:t xml:space="preserve">משנה ד</w:t>
        </w:r>
      </w:ins>
    </w:p>
    <w:p w:rsidR="005851B8" w:rsidRPr="00E62A50" w:rsidRDefault="005851B8" w:rsidP="005851B8">
      <w:pPr>
        <w:pStyle w:val="afff9"/>
        <w:rPr>
          <w:del w:id="20190" w:author="קלוד" w:date="2026-10-11T09:07:28Z"/>
          <w:rStyle w:val="afffe"/>
          <w:bCs w:val="0"/>
          <w:sz w:val="20"/>
          <w:rtl/>
        </w:rPr>
      </w:pPr>
      <w:del w:id="20189"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bCs w:val="0"/>
          <w:sz w:val="20"/>
          <w:rtl/>
        </w:rPr>
        <w:pPrChange w:id="90055" w:author="קלוד" w:date="2026-10-11T12:09:42Z">
          <w:pPr>
            <w:pStyle w:val="afff9"/>
          </w:pPr>
        </w:pPrChange>
      </w:pPr>
      <w:r w:rsidRPr="00E62A50">
        <w:rPr>
          <w:rStyle w:val="afffe"/>
          <w:bCs w:val="0"/>
          <w:rtl/>
          <w:rPrChange w:id="40109" w:author="Claude" w:date="2026-10-11T09:07:36Z">
            <w:rPr>
              <w:rStyle w:val="afffe"/>
              <w:bCs w:val="0"/>
              <w:sz w:val="20"/>
              <w:rtl/>
            </w:rPr>
          </w:rPrChange>
        </w:rPr>
        <w:t>הנותן את עירובו בבית שער אכסדרה ומרפסת - אינו עירוב. | והדר שם - אינו אוסר עליו.</w:t>
      </w:r>
    </w:p>
    <w:p w:rsidR="005851B8" w:rsidRPr="00E62A50" w:rsidRDefault="005851B8" w:rsidP="005851B8">
      <w:pPr>
        <w:pStyle w:val="afff9"/>
        <w:rPr>
          <w:rStyle w:val="afffe"/>
          <w:bCs w:val="0"/>
          <w:sz w:val="20"/>
          <w:rtl/>
        </w:rPr>
      </w:pPr>
      <w:r w:rsidRPr="00E62A50">
        <w:rPr>
          <w:rStyle w:val="afffe"/>
          <w:bCs w:val="0"/>
          <w:rtl/>
          <w:rPrChange w:id="40110" w:author="Claude" w:date="2026-10-11T09:07:36Z">
            <w:rPr>
              <w:rStyle w:val="afffe"/>
              <w:bCs w:val="0"/>
              <w:sz w:val="20"/>
              <w:rtl/>
            </w:rPr>
          </w:rPrChange>
        </w:rPr>
        <w:t>בית התבן ובית הבקר ובית העצים ובית האוצרות - הרי זה עירוב, | והדר שם אוסר.</w:t>
      </w:r>
    </w:p>
    <w:p w:rsidR="005851B8" w:rsidRPr="00E62A50" w:rsidRDefault="005851B8" w:rsidP="005851B8">
      <w:pPr>
        <w:pStyle w:val="afff9"/>
        <w:rPr>
          <w:rStyle w:val="afffe"/>
          <w:bCs w:val="0"/>
          <w:sz w:val="20"/>
          <w:rtl/>
        </w:rPr>
      </w:pPr>
      <w:r w:rsidRPr="00E62A50">
        <w:rPr>
          <w:rStyle w:val="afffe"/>
          <w:bCs w:val="0"/>
          <w:rtl/>
          <w:rPrChange w:id="40111" w:author="Claude" w:date="2026-10-11T09:07:36Z">
            <w:rPr>
              <w:rStyle w:val="afffe"/>
              <w:bCs w:val="0"/>
              <w:sz w:val="20"/>
              <w:rtl/>
            </w:rPr>
          </w:rPrChange>
        </w:rPr>
        <w:t>ר"י: אם יש שם תפיסת יד של בעל הבית - אינו אוסר.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35" w:author="קלוד" w:date="2026-10-11T12:24:08Z"/>
        </w:rPr>
      </w:pPr>
      <w:ins w:id="90136" w:author="קלוד" w:date="2026-10-11T12:24:08Z">
        <w:r>
          <w:rPr>
            <w:color w:val="7B3F00"/>
          </w:rPr>
          <w:t xml:space="preserve">בית שער, אכסדרה ומרפסת - עירוב לא, ושיתוף כן</w:t>
        </w:r>
      </w:ins>
    </w:p>
    <w:p w:rsidR="005851B8" w:rsidRPr="006F178A" w:rsidRDefault="005851B8" w:rsidP="005851B8">
      <w:pPr>
        <w:rPr>
          <w:rtl/>
        </w:rPr>
      </w:pPr>
      <w:r w:rsidRPr="006F178A">
        <w:rPr>
          <w:rStyle w:val="2fb"/>
          <w:rFonts w:ascii="Fb Fontext" w:hAnsi="Fb Fontext"/>
          <w:rtl/>
        </w:rPr>
        <w:t xml:space="preserve">ריבדרשב"ש</w:t>
      </w:r>
      <w:r w:rsidRPr="006F178A">
        <w:rPr>
          <w:rFonts w:ascii="Fb Fontext" w:hAnsi="Fb Fontext"/>
          <w:rtl/>
        </w:rPr>
        <w:t xml:space="preserve">: כל מקום שאמרו הדר שם אינו אוסר הנותן את עירובו אינו עירוב, חוץ מבית שער דיחיד דאפשר להניח שם.</w:t>
      </w:r>
    </w:p>
    <w:p w:rsidR="005851B8" w:rsidRPr="006F178A" w:rsidRDefault="005851B8" w:rsidP="005851B8">
      <w:pPr>
        <w:rPr>
          <w:rtl/>
        </w:rPr>
      </w:pPr>
      <w:r w:rsidRPr="006F178A">
        <w:rPr>
          <w:rtl/>
        </w:rPr>
        <w:t>וכל מקום שאמרו חכמים אין מניחין בו עירוב - מניחין בו שיתוף, חוץ מאויר מבוי.</w:t>
      </w:r>
    </w:p>
    <w:p w:rsidR="005851B8" w:rsidRPr="006F178A" w:rsidRDefault="005851B8" w:rsidP="005851B8">
      <w:pPr>
        <w:rPr>
          <w:rtl/>
        </w:rPr>
      </w:pPr>
      <w:r w:rsidRPr="006F178A">
        <w:rPr>
          <w:rtl/>
        </w:rPr>
        <w:t xml:space="preserve">ואע"ג </w:t>
      </w:r>
      <w:ins w:id="90451" w:author="Claude - סמנטי" w:date="2026-10-11T12:19:31Z">
        <w:r>
          <w:rPr>
            <w:rtl/>
          </w:rPr>
          <w:t xml:space="preserve">שהשמיענו</w:t>
        </w:r>
      </w:ins>
      <w:del w:id="90452" w:author="Claude - סמנטי" w:date="2026-10-11T12:19:31Z">
        <w:r w:rsidRPr="006F178A">
          <w:rPr>
            <w:rtl/>
          </w:rPr>
          <w:delText xml:space="preserve">דאשמעינן</w:delText>
        </w:r>
      </w:del>
      <w:r w:rsidRPr="006F178A">
        <w:rPr>
          <w:rtl/>
        </w:rPr>
        <w:t xml:space="preserve"> מסיפא דדווקא עירוב </w:t>
      </w:r>
      <w:r w:rsidRPr="006F178A">
        <w:rPr>
          <w:rtl/>
        </w:rPr>
        <w:t xml:space="preserve">לא</w:t>
      </w:r>
      <w:r w:rsidRPr="006F178A">
        <w:rPr>
          <w:rtl/>
        </w:rPr>
        <w:t xml:space="preserve"> הוי, הא שיתוף הוי - בית שער דיחיד ואויר דמבוי </w:t>
      </w:r>
      <w:ins w:id="90449" w:author="Claude - סמנטי" w:date="2026-10-11T12:19:31Z">
        <w:r>
          <w:rPr>
            <w:rtl/>
          </w:rPr>
          <w:t xml:space="preserve">נצרכה</w:t>
        </w:r>
      </w:ins>
      <w:del w:id="90450" w:author="Claude - סמנטי" w:date="2026-10-11T12:19:31Z">
        <w:r w:rsidRPr="006F178A">
          <w:rPr>
            <w:rtl/>
          </w:rPr>
          <w:delText xml:space="preserve">איצטריכא</w:delText>
        </w:r>
      </w:del>
      <w:r w:rsidRPr="006F178A">
        <w:rPr>
          <w:rtl/>
        </w:rPr>
        <w:t xml:space="preserve"> </w:t>
      </w:r>
      <w:ins w:id="93002" w:author="מנוע מכני" w:date="2026-10-11T12:04:40Z">
        <w:r>
          <w:rPr>
            <w:rtl/>
          </w:rPr>
          <w:t xml:space="preserve">לו</w:t>
        </w:r>
      </w:ins>
      <w:del w:id="93003" w:author="מנוע מכני" w:date="2026-10-11T12:04:40Z">
        <w:r w:rsidRPr="006F178A">
          <w:rPr>
            <w:rtl/>
          </w:rPr>
          <w:delText xml:space="preserve">ליה</w:delText>
        </w:r>
      </w:del>
      <w:r w:rsidRPr="006F178A">
        <w:rPr>
          <w:rtl/>
        </w:rPr>
        <w:t xml:space="preserve">, דלא </w:t>
      </w:r>
      <w:r w:rsidRPr="006F178A">
        <w:rPr>
          <w:rtl/>
        </w:rPr>
        <w:t xml:space="preserve">תנן</w:t>
      </w:r>
      <w:r w:rsidRPr="006F178A">
        <w:rPr>
          <w:rtl/>
        </w:rPr>
        <w:t xml:space="preserve">. </w:t>
      </w:r>
      <w:r w:rsidRPr="002B5789">
        <w:rPr>
          <w:b/>
          <w:bCs/>
          <w:rtl/>
        </w:rPr>
        <w:t>תנ"ה</w:t>
      </w:r>
      <w:r w:rsidRPr="006F178A">
        <w:rPr>
          <w:rtl/>
        </w:rPr>
        <w:t xml:space="preserve">: הנותן את עירובו בבית שער אכסדרה ומרפסת, ובחצר שבמבוי [דמינטר] - </w:t>
      </w:r>
      <w:r w:rsidRPr="006F178A">
        <w:rPr>
          <w:rtl/>
        </w:rPr>
        <w:t xml:space="preserve">הר"ז</w:t>
      </w:r>
      <w:r w:rsidRPr="006F178A">
        <w:rPr>
          <w:rtl/>
        </w:rPr>
        <w:t xml:space="preserve"> שיתוף.</w:t>
      </w:r>
    </w:p>
    <w:p>
      <w:pPr>
        <w:pStyle w:val="38"/>
        <w:rPr>
          <w:ins w:id="96542" w:author="מנוע מכני" w:date="2026-10-11T12:04:40Z"/>
        </w:rPr>
      </w:pPr>
      <w:r w:rsidRPr="006F178A">
        <w:t xml:space="preserve">ריא"ש:</w:t>
      </w:r>
    </w:p>
    <w:p w:rsidR="005851B8" w:rsidRPr="006F178A" w:rsidRDefault="005851B8" w:rsidP="005851B8">
      <w:pPr>
        <w:rPr>
          <w:rtl/>
        </w:rPr>
      </w:pPr>
      <w:del w:id="96543" w:author="מנוע מכני" w:date="2026-10-11T12:04:40Z">
        <w:r w:rsidRPr="006F178A">
          <w:rPr>
            <w:rtl/>
          </w:rPr>
          <w:delText xml:space="preserve"> </w:delText>
        </w:r>
      </w:del>
      <w:r w:rsidRPr="006F178A">
        <w:rPr>
          <w:rtl/>
        </w:rPr>
        <w:t xml:space="preserve">בני חבורה שהיו מסובין וקדש עליהן היום, פת שעל השלחן סומכין עליהן משום עירוב. </w:t>
      </w:r>
      <w:ins w:id="91558" w:author="מנוע מכני" w:date="2026-10-11T12:04:40Z">
        <w:r>
          <w:rPr>
            <w:rtl/>
          </w:rPr>
          <w:t xml:space="preserve">ואמרו</w:t>
        </w:r>
      </w:ins>
      <w:del w:id="91559" w:author="מנוע מכני" w:date="2026-10-11T12:04:40Z">
        <w:r w:rsidRPr="006F178A">
          <w:rPr>
            <w:rtl/>
          </w:rPr>
          <w:delText xml:space="preserve">ואמרי</w:delText>
        </w:r>
      </w:del>
      <w:r w:rsidRPr="006F178A">
        <w:rPr>
          <w:rtl/>
        </w:rPr>
        <w:t xml:space="preserve"> לה: משום שיתוף. </w:t>
      </w:r>
      <w:r w:rsidRPr="006F178A">
        <w:rPr>
          <w:rtl/>
        </w:rPr>
        <w:t xml:space="preserve">אמר</w:t>
      </w:r>
      <w:r w:rsidRPr="006F178A">
        <w:rPr>
          <w:rtl/>
        </w:rPr>
        <w:t xml:space="preserve"> </w:t>
      </w:r>
      <w:r w:rsidRPr="006F178A">
        <w:rPr>
          <w:rStyle w:val="2fb"/>
          <w:rtl/>
        </w:rPr>
        <w:t xml:space="preserve">רבה</w:t>
      </w:r>
      <w:r w:rsidRPr="006F178A">
        <w:rPr>
          <w:rtl/>
        </w:rPr>
        <w:t xml:space="preserve">: ולא </w:t>
      </w:r>
      <w:ins w:id="91556" w:author="מנוע מכני" w:date="2026-10-11T12:04:40Z">
        <w:r>
          <w:rPr>
            <w:rtl/>
          </w:rPr>
          <w:t xml:space="preserve">חלקו</w:t>
        </w:r>
      </w:ins>
      <w:del w:id="91557" w:author="מנוע מכני" w:date="2026-10-11T12:04:40Z">
        <w:r w:rsidRPr="006F178A">
          <w:rPr>
            <w:rtl/>
          </w:rPr>
          <w:delText xml:space="preserve">פליגי</w:delText>
        </w:r>
      </w:del>
      <w:r w:rsidRPr="006F178A">
        <w:rPr>
          <w:rtl/>
        </w:rPr>
        <w:t xml:space="preserve">. כאן - במסובין בבית, כאן במסובין בחצר.</w:t>
      </w:r>
    </w:p>
    <w:p w:rsidR="005851B8" w:rsidRPr="006F178A" w:rsidRDefault="005851B8" w:rsidP="005851B8">
      <w:pPr>
        <w:rPr>
          <w:rtl/>
        </w:rPr>
      </w:pPr>
      <w:r w:rsidRPr="006F178A">
        <w:rPr>
          <w:rtl/>
        </w:rPr>
        <w:t xml:space="preserve">אמר</w:t>
      </w:r>
      <w:r w:rsidRPr="006F178A">
        <w:rPr>
          <w:rtl/>
        </w:rPr>
        <w:t xml:space="preserve"> </w:t>
      </w:r>
      <w:ins w:id="93004" w:author="מנוע מכני" w:date="2026-10-11T12:04:40Z">
        <w:r>
          <w:rPr>
            <w:rtl/>
          </w:rPr>
          <w:t xml:space="preserve">לו</w:t>
        </w:r>
      </w:ins>
      <w:del w:id="93005" w:author="מנוע מכני" w:date="2026-10-11T12:04:40Z">
        <w:r w:rsidRPr="006F178A">
          <w:rPr>
            <w:rtl/>
          </w:rPr>
          <w:delText xml:space="preserve">ליה</w:delText>
        </w:r>
      </w:del>
      <w:r w:rsidRPr="006F178A">
        <w:rPr>
          <w:rtl/>
        </w:rPr>
        <w:t xml:space="preserve"> </w:t>
      </w:r>
      <w:r w:rsidRPr="006F178A">
        <w:rPr>
          <w:rStyle w:val="2fb"/>
          <w:rtl/>
        </w:rPr>
        <w:t xml:space="preserve">אביי</w:t>
      </w:r>
      <w:r w:rsidRPr="006F178A">
        <w:rPr>
          <w:rtl/>
        </w:rPr>
        <w:t xml:space="preserve"> </w:t>
      </w:r>
      <w:r w:rsidRPr="006F178A">
        <w:rPr>
          <w:rStyle w:val="2fb"/>
          <w:rtl/>
        </w:rPr>
        <w:t xml:space="preserve">לרבה</w:t>
      </w:r>
      <w:r w:rsidRPr="006F178A">
        <w:rPr>
          <w:rtl/>
        </w:rPr>
        <w:t xml:space="preserve">, </w:t>
      </w:r>
      <w:r w:rsidRPr="006F178A">
        <w:rPr>
          <w:rtl/>
        </w:rPr>
        <w:t xml:space="preserve">תניא</w:t>
      </w:r>
      <w:r w:rsidRPr="006F178A">
        <w:rPr>
          <w:rtl/>
        </w:rPr>
        <w:t xml:space="preserve"> דמסייע לך: עירובי חצירות בחצר, ושיתופי מבואות במבוי. והיינו עירובי חצירות בבית שבחצר ושיתופי מבואות בחצר שבמבוי.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rtl/>
        </w:rPr>
      </w:pPr>
      <w:r w:rsidRPr="006F178A">
        <w:rPr>
          <w:rStyle w:val="afffe"/>
          <w:rFonts w:ascii="Fb Fontext" w:hAnsi="Fb Fontext"/>
          <w:rtl/>
        </w:rPr>
        <w:t>מניח ביתו בישראל ובנכרי.</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פו.</w:t>
      </w:r>
    </w:p>
    <w:p>
      <w:pPr>
        <w:pStyle w:val="MishnaBatzad"/>
        <w:rPr>
          <w:ins w:id="20359" w:author="קלוד" w:date="2026-10-11T09:07:28Z"/>
        </w:rPr>
      </w:pPr>
      <w:ins w:id="20358" w:author="קלוד" w:date="2026-10-11T09:07:28Z">
        <w:r>
          <w:t xml:space="preserve">משנה ה</w:t>
        </w:r>
      </w:ins>
    </w:p>
    <w:p w:rsidR="005851B8" w:rsidRPr="00E62A50" w:rsidRDefault="005851B8" w:rsidP="005851B8">
      <w:pPr>
        <w:pStyle w:val="afff9"/>
        <w:rPr>
          <w:del w:id="20193" w:author="קלוד" w:date="2026-10-11T09:07:28Z"/>
          <w:rStyle w:val="afffe"/>
          <w:bCs w:val="0"/>
          <w:sz w:val="20"/>
          <w:rtl/>
        </w:rPr>
      </w:pPr>
      <w:del w:id="20191" w:author="קלוד" w:date="2026-10-11T09:07:28Z">
        <w:r w:rsidRPr="00E62A50">
          <w:rPr>
            <w:rStyle w:val="afffe"/>
            <w:bCs w:val="0"/>
            <w:sz w:val="20"/>
            <w:rtl/>
          </w:rPr>
          <w:delText xml:space="preserve"> </w:delText>
        </w:r>
      </w:del>
      <w:del w:id="20192"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bCs w:val="0"/>
          <w:sz w:val="20"/>
          <w:rtl/>
        </w:rPr>
        <w:pPrChange w:id="90056" w:author="קלוד" w:date="2026-10-11T12:09:42Z">
          <w:pPr>
            <w:pStyle w:val="afff9"/>
          </w:pPr>
        </w:pPrChange>
      </w:pPr>
      <w:r w:rsidRPr="00E62A50">
        <w:rPr>
          <w:rStyle w:val="afffe"/>
          <w:bCs w:val="0"/>
          <w:rtl/>
          <w:rPrChange w:id="40112" w:author="Claude" w:date="2026-10-11T09:07:36Z">
            <w:rPr>
              <w:rStyle w:val="afffe"/>
              <w:bCs w:val="0"/>
              <w:sz w:val="20"/>
              <w:rtl/>
            </w:rPr>
          </w:rPrChange>
        </w:rPr>
        <w:t>המניח ביתו והלך לשבות בעיר אחרת ר"מ אחד נכרי ואחד ישראל אוסר [או דשמה דירה או דעתיד לחזור ובישראל גזור]</w:t>
      </w:r>
    </w:p>
    <w:p w:rsidR="005851B8" w:rsidRPr="00E62A50" w:rsidRDefault="005851B8" w:rsidP="005851B8">
      <w:pPr>
        <w:pStyle w:val="afff9"/>
        <w:rPr>
          <w:rStyle w:val="afffe"/>
          <w:bCs w:val="0"/>
          <w:sz w:val="20"/>
          <w:rtl/>
        </w:rPr>
      </w:pPr>
      <w:r w:rsidRPr="00E62A50">
        <w:rPr>
          <w:rStyle w:val="afffe"/>
          <w:bCs w:val="0"/>
          <w:rtl/>
          <w:rPrChange w:id="40113" w:author="Claude" w:date="2026-10-11T09:07:36Z">
            <w:rPr>
              <w:rStyle w:val="afffe"/>
              <w:bCs w:val="0"/>
              <w:sz w:val="20"/>
              <w:rtl/>
            </w:rPr>
          </w:rPrChange>
        </w:rPr>
        <w:t>ר"י: אינו אוסר. [דלאו שמה דירה]</w:t>
      </w:r>
    </w:p>
    <w:p w:rsidR="005851B8" w:rsidRPr="00E62A50" w:rsidRDefault="005851B8" w:rsidP="005851B8">
      <w:pPr>
        <w:pStyle w:val="afff9"/>
        <w:rPr>
          <w:rStyle w:val="afffe"/>
          <w:bCs w:val="0"/>
          <w:sz w:val="20"/>
          <w:rtl/>
        </w:rPr>
      </w:pPr>
      <w:r w:rsidRPr="00E62A50">
        <w:rPr>
          <w:rStyle w:val="afffe"/>
          <w:bCs w:val="0"/>
          <w:rtl/>
          <w:rPrChange w:id="40114" w:author="Claude" w:date="2026-10-11T09:07:36Z">
            <w:rPr>
              <w:rStyle w:val="afffe"/>
              <w:bCs w:val="0"/>
              <w:sz w:val="20"/>
              <w:rtl/>
            </w:rPr>
          </w:rPrChange>
        </w:rPr>
        <w:t>רבי יוסי: נכרי אוסר, ישראל אינו אוסר, שאין דרך ישראל לבא בשבת.</w:t>
      </w:r>
    </w:p>
    <w:p w:rsidR="005851B8" w:rsidRPr="00E62A50" w:rsidRDefault="005851B8" w:rsidP="005851B8">
      <w:pPr>
        <w:pStyle w:val="afff9"/>
        <w:rPr>
          <w:rStyle w:val="afffe"/>
          <w:bCs w:val="0"/>
          <w:sz w:val="20"/>
          <w:rtl/>
        </w:rPr>
      </w:pPr>
      <w:r w:rsidRPr="00E62A50">
        <w:rPr>
          <w:rStyle w:val="afffe"/>
          <w:bCs w:val="0"/>
          <w:rtl/>
          <w:rPrChange w:id="40115" w:author="Claude" w:date="2026-10-11T09:07:36Z">
            <w:rPr>
              <w:rStyle w:val="afffe"/>
              <w:bCs w:val="0"/>
              <w:sz w:val="20"/>
              <w:rtl/>
            </w:rPr>
          </w:rPrChange>
        </w:rPr>
        <w:t>ר"ש: אפי' הניח ביתו והלך לשבות אצל בתו באותה העיר אינו אוסר, שכבר הסיע מלבו.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33" w:author="קלוד" w:date="2026-10-11T12:24:08Z"/>
        </w:rPr>
      </w:pPr>
      <w:ins w:id="90134" w:author="קלוד" w:date="2026-10-11T12:24:08Z">
        <w:r>
          <w:rPr>
            <w:color w:val="7B3F00"/>
          </w:rPr>
          <w:t xml:space="preserve">הניח ביתו ושבת אצל בתו - הלכה כר"ש, לא בבנו</w:t>
        </w:r>
      </w:ins>
    </w:p>
    <w:p>
      <w:pPr>
        <w:pStyle w:val="38"/>
        <w:rPr>
          <w:ins w:id="96544" w:author="מנוע מכני" w:date="2026-10-11T12:04:40Z"/>
        </w:rPr>
      </w:pPr>
      <w:r w:rsidRPr="006F178A">
        <w:t xml:space="preserve">רב:</w:t>
      </w:r>
    </w:p>
    <w:p w:rsidR="005851B8" w:rsidRPr="006F178A" w:rsidRDefault="005851B8" w:rsidP="005851B8">
      <w:pPr>
        <w:rPr>
          <w:rtl/>
        </w:rPr>
      </w:pPr>
      <w:del w:id="96545" w:author="מנוע מכני" w:date="2026-10-11T12:04:40Z">
        <w:r w:rsidRPr="006F178A">
          <w:rPr>
            <w:rFonts w:ascii="Fb Fontext" w:hAnsi="Fb Fontext"/>
            <w:rtl/>
          </w:rPr>
          <w:delText xml:space="preserve"> </w:delText>
        </w:r>
      </w:del>
      <w:r w:rsidRPr="006F178A">
        <w:rPr>
          <w:rFonts w:ascii="Fb Fontext" w:hAnsi="Fb Fontext"/>
          <w:rtl/>
        </w:rPr>
        <w:t xml:space="preserve">הלכה </w:t>
      </w:r>
      <w:r w:rsidRPr="006F178A">
        <w:rPr>
          <w:rStyle w:val="2fb"/>
          <w:rFonts w:ascii="Fb Fontext" w:hAnsi="Fb Fontext"/>
          <w:rtl/>
        </w:rPr>
        <w:t xml:space="preserve">כר"ש</w:t>
      </w:r>
      <w:r w:rsidRPr="006F178A">
        <w:rPr>
          <w:rFonts w:ascii="Fb Fontext" w:hAnsi="Fb Fontext"/>
          <w:rtl/>
        </w:rPr>
        <w:t xml:space="preserve">. ודוקא בתו, אבל בנו - </w:t>
      </w:r>
      <w:r w:rsidRPr="006F178A">
        <w:rPr>
          <w:rFonts w:ascii="Fb Fontext" w:hAnsi="Fb Fontext"/>
          <w:rtl/>
        </w:rPr>
        <w:t xml:space="preserve">לא</w:t>
      </w:r>
      <w:r w:rsidRPr="006F178A">
        <w:rPr>
          <w:rFonts w:ascii="Fb Fontext" w:hAnsi="Fb Fontext"/>
          <w:rtl/>
        </w:rPr>
        <w:t xml:space="preserve">. </w:t>
      </w:r>
      <w:ins w:id="91560" w:author="מנוע מכני" w:date="2026-10-11T12:04:40Z">
        <w:r>
          <w:rPr>
            <w:rFonts w:ascii="Fb Fontext" w:hAnsi="Fb Fontext"/>
            <w:rtl/>
          </w:rPr>
          <w:t xml:space="preserve">דאמרו</w:t>
        </w:r>
      </w:ins>
      <w:del w:id="91561" w:author="מנוע מכני" w:date="2026-10-11T12:04:40Z">
        <w:r w:rsidRPr="006F178A">
          <w:rPr>
            <w:rFonts w:ascii="Fb Fontext" w:hAnsi="Fb Fontext"/>
            <w:rtl/>
          </w:rPr>
          <w:delText xml:space="preserve">דאמרי</w:delText>
        </w:r>
      </w:del>
      <w:r w:rsidRPr="006F178A">
        <w:rPr>
          <w:rFonts w:ascii="Fb Fontext" w:hAnsi="Fb Fontext"/>
          <w:rtl/>
        </w:rPr>
        <w:t xml:space="preserve"> </w:t>
      </w:r>
      <w:ins w:id="94672" w:author="מנוע מכני" w:date="2026-10-11T12:04:40Z">
        <w:r>
          <w:rPr>
            <w:rFonts w:ascii="Fb Fontext" w:hAnsi="Fb Fontext"/>
            <w:rtl/>
          </w:rPr>
          <w:t xml:space="preserve">אנשים</w:t>
        </w:r>
      </w:ins>
      <w:del w:id="94673" w:author="מנוע מכני" w:date="2026-10-11T12:04:40Z">
        <w:r w:rsidRPr="006F178A">
          <w:rPr>
            <w:rFonts w:ascii="Fb Fontext" w:hAnsi="Fb Fontext"/>
            <w:rtl/>
          </w:rPr>
          <w:delText xml:space="preserve">אינשי</w:delText>
        </w:r>
      </w:del>
      <w:r w:rsidRPr="006F178A">
        <w:rPr>
          <w:rFonts w:ascii="Fb Fontext" w:hAnsi="Fb Fontext"/>
          <w:rtl/>
        </w:rPr>
        <w:t xml:space="preserve">: נבח בך כלבא - עול, נבח בך </w:t>
      </w:r>
      <w:ins w:id="90453" w:author="Claude - סמנטי" w:date="2026-10-11T12:19:31Z">
        <w:r>
          <w:rPr>
            <w:rFonts w:ascii="Fb Fontext" w:hAnsi="Fb Fontext"/>
            <w:rtl/>
          </w:rPr>
          <w:t xml:space="preserve">גור</w:t>
        </w:r>
      </w:ins>
      <w:del w:id="90454" w:author="Claude - סמנטי" w:date="2026-10-11T12:19:31Z">
        <w:r w:rsidRPr="006F178A">
          <w:rPr>
            <w:rFonts w:ascii="Fb Fontext" w:hAnsi="Fb Fontext"/>
            <w:rtl/>
          </w:rPr>
          <w:delText xml:space="preserve">גורייתא</w:delText>
        </w:r>
      </w:del>
      <w:r w:rsidRPr="006F178A">
        <w:rPr>
          <w:rFonts w:ascii="Fb Fontext" w:hAnsi="Fb Fontext"/>
          <w:rtl/>
        </w:rPr>
        <w:t xml:space="preserve"> - פוק.</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61" w:author="קלוד" w:date="2026-10-11T09:07:28Z"/>
        </w:rPr>
      </w:pPr>
      <w:ins w:id="20360" w:author="קלוד" w:date="2026-10-11T09:07:28Z">
        <w:r>
          <w:t xml:space="preserve">משנה ו</w:t>
        </w:r>
      </w:ins>
    </w:p>
    <w:p w:rsidR="005851B8" w:rsidRPr="00E62A50" w:rsidRDefault="005851B8" w:rsidP="005851B8">
      <w:pPr>
        <w:pStyle w:val="afff9"/>
        <w:rPr>
          <w:del w:id="20195" w:author="קלוד" w:date="2026-10-11T09:07:28Z"/>
          <w:rtl/>
        </w:rPr>
      </w:pPr>
      <w:del w:id="20194"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57" w:author="קלוד" w:date="2026-10-11T12:09:42Z">
          <w:pPr>
            <w:pStyle w:val="afff9"/>
          </w:pPr>
        </w:pPrChange>
      </w:pPr>
      <w:r w:rsidRPr="00E62A50">
        <w:rPr>
          <w:rtl/>
        </w:rPr>
        <w:t>בור שבין שתי חצירות אין ממלאין ממנו בשבת, אא"כ עשו לו מחיצה גבוהה עשרה טפחים, מלמעלה ומלמטה.</w:t>
      </w:r>
    </w:p>
    <w:p w:rsidR="005851B8" w:rsidRPr="00E62A50" w:rsidRDefault="005851B8" w:rsidP="005851B8">
      <w:pPr>
        <w:pStyle w:val="afff9"/>
        <w:rPr>
          <w:rtl/>
        </w:rPr>
      </w:pPr>
      <w:r w:rsidRPr="00E62A50">
        <w:rPr>
          <w:rtl/>
        </w:rPr>
        <w:t>רשב"ג: ב"ש: מלמטה, וב"ה: מלמעלה.</w:t>
      </w:r>
    </w:p>
    <w:p w:rsidR="005851B8" w:rsidRPr="00E62A50" w:rsidRDefault="005851B8" w:rsidP="005851B8">
      <w:pPr>
        <w:pStyle w:val="afff9"/>
        <w:rPr>
          <w:rtl/>
        </w:rPr>
      </w:pPr>
      <w:r w:rsidRPr="00E62A50">
        <w:rPr>
          <w:rtl/>
        </w:rPr>
        <w:t>• אר"י: לא תהא מחיצה גדולה מן הכותל שביניהם.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31" w:author="קלוד" w:date="2026-10-11T12:24:08Z"/>
        </w:rPr>
      </w:pPr>
      <w:ins w:id="90132" w:author="קלוד" w:date="2026-10-11T12:24:08Z">
        <w:r>
          <w:rPr>
            <w:color w:val="7B3F00"/>
          </w:rPr>
          <w:t xml:space="preserve">מחיצת הבור מלמעלה ומלמטה - ר"ה ור"י</w:t>
        </w:r>
      </w:ins>
    </w:p>
    <w:p w:rsidR="005851B8" w:rsidRPr="006F178A" w:rsidRDefault="005851B8" w:rsidP="005851B8">
      <w:pPr>
        <w:rPr>
          <w:rtl/>
        </w:rPr>
      </w:pPr>
      <w:r w:rsidRPr="006F178A">
        <w:rPr>
          <w:rFonts w:ascii="Fb Fontext" w:hAnsi="Fb Fontext"/>
          <w:rtl/>
        </w:rPr>
        <w:t>בין מלמעלה בין מלמטה.</w:t>
      </w:r>
    </w:p>
    <w:p>
      <w:pPr>
        <w:pStyle w:val="38"/>
        <w:rPr>
          <w:ins w:id="96546" w:author="מנוע מכני" w:date="2026-10-11T12:04:40Z"/>
        </w:rPr>
      </w:pPr>
      <w:r w:rsidRPr="006F178A">
        <w:t xml:space="preserve">ר"ה:</w:t>
      </w:r>
    </w:p>
    <w:p w:rsidR="005851B8" w:rsidRPr="006F178A" w:rsidRDefault="005851B8" w:rsidP="005851B8">
      <w:pPr>
        <w:rPr>
          <w:rtl/>
        </w:rPr>
      </w:pPr>
      <w:del w:id="96547" w:author="מנוע מכני" w:date="2026-10-11T12:04:40Z">
        <w:r w:rsidRPr="006F178A">
          <w:rPr>
            <w:rtl/>
          </w:rPr>
          <w:delText xml:space="preserve"> </w:delText>
        </w:r>
      </w:del>
      <w:r w:rsidRPr="006F178A">
        <w:rPr>
          <w:rtl/>
        </w:rPr>
        <w:t xml:space="preserve">למטה - למטה ממש [בתוך החפירה אבל למעלה מן המים], למעלה - למעלה ממש [בחפירה] וזה וזה בבור.</w:t>
      </w:r>
    </w:p>
    <w:p>
      <w:pPr>
        <w:pStyle w:val="38"/>
        <w:rPr>
          <w:ins w:id="96548" w:author="מנוע מכני" w:date="2026-10-11T12:04:40Z"/>
        </w:rPr>
      </w:pPr>
      <w:r w:rsidRPr="006F178A">
        <w:t xml:space="preserve">ור"י:</w:t>
      </w:r>
    </w:p>
    <w:p w:rsidR="005851B8" w:rsidRDefault="005851B8" w:rsidP="005851B8">
      <w:pPr>
        <w:rPr>
          <w:rtl/>
        </w:rPr>
      </w:pPr>
      <w:del w:id="96549" w:author="מנוע מכני" w:date="2026-10-11T12:04:40Z">
        <w:r w:rsidRPr="006F178A">
          <w:rPr>
            <w:rtl/>
          </w:rPr>
          <w:delText xml:space="preserve"> </w:delText>
        </w:r>
      </w:del>
      <w:r w:rsidRPr="006F178A">
        <w:rPr>
          <w:rtl/>
        </w:rPr>
        <w:t xml:space="preserve">למטה למטה מן המים, למעלה - למעלה מן המים. (והוא למטה </w:t>
      </w:r>
      <w:r w:rsidRPr="006F178A">
        <w:rPr>
          <w:rStyle w:val="2fb"/>
          <w:rtl/>
        </w:rPr>
        <w:t xml:space="preserve">דר"ה</w:t>
      </w:r>
      <w:r w:rsidRPr="006F178A">
        <w:rPr>
          <w:rtl/>
        </w:rPr>
        <w:t xml:space="preserve">) כדי שלא יערבו המים או כדי שיראו ראשן של קנים למעלה מן המים טפח [ולמטה כדי שישקעו למטה מן המים טפח]</w:t>
      </w:r>
    </w:p>
    <w:p w:rsidR="005851B8" w:rsidRPr="006F178A" w:rsidRDefault="005851B8" w:rsidP="005851B8">
      <w:pPr>
        <w:rPr>
          <w:rtl/>
        </w:rPr>
      </w:pPr>
      <w:r w:rsidRPr="006F178A">
        <w:rPr>
          <w:rtl/>
        </w:rPr>
        <w:t xml:space="preserve">יקשה </w:t>
      </w:r>
      <w:ins w:id="91562" w:author="מנוע מכני" w:date="2026-10-11T12:04:40Z">
        <w:r>
          <w:rPr>
            <w:rtl/>
          </w:rPr>
          <w:t xml:space="preserve">שהרי</w:t>
        </w:r>
      </w:ins>
      <w:del w:id="91563" w:author="מנוע מכני" w:date="2026-10-11T12:04:40Z">
        <w:r w:rsidRPr="006F178A">
          <w:rPr>
            <w:rtl/>
          </w:rPr>
          <w:delText xml:space="preserve">דהא</w:delText>
        </w:r>
      </w:del>
      <w:r w:rsidRPr="006F178A">
        <w:rPr>
          <w:rtl/>
        </w:rPr>
        <w:t xml:space="preserve"> </w:t>
      </w:r>
      <w:r w:rsidRPr="006F178A">
        <w:rPr>
          <w:rStyle w:val="2fb"/>
          <w:rtl/>
        </w:rPr>
        <w:t xml:space="preserve">ר"י</w:t>
      </w:r>
      <w:r w:rsidRPr="006F178A">
        <w:rPr>
          <w:rtl/>
        </w:rPr>
        <w:t xml:space="preserve"> </w:t>
      </w:r>
      <w:r w:rsidRPr="006F178A">
        <w:rPr>
          <w:rtl/>
        </w:rPr>
        <w:t xml:space="preserve">לא</w:t>
      </w:r>
      <w:r w:rsidRPr="006F178A">
        <w:rPr>
          <w:rtl/>
        </w:rPr>
        <w:t xml:space="preserve"> </w:t>
      </w:r>
      <w:ins w:id="94062" w:author="מנוע מכני" w:date="2026-10-11T12:04:40Z">
        <w:r>
          <w:rPr>
            <w:rtl/>
          </w:rPr>
          <w:t xml:space="preserve">סבר</w:t>
        </w:r>
      </w:ins>
      <w:del w:id="94063" w:author="מנוע מכני" w:date="2026-10-11T12:04:40Z">
        <w:r w:rsidRPr="006F178A">
          <w:rPr>
            <w:rtl/>
          </w:rPr>
          <w:delText xml:space="preserve">ס"ל</w:delText>
        </w:r>
      </w:del>
      <w:r w:rsidRPr="006F178A">
        <w:rPr>
          <w:rtl/>
        </w:rPr>
        <w:t xml:space="preserve"> עירוב מיא </w:t>
      </w:r>
      <w:ins w:id="94064" w:author="מנוע מכני" w:date="2026-10-11T12:04:40Z">
        <w:r>
          <w:rPr>
            <w:rtl/>
          </w:rPr>
          <w:t xml:space="preserve">דסבר</w:t>
        </w:r>
      </w:ins>
      <w:del w:id="94065" w:author="מנוע מכני" w:date="2026-10-11T12:04:40Z">
        <w:r w:rsidRPr="006F178A">
          <w:rPr>
            <w:rtl/>
          </w:rPr>
          <w:delText xml:space="preserve">דס"ל</w:delText>
        </w:r>
      </w:del>
      <w:r w:rsidRPr="006F178A">
        <w:rPr>
          <w:rtl/>
        </w:rPr>
        <w:t xml:space="preserve"> דקורה ד' מתרת בחורבה.</w:t>
      </w:r>
    </w:p>
    <w:p w:rsidR="005851B8" w:rsidRPr="006F178A" w:rsidRDefault="005851B8" w:rsidP="005851B8">
      <w:pPr>
        <w:rPr>
          <w:rtl/>
        </w:rPr>
      </w:pPr>
      <w:r w:rsidRPr="006F178A">
        <w:rPr>
          <w:rStyle w:val="2fb"/>
          <w:rtl/>
        </w:rPr>
        <w:t xml:space="preserve">ורב"א</w:t>
      </w:r>
      <w:r w:rsidRPr="006F178A">
        <w:rPr>
          <w:rtl/>
        </w:rPr>
        <w:t xml:space="preserve"> הוסיף ד</w:t>
      </w:r>
      <w:r>
        <w:rPr>
          <w:rtl/>
        </w:rPr>
        <w:t>אפי'</w:t>
      </w:r>
      <w:r w:rsidRPr="006F178A">
        <w:rPr>
          <w:rtl/>
        </w:rPr>
        <w:t xml:space="preserve"> מתרת במים דאין דלי מהלך יותר מד' טפחים </w:t>
      </w:r>
      <w:r>
        <w:rPr>
          <w:rtl/>
        </w:rPr>
        <w:t>ואפי'</w:t>
      </w:r>
      <w:r w:rsidRPr="006F178A">
        <w:rPr>
          <w:rtl/>
        </w:rPr>
        <w:t xml:space="preserve"> דתחת קורה וודאי מתערבים המים.</w:t>
      </w:r>
    </w:p>
    <w:p>
      <w:pPr>
        <w:pStyle w:val="38"/>
        <w:rPr>
          <w:ins w:id="96550" w:author="מנוע מכני" w:date="2026-10-11T12:04:40Z"/>
        </w:rPr>
      </w:pPr>
      <w:r w:rsidRPr="00B3644D">
        <w:t xml:space="preserve">אלא:</w:t>
      </w:r>
    </w:p>
    <w:p w:rsidR="005851B8" w:rsidRPr="00B3644D" w:rsidRDefault="005851B8" w:rsidP="005851B8">
      <w:pPr>
        <w:rPr>
          <w:spacing w:val="-2"/>
          <w:rtl/>
        </w:rPr>
      </w:pPr>
      <w:del w:id="96551" w:author="מנוע מכני" w:date="2026-10-11T12:04:40Z">
        <w:r w:rsidRPr="00B3644D">
          <w:rPr>
            <w:spacing w:val="-2"/>
            <w:rtl/>
          </w:rPr>
          <w:delText xml:space="preserve"> </w:delText>
        </w:r>
      </w:del>
      <w:r w:rsidRPr="00B3644D">
        <w:rPr>
          <w:spacing w:val="-2"/>
          <w:rtl/>
        </w:rPr>
        <w:t xml:space="preserve">משום דקל הוא שהקילו חכמים במים. כדחזי' גבי מחיצה תלוי דמתרת במים ולא בחורבה.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פו:</w:t>
      </w:r>
    </w:p>
    <w:p>
      <w:pPr>
        <w:pStyle w:val="afffff8"/>
        <w:rPr>
          <w:ins w:id="90129" w:author="קלוד" w:date="2026-10-11T12:24:08Z"/>
        </w:rPr>
      </w:pPr>
      <w:ins w:id="90130" w:author="קלוד" w:date="2026-10-11T12:24:08Z">
        <w:r>
          <w:rPr>
            <w:color w:val="7B3F00"/>
          </w:rPr>
          <w:t xml:space="preserve">מחיצה גדולה מן הכותל - ר"י ורבי יוסי</w:t>
        </w:r>
      </w:ins>
    </w:p>
    <w:p w:rsidR="005851B8" w:rsidRPr="006F178A" w:rsidRDefault="005851B8" w:rsidP="005851B8">
      <w:pPr>
        <w:rPr>
          <w:rStyle w:val="afffe"/>
          <w:rFonts w:ascii="Fb Fontext" w:hAnsi="Fb Fontext"/>
          <w:rtl/>
        </w:rPr>
      </w:pPr>
      <w:r w:rsidRPr="006F178A">
        <w:rPr>
          <w:rStyle w:val="afffe"/>
          <w:rFonts w:ascii="Fb Fontext" w:hAnsi="Fb Fontext"/>
          <w:rtl/>
        </w:rPr>
        <w:t xml:space="preserve">אמר</w:t>
      </w:r>
      <w:r w:rsidRPr="006F178A">
        <w:rPr>
          <w:rStyle w:val="afffe"/>
          <w:rFonts w:ascii="Fb Fontext" w:hAnsi="Fb Fontext"/>
          <w:rtl/>
        </w:rPr>
        <w:t xml:space="preserve"> </w:t>
      </w:r>
      <w:ins w:id="90466" w:author="מנוע מכני" w:date="2026-10-11T12:04:40Z">
        <w:r>
          <w:rPr>
            <w:rStyle w:val="2fb"/>
            <w:rFonts w:ascii="Fb Fontext" w:hAnsi="Fb Fontext"/>
            <w:rtl/>
          </w:rPr>
          <w:t xml:space="preserve">ר"י</w:t>
        </w:r>
      </w:ins>
      <w:del w:id="90467" w:author="מנוע מכני" w:date="2026-10-11T12:04:40Z">
        <w:r w:rsidRPr="006F178A">
          <w:rPr>
            <w:rStyle w:val="afffe"/>
            <w:rFonts w:ascii="Fb Fontext" w:hAnsi="Fb Fontext"/>
            <w:rtl/>
          </w:rPr>
          <w:delText xml:space="preserve">רבי יהודה</w:delText>
        </w:r>
      </w:del>
      <w:r w:rsidRPr="006F178A">
        <w:rPr>
          <w:rStyle w:val="afffe"/>
          <w:rFonts w:ascii="Fb Fontext" w:hAnsi="Fb Fontext"/>
          <w:rtl/>
        </w:rPr>
        <w:t xml:space="preserve"> </w:t>
      </w:r>
      <w:r w:rsidRPr="006F178A">
        <w:rPr>
          <w:rStyle w:val="afffe"/>
          <w:rFonts w:ascii="Fb Fontext" w:hAnsi="Fb Fontext"/>
          <w:rtl/>
        </w:rPr>
        <w:t xml:space="preserve">לא</w:t>
      </w:r>
      <w:r w:rsidRPr="006F178A">
        <w:rPr>
          <w:rStyle w:val="afffe"/>
          <w:rFonts w:ascii="Fb Fontext" w:hAnsi="Fb Fontext"/>
          <w:rtl/>
        </w:rPr>
        <w:t xml:space="preserve"> תהא מחיצה גדולה מן הכותל שביניהם.</w:t>
      </w:r>
    </w:p>
    <w:p>
      <w:pPr>
        <w:pStyle w:val="38"/>
        <w:rPr>
          <w:ins w:id="96552" w:author="מנוע מכני" w:date="2026-10-11T12:04:40Z"/>
        </w:rPr>
      </w:pPr>
      <w:r w:rsidRPr="006F178A">
        <w:t xml:space="preserve">הך</w:t>
      </w:r>
    </w:p>
    <w:p w:rsidR="005851B8" w:rsidRDefault="005851B8" w:rsidP="005851B8">
      <w:pPr>
        <w:rPr>
          <w:rtl/>
        </w:rPr>
      </w:pPr>
      <w:del w:id="96553" w:author="מנוע מכני" w:date="2026-10-11T12:04:40Z">
        <w:r w:rsidRPr="006F178A">
          <w:rPr>
            <w:rtl/>
          </w:rPr>
          <w:delText xml:space="preserve"> </w:delText>
        </w:r>
      </w:del>
      <w:r w:rsidRPr="006F178A">
        <w:rPr>
          <w:rStyle w:val="2fb"/>
          <w:rtl/>
        </w:rPr>
        <w:t xml:space="preserve">דר"י</w:t>
      </w:r>
      <w:r w:rsidRPr="006F178A">
        <w:rPr>
          <w:rtl/>
        </w:rPr>
        <w:t xml:space="preserve"> </w:t>
      </w:r>
      <w:r w:rsidRPr="006F178A">
        <w:rPr>
          <w:rStyle w:val="afffe"/>
          <w:rFonts w:ascii="Fb Fontext" w:hAnsi="Fb Fontext"/>
          <w:rtl/>
        </w:rPr>
        <w:t>אינו</w:t>
      </w:r>
      <w:r w:rsidRPr="006F178A">
        <w:rPr>
          <w:rtl/>
        </w:rPr>
        <w:t xml:space="preserve"> כשיטת </w:t>
      </w:r>
      <w:r w:rsidRPr="006F178A">
        <w:rPr>
          <w:rStyle w:val="2fb"/>
          <w:rtl/>
        </w:rPr>
        <w:t xml:space="preserve">רבי יוסי</w:t>
      </w:r>
      <w:r w:rsidRPr="006F178A">
        <w:rPr>
          <w:rtl/>
        </w:rPr>
        <w:t xml:space="preserve"> דכשם שלמלמטה למעלה עשרה כל מלמעלה ללמטה עשרה טפחים [ולא פחות מג' </w:t>
      </w:r>
      <w:r w:rsidRPr="006F178A">
        <w:rPr>
          <w:rStyle w:val="2fb"/>
          <w:rtl/>
        </w:rPr>
        <w:t xml:space="preserve">כת"ק</w:t>
      </w:r>
      <w:r w:rsidRPr="006F178A">
        <w:rPr>
          <w:rtl/>
        </w:rPr>
        <w:t xml:space="preserve">]</w:t>
      </w:r>
    </w:p>
    <w:p>
      <w:pPr>
        <w:pStyle w:val="38"/>
        <w:rPr>
          <w:ins w:id="96554" w:author="מנוע מכני" w:date="2026-10-11T12:04:40Z"/>
        </w:rPr>
      </w:pPr>
      <w:r w:rsidRPr="006F178A">
        <w:t xml:space="preserve">לר"י:</w:t>
      </w:r>
    </w:p>
    <w:p w:rsidR="005851B8" w:rsidRPr="009757B9" w:rsidRDefault="005851B8" w:rsidP="005851B8">
      <w:pPr>
        <w:rPr>
          <w:rFonts w:cs="Guttman Vilna"/>
          <w:b/>
          <w:bCs/>
          <w:rtl/>
        </w:rPr>
      </w:pPr>
      <w:del w:id="96555" w:author="מנוע מכני" w:date="2026-10-11T12:04:40Z">
        <w:r w:rsidRPr="006F178A">
          <w:rPr>
            <w:rtl/>
          </w:rPr>
          <w:delText xml:space="preserve"> </w:delText>
        </w:r>
      </w:del>
      <w:r w:rsidRPr="006F178A">
        <w:rPr>
          <w:rtl/>
        </w:rPr>
        <w:t xml:space="preserve">דדווקא </w:t>
      </w:r>
      <w:ins w:id="91564" w:author="מנוע מכני" w:date="2026-10-11T12:04:40Z">
        <w:r>
          <w:rPr>
            <w:rtl/>
          </w:rPr>
          <w:t xml:space="preserve">כאן</w:t>
        </w:r>
      </w:ins>
      <w:del w:id="91565" w:author="מנוע מכני" w:date="2026-10-11T12:04:40Z">
        <w:r w:rsidRPr="006F178A">
          <w:rPr>
            <w:rtl/>
          </w:rPr>
          <w:delText xml:space="preserve">הכא</w:delText>
        </w:r>
      </w:del>
      <w:r w:rsidRPr="006F178A">
        <w:rPr>
          <w:rtl/>
        </w:rPr>
        <w:t xml:space="preserve"> דמיירי בעירובי חצירות דרבנן </w:t>
      </w:r>
      <w:r w:rsidRPr="006F178A">
        <w:rPr>
          <w:rtl/>
        </w:rPr>
        <w:t xml:space="preserve">משא"כ</w:t>
      </w:r>
      <w:r w:rsidRPr="006F178A">
        <w:rPr>
          <w:rtl/>
        </w:rPr>
        <w:t xml:space="preserve"> סוכה דאורייתא.</w:t>
      </w:r>
    </w:p>
    <w:p>
      <w:pPr>
        <w:pStyle w:val="38"/>
        <w:rPr>
          <w:ins w:id="96556" w:author="מנוע מכני" w:date="2026-10-11T12:04:40Z"/>
        </w:rPr>
      </w:pPr>
      <w:r w:rsidRPr="006F178A">
        <w:t xml:space="preserve">ורבי יוסי:</w:t>
      </w:r>
    </w:p>
    <w:p w:rsidR="005851B8" w:rsidRPr="009757B9" w:rsidRDefault="005851B8" w:rsidP="005851B8">
      <w:pPr>
        <w:rPr>
          <w:rFonts w:cs="Guttman Vilna"/>
          <w:b/>
          <w:bCs/>
          <w:rtl/>
        </w:rPr>
      </w:pPr>
      <w:del w:id="96557" w:author="מנוע מכני" w:date="2026-10-11T12:04:40Z">
        <w:r w:rsidRPr="006F178A">
          <w:rPr>
            <w:rtl/>
          </w:rPr>
          <w:delText xml:space="preserve"> </w:delText>
        </w:r>
      </w:del>
      <w:r w:rsidRPr="006F178A">
        <w:rPr>
          <w:rtl/>
        </w:rPr>
        <w:t xml:space="preserve">לא</w:t>
      </w:r>
      <w:r w:rsidRPr="006F178A">
        <w:rPr>
          <w:rtl/>
        </w:rPr>
        <w:t xml:space="preserve"> </w:t>
      </w:r>
      <w:ins w:id="94066" w:author="מנוע מכני" w:date="2026-10-11T12:04:40Z">
        <w:r>
          <w:rPr>
            <w:rtl/>
          </w:rPr>
          <w:t xml:space="preserve">סבר</w:t>
        </w:r>
      </w:ins>
      <w:del w:id="94067" w:author="מנוע מכני" w:date="2026-10-11T12:04:40Z">
        <w:r w:rsidRPr="006F178A">
          <w:rPr>
            <w:rtl/>
          </w:rPr>
          <w:delText xml:space="preserve">ס"ל</w:delText>
        </w:r>
      </w:del>
      <w:r w:rsidRPr="006F178A">
        <w:rPr>
          <w:rtl/>
        </w:rPr>
        <w:t xml:space="preserve"> </w:t>
      </w:r>
      <w:r w:rsidRPr="006F178A">
        <w:rPr>
          <w:rStyle w:val="2fb"/>
          <w:rtl/>
        </w:rPr>
        <w:t xml:space="preserve">כר"י</w:t>
      </w:r>
      <w:r w:rsidRPr="006F178A">
        <w:rPr>
          <w:rtl/>
        </w:rPr>
        <w:t xml:space="preserve"> דדווקא בסוכה דאיסור עשה הוא, אבל שבת דאיסור סקילה הוא - </w:t>
      </w:r>
      <w:r w:rsidRPr="006F178A">
        <w:rPr>
          <w:rtl/>
        </w:rPr>
        <w:t xml:space="preserve">לא</w:t>
      </w:r>
      <w:r w:rsidRPr="006F178A">
        <w:rPr>
          <w:rtl/>
        </w:rPr>
        <w:t xml:space="preserve"> </w:t>
      </w:r>
      <w:r w:rsidRPr="006F178A">
        <w:rPr>
          <w:rtl/>
        </w:rPr>
        <w:t xml:space="preserve">אמר</w:t>
      </w:r>
      <w:r w:rsidRPr="006F178A">
        <w:rPr>
          <w:rtl/>
        </w:rPr>
        <w:t xml:space="preserve">.</w:t>
      </w:r>
    </w:p>
    <w:p>
      <w:pPr>
        <w:pStyle w:val="38"/>
        <w:rPr>
          <w:ins w:id="96558" w:author="מנוע מכני" w:date="2026-10-11T12:04:40Z"/>
        </w:rPr>
      </w:pPr>
      <w:r w:rsidRPr="006F178A">
        <w:t xml:space="preserve">והך</w:t>
      </w:r>
    </w:p>
    <w:p w:rsidR="005851B8" w:rsidRPr="006F178A" w:rsidRDefault="005851B8" w:rsidP="005851B8">
      <w:pPr>
        <w:rPr>
          <w:rtl/>
        </w:rPr>
      </w:pPr>
      <w:del w:id="96559" w:author="מנוע מכני" w:date="2026-10-11T12:04:40Z">
        <w:r w:rsidRPr="006F178A">
          <w:rPr>
            <w:rtl/>
          </w:rPr>
          <w:delText xml:space="preserve"> </w:delText>
        </w:r>
      </w:del>
      <w:r w:rsidRPr="006F178A">
        <w:rPr>
          <w:rtl/>
        </w:rPr>
        <w:t xml:space="preserve">מעשה דציפורי דסמכו על מחיצה תלויה נעשה ע"פ </w:t>
      </w:r>
      <w:r w:rsidRPr="006F178A">
        <w:rPr>
          <w:rStyle w:val="2fb"/>
          <w:rtl/>
        </w:rPr>
        <w:t xml:space="preserve">רבי ישמעאל</w:t>
      </w:r>
      <w:r w:rsidRPr="006F178A">
        <w:rPr>
          <w:rtl/>
        </w:rPr>
        <w:t xml:space="preserve"> ברבי יוסי דשכחו ולא הביאו ס"ת מבעוד יום.</w:t>
      </w:r>
    </w:p>
    <w:p w:rsidR="005851B8" w:rsidRDefault="005851B8" w:rsidP="005851B8">
      <w:pPr>
        <w:rPr>
          <w:rtl/>
        </w:rPr>
      </w:pPr>
      <w:r w:rsidRPr="006F178A">
        <w:rPr>
          <w:rtl/>
        </w:rPr>
        <w:t xml:space="preserve">ולמחר מצאו סדינין פרוסין על העמודים, והביאו ספר תורה וקראו בו [ולא עשו דאסור לעשות אוהל ארעי בשבת </w:t>
      </w:r>
      <w:r w:rsidRPr="00E6185C">
        <w:rPr>
          <w:b/>
          <w:bCs/>
          <w:rtl/>
        </w:rPr>
        <w:t>לכו"ע</w:t>
      </w:r>
      <w:r w:rsidRPr="006F178A">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פז.</w:t>
      </w:r>
    </w:p>
    <w:p>
      <w:pPr>
        <w:pStyle w:val="afffff8"/>
        <w:rPr>
          <w:ins w:id="90127" w:author="קלוד" w:date="2026-10-11T12:24:08Z"/>
        </w:rPr>
      </w:pPr>
      <w:ins w:id="90128" w:author="קלוד" w:date="2026-10-11T12:24:08Z">
        <w:r>
          <w:rPr>
            <w:color w:val="7B3F00"/>
          </w:rPr>
          <w:t xml:space="preserve">גזוזטרא שיש בה ד' אמות - חוקק בה ד' טפחים וממלא</w:t>
        </w:r>
      </w:ins>
    </w:p>
    <w:p>
      <w:pPr>
        <w:pStyle w:val="38"/>
        <w:rPr>
          <w:ins w:id="96560" w:author="מנוע מכני" w:date="2026-10-11T12:04:40Z"/>
        </w:rPr>
      </w:pPr>
      <w:r w:rsidRPr="006F178A">
        <w:t xml:space="preserve">רבה:</w:t>
      </w:r>
    </w:p>
    <w:p w:rsidR="005851B8" w:rsidRPr="006F178A" w:rsidRDefault="005851B8" w:rsidP="005851B8">
      <w:pPr>
        <w:rPr>
          <w:rtl/>
        </w:rPr>
      </w:pPr>
      <w:del w:id="96561" w:author="מנוע מכני" w:date="2026-10-11T12:04:40Z">
        <w:r w:rsidRPr="006F178A">
          <w:rPr>
            <w:rFonts w:ascii="Fb Fontext" w:hAnsi="Fb Fontext"/>
            <w:rtl/>
          </w:rPr>
          <w:delText xml:space="preserve"> </w:delText>
        </w:r>
      </w:del>
      <w:r w:rsidRPr="006F178A">
        <w:rPr>
          <w:rStyle w:val="2fb"/>
          <w:rFonts w:ascii="Fb Fontext" w:hAnsi="Fb Fontext"/>
          <w:rtl/>
        </w:rPr>
        <w:t xml:space="preserve">ר"י</w:t>
      </w:r>
      <w:r w:rsidRPr="006F178A">
        <w:rPr>
          <w:rFonts w:ascii="Fb Fontext" w:hAnsi="Fb Fontext"/>
          <w:rtl/>
        </w:rPr>
        <w:t xml:space="preserve"> </w:t>
      </w:r>
      <w:r w:rsidRPr="006F178A">
        <w:rPr>
          <w:rStyle w:val="2fb"/>
          <w:rFonts w:ascii="Fb Fontext" w:hAnsi="Fb Fontext"/>
          <w:rtl/>
        </w:rPr>
        <w:t xml:space="preserve">ורבי</w:t>
      </w:r>
      <w:r w:rsidRPr="006F178A">
        <w:rPr>
          <w:rFonts w:ascii="Fb Fontext" w:hAnsi="Fb Fontext"/>
          <w:rtl/>
        </w:rPr>
        <w:t xml:space="preserve"> חנניא בן עקביא אמרו דבר אחד.</w:t>
      </w:r>
    </w:p>
    <w:p w:rsidR="005851B8" w:rsidRDefault="005851B8" w:rsidP="00EA2332">
      <w:pPr>
        <w:rPr>
          <w:rtl/>
        </w:rPr>
      </w:pPr>
      <w:r w:rsidRPr="006F178A">
        <w:rPr>
          <w:rStyle w:val="2fb"/>
          <w:rtl/>
        </w:rPr>
        <w:t xml:space="preserve">ר"י</w:t>
      </w:r>
      <w:r w:rsidRPr="006F178A">
        <w:rPr>
          <w:rtl/>
        </w:rPr>
        <w:t xml:space="preserve"> הא דאמרן. </w:t>
      </w:r>
      <w:r w:rsidRPr="006F178A">
        <w:rPr>
          <w:rStyle w:val="2fb"/>
          <w:rtl/>
        </w:rPr>
        <w:t xml:space="preserve">רחב"ע</w:t>
      </w:r>
      <w:r w:rsidRPr="006F178A">
        <w:rPr>
          <w:rtl/>
        </w:rPr>
        <w:t xml:space="preserve"> דאומר: גזוזטרא שיש בה ד"א על ד"א חוקק בה ד"ט על ד"ט וממלא. [דגם מעקם וגם מוריד]</w:t>
      </w:r>
    </w:p>
    <w:p>
      <w:pPr>
        <w:pStyle w:val="38"/>
        <w:rPr>
          <w:ins w:id="96562" w:author="מנוע מכני" w:date="2026-10-11T12:04:40Z"/>
        </w:rPr>
      </w:pPr>
      <w:r w:rsidRPr="006F178A">
        <w:lastRenderedPageBreak/>
        <w:t xml:space="preserve">אביי דחה:</w:t>
      </w:r>
    </w:p>
    <w:p w:rsidR="005851B8" w:rsidRPr="002D0727" w:rsidRDefault="005851B8" w:rsidP="005851B8">
      <w:pPr>
        <w:rPr>
          <w:b/>
          <w:bCs/>
          <w:rtl/>
        </w:rPr>
      </w:pPr>
      <w:del w:id="96563" w:author="מנוע מכני" w:date="2026-10-11T12:04:40Z">
        <w:r w:rsidRPr="006F178A">
          <w:rPr>
            <w:rtl/>
          </w:rPr>
          <w:lastRenderedPageBreak/>
          <w:delText xml:space="preserve"> </w:delText>
        </w:r>
      </w:del>
      <w:r w:rsidRPr="006F178A">
        <w:rPr>
          <w:rStyle w:val="2fb"/>
          <w:rtl/>
        </w:rPr>
        <w:lastRenderedPageBreak/>
        <w:t xml:space="preserve">דר"י</w:t>
      </w:r>
      <w:r w:rsidRPr="006F178A">
        <w:rPr>
          <w:rtl/>
        </w:rPr>
        <w:lastRenderedPageBreak/>
        <w:t xml:space="preserve"> דווקא </w:t>
      </w:r>
      <w:ins w:id="91566" w:author="מנוע מכני" w:date="2026-10-11T12:04:40Z">
        <w:r>
          <w:rPr>
            <w:rtl/>
          </w:rPr>
          <w:t xml:space="preserve">שם</w:t>
        </w:r>
      </w:ins>
      <w:del w:id="91567" w:author="מנוע מכני" w:date="2026-10-11T12:04:40Z">
        <w:r w:rsidRPr="006F178A">
          <w:rPr>
            <w:rtl/>
          </w:rPr>
          <w:lastRenderedPageBreak/>
          <w:delText xml:space="preserve">התם</w:delText>
        </w:r>
      </w:del>
      <w:r w:rsidRPr="006F178A">
        <w:rPr>
          <w:rtl/>
        </w:rPr>
        <w:lastRenderedPageBreak/>
        <w:t xml:space="preserve"> </w:t>
      </w:r>
      <w:r w:rsidRPr="006F178A">
        <w:rPr>
          <w:rtl/>
        </w:rPr>
        <w:lastRenderedPageBreak/>
        <w:t xml:space="preserve">אמר</w:t>
      </w:r>
      <w:r w:rsidRPr="006F178A">
        <w:rPr>
          <w:rtl/>
        </w:rPr>
        <w:lastRenderedPageBreak/>
        <w:t xml:space="preserve"> כוף וגוד | </w:t>
      </w:r>
      <w:r w:rsidRPr="006F178A">
        <w:rPr>
          <w:rStyle w:val="2fb"/>
          <w:rtl/>
        </w:rPr>
        <w:lastRenderedPageBreak/>
        <w:t xml:space="preserve">ורחב"ע</w:t>
      </w:r>
      <w:r w:rsidRPr="006F178A">
        <w:rPr>
          <w:rtl/>
        </w:rPr>
        <w:lastRenderedPageBreak/>
        <w:t xml:space="preserve"> דווקא בטבריה דיש לה אוגנים, ועיירות וקרפיפות מקיפות אותה.</w:t>
      </w:r>
    </w:p>
    <w:p>
      <w:pPr>
        <w:pStyle w:val="38"/>
        <w:rPr>
          <w:ins w:id="96564" w:author="מנוע מכני" w:date="2026-10-11T12:04:40Z"/>
        </w:rPr>
      </w:pPr>
      <w:r w:rsidRPr="00B3644D">
        <w:t>אביי</w:t>
      </w:r>
      <w:r w:rsidRPr="00B3644D">
        <w:t xml:space="preserve">:</w:t>
      </w:r>
    </w:p>
    <w:p w:rsidR="005851B8" w:rsidRPr="00B3644D" w:rsidRDefault="005851B8" w:rsidP="005851B8">
      <w:pPr>
        <w:rPr>
          <w:spacing w:val="-6"/>
          <w:rtl/>
        </w:rPr>
      </w:pPr>
      <w:del w:id="96565" w:author="מנוע מכני" w:date="2026-10-11T12:04:40Z">
        <w:r w:rsidRPr="00B3644D">
          <w:rPr>
            <w:spacing w:val="-6"/>
            <w:rtl/>
          </w:rPr>
          <w:delText xml:space="preserve"> </w:delText>
        </w:r>
      </w:del>
      <w:r w:rsidRPr="00B3644D">
        <w:rPr>
          <w:spacing w:val="-6"/>
          <w:rtl/>
        </w:rPr>
        <w:t xml:space="preserve">לדברי </w:t>
      </w:r>
      <w:r w:rsidRPr="00B3644D">
        <w:rPr>
          <w:rStyle w:val="2fb"/>
          <w:spacing w:val="-6"/>
          <w:rtl/>
        </w:rPr>
        <w:t xml:space="preserve">רחב"ע</w:t>
      </w:r>
      <w:r w:rsidRPr="00B3644D">
        <w:rPr>
          <w:spacing w:val="-6"/>
          <w:rtl/>
        </w:rPr>
        <w:t xml:space="preserve">, היתה סמוכה לכותל בפחות מג"ט צריך שיהא אורכה ד"א ורוחבה י"א ומשהו.</w:t>
      </w:r>
    </w:p>
    <w:p w:rsidR="005851B8" w:rsidRPr="006F178A" w:rsidRDefault="005851B8" w:rsidP="005851B8">
      <w:pPr>
        <w:rPr>
          <w:rtl/>
        </w:rPr>
      </w:pPr>
      <w:r w:rsidRPr="006F178A">
        <w:rPr>
          <w:rtl/>
        </w:rPr>
        <w:t>היתה זקופה - צריך שיהא גובהה י"ט ורוחבה ו"ט ושני משהויין.</w:t>
      </w:r>
    </w:p>
    <w:p>
      <w:pPr>
        <w:pStyle w:val="38"/>
        <w:rPr>
          <w:ins w:id="96566" w:author="מנוע מכני" w:date="2026-10-11T12:04:40Z"/>
        </w:rPr>
      </w:pPr>
      <w:r w:rsidRPr="006F178A">
        <w:t xml:space="preserve">רהבדר"י:</w:t>
      </w:r>
    </w:p>
    <w:p w:rsidR="005851B8" w:rsidRPr="006F178A" w:rsidRDefault="005851B8" w:rsidP="005851B8">
      <w:pPr>
        <w:rPr>
          <w:rtl/>
        </w:rPr>
      </w:pPr>
      <w:del w:id="96567" w:author="מנוע מכני" w:date="2026-10-11T12:04:40Z">
        <w:r w:rsidRPr="006F178A">
          <w:rPr>
            <w:rtl/>
          </w:rPr>
          <w:delText xml:space="preserve"> </w:delText>
        </w:r>
      </w:del>
      <w:r w:rsidRPr="006F178A">
        <w:rPr>
          <w:rtl/>
        </w:rPr>
        <w:t xml:space="preserve">היתה עומדת בקרן זוית - צריך שיהא גובהה י"ט ורוחבה ב"ט ושני משהויין.</w:t>
      </w:r>
    </w:p>
    <w:p>
      <w:pPr>
        <w:pStyle w:val="38"/>
        <w:rPr>
          <w:ins w:id="96568" w:author="מנוע מכני" w:date="2026-10-11T12:04:40Z"/>
        </w:rPr>
      </w:pPr>
      <w:r w:rsidRPr="006F178A">
        <w:t xml:space="preserve">והך דרחב"ע:</w:t>
      </w:r>
    </w:p>
    <w:p w:rsidR="005851B8" w:rsidRPr="006F178A" w:rsidRDefault="005851B8" w:rsidP="005851B8">
      <w:pPr>
        <w:rPr>
          <w:rtl/>
        </w:rPr>
      </w:pPr>
      <w:del w:id="96569" w:author="מנוע מכני" w:date="2026-10-11T12:04:40Z">
        <w:r w:rsidRPr="006F178A">
          <w:rPr>
            <w:rtl/>
          </w:rPr>
          <w:delText xml:space="preserve"> </w:delText>
        </w:r>
      </w:del>
      <w:r w:rsidRPr="006F178A">
        <w:rPr>
          <w:rtl/>
        </w:rPr>
        <w:t xml:space="preserve">דגזוזטרא שיש בה ד"א על ד"א - חוקק בה ד' על ד' וממלא, מיירי דעבידא כמדוכה דכל חללה על יתדות.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rtl/>
        </w:rPr>
      </w:pPr>
      <w:r w:rsidRPr="006F178A">
        <w:rPr>
          <w:rStyle w:val="afffe"/>
          <w:rFonts w:ascii="Fb Fontext" w:hAnsi="Fb Fontext"/>
          <w:rtl/>
        </w:rPr>
        <w:t>אמת המים שעוברת בחצר.</w:t>
      </w:r>
    </w:p>
    <w:p>
      <w:pPr>
        <w:pStyle w:val="MishnaBatzad"/>
        <w:rPr>
          <w:ins w:id="20363" w:author="קלוד" w:date="2026-10-11T09:07:28Z"/>
        </w:rPr>
      </w:pPr>
      <w:ins w:id="20362" w:author="קלוד" w:date="2026-10-11T09:07:28Z">
        <w:r>
          <w:t xml:space="preserve">משנה ז</w:t>
        </w:r>
      </w:ins>
    </w:p>
    <w:p w:rsidR="005851B8" w:rsidRPr="00E62A50" w:rsidRDefault="005851B8" w:rsidP="005851B8">
      <w:pPr>
        <w:pStyle w:val="afff9"/>
        <w:rPr>
          <w:del w:id="20197" w:author="קלוד" w:date="2026-10-11T09:07:28Z"/>
          <w:rStyle w:val="afffe"/>
          <w:rFonts w:ascii="Fb Fontext" w:hAnsi="Fb Fontext"/>
          <w:bCs w:val="0"/>
          <w:sz w:val="20"/>
          <w:rtl/>
        </w:rPr>
      </w:pPr>
      <w:del w:id="20196"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rFonts w:ascii="Fb Fontext" w:hAnsi="Fb Fontext"/>
          <w:bCs w:val="0"/>
          <w:sz w:val="20"/>
          <w:rtl/>
        </w:rPr>
        <w:pPrChange w:id="90058" w:author="קלוד" w:date="2026-10-11T12:09:42Z">
          <w:pPr>
            <w:pStyle w:val="afff9"/>
          </w:pPr>
        </w:pPrChange>
      </w:pPr>
      <w:r w:rsidRPr="00E62A50">
        <w:rPr>
          <w:rStyle w:val="afffe"/>
          <w:rFonts w:ascii="Fb Fontext" w:hAnsi="Fb Fontext"/>
          <w:bCs w:val="0"/>
          <w:rtl/>
          <w:rPrChange w:id="40116" w:author="Claude" w:date="2026-10-11T09:07:36Z">
            <w:rPr>
              <w:rStyle w:val="afffe"/>
              <w:rFonts w:ascii="Fb Fontext" w:hAnsi="Fb Fontext"/>
              <w:bCs w:val="0"/>
              <w:sz w:val="20"/>
              <w:rtl/>
            </w:rPr>
          </w:rPrChange>
        </w:rPr>
        <w:t>אמת המים שהיא עוברת בחצר - אין ממלאין הימנה בשבת, אא"כ עשו לה מחיצה גבוה י"ט בכניסה וביציאה.</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117" w:author="Claude" w:date="2026-10-11T09:07:36Z">
            <w:rPr>
              <w:rStyle w:val="afffe"/>
              <w:rFonts w:ascii="Fb Fontext" w:hAnsi="Fb Fontext"/>
              <w:bCs w:val="0"/>
              <w:sz w:val="20"/>
              <w:rtl/>
            </w:rPr>
          </w:rPrChange>
        </w:rPr>
        <w:t>ר"י: כותל שעל גבה תידון משום מחיצה.</w:t>
      </w:r>
    </w:p>
    <w:p w:rsidR="005851B8" w:rsidRPr="00E62A50" w:rsidRDefault="005851B8" w:rsidP="005851B8">
      <w:pPr>
        <w:pStyle w:val="afff9"/>
        <w:rPr>
          <w:rtl/>
        </w:rPr>
      </w:pPr>
      <w:r w:rsidRPr="00E62A50">
        <w:rPr>
          <w:rStyle w:val="afffe"/>
          <w:rFonts w:ascii="Fb Fontext" w:hAnsi="Fb Fontext"/>
          <w:bCs w:val="0"/>
          <w:rtl/>
          <w:rPrChange w:id="40118" w:author="Claude" w:date="2026-10-11T09:07:36Z">
            <w:rPr>
              <w:rStyle w:val="afffe"/>
              <w:rFonts w:ascii="Fb Fontext" w:hAnsi="Fb Fontext"/>
              <w:bCs w:val="0"/>
              <w:sz w:val="20"/>
              <w:rtl/>
            </w:rPr>
          </w:rPrChange>
        </w:rPr>
        <w:t>ואר"י: מעשה באמה של אבל שהיו ממלאין ממנה על פי זקנים בשבת. אמרו לו: מפני שלא היה בה כשיעור</w:t>
      </w:r>
      <w:r w:rsidRPr="00E62A50">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25" w:author="קלוד" w:date="2026-10-11T12:24:08Z"/>
        </w:rPr>
      </w:pPr>
      <w:ins w:id="90126" w:author="קלוד" w:date="2026-10-11T12:24:08Z">
        <w:r>
          <w:rPr>
            <w:color w:val="7B3F00"/>
          </w:rPr>
          <w:t xml:space="preserve">אמת המים - מחיצה בכניסה וביציאה</w:t>
        </w:r>
      </w:ins>
    </w:p>
    <w:p>
      <w:pPr>
        <w:pStyle w:val="38"/>
        <w:rPr>
          <w:ins w:id="96571" w:author="מנוע מכני" w:date="2026-10-11T12:04:40Z"/>
        </w:rPr>
      </w:pPr>
      <w:del w:id="96570"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572" w:author="מנוע מכני" w:date="2026-10-11T12:04:40Z">
        <w:r w:rsidRPr="006F178A">
          <w:rPr>
            <w:rFonts w:ascii="Fb Fontext" w:hAnsi="Fb Fontext"/>
            <w:rtl/>
          </w:rPr>
          <w:delText xml:space="preserve"> </w:delText>
        </w:r>
      </w:del>
      <w:r w:rsidRPr="006F178A">
        <w:rPr>
          <w:rFonts w:ascii="Fb Fontext" w:hAnsi="Fb Fontext"/>
          <w:rtl/>
        </w:rPr>
        <w:t xml:space="preserve">בעי' גם בכניסה וגם ביציאה.</w:t>
      </w:r>
    </w:p>
    <w:p>
      <w:pPr>
        <w:pStyle w:val="38"/>
        <w:rPr>
          <w:ins w:id="96573" w:author="מנוע מכני" w:date="2026-10-11T12:04:40Z"/>
        </w:rPr>
      </w:pPr>
      <w:r w:rsidRPr="006F178A">
        <w:t xml:space="preserve">הך</w:t>
      </w:r>
    </w:p>
    <w:p w:rsidR="005851B8" w:rsidRPr="006F178A" w:rsidRDefault="005851B8" w:rsidP="005851B8">
      <w:pPr>
        <w:rPr>
          <w:rtl/>
        </w:rPr>
      </w:pPr>
      <w:del w:id="96574" w:author="מנוע מכני" w:date="2026-10-11T12:04:40Z">
        <w:r w:rsidRPr="006F178A">
          <w:rPr>
            <w:rtl/>
          </w:rPr>
          <w:delText xml:space="preserve"> </w:delText>
        </w:r>
      </w:del>
      <w:r w:rsidRPr="006F178A">
        <w:rPr>
          <w:rtl/>
        </w:rPr>
        <w:t xml:space="preserve">דא"ל</w:t>
      </w:r>
      <w:r w:rsidRPr="006F178A">
        <w:rPr>
          <w:rtl/>
        </w:rPr>
        <w:t xml:space="preserve"> דלא היה שם שיעור היינו מפני שלא היתה עמוקה י"ט ורוחבה ארבעה.</w:t>
      </w:r>
    </w:p>
    <w:p w:rsidR="005851B8" w:rsidRPr="006F178A" w:rsidRDefault="005851B8" w:rsidP="005851B8">
      <w:pPr>
        <w:rPr>
          <w:rtl/>
        </w:rPr>
      </w:pPr>
      <w:r w:rsidRPr="006F178A">
        <w:rPr>
          <w:rtl/>
        </w:rPr>
        <w:t>אמת המים העוברת בין החלונות, פחות משלשה - משלשל דלי וממלא [לאגפיה ומחליף], שלשה אין משלשל דלי וממלא.</w:t>
      </w:r>
    </w:p>
    <w:p>
      <w:pPr>
        <w:pStyle w:val="38"/>
        <w:rPr>
          <w:ins w:id="96575" w:author="מנוע מכני" w:date="2026-10-11T12:04:40Z"/>
        </w:rPr>
      </w:pPr>
      <w:r w:rsidRPr="006F178A">
        <w:t xml:space="preserve">רשב"ג:</w:t>
      </w:r>
    </w:p>
    <w:p w:rsidR="005851B8" w:rsidRPr="006F178A" w:rsidRDefault="005851B8" w:rsidP="005851B8">
      <w:pPr>
        <w:rPr>
          <w:rtl/>
        </w:rPr>
      </w:pPr>
      <w:del w:id="96576" w:author="מנוע מכני" w:date="2026-10-11T12:04:40Z">
        <w:r w:rsidRPr="006F178A">
          <w:rPr>
            <w:rtl/>
          </w:rPr>
          <w:delText xml:space="preserve"> </w:delText>
        </w:r>
      </w:del>
      <w:r w:rsidRPr="006F178A">
        <w:rPr>
          <w:rtl/>
        </w:rPr>
        <w:t xml:space="preserve">פחות מד' משלשל דלי וממלא [לאגפיה ומחליף] ארבעה אין משלשל דלי וממלא.</w:t>
      </w:r>
    </w:p>
    <w:p w:rsidR="005851B8" w:rsidRDefault="005851B8" w:rsidP="005851B8">
      <w:pPr>
        <w:rPr>
          <w:rtl/>
        </w:rPr>
      </w:pPr>
      <w:r w:rsidRPr="006F178A">
        <w:rPr>
          <w:rtl/>
        </w:rPr>
        <w:t xml:space="preserve">[ולא מיירי באמת המים גופה דא"ה הך </w:t>
      </w:r>
      <w:r w:rsidRPr="006F178A">
        <w:rPr>
          <w:rStyle w:val="2fb"/>
          <w:rtl/>
        </w:rPr>
        <w:t xml:space="preserve">דרי"ו</w:t>
      </w:r>
      <w:r w:rsidRPr="006F178A">
        <w:rPr>
          <w:rtl/>
        </w:rPr>
        <w:t xml:space="preserve"> דאין כרמלית פחות מד' לימא כתנאי </w:t>
      </w:r>
      <w:r w:rsidRPr="006F178A">
        <w:rPr>
          <w:rStyle w:val="2fb"/>
          <w:rtl/>
        </w:rPr>
        <w:t xml:space="preserve">כדרשב"ג</w:t>
      </w:r>
      <w:r w:rsidRPr="006F178A">
        <w:rPr>
          <w:rtl/>
        </w:rPr>
        <w:t xml:space="preserve"> דלבוד בד']</w:t>
      </w:r>
    </w:p>
    <w:p>
      <w:pPr>
        <w:pStyle w:val="38"/>
        <w:rPr>
          <w:ins w:id="96577" w:author="מנוע מכני" w:date="2026-10-11T12:04:40Z"/>
        </w:rPr>
      </w:pPr>
      <w:r w:rsidRPr="00132755">
        <w:t xml:space="preserve">והך דרי"ו:</w:t>
      </w:r>
    </w:p>
    <w:p w:rsidR="005851B8" w:rsidRPr="00132755" w:rsidRDefault="005851B8" w:rsidP="005851B8">
      <w:pPr>
        <w:rPr>
          <w:spacing w:val="-2"/>
          <w:rtl/>
        </w:rPr>
      </w:pPr>
      <w:del w:id="96578" w:author="מנוע מכני" w:date="2026-10-11T12:04:40Z">
        <w:r w:rsidRPr="00132755">
          <w:rPr>
            <w:spacing w:val="-2"/>
            <w:rtl/>
          </w:rPr>
          <w:delText xml:space="preserve"> </w:delText>
        </w:r>
      </w:del>
      <w:r w:rsidRPr="00132755">
        <w:rPr>
          <w:spacing w:val="-2"/>
          <w:rtl/>
        </w:rPr>
        <w:t xml:space="preserve">מקום שאין בו ד' על ד' מותר לבני </w:t>
      </w:r>
      <w:r w:rsidRPr="00132755">
        <w:rPr>
          <w:spacing w:val="-2"/>
          <w:rtl/>
        </w:rPr>
        <w:t xml:space="preserve">רה"י</w:t>
      </w:r>
      <w:r w:rsidRPr="00132755">
        <w:rPr>
          <w:spacing w:val="-2"/>
          <w:rtl/>
        </w:rPr>
        <w:t xml:space="preserve"> ולבני </w:t>
      </w:r>
      <w:r w:rsidRPr="00132755">
        <w:rPr>
          <w:spacing w:val="-2"/>
          <w:rtl/>
        </w:rPr>
        <w:t xml:space="preserve">רה"ר</w:t>
      </w:r>
      <w:r w:rsidRPr="00132755">
        <w:rPr>
          <w:spacing w:val="-2"/>
          <w:rtl/>
        </w:rPr>
        <w:t xml:space="preserve"> לכתף עליו, ובלבד שלא יחליפו.</w:t>
      </w:r>
    </w:p>
    <w:p w:rsidR="005851B8" w:rsidRPr="006F178A" w:rsidRDefault="005851B8" w:rsidP="005851B8">
      <w:pPr>
        <w:rPr>
          <w:rtl/>
        </w:rPr>
      </w:pPr>
      <w:r w:rsidRPr="006F178A">
        <w:rPr>
          <w:rtl/>
        </w:rPr>
        <w:t xml:space="preserve">היינו ברשויות דאורייתא </w:t>
      </w:r>
      <w:ins w:id="91568" w:author="מנוע מכני" w:date="2026-10-11T12:04:40Z">
        <w:r>
          <w:rPr>
            <w:rtl/>
          </w:rPr>
          <w:t xml:space="preserve">כאן</w:t>
        </w:r>
      </w:ins>
      <w:del w:id="91569" w:author="מנוע מכני" w:date="2026-10-11T12:04:40Z">
        <w:r w:rsidRPr="006F178A">
          <w:rPr>
            <w:rtl/>
          </w:rPr>
          <w:delText xml:space="preserve">הכא</w:delText>
        </w:r>
      </w:del>
      <w:r w:rsidRPr="006F178A">
        <w:rPr>
          <w:rtl/>
        </w:rPr>
        <w:t xml:space="preserve"> רשויות דרבנן.</w:t>
      </w:r>
    </w:p>
    <w:p>
      <w:pPr>
        <w:pStyle w:val="38"/>
        <w:rPr>
          <w:ins w:id="96579" w:author="מנוע מכני" w:date="2026-10-11T12:04:40Z"/>
        </w:rPr>
      </w:pPr>
      <w:r w:rsidRPr="006F178A">
        <w:t xml:space="preserve">ואין להוכיח</w:t>
      </w:r>
    </w:p>
    <w:p w:rsidR="005851B8" w:rsidRPr="006F178A" w:rsidRDefault="005851B8" w:rsidP="005851B8">
      <w:pPr>
        <w:rPr>
          <w:rtl/>
        </w:rPr>
      </w:pPr>
      <w:del w:id="96580" w:author="מנוע מכני" w:date="2026-10-11T12:04:40Z">
        <w:r w:rsidRPr="006F178A">
          <w:rPr>
            <w:rtl/>
          </w:rPr>
          <w:delText xml:space="preserve"> </w:delText>
        </w:r>
      </w:del>
      <w:r w:rsidRPr="006F178A">
        <w:rPr>
          <w:rtl/>
        </w:rPr>
        <w:t xml:space="preserve">מהא </w:t>
      </w:r>
      <w:r w:rsidRPr="006F178A">
        <w:rPr>
          <w:rtl/>
        </w:rPr>
        <w:t xml:space="preserve">דתנן</w:t>
      </w:r>
      <w:r w:rsidRPr="006F178A">
        <w:rPr>
          <w:rtl/>
        </w:rPr>
        <w:t xml:space="preserve"> [לקמן -] </w:t>
      </w:r>
      <w:r w:rsidRPr="006F178A">
        <w:rPr>
          <w:rStyle w:val="2fb"/>
          <w:rtl/>
        </w:rPr>
        <w:t xml:space="preserve">דר"יו</w:t>
      </w:r>
      <w:r w:rsidRPr="006F178A">
        <w:rPr>
          <w:rtl/>
        </w:rPr>
        <w:t xml:space="preserve"> </w:t>
      </w:r>
      <w:ins w:id="94068" w:author="מנוע מכני" w:date="2026-10-11T12:04:40Z">
        <w:r>
          <w:rPr>
            <w:rtl/>
          </w:rPr>
          <w:t xml:space="preserve">סבר</w:t>
        </w:r>
      </w:ins>
      <w:del w:id="94069" w:author="מנוע מכני" w:date="2026-10-11T12:04:40Z">
        <w:r w:rsidRPr="006F178A">
          <w:rPr>
            <w:rtl/>
          </w:rPr>
          <w:delText xml:space="preserve">ס"ל</w:delText>
        </w:r>
      </w:del>
      <w:r w:rsidRPr="006F178A">
        <w:rPr>
          <w:rtl/>
        </w:rPr>
        <w:t xml:space="preserve"> דגם ברשויות דרבנן אסר </w:t>
      </w:r>
      <w:ins w:id="91570" w:author="מנוע מכני" w:date="2026-10-11T12:04:40Z">
        <w:r>
          <w:rPr>
            <w:rtl/>
          </w:rPr>
          <w:t xml:space="preserve">דשם</w:t>
        </w:r>
      </w:ins>
      <w:del w:id="91571" w:author="מנוע מכני" w:date="2026-10-11T12:04:40Z">
        <w:r w:rsidRPr="006F178A">
          <w:rPr>
            <w:rtl/>
          </w:rPr>
          <w:delText xml:space="preserve">דהתם</w:delText>
        </w:r>
      </w:del>
      <w:r w:rsidRPr="006F178A">
        <w:rPr>
          <w:rtl/>
        </w:rPr>
        <w:t xml:space="preserve"> </w:t>
      </w:r>
      <w:r w:rsidRPr="006F178A">
        <w:rPr>
          <w:rStyle w:val="2fb"/>
          <w:rtl/>
        </w:rPr>
        <w:t xml:space="preserve">זעירי</w:t>
      </w:r>
      <w:r w:rsidRPr="006F178A">
        <w:rPr>
          <w:rtl/>
        </w:rPr>
        <w:t xml:space="preserve"> אמרה.</w:t>
      </w:r>
    </w:p>
    <w:p w:rsidR="005851B8" w:rsidRPr="006F178A" w:rsidRDefault="005851B8" w:rsidP="005851B8">
      <w:pPr>
        <w:rPr>
          <w:rtl/>
        </w:rPr>
      </w:pPr>
      <w:r w:rsidRPr="006F178A">
        <w:rPr>
          <w:rtl/>
        </w:rPr>
        <w:t xml:space="preserve">דתנן</w:t>
      </w:r>
      <w:r w:rsidRPr="006F178A">
        <w:rPr>
          <w:rtl/>
        </w:rPr>
        <w:t xml:space="preserve"> כותל שבין שתי חצירות גבוה י"ט ורחב ד' - מערבין שנים ואין מערבין אחד.</w:t>
      </w:r>
    </w:p>
    <w:p w:rsidR="005851B8" w:rsidRPr="006F178A" w:rsidRDefault="005851B8" w:rsidP="005851B8">
      <w:pPr>
        <w:rPr>
          <w:rtl/>
        </w:rPr>
      </w:pPr>
      <w:r w:rsidRPr="006F178A">
        <w:rPr>
          <w:rtl/>
        </w:rPr>
        <w:t>היו בראשו פירות - אלו עולין מכאן ואוכלין, ואלו עולין מכאן ואוכלין.</w:t>
      </w:r>
    </w:p>
    <w:p w:rsidR="005851B8" w:rsidRPr="006F178A" w:rsidRDefault="005851B8" w:rsidP="005851B8">
      <w:pPr>
        <w:rPr>
          <w:rtl/>
        </w:rPr>
      </w:pPr>
      <w:r w:rsidRPr="006F178A">
        <w:rPr>
          <w:rtl/>
        </w:rPr>
        <w:t xml:space="preserve">נפרץ הכותל, עד י"א מערבין שנים, ואם רצו מערבין אחד, מפני שהוא כפתח.| יותר מכאן מערבין אחד ואין מערבין שנים. ובאין בו ד'- </w:t>
      </w:r>
      <w:r w:rsidRPr="006F178A">
        <w:rPr>
          <w:rStyle w:val="2fb"/>
          <w:rtl/>
        </w:rPr>
        <w:t xml:space="preserve">לרב</w:t>
      </w:r>
      <w:r w:rsidRPr="006F178A">
        <w:rPr>
          <w:rtl/>
        </w:rPr>
        <w:t xml:space="preserve">: אויר שתי רשויות שולטת בו, ולא יזיז בו מלא נימא.</w:t>
      </w:r>
    </w:p>
    <w:p>
      <w:pPr>
        <w:pStyle w:val="38"/>
        <w:rPr>
          <w:ins w:id="96581" w:author="מנוע מכני" w:date="2026-10-11T12:04:40Z"/>
        </w:rPr>
      </w:pPr>
      <w:r w:rsidRPr="006F178A">
        <w:t xml:space="preserve">ולרי"ו:</w:t>
      </w:r>
    </w:p>
    <w:p w:rsidR="005851B8" w:rsidRPr="006F178A" w:rsidRDefault="005851B8" w:rsidP="005851B8">
      <w:pPr>
        <w:rPr>
          <w:rStyle w:val="afffe"/>
          <w:rFonts w:ascii="Fb Fontext" w:hAnsi="Fb Fontext"/>
          <w:b/>
          <w:rtl/>
        </w:rPr>
      </w:pPr>
      <w:del w:id="96582" w:author="מנוע מכני" w:date="2026-10-11T12:04:40Z">
        <w:r w:rsidRPr="006F178A">
          <w:rPr>
            <w:rtl/>
          </w:rPr>
          <w:delText xml:space="preserve"> </w:delText>
        </w:r>
      </w:del>
      <w:r w:rsidRPr="006F178A">
        <w:rPr>
          <w:rtl/>
        </w:rPr>
        <w:t xml:space="preserve">שניהם עולים מצידיהם ואוכלין </w:t>
      </w:r>
      <w:ins w:id="91572" w:author="מנוע מכני" w:date="2026-10-11T12:04:40Z">
        <w:r>
          <w:rPr>
            <w:rtl/>
          </w:rPr>
          <w:t xml:space="preserve">ולשיטתו</w:t>
        </w:r>
      </w:ins>
      <w:del w:id="91573" w:author="מנוע מכני" w:date="2026-10-11T12:04:40Z">
        <w:r w:rsidRPr="006F178A">
          <w:rPr>
            <w:rtl/>
          </w:rPr>
          <w:delText xml:space="preserve">ולטעמיה</w:delText>
        </w:r>
      </w:del>
      <w:r w:rsidRPr="006F178A">
        <w:rPr>
          <w:rtl/>
        </w:rPr>
        <w:t xml:space="preserve"> דמקום שאין בו ד' על ד' מותר לבני </w:t>
      </w:r>
      <w:r w:rsidRPr="006F178A">
        <w:rPr>
          <w:rtl/>
        </w:rPr>
        <w:t xml:space="preserve">רה"ר</w:t>
      </w:r>
      <w:r w:rsidRPr="006F178A">
        <w:rPr>
          <w:rtl/>
        </w:rPr>
        <w:t xml:space="preserve"> ולבני </w:t>
      </w:r>
      <w:r w:rsidRPr="006F178A">
        <w:rPr>
          <w:rtl/>
        </w:rPr>
        <w:t xml:space="preserve">רה"י</w:t>
      </w:r>
      <w:r w:rsidRPr="006F178A">
        <w:rPr>
          <w:rtl/>
        </w:rPr>
        <w:t xml:space="preserve"> לכתף עליו, ובלבד שלא יחליפו.</w:t>
      </w:r>
    </w:p>
    <w:p w:rsidR="005851B8" w:rsidRPr="006F178A" w:rsidRDefault="005851B8" w:rsidP="005851B8">
      <w:pPr>
        <w:rPr>
          <w:rtl/>
        </w:rPr>
      </w:pPr>
      <w:r w:rsidRPr="006F178A">
        <w:rPr>
          <w:rStyle w:val="afffe"/>
          <w:rFonts w:ascii="Fb Fontext" w:hAnsi="Fb Fontext"/>
          <w:b/>
          <w:rtl/>
        </w:rPr>
        <w:t>א.</w:t>
      </w:r>
      <w:r w:rsidRPr="006F178A">
        <w:rPr>
          <w:rtl/>
        </w:rPr>
        <w:t xml:space="preserve"> ההיא </w:t>
      </w:r>
      <w:r w:rsidRPr="006F178A">
        <w:rPr>
          <w:rStyle w:val="2fb"/>
          <w:rtl/>
        </w:rPr>
        <w:t xml:space="preserve">זעירי</w:t>
      </w:r>
      <w:r w:rsidRPr="006F178A">
        <w:rPr>
          <w:rtl/>
        </w:rPr>
        <w:t xml:space="preserve"> אמרה. והך </w:t>
      </w:r>
      <w:ins w:id="94070" w:author="מנוע מכני" w:date="2026-10-11T12:04:40Z">
        <w:r>
          <w:rPr>
            <w:rtl/>
          </w:rPr>
          <w:t xml:space="preserve">גופו</w:t>
        </w:r>
      </w:ins>
      <w:del w:id="94071" w:author="מנוע מכני" w:date="2026-10-11T12:04:40Z">
        <w:r w:rsidRPr="006F178A">
          <w:rPr>
            <w:rtl/>
          </w:rPr>
          <w:delText xml:space="preserve">גופיה</w:delText>
        </w:r>
      </w:del>
      <w:r w:rsidRPr="006F178A">
        <w:rPr>
          <w:rtl/>
        </w:rPr>
        <w:t xml:space="preserve"> מוקים לה באמת המים גופה. </w:t>
      </w:r>
      <w:r w:rsidRPr="006F178A">
        <w:rPr>
          <w:rStyle w:val="2fb"/>
          <w:rtl/>
        </w:rPr>
        <w:t xml:space="preserve">ורב דימי</w:t>
      </w:r>
      <w:r w:rsidRPr="006F178A">
        <w:rPr>
          <w:rtl/>
        </w:rPr>
        <w:t xml:space="preserve"> </w:t>
      </w:r>
      <w:r w:rsidRPr="006F178A">
        <w:rPr>
          <w:rStyle w:val="2fb"/>
          <w:rtl/>
        </w:rPr>
        <w:t xml:space="preserve">מרי"ו</w:t>
      </w:r>
      <w:r w:rsidRPr="006F178A">
        <w:rPr>
          <w:rtl/>
        </w:rPr>
        <w:t xml:space="preserve"> [דאין כרמלית פחות מד'ט] תנאי היא.</w:t>
      </w:r>
    </w:p>
    <w:p w:rsidR="005851B8" w:rsidRPr="006F178A" w:rsidRDefault="005851B8" w:rsidP="005851B8">
      <w:pPr>
        <w:rPr>
          <w:rStyle w:val="afffe"/>
          <w:rFonts w:ascii="Fb Fontext" w:hAnsi="Fb Fontext"/>
          <w:b/>
          <w:rtl/>
        </w:rPr>
      </w:pPr>
      <w:r w:rsidRPr="006F178A">
        <w:rPr>
          <w:rtl/>
        </w:rPr>
        <w:t xml:space="preserve">ולא יכולה אמת המים </w:t>
      </w:r>
      <w:ins w:id="90455" w:author="Claude - סמנטי" w:date="2026-10-11T12:19:31Z">
        <w:r>
          <w:rPr>
            <w:rtl/>
          </w:rPr>
          <w:t xml:space="preserve">להיחשב</w:t>
        </w:r>
      </w:ins>
      <w:del w:id="90456" w:author="Claude - סמנטי" w:date="2026-10-11T12:19:31Z">
        <w:r w:rsidRPr="006F178A">
          <w:rPr>
            <w:rtl/>
          </w:rPr>
          <w:delText xml:space="preserve">ליחשב</w:delText>
        </w:r>
      </w:del>
      <w:r w:rsidRPr="006F178A">
        <w:rPr>
          <w:rtl/>
        </w:rPr>
        <w:t xml:space="preserve"> כחורי כרמלית לחיוב.</w:t>
      </w:r>
    </w:p>
    <w:p w:rsidR="005851B8" w:rsidRDefault="005851B8" w:rsidP="005851B8">
      <w:pPr>
        <w:rPr>
          <w:rtl/>
        </w:rPr>
      </w:pPr>
      <w:r w:rsidRPr="006F178A">
        <w:rPr>
          <w:rStyle w:val="afffe"/>
          <w:rFonts w:ascii="Fb Fontext" w:hAnsi="Fb Fontext"/>
          <w:b/>
          <w:rtl/>
        </w:rPr>
        <w:t>א.</w:t>
      </w:r>
      <w:r w:rsidRPr="006F178A">
        <w:rPr>
          <w:rStyle w:val="afffe"/>
          <w:rFonts w:ascii="Fb Fontext" w:hAnsi="Fb Fontext"/>
          <w:rtl/>
        </w:rPr>
        <w:t xml:space="preserve"> </w:t>
      </w:r>
      <w:r w:rsidRPr="006F178A">
        <w:rPr>
          <w:rtl/>
        </w:rPr>
        <w:t xml:space="preserve">דאין חורין לכרמלית [דהיא דרבנן אלא רק </w:t>
      </w:r>
      <w:r w:rsidRPr="006F178A">
        <w:rPr>
          <w:rStyle w:val="2fb"/>
          <w:rtl/>
        </w:rPr>
        <w:t xml:space="preserve">לרה"ר</w:t>
      </w:r>
      <w:r w:rsidRPr="006F178A">
        <w:rPr>
          <w:rtl/>
        </w:rPr>
        <w:t xml:space="preserve">]</w:t>
      </w:r>
    </w:p>
    <w:p>
      <w:pPr>
        <w:pStyle w:val="38"/>
        <w:rPr>
          <w:ins w:id="96583" w:author="מנוע מכני" w:date="2026-10-11T12:04:40Z"/>
        </w:rPr>
      </w:pPr>
      <w:r w:rsidRPr="00B3644D">
        <w:t>ב.</w:t>
      </w:r>
      <w:r w:rsidRPr="00B3644D">
        <w:t xml:space="preserve"> רב אשי:</w:t>
      </w:r>
    </w:p>
    <w:p w:rsidR="005851B8" w:rsidRPr="00B3644D" w:rsidRDefault="005851B8" w:rsidP="005851B8">
      <w:pPr>
        <w:rPr>
          <w:rStyle w:val="afffe"/>
          <w:rFonts w:ascii="Fb Fontext" w:hAnsi="Fb Fontext"/>
          <w:b/>
          <w:spacing w:val="-6"/>
          <w:rtl/>
        </w:rPr>
      </w:pPr>
      <w:del w:id="96584" w:author="מנוע מכני" w:date="2026-10-11T12:04:40Z">
        <w:r w:rsidRPr="00B3644D">
          <w:rPr>
            <w:spacing w:val="-6"/>
            <w:rtl/>
          </w:rPr>
          <w:delText xml:space="preserve"> </w:delText>
        </w:r>
      </w:del>
      <w:r w:rsidRPr="00B3644D">
        <w:rPr>
          <w:spacing w:val="-6"/>
          <w:rtl/>
        </w:rPr>
        <w:t xml:space="preserve">אפי' </w:t>
      </w:r>
      <w:ins w:id="94424" w:author="מנוע מכני" w:date="2026-10-11T12:04:40Z">
        <w:r>
          <w:rPr>
            <w:spacing w:val="-6"/>
            <w:rtl/>
          </w:rPr>
          <w:t xml:space="preserve">תאמר</w:t>
        </w:r>
      </w:ins>
      <w:del w:id="94425" w:author="מנוע מכני" w:date="2026-10-11T12:04:40Z">
        <w:r w:rsidRPr="00B3644D">
          <w:rPr>
            <w:spacing w:val="-6"/>
            <w:rtl/>
          </w:rPr>
          <w:delText xml:space="preserve">תימא</w:delText>
        </w:r>
      </w:del>
      <w:r w:rsidRPr="00B3644D">
        <w:rPr>
          <w:spacing w:val="-6"/>
          <w:rtl/>
        </w:rPr>
        <w:t xml:space="preserve"> יש חורין לכרמלית דווקא בסמוך ממש ולא במופלגת כל כך כמו אמת המים.</w:t>
      </w:r>
    </w:p>
    <w:p>
      <w:pPr>
        <w:pStyle w:val="38"/>
        <w:rPr>
          <w:ins w:id="96585" w:author="מנוע מכני" w:date="2026-10-11T12:04:40Z"/>
        </w:rPr>
      </w:pPr>
      <w:r w:rsidRPr="006F178A">
        <w:t>ג</w:t>
      </w:r>
      <w:r w:rsidRPr="006F178A">
        <w:t>.</w:t>
      </w:r>
      <w:r w:rsidRPr="006F178A">
        <w:t xml:space="preserve"> רבינא:</w:t>
      </w:r>
    </w:p>
    <w:p w:rsidR="005851B8" w:rsidRPr="006F178A" w:rsidRDefault="005851B8" w:rsidP="005851B8">
      <w:pPr>
        <w:rPr>
          <w:rtl/>
        </w:rPr>
      </w:pPr>
      <w:del w:id="96586" w:author="מנוע מכני" w:date="2026-10-11T12:04:40Z">
        <w:r w:rsidRPr="006F178A">
          <w:rPr>
            <w:rtl/>
          </w:rPr>
          <w:delText xml:space="preserve"> </w:delText>
        </w:r>
      </w:del>
      <w:r w:rsidRPr="006F178A">
        <w:rPr>
          <w:rtl/>
        </w:rPr>
        <w:t xml:space="preserve">כגון </w:t>
      </w:r>
      <w:ins w:id="94304" w:author="מנוע מכני" w:date="2026-10-11T12:04:40Z">
        <w:r>
          <w:rPr>
            <w:rtl/>
          </w:rPr>
          <w:t xml:space="preserve">דעשה</w:t>
        </w:r>
      </w:ins>
      <w:del w:id="94305" w:author="מנוע מכני" w:date="2026-10-11T12:04:40Z">
        <w:r w:rsidRPr="006F178A">
          <w:rPr>
            <w:rtl/>
          </w:rPr>
          <w:delText xml:space="preserve">דעביד</w:delText>
        </w:r>
      </w:del>
      <w:r w:rsidRPr="006F178A">
        <w:rPr>
          <w:rtl/>
        </w:rPr>
        <w:t xml:space="preserve"> לה פירצה בכניסתה לחצר ואהך </w:t>
      </w:r>
      <w:ins w:id="91574" w:author="מנוע מכני" w:date="2026-10-11T12:04:40Z">
        <w:r>
          <w:rPr>
            <w:rtl/>
          </w:rPr>
          <w:t xml:space="preserve">חלקו</w:t>
        </w:r>
      </w:ins>
      <w:del w:id="91575" w:author="מנוע מכני" w:date="2026-10-11T12:04:40Z">
        <w:r w:rsidRPr="006F178A">
          <w:rPr>
            <w:rtl/>
          </w:rPr>
          <w:delText xml:space="preserve">פליגי</w:delText>
        </w:r>
      </w:del>
      <w:r w:rsidRPr="006F178A">
        <w:rPr>
          <w:rtl/>
        </w:rPr>
        <w:t xml:space="preserve"> רבנן </w:t>
      </w:r>
      <w:r w:rsidRPr="006F178A">
        <w:rPr>
          <w:rStyle w:val="2fb"/>
          <w:rtl/>
        </w:rPr>
        <w:t xml:space="preserve">ורשב"ג</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rtl/>
        </w:rPr>
      </w:pPr>
      <w:r w:rsidRPr="006F178A">
        <w:rPr>
          <w:rStyle w:val="afffe"/>
          <w:rFonts w:ascii="Fb Fontext" w:hAnsi="Fb Fontext"/>
          <w:rtl/>
        </w:rPr>
        <w:t>גזוזטרא שהיא למעלה מן המים.</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פז:</w:t>
      </w:r>
    </w:p>
    <w:p>
      <w:pPr>
        <w:pStyle w:val="MishnaBatzad"/>
        <w:rPr>
          <w:ins w:id="20365" w:author="קלוד" w:date="2026-10-11T09:07:28Z"/>
        </w:rPr>
      </w:pPr>
      <w:ins w:id="20364" w:author="קלוד" w:date="2026-10-11T09:07:28Z">
        <w:r>
          <w:t xml:space="preserve">משנה ח</w:t>
        </w:r>
      </w:ins>
    </w:p>
    <w:p w:rsidR="005851B8" w:rsidRPr="00E62A50" w:rsidRDefault="005851B8" w:rsidP="005851B8">
      <w:pPr>
        <w:pStyle w:val="afff9"/>
        <w:rPr>
          <w:del w:id="20200" w:author="קלוד" w:date="2026-10-11T09:07:28Z"/>
          <w:rStyle w:val="afffe"/>
          <w:bCs w:val="0"/>
          <w:sz w:val="20"/>
          <w:rtl/>
        </w:rPr>
      </w:pPr>
      <w:del w:id="20198" w:author="קלוד" w:date="2026-10-11T09:07:28Z">
        <w:r w:rsidRPr="00E62A50">
          <w:rPr>
            <w:rStyle w:val="afffe"/>
            <w:bCs w:val="0"/>
            <w:sz w:val="20"/>
            <w:rtl/>
          </w:rPr>
          <w:delText xml:space="preserve"> </w:delText>
        </w:r>
      </w:del>
      <w:del w:id="20199"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bCs w:val="0"/>
          <w:sz w:val="20"/>
          <w:rtl/>
        </w:rPr>
        <w:pPrChange w:id="90059" w:author="קלוד" w:date="2026-10-11T12:09:42Z">
          <w:pPr>
            <w:pStyle w:val="afff9"/>
          </w:pPr>
        </w:pPrChange>
      </w:pPr>
      <w:r w:rsidRPr="00E62A50">
        <w:rPr>
          <w:rStyle w:val="afffe"/>
          <w:bCs w:val="0"/>
          <w:rtl/>
          <w:rPrChange w:id="40119" w:author="Claude" w:date="2026-10-11T09:07:36Z">
            <w:rPr>
              <w:rStyle w:val="afffe"/>
              <w:bCs w:val="0"/>
              <w:sz w:val="20"/>
              <w:rtl/>
            </w:rPr>
          </w:rPrChange>
        </w:rPr>
        <w:lastRenderedPageBreak/>
        <w:t>גזוזטרא שהיא למעלה מן המים - אין ממלאין הימנה בשבת, אא"כ עשו לה מחיצה גבוהה י'ט, מלמעלה ומלמטה. וכן שתי גזוזטראות זו למעלה מזו, עשו לעליונה ולא עשו לתחתונה - שתיהן אסורות, עד שיערבו.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23" w:author="קלוד" w:date="2026-10-11T12:24:08Z"/>
        </w:rPr>
      </w:pPr>
      <w:ins w:id="90124" w:author="קלוד" w:date="2026-10-11T12:24:08Z">
        <w:r>
          <w:rPr>
            <w:color w:val="7B3F00"/>
          </w:rPr>
          <w:t xml:space="preserve">גזוזטרא שהיא למעלה מן המים - דלא כרחב"ע</w:t>
        </w:r>
      </w:ins>
    </w:p>
    <w:p w:rsidR="005851B8" w:rsidRPr="006F178A" w:rsidRDefault="005851B8" w:rsidP="005851B8">
      <w:pPr>
        <w:rPr>
          <w:rtl/>
        </w:rPr>
      </w:pPr>
      <w:r w:rsidRPr="006F178A">
        <w:rPr>
          <w:rFonts w:ascii="Fb Fontext" w:hAnsi="Fb Fontext"/>
          <w:rtl/>
        </w:rPr>
        <w:t>מתניתין דלא כחב"ע: שאמר דגזוזטרא שיש בה ד' על ד' חוקק בה ד' על ד' וממלא. (</w:t>
      </w:r>
      <w:r>
        <w:rPr>
          <w:rFonts w:ascii="Fb Fontext" w:hAnsi="Fb Fontext"/>
          <w:rtl/>
        </w:rPr>
        <w:t>ואפי'</w:t>
      </w:r>
      <w:r w:rsidRPr="006F178A">
        <w:rPr>
          <w:rFonts w:ascii="Fb Fontext" w:hAnsi="Fb Fontext"/>
          <w:rtl/>
        </w:rPr>
        <w:t xml:space="preserve"> בלי מחיצה).</w:t>
      </w:r>
    </w:p>
    <w:p w:rsidR="005851B8" w:rsidRPr="006F178A" w:rsidRDefault="005851B8" w:rsidP="005851B8">
      <w:pPr>
        <w:rPr>
          <w:b/>
          <w:bCs/>
          <w:rtl/>
        </w:rPr>
      </w:pPr>
      <w:r w:rsidRPr="006F178A">
        <w:rPr>
          <w:rStyle w:val="2fb"/>
          <w:rtl/>
        </w:rPr>
        <w:t xml:space="preserve">ר"יו</w:t>
      </w:r>
      <w:r w:rsidRPr="006F178A">
        <w:rPr>
          <w:rtl/>
        </w:rPr>
        <w:t xml:space="preserve"> </w:t>
      </w:r>
      <w:r w:rsidRPr="006F178A">
        <w:rPr>
          <w:rStyle w:val="2fb"/>
          <w:rtl/>
        </w:rPr>
        <w:t xml:space="preserve">מריוב"ז</w:t>
      </w:r>
      <w:r w:rsidRPr="006F178A">
        <w:rPr>
          <w:rtl/>
        </w:rPr>
        <w:t xml:space="preserve"> </w:t>
      </w:r>
      <w:r w:rsidRPr="006F178A">
        <w:rPr>
          <w:rtl/>
        </w:rPr>
        <w:t xml:space="preserve">לא</w:t>
      </w:r>
      <w:r w:rsidRPr="006F178A">
        <w:rPr>
          <w:rtl/>
        </w:rPr>
        <w:t xml:space="preserve"> התיר </w:t>
      </w:r>
      <w:r w:rsidRPr="006F178A">
        <w:rPr>
          <w:rStyle w:val="2fb"/>
          <w:rtl/>
        </w:rPr>
        <w:t xml:space="preserve">רחב"ע</w:t>
      </w:r>
      <w:r w:rsidRPr="006F178A">
        <w:rPr>
          <w:rtl/>
        </w:rPr>
        <w:t xml:space="preserve"> אלא בימה של טבריא, הואיל ויש לה אוגנים, ועיירות וקרפיפות מקיפות אותה. ולא בשאר.</w:t>
      </w:r>
    </w:p>
    <w:p>
      <w:pPr>
        <w:pStyle w:val="afffff8"/>
        <w:rPr>
          <w:ins w:id="90121" w:author="קלוד" w:date="2026-10-11T12:24:08Z"/>
        </w:rPr>
      </w:pPr>
      <w:ins w:id="90122" w:author="קלוד" w:date="2026-10-11T12:24:08Z">
        <w:r>
          <w:rPr>
            <w:color w:val="7B3F00"/>
          </w:rPr>
          <w:t xml:space="preserve">היתרי רחב"ע לאנשי טבריא - גזוזטרא, עצה ואלונטית</w:t>
        </w:r>
      </w:ins>
    </w:p>
    <w:p>
      <w:pPr>
        <w:pStyle w:val="38"/>
        <w:rPr>
          <w:ins w:id="96588" w:author="מנוע מכני" w:date="2026-10-11T12:04:40Z"/>
        </w:rPr>
      </w:pPr>
      <w:del w:id="96587"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589" w:author="מנוע מכני" w:date="2026-10-11T12:04:40Z">
        <w:r w:rsidRPr="006F178A">
          <w:rPr>
            <w:rtl/>
          </w:rPr>
          <w:delText xml:space="preserve"> </w:delText>
        </w:r>
      </w:del>
      <w:r w:rsidRPr="006F178A">
        <w:rPr>
          <w:rtl/>
        </w:rPr>
        <w:t xml:space="preserve">ג' דברים התיר </w:t>
      </w:r>
      <w:r w:rsidRPr="006F178A">
        <w:rPr>
          <w:rStyle w:val="2fb"/>
          <w:rtl/>
        </w:rPr>
        <w:t xml:space="preserve">רחב"ע</w:t>
      </w:r>
      <w:r w:rsidRPr="006F178A">
        <w:rPr>
          <w:rtl/>
        </w:rPr>
        <w:t xml:space="preserve"> לאנשי טבריא: ממלאין מים מגזוזטרא בשבת, וטומנין בעצה, ומסתפגין באלונטית.</w:t>
      </w:r>
    </w:p>
    <w:p w:rsidR="005851B8" w:rsidRPr="006F178A" w:rsidRDefault="005851B8" w:rsidP="005851B8">
      <w:pPr>
        <w:rPr>
          <w:rtl/>
        </w:rPr>
      </w:pPr>
      <w:r w:rsidRPr="006F178A">
        <w:rPr>
          <w:rtl/>
        </w:rPr>
        <w:t xml:space="preserve">וטומנין בעצה: </w:t>
      </w:r>
      <w:r w:rsidRPr="006F178A">
        <w:rPr>
          <w:rtl/>
        </w:rPr>
        <w:t xml:space="preserve">דתניא</w:t>
      </w:r>
      <w:r w:rsidRPr="006F178A">
        <w:rPr>
          <w:rtl/>
        </w:rPr>
        <w:t xml:space="preserve"> השכים להביא פסולת, רק אם בשביל שיש עליו טל </w:t>
      </w:r>
      <w:r w:rsidRPr="006F178A">
        <w:rPr>
          <w:rtl/>
        </w:rPr>
        <w:t xml:space="preserve">הר"ז</w:t>
      </w:r>
      <w:r w:rsidRPr="006F178A">
        <w:rPr>
          <w:rtl/>
        </w:rPr>
        <w:t xml:space="preserve"> בכי יתן, וסתם אנשי טבריא כמי שלא יבטל ממלאכתו דמי.</w:t>
      </w:r>
    </w:p>
    <w:p w:rsidR="005851B8" w:rsidRPr="006F178A" w:rsidRDefault="005851B8" w:rsidP="005851B8">
      <w:pPr>
        <w:rPr>
          <w:rtl/>
        </w:rPr>
      </w:pPr>
      <w:r w:rsidRPr="006F178A">
        <w:rPr>
          <w:rtl/>
        </w:rPr>
        <w:t xml:space="preserve">ומסתפגין באלונטית: </w:t>
      </w:r>
      <w:r w:rsidRPr="006F178A">
        <w:rPr>
          <w:rtl/>
        </w:rPr>
        <w:t xml:space="preserve">דתניא</w:t>
      </w:r>
      <w:r w:rsidRPr="006F178A">
        <w:rPr>
          <w:rtl/>
        </w:rPr>
        <w:t xml:space="preserve">: מסתפג אדם באלונטית ומניחה בחלון, ולא ימסרנה לאוליירין מפני שחשודין על אותו דבר.</w:t>
      </w:r>
    </w:p>
    <w:p>
      <w:pPr>
        <w:pStyle w:val="38"/>
        <w:rPr>
          <w:ins w:id="96590" w:author="מנוע מכני" w:date="2026-10-11T12:04:40Z"/>
        </w:rPr>
      </w:pPr>
      <w:r w:rsidRPr="006F178A">
        <w:t xml:space="preserve">ר"ש:</w:t>
      </w:r>
    </w:p>
    <w:p w:rsidR="005851B8" w:rsidRPr="006F178A" w:rsidRDefault="005851B8" w:rsidP="005851B8">
      <w:pPr>
        <w:rPr>
          <w:rtl/>
        </w:rPr>
      </w:pPr>
      <w:del w:id="96591" w:author="מנוע מכני" w:date="2026-10-11T12:04:40Z">
        <w:r w:rsidRPr="006F178A">
          <w:rPr>
            <w:rtl/>
          </w:rPr>
          <w:delText xml:space="preserve"> </w:delText>
        </w:r>
      </w:del>
      <w:r w:rsidRPr="006F178A">
        <w:rPr>
          <w:rtl/>
        </w:rPr>
        <w:t xml:space="preserve">אף מביאה בידו לתוך ביתו.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פח.</w:t>
      </w:r>
    </w:p>
    <w:p>
      <w:pPr>
        <w:pStyle w:val="38"/>
        <w:rPr>
          <w:ins w:id="96592" w:author="מנוע מכני" w:date="2026-10-11T12:04:40Z"/>
        </w:rPr>
      </w:pPr>
      <w:r w:rsidRPr="006F178A">
        <w:t xml:space="preserve">רבר"ה:</w:t>
      </w:r>
    </w:p>
    <w:p w:rsidR="005851B8" w:rsidRPr="006F178A" w:rsidRDefault="005851B8" w:rsidP="005851B8">
      <w:pPr>
        <w:rPr>
          <w:rtl/>
        </w:rPr>
      </w:pPr>
      <w:del w:id="96593" w:author="מנוע מכני" w:date="2026-10-11T12:04:40Z">
        <w:r w:rsidRPr="006F178A">
          <w:rPr>
            <w:rFonts w:ascii="Fb Fontext" w:hAnsi="Fb Fontext"/>
            <w:rtl/>
          </w:rPr>
          <w:delText xml:space="preserve"> </w:delText>
        </w:r>
      </w:del>
      <w:ins w:id="94270" w:author="מנוע מכני" w:date="2026-10-11T12:04:40Z">
        <w:r>
          <w:rPr>
            <w:rFonts w:ascii="Fb Fontext" w:hAnsi="Fb Fontext"/>
            <w:rtl/>
          </w:rPr>
          <w:t xml:space="preserve">דווקא </w:t>
        </w:r>
      </w:ins>
      <w:del w:id="94271" w:author="מנוע מכני" w:date="2026-10-11T12:04:40Z">
        <w:r w:rsidRPr="006F178A">
          <w:rPr>
            <w:rFonts w:ascii="Fb Fontext" w:hAnsi="Fb Fontext"/>
            <w:rtl/>
          </w:rPr>
          <w:delText xml:space="preserve">לא שנו אלא </w:delText>
        </w:r>
      </w:del>
      <w:r w:rsidRPr="006F178A">
        <w:rPr>
          <w:rFonts w:ascii="Fb Fontext" w:hAnsi="Fb Fontext"/>
          <w:rtl/>
        </w:rPr>
        <w:t xml:space="preserve">למלאות, אבל לשפוך אסור | והך דעוקה בחצר דאין בה ד' מותר דתיימי וע"ד זה שופך </w:t>
      </w:r>
      <w:r w:rsidRPr="006F178A">
        <w:rPr>
          <w:rFonts w:ascii="Fb Fontext" w:hAnsi="Fb Fontext"/>
          <w:rtl/>
        </w:rPr>
        <w:t xml:space="preserve">משא"כ</w:t>
      </w:r>
      <w:r w:rsidRPr="006F178A">
        <w:rPr>
          <w:rFonts w:ascii="Fb Fontext" w:hAnsi="Fb Fontext"/>
          <w:rtl/>
        </w:rPr>
        <w:t xml:space="preserve"> </w:t>
      </w:r>
      <w:ins w:id="91576" w:author="מנוע מכני" w:date="2026-10-11T12:04:40Z">
        <w:r>
          <w:rPr>
            <w:rFonts w:ascii="Fb Fontext" w:hAnsi="Fb Fontext"/>
            <w:rtl/>
          </w:rPr>
          <w:t xml:space="preserve">כאן</w:t>
        </w:r>
      </w:ins>
      <w:del w:id="91577" w:author="מנוע מכני" w:date="2026-10-11T12:04:40Z">
        <w:r w:rsidRPr="006F178A">
          <w:rPr>
            <w:rFonts w:ascii="Fb Fontext" w:hAnsi="Fb Fontext"/>
            <w:rtl/>
          </w:rPr>
          <w:delText xml:space="preserve">הכא</w:delText>
        </w:r>
      </w:del>
      <w:r w:rsidRPr="006F178A">
        <w:rPr>
          <w:rFonts w:ascii="Fb Fontext" w:hAnsi="Fb Fontext"/>
          <w:rtl/>
        </w:rPr>
        <w:t xml:space="preserve">.</w:t>
      </w:r>
    </w:p>
    <w:p>
      <w:pPr>
        <w:pStyle w:val="38"/>
        <w:rPr>
          <w:ins w:id="96594" w:author="מנוע מכני" w:date="2026-10-11T12:04:40Z"/>
        </w:rPr>
      </w:pPr>
      <w:r w:rsidRPr="004C00C0">
        <w:t xml:space="preserve">א"ד:</w:t>
      </w:r>
    </w:p>
    <w:p w:rsidR="005851B8" w:rsidRPr="006F178A" w:rsidRDefault="005851B8" w:rsidP="005851B8">
      <w:pPr>
        <w:rPr>
          <w:rtl/>
        </w:rPr>
      </w:pPr>
      <w:del w:id="96595" w:author="מנוע מכני" w:date="2026-10-11T12:04:40Z">
        <w:r w:rsidRPr="004C00C0">
          <w:rPr>
            <w:b/>
            <w:bCs/>
            <w:rtl/>
          </w:rPr>
          <w:delText xml:space="preserve"> </w:delText>
        </w:r>
      </w:del>
      <w:r w:rsidRPr="006F178A">
        <w:rPr>
          <w:rStyle w:val="2fb"/>
          <w:rtl/>
        </w:rPr>
        <w:t xml:space="preserve">רבר"ה</w:t>
      </w:r>
      <w:r w:rsidRPr="006F178A">
        <w:rPr>
          <w:rtl/>
        </w:rPr>
        <w:t xml:space="preserve">: </w:t>
      </w:r>
      <w:r w:rsidRPr="006F178A">
        <w:rPr>
          <w:rtl/>
        </w:rPr>
        <w:t xml:space="preserve">לא</w:t>
      </w:r>
      <w:r w:rsidRPr="006F178A">
        <w:rPr>
          <w:rtl/>
        </w:rPr>
        <w:t xml:space="preserve"> </w:t>
      </w:r>
      <w:ins w:id="94426" w:author="מנוע מכני" w:date="2026-10-11T12:04:40Z">
        <w:r>
          <w:rPr>
            <w:rtl/>
          </w:rPr>
          <w:t xml:space="preserve">תאמר</w:t>
        </w:r>
      </w:ins>
      <w:del w:id="94427" w:author="מנוע מכני" w:date="2026-10-11T12:04:40Z">
        <w:r w:rsidRPr="006F178A">
          <w:rPr>
            <w:rtl/>
          </w:rPr>
          <w:delText xml:space="preserve">תימא</w:delText>
        </w:r>
      </w:del>
      <w:r w:rsidRPr="006F178A">
        <w:rPr>
          <w:rtl/>
        </w:rPr>
        <w:t xml:space="preserve"> למלאות הוא דשרי, לשפוך אסור. אלא, לשפוך </w:t>
      </w:r>
      <w:ins w:id="91578" w:author="מנוע מכני" w:date="2026-10-11T12:04:40Z">
        <w:r>
          <w:rPr>
            <w:rtl/>
          </w:rPr>
          <w:t xml:space="preserve">גם</w:t>
        </w:r>
      </w:ins>
      <w:del w:id="91579" w:author="מנוע מכני" w:date="2026-10-11T12:04:40Z">
        <w:r w:rsidRPr="006F178A">
          <w:rPr>
            <w:rtl/>
          </w:rPr>
          <w:delText xml:space="preserve">נמי</w:delText>
        </w:r>
      </w:del>
      <w:r w:rsidRPr="006F178A">
        <w:rPr>
          <w:rtl/>
        </w:rPr>
        <w:t xml:space="preserve"> שרי. </w:t>
      </w:r>
      <w:r w:rsidRPr="006F178A">
        <w:rPr>
          <w:rtl/>
        </w:rPr>
        <w:t xml:space="preserve">וקמ"ל</w:t>
      </w:r>
      <w:r w:rsidRPr="006F178A">
        <w:rPr>
          <w:rtl/>
        </w:rPr>
        <w:t xml:space="preserve"> ד</w:t>
      </w:r>
      <w:r>
        <w:rPr>
          <w:rtl/>
        </w:rPr>
        <w:t>אפי'</w:t>
      </w:r>
      <w:r w:rsidRPr="006F178A">
        <w:rPr>
          <w:rtl/>
        </w:rPr>
        <w:t xml:space="preserve"> דלא דמי לעוקא דתיימי.</w:t>
      </w:r>
    </w:p>
    <w:p w:rsidR="005851B8" w:rsidRDefault="005851B8" w:rsidP="005851B8">
      <w:pPr>
        <w:pStyle w:val="affffd"/>
        <w:spacing w:after="0"/>
        <w:rPr>
          <w:del w:id="90036" w:author="מנוע עיצוב" w:date="2026-10-11T12:09:26Z"/>
          <w:rFonts w:ascii="MS Mincho" w:hAnsi="MS Mincho"/>
          <w:bCs w:val="0"/>
          <w:rtl/>
        </w:rPr>
      </w:pPr>
      <w:del w:id="90035" w:author="מנוע עיצוב" w:date="2026-10-11T12:09:26Z">
        <w:r>
          <w:rPr>
            <w:rFonts w:ascii="MS Mincho" w:hAnsi="MS Mincho" w:hint="cs"/>
            <w:bCs w:val="0"/>
            <w:rtl/>
          </w:rPr>
          <w:delText xml:space="preserve"> ׻</w:delText>
        </w:r>
      </w:del>
    </w:p>
    <w:p w:rsidR="005851B8" w:rsidRPr="00132755" w:rsidRDefault="005851B8" w:rsidP="005851B8">
      <w:pPr>
        <w:pStyle w:val="affff1"/>
        <w:ind w:end="0"/>
        <w:rPr>
          <w:rStyle w:val="afffe"/>
          <w:rFonts w:ascii="Fb Fontext" w:hAnsi="Fb Fontext"/>
          <w:b/>
          <w:bCs w:val="0"/>
          <w:spacing w:val="-2"/>
          <w:sz w:val="20"/>
          <w:rtl/>
        </w:rPr>
        <w:pPrChange w:id="20069" w:author="קלוד" w:date="2026-10-11T09:07:28Z">
          <w:pPr>
            <w:pStyle w:val="affff1"/>
            <w:rPr>
              <w:rStyle w:val="afffe"/>
              <w:rFonts w:ascii="Fb Fontext" w:hAnsi="Fb Fontext"/>
              <w:b/>
              <w:bCs w:val="0"/>
              <w:spacing w:val="-2"/>
              <w:sz w:val="20"/>
              <w:rtl/>
            </w:rPr>
          </w:pPr>
        </w:pPrChange>
      </w:pPr>
      <w:ins w:id="9821" w:author="מספור קטעי משנה" w:date="2026-10-11T09:25:21Z">
        <w:r>
          <w:rPr>
            <w:rStyle w:val="MisparKeta"/>
          </w:rPr>
          <w:t xml:space="preserve">א. </w:t>
        </w:r>
      </w:ins>
      <w:r w:rsidRPr="00E62A50">
        <w:rPr>
          <w:rStyle w:val="afffe"/>
          <w:rFonts w:ascii="Fb Fontext" w:hAnsi="Fb Fontext"/>
          <w:bCs w:val="0"/>
          <w:rtl/>
          <w:rPrChange w:id="40120" w:author="Claude" w:date="2026-10-11T09:07:36Z">
            <w:rPr>
              <w:rStyle w:val="afffe"/>
              <w:rFonts w:ascii="Fb Fontext" w:hAnsi="Fb Fontext"/>
              <w:bCs w:val="0"/>
              <w:sz w:val="20"/>
              <w:rtl/>
            </w:rPr>
          </w:rPrChange>
        </w:rPr>
        <w:t>וכן שתי גזוזטראות זו למעלה מזו עשו לעליונה ולא עשו לתחתונה שתיהן אסורות וכו'.</w:t>
      </w:r>
    </w:p>
    <w:p w:rsidR="005851B8" w:rsidRPr="006F178A" w:rsidRDefault="005851B8" w:rsidP="005851B8">
      <w:pPr>
        <w:rPr>
          <w:rtl/>
        </w:rPr>
      </w:pPr>
      <w:r w:rsidRPr="006F178A">
        <w:rPr>
          <w:rStyle w:val="2fb"/>
          <w:rFonts w:ascii="Fb Fontext" w:hAnsi="Fb Fontext"/>
          <w:rtl/>
        </w:rPr>
        <w:t xml:space="preserve">ר"ה</w:t>
      </w:r>
      <w:r w:rsidRPr="006F178A">
        <w:rPr>
          <w:rFonts w:ascii="Fb Fontext" w:hAnsi="Fb Fontext"/>
          <w:rtl/>
        </w:rPr>
        <w:t xml:space="preserve"> </w:t>
      </w:r>
      <w:r w:rsidRPr="006F178A">
        <w:rPr>
          <w:rStyle w:val="2fb"/>
          <w:rFonts w:ascii="Fb Fontext" w:hAnsi="Fb Fontext"/>
          <w:rtl/>
        </w:rPr>
        <w:t xml:space="preserve">מרב</w:t>
      </w:r>
      <w:r w:rsidRPr="006F178A">
        <w:rPr>
          <w:rFonts w:ascii="Fb Fontext" w:hAnsi="Fb Fontext"/>
          <w:rtl/>
        </w:rPr>
        <w:t xml:space="preserve"> הך דשתיהן אסורות דווקא בסמוכה אבל במופלגת ד"ט עליונה מותרת </w:t>
      </w:r>
      <w:ins w:id="91580" w:author="מנוע מכני" w:date="2026-10-11T12:04:40Z">
        <w:r>
          <w:rPr>
            <w:rFonts w:ascii="Fb Fontext" w:hAnsi="Fb Fontext"/>
            <w:rtl/>
          </w:rPr>
          <w:t xml:space="preserve">ולשיטתו</w:t>
        </w:r>
      </w:ins>
      <w:del w:id="91581" w:author="מנוע מכני" w:date="2026-10-11T12:04:40Z">
        <w:r w:rsidRPr="006F178A">
          <w:rPr>
            <w:rFonts w:ascii="Fb Fontext" w:hAnsi="Fb Fontext"/>
            <w:rtl/>
          </w:rPr>
          <w:delText xml:space="preserve">ולטעמיה</w:delText>
        </w:r>
      </w:del>
      <w:r w:rsidRPr="006F178A">
        <w:rPr>
          <w:rFonts w:ascii="Fb Fontext" w:hAnsi="Fb Fontext"/>
          <w:rtl/>
        </w:rPr>
        <w:t xml:space="preserve"> דאין אוסר על חבירו דרך אויר.</w:t>
      </w:r>
    </w:p>
    <w:p>
      <w:pPr>
        <w:pStyle w:val="38"/>
        <w:rPr>
          <w:ins w:id="96596" w:author="מנוע מכני" w:date="2026-10-11T12:04:40Z"/>
        </w:rPr>
      </w:pPr>
      <w:r w:rsidRPr="00B3644D">
        <w:t>רבה מר"ח:</w:t>
      </w:r>
    </w:p>
    <w:p w:rsidR="005851B8" w:rsidRPr="00B3644D" w:rsidRDefault="005851B8" w:rsidP="005851B8">
      <w:pPr>
        <w:rPr>
          <w:spacing w:val="-4"/>
          <w:rtl/>
        </w:rPr>
      </w:pPr>
      <w:del w:id="96597" w:author="מנוע מכני" w:date="2026-10-11T12:04:40Z">
        <w:r w:rsidRPr="00B3644D">
          <w:rPr>
            <w:rStyle w:val="afffff0"/>
            <w:spacing w:val="-4"/>
            <w:rtl/>
          </w:rPr>
          <w:delText xml:space="preserve"> </w:delText>
        </w:r>
      </w:del>
      <w:r w:rsidRPr="00B3644D">
        <w:rPr>
          <w:rStyle w:val="afffff0"/>
          <w:spacing w:val="-4"/>
          <w:rtl/>
        </w:rPr>
        <w:t xml:space="preserve">'יש גזל בשבת, וחורבה מחזיר לבעלים'.</w:t>
      </w:r>
      <w:r w:rsidRPr="00B3644D">
        <w:rPr>
          <w:spacing w:val="-4"/>
          <w:rtl/>
        </w:rPr>
        <w:t xml:space="preserve"> היינו יש דין גזל בשבת </w:t>
      </w:r>
      <w:r w:rsidRPr="00B3644D">
        <w:rPr>
          <w:spacing w:val="-4"/>
          <w:rtl/>
        </w:rPr>
        <w:t xml:space="preserve">ע"י</w:t>
      </w:r>
      <w:r w:rsidRPr="00B3644D">
        <w:rPr>
          <w:spacing w:val="-4"/>
          <w:rtl/>
        </w:rPr>
        <w:t xml:space="preserve"> שחורבה מחזיר לבעלים.</w:t>
      </w:r>
    </w:p>
    <w:p>
      <w:pPr>
        <w:pStyle w:val="38"/>
        <w:rPr>
          <w:ins w:id="96598" w:author="מנוע מכני" w:date="2026-10-11T12:04:40Z"/>
        </w:rPr>
      </w:pPr>
      <w:r w:rsidRPr="006F178A">
        <w:t xml:space="preserve">והך</w:t>
      </w:r>
    </w:p>
    <w:p w:rsidR="005851B8" w:rsidRPr="006F178A" w:rsidRDefault="005851B8" w:rsidP="005851B8">
      <w:pPr>
        <w:rPr>
          <w:rtl/>
        </w:rPr>
      </w:pPr>
      <w:del w:id="96599" w:author="מנוע מכני" w:date="2026-10-11T12:04:40Z">
        <w:r w:rsidRPr="006F178A">
          <w:rPr>
            <w:rtl/>
          </w:rPr>
          <w:delText xml:space="preserve"> </w:delText>
        </w:r>
      </w:del>
      <w:r w:rsidRPr="006F178A">
        <w:rPr>
          <w:rtl/>
        </w:rPr>
        <w:t xml:space="preserve">דמתנ'י דשני גזוזטראות אוסרות זו על זו </w:t>
      </w:r>
      <w:r>
        <w:rPr>
          <w:rtl/>
        </w:rPr>
        <w:t>אפי'</w:t>
      </w:r>
      <w:r w:rsidRPr="006F178A">
        <w:rPr>
          <w:rtl/>
        </w:rPr>
        <w:t xml:space="preserve"> דלתחתונה אין חלק בעליונה מיירי שעשו מחיצה בשותפות.</w:t>
      </w:r>
    </w:p>
    <w:p>
      <w:pPr>
        <w:pStyle w:val="38"/>
        <w:rPr>
          <w:ins w:id="96600" w:author="מנוע מכני" w:date="2026-10-11T12:04:40Z"/>
        </w:rPr>
      </w:pPr>
      <w:r w:rsidRPr="006F178A">
        <w:t xml:space="preserve">והך</w:t>
      </w:r>
    </w:p>
    <w:p w:rsidR="005851B8" w:rsidRPr="006F178A" w:rsidRDefault="005851B8" w:rsidP="005851B8">
      <w:pPr>
        <w:rPr>
          <w:rtl/>
        </w:rPr>
      </w:pPr>
      <w:del w:id="96601" w:author="מנוע מכני" w:date="2026-10-11T12:04:40Z">
        <w:r w:rsidRPr="006F178A">
          <w:rPr>
            <w:rtl/>
          </w:rPr>
          <w:delText xml:space="preserve"> </w:delText>
        </w:r>
      </w:del>
      <w:ins w:id="93780" w:author="מנוע מכני" w:date="2026-10-11T12:04:40Z">
        <w:r>
          <w:rPr>
            <w:rtl/>
          </w:rPr>
          <w:t xml:space="preserve">דאם </w:t>
        </w:r>
      </w:ins>
      <w:del w:id="93781" w:author="מנוע מכני" w:date="2026-10-11T12:04:40Z">
        <w:r w:rsidRPr="006F178A">
          <w:rPr>
            <w:rtl/>
          </w:rPr>
          <w:delText xml:space="preserve">דאי </w:delText>
        </w:r>
      </w:del>
      <w:r w:rsidRPr="006F178A">
        <w:rPr>
          <w:rtl/>
        </w:rPr>
        <w:t xml:space="preserve">עשתה תחתונה מחיצה שרי לה ולא לעליונה היינו דגלי </w:t>
      </w:r>
      <w:ins w:id="90457" w:author="Claude - סמנטי" w:date="2026-10-11T12:19:31Z">
        <w:r>
          <w:rPr>
            <w:rtl/>
          </w:rPr>
          <w:t xml:space="preserve">דעת</w:t>
        </w:r>
      </w:ins>
      <w:del w:id="90458" w:author="Claude - סמנטי" w:date="2026-10-11T12:19:31Z">
        <w:r w:rsidRPr="006F178A">
          <w:rPr>
            <w:rtl/>
          </w:rPr>
          <w:delText xml:space="preserve">דעתא</w:delText>
        </w:r>
      </w:del>
      <w:r w:rsidRPr="006F178A">
        <w:rPr>
          <w:rtl/>
        </w:rPr>
        <w:t xml:space="preserve"> </w:t>
      </w:r>
      <w:ins w:id="94674" w:author="מנוע מכני" w:date="2026-10-11T12:04:40Z">
        <w:r>
          <w:rPr>
            <w:rtl/>
          </w:rPr>
          <w:t xml:space="preserve">דאני</w:t>
        </w:r>
      </w:ins>
      <w:del w:id="94675" w:author="מנוע מכני" w:date="2026-10-11T12:04:40Z">
        <w:r w:rsidRPr="006F178A">
          <w:rPr>
            <w:rtl/>
          </w:rPr>
          <w:delText xml:space="preserve">דאנא</w:delText>
        </w:r>
      </w:del>
      <w:r w:rsidRPr="006F178A">
        <w:rPr>
          <w:rtl/>
        </w:rPr>
        <w:t xml:space="preserve"> בהדך </w:t>
      </w:r>
      <w:r w:rsidRPr="006F178A">
        <w:rPr>
          <w:rtl/>
        </w:rPr>
        <w:t xml:space="preserve">לא</w:t>
      </w:r>
      <w:r w:rsidRPr="006F178A">
        <w:rPr>
          <w:rtl/>
        </w:rPr>
        <w:t xml:space="preserve"> ניח"ל.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rtl/>
        </w:rPr>
      </w:pPr>
      <w:r w:rsidRPr="006F178A">
        <w:rPr>
          <w:rStyle w:val="afffe"/>
          <w:rFonts w:ascii="Fb Fontext" w:hAnsi="Fb Fontext"/>
          <w:rtl/>
        </w:rPr>
        <w:t>שפיכת מים לעוקה.</w:t>
      </w:r>
    </w:p>
    <w:p>
      <w:pPr>
        <w:pStyle w:val="MishnaBatzad"/>
        <w:rPr>
          <w:ins w:id="20367" w:author="קלוד" w:date="2026-10-11T09:07:28Z"/>
        </w:rPr>
      </w:pPr>
      <w:ins w:id="20366" w:author="קלוד" w:date="2026-10-11T09:07:28Z">
        <w:r>
          <w:t xml:space="preserve">משנה ט</w:t>
        </w:r>
      </w:ins>
    </w:p>
    <w:p w:rsidR="005851B8" w:rsidRPr="00E62A50" w:rsidRDefault="005851B8" w:rsidP="005851B8">
      <w:pPr>
        <w:pStyle w:val="afff9"/>
        <w:rPr>
          <w:del w:id="20202" w:author="קלוד" w:date="2026-10-11T09:07:28Z"/>
          <w:rStyle w:val="afffe"/>
          <w:bCs w:val="0"/>
          <w:sz w:val="20"/>
          <w:rtl/>
        </w:rPr>
      </w:pPr>
      <w:del w:id="20201"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bCs w:val="0"/>
          <w:sz w:val="20"/>
          <w:rtl/>
        </w:rPr>
        <w:pPrChange w:id="90060" w:author="קלוד" w:date="2026-10-11T12:09:42Z">
          <w:pPr>
            <w:pStyle w:val="afff9"/>
          </w:pPr>
        </w:pPrChange>
      </w:pPr>
      <w:r w:rsidRPr="00E62A50">
        <w:rPr>
          <w:rStyle w:val="afffe"/>
          <w:bCs w:val="0"/>
          <w:rtl/>
          <w:rPrChange w:id="40121" w:author="Claude" w:date="2026-10-11T09:07:36Z">
            <w:rPr>
              <w:rStyle w:val="afffe"/>
              <w:bCs w:val="0"/>
              <w:sz w:val="20"/>
              <w:rtl/>
            </w:rPr>
          </w:rPrChange>
        </w:rPr>
        <w:t>חצר שהיא פחותה מד'א, אין שופכין בתוכה מים בשבת אא"כ עשו לה עוקה מחזקת סאתים מן הנקב ולמטה.</w:t>
      </w:r>
    </w:p>
    <w:p w:rsidR="005851B8" w:rsidRPr="00E62A50" w:rsidRDefault="005851B8" w:rsidP="005851B8">
      <w:pPr>
        <w:pStyle w:val="afff9"/>
        <w:rPr>
          <w:rStyle w:val="afffe"/>
          <w:bCs w:val="0"/>
          <w:sz w:val="20"/>
          <w:rtl/>
        </w:rPr>
      </w:pPr>
      <w:r w:rsidRPr="00E62A50">
        <w:rPr>
          <w:rStyle w:val="afffe"/>
          <w:bCs w:val="0"/>
          <w:rtl/>
          <w:rPrChange w:id="40122" w:author="Claude" w:date="2026-10-11T09:07:36Z">
            <w:rPr>
              <w:rStyle w:val="afffe"/>
              <w:bCs w:val="0"/>
              <w:sz w:val="20"/>
              <w:rtl/>
            </w:rPr>
          </w:rPrChange>
        </w:rPr>
        <w:t>בין מבחוץ בין מבפנים, אלא שמבחוץ צריך לקמור, מבפנים אין צריך לקמור.</w:t>
      </w:r>
    </w:p>
    <w:p w:rsidR="005851B8" w:rsidRPr="00E62A50" w:rsidRDefault="005851B8" w:rsidP="005851B8">
      <w:pPr>
        <w:pStyle w:val="afff9"/>
        <w:rPr>
          <w:rStyle w:val="afffe"/>
          <w:bCs w:val="0"/>
          <w:sz w:val="20"/>
          <w:rtl/>
        </w:rPr>
      </w:pPr>
      <w:r w:rsidRPr="00E62A50">
        <w:rPr>
          <w:rStyle w:val="afffe"/>
          <w:bCs w:val="0"/>
          <w:rtl/>
          <w:rPrChange w:id="40123" w:author="Claude" w:date="2026-10-11T09:07:36Z">
            <w:rPr>
              <w:rStyle w:val="afffe"/>
              <w:bCs w:val="0"/>
              <w:sz w:val="20"/>
              <w:rtl/>
            </w:rPr>
          </w:rPrChange>
        </w:rPr>
        <w:t>ראב"י: ביב שהוא קמור ארבע אמות ברשות הרבים - שופכים לתוכו מים בשבת.</w:t>
      </w:r>
    </w:p>
    <w:p w:rsidR="005851B8" w:rsidRPr="002D26EF" w:rsidRDefault="005851B8" w:rsidP="002D26EF">
      <w:pPr>
        <w:pStyle w:val="afff9"/>
        <w:rPr>
          <w:rStyle w:val="afffe"/>
          <w:b/>
          <w:bCs w:val="0"/>
          <w:rtl/>
        </w:rPr>
      </w:pPr>
      <w:r w:rsidRPr="002D26EF">
        <w:rPr>
          <w:rStyle w:val="afffe"/>
          <w:bCs w:val="0"/>
          <w:rtl/>
        </w:rPr>
        <w:t>וחכ"א: אפילו גג או חצר מאה אמה לא ישפוך על פי הביב, אבל שופך הוא לגג, והמים יורדין לביב.</w:t>
      </w:r>
    </w:p>
    <w:p w:rsidR="005851B8" w:rsidRPr="00E62A50" w:rsidRDefault="005851B8" w:rsidP="005851B8">
      <w:pPr>
        <w:pStyle w:val="afff9"/>
        <w:rPr>
          <w:rStyle w:val="afffe"/>
          <w:bCs w:val="0"/>
          <w:sz w:val="20"/>
          <w:rtl/>
        </w:rPr>
      </w:pPr>
      <w:r w:rsidRPr="00E62A50">
        <w:rPr>
          <w:rStyle w:val="afffe"/>
          <w:bCs w:val="0"/>
          <w:rtl/>
          <w:rPrChange w:id="40124" w:author="Claude" w:date="2026-10-11T09:07:36Z">
            <w:rPr>
              <w:rStyle w:val="afffe"/>
              <w:bCs w:val="0"/>
              <w:sz w:val="20"/>
              <w:rtl/>
            </w:rPr>
          </w:rPrChange>
        </w:rPr>
        <w:t>החצר והאכסדרה מצטרפין לד' אמות.</w:t>
      </w:r>
    </w:p>
    <w:p w:rsidR="005851B8" w:rsidRPr="00E62A50" w:rsidRDefault="005851B8" w:rsidP="005851B8">
      <w:pPr>
        <w:pStyle w:val="afff9"/>
        <w:rPr>
          <w:rStyle w:val="afffe"/>
          <w:bCs w:val="0"/>
          <w:sz w:val="20"/>
          <w:rtl/>
        </w:rPr>
      </w:pPr>
      <w:r w:rsidRPr="00E62A50">
        <w:rPr>
          <w:rStyle w:val="afffe"/>
          <w:bCs w:val="0"/>
          <w:rtl/>
          <w:rPrChange w:id="40125" w:author="Claude" w:date="2026-10-11T09:07:36Z">
            <w:rPr>
              <w:rStyle w:val="afffe"/>
              <w:bCs w:val="0"/>
              <w:sz w:val="20"/>
              <w:rtl/>
            </w:rPr>
          </w:rPrChange>
        </w:rPr>
        <w:t>וכן שתי דיוטאות זו כנגד זו, מקצתן עשו עוקה ומקצתן לא עשו עוקה, את שעשו עוקה מותרין, את שלא עשו עוקה אסורין.</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פח:</w:t>
      </w:r>
    </w:p>
    <w:p>
      <w:pPr>
        <w:pStyle w:val="afffff8"/>
        <w:rPr>
          <w:ins w:id="90119" w:author="קלוד" w:date="2026-10-11T12:24:08Z"/>
        </w:rPr>
      </w:pPr>
      <w:ins w:id="90120" w:author="קלוד" w:date="2026-10-11T12:24:08Z">
        <w:r>
          <w:rPr>
            <w:color w:val="7B3F00"/>
          </w:rPr>
          <w:t xml:space="preserve">חצר של ד"א - שפיכה בלא עוקה לרבה ולר"ז</w:t>
        </w:r>
      </w:ins>
    </w:p>
    <w:p>
      <w:pPr>
        <w:pStyle w:val="38"/>
        <w:rPr>
          <w:ins w:id="96602" w:author="מנוע מכני" w:date="2026-10-11T12:04:40Z"/>
        </w:rPr>
      </w:pPr>
      <w:r w:rsidRPr="006F178A">
        <w:t xml:space="preserve">הך</w:t>
      </w:r>
    </w:p>
    <w:p w:rsidR="005851B8" w:rsidRPr="006F178A" w:rsidRDefault="005851B8" w:rsidP="005851B8">
      <w:pPr>
        <w:rPr>
          <w:rtl/>
        </w:rPr>
      </w:pPr>
      <w:del w:id="96603" w:author="מנוע מכני" w:date="2026-10-11T12:04:40Z">
        <w:r w:rsidRPr="006F178A">
          <w:rPr>
            <w:rFonts w:ascii="Fb Fontext" w:hAnsi="Fb Fontext"/>
            <w:rtl/>
          </w:rPr>
          <w:delText xml:space="preserve"> </w:delText>
        </w:r>
      </w:del>
      <w:r w:rsidRPr="006F178A">
        <w:rPr>
          <w:rFonts w:ascii="Fb Fontext" w:hAnsi="Fb Fontext"/>
          <w:rtl/>
        </w:rPr>
        <w:t xml:space="preserve">דבחצר שיש בה ד"א מותר לשפוך לתוכה מים גם בלא עוקא.</w:t>
      </w:r>
    </w:p>
    <w:p>
      <w:pPr>
        <w:pStyle w:val="38"/>
        <w:rPr>
          <w:ins w:id="96604" w:author="מנוע מכני" w:date="2026-10-11T12:04:40Z"/>
        </w:rPr>
      </w:pPr>
      <w:r w:rsidRPr="006F178A">
        <w:t xml:space="preserve">רבה:</w:t>
      </w:r>
    </w:p>
    <w:p w:rsidR="005851B8" w:rsidRPr="006F178A" w:rsidRDefault="005851B8" w:rsidP="005851B8">
      <w:pPr>
        <w:rPr>
          <w:rStyle w:val="afffe"/>
          <w:rFonts w:ascii="Fb Fontext" w:hAnsi="Fb Fontext"/>
          <w:b/>
          <w:rtl/>
        </w:rPr>
      </w:pPr>
      <w:del w:id="96605" w:author="מנוע מכני" w:date="2026-10-11T12:04:40Z">
        <w:r w:rsidRPr="006F178A">
          <w:rPr>
            <w:rtl/>
          </w:rPr>
          <w:delText xml:space="preserve"> </w:delText>
        </w:r>
      </w:del>
      <w:r w:rsidRPr="006F178A">
        <w:rPr>
          <w:rtl/>
        </w:rPr>
        <w:t xml:space="preserve">מפני שאדם עשוי להסתפק סאתים מים בכל יום, </w:t>
      </w:r>
      <w:r w:rsidRPr="006F178A">
        <w:rPr>
          <w:rtl/>
        </w:rPr>
        <w:t xml:space="preserve">בד"א</w:t>
      </w:r>
      <w:r w:rsidRPr="006F178A">
        <w:rPr>
          <w:rtl/>
        </w:rPr>
        <w:t xml:space="preserve"> אדם רוצה לזלפן, פחות מכן שופכן </w:t>
      </w:r>
      <w:ins w:id="93782" w:author="מנוע מכני" w:date="2026-10-11T12:04:40Z">
        <w:r>
          <w:rPr>
            <w:rtl/>
          </w:rPr>
          <w:t xml:space="preserve">אם </w:t>
        </w:r>
      </w:ins>
      <w:del w:id="93783" w:author="מנוע מכני" w:date="2026-10-11T12:04:40Z">
        <w:r w:rsidRPr="006F178A">
          <w:rPr>
            <w:rtl/>
          </w:rPr>
          <w:delText xml:space="preserve">אי </w:delText>
        </w:r>
      </w:del>
      <w:ins w:id="94306" w:author="מנוע מכני" w:date="2026-10-11T12:04:40Z">
        <w:r>
          <w:rPr>
            <w:rtl/>
          </w:rPr>
          <w:t xml:space="preserve">עשה</w:t>
        </w:r>
      </w:ins>
      <w:del w:id="94307" w:author="מנוע מכני" w:date="2026-10-11T12:04:40Z">
        <w:r w:rsidRPr="006F178A">
          <w:rPr>
            <w:rtl/>
          </w:rPr>
          <w:delText xml:space="preserve">עביד</w:delText>
        </w:r>
      </w:del>
      <w:r w:rsidRPr="006F178A">
        <w:rPr>
          <w:rtl/>
        </w:rPr>
        <w:t xml:space="preserve"> עוקא </w:t>
      </w:r>
      <w:ins w:id="93784" w:author="מנוע מכני" w:date="2026-10-11T12:04:40Z">
        <w:r>
          <w:rPr>
            <w:rtl/>
          </w:rPr>
          <w:t xml:space="preserve">ואם </w:t>
        </w:r>
      </w:ins>
      <w:del w:id="93785" w:author="מנוע מכני" w:date="2026-10-11T12:04:40Z">
        <w:r w:rsidRPr="006F178A">
          <w:rPr>
            <w:rtl/>
          </w:rPr>
          <w:delText xml:space="preserve">ואי </w:delText>
        </w:r>
      </w:del>
      <w:r w:rsidRPr="006F178A">
        <w:rPr>
          <w:rtl/>
        </w:rPr>
        <w:t xml:space="preserve">לא</w:t>
      </w:r>
      <w:r w:rsidRPr="006F178A">
        <w:rPr>
          <w:rtl/>
        </w:rPr>
        <w:t xml:space="preserve"> </w:t>
      </w:r>
      <w:r w:rsidRPr="006F178A">
        <w:rPr>
          <w:rtl/>
        </w:rPr>
        <w:t xml:space="preserve">לא</w:t>
      </w:r>
      <w:r w:rsidRPr="006F178A">
        <w:rPr>
          <w:rtl/>
        </w:rPr>
        <w:t xml:space="preserve">.</w:t>
      </w:r>
    </w:p>
    <w:p>
      <w:pPr>
        <w:pStyle w:val="38"/>
        <w:rPr>
          <w:ins w:id="96606" w:author="מנוע מכני" w:date="2026-10-11T12:04:40Z"/>
        </w:rPr>
      </w:pPr>
      <w:r w:rsidRPr="006F178A">
        <w:t>ב.</w:t>
      </w:r>
      <w:r w:rsidRPr="006F178A">
        <w:t xml:space="preserve"> רבי זירא:</w:t>
      </w:r>
    </w:p>
    <w:p w:rsidR="005851B8" w:rsidRPr="006F178A" w:rsidRDefault="005851B8" w:rsidP="005851B8">
      <w:pPr>
        <w:rPr>
          <w:rtl/>
        </w:rPr>
      </w:pPr>
      <w:del w:id="96607" w:author="מנוע מכני" w:date="2026-10-11T12:04:40Z">
        <w:r w:rsidRPr="006F178A">
          <w:rPr>
            <w:rtl/>
          </w:rPr>
          <w:delText xml:space="preserve"> </w:delText>
        </w:r>
      </w:del>
      <w:r w:rsidRPr="006F178A">
        <w:rPr>
          <w:rtl/>
        </w:rPr>
        <w:t xml:space="preserve">ארבע אמות - תיימי, פחות מארבע אמות - </w:t>
      </w:r>
      <w:r w:rsidRPr="006F178A">
        <w:rPr>
          <w:rtl/>
        </w:rPr>
        <w:t xml:space="preserve">לא</w:t>
      </w:r>
      <w:r w:rsidRPr="006F178A">
        <w:rPr>
          <w:rtl/>
        </w:rPr>
        <w:t xml:space="preserve"> תיימי.</w:t>
      </w:r>
    </w:p>
    <w:p w:rsidR="005851B8" w:rsidRPr="00B3644D" w:rsidRDefault="005851B8" w:rsidP="005851B8">
      <w:pPr>
        <w:rPr>
          <w:spacing w:val="-4"/>
          <w:rtl/>
        </w:rPr>
      </w:pPr>
      <w:ins w:id="91582" w:author="מנוע מכני" w:date="2026-10-11T12:04:40Z">
        <w:r>
          <w:rPr>
            <w:spacing w:val="-4"/>
            <w:rtl/>
          </w:rPr>
          <w:t xml:space="preserve">ויש</w:t>
        </w:r>
      </w:ins>
      <w:del w:id="91583" w:author="מנוע מכני" w:date="2026-10-11T12:04:40Z">
        <w:r w:rsidRPr="00B3644D">
          <w:rPr>
            <w:spacing w:val="-4"/>
            <w:rtl/>
          </w:rPr>
          <w:delText xml:space="preserve">ו</w:delText>
        </w:r>
        <w:r w:rsidRPr="00B3644D">
          <w:rPr>
            <w:b/>
            <w:bCs/>
            <w:spacing w:val="-4"/>
            <w:rtl/>
          </w:rPr>
          <w:delText xml:space="preserve">איכא</w:delText>
        </w:r>
      </w:del>
      <w:r w:rsidRPr="00B3644D">
        <w:rPr>
          <w:b/>
          <w:bCs/>
          <w:spacing w:val="-4"/>
          <w:rtl/>
        </w:rPr>
        <w:t xml:space="preserve"> </w:t>
      </w:r>
      <w:ins w:id="90459" w:author="Claude - סמנטי" w:date="2026-10-11T12:19:31Z">
        <w:r>
          <w:rPr>
            <w:b/>
            <w:bCs/>
            <w:spacing w:val="-4"/>
            <w:rtl/>
          </w:rPr>
          <w:t xml:space="preserve">ביניהם</w:t>
        </w:r>
      </w:ins>
      <w:del w:id="90460" w:author="Claude - סמנטי" w:date="2026-10-11T12:19:31Z">
        <w:r w:rsidRPr="00B3644D">
          <w:rPr>
            <w:b/>
            <w:bCs/>
            <w:spacing w:val="-4"/>
            <w:rtl/>
          </w:rPr>
          <w:delText xml:space="preserve">בינייהו</w:delText>
        </w:r>
      </w:del>
      <w:r w:rsidRPr="00B3644D">
        <w:rPr>
          <w:spacing w:val="-4"/>
          <w:rtl/>
        </w:rPr>
        <w:t xml:space="preserve"> קטין ואריך [</w:t>
      </w:r>
      <w:r w:rsidRPr="00B3644D">
        <w:rPr>
          <w:rStyle w:val="2fb"/>
          <w:spacing w:val="-4"/>
          <w:rtl/>
        </w:rPr>
        <w:t xml:space="preserve">דלרבי זירא</w:t>
      </w:r>
      <w:r w:rsidRPr="00B3644D">
        <w:rPr>
          <w:spacing w:val="-4"/>
          <w:rtl/>
        </w:rPr>
        <w:t xml:space="preserve"> עדיין תיימי] </w:t>
      </w:r>
      <w:r w:rsidRPr="00B3644D">
        <w:rPr>
          <w:spacing w:val="-4"/>
          <w:rtl/>
        </w:rPr>
        <w:t xml:space="preserve">משא"כ</w:t>
      </w:r>
      <w:r w:rsidRPr="00B3644D">
        <w:rPr>
          <w:spacing w:val="-4"/>
          <w:rtl/>
        </w:rPr>
        <w:t xml:space="preserve"> </w:t>
      </w:r>
      <w:r w:rsidRPr="00B3644D">
        <w:rPr>
          <w:rStyle w:val="2fb"/>
          <w:spacing w:val="-4"/>
          <w:rtl/>
        </w:rPr>
        <w:t xml:space="preserve">לרבה</w:t>
      </w:r>
      <w:r w:rsidRPr="00B3644D">
        <w:rPr>
          <w:spacing w:val="-4"/>
          <w:rtl/>
        </w:rPr>
        <w:t xml:space="preserve"> דאינה ראויה לשימוש מכובד.</w:t>
      </w:r>
    </w:p>
    <w:p>
      <w:pPr>
        <w:pStyle w:val="afffff8"/>
        <w:rPr>
          <w:ins w:id="90117" w:author="קלוד" w:date="2026-10-11T12:24:08Z"/>
        </w:rPr>
      </w:pPr>
      <w:ins w:id="90118" w:author="קלוד" w:date="2026-10-11T12:24:08Z">
        <w:r>
          <w:rPr>
            <w:color w:val="7B3F00"/>
          </w:rPr>
          <w:t xml:space="preserve">חצר ואכסדרה מצטרפין - ר"ז אליבא דרבה</w:t>
        </w:r>
      </w:ins>
    </w:p>
    <w:p>
      <w:pPr>
        <w:pStyle w:val="38"/>
        <w:rPr>
          <w:ins w:id="96608" w:author="מנוע מכני" w:date="2026-10-11T12:04:40Z"/>
        </w:rPr>
      </w:pPr>
      <w:r w:rsidRPr="006F178A">
        <w:t xml:space="preserve">והך </w:t>
      </w:r>
      <w:r w:rsidRPr="006F178A">
        <w:t xml:space="preserve">דתנן</w:t>
      </w:r>
      <w:r w:rsidRPr="006F178A">
        <w:t xml:space="preserve">:</w:t>
      </w:r>
    </w:p>
    <w:p w:rsidR="005851B8" w:rsidRDefault="005851B8" w:rsidP="005851B8">
      <w:pPr>
        <w:rPr>
          <w:rtl/>
        </w:rPr>
      </w:pPr>
      <w:del w:id="96609" w:author="מנוע מכני" w:date="2026-10-11T12:04:40Z">
        <w:r w:rsidRPr="006F178A">
          <w:rPr>
            <w:rtl/>
          </w:rPr>
          <w:delText xml:space="preserve"> </w:delText>
        </w:r>
      </w:del>
      <w:r w:rsidRPr="006F178A">
        <w:rPr>
          <w:rtl/>
        </w:rPr>
        <w:t xml:space="preserve">חצר ואכסדרה מצטרפין לארבע אמות. </w:t>
      </w:r>
      <w:r w:rsidRPr="006F178A">
        <w:rPr>
          <w:rStyle w:val="2fb"/>
          <w:rtl/>
        </w:rPr>
        <w:t xml:space="preserve">דלר"ז</w:t>
      </w:r>
      <w:r w:rsidRPr="006F178A">
        <w:rPr>
          <w:rtl/>
        </w:rPr>
        <w:t xml:space="preserve"> ניחא </w:t>
      </w:r>
      <w:r w:rsidRPr="006F178A">
        <w:rPr>
          <w:rStyle w:val="2fb"/>
          <w:rtl/>
        </w:rPr>
        <w:t xml:space="preserve">ולרבה</w:t>
      </w:r>
      <w:r w:rsidRPr="006F178A">
        <w:rPr>
          <w:rtl/>
        </w:rPr>
        <w:t xml:space="preserve"> </w:t>
      </w:r>
      <w:ins w:id="93448" w:author="מנוע מכני" w:date="2026-10-11T12:04:40Z">
        <w:r>
          <w:rPr>
            <w:rtl/>
          </w:rPr>
          <w:t xml:space="preserve">קשה</w:t>
        </w:r>
      </w:ins>
      <w:del w:id="93449" w:author="מנוע מכני" w:date="2026-10-11T12:04:40Z">
        <w:r w:rsidRPr="006F178A">
          <w:rPr>
            <w:rtl/>
          </w:rPr>
          <w:delText xml:space="preserve">קשיא</w:delText>
        </w:r>
      </w:del>
      <w:r w:rsidRPr="006F178A">
        <w:rPr>
          <w:rtl/>
        </w:rPr>
        <w:t xml:space="preserve"> תרגמה </w:t>
      </w:r>
      <w:r w:rsidRPr="006F178A">
        <w:rPr>
          <w:rStyle w:val="2fb"/>
          <w:rtl/>
        </w:rPr>
        <w:t xml:space="preserve">רבי זירא</w:t>
      </w:r>
      <w:r w:rsidRPr="006F178A">
        <w:rPr>
          <w:rtl/>
        </w:rPr>
        <w:t xml:space="preserve"> אליבא </w:t>
      </w:r>
      <w:r w:rsidRPr="006F178A">
        <w:rPr>
          <w:rStyle w:val="2fb"/>
          <w:rtl/>
        </w:rPr>
        <w:t xml:space="preserve">דרבה</w:t>
      </w:r>
      <w:r w:rsidRPr="006F178A">
        <w:rPr>
          <w:rtl/>
        </w:rPr>
        <w:t xml:space="preserve">: באכסדרה מהלכת על פני כל החצר כולה. [ויש בה ד']</w:t>
      </w:r>
    </w:p>
    <w:p>
      <w:pPr>
        <w:pStyle w:val="38"/>
        <w:rPr>
          <w:ins w:id="96610" w:author="מנוע מכני" w:date="2026-10-11T12:04:40Z"/>
        </w:rPr>
      </w:pPr>
      <w:r w:rsidRPr="006F178A">
        <w:t xml:space="preserve">והך</w:t>
      </w:r>
    </w:p>
    <w:p w:rsidR="005851B8" w:rsidRPr="006F178A" w:rsidRDefault="005851B8" w:rsidP="005851B8">
      <w:pPr>
        <w:rPr>
          <w:rtl/>
        </w:rPr>
      </w:pPr>
      <w:del w:id="96611" w:author="מנוע מכני" w:date="2026-10-11T12:04:40Z">
        <w:r w:rsidRPr="006F178A">
          <w:rPr>
            <w:rtl/>
          </w:rPr>
          <w:delText xml:space="preserve"> </w:delText>
        </w:r>
      </w:del>
      <w:r w:rsidRPr="006F178A">
        <w:rPr>
          <w:rtl/>
        </w:rPr>
        <w:t xml:space="preserve">דחצר שאין בה ארבע אמות על ארבע אמות - אין שופכין לתוכה מים בשבת.</w:t>
      </w:r>
    </w:p>
    <w:p w:rsidR="005851B8" w:rsidRPr="006F178A" w:rsidRDefault="005851B8" w:rsidP="005851B8">
      <w:pPr>
        <w:rPr>
          <w:rtl/>
        </w:rPr>
      </w:pPr>
      <w:r w:rsidRPr="006F178A">
        <w:rPr>
          <w:rStyle w:val="2fb"/>
          <w:rtl/>
        </w:rPr>
        <w:t xml:space="preserve">לר"ז</w:t>
      </w:r>
      <w:r w:rsidRPr="006F178A">
        <w:rPr>
          <w:rtl/>
        </w:rPr>
        <w:t xml:space="preserve"> היינו דעת רבנן ומתני' דידן </w:t>
      </w:r>
      <w:r w:rsidRPr="006F178A">
        <w:rPr>
          <w:rStyle w:val="2fb"/>
          <w:rtl/>
        </w:rPr>
        <w:t xml:space="preserve">ראב"י</w:t>
      </w:r>
      <w:r w:rsidRPr="006F178A">
        <w:rPr>
          <w:rtl/>
        </w:rPr>
        <w:t xml:space="preserve"> הוא וש"מ ממתני' גופה דחצר שהיא </w:t>
      </w:r>
      <w:r w:rsidRPr="006F178A">
        <w:rPr>
          <w:rStyle w:val="afffe"/>
          <w:rFonts w:ascii="Fb Fontext" w:hAnsi="Fb Fontext"/>
          <w:rtl/>
        </w:rPr>
        <w:t>פחותה</w:t>
      </w:r>
      <w:r w:rsidRPr="006F178A">
        <w:rPr>
          <w:rtl/>
        </w:rPr>
        <w:t xml:space="preserve"> מדע"ד ולא תני </w:t>
      </w:r>
      <w:r w:rsidRPr="006F178A">
        <w:rPr>
          <w:rStyle w:val="afffe"/>
          <w:rFonts w:ascii="Fb Fontext" w:hAnsi="Fb Fontext"/>
          <w:rtl/>
        </w:rPr>
        <w:t>שאין בה</w:t>
      </w:r>
      <w:r w:rsidRPr="006F178A">
        <w:rPr>
          <w:rtl/>
        </w:rPr>
        <w:t xml:space="preserve"> דע"ד </w:t>
      </w:r>
      <w:r w:rsidRPr="006F178A">
        <w:rPr>
          <w:rtl/>
        </w:rPr>
        <w:t xml:space="preserve">ש"מ</w:t>
      </w:r>
      <w:r w:rsidRPr="006F178A">
        <w:rPr>
          <w:rtl/>
        </w:rPr>
        <w:t xml:space="preserve">.</w:t>
      </w:r>
    </w:p>
    <w:p>
      <w:pPr>
        <w:pStyle w:val="38"/>
        <w:rPr>
          <w:ins w:id="96612" w:author="מנוע מכני" w:date="2026-10-11T12:04:40Z"/>
        </w:rPr>
      </w:pPr>
      <w:r w:rsidRPr="00B3644D">
        <w:t xml:space="preserve">וכולה ראב"י וה"ק:</w:t>
      </w:r>
    </w:p>
    <w:p w:rsidR="005851B8" w:rsidRPr="00B3644D" w:rsidRDefault="005851B8" w:rsidP="005851B8">
      <w:pPr>
        <w:rPr>
          <w:spacing w:val="-2"/>
          <w:rtl/>
        </w:rPr>
      </w:pPr>
      <w:del w:id="96613" w:author="מנוע מכני" w:date="2026-10-11T12:04:40Z">
        <w:r w:rsidRPr="00B3644D">
          <w:rPr>
            <w:spacing w:val="-2"/>
            <w:rtl/>
          </w:rPr>
          <w:delText xml:space="preserve"> </w:delText>
        </w:r>
      </w:del>
      <w:r w:rsidRPr="00B3644D">
        <w:rPr>
          <w:spacing w:val="-2"/>
          <w:rtl/>
        </w:rPr>
        <w:t xml:space="preserve">חצר שהיא פחותה מד"א אין שופכין לתוכה מים בשבת, הא ד"א - שופכין.</w:t>
      </w:r>
    </w:p>
    <w:p w:rsidR="005851B8" w:rsidRPr="006F178A" w:rsidRDefault="005851B8" w:rsidP="005851B8">
      <w:pPr>
        <w:rPr>
          <w:rtl/>
        </w:rPr>
      </w:pPr>
      <w:r w:rsidRPr="006F178A">
        <w:rPr>
          <w:rStyle w:val="2fb"/>
          <w:rtl/>
        </w:rPr>
        <w:t xml:space="preserve">שראב"י</w:t>
      </w:r>
      <w:r w:rsidRPr="006F178A">
        <w:rPr>
          <w:rtl/>
        </w:rPr>
        <w:t xml:space="preserve"> אומר ביב הקמור ד' אמות ברשות הרבים שופכין לתוכו מים בשבת.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Fonts w:ascii="Fb Fontext" w:hAnsi="Fb Fontext"/>
          <w:rtl/>
        </w:rPr>
        <w:t>וחכ"א אבל שופך הוא לגג, והמים יורדין לביב.</w:t>
      </w:r>
    </w:p>
    <w:p w:rsidR="005851B8" w:rsidRPr="004640F6" w:rsidRDefault="005851B8" w:rsidP="005851B8">
      <w:pPr>
        <w:rPr>
          <w:spacing w:val="-4"/>
          <w:rtl/>
        </w:rPr>
      </w:pPr>
      <w:r w:rsidRPr="004640F6">
        <w:rPr>
          <w:spacing w:val="-4"/>
          <w:rtl/>
        </w:rPr>
        <w:t xml:space="preserve">מתניתין דלא כחנניא </w:t>
      </w:r>
      <w:ins w:id="94072" w:author="מנוע מכני" w:date="2026-10-11T12:04:40Z">
        <w:r>
          <w:rPr>
            <w:spacing w:val="-4"/>
            <w:rtl/>
          </w:rPr>
          <w:t xml:space="preserve">דסבר</w:t>
        </w:r>
      </w:ins>
      <w:del w:id="94073" w:author="מנוע מכני" w:date="2026-10-11T12:04:40Z">
        <w:r w:rsidRPr="004640F6">
          <w:rPr>
            <w:spacing w:val="-4"/>
            <w:rtl/>
          </w:rPr>
          <w:delText xml:space="preserve">דס"ל</w:delText>
        </w:r>
      </w:del>
      <w:r w:rsidRPr="004640F6">
        <w:rPr>
          <w:spacing w:val="-4"/>
          <w:rtl/>
        </w:rPr>
        <w:t xml:space="preserve">: </w:t>
      </w:r>
      <w:ins w:id="90468" w:author="מנוע מכני" w:date="2026-10-11T12:04:40Z">
        <w:r>
          <w:rPr>
            <w:spacing w:val="-4"/>
            <w:rtl/>
          </w:rPr>
          <w:t xml:space="preserve">אפי'</w:t>
        </w:r>
      </w:ins>
      <w:del w:id="90469" w:author="מנוע מכני" w:date="2026-10-11T12:04:40Z">
        <w:r w:rsidRPr="004640F6">
          <w:rPr>
            <w:spacing w:val="-4"/>
            <w:rtl/>
          </w:rPr>
          <w:delText xml:space="preserve">אפילו</w:delText>
        </w:r>
      </w:del>
      <w:r w:rsidRPr="004640F6">
        <w:rPr>
          <w:spacing w:val="-4"/>
          <w:rtl/>
        </w:rPr>
        <w:t xml:space="preserve"> גג מאה אמה </w:t>
      </w:r>
      <w:r w:rsidRPr="004640F6">
        <w:rPr>
          <w:spacing w:val="-4"/>
          <w:rtl/>
        </w:rPr>
        <w:t xml:space="preserve">לא</w:t>
      </w:r>
      <w:r w:rsidRPr="004640F6">
        <w:rPr>
          <w:spacing w:val="-4"/>
          <w:rtl/>
        </w:rPr>
        <w:t xml:space="preserve"> ישפוך, לפי שאין הגג עשוי לבלוע אלא לקלח.</w:t>
      </w:r>
    </w:p>
    <w:p>
      <w:pPr>
        <w:pStyle w:val="afffff8"/>
        <w:rPr>
          <w:ins w:id="90115" w:author="קלוד" w:date="2026-10-11T12:24:08Z"/>
        </w:rPr>
      </w:pPr>
      <w:ins w:id="90116" w:author="קלוד" w:date="2026-10-11T12:24:08Z">
        <w:r>
          <w:rPr>
            <w:color w:val="7B3F00"/>
          </w:rPr>
          <w:t xml:space="preserve">שפיכה על הגג - בימות החמה ובימות הגשמים</w:t>
        </w:r>
      </w:ins>
    </w:p>
    <w:p>
      <w:pPr>
        <w:pStyle w:val="38"/>
        <w:rPr>
          <w:ins w:id="96614" w:author="מנוע מכני" w:date="2026-10-11T12:04:40Z"/>
        </w:rPr>
      </w:pPr>
      <w:r w:rsidRPr="006F178A">
        <w:t xml:space="preserve">תנא:</w:t>
      </w:r>
    </w:p>
    <w:p w:rsidR="005851B8" w:rsidRPr="00EC3AF0" w:rsidRDefault="005851B8" w:rsidP="005851B8">
      <w:pPr>
        <w:rPr>
          <w:b/>
          <w:bCs/>
          <w:rtl/>
        </w:rPr>
      </w:pPr>
      <w:del w:id="96615" w:author="מנוע מכני" w:date="2026-10-11T12:04:40Z">
        <w:r w:rsidRPr="006F178A">
          <w:rPr>
            <w:rtl/>
          </w:rPr>
          <w:delText xml:space="preserve"> </w:delText>
        </w:r>
      </w:del>
      <w:r w:rsidRPr="006F178A">
        <w:rPr>
          <w:rtl/>
        </w:rPr>
        <w:t xml:space="preserve">בד"א</w:t>
      </w:r>
      <w:r w:rsidRPr="006F178A">
        <w:rPr>
          <w:rtl/>
        </w:rPr>
        <w:t xml:space="preserve"> - בימות החמה, אבל בימות הגשמים - שופך ושונה ואינו נמנע.</w:t>
      </w:r>
    </w:p>
    <w:p>
      <w:pPr>
        <w:pStyle w:val="38"/>
        <w:rPr>
          <w:ins w:id="96616" w:author="מנוע מכני" w:date="2026-10-11T12:04:40Z"/>
        </w:rPr>
      </w:pPr>
      <w:r w:rsidRPr="00EC3AF0">
        <w:t>רבא</w:t>
      </w:r>
      <w:r w:rsidRPr="006F178A">
        <w:t xml:space="preserve">:</w:t>
      </w:r>
    </w:p>
    <w:p w:rsidR="005851B8" w:rsidRDefault="005851B8" w:rsidP="005851B8">
      <w:pPr>
        <w:rPr>
          <w:rtl/>
        </w:rPr>
      </w:pPr>
      <w:del w:id="96617" w:author="מנוע מכני" w:date="2026-10-11T12:04:40Z">
        <w:r w:rsidRPr="006F178A">
          <w:rPr>
            <w:rtl/>
          </w:rPr>
          <w:delText xml:space="preserve"> </w:delText>
        </w:r>
      </w:del>
      <w:r w:rsidRPr="006F178A">
        <w:rPr>
          <w:rtl/>
        </w:rPr>
        <w:t xml:space="preserve">אדם רוצה שיבלעו מים במקומן. ולא חייש משום קלקול חצירו דמקלקלא </w:t>
      </w:r>
      <w:ins w:id="94676" w:author="מנוע מכני" w:date="2026-10-11T12:04:40Z">
        <w:r>
          <w:rPr>
            <w:rtl/>
          </w:rPr>
          <w:t xml:space="preserve">ועומדת</w:t>
        </w:r>
      </w:ins>
      <w:del w:id="94677" w:author="מנוע מכני" w:date="2026-10-11T12:04:40Z">
        <w:r w:rsidRPr="006F178A">
          <w:rPr>
            <w:rtl/>
          </w:rPr>
          <w:delText xml:space="preserve">וקיימא</w:delText>
        </w:r>
      </w:del>
      <w:r w:rsidRPr="006F178A">
        <w:rPr>
          <w:rtl/>
        </w:rPr>
        <w:t xml:space="preserve"> [משא'כ בשופכין]</w:t>
      </w:r>
    </w:p>
    <w:p w:rsidR="005851B8" w:rsidRPr="004640F6" w:rsidRDefault="005851B8" w:rsidP="005851B8">
      <w:pPr>
        <w:rPr>
          <w:rFonts w:cs="Guttman Vilna"/>
          <w:b/>
          <w:bCs/>
          <w:spacing w:val="-4"/>
          <w:rtl/>
        </w:rPr>
      </w:pPr>
      <w:r w:rsidRPr="004640F6">
        <w:rPr>
          <w:spacing w:val="-4"/>
          <w:rtl/>
        </w:rPr>
        <w:t xml:space="preserve">וגם </w:t>
      </w:r>
      <w:r w:rsidRPr="004640F6">
        <w:rPr>
          <w:spacing w:val="-4"/>
          <w:rtl/>
        </w:rPr>
        <w:t xml:space="preserve">לא</w:t>
      </w:r>
      <w:r w:rsidRPr="004640F6">
        <w:rPr>
          <w:spacing w:val="-4"/>
          <w:rtl/>
        </w:rPr>
        <w:t xml:space="preserve"> חייש להא דיאמרו צנורו של פלוני מקלח מים דבימות הגשמים סתם צנורות מקלחים הם.</w:t>
      </w:r>
    </w:p>
    <w:p>
      <w:pPr>
        <w:pStyle w:val="38"/>
        <w:rPr>
          <w:ins w:id="96618" w:author="מנוע מכני" w:date="2026-10-11T12:04:40Z"/>
        </w:rPr>
      </w:pPr>
      <w:r w:rsidRPr="006F178A">
        <w:t xml:space="preserve">ר"נ:</w:t>
      </w:r>
    </w:p>
    <w:p w:rsidR="005851B8" w:rsidRPr="006F178A" w:rsidRDefault="005851B8" w:rsidP="005851B8">
      <w:pPr>
        <w:rPr>
          <w:rtl/>
        </w:rPr>
      </w:pPr>
      <w:del w:id="96619" w:author="מנוע מכני" w:date="2026-10-11T12:04:40Z">
        <w:r w:rsidRPr="006F178A">
          <w:rPr>
            <w:rtl/>
          </w:rPr>
          <w:delText xml:space="preserve"> </w:delText>
        </w:r>
      </w:del>
      <w:r w:rsidRPr="006F178A">
        <w:rPr>
          <w:rtl/>
        </w:rPr>
        <w:t xml:space="preserve">עוקה מחזיק סאתים נותנין לו סאתים.</w:t>
      </w:r>
    </w:p>
    <w:p w:rsidR="005851B8" w:rsidRPr="006F178A" w:rsidRDefault="005851B8" w:rsidP="005851B8">
      <w:pPr>
        <w:rPr>
          <w:rtl/>
        </w:rPr>
      </w:pPr>
      <w:r w:rsidRPr="006F178A">
        <w:rPr>
          <w:rtl/>
        </w:rPr>
        <w:t xml:space="preserve">מחזיק סאה: בימות החמה </w:t>
      </w:r>
      <w:r w:rsidRPr="006F178A">
        <w:rPr>
          <w:rtl/>
        </w:rPr>
        <w:t xml:space="preserve">לא</w:t>
      </w:r>
      <w:r w:rsidRPr="006F178A">
        <w:rPr>
          <w:rtl/>
        </w:rPr>
        <w:t xml:space="preserve"> נותין כל עיקר גזירה אטו יתנו סאתיים.</w:t>
      </w:r>
    </w:p>
    <w:p w:rsidR="005851B8" w:rsidRPr="006F178A" w:rsidRDefault="005851B8" w:rsidP="005851B8">
      <w:pPr>
        <w:rPr>
          <w:rtl/>
        </w:rPr>
      </w:pPr>
      <w:r w:rsidRPr="006F178A">
        <w:rPr>
          <w:rtl/>
        </w:rPr>
        <w:t xml:space="preserve">בימות הגשמים נותנין לו סאה. ולא חייש לקלקול דמקלקלא </w:t>
      </w:r>
      <w:ins w:id="94678" w:author="מנוע מכני" w:date="2026-10-11T12:04:40Z">
        <w:r>
          <w:rPr>
            <w:rtl/>
          </w:rPr>
          <w:t xml:space="preserve">ועומדת</w:t>
        </w:r>
      </w:ins>
      <w:del w:id="94679" w:author="מנוע מכני" w:date="2026-10-11T12:04:40Z">
        <w:r w:rsidRPr="006F178A">
          <w:rPr>
            <w:rtl/>
          </w:rPr>
          <w:delText xml:space="preserve">וקיימא</w:delText>
        </w:r>
      </w:del>
      <w:r w:rsidRPr="006F178A">
        <w:rPr>
          <w:rtl/>
        </w:rPr>
        <w:t xml:space="preserve"> ולא חייש לשמא יאמרו דכולוהו מקלחין.</w:t>
      </w:r>
    </w:p>
    <w:p>
      <w:pPr>
        <w:pStyle w:val="38"/>
        <w:rPr>
          <w:ins w:id="96620" w:author="מנוע מכני" w:date="2026-10-11T12:04:40Z"/>
        </w:rPr>
      </w:pPr>
      <w:del w:id="97063" w:author="מנוע מכני" w:date="2026-10-11T12:04:40Z">
        <w:r w:rsidRPr="006F178A">
          <w:delText xml:space="preserve">אמר </w:delText>
        </w:r>
      </w:del>
      <w:r w:rsidRPr="006F178A">
        <w:t xml:space="preserve">אביי:</w:t>
      </w:r>
    </w:p>
    <w:p w:rsidR="005851B8" w:rsidRPr="006F178A" w:rsidRDefault="005851B8" w:rsidP="005851B8">
      <w:pPr>
        <w:rPr>
          <w:rtl/>
        </w:rPr>
      </w:pPr>
      <w:del w:id="96621" w:author="מנוע מכני" w:date="2026-10-11T12:04:40Z">
        <w:r w:rsidRPr="006F178A">
          <w:rPr>
            <w:rtl/>
          </w:rPr>
          <w:delText xml:space="preserve"> </w:delText>
        </w:r>
      </w:del>
      <w:r w:rsidRPr="006F178A">
        <w:rPr>
          <w:rtl/>
        </w:rPr>
        <w:t xml:space="preserve">הלכך, </w:t>
      </w:r>
      <w:ins w:id="90472" w:author="מנוע מכני" w:date="2026-10-11T12:04:40Z">
        <w:r>
          <w:rPr>
            <w:rtl/>
          </w:rPr>
          <w:t xml:space="preserve">אפי'</w:t>
        </w:r>
      </w:ins>
      <w:del w:id="90473" w:author="מנוע מכני" w:date="2026-10-11T12:04:40Z">
        <w:r w:rsidRPr="006F178A">
          <w:rPr>
            <w:rtl/>
          </w:rPr>
          <w:delText xml:space="preserve">אפילו</w:delText>
        </w:r>
      </w:del>
      <w:r w:rsidRPr="006F178A">
        <w:rPr>
          <w:rtl/>
        </w:rPr>
        <w:t xml:space="preserve"> כור </w:t>
      </w:r>
      <w:ins w:id="90470" w:author="מנוע מכני" w:date="2026-10-11T12:04:40Z">
        <w:r>
          <w:rPr>
            <w:rtl/>
          </w:rPr>
          <w:t xml:space="preserve">ואפי'</w:t>
        </w:r>
      </w:ins>
      <w:del w:id="90471" w:author="מנוע מכני" w:date="2026-10-11T12:04:40Z">
        <w:r w:rsidRPr="006F178A">
          <w:rPr>
            <w:rtl/>
          </w:rPr>
          <w:delText xml:space="preserve">ואפילו</w:delText>
        </w:r>
      </w:del>
      <w:r w:rsidRPr="006F178A">
        <w:rPr>
          <w:rtl/>
        </w:rPr>
        <w:t xml:space="preserve"> כוריים.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פט.</w:t>
      </w:r>
    </w:p>
    <w:p>
      <w:pPr>
        <w:pStyle w:val="afffff8"/>
        <w:rPr>
          <w:ins w:id="90113" w:author="קלוד" w:date="2026-10-11T12:24:08Z"/>
        </w:rPr>
      </w:pPr>
      <w:ins w:id="90114" w:author="קלוד" w:date="2026-10-11T12:24:08Z">
        <w:r>
          <w:rPr>
            <w:color w:val="7B3F00"/>
          </w:rPr>
          <w:t xml:space="preserve">שתי דיוטאות - עוקה לאחת, רבא: בלא עירבו</w:t>
        </w:r>
      </w:ins>
    </w:p>
    <w:p w:rsidR="005851B8" w:rsidRPr="00EC3AF0" w:rsidRDefault="005851B8" w:rsidP="005851B8">
      <w:pPr>
        <w:rPr>
          <w:b/>
          <w:bCs/>
          <w:rtl/>
        </w:rPr>
      </w:pPr>
      <w:r w:rsidRPr="006F178A">
        <w:rPr>
          <w:rFonts w:ascii="Fb Fontext" w:hAnsi="Fb Fontext"/>
          <w:rtl/>
        </w:rPr>
        <w:t>וכן שתי דיוטאות זו כנגד זו. את שעשו עוקה מותרין, את שלא עשו עוקה אסורין.</w:t>
      </w:r>
    </w:p>
    <w:p>
      <w:pPr>
        <w:pStyle w:val="38"/>
        <w:rPr>
          <w:ins w:id="96622" w:author="מנוע מכני" w:date="2026-10-11T12:04:40Z"/>
        </w:rPr>
      </w:pPr>
      <w:r w:rsidRPr="00EC3AF0">
        <w:t>רבא</w:t>
      </w:r>
      <w:r w:rsidRPr="006F178A">
        <w:t xml:space="preserve">:</w:t>
      </w:r>
    </w:p>
    <w:p w:rsidR="005851B8" w:rsidRPr="006F178A" w:rsidRDefault="005851B8" w:rsidP="005851B8">
      <w:pPr>
        <w:rPr>
          <w:rtl/>
        </w:rPr>
      </w:pPr>
      <w:del w:id="96623" w:author="מנוע מכני" w:date="2026-10-11T12:04:40Z">
        <w:r w:rsidRPr="006F178A">
          <w:rPr>
            <w:rtl/>
          </w:rPr>
          <w:delText xml:space="preserve"> </w:delText>
        </w:r>
      </w:del>
      <w:r w:rsidRPr="006F178A">
        <w:rPr>
          <w:rtl/>
        </w:rPr>
        <w:t xml:space="preserve">ל"ש</w:t>
      </w:r>
      <w:r w:rsidRPr="006F178A">
        <w:rPr>
          <w:rtl/>
        </w:rPr>
        <w:t xml:space="preserve"> אלא שלא עירבו, אבל עירבו מותרין. דכשלא עירבו גזרי' שמא יבוא לאפוקי </w:t>
      </w:r>
      <w:r w:rsidRPr="00132755">
        <w:rPr>
          <w:rtl/>
        </w:rPr>
        <w:t xml:space="preserve">בכלים מבתים לעוקה שבחצר ובדרך ישפך </w:t>
      </w:r>
      <w:r w:rsidRPr="00132755">
        <w:rPr>
          <w:rtl/>
        </w:rPr>
        <w:t xml:space="preserve">משא"כ</w:t>
      </w:r>
      <w:r w:rsidRPr="00132755">
        <w:rPr>
          <w:rtl/>
        </w:rPr>
        <w:t xml:space="preserve"> לאלו שעשו עוקה לצידם </w:t>
      </w:r>
      <w:ins w:id="91584" w:author="מנוע מכני" w:date="2026-10-11T12:04:40Z">
        <w:r>
          <w:rPr>
            <w:rtl/>
          </w:rPr>
          <w:t xml:space="preserve">דאין</w:t>
        </w:r>
      </w:ins>
      <w:del w:id="91585" w:author="מנוע מכני" w:date="2026-10-11T12:04:40Z">
        <w:r w:rsidRPr="00132755">
          <w:rPr>
            <w:rtl/>
          </w:rPr>
          <w:delText xml:space="preserve">דליכא</w:delText>
        </w:r>
      </w:del>
      <w:r w:rsidRPr="00132755">
        <w:rPr>
          <w:rtl/>
        </w:rPr>
        <w:t xml:space="preserve"> </w:t>
      </w:r>
      <w:ins w:id="90461" w:author="Claude - סמנטי" w:date="2026-10-11T12:19:31Z">
        <w:r>
          <w:rPr>
            <w:rtl/>
          </w:rPr>
          <w:t xml:space="preserve">לחשוש</w:t>
        </w:r>
      </w:ins>
      <w:del w:id="90462" w:author="Claude - סמנטי" w:date="2026-10-11T12:19:31Z">
        <w:r w:rsidRPr="00132755">
          <w:rPr>
            <w:rtl/>
          </w:rPr>
          <w:delText xml:space="preserve">למיחש</w:delText>
        </w:r>
      </w:del>
      <w:r w:rsidRPr="00132755">
        <w:rPr>
          <w:rtl/>
        </w:rPr>
        <w:t xml:space="preserve">.</w:t>
      </w:r>
    </w:p>
    <w:p w:rsidR="005851B8" w:rsidRDefault="005851B8" w:rsidP="005851B8">
      <w:pPr>
        <w:pStyle w:val="affffd"/>
        <w:spacing w:after="0"/>
        <w:rPr>
          <w:del w:id="90038" w:author="מנוע עיצוב" w:date="2026-10-11T12:09:26Z"/>
          <w:rFonts w:ascii="MS Mincho" w:hAnsi="MS Mincho"/>
          <w:bCs w:val="0"/>
          <w:rtl/>
        </w:rPr>
      </w:pPr>
      <w:del w:id="90037" w:author="מנוע עיצוב" w:date="2026-10-11T12:09:26Z">
        <w:r>
          <w:rPr>
            <w:rFonts w:ascii="MS Mincho" w:hAnsi="MS Mincho" w:hint="cs"/>
            <w:bCs w:val="0"/>
            <w:rtl/>
          </w:rPr>
          <w:delText xml:space="preserve"> ׻</w:delText>
        </w:r>
      </w:del>
    </w:p>
    <w:p w:rsidR="005851B8" w:rsidRPr="006F178A" w:rsidRDefault="005851B8" w:rsidP="005851B8">
      <w:pPr>
        <w:pStyle w:val="affff"/>
        <w:rPr>
          <w:sz w:val="20"/>
          <w:rtl/>
        </w:rPr>
        <w:sectPr w:rsidR="005851B8" w:rsidRPr="006F178A" w:rsidSect="00674086">
          <w:pgSz w:w="6804" w:h="11907" w:code="8"/>
          <w:pgMar w:top="567" w:right="567" w:bottom="284" w:left="567" w:header="284" w:footer="284" w:gutter="0"/>
          <w:pgNumType w:start="1"/>
          <w:cols w:space="284"/>
          <w:bidi/>
          <w:rtlGutter/>
          <w:docGrid w:linePitch="360"/>
        </w:sectPr>
      </w:pPr>
    </w:p>
    <w:p w:rsidR="005851B8" w:rsidRDefault="005851B8" w:rsidP="005851B8">
      <w:pPr>
        <w:pStyle w:val="Hadran"/>
        <w:rPr>
          <w:sz w:val="20"/>
          <w:rtl/>
        </w:rPr>
        <w:sectPr w:rsidR="005851B8" w:rsidSect="00674086">
          <w:type w:val="continuous"/>
          <w:pgSz w:w="6804" w:h="11907" w:code="8"/>
          <w:pgMar w:top="567" w:right="567" w:bottom="284" w:left="567" w:header="284" w:footer="284" w:gutter="0"/>
          <w:pgNumType w:start="1"/>
          <w:cols w:space="720"/>
          <w:bidi/>
          <w:rtlGutter/>
          <w:docGrid w:linePitch="360"/>
        </w:sectPr>
        <w:pPrChange w:id="99223" w:author="Claude" w:date="2026-10-11T09:08:18Z">
          <w:pPr>
            <w:pStyle w:val="affff"/>
            <w:rPr>
              <w:sz w:val="20"/>
              <w:rtl/>
            </w:rPr>
            <w:sectPr w:rsidR="005851B8" w:rsidSect="00674086">
              <w:type w:val="continuous"/>
              <w:pgSz w:w="6804" w:h="11907" w:code="8"/>
              <w:pgMar w:top="567" w:right="567" w:bottom="284" w:left="567" w:header="284" w:footer="284" w:gutter="0"/>
              <w:pgNumType w:start="1"/>
              <w:cols w:space="720"/>
              <w:bidi/>
              <w:rtlGutter/>
              <w:docGrid w:linePitch="360"/>
            </w:sectPr>
          </w:pPr>
        </w:pPrChange>
      </w:pPr>
      <w:r w:rsidRPr="006F178A">
        <w:rPr>
          <w:sz w:val="20"/>
          <w:rtl/>
        </w:rPr>
        <w:t>הדרן עלך כיצד משתתפין.</w:t>
      </w:r>
    </w:p>
    <w:p w:rsidR="005851B8" w:rsidRDefault="005851B8" w:rsidP="005851B8">
      <w:pPr>
        <w:pStyle w:val="afff6"/>
        <w:framePr w:wrap="around"/>
        <w:spacing w:line="276" w:lineRule="auto"/>
        <w:rPr>
          <w:del w:id="98203" w:author="Claude" w:date="2026-10-11T09:07:58Z"/>
          <w:rFonts w:ascii="Fb Fontext" w:hAnsi="Fb Fontext"/>
          <w:sz w:val="20"/>
          <w:rtl/>
        </w:rPr>
      </w:pPr>
      <w:del w:id="98202" w:author="Claude" w:date="2026-10-11T09:07:58Z">
        <w:r w:rsidRPr="006F178A">
          <w:rPr>
            <w:rFonts w:ascii="Fb Fontext" w:hAnsi="Fb Fontext" w:hint="cs"/>
            <w:sz w:val="20"/>
            <w:rtl/>
          </w:rPr>
          <w:lastRenderedPageBreak/>
          <w:delText xml:space="preserve">פרק תשיעי</w:delText>
        </w:r>
      </w:del>
    </w:p>
    <w:p w:rsidR="005851B8" w:rsidRDefault="005851B8" w:rsidP="005851B8">
      <w:pPr>
        <w:pStyle w:val="afff8"/>
        <w:framePr w:wrap="around"/>
        <w:spacing w:after="0" w:line="276" w:lineRule="auto"/>
        <w:rPr>
          <w:rFonts w:ascii="Fb Fontext" w:hAnsi="Fb Fontext"/>
          <w:rtl/>
        </w:rPr>
      </w:pPr>
      <w:r w:rsidRPr="006F178A">
        <w:rPr>
          <w:rFonts w:ascii="Fb Fontext" w:hAnsi="Fb Fontext" w:hint="cs"/>
          <w:rtl/>
        </w:rPr>
        <w:t>כל גגות</w:t>
      </w:r>
    </w:p>
    <w:p w:rsidR="005851B8" w:rsidRPr="009757B9" w:rsidRDefault="005851B8" w:rsidP="005851B8">
      <w:pPr>
        <w:pStyle w:val="afff8"/>
        <w:framePr w:wrap="around"/>
        <w:spacing w:after="0" w:line="276" w:lineRule="auto"/>
        <w:rPr>
          <w:rFonts w:cs="Guttman Vilna"/>
          <w:b/>
          <w:bCs/>
          <w:rtl/>
        </w:rPr>
      </w:pPr>
      <w:r w:rsidRPr="006F178A">
        <w:rPr>
          <w:rFonts w:ascii="Fb Fontext" w:hAnsi="Fb Fontext"/>
          <w:rtl/>
        </w:rPr>
        <w:t>דפים בפרק</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פט.</w:t>
      </w:r>
    </w:p>
    <w:p w:rsidR="005851B8" w:rsidRDefault="005851B8" w:rsidP="005851B8">
      <w:pPr>
        <w:pStyle w:val="afff8"/>
        <w:framePr w:wrap="around"/>
        <w:rPr>
          <w:rtl/>
        </w:rPr>
      </w:pPr>
      <w:r>
        <w:rPr>
          <w:rFonts w:hint="cs"/>
          <w:rtl/>
        </w:rPr>
        <w:t xml:space="preserve">(פט. </w:t>
      </w:r>
      <w:r>
        <w:rPr>
          <w:rFonts w:cs="Guttman Vilna"/>
          <w:rtl/>
        </w:rPr>
        <w:t>–</w:t>
      </w:r>
      <w:r>
        <w:rPr>
          <w:rFonts w:hint="cs"/>
          <w:rtl/>
        </w:rPr>
        <w:t xml:space="preserve"> צה.)</w:t>
      </w:r>
    </w:p>
    <w:p>
      <w:pPr>
        <w:pStyle w:val="afff7"/>
        <w:framePr w:wrap="around"/>
        <w:rPr>
          <w:del w:id="98206" w:author="Claude" w:date="2026-10-11T09:07:58Z"/>
          <w:rtl/>
        </w:rPr>
      </w:pPr>
      <w:ins w:id="40162" w:author="Claude" w:date="2026-10-11T09:07:36Z">
        <w:del w:id="98204" w:author="Claude" w:date="2026-10-11T09:07:58Z">
          <w:r>
            <w:rPr>
              <w:rFonts w:hint="cs"/>
              <w:rtl/>
            </w:rPr>
            <w:delText xml:space="preserve">כל גגות</w:delText>
          </w:r>
        </w:del>
        <w:del w:id="98205" w:author="Claude" w:date="2026-10-11T09:07:58Z">
          <w:r w:rsidR="00C67867">
            <w:rPr>
              <w:rFonts w:hint="cs"/>
              <w:rtl/>
            </w:rPr>
            <w:delText xml:space="preserve">+</w:delText>
          </w:r>
        </w:del>
      </w:ins>
    </w:p>
    <w:p>
      <w:pPr>
        <w:pStyle w:val="PetichatPerek"/>
        <w:rPr>
          <w:ins w:id="98201" w:author="Claude" w:date="2026-10-11T09:07:58Z"/>
        </w:rPr>
      </w:pPr>
      <w:ins w:id="98200" w:author="Claude" w:date="2026-10-11T09:07:58Z">
        <w:r>
          <w:rPr>
            <w:rFonts w:ascii="Fb Fontext" w:hAnsi="Fb Fontext" w:hint="cs"/>
            <w:sz w:val="20"/>
            <w:rtl/>
          </w:rPr>
          <w:t xml:space="preserve">פרק תשיעי</w:t>
        </w:r>
        <w:r>
          <w:rPr>
            <w:rFonts w:ascii="Fb Fontext" w:hAnsi="Fb Fontext" w:hint="cs"/>
            <w:sz w:val="20"/>
            <w:rtl/>
          </w:rPr>
          <w:t xml:space="preserve"> - </w:t>
        </w:r>
        <w:r>
          <w:rPr>
            <w:rFonts w:hint="cs"/>
            <w:rtl/>
          </w:rPr>
          <w:t xml:space="preserve">כל גגות</w:t>
        </w:r>
        <w:del w:id="90007" w:author="קלוד" w:date="2026-10-11T13:26:07Z">
          <w:r>
            <w:rPr>
              <w:rFonts w:hint="cs"/>
              <w:rtl/>
            </w:rPr>
            <w:delText xml:space="preserve">+</w:delText>
          </w:r>
        </w:del>
      </w:ins>
    </w:p>
    <w:p w:rsidR="005851B8" w:rsidRDefault="005851B8" w:rsidP="005851B8">
      <w:pPr>
        <w:pStyle w:val="afff9"/>
        <w:spacing w:before="120"/>
        <w:rPr>
          <w:rtl/>
        </w:rPr>
        <w:pPrChange w:id="90061" w:author="קלוד" w:date="2026-10-11T12:09:42Z">
          <w:pPr>
            <w:pStyle w:val="afff9"/>
          </w:pPr>
        </w:pPrChange>
      </w:pPr>
      <w:r w:rsidRPr="00E62A50">
        <w:rPr>
          <w:rtl/>
          <w:rPrChange w:id="40126" w:author="Claude" w:date="2026-10-11T09:07:36Z">
            <w:rPr>
              <w:sz w:val="20"/>
              <w:rtl/>
            </w:rPr>
          </w:rPrChange>
        </w:rPr>
        <w:t>משנה.</w:t>
      </w:r>
    </w:p>
    <w:p w:rsidR="00EA2332" w:rsidRDefault="00EA2332" w:rsidP="00EA2332">
      <w:pPr>
        <w:pStyle w:val="afff7"/>
        <w:framePr w:wrap="around"/>
        <w:rPr>
          <w:del w:id="40166" w:author="Claude" w:date="2026-10-11T09:07:36Z"/>
          <w:rtl/>
        </w:rPr>
      </w:pPr>
      <w:del w:id="40164" w:author="Claude" w:date="2026-10-11T09:07:36Z">
        <w:r>
          <w:rPr>
            <w:rFonts w:hint="cs"/>
            <w:rtl/>
          </w:rPr>
          <w:delText xml:space="preserve">כל גגות</w:delText>
        </w:r>
      </w:del>
      <w:del w:id="40165" w:author="Claude" w:date="2026-10-11T09:07:36Z">
        <w:r w:rsidR="00C67867">
          <w:rPr>
            <w:rFonts w:hint="cs"/>
            <w:rtl/>
          </w:rPr>
          <w:delText xml:space="preserve">+</w:delText>
        </w:r>
      </w:del>
    </w:p>
    <w:p>
      <w:pPr>
        <w:pStyle w:val="MishnaBatzad"/>
        <w:rPr>
          <w:ins w:id="20369" w:author="קלוד" w:date="2026-10-11T09:07:28Z"/>
        </w:rPr>
      </w:pPr>
      <w:ins w:id="20368" w:author="קלוד" w:date="2026-10-11T09:07:28Z">
        <w:r>
          <w:t xml:space="preserve">משנה א</w:t>
        </w:r>
      </w:ins>
    </w:p>
    <w:p w:rsidR="005851B8" w:rsidRPr="00E62A50" w:rsidRDefault="005851B8" w:rsidP="005851B8">
      <w:pPr>
        <w:pStyle w:val="afff9"/>
        <w:rPr>
          <w:rtl/>
        </w:rPr>
      </w:pPr>
      <w:r>
        <w:rPr>
          <w:rtl/>
        </w:rPr>
        <w:t xml:space="preserve">כל גגות העיר רשות אחת, ובלבד שלא יהא גג גבוה עשרה או נמוך עשרה, דברי </w:t>
      </w:r>
      <w:r>
        <w:rPr>
          <w:rStyle w:val="TanaimMishna"/>
          <w:rtl/>
          <w:rPrChange w:id="20037" w:author="קלוד" w:date="2026-10-11T09:07:28Z">
            <w:rPr>
              <w:rtl/>
            </w:rPr>
          </w:rPrChange>
        </w:rPr>
        <w:t xml:space="preserve">רבי מאיר</w:t>
      </w:r>
      <w:r>
        <w:rPr>
          <w:rtl/>
        </w:rPr>
        <w:t xml:space="preserve">.</w:t>
      </w:r>
    </w:p>
    <w:p w:rsidR="005851B8" w:rsidRPr="00E62A50" w:rsidRDefault="005851B8" w:rsidP="005851B8">
      <w:pPr>
        <w:pStyle w:val="afff9"/>
        <w:rPr>
          <w:rtl/>
        </w:rPr>
      </w:pPr>
      <w:r w:rsidRPr="00E62A50">
        <w:rPr>
          <w:rtl/>
        </w:rPr>
        <w:t>וחכ"א: כל אחד ואחד רשות בפני עצמו.</w:t>
      </w:r>
    </w:p>
    <w:p w:rsidR="005851B8" w:rsidRPr="00E62A50" w:rsidRDefault="005851B8" w:rsidP="005851B8">
      <w:pPr>
        <w:pStyle w:val="afff9"/>
        <w:rPr>
          <w:rtl/>
        </w:rPr>
      </w:pPr>
      <w:r>
        <w:rPr>
          <w:rStyle w:val="TanaimMishna"/>
          <w:rtl/>
          <w:rPrChange w:id="98121" w:author="Claude" w:date="2026-10-11T09:07:58Z">
            <w:rPr>
              <w:rtl/>
            </w:rPr>
          </w:rPrChange>
        </w:rPr>
        <w:t xml:space="preserve">ר"ש</w:t>
      </w:r>
      <w:r>
        <w:rPr>
          <w:rStyle w:val="TanaimMishna"/>
          <w:rtl/>
          <w:rPrChange w:id="98122" w:author="Claude" w:date="2026-10-11T09:07:58Z">
            <w:rPr>
              <w:rtl/>
            </w:rPr>
          </w:rPrChange>
        </w:rPr>
        <w:t xml:space="preserve">:</w:t>
      </w:r>
      <w:r>
        <w:rPr>
          <w:rtl/>
        </w:rPr>
        <w:t xml:space="preserve"> אחד גגות ואחד חצירות ואחד קרפיפות - רשות אחת הן לכלים ששבתו לתוכן, ולא לכלים ששבתו בתוך הבית.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11" w:author="קלוד" w:date="2026-10-11T12:24:08Z"/>
        </w:rPr>
      </w:pPr>
      <w:ins w:id="90112" w:author="קלוד" w:date="2026-10-11T12:24:08Z">
        <w:r>
          <w:rPr>
            <w:color w:val="7B3F00"/>
          </w:rPr>
          <w:t xml:space="preserve">גגות העיר - מחלוקת ר"מ ורבנן בדיורין</w:t>
        </w:r>
      </w:ins>
    </w:p>
    <w:p>
      <w:pPr>
        <w:pStyle w:val="38"/>
        <w:rPr>
          <w:ins w:id="96624" w:author="מנוע מכני" w:date="2026-10-11T12:04:40Z"/>
        </w:rPr>
      </w:pPr>
      <w:r w:rsidRPr="006F178A">
        <w:t xml:space="preserve">רבנן סברי:</w:t>
      </w:r>
    </w:p>
    <w:p w:rsidR="005851B8" w:rsidRPr="006F178A" w:rsidRDefault="005851B8" w:rsidP="005851B8">
      <w:pPr>
        <w:rPr>
          <w:rtl/>
        </w:rPr>
      </w:pPr>
      <w:del w:id="96625" w:author="מנוע מכני" w:date="2026-10-11T12:04:40Z">
        <w:r w:rsidRPr="006F178A">
          <w:rPr>
            <w:rFonts w:ascii="Fb Fontext" w:hAnsi="Fb Fontext"/>
            <w:rtl/>
          </w:rPr>
          <w:delText xml:space="preserve"> </w:delText>
        </w:r>
      </w:del>
      <w:r w:rsidRPr="006F178A">
        <w:rPr>
          <w:rFonts w:ascii="Fb Fontext" w:hAnsi="Fb Fontext"/>
          <w:rtl/>
        </w:rPr>
        <w:t xml:space="preserve">כשם שדיורין חלוקין למטה כך דיורין חלוקין למעלה.</w:t>
      </w:r>
    </w:p>
    <w:p w:rsidR="005851B8" w:rsidRPr="006F178A" w:rsidRDefault="005851B8" w:rsidP="005851B8">
      <w:pPr>
        <w:rPr>
          <w:rtl/>
        </w:rPr>
      </w:pPr>
      <w:r w:rsidRPr="006F178A">
        <w:rPr>
          <w:rStyle w:val="2fb"/>
          <w:rtl/>
        </w:rPr>
        <w:t xml:space="preserve">ור"מ</w:t>
      </w:r>
      <w:r w:rsidRPr="006F178A">
        <w:rPr>
          <w:rtl/>
        </w:rPr>
        <w:t xml:space="preserve"> </w:t>
      </w:r>
      <w:ins w:id="94074" w:author="מנוע מכני" w:date="2026-10-11T12:04:40Z">
        <w:r>
          <w:rPr>
            <w:rtl/>
          </w:rPr>
          <w:t xml:space="preserve">סבר</w:t>
        </w:r>
      </w:ins>
      <w:del w:id="94075" w:author="מנוע מכני" w:date="2026-10-11T12:04:40Z">
        <w:r w:rsidRPr="006F178A">
          <w:rPr>
            <w:rtl/>
          </w:rPr>
          <w:delText xml:space="preserve">ס"ל</w:delText>
        </w:r>
      </w:del>
      <w:r w:rsidRPr="006F178A">
        <w:rPr>
          <w:rtl/>
        </w:rPr>
        <w:t xml:space="preserve"> דהגם דדיורין אינם חלוקין, </w:t>
      </w:r>
      <w:r w:rsidRPr="006F178A">
        <w:rPr>
          <w:rStyle w:val="afffe"/>
          <w:rFonts w:ascii="Fb Fontext" w:hAnsi="Fb Fontext"/>
          <w:rtl/>
        </w:rPr>
        <w:t>גזרי'</w:t>
      </w:r>
      <w:r w:rsidRPr="006F178A">
        <w:rPr>
          <w:rtl/>
        </w:rPr>
        <w:t xml:space="preserve"> כגון עמוד </w:t>
      </w:r>
      <w:r w:rsidRPr="006F178A">
        <w:rPr>
          <w:rtl/>
        </w:rPr>
        <w:t xml:space="preserve">ברה"י</w:t>
      </w:r>
      <w:r w:rsidRPr="006F178A">
        <w:rPr>
          <w:rtl/>
        </w:rPr>
        <w:t xml:space="preserve"> גבוה י' ורחב ד' דאסור לכתף עליו גזירה אטו תל </w:t>
      </w:r>
      <w:r w:rsidRPr="006F178A">
        <w:rPr>
          <w:rtl/>
        </w:rPr>
        <w:t xml:space="preserve">ברה"ר</w:t>
      </w:r>
      <w:r w:rsidRPr="006F178A">
        <w:rPr>
          <w:rtl/>
        </w:rPr>
        <w:t xml:space="preserve">.</w:t>
      </w:r>
    </w:p>
    <w:p w:rsidR="005851B8" w:rsidRPr="006F178A" w:rsidRDefault="005851B8" w:rsidP="005851B8">
      <w:pPr>
        <w:rPr>
          <w:rtl/>
        </w:rPr>
      </w:pPr>
      <w:r w:rsidRPr="006F178A">
        <w:rPr>
          <w:rtl/>
        </w:rPr>
        <w:t xml:space="preserve">ודווקא בעמוד ואמת הריחיים דאדם קובע להן מקום </w:t>
      </w:r>
      <w:r w:rsidRPr="006F178A">
        <w:rPr>
          <w:rtl/>
        </w:rPr>
        <w:t xml:space="preserve">משא"כ</w:t>
      </w:r>
      <w:r w:rsidRPr="006F178A">
        <w:rPr>
          <w:rtl/>
        </w:rPr>
        <w:t xml:space="preserve"> במכתשת או גיגית.</w:t>
      </w:r>
    </w:p>
    <w:p w:rsidR="005851B8" w:rsidRDefault="005851B8" w:rsidP="005851B8">
      <w:pPr>
        <w:rPr>
          <w:rtl/>
        </w:rPr>
      </w:pPr>
      <w:r w:rsidRPr="006F178A">
        <w:rPr>
          <w:rtl/>
        </w:rPr>
        <w:t xml:space="preserve">ואכן גם כותל שבין חצירות </w:t>
      </w:r>
      <w:r w:rsidRPr="006F178A">
        <w:rPr>
          <w:rtl/>
        </w:rPr>
        <w:t xml:space="preserve">לא</w:t>
      </w:r>
      <w:r w:rsidRPr="006F178A">
        <w:rPr>
          <w:rtl/>
        </w:rPr>
        <w:t xml:space="preserve"> יוכלו לטלטל בו אליבא </w:t>
      </w:r>
      <w:r w:rsidRPr="006F178A">
        <w:rPr>
          <w:rStyle w:val="2fb"/>
          <w:rtl/>
        </w:rPr>
        <w:t xml:space="preserve">דר"מ</w:t>
      </w:r>
      <w:r w:rsidRPr="006F178A">
        <w:rPr>
          <w:rtl/>
        </w:rPr>
        <w:t xml:space="preserve"> וכדברי </w:t>
      </w:r>
      <w:r w:rsidRPr="006F178A">
        <w:rPr>
          <w:rStyle w:val="2fb"/>
          <w:rtl/>
        </w:rPr>
        <w:t xml:space="preserve">ר"י</w:t>
      </w:r>
      <w:r w:rsidRPr="006F178A">
        <w:rPr>
          <w:rtl/>
        </w:rPr>
        <w:t xml:space="preserve"> דכשתמ"ל </w:t>
      </w:r>
      <w:r w:rsidRPr="006F178A">
        <w:rPr>
          <w:rStyle w:val="2fb"/>
          <w:rtl/>
        </w:rPr>
        <w:t xml:space="preserve">לר"מ</w:t>
      </w:r>
      <w:r w:rsidRPr="006F178A">
        <w:rPr>
          <w:rtl/>
        </w:rPr>
        <w:t xml:space="preserve"> גגין רשות לעצמן, חצירות רשות לעצמן, קרפיפות רשות לעצמן. והיינו דשרי להכניס ולהוציא דרך פתחים [ולא דרך כותל דגזרי']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פט:</w:t>
      </w:r>
    </w:p>
    <w:p>
      <w:pPr>
        <w:pStyle w:val="afffff8"/>
        <w:rPr>
          <w:ins w:id="90109" w:author="קלוד" w:date="2026-10-11T12:24:08Z"/>
        </w:rPr>
      </w:pPr>
      <w:ins w:id="90110" w:author="קלוד" w:date="2026-10-11T12:24:08Z">
        <w:r>
          <w:rPr>
            <w:color w:val="7B3F00"/>
          </w:rPr>
          <w:t xml:space="preserve">גג בלי מחיצות ניכרות - רב ושמואל בטלטול</w:t>
        </w:r>
      </w:ins>
    </w:p>
    <w:p w:rsidR="005851B8" w:rsidRPr="006F178A" w:rsidRDefault="005851B8" w:rsidP="005851B8">
      <w:pPr>
        <w:rPr>
          <w:rtl/>
        </w:rPr>
      </w:pPr>
      <w:r w:rsidRPr="006F178A">
        <w:rPr>
          <w:rStyle w:val="afffe"/>
          <w:rFonts w:ascii="Fb Fontext" w:hAnsi="Fb Fontext"/>
          <w:rtl/>
        </w:rPr>
        <w:t>וחכמים אומרים כל אחד ואחד רשות בפני עצמו</w:t>
      </w:r>
      <w:r w:rsidRPr="006F178A">
        <w:rPr>
          <w:rFonts w:ascii="Fb Fontext" w:hAnsi="Fb Fontext"/>
          <w:rtl/>
        </w:rPr>
        <w:t>.</w:t>
      </w:r>
    </w:p>
    <w:p w:rsidR="005851B8" w:rsidRPr="006F178A" w:rsidRDefault="005851B8" w:rsidP="005851B8">
      <w:pPr>
        <w:rPr>
          <w:rtl/>
        </w:rPr>
      </w:pPr>
      <w:r w:rsidRPr="006F178A">
        <w:rPr>
          <w:rtl/>
        </w:rPr>
        <w:t xml:space="preserve">במחיצות הניכרות </w:t>
      </w:r>
      <w:r w:rsidRPr="006F178A">
        <w:rPr>
          <w:rtl/>
        </w:rPr>
        <w:t xml:space="preserve">כו"ע</w:t>
      </w:r>
      <w:r w:rsidRPr="006F178A">
        <w:rPr>
          <w:rtl/>
        </w:rPr>
        <w:t xml:space="preserve"> </w:t>
      </w:r>
      <w:r w:rsidRPr="006F178A">
        <w:rPr>
          <w:rtl/>
        </w:rPr>
        <w:t xml:space="preserve">לא</w:t>
      </w:r>
      <w:r w:rsidRPr="006F178A">
        <w:rPr>
          <w:rtl/>
        </w:rPr>
        <w:t xml:space="preserve"> </w:t>
      </w:r>
      <w:ins w:id="91586" w:author="מנוע מכני" w:date="2026-10-11T12:04:40Z">
        <w:r>
          <w:rPr>
            <w:rtl/>
          </w:rPr>
          <w:t xml:space="preserve">חלקו</w:t>
        </w:r>
      </w:ins>
      <w:del w:id="91587" w:author="מנוע מכני" w:date="2026-10-11T12:04:40Z">
        <w:r w:rsidRPr="006F178A">
          <w:rPr>
            <w:rtl/>
          </w:rPr>
          <w:delText xml:space="preserve">פליגי</w:delText>
        </w:r>
      </w:del>
      <w:r w:rsidRPr="006F178A">
        <w:rPr>
          <w:rtl/>
        </w:rPr>
        <w:t xml:space="preserve">. דכן הוא.</w:t>
      </w:r>
    </w:p>
    <w:p>
      <w:pPr>
        <w:pStyle w:val="38"/>
        <w:rPr>
          <w:ins w:id="96626" w:author="מנוע מכני" w:date="2026-10-11T12:04:40Z"/>
        </w:rPr>
      </w:pPr>
      <w:ins w:id="91588" w:author="מנוע מכני" w:date="2026-10-11T12:04:40Z">
        <w:r>
          <w:t xml:space="preserve">וחלקו</w:t>
        </w:r>
      </w:ins>
    </w:p>
    <w:p w:rsidR="005851B8" w:rsidRPr="006F178A" w:rsidRDefault="005851B8" w:rsidP="005851B8">
      <w:pPr>
        <w:rPr>
          <w:rtl/>
        </w:rPr>
      </w:pPr>
      <w:del w:id="91589" w:author="מנוע מכני" w:date="2026-10-11T12:04:40Z">
        <w:r w:rsidRPr="006F178A">
          <w:rPr>
            <w:b/>
            <w:bCs/>
            <w:rtl/>
          </w:rPr>
          <w:delText xml:space="preserve">ופליגי</w:delText>
        </w:r>
      </w:del>
      <w:del w:id="96627" w:author="מנוע מכני" w:date="2026-10-11T12:04:40Z">
        <w:r w:rsidRPr="006F178A">
          <w:rPr>
            <w:rtl/>
          </w:rPr>
          <w:delText xml:space="preserve"> </w:delText>
        </w:r>
      </w:del>
      <w:r w:rsidRPr="006F178A">
        <w:rPr>
          <w:rtl/>
        </w:rPr>
        <w:t xml:space="preserve">- במחיצות שאינן ניכרות.</w:t>
      </w:r>
    </w:p>
    <w:p>
      <w:pPr>
        <w:pStyle w:val="38"/>
        <w:rPr>
          <w:ins w:id="96628" w:author="מנוע מכני" w:date="2026-10-11T12:04:40Z"/>
        </w:rPr>
      </w:pPr>
      <w:r w:rsidRPr="006F178A">
        <w:t xml:space="preserve">לרב:</w:t>
      </w:r>
    </w:p>
    <w:p w:rsidR="005851B8" w:rsidRPr="006F178A" w:rsidRDefault="005851B8" w:rsidP="005851B8">
      <w:pPr>
        <w:rPr>
          <w:rtl/>
        </w:rPr>
      </w:pPr>
      <w:del w:id="96629" w:author="מנוע מכני" w:date="2026-10-11T12:04:40Z">
        <w:r w:rsidRPr="006F178A">
          <w:rPr>
            <w:rtl/>
          </w:rPr>
          <w:delText xml:space="preserve"> </w:delText>
        </w:r>
      </w:del>
      <w:r w:rsidRPr="006F178A">
        <w:rPr>
          <w:rtl/>
        </w:rPr>
        <w:t xml:space="preserve">אין מטלטלין בו אלא בד' אמות, [דפרוץ למקום האסור] ולא </w:t>
      </w:r>
      <w:r w:rsidRPr="006F178A">
        <w:rPr>
          <w:rtl/>
        </w:rPr>
        <w:t xml:space="preserve">אמר</w:t>
      </w:r>
      <w:r w:rsidRPr="006F178A">
        <w:rPr>
          <w:rtl/>
        </w:rPr>
        <w:t xml:space="preserve"> גוד אסיק </w:t>
      </w:r>
      <w:ins w:id="90463" w:author="Claude - סמנטי" w:date="2026-10-11T12:19:31Z">
        <w:r>
          <w:rPr>
            <w:rtl/>
          </w:rPr>
          <w:t xml:space="preserve">מחיצה</w:t>
        </w:r>
      </w:ins>
      <w:del w:id="90464" w:author="Claude - סמנטי" w:date="2026-10-11T12:19:31Z">
        <w:r w:rsidRPr="006F178A">
          <w:rPr>
            <w:rtl/>
          </w:rPr>
          <w:delText xml:space="preserve">מחיצתא</w:delText>
        </w:r>
      </w:del>
      <w:r w:rsidRPr="006F178A">
        <w:rPr>
          <w:rtl/>
        </w:rPr>
        <w:t xml:space="preserve">.</w:t>
      </w:r>
    </w:p>
    <w:p>
      <w:pPr>
        <w:pStyle w:val="38"/>
        <w:rPr>
          <w:ins w:id="96630" w:author="מנוע מכני" w:date="2026-10-11T12:04:40Z"/>
        </w:rPr>
      </w:pPr>
      <w:r w:rsidRPr="006F178A">
        <w:t xml:space="preserve">ולשמואל:</w:t>
      </w:r>
    </w:p>
    <w:p w:rsidR="005851B8" w:rsidRPr="006F178A" w:rsidRDefault="005851B8" w:rsidP="005851B8">
      <w:pPr>
        <w:rPr>
          <w:rtl/>
        </w:rPr>
      </w:pPr>
      <w:del w:id="96631" w:author="מנוע מכני" w:date="2026-10-11T12:04:40Z">
        <w:r w:rsidRPr="006F178A">
          <w:rPr>
            <w:rtl/>
          </w:rPr>
          <w:delText xml:space="preserve"> </w:delText>
        </w:r>
      </w:del>
      <w:r w:rsidRPr="006F178A">
        <w:rPr>
          <w:rtl/>
        </w:rPr>
        <w:t xml:space="preserve">מותר לטלטל בכולו, דאמר גוד אסיק </w:t>
      </w:r>
      <w:ins w:id="90465" w:author="Claude - סמנטי" w:date="2026-10-11T12:19:31Z">
        <w:r>
          <w:rPr>
            <w:rtl/>
          </w:rPr>
          <w:t xml:space="preserve">מחיצה</w:t>
        </w:r>
      </w:ins>
      <w:del w:id="90466" w:author="Claude - סמנטי" w:date="2026-10-11T12:19:31Z">
        <w:r w:rsidRPr="006F178A">
          <w:rPr>
            <w:rtl/>
          </w:rPr>
          <w:delText xml:space="preserve">מחיצתא</w:delText>
        </w:r>
      </w:del>
      <w:r w:rsidRPr="006F178A">
        <w:rPr>
          <w:rtl/>
        </w:rPr>
        <w:t xml:space="preserve">.</w:t>
      </w:r>
    </w:p>
    <w:p>
      <w:pPr>
        <w:pStyle w:val="38"/>
        <w:rPr>
          <w:ins w:id="96632" w:author="מנוע מכני" w:date="2026-10-11T12:04:40Z"/>
        </w:rPr>
      </w:pPr>
      <w:r w:rsidRPr="006F178A">
        <w:t xml:space="preserve">והך</w:t>
      </w:r>
    </w:p>
    <w:p w:rsidR="005851B8" w:rsidRPr="006F178A" w:rsidRDefault="005851B8" w:rsidP="005851B8">
      <w:pPr>
        <w:rPr>
          <w:rtl/>
        </w:rPr>
      </w:pPr>
      <w:del w:id="96633" w:author="מנוע מכני" w:date="2026-10-11T12:04:40Z">
        <w:r w:rsidRPr="006F178A">
          <w:rPr>
            <w:rtl/>
          </w:rPr>
          <w:delText xml:space="preserve"> </w:delText>
        </w:r>
      </w:del>
      <w:r w:rsidRPr="006F178A">
        <w:rPr>
          <w:rtl/>
        </w:rPr>
        <w:t xml:space="preserve">דוחכ"א כאו"א רשות לעצמו,-</w:t>
      </w:r>
      <w:ins w:id="91590" w:author="מנוע מכני" w:date="2026-10-11T12:04:40Z">
        <w:r>
          <w:rPr>
            <w:rtl/>
          </w:rPr>
          <w:t xml:space="preserve">אמרו</w:t>
        </w:r>
      </w:ins>
      <w:del w:id="91591" w:author="מנוע מכני" w:date="2026-10-11T12:04:40Z">
        <w:r w:rsidRPr="006F178A">
          <w:rPr>
            <w:rtl/>
          </w:rPr>
          <w:delText xml:space="preserve">אמרי</w:delText>
        </w:r>
      </w:del>
      <w:r w:rsidRPr="006F178A">
        <w:rPr>
          <w:rtl/>
        </w:rPr>
        <w:t xml:space="preserve"> בי </w:t>
      </w:r>
      <w:r w:rsidRPr="006F178A">
        <w:rPr>
          <w:rStyle w:val="2fb"/>
          <w:rtl/>
        </w:rPr>
        <w:t xml:space="preserve">רב</w:t>
      </w:r>
      <w:r w:rsidRPr="006F178A">
        <w:rPr>
          <w:rtl/>
        </w:rPr>
        <w:t xml:space="preserve"> </w:t>
      </w:r>
      <w:ins w:id="93006" w:author="מנוע מכני" w:date="2026-10-11T12:04:40Z">
        <w:r>
          <w:rPr>
            <w:rtl/>
          </w:rPr>
          <w:t xml:space="preserve">משמו</w:t>
        </w:r>
      </w:ins>
      <w:del w:id="93007" w:author="מנוע מכני" w:date="2026-10-11T12:04:40Z">
        <w:r w:rsidRPr="006F178A">
          <w:rPr>
            <w:rtl/>
          </w:rPr>
          <w:delText xml:space="preserve">משמיה</w:delText>
        </w:r>
      </w:del>
      <w:r w:rsidRPr="006F178A">
        <w:rPr>
          <w:rtl/>
        </w:rPr>
        <w:t xml:space="preserve"> </w:t>
      </w:r>
      <w:r w:rsidRPr="006F178A">
        <w:rPr>
          <w:rStyle w:val="2fb"/>
          <w:rtl/>
        </w:rPr>
        <w:t xml:space="preserve">דרב</w:t>
      </w:r>
      <w:r w:rsidRPr="006F178A">
        <w:rPr>
          <w:rtl/>
        </w:rPr>
        <w:t xml:space="preserve">: שלא יטלטל שתי אמות בגג זה ושתי אמות בגג זה.</w:t>
      </w:r>
    </w:p>
    <w:p w:rsidR="005851B8" w:rsidRPr="006F178A" w:rsidRDefault="005851B8" w:rsidP="005851B8">
      <w:pPr>
        <w:rPr>
          <w:rtl/>
        </w:rPr>
      </w:pPr>
      <w:r w:rsidRPr="006F178A">
        <w:rPr>
          <w:rtl/>
        </w:rPr>
        <w:t xml:space="preserve">וכן הוא </w:t>
      </w:r>
      <w:ins w:id="93010" w:author="מנוע מכני" w:date="2026-10-11T12:04:40Z">
        <w:r>
          <w:rPr>
            <w:rtl/>
          </w:rPr>
          <w:t xml:space="preserve">מה</w:t>
        </w:r>
      </w:ins>
      <w:del w:id="93011" w:author="מנוע מכני" w:date="2026-10-11T12:04:40Z">
        <w:r w:rsidRPr="006F178A">
          <w:rPr>
            <w:rtl/>
          </w:rPr>
          <w:delText xml:space="preserve">מאי</w:delText>
        </w:r>
      </w:del>
      <w:r w:rsidRPr="006F178A">
        <w:rPr>
          <w:rtl/>
        </w:rPr>
        <w:t xml:space="preserve"> ד</w:t>
      </w:r>
      <w:r>
        <w:rPr>
          <w:rtl/>
        </w:rPr>
        <w:t>אמרי'</w:t>
      </w:r>
      <w:r w:rsidRPr="006F178A">
        <w:rPr>
          <w:rtl/>
        </w:rPr>
        <w:t xml:space="preserve"> בבבל </w:t>
      </w:r>
      <w:ins w:id="93008" w:author="מנוע מכני" w:date="2026-10-11T12:04:40Z">
        <w:r>
          <w:rPr>
            <w:rtl/>
          </w:rPr>
          <w:t xml:space="preserve">משמו</w:t>
        </w:r>
      </w:ins>
      <w:del w:id="93009" w:author="מנוע מכני" w:date="2026-10-11T12:04:40Z">
        <w:r w:rsidRPr="006F178A">
          <w:rPr>
            <w:rtl/>
          </w:rPr>
          <w:delText xml:space="preserve">משמיה</w:delText>
        </w:r>
      </w:del>
      <w:r w:rsidRPr="006F178A">
        <w:rPr>
          <w:rtl/>
        </w:rPr>
        <w:t xml:space="preserve"> </w:t>
      </w:r>
      <w:r w:rsidRPr="006F178A">
        <w:rPr>
          <w:rStyle w:val="2fb"/>
          <w:rtl/>
        </w:rPr>
        <w:t xml:space="preserve">דרב</w:t>
      </w:r>
      <w:r w:rsidRPr="006F178A">
        <w:rPr>
          <w:rtl/>
        </w:rPr>
        <w:t xml:space="preserve"> דד' אמות היינו שלא יטלטל ב' בגג זה וב' בגג זה.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07" w:author="קלוד" w:date="2026-10-11T12:24:08Z"/>
        </w:rPr>
      </w:pPr>
      <w:ins w:id="90108" w:author="קלוד" w:date="2026-10-11T12:24:08Z">
        <w:r>
          <w:rPr>
            <w:color w:val="7B3F00"/>
          </w:rPr>
          <w:t xml:space="preserve">גג גדול הסמוך לקטן - גדול מותר וקטן אסור</w:t>
        </w:r>
      </w:ins>
    </w:p>
    <w:p>
      <w:pPr>
        <w:pStyle w:val="38"/>
        <w:rPr>
          <w:ins w:id="96634" w:author="מנוע מכני" w:date="2026-10-11T12:04:40Z"/>
        </w:rPr>
      </w:pPr>
      <w:r w:rsidRPr="006F178A">
        <w:t xml:space="preserve">רב יוסף:</w:t>
      </w:r>
    </w:p>
    <w:p w:rsidR="005851B8" w:rsidRPr="006F178A" w:rsidRDefault="005851B8" w:rsidP="005851B8">
      <w:pPr>
        <w:rPr>
          <w:rtl/>
        </w:rPr>
      </w:pPr>
      <w:del w:id="96635" w:author="מנוע מכני" w:date="2026-10-11T12:04:40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שמיע לי הא </w:t>
      </w:r>
      <w:ins w:id="93450" w:author="מנוע מכני" w:date="2026-10-11T12:04:40Z">
        <w:r>
          <w:rPr>
            <w:rFonts w:ascii="Fb Fontext" w:hAnsi="Fb Fontext"/>
            <w:rtl/>
          </w:rPr>
          <w:t xml:space="preserve">שמועה</w:t>
        </w:r>
      </w:ins>
      <w:del w:id="93451" w:author="מנוע מכני" w:date="2026-10-11T12:04:40Z">
        <w:r w:rsidRPr="006F178A">
          <w:rPr>
            <w:rFonts w:ascii="Fb Fontext" w:hAnsi="Fb Fontext"/>
            <w:rtl/>
          </w:rPr>
          <w:delText xml:space="preserve">שמעתא</w:delText>
        </w:r>
      </w:del>
      <w:r w:rsidRPr="006F178A">
        <w:rPr>
          <w:rFonts w:ascii="Fb Fontext" w:hAnsi="Fb Fontext"/>
          <w:rtl/>
        </w:rPr>
        <w:t xml:space="preserve">. | </w:t>
      </w:r>
      <w:r w:rsidRPr="006F178A">
        <w:rPr>
          <w:rFonts w:ascii="Fb Fontext" w:hAnsi="Fb Fontext"/>
          <w:rtl/>
        </w:rPr>
        <w:t xml:space="preserve">וא"ל</w:t>
      </w:r>
      <w:r w:rsidRPr="006F178A">
        <w:rPr>
          <w:rFonts w:ascii="Fb Fontext" w:hAnsi="Fb Fontext"/>
          <w:rtl/>
        </w:rPr>
        <w:t xml:space="preserve"> </w:t>
      </w:r>
      <w:r w:rsidRPr="006F178A">
        <w:rPr>
          <w:rStyle w:val="2fb"/>
          <w:rFonts w:ascii="Fb Fontext" w:hAnsi="Fb Fontext"/>
          <w:rtl/>
        </w:rPr>
        <w:t xml:space="preserve">אביי</w:t>
      </w:r>
      <w:r w:rsidRPr="006F178A">
        <w:rPr>
          <w:rFonts w:ascii="Fb Fontext" w:hAnsi="Fb Fontext"/>
          <w:rtl/>
        </w:rPr>
        <w:t xml:space="preserve">: את אמרת </w:t>
      </w:r>
      <w:ins w:id="90469" w:author="Claude - סמנטי" w:date="2026-10-11T12:19:31Z">
        <w:r>
          <w:rPr>
            <w:rFonts w:ascii="Fb Fontext" w:hAnsi="Fb Fontext"/>
            <w:rtl/>
          </w:rPr>
          <w:t xml:space="preserve">לנו</w:t>
        </w:r>
      </w:ins>
      <w:del w:id="90470" w:author="Claude - סמנטי" w:date="2026-10-11T12:19:31Z">
        <w:r w:rsidRPr="006F178A">
          <w:rPr>
            <w:rFonts w:ascii="Fb Fontext" w:hAnsi="Fb Fontext"/>
            <w:rtl/>
          </w:rPr>
          <w:delText xml:space="preserve">ניהלן</w:delText>
        </w:r>
      </w:del>
      <w:r w:rsidRPr="006F178A">
        <w:rPr>
          <w:rFonts w:ascii="Fb Fontext" w:hAnsi="Fb Fontext"/>
          <w:rtl/>
        </w:rPr>
        <w:t xml:space="preserve">, ואהא אמרת </w:t>
      </w:r>
      <w:ins w:id="90467" w:author="Claude - סמנטי" w:date="2026-10-11T12:19:31Z">
        <w:r>
          <w:rPr>
            <w:rFonts w:ascii="Fb Fontext" w:hAnsi="Fb Fontext"/>
            <w:rtl/>
          </w:rPr>
          <w:t xml:space="preserve">לנו</w:t>
        </w:r>
      </w:ins>
      <w:del w:id="90468" w:author="Claude - סמנטי" w:date="2026-10-11T12:19:31Z">
        <w:r w:rsidRPr="006F178A">
          <w:rPr>
            <w:rFonts w:ascii="Fb Fontext" w:hAnsi="Fb Fontext"/>
            <w:rtl/>
          </w:rPr>
          <w:delText xml:space="preserve">ניהלן</w:delText>
        </w:r>
      </w:del>
      <w:r w:rsidRPr="006F178A">
        <w:rPr>
          <w:rFonts w:ascii="Fb Fontext" w:hAnsi="Fb Fontext"/>
          <w:rtl/>
        </w:rPr>
        <w:t xml:space="preserve">.</w:t>
      </w:r>
    </w:p>
    <w:p w:rsidR="005851B8" w:rsidRPr="00132755" w:rsidRDefault="005851B8" w:rsidP="005851B8">
      <w:pPr>
        <w:rPr>
          <w:rtl/>
        </w:rPr>
      </w:pPr>
      <w:r w:rsidRPr="00132755">
        <w:rPr>
          <w:rtl/>
        </w:rPr>
        <w:t>גג גדול הסמוך לקטן - הגדול מותר [שלא פרוץ במלואו] והקטן אסור. [שפרוץ במלואו לאסור]</w:t>
      </w:r>
    </w:p>
    <w:p w:rsidR="005851B8" w:rsidRPr="006F178A" w:rsidRDefault="005851B8" w:rsidP="005851B8">
      <w:pPr>
        <w:rPr>
          <w:rtl/>
        </w:rPr>
      </w:pPr>
      <w:r w:rsidRPr="006F178A">
        <w:rPr>
          <w:rtl/>
        </w:rPr>
        <w:t xml:space="preserve">ואמר </w:t>
      </w:r>
      <w:r w:rsidRPr="006F178A">
        <w:rPr>
          <w:rStyle w:val="2fb"/>
          <w:rtl/>
        </w:rPr>
        <w:t xml:space="preserve">מריא"ש</w:t>
      </w:r>
      <w:r w:rsidRPr="006F178A">
        <w:rPr>
          <w:rtl/>
        </w:rPr>
        <w:t xml:space="preserve"> דדווקא ביש דיורין </w:t>
      </w:r>
      <w:r w:rsidRPr="006F178A">
        <w:rPr>
          <w:rtl/>
        </w:rPr>
        <w:t xml:space="preserve">ע"ז</w:t>
      </w:r>
      <w:r w:rsidRPr="006F178A">
        <w:rPr>
          <w:rtl/>
        </w:rPr>
        <w:t xml:space="preserve"> דהו"ל מחיצה נהדרסת דאינה מחיצה אבל אין דיורין זע"ז שניהם מותרין דגוד אחית.</w:t>
      </w:r>
    </w:p>
    <w:p w:rsidR="005851B8" w:rsidRPr="006F178A" w:rsidRDefault="005851B8" w:rsidP="005851B8">
      <w:pPr>
        <w:rPr>
          <w:rtl/>
        </w:rPr>
      </w:pPr>
      <w:r w:rsidRPr="006F178A">
        <w:rPr>
          <w:rtl/>
        </w:rPr>
        <w:t xml:space="preserve">וא"ל</w:t>
      </w:r>
      <w:r w:rsidRPr="006F178A">
        <w:rPr>
          <w:rtl/>
        </w:rPr>
        <w:t xml:space="preserve">: </w:t>
      </w:r>
      <w:ins w:id="93012" w:author="מנוע מכני" w:date="2026-10-11T12:04:40Z">
        <w:r>
          <w:rPr>
            <w:rtl/>
          </w:rPr>
          <w:t xml:space="preserve">דכך</w:t>
        </w:r>
      </w:ins>
      <w:del w:id="93013" w:author="מנוע מכני" w:date="2026-10-11T12:04:40Z">
        <w:r w:rsidRPr="006F178A">
          <w:rPr>
            <w:rtl/>
          </w:rPr>
          <w:delText xml:space="preserve">דהכי</w:delText>
        </w:r>
      </w:del>
      <w:r w:rsidRPr="006F178A">
        <w:rPr>
          <w:rtl/>
        </w:rPr>
        <w:t xml:space="preserve"> </w:t>
      </w:r>
      <w:r w:rsidRPr="006F178A">
        <w:rPr>
          <w:rtl/>
        </w:rPr>
        <w:t xml:space="preserve">א"ל</w:t>
      </w:r>
      <w:r w:rsidRPr="006F178A">
        <w:rPr>
          <w:rtl/>
        </w:rPr>
        <w:t xml:space="preserve">: </w:t>
      </w:r>
      <w:r w:rsidRPr="006F178A">
        <w:rPr>
          <w:rtl/>
        </w:rPr>
        <w:t xml:space="preserve">ל"ש</w:t>
      </w:r>
      <w:r w:rsidRPr="006F178A">
        <w:rPr>
          <w:rtl/>
        </w:rPr>
        <w:t xml:space="preserve"> שיש לשניהם מחיצה על הגג, דגדול מישתרי בגיפופי, וקטן נפרץ במלואו. </w:t>
      </w:r>
      <w:ins w:id="93786" w:author="מנוע מכני" w:date="2026-10-11T12:04:40Z">
        <w:r>
          <w:rPr>
            <w:rtl/>
          </w:rPr>
          <w:t xml:space="preserve">ואם </w:t>
        </w:r>
      </w:ins>
      <w:del w:id="93787" w:author="מנוע מכני" w:date="2026-10-11T12:04:40Z">
        <w:r w:rsidRPr="006F178A">
          <w:rPr>
            <w:rtl/>
          </w:rPr>
          <w:delText xml:space="preserve">ואי </w:delText>
        </w:r>
      </w:del>
      <w:ins w:id="91592" w:author="מנוע מכני" w:date="2026-10-11T12:04:40Z">
        <w:r>
          <w:rPr>
            <w:rtl/>
          </w:rPr>
          <w:t xml:space="preserve">לא</w:t>
        </w:r>
      </w:ins>
      <w:del w:id="91593" w:author="מנוע מכני" w:date="2026-10-11T12:04:40Z">
        <w:r w:rsidRPr="006F178A">
          <w:rPr>
            <w:rtl/>
          </w:rPr>
          <w:delText xml:space="preserve">לאו</w:delText>
        </w:r>
      </w:del>
      <w:r w:rsidRPr="006F178A">
        <w:rPr>
          <w:rtl/>
        </w:rPr>
        <w:t xml:space="preserve"> שניהם אסורין.</w:t>
      </w:r>
    </w:p>
    <w:p w:rsidR="005851B8" w:rsidRPr="006F178A" w:rsidRDefault="005851B8" w:rsidP="005851B8">
      <w:pPr>
        <w:rPr>
          <w:rtl/>
        </w:rPr>
      </w:pPr>
      <w:ins w:id="93788" w:author="מנוע מכני" w:date="2026-10-11T12:04:40Z">
        <w:r>
          <w:rPr>
            <w:rtl/>
          </w:rPr>
          <w:t xml:space="preserve">ואם </w:t>
        </w:r>
      </w:ins>
      <w:del w:id="93789" w:author="מנוע מכני" w:date="2026-10-11T12:04:40Z">
        <w:r w:rsidRPr="006F178A">
          <w:rPr>
            <w:rtl/>
          </w:rPr>
          <w:delText xml:space="preserve">ואי </w:delText>
        </w:r>
      </w:del>
      <w:r w:rsidRPr="006F178A">
        <w:rPr>
          <w:rtl/>
        </w:rPr>
        <w:t xml:space="preserve">אמר</w:t>
      </w:r>
      <w:r w:rsidRPr="006F178A">
        <w:rPr>
          <w:rtl/>
        </w:rPr>
        <w:t xml:space="preserve"> בלשון דיורין </w:t>
      </w:r>
      <w:ins w:id="93014" w:author="מנוע מכני" w:date="2026-10-11T12:04:40Z">
        <w:r>
          <w:rPr>
            <w:rtl/>
          </w:rPr>
          <w:t xml:space="preserve">כך</w:t>
        </w:r>
      </w:ins>
      <w:del w:id="93015" w:author="מנוע מכני" w:date="2026-10-11T12:04:40Z">
        <w:r w:rsidRPr="006F178A">
          <w:rPr>
            <w:rtl/>
          </w:rPr>
          <w:delText xml:space="preserve">הכי</w:delText>
        </w:r>
      </w:del>
      <w:r w:rsidRPr="006F178A">
        <w:rPr>
          <w:rtl/>
        </w:rPr>
        <w:t xml:space="preserve"> </w:t>
      </w:r>
      <w:r w:rsidRPr="006F178A">
        <w:rPr>
          <w:rtl/>
        </w:rPr>
        <w:t xml:space="preserve">אמר</w:t>
      </w:r>
      <w:r w:rsidRPr="006F178A">
        <w:rPr>
          <w:rtl/>
        </w:rPr>
        <w:t xml:space="preserve">.</w:t>
      </w:r>
    </w:p>
    <w:p w:rsidR="005851B8" w:rsidRPr="00132755" w:rsidRDefault="005851B8" w:rsidP="005851B8">
      <w:pPr>
        <w:rPr>
          <w:spacing w:val="-4"/>
          <w:rtl/>
        </w:rPr>
      </w:pPr>
      <w:r w:rsidRPr="00132755">
        <w:rPr>
          <w:spacing w:val="-4"/>
          <w:rtl/>
        </w:rPr>
        <w:t xml:space="preserve">ל"ש</w:t>
      </w:r>
      <w:r w:rsidRPr="00132755">
        <w:rPr>
          <w:spacing w:val="-4"/>
          <w:rtl/>
        </w:rPr>
        <w:t xml:space="preserve"> אלא שלשניהם יש מחיצה הראויה לדירה דגדול מישתרי בגיפופי וקטן נפרץ במלואו ואסור.</w:t>
      </w:r>
    </w:p>
    <w:p w:rsidR="005851B8" w:rsidRPr="006F178A" w:rsidRDefault="005851B8" w:rsidP="005851B8">
      <w:pPr>
        <w:rPr>
          <w:rtl/>
        </w:rPr>
      </w:pPr>
      <w:r w:rsidRPr="006F178A">
        <w:rPr>
          <w:rtl/>
        </w:rPr>
        <w:t xml:space="preserve">אבל יש מחיצה ראויה לדירה על הגדול, ואין ראויה לדירה על הקטן - </w:t>
      </w:r>
      <w:ins w:id="90474" w:author="מנוע מכני" w:date="2026-10-11T12:04:40Z">
        <w:r>
          <w:rPr>
            <w:rtl/>
          </w:rPr>
          <w:t xml:space="preserve">אפי'</w:t>
        </w:r>
      </w:ins>
      <w:del w:id="90475" w:author="מנוע מכני" w:date="2026-10-11T12:04:40Z">
        <w:r w:rsidRPr="006F178A">
          <w:rPr>
            <w:rtl/>
          </w:rPr>
          <w:delText xml:space="preserve">אפילו</w:delText>
        </w:r>
      </w:del>
      <w:r w:rsidRPr="006F178A">
        <w:rPr>
          <w:rtl/>
        </w:rPr>
        <w:t xml:space="preserve"> קטן שרי לבני גדול. דסלוקי </w:t>
      </w:r>
      <w:ins w:id="90471" w:author="Claude - סמנטי" w:date="2026-10-11T12:19:31Z">
        <w:r>
          <w:rPr>
            <w:rtl/>
          </w:rPr>
          <w:t xml:space="preserve">עצמם</w:t>
        </w:r>
      </w:ins>
      <w:del w:id="90472" w:author="Claude - סמנטי" w:date="2026-10-11T12:19:31Z">
        <w:r w:rsidRPr="006F178A">
          <w:rPr>
            <w:rtl/>
          </w:rPr>
          <w:delText xml:space="preserve">נפשייהו</w:delText>
        </w:r>
      </w:del>
      <w:r w:rsidRPr="006F178A">
        <w:rPr>
          <w:rtl/>
        </w:rPr>
        <w:t xml:space="preserve"> </w:t>
      </w:r>
      <w:ins w:id="91594" w:author="מנוע מכני" w:date="2026-10-11T12:04:40Z">
        <w:r>
          <w:rPr>
            <w:rtl/>
          </w:rPr>
          <w:t xml:space="preserve">מכאן</w:t>
        </w:r>
      </w:ins>
      <w:del w:id="91595" w:author="מנוע מכני" w:date="2026-10-11T12:04:40Z">
        <w:r w:rsidRPr="006F178A">
          <w:rPr>
            <w:rtl/>
          </w:rPr>
          <w:delText xml:space="preserve">מהכא</w:delText>
        </w:r>
      </w:del>
      <w:r w:rsidRPr="006F178A">
        <w:rPr>
          <w:rtl/>
        </w:rPr>
        <w:t xml:space="preserve">.</w:t>
      </w:r>
    </w:p>
    <w:p>
      <w:pPr>
        <w:pStyle w:val="38"/>
        <w:rPr>
          <w:ins w:id="96636" w:author="מנוע מכני" w:date="2026-10-11T12:04:40Z"/>
        </w:rPr>
      </w:pPr>
      <w:r w:rsidRPr="006F178A">
        <w:t xml:space="preserve">וכדר"נ:</w:t>
      </w:r>
    </w:p>
    <w:p w:rsidR="005851B8" w:rsidRPr="006F178A" w:rsidRDefault="005851B8" w:rsidP="005851B8">
      <w:pPr>
        <w:rPr>
          <w:rtl/>
        </w:rPr>
      </w:pPr>
      <w:del w:id="96637" w:author="מנוע מכני" w:date="2026-10-11T12:04:40Z">
        <w:r w:rsidRPr="006F178A">
          <w:rPr>
            <w:rtl/>
          </w:rPr>
          <w:delText xml:space="preserve"> </w:delText>
        </w:r>
      </w:del>
      <w:r w:rsidRPr="006F178A">
        <w:rPr>
          <w:rtl/>
        </w:rPr>
        <w:t xml:space="preserve">דעשה סולם קבוע לגגו - הותר בכל הגגין כולן והיינו דהאחרים סילקו עצמן.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638" w:author="מנוע מכני" w:date="2026-10-11T12:04:40Z"/>
        </w:rPr>
      </w:pPr>
      <w:r w:rsidRPr="006F178A">
        <w:t xml:space="preserve">אביי:</w:t>
      </w:r>
    </w:p>
    <w:p w:rsidR="005851B8" w:rsidRDefault="005851B8" w:rsidP="005851B8">
      <w:pPr>
        <w:rPr>
          <w:rFonts w:ascii="Fb Fontext" w:hAnsi="Fb Fontext"/>
          <w:rtl/>
        </w:rPr>
      </w:pPr>
      <w:del w:id="96639" w:author="מנוע מכני" w:date="2026-10-11T12:04:40Z">
        <w:r w:rsidRPr="006F178A">
          <w:rPr>
            <w:rFonts w:ascii="Fb Fontext" w:hAnsi="Fb Fontext"/>
            <w:rtl/>
          </w:rPr>
          <w:delText xml:space="preserve"> </w:delText>
        </w:r>
      </w:del>
      <w:r w:rsidRPr="006F178A">
        <w:rPr>
          <w:rFonts w:ascii="Fb Fontext" w:hAnsi="Fb Fontext"/>
          <w:rtl/>
        </w:rPr>
        <w:t xml:space="preserve">בנה עלייה על גבי ביתו ועשה לפניה דקה ארבע - הותר בכל הגגין כולן. [דגילה דעתו שרוצה להשתמש]</w:t>
      </w:r>
    </w:p>
    <w:p>
      <w:pPr>
        <w:pStyle w:val="38"/>
        <w:rPr>
          <w:ins w:id="96640" w:author="מנוע מכני" w:date="2026-10-11T12:04:40Z"/>
        </w:rPr>
      </w:pPr>
      <w:r w:rsidRPr="00EC3AF0">
        <w:t>רבא</w:t>
      </w:r>
      <w:r w:rsidRPr="006F178A">
        <w:t xml:space="preserve">:</w:t>
      </w:r>
    </w:p>
    <w:p w:rsidR="005851B8" w:rsidRPr="006F178A" w:rsidRDefault="005851B8" w:rsidP="005851B8">
      <w:pPr>
        <w:rPr>
          <w:rtl/>
        </w:rPr>
      </w:pPr>
      <w:del w:id="96641" w:author="מנוע מכני" w:date="2026-10-11T12:04:40Z">
        <w:r w:rsidRPr="006F178A">
          <w:rPr>
            <w:rtl/>
          </w:rPr>
          <w:delText xml:space="preserve"> </w:delText>
        </w:r>
      </w:del>
      <w:r w:rsidRPr="006F178A">
        <w:rPr>
          <w:rtl/>
        </w:rPr>
        <w:t xml:space="preserve">פעמים שהדקה לאיסור. בגוונא דעשה לכיון גינת ביתו ומחיצת גינתו נעולה ד</w:t>
      </w:r>
      <w:r>
        <w:rPr>
          <w:rtl/>
        </w:rPr>
        <w:t>אמרי'</w:t>
      </w:r>
      <w:r w:rsidRPr="006F178A">
        <w:rPr>
          <w:rtl/>
        </w:rPr>
        <w:t xml:space="preserve"> דעשה כן לשמירתה.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צ.</w:t>
      </w:r>
    </w:p>
    <w:p w:rsidR="005851B8" w:rsidRPr="006F178A" w:rsidRDefault="005851B8" w:rsidP="005851B8">
      <w:pPr>
        <w:rPr>
          <w:rtl/>
        </w:rPr>
      </w:pPr>
      <w:r w:rsidRPr="006F178A">
        <w:rPr>
          <w:rStyle w:val="2fb"/>
          <w:rFonts w:ascii="Fb Fontext" w:hAnsi="Fb Fontext"/>
          <w:rtl/>
        </w:rPr>
        <w:t xml:space="preserve">לרב</w:t>
      </w:r>
      <w:r w:rsidRPr="006F178A">
        <w:rPr>
          <w:rFonts w:ascii="Fb Fontext" w:hAnsi="Fb Fontext"/>
          <w:rtl/>
        </w:rPr>
        <w:t xml:space="preserve"> בדעת רבנן דאפשר לטלטל בגג הפרוץ רק ד'.</w:t>
      </w:r>
    </w:p>
    <w:p>
      <w:pPr>
        <w:pStyle w:val="afffff8"/>
        <w:rPr>
          <w:ins w:id="90105" w:author="קלוד" w:date="2026-10-11T12:24:08Z"/>
        </w:rPr>
      </w:pPr>
      <w:ins w:id="90106" w:author="קלוד" w:date="2026-10-11T12:24:08Z">
        <w:r>
          <w:rPr>
            <w:color w:val="7B3F00"/>
          </w:rPr>
          <w:t xml:space="preserve">האם ב' אמות בגג וב' באכסדרה - רשות אחת?</w:t>
        </w:r>
      </w:ins>
    </w:p>
    <w:p>
      <w:pPr>
        <w:pStyle w:val="38"/>
        <w:rPr>
          <w:ins w:id="96643" w:author="מנוע מכני" w:date="2026-10-11T12:04:40Z"/>
        </w:rPr>
      </w:pPr>
      <w:del w:id="96642" w:author="מנוע מכני" w:date="2026-10-11T12:04:40Z">
        <w:r w:rsidRPr="006F178A">
          <w:delText xml:space="preserve">•</w:delText>
        </w:r>
      </w:del>
      <w:r w:rsidRPr="006F178A">
        <w:t xml:space="preserve"> בעי</w:t>
      </w:r>
      <w:r w:rsidRPr="006F178A">
        <w:t xml:space="preserve"> רמב"ח:</w:t>
      </w:r>
    </w:p>
    <w:p w:rsidR="005851B8" w:rsidRDefault="005851B8" w:rsidP="005851B8">
      <w:pPr>
        <w:rPr>
          <w:rtl/>
        </w:rPr>
      </w:pPr>
      <w:del w:id="96644" w:author="מנוע מכני" w:date="2026-10-11T12:04:40Z">
        <w:r w:rsidRPr="006F178A">
          <w:rPr>
            <w:rtl/>
          </w:rPr>
          <w:delText xml:space="preserve"> </w:delText>
        </w:r>
      </w:del>
      <w:r w:rsidRPr="006F178A">
        <w:rPr>
          <w:rtl/>
        </w:rPr>
        <w:t xml:space="preserve">ב' אמות בגג, וב' אמות באכסדרה </w:t>
      </w:r>
      <w:ins w:id="93790" w:author="מנוע מכני" w:date="2026-10-11T12:04:40Z">
        <w:r>
          <w:rPr>
            <w:rtl/>
          </w:rPr>
          <w:t xml:space="preserve">אם </w:t>
        </w:r>
      </w:ins>
      <w:del w:id="93791" w:author="מנוע מכני" w:date="2026-10-11T12:04:40Z">
        <w:r w:rsidRPr="006F178A">
          <w:rPr>
            <w:rtl/>
          </w:rPr>
          <w:delText xml:space="preserve">אי </w:delText>
        </w:r>
      </w:del>
      <w:r w:rsidRPr="006F178A">
        <w:rPr>
          <w:rtl/>
        </w:rPr>
        <w:t xml:space="preserve">כיוון דתרוויהו </w:t>
      </w:r>
      <w:r w:rsidRPr="006F178A">
        <w:rPr>
          <w:rtl/>
        </w:rPr>
        <w:t xml:space="preserve">לא</w:t>
      </w:r>
      <w:r w:rsidRPr="006F178A">
        <w:rPr>
          <w:rtl/>
        </w:rPr>
        <w:t xml:space="preserve"> חזי לדירה כרשות אחת או כמו דמגג לגג אסור גם מגג לאכסדרה [וודאי </w:t>
      </w:r>
      <w:r w:rsidRPr="006F178A">
        <w:rPr>
          <w:rtl/>
        </w:rPr>
        <w:t xml:space="preserve">לא</w:t>
      </w:r>
      <w:r w:rsidRPr="006F178A">
        <w:rPr>
          <w:rtl/>
        </w:rPr>
        <w:t xml:space="preserve"> נתכוון לשאול על שתי אמות בגג ושתי אמות בעמוד מהו דכרמלית </w:t>
      </w:r>
      <w:r w:rsidRPr="006F178A">
        <w:rPr>
          <w:rStyle w:val="2fb"/>
          <w:rtl/>
        </w:rPr>
        <w:t xml:space="preserve">לרה"י</w:t>
      </w:r>
      <w:r w:rsidRPr="006F178A">
        <w:rPr>
          <w:rtl/>
        </w:rPr>
        <w:t xml:space="preserve"> וודאי אסור]</w:t>
      </w:r>
    </w:p>
    <w:p>
      <w:pPr>
        <w:pStyle w:val="38"/>
        <w:rPr>
          <w:ins w:id="96646" w:author="מנוע מכני" w:date="2026-10-11T12:04:40Z"/>
        </w:rPr>
      </w:pPr>
      <w:del w:id="96645" w:author="מנוע מכני" w:date="2026-10-11T12:04:40Z">
        <w:r w:rsidRPr="006F178A">
          <w:delText xml:space="preserve">•</w:delText>
        </w:r>
      </w:del>
      <w:r w:rsidRPr="006F178A">
        <w:t xml:space="preserve"> בעי</w:t>
      </w:r>
      <w:r w:rsidRPr="006F178A">
        <w:t xml:space="preserve"> רב"בא</w:t>
      </w:r>
      <w:r w:rsidRPr="006F178A">
        <w:t xml:space="preserve">:</w:t>
      </w:r>
    </w:p>
    <w:p w:rsidR="005851B8" w:rsidRPr="006F178A" w:rsidRDefault="005851B8" w:rsidP="005851B8">
      <w:pPr>
        <w:rPr>
          <w:rtl/>
        </w:rPr>
      </w:pPr>
      <w:del w:id="96647" w:author="מנוע מכני" w:date="2026-10-11T12:04:40Z">
        <w:r w:rsidRPr="006F178A">
          <w:rPr>
            <w:rtl/>
          </w:rPr>
          <w:delText xml:space="preserve"> </w:delText>
        </w:r>
      </w:del>
      <w:r w:rsidRPr="006F178A">
        <w:rPr>
          <w:rtl/>
        </w:rPr>
        <w:t xml:space="preserve">ב' אמות בגג וב' אמות בחורבה והיינו דחזייא לדירה </w:t>
      </w:r>
      <w:ins w:id="93016" w:author="מנוע מכני" w:date="2026-10-11T12:04:40Z">
        <w:r>
          <w:rPr>
            <w:rtl/>
          </w:rPr>
          <w:t xml:space="preserve">דעכשיו</w:t>
        </w:r>
      </w:ins>
      <w:del w:id="93017" w:author="מנוע מכני" w:date="2026-10-11T12:04:40Z">
        <w:r w:rsidRPr="006F178A">
          <w:rPr>
            <w:rtl/>
          </w:rPr>
          <w:delText xml:space="preserve">דהשתא</w:delText>
        </w:r>
      </w:del>
      <w:r w:rsidRPr="006F178A">
        <w:rPr>
          <w:rtl/>
        </w:rPr>
        <w:t xml:space="preserve"> הא </w:t>
      </w:r>
      <w:ins w:id="93020" w:author="מנוע מכני" w:date="2026-10-11T12:04:40Z">
        <w:r>
          <w:rPr>
            <w:rtl/>
          </w:rPr>
          <w:t xml:space="preserve">אין</w:t>
        </w:r>
      </w:ins>
      <w:del w:id="93021" w:author="מנוע מכני" w:date="2026-10-11T12:04:40Z">
        <w:r w:rsidRPr="006F178A">
          <w:rPr>
            <w:rtl/>
          </w:rPr>
          <w:delText xml:space="preserve">לית</w:delText>
        </w:r>
      </w:del>
      <w:r w:rsidRPr="006F178A">
        <w:rPr>
          <w:rtl/>
        </w:rPr>
        <w:t xml:space="preserve"> לה דיורין ואת"ל אכסדרה </w:t>
      </w:r>
      <w:ins w:id="93018" w:author="מנוע מכני" w:date="2026-10-11T12:04:40Z">
        <w:r>
          <w:rPr>
            <w:rtl/>
          </w:rPr>
          <w:t xml:space="preserve">אומר</w:t>
        </w:r>
      </w:ins>
      <w:del w:id="93019" w:author="מנוע מכני" w:date="2026-10-11T12:04:40Z">
        <w:r w:rsidRPr="006F178A">
          <w:rPr>
            <w:rtl/>
          </w:rPr>
          <w:delText xml:space="preserve">קאמר</w:delText>
        </w:r>
      </w:del>
      <w:r w:rsidRPr="006F178A">
        <w:rPr>
          <w:rtl/>
        </w:rPr>
        <w:t xml:space="preserve">.</w:t>
      </w:r>
    </w:p>
    <w:p w:rsidR="005851B8" w:rsidRPr="006F178A" w:rsidRDefault="005851B8" w:rsidP="005851B8">
      <w:pPr>
        <w:rPr>
          <w:rtl/>
        </w:rPr>
      </w:pPr>
      <w:r w:rsidRPr="00AC6BCA">
        <w:rPr>
          <w:b/>
          <w:bCs/>
          <w:rtl/>
        </w:rPr>
        <w:t>תיקו</w:t>
      </w:r>
      <w:r w:rsidRPr="006F178A">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03" w:author="קלוד" w:date="2026-10-11T12:24:08Z"/>
        </w:rPr>
      </w:pPr>
      <w:ins w:id="90104" w:author="קלוד" w:date="2026-10-11T12:24:08Z">
        <w:r>
          <w:rPr>
            <w:color w:val="7B3F00"/>
          </w:rPr>
          <w:t xml:space="preserve">גג יחידי יותר מבית סאתים - רב ושמואל</w:t>
        </w:r>
      </w:ins>
    </w:p>
    <w:p w:rsidR="005851B8" w:rsidRPr="006F178A" w:rsidRDefault="005851B8" w:rsidP="005851B8">
      <w:pPr>
        <w:rPr>
          <w:rtl/>
        </w:rPr>
      </w:pPr>
      <w:r w:rsidRPr="006F178A">
        <w:rPr>
          <w:rFonts w:ascii="Fb Fontext" w:hAnsi="Fb Fontext"/>
          <w:rtl/>
        </w:rPr>
        <w:t xml:space="preserve">גגין השוין </w:t>
      </w:r>
      <w:r w:rsidRPr="006F178A">
        <w:rPr>
          <w:rStyle w:val="2fb"/>
          <w:rFonts w:ascii="Fb Fontext" w:hAnsi="Fb Fontext"/>
          <w:rtl/>
        </w:rPr>
        <w:t xml:space="preserve">לר"מ</w:t>
      </w:r>
      <w:r w:rsidRPr="006F178A">
        <w:rPr>
          <w:rFonts w:ascii="Fb Fontext" w:hAnsi="Fb Fontext"/>
          <w:rtl/>
        </w:rPr>
        <w:t xml:space="preserve">, וגג יחידי לרבנן.</w:t>
      </w:r>
    </w:p>
    <w:p>
      <w:pPr>
        <w:pStyle w:val="38"/>
        <w:rPr>
          <w:ins w:id="96648" w:author="מנוע מכני" w:date="2026-10-11T12:04:40Z"/>
        </w:rPr>
      </w:pPr>
      <w:r w:rsidRPr="006F178A">
        <w:t xml:space="preserve">רב</w:t>
      </w:r>
      <w:del w:id="97064" w:author="מנוע מכני" w:date="2026-10-11T12:04:40Z">
        <w:r w:rsidRPr="006F178A">
          <w:delText xml:space="preserve"> אמר</w:delText>
        </w:r>
      </w:del>
      <w:r w:rsidRPr="006F178A">
        <w:t xml:space="preserve">:</w:t>
      </w:r>
    </w:p>
    <w:p w:rsidR="005851B8" w:rsidRPr="006F178A" w:rsidRDefault="005851B8" w:rsidP="005851B8">
      <w:pPr>
        <w:rPr>
          <w:rtl/>
        </w:rPr>
      </w:pPr>
      <w:del w:id="96649" w:author="מנוע מכני" w:date="2026-10-11T12:04:40Z">
        <w:r w:rsidRPr="006F178A">
          <w:rPr>
            <w:rtl/>
          </w:rPr>
          <w:delText xml:space="preserve"> </w:delText>
        </w:r>
      </w:del>
      <w:r w:rsidRPr="006F178A">
        <w:rPr>
          <w:rtl/>
        </w:rPr>
        <w:t xml:space="preserve">מותר לטלטל בכולו, </w:t>
      </w:r>
      <w:ins w:id="91598" w:author="מנוע מכני" w:date="2026-10-11T12:04:40Z">
        <w:r>
          <w:rPr>
            <w:rtl/>
          </w:rPr>
          <w:t xml:space="preserve">דכאן</w:t>
        </w:r>
      </w:ins>
      <w:del w:id="91599" w:author="מנוע מכני" w:date="2026-10-11T12:04:40Z">
        <w:r w:rsidRPr="006F178A">
          <w:rPr>
            <w:rtl/>
          </w:rPr>
          <w:delText xml:space="preserve">דהכא</w:delText>
        </w:r>
      </w:del>
      <w:r w:rsidRPr="006F178A">
        <w:rPr>
          <w:rtl/>
        </w:rPr>
        <w:t xml:space="preserve"> מינכרא </w:t>
      </w:r>
      <w:ins w:id="90473" w:author="Claude - סמנטי" w:date="2026-10-11T12:19:31Z">
        <w:r>
          <w:rPr>
            <w:rtl/>
          </w:rPr>
          <w:t xml:space="preserve">מחיצה</w:t>
        </w:r>
      </w:ins>
      <w:del w:id="90474" w:author="Claude - סמנטי" w:date="2026-10-11T12:19:31Z">
        <w:r w:rsidRPr="006F178A">
          <w:rPr>
            <w:rtl/>
          </w:rPr>
          <w:delText xml:space="preserve">מחיצתא</w:delText>
        </w:r>
      </w:del>
      <w:r w:rsidRPr="006F178A">
        <w:rPr>
          <w:rtl/>
        </w:rPr>
        <w:t xml:space="preserve"> </w:t>
      </w:r>
      <w:r w:rsidRPr="006F178A">
        <w:rPr>
          <w:rtl/>
        </w:rPr>
        <w:t xml:space="preserve">משא"כ</w:t>
      </w:r>
      <w:r w:rsidRPr="006F178A">
        <w:rPr>
          <w:rtl/>
        </w:rPr>
        <w:t xml:space="preserve"> </w:t>
      </w:r>
      <w:ins w:id="91596" w:author="מנוע מכני" w:date="2026-10-11T12:04:40Z">
        <w:r>
          <w:rPr>
            <w:rtl/>
          </w:rPr>
          <w:t xml:space="preserve">שם</w:t>
        </w:r>
      </w:ins>
      <w:del w:id="91597" w:author="מנוע מכני" w:date="2026-10-11T12:04:40Z">
        <w:r w:rsidRPr="006F178A">
          <w:rPr>
            <w:rtl/>
          </w:rPr>
          <w:delText xml:space="preserve">התם</w:delText>
        </w:r>
      </w:del>
      <w:r w:rsidRPr="006F178A">
        <w:rPr>
          <w:rtl/>
        </w:rPr>
        <w:t xml:space="preserve"> דפרוץ למקום האסור.</w:t>
      </w:r>
    </w:p>
    <w:p>
      <w:pPr>
        <w:pStyle w:val="38"/>
        <w:rPr>
          <w:ins w:id="96650" w:author="מנוע מכני" w:date="2026-10-11T12:04:40Z"/>
        </w:rPr>
      </w:pPr>
      <w:r w:rsidRPr="006F178A">
        <w:t xml:space="preserve">ושמואל</w:t>
      </w:r>
      <w:del w:id="97065" w:author="מנוע מכני" w:date="2026-10-11T12:04:40Z">
        <w:r w:rsidRPr="006F178A">
          <w:delText xml:space="preserve"> אמר</w:delText>
        </w:r>
      </w:del>
      <w:r w:rsidRPr="006F178A">
        <w:t xml:space="preserve">:</w:t>
      </w:r>
    </w:p>
    <w:p w:rsidR="005851B8" w:rsidRPr="006F178A" w:rsidRDefault="005851B8" w:rsidP="005851B8">
      <w:pPr>
        <w:rPr>
          <w:rtl/>
        </w:rPr>
      </w:pPr>
      <w:del w:id="96651" w:author="מנוע מכני" w:date="2026-10-11T12:04:40Z">
        <w:r w:rsidRPr="006F178A">
          <w:rPr>
            <w:rtl/>
          </w:rPr>
          <w:delText xml:space="preserve"> </w:delText>
        </w:r>
      </w:del>
      <w:r w:rsidRPr="006F178A">
        <w:rPr>
          <w:rtl/>
        </w:rPr>
        <w:t xml:space="preserve">אין מטלטלין בו אלא בארבע. </w:t>
      </w:r>
      <w:ins w:id="91600" w:author="מנוע מכני" w:date="2026-10-11T12:04:40Z">
        <w:r>
          <w:rPr>
            <w:rtl/>
          </w:rPr>
          <w:t xml:space="preserve">דכאן</w:t>
        </w:r>
      </w:ins>
      <w:del w:id="91601" w:author="מנוע מכני" w:date="2026-10-11T12:04:40Z">
        <w:r w:rsidRPr="006F178A">
          <w:rPr>
            <w:rtl/>
          </w:rPr>
          <w:delText xml:space="preserve">דהכא</w:delText>
        </w:r>
      </w:del>
      <w:r w:rsidRPr="006F178A">
        <w:rPr>
          <w:rtl/>
        </w:rPr>
        <w:t xml:space="preserve"> הוי יותר מבית סאתיים והמחיצות עשויות ללמטה ולא ללמעלה.</w:t>
      </w:r>
    </w:p>
    <w:p w:rsidR="005851B8" w:rsidRPr="006F178A" w:rsidRDefault="005851B8" w:rsidP="005851B8">
      <w:pPr>
        <w:rPr>
          <w:rtl/>
        </w:rPr>
      </w:pPr>
      <w:r w:rsidRPr="006F178A">
        <w:rPr>
          <w:rtl/>
        </w:rPr>
        <w:t>והו"ל כקרפף יתר מבית סאתים שלא הוקף לדירה, דאין מטלטלין בו אלא בארבע.</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101" w:author="קלוד" w:date="2026-10-11T12:24:08Z"/>
        </w:rPr>
      </w:pPr>
      <w:ins w:id="90102" w:author="קלוד" w:date="2026-10-11T12:24:08Z">
        <w:r>
          <w:rPr>
            <w:color w:val="7B3F00"/>
          </w:rPr>
          <w:t xml:space="preserve">טלטול בספינה - רב ושמואל</w:t>
        </w:r>
      </w:ins>
    </w:p>
    <w:p w:rsidR="005851B8" w:rsidRPr="006F178A" w:rsidRDefault="005851B8" w:rsidP="005851B8">
      <w:pPr>
        <w:rPr>
          <w:rtl/>
        </w:rPr>
      </w:pPr>
      <w:r w:rsidRPr="0099085C">
        <w:rPr>
          <w:rFonts w:ascii="Fb Fontext" w:hAnsi="Fb Fontext"/>
          <w:b/>
          <w:bCs/>
          <w:rtl/>
        </w:rPr>
        <w:t>איתמר. ספינה,</w:t>
      </w:r>
      <w:r w:rsidRPr="006F178A">
        <w:rPr>
          <w:rFonts w:ascii="Fb Fontext" w:hAnsi="Fb Fontext"/>
          <w:rtl/>
        </w:rPr>
        <w:t xml:space="preserve"> </w:t>
      </w:r>
      <w:r>
        <w:rPr>
          <w:rStyle w:val="2fb"/>
          <w:rFonts w:ascii="Fb Fontext" w:hAnsi="Fb Fontext" w:hint="cs"/>
          <w:b/>
          <w:bCs/>
          <w:rtl/>
        </w:rPr>
        <w:t>ל</w:t>
      </w:r>
      <w:r w:rsidRPr="0099085C">
        <w:rPr>
          <w:rStyle w:val="2fb"/>
          <w:rFonts w:ascii="Fb Fontext" w:hAnsi="Fb Fontext"/>
          <w:b/>
          <w:bCs/>
          <w:rtl/>
        </w:rPr>
        <w:t>רב</w:t>
      </w:r>
      <w:r w:rsidRPr="006F178A">
        <w:rPr>
          <w:rFonts w:ascii="Fb Fontext" w:hAnsi="Fb Fontext"/>
          <w:rtl/>
        </w:rPr>
        <w:t xml:space="preserve">: מותר לטלטל בכולה, </w:t>
      </w:r>
      <w:ins w:id="91604" w:author="מנוע מכני" w:date="2026-10-11T12:04:40Z">
        <w:r>
          <w:rPr>
            <w:rFonts w:ascii="Fb Fontext" w:hAnsi="Fb Fontext"/>
            <w:rtl/>
          </w:rPr>
          <w:t xml:space="preserve">שהרי</w:t>
        </w:r>
      </w:ins>
      <w:del w:id="91605" w:author="מנוע מכני" w:date="2026-10-11T12:04:40Z">
        <w:r w:rsidRPr="006F178A">
          <w:rPr>
            <w:rFonts w:ascii="Fb Fontext" w:hAnsi="Fb Fontext"/>
            <w:rtl/>
          </w:rPr>
          <w:delText xml:space="preserve">דהא</w:delText>
        </w:r>
      </w:del>
      <w:r w:rsidRPr="006F178A">
        <w:rPr>
          <w:rFonts w:ascii="Fb Fontext" w:hAnsi="Fb Fontext"/>
          <w:rtl/>
        </w:rPr>
        <w:t xml:space="preserve"> </w:t>
      </w:r>
      <w:ins w:id="91602" w:author="מנוע מכני" w:date="2026-10-11T12:04:40Z">
        <w:r>
          <w:rPr>
            <w:rFonts w:ascii="Fb Fontext" w:hAnsi="Fb Fontext"/>
            <w:rtl/>
          </w:rPr>
          <w:t xml:space="preserve">יש</w:t>
        </w:r>
      </w:ins>
      <w:del w:id="91603" w:author="מנוע מכני" w:date="2026-10-11T12:04:40Z">
        <w:r w:rsidRPr="006F178A">
          <w:rPr>
            <w:rFonts w:ascii="Fb Fontext" w:hAnsi="Fb Fontext"/>
            <w:rtl/>
          </w:rPr>
          <w:delText xml:space="preserve">איכא</w:delText>
        </w:r>
      </w:del>
      <w:r w:rsidRPr="006F178A">
        <w:rPr>
          <w:rFonts w:ascii="Fb Fontext" w:hAnsi="Fb Fontext"/>
          <w:rtl/>
        </w:rPr>
        <w:t xml:space="preserve"> </w:t>
      </w:r>
      <w:ins w:id="90475" w:author="Claude - סמנטי" w:date="2026-10-11T12:19:31Z">
        <w:r>
          <w:rPr>
            <w:rFonts w:ascii="Fb Fontext" w:hAnsi="Fb Fontext"/>
            <w:rtl/>
          </w:rPr>
          <w:t xml:space="preserve">מחיצה</w:t>
        </w:r>
      </w:ins>
      <w:del w:id="90476" w:author="Claude - סמנטי" w:date="2026-10-11T12:19:31Z">
        <w:r w:rsidRPr="006F178A">
          <w:rPr>
            <w:rFonts w:ascii="Fb Fontext" w:hAnsi="Fb Fontext"/>
            <w:rtl/>
          </w:rPr>
          <w:delText xml:space="preserve">מחיצתא</w:delText>
        </w:r>
      </w:del>
      <w:r w:rsidRPr="006F178A">
        <w:rPr>
          <w:rFonts w:ascii="Fb Fontext" w:hAnsi="Fb Fontext"/>
          <w:rtl/>
        </w:rPr>
        <w:t xml:space="preserve">.</w:t>
      </w:r>
    </w:p>
    <w:p>
      <w:pPr>
        <w:pStyle w:val="38"/>
        <w:rPr>
          <w:ins w:id="96652" w:author="מנוע מכני" w:date="2026-10-11T12:04:40Z"/>
        </w:rPr>
      </w:pPr>
      <w:r>
        <w:tab/>
      </w:r>
      <w:del w:id="90091" w:author="מנוע מכני" w:date="2026-10-11T12:04:40Z">
        <w:r>
          <w:delText xml:space="preserve">  </w:delText>
        </w:r>
      </w:del>
      <w:r w:rsidRPr="0099085C">
        <w:t>ו</w:t>
      </w:r>
      <w:r>
        <w:t>ל</w:t>
      </w:r>
      <w:r w:rsidRPr="0099085C">
        <w:t>שמואל</w:t>
      </w:r>
      <w:r w:rsidRPr="006F178A">
        <w:t xml:space="preserve">:</w:t>
      </w:r>
    </w:p>
    <w:p w:rsidR="005851B8" w:rsidRPr="006F178A" w:rsidRDefault="005851B8" w:rsidP="005851B8">
      <w:pPr>
        <w:rPr>
          <w:rtl/>
        </w:rPr>
      </w:pPr>
      <w:del w:id="96653" w:author="מנוע מכני" w:date="2026-10-11T12:04:40Z">
        <w:r w:rsidRPr="006F178A">
          <w:rPr>
            <w:rtl/>
          </w:rPr>
          <w:delText xml:space="preserve"> </w:delText>
        </w:r>
      </w:del>
      <w:r w:rsidRPr="006F178A">
        <w:rPr>
          <w:rtl/>
        </w:rPr>
        <w:t xml:space="preserve">אין מטלטלין בה אלא בארבע. דמחיצות להבריח מים עשויות.</w:t>
      </w:r>
    </w:p>
    <w:p w:rsidR="005851B8" w:rsidRPr="006F178A" w:rsidRDefault="005851B8" w:rsidP="005851B8">
      <w:pPr>
        <w:rPr>
          <w:rtl/>
        </w:rPr>
      </w:pPr>
      <w:r w:rsidRPr="006F178A">
        <w:rPr>
          <w:rStyle w:val="2fb"/>
          <w:rtl/>
        </w:rPr>
        <w:t xml:space="preserve">ושמואל</w:t>
      </w:r>
      <w:r w:rsidRPr="006F178A">
        <w:rPr>
          <w:rtl/>
        </w:rPr>
        <w:t xml:space="preserve"> </w:t>
      </w:r>
      <w:r w:rsidRPr="006F178A">
        <w:rPr>
          <w:rtl/>
        </w:rPr>
        <w:t xml:space="preserve">אמר</w:t>
      </w:r>
      <w:r w:rsidRPr="006F178A">
        <w:rPr>
          <w:rtl/>
        </w:rPr>
        <w:t xml:space="preserve"> ד</w:t>
      </w:r>
      <w:r w:rsidRPr="006F178A">
        <w:rPr>
          <w:b/>
          <w:bCs/>
          <w:rtl/>
        </w:rPr>
        <w:t>הלכתא</w:t>
      </w:r>
      <w:r w:rsidRPr="006F178A">
        <w:rPr>
          <w:rtl/>
        </w:rPr>
        <w:t xml:space="preserve"> </w:t>
      </w:r>
      <w:r w:rsidRPr="006F178A">
        <w:rPr>
          <w:rStyle w:val="2fb"/>
          <w:rtl/>
        </w:rPr>
        <w:t xml:space="preserve">כרב</w:t>
      </w:r>
      <w:r w:rsidRPr="006F178A">
        <w:rPr>
          <w:rtl/>
        </w:rPr>
        <w:t xml:space="preserve">.</w:t>
      </w:r>
    </w:p>
    <w:p>
      <w:pPr>
        <w:pStyle w:val="38"/>
        <w:rPr>
          <w:ins w:id="96654" w:author="מנוע מכני" w:date="2026-10-11T12:04:40Z"/>
        </w:rPr>
      </w:pPr>
      <w:r w:rsidRPr="00132755">
        <w:t xml:space="preserve">ר"ג מרחב"י:</w:t>
      </w:r>
    </w:p>
    <w:p w:rsidR="005851B8" w:rsidRPr="00132755" w:rsidRDefault="005851B8" w:rsidP="005851B8">
      <w:pPr>
        <w:rPr>
          <w:spacing w:val="-2"/>
          <w:rtl/>
        </w:rPr>
      </w:pPr>
      <w:del w:id="96655" w:author="מנוע מכני" w:date="2026-10-11T12:04:40Z">
        <w:r w:rsidRPr="00132755">
          <w:rPr>
            <w:spacing w:val="-2"/>
            <w:rtl/>
          </w:rPr>
          <w:delText xml:space="preserve"> </w:delText>
        </w:r>
      </w:del>
      <w:r w:rsidRPr="00132755">
        <w:rPr>
          <w:spacing w:val="-2"/>
          <w:rtl/>
        </w:rPr>
        <w:t xml:space="preserve">ומודה </w:t>
      </w:r>
      <w:r w:rsidRPr="00132755">
        <w:rPr>
          <w:rStyle w:val="2fb"/>
          <w:spacing w:val="-2"/>
          <w:rtl/>
        </w:rPr>
        <w:t xml:space="preserve">רב</w:t>
      </w:r>
      <w:r w:rsidRPr="00132755">
        <w:rPr>
          <w:spacing w:val="-2"/>
          <w:rtl/>
        </w:rPr>
        <w:t xml:space="preserve"> שאם כפאה על פיה לזופתה שאי"ז לדיורין דאין מטלטלין בה אלא ד"א.</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656" w:author="מנוע מכני" w:date="2026-10-11T12:04:40Z"/>
        </w:rPr>
      </w:pPr>
      <w:r w:rsidRPr="006F178A">
        <w:t xml:space="preserve">הך</w:t>
      </w:r>
    </w:p>
    <w:p w:rsidR="005851B8" w:rsidRPr="006F178A" w:rsidRDefault="005851B8" w:rsidP="005851B8">
      <w:pPr>
        <w:rPr>
          <w:rtl/>
        </w:rPr>
      </w:pPr>
      <w:del w:id="96657" w:author="מנוע מכני" w:date="2026-10-11T12:04:40Z">
        <w:r w:rsidRPr="006F178A">
          <w:rPr>
            <w:rFonts w:ascii="Fb Fontext" w:hAnsi="Fb Fontext"/>
            <w:rtl/>
          </w:rPr>
          <w:delText xml:space="preserve"> </w:delText>
        </w:r>
      </w:del>
      <w:r w:rsidRPr="006F178A">
        <w:rPr>
          <w:rStyle w:val="2fb"/>
          <w:rFonts w:ascii="Fb Fontext" w:hAnsi="Fb Fontext"/>
          <w:rtl/>
        </w:rPr>
        <w:t xml:space="preserve">דשמואל</w:t>
      </w:r>
      <w:r w:rsidRPr="006F178A">
        <w:rPr>
          <w:rFonts w:ascii="Fb Fontext" w:hAnsi="Fb Fontext"/>
          <w:rtl/>
        </w:rPr>
        <w:t xml:space="preserve"> ד</w:t>
      </w:r>
      <w:r w:rsidRPr="006F178A">
        <w:rPr>
          <w:rFonts w:ascii="Fb Fontext" w:hAnsi="Fb Fontext"/>
          <w:b/>
          <w:bCs/>
          <w:rtl/>
        </w:rPr>
        <w:t>הלכתא</w:t>
      </w:r>
      <w:r w:rsidRPr="006F178A">
        <w:rPr>
          <w:rFonts w:ascii="Fb Fontext" w:hAnsi="Fb Fontext"/>
          <w:rtl/>
        </w:rPr>
        <w:t xml:space="preserve"> </w:t>
      </w:r>
      <w:r w:rsidRPr="006F178A">
        <w:rPr>
          <w:rStyle w:val="2fb"/>
          <w:rFonts w:ascii="Fb Fontext" w:hAnsi="Fb Fontext"/>
          <w:rtl/>
        </w:rPr>
        <w:t xml:space="preserve">כרב</w:t>
      </w:r>
      <w:r w:rsidRPr="006F178A">
        <w:rPr>
          <w:rFonts w:ascii="Fb Fontext" w:hAnsi="Fb Fontext"/>
          <w:rtl/>
        </w:rPr>
        <w:t xml:space="preserve">.</w:t>
      </w:r>
    </w:p>
    <w:p w:rsidR="005851B8" w:rsidRPr="006F178A" w:rsidRDefault="005851B8" w:rsidP="005851B8">
      <w:pPr>
        <w:rPr>
          <w:rtl/>
        </w:rPr>
      </w:pPr>
      <w:r w:rsidRPr="006F178A">
        <w:rPr>
          <w:rStyle w:val="2fb"/>
          <w:rtl/>
        </w:rPr>
        <w:t xml:space="preserve">רב אשי</w:t>
      </w:r>
      <w:r w:rsidRPr="006F178A">
        <w:rPr>
          <w:rtl/>
        </w:rPr>
        <w:t xml:space="preserve"> </w:t>
      </w:r>
      <w:ins w:id="94428" w:author="מנוע מכני" w:date="2026-10-11T12:04:40Z">
        <w:r>
          <w:rPr>
            <w:rtl/>
          </w:rPr>
          <w:t xml:space="preserve">שונה</w:t>
        </w:r>
      </w:ins>
      <w:del w:id="94429" w:author="מנוע מכני" w:date="2026-10-11T12:04:40Z">
        <w:r w:rsidRPr="006F178A">
          <w:rPr>
            <w:rtl/>
          </w:rPr>
          <w:delText xml:space="preserve">מתני</w:delText>
        </w:r>
      </w:del>
      <w:r w:rsidRPr="006F178A">
        <w:rPr>
          <w:rtl/>
        </w:rPr>
        <w:t xml:space="preserve"> לה אספינה.</w:t>
      </w:r>
    </w:p>
    <w:p w:rsidR="005851B8" w:rsidRPr="006F178A" w:rsidRDefault="005851B8" w:rsidP="005851B8">
      <w:pPr>
        <w:rPr>
          <w:rtl/>
        </w:rPr>
      </w:pPr>
      <w:r w:rsidRPr="006F178A">
        <w:rPr>
          <w:rStyle w:val="2fb"/>
          <w:rtl/>
        </w:rPr>
        <w:t xml:space="preserve">ורב אחא</w:t>
      </w:r>
      <w:r w:rsidRPr="006F178A">
        <w:rPr>
          <w:rtl/>
        </w:rPr>
        <w:t xml:space="preserve"> בריה </w:t>
      </w:r>
      <w:r w:rsidRPr="006F178A">
        <w:rPr>
          <w:rStyle w:val="2fb"/>
          <w:rtl/>
        </w:rPr>
        <w:t xml:space="preserve">דרבא</w:t>
      </w:r>
      <w:r w:rsidRPr="006F178A">
        <w:rPr>
          <w:rtl/>
        </w:rPr>
        <w:t xml:space="preserve"> </w:t>
      </w:r>
      <w:ins w:id="94430" w:author="מנוע מכני" w:date="2026-10-11T12:04:40Z">
        <w:r>
          <w:rPr>
            <w:rtl/>
          </w:rPr>
          <w:t xml:space="preserve">שונה</w:t>
        </w:r>
      </w:ins>
      <w:del w:id="94431" w:author="מנוע מכני" w:date="2026-10-11T12:04:40Z">
        <w:r w:rsidRPr="006F178A">
          <w:rPr>
            <w:rtl/>
          </w:rPr>
          <w:delText xml:space="preserve">מתני</w:delText>
        </w:r>
      </w:del>
      <w:r w:rsidRPr="006F178A">
        <w:rPr>
          <w:rtl/>
        </w:rPr>
        <w:t xml:space="preserve"> לה אאכסדרא.</w:t>
      </w:r>
    </w:p>
    <w:p>
      <w:pPr>
        <w:pStyle w:val="38"/>
        <w:rPr>
          <w:ins w:id="96658" w:author="מנוע מכני" w:date="2026-10-11T12:04:40Z"/>
        </w:rPr>
      </w:pPr>
      <w:r w:rsidRPr="0099085C">
        <w:t>דאיתמר, אכסדרה בבקעה</w:t>
      </w:r>
      <w:r w:rsidRPr="006F178A">
        <w:t xml:space="preserve">, </w:t>
      </w:r>
      <w:r w:rsidRPr="0099085C">
        <w:t>לרב</w:t>
      </w:r>
      <w:r w:rsidRPr="006F178A">
        <w:t xml:space="preserve">:</w:t>
      </w:r>
    </w:p>
    <w:p w:rsidR="005851B8" w:rsidRPr="006F178A" w:rsidRDefault="005851B8" w:rsidP="005851B8">
      <w:pPr>
        <w:rPr>
          <w:rtl/>
        </w:rPr>
      </w:pPr>
      <w:del w:id="96659" w:author="מנוע מכני" w:date="2026-10-11T12:04:40Z">
        <w:r w:rsidRPr="006F178A">
          <w:rPr>
            <w:rtl/>
          </w:rPr>
          <w:delText xml:space="preserve"> </w:delText>
        </w:r>
      </w:del>
      <w:r w:rsidRPr="006F178A">
        <w:rPr>
          <w:rtl/>
        </w:rPr>
        <w:t xml:space="preserve">מותר לטלטל בכולה, דפי תקרה יורד וסותם.</w:t>
      </w:r>
    </w:p>
    <w:p>
      <w:pPr>
        <w:pStyle w:val="38"/>
        <w:rPr>
          <w:ins w:id="96660" w:author="מנוע מכני" w:date="2026-10-11T12:04:40Z"/>
        </w:rPr>
      </w:pPr>
      <w:r w:rsidRPr="00132755">
        <w:tab/>
      </w:r>
      <w:r w:rsidRPr="00132755">
        <w:tab/>
      </w:r>
      <w:r w:rsidRPr="00132755">
        <w:tab/>
        <w:t>ולשמואל</w:t>
      </w:r>
      <w:r w:rsidRPr="00132755">
        <w:t xml:space="preserve">:</w:t>
      </w:r>
    </w:p>
    <w:p w:rsidR="005851B8" w:rsidRPr="00132755" w:rsidRDefault="005851B8" w:rsidP="005851B8">
      <w:pPr>
        <w:rPr>
          <w:spacing w:val="-4"/>
          <w:rtl/>
        </w:rPr>
      </w:pPr>
      <w:del w:id="96661" w:author="מנוע מכני" w:date="2026-10-11T12:04:40Z">
        <w:r w:rsidRPr="00132755">
          <w:rPr>
            <w:spacing w:val="-4"/>
            <w:rtl/>
          </w:rPr>
          <w:delText xml:space="preserve"> </w:delText>
        </w:r>
      </w:del>
      <w:r w:rsidRPr="00132755">
        <w:rPr>
          <w:spacing w:val="-4"/>
          <w:rtl/>
        </w:rPr>
        <w:t xml:space="preserve">אין מטלטלין בה אלא בד', דלא </w:t>
      </w:r>
      <w:ins w:id="91606" w:author="מנוע מכני" w:date="2026-10-11T12:04:40Z">
        <w:r>
          <w:rPr>
            <w:spacing w:val="-4"/>
            <w:rtl/>
          </w:rPr>
          <w:t xml:space="preserve">אומרים</w:t>
        </w:r>
      </w:ins>
      <w:del w:id="91607" w:author="מנוע מכני" w:date="2026-10-11T12:04:40Z">
        <w:r w:rsidRPr="00132755">
          <w:rPr>
            <w:spacing w:val="-4"/>
            <w:rtl/>
          </w:rPr>
          <w:delText xml:space="preserve">אמרינן</w:delText>
        </w:r>
      </w:del>
      <w:r w:rsidRPr="00132755">
        <w:rPr>
          <w:spacing w:val="-4"/>
          <w:rtl/>
        </w:rPr>
        <w:t xml:space="preserve"> פי תקרה יורד וסותם.</w:t>
      </w:r>
    </w:p>
    <w:p w:rsidR="005851B8" w:rsidRPr="006F178A" w:rsidRDefault="005851B8" w:rsidP="005851B8">
      <w:pPr>
        <w:rPr>
          <w:rtl/>
        </w:rPr>
      </w:pPr>
      <w:r w:rsidRPr="006F178A">
        <w:rPr>
          <w:rtl/>
        </w:rPr>
        <w:t xml:space="preserve">בגגין השווין </w:t>
      </w:r>
      <w:r w:rsidRPr="006F178A">
        <w:rPr>
          <w:rStyle w:val="2fb"/>
          <w:rtl/>
        </w:rPr>
        <w:t xml:space="preserve">דרב</w:t>
      </w:r>
      <w:r w:rsidRPr="006F178A">
        <w:rPr>
          <w:rtl/>
        </w:rPr>
        <w:t xml:space="preserve"> בדעת רבנן דשרי לטלטולי הך </w:t>
      </w:r>
      <w:r w:rsidRPr="006F178A">
        <w:rPr>
          <w:rStyle w:val="2fb"/>
          <w:rtl/>
        </w:rPr>
        <w:t xml:space="preserve">דלר"מ</w:t>
      </w:r>
      <w:r w:rsidRPr="006F178A">
        <w:rPr>
          <w:rtl/>
        </w:rPr>
        <w:t xml:space="preserve"> אסור מגג לחצר גזירה משום דריב'א דאטו תל </w:t>
      </w:r>
      <w:r w:rsidRPr="006F178A">
        <w:rPr>
          <w:rtl/>
        </w:rPr>
        <w:t xml:space="preserve">ברה"ר</w:t>
      </w:r>
      <w:r w:rsidRPr="006F178A">
        <w:rPr>
          <w:rtl/>
        </w:rPr>
        <w:t xml:space="preserve">.</w:t>
      </w:r>
    </w:p>
    <w:p w:rsidR="005851B8" w:rsidRPr="006F178A" w:rsidRDefault="005851B8" w:rsidP="005851B8">
      <w:pPr>
        <w:rPr>
          <w:rtl/>
        </w:rPr>
      </w:pPr>
      <w:r w:rsidRPr="006F178A">
        <w:rPr>
          <w:rStyle w:val="2fb"/>
          <w:rtl/>
        </w:rPr>
        <w:t xml:space="preserve">ושמואל</w:t>
      </w:r>
      <w:r w:rsidRPr="006F178A">
        <w:rPr>
          <w:rtl/>
        </w:rPr>
        <w:t xml:space="preserve"> אליבא דרבנן, הך דאסרו לטלטל </w:t>
      </w:r>
      <w:r>
        <w:rPr>
          <w:rtl/>
        </w:rPr>
        <w:t>אפי'</w:t>
      </w:r>
      <w:r w:rsidRPr="006F178A">
        <w:rPr>
          <w:rtl/>
        </w:rPr>
        <w:t xml:space="preserve"> מגג לקרפף </w:t>
      </w:r>
      <w:r>
        <w:rPr>
          <w:rtl/>
        </w:rPr>
        <w:t>ואפי'</w:t>
      </w:r>
      <w:r w:rsidRPr="006F178A">
        <w:rPr>
          <w:rtl/>
        </w:rPr>
        <w:t xml:space="preserve"> דשניהם כרמלית </w:t>
      </w:r>
      <w:r w:rsidRPr="006F178A">
        <w:rPr>
          <w:rStyle w:val="2fb"/>
          <w:rtl/>
        </w:rPr>
        <w:t xml:space="preserve">רבא</w:t>
      </w:r>
      <w:r w:rsidRPr="006F178A">
        <w:rPr>
          <w:rtl/>
        </w:rPr>
        <w:t xml:space="preserve"> בר </w:t>
      </w:r>
      <w:r w:rsidRPr="006F178A">
        <w:rPr>
          <w:rStyle w:val="2fb"/>
          <w:rtl/>
        </w:rPr>
        <w:t xml:space="preserve">עולא</w:t>
      </w:r>
      <w:r w:rsidRPr="006F178A">
        <w:rPr>
          <w:rtl/>
        </w:rPr>
        <w:t xml:space="preserve">: גזירה שמא יפחת הגג.</w:t>
      </w:r>
    </w:p>
    <w:p w:rsidR="005851B8" w:rsidRPr="006F178A" w:rsidRDefault="005851B8" w:rsidP="005851B8">
      <w:pPr>
        <w:rPr>
          <w:rtl/>
        </w:rPr>
      </w:pPr>
      <w:r w:rsidRPr="006F178A">
        <w:rPr>
          <w:rtl/>
        </w:rPr>
        <w:t xml:space="preserve">משא"כ</w:t>
      </w:r>
      <w:r w:rsidRPr="006F178A">
        <w:rPr>
          <w:rtl/>
        </w:rPr>
        <w:t xml:space="preserve"> מקרפף לקרפף שרי </w:t>
      </w:r>
      <w:ins w:id="93792" w:author="מנוע מכני" w:date="2026-10-11T12:04:40Z">
        <w:r>
          <w:rPr>
            <w:rtl/>
          </w:rPr>
          <w:t xml:space="preserve">דאם </w:t>
        </w:r>
      </w:ins>
      <w:del w:id="93793" w:author="מנוע מכני" w:date="2026-10-11T12:04:40Z">
        <w:r w:rsidRPr="006F178A">
          <w:rPr>
            <w:rtl/>
          </w:rPr>
          <w:delText xml:space="preserve">דאי </w:delText>
        </w:r>
      </w:del>
      <w:r w:rsidRPr="006F178A">
        <w:rPr>
          <w:rtl/>
        </w:rPr>
        <w:t xml:space="preserve">מיפחית - מינכרא </w:t>
      </w:r>
      <w:ins w:id="93022" w:author="מנוע מכני" w:date="2026-10-11T12:04:40Z">
        <w:r>
          <w:rPr>
            <w:rtl/>
          </w:rPr>
          <w:t xml:space="preserve">לו</w:t>
        </w:r>
      </w:ins>
      <w:del w:id="93023" w:author="מנוע מכני" w:date="2026-10-11T12:04:40Z">
        <w:r w:rsidRPr="006F178A">
          <w:rPr>
            <w:rtl/>
          </w:rPr>
          <w:delText xml:space="preserve">ליה</w:delText>
        </w:r>
      </w:del>
      <w:r w:rsidRPr="006F178A">
        <w:rPr>
          <w:rtl/>
        </w:rPr>
        <w:t xml:space="preserve"> </w:t>
      </w:r>
      <w:ins w:id="91608" w:author="מנוע מכני" w:date="2026-10-11T12:04:40Z">
        <w:r>
          <w:rPr>
            <w:rtl/>
          </w:rPr>
          <w:t xml:space="preserve">דבר</w:t>
        </w:r>
      </w:ins>
      <w:del w:id="91609" w:author="מנוע מכני" w:date="2026-10-11T12:04:40Z">
        <w:r w:rsidRPr="006F178A">
          <w:rPr>
            <w:rtl/>
          </w:rPr>
          <w:delText xml:space="preserve">מילתא</w:delText>
        </w:r>
      </w:del>
      <w:r w:rsidRPr="006F178A">
        <w:rPr>
          <w:rtl/>
        </w:rPr>
        <w:t xml:space="preserve">, אב מגג לקרקף </w:t>
      </w:r>
      <w:ins w:id="93794" w:author="מנוע מכני" w:date="2026-10-11T12:04:40Z">
        <w:r>
          <w:rPr>
            <w:rtl/>
          </w:rPr>
          <w:t xml:space="preserve">אם </w:t>
        </w:r>
      </w:ins>
      <w:del w:id="93795" w:author="מנוע מכני" w:date="2026-10-11T12:04:40Z">
        <w:r w:rsidRPr="006F178A">
          <w:rPr>
            <w:rtl/>
          </w:rPr>
          <w:delText xml:space="preserve">אי </w:delText>
        </w:r>
      </w:del>
      <w:r w:rsidRPr="006F178A">
        <w:rPr>
          <w:rtl/>
        </w:rPr>
        <w:t xml:space="preserve">מיפחית - </w:t>
      </w:r>
      <w:r w:rsidRPr="006F178A">
        <w:rPr>
          <w:rtl/>
        </w:rPr>
        <w:t xml:space="preserve">לא</w:t>
      </w:r>
      <w:r w:rsidRPr="006F178A">
        <w:rPr>
          <w:rtl/>
        </w:rPr>
        <w:t xml:space="preserve"> מינכרא </w:t>
      </w:r>
      <w:ins w:id="91610" w:author="מנוע מכני" w:date="2026-10-11T12:04:40Z">
        <w:r>
          <w:rPr>
            <w:rtl/>
          </w:rPr>
          <w:t xml:space="preserve">דבר</w:t>
        </w:r>
      </w:ins>
      <w:del w:id="91611" w:author="מנוע מכני" w:date="2026-10-11T12:04:40Z">
        <w:r w:rsidRPr="006F178A">
          <w:rPr>
            <w:rtl/>
          </w:rPr>
          <w:delText xml:space="preserve">מילתא</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צא.</w:t>
      </w:r>
    </w:p>
    <w:p>
      <w:pPr>
        <w:pStyle w:val="afffff8"/>
        <w:rPr>
          <w:ins w:id="90099" w:author="קלוד" w:date="2026-10-11T12:24:08Z"/>
        </w:rPr>
      </w:pPr>
      <w:ins w:id="90100" w:author="קלוד" w:date="2026-10-11T12:24:08Z">
        <w:r>
          <w:rPr>
            <w:color w:val="7B3F00"/>
          </w:rPr>
          <w:t xml:space="preserve">גגות, חצירות וקרפיפות - רשות אחת לר"ש</w:t>
        </w:r>
      </w:ins>
    </w:p>
    <w:p>
      <w:pPr>
        <w:pStyle w:val="38"/>
        <w:rPr>
          <w:ins w:id="96663" w:author="מנוע מכני" w:date="2026-10-11T12:04:40Z"/>
        </w:rPr>
      </w:pPr>
      <w:del w:id="96662" w:author="מנוע מכני" w:date="2026-10-11T12:04:40Z">
        <w:r w:rsidRPr="006F178A">
          <w:delText xml:space="preserve">•</w:delText>
        </w:r>
      </w:del>
      <w:r w:rsidRPr="006F178A">
        <w:t xml:space="preserve"> אר"י:</w:t>
      </w:r>
    </w:p>
    <w:p w:rsidR="005851B8" w:rsidRPr="006F178A" w:rsidRDefault="005851B8" w:rsidP="005851B8">
      <w:pPr>
        <w:rPr>
          <w:rtl/>
        </w:rPr>
      </w:pPr>
      <w:del w:id="96664" w:author="מנוע מכני" w:date="2026-10-11T12:04:40Z">
        <w:r w:rsidRPr="006F178A">
          <w:rPr>
            <w:rFonts w:ascii="Fb Fontext" w:hAnsi="Fb Fontext"/>
            <w:rtl/>
          </w:rPr>
          <w:delText xml:space="preserve"> </w:delText>
        </w:r>
      </w:del>
      <w:r w:rsidRPr="006F178A">
        <w:rPr>
          <w:rFonts w:ascii="Fb Fontext" w:hAnsi="Fb Fontext"/>
          <w:rtl/>
        </w:rPr>
        <w:t xml:space="preserve">כשתמצ"ל, </w:t>
      </w:r>
      <w:r w:rsidRPr="006F178A">
        <w:rPr>
          <w:rStyle w:val="2fb"/>
          <w:rFonts w:ascii="Fb Fontext" w:hAnsi="Fb Fontext"/>
          <w:rtl/>
        </w:rPr>
        <w:t xml:space="preserve">לר"מ</w:t>
      </w:r>
      <w:r w:rsidRPr="006F178A">
        <w:rPr>
          <w:rFonts w:ascii="Fb Fontext" w:hAnsi="Fb Fontext"/>
          <w:rtl/>
        </w:rPr>
        <w:t xml:space="preserve">: גגין רשות לעצמן, חצירות רשות לעצמן, קרפיפות רשות לעצמן.</w:t>
      </w:r>
    </w:p>
    <w:p w:rsidR="005851B8" w:rsidRPr="006F178A" w:rsidRDefault="005851B8" w:rsidP="005851B8">
      <w:pPr>
        <w:rPr>
          <w:rtl/>
        </w:rPr>
      </w:pPr>
      <w:r w:rsidRPr="006F178A">
        <w:rPr>
          <w:rtl/>
        </w:rPr>
        <w:t>לחכמים: גגין וחצירות רשות אחת, קרפיפות רשות אחת הן.</w:t>
      </w:r>
    </w:p>
    <w:p>
      <w:pPr>
        <w:pStyle w:val="38"/>
        <w:rPr>
          <w:ins w:id="96665" w:author="מנוע מכני" w:date="2026-10-11T12:04:40Z"/>
        </w:rPr>
      </w:pPr>
      <w:r w:rsidRPr="006F178A">
        <w:t xml:space="preserve">לר"ש:</w:t>
      </w:r>
    </w:p>
    <w:p w:rsidR="005851B8" w:rsidRPr="006F178A" w:rsidRDefault="005851B8" w:rsidP="005851B8">
      <w:pPr>
        <w:rPr>
          <w:rtl/>
        </w:rPr>
      </w:pPr>
      <w:del w:id="96666" w:author="מנוע מכני" w:date="2026-10-11T12:04:40Z">
        <w:r w:rsidRPr="006F178A">
          <w:rPr>
            <w:rtl/>
          </w:rPr>
          <w:delText xml:space="preserve"> </w:delText>
        </w:r>
      </w:del>
      <w:r w:rsidRPr="006F178A">
        <w:rPr>
          <w:rtl/>
        </w:rPr>
        <w:t xml:space="preserve">כולן רשות אחת הן.</w:t>
      </w:r>
    </w:p>
    <w:p>
      <w:pPr>
        <w:pStyle w:val="38"/>
        <w:rPr>
          <w:ins w:id="96667" w:author="מנוע מכני" w:date="2026-10-11T12:04:40Z"/>
        </w:rPr>
      </w:pPr>
      <w:r w:rsidRPr="006F178A">
        <w:t xml:space="preserve">תניא</w:t>
      </w:r>
      <w:r w:rsidRPr="006F178A">
        <w:t xml:space="preserve"> </w:t>
      </w:r>
      <w:ins w:id="93024" w:author="מנוע מכני" w:date="2026-10-11T12:04:40Z">
        <w:r>
          <w:t xml:space="preserve">כמותו</w:t>
        </w:r>
      </w:ins>
      <w:del w:id="93025" w:author="מנוע מכני" w:date="2026-10-11T12:04:40Z">
        <w:r w:rsidRPr="006F178A">
          <w:delText xml:space="preserve">כוותיה</w:delText>
        </w:r>
      </w:del>
      <w:r w:rsidRPr="006F178A">
        <w:t xml:space="preserve"> דרב</w:t>
      </w:r>
      <w:r w:rsidRPr="006F178A">
        <w:t xml:space="preserve">:</w:t>
      </w:r>
    </w:p>
    <w:p w:rsidR="005851B8" w:rsidRPr="006F178A" w:rsidRDefault="005851B8" w:rsidP="005851B8">
      <w:pPr>
        <w:rPr>
          <w:rtl/>
        </w:rPr>
      </w:pPr>
      <w:del w:id="96668" w:author="מנוע מכני" w:date="2026-10-11T12:04:40Z">
        <w:r w:rsidRPr="006F178A">
          <w:rPr>
            <w:rtl/>
          </w:rPr>
          <w:delText xml:space="preserve"> </w:delText>
        </w:r>
      </w:del>
      <w:r w:rsidRPr="006F178A">
        <w:rPr>
          <w:rtl/>
        </w:rPr>
        <w:t xml:space="preserve">[בדעת רבנן דשרי רק דד"א] כל גגות העיר רשות אחת הן, ואסור להעלות ולהוריד מן הגגין לחצר ומן החצר לגגין, וכלים ששבתו בחצר מותר לטלטלן בחצר. בגגין מותר לטלטלן בגגין, ובלבד שלא יהא גג גבוה עשרה או נמוך עשרה, דברי </w:t>
      </w:r>
      <w:r w:rsidRPr="006F178A">
        <w:rPr>
          <w:rStyle w:val="2fb"/>
          <w:rtl/>
        </w:rPr>
        <w:t xml:space="preserve">ר"מ</w:t>
      </w:r>
      <w:r w:rsidRPr="006F178A">
        <w:rPr>
          <w:rtl/>
        </w:rPr>
        <w:t xml:space="preserve"> | וחכ"א: כאו"א רשות לעצמו, </w:t>
      </w:r>
      <w:r w:rsidRPr="006F178A">
        <w:rPr>
          <w:rStyle w:val="afffe"/>
          <w:rFonts w:ascii="Fb Fontext" w:hAnsi="Fb Fontext"/>
          <w:rtl/>
        </w:rPr>
        <w:t>ואין מטלטלין בו אלא בארבע.</w:t>
      </w:r>
    </w:p>
    <w:p>
      <w:pPr>
        <w:pStyle w:val="38"/>
        <w:rPr>
          <w:ins w:id="96669" w:author="מנוע מכני" w:date="2026-10-11T12:04:40Z"/>
        </w:rPr>
      </w:pPr>
      <w:r w:rsidRPr="006F178A">
        <w:t>ת"כ דר"י בדעת ר"ש</w:t>
      </w:r>
      <w:r w:rsidRPr="006F178A">
        <w:t xml:space="preserve">:</w:t>
      </w:r>
    </w:p>
    <w:p w:rsidR="005851B8" w:rsidRPr="006F178A" w:rsidRDefault="005851B8" w:rsidP="005851B8">
      <w:pPr>
        <w:rPr>
          <w:rtl/>
        </w:rPr>
      </w:pPr>
      <w:del w:id="96670" w:author="מנוע מכני" w:date="2026-10-11T12:04:40Z">
        <w:r w:rsidRPr="006F178A">
          <w:rPr>
            <w:rtl/>
          </w:rPr>
          <w:delText xml:space="preserve"> </w:delText>
        </w:r>
      </w:del>
      <w:r w:rsidRPr="006F178A">
        <w:rPr>
          <w:rtl/>
        </w:rPr>
        <w:t xml:space="preserve">דא"ר כשהיינו לומדים תורה אצל </w:t>
      </w:r>
      <w:r w:rsidRPr="006F178A">
        <w:rPr>
          <w:rStyle w:val="2fb"/>
          <w:rtl/>
        </w:rPr>
        <w:t xml:space="preserve">ר"ש</w:t>
      </w:r>
      <w:r w:rsidRPr="006F178A">
        <w:rPr>
          <w:rtl/>
        </w:rPr>
        <w:t xml:space="preserve"> בתקוע היינו מעלין שמן ואלונטית מגג לגג, ומגג לחצר, ומחצר לחצר, ומחצר לקרפף, ומקרפף לקרפף אחר, עד שהיינו מגיעין אצל המעיין שהיינו רוחצין בו.</w:t>
      </w:r>
    </w:p>
    <w:p w:rsidR="005851B8" w:rsidRPr="006F178A" w:rsidRDefault="005851B8" w:rsidP="005851B8">
      <w:pPr>
        <w:rPr>
          <w:rtl/>
        </w:rPr>
      </w:pPr>
      <w:r w:rsidRPr="006F178A">
        <w:rPr>
          <w:rtl/>
        </w:rPr>
        <w:t xml:space="preserve">• </w:t>
      </w:r>
      <w:r w:rsidRPr="006F178A">
        <w:rPr>
          <w:rStyle w:val="2fb"/>
          <w:rtl/>
        </w:rPr>
        <w:t xml:space="preserve">אר"י</w:t>
      </w:r>
      <w:r w:rsidRPr="006F178A">
        <w:rPr>
          <w:rtl/>
        </w:rPr>
        <w:t xml:space="preserve"> מעשה בשעת הסכנה והיינו מעלין ס"ת מחצר לגג ומגג לחצר ומחצר לקרפף לקרות בו. </w:t>
      </w:r>
      <w:r w:rsidRPr="006F178A">
        <w:rPr>
          <w:rtl/>
        </w:rPr>
        <w:t xml:space="preserve">א"ל</w:t>
      </w:r>
      <w:r w:rsidRPr="006F178A">
        <w:rPr>
          <w:rtl/>
        </w:rPr>
        <w:t xml:space="preserve">: אין שעת הסכנה ראיה.</w:t>
      </w:r>
    </w:p>
    <w:p w:rsidR="005851B8" w:rsidRDefault="005851B8" w:rsidP="005851B8">
      <w:pPr>
        <w:pStyle w:val="affffd"/>
        <w:spacing w:after="0"/>
        <w:rPr>
          <w:del w:id="90040" w:author="מנוע עיצוב" w:date="2026-10-11T12:09:26Z"/>
          <w:rFonts w:ascii="MS Mincho" w:hAnsi="MS Mincho"/>
          <w:bCs w:val="0"/>
          <w:rtl/>
        </w:rPr>
      </w:pPr>
      <w:del w:id="90039"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rStyle w:val="afffe"/>
          <w:rFonts w:ascii="Fb Fontext" w:hAnsi="Fb Fontext"/>
          <w:b/>
          <w:bCs w:val="0"/>
          <w:sz w:val="20"/>
          <w:rtl/>
        </w:rPr>
        <w:pPrChange w:id="20070" w:author="קלוד" w:date="2026-10-11T09:07:28Z">
          <w:pPr>
            <w:pStyle w:val="affff1"/>
            <w:rPr>
              <w:rStyle w:val="afffe"/>
              <w:rFonts w:ascii="Fb Fontext" w:hAnsi="Fb Fontext"/>
              <w:b/>
              <w:bCs w:val="0"/>
              <w:sz w:val="20"/>
              <w:rtl/>
            </w:rPr>
          </w:pPr>
        </w:pPrChange>
      </w:pPr>
      <w:ins w:id="9822" w:author="מספור קטעי משנה" w:date="2026-10-11T09:25:21Z">
        <w:r>
          <w:rPr>
            <w:rStyle w:val="MisparKeta"/>
          </w:rPr>
          <w:t xml:space="preserve">א. </w:t>
        </w:r>
      </w:ins>
      <w:r w:rsidRPr="00E62A50">
        <w:rPr>
          <w:rStyle w:val="afffe"/>
          <w:rFonts w:ascii="Fb Fontext" w:hAnsi="Fb Fontext"/>
          <w:bCs w:val="0"/>
          <w:rtl/>
          <w:rPrChange w:id="40127" w:author="Claude" w:date="2026-10-11T09:07:36Z">
            <w:rPr>
              <w:rStyle w:val="afffe"/>
              <w:rFonts w:ascii="Fb Fontext" w:hAnsi="Fb Fontext"/>
              <w:bCs w:val="0"/>
              <w:sz w:val="20"/>
              <w:rtl/>
            </w:rPr>
          </w:rPrChange>
        </w:rPr>
        <w:lastRenderedPageBreak/>
        <w:t>רבי שמעון אומר אחד גגין וכו'.</w:t>
      </w:r>
    </w:p>
    <w:p>
      <w:pPr>
        <w:pStyle w:val="38"/>
        <w:rPr>
          <w:ins w:id="96671" w:author="מנוע מכני" w:date="2026-10-11T12:04:40Z"/>
        </w:rPr>
      </w:pPr>
      <w:r w:rsidRPr="00132755">
        <w:t xml:space="preserve">רב:</w:t>
      </w:r>
    </w:p>
    <w:p w:rsidR="005851B8" w:rsidRPr="00132755" w:rsidRDefault="005851B8" w:rsidP="005851B8">
      <w:pPr>
        <w:rPr>
          <w:spacing w:val="-4"/>
          <w:rtl/>
        </w:rPr>
      </w:pPr>
      <w:del w:id="96672" w:author="מנוע מכני" w:date="2026-10-11T12:04:40Z">
        <w:r w:rsidRPr="00132755">
          <w:rPr>
            <w:rFonts w:ascii="Fb Fontext" w:hAnsi="Fb Fontext"/>
            <w:spacing w:val="-4"/>
            <w:rtl/>
          </w:rPr>
          <w:delText xml:space="preserve"> </w:delText>
        </w:r>
      </w:del>
      <w:r w:rsidRPr="00132755">
        <w:rPr>
          <w:rFonts w:ascii="Fb Fontext" w:hAnsi="Fb Fontext"/>
          <w:spacing w:val="-4"/>
          <w:rtl/>
        </w:rPr>
        <w:t xml:space="preserve">הלכה </w:t>
      </w:r>
      <w:r w:rsidRPr="00132755">
        <w:rPr>
          <w:rStyle w:val="2fb"/>
          <w:rFonts w:ascii="Fb Fontext" w:hAnsi="Fb Fontext"/>
          <w:spacing w:val="-4"/>
          <w:rtl/>
        </w:rPr>
        <w:t xml:space="preserve">כר"ש</w:t>
      </w:r>
      <w:r w:rsidRPr="00132755">
        <w:rPr>
          <w:rFonts w:ascii="Fb Fontext" w:hAnsi="Fb Fontext"/>
          <w:spacing w:val="-4"/>
          <w:rtl/>
        </w:rPr>
        <w:t xml:space="preserve">, והוא שלא עירבו. אבל עירבו </w:t>
      </w:r>
      <w:r w:rsidRPr="00132755">
        <w:rPr>
          <w:rFonts w:ascii="Fb Fontext" w:hAnsi="Fb Fontext"/>
          <w:spacing w:val="-4"/>
          <w:rtl/>
        </w:rPr>
        <w:t xml:space="preserve">לא</w:t>
      </w:r>
      <w:r w:rsidRPr="00132755">
        <w:rPr>
          <w:rFonts w:ascii="Fb Fontext" w:hAnsi="Fb Fontext"/>
          <w:spacing w:val="-4"/>
          <w:rtl/>
        </w:rPr>
        <w:t xml:space="preserve">, </w:t>
      </w:r>
      <w:ins w:id="93026" w:author="מנוע מכני" w:date="2026-10-11T12:04:40Z">
        <w:r>
          <w:rPr>
            <w:rFonts w:ascii="Fb Fontext" w:hAnsi="Fb Fontext"/>
            <w:spacing w:val="-4"/>
            <w:rtl/>
          </w:rPr>
          <w:t xml:space="preserve">דגוזרים</w:t>
        </w:r>
      </w:ins>
      <w:del w:id="93027" w:author="מנוע מכני" w:date="2026-10-11T12:04:40Z">
        <w:r w:rsidRPr="00132755">
          <w:rPr>
            <w:rFonts w:ascii="Fb Fontext" w:hAnsi="Fb Fontext"/>
            <w:spacing w:val="-4"/>
            <w:rtl/>
          </w:rPr>
          <w:delText xml:space="preserve">דגזרינן</w:delText>
        </w:r>
      </w:del>
      <w:r w:rsidRPr="00132755">
        <w:rPr>
          <w:rFonts w:ascii="Fb Fontext" w:hAnsi="Fb Fontext"/>
          <w:spacing w:val="-4"/>
          <w:rtl/>
        </w:rPr>
        <w:t xml:space="preserve"> שמא יבוא לאפוקי מאני דבתים לחצר.</w:t>
      </w:r>
    </w:p>
    <w:p>
      <w:pPr>
        <w:pStyle w:val="38"/>
        <w:rPr>
          <w:ins w:id="96673" w:author="מנוע מכני" w:date="2026-10-11T12:04:40Z"/>
        </w:rPr>
      </w:pPr>
      <w:r w:rsidRPr="006F178A">
        <w:t xml:space="preserve">ושמואל</w:t>
      </w:r>
      <w:del w:id="97066" w:author="מנוע מכני" w:date="2026-10-11T12:04:40Z">
        <w:r w:rsidRPr="006F178A">
          <w:delText xml:space="preserve"> אמר</w:delText>
        </w:r>
      </w:del>
      <w:r w:rsidRPr="006F178A">
        <w:t xml:space="preserve">:</w:t>
      </w:r>
    </w:p>
    <w:p w:rsidR="005851B8" w:rsidRPr="006F178A" w:rsidRDefault="005851B8" w:rsidP="005851B8">
      <w:pPr>
        <w:rPr>
          <w:rtl/>
        </w:rPr>
      </w:pPr>
      <w:del w:id="96674" w:author="מנוע מכני" w:date="2026-10-11T12:04:40Z">
        <w:r w:rsidRPr="006F178A">
          <w:rPr>
            <w:rtl/>
          </w:rPr>
          <w:delText xml:space="preserve"> </w:delText>
        </w:r>
      </w:del>
      <w:r w:rsidRPr="006F178A">
        <w:rPr>
          <w:rtl/>
        </w:rPr>
        <w:t xml:space="preserve">בין עירבו בין שלא עירבו. |וכן </w:t>
      </w:r>
      <w:r w:rsidRPr="006F178A">
        <w:rPr>
          <w:rtl/>
        </w:rPr>
        <w:t xml:space="preserve">אמר</w:t>
      </w:r>
      <w:r w:rsidRPr="006F178A">
        <w:rPr>
          <w:rtl/>
        </w:rPr>
        <w:t xml:space="preserve"> </w:t>
      </w:r>
      <w:r w:rsidRPr="006F178A">
        <w:rPr>
          <w:rStyle w:val="2fb"/>
          <w:rtl/>
        </w:rPr>
        <w:t xml:space="preserve">רי"ו</w:t>
      </w:r>
      <w:r w:rsidRPr="006F178A">
        <w:rPr>
          <w:rtl/>
        </w:rPr>
        <w:t xml:space="preserve">: מי לחשך בין עירבו ובין שלא עירבו.</w:t>
      </w:r>
    </w:p>
    <w:p w:rsidR="005851B8" w:rsidRPr="006F178A" w:rsidRDefault="005851B8" w:rsidP="005851B8">
      <w:pPr>
        <w:rPr>
          <w:rtl/>
        </w:rPr>
      </w:pPr>
      <w:r w:rsidRPr="006F178A">
        <w:rPr>
          <w:rStyle w:val="2fb"/>
          <w:rtl/>
        </w:rPr>
        <w:t xml:space="preserve">ור"ש</w:t>
      </w:r>
      <w:r w:rsidRPr="006F178A">
        <w:rPr>
          <w:rtl/>
        </w:rPr>
        <w:t xml:space="preserve"> </w:t>
      </w:r>
      <w:r w:rsidRPr="006F178A">
        <w:rPr>
          <w:rtl/>
        </w:rPr>
        <w:t xml:space="preserve">לא</w:t>
      </w:r>
      <w:r w:rsidRPr="006F178A">
        <w:rPr>
          <w:rtl/>
        </w:rPr>
        <w:t xml:space="preserve"> חייש להא דשני כלים בחצר אחת זה מותר וזה אסור </w:t>
      </w:r>
      <w:ins w:id="91612" w:author="מנוע מכני" w:date="2026-10-11T12:04:40Z">
        <w:r>
          <w:rPr>
            <w:rtl/>
          </w:rPr>
          <w:t xml:space="preserve">ולשיטתו</w:t>
        </w:r>
      </w:ins>
      <w:del w:id="91613" w:author="מנוע מכני" w:date="2026-10-11T12:04:40Z">
        <w:r w:rsidRPr="006F178A">
          <w:rPr>
            <w:rtl/>
          </w:rPr>
          <w:delText xml:space="preserve">ולטעמיה</w:delText>
        </w:r>
      </w:del>
      <w:r w:rsidRPr="006F178A">
        <w:rPr>
          <w:rtl/>
        </w:rPr>
        <w:t xml:space="preserve"> </w:t>
      </w:r>
      <w:r w:rsidRPr="006F178A">
        <w:rPr>
          <w:rStyle w:val="2fb"/>
          <w:rtl/>
        </w:rPr>
        <w:t xml:space="preserve">דאר"ש</w:t>
      </w:r>
      <w:r w:rsidRPr="006F178A">
        <w:rPr>
          <w:rtl/>
        </w:rPr>
        <w:t xml:space="preserve"> לה"ד -לשלש חצירות הפתוחות זו לזו ופתוחות </w:t>
      </w:r>
      <w:r w:rsidRPr="006F178A">
        <w:rPr>
          <w:rStyle w:val="2fb"/>
          <w:rtl/>
        </w:rPr>
        <w:t xml:space="preserve">לרה"ר</w:t>
      </w:r>
      <w:r w:rsidRPr="006F178A">
        <w:rPr>
          <w:rtl/>
        </w:rPr>
        <w:t xml:space="preserve">, ועירבו שתי החיצונות עם האמצעית. היא מותרת עמהן והן מותרות עמה, ושתי החיצונות אסורין זע"ז. ולא גזר שמא יבוא לאפוקי מאני </w:t>
      </w:r>
      <w:ins w:id="91616" w:author="מנוע מכני" w:date="2026-10-11T12:04:40Z">
        <w:r>
          <w:rPr>
            <w:rtl/>
          </w:rPr>
          <w:t xml:space="preserve">שהרי</w:t>
        </w:r>
      </w:ins>
      <w:del w:id="91617" w:author="מנוע מכני" w:date="2026-10-11T12:04:40Z">
        <w:r w:rsidRPr="006F178A">
          <w:rPr>
            <w:rtl/>
          </w:rPr>
          <w:delText xml:space="preserve">דהא</w:delText>
        </w:r>
      </w:del>
      <w:r w:rsidRPr="006F178A">
        <w:rPr>
          <w:rtl/>
        </w:rPr>
        <w:t xml:space="preserve"> חצר להא חצר, </w:t>
      </w:r>
      <w:r w:rsidRPr="006F178A">
        <w:rPr>
          <w:rtl/>
        </w:rPr>
        <w:t xml:space="preserve">וה"נ</w:t>
      </w:r>
      <w:r w:rsidRPr="006F178A">
        <w:rPr>
          <w:rtl/>
        </w:rPr>
        <w:t xml:space="preserve"> </w:t>
      </w:r>
      <w:ins w:id="91614" w:author="מנוע מכני" w:date="2026-10-11T12:04:40Z">
        <w:r>
          <w:rPr>
            <w:rtl/>
          </w:rPr>
          <w:t xml:space="preserve">כאן</w:t>
        </w:r>
      </w:ins>
      <w:del w:id="91615" w:author="מנוע מכני" w:date="2026-10-11T12:04:40Z">
        <w:r w:rsidRPr="006F178A">
          <w:rPr>
            <w:rtl/>
          </w:rPr>
          <w:delText xml:space="preserve">הכא</w:delText>
        </w:r>
      </w:del>
      <w:r w:rsidRPr="006F178A">
        <w:rPr>
          <w:rtl/>
        </w:rPr>
        <w:t xml:space="preserve">.</w:t>
      </w:r>
    </w:p>
    <w:p>
      <w:pPr>
        <w:pStyle w:val="38"/>
        <w:rPr>
          <w:ins w:id="96675" w:author="מנוע מכני" w:date="2026-10-11T12:04:40Z"/>
        </w:rPr>
      </w:pPr>
      <w:r w:rsidRPr="006F178A">
        <w:t xml:space="preserve">והך דר"ש:</w:t>
      </w:r>
    </w:p>
    <w:p w:rsidR="005851B8" w:rsidRPr="006F178A" w:rsidRDefault="005851B8" w:rsidP="005851B8">
      <w:pPr>
        <w:rPr>
          <w:rtl/>
        </w:rPr>
      </w:pPr>
      <w:del w:id="96676" w:author="מנוע מכני" w:date="2026-10-11T12:04:40Z">
        <w:r w:rsidRPr="006F178A">
          <w:rPr>
            <w:rtl/>
          </w:rPr>
          <w:delText xml:space="preserve"> </w:delText>
        </w:r>
      </w:del>
      <w:r w:rsidRPr="006F178A">
        <w:rPr>
          <w:rtl/>
        </w:rPr>
        <w:t xml:space="preserve">דאחד גגות \חצירות \ קרפיפות רשות אחת הן לכלים ששבתו בתוכן, ולא לכלים ששבתו בתוך הבית.</w:t>
      </w:r>
    </w:p>
    <w:p w:rsidR="005851B8" w:rsidRPr="006F178A" w:rsidRDefault="005851B8" w:rsidP="005851B8">
      <w:pPr>
        <w:rPr>
          <w:rtl/>
        </w:rPr>
      </w:pPr>
      <w:r w:rsidRPr="006F178A">
        <w:rPr>
          <w:rtl/>
        </w:rPr>
        <w:t xml:space="preserve">משכח"ל בתים בחצר </w:t>
      </w:r>
      <w:r>
        <w:rPr>
          <w:rtl/>
        </w:rPr>
        <w:t>אפי'</w:t>
      </w:r>
      <w:r w:rsidRPr="006F178A">
        <w:rPr>
          <w:rtl/>
        </w:rPr>
        <w:t xml:space="preserve"> בלא עירבו והיינו בכומתא וסודרא שמותר לצאת בהם לחצר.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w:t>
      </w:r>
    </w:p>
    <w:p w:rsidR="005851B8" w:rsidRPr="006F178A" w:rsidRDefault="005851B8" w:rsidP="005851B8">
      <w:pPr>
        <w:rPr>
          <w:rtl/>
        </w:rPr>
      </w:pPr>
      <w:r w:rsidRPr="006F178A">
        <w:rPr>
          <w:rStyle w:val="2fb"/>
          <w:rFonts w:ascii="Fb Fontext" w:hAnsi="Fb Fontext"/>
          <w:rtl/>
        </w:rPr>
        <w:t xml:space="preserve">רב</w:t>
      </w:r>
      <w:r w:rsidRPr="006F178A">
        <w:rPr>
          <w:rFonts w:ascii="Fb Fontext" w:hAnsi="Fb Fontext"/>
          <w:rtl/>
        </w:rPr>
        <w:t xml:space="preserve"> </w:t>
      </w:r>
      <w:r w:rsidRPr="006F178A">
        <w:rPr>
          <w:rStyle w:val="2fb"/>
          <w:rFonts w:ascii="Fb Fontext" w:hAnsi="Fb Fontext"/>
          <w:rtl/>
        </w:rPr>
        <w:t xml:space="preserve">דר"ש</w:t>
      </w:r>
      <w:r w:rsidRPr="006F178A">
        <w:rPr>
          <w:rFonts w:ascii="Fb Fontext" w:hAnsi="Fb Fontext"/>
          <w:rtl/>
        </w:rPr>
        <w:t xml:space="preserve"> מיירי דווקא בלא עירבו.</w:t>
      </w:r>
    </w:p>
    <w:p w:rsidR="005851B8" w:rsidRPr="006F178A" w:rsidRDefault="005851B8" w:rsidP="005851B8">
      <w:pPr>
        <w:rPr>
          <w:rtl/>
        </w:rPr>
      </w:pPr>
      <w:r w:rsidRPr="006F178A">
        <w:rPr>
          <w:rtl/>
        </w:rPr>
        <w:t>אין להוכיח מהא דאנשי חצר ואנשי מרפסת ששכחו ולא עירבו, כל שגבוה י'ט - למרפסת, פחות מכאן - לחצר.</w:t>
      </w:r>
    </w:p>
    <w:p w:rsidR="005851B8" w:rsidRPr="006F178A" w:rsidRDefault="005851B8" w:rsidP="005851B8">
      <w:pPr>
        <w:rPr>
          <w:rtl/>
        </w:rPr>
      </w:pPr>
      <w:r w:rsidRPr="006F178A">
        <w:rPr>
          <w:rtl/>
        </w:rPr>
        <w:t xml:space="preserve">בד"א</w:t>
      </w:r>
      <w:r w:rsidRPr="006F178A">
        <w:rPr>
          <w:rtl/>
        </w:rPr>
        <w:t xml:space="preserve"> - ששניהם היו של רבים ושניהם עירבו לעצמן או שניהם של יחידים שא"צ לערב.</w:t>
      </w:r>
    </w:p>
    <w:p w:rsidR="005851B8" w:rsidRPr="006F178A" w:rsidRDefault="005851B8" w:rsidP="005851B8">
      <w:pPr>
        <w:rPr>
          <w:rtl/>
        </w:rPr>
      </w:pPr>
      <w:r w:rsidRPr="006F178A">
        <w:rPr>
          <w:rtl/>
        </w:rPr>
        <w:t xml:space="preserve">אבל היו של רבים, ושכחו </w:t>
      </w:r>
      <w:r w:rsidRPr="006F178A">
        <w:rPr>
          <w:rStyle w:val="afffe"/>
          <w:rFonts w:ascii="Fb Fontext" w:hAnsi="Fb Fontext"/>
          <w:rtl/>
        </w:rPr>
        <w:t>ולא עירבו</w:t>
      </w:r>
      <w:r w:rsidRPr="006F178A">
        <w:rPr>
          <w:rtl/>
        </w:rPr>
        <w:t xml:space="preserve"> - גג וחצר ואכסדרה ומרפסת כולן רשות אחת הן.</w:t>
      </w:r>
    </w:p>
    <w:p>
      <w:pPr>
        <w:pStyle w:val="38"/>
        <w:rPr>
          <w:ins w:id="96677" w:author="מנוע מכני" w:date="2026-10-11T12:04:40Z"/>
        </w:rPr>
      </w:pPr>
      <w:r w:rsidRPr="006F178A">
        <w:t xml:space="preserve">ומשמע</w:t>
      </w:r>
    </w:p>
    <w:p w:rsidR="005851B8" w:rsidRDefault="005851B8" w:rsidP="005851B8">
      <w:pPr>
        <w:rPr>
          <w:rtl/>
        </w:rPr>
      </w:pPr>
      <w:del w:id="96678" w:author="מנוע מכני" w:date="2026-10-11T12:04:40Z">
        <w:r w:rsidRPr="006F178A">
          <w:rPr>
            <w:rtl/>
          </w:rPr>
          <w:delText xml:space="preserve"> </w:delText>
        </w:r>
      </w:del>
      <w:ins w:id="93796" w:author="מנוע מכני" w:date="2026-10-11T12:04:40Z">
        <w:r>
          <w:rPr>
            <w:rtl/>
          </w:rPr>
          <w:t xml:space="preserve">דאם </w:t>
        </w:r>
      </w:ins>
      <w:del w:id="93797" w:author="מנוע מכני" w:date="2026-10-11T12:04:40Z">
        <w:r w:rsidRPr="006F178A">
          <w:rPr>
            <w:rtl/>
          </w:rPr>
          <w:delText xml:space="preserve">דאי </w:delText>
        </w:r>
      </w:del>
      <w:r w:rsidRPr="006F178A">
        <w:rPr>
          <w:rtl/>
        </w:rPr>
        <w:t xml:space="preserve">עירבו </w:t>
      </w:r>
      <w:r w:rsidRPr="006F178A">
        <w:rPr>
          <w:rtl/>
        </w:rPr>
        <w:t xml:space="preserve">לא</w:t>
      </w:r>
      <w:r w:rsidRPr="006F178A">
        <w:rPr>
          <w:rtl/>
        </w:rPr>
        <w:t xml:space="preserve"> </w:t>
      </w:r>
      <w:ins w:id="93028" w:author="מנוע מכני" w:date="2026-10-11T12:04:40Z">
        <w:r>
          <w:rPr>
            <w:rtl/>
          </w:rPr>
          <w:t xml:space="preserve">מאלו</w:t>
        </w:r>
      </w:ins>
      <w:del w:id="93029" w:author="מנוע מכני" w:date="2026-10-11T12:04:40Z">
        <w:r w:rsidRPr="006F178A">
          <w:rPr>
            <w:rtl/>
          </w:rPr>
          <w:delText xml:space="preserve">מהני</w:delText>
        </w:r>
      </w:del>
      <w:r w:rsidRPr="006F178A">
        <w:rPr>
          <w:rtl/>
        </w:rPr>
        <w:t xml:space="preserve">, אפשר </w:t>
      </w:r>
      <w:ins w:id="90477" w:author="Claude - סמנטי" w:date="2026-10-11T12:19:31Z">
        <w:r>
          <w:rPr>
            <w:rtl/>
          </w:rPr>
          <w:t xml:space="preserve">שהוא</w:t>
        </w:r>
      </w:ins>
      <w:del w:id="90478" w:author="Claude - סמנטי" w:date="2026-10-11T12:19:31Z">
        <w:r w:rsidRPr="006F178A">
          <w:rPr>
            <w:rtl/>
          </w:rPr>
          <w:delText xml:space="preserve">דהוא</w:delText>
        </w:r>
      </w:del>
      <w:r w:rsidRPr="006F178A">
        <w:rPr>
          <w:rtl/>
        </w:rPr>
        <w:t xml:space="preserve"> כרבנן וכן משמע מדלא קתני קרפף ומבוי, [</w:t>
      </w:r>
      <w:ins w:id="93798" w:author="מנוע מכני" w:date="2026-10-11T12:04:40Z">
        <w:r>
          <w:rPr>
            <w:rtl/>
          </w:rPr>
          <w:t xml:space="preserve">דאם </w:t>
        </w:r>
      </w:ins>
      <w:del w:id="93799" w:author="מנוע מכני" w:date="2026-10-11T12:04:40Z">
        <w:r w:rsidRPr="006F178A">
          <w:rPr>
            <w:rtl/>
          </w:rPr>
          <w:delText xml:space="preserve">דאי </w:delText>
        </w:r>
      </w:del>
      <w:r w:rsidRPr="006F178A">
        <w:rPr>
          <w:rStyle w:val="2fb"/>
          <w:rtl/>
        </w:rPr>
        <w:t xml:space="preserve">כר"ש</w:t>
      </w:r>
      <w:r w:rsidRPr="006F178A">
        <w:rPr>
          <w:rtl/>
        </w:rPr>
        <w:t xml:space="preserve"> גם קרפף ומבוי בכללם]</w:t>
      </w:r>
    </w:p>
    <w:p>
      <w:pPr>
        <w:pStyle w:val="38"/>
        <w:rPr>
          <w:ins w:id="96679" w:author="מנוע מכני" w:date="2026-10-11T12:04:40Z"/>
        </w:rPr>
      </w:pPr>
      <w:r w:rsidRPr="006F178A">
        <w:t xml:space="preserve">ואין להוכיח</w:t>
      </w:r>
    </w:p>
    <w:p w:rsidR="005851B8" w:rsidRPr="006F178A" w:rsidRDefault="005851B8" w:rsidP="005851B8">
      <w:pPr>
        <w:rPr>
          <w:rtl/>
        </w:rPr>
      </w:pPr>
      <w:del w:id="96680" w:author="מנוע מכני" w:date="2026-10-11T12:04:40Z">
        <w:r w:rsidRPr="006F178A">
          <w:rPr>
            <w:rtl/>
          </w:rPr>
          <w:delText xml:space="preserve"> </w:delText>
        </w:r>
      </w:del>
      <w:r w:rsidRPr="006F178A">
        <w:rPr>
          <w:rtl/>
        </w:rPr>
        <w:t xml:space="preserve">מהא דחמש חצירות הפתוחות זל"ז ופתוחות למבוי.</w:t>
      </w:r>
    </w:p>
    <w:p w:rsidR="005851B8" w:rsidRPr="006F178A" w:rsidRDefault="005851B8" w:rsidP="005851B8">
      <w:pPr>
        <w:rPr>
          <w:rtl/>
        </w:rPr>
      </w:pPr>
      <w:r w:rsidRPr="006F178A">
        <w:rPr>
          <w:rtl/>
        </w:rPr>
        <w:t xml:space="preserve">ושכחו כולם ולא עירבו - אסור להכניס ולהוציא מחצר למבוי, ומן המבוי לחצר. וכלים ששבתו בחצר - מותר לטלטלן בחצר, ובמבוי אסור. | </w:t>
      </w:r>
      <w:r w:rsidRPr="006F178A">
        <w:rPr>
          <w:rStyle w:val="2fb"/>
          <w:rtl/>
        </w:rPr>
        <w:t xml:space="preserve">ור"ש</w:t>
      </w:r>
      <w:r w:rsidRPr="006F178A">
        <w:rPr>
          <w:rtl/>
        </w:rPr>
        <w:t xml:space="preserve"> מתיר דבלא ערוב - גג וחצר אכסדרה מרפסת קרפף ומבוי - רשות אחת הן.</w:t>
      </w:r>
    </w:p>
    <w:p>
      <w:pPr>
        <w:pStyle w:val="38"/>
        <w:rPr>
          <w:ins w:id="96681" w:author="מנוע מכני" w:date="2026-10-11T12:04:40Z"/>
        </w:rPr>
      </w:pPr>
      <w:r w:rsidRPr="006F178A">
        <w:t xml:space="preserve">ומשמע</w:t>
      </w:r>
    </w:p>
    <w:p w:rsidR="005851B8" w:rsidRDefault="005851B8" w:rsidP="005851B8">
      <w:pPr>
        <w:rPr>
          <w:rtl/>
        </w:rPr>
      </w:pPr>
      <w:del w:id="96682" w:author="מנוע מכני" w:date="2026-10-11T12:04:40Z">
        <w:r w:rsidRPr="006F178A">
          <w:rPr>
            <w:rtl/>
          </w:rPr>
          <w:delText xml:space="preserve"> </w:delText>
        </w:r>
      </w:del>
      <w:ins w:id="93800" w:author="מנוע מכני" w:date="2026-10-11T12:04:40Z">
        <w:r>
          <w:rPr>
            <w:rtl/>
          </w:rPr>
          <w:t xml:space="preserve">דאם </w:t>
        </w:r>
      </w:ins>
      <w:del w:id="93801" w:author="מנוע מכני" w:date="2026-10-11T12:04:40Z">
        <w:r w:rsidRPr="006F178A">
          <w:rPr>
            <w:rtl/>
          </w:rPr>
          <w:delText xml:space="preserve">דאי </w:delText>
        </w:r>
      </w:del>
      <w:r w:rsidRPr="006F178A">
        <w:rPr>
          <w:rtl/>
        </w:rPr>
        <w:t xml:space="preserve">ערוב </w:t>
      </w:r>
      <w:r w:rsidRPr="006F178A">
        <w:rPr>
          <w:rtl/>
        </w:rPr>
        <w:t xml:space="preserve">לא</w:t>
      </w:r>
      <w:r w:rsidRPr="006F178A">
        <w:rPr>
          <w:rtl/>
        </w:rPr>
        <w:t xml:space="preserve"> </w:t>
      </w:r>
      <w:ins w:id="93030" w:author="מנוע מכני" w:date="2026-10-11T12:04:40Z">
        <w:r>
          <w:rPr>
            <w:rtl/>
          </w:rPr>
          <w:t xml:space="preserve">מאלו</w:t>
        </w:r>
      </w:ins>
      <w:del w:id="93031" w:author="מנוע מכני" w:date="2026-10-11T12:04:40Z">
        <w:r w:rsidRPr="006F178A">
          <w:rPr>
            <w:rtl/>
          </w:rPr>
          <w:delText xml:space="preserve">מהני</w:delText>
        </w:r>
      </w:del>
      <w:r w:rsidRPr="006F178A">
        <w:rPr>
          <w:rtl/>
        </w:rPr>
        <w:t xml:space="preserve"> [מצד גזירה]</w:t>
      </w:r>
    </w:p>
    <w:p w:rsidR="005851B8" w:rsidRPr="00132755" w:rsidRDefault="005851B8" w:rsidP="005851B8">
      <w:pPr>
        <w:rPr>
          <w:rStyle w:val="afffe"/>
          <w:rFonts w:ascii="Fb Fontext" w:hAnsi="Fb Fontext"/>
          <w:b/>
          <w:spacing w:val="-2"/>
          <w:rtl/>
        </w:rPr>
      </w:pPr>
      <w:r w:rsidRPr="00132755">
        <w:rPr>
          <w:rStyle w:val="afffe"/>
          <w:rFonts w:ascii="Fb Fontext" w:hAnsi="Fb Fontext"/>
          <w:b/>
          <w:spacing w:val="-2"/>
          <w:rtl/>
        </w:rPr>
        <w:t>א.</w:t>
      </w:r>
      <w:r w:rsidRPr="00132755">
        <w:rPr>
          <w:spacing w:val="-2"/>
          <w:rtl/>
        </w:rPr>
        <w:t xml:space="preserve"> </w:t>
      </w:r>
      <w:r w:rsidRPr="00132755">
        <w:rPr>
          <w:spacing w:val="-2"/>
          <w:rtl/>
        </w:rPr>
        <w:t xml:space="preserve">לא</w:t>
      </w:r>
      <w:r w:rsidRPr="00132755">
        <w:rPr>
          <w:spacing w:val="-2"/>
          <w:rtl/>
        </w:rPr>
        <w:t xml:space="preserve"> עירבו. היינו חצירות בהדי הדדי, [אבל חצר ובתים - עירבו] ולא עירבו היינו </w:t>
      </w:r>
      <w:r w:rsidRPr="00132755">
        <w:rPr>
          <w:spacing w:val="-2"/>
          <w:rtl/>
        </w:rPr>
        <w:t xml:space="preserve">לא</w:t>
      </w:r>
      <w:r w:rsidRPr="00132755">
        <w:rPr>
          <w:spacing w:val="-2"/>
          <w:rtl/>
        </w:rPr>
        <w:t xml:space="preserve"> נשתתפו.</w:t>
      </w:r>
    </w:p>
    <w:p w:rsidR="005851B8" w:rsidRPr="006F178A" w:rsidRDefault="005851B8" w:rsidP="005851B8">
      <w:pPr>
        <w:rPr>
          <w:rtl/>
        </w:rPr>
      </w:pPr>
      <w:r w:rsidRPr="006F178A">
        <w:rPr>
          <w:rStyle w:val="afffe"/>
          <w:rFonts w:ascii="Fb Fontext" w:hAnsi="Fb Fontext"/>
          <w:b/>
          <w:rtl/>
        </w:rPr>
        <w:t>ב.</w:t>
      </w:r>
      <w:r w:rsidRPr="006F178A">
        <w:rPr>
          <w:rtl/>
        </w:rPr>
        <w:t xml:space="preserve"> לדבריהם דרבנן </w:t>
      </w:r>
      <w:ins w:id="93034" w:author="מנוע מכני" w:date="2026-10-11T12:04:40Z">
        <w:r>
          <w:rPr>
            <w:rtl/>
          </w:rPr>
          <w:t xml:space="preserve">אומר</w:t>
        </w:r>
      </w:ins>
      <w:del w:id="93035" w:author="מנוע מכני" w:date="2026-10-11T12:04:40Z">
        <w:r w:rsidRPr="006F178A">
          <w:rPr>
            <w:rtl/>
          </w:rPr>
          <w:delText xml:space="preserve">קאמר</w:delText>
        </w:r>
      </w:del>
      <w:r w:rsidRPr="006F178A">
        <w:rPr>
          <w:rtl/>
        </w:rPr>
        <w:t xml:space="preserve"> </w:t>
      </w:r>
      <w:ins w:id="93032" w:author="מנוע מכני" w:date="2026-10-11T12:04:40Z">
        <w:r>
          <w:rPr>
            <w:rtl/>
          </w:rPr>
          <w:t xml:space="preserve">דלי</w:t>
        </w:r>
      </w:ins>
      <w:del w:id="93033" w:author="מנוע מכני" w:date="2026-10-11T12:04:40Z">
        <w:r w:rsidRPr="006F178A">
          <w:rPr>
            <w:rtl/>
          </w:rPr>
          <w:delText xml:space="preserve">דלדידי</w:delText>
        </w:r>
      </w:del>
      <w:r w:rsidRPr="006F178A">
        <w:rPr>
          <w:rtl/>
        </w:rPr>
        <w:t xml:space="preserve"> </w:t>
      </w:r>
      <w:r w:rsidRPr="006F178A">
        <w:rPr>
          <w:rtl/>
        </w:rPr>
        <w:t xml:space="preserve">ל"ש</w:t>
      </w:r>
      <w:r w:rsidRPr="006F178A">
        <w:rPr>
          <w:rtl/>
        </w:rPr>
        <w:t xml:space="preserve"> עירבו ולא עירבו, אלא לדידכו אודו דבלא עירבו רשות אחת היא.</w:t>
      </w:r>
    </w:p>
    <w:p w:rsidR="005851B8" w:rsidRPr="006F178A" w:rsidRDefault="005851B8" w:rsidP="005851B8">
      <w:pPr>
        <w:rPr>
          <w:rtl/>
        </w:rPr>
      </w:pPr>
      <w:r w:rsidRPr="006F178A">
        <w:rPr>
          <w:rtl/>
        </w:rPr>
        <w:t xml:space="preserve">ואמרו </w:t>
      </w:r>
      <w:ins w:id="93036" w:author="מנוע מכני" w:date="2026-10-11T12:04:40Z">
        <w:r>
          <w:rPr>
            <w:rtl/>
          </w:rPr>
          <w:t xml:space="preserve">לו</w:t>
        </w:r>
      </w:ins>
      <w:del w:id="93037" w:author="מנוע מכני" w:date="2026-10-11T12:04:40Z">
        <w:r w:rsidRPr="006F178A">
          <w:rPr>
            <w:rtl/>
          </w:rPr>
          <w:delText xml:space="preserve">ליה</w:delText>
        </w:r>
      </w:del>
      <w:r w:rsidRPr="006F178A">
        <w:rPr>
          <w:rtl/>
        </w:rPr>
        <w:t xml:space="preserve"> דעדיין שתי רשויות הן.</w:t>
      </w:r>
    </w:p>
    <w:p w:rsidR="005851B8" w:rsidRPr="006F178A" w:rsidRDefault="005851B8" w:rsidP="005851B8">
      <w:pPr>
        <w:rPr>
          <w:rtl/>
        </w:rPr>
      </w:pPr>
      <w:r w:rsidRPr="006F178A">
        <w:rPr>
          <w:rStyle w:val="afffe"/>
          <w:rFonts w:ascii="Fb Fontext" w:hAnsi="Fb Fontext"/>
          <w:rtl/>
        </w:rPr>
        <w:t>ובמבוי אסור</w:t>
      </w:r>
      <w:r w:rsidRPr="006F178A">
        <w:rPr>
          <w:rtl/>
        </w:rPr>
        <w:t xml:space="preserve">. ואין להוכיח </w:t>
      </w:r>
      <w:r w:rsidRPr="006F178A">
        <w:rPr>
          <w:rStyle w:val="2fb"/>
          <w:rtl/>
        </w:rPr>
        <w:t xml:space="preserve">כר"ז</w:t>
      </w:r>
      <w:r w:rsidRPr="006F178A">
        <w:rPr>
          <w:rtl/>
        </w:rPr>
        <w:t xml:space="preserve"> </w:t>
      </w:r>
      <w:r w:rsidRPr="006F178A">
        <w:rPr>
          <w:rStyle w:val="2fb"/>
          <w:rtl/>
        </w:rPr>
        <w:t xml:space="preserve">מרב</w:t>
      </w:r>
      <w:r w:rsidRPr="006F178A">
        <w:rPr>
          <w:rtl/>
        </w:rPr>
        <w:t xml:space="preserve"> דאין מטלטלין </w:t>
      </w:r>
      <w:r w:rsidRPr="006F178A">
        <w:rPr>
          <w:rStyle w:val="afffe"/>
          <w:rFonts w:ascii="Fb Fontext" w:hAnsi="Fb Fontext"/>
          <w:rtl/>
        </w:rPr>
        <w:t>ב</w:t>
      </w:r>
      <w:r w:rsidRPr="006F178A">
        <w:rPr>
          <w:rtl/>
        </w:rPr>
        <w:t>מבוי דלא נשתתפו אלא ד' אמות [ככרמלית] דאימא ו</w:t>
      </w:r>
      <w:r w:rsidRPr="006F178A">
        <w:rPr>
          <w:rStyle w:val="afffe"/>
          <w:rFonts w:ascii="Fb Fontext" w:hAnsi="Fb Fontext"/>
          <w:rtl/>
        </w:rPr>
        <w:t>ל</w:t>
      </w:r>
      <w:r w:rsidRPr="006F178A">
        <w:rPr>
          <w:rtl/>
        </w:rPr>
        <w:t>מבוי אסור.</w:t>
      </w:r>
    </w:p>
    <w:p w:rsidR="005851B8" w:rsidRPr="006F178A" w:rsidRDefault="005851B8" w:rsidP="005851B8">
      <w:pPr>
        <w:rPr>
          <w:rtl/>
        </w:rPr>
      </w:pPr>
      <w:r w:rsidRPr="006F178A">
        <w:rPr>
          <w:rtl/>
        </w:rPr>
        <w:t xml:space="preserve">ומשנה יתירא </w:t>
      </w:r>
      <w:ins w:id="90479" w:author="Claude - סמנטי" w:date="2026-10-11T12:19:31Z">
        <w:r>
          <w:rPr>
            <w:rtl/>
          </w:rPr>
          <w:t xml:space="preserve">נצרכה</w:t>
        </w:r>
      </w:ins>
      <w:del w:id="90480" w:author="Claude - סמנטי" w:date="2026-10-11T12:19:31Z">
        <w:r w:rsidRPr="006F178A">
          <w:rPr>
            <w:rtl/>
          </w:rPr>
          <w:delText xml:space="preserve">איצטריכא</w:delText>
        </w:r>
      </w:del>
      <w:r w:rsidRPr="006F178A">
        <w:rPr>
          <w:rtl/>
        </w:rPr>
        <w:t xml:space="preserve"> </w:t>
      </w:r>
      <w:ins w:id="93038" w:author="מנוע מכני" w:date="2026-10-11T12:04:40Z">
        <w:r>
          <w:rPr>
            <w:rtl/>
          </w:rPr>
          <w:t xml:space="preserve">לו</w:t>
        </w:r>
      </w:ins>
      <w:del w:id="93039" w:author="מנוע מכני" w:date="2026-10-11T12:04:40Z">
        <w:r w:rsidRPr="006F178A">
          <w:rPr>
            <w:rtl/>
          </w:rPr>
          <w:delText xml:space="preserve">ליה</w:delText>
        </w:r>
      </w:del>
      <w:r w:rsidRPr="006F178A">
        <w:rPr>
          <w:rtl/>
        </w:rPr>
        <w:t xml:space="preserve">, דרבנן </w:t>
      </w:r>
      <w:r w:rsidRPr="006F178A">
        <w:rPr>
          <w:rtl/>
        </w:rPr>
        <w:t xml:space="preserve">לא</w:t>
      </w:r>
      <w:r w:rsidRPr="006F178A">
        <w:rPr>
          <w:rtl/>
        </w:rPr>
        <w:t xml:space="preserve"> מודו </w:t>
      </w:r>
      <w:r w:rsidRPr="006F178A">
        <w:rPr>
          <w:rStyle w:val="2fb"/>
          <w:rtl/>
        </w:rPr>
        <w:t xml:space="preserve">לר"ש</w:t>
      </w:r>
      <w:r w:rsidRPr="006F178A">
        <w:rPr>
          <w:rtl/>
        </w:rPr>
        <w:t xml:space="preserve"> </w:t>
      </w:r>
      <w:r>
        <w:rPr>
          <w:rtl/>
        </w:rPr>
        <w:t>אפי'</w:t>
      </w:r>
      <w:r w:rsidRPr="006F178A">
        <w:rPr>
          <w:rtl/>
        </w:rPr>
        <w:t xml:space="preserve"> בדלא ערוב בינהם.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צב.</w:t>
      </w:r>
    </w:p>
    <w:p>
      <w:pPr>
        <w:pStyle w:val="afffff8"/>
        <w:rPr>
          <w:ins w:id="90097" w:author="קלוד" w:date="2026-10-11T12:24:08Z"/>
        </w:rPr>
      </w:pPr>
      <w:ins w:id="90098" w:author="קלוד" w:date="2026-10-11T12:24:08Z">
        <w:r>
          <w:rPr>
            <w:color w:val="7B3F00"/>
          </w:rPr>
          <w:t xml:space="preserve">הלכה כסתם משנה - כותל שבין שתי חצירות</w:t>
        </w:r>
      </w:ins>
    </w:p>
    <w:p>
      <w:pPr>
        <w:pStyle w:val="38"/>
        <w:rPr>
          <w:ins w:id="96683" w:author="מנוע מכני" w:date="2026-10-11T12:04:40Z"/>
        </w:rPr>
      </w:pPr>
      <w:r w:rsidRPr="006F178A">
        <w:t xml:space="preserve">והא דארי"ו:</w:t>
      </w:r>
    </w:p>
    <w:p w:rsidR="005851B8" w:rsidRPr="006F178A" w:rsidRDefault="005851B8" w:rsidP="005851B8">
      <w:pPr>
        <w:rPr>
          <w:rtl/>
        </w:rPr>
      </w:pPr>
      <w:del w:id="96684" w:author="מנוע מכני" w:date="2026-10-11T12:04:40Z">
        <w:r w:rsidRPr="006F178A">
          <w:rPr>
            <w:rFonts w:ascii="Fb Fontext" w:hAnsi="Fb Fontext"/>
            <w:rtl/>
          </w:rPr>
          <w:delText xml:space="preserve"> </w:delText>
        </w:r>
      </w:del>
      <w:r w:rsidRPr="006F178A">
        <w:rPr>
          <w:rFonts w:ascii="Fb Fontext" w:hAnsi="Fb Fontext"/>
          <w:rtl/>
        </w:rPr>
        <w:t xml:space="preserve">הלכה כסתם משנה. ותנן: כותל שבין שתי חצירות, גבוה</w:t>
      </w:r>
      <w:r w:rsidRPr="006F178A">
        <w:rPr>
          <w:rFonts w:ascii="Fb Fontext" w:hAnsi="Fb Fontext" w:hint="cs"/>
          <w:rtl/>
        </w:rPr>
        <w:t xml:space="preserve"> </w:t>
      </w:r>
      <w:r w:rsidRPr="006F178A">
        <w:rPr>
          <w:rFonts w:ascii="Fb Fontext" w:hAnsi="Fb Fontext"/>
          <w:rtl/>
        </w:rPr>
        <w:t>י' ורוחב ד' - מערבין שנים ואין מערבין אחד.</w:t>
      </w:r>
    </w:p>
    <w:p w:rsidR="005851B8" w:rsidRPr="006F178A" w:rsidRDefault="005851B8" w:rsidP="005851B8">
      <w:pPr>
        <w:rPr>
          <w:rtl/>
        </w:rPr>
      </w:pPr>
      <w:r w:rsidRPr="006F178A">
        <w:rPr>
          <w:rtl/>
        </w:rPr>
        <w:t>היו בראשו פירות - אלו עולין מכאן ואוכלים, ואלו עולין מכאן ואוכלים, ובלבד שלא יורידו למטה [ופשטות היינו לחצר דאסור.</w:t>
      </w:r>
    </w:p>
    <w:p w:rsidR="005851B8" w:rsidRPr="006F178A" w:rsidRDefault="005851B8" w:rsidP="005851B8">
      <w:pPr>
        <w:rPr>
          <w:rtl/>
        </w:rPr>
      </w:pPr>
      <w:r w:rsidRPr="006F178A">
        <w:rPr>
          <w:rtl/>
        </w:rPr>
        <w:t>למטה היינו למטה דבתים דאסור.</w:t>
      </w:r>
    </w:p>
    <w:p w:rsidR="005851B8" w:rsidRPr="006F178A" w:rsidRDefault="005851B8" w:rsidP="005851B8">
      <w:pPr>
        <w:rPr>
          <w:rtl/>
        </w:rPr>
      </w:pPr>
      <w:r w:rsidRPr="006F178A">
        <w:rPr>
          <w:rtl/>
        </w:rPr>
        <w:t xml:space="preserve">והא דתני </w:t>
      </w:r>
      <w:r w:rsidRPr="006F178A">
        <w:rPr>
          <w:rStyle w:val="2fb"/>
          <w:rtl/>
        </w:rPr>
        <w:t xml:space="preserve">ר"ח</w:t>
      </w:r>
      <w:r w:rsidRPr="006F178A">
        <w:rPr>
          <w:rtl/>
        </w:rPr>
        <w:t xml:space="preserve"> ובלבד שיהא זה עומד במקומו ואוכל, וזה עומד במקומו ואוכל.</w:t>
      </w:r>
    </w:p>
    <w:p w:rsidR="005851B8" w:rsidRPr="006F178A" w:rsidRDefault="005851B8" w:rsidP="005851B8">
      <w:pPr>
        <w:rPr>
          <w:rtl/>
        </w:rPr>
      </w:pPr>
      <w:r w:rsidRPr="006F178A">
        <w:rPr>
          <w:rStyle w:val="2fb"/>
          <w:rtl/>
        </w:rPr>
        <w:t xml:space="preserve">רבי</w:t>
      </w:r>
      <w:r w:rsidRPr="006F178A">
        <w:rPr>
          <w:rtl/>
        </w:rPr>
        <w:t xml:space="preserve"> </w:t>
      </w:r>
      <w:r w:rsidRPr="006F178A">
        <w:rPr>
          <w:rtl/>
        </w:rPr>
        <w:t xml:space="preserve">לא</w:t>
      </w:r>
      <w:r w:rsidRPr="006F178A">
        <w:rPr>
          <w:rtl/>
        </w:rPr>
        <w:t xml:space="preserve"> שנאה, </w:t>
      </w:r>
      <w:r w:rsidRPr="006F178A">
        <w:rPr>
          <w:rStyle w:val="2fb"/>
          <w:rtl/>
        </w:rPr>
        <w:t xml:space="preserve">רבי חייא</w:t>
      </w:r>
      <w:r w:rsidRPr="006F178A">
        <w:rPr>
          <w:rtl/>
        </w:rPr>
        <w:t xml:space="preserve"> מנין לו.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95" w:author="קלוד" w:date="2026-10-11T12:24:08Z"/>
        </w:rPr>
      </w:pPr>
      <w:ins w:id="90096" w:author="קלוד" w:date="2026-10-11T12:24:08Z">
        <w:r>
          <w:rPr>
            <w:color w:val="7B3F00"/>
          </w:rPr>
          <w:t xml:space="preserve">חורבה בין שתי חצירות - אחת עירבה ואחת לא</w:t>
        </w:r>
      </w:ins>
    </w:p>
    <w:p>
      <w:pPr>
        <w:pStyle w:val="38"/>
        <w:rPr>
          <w:ins w:id="97017" w:author="מנוע מכני" w:date="2026-10-11T12:04:40Z"/>
        </w:rPr>
      </w:pPr>
      <w:del w:id="97076" w:author="מנוע מכני" w:date="2026-10-11T12:04:40Z">
        <w:r w:rsidRPr="006F178A">
          <w:delText xml:space="preserve">• </w:delText>
        </w:r>
      </w:del>
      <w:r w:rsidRPr="006F178A">
        <w:t xml:space="preserve">אתמר</w:t>
      </w:r>
      <w:r w:rsidRPr="006F178A">
        <w:t xml:space="preserve">,</w:t>
      </w:r>
    </w:p>
    <w:p w:rsidR="005851B8" w:rsidRPr="006F178A" w:rsidRDefault="005851B8" w:rsidP="005851B8">
      <w:pPr>
        <w:rPr>
          <w:rtl/>
        </w:rPr>
      </w:pPr>
      <w:del w:id="97018" w:author="מנוע מכני" w:date="2026-10-11T12:04:40Z">
        <w:r w:rsidRPr="006F178A">
          <w:rPr>
            <w:rFonts w:ascii="Fb Fontext" w:hAnsi="Fb Fontext"/>
            <w:rtl/>
          </w:rPr>
          <w:delText xml:space="preserve"> </w:delText>
        </w:r>
      </w:del>
      <w:r w:rsidRPr="006F178A">
        <w:rPr>
          <w:rFonts w:ascii="Fb Fontext" w:hAnsi="Fb Fontext"/>
          <w:rtl/>
        </w:rPr>
        <w:t xml:space="preserve">שתי חצירות וחורבה אחת ביניהם, אחת עירבה ואחת </w:t>
      </w:r>
      <w:r w:rsidRPr="006F178A">
        <w:rPr>
          <w:rFonts w:ascii="Fb Fontext" w:hAnsi="Fb Fontext"/>
          <w:rtl/>
        </w:rPr>
        <w:t xml:space="preserve">לא</w:t>
      </w:r>
      <w:r w:rsidRPr="006F178A">
        <w:rPr>
          <w:rFonts w:ascii="Fb Fontext" w:hAnsi="Fb Fontext"/>
          <w:rtl/>
        </w:rPr>
        <w:t xml:space="preserve"> עירבה.</w:t>
      </w:r>
    </w:p>
    <w:p>
      <w:pPr>
        <w:pStyle w:val="38"/>
        <w:rPr>
          <w:ins w:id="96685" w:author="מנוע מכני" w:date="2026-10-11T12:04:40Z"/>
        </w:rPr>
      </w:pPr>
      <w:ins w:id="90476" w:author="מנוע מכני" w:date="2026-10-11T12:04:40Z">
        <w:r>
          <w:t xml:space="preserve">ר"ה</w:t>
        </w:r>
      </w:ins>
      <w:del w:id="90477" w:author="מנוע מכני" w:date="2026-10-11T12:04:40Z">
        <w:r w:rsidRPr="00132755">
          <w:delText xml:space="preserve">רב הונא</w:delText>
        </w:r>
      </w:del>
      <w:r w:rsidRPr="00132755">
        <w:t xml:space="preserve">:</w:t>
      </w:r>
    </w:p>
    <w:p w:rsidR="005851B8" w:rsidRPr="00132755" w:rsidRDefault="005851B8" w:rsidP="005851B8">
      <w:pPr>
        <w:rPr>
          <w:spacing w:val="-6"/>
          <w:rtl/>
        </w:rPr>
      </w:pPr>
      <w:del w:id="96686" w:author="מנוע מכני" w:date="2026-10-11T12:04:40Z">
        <w:r w:rsidRPr="00132755">
          <w:rPr>
            <w:spacing w:val="-6"/>
            <w:rtl/>
          </w:rPr>
          <w:delText xml:space="preserve"> </w:delText>
        </w:r>
      </w:del>
      <w:r w:rsidRPr="00132755">
        <w:rPr>
          <w:spacing w:val="-6"/>
          <w:rtl/>
        </w:rPr>
        <w:t xml:space="preserve">נותנין אותה לזו שלא עירבה, אבל לשעירבה - </w:t>
      </w:r>
      <w:r w:rsidRPr="00132755">
        <w:rPr>
          <w:spacing w:val="-6"/>
          <w:rtl/>
        </w:rPr>
        <w:t xml:space="preserve">לא</w:t>
      </w:r>
      <w:r w:rsidRPr="00132755">
        <w:rPr>
          <w:spacing w:val="-6"/>
          <w:rtl/>
        </w:rPr>
        <w:t xml:space="preserve">, שמא יבוא לאפוקי מאני דבתים לחורבה.</w:t>
      </w:r>
    </w:p>
    <w:p>
      <w:pPr>
        <w:pStyle w:val="38"/>
        <w:rPr>
          <w:ins w:id="96687" w:author="מנוע מכני" w:date="2026-10-11T12:04:40Z"/>
        </w:rPr>
      </w:pPr>
      <w:r w:rsidRPr="006F178A">
        <w:t xml:space="preserve">וחב"ר </w:t>
      </w:r>
      <w:ins w:id="93040" w:author="מנוע מכני" w:date="2026-10-11T12:04:40Z">
        <w:r>
          <w:t xml:space="preserve">משמו</w:t>
        </w:r>
      </w:ins>
      <w:del w:id="93041" w:author="מנוע מכני" w:date="2026-10-11T12:04:40Z">
        <w:r w:rsidRPr="006F178A">
          <w:delText xml:space="preserve">משמיה</w:delText>
        </w:r>
      </w:del>
      <w:r w:rsidRPr="006F178A">
        <w:t xml:space="preserve"> רב:</w:t>
      </w:r>
    </w:p>
    <w:p w:rsidR="005851B8" w:rsidRPr="006F178A" w:rsidRDefault="005851B8" w:rsidP="005851B8">
      <w:pPr>
        <w:rPr>
          <w:rtl/>
        </w:rPr>
      </w:pPr>
      <w:del w:id="96688" w:author="מנוע מכני" w:date="2026-10-11T12:04:40Z">
        <w:r w:rsidRPr="006F178A">
          <w:rPr>
            <w:rtl/>
          </w:rPr>
          <w:delText xml:space="preserve"> </w:delText>
        </w:r>
      </w:del>
      <w:r w:rsidRPr="006F178A">
        <w:rPr>
          <w:rtl/>
        </w:rPr>
        <w:t xml:space="preserve">אף לשעירבה, - והבין דשניהם אסורות.</w:t>
      </w:r>
    </w:p>
    <w:p w:rsidR="005851B8" w:rsidRPr="006F178A" w:rsidRDefault="005851B8" w:rsidP="005851B8">
      <w:pPr>
        <w:rPr>
          <w:rtl/>
        </w:rPr>
      </w:pPr>
      <w:r w:rsidRPr="006F178A">
        <w:rPr>
          <w:rStyle w:val="afffe"/>
          <w:rFonts w:ascii="Fb Fontext" w:hAnsi="Fb Fontext"/>
          <w:rtl/>
        </w:rPr>
        <w:t>ובתחילה חשב</w:t>
      </w:r>
      <w:r w:rsidRPr="006F178A">
        <w:rPr>
          <w:rtl/>
        </w:rPr>
        <w:t xml:space="preserve"> דא"א לומר דהיינו דשתיהם מותרות </w:t>
      </w:r>
      <w:r w:rsidRPr="006F178A">
        <w:rPr>
          <w:rtl/>
        </w:rPr>
        <w:t xml:space="preserve">דא"כ</w:t>
      </w:r>
      <w:r w:rsidRPr="006F178A">
        <w:rPr>
          <w:rtl/>
        </w:rPr>
        <w:t xml:space="preserve"> במה שונה מהא דאין נותנין חצר שלא עירבה לחצר שעירבה.</w:t>
      </w:r>
    </w:p>
    <w:p w:rsidR="005851B8" w:rsidRPr="006F178A" w:rsidRDefault="005851B8" w:rsidP="005851B8">
      <w:pPr>
        <w:rPr>
          <w:rtl/>
        </w:rPr>
      </w:pPr>
      <w:r w:rsidRPr="006F178A">
        <w:rPr>
          <w:rStyle w:val="afffe"/>
          <w:rFonts w:ascii="Fb Fontext" w:hAnsi="Fb Fontext"/>
          <w:rtl/>
        </w:rPr>
        <w:lastRenderedPageBreak/>
        <w:t>ונדחה</w:t>
      </w:r>
      <w:r w:rsidRPr="006F178A">
        <w:rPr>
          <w:rtl/>
        </w:rPr>
        <w:t xml:space="preserve"> </w:t>
      </w:r>
      <w:ins w:id="91618" w:author="מנוע מכני" w:date="2026-10-11T12:04:40Z">
        <w:r>
          <w:rPr>
            <w:rtl/>
          </w:rPr>
          <w:t xml:space="preserve">דשם</w:t>
        </w:r>
      </w:ins>
      <w:del w:id="91619" w:author="מנוע מכני" w:date="2026-10-11T12:04:40Z">
        <w:r w:rsidRPr="006F178A">
          <w:rPr>
            <w:rtl/>
          </w:rPr>
          <w:delText xml:space="preserve">דהתם</w:delText>
        </w:r>
      </w:del>
      <w:r w:rsidRPr="006F178A">
        <w:rPr>
          <w:rtl/>
        </w:rPr>
        <w:t xml:space="preserve"> כיון דמנטרי מאני דבתים בחצר אתי לאפוקי, </w:t>
      </w:r>
      <w:r w:rsidRPr="006F178A">
        <w:rPr>
          <w:rtl/>
        </w:rPr>
        <w:t xml:space="preserve">משא"כ</w:t>
      </w:r>
      <w:r w:rsidRPr="006F178A">
        <w:rPr>
          <w:rtl/>
        </w:rPr>
        <w:t xml:space="preserve"> בחורבה דלא מנטרי בחורבה </w:t>
      </w:r>
      <w:r w:rsidRPr="006F178A">
        <w:rPr>
          <w:rtl/>
        </w:rPr>
        <w:t xml:space="preserve">לא</w:t>
      </w:r>
      <w:r w:rsidRPr="006F178A">
        <w:rPr>
          <w:rtl/>
        </w:rPr>
        <w:t xml:space="preserve"> אתי לאפוקי.</w:t>
      </w:r>
    </w:p>
    <w:p>
      <w:pPr>
        <w:pStyle w:val="38"/>
        <w:rPr>
          <w:ins w:id="96689" w:author="מנוע מכני" w:date="2026-10-11T12:04:40Z"/>
        </w:rPr>
      </w:pPr>
      <w:r w:rsidRPr="004C00C0">
        <w:t xml:space="preserve">א"ד:</w:t>
      </w:r>
    </w:p>
    <w:p w:rsidR="005851B8" w:rsidRPr="006F178A" w:rsidRDefault="005851B8" w:rsidP="005851B8">
      <w:pPr>
        <w:rPr>
          <w:rtl/>
        </w:rPr>
      </w:pPr>
      <w:del w:id="96690" w:author="מנוע מכני" w:date="2026-10-11T12:04:40Z">
        <w:r w:rsidRPr="004C00C0">
          <w:rPr>
            <w:b/>
            <w:bCs/>
            <w:rtl/>
          </w:rPr>
          <w:delText xml:space="preserve"> </w:delText>
        </w:r>
      </w:del>
      <w:r w:rsidRPr="006F178A">
        <w:rPr>
          <w:rtl/>
        </w:rPr>
        <w:t>חב"ר: אף לשעירבה, ושתיהן מותרות. וא"א דשתיהן אסורות - לפי שאין נותנים חצר שלא עירבה לחצר שעירבה.</w:t>
      </w:r>
    </w:p>
    <w:p w:rsidR="005851B8" w:rsidRPr="00132755" w:rsidRDefault="005851B8" w:rsidP="005851B8">
      <w:pPr>
        <w:rPr>
          <w:spacing w:val="-4"/>
          <w:rtl/>
        </w:rPr>
      </w:pPr>
      <w:ins w:id="91620" w:author="מנוע מכני" w:date="2026-10-11T12:04:40Z">
        <w:r>
          <w:rPr>
            <w:spacing w:val="-4"/>
            <w:rtl/>
          </w:rPr>
          <w:t xml:space="preserve">דשם</w:t>
        </w:r>
      </w:ins>
      <w:del w:id="91621" w:author="מנוע מכני" w:date="2026-10-11T12:04:40Z">
        <w:r w:rsidRPr="00132755">
          <w:rPr>
            <w:spacing w:val="-4"/>
            <w:rtl/>
          </w:rPr>
          <w:delText xml:space="preserve">דהתם</w:delText>
        </w:r>
      </w:del>
      <w:r w:rsidRPr="00132755">
        <w:rPr>
          <w:spacing w:val="-4"/>
          <w:rtl/>
        </w:rPr>
        <w:t xml:space="preserve"> כיון דמנטרי מאני דבתים בחצר </w:t>
      </w:r>
      <w:r w:rsidRPr="00132755">
        <w:rPr>
          <w:spacing w:val="-4"/>
          <w:rtl/>
        </w:rPr>
        <w:t xml:space="preserve">לא</w:t>
      </w:r>
      <w:r w:rsidRPr="00132755">
        <w:rPr>
          <w:spacing w:val="-4"/>
          <w:rtl/>
        </w:rPr>
        <w:t xml:space="preserve"> שרו </w:t>
      </w:r>
      <w:ins w:id="93042" w:author="מנוע מכני" w:date="2026-10-11T12:04:40Z">
        <w:r>
          <w:rPr>
            <w:spacing w:val="-4"/>
            <w:rtl/>
          </w:rPr>
          <w:t xml:space="preserve">בהם</w:t>
        </w:r>
      </w:ins>
      <w:del w:id="93043" w:author="מנוע מכני" w:date="2026-10-11T12:04:40Z">
        <w:r w:rsidRPr="00132755">
          <w:rPr>
            <w:spacing w:val="-4"/>
            <w:rtl/>
          </w:rPr>
          <w:delText xml:space="preserve">בהו</w:delText>
        </w:r>
      </w:del>
      <w:r w:rsidRPr="00132755">
        <w:rPr>
          <w:spacing w:val="-4"/>
          <w:rtl/>
        </w:rPr>
        <w:t xml:space="preserve"> רבנן, דאתי לאפוקי, אבל בחורבה - </w:t>
      </w:r>
      <w:r w:rsidRPr="00132755">
        <w:rPr>
          <w:spacing w:val="-4"/>
          <w:rtl/>
        </w:rPr>
        <w:t xml:space="preserve">לא</w:t>
      </w:r>
      <w:r w:rsidRPr="00132755">
        <w:rPr>
          <w:spacing w:val="-4"/>
          <w:rtl/>
        </w:rPr>
        <w:t xml:space="preserve"> מנטרי.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71" w:author="קלוד" w:date="2026-10-11T09:07:28Z"/>
        </w:rPr>
      </w:pPr>
      <w:ins w:id="20370" w:author="קלוד" w:date="2026-10-11T09:07:28Z">
        <w:r>
          <w:t xml:space="preserve">משנה ב</w:t>
        </w:r>
      </w:ins>
    </w:p>
    <w:p w:rsidR="005851B8" w:rsidRPr="00E62A50" w:rsidRDefault="005851B8" w:rsidP="005851B8">
      <w:pPr>
        <w:pStyle w:val="afff9"/>
        <w:rPr>
          <w:del w:id="20204" w:author="קלוד" w:date="2026-10-11T09:07:28Z"/>
          <w:rtl/>
        </w:rPr>
      </w:pPr>
      <w:del w:id="20203"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62" w:author="קלוד" w:date="2026-10-11T12:09:42Z">
          <w:pPr>
            <w:pStyle w:val="afff9"/>
          </w:pPr>
        </w:pPrChange>
      </w:pPr>
      <w:r w:rsidRPr="00E62A50">
        <w:rPr>
          <w:rtl/>
        </w:rPr>
        <w:t>גג גדול סמוך לקטן - הגדול מותר [מחיצות גוד אסיק] והקטן אסור. [פרוץ במלואו] והיינו</w:t>
      </w:r>
      <w:r w:rsidRPr="00E62A50">
        <w:rPr>
          <w:rFonts w:hint="cs"/>
          <w:rtl/>
        </w:rPr>
        <w:t xml:space="preserve"> </w:t>
      </w:r>
      <w:r w:rsidRPr="00E62A50">
        <w:rPr>
          <w:rtl/>
        </w:rPr>
        <w:t>להעלות מלמטה ללמעלה.</w:t>
      </w:r>
    </w:p>
    <w:p w:rsidR="005851B8" w:rsidRPr="00E62A50" w:rsidRDefault="005851B8" w:rsidP="005851B8">
      <w:pPr>
        <w:pStyle w:val="afff9"/>
        <w:rPr>
          <w:rtl/>
        </w:rPr>
      </w:pPr>
      <w:r w:rsidRPr="00E62A50">
        <w:rPr>
          <w:rtl/>
        </w:rPr>
        <w:t>חצר גדולה שנפרצה לקטנה - גדולה מותרת וקטנה אסורה, מפני שהיא כפתחה של גדולה.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93" w:author="קלוד" w:date="2026-10-11T12:24:08Z"/>
        </w:rPr>
      </w:pPr>
      <w:ins w:id="90094" w:author="קלוד" w:date="2026-10-11T12:24:08Z">
        <w:r>
          <w:rPr>
            <w:color w:val="7B3F00"/>
          </w:rPr>
          <w:t xml:space="preserve">גג גדול סמוך לקטן - דמיון לחצר לרב ולשמואל</w:t>
        </w:r>
      </w:ins>
    </w:p>
    <w:p w:rsidR="005851B8" w:rsidRDefault="005851B8" w:rsidP="005851B8">
      <w:pPr>
        <w:rPr>
          <w:rFonts w:ascii="Fb Fontext" w:hAnsi="Fb Fontext"/>
          <w:rtl/>
        </w:rPr>
      </w:pPr>
      <w:r w:rsidRPr="006F178A">
        <w:rPr>
          <w:rFonts w:ascii="Fb Fontext" w:hAnsi="Fb Fontext"/>
          <w:rtl/>
        </w:rPr>
        <w:t xml:space="preserve">תרתי: </w:t>
      </w:r>
      <w:r w:rsidRPr="006F178A">
        <w:rPr>
          <w:rStyle w:val="2fb"/>
          <w:rFonts w:ascii="Fb Fontext" w:hAnsi="Fb Fontext"/>
          <w:rtl/>
        </w:rPr>
        <w:t xml:space="preserve">לרב</w:t>
      </w:r>
      <w:r w:rsidRPr="006F178A">
        <w:rPr>
          <w:rFonts w:ascii="Fb Fontext" w:hAnsi="Fb Fontext"/>
          <w:rtl/>
        </w:rPr>
        <w:t xml:space="preserve"> [ד</w:t>
      </w:r>
      <w:r>
        <w:rPr>
          <w:rFonts w:ascii="Fb Fontext" w:hAnsi="Fb Fontext"/>
          <w:rtl/>
        </w:rPr>
        <w:t>אמרי'</w:t>
      </w:r>
      <w:r w:rsidRPr="006F178A">
        <w:rPr>
          <w:rFonts w:ascii="Fb Fontext" w:hAnsi="Fb Fontext"/>
          <w:rtl/>
        </w:rPr>
        <w:t xml:space="preserve"> גוד אסיק רק בניכרות] גג דומיא דחצר דמנכרא מחיצתא [ע'י שעומד בקצה הגג]</w:t>
      </w:r>
    </w:p>
    <w:p w:rsidR="005851B8" w:rsidRDefault="005851B8" w:rsidP="005851B8">
      <w:pPr>
        <w:rPr>
          <w:rtl/>
        </w:rPr>
      </w:pPr>
      <w:r w:rsidRPr="006F178A">
        <w:rPr>
          <w:rStyle w:val="2fb"/>
          <w:rtl/>
        </w:rPr>
        <w:t xml:space="preserve">ולשמואל</w:t>
      </w:r>
      <w:r w:rsidRPr="006F178A">
        <w:rPr>
          <w:rtl/>
        </w:rPr>
        <w:t xml:space="preserve"> [דתמיד </w:t>
      </w:r>
      <w:r>
        <w:rPr>
          <w:rtl/>
        </w:rPr>
        <w:t>אמרי'</w:t>
      </w:r>
      <w:r w:rsidRPr="006F178A">
        <w:rPr>
          <w:rtl/>
        </w:rPr>
        <w:t xml:space="preserve"> גוד אסיק] גג דומיא דחצר דדרסי לה רבים </w:t>
      </w:r>
      <w:ins w:id="90481" w:author="Claude - סמנטי" w:date="2026-10-11T12:19:31Z">
        <w:r>
          <w:rPr>
            <w:rtl/>
          </w:rPr>
          <w:t xml:space="preserve">שיהיה</w:t>
        </w:r>
      </w:ins>
      <w:del w:id="90482" w:author="Claude - סמנטי" w:date="2026-10-11T12:19:31Z">
        <w:r w:rsidRPr="006F178A">
          <w:rPr>
            <w:rtl/>
          </w:rPr>
          <w:delText xml:space="preserve">דליהוי</w:delText>
        </w:r>
      </w:del>
      <w:r w:rsidRPr="006F178A">
        <w:rPr>
          <w:rtl/>
        </w:rPr>
        <w:t xml:space="preserve"> מחיצה הנדרסת [דאל"ה אפשר גם בקטן]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91" w:author="קלוד" w:date="2026-10-11T12:24:08Z"/>
        </w:rPr>
      </w:pPr>
      <w:ins w:id="90092" w:author="קלוד" w:date="2026-10-11T12:24:08Z">
        <w:r>
          <w:rPr>
            <w:color w:val="7B3F00"/>
          </w:rPr>
          <w:t xml:space="preserve">דיורי גדולה בקטנה - ראיות מגפנים, גט וקריאת שמע</w:t>
        </w:r>
      </w:ins>
    </w:p>
    <w:p w:rsidR="005851B8" w:rsidRPr="006F178A" w:rsidRDefault="005851B8" w:rsidP="005851B8">
      <w:pPr>
        <w:rPr>
          <w:rtl/>
        </w:rPr>
      </w:pPr>
      <w:ins w:id="94230" w:author="מנוע מכני" w:date="2026-10-11T12:04:40Z">
        <w:r>
          <w:rPr>
            <w:rFonts w:ascii="Fb Fontext" w:hAnsi="Fb Fontext"/>
            <w:rtl/>
          </w:rPr>
          <w:t xml:space="preserve">ישב</w:t>
        </w:r>
      </w:ins>
      <w:del w:id="94231" w:author="מנוע מכני" w:date="2026-10-11T12:04:40Z">
        <w:r w:rsidRPr="006F178A">
          <w:rPr>
            <w:rFonts w:ascii="Fb Fontext" w:hAnsi="Fb Fontext"/>
            <w:rtl/>
          </w:rPr>
          <w:delText xml:space="preserve">יתיב</w:delText>
        </w:r>
      </w:del>
      <w:r w:rsidRPr="006F178A">
        <w:rPr>
          <w:rFonts w:ascii="Fb Fontext" w:hAnsi="Fb Fontext"/>
          <w:rtl/>
        </w:rPr>
        <w:t xml:space="preserve"> </w:t>
      </w:r>
      <w:r w:rsidRPr="006F178A">
        <w:rPr>
          <w:rStyle w:val="2fb"/>
          <w:rFonts w:ascii="Fb Fontext" w:hAnsi="Fb Fontext"/>
          <w:rtl/>
        </w:rPr>
        <w:t xml:space="preserve">רבה</w:t>
      </w:r>
      <w:r w:rsidRPr="006F178A">
        <w:rPr>
          <w:rFonts w:ascii="Fb Fontext" w:hAnsi="Fb Fontext"/>
          <w:rtl/>
        </w:rPr>
        <w:t xml:space="preserve"> </w:t>
      </w:r>
      <w:r w:rsidRPr="006F178A">
        <w:rPr>
          <w:rStyle w:val="2fb"/>
          <w:rFonts w:ascii="Fb Fontext" w:hAnsi="Fb Fontext"/>
          <w:rtl/>
        </w:rPr>
        <w:t xml:space="preserve">ור"ז</w:t>
      </w:r>
      <w:r w:rsidRPr="006F178A">
        <w:rPr>
          <w:rFonts w:ascii="Fb Fontext" w:hAnsi="Fb Fontext"/>
          <w:rtl/>
        </w:rPr>
        <w:t xml:space="preserve"> </w:t>
      </w:r>
      <w:r w:rsidRPr="006F178A">
        <w:rPr>
          <w:rStyle w:val="2fb"/>
          <w:rFonts w:ascii="Fb Fontext" w:hAnsi="Fb Fontext"/>
          <w:rtl/>
        </w:rPr>
        <w:t xml:space="preserve">ורבה</w:t>
      </w:r>
      <w:r w:rsidRPr="006F178A">
        <w:rPr>
          <w:rFonts w:ascii="Fb Fontext" w:hAnsi="Fb Fontext"/>
          <w:rtl/>
        </w:rPr>
        <w:t xml:space="preserve"> בר חנן, </w:t>
      </w:r>
      <w:ins w:id="94232" w:author="מנוע מכני" w:date="2026-10-11T12:04:40Z">
        <w:r>
          <w:rPr>
            <w:rFonts w:ascii="Fb Fontext" w:hAnsi="Fb Fontext"/>
            <w:rtl/>
          </w:rPr>
          <w:t xml:space="preserve">וישב</w:t>
        </w:r>
      </w:ins>
      <w:del w:id="94233" w:author="מנוע מכני" w:date="2026-10-11T12:04:40Z">
        <w:r w:rsidRPr="006F178A">
          <w:rPr>
            <w:rFonts w:ascii="Fb Fontext" w:hAnsi="Fb Fontext"/>
            <w:rtl/>
          </w:rPr>
          <w:delText xml:space="preserve">ויתיב</w:delText>
        </w:r>
      </w:del>
      <w:r w:rsidRPr="006F178A">
        <w:rPr>
          <w:rFonts w:ascii="Fb Fontext" w:hAnsi="Fb Fontext"/>
          <w:rtl/>
        </w:rPr>
        <w:t xml:space="preserve"> </w:t>
      </w:r>
      <w:r w:rsidRPr="006F178A">
        <w:rPr>
          <w:rStyle w:val="2fb"/>
          <w:rFonts w:ascii="Fb Fontext" w:hAnsi="Fb Fontext"/>
          <w:rtl/>
        </w:rPr>
        <w:t xml:space="preserve">אביי</w:t>
      </w:r>
      <w:r w:rsidRPr="006F178A">
        <w:rPr>
          <w:rFonts w:ascii="Fb Fontext" w:hAnsi="Fb Fontext"/>
          <w:rtl/>
        </w:rPr>
        <w:t xml:space="preserve"> </w:t>
      </w:r>
      <w:ins w:id="90483" w:author="Claude - סמנטי" w:date="2026-10-11T12:19:31Z">
        <w:r>
          <w:rPr>
            <w:rFonts w:ascii="Fb Fontext" w:hAnsi="Fb Fontext"/>
            <w:rtl/>
          </w:rPr>
          <w:t xml:space="preserve">אצלם</w:t>
        </w:r>
      </w:ins>
      <w:del w:id="90484" w:author="Claude - סמנטי" w:date="2026-10-11T12:19:31Z">
        <w:r w:rsidRPr="006F178A">
          <w:rPr>
            <w:rFonts w:ascii="Fb Fontext" w:hAnsi="Fb Fontext"/>
            <w:rtl/>
          </w:rPr>
          <w:delText xml:space="preserve">גבייהו</w:delText>
        </w:r>
      </w:del>
      <w:r w:rsidRPr="006F178A">
        <w:rPr>
          <w:rFonts w:ascii="Fb Fontext" w:hAnsi="Fb Fontext"/>
          <w:rtl/>
        </w:rPr>
        <w:t xml:space="preserve"> </w:t>
      </w:r>
      <w:ins w:id="94680" w:author="מנוע מכני" w:date="2026-10-11T12:04:40Z">
        <w:r>
          <w:rPr>
            <w:rFonts w:ascii="Fb Fontext" w:hAnsi="Fb Fontext"/>
            <w:rtl/>
          </w:rPr>
          <w:t xml:space="preserve">ואומרים</w:t>
        </w:r>
      </w:ins>
      <w:del w:id="94681" w:author="מנוע מכני" w:date="2026-10-11T12:04:40Z">
        <w:r w:rsidRPr="006F178A">
          <w:rPr>
            <w:rFonts w:ascii="Fb Fontext" w:hAnsi="Fb Fontext"/>
            <w:rtl/>
          </w:rPr>
          <w:delText xml:space="preserve">וקאמרי</w:delText>
        </w:r>
      </w:del>
      <w:r w:rsidRPr="006F178A">
        <w:rPr>
          <w:rFonts w:ascii="Fb Fontext" w:hAnsi="Fb Fontext"/>
          <w:rtl/>
        </w:rPr>
        <w:t xml:space="preserve">: </w:t>
      </w:r>
      <w:r w:rsidRPr="006F178A">
        <w:rPr>
          <w:rFonts w:ascii="Fb Fontext" w:hAnsi="Fb Fontext"/>
          <w:rtl/>
        </w:rPr>
        <w:t xml:space="preserve">ש"מ</w:t>
      </w:r>
      <w:r w:rsidRPr="006F178A">
        <w:rPr>
          <w:rFonts w:ascii="Fb Fontext" w:hAnsi="Fb Fontext"/>
          <w:rtl/>
        </w:rPr>
        <w:t xml:space="preserve"> ממתניתין: דיורי גדולה בקטנה, ואין דיורי קטנה בגדולה.</w:t>
      </w:r>
    </w:p>
    <w:p w:rsidR="005851B8" w:rsidRPr="006F178A" w:rsidRDefault="005851B8" w:rsidP="005851B8">
      <w:pPr>
        <w:rPr>
          <w:rtl/>
        </w:rPr>
      </w:pPr>
      <w:r w:rsidRPr="006F178A">
        <w:rPr>
          <w:rtl/>
        </w:rPr>
        <w:t>גפנים בגדולה - אסור לזרוע את הקטנה, ואם זרע - זרעין אסורין גפנים מותרין. גפנים בקטנה - מותר לזרוע את הגדולה.</w:t>
      </w:r>
    </w:p>
    <w:p w:rsidR="005851B8" w:rsidRPr="006F178A" w:rsidRDefault="005851B8" w:rsidP="005851B8">
      <w:pPr>
        <w:rPr>
          <w:rtl/>
        </w:rPr>
      </w:pPr>
      <w:r w:rsidRPr="006F178A">
        <w:rPr>
          <w:rtl/>
        </w:rPr>
        <w:t>אשה בגדולה וגט בקטנה - מתגרשת. אשה בקטנה וגט בגדולה - אינה מתגרשת.</w:t>
      </w:r>
    </w:p>
    <w:p w:rsidR="005851B8" w:rsidRPr="006F178A" w:rsidRDefault="005851B8" w:rsidP="005851B8">
      <w:pPr>
        <w:rPr>
          <w:rtl/>
        </w:rPr>
      </w:pPr>
      <w:r w:rsidRPr="006F178A">
        <w:rPr>
          <w:rtl/>
        </w:rPr>
        <w:t>צבור בגדולה ושליח צבור בקטנה - יוצאין ידי חובתן. ציבור בקטנה ושליח צבור בגדולה - אין יוצאין ידי חובתן.</w:t>
      </w:r>
    </w:p>
    <w:p w:rsidR="005851B8" w:rsidRPr="006F178A" w:rsidRDefault="005851B8" w:rsidP="005851B8">
      <w:pPr>
        <w:rPr>
          <w:rtl/>
        </w:rPr>
      </w:pPr>
      <w:r w:rsidRPr="006F178A">
        <w:rPr>
          <w:rtl/>
        </w:rPr>
        <w:t>תשעה בגדולה ויחיד בקטנה - מצטרפין, תשעה בקטנה ואחד בגדולה - אין מצטרפין.</w:t>
      </w:r>
    </w:p>
    <w:p w:rsidR="005851B8" w:rsidRPr="00132755" w:rsidRDefault="005851B8" w:rsidP="005851B8">
      <w:pPr>
        <w:rPr>
          <w:b/>
          <w:bCs/>
          <w:spacing w:val="-6"/>
          <w:rtl/>
        </w:rPr>
      </w:pPr>
      <w:r w:rsidRPr="00132755">
        <w:rPr>
          <w:spacing w:val="-6"/>
          <w:rtl/>
        </w:rPr>
        <w:t>צואה בגדולה - אסור לקרות קריאת שמע בקטנה, צואה בקטנה - מותר לקרות קריאת שמע בגדולה.</w:t>
      </w:r>
    </w:p>
    <w:p>
      <w:pPr>
        <w:pStyle w:val="38"/>
        <w:rPr>
          <w:ins w:id="96691" w:author="מנוע מכני" w:date="2026-10-11T12:04:40Z"/>
        </w:rPr>
      </w:pPr>
      <w:r w:rsidRPr="002D0727">
        <w:t>אביי</w:t>
      </w:r>
      <w:r w:rsidRPr="006F178A">
        <w:t xml:space="preserve">:</w:t>
      </w:r>
    </w:p>
    <w:p w:rsidR="005851B8" w:rsidRPr="006F178A" w:rsidRDefault="005851B8" w:rsidP="005851B8">
      <w:pPr>
        <w:rPr>
          <w:rtl/>
        </w:rPr>
      </w:pPr>
      <w:del w:id="96692" w:author="מנוע מכני" w:date="2026-10-11T12:04:40Z">
        <w:r w:rsidRPr="006F178A">
          <w:rPr>
            <w:rtl/>
          </w:rPr>
          <w:delText xml:space="preserve"> </w:delText>
        </w:r>
      </w:del>
      <w:r w:rsidRPr="006F178A">
        <w:rPr>
          <w:rtl/>
        </w:rPr>
        <w:t xml:space="preserve">אם כן מצינו מחיצה לאיסור, שאילמלי אין מחיצה - מרחיק ארבע אמות וזורע. ואילו </w:t>
      </w:r>
      <w:ins w:id="93044" w:author="מנוע מכני" w:date="2026-10-11T12:04:40Z">
        <w:r>
          <w:rPr>
            <w:rtl/>
          </w:rPr>
          <w:t xml:space="preserve">עכשיו</w:t>
        </w:r>
      </w:ins>
      <w:del w:id="93045" w:author="מנוע מכני" w:date="2026-10-11T12:04:40Z">
        <w:r w:rsidRPr="006F178A">
          <w:rPr>
            <w:rtl/>
          </w:rPr>
          <w:delText xml:space="preserve">השתא</w:delText>
        </w:r>
      </w:del>
      <w:r w:rsidRPr="006F178A">
        <w:rPr>
          <w:rtl/>
        </w:rPr>
        <w:t xml:space="preserve"> אסורה.</w:t>
      </w:r>
    </w:p>
    <w:p>
      <w:pPr>
        <w:pStyle w:val="38"/>
        <w:rPr>
          <w:ins w:id="96693" w:author="מנוע מכני" w:date="2026-10-11T12:04:40Z"/>
        </w:rPr>
      </w:pPr>
      <w:r w:rsidRPr="006F178A">
        <w:t xml:space="preserve">והך</w:t>
      </w:r>
    </w:p>
    <w:p w:rsidR="005851B8" w:rsidRPr="006F178A" w:rsidRDefault="005851B8" w:rsidP="005851B8">
      <w:pPr>
        <w:rPr>
          <w:rtl/>
        </w:rPr>
      </w:pPr>
      <w:del w:id="96694" w:author="מנוע מכני" w:date="2026-10-11T12:04:40Z">
        <w:r w:rsidRPr="006F178A">
          <w:rPr>
            <w:rtl/>
          </w:rPr>
          <w:delText xml:space="preserve"> </w:delText>
        </w:r>
      </w:del>
      <w:r w:rsidRPr="006F178A">
        <w:rPr>
          <w:rStyle w:val="2fb"/>
          <w:rtl/>
        </w:rPr>
        <w:t xml:space="preserve">דר"ז</w:t>
      </w:r>
      <w:r w:rsidRPr="006F178A">
        <w:rPr>
          <w:rtl/>
        </w:rPr>
        <w:t xml:space="preserve"> דחצר גדולה שנפרצה לקטנה דגדולה מותרת ואילו השוה גיפופיה גדולה </w:t>
      </w:r>
      <w:ins w:id="91624" w:author="מנוע מכני" w:date="2026-10-11T12:04:40Z">
        <w:r>
          <w:rPr>
            <w:rtl/>
          </w:rPr>
          <w:t xml:space="preserve">גם</w:t>
        </w:r>
      </w:ins>
      <w:del w:id="91625" w:author="מנוע מכני" w:date="2026-10-11T12:04:40Z">
        <w:r w:rsidRPr="006F178A">
          <w:rPr>
            <w:rtl/>
          </w:rPr>
          <w:delText xml:space="preserve">נמי</w:delText>
        </w:r>
      </w:del>
      <w:r w:rsidRPr="006F178A">
        <w:rPr>
          <w:rtl/>
        </w:rPr>
        <w:t xml:space="preserve"> אסורה </w:t>
      </w:r>
      <w:ins w:id="91622" w:author="מנוע מכני" w:date="2026-10-11T12:04:40Z">
        <w:r>
          <w:rPr>
            <w:rtl/>
          </w:rPr>
          <w:t xml:space="preserve">דשם</w:t>
        </w:r>
      </w:ins>
      <w:del w:id="91623" w:author="מנוע מכני" w:date="2026-10-11T12:04:40Z">
        <w:r w:rsidRPr="006F178A">
          <w:rPr>
            <w:rtl/>
          </w:rPr>
          <w:delText xml:space="preserve">דהתם</w:delText>
        </w:r>
      </w:del>
      <w:r w:rsidRPr="006F178A">
        <w:rPr>
          <w:rtl/>
        </w:rPr>
        <w:t xml:space="preserve"> סילוק המחיצות הוא האוסר </w:t>
      </w:r>
      <w:r w:rsidRPr="006F178A">
        <w:rPr>
          <w:rtl/>
        </w:rPr>
        <w:t xml:space="preserve">משא"כ</w:t>
      </w:r>
      <w:r w:rsidRPr="006F178A">
        <w:rPr>
          <w:rtl/>
        </w:rPr>
        <w:t xml:space="preserve"> בזרעים יוצא שהגיפופים יוצרים מחיצה אסורה.</w:t>
      </w:r>
    </w:p>
    <w:p>
      <w:pPr>
        <w:pStyle w:val="38"/>
        <w:rPr>
          <w:ins w:id="96695" w:author="מנוע מכני" w:date="2026-10-11T12:04:40Z"/>
        </w:rPr>
      </w:pPr>
      <w:r w:rsidRPr="006F178A">
        <w:t xml:space="preserve">והך</w:t>
      </w:r>
    </w:p>
    <w:p w:rsidR="005851B8" w:rsidRPr="006F178A" w:rsidRDefault="005851B8" w:rsidP="005851B8">
      <w:pPr>
        <w:rPr>
          <w:rtl/>
        </w:rPr>
      </w:pPr>
      <w:del w:id="96696" w:author="מנוע מכני" w:date="2026-10-11T12:04:40Z">
        <w:r w:rsidRPr="006F178A">
          <w:rPr>
            <w:rtl/>
          </w:rPr>
          <w:delText xml:space="preserve"> </w:delText>
        </w:r>
      </w:del>
      <w:r w:rsidRPr="006F178A">
        <w:rPr>
          <w:rStyle w:val="2fb"/>
          <w:rtl/>
        </w:rPr>
        <w:t xml:space="preserve">דרבא</w:t>
      </w:r>
      <w:r w:rsidRPr="006F178A">
        <w:rPr>
          <w:rtl/>
        </w:rPr>
        <w:t xml:space="preserve"> דסיכך על גבי אכסדרה שיש לה פצימין - כשירה, ואילו השוה פצימיה - פסולה.</w:t>
      </w:r>
    </w:p>
    <w:p>
      <w:pPr>
        <w:pStyle w:val="38"/>
        <w:rPr>
          <w:ins w:id="96697" w:author="מנוע מכני" w:date="2026-10-11T12:04:40Z"/>
        </w:rPr>
      </w:pPr>
      <w:del w:id="97067" w:author="מנוע מכני" w:date="2026-10-11T12:04:40Z">
        <w:r w:rsidRPr="006F178A">
          <w:delText xml:space="preserve">אמר </w:delText>
        </w:r>
      </w:del>
      <w:r w:rsidRPr="006F178A">
        <w:t xml:space="preserve">אביי:</w:t>
      </w:r>
    </w:p>
    <w:p w:rsidR="005851B8" w:rsidRPr="006F178A" w:rsidRDefault="005851B8" w:rsidP="005851B8">
      <w:pPr>
        <w:rPr>
          <w:rtl/>
        </w:rPr>
      </w:pPr>
      <w:del w:id="96698" w:author="מנוע מכני" w:date="2026-10-11T12:04:40Z">
        <w:r w:rsidRPr="006F178A">
          <w:rPr>
            <w:rtl/>
          </w:rPr>
          <w:delText xml:space="preserve"> </w:delText>
        </w:r>
      </w:del>
      <w:ins w:id="93046" w:author="מנוע מכני" w:date="2026-10-11T12:04:40Z">
        <w:r>
          <w:rPr>
            <w:rtl/>
          </w:rPr>
          <w:t xml:space="preserve">לי</w:t>
        </w:r>
      </w:ins>
      <w:del w:id="93047" w:author="מנוע מכני" w:date="2026-10-11T12:04:40Z">
        <w:r w:rsidRPr="006F178A">
          <w:rPr>
            <w:rtl/>
          </w:rPr>
          <w:delText xml:space="preserve">לדידי</w:delText>
        </w:r>
      </w:del>
      <w:r w:rsidRPr="006F178A">
        <w:rPr>
          <w:rtl/>
        </w:rPr>
        <w:t xml:space="preserve"> - כשירה, דפי תקרה [דקורות שלמעלה] יורד וסותם.</w:t>
      </w:r>
    </w:p>
    <w:p w:rsidR="005851B8" w:rsidRPr="006F178A" w:rsidRDefault="005851B8" w:rsidP="005851B8">
      <w:pPr>
        <w:rPr>
          <w:rtl/>
        </w:rPr>
      </w:pPr>
      <w:r w:rsidRPr="006F178A">
        <w:rPr>
          <w:rtl/>
        </w:rPr>
        <w:t xml:space="preserve">ולדידך דפסולה </w:t>
      </w:r>
      <w:r w:rsidRPr="006F178A">
        <w:rPr>
          <w:rtl/>
        </w:rPr>
        <w:t xml:space="preserve">לא</w:t>
      </w:r>
      <w:r w:rsidRPr="006F178A">
        <w:rPr>
          <w:rtl/>
        </w:rPr>
        <w:t xml:space="preserve"> המחיצה אוסרת [כמו בגפנים] אלא המחיצה רק מסלקת המחיצות המכשירות של הסוכה.</w:t>
      </w:r>
    </w:p>
    <w:p>
      <w:pPr>
        <w:pStyle w:val="38"/>
        <w:rPr>
          <w:ins w:id="96699" w:author="מנוע מכני" w:date="2026-10-11T12:04:40Z"/>
        </w:rPr>
      </w:pPr>
      <w:r w:rsidRPr="006F178A">
        <w:t xml:space="preserve">והך</w:t>
      </w:r>
    </w:p>
    <w:p w:rsidR="005851B8" w:rsidRPr="006F178A" w:rsidRDefault="005851B8" w:rsidP="005851B8">
      <w:pPr>
        <w:rPr>
          <w:rtl/>
        </w:rPr>
      </w:pPr>
      <w:del w:id="96700" w:author="מנוע מכני" w:date="2026-10-11T12:04:40Z">
        <w:r w:rsidRPr="006F178A">
          <w:rPr>
            <w:rtl/>
          </w:rPr>
          <w:delText xml:space="preserve"> </w:delText>
        </w:r>
      </w:del>
      <w:r w:rsidRPr="006F178A">
        <w:rPr>
          <w:rStyle w:val="2fb"/>
          <w:rtl/>
        </w:rPr>
        <w:t xml:space="preserve">דרב"ח</w:t>
      </w:r>
      <w:r w:rsidRPr="006F178A">
        <w:rPr>
          <w:rtl/>
        </w:rPr>
        <w:t xml:space="preserve"> דבית שחציו מקורה וחציו אינו מקורה, גפנים כאן - מותר לזרוע כאן. ואילו השוה את קרויו - אסור.</w:t>
      </w:r>
    </w:p>
    <w:p w:rsidR="005851B8" w:rsidRDefault="005851B8" w:rsidP="005851B8">
      <w:pPr>
        <w:rPr>
          <w:rtl/>
        </w:rPr>
      </w:pPr>
      <w:r w:rsidRPr="006F178A">
        <w:rPr>
          <w:rtl/>
        </w:rPr>
        <w:t xml:space="preserve">- </w:t>
      </w:r>
      <w:ins w:id="91626" w:author="מנוע מכני" w:date="2026-10-11T12:04:40Z">
        <w:r>
          <w:rPr>
            <w:rtl/>
          </w:rPr>
          <w:t xml:space="preserve">שם</w:t>
        </w:r>
      </w:ins>
      <w:del w:id="91627" w:author="מנוע מכני" w:date="2026-10-11T12:04:40Z">
        <w:r w:rsidRPr="006F178A">
          <w:rPr>
            <w:rtl/>
          </w:rPr>
          <w:delText xml:space="preserve">התם</w:delText>
        </w:r>
      </w:del>
      <w:r w:rsidRPr="006F178A">
        <w:rPr>
          <w:rtl/>
        </w:rPr>
        <w:t xml:space="preserve"> סילוק מחיצות הוא. [דמסלק הקירוי שהפריד]</w:t>
      </w:r>
    </w:p>
    <w:p>
      <w:pPr>
        <w:pStyle w:val="afffff8"/>
        <w:rPr>
          <w:ins w:id="90089" w:author="קלוד" w:date="2026-10-11T12:24:08Z"/>
        </w:rPr>
      </w:pPr>
      <w:ins w:id="90090" w:author="קלוד" w:date="2026-10-11T12:24:08Z">
        <w:r>
          <w:rPr>
            <w:color w:val="7B3F00"/>
          </w:rPr>
          <w:t xml:space="preserve">מחיצות הכרם - להקל ולהחמיר</w:t>
        </w:r>
      </w:ins>
    </w:p>
    <w:p w:rsidR="005851B8" w:rsidRPr="006F178A" w:rsidRDefault="005851B8" w:rsidP="005851B8">
      <w:pPr>
        <w:rPr>
          <w:rtl/>
        </w:rPr>
      </w:pPr>
      <w:r>
        <w:rPr>
          <w:rtl/>
        </w:rPr>
        <w:t xml:space="preserve">שלח </w:t>
      </w:r>
      <w:r w:rsidRPr="006F178A">
        <w:rPr>
          <w:rStyle w:val="2fb"/>
          <w:rtl/>
        </w:rPr>
        <w:t xml:space="preserve">רבא</w:t>
      </w:r>
      <w:r w:rsidRPr="006F178A">
        <w:rPr>
          <w:rtl/>
        </w:rPr>
        <w:t xml:space="preserve"> </w:t>
      </w:r>
      <w:r w:rsidRPr="006F178A">
        <w:rPr>
          <w:rStyle w:val="2fb"/>
          <w:rtl/>
        </w:rPr>
        <w:t xml:space="preserve">לאביי</w:t>
      </w:r>
      <w:r w:rsidRPr="006F178A">
        <w:rPr>
          <w:rtl/>
        </w:rPr>
        <w:t xml:space="preserve"> ביד </w:t>
      </w:r>
      <w:r w:rsidRPr="006F178A">
        <w:rPr>
          <w:rStyle w:val="2fb"/>
          <w:rtl/>
        </w:rPr>
        <w:t xml:space="preserve">רב</w:t>
      </w:r>
      <w:r w:rsidRPr="006F178A">
        <w:rPr>
          <w:rtl/>
        </w:rPr>
        <w:t xml:space="preserve"> שמעיה בר זעירא: הך דיש במחיצות הכרם להקל ולהחמיר.</w:t>
      </w:r>
    </w:p>
    <w:p w:rsidR="005851B8" w:rsidRPr="006F178A" w:rsidRDefault="005851B8" w:rsidP="005851B8">
      <w:pPr>
        <w:rPr>
          <w:rtl/>
        </w:rPr>
      </w:pPr>
      <w:r w:rsidRPr="006F178A">
        <w:rPr>
          <w:rStyle w:val="afffe"/>
          <w:rFonts w:ascii="Fb Fontext" w:hAnsi="Fb Fontext"/>
          <w:rtl/>
        </w:rPr>
        <w:t>להקל</w:t>
      </w:r>
      <w:r w:rsidRPr="006F178A">
        <w:rPr>
          <w:rtl/>
        </w:rPr>
        <w:t xml:space="preserve"> - כרם הנטוע עד עיקר מחיצה דזורע מעיקר מחיצה ואילך, שאילו אין שם מחיצה מרחיק ארבע אמות וזורע.</w:t>
      </w:r>
    </w:p>
    <w:p w:rsidR="005851B8" w:rsidRPr="006F178A" w:rsidRDefault="005851B8" w:rsidP="005851B8">
      <w:pPr>
        <w:rPr>
          <w:rtl/>
        </w:rPr>
      </w:pPr>
      <w:r w:rsidRPr="006F178A">
        <w:rPr>
          <w:rStyle w:val="afffe"/>
          <w:rFonts w:ascii="Fb Fontext" w:hAnsi="Fb Fontext"/>
          <w:rtl/>
        </w:rPr>
        <w:t>להחמיר</w:t>
      </w:r>
      <w:r w:rsidRPr="006F178A">
        <w:rPr>
          <w:rtl/>
        </w:rPr>
        <w:t xml:space="preserve">- היה משוך מן הכותל י"א אמה </w:t>
      </w:r>
      <w:r w:rsidRPr="006F178A">
        <w:rPr>
          <w:rtl/>
        </w:rPr>
        <w:t xml:space="preserve">לא</w:t>
      </w:r>
      <w:r w:rsidRPr="006F178A">
        <w:rPr>
          <w:rtl/>
        </w:rPr>
        <w:t xml:space="preserve"> יביא זרע לשם, שאילמלי אין מחיצה - מרחיק ד"א וזורע.</w:t>
      </w:r>
    </w:p>
    <w:p>
      <w:pPr>
        <w:pStyle w:val="38"/>
        <w:rPr>
          <w:ins w:id="96701" w:author="מנוע מכני" w:date="2026-10-11T12:04:40Z"/>
        </w:rPr>
      </w:pPr>
      <w:r w:rsidRPr="006F178A">
        <w:lastRenderedPageBreak/>
        <w:t xml:space="preserve">א"ל</w:t>
      </w:r>
      <w:r w:rsidRPr="006F178A">
        <w:lastRenderedPageBreak/>
        <w:t xml:space="preserve"> אביי:</w:t>
      </w:r>
    </w:p>
    <w:p w:rsidR="005851B8" w:rsidRPr="006F178A" w:rsidRDefault="005851B8" w:rsidP="005851B8">
      <w:pPr>
        <w:rPr>
          <w:rtl/>
        </w:rPr>
      </w:pPr>
      <w:del w:id="96702" w:author="מנוע מכני" w:date="2026-10-11T12:04:40Z">
        <w:r w:rsidRPr="006F178A">
          <w:rPr>
            <w:rtl/>
          </w:rPr>
          <w:lastRenderedPageBreak/>
          <w:delText xml:space="preserve"> </w:delText>
        </w:r>
      </w:del>
      <w:r w:rsidRPr="006F178A">
        <w:rPr>
          <w:rtl/>
        </w:rPr>
        <w:lastRenderedPageBreak/>
        <w:t xml:space="preserve">וליטעמיך, אותבן ממתניתין, </w:t>
      </w:r>
      <w:r w:rsidRPr="006F178A">
        <w:rPr>
          <w:rtl/>
        </w:rPr>
        <w:lastRenderedPageBreak/>
        <w:t xml:space="preserve">דתנן</w:t>
      </w:r>
      <w:r w:rsidRPr="006F178A">
        <w:rPr>
          <w:rtl/>
        </w:rPr>
        <w:lastRenderedPageBreak/>
        <w:t xml:space="preserve">: קרחת הכרם, [היכן שנעקרו] </w:t>
      </w:r>
      <w:r w:rsidRPr="006F178A">
        <w:rPr>
          <w:rtl/>
        </w:rPr>
        <w:lastRenderedPageBreak/>
        <w:t xml:space="preserve">ב"ש</w:t>
      </w:r>
      <w:r w:rsidRPr="006F178A">
        <w:rPr>
          <w:rtl/>
        </w:rPr>
        <w:lastRenderedPageBreak/>
        <w:t xml:space="preserve"> כ"ד אמות, </w:t>
      </w:r>
      <w:r w:rsidRPr="006F178A">
        <w:rPr>
          <w:rtl/>
        </w:rPr>
        <w:lastRenderedPageBreak/>
        <w:t xml:space="preserve">וב"ה</w:t>
      </w:r>
      <w:r w:rsidRPr="006F178A">
        <w:rPr>
          <w:rtl/>
        </w:rPr>
        <w:lastRenderedPageBreak/>
        <w:t xml:space="preserve"> ט"ז אמה.</w:t>
      </w:r>
    </w:p>
    <w:p w:rsidR="005851B8" w:rsidRPr="006F178A" w:rsidRDefault="005851B8" w:rsidP="005851B8">
      <w:pPr>
        <w:rPr>
          <w:rtl/>
        </w:rPr>
      </w:pPr>
      <w:r w:rsidRPr="006F178A">
        <w:rPr>
          <w:rtl/>
        </w:rPr>
        <w:t xml:space="preserve">מחול הכרם [שבין החומה לעבודת הכרם] </w:t>
      </w:r>
      <w:r w:rsidRPr="006F178A">
        <w:rPr>
          <w:rtl/>
        </w:rPr>
        <w:t xml:space="preserve">ב"ש</w:t>
      </w:r>
      <w:r w:rsidRPr="006F178A">
        <w:rPr>
          <w:rtl/>
        </w:rPr>
        <w:t xml:space="preserve"> ט"ז אמה, </w:t>
      </w:r>
      <w:r w:rsidRPr="006F178A">
        <w:rPr>
          <w:rtl/>
        </w:rPr>
        <w:t xml:space="preserve">וב"ה</w:t>
      </w:r>
      <w:r w:rsidRPr="006F178A">
        <w:rPr>
          <w:rtl/>
        </w:rPr>
        <w:t xml:space="preserve"> י"ב אמה.</w:t>
      </w:r>
    </w:p>
    <w:p w:rsidR="005851B8" w:rsidRDefault="005851B8" w:rsidP="005851B8">
      <w:pPr>
        <w:rPr>
          <w:rtl/>
        </w:rPr>
      </w:pPr>
      <w:r w:rsidRPr="006F178A">
        <w:rPr>
          <w:rtl/>
        </w:rPr>
        <w:t xml:space="preserve">[וא"כ </w:t>
      </w:r>
      <w:r>
        <w:rPr>
          <w:rtl/>
        </w:rPr>
        <w:t>חזי'</w:t>
      </w:r>
      <w:r w:rsidRPr="006F178A">
        <w:rPr>
          <w:rtl/>
        </w:rPr>
        <w:t xml:space="preserve"> דהחומה היא האוסרת דבלא זה סגי במחול הכרם ד"א]</w:t>
      </w:r>
    </w:p>
    <w:p>
      <w:pPr>
        <w:pStyle w:val="38"/>
        <w:rPr>
          <w:ins w:id="96703" w:author="מנוע מכני" w:date="2026-10-11T12:04:40Z"/>
        </w:rPr>
      </w:pPr>
      <w:r w:rsidRPr="006F178A">
        <w:t xml:space="preserve">אלא</w:t>
      </w:r>
    </w:p>
    <w:p w:rsidR="005851B8" w:rsidRPr="006F178A" w:rsidRDefault="005851B8" w:rsidP="005851B8">
      <w:pPr>
        <w:rPr>
          <w:rtl/>
        </w:rPr>
      </w:pPr>
      <w:del w:id="96704" w:author="מנוע מכני" w:date="2026-10-11T12:04:40Z">
        <w:r w:rsidRPr="006F178A">
          <w:rPr>
            <w:rtl/>
          </w:rPr>
          <w:delText xml:space="preserve"> </w:delText>
        </w:r>
      </w:del>
      <w:r w:rsidRPr="006F178A">
        <w:rPr>
          <w:rtl/>
        </w:rPr>
        <w:t xml:space="preserve">דשם יסוד האיסור </w:t>
      </w:r>
      <w:r w:rsidRPr="006F178A">
        <w:rPr>
          <w:rtl/>
        </w:rPr>
        <w:t xml:space="preserve">לא</w:t>
      </w:r>
      <w:r w:rsidRPr="006F178A">
        <w:rPr>
          <w:rtl/>
        </w:rPr>
        <w:t xml:space="preserve"> מפני המחיצה אלא ד"א של עבודת הכרם כמקום כרם הוא.</w:t>
      </w:r>
    </w:p>
    <w:p w:rsidR="005851B8" w:rsidRPr="006F178A" w:rsidRDefault="005851B8" w:rsidP="005851B8">
      <w:pPr>
        <w:rPr>
          <w:rtl/>
        </w:rPr>
      </w:pPr>
      <w:r w:rsidRPr="006F178A">
        <w:rPr>
          <w:rtl/>
        </w:rPr>
        <w:t xml:space="preserve">וד"א של כותל שלא זורעים שם כהפקר הם ממילא נשארו רק ד' אמות דאם יש חשיבא </w:t>
      </w:r>
      <w:ins w:id="93802" w:author="מנוע מכני" w:date="2026-10-11T12:04:40Z">
        <w:r>
          <w:rPr>
            <w:rtl/>
          </w:rPr>
          <w:t xml:space="preserve">ואם </w:t>
        </w:r>
      </w:ins>
      <w:del w:id="93803" w:author="מנוע מכני" w:date="2026-10-11T12:04:40Z">
        <w:r w:rsidRPr="006F178A">
          <w:rPr>
            <w:rtl/>
          </w:rPr>
          <w:delText xml:space="preserve">ואי </w:delText>
        </w:r>
      </w:del>
      <w:r w:rsidRPr="006F178A">
        <w:rPr>
          <w:rtl/>
        </w:rPr>
        <w:t xml:space="preserve">לא</w:t>
      </w:r>
      <w:r w:rsidRPr="006F178A">
        <w:rPr>
          <w:rtl/>
        </w:rPr>
        <w:t xml:space="preserve"> </w:t>
      </w:r>
      <w:r w:rsidRPr="006F178A">
        <w:rPr>
          <w:rtl/>
        </w:rPr>
        <w:t xml:space="preserve">לא</w:t>
      </w:r>
      <w:r w:rsidRPr="006F178A">
        <w:rPr>
          <w:rtl/>
        </w:rPr>
        <w:t xml:space="preserve"> חשיבי.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צג.</w:t>
      </w:r>
    </w:p>
    <w:p>
      <w:pPr>
        <w:pStyle w:val="afffff8"/>
        <w:rPr>
          <w:ins w:id="90087" w:author="קלוד" w:date="2026-10-11T12:24:08Z"/>
        </w:rPr>
      </w:pPr>
      <w:ins w:id="90088" w:author="קלוד" w:date="2026-10-11T12:24:08Z">
        <w:r>
          <w:rPr>
            <w:color w:val="7B3F00"/>
          </w:rPr>
          <w:t xml:space="preserve">שלושה קרפיפות - החיצונים מגופפים והאמצעי לא</w:t>
        </w:r>
      </w:ins>
    </w:p>
    <w:p>
      <w:pPr>
        <w:pStyle w:val="38"/>
        <w:rPr>
          <w:ins w:id="96706" w:author="מנוע מכני" w:date="2026-10-11T12:04:40Z"/>
        </w:rPr>
      </w:pPr>
      <w:del w:id="96705" w:author="מנוע מכני" w:date="2026-10-11T12:04:40Z">
        <w:r w:rsidRPr="006F178A">
          <w:delText xml:space="preserve">•</w:delText>
        </w:r>
      </w:del>
      <w:r w:rsidRPr="006F178A">
        <w:t xml:space="preserve"> אר"י:</w:t>
      </w:r>
    </w:p>
    <w:p w:rsidR="005851B8" w:rsidRPr="006F178A" w:rsidRDefault="005851B8" w:rsidP="005851B8">
      <w:pPr>
        <w:rPr>
          <w:rtl/>
        </w:rPr>
      </w:pPr>
      <w:del w:id="96707" w:author="מנוע מכני" w:date="2026-10-11T12:04:40Z">
        <w:r w:rsidRPr="006F178A">
          <w:rPr>
            <w:rFonts w:ascii="Fb Fontext" w:hAnsi="Fb Fontext"/>
            <w:rtl/>
          </w:rPr>
          <w:delText xml:space="preserve"> </w:delText>
        </w:r>
      </w:del>
      <w:r w:rsidRPr="006F178A">
        <w:rPr>
          <w:rFonts w:ascii="Fb Fontext" w:hAnsi="Fb Fontext"/>
          <w:rtl/>
        </w:rPr>
        <w:t xml:space="preserve">ג' קרפיפות זה בצד זה, וב' החיצונים מגופפים והאמצעי אינו מגופף, ויחיד בזה ויחיד בזה נעשין כשיירא לכל צורכן.</w:t>
      </w:r>
    </w:p>
    <w:p w:rsidR="005851B8" w:rsidRDefault="005851B8" w:rsidP="005851B8">
      <w:pPr>
        <w:rPr>
          <w:rtl/>
        </w:rPr>
      </w:pPr>
      <w:r w:rsidRPr="006F178A">
        <w:rPr>
          <w:rtl/>
        </w:rPr>
        <w:t>אמצעי מגופף ושנים החיצונים אינן מגופפין, ויחיד בזה ויחיד זה - אין נותנין להם אלא בית שש, [דבכל חד גרים שנים]</w:t>
      </w:r>
    </w:p>
    <w:p w:rsidR="005851B8" w:rsidRPr="006F178A" w:rsidRDefault="005851B8" w:rsidP="005851B8">
      <w:pPr>
        <w:rPr>
          <w:rtl/>
        </w:rPr>
      </w:pPr>
      <w:r w:rsidRPr="006F178A">
        <w:rPr>
          <w:rStyle w:val="afffe"/>
          <w:rFonts w:ascii="Fb Fontext" w:hAnsi="Fb Fontext"/>
          <w:b/>
          <w:rtl/>
        </w:rPr>
        <w:t>הלכתא</w:t>
      </w:r>
      <w:r w:rsidRPr="006F178A">
        <w:rPr>
          <w:rStyle w:val="afffe"/>
          <w:rFonts w:ascii="Fb Fontext" w:hAnsi="Fb Fontext"/>
          <w:rtl/>
        </w:rPr>
        <w:t xml:space="preserve"> בעיין לקולא</w:t>
      </w:r>
      <w:r w:rsidRPr="006F178A">
        <w:rPr>
          <w:rtl/>
        </w:rPr>
        <w:t xml:space="preserve"> וגם בגוונא דאחד בזה ואחד בזה ושנים באמצעי </w:t>
      </w:r>
      <w:ins w:id="91628" w:author="מנוע מכני" w:date="2026-10-11T12:04:40Z">
        <w:r>
          <w:rPr>
            <w:rtl/>
          </w:rPr>
          <w:t xml:space="preserve">אמרו</w:t>
        </w:r>
      </w:ins>
      <w:del w:id="91629" w:author="מנוע מכני" w:date="2026-10-11T12:04:40Z">
        <w:r w:rsidRPr="006F178A">
          <w:rPr>
            <w:rtl/>
          </w:rPr>
          <w:delText xml:space="preserve">אמרי</w:delText>
        </w:r>
      </w:del>
      <w:r w:rsidRPr="006F178A">
        <w:rPr>
          <w:rtl/>
        </w:rPr>
        <w:t xml:space="preserve"> [</w:t>
      </w:r>
      <w:ins w:id="93050" w:author="מנוע מכני" w:date="2026-10-11T12:04:40Z">
        <w:r>
          <w:rPr>
            <w:rtl/>
          </w:rPr>
          <w:t xml:space="preserve">לשני</w:t>
        </w:r>
      </w:ins>
      <w:del w:id="93051" w:author="מנוע מכני" w:date="2026-10-11T12:04:40Z">
        <w:r w:rsidRPr="006F178A">
          <w:rPr>
            <w:rtl/>
          </w:rPr>
          <w:delText xml:space="preserve">לתרי</w:delText>
        </w:r>
      </w:del>
      <w:r w:rsidRPr="006F178A">
        <w:rPr>
          <w:rtl/>
        </w:rPr>
        <w:t xml:space="preserve"> גיסא] דתרוויהו אזלי לחד </w:t>
      </w:r>
      <w:ins w:id="94234" w:author="מנוע מכני" w:date="2026-10-11T12:04:40Z">
        <w:r>
          <w:rPr>
            <w:rtl/>
          </w:rPr>
          <w:t xml:space="preserve">והיו</w:t>
        </w:r>
      </w:ins>
      <w:del w:id="94235" w:author="מנוע מכני" w:date="2026-10-11T12:04:40Z">
        <w:r w:rsidRPr="006F178A">
          <w:rPr>
            <w:rtl/>
          </w:rPr>
          <w:delText xml:space="preserve">והוו</w:delText>
        </w:r>
      </w:del>
      <w:r w:rsidRPr="006F178A">
        <w:rPr>
          <w:rtl/>
        </w:rPr>
        <w:t xml:space="preserve"> </w:t>
      </w:r>
      <w:ins w:id="93048" w:author="מנוע מכני" w:date="2026-10-11T12:04:40Z">
        <w:r>
          <w:rPr>
            <w:rtl/>
          </w:rPr>
          <w:t xml:space="preserve">שלושה</w:t>
        </w:r>
      </w:ins>
      <w:del w:id="93049" w:author="מנוע מכני" w:date="2026-10-11T12:04:40Z">
        <w:r w:rsidRPr="006F178A">
          <w:rPr>
            <w:rtl/>
          </w:rPr>
          <w:delText xml:space="preserve">תלתא</w:delText>
        </w:r>
      </w:del>
      <w:r w:rsidRPr="006F178A">
        <w:rPr>
          <w:rtl/>
        </w:rPr>
        <w:t xml:space="preserve">.</w:t>
      </w:r>
    </w:p>
    <w:p w:rsidR="005851B8" w:rsidRPr="006F178A" w:rsidRDefault="005851B8" w:rsidP="005851B8">
      <w:pPr>
        <w:rPr>
          <w:rtl/>
        </w:rPr>
      </w:pPr>
      <w:r w:rsidRPr="006F178A">
        <w:rPr>
          <w:rtl/>
        </w:rPr>
        <w:t xml:space="preserve">וכ"ש בגוונא דשנים בזה ושנים בזה, ואחד באמצעי </w:t>
      </w:r>
      <w:r>
        <w:rPr>
          <w:rtl/>
        </w:rPr>
        <w:t>אמרי'</w:t>
      </w:r>
      <w:r w:rsidRPr="006F178A">
        <w:rPr>
          <w:rtl/>
        </w:rPr>
        <w:t xml:space="preserve"> דלכל מקום דפנו הווי </w:t>
      </w:r>
      <w:ins w:id="93052" w:author="מנוע מכני" w:date="2026-10-11T12:04:40Z">
        <w:r>
          <w:rPr>
            <w:rtl/>
          </w:rPr>
          <w:t xml:space="preserve">שלושה</w:t>
        </w:r>
      </w:ins>
      <w:del w:id="93053" w:author="מנוע מכני" w:date="2026-10-11T12:04:40Z">
        <w:r w:rsidRPr="006F178A">
          <w:rPr>
            <w:rtl/>
          </w:rPr>
          <w:delText xml:space="preserve">תלתא</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85" w:author="קלוד" w:date="2026-10-11T12:24:08Z"/>
        </w:rPr>
      </w:pPr>
      <w:ins w:id="90086" w:author="קלוד" w:date="2026-10-11T12:24:08Z">
        <w:r>
          <w:rPr>
            <w:color w:val="7B3F00"/>
          </w:rPr>
          <w:t xml:space="preserve">גידוד חמשה ומחיצה חמשה - מצטרפין או לא</w:t>
        </w:r>
      </w:ins>
    </w:p>
    <w:p w:rsidR="005851B8" w:rsidRPr="006F178A" w:rsidRDefault="005851B8" w:rsidP="005851B8">
      <w:pPr>
        <w:rPr>
          <w:rtl/>
        </w:rPr>
      </w:pPr>
      <w:r w:rsidRPr="006F178A">
        <w:rPr>
          <w:rStyle w:val="2fb"/>
          <w:rFonts w:ascii="Fb Fontext" w:hAnsi="Fb Fontext"/>
          <w:rtl/>
        </w:rPr>
        <w:t>ר"ח</w:t>
      </w:r>
      <w:r w:rsidRPr="006F178A">
        <w:rPr>
          <w:rFonts w:ascii="Fb Fontext" w:hAnsi="Fb Fontext"/>
          <w:rtl/>
        </w:rPr>
        <w:t xml:space="preserve"> גידוד חמשה ומחיצה חמשה - אין מצטרפין, עד שיהא או כולו בגידוד או כולו במחיצה.</w:t>
      </w:r>
    </w:p>
    <w:p>
      <w:pPr>
        <w:pStyle w:val="38"/>
        <w:rPr>
          <w:ins w:id="96708" w:author="מנוע מכני" w:date="2026-10-11T12:04:40Z"/>
        </w:rPr>
      </w:pPr>
      <w:r w:rsidRPr="006F178A">
        <w:t xml:space="preserve">והך</w:t>
      </w:r>
    </w:p>
    <w:p w:rsidR="005851B8" w:rsidRPr="006F178A" w:rsidRDefault="005851B8" w:rsidP="005851B8">
      <w:pPr>
        <w:rPr>
          <w:rtl/>
        </w:rPr>
      </w:pPr>
      <w:del w:id="96709" w:author="מנוע מכני" w:date="2026-10-11T12:04:40Z">
        <w:r w:rsidRPr="006F178A">
          <w:rPr>
            <w:rtl/>
          </w:rPr>
          <w:delText xml:space="preserve"> </w:delText>
        </w:r>
      </w:del>
      <w:r w:rsidRPr="006F178A">
        <w:rPr>
          <w:rtl/>
        </w:rPr>
        <w:t xml:space="preserve">דשתי חצירות זו למעלה מזו, ועליונה גבוהה מן התחתונה עשרה טפחים.</w:t>
      </w:r>
    </w:p>
    <w:p w:rsidR="005851B8" w:rsidRPr="006F178A" w:rsidRDefault="005851B8" w:rsidP="005851B8">
      <w:pPr>
        <w:rPr>
          <w:rtl/>
        </w:rPr>
      </w:pPr>
      <w:r w:rsidRPr="006F178A">
        <w:rPr>
          <w:rStyle w:val="afffe"/>
          <w:rFonts w:ascii="Fb Fontext" w:hAnsi="Fb Fontext"/>
          <w:rtl/>
        </w:rPr>
        <w:t>או שיש בה גידוד חמשה ומחיצה חמשה מערבין שנים ואין מערבין אחד</w:t>
      </w:r>
      <w:r w:rsidRPr="006F178A">
        <w:rPr>
          <w:rtl/>
        </w:rPr>
        <w:t>.</w:t>
      </w:r>
    </w:p>
    <w:p w:rsidR="005851B8" w:rsidRPr="009757B9" w:rsidRDefault="005851B8" w:rsidP="005851B8">
      <w:pPr>
        <w:rPr>
          <w:rFonts w:cs="Guttman Vilna"/>
          <w:b/>
          <w:bCs/>
          <w:rtl/>
        </w:rPr>
      </w:pPr>
      <w:r w:rsidRPr="006F178A">
        <w:rPr>
          <w:rtl/>
        </w:rPr>
        <w:t xml:space="preserve">מודה </w:t>
      </w:r>
      <w:r w:rsidRPr="006F178A">
        <w:rPr>
          <w:rStyle w:val="2fb"/>
          <w:rtl/>
        </w:rPr>
        <w:t xml:space="preserve">ר"ח</w:t>
      </w:r>
      <w:r w:rsidRPr="006F178A">
        <w:rPr>
          <w:rtl/>
        </w:rPr>
        <w:t xml:space="preserve"> </w:t>
      </w:r>
      <w:r w:rsidRPr="006F178A">
        <w:rPr>
          <w:rStyle w:val="afffe"/>
          <w:rFonts w:ascii="Fb Fontext" w:hAnsi="Fb Fontext"/>
          <w:rtl/>
        </w:rPr>
        <w:t>בתחתונה</w:t>
      </w:r>
      <w:r w:rsidRPr="006F178A">
        <w:rPr>
          <w:rtl/>
        </w:rPr>
        <w:t xml:space="preserve"> הואיל ורואה פני עשרה | </w:t>
      </w:r>
      <w:r w:rsidRPr="006F178A">
        <w:rPr>
          <w:rStyle w:val="afffe"/>
          <w:rFonts w:ascii="Fb Fontext" w:hAnsi="Fb Fontext"/>
          <w:rtl/>
        </w:rPr>
        <w:t>ובעליונה</w:t>
      </w:r>
      <w:r w:rsidRPr="006F178A">
        <w:rPr>
          <w:rtl/>
        </w:rPr>
        <w:t xml:space="preserve"> דמיירי שהיתה עליונה מגופפת עד עשר אמות.</w:t>
      </w:r>
    </w:p>
    <w:p>
      <w:pPr>
        <w:pStyle w:val="38"/>
        <w:rPr>
          <w:ins w:id="96710" w:author="מנוע מכני" w:date="2026-10-11T12:04:40Z"/>
        </w:rPr>
      </w:pPr>
      <w:r w:rsidRPr="006F178A">
        <w:t xml:space="preserve">והך דסיפא:</w:t>
      </w:r>
    </w:p>
    <w:p w:rsidR="005851B8" w:rsidRDefault="005851B8" w:rsidP="005851B8">
      <w:pPr>
        <w:rPr>
          <w:rtl/>
        </w:rPr>
      </w:pPr>
      <w:del w:id="96711" w:author="מנוע מכני" w:date="2026-10-11T12:04:40Z">
        <w:r w:rsidRPr="006F178A">
          <w:rPr>
            <w:rtl/>
          </w:rPr>
          <w:delText xml:space="preserve"> </w:delText>
        </w:r>
      </w:del>
      <w:r w:rsidRPr="006F178A">
        <w:rPr>
          <w:rtl/>
        </w:rPr>
        <w:t xml:space="preserve">פחות מכאן מערבין אחד </w:t>
      </w:r>
      <w:r w:rsidRPr="006F178A">
        <w:rPr>
          <w:rStyle w:val="afffe"/>
          <w:rFonts w:ascii="Fb Fontext" w:hAnsi="Fb Fontext"/>
          <w:rtl/>
        </w:rPr>
        <w:t>ואין מערבין שנים</w:t>
      </w:r>
      <w:r w:rsidRPr="006F178A">
        <w:rPr>
          <w:rtl/>
        </w:rPr>
        <w:t xml:space="preserve">. מיירי אתחתונה, ובגוונא שנפרצה התחתונה במלואה לעליונה. [ומצידה אינה רואה את גיפופי העליונה] [</w:t>
      </w:r>
      <w:ins w:id="93054" w:author="מנוע מכני" w:date="2026-10-11T12:04:40Z">
        <w:r>
          <w:rPr>
            <w:rtl/>
          </w:rPr>
          <w:t xml:space="preserve">ולכך</w:t>
        </w:r>
      </w:ins>
      <w:del w:id="93055" w:author="מנוע מכני" w:date="2026-10-11T12:04:40Z">
        <w:r w:rsidRPr="006F178A">
          <w:rPr>
            <w:rtl/>
          </w:rPr>
          <w:delText xml:space="preserve">ולהכי</w:delText>
        </w:r>
      </w:del>
      <w:r w:rsidRPr="006F178A">
        <w:rPr>
          <w:rtl/>
        </w:rPr>
        <w:t xml:space="preserve"> אינה יכולה לערב לעצמה שפרוצה היא למקום האסור]</w:t>
      </w:r>
    </w:p>
    <w:p>
      <w:pPr>
        <w:pStyle w:val="38"/>
        <w:rPr>
          <w:ins w:id="96712" w:author="מנוע מכני" w:date="2026-10-11T12:04:40Z"/>
        </w:rPr>
      </w:pPr>
      <w:r w:rsidRPr="00132755">
        <w:t>דרש מרימר</w:t>
      </w:r>
      <w:r w:rsidRPr="00132755">
        <w:t xml:space="preserve">:</w:t>
      </w:r>
    </w:p>
    <w:p w:rsidR="005851B8" w:rsidRPr="00132755" w:rsidRDefault="005851B8" w:rsidP="005851B8">
      <w:pPr>
        <w:rPr>
          <w:spacing w:val="-2"/>
          <w:rtl/>
        </w:rPr>
      </w:pPr>
      <w:del w:id="96713" w:author="מנוע מכני" w:date="2026-10-11T12:04:40Z">
        <w:r w:rsidRPr="00132755">
          <w:rPr>
            <w:spacing w:val="-2"/>
            <w:rtl/>
          </w:rPr>
          <w:delText xml:space="preserve"> </w:delText>
        </w:r>
      </w:del>
      <w:r w:rsidRPr="00132755">
        <w:rPr>
          <w:spacing w:val="-2"/>
          <w:rtl/>
        </w:rPr>
        <w:t xml:space="preserve">גידוד חמשה ומחיצה חמשה מצטרפין. [</w:t>
      </w:r>
      <w:r w:rsidRPr="00132755">
        <w:rPr>
          <w:rStyle w:val="2fb"/>
          <w:spacing w:val="-2"/>
          <w:rtl/>
        </w:rPr>
        <w:t xml:space="preserve">ורב אחא</w:t>
      </w:r>
      <w:r w:rsidRPr="00132755">
        <w:rPr>
          <w:spacing w:val="-2"/>
          <w:rtl/>
        </w:rPr>
        <w:t xml:space="preserve"> בריה </w:t>
      </w:r>
      <w:r w:rsidRPr="00132755">
        <w:rPr>
          <w:rStyle w:val="2fb"/>
          <w:spacing w:val="-2"/>
          <w:rtl/>
        </w:rPr>
        <w:t xml:space="preserve">דרבא</w:t>
      </w:r>
      <w:r w:rsidRPr="00132755">
        <w:rPr>
          <w:spacing w:val="-2"/>
          <w:rtl/>
        </w:rPr>
        <w:t xml:space="preserve"> </w:t>
      </w:r>
      <w:r w:rsidRPr="00132755">
        <w:rPr>
          <w:spacing w:val="-2"/>
          <w:rtl/>
        </w:rPr>
        <w:t xml:space="preserve">לא</w:t>
      </w:r>
      <w:r w:rsidRPr="00132755">
        <w:rPr>
          <w:spacing w:val="-2"/>
          <w:rtl/>
        </w:rPr>
        <w:t xml:space="preserve"> תני כן בבריתא]</w:t>
      </w:r>
    </w:p>
    <w:p>
      <w:pPr>
        <w:pStyle w:val="38"/>
        <w:rPr>
          <w:ins w:id="96714" w:author="מנוע מכני" w:date="2026-10-11T12:04:40Z"/>
        </w:rPr>
      </w:pPr>
      <w:r w:rsidRPr="006F178A">
        <w:t>ו</w:t>
      </w:r>
      <w:r w:rsidRPr="006F178A">
        <w:t>הלכתא</w:t>
      </w:r>
      <w:r w:rsidRPr="006F178A">
        <w:t>:</w:t>
      </w:r>
    </w:p>
    <w:p w:rsidR="005851B8" w:rsidRPr="006F178A" w:rsidRDefault="005851B8" w:rsidP="005851B8">
      <w:pPr>
        <w:rPr>
          <w:rtl/>
        </w:rPr>
      </w:pPr>
      <w:del w:id="96715" w:author="מנוע מכני" w:date="2026-10-11T12:04:40Z">
        <w:r w:rsidRPr="006F178A">
          <w:rPr>
            <w:rtl/>
          </w:rPr>
          <w:delText xml:space="preserve"> </w:delText>
        </w:r>
      </w:del>
      <w:r w:rsidRPr="006F178A">
        <w:rPr>
          <w:rtl/>
        </w:rPr>
        <w:t xml:space="preserve">גידוד חמשה ומחיצה חמשה - מצטרפין.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83" w:author="קלוד" w:date="2026-10-11T12:24:08Z"/>
        </w:rPr>
      </w:pPr>
      <w:ins w:id="90084" w:author="קלוד" w:date="2026-10-11T12:24:08Z">
        <w:r>
          <w:rPr>
            <w:color w:val="7B3F00"/>
          </w:rPr>
          <w:t xml:space="preserve">דיורין הבאין בשבת - האם אוסרין?</w:t>
        </w:r>
      </w:ins>
    </w:p>
    <w:p>
      <w:pPr>
        <w:pStyle w:val="38"/>
        <w:rPr>
          <w:ins w:id="96717" w:author="מנוע מכני" w:date="2026-10-11T12:04:40Z"/>
        </w:rPr>
      </w:pPr>
      <w:del w:id="96716" w:author="מנוע מכני" w:date="2026-10-11T12:04:40Z">
        <w:r w:rsidRPr="006F178A">
          <w:delText xml:space="preserve">•</w:delText>
        </w:r>
      </w:del>
      <w:r w:rsidRPr="006F178A">
        <w:t xml:space="preserve"> </w:t>
      </w:r>
      <w:r w:rsidRPr="00621243">
        <w:t>בעי</w:t>
      </w:r>
      <w:r w:rsidRPr="00621243">
        <w:t xml:space="preserve"> רב הושעיא</w:t>
      </w:r>
      <w:r w:rsidRPr="006F178A">
        <w:t xml:space="preserve">:</w:t>
      </w:r>
    </w:p>
    <w:p w:rsidR="005851B8" w:rsidRDefault="005851B8" w:rsidP="005851B8">
      <w:pPr>
        <w:rPr>
          <w:rFonts w:ascii="Fb Fontext" w:hAnsi="Fb Fontext"/>
          <w:rtl/>
        </w:rPr>
      </w:pPr>
      <w:del w:id="96718" w:author="מנוע מכני" w:date="2026-10-11T12:04:40Z">
        <w:r w:rsidRPr="006F178A">
          <w:rPr>
            <w:rFonts w:ascii="Fb Fontext" w:hAnsi="Fb Fontext"/>
            <w:rtl/>
          </w:rPr>
          <w:delText xml:space="preserve"> </w:delText>
        </w:r>
      </w:del>
      <w:r w:rsidRPr="006F178A">
        <w:rPr>
          <w:rFonts w:ascii="Fb Fontext" w:hAnsi="Fb Fontext"/>
          <w:rtl/>
        </w:rPr>
        <w:t xml:space="preserve">דיורין הבאין בשבת מהו שיאסרו [והוכרע </w:t>
      </w:r>
      <w:r w:rsidRPr="006F178A">
        <w:rPr>
          <w:rStyle w:val="2fb"/>
          <w:rFonts w:ascii="Fb Fontext" w:hAnsi="Fb Fontext"/>
          <w:rtl/>
        </w:rPr>
        <w:t xml:space="preserve">כר"י</w:t>
      </w:r>
      <w:r w:rsidRPr="006F178A">
        <w:rPr>
          <w:rFonts w:ascii="Fb Fontext" w:hAnsi="Fb Fontext"/>
          <w:rtl/>
        </w:rPr>
        <w:t xml:space="preserve"> דכיוון </w:t>
      </w:r>
      <w:ins w:id="90485" w:author="Claude - סמנטי" w:date="2026-10-11T12:19:31Z">
        <w:r>
          <w:rPr>
            <w:rFonts w:ascii="Fb Fontext" w:hAnsi="Fb Fontext"/>
            <w:rtl/>
          </w:rPr>
          <w:t xml:space="preserve">שהותרה</w:t>
        </w:r>
      </w:ins>
      <w:del w:id="90486" w:author="Claude - סמנטי" w:date="2026-10-11T12:19:31Z">
        <w:r w:rsidRPr="006F178A">
          <w:rPr>
            <w:rFonts w:ascii="Fb Fontext" w:hAnsi="Fb Fontext"/>
            <w:rtl/>
          </w:rPr>
          <w:delText xml:space="preserve">דהותרה</w:delText>
        </w:r>
      </w:del>
      <w:r w:rsidRPr="006F178A">
        <w:rPr>
          <w:rFonts w:ascii="Fb Fontext" w:hAnsi="Fb Fontext"/>
          <w:rtl/>
        </w:rPr>
        <w:t xml:space="preserve"> הותרה]</w:t>
      </w:r>
    </w:p>
    <w:p w:rsidR="005851B8" w:rsidRPr="006F178A" w:rsidRDefault="005851B8" w:rsidP="005851B8">
      <w:pPr>
        <w:rPr>
          <w:rtl/>
        </w:rPr>
      </w:pPr>
      <w:r w:rsidRPr="006F178A">
        <w:rPr>
          <w:rtl/>
        </w:rPr>
        <w:t>אין להוכיח מהא דחצר גדולה שנפרצה לקטנה, הקטנה אסורה, מפני שהיא כפתחה של גדולה.- דמיירי דמבעו"י נפרצה.</w:t>
      </w:r>
    </w:p>
    <w:p w:rsidR="005851B8" w:rsidRPr="006F178A" w:rsidRDefault="005851B8" w:rsidP="005851B8">
      <w:pPr>
        <w:rPr>
          <w:rtl/>
        </w:rPr>
      </w:pPr>
      <w:ins w:id="93804" w:author="מנוע מכני" w:date="2026-10-11T12:04:40Z">
        <w:r>
          <w:rPr>
            <w:rtl/>
          </w:rPr>
          <w:t xml:space="preserve">דאם </w:t>
        </w:r>
      </w:ins>
      <w:del w:id="93805" w:author="מנוע מכני" w:date="2026-10-11T12:04:40Z">
        <w:r w:rsidRPr="006F178A">
          <w:rPr>
            <w:rtl/>
          </w:rPr>
          <w:delText xml:space="preserve">דאי </w:delText>
        </w:r>
      </w:del>
      <w:r w:rsidRPr="006F178A">
        <w:rPr>
          <w:rtl/>
        </w:rPr>
        <w:t xml:space="preserve">מיירי דבשבת נפרצה הא דמיא להא דעירב דרך הפתח [או החלון] ונסתם, </w:t>
      </w:r>
      <w:r w:rsidRPr="006F178A">
        <w:rPr>
          <w:rStyle w:val="2fb"/>
          <w:rtl/>
        </w:rPr>
        <w:t xml:space="preserve">דאר"י</w:t>
      </w:r>
      <w:r w:rsidRPr="006F178A">
        <w:rPr>
          <w:rtl/>
        </w:rPr>
        <w:t xml:space="preserve"> כיון שהותרה - הותרה.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צד.</w:t>
      </w:r>
    </w:p>
    <w:p>
      <w:pPr>
        <w:pStyle w:val="afffff8"/>
        <w:rPr>
          <w:ins w:id="90081" w:author="קלוד" w:date="2026-10-11T12:24:08Z"/>
        </w:rPr>
      </w:pPr>
      <w:ins w:id="90082" w:author="קלוד" w:date="2026-10-11T12:24:08Z">
        <w:r>
          <w:rPr>
            <w:color w:val="7B3F00"/>
          </w:rPr>
          <w:t xml:space="preserve">כותל שבין שתי חצירות שנפל - רב ושמואל</w:t>
        </w:r>
      </w:ins>
    </w:p>
    <w:p>
      <w:pPr>
        <w:pStyle w:val="38"/>
        <w:rPr>
          <w:ins w:id="97019" w:author="מנוע מכני" w:date="2026-10-11T12:04:40Z"/>
        </w:rPr>
      </w:pPr>
      <w:del w:id="97077" w:author="מנוע מכני" w:date="2026-10-11T12:04:40Z">
        <w:r w:rsidRPr="006F178A">
          <w:delText xml:space="preserve">• </w:delText>
        </w:r>
      </w:del>
      <w:r w:rsidRPr="006F178A">
        <w:t xml:space="preserve">אתמר,</w:t>
      </w:r>
    </w:p>
    <w:p w:rsidR="005851B8" w:rsidRPr="006F178A" w:rsidRDefault="005851B8" w:rsidP="005851B8">
      <w:pPr>
        <w:rPr>
          <w:rtl/>
        </w:rPr>
      </w:pPr>
      <w:del w:id="97020" w:author="מנוע מכני" w:date="2026-10-11T12:04:40Z">
        <w:r w:rsidRPr="006F178A">
          <w:rPr>
            <w:rFonts w:ascii="Fb Fontext" w:hAnsi="Fb Fontext"/>
            <w:rtl/>
          </w:rPr>
          <w:delText xml:space="preserve"> </w:delText>
        </w:r>
      </w:del>
      <w:r w:rsidRPr="006F178A">
        <w:rPr>
          <w:rFonts w:ascii="Fb Fontext" w:hAnsi="Fb Fontext"/>
          <w:rtl/>
        </w:rPr>
        <w:t xml:space="preserve">כותל שבין שתי חצירות שנפל, </w:t>
      </w:r>
      <w:r w:rsidRPr="006F178A">
        <w:rPr>
          <w:rStyle w:val="2fb"/>
          <w:rFonts w:ascii="Fb Fontext" w:hAnsi="Fb Fontext"/>
          <w:rtl/>
        </w:rPr>
        <w:t xml:space="preserve">רב</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אין מטלטלין בו אלא בארבע אמות.</w:t>
      </w:r>
    </w:p>
    <w:p>
      <w:pPr>
        <w:pStyle w:val="38"/>
        <w:rPr>
          <w:ins w:id="96719" w:author="מנוע מכני" w:date="2026-10-11T12:04:40Z"/>
        </w:rPr>
      </w:pPr>
      <w:r w:rsidRPr="006F178A">
        <w:t xml:space="preserve">ושמואל</w:t>
      </w:r>
      <w:del w:id="97068" w:author="מנוע מכני" w:date="2026-10-11T12:04:40Z">
        <w:r w:rsidRPr="006F178A">
          <w:delText xml:space="preserve"> אמר</w:delText>
        </w:r>
      </w:del>
      <w:r w:rsidRPr="006F178A">
        <w:t xml:space="preserve">:</w:t>
      </w:r>
    </w:p>
    <w:p w:rsidR="005851B8" w:rsidRPr="006F178A" w:rsidRDefault="005851B8" w:rsidP="005851B8">
      <w:pPr>
        <w:rPr>
          <w:rtl/>
        </w:rPr>
      </w:pPr>
      <w:del w:id="96720" w:author="מנוע מכני" w:date="2026-10-11T12:04:40Z">
        <w:r w:rsidRPr="006F178A">
          <w:rPr>
            <w:rtl/>
          </w:rPr>
          <w:delText xml:space="preserve"> </w:delText>
        </w:r>
      </w:del>
      <w:r w:rsidRPr="006F178A">
        <w:rPr>
          <w:rtl/>
        </w:rPr>
        <w:t xml:space="preserve">זה מטלטל עד עיקר מחיצה, וזה מטלטל עד עיקר מחיצה.</w:t>
      </w:r>
    </w:p>
    <w:p w:rsidR="005851B8" w:rsidRPr="006F178A" w:rsidRDefault="005851B8" w:rsidP="005851B8">
      <w:pPr>
        <w:rPr>
          <w:rtl/>
        </w:rPr>
      </w:pPr>
      <w:ins w:id="91630" w:author="מנוע מכני" w:date="2026-10-11T12:04:40Z">
        <w:r>
          <w:rPr>
            <w:rtl/>
          </w:rPr>
          <w:t xml:space="preserve">ולא</w:t>
        </w:r>
      </w:ins>
      <w:del w:id="91631" w:author="מנוע מכני" w:date="2026-10-11T12:04:40Z">
        <w:r w:rsidRPr="006F178A">
          <w:rPr>
            <w:rtl/>
          </w:rPr>
          <w:delText xml:space="preserve">ולאו</w:delText>
        </w:r>
      </w:del>
      <w:r w:rsidRPr="006F178A">
        <w:rPr>
          <w:rtl/>
        </w:rPr>
        <w:t xml:space="preserve"> בפירוש אלא ממעשה </w:t>
      </w:r>
      <w:r w:rsidRPr="006F178A">
        <w:rPr>
          <w:rStyle w:val="2fb"/>
          <w:rtl/>
        </w:rPr>
        <w:t xml:space="preserve">דרב</w:t>
      </w:r>
      <w:r w:rsidRPr="006F178A">
        <w:rPr>
          <w:rtl/>
        </w:rPr>
        <w:t xml:space="preserve"> </w:t>
      </w:r>
      <w:r w:rsidRPr="006F178A">
        <w:rPr>
          <w:rStyle w:val="2fb"/>
          <w:rtl/>
        </w:rPr>
        <w:t xml:space="preserve">ושמואל</w:t>
      </w:r>
      <w:r w:rsidRPr="006F178A">
        <w:rPr>
          <w:rtl/>
        </w:rPr>
        <w:t xml:space="preserve"> ישבו בחצר, ונפל גודא שבינהם וביקש </w:t>
      </w:r>
      <w:r w:rsidRPr="006F178A">
        <w:rPr>
          <w:rStyle w:val="2fb"/>
          <w:rtl/>
        </w:rPr>
        <w:t xml:space="preserve">שמואל</w:t>
      </w:r>
      <w:r w:rsidRPr="006F178A">
        <w:rPr>
          <w:rtl/>
        </w:rPr>
        <w:t xml:space="preserve"> לפרוס טלית [משום צניעות] </w:t>
      </w:r>
      <w:r w:rsidRPr="006F178A">
        <w:rPr>
          <w:rStyle w:val="2fb"/>
          <w:rtl/>
        </w:rPr>
        <w:t xml:space="preserve">ורב</w:t>
      </w:r>
      <w:r w:rsidRPr="006F178A">
        <w:rPr>
          <w:rtl/>
        </w:rPr>
        <w:t xml:space="preserve"> החזיר פניו שדעתו </w:t>
      </w:r>
      <w:r w:rsidRPr="006F178A">
        <w:rPr>
          <w:rtl/>
        </w:rPr>
        <w:t xml:space="preserve">לא</w:t>
      </w:r>
      <w:r w:rsidRPr="006F178A">
        <w:rPr>
          <w:rtl/>
        </w:rPr>
        <w:t xml:space="preserve"> היתה נוחה מכך ולא </w:t>
      </w:r>
      <w:r w:rsidRPr="006F178A">
        <w:rPr>
          <w:rtl/>
        </w:rPr>
        <w:t xml:space="preserve">אמר</w:t>
      </w:r>
      <w:r w:rsidRPr="006F178A">
        <w:rPr>
          <w:rtl/>
        </w:rPr>
        <w:t xml:space="preserve"> בפירוש דאתריה </w:t>
      </w:r>
      <w:r w:rsidRPr="006F178A">
        <w:rPr>
          <w:rStyle w:val="2fb"/>
          <w:rtl/>
        </w:rPr>
        <w:t xml:space="preserve">דשמואל</w:t>
      </w:r>
      <w:r w:rsidRPr="006F178A">
        <w:rPr>
          <w:rtl/>
        </w:rPr>
        <w:t xml:space="preserve"> הוי אך </w:t>
      </w:r>
      <w:r w:rsidRPr="006F178A">
        <w:rPr>
          <w:rtl/>
        </w:rPr>
        <w:t xml:space="preserve">לא</w:t>
      </w:r>
      <w:r w:rsidRPr="006F178A">
        <w:rPr>
          <w:rtl/>
        </w:rPr>
        <w:t xml:space="preserve"> רצה שיחשבו </w:t>
      </w:r>
      <w:ins w:id="94076" w:author="מנוע מכני" w:date="2026-10-11T12:04:40Z">
        <w:r>
          <w:rPr>
            <w:rtl/>
          </w:rPr>
          <w:t xml:space="preserve">שסבר</w:t>
        </w:r>
      </w:ins>
      <w:del w:id="94077" w:author="מנוע מכני" w:date="2026-10-11T12:04:40Z">
        <w:r w:rsidRPr="006F178A">
          <w:rPr>
            <w:rtl/>
          </w:rPr>
          <w:delText xml:space="preserve">שס"ל</w:delText>
        </w:r>
      </w:del>
      <w:r w:rsidRPr="006F178A">
        <w:rPr>
          <w:rtl/>
        </w:rPr>
        <w:t xml:space="preserve"> </w:t>
      </w:r>
      <w:ins w:id="93056" w:author="מנוע מכני" w:date="2026-10-11T12:04:40Z">
        <w:r>
          <w:rPr>
            <w:rtl/>
          </w:rPr>
          <w:t xml:space="preserve">כמותו</w:t>
        </w:r>
      </w:ins>
      <w:del w:id="93057" w:author="מנוע מכני" w:date="2026-10-11T12:04:40Z">
        <w:r w:rsidRPr="006F178A">
          <w:rPr>
            <w:rtl/>
          </w:rPr>
          <w:delText xml:space="preserve">כוותיה</w:delText>
        </w:r>
      </w:del>
      <w:r w:rsidRPr="006F178A">
        <w:rPr>
          <w:rtl/>
        </w:rPr>
        <w:t xml:space="preserve">.</w:t>
      </w:r>
    </w:p>
    <w:p w:rsidR="005851B8" w:rsidRDefault="005851B8" w:rsidP="005851B8">
      <w:pPr>
        <w:pStyle w:val="affffd"/>
        <w:spacing w:after="0"/>
        <w:rPr>
          <w:rFonts w:ascii="MS Mincho" w:hAnsi="MS Mincho"/>
          <w:bCs w:val="0"/>
          <w:rtl/>
        </w:rPr>
      </w:pPr>
      <w:r w:rsidRPr="00937495">
        <w:rPr>
          <w:rFonts w:ascii="MS Mincho" w:hAnsi="MS Mincho" w:hint="cs"/>
          <w:bCs w:val="0"/>
          <w:rtl/>
        </w:rPr>
        <w:t>׹</w:t>
      </w:r>
    </w:p>
    <w:p>
      <w:pPr>
        <w:pStyle w:val="MishnaBatzad"/>
        <w:rPr>
          <w:ins w:id="20373" w:author="קלוד" w:date="2026-10-11T09:07:28Z"/>
        </w:rPr>
      </w:pPr>
      <w:ins w:id="20372" w:author="קלוד" w:date="2026-10-11T09:07:28Z">
        <w:r>
          <w:t xml:space="preserve">משנה ב</w:t>
        </w:r>
      </w:ins>
    </w:p>
    <w:p w:rsidR="005851B8" w:rsidRPr="00E62A50" w:rsidRDefault="005851B8" w:rsidP="005851B8">
      <w:pPr>
        <w:pStyle w:val="afff9"/>
        <w:rPr>
          <w:del w:id="20207" w:author="קלוד" w:date="2026-10-11T09:07:28Z"/>
          <w:rtl/>
        </w:rPr>
      </w:pPr>
      <w:del w:id="20205" w:author="קלוד" w:date="2026-10-11T09:07:28Z">
        <w:r w:rsidRPr="00937495">
          <w:rPr>
            <w:rFonts w:ascii="MS Mincho" w:hAnsi="MS Mincho" w:cs="BA חניכי הישיבות" w:hint="cs"/>
            <w:rtl/>
          </w:rPr>
          <w:delText xml:space="preserve">משנה</w:delText>
        </w:r>
      </w:del>
      <w:del w:id="20206" w:author="קלוד" w:date="2026-10-11T09:07:28Z">
        <w:r w:rsidRPr="00E62A50">
          <w:rPr>
            <w:sz w:val="20"/>
            <w:rtl/>
          </w:rPr>
          <w:delText xml:space="preserve">.</w:delText>
        </w:r>
      </w:del>
    </w:p>
    <w:p w:rsidR="005851B8" w:rsidRPr="00E62A50" w:rsidRDefault="005851B8" w:rsidP="005851B8">
      <w:pPr>
        <w:pStyle w:val="afff9"/>
        <w:spacing w:before="120"/>
        <w:rPr>
          <w:rtl/>
        </w:rPr>
        <w:pPrChange w:id="90063" w:author="קלוד" w:date="2026-10-11T12:09:42Z">
          <w:pPr>
            <w:pStyle w:val="afff9"/>
          </w:pPr>
        </w:pPrChange>
      </w:pPr>
      <w:r w:rsidRPr="00E62A50">
        <w:rPr>
          <w:rtl/>
        </w:rPr>
        <w:t>חצר שנפרצה לרשות הרבים, המכניס מתוכה לרשות היחיד או מרשות היחיד לתוכה</w:t>
      </w:r>
      <w:r>
        <w:rPr>
          <w:rFonts w:hint="cs"/>
          <w:rtl/>
        </w:rPr>
        <w:t xml:space="preserve"> ל</w:t>
      </w:r>
      <w:r>
        <w:rPr>
          <w:rStyle w:val="TanaimMishna"/>
          <w:rFonts w:hint="cs"/>
          <w:rtl/>
          <w:rPrChange w:id="98123" w:author="Claude" w:date="2026-10-11T09:07:58Z">
            <w:rPr>
              <w:rFonts w:hint="cs"/>
              <w:rtl/>
            </w:rPr>
          </w:rPrChange>
        </w:rPr>
        <w:t xml:space="preserve">ר</w:t>
      </w:r>
      <w:r>
        <w:rPr>
          <w:rStyle w:val="TanaimMishna"/>
          <w:rtl/>
          <w:rPrChange w:id="98124" w:author="Claude" w:date="2026-10-11T09:07:58Z">
            <w:rPr>
              <w:rtl/>
            </w:rPr>
          </w:rPrChange>
        </w:rPr>
        <w:t xml:space="preserve">"</w:t>
      </w:r>
      <w:r>
        <w:rPr>
          <w:rStyle w:val="TanaimMishna"/>
          <w:rFonts w:hint="cs"/>
          <w:rtl/>
          <w:rPrChange w:id="98125" w:author="Claude" w:date="2026-10-11T09:07:58Z">
            <w:rPr>
              <w:rFonts w:hint="cs"/>
              <w:rtl/>
            </w:rPr>
          </w:rPrChange>
        </w:rPr>
        <w:t xml:space="preserve">א</w:t>
      </w:r>
      <w:r>
        <w:rPr>
          <w:rFonts w:hint="cs"/>
          <w:rtl/>
        </w:rPr>
        <w:t xml:space="preserve"> </w:t>
      </w:r>
      <w:r w:rsidRPr="00E62A50">
        <w:rPr>
          <w:rtl/>
        </w:rPr>
        <w:t>חייב,</w:t>
      </w:r>
    </w:p>
    <w:p w:rsidR="005851B8" w:rsidRPr="00E62A50" w:rsidRDefault="005851B8" w:rsidP="005851B8">
      <w:pPr>
        <w:pStyle w:val="afff9"/>
        <w:rPr>
          <w:rtl/>
        </w:rPr>
      </w:pPr>
      <w:r w:rsidRPr="00E62A50">
        <w:rPr>
          <w:rtl/>
        </w:rPr>
        <w:lastRenderedPageBreak/>
        <w:t>וחכ"א: מתוכה לרשות הרבים או מרשות הרבים לתוכה [וה"ה לרה"י] פטור, מפני שהיא ככרמלית.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79" w:author="קלוד" w:date="2026-10-11T12:24:08Z"/>
        </w:rPr>
      </w:pPr>
      <w:ins w:id="90080" w:author="קלוד" w:date="2026-10-11T12:24:08Z">
        <w:r>
          <w:rPr>
            <w:color w:val="7B3F00"/>
          </w:rPr>
          <w:t xml:space="preserve">חצר שנפרצה לרה"ר - טעם ר"א: מה שבררו בררו</w:t>
        </w:r>
      </w:ins>
    </w:p>
    <w:p w:rsidR="005851B8" w:rsidRPr="006F178A" w:rsidRDefault="005851B8" w:rsidP="005851B8">
      <w:pPr>
        <w:rPr>
          <w:rtl/>
        </w:rPr>
      </w:pPr>
      <w:r w:rsidRPr="006F178A">
        <w:rPr>
          <w:rStyle w:val="afffe"/>
          <w:rFonts w:ascii="Fb Fontext" w:hAnsi="Fb Fontext"/>
          <w:b/>
          <w:rtl/>
        </w:rPr>
        <w:t>א.</w:t>
      </w:r>
      <w:r w:rsidRPr="006F178A">
        <w:rPr>
          <w:rFonts w:ascii="Fb Fontext" w:hAnsi="Fb Fontext"/>
          <w:rtl/>
        </w:rPr>
        <w:t xml:space="preserve"> </w:t>
      </w:r>
      <w:r w:rsidRPr="006F178A">
        <w:rPr>
          <w:rStyle w:val="2fb"/>
          <w:rFonts w:ascii="Fb Fontext" w:hAnsi="Fb Fontext"/>
          <w:rtl/>
        </w:rPr>
        <w:t xml:space="preserve">ר"א</w:t>
      </w:r>
      <w:r w:rsidRPr="006F178A">
        <w:rPr>
          <w:rFonts w:ascii="Fb Fontext" w:hAnsi="Fb Fontext"/>
          <w:rtl/>
        </w:rPr>
        <w:t xml:space="preserve"> </w:t>
      </w:r>
      <w:ins w:id="94078" w:author="מנוע מכני" w:date="2026-10-11T12:04:40Z">
        <w:r>
          <w:rPr>
            <w:rFonts w:ascii="Fb Fontext" w:hAnsi="Fb Fontext"/>
            <w:rtl/>
          </w:rPr>
          <w:t xml:space="preserve">סבר</w:t>
        </w:r>
      </w:ins>
      <w:del w:id="94079" w:author="מנוע מכני" w:date="2026-10-11T12:04:40Z">
        <w:r w:rsidRPr="006F178A">
          <w:rPr>
            <w:rFonts w:ascii="Fb Fontext" w:hAnsi="Fb Fontext"/>
            <w:rtl/>
          </w:rPr>
          <w:delText xml:space="preserve">ס"ל</w:delText>
        </w:r>
      </w:del>
      <w:r w:rsidRPr="006F178A">
        <w:rPr>
          <w:rFonts w:ascii="Fb Fontext" w:hAnsi="Fb Fontext"/>
          <w:rtl/>
        </w:rPr>
        <w:t xml:space="preserve"> דהו"ל </w:t>
      </w:r>
      <w:r w:rsidRPr="006F178A">
        <w:rPr>
          <w:rFonts w:ascii="Fb Fontext" w:hAnsi="Fb Fontext"/>
          <w:rtl/>
        </w:rPr>
        <w:t xml:space="preserve">רה"ר</w:t>
      </w:r>
      <w:r w:rsidRPr="006F178A">
        <w:rPr>
          <w:rFonts w:ascii="Fb Fontext" w:hAnsi="Fb Fontext"/>
          <w:rtl/>
        </w:rPr>
        <w:t xml:space="preserve"> </w:t>
      </w:r>
      <w:ins w:id="91632" w:author="מנוע מכני" w:date="2026-10-11T12:04:40Z">
        <w:r>
          <w:rPr>
            <w:rFonts w:ascii="Fb Fontext" w:hAnsi="Fb Fontext"/>
            <w:rtl/>
          </w:rPr>
          <w:t xml:space="preserve">ולשיטתו</w:t>
        </w:r>
      </w:ins>
      <w:del w:id="91633" w:author="מנוע מכני" w:date="2026-10-11T12:04:40Z">
        <w:r w:rsidRPr="006F178A">
          <w:rPr>
            <w:rFonts w:ascii="Fb Fontext" w:hAnsi="Fb Fontext"/>
            <w:rtl/>
          </w:rPr>
          <w:delText xml:space="preserve">ולטעמיה</w:delText>
        </w:r>
      </w:del>
      <w:r w:rsidRPr="006F178A">
        <w:rPr>
          <w:rFonts w:ascii="Fb Fontext" w:hAnsi="Fb Fontext"/>
          <w:rtl/>
        </w:rPr>
        <w:t xml:space="preserve"> דרבים שבררו דרך לעצמן - מה שבררו בררו. ומיירי באבדה לה דרך באותו חצר.</w:t>
      </w:r>
    </w:p>
    <w:p w:rsidR="005851B8" w:rsidRDefault="005851B8" w:rsidP="005851B8">
      <w:pPr>
        <w:rPr>
          <w:rtl/>
        </w:rPr>
      </w:pPr>
      <w:r w:rsidRPr="006F178A">
        <w:rPr>
          <w:rtl/>
        </w:rPr>
        <w:t xml:space="preserve">וגרסי </w:t>
      </w:r>
      <w:r w:rsidRPr="006F178A">
        <w:rPr>
          <w:rStyle w:val="afffe"/>
          <w:rFonts w:ascii="Fb Fontext" w:hAnsi="Fb Fontext"/>
          <w:rtl/>
        </w:rPr>
        <w:t>על</w:t>
      </w:r>
      <w:r w:rsidRPr="006F178A">
        <w:rPr>
          <w:rtl/>
        </w:rPr>
        <w:t xml:space="preserve"> מקום מחיצה מחלוקת [אבל בכל החצר עצמה מודה לחכמים]</w:t>
      </w:r>
    </w:p>
    <w:p>
      <w:pPr>
        <w:pStyle w:val="38"/>
        <w:rPr>
          <w:ins w:id="96721" w:author="מנוע מכני" w:date="2026-10-11T12:04:40Z"/>
        </w:rPr>
      </w:pPr>
      <w:r w:rsidRPr="006F178A">
        <w:t>ב.</w:t>
      </w:r>
      <w:r w:rsidRPr="006F178A">
        <w:t xml:space="preserve"> ו</w:t>
      </w:r>
      <w:r w:rsidRPr="00910D80">
        <w:t>אב"א</w:t>
      </w:r>
    </w:p>
    <w:p w:rsidR="005851B8" w:rsidRPr="006F178A" w:rsidRDefault="005851B8" w:rsidP="005851B8">
      <w:pPr>
        <w:rPr>
          <w:rtl/>
        </w:rPr>
      </w:pPr>
      <w:del w:id="96722" w:author="מנוע מכני" w:date="2026-10-11T12:04:40Z">
        <w:r w:rsidRPr="006F178A">
          <w:rPr>
            <w:rtl/>
          </w:rPr>
          <w:delText xml:space="preserve"> </w:delText>
        </w:r>
      </w:del>
      <w:r w:rsidRPr="006F178A">
        <w:rPr>
          <w:rStyle w:val="2fb"/>
          <w:rtl/>
        </w:rPr>
        <w:t xml:space="preserve">ר"א</w:t>
      </w:r>
      <w:r w:rsidRPr="006F178A">
        <w:rPr>
          <w:rtl/>
        </w:rPr>
        <w:t xml:space="preserve"> צידי </w:t>
      </w:r>
      <w:r w:rsidRPr="006F178A">
        <w:rPr>
          <w:rtl/>
        </w:rPr>
        <w:t xml:space="preserve">רה"ר</w:t>
      </w:r>
      <w:r w:rsidRPr="006F178A">
        <w:rPr>
          <w:rtl/>
        </w:rPr>
        <w:t xml:space="preserve"> </w:t>
      </w:r>
      <w:r w:rsidRPr="006F178A">
        <w:rPr>
          <w:rStyle w:val="2fb"/>
          <w:rtl/>
        </w:rPr>
        <w:t xml:space="preserve">כרה"ר</w:t>
      </w:r>
      <w:r w:rsidRPr="006F178A">
        <w:rPr>
          <w:rtl/>
        </w:rPr>
        <w:t xml:space="preserve"> | ורבנן </w:t>
      </w:r>
      <w:ins w:id="94080" w:author="מנוע מכני" w:date="2026-10-11T12:04:40Z">
        <w:r>
          <w:rPr>
            <w:rtl/>
          </w:rPr>
          <w:t xml:space="preserve">סבר</w:t>
        </w:r>
      </w:ins>
      <w:del w:id="94081" w:author="מנוע מכני" w:date="2026-10-11T12:04:40Z">
        <w:r w:rsidRPr="006F178A">
          <w:rPr>
            <w:rtl/>
          </w:rPr>
          <w:delText xml:space="preserve">ס"ל</w:delText>
        </w:r>
      </w:del>
      <w:r w:rsidRPr="006F178A">
        <w:rPr>
          <w:rtl/>
        </w:rPr>
        <w:t xml:space="preserve"> </w:t>
      </w:r>
      <w:ins w:id="91634" w:author="מנוע מכני" w:date="2026-10-11T12:04:40Z">
        <w:r>
          <w:rPr>
            <w:rtl/>
          </w:rPr>
          <w:t xml:space="preserve">לא</w:t>
        </w:r>
      </w:ins>
      <w:del w:id="91635" w:author="מנוע מכני" w:date="2026-10-11T12:04:40Z">
        <w:r w:rsidRPr="006F178A">
          <w:rPr>
            <w:rtl/>
          </w:rPr>
          <w:delText xml:space="preserve">לאו</w:delText>
        </w:r>
      </w:del>
      <w:r w:rsidRPr="006F178A">
        <w:rPr>
          <w:rtl/>
        </w:rPr>
        <w:t xml:space="preserve"> </w:t>
      </w:r>
      <w:r w:rsidRPr="006F178A">
        <w:rPr>
          <w:rStyle w:val="2fb"/>
          <w:rtl/>
        </w:rPr>
        <w:t xml:space="preserve">כרה"ר</w:t>
      </w:r>
      <w:r w:rsidRPr="006F178A">
        <w:rPr>
          <w:rtl/>
        </w:rPr>
        <w:t xml:space="preserve"> דמו.</w:t>
      </w:r>
    </w:p>
    <w:p w:rsidR="005851B8" w:rsidRPr="006F178A" w:rsidRDefault="005851B8" w:rsidP="005851B8">
      <w:pPr>
        <w:rPr>
          <w:rtl/>
        </w:rPr>
      </w:pPr>
      <w:r w:rsidRPr="006F178A">
        <w:rPr>
          <w:rtl/>
        </w:rPr>
        <w:t xml:space="preserve">ולא </w:t>
      </w:r>
      <w:ins w:id="91636" w:author="מנוע מכני" w:date="2026-10-11T12:04:40Z">
        <w:r>
          <w:rPr>
            <w:rtl/>
          </w:rPr>
          <w:t xml:space="preserve">חלקו</w:t>
        </w:r>
      </w:ins>
      <w:del w:id="91637" w:author="מנוע מכני" w:date="2026-10-11T12:04:40Z">
        <w:r w:rsidRPr="006F178A">
          <w:rPr>
            <w:rtl/>
          </w:rPr>
          <w:delText xml:space="preserve">פליגי</w:delText>
        </w:r>
      </w:del>
      <w:r w:rsidRPr="006F178A">
        <w:rPr>
          <w:rtl/>
        </w:rPr>
        <w:t xml:space="preserve"> בצידי </w:t>
      </w:r>
      <w:r w:rsidRPr="006F178A">
        <w:rPr>
          <w:rtl/>
        </w:rPr>
        <w:t xml:space="preserve">רה"ר</w:t>
      </w:r>
      <w:r w:rsidRPr="006F178A">
        <w:rPr>
          <w:rtl/>
        </w:rPr>
        <w:t xml:space="preserve"> גופה דקמ"ל דלא לימא דווקא </w:t>
      </w:r>
      <w:ins w:id="91640" w:author="מנוע מכני" w:date="2026-10-11T12:04:40Z">
        <w:r>
          <w:rPr>
            <w:rtl/>
          </w:rPr>
          <w:t xml:space="preserve">שם</w:t>
        </w:r>
      </w:ins>
      <w:del w:id="91641" w:author="מנוע מכני" w:date="2026-10-11T12:04:40Z">
        <w:r w:rsidRPr="006F178A">
          <w:rPr>
            <w:rtl/>
          </w:rPr>
          <w:delText xml:space="preserve">התם</w:delText>
        </w:r>
      </w:del>
      <w:r w:rsidRPr="006F178A">
        <w:rPr>
          <w:rtl/>
        </w:rPr>
        <w:t xml:space="preserve"> </w:t>
      </w:r>
      <w:ins w:id="91638" w:author="מנוע מכני" w:date="2026-10-11T12:04:40Z">
        <w:r>
          <w:rPr>
            <w:rtl/>
          </w:rPr>
          <w:t xml:space="preserve">דיש</w:t>
        </w:r>
      </w:ins>
      <w:del w:id="91639" w:author="מנוע מכני" w:date="2026-10-11T12:04:40Z">
        <w:r w:rsidRPr="006F178A">
          <w:rPr>
            <w:rtl/>
          </w:rPr>
          <w:delText xml:space="preserve">דאיכא</w:delText>
        </w:r>
      </w:del>
      <w:r w:rsidRPr="006F178A">
        <w:rPr>
          <w:rtl/>
        </w:rPr>
        <w:t xml:space="preserve"> חיפוי </w:t>
      </w:r>
      <w:r w:rsidRPr="006F178A">
        <w:rPr>
          <w:rtl/>
        </w:rPr>
        <w:t xml:space="preserve">משא"כ</w:t>
      </w:r>
      <w:r w:rsidRPr="006F178A">
        <w:rPr>
          <w:rtl/>
        </w:rPr>
        <w:t xml:space="preserve"> </w:t>
      </w:r>
      <w:ins w:id="91642" w:author="מנוע מכני" w:date="2026-10-11T12:04:40Z">
        <w:r>
          <w:rPr>
            <w:rtl/>
          </w:rPr>
          <w:t xml:space="preserve">כאן</w:t>
        </w:r>
      </w:ins>
      <w:del w:id="91643" w:author="מנוע מכני" w:date="2026-10-11T12:04:40Z">
        <w:r w:rsidRPr="006F178A">
          <w:rPr>
            <w:rtl/>
          </w:rPr>
          <w:delText xml:space="preserve">הכא</w:delText>
        </w:r>
      </w:del>
      <w:r w:rsidRPr="006F178A">
        <w:rPr>
          <w:rtl/>
        </w:rPr>
        <w:t xml:space="preserve"> מודו </w:t>
      </w:r>
      <w:r w:rsidRPr="006F178A">
        <w:rPr>
          <w:rStyle w:val="2fb"/>
          <w:rtl/>
        </w:rPr>
        <w:t xml:space="preserve">לר"א</w:t>
      </w:r>
      <w:r w:rsidRPr="006F178A">
        <w:rPr>
          <w:rtl/>
        </w:rPr>
        <w:t xml:space="preserve"> </w:t>
      </w:r>
      <w:r w:rsidRPr="006F178A">
        <w:rPr>
          <w:rStyle w:val="2fb"/>
          <w:rtl/>
        </w:rPr>
        <w:t xml:space="preserve">דכרה"ר</w:t>
      </w:r>
      <w:r w:rsidRPr="006F178A">
        <w:rPr>
          <w:rtl/>
        </w:rPr>
        <w:t xml:space="preserve">.</w:t>
      </w:r>
    </w:p>
    <w:p w:rsidR="005851B8" w:rsidRPr="006F178A" w:rsidRDefault="005851B8" w:rsidP="005851B8">
      <w:pPr>
        <w:rPr>
          <w:rtl/>
        </w:rPr>
      </w:pPr>
      <w:r w:rsidRPr="006F178A">
        <w:rPr>
          <w:rStyle w:val="2fb"/>
          <w:rtl/>
        </w:rPr>
        <w:t xml:space="preserve">ולר"א</w:t>
      </w:r>
      <w:r w:rsidRPr="006F178A">
        <w:rPr>
          <w:rtl/>
        </w:rPr>
        <w:t xml:space="preserve"> הך דמתוכה [דמשמע כל החצר] היינו לדבריהם דרבנן.</w:t>
      </w:r>
    </w:p>
    <w:p>
      <w:pPr>
        <w:pStyle w:val="38"/>
        <w:rPr>
          <w:ins w:id="96723" w:author="מנוע מכני" w:date="2026-10-11T12:04:40Z"/>
        </w:rPr>
      </w:pPr>
      <w:r w:rsidRPr="006F178A">
        <w:t xml:space="preserve">והך דאמרו רבנן </w:t>
      </w:r>
      <w:ins w:id="93058" w:author="מנוע מכני" w:date="2026-10-11T12:04:40Z">
        <w:r>
          <w:t xml:space="preserve">כך</w:t>
        </w:r>
      </w:ins>
      <w:del w:id="93059" w:author="מנוע מכני" w:date="2026-10-11T12:04:40Z">
        <w:r w:rsidRPr="006F178A">
          <w:delText xml:space="preserve">הכי</w:delText>
        </w:r>
      </w:del>
      <w:r w:rsidRPr="006F178A">
        <w:t xml:space="preserve"> לר"א:</w:t>
      </w:r>
    </w:p>
    <w:p w:rsidR="005851B8" w:rsidRDefault="005851B8" w:rsidP="005851B8">
      <w:pPr>
        <w:rPr>
          <w:rtl/>
        </w:rPr>
      </w:pPr>
      <w:del w:id="96724" w:author="מנוע מכני" w:date="2026-10-11T12:04:40Z">
        <w:r w:rsidRPr="006F178A">
          <w:rPr>
            <w:rtl/>
          </w:rPr>
          <w:delText xml:space="preserve"> </w:delText>
        </w:r>
      </w:del>
      <w:r w:rsidRPr="006F178A">
        <w:rPr>
          <w:rtl/>
        </w:rPr>
        <w:t xml:space="preserve">דמהאי טעמא </w:t>
      </w:r>
      <w:r w:rsidRPr="006F178A">
        <w:rPr>
          <w:rStyle w:val="2fb"/>
          <w:rtl/>
        </w:rPr>
        <w:t xml:space="preserve">דמרה"ר</w:t>
      </w:r>
      <w:r w:rsidRPr="006F178A">
        <w:rPr>
          <w:rtl/>
        </w:rPr>
        <w:t xml:space="preserve"> לחצר א"א מצד כרמלית </w:t>
      </w:r>
      <w:r w:rsidRPr="006F178A">
        <w:rPr>
          <w:rtl/>
        </w:rPr>
        <w:t xml:space="preserve">ה"נ</w:t>
      </w:r>
      <w:r w:rsidRPr="006F178A">
        <w:rPr>
          <w:rtl/>
        </w:rPr>
        <w:t xml:space="preserve"> בצידי </w:t>
      </w:r>
      <w:r w:rsidRPr="006F178A">
        <w:rPr>
          <w:rtl/>
        </w:rPr>
        <w:t xml:space="preserve">רה"ר</w:t>
      </w:r>
      <w:r w:rsidRPr="006F178A">
        <w:rPr>
          <w:rtl/>
        </w:rPr>
        <w:t xml:space="preserve"> יאסר [והרי מותר]</w:t>
      </w:r>
    </w:p>
    <w:p w:rsidR="005851B8" w:rsidRPr="006F178A" w:rsidRDefault="005851B8" w:rsidP="005851B8">
      <w:pPr>
        <w:rPr>
          <w:rtl/>
        </w:rPr>
      </w:pPr>
      <w:r w:rsidRPr="006F178A">
        <w:rPr>
          <w:rStyle w:val="2fb"/>
          <w:rtl/>
        </w:rPr>
        <w:t xml:space="preserve">ור"א</w:t>
      </w:r>
      <w:r w:rsidRPr="006F178A">
        <w:rPr>
          <w:rtl/>
        </w:rPr>
        <w:t xml:space="preserve"> חילק </w:t>
      </w:r>
      <w:ins w:id="91644" w:author="מנוע מכני" w:date="2026-10-11T12:04:40Z">
        <w:r>
          <w:rPr>
            <w:rtl/>
          </w:rPr>
          <w:t xml:space="preserve">דשם</w:t>
        </w:r>
      </w:ins>
      <w:del w:id="91645" w:author="מנוע מכני" w:date="2026-10-11T12:04:40Z">
        <w:r w:rsidRPr="006F178A">
          <w:rPr>
            <w:rtl/>
          </w:rPr>
          <w:delText xml:space="preserve">דהתם</w:delText>
        </w:r>
      </w:del>
      <w:r w:rsidRPr="006F178A">
        <w:rPr>
          <w:rtl/>
        </w:rPr>
        <w:t xml:space="preserve"> בצידי </w:t>
      </w:r>
      <w:r w:rsidRPr="006F178A">
        <w:rPr>
          <w:rtl/>
        </w:rPr>
        <w:t xml:space="preserve">רה"ר</w:t>
      </w:r>
      <w:r w:rsidRPr="006F178A">
        <w:rPr>
          <w:rtl/>
        </w:rPr>
        <w:t xml:space="preserve"> </w:t>
      </w:r>
      <w:r w:rsidRPr="006F178A">
        <w:rPr>
          <w:rtl/>
        </w:rPr>
        <w:t xml:space="preserve">לא</w:t>
      </w:r>
      <w:r w:rsidRPr="006F178A">
        <w:rPr>
          <w:rtl/>
        </w:rPr>
        <w:t xml:space="preserve"> דרסי רבים אבל </w:t>
      </w:r>
      <w:ins w:id="91646" w:author="מנוע מכני" w:date="2026-10-11T12:04:40Z">
        <w:r>
          <w:rPr>
            <w:rtl/>
          </w:rPr>
          <w:t xml:space="preserve">כאן</w:t>
        </w:r>
      </w:ins>
      <w:del w:id="91647" w:author="מנוע מכני" w:date="2026-10-11T12:04:40Z">
        <w:r w:rsidRPr="006F178A">
          <w:rPr>
            <w:rtl/>
          </w:rPr>
          <w:delText xml:space="preserve">הכא</w:delText>
        </w:r>
      </w:del>
      <w:r>
        <w:rPr>
          <w:rtl/>
        </w:rPr>
        <w:t xml:space="preserve"> </w:t>
      </w:r>
      <w:r w:rsidRPr="006F178A">
        <w:rPr>
          <w:rtl/>
        </w:rPr>
        <w:t>דרסי רבים.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75" w:author="קלוד" w:date="2026-10-11T09:07:28Z"/>
        </w:rPr>
      </w:pPr>
      <w:ins w:id="20374" w:author="קלוד" w:date="2026-10-11T09:07:28Z">
        <w:r>
          <w:t xml:space="preserve">משנה ג</w:t>
        </w:r>
      </w:ins>
    </w:p>
    <w:p w:rsidR="005851B8" w:rsidRPr="00E62A50" w:rsidRDefault="005851B8" w:rsidP="005851B8">
      <w:pPr>
        <w:pStyle w:val="afff9"/>
        <w:rPr>
          <w:del w:id="20209" w:author="קלוד" w:date="2026-10-11T09:07:28Z"/>
          <w:rStyle w:val="afffe"/>
          <w:rFonts w:ascii="Fb Fontext" w:hAnsi="Fb Fontext"/>
          <w:bCs w:val="0"/>
          <w:sz w:val="20"/>
          <w:rtl/>
        </w:rPr>
      </w:pPr>
      <w:del w:id="20208" w:author="קלוד" w:date="2026-10-11T09:07:28Z">
        <w:r w:rsidRPr="00E62A50">
          <w:rPr>
            <w:rStyle w:val="afffe"/>
            <w:rFonts w:ascii="Fb Fontext" w:hAnsi="Fb Fontext"/>
            <w:bCs w:val="0"/>
            <w:sz w:val="20"/>
            <w:rtl/>
          </w:rPr>
          <w:delText xml:space="preserve">משנה.</w:delText>
        </w:r>
      </w:del>
    </w:p>
    <w:p w:rsidR="005851B8" w:rsidRPr="002D26EF" w:rsidRDefault="005851B8" w:rsidP="002D26EF">
      <w:pPr>
        <w:pStyle w:val="afff9"/>
        <w:spacing w:before="120"/>
        <w:rPr>
          <w:rStyle w:val="afffe"/>
          <w:rFonts w:ascii="Fb Fontext" w:hAnsi="Fb Fontext"/>
          <w:b/>
          <w:bCs w:val="0"/>
          <w:rtl/>
        </w:rPr>
        <w:pPrChange w:id="90064" w:author="קלוד" w:date="2026-10-11T12:09:42Z">
          <w:pPr>
            <w:pStyle w:val="afff9"/>
          </w:pPr>
        </w:pPrChange>
      </w:pPr>
      <w:r w:rsidRPr="002D26EF">
        <w:rPr>
          <w:rStyle w:val="afffe"/>
          <w:rFonts w:ascii="Fb Fontext" w:hAnsi="Fb Fontext"/>
          <w:bCs w:val="0"/>
          <w:rtl/>
        </w:rPr>
        <w:t>חצר שנפרצה לרה"ר מב' רוחותיה, וכן בית שנפרץ מב' רוחותיו, וכן מבוי שנטלו קורותיו או לחייו.</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128" w:author="Claude" w:date="2026-10-11T09:07:36Z">
            <w:rPr>
              <w:rStyle w:val="afffe"/>
              <w:rFonts w:ascii="Fb Fontext" w:hAnsi="Fb Fontext"/>
              <w:bCs w:val="0"/>
              <w:sz w:val="20"/>
              <w:rtl/>
            </w:rPr>
          </w:rPrChange>
        </w:rPr>
        <w:t>לר"י מותרים באותו שבת, ואסורים לעתיד לבא.</w:t>
      </w:r>
    </w:p>
    <w:p w:rsidR="005851B8" w:rsidRPr="00E62A50" w:rsidRDefault="005851B8" w:rsidP="005851B8">
      <w:pPr>
        <w:pStyle w:val="afff9"/>
        <w:rPr>
          <w:rtl/>
        </w:rPr>
      </w:pPr>
      <w:r w:rsidRPr="00E62A50">
        <w:rPr>
          <w:rStyle w:val="afffe"/>
          <w:rFonts w:ascii="Fb Fontext" w:hAnsi="Fb Fontext"/>
          <w:bCs w:val="0"/>
          <w:rtl/>
          <w:rPrChange w:id="40129" w:author="Claude" w:date="2026-10-11T09:07:36Z">
            <w:rPr>
              <w:rStyle w:val="afffe"/>
              <w:rFonts w:ascii="Fb Fontext" w:hAnsi="Fb Fontext"/>
              <w:bCs w:val="0"/>
              <w:sz w:val="20"/>
              <w:rtl/>
            </w:rPr>
          </w:rPrChange>
        </w:rPr>
        <w:t>רבי יוסי: אם מותרין לאותו שבת - מותרין לעת"ל, ואם אסורין לעת"ל אסורין לאותו שבת</w:t>
      </w:r>
      <w:r w:rsidRPr="00E62A50">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צד:</w:t>
      </w:r>
    </w:p>
    <w:p>
      <w:pPr>
        <w:pStyle w:val="afffff8"/>
        <w:rPr>
          <w:ins w:id="90077" w:author="קלוד" w:date="2026-10-11T12:24:08Z"/>
        </w:rPr>
      </w:pPr>
      <w:ins w:id="90078" w:author="קלוד" w:date="2026-10-11T12:24:08Z">
        <w:r>
          <w:rPr>
            <w:color w:val="7B3F00"/>
          </w:rPr>
          <w:t xml:space="preserve">חצר ובית שנפרצו משתי רוחות - רב ושמואל</w:t>
        </w:r>
      </w:ins>
    </w:p>
    <w:p>
      <w:pPr>
        <w:pStyle w:val="38"/>
        <w:rPr>
          <w:ins w:id="96725" w:author="מנוע מכני" w:date="2026-10-11T12:04:40Z"/>
        </w:rPr>
      </w:pPr>
      <w:r w:rsidRPr="006F178A">
        <w:t xml:space="preserve">רב:</w:t>
      </w:r>
    </w:p>
    <w:p w:rsidR="005851B8" w:rsidRPr="006F178A" w:rsidRDefault="005851B8" w:rsidP="005851B8">
      <w:pPr>
        <w:rPr>
          <w:rtl/>
        </w:rPr>
      </w:pPr>
      <w:del w:id="96726" w:author="מנוע מכני" w:date="2026-10-11T12:04:40Z">
        <w:r w:rsidRPr="006F178A">
          <w:rPr>
            <w:rFonts w:ascii="Fb Fontext" w:hAnsi="Fb Fontext"/>
            <w:rtl/>
          </w:rPr>
          <w:delText xml:space="preserve"> </w:delText>
        </w:r>
      </w:del>
      <w:r w:rsidRPr="006F178A">
        <w:rPr>
          <w:rFonts w:ascii="Fb Fontext" w:hAnsi="Fb Fontext"/>
          <w:rtl/>
        </w:rPr>
        <w:t xml:space="preserve">חצר שנפרצה מיירי בעשר ונפרצה בקרן זוית דפיתחא בקרן זוית </w:t>
      </w:r>
      <w:r w:rsidRPr="006F178A">
        <w:rPr>
          <w:rFonts w:ascii="Fb Fontext" w:hAnsi="Fb Fontext"/>
          <w:rtl/>
        </w:rPr>
        <w:t xml:space="preserve">לא</w:t>
      </w:r>
      <w:r w:rsidRPr="006F178A">
        <w:rPr>
          <w:rFonts w:ascii="Fb Fontext" w:hAnsi="Fb Fontext"/>
          <w:rtl/>
        </w:rPr>
        <w:t xml:space="preserve"> עבדי </w:t>
      </w:r>
      <w:ins w:id="94682" w:author="מנוע מכני" w:date="2026-10-11T12:04:40Z">
        <w:r>
          <w:rPr>
            <w:rFonts w:ascii="Fb Fontext" w:hAnsi="Fb Fontext"/>
            <w:rtl/>
          </w:rPr>
          <w:t xml:space="preserve">אנשים</w:t>
        </w:r>
      </w:ins>
      <w:del w:id="94683" w:author="מנוע מכני" w:date="2026-10-11T12:04:40Z">
        <w:r w:rsidRPr="006F178A">
          <w:rPr>
            <w:rFonts w:ascii="Fb Fontext" w:hAnsi="Fb Fontext"/>
            <w:rtl/>
          </w:rPr>
          <w:delText xml:space="preserve">אינשי</w:delText>
        </w:r>
      </w:del>
      <w:r w:rsidRPr="006F178A">
        <w:rPr>
          <w:rFonts w:ascii="Fb Fontext" w:hAnsi="Fb Fontext"/>
          <w:rtl/>
        </w:rPr>
        <w:t xml:space="preserve">.</w:t>
      </w:r>
    </w:p>
    <w:p w:rsidR="005851B8" w:rsidRDefault="005851B8" w:rsidP="005851B8">
      <w:pPr>
        <w:rPr>
          <w:rtl/>
        </w:rPr>
      </w:pPr>
      <w:r w:rsidRPr="006F178A">
        <w:rPr>
          <w:rtl/>
        </w:rPr>
        <w:t xml:space="preserve">[דבעשר </w:t>
      </w:r>
      <w:r>
        <w:rPr>
          <w:rtl/>
        </w:rPr>
        <w:t>אפי'</w:t>
      </w:r>
      <w:r w:rsidRPr="006F178A">
        <w:rPr>
          <w:rtl/>
        </w:rPr>
        <w:t xml:space="preserve"> בשתי רוחות הוי פתח וביתר מעשר </w:t>
      </w:r>
      <w:r>
        <w:rPr>
          <w:rtl/>
        </w:rPr>
        <w:t>אפי'</w:t>
      </w:r>
      <w:r w:rsidRPr="006F178A">
        <w:rPr>
          <w:rtl/>
        </w:rPr>
        <w:t xml:space="preserve"> מרוח אחת א"א]</w:t>
      </w:r>
    </w:p>
    <w:p w:rsidR="005851B8" w:rsidRDefault="005851B8" w:rsidP="005851B8">
      <w:pPr>
        <w:rPr>
          <w:rtl/>
        </w:rPr>
      </w:pPr>
      <w:r w:rsidRPr="006F178A">
        <w:rPr>
          <w:rtl/>
        </w:rPr>
        <w:t xml:space="preserve">בית שנפרץ: -בקרן זוית, וקירויו באלכסון, </w:t>
      </w:r>
      <w:ins w:id="91648" w:author="מנוע מכני" w:date="2026-10-11T12:04:40Z">
        <w:r>
          <w:rPr>
            <w:rtl/>
          </w:rPr>
          <w:t xml:space="preserve">דאין</w:t>
        </w:r>
      </w:ins>
      <w:del w:id="91649" w:author="מנוע מכני" w:date="2026-10-11T12:04:40Z">
        <w:r w:rsidRPr="006F178A">
          <w:rPr>
            <w:rtl/>
          </w:rPr>
          <w:delText xml:space="preserve">דליכא</w:delText>
        </w:r>
      </w:del>
      <w:r w:rsidRPr="006F178A">
        <w:rPr>
          <w:rtl/>
        </w:rPr>
        <w:t xml:space="preserve"> </w:t>
      </w:r>
      <w:ins w:id="94684" w:author="מנוע מכני" w:date="2026-10-11T12:04:40Z">
        <w:r>
          <w:rPr>
            <w:rtl/>
          </w:rPr>
          <w:t xml:space="preserve">לומר</w:t>
        </w:r>
      </w:ins>
      <w:del w:id="94685" w:author="מנוע מכני" w:date="2026-10-11T12:04:40Z">
        <w:r w:rsidRPr="006F178A">
          <w:rPr>
            <w:rtl/>
          </w:rPr>
          <w:delText xml:space="preserve">למימר</w:delText>
        </w:r>
      </w:del>
      <w:r w:rsidRPr="006F178A">
        <w:rPr>
          <w:rtl/>
        </w:rPr>
        <w:t xml:space="preserve"> פי תקרה יורד וסותם. [דאל"ה </w:t>
      </w:r>
      <w:r>
        <w:rPr>
          <w:rtl/>
        </w:rPr>
        <w:t>אפי'</w:t>
      </w:r>
      <w:r w:rsidRPr="006F178A">
        <w:rPr>
          <w:rtl/>
        </w:rPr>
        <w:t xml:space="preserve"> בשתי רוחות </w:t>
      </w:r>
      <w:r>
        <w:rPr>
          <w:rtl/>
        </w:rPr>
        <w:t>אמרי'</w:t>
      </w:r>
      <w:r w:rsidRPr="006F178A">
        <w:rPr>
          <w:rtl/>
        </w:rPr>
        <w:t>]</w:t>
      </w:r>
    </w:p>
    <w:p>
      <w:pPr>
        <w:pStyle w:val="38"/>
        <w:rPr>
          <w:ins w:id="96727" w:author="מנוע מכני" w:date="2026-10-11T12:04:40Z"/>
        </w:rPr>
      </w:pPr>
      <w:r w:rsidRPr="006F178A">
        <w:t xml:space="preserve">ושמואל:</w:t>
      </w:r>
    </w:p>
    <w:p w:rsidR="005851B8" w:rsidRPr="006F178A" w:rsidRDefault="005851B8" w:rsidP="005851B8">
      <w:pPr>
        <w:rPr>
          <w:rtl/>
        </w:rPr>
      </w:pPr>
      <w:del w:id="96728" w:author="מנוע מכני" w:date="2026-10-11T12:04:40Z">
        <w:r w:rsidRPr="006F178A">
          <w:rPr>
            <w:rtl/>
          </w:rPr>
          <w:delText xml:space="preserve"> </w:delText>
        </w:r>
      </w:del>
      <w:r w:rsidRPr="006F178A">
        <w:rPr>
          <w:rtl/>
        </w:rPr>
        <w:t xml:space="preserve">חצר שנפרצה </w:t>
      </w:r>
      <w:ins w:id="90478" w:author="מנוע מכני" w:date="2026-10-11T12:04:40Z">
        <w:r>
          <w:rPr>
            <w:rtl/>
          </w:rPr>
          <w:t xml:space="preserve">אפי'</w:t>
        </w:r>
      </w:ins>
      <w:del w:id="90479" w:author="מנוע מכני" w:date="2026-10-11T12:04:40Z">
        <w:r w:rsidRPr="006F178A">
          <w:rPr>
            <w:rtl/>
          </w:rPr>
          <w:delText xml:space="preserve">אפילו</w:delText>
        </w:r>
      </w:del>
      <w:r w:rsidRPr="006F178A">
        <w:rPr>
          <w:rtl/>
        </w:rPr>
        <w:t xml:space="preserve"> ביתר מעשר. ואגב בית אשמעי' שתי רוחות.</w:t>
      </w:r>
    </w:p>
    <w:p w:rsidR="005851B8" w:rsidRPr="006F178A" w:rsidRDefault="005851B8" w:rsidP="005851B8">
      <w:pPr>
        <w:rPr>
          <w:rtl/>
        </w:rPr>
      </w:pPr>
      <w:r w:rsidRPr="006F178A">
        <w:rPr>
          <w:rtl/>
        </w:rPr>
        <w:t xml:space="preserve">בית שנפרץ ביתר מעשר ודווקא משתי רוחות דמרוח אחת </w:t>
      </w:r>
      <w:r>
        <w:rPr>
          <w:rtl/>
        </w:rPr>
        <w:t>אמרי'</w:t>
      </w:r>
      <w:r w:rsidRPr="006F178A">
        <w:rPr>
          <w:rtl/>
        </w:rPr>
        <w:t xml:space="preserve"> פי תקרה יורד וסותם.</w:t>
      </w:r>
    </w:p>
    <w:p>
      <w:pPr>
        <w:pStyle w:val="38"/>
        <w:rPr>
          <w:ins w:id="96729" w:author="מנוע מכני" w:date="2026-10-11T12:04:40Z"/>
        </w:rPr>
      </w:pPr>
      <w:r w:rsidRPr="006F178A">
        <w:t xml:space="preserve">והך</w:t>
      </w:r>
    </w:p>
    <w:p w:rsidR="005851B8" w:rsidRPr="006F178A" w:rsidRDefault="005851B8" w:rsidP="005851B8">
      <w:pPr>
        <w:rPr>
          <w:rtl/>
        </w:rPr>
      </w:pPr>
      <w:del w:id="96730" w:author="מנוע מכני" w:date="2026-10-11T12:04:40Z">
        <w:r w:rsidRPr="006F178A">
          <w:rPr>
            <w:rtl/>
          </w:rPr>
          <w:delText xml:space="preserve"> </w:delText>
        </w:r>
      </w:del>
      <w:r w:rsidRPr="006F178A">
        <w:rPr>
          <w:rStyle w:val="2fb"/>
          <w:rtl/>
        </w:rPr>
        <w:t xml:space="preserve">דשמואל</w:t>
      </w:r>
      <w:r w:rsidRPr="006F178A">
        <w:rPr>
          <w:rtl/>
        </w:rPr>
        <w:t xml:space="preserve"> פליג </w:t>
      </w:r>
      <w:r w:rsidRPr="006F178A">
        <w:rPr>
          <w:rStyle w:val="2fb"/>
          <w:rtl/>
        </w:rPr>
        <w:t xml:space="preserve">אדרב</w:t>
      </w:r>
      <w:r w:rsidRPr="006F178A">
        <w:rPr>
          <w:rtl/>
        </w:rPr>
        <w:t xml:space="preserve"> באכסדרה בבקעה </w:t>
      </w:r>
      <w:ins w:id="94082" w:author="מנוע מכני" w:date="2026-10-11T12:04:40Z">
        <w:r>
          <w:rPr>
            <w:rtl/>
          </w:rPr>
          <w:t xml:space="preserve">וסבר</w:t>
        </w:r>
      </w:ins>
      <w:del w:id="94083" w:author="מנוע מכני" w:date="2026-10-11T12:04:40Z">
        <w:r w:rsidRPr="006F178A">
          <w:rPr>
            <w:rtl/>
          </w:rPr>
          <w:delText xml:space="preserve">וס"ל</w:delText>
        </w:r>
      </w:del>
      <w:r w:rsidRPr="006F178A">
        <w:rPr>
          <w:rtl/>
        </w:rPr>
        <w:t xml:space="preserve"> דאין מטלטלין אלא </w:t>
      </w:r>
      <w:r w:rsidRPr="006F178A">
        <w:rPr>
          <w:rtl/>
        </w:rPr>
        <w:t xml:space="preserve">בד"א</w:t>
      </w:r>
      <w:r w:rsidRPr="006F178A">
        <w:rPr>
          <w:rtl/>
        </w:rPr>
        <w:t xml:space="preserve"> היינו בארבע מחיצות אבל בחד </w:t>
      </w:r>
      <w:r>
        <w:rPr>
          <w:rtl/>
        </w:rPr>
        <w:t>אמרי'</w:t>
      </w:r>
      <w:r w:rsidRPr="006F178A">
        <w:rPr>
          <w:rtl/>
        </w:rPr>
        <w:t>.</w:t>
      </w:r>
    </w:p>
    <w:p>
      <w:pPr>
        <w:pStyle w:val="38"/>
        <w:rPr>
          <w:ins w:id="96731" w:author="מנוע מכני" w:date="2026-10-11T12:04:40Z"/>
        </w:rPr>
      </w:pPr>
      <w:r w:rsidRPr="00132755">
        <w:t xml:space="preserve">והך</w:t>
      </w:r>
    </w:p>
    <w:p w:rsidR="005851B8" w:rsidRPr="00132755" w:rsidRDefault="005851B8" w:rsidP="005851B8">
      <w:pPr>
        <w:rPr>
          <w:spacing w:val="-8"/>
          <w:rtl/>
        </w:rPr>
      </w:pPr>
      <w:del w:id="96732" w:author="מנוע מכני" w:date="2026-10-11T12:04:40Z">
        <w:r w:rsidRPr="00132755">
          <w:rPr>
            <w:spacing w:val="-8"/>
            <w:rtl/>
          </w:rPr>
          <w:delText xml:space="preserve"> </w:delText>
        </w:r>
      </w:del>
      <w:r w:rsidRPr="00132755">
        <w:rPr>
          <w:spacing w:val="-8"/>
          <w:rtl/>
        </w:rPr>
        <w:t xml:space="preserve">דמתני' איירי משתי רוחות דלא </w:t>
      </w:r>
      <w:ins w:id="93060" w:author="מנוע מכני" w:date="2026-10-11T12:04:40Z">
        <w:r>
          <w:rPr>
            <w:spacing w:val="-8"/>
            <w:rtl/>
          </w:rPr>
          <w:t xml:space="preserve">מאלו</w:t>
        </w:r>
      </w:ins>
      <w:del w:id="93061" w:author="מנוע מכני" w:date="2026-10-11T12:04:40Z">
        <w:r w:rsidRPr="00132755">
          <w:rPr>
            <w:spacing w:val="-8"/>
            <w:rtl/>
          </w:rPr>
          <w:delText xml:space="preserve">מהני</w:delText>
        </w:r>
      </w:del>
      <w:r w:rsidRPr="00132755">
        <w:rPr>
          <w:spacing w:val="-8"/>
          <w:rtl/>
        </w:rPr>
        <w:t xml:space="preserve"> ולא </w:t>
      </w:r>
      <w:ins w:id="91650" w:author="מנוע מכני" w:date="2026-10-11T12:04:40Z">
        <w:r>
          <w:rPr>
            <w:spacing w:val="-8"/>
            <w:rtl/>
          </w:rPr>
          <w:t xml:space="preserve">אמרו</w:t>
        </w:r>
      </w:ins>
      <w:del w:id="91651" w:author="מנוע מכני" w:date="2026-10-11T12:04:40Z">
        <w:r w:rsidRPr="00132755">
          <w:rPr>
            <w:spacing w:val="-8"/>
            <w:rtl/>
          </w:rPr>
          <w:delText xml:space="preserve">אמרי</w:delText>
        </w:r>
      </w:del>
      <w:r w:rsidRPr="00132755">
        <w:rPr>
          <w:spacing w:val="-8"/>
          <w:rtl/>
        </w:rPr>
        <w:t xml:space="preserve"> פי תקרה דמיירי שנפרץ בקרן זוית וקירויו באלכסון.</w:t>
      </w:r>
    </w:p>
    <w:p w:rsidR="005851B8" w:rsidRPr="006F178A" w:rsidRDefault="005851B8" w:rsidP="005851B8">
      <w:pPr>
        <w:rPr>
          <w:rtl/>
        </w:rPr>
      </w:pPr>
      <w:ins w:id="91652" w:author="מנוע מכני" w:date="2026-10-11T12:04:40Z">
        <w:r>
          <w:rPr>
            <w:rtl/>
          </w:rPr>
          <w:t xml:space="preserve">כאן</w:t>
        </w:r>
      </w:ins>
      <w:del w:id="91653" w:author="מנוע מכני" w:date="2026-10-11T12:04:40Z">
        <w:r w:rsidRPr="006F178A">
          <w:rPr>
            <w:rtl/>
          </w:rPr>
          <w:delText xml:space="preserve">הכא</w:delText>
        </w:r>
      </w:del>
      <w:r w:rsidRPr="006F178A">
        <w:rPr>
          <w:rtl/>
        </w:rPr>
        <w:t xml:space="preserve"> </w:t>
      </w:r>
      <w:ins w:id="91654" w:author="מנוע מכני" w:date="2026-10-11T12:04:40Z">
        <w:r>
          <w:rPr>
            <w:rtl/>
          </w:rPr>
          <w:t xml:space="preserve">גם</w:t>
        </w:r>
      </w:ins>
      <w:del w:id="91655" w:author="מנוע מכני" w:date="2026-10-11T12:04:40Z">
        <w:r w:rsidRPr="006F178A">
          <w:rPr>
            <w:rtl/>
          </w:rPr>
          <w:delText xml:space="preserve">נמי</w:delText>
        </w:r>
      </w:del>
      <w:r w:rsidRPr="006F178A">
        <w:rPr>
          <w:rtl/>
        </w:rPr>
        <w:t xml:space="preserve">: כגון שנפרץ בקרן זוית, וקירויו בארבע.</w:t>
      </w:r>
    </w:p>
    <w:p w:rsidR="005851B8" w:rsidRPr="006F178A" w:rsidRDefault="005851B8" w:rsidP="005851B8">
      <w:pPr>
        <w:rPr>
          <w:rtl/>
        </w:rPr>
      </w:pPr>
      <w:r w:rsidRPr="006F178A">
        <w:rPr>
          <w:rStyle w:val="2fb"/>
          <w:rtl/>
        </w:rPr>
        <w:t xml:space="preserve">שמואל</w:t>
      </w:r>
      <w:r w:rsidRPr="006F178A">
        <w:rPr>
          <w:rtl/>
        </w:rPr>
        <w:t xml:space="preserve"> </w:t>
      </w:r>
      <w:r w:rsidRPr="006F178A">
        <w:rPr>
          <w:rtl/>
        </w:rPr>
        <w:t xml:space="preserve">לא</w:t>
      </w:r>
      <w:r w:rsidRPr="006F178A">
        <w:rPr>
          <w:rtl/>
        </w:rPr>
        <w:t xml:space="preserve"> </w:t>
      </w:r>
      <w:r w:rsidRPr="006F178A">
        <w:rPr>
          <w:rtl/>
        </w:rPr>
        <w:t xml:space="preserve">אמר</w:t>
      </w:r>
      <w:r w:rsidRPr="006F178A">
        <w:rPr>
          <w:rtl/>
        </w:rPr>
        <w:t xml:space="preserve"> </w:t>
      </w:r>
      <w:r w:rsidRPr="006F178A">
        <w:rPr>
          <w:rStyle w:val="2fb"/>
          <w:rtl/>
        </w:rPr>
        <w:t xml:space="preserve">כרב</w:t>
      </w:r>
      <w:r w:rsidRPr="006F178A">
        <w:rPr>
          <w:rtl/>
        </w:rPr>
        <w:t xml:space="preserve"> - אלכסון </w:t>
      </w:r>
      <w:r w:rsidRPr="006F178A">
        <w:rPr>
          <w:rtl/>
        </w:rPr>
        <w:t xml:space="preserve">לא</w:t>
      </w:r>
      <w:r w:rsidRPr="006F178A">
        <w:rPr>
          <w:rtl/>
        </w:rPr>
        <w:t xml:space="preserve"> קתני.</w:t>
      </w:r>
    </w:p>
    <w:p>
      <w:pPr>
        <w:pStyle w:val="38"/>
        <w:rPr>
          <w:ins w:id="96733" w:author="מנוע מכני" w:date="2026-10-11T12:04:40Z"/>
        </w:rPr>
      </w:pPr>
      <w:r w:rsidRPr="00132755">
        <w:t xml:space="preserve">ורב </w:t>
      </w:r>
      <w:r w:rsidRPr="00132755">
        <w:t xml:space="preserve">לא</w:t>
      </w:r>
      <w:r w:rsidRPr="00132755">
        <w:t xml:space="preserve"> </w:t>
      </w:r>
      <w:r w:rsidRPr="00132755">
        <w:t xml:space="preserve">אמר</w:t>
      </w:r>
      <w:r w:rsidRPr="00132755">
        <w:t xml:space="preserve"> כשמואל:</w:t>
      </w:r>
    </w:p>
    <w:p w:rsidR="005851B8" w:rsidRPr="00132755" w:rsidRDefault="005851B8" w:rsidP="005851B8">
      <w:pPr>
        <w:rPr>
          <w:rtl/>
        </w:rPr>
      </w:pPr>
      <w:del w:id="96734" w:author="מנוע מכני" w:date="2026-10-11T12:04:40Z">
        <w:r w:rsidRPr="00132755">
          <w:rPr>
            <w:rtl/>
          </w:rPr>
          <w:delText xml:space="preserve"> </w:delText>
        </w:r>
      </w:del>
      <w:r w:rsidRPr="00132755">
        <w:rPr>
          <w:rtl/>
        </w:rPr>
        <w:t xml:space="preserve">אם כן הויא </w:t>
      </w:r>
      <w:ins w:id="93062" w:author="מנוע מכני" w:date="2026-10-11T12:04:40Z">
        <w:r>
          <w:rPr>
            <w:rtl/>
          </w:rPr>
          <w:t xml:space="preserve">לו</w:t>
        </w:r>
      </w:ins>
      <w:del w:id="93063" w:author="מנוע מכני" w:date="2026-10-11T12:04:40Z">
        <w:r w:rsidRPr="00132755">
          <w:rPr>
            <w:rtl/>
          </w:rPr>
          <w:delText xml:space="preserve">ליה</w:delText>
        </w:r>
      </w:del>
      <w:r w:rsidRPr="00132755">
        <w:rPr>
          <w:rtl/>
        </w:rPr>
        <w:t xml:space="preserve"> אכסדרה, </w:t>
      </w:r>
      <w:r w:rsidRPr="00132755">
        <w:rPr>
          <w:rStyle w:val="2fb"/>
          <w:rtl/>
        </w:rPr>
        <w:t xml:space="preserve">ורב</w:t>
      </w:r>
      <w:r w:rsidRPr="00132755">
        <w:rPr>
          <w:rtl/>
        </w:rPr>
        <w:t xml:space="preserve"> </w:t>
      </w:r>
      <w:ins w:id="91656" w:author="מנוע מכני" w:date="2026-10-11T12:04:40Z">
        <w:r>
          <w:rPr>
            <w:rtl/>
          </w:rPr>
          <w:t xml:space="preserve">לשיטתו</w:t>
        </w:r>
      </w:ins>
      <w:del w:id="91657" w:author="מנוע מכני" w:date="2026-10-11T12:04:40Z">
        <w:r w:rsidRPr="00132755">
          <w:rPr>
            <w:rtl/>
          </w:rPr>
          <w:delText xml:space="preserve">לטעמיה</w:delText>
        </w:r>
      </w:del>
      <w:r w:rsidRPr="00132755">
        <w:rPr>
          <w:rtl/>
        </w:rPr>
        <w:t xml:space="preserve">, דאמר: אכסדרה מותר לטלטל בכולה.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99085C">
        <w:rPr>
          <w:rFonts w:ascii="Fb Fontext" w:hAnsi="Fb Fontext"/>
          <w:b/>
          <w:bCs/>
          <w:rtl/>
        </w:rPr>
        <w:t>דאיתמר, אכסדרה בבקעה</w:t>
      </w:r>
      <w:r w:rsidRPr="006F178A">
        <w:rPr>
          <w:rFonts w:ascii="Fb Fontext" w:hAnsi="Fb Fontext"/>
          <w:rtl/>
        </w:rPr>
        <w:t xml:space="preserve">.- </w:t>
      </w:r>
      <w:r w:rsidRPr="006F178A">
        <w:rPr>
          <w:rStyle w:val="2fb"/>
          <w:rFonts w:ascii="Fb Fontext" w:hAnsi="Fb Fontext"/>
          <w:rtl/>
        </w:rPr>
        <w:t xml:space="preserve">לרב</w:t>
      </w:r>
      <w:r w:rsidRPr="006F178A">
        <w:rPr>
          <w:rFonts w:ascii="Fb Fontext" w:hAnsi="Fb Fontext"/>
          <w:rtl/>
        </w:rPr>
        <w:t xml:space="preserve">: מותר לטלטל בכולה, </w:t>
      </w:r>
      <w:ins w:id="91658" w:author="מנוע מכני" w:date="2026-10-11T12:04:40Z">
        <w:r>
          <w:rPr>
            <w:rFonts w:ascii="Fb Fontext" w:hAnsi="Fb Fontext"/>
            <w:rtl/>
          </w:rPr>
          <w:t xml:space="preserve">אומרים</w:t>
        </w:r>
      </w:ins>
      <w:del w:id="91659" w:author="מנוע מכני" w:date="2026-10-11T12:04:40Z">
        <w:r w:rsidRPr="006F178A">
          <w:rPr>
            <w:rFonts w:ascii="Fb Fontext" w:hAnsi="Fb Fontext"/>
            <w:rtl/>
          </w:rPr>
          <w:delText xml:space="preserve">אמרינן</w:delText>
        </w:r>
      </w:del>
      <w:r w:rsidRPr="006F178A">
        <w:rPr>
          <w:rFonts w:ascii="Fb Fontext" w:hAnsi="Fb Fontext"/>
          <w:rtl/>
        </w:rPr>
        <w:t xml:space="preserve"> פי תקרה יורד וסותם.</w:t>
      </w:r>
    </w:p>
    <w:p>
      <w:pPr>
        <w:pStyle w:val="38"/>
        <w:rPr>
          <w:ins w:id="96735" w:author="מנוע מכני" w:date="2026-10-11T12:04:40Z"/>
        </w:rPr>
      </w:pPr>
      <w:del w:id="90092" w:author="מנוע מכני" w:date="2026-10-11T12:04:40Z">
        <w:r w:rsidRPr="00132755">
          <w:delText xml:space="preserve"> </w:delText>
        </w:r>
      </w:del>
      <w:r w:rsidRPr="00132755">
        <w:tab/>
      </w:r>
      <w:r w:rsidRPr="00132755">
        <w:tab/>
      </w:r>
      <w:r w:rsidRPr="00132755">
        <w:tab/>
        <w:t xml:space="preserve">ולשמואל:</w:t>
      </w:r>
    </w:p>
    <w:p w:rsidR="005851B8" w:rsidRPr="00132755" w:rsidRDefault="005851B8" w:rsidP="005851B8">
      <w:pPr>
        <w:rPr>
          <w:rtl/>
        </w:rPr>
      </w:pPr>
      <w:del w:id="96736" w:author="מנוע מכני" w:date="2026-10-11T12:04:40Z">
        <w:r w:rsidRPr="00132755">
          <w:rPr>
            <w:rtl/>
          </w:rPr>
          <w:tab/>
          <w:delText xml:space="preserve"> </w:delText>
        </w:r>
      </w:del>
      <w:r w:rsidRPr="00132755">
        <w:rPr>
          <w:rtl/>
        </w:rPr>
        <w:tab/>
        <w:t xml:space="preserve">אין מטלטלין בה אלא </w:t>
      </w:r>
      <w:r w:rsidRPr="00132755">
        <w:rPr>
          <w:rtl/>
        </w:rPr>
        <w:tab/>
        <w:t xml:space="preserve">בד"א</w:t>
      </w:r>
      <w:r w:rsidRPr="00132755">
        <w:rPr>
          <w:rtl/>
        </w:rPr>
        <w:tab/>
        <w:t xml:space="preserve">, </w:t>
      </w:r>
      <w:r w:rsidRPr="00132755">
        <w:rPr>
          <w:rtl/>
        </w:rPr>
        <w:tab/>
        <w:t xml:space="preserve">לא</w:t>
      </w:r>
      <w:r w:rsidRPr="00132755">
        <w:rPr>
          <w:rtl/>
        </w:rPr>
        <w:tab/>
        <w:t xml:space="preserve"> </w:t>
      </w:r>
      <w:ins w:id="91660" w:author="מנוע מכני" w:date="2026-10-11T12:04:40Z">
        <w:r>
          <w:rPr>
            <w:rtl/>
          </w:rPr>
          <w:t xml:space="preserve">אומרים</w:t>
        </w:r>
      </w:ins>
      <w:del w:id="91661" w:author="מנוע מכני" w:date="2026-10-11T12:04:40Z">
        <w:r w:rsidRPr="00132755">
          <w:rPr>
            <w:rtl/>
          </w:rPr>
          <w:tab/>
          <w:delText xml:space="preserve">אמרינן</w:delText>
        </w:r>
      </w:del>
      <w:r w:rsidRPr="00132755">
        <w:rPr>
          <w:rtl/>
        </w:rPr>
        <w:tab/>
        <w:t xml:space="preserve"> פי תקרה יורד וסותם.</w:t>
      </w:r>
    </w:p>
    <w:p w:rsidR="005851B8" w:rsidRPr="006F178A" w:rsidRDefault="005851B8" w:rsidP="005851B8">
      <w:pPr>
        <w:rPr>
          <w:rtl/>
        </w:rPr>
      </w:pPr>
      <w:r w:rsidRPr="006F178A">
        <w:rPr>
          <w:rtl/>
        </w:rPr>
        <w:t xml:space="preserve">ובעשר ל"פ דפתח הוא </w:t>
      </w:r>
      <w:ins w:id="91662" w:author="מנוע מכני" w:date="2026-10-11T12:04:40Z">
        <w:r>
          <w:rPr>
            <w:b/>
            <w:bCs/>
            <w:rtl/>
          </w:rPr>
          <w:t xml:space="preserve">וחלקו</w:t>
        </w:r>
      </w:ins>
      <w:del w:id="91663" w:author="מנוע מכני" w:date="2026-10-11T12:04:40Z">
        <w:r w:rsidRPr="006F178A">
          <w:rPr>
            <w:b/>
            <w:bCs/>
            <w:rtl/>
          </w:rPr>
          <w:delText xml:space="preserve">ופליגי</w:delText>
        </w:r>
      </w:del>
      <w:r w:rsidRPr="006F178A">
        <w:rPr>
          <w:rtl/>
        </w:rPr>
        <w:t xml:space="preserve"> ביתר מעשר.</w:t>
      </w:r>
    </w:p>
    <w:p w:rsidR="005851B8" w:rsidRPr="006F178A" w:rsidRDefault="005851B8" w:rsidP="005851B8">
      <w:pPr>
        <w:rPr>
          <w:rtl/>
        </w:rPr>
      </w:pPr>
      <w:ins w:id="91670" w:author="מנוע מכני" w:date="2026-10-11T12:04:40Z">
        <w:r>
          <w:rPr>
            <w:b/>
            <w:bCs/>
            <w:rtl/>
          </w:rPr>
          <w:t xml:space="preserve">ויש</w:t>
        </w:r>
      </w:ins>
      <w:del w:id="91671" w:author="מנוע מכני" w:date="2026-10-11T12:04:40Z">
        <w:r w:rsidRPr="0099085C">
          <w:rPr>
            <w:b/>
            <w:bCs/>
            <w:rtl/>
          </w:rPr>
          <w:delText xml:space="preserve">ואיכא</w:delText>
        </w:r>
      </w:del>
      <w:r w:rsidRPr="0099085C">
        <w:rPr>
          <w:b/>
          <w:bCs/>
          <w:rtl/>
        </w:rPr>
        <w:t xml:space="preserve"> </w:t>
      </w:r>
      <w:ins w:id="91668" w:author="מנוע מכני" w:date="2026-10-11T12:04:40Z">
        <w:r>
          <w:rPr>
            <w:b/>
            <w:bCs/>
            <w:rtl/>
          </w:rPr>
          <w:t xml:space="preserve">דאמרו</w:t>
        </w:r>
      </w:ins>
      <w:del w:id="91669" w:author="מנוע מכני" w:date="2026-10-11T12:04:40Z">
        <w:r w:rsidRPr="0099085C">
          <w:rPr>
            <w:b/>
            <w:bCs/>
            <w:rtl/>
          </w:rPr>
          <w:delText xml:space="preserve">דאמרי</w:delText>
        </w:r>
      </w:del>
      <w:r w:rsidRPr="006F178A">
        <w:rPr>
          <w:rtl/>
        </w:rPr>
        <w:t xml:space="preserve">: ביתר - </w:t>
      </w:r>
      <w:r w:rsidRPr="007759E1">
        <w:rPr>
          <w:b/>
          <w:bCs/>
          <w:rtl/>
        </w:rPr>
        <w:t>כו"ע</w:t>
      </w:r>
      <w:r w:rsidRPr="006F178A">
        <w:rPr>
          <w:rtl/>
        </w:rPr>
        <w:t xml:space="preserve"> </w:t>
      </w:r>
      <w:r w:rsidRPr="006F178A">
        <w:rPr>
          <w:rtl/>
        </w:rPr>
        <w:t xml:space="preserve">לא</w:t>
      </w:r>
      <w:r w:rsidRPr="006F178A">
        <w:rPr>
          <w:rtl/>
        </w:rPr>
        <w:t xml:space="preserve"> </w:t>
      </w:r>
      <w:ins w:id="91664" w:author="מנוע מכני" w:date="2026-10-11T12:04:40Z">
        <w:r>
          <w:rPr>
            <w:rtl/>
          </w:rPr>
          <w:t xml:space="preserve">חלקו</w:t>
        </w:r>
      </w:ins>
      <w:del w:id="91665" w:author="מנוע מכני" w:date="2026-10-11T12:04:40Z">
        <w:r w:rsidRPr="006F178A">
          <w:rPr>
            <w:rtl/>
          </w:rPr>
          <w:delText xml:space="preserve">פליגי</w:delText>
        </w:r>
      </w:del>
      <w:r w:rsidRPr="006F178A">
        <w:rPr>
          <w:rtl/>
        </w:rPr>
        <w:t xml:space="preserve">, </w:t>
      </w:r>
      <w:r w:rsidRPr="007759E1">
        <w:rPr>
          <w:b/>
          <w:bCs/>
          <w:rtl/>
        </w:rPr>
        <w:t xml:space="preserve">כי </w:t>
      </w:r>
      <w:ins w:id="91666" w:author="מנוע מכני" w:date="2026-10-11T12:04:40Z">
        <w:r>
          <w:rPr>
            <w:b/>
            <w:bCs/>
            <w:rtl/>
          </w:rPr>
          <w:t xml:space="preserve">חלקו</w:t>
        </w:r>
      </w:ins>
      <w:del w:id="91667" w:author="מנוע מכני" w:date="2026-10-11T12:04:40Z">
        <w:r w:rsidRPr="007759E1">
          <w:rPr>
            <w:b/>
            <w:bCs/>
            <w:rtl/>
          </w:rPr>
          <w:delText xml:space="preserve">פליגי</w:delText>
        </w:r>
      </w:del>
      <w:r w:rsidRPr="007759E1">
        <w:rPr>
          <w:b/>
          <w:bCs/>
          <w:rtl/>
        </w:rPr>
        <w:t xml:space="preserve"> </w:t>
      </w:r>
      <w:r w:rsidRPr="006F178A">
        <w:rPr>
          <w:rtl/>
        </w:rPr>
        <w:t xml:space="preserve">- בעשר </w:t>
      </w:r>
      <w:ins w:id="93806" w:author="מנוע מכני" w:date="2026-10-11T12:04:40Z">
        <w:r>
          <w:rPr>
            <w:rtl/>
          </w:rPr>
          <w:t xml:space="preserve">אם </w:t>
        </w:r>
      </w:ins>
      <w:del w:id="93807" w:author="מנוע מכני" w:date="2026-10-11T12:04:40Z">
        <w:r w:rsidRPr="006F178A">
          <w:rPr>
            <w:rtl/>
          </w:rPr>
          <w:delText xml:space="preserve">אי </w:delText>
        </w:r>
      </w:del>
      <w:r>
        <w:rPr>
          <w:rtl/>
        </w:rPr>
        <w:t>אמרי'</w:t>
      </w:r>
      <w:r w:rsidRPr="006F178A">
        <w:rPr>
          <w:rtl/>
        </w:rPr>
        <w:t xml:space="preserve"> פי תקרה.</w:t>
      </w:r>
    </w:p>
    <w:p w:rsidR="005851B8" w:rsidRDefault="005851B8" w:rsidP="005851B8">
      <w:pPr>
        <w:rPr>
          <w:rtl/>
        </w:rPr>
      </w:pPr>
      <w:r w:rsidRPr="006F178A">
        <w:rPr>
          <w:rtl/>
        </w:rPr>
        <w:t xml:space="preserve">והא </w:t>
      </w:r>
      <w:r w:rsidRPr="006F178A">
        <w:rPr>
          <w:rStyle w:val="2fb"/>
          <w:rtl/>
        </w:rPr>
        <w:t xml:space="preserve">דר"י</w:t>
      </w:r>
      <w:r w:rsidRPr="006F178A">
        <w:rPr>
          <w:rtl/>
        </w:rPr>
        <w:t xml:space="preserve"> קורה ארבעה מתיר בחורבה. [ד</w:t>
      </w:r>
      <w:r>
        <w:rPr>
          <w:rtl/>
        </w:rPr>
        <w:t>אמרי'</w:t>
      </w:r>
      <w:r w:rsidRPr="006F178A">
        <w:rPr>
          <w:rtl/>
        </w:rPr>
        <w:t xml:space="preserve"> פי תקרה יורד וסותם]</w:t>
      </w:r>
    </w:p>
    <w:p>
      <w:pPr>
        <w:pStyle w:val="38"/>
        <w:rPr>
          <w:ins w:id="96737" w:author="מנוע מכני" w:date="2026-10-11T12:04:40Z"/>
        </w:rPr>
      </w:pPr>
      <w:r w:rsidRPr="006F178A">
        <w:t xml:space="preserve">ור"נ מרב"א:</w:t>
      </w:r>
    </w:p>
    <w:p w:rsidR="005851B8" w:rsidRPr="006F178A" w:rsidRDefault="005851B8" w:rsidP="005851B8">
      <w:pPr>
        <w:rPr>
          <w:rtl/>
        </w:rPr>
      </w:pPr>
      <w:del w:id="96738" w:author="מנוע מכני" w:date="2026-10-11T12:04:40Z">
        <w:r w:rsidRPr="006F178A">
          <w:rPr>
            <w:rtl/>
          </w:rPr>
          <w:delText xml:space="preserve"> </w:delText>
        </w:r>
      </w:del>
      <w:r w:rsidRPr="006F178A">
        <w:rPr>
          <w:rtl/>
        </w:rPr>
        <w:t xml:space="preserve">קורה ארבעה מתיר במים.</w:t>
      </w:r>
    </w:p>
    <w:p w:rsidR="005851B8" w:rsidRPr="009757B9" w:rsidRDefault="005851B8" w:rsidP="005851B8">
      <w:pPr>
        <w:rPr>
          <w:rFonts w:cs="Guttman Vilna"/>
          <w:b/>
          <w:bCs/>
          <w:rtl/>
        </w:rPr>
      </w:pPr>
      <w:r w:rsidRPr="006F178A">
        <w:rPr>
          <w:rtl/>
        </w:rPr>
        <w:t xml:space="preserve">ללישנא דבעשר </w:t>
      </w:r>
      <w:r w:rsidRPr="006F178A">
        <w:rPr>
          <w:rtl/>
        </w:rPr>
        <w:t xml:space="preserve">לא</w:t>
      </w:r>
      <w:r w:rsidRPr="006F178A">
        <w:rPr>
          <w:rtl/>
        </w:rPr>
        <w:t xml:space="preserve"> </w:t>
      </w:r>
      <w:ins w:id="91672" w:author="מנוע מכני" w:date="2026-10-11T12:04:40Z">
        <w:r>
          <w:rPr>
            <w:rtl/>
          </w:rPr>
          <w:t xml:space="preserve">חלקו</w:t>
        </w:r>
      </w:ins>
      <w:del w:id="91673" w:author="מנוע מכני" w:date="2026-10-11T12:04:40Z">
        <w:r w:rsidRPr="006F178A">
          <w:rPr>
            <w:rtl/>
          </w:rPr>
          <w:delText xml:space="preserve">פליגי</w:delText>
        </w:r>
      </w:del>
      <w:r w:rsidRPr="006F178A">
        <w:rPr>
          <w:rtl/>
        </w:rPr>
        <w:t xml:space="preserve"> - בעשר, ו</w:t>
      </w:r>
      <w:r w:rsidRPr="0086545C">
        <w:rPr>
          <w:b/>
          <w:bCs/>
          <w:rtl/>
        </w:rPr>
        <w:t>דברי הכל</w:t>
      </w:r>
      <w:r w:rsidRPr="006F178A">
        <w:rPr>
          <w:rtl/>
        </w:rPr>
        <w:t>.</w:t>
      </w:r>
    </w:p>
    <w:p w:rsidR="005851B8" w:rsidRPr="009757B9" w:rsidRDefault="005851B8" w:rsidP="005851B8">
      <w:pPr>
        <w:rPr>
          <w:rFonts w:cs="Guttman Vilna"/>
          <w:b/>
          <w:bCs/>
          <w:rtl/>
        </w:rPr>
      </w:pPr>
      <w:r w:rsidRPr="006F178A">
        <w:rPr>
          <w:rtl/>
        </w:rPr>
        <w:lastRenderedPageBreak/>
        <w:t xml:space="preserve">וללישנא דבעשר </w:t>
      </w:r>
      <w:ins w:id="91674" w:author="מנוע מכני" w:date="2026-10-11T12:04:40Z">
        <w:r>
          <w:rPr>
            <w:rtl/>
          </w:rPr>
          <w:t xml:space="preserve">חלקו</w:t>
        </w:r>
      </w:ins>
      <w:del w:id="91675" w:author="מנוע מכני" w:date="2026-10-11T12:04:40Z">
        <w:r w:rsidRPr="006F178A">
          <w:rPr>
            <w:rtl/>
          </w:rPr>
          <w:lastRenderedPageBreak/>
          <w:delText xml:space="preserve">פליגי</w:delText>
        </w:r>
      </w:del>
      <w:r w:rsidRPr="006F178A">
        <w:rPr>
          <w:rtl/>
        </w:rPr>
        <w:lastRenderedPageBreak/>
        <w:t xml:space="preserve"> הך </w:t>
      </w:r>
      <w:ins w:id="90487" w:author="Claude - סמנטי" w:date="2026-10-11T12:19:31Z">
        <w:r>
          <w:rPr>
            <w:rtl/>
          </w:rPr>
          <w:t xml:space="preserve">מחלוקת</w:t>
        </w:r>
      </w:ins>
      <w:del w:id="90488" w:author="Claude - סמנטי" w:date="2026-10-11T12:19:31Z">
        <w:r w:rsidRPr="006F178A">
          <w:rPr>
            <w:rtl/>
          </w:rPr>
          <w:lastRenderedPageBreak/>
          <w:delText xml:space="preserve">פלוגתא</w:delText>
        </w:r>
      </w:del>
      <w:r w:rsidRPr="006F178A">
        <w:rPr>
          <w:rtl/>
        </w:rPr>
        <w:lastRenderedPageBreak/>
        <w:t xml:space="preserve"> היינו </w:t>
      </w:r>
      <w:r w:rsidRPr="006F178A">
        <w:rPr>
          <w:rStyle w:val="2fb"/>
          <w:rtl/>
        </w:rPr>
        <w:lastRenderedPageBreak/>
        <w:t xml:space="preserve">כרב</w:t>
      </w:r>
      <w:r w:rsidRPr="006F178A">
        <w:rPr>
          <w:rtl/>
        </w:rPr>
        <w:lastRenderedPageBreak/>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צה.</w:t>
      </w:r>
    </w:p>
    <w:p>
      <w:pPr>
        <w:pStyle w:val="38"/>
        <w:rPr>
          <w:ins w:id="96739" w:author="מנוע מכני" w:date="2026-10-11T12:04:40Z"/>
        </w:rPr>
      </w:pPr>
      <w:r w:rsidRPr="00132755">
        <w:t xml:space="preserve">הך</w:t>
      </w:r>
    </w:p>
    <w:p w:rsidR="005851B8" w:rsidRPr="00132755" w:rsidRDefault="005851B8" w:rsidP="005851B8">
      <w:pPr>
        <w:rPr>
          <w:rtl/>
        </w:rPr>
      </w:pPr>
      <w:del w:id="96740" w:author="מנוע מכני" w:date="2026-10-11T12:04:40Z">
        <w:r w:rsidRPr="00132755">
          <w:rPr>
            <w:rFonts w:ascii="Fb Fontext" w:hAnsi="Fb Fontext"/>
            <w:rtl/>
          </w:rPr>
          <w:delText xml:space="preserve"> </w:delText>
        </w:r>
      </w:del>
      <w:r w:rsidRPr="00132755">
        <w:rPr>
          <w:rFonts w:ascii="Fb Fontext" w:hAnsi="Fb Fontext"/>
          <w:rtl/>
        </w:rPr>
        <w:t xml:space="preserve">דסיכך </w:t>
      </w:r>
      <w:ins w:id="90063" w:author="מנוע מכני" w:date="2026-10-11T12:04:40Z">
        <w:r>
          <w:rPr>
            <w:rFonts w:ascii="Fb Fontext" w:hAnsi="Fb Fontext" w:hint="cs"/>
            <w:rtl/>
          </w:rPr>
          <w:t xml:space="preserve">ע"ג</w:t>
        </w:r>
      </w:ins>
      <w:del w:id="90064" w:author="מנוע מכני" w:date="2026-10-11T12:04:40Z">
        <w:r w:rsidRPr="00132755">
          <w:rPr>
            <w:rFonts w:ascii="Fb Fontext" w:hAnsi="Fb Fontext" w:hint="cs"/>
            <w:rtl/>
          </w:rPr>
          <w:delText xml:space="preserve">ע''ג</w:delText>
        </w:r>
      </w:del>
      <w:r w:rsidRPr="00132755">
        <w:rPr>
          <w:rFonts w:ascii="Fb Fontext" w:hAnsi="Fb Fontext"/>
          <w:rtl/>
        </w:rPr>
        <w:t xml:space="preserve"> אכסדרה שיש לה פצימין - כשירה. אין לה פצימין. </w:t>
      </w:r>
      <w:r w:rsidRPr="00132755">
        <w:rPr>
          <w:rStyle w:val="2fb"/>
          <w:rFonts w:ascii="Fb Fontext" w:hAnsi="Fb Fontext" w:hint="cs"/>
          <w:b/>
          <w:bCs/>
          <w:rtl/>
        </w:rPr>
        <w:t>ל</w:t>
      </w:r>
      <w:r w:rsidRPr="00132755">
        <w:rPr>
          <w:rStyle w:val="2fb"/>
          <w:rFonts w:ascii="Fb Fontext" w:hAnsi="Fb Fontext"/>
          <w:b/>
          <w:bCs/>
          <w:rtl/>
        </w:rPr>
        <w:t>אביי</w:t>
      </w:r>
      <w:r w:rsidRPr="00132755">
        <w:rPr>
          <w:rFonts w:ascii="Fb Fontext" w:hAnsi="Fb Fontext"/>
          <w:rtl/>
        </w:rPr>
        <w:t xml:space="preserve">: כשירה, </w:t>
      </w:r>
      <w:r w:rsidRPr="00132755">
        <w:rPr>
          <w:rStyle w:val="2fb"/>
          <w:rFonts w:ascii="Fb Fontext" w:hAnsi="Fb Fontext"/>
          <w:b/>
          <w:bCs/>
          <w:rtl/>
        </w:rPr>
        <w:t>ו</w:t>
      </w:r>
      <w:r w:rsidRPr="00132755">
        <w:rPr>
          <w:rStyle w:val="2fb"/>
          <w:rFonts w:ascii="Fb Fontext" w:hAnsi="Fb Fontext" w:hint="cs"/>
          <w:b/>
          <w:bCs/>
          <w:rtl/>
        </w:rPr>
        <w:t>ל</w:t>
      </w:r>
      <w:r w:rsidRPr="00132755">
        <w:rPr>
          <w:rStyle w:val="2fb"/>
          <w:rFonts w:ascii="Fb Fontext" w:hAnsi="Fb Fontext"/>
          <w:b/>
          <w:bCs/>
          <w:rtl/>
        </w:rPr>
        <w:t>רבא</w:t>
      </w:r>
      <w:r w:rsidRPr="00132755">
        <w:rPr>
          <w:rFonts w:ascii="Fb Fontext" w:hAnsi="Fb Fontext" w:hint="cs"/>
          <w:rtl/>
        </w:rPr>
        <w:t>:</w:t>
      </w:r>
      <w:r w:rsidRPr="00132755">
        <w:rPr>
          <w:rFonts w:ascii="Fb Fontext" w:hAnsi="Fb Fontext"/>
          <w:rtl/>
        </w:rPr>
        <w:t xml:space="preserve"> פסולה.</w:t>
      </w:r>
    </w:p>
    <w:p>
      <w:pPr>
        <w:pStyle w:val="38"/>
        <w:rPr>
          <w:ins w:id="96741" w:author="מנוע מכני" w:date="2026-10-11T12:04:40Z"/>
        </w:rPr>
      </w:pPr>
      <w:r w:rsidRPr="006F178A">
        <w:t xml:space="preserve">אין לומר</w:t>
      </w:r>
    </w:p>
    <w:p w:rsidR="005851B8" w:rsidRPr="006F178A" w:rsidRDefault="005851B8" w:rsidP="005851B8">
      <w:pPr>
        <w:rPr>
          <w:rtl/>
        </w:rPr>
      </w:pPr>
      <w:del w:id="96742" w:author="מנוע מכני" w:date="2026-10-11T12:04:40Z">
        <w:r w:rsidRPr="006F178A">
          <w:rPr>
            <w:rtl/>
          </w:rPr>
          <w:delText xml:space="preserve"> </w:delText>
        </w:r>
      </w:del>
      <w:ins w:id="91676" w:author="מנוע מכני" w:date="2026-10-11T12:04:40Z">
        <w:r>
          <w:rPr>
            <w:rtl/>
          </w:rPr>
          <w:t xml:space="preserve">דחלקו</w:t>
        </w:r>
      </w:ins>
      <w:del w:id="91677" w:author="מנוע מכני" w:date="2026-10-11T12:04:40Z">
        <w:r w:rsidRPr="006F178A">
          <w:rPr>
            <w:rtl/>
          </w:rPr>
          <w:delText xml:space="preserve">דפליגי</w:delText>
        </w:r>
      </w:del>
      <w:r w:rsidRPr="006F178A">
        <w:rPr>
          <w:rtl/>
        </w:rPr>
        <w:t xml:space="preserve"> בפלוגתת </w:t>
      </w:r>
      <w:r w:rsidRPr="006F178A">
        <w:rPr>
          <w:rStyle w:val="2fb"/>
          <w:rtl/>
        </w:rPr>
        <w:t xml:space="preserve">רב</w:t>
      </w:r>
      <w:r w:rsidRPr="006F178A">
        <w:rPr>
          <w:rtl/>
        </w:rPr>
        <w:t xml:space="preserve"> </w:t>
      </w:r>
      <w:r w:rsidRPr="006F178A">
        <w:rPr>
          <w:rStyle w:val="2fb"/>
          <w:rtl/>
        </w:rPr>
        <w:t xml:space="preserve">ושמואל</w:t>
      </w:r>
      <w:r w:rsidRPr="006F178A">
        <w:rPr>
          <w:rtl/>
        </w:rPr>
        <w:t xml:space="preserve"> </w:t>
      </w:r>
      <w:ins w:id="93808" w:author="מנוע מכני" w:date="2026-10-11T12:04:40Z">
        <w:r>
          <w:rPr>
            <w:rtl/>
          </w:rPr>
          <w:t xml:space="preserve">אם </w:t>
        </w:r>
      </w:ins>
      <w:del w:id="93809" w:author="מנוע מכני" w:date="2026-10-11T12:04:40Z">
        <w:r w:rsidRPr="006F178A">
          <w:rPr>
            <w:rtl/>
          </w:rPr>
          <w:delText xml:space="preserve">אי </w:delText>
        </w:r>
      </w:del>
      <w:r>
        <w:rPr>
          <w:rtl/>
        </w:rPr>
        <w:t>אמרי'</w:t>
      </w:r>
      <w:r w:rsidRPr="006F178A">
        <w:rPr>
          <w:rtl/>
        </w:rPr>
        <w:t xml:space="preserve"> פי תקרה יורד וסותם להכשיר או </w:t>
      </w:r>
      <w:r w:rsidRPr="006F178A">
        <w:rPr>
          <w:rtl/>
        </w:rPr>
        <w:t xml:space="preserve">לא</w:t>
      </w:r>
      <w:r w:rsidRPr="006F178A">
        <w:rPr>
          <w:rtl/>
        </w:rPr>
        <w:t xml:space="preserve">.</w:t>
      </w:r>
    </w:p>
    <w:p w:rsidR="005851B8" w:rsidRPr="00132755" w:rsidRDefault="005851B8" w:rsidP="005851B8">
      <w:pPr>
        <w:rPr>
          <w:spacing w:val="-4"/>
          <w:rtl/>
        </w:rPr>
      </w:pPr>
      <w:r w:rsidRPr="00132755">
        <w:rPr>
          <w:spacing w:val="-4"/>
          <w:rtl/>
        </w:rPr>
        <w:t xml:space="preserve">אליבא </w:t>
      </w:r>
      <w:r w:rsidRPr="00132755">
        <w:rPr>
          <w:rStyle w:val="2fb"/>
          <w:spacing w:val="-4"/>
          <w:rtl/>
        </w:rPr>
        <w:t xml:space="preserve">דשמואל</w:t>
      </w:r>
      <w:r w:rsidRPr="00132755">
        <w:rPr>
          <w:spacing w:val="-4"/>
          <w:rtl/>
        </w:rPr>
        <w:t xml:space="preserve"> </w:t>
      </w:r>
      <w:r w:rsidRPr="00132755">
        <w:rPr>
          <w:spacing w:val="-4"/>
          <w:rtl/>
        </w:rPr>
        <w:t xml:space="preserve">כו"ע</w:t>
      </w:r>
      <w:r w:rsidRPr="00132755">
        <w:rPr>
          <w:spacing w:val="-4"/>
          <w:rtl/>
        </w:rPr>
        <w:t xml:space="preserve"> </w:t>
      </w:r>
      <w:r w:rsidRPr="00132755">
        <w:rPr>
          <w:spacing w:val="-4"/>
          <w:rtl/>
        </w:rPr>
        <w:t xml:space="preserve">לא</w:t>
      </w:r>
      <w:r w:rsidRPr="00132755">
        <w:rPr>
          <w:spacing w:val="-4"/>
          <w:rtl/>
        </w:rPr>
        <w:t xml:space="preserve"> </w:t>
      </w:r>
      <w:ins w:id="91678" w:author="מנוע מכני" w:date="2026-10-11T12:04:40Z">
        <w:r>
          <w:rPr>
            <w:spacing w:val="-4"/>
            <w:rtl/>
          </w:rPr>
          <w:t xml:space="preserve">חלקו</w:t>
        </w:r>
      </w:ins>
      <w:del w:id="91679" w:author="מנוע מכני" w:date="2026-10-11T12:04:40Z">
        <w:r w:rsidRPr="00132755">
          <w:rPr>
            <w:spacing w:val="-4"/>
            <w:rtl/>
          </w:rPr>
          <w:delText xml:space="preserve">פליגי</w:delText>
        </w:r>
      </w:del>
      <w:r w:rsidRPr="00132755">
        <w:rPr>
          <w:spacing w:val="-4"/>
          <w:rtl/>
        </w:rPr>
        <w:t xml:space="preserve"> </w:t>
      </w:r>
      <w:r w:rsidRPr="00132755">
        <w:rPr>
          <w:rStyle w:val="2fb"/>
          <w:spacing w:val="-4"/>
          <w:rtl/>
        </w:rPr>
        <w:t xml:space="preserve">ד</w:t>
      </w:r>
      <w:r w:rsidRPr="00132755">
        <w:rPr>
          <w:rStyle w:val="2fb"/>
          <w:b/>
          <w:bCs/>
          <w:spacing w:val="-4"/>
          <w:rtl/>
        </w:rPr>
        <w:t>לאביי</w:t>
      </w:r>
      <w:r w:rsidRPr="00132755">
        <w:rPr>
          <w:spacing w:val="-4"/>
          <w:rtl/>
        </w:rPr>
        <w:t xml:space="preserve"> הכשיר בהך גוונא </w:t>
      </w:r>
      <w:r w:rsidRPr="00132755">
        <w:rPr>
          <w:rStyle w:val="2fb"/>
          <w:spacing w:val="-4"/>
          <w:rtl/>
        </w:rPr>
        <w:t xml:space="preserve">ושמואל</w:t>
      </w:r>
      <w:r w:rsidRPr="00132755">
        <w:rPr>
          <w:spacing w:val="-4"/>
          <w:rtl/>
        </w:rPr>
        <w:t xml:space="preserve"> פסל בפרוצה מארבע רוחותיה.</w:t>
      </w:r>
    </w:p>
    <w:p w:rsidR="005851B8" w:rsidRPr="006F178A" w:rsidRDefault="005851B8" w:rsidP="005851B8">
      <w:pPr>
        <w:rPr>
          <w:rtl/>
        </w:rPr>
      </w:pPr>
      <w:r w:rsidRPr="006F178A">
        <w:rPr>
          <w:rtl/>
        </w:rPr>
        <w:t xml:space="preserve">אליבא </w:t>
      </w:r>
      <w:r w:rsidRPr="006F178A">
        <w:rPr>
          <w:rStyle w:val="2fb"/>
          <w:rtl/>
        </w:rPr>
        <w:t xml:space="preserve">דרב</w:t>
      </w:r>
      <w:r w:rsidRPr="006F178A">
        <w:rPr>
          <w:rtl/>
        </w:rPr>
        <w:t xml:space="preserve"> - </w:t>
      </w:r>
      <w:r w:rsidRPr="006F178A">
        <w:rPr>
          <w:rStyle w:val="2fb"/>
          <w:rtl/>
        </w:rPr>
        <w:t xml:space="preserve">רבא</w:t>
      </w:r>
      <w:r w:rsidRPr="006F178A">
        <w:rPr>
          <w:rtl/>
        </w:rPr>
        <w:t xml:space="preserve"> יאמר דדוקא </w:t>
      </w:r>
      <w:ins w:id="91680" w:author="מנוע מכני" w:date="2026-10-11T12:04:40Z">
        <w:r>
          <w:rPr>
            <w:rtl/>
          </w:rPr>
          <w:t xml:space="preserve">שם</w:t>
        </w:r>
      </w:ins>
      <w:del w:id="91681" w:author="מנוע מכני" w:date="2026-10-11T12:04:40Z">
        <w:r w:rsidRPr="006F178A">
          <w:rPr>
            <w:rtl/>
          </w:rPr>
          <w:delText xml:space="preserve">התם</w:delText>
        </w:r>
      </w:del>
      <w:r w:rsidRPr="006F178A">
        <w:rPr>
          <w:rtl/>
        </w:rPr>
        <w:t xml:space="preserve"> דמחיצות לאכסדרה עבידי ואבל </w:t>
      </w:r>
      <w:ins w:id="91682" w:author="מנוע מכני" w:date="2026-10-11T12:04:40Z">
        <w:r>
          <w:rPr>
            <w:rtl/>
          </w:rPr>
          <w:t xml:space="preserve">כאן</w:t>
        </w:r>
      </w:ins>
      <w:del w:id="91683" w:author="מנוע מכני" w:date="2026-10-11T12:04:40Z">
        <w:r w:rsidRPr="006F178A">
          <w:rPr>
            <w:rtl/>
          </w:rPr>
          <w:delText xml:space="preserve">הכא</w:delText>
        </w:r>
      </w:del>
      <w:r w:rsidRPr="006F178A">
        <w:rPr>
          <w:rtl/>
        </w:rPr>
        <w:t xml:space="preserve"> </w:t>
      </w:r>
      <w:ins w:id="93064" w:author="מנוע מכני" w:date="2026-10-11T12:04:40Z">
        <w:r>
          <w:rPr>
            <w:rtl/>
          </w:rPr>
          <w:t xml:space="preserve">אלו</w:t>
        </w:r>
      </w:ins>
      <w:del w:id="93065" w:author="מנוע מכני" w:date="2026-10-11T12:04:40Z">
        <w:r w:rsidRPr="006F178A">
          <w:rPr>
            <w:rtl/>
          </w:rPr>
          <w:delText xml:space="preserve">הני</w:delText>
        </w:r>
      </w:del>
      <w:r w:rsidRPr="006F178A">
        <w:rPr>
          <w:rtl/>
        </w:rPr>
        <w:t xml:space="preserve"> מחיצות </w:t>
      </w:r>
      <w:ins w:id="91684" w:author="מנוע מכני" w:date="2026-10-11T12:04:40Z">
        <w:r>
          <w:rPr>
            <w:rtl/>
          </w:rPr>
          <w:t xml:space="preserve">לא</w:t>
        </w:r>
      </w:ins>
      <w:del w:id="91685" w:author="מנוע מכני" w:date="2026-10-11T12:04:40Z">
        <w:r w:rsidRPr="006F178A">
          <w:rPr>
            <w:rtl/>
          </w:rPr>
          <w:delText xml:space="preserve">לאו</w:delText>
        </w:r>
      </w:del>
      <w:r w:rsidRPr="006F178A">
        <w:rPr>
          <w:rtl/>
        </w:rPr>
        <w:t xml:space="preserve"> לסוכה עבידי ופסול.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75" w:author="קלוד" w:date="2026-10-11T12:24:08Z"/>
        </w:rPr>
      </w:pPr>
      <w:ins w:id="90076" w:author="קלוד" w:date="2026-10-11T12:24:08Z">
        <w:r>
          <w:rPr>
            <w:color w:val="7B3F00"/>
          </w:rPr>
          <w:t xml:space="preserve">ר' יהודה ור' יוסי בנפרצה - הלכה כר' יוסי</w:t>
        </w:r>
      </w:ins>
    </w:p>
    <w:p w:rsidR="005851B8" w:rsidRPr="006F178A" w:rsidRDefault="005851B8" w:rsidP="005851B8">
      <w:pPr>
        <w:rPr>
          <w:rtl/>
        </w:rPr>
      </w:pPr>
      <w:r w:rsidRPr="006F178A">
        <w:rPr>
          <w:rStyle w:val="2fb"/>
          <w:rFonts w:ascii="Fb Fontext" w:hAnsi="Fb Fontext"/>
          <w:rtl/>
        </w:rPr>
        <w:t xml:space="preserve">רבי יוסי</w:t>
      </w:r>
      <w:r w:rsidRPr="006F178A">
        <w:rPr>
          <w:rStyle w:val="afffe"/>
          <w:rFonts w:ascii="Fb Fontext" w:hAnsi="Fb Fontext"/>
          <w:rtl/>
        </w:rPr>
        <w:t xml:space="preserve"> אומר אם מותרין. לאותה שבת מותרין לעת"ל</w:t>
      </w:r>
      <w:r w:rsidRPr="006F178A">
        <w:rPr>
          <w:rFonts w:ascii="Fb Fontext" w:hAnsi="Fb Fontext"/>
          <w:rtl/>
        </w:rPr>
        <w:t>.</w:t>
      </w:r>
    </w:p>
    <w:p>
      <w:pPr>
        <w:pStyle w:val="38"/>
        <w:rPr>
          <w:ins w:id="96743" w:author="מנוע מכני" w:date="2026-10-11T12:04:40Z"/>
        </w:rPr>
      </w:pPr>
      <w:r w:rsidRPr="006F178A">
        <w:t xml:space="preserve">רב ששת:</w:t>
      </w:r>
    </w:p>
    <w:p w:rsidR="005851B8" w:rsidRPr="006F178A" w:rsidRDefault="005851B8" w:rsidP="005851B8">
      <w:pPr>
        <w:rPr>
          <w:rtl/>
        </w:rPr>
      </w:pPr>
      <w:del w:id="96744" w:author="מנוע מכני" w:date="2026-10-11T12:04:40Z">
        <w:r w:rsidRPr="006F178A">
          <w:rPr>
            <w:rtl/>
          </w:rPr>
          <w:delText xml:space="preserve"> </w:delText>
        </w:r>
      </w:del>
      <w:r w:rsidRPr="006F178A">
        <w:rPr>
          <w:rStyle w:val="2fb"/>
          <w:rtl/>
        </w:rPr>
        <w:t xml:space="preserve">רבי יוסי</w:t>
      </w:r>
      <w:r w:rsidRPr="006F178A">
        <w:rPr>
          <w:rtl/>
        </w:rPr>
        <w:t xml:space="preserve"> לאסור. | וכן </w:t>
      </w:r>
      <w:r w:rsidRPr="006F178A">
        <w:rPr>
          <w:rStyle w:val="2fb"/>
          <w:rtl/>
        </w:rPr>
        <w:t xml:space="preserve">ארי"ו</w:t>
      </w:r>
      <w:r w:rsidRPr="006F178A">
        <w:rPr>
          <w:rtl/>
        </w:rPr>
        <w:t xml:space="preserve"> לאסור.| </w:t>
      </w:r>
      <w:r w:rsidRPr="002B5789">
        <w:rPr>
          <w:b/>
          <w:bCs/>
          <w:rtl/>
        </w:rPr>
        <w:t>תנ"ה</w:t>
      </w:r>
      <w:r w:rsidRPr="006F178A">
        <w:rPr>
          <w:rtl/>
        </w:rPr>
        <w:t>, א"ר יוסי: כשם שאסורין לעתיד לבא כך אסורין לאותו שבת.</w:t>
      </w:r>
    </w:p>
    <w:p>
      <w:pPr>
        <w:pStyle w:val="38"/>
        <w:rPr>
          <w:ins w:id="96745" w:author="מנוע מכני" w:date="2026-10-11T12:04:40Z"/>
        </w:rPr>
      </w:pPr>
      <w:r w:rsidRPr="00132755">
        <w:t xml:space="preserve">רחב"י:</w:t>
      </w:r>
    </w:p>
    <w:p w:rsidR="005851B8" w:rsidRPr="00132755" w:rsidRDefault="005851B8" w:rsidP="005851B8">
      <w:pPr>
        <w:rPr>
          <w:spacing w:val="-4"/>
          <w:rtl/>
        </w:rPr>
      </w:pPr>
      <w:del w:id="96746" w:author="מנוע מכני" w:date="2026-10-11T12:04:40Z">
        <w:r w:rsidRPr="00132755">
          <w:rPr>
            <w:spacing w:val="-4"/>
            <w:rtl/>
          </w:rPr>
          <w:delText xml:space="preserve"> </w:delText>
        </w:r>
      </w:del>
      <w:r w:rsidRPr="00132755">
        <w:rPr>
          <w:spacing w:val="-4"/>
          <w:rtl/>
        </w:rPr>
        <w:t xml:space="preserve">הלכה </w:t>
      </w:r>
      <w:r w:rsidRPr="00132755">
        <w:rPr>
          <w:rStyle w:val="2fb"/>
          <w:spacing w:val="-4"/>
          <w:rtl/>
        </w:rPr>
        <w:t xml:space="preserve">כרבי יוסי</w:t>
      </w:r>
      <w:r w:rsidRPr="00132755">
        <w:rPr>
          <w:spacing w:val="-4"/>
          <w:rtl/>
        </w:rPr>
        <w:t xml:space="preserve">, </w:t>
      </w:r>
      <w:r w:rsidRPr="00132755">
        <w:rPr>
          <w:rStyle w:val="2fb"/>
          <w:spacing w:val="-4"/>
          <w:rtl/>
        </w:rPr>
        <w:t xml:space="preserve">ושמואל</w:t>
      </w:r>
      <w:r w:rsidRPr="00132755">
        <w:rPr>
          <w:spacing w:val="-4"/>
          <w:rtl/>
        </w:rPr>
        <w:t xml:space="preserve">: הלכה </w:t>
      </w:r>
      <w:r w:rsidRPr="00132755">
        <w:rPr>
          <w:rStyle w:val="2fb"/>
          <w:spacing w:val="-4"/>
          <w:rtl/>
        </w:rPr>
        <w:t xml:space="preserve">כר"י</w:t>
      </w:r>
      <w:r w:rsidRPr="00132755">
        <w:rPr>
          <w:spacing w:val="-4"/>
          <w:rtl/>
        </w:rPr>
        <w:t xml:space="preserve">. [ודווקא </w:t>
      </w:r>
      <w:ins w:id="91686" w:author="מנוע מכני" w:date="2026-10-11T12:04:40Z">
        <w:r>
          <w:rPr>
            <w:spacing w:val="-4"/>
            <w:rtl/>
          </w:rPr>
          <w:t xml:space="preserve">כאן</w:t>
        </w:r>
      </w:ins>
      <w:del w:id="91687" w:author="מנוע מכני" w:date="2026-10-11T12:04:40Z">
        <w:r w:rsidRPr="00132755">
          <w:rPr>
            <w:spacing w:val="-4"/>
            <w:rtl/>
          </w:rPr>
          <w:delText xml:space="preserve">הכא</w:delText>
        </w:r>
      </w:del>
      <w:r w:rsidRPr="00132755">
        <w:rPr>
          <w:spacing w:val="-4"/>
          <w:rtl/>
        </w:rPr>
        <w:t xml:space="preserve"> דנפרצה לכרמלית </w:t>
      </w:r>
      <w:ins w:id="90489" w:author="Claude - סמנטי" w:date="2026-10-11T12:19:31Z">
        <w:r>
          <w:rPr>
            <w:spacing w:val="-4"/>
            <w:rtl/>
          </w:rPr>
          <w:t xml:space="preserve">שהוא</w:t>
        </w:r>
      </w:ins>
      <w:del w:id="90490" w:author="Claude - סמנטי" w:date="2026-10-11T12:19:31Z">
        <w:r w:rsidRPr="00132755">
          <w:rPr>
            <w:spacing w:val="-4"/>
            <w:rtl/>
          </w:rPr>
          <w:delText xml:space="preserve">דהוא</w:delText>
        </w:r>
      </w:del>
      <w:r w:rsidRPr="00132755">
        <w:rPr>
          <w:spacing w:val="-4"/>
          <w:rtl/>
        </w:rPr>
        <w:t xml:space="preserve"> איסור דרבנן]</w:t>
      </w:r>
    </w:p>
    <w:p>
      <w:pPr>
        <w:pStyle w:val="38"/>
        <w:rPr>
          <w:ins w:id="96747" w:author="מנוע מכני" w:date="2026-10-11T12:04:40Z"/>
        </w:rPr>
      </w:pPr>
      <w:r w:rsidRPr="006F178A">
        <w:t xml:space="preserve">והך דאר"י:</w:t>
      </w:r>
    </w:p>
    <w:p w:rsidR="005851B8" w:rsidRDefault="005851B8" w:rsidP="005851B8">
      <w:pPr>
        <w:rPr>
          <w:rtl/>
        </w:rPr>
      </w:pPr>
      <w:del w:id="96748" w:author="מנוע מכני" w:date="2026-10-11T12:04:40Z">
        <w:r w:rsidRPr="006F178A">
          <w:rPr>
            <w:rtl/>
          </w:rPr>
          <w:delText xml:space="preserve"> </w:delText>
        </w:r>
      </w:del>
      <w:r w:rsidRPr="006F178A">
        <w:rPr>
          <w:rtl/>
        </w:rPr>
        <w:t xml:space="preserve">בד"א</w:t>
      </w:r>
      <w:r w:rsidRPr="006F178A">
        <w:rPr>
          <w:rtl/>
        </w:rPr>
        <w:t xml:space="preserve"> בעירובי תחומין, אבל בעירובי חצירות מערבין </w:t>
      </w:r>
      <w:r>
        <w:rPr>
          <w:rtl/>
        </w:rPr>
        <w:t>אפי'</w:t>
      </w:r>
      <w:r w:rsidRPr="006F178A">
        <w:rPr>
          <w:rtl/>
        </w:rPr>
        <w:t xml:space="preserve"> שלא לדעת דזכין לאדם שלא בפניו [ואין חבין]</w:t>
      </w:r>
    </w:p>
    <w:p>
      <w:pPr>
        <w:pStyle w:val="38"/>
        <w:rPr>
          <w:ins w:id="96749" w:author="מנוע מכני" w:date="2026-10-11T12:04:40Z"/>
        </w:rPr>
      </w:pPr>
      <w:r w:rsidRPr="006F178A">
        <w:t xml:space="preserve">ואריא"ש:</w:t>
      </w:r>
    </w:p>
    <w:p w:rsidR="005851B8" w:rsidRDefault="005851B8" w:rsidP="005851B8">
      <w:pPr>
        <w:rPr>
          <w:rtl/>
        </w:rPr>
      </w:pPr>
      <w:del w:id="96750" w:author="מנוע מכני" w:date="2026-10-11T12:04:40Z">
        <w:r w:rsidRPr="006F178A">
          <w:rPr>
            <w:rtl/>
          </w:rPr>
          <w:delText xml:space="preserve"> </w:delText>
        </w:r>
      </w:del>
      <w:r w:rsidRPr="006F178A">
        <w:rPr>
          <w:rtl/>
        </w:rPr>
        <w:t xml:space="preserve">הלכה </w:t>
      </w:r>
      <w:r w:rsidRPr="006F178A">
        <w:rPr>
          <w:rStyle w:val="2fb"/>
          <w:rtl/>
        </w:rPr>
        <w:t xml:space="preserve">כר"י</w:t>
      </w:r>
      <w:r w:rsidRPr="006F178A">
        <w:rPr>
          <w:rtl/>
        </w:rPr>
        <w:t xml:space="preserve">. ולא עוד אלא, כל מקום ששנה </w:t>
      </w:r>
      <w:r w:rsidRPr="006F178A">
        <w:rPr>
          <w:rStyle w:val="2fb"/>
          <w:rtl/>
        </w:rPr>
        <w:t xml:space="preserve">ר"י</w:t>
      </w:r>
      <w:r w:rsidRPr="006F178A">
        <w:rPr>
          <w:rtl/>
        </w:rPr>
        <w:t xml:space="preserve"> בעירובין - הלכה כמותו. ואהך </w:t>
      </w:r>
      <w:r w:rsidRPr="006F178A">
        <w:rPr>
          <w:rtl/>
        </w:rPr>
        <w:t xml:space="preserve">אמר</w:t>
      </w:r>
      <w:r w:rsidRPr="006F178A">
        <w:rPr>
          <w:rtl/>
        </w:rPr>
        <w:t xml:space="preserve"> </w:t>
      </w:r>
      <w:r w:rsidRPr="006F178A">
        <w:rPr>
          <w:rStyle w:val="2fb"/>
          <w:rtl/>
        </w:rPr>
        <w:t xml:space="preserve">שמואל</w:t>
      </w:r>
      <w:r w:rsidRPr="006F178A">
        <w:rPr>
          <w:rtl/>
        </w:rPr>
        <w:t xml:space="preserve"> דדווקא בעירובין ולא במחיצות [הך דאין הלכה כמותו במחיצות היינו בגוונא דנפרצה </w:t>
      </w:r>
      <w:r w:rsidRPr="006F178A">
        <w:rPr>
          <w:rStyle w:val="2fb"/>
          <w:rtl/>
        </w:rPr>
        <w:t xml:space="preserve">לרה"ר</w:t>
      </w:r>
      <w:r w:rsidRPr="006F178A">
        <w:rPr>
          <w:rtl/>
        </w:rPr>
        <w:t xml:space="preserve"> דדאורייתא </w:t>
      </w:r>
      <w:ins w:id="93066" w:author="מנוע מכני" w:date="2026-10-11T12:04:40Z">
        <w:r>
          <w:rPr>
            <w:rtl/>
          </w:rPr>
          <w:t xml:space="preserve">הם</w:t>
        </w:r>
      </w:ins>
      <w:del w:id="93067" w:author="מנוע מכני" w:date="2026-10-11T12:04:40Z">
        <w:r w:rsidRPr="006F178A">
          <w:rPr>
            <w:rtl/>
          </w:rPr>
          <w:delText xml:space="preserve">נינהו</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צה.</w:t>
      </w:r>
    </w:p>
    <w:p>
      <w:pPr>
        <w:pStyle w:val="MishnaBatzad"/>
        <w:rPr>
          <w:ins w:id="20377" w:author="קלוד" w:date="2026-10-11T09:07:28Z"/>
        </w:rPr>
      </w:pPr>
      <w:ins w:id="20376" w:author="קלוד" w:date="2026-10-11T09:07:28Z">
        <w:r>
          <w:t xml:space="preserve">משנה ד</w:t>
        </w:r>
      </w:ins>
    </w:p>
    <w:p w:rsidR="005851B8" w:rsidRPr="00E62A50" w:rsidRDefault="005851B8" w:rsidP="005851B8">
      <w:pPr>
        <w:pStyle w:val="afff9"/>
        <w:rPr>
          <w:del w:id="20211" w:author="קלוד" w:date="2026-10-11T09:07:28Z"/>
          <w:rtl/>
        </w:rPr>
      </w:pPr>
      <w:del w:id="20210" w:author="קלוד" w:date="2026-10-11T09:07:28Z">
        <w:r w:rsidRPr="00E62A50">
          <w:rPr>
            <w:sz w:val="20"/>
            <w:rtl/>
          </w:rPr>
          <w:delText xml:space="preserve"> משנה.</w:delText>
        </w:r>
      </w:del>
    </w:p>
    <w:p w:rsidR="005851B8" w:rsidRPr="00E62A50" w:rsidRDefault="005851B8" w:rsidP="005851B8">
      <w:pPr>
        <w:pStyle w:val="afff9"/>
        <w:spacing w:before="120"/>
        <w:rPr>
          <w:rtl/>
        </w:rPr>
        <w:pPrChange w:id="90065" w:author="קלוד" w:date="2026-10-11T12:09:42Z">
          <w:pPr>
            <w:pStyle w:val="afff9"/>
          </w:pPr>
        </w:pPrChange>
      </w:pPr>
      <w:r>
        <w:rPr>
          <w:rtl/>
        </w:rPr>
        <w:t xml:space="preserve">הבונה עלייה על גבי שני בתים, וכן גשרים המפולשים - </w:t>
      </w:r>
      <w:r>
        <w:rPr>
          <w:rStyle w:val="TanaimMishna"/>
          <w:rtl/>
          <w:rPrChange w:id="98126" w:author="Claude" w:date="2026-10-11T09:07:58Z">
            <w:rPr>
              <w:rtl/>
            </w:rPr>
          </w:rPrChange>
        </w:rPr>
        <w:t xml:space="preserve">ר"י</w:t>
      </w:r>
      <w:r>
        <w:rPr>
          <w:rStyle w:val="TanaimMishna"/>
          <w:rtl/>
          <w:rPrChange w:id="98127" w:author="Claude" w:date="2026-10-11T09:07:58Z">
            <w:rPr>
              <w:rtl/>
            </w:rPr>
          </w:rPrChange>
        </w:rPr>
        <w:t xml:space="preserve">:</w:t>
      </w:r>
      <w:r>
        <w:rPr>
          <w:rtl/>
        </w:rPr>
        <w:t xml:space="preserve"> מטלטלין תחתיהן בשבת, ו</w:t>
      </w:r>
      <w:r>
        <w:rPr>
          <w:rStyle w:val="TanaimMishna"/>
          <w:rtl/>
          <w:rPrChange w:id="20038" w:author="קלוד" w:date="2026-10-11T09:07:28Z">
            <w:rPr>
              <w:rtl/>
            </w:rPr>
          </w:rPrChange>
        </w:rPr>
        <w:t xml:space="preserve">חכמים</w:t>
      </w:r>
      <w:r>
        <w:rPr>
          <w:rtl/>
        </w:rPr>
        <w:t xml:space="preserve"> אוסרין [דהוי רה"ר]</w:t>
      </w:r>
    </w:p>
    <w:p w:rsidR="005851B8" w:rsidRPr="00E62A50" w:rsidRDefault="005851B8" w:rsidP="005851B8">
      <w:pPr>
        <w:pStyle w:val="afff9"/>
        <w:rPr>
          <w:rtl/>
        </w:rPr>
      </w:pPr>
      <w:r>
        <w:rPr>
          <w:rtl/>
        </w:rPr>
        <w:t xml:space="preserve">ועוד אמר </w:t>
      </w:r>
      <w:r>
        <w:rPr>
          <w:rStyle w:val="TanaimMishna"/>
          <w:rtl/>
          <w:rPrChange w:id="20040" w:author="קלוד" w:date="2026-10-11T09:07:28Z">
            <w:rPr>
              <w:rtl/>
            </w:rPr>
          </w:rPrChange>
        </w:rPr>
        <w:t xml:space="preserve">רבי יהודה</w:t>
      </w:r>
      <w:r>
        <w:rPr>
          <w:rStyle w:val="TanaimMishna"/>
          <w:rtl/>
          <w:rPrChange w:id="98128" w:author="Claude" w:date="2026-10-11T09:07:58Z">
            <w:rPr>
              <w:rtl/>
            </w:rPr>
          </w:rPrChange>
        </w:rPr>
        <w:t xml:space="preserve">:</w:t>
      </w:r>
      <w:r>
        <w:rPr>
          <w:rtl/>
        </w:rPr>
        <w:t xml:space="preserve"> מערבין למבוי המפולש, ו</w:t>
      </w:r>
      <w:r>
        <w:rPr>
          <w:rStyle w:val="TanaimMishna"/>
          <w:rtl/>
          <w:rPrChange w:id="20039" w:author="קלוד" w:date="2026-10-11T09:07:28Z">
            <w:rPr>
              <w:rtl/>
            </w:rPr>
          </w:rPrChange>
        </w:rPr>
        <w:t xml:space="preserve">חכמים</w:t>
      </w:r>
      <w:r>
        <w:rPr>
          <w:rtl/>
        </w:rPr>
        <w:t xml:space="preserve"> אוסרין.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73" w:author="קלוד" w:date="2026-10-11T12:24:08Z"/>
        </w:rPr>
      </w:pPr>
      <w:ins w:id="90074" w:author="קלוד" w:date="2026-10-11T12:24:08Z">
        <w:r>
          <w:rPr>
            <w:color w:val="7B3F00"/>
          </w:rPr>
          <w:t xml:space="preserve">עלייה על שני בתים - פי תקרה או שתי מחיצות</w:t>
        </w:r>
      </w:ins>
    </w:p>
    <w:p>
      <w:pPr>
        <w:pStyle w:val="38"/>
        <w:rPr>
          <w:ins w:id="96751" w:author="מנוע מכני" w:date="2026-10-11T12:04:40Z"/>
        </w:rPr>
      </w:pPr>
      <w:r w:rsidRPr="006F178A">
        <w:t xml:space="preserve">רבה:</w:t>
      </w:r>
    </w:p>
    <w:p w:rsidR="005851B8" w:rsidRPr="002D0727" w:rsidRDefault="005851B8" w:rsidP="005851B8">
      <w:pPr>
        <w:rPr>
          <w:b/>
          <w:bCs/>
          <w:rtl/>
        </w:rPr>
      </w:pPr>
      <w:del w:id="96752" w:author="מנוע מכני" w:date="2026-10-11T12:04:40Z">
        <w:r w:rsidRPr="006F178A">
          <w:rPr>
            <w:rFonts w:ascii="Fb Fontext" w:hAnsi="Fb Fontext"/>
            <w:rtl/>
          </w:rPr>
          <w:delText xml:space="preserve"> </w:delText>
        </w:r>
      </w:del>
      <w:r w:rsidRPr="006F178A">
        <w:rPr>
          <w:rFonts w:ascii="Fb Fontext" w:hAnsi="Fb Fontext"/>
          <w:rtl/>
        </w:rPr>
        <w:t xml:space="preserve">סברת </w:t>
      </w:r>
      <w:r w:rsidRPr="006F178A">
        <w:rPr>
          <w:rStyle w:val="2fb"/>
          <w:rFonts w:ascii="Fb Fontext" w:hAnsi="Fb Fontext"/>
          <w:rtl/>
        </w:rPr>
        <w:t xml:space="preserve">ר"י</w:t>
      </w:r>
      <w:r w:rsidRPr="006F178A">
        <w:rPr>
          <w:rFonts w:ascii="Fb Fontext" w:hAnsi="Fb Fontext"/>
          <w:rtl/>
        </w:rPr>
        <w:t xml:space="preserve"> משום פי תקרה יורד וסותם [ולא מצד שתי מחיצות דאורייתא.</w:t>
      </w:r>
    </w:p>
    <w:p>
      <w:pPr>
        <w:pStyle w:val="38"/>
        <w:rPr>
          <w:ins w:id="96753" w:author="מנוע מכני" w:date="2026-10-11T12:04:40Z"/>
        </w:rPr>
      </w:pPr>
      <w:r w:rsidRPr="002D0727">
        <w:t>אביי</w:t>
      </w:r>
      <w:r w:rsidRPr="006F178A">
        <w:t xml:space="preserve">:</w:t>
      </w:r>
    </w:p>
    <w:p w:rsidR="005851B8" w:rsidRPr="006F178A" w:rsidRDefault="005851B8" w:rsidP="005851B8">
      <w:pPr>
        <w:rPr>
          <w:rtl/>
        </w:rPr>
      </w:pPr>
      <w:del w:id="96754" w:author="מנוע מכני" w:date="2026-10-11T12:04:40Z">
        <w:r w:rsidRPr="006F178A">
          <w:rPr>
            <w:rtl/>
          </w:rPr>
          <w:delText xml:space="preserve"> </w:delText>
        </w:r>
      </w:del>
      <w:r w:rsidRPr="006F178A">
        <w:rPr>
          <w:rtl/>
        </w:rPr>
        <w:t xml:space="preserve">הך דמי שיש לו שני בתים משני צידי </w:t>
      </w:r>
      <w:r w:rsidRPr="006F178A">
        <w:rPr>
          <w:rtl/>
        </w:rPr>
        <w:t xml:space="preserve">רה"ר</w:t>
      </w:r>
      <w:r w:rsidRPr="006F178A">
        <w:rPr>
          <w:rtl/>
        </w:rPr>
        <w:t xml:space="preserve"> עושה לחי [או קורה] מכאן ולחי [או קורה] מכאן, ונושא ונותן באמצע.</w:t>
      </w:r>
    </w:p>
    <w:p w:rsidR="005851B8" w:rsidRPr="006F178A" w:rsidRDefault="005851B8" w:rsidP="005851B8">
      <w:pPr>
        <w:rPr>
          <w:rtl/>
        </w:rPr>
      </w:pPr>
      <w:ins w:id="91690" w:author="מנוע מכני" w:date="2026-10-11T12:04:40Z">
        <w:r>
          <w:rPr>
            <w:rtl/>
          </w:rPr>
          <w:t xml:space="preserve">משם</w:t>
        </w:r>
      </w:ins>
      <w:del w:id="91691" w:author="מנוע מכני" w:date="2026-10-11T12:04:40Z">
        <w:r w:rsidRPr="006F178A">
          <w:rPr>
            <w:rtl/>
          </w:rPr>
          <w:delText xml:space="preserve">מהתם</w:delText>
        </w:r>
      </w:del>
      <w:r w:rsidRPr="006F178A">
        <w:rPr>
          <w:rtl/>
        </w:rPr>
        <w:t xml:space="preserve"> </w:t>
      </w:r>
      <w:ins w:id="91688" w:author="מנוע מכני" w:date="2026-10-11T12:04:40Z">
        <w:r>
          <w:rPr>
            <w:rtl/>
          </w:rPr>
          <w:t xml:space="preserve">יש</w:t>
        </w:r>
      </w:ins>
      <w:del w:id="91689" w:author="מנוע מכני" w:date="2026-10-11T12:04:40Z">
        <w:r w:rsidRPr="006F178A">
          <w:rPr>
            <w:rtl/>
          </w:rPr>
          <w:delText xml:space="preserve">איכא</w:delText>
        </w:r>
      </w:del>
      <w:r w:rsidRPr="006F178A">
        <w:rPr>
          <w:rtl/>
        </w:rPr>
        <w:t xml:space="preserve"> להוכיח </w:t>
      </w:r>
      <w:ins w:id="94084" w:author="מנוע מכני" w:date="2026-10-11T12:04:40Z">
        <w:r>
          <w:rPr>
            <w:rtl/>
          </w:rPr>
          <w:t xml:space="preserve">דסבר</w:t>
        </w:r>
      </w:ins>
      <w:del w:id="94085" w:author="מנוע מכני" w:date="2026-10-11T12:04:40Z">
        <w:r w:rsidRPr="006F178A">
          <w:rPr>
            <w:rtl/>
          </w:rPr>
          <w:delText xml:space="preserve">דס"ל</w:delText>
        </w:r>
      </w:del>
      <w:r w:rsidRPr="006F178A">
        <w:rPr>
          <w:rtl/>
        </w:rPr>
        <w:t xml:space="preserve"> שתי מחיצות דאורייתא אבל ממתני' א"א להוכיח.</w:t>
      </w:r>
    </w:p>
    <w:p>
      <w:pPr>
        <w:pStyle w:val="38"/>
        <w:rPr>
          <w:ins w:id="96755" w:author="מנוע מכני" w:date="2026-10-11T12:04:40Z"/>
        </w:rPr>
      </w:pPr>
      <w:r w:rsidRPr="006F178A">
        <w:t xml:space="preserve">רב אשי:</w:t>
      </w:r>
    </w:p>
    <w:p w:rsidR="005851B8" w:rsidRPr="006F178A" w:rsidRDefault="005851B8" w:rsidP="005851B8">
      <w:pPr>
        <w:rPr>
          <w:rtl/>
        </w:rPr>
      </w:pPr>
      <w:del w:id="96756" w:author="מנוע מכני" w:date="2026-10-11T12:04:40Z">
        <w:r w:rsidRPr="006F178A">
          <w:rPr>
            <w:rFonts w:ascii="Fb Fontext" w:hAnsi="Fb Fontext"/>
            <w:sz w:val="20"/>
            <w:rtl/>
          </w:rPr>
          <w:delText xml:space="preserve"> </w:delText>
        </w:r>
      </w:del>
      <w:r w:rsidRPr="006F178A">
        <w:rPr>
          <w:rFonts w:ascii="Fb Fontext" w:hAnsi="Fb Fontext"/>
          <w:sz w:val="20"/>
          <w:rtl/>
        </w:rPr>
        <w:t xml:space="preserve">וכן משמע ממתני' דועוד </w:t>
      </w:r>
      <w:ins w:id="93810" w:author="מנוע מכני" w:date="2026-10-11T12:04:40Z">
        <w:r>
          <w:rPr>
            <w:rFonts w:ascii="Fb Fontext" w:hAnsi="Fb Fontext"/>
            <w:sz w:val="20"/>
            <w:rtl/>
          </w:rPr>
          <w:t xml:space="preserve">דאם </w:t>
        </w:r>
      </w:ins>
      <w:del w:id="93811" w:author="מנוע מכני" w:date="2026-10-11T12:04:40Z">
        <w:r w:rsidRPr="006F178A">
          <w:rPr>
            <w:rFonts w:ascii="Fb Fontext" w:hAnsi="Fb Fontext"/>
            <w:sz w:val="20"/>
            <w:rtl/>
          </w:rPr>
          <w:delText xml:space="preserve">דאי </w:delText>
        </w:r>
      </w:del>
      <w:r w:rsidRPr="006F178A">
        <w:rPr>
          <w:rFonts w:ascii="Fb Fontext" w:hAnsi="Fb Fontext"/>
          <w:sz w:val="20"/>
          <w:rtl/>
        </w:rPr>
        <w:t xml:space="preserve">טעמא </w:t>
      </w:r>
      <w:r w:rsidRPr="006F178A">
        <w:rPr>
          <w:rStyle w:val="2fb"/>
          <w:rFonts w:ascii="Fb Fontext" w:hAnsi="Fb Fontext"/>
          <w:sz w:val="20"/>
          <w:rtl/>
        </w:rPr>
        <w:t xml:space="preserve">כדרבה</w:t>
      </w:r>
      <w:r w:rsidRPr="006F178A">
        <w:rPr>
          <w:rFonts w:ascii="Fb Fontext" w:hAnsi="Fb Fontext"/>
          <w:sz w:val="20"/>
          <w:rtl/>
        </w:rPr>
        <w:t xml:space="preserve"> דפי תקרה היינו ועוד למבוי דהיינו </w:t>
      </w:r>
      <w:ins w:id="93068" w:author="מנוע מכני" w:date="2026-10-11T12:04:40Z">
        <w:r>
          <w:rPr>
            <w:rFonts w:ascii="Fb Fontext" w:hAnsi="Fb Fontext"/>
            <w:sz w:val="20"/>
            <w:rtl/>
          </w:rPr>
          <w:t xml:space="preserve">דשני</w:t>
        </w:r>
      </w:ins>
      <w:del w:id="93069" w:author="מנוע מכני" w:date="2026-10-11T12:04:40Z">
        <w:r w:rsidRPr="006F178A">
          <w:rPr>
            <w:rFonts w:ascii="Fb Fontext" w:hAnsi="Fb Fontext"/>
            <w:sz w:val="20"/>
            <w:rtl/>
          </w:rPr>
          <w:delText xml:space="preserve">דתרי</w:delText>
        </w:r>
      </w:del>
      <w:r w:rsidRPr="006F178A">
        <w:rPr>
          <w:rFonts w:ascii="Fb Fontext" w:hAnsi="Fb Fontext"/>
          <w:sz w:val="20"/>
          <w:rtl/>
        </w:rPr>
        <w:t xml:space="preserve"> מחיצות דאורייתא. </w:t>
      </w:r>
      <w:r w:rsidRPr="006F178A">
        <w:rPr>
          <w:rFonts w:ascii="Fb Fontext" w:hAnsi="Fb Fontext"/>
          <w:sz w:val="20"/>
          <w:rtl/>
        </w:rPr>
        <w:t xml:space="preserve">ש"מ</w:t>
      </w:r>
      <w:r w:rsidRPr="006F178A">
        <w:rPr>
          <w:rFonts w:ascii="Fb Fontext" w:hAnsi="Fb Fontext"/>
          <w:sz w:val="20"/>
          <w:rtl/>
        </w:rPr>
        <w:t xml:space="preserve">.</w:t>
      </w:r>
    </w:p>
    <w:p w:rsidR="005851B8" w:rsidRPr="006F178A" w:rsidRDefault="005851B8" w:rsidP="00EA2332">
      <w:pPr>
        <w:pStyle w:val="Hadran"/>
        <w:rPr>
          <w:rStyle w:val="afffe"/>
          <w:sz w:val="20"/>
          <w:rtl/>
        </w:rPr>
        <w:pPrChange w:id="99224" w:author="Claude" w:date="2026-10-11T09:08:18Z">
          <w:pPr>
            <w:pStyle w:val="affff"/>
            <w:rPr>
              <w:rStyle w:val="afffe"/>
              <w:sz w:val="20"/>
              <w:rtl/>
            </w:rPr>
          </w:pPr>
        </w:pPrChange>
      </w:pPr>
      <w:r w:rsidRPr="006F178A">
        <w:rPr>
          <w:rStyle w:val="afffe"/>
          <w:sz w:val="20"/>
          <w:rtl/>
        </w:rPr>
        <w:t>הדרן עלך כל גגות.</w:t>
      </w:r>
    </w:p>
    <w:p w:rsidR="00EA2332" w:rsidRDefault="00EA2332">
      <w:r>
        <w:br w:type="page"/>
      </w:r>
    </w:p>
    <w:p w:rsidR="005851B8" w:rsidRDefault="005851B8" w:rsidP="005851B8">
      <w:pPr>
        <w:pStyle w:val="afff6"/>
        <w:framePr w:wrap="around"/>
        <w:spacing w:line="276" w:lineRule="auto"/>
        <w:rPr>
          <w:del w:id="98210" w:author="Claude" w:date="2026-10-11T09:07:58Z"/>
          <w:rFonts w:ascii="Fb Fontext" w:hAnsi="Fb Fontext"/>
          <w:sz w:val="20"/>
          <w:rtl/>
        </w:rPr>
      </w:pPr>
      <w:del w:id="98209" w:author="Claude" w:date="2026-10-11T09:07:58Z">
        <w:r w:rsidRPr="006F178A">
          <w:rPr>
            <w:rFonts w:ascii="Fb Fontext" w:hAnsi="Fb Fontext" w:hint="cs"/>
            <w:sz w:val="20"/>
            <w:rtl/>
          </w:rPr>
          <w:lastRenderedPageBreak/>
          <w:delText xml:space="preserve">פרק עשירי</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צה.</w:t>
      </w:r>
    </w:p>
    <w:p w:rsidR="005851B8" w:rsidRDefault="005851B8" w:rsidP="005851B8">
      <w:pPr>
        <w:pStyle w:val="afff7"/>
        <w:framePr w:wrap="around"/>
        <w:spacing w:line="276" w:lineRule="auto"/>
        <w:rPr>
          <w:del w:id="98216" w:author="Claude" w:date="2026-10-11T09:07:58Z"/>
          <w:sz w:val="20"/>
          <w:rtl/>
        </w:rPr>
      </w:pPr>
      <w:del w:id="98211" w:author="Claude" w:date="2026-10-11T09:07:58Z">
        <w:r w:rsidRPr="006F178A">
          <w:rPr>
            <w:rFonts w:hint="cs"/>
            <w:sz w:val="20"/>
            <w:rtl/>
          </w:rPr>
          <w:delText xml:space="preserve">ה</w:delText>
        </w:r>
      </w:del>
      <w:del w:id="98212" w:author="Claude" w:date="2026-10-11T09:07:58Z">
        <w:r w:rsidR="00C67867">
          <w:rPr>
            <w:rFonts w:hint="cs"/>
            <w:sz w:val="20"/>
            <w:rtl/>
          </w:rPr>
          <w:delText xml:space="preserve">+</w:delText>
        </w:r>
      </w:del>
      <w:del w:id="98213" w:author="Claude" w:date="2026-10-11T09:07:58Z">
        <w:r w:rsidRPr="006F178A">
          <w:rPr>
            <w:rFonts w:hint="cs"/>
            <w:sz w:val="20"/>
            <w:rtl/>
          </w:rPr>
          <w:delText xml:space="preserve">מוצא ת</w:delText>
        </w:r>
      </w:del>
      <w:del w:id="98214" w:author="Claude" w:date="2026-10-11T09:07:58Z">
        <w:r w:rsidR="00C67867">
          <w:rPr>
            <w:rFonts w:hint="cs"/>
            <w:sz w:val="20"/>
            <w:rtl/>
          </w:rPr>
          <w:delText xml:space="preserve">+</w:delText>
        </w:r>
      </w:del>
      <w:del w:id="98215" w:author="Claude" w:date="2026-10-11T09:07:58Z">
        <w:r w:rsidRPr="006F178A">
          <w:rPr>
            <w:rFonts w:hint="cs"/>
            <w:sz w:val="20"/>
            <w:rtl/>
          </w:rPr>
          <w:delText xml:space="preserve">פילין</w:delText>
        </w:r>
      </w:del>
    </w:p>
    <w:p w:rsidR="005851B8" w:rsidRPr="006F178A" w:rsidRDefault="005851B8" w:rsidP="005851B8">
      <w:pPr>
        <w:pStyle w:val="afff8"/>
        <w:framePr w:wrap="around"/>
        <w:spacing w:after="0" w:line="276" w:lineRule="auto"/>
        <w:rPr>
          <w:rtl/>
        </w:rPr>
      </w:pPr>
      <w:r w:rsidRPr="006F178A">
        <w:rPr>
          <w:rFonts w:hint="cs"/>
          <w:rtl/>
        </w:rPr>
        <w:t>צה.-קה.</w:t>
      </w:r>
    </w:p>
    <w:p>
      <w:pPr>
        <w:pStyle w:val="PetichatPerek"/>
        <w:rPr>
          <w:ins w:id="98208" w:author="Claude" w:date="2026-10-11T09:07:58Z"/>
        </w:rPr>
      </w:pPr>
      <w:ins w:id="98207" w:author="Claude" w:date="2026-10-11T09:07:58Z">
        <w:r>
          <w:rPr>
            <w:rFonts w:ascii="Fb Fontext" w:hAnsi="Fb Fontext" w:hint="cs"/>
            <w:sz w:val="20"/>
            <w:rtl/>
          </w:rPr>
          <w:t xml:space="preserve">פרק עשירי</w:t>
        </w:r>
        <w:r>
          <w:rPr>
            <w:rFonts w:ascii="Fb Fontext" w:hAnsi="Fb Fontext" w:hint="cs"/>
            <w:sz w:val="20"/>
            <w:rtl/>
          </w:rPr>
          <w:t xml:space="preserve"> - </w:t>
        </w:r>
        <w:r>
          <w:rPr>
            <w:rFonts w:hint="cs"/>
            <w:sz w:val="20"/>
            <w:rtl/>
          </w:rPr>
          <w:t xml:space="preserve">ה</w:t>
        </w:r>
        <w:del w:id="90008" w:author="קלוד" w:date="2026-10-11T13:26:07Z">
          <w:r>
            <w:rPr>
              <w:rFonts w:hint="cs"/>
              <w:sz w:val="20"/>
              <w:rtl/>
            </w:rPr>
            <w:delText xml:space="preserve">+</w:delText>
          </w:r>
        </w:del>
        <w:r>
          <w:rPr>
            <w:rFonts w:hint="cs"/>
            <w:sz w:val="20"/>
            <w:rtl/>
          </w:rPr>
          <w:t xml:space="preserve">מוצא ת</w:t>
        </w:r>
        <w:del w:id="90009" w:author="קלוד" w:date="2026-10-11T13:26:07Z">
          <w:r>
            <w:rPr>
              <w:rFonts w:hint="cs"/>
              <w:sz w:val="20"/>
              <w:rtl/>
            </w:rPr>
            <w:delText xml:space="preserve">+</w:delText>
          </w:r>
        </w:del>
        <w:r>
          <w:rPr>
            <w:rFonts w:hint="cs"/>
            <w:sz w:val="20"/>
            <w:rtl/>
          </w:rPr>
          <w:t xml:space="preserve">פילין</w:t>
        </w:r>
      </w:ins>
    </w:p>
    <w:p>
      <w:pPr>
        <w:pStyle w:val="MishnaBatzad"/>
        <w:rPr>
          <w:ins w:id="20379" w:author="קלוד" w:date="2026-10-11T09:07:28Z"/>
        </w:rPr>
      </w:pPr>
      <w:ins w:id="20378" w:author="קלוד" w:date="2026-10-11T09:07:28Z">
        <w:r>
          <w:t xml:space="preserve">משנה א</w:t>
        </w:r>
      </w:ins>
    </w:p>
    <w:p w:rsidR="005851B8" w:rsidRPr="00E62A50" w:rsidRDefault="005851B8" w:rsidP="005851B8">
      <w:pPr>
        <w:pStyle w:val="afff9"/>
        <w:rPr>
          <w:del w:id="20213" w:author="קלוד" w:date="2026-10-11T09:07:28Z"/>
          <w:rtl/>
        </w:rPr>
      </w:pPr>
      <w:del w:id="20212"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66" w:author="קלוד" w:date="2026-10-11T12:09:42Z">
          <w:pPr>
            <w:pStyle w:val="afff9"/>
          </w:pPr>
        </w:pPrChange>
      </w:pPr>
      <w:r>
        <w:rPr>
          <w:rtl/>
        </w:rPr>
        <w:t xml:space="preserve">המוצא תפילין מכניסן זוג זוג, </w:t>
      </w:r>
      <w:r>
        <w:rPr>
          <w:rStyle w:val="TanaimMishna"/>
          <w:rtl/>
          <w:rPrChange w:id="20041" w:author="קלוד" w:date="2026-10-11T09:07:28Z">
            <w:rPr>
              <w:rtl/>
            </w:rPr>
          </w:rPrChange>
        </w:rPr>
        <w:t xml:space="preserve">רבן גמליאל</w:t>
      </w:r>
      <w:r>
        <w:rPr>
          <w:rtl/>
        </w:rPr>
        <w:t xml:space="preserve"> אומר</w:t>
      </w:r>
      <w:r>
        <w:rPr>
          <w:rStyle w:val="TanaimMishna"/>
          <w:rtl/>
          <w:rPrChange w:id="98129" w:author="Claude" w:date="2026-10-11T09:07:58Z">
            <w:rPr>
              <w:rtl/>
            </w:rPr>
          </w:rPrChange>
        </w:rPr>
        <w:t xml:space="preserve">:</w:t>
      </w:r>
      <w:r>
        <w:rPr>
          <w:rtl/>
        </w:rPr>
        <w:t xml:space="preserve"> שנים שנים. בד"א בישנות, אבל בחדשות - פטור. [שמא קמיע הן]</w:t>
      </w:r>
    </w:p>
    <w:p w:rsidR="005851B8" w:rsidRPr="00E62A50" w:rsidRDefault="005851B8" w:rsidP="005851B8">
      <w:pPr>
        <w:pStyle w:val="afff9"/>
        <w:rPr>
          <w:rtl/>
        </w:rPr>
      </w:pPr>
      <w:r w:rsidRPr="00E62A50">
        <w:rPr>
          <w:rtl/>
        </w:rPr>
        <w:t>מצאן צבתים או כריכות - מחשיך עליהן ומביאן.</w:t>
      </w:r>
    </w:p>
    <w:p w:rsidR="005851B8" w:rsidRPr="00E62A50" w:rsidRDefault="005851B8" w:rsidP="005851B8">
      <w:pPr>
        <w:pStyle w:val="afff9"/>
        <w:rPr>
          <w:rtl/>
        </w:rPr>
      </w:pPr>
      <w:r>
        <w:rPr>
          <w:rtl/>
        </w:rPr>
        <w:t xml:space="preserve">ובסכנה - מכסן והולך לו. </w:t>
      </w:r>
      <w:r>
        <w:rPr>
          <w:rStyle w:val="TanaimMishna"/>
          <w:rtl/>
          <w:rPrChange w:id="98130" w:author="Claude" w:date="2026-10-11T09:07:58Z">
            <w:rPr>
              <w:rtl/>
            </w:rPr>
          </w:rPrChange>
        </w:rPr>
        <w:t xml:space="preserve">ר"ש</w:t>
      </w:r>
      <w:r>
        <w:rPr>
          <w:rStyle w:val="TanaimMishna"/>
          <w:rtl/>
          <w:rPrChange w:id="98131" w:author="Claude" w:date="2026-10-11T09:07:58Z">
            <w:rPr>
              <w:rtl/>
            </w:rPr>
          </w:rPrChange>
        </w:rPr>
        <w:t xml:space="preserve">:</w:t>
      </w:r>
      <w:r>
        <w:rPr>
          <w:rtl/>
        </w:rPr>
        <w:t xml:space="preserve"> נותנן לחבירו, וחבירו לחבירו, עד שמגיע לחצר החיצונה.</w:t>
      </w:r>
    </w:p>
    <w:p w:rsidR="005851B8" w:rsidRPr="00E62A50" w:rsidRDefault="005851B8" w:rsidP="005851B8">
      <w:pPr>
        <w:pStyle w:val="afff9"/>
        <w:rPr>
          <w:rtl/>
        </w:rPr>
      </w:pPr>
      <w:r w:rsidRPr="00E62A50">
        <w:rPr>
          <w:rtl/>
        </w:rPr>
        <w:t>וכן בנו [הנולד בשדה] - נותנו לחבירו, וחבירו לחבירו, אפילו מאה.</w:t>
      </w:r>
    </w:p>
    <w:p w:rsidR="005851B8" w:rsidRPr="00E62A50" w:rsidRDefault="005851B8" w:rsidP="005851B8">
      <w:pPr>
        <w:pStyle w:val="afff9"/>
        <w:rPr>
          <w:rtl/>
        </w:rPr>
      </w:pPr>
      <w:r>
        <w:rPr>
          <w:rStyle w:val="TanaimMishna"/>
          <w:rtl/>
          <w:rPrChange w:id="20042" w:author="קלוד" w:date="2026-10-11T09:07:28Z">
            <w:rPr>
              <w:rtl/>
            </w:rPr>
          </w:rPrChange>
        </w:rPr>
        <w:t xml:space="preserve">רבי יהודה</w:t>
      </w:r>
      <w:r>
        <w:rPr>
          <w:rtl/>
        </w:rPr>
        <w:t xml:space="preserve"> אומר</w:t>
      </w:r>
      <w:r>
        <w:rPr>
          <w:rStyle w:val="TanaimMishna"/>
          <w:rtl/>
          <w:rPrChange w:id="98132" w:author="Claude" w:date="2026-10-11T09:07:58Z">
            <w:rPr>
              <w:rtl/>
            </w:rPr>
          </w:rPrChange>
        </w:rPr>
        <w:t xml:space="preserve">:</w:t>
      </w:r>
      <w:r>
        <w:rPr>
          <w:rtl/>
        </w:rPr>
        <w:t xml:space="preserve"> נותן אדם חבית לחבירו, וחבירו לחבירו אפילו חוץ לתחום. אמרו לו: לא תהלך זו יותר מרגלי בעליה.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71" w:author="קלוד" w:date="2026-10-11T12:24:08Z"/>
        </w:rPr>
      </w:pPr>
      <w:ins w:id="90072" w:author="קלוד" w:date="2026-10-11T12:24:08Z">
        <w:r>
          <w:rPr>
            <w:color w:val="7B3F00"/>
          </w:rPr>
          <w:t xml:space="preserve">תפילין זוג זוג - אפי' לר"מ, ור"ג שנים שנים</w:t>
        </w:r>
      </w:ins>
    </w:p>
    <w:p w:rsidR="005851B8" w:rsidRPr="006061D7" w:rsidRDefault="005851B8" w:rsidP="005851B8">
      <w:pPr>
        <w:rPr>
          <w:rtl/>
        </w:rPr>
      </w:pPr>
      <w:r w:rsidRPr="006061D7">
        <w:rPr>
          <w:rtl/>
        </w:rPr>
        <w:t xml:space="preserve">ומתני' </w:t>
      </w:r>
      <w:r>
        <w:rPr>
          <w:rtl/>
        </w:rPr>
        <w:t>אפי'</w:t>
      </w:r>
      <w:r w:rsidRPr="006061D7">
        <w:rPr>
          <w:rtl/>
        </w:rPr>
        <w:t xml:space="preserve"> </w:t>
      </w:r>
      <w:r w:rsidRPr="006061D7">
        <w:rPr>
          <w:rStyle w:val="2fb"/>
          <w:rtl/>
        </w:rPr>
        <w:t xml:space="preserve">כר"מ</w:t>
      </w:r>
      <w:r w:rsidRPr="006061D7">
        <w:rPr>
          <w:rtl/>
        </w:rPr>
        <w:t xml:space="preserve"> </w:t>
      </w:r>
      <w:ins w:id="94086" w:author="מנוע מכני" w:date="2026-10-11T12:04:40Z">
        <w:r>
          <w:rPr>
            <w:rtl/>
          </w:rPr>
          <w:t xml:space="preserve">דסבר</w:t>
        </w:r>
      </w:ins>
      <w:del w:id="94087" w:author="מנוע מכני" w:date="2026-10-11T12:04:40Z">
        <w:r w:rsidRPr="006061D7">
          <w:rPr>
            <w:rtl/>
          </w:rPr>
          <w:delText xml:space="preserve">דס"ל</w:delText>
        </w:r>
      </w:del>
      <w:r w:rsidRPr="006061D7">
        <w:rPr>
          <w:rtl/>
        </w:rPr>
        <w:t xml:space="preserve"> דלובש ועוטף כל מה שיכול ללבוש </w:t>
      </w:r>
      <w:r>
        <w:rPr>
          <w:rtl/>
        </w:rPr>
        <w:t>וכו'</w:t>
      </w:r>
      <w:r w:rsidRPr="006061D7">
        <w:rPr>
          <w:rtl/>
        </w:rPr>
        <w:t xml:space="preserve"> [מדאמר דלובש ופושט] </w:t>
      </w:r>
      <w:ins w:id="91692" w:author="מנוע מכני" w:date="2026-10-11T12:04:40Z">
        <w:r>
          <w:rPr>
            <w:rtl/>
          </w:rPr>
          <w:t xml:space="preserve">שם</w:t>
        </w:r>
      </w:ins>
      <w:del w:id="91693" w:author="מנוע מכני" w:date="2026-10-11T12:04:40Z">
        <w:r w:rsidRPr="006061D7">
          <w:rPr>
            <w:rtl/>
          </w:rPr>
          <w:delText xml:space="preserve">התם</w:delText>
        </w:r>
      </w:del>
      <w:r w:rsidRPr="006061D7">
        <w:rPr>
          <w:rtl/>
        </w:rPr>
        <w:t xml:space="preserve"> דרך מלבושו כחול שוויהו רבנן.</w:t>
      </w:r>
    </w:p>
    <w:p w:rsidR="005851B8" w:rsidRPr="006F178A" w:rsidRDefault="005851B8" w:rsidP="005851B8">
      <w:pPr>
        <w:rPr>
          <w:rtl/>
        </w:rPr>
      </w:pPr>
      <w:r w:rsidRPr="006F178A">
        <w:rPr>
          <w:rFonts w:ascii="Fb Fontext" w:hAnsi="Fb Fontext"/>
          <w:rtl/>
        </w:rPr>
        <w:t xml:space="preserve">אבל </w:t>
      </w:r>
      <w:ins w:id="91694" w:author="מנוע מכני" w:date="2026-10-11T12:04:40Z">
        <w:r>
          <w:rPr>
            <w:rFonts w:ascii="Fb Fontext" w:hAnsi="Fb Fontext"/>
            <w:rtl/>
          </w:rPr>
          <w:t xml:space="preserve">כאן</w:t>
        </w:r>
      </w:ins>
      <w:del w:id="91695" w:author="מנוע מכני" w:date="2026-10-11T12:04:40Z">
        <w:r w:rsidRPr="006F178A">
          <w:rPr>
            <w:rFonts w:ascii="Fb Fontext" w:hAnsi="Fb Fontext"/>
            <w:rtl/>
          </w:rPr>
          <w:delText xml:space="preserve">הכא</w:delText>
        </w:r>
      </w:del>
      <w:r w:rsidRPr="006F178A">
        <w:rPr>
          <w:rFonts w:ascii="Fb Fontext" w:hAnsi="Fb Fontext"/>
          <w:rtl/>
        </w:rPr>
        <w:t xml:space="preserve"> ד</w:t>
      </w:r>
      <w:r>
        <w:rPr>
          <w:rFonts w:ascii="Fb Fontext" w:hAnsi="Fb Fontext"/>
          <w:rtl/>
        </w:rPr>
        <w:t>אפי'</w:t>
      </w:r>
      <w:r w:rsidRPr="006F178A">
        <w:rPr>
          <w:rFonts w:ascii="Fb Fontext" w:hAnsi="Fb Fontext"/>
          <w:rtl/>
        </w:rPr>
        <w:t xml:space="preserve"> בחול זוג אחד יכול </w:t>
      </w:r>
      <w:ins w:id="94686" w:author="מנוע מכני" w:date="2026-10-11T12:04:40Z">
        <w:r>
          <w:rPr>
            <w:rFonts w:ascii="Fb Fontext" w:hAnsi="Fb Fontext"/>
            <w:rtl/>
          </w:rPr>
          <w:t xml:space="preserve">ויותר</w:t>
        </w:r>
      </w:ins>
      <w:del w:id="94687" w:author="מנוע מכני" w:date="2026-10-11T12:04:40Z">
        <w:r w:rsidRPr="006F178A">
          <w:rPr>
            <w:rFonts w:ascii="Fb Fontext" w:hAnsi="Fb Fontext"/>
            <w:rtl/>
          </w:rPr>
          <w:delText xml:space="preserve">וטפי</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לענין הצלה </w:t>
      </w:r>
      <w:ins w:id="91696" w:author="מנוע מכני" w:date="2026-10-11T12:04:40Z">
        <w:r>
          <w:rPr>
            <w:rFonts w:ascii="Fb Fontext" w:hAnsi="Fb Fontext"/>
            <w:rtl/>
          </w:rPr>
          <w:t xml:space="preserve">גם</w:t>
        </w:r>
      </w:ins>
      <w:del w:id="91697" w:author="מנוע מכני" w:date="2026-10-11T12:04:40Z">
        <w:r w:rsidRPr="006F178A">
          <w:rPr>
            <w:rFonts w:ascii="Fb Fontext" w:hAnsi="Fb Fontext"/>
            <w:rtl/>
          </w:rPr>
          <w:delText xml:space="preserve">נמי</w:delText>
        </w:r>
      </w:del>
      <w:r w:rsidRPr="006F178A">
        <w:rPr>
          <w:rFonts w:ascii="Fb Fontext" w:hAnsi="Fb Fontext"/>
          <w:rtl/>
        </w:rPr>
        <w:t xml:space="preserve"> התירו לו רק אחד.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Style w:val="afffe"/>
          <w:rFonts w:ascii="Fb Fontext" w:hAnsi="Fb Fontext"/>
          <w:rtl/>
        </w:rPr>
      </w:pPr>
      <w:r w:rsidRPr="006F178A">
        <w:rPr>
          <w:rStyle w:val="2fb"/>
          <w:rFonts w:ascii="Fb Fontext" w:hAnsi="Fb Fontext"/>
          <w:rtl/>
        </w:rPr>
        <w:t xml:space="preserve">ר"ג</w:t>
      </w:r>
      <w:r w:rsidRPr="006F178A">
        <w:rPr>
          <w:rStyle w:val="afffe"/>
          <w:rFonts w:ascii="Fb Fontext" w:hAnsi="Fb Fontext"/>
          <w:rtl/>
        </w:rPr>
        <w:t xml:space="preserve"> אומר שנים שנים.</w:t>
      </w:r>
    </w:p>
    <w:p w:rsidR="005851B8" w:rsidRPr="009757B9" w:rsidRDefault="005851B8" w:rsidP="005851B8">
      <w:pPr>
        <w:rPr>
          <w:rFonts w:cs="Guttman Vilna"/>
          <w:b/>
          <w:bCs/>
          <w:rtl/>
        </w:rPr>
      </w:pPr>
      <w:ins w:id="94088" w:author="מנוע מכני" w:date="2026-10-11T12:04:40Z">
        <w:r>
          <w:rPr>
            <w:rtl/>
          </w:rPr>
          <w:t xml:space="preserve">סבר</w:t>
        </w:r>
      </w:ins>
      <w:del w:id="94089" w:author="מנוע מכני" w:date="2026-10-11T12:04:40Z">
        <w:r w:rsidRPr="006F178A">
          <w:rPr>
            <w:rtl/>
          </w:rPr>
          <w:delText xml:space="preserve">ס"ל</w:delText>
        </w:r>
      </w:del>
      <w:r w:rsidRPr="006F178A">
        <w:rPr>
          <w:rtl/>
        </w:rPr>
        <w:t xml:space="preserve"> שבת </w:t>
      </w:r>
      <w:ins w:id="91698" w:author="מנוע מכני" w:date="2026-10-11T12:04:40Z">
        <w:r>
          <w:rPr>
            <w:rtl/>
          </w:rPr>
          <w:t xml:space="preserve">לא</w:t>
        </w:r>
      </w:ins>
      <w:del w:id="91699" w:author="מנוע מכני" w:date="2026-10-11T12:04:40Z">
        <w:r w:rsidRPr="006F178A">
          <w:rPr>
            <w:rtl/>
          </w:rPr>
          <w:delText xml:space="preserve">לאו</w:delText>
        </w:r>
      </w:del>
      <w:r w:rsidRPr="006F178A">
        <w:rPr>
          <w:rtl/>
        </w:rPr>
        <w:t xml:space="preserve"> זמן תפילין ומשום הצלה התירו דרך מלבוש </w:t>
      </w:r>
      <w:r w:rsidRPr="006F178A">
        <w:rPr>
          <w:rStyle w:val="2fb"/>
          <w:rtl/>
        </w:rPr>
        <w:t xml:space="preserve">כדרשב"ריצ</w:t>
      </w:r>
      <w:r w:rsidRPr="006F178A">
        <w:rPr>
          <w:rtl/>
        </w:rPr>
        <w:t xml:space="preserve"> דמקום יש בראש להניח בו שתי תפילין. </w:t>
      </w:r>
      <w:r w:rsidRPr="006F178A">
        <w:rPr>
          <w:rtl/>
        </w:rPr>
        <w:t xml:space="preserve">וה"נ</w:t>
      </w:r>
      <w:r w:rsidRPr="006F178A">
        <w:rPr>
          <w:rtl/>
        </w:rPr>
        <w:t xml:space="preserve"> ביד.</w:t>
      </w:r>
    </w:p>
    <w:p w:rsidR="005851B8" w:rsidRDefault="005851B8" w:rsidP="005851B8">
      <w:pPr>
        <w:rPr>
          <w:rtl/>
        </w:rPr>
      </w:pPr>
      <w:r w:rsidRPr="006F178A">
        <w:rPr>
          <w:rtl/>
        </w:rPr>
        <w:t xml:space="preserve">[וא"א לילף </w:t>
      </w:r>
      <w:r w:rsidRPr="006F178A">
        <w:rPr>
          <w:rStyle w:val="2fb"/>
          <w:rtl/>
        </w:rPr>
        <w:t xml:space="preserve">מ</w:t>
      </w:r>
      <w:ins w:id="90023" w:author="מנוע מכני" w:date="2026-10-11T12:04:40Z">
        <w:r>
          <w:rPr>
            <w:rStyle w:val="2fb"/>
            <w:rtl/>
          </w:rPr>
          <w:t xml:space="preserve">ר"ה</w:t>
        </w:r>
      </w:ins>
      <w:del w:id="90024" w:author="מנוע מכני" w:date="2026-10-11T12:04:40Z">
        <w:r w:rsidRPr="006F178A">
          <w:rPr>
            <w:rtl/>
          </w:rPr>
          <w:delText xml:space="preserve">ר"'ה</w:delText>
        </w:r>
      </w:del>
      <w:r w:rsidRPr="006F178A">
        <w:rPr>
          <w:rtl/>
        </w:rPr>
        <w:t xml:space="preserve"> דאדם בא מהשדה וחבילתו על ראשו מסלקן מראשו וקושרן בזרועו דאפשר דוקא </w:t>
      </w:r>
      <w:ins w:id="91700" w:author="מנוע מכני" w:date="2026-10-11T12:04:40Z">
        <w:r>
          <w:rPr>
            <w:rtl/>
          </w:rPr>
          <w:t xml:space="preserve">שם</w:t>
        </w:r>
      </w:ins>
      <w:del w:id="91701" w:author="מנוע מכני" w:date="2026-10-11T12:04:40Z">
        <w:r w:rsidRPr="006F178A">
          <w:rPr>
            <w:rtl/>
          </w:rPr>
          <w:delText xml:space="preserve">התם</w:delText>
        </w:r>
      </w:del>
      <w:r w:rsidRPr="006F178A">
        <w:rPr>
          <w:rtl/>
        </w:rPr>
        <w:t xml:space="preserve"> דלא יהא בזיון]</w:t>
      </w:r>
    </w:p>
    <w:p>
      <w:pPr>
        <w:pStyle w:val="38"/>
        <w:rPr>
          <w:ins w:id="96757" w:author="מנוע מכני" w:date="2026-10-11T12:04:40Z"/>
        </w:rPr>
      </w:pPr>
      <w:r w:rsidRPr="006F178A">
        <w:t xml:space="preserve">תנא דבי מנשה:</w:t>
      </w:r>
    </w:p>
    <w:p w:rsidR="005851B8" w:rsidRPr="009757B9" w:rsidRDefault="005851B8" w:rsidP="005851B8">
      <w:pPr>
        <w:rPr>
          <w:rFonts w:cs="Guttman Vilna"/>
          <w:b/>
          <w:bCs/>
          <w:rtl/>
        </w:rPr>
      </w:pPr>
      <w:del w:id="96758" w:author="מנוע מכני" w:date="2026-10-11T12:04:40Z">
        <w:r w:rsidRPr="006F178A">
          <w:rPr>
            <w:rtl/>
          </w:rPr>
          <w:delText xml:space="preserve"> </w:delText>
        </w:r>
      </w:del>
      <w:r w:rsidRPr="006F178A">
        <w:rPr>
          <w:rtl/>
        </w:rPr>
        <w:t xml:space="preserve">על ידך - זו קיבורת, בין עיניך - זו קדקד- </w:t>
      </w:r>
      <w:ins w:id="91702" w:author="מנוע מכני" w:date="2026-10-11T12:04:40Z">
        <w:r>
          <w:rPr>
            <w:rtl/>
          </w:rPr>
          <w:t xml:space="preserve">ואמרו</w:t>
        </w:r>
      </w:ins>
      <w:del w:id="91703" w:author="מנוע מכני" w:date="2026-10-11T12:04:40Z">
        <w:r w:rsidRPr="006F178A">
          <w:rPr>
            <w:rtl/>
          </w:rPr>
          <w:delText xml:space="preserve">ואמרי</w:delText>
        </w:r>
      </w:del>
      <w:r w:rsidRPr="006F178A">
        <w:rPr>
          <w:rtl/>
        </w:rPr>
        <w:t xml:space="preserve"> דבי </w:t>
      </w:r>
      <w:r w:rsidRPr="006F178A">
        <w:rPr>
          <w:rStyle w:val="2fb"/>
          <w:rtl/>
        </w:rPr>
        <w:t xml:space="preserve">רבי ינאי</w:t>
      </w:r>
      <w:r w:rsidRPr="006F178A">
        <w:rPr>
          <w:rtl/>
        </w:rPr>
        <w:t xml:space="preserve">: מקום שמוחו של תינוק רופס.</w:t>
      </w:r>
    </w:p>
    <w:p>
      <w:pPr>
        <w:pStyle w:val="afffff8"/>
        <w:rPr>
          <w:ins w:id="90069" w:author="קלוד" w:date="2026-10-11T12:24:08Z"/>
        </w:rPr>
      </w:pPr>
      <w:ins w:id="90070" w:author="קלוד" w:date="2026-10-11T12:24:08Z">
        <w:r>
          <w:rPr>
            <w:color w:val="7B3F00"/>
          </w:rPr>
          <w:t xml:space="preserve">מחלוקת ת"ק ור"ג - שבת זמן תפילין או כוונה</w:t>
        </w:r>
      </w:ins>
    </w:p>
    <w:p w:rsidR="005851B8" w:rsidRPr="006F178A" w:rsidRDefault="005851B8" w:rsidP="005851B8">
      <w:pPr>
        <w:rPr>
          <w:rStyle w:val="afffe"/>
          <w:rFonts w:ascii="Fb Fontext" w:hAnsi="Fb Fontext"/>
          <w:b/>
          <w:rtl/>
        </w:rPr>
      </w:pPr>
      <w:ins w:id="91706" w:author="מנוע מכני" w:date="2026-10-11T12:04:40Z">
        <w:r>
          <w:rPr>
            <w:rtl/>
          </w:rPr>
          <w:t xml:space="preserve">ולא</w:t>
        </w:r>
      </w:ins>
      <w:del w:id="91707" w:author="מנוע מכני" w:date="2026-10-11T12:04:40Z">
        <w:r w:rsidRPr="006F178A">
          <w:rPr>
            <w:rtl/>
          </w:rPr>
          <w:delText xml:space="preserve">ולאו</w:delText>
        </w:r>
      </w:del>
      <w:r w:rsidRPr="006F178A">
        <w:rPr>
          <w:rtl/>
        </w:rPr>
        <w:t xml:space="preserve"> בהכרח </w:t>
      </w:r>
      <w:ins w:id="91704" w:author="מנוע מכני" w:date="2026-10-11T12:04:40Z">
        <w:r>
          <w:rPr>
            <w:rtl/>
          </w:rPr>
          <w:t xml:space="preserve">דחלקו</w:t>
        </w:r>
      </w:ins>
      <w:del w:id="91705" w:author="מנוע מכני" w:date="2026-10-11T12:04:40Z">
        <w:r w:rsidRPr="006F178A">
          <w:rPr>
            <w:rtl/>
          </w:rPr>
          <w:delText xml:space="preserve">דפליגי</w:delText>
        </w:r>
      </w:del>
      <w:r w:rsidRPr="006F178A">
        <w:rPr>
          <w:rtl/>
        </w:rPr>
        <w:t xml:space="preserve"> </w:t>
      </w:r>
      <w:r w:rsidRPr="006F178A">
        <w:rPr>
          <w:rStyle w:val="2fb"/>
          <w:rtl/>
        </w:rPr>
        <w:t xml:space="preserve">ת"ק</w:t>
      </w:r>
      <w:r w:rsidRPr="006F178A">
        <w:rPr>
          <w:rtl/>
        </w:rPr>
        <w:t xml:space="preserve"> </w:t>
      </w:r>
      <w:r w:rsidRPr="006F178A">
        <w:rPr>
          <w:rStyle w:val="2fb"/>
          <w:rtl/>
        </w:rPr>
        <w:t xml:space="preserve">ור"ג</w:t>
      </w:r>
      <w:r w:rsidRPr="006F178A">
        <w:rPr>
          <w:rtl/>
        </w:rPr>
        <w:t xml:space="preserve"> </w:t>
      </w:r>
      <w:r w:rsidRPr="006F178A">
        <w:rPr>
          <w:rStyle w:val="2fb"/>
          <w:rtl/>
        </w:rPr>
        <w:t xml:space="preserve">בדרשבר"י</w:t>
      </w:r>
      <w:r w:rsidRPr="006F178A">
        <w:rPr>
          <w:rtl/>
        </w:rPr>
        <w:t xml:space="preserve">.</w:t>
      </w:r>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tl/>
        </w:rPr>
        <w:t xml:space="preserve"> דאפשר </w:t>
      </w:r>
      <w:ins w:id="91708" w:author="מנוע מכני" w:date="2026-10-11T12:04:40Z">
        <w:r>
          <w:rPr>
            <w:rtl/>
          </w:rPr>
          <w:t xml:space="preserve">דחלקו</w:t>
        </w:r>
      </w:ins>
      <w:del w:id="91709" w:author="מנוע מכני" w:date="2026-10-11T12:04:40Z">
        <w:r w:rsidRPr="006F178A">
          <w:rPr>
            <w:rtl/>
          </w:rPr>
          <w:delText xml:space="preserve">דפליגי</w:delText>
        </w:r>
      </w:del>
      <w:r w:rsidRPr="006F178A">
        <w:rPr>
          <w:rtl/>
        </w:rPr>
        <w:t xml:space="preserve"> </w:t>
      </w:r>
      <w:ins w:id="93812" w:author="מנוע מכני" w:date="2026-10-11T12:04:40Z">
        <w:r>
          <w:rPr>
            <w:rtl/>
          </w:rPr>
          <w:t xml:space="preserve">אם </w:t>
        </w:r>
      </w:ins>
      <w:del w:id="93813" w:author="מנוע מכני" w:date="2026-10-11T12:04:40Z">
        <w:r w:rsidRPr="006F178A">
          <w:rPr>
            <w:rtl/>
          </w:rPr>
          <w:delText xml:space="preserve">אי </w:delText>
        </w:r>
      </w:del>
      <w:r w:rsidRPr="006F178A">
        <w:rPr>
          <w:rtl/>
        </w:rPr>
        <w:t xml:space="preserve">שבת זמן תפילין </w:t>
      </w:r>
      <w:r w:rsidRPr="006F178A">
        <w:rPr>
          <w:rStyle w:val="2fb"/>
          <w:rtl/>
        </w:rPr>
        <w:t xml:space="preserve">דלת"ק</w:t>
      </w:r>
      <w:r w:rsidRPr="006F178A">
        <w:rPr>
          <w:rtl/>
        </w:rPr>
        <w:t xml:space="preserve"> רק דרך מלבוש שרי </w:t>
      </w:r>
      <w:r w:rsidRPr="006F178A">
        <w:rPr>
          <w:rStyle w:val="2fb"/>
          <w:rtl/>
        </w:rPr>
        <w:t xml:space="preserve">ולר"ג</w:t>
      </w:r>
      <w:r w:rsidRPr="006F178A">
        <w:rPr>
          <w:rtl/>
        </w:rPr>
        <w:t xml:space="preserve"> </w:t>
      </w:r>
      <w:r>
        <w:rPr>
          <w:rtl/>
        </w:rPr>
        <w:t>אפי'</w:t>
      </w:r>
      <w:r w:rsidRPr="006F178A">
        <w:rPr>
          <w:rtl/>
        </w:rPr>
        <w:t xml:space="preserve"> כתכשיט ועד כמה שראוי לשנים </w:t>
      </w:r>
      <w:ins w:id="93070" w:author="מנוע מכני" w:date="2026-10-11T12:04:40Z">
        <w:r>
          <w:rPr>
            <w:rtl/>
          </w:rPr>
          <w:t xml:space="preserve">מאלו</w:t>
        </w:r>
      </w:ins>
      <w:del w:id="93071" w:author="מנוע מכני" w:date="2026-10-11T12:04:40Z">
        <w:r w:rsidRPr="006F178A">
          <w:rPr>
            <w:rtl/>
          </w:rPr>
          <w:delText xml:space="preserve">מהני</w:delText>
        </w:r>
      </w:del>
      <w:r w:rsidRPr="006F178A">
        <w:rPr>
          <w:rtl/>
        </w:rPr>
        <w:t xml:space="preserve">.</w:t>
      </w:r>
    </w:p>
    <w:p>
      <w:pPr>
        <w:pStyle w:val="38"/>
        <w:rPr>
          <w:ins w:id="96759" w:author="מנוע מכני" w:date="2026-10-11T12:04:40Z"/>
        </w:rPr>
      </w:pPr>
      <w:r w:rsidRPr="006F178A">
        <w:t>ב.</w:t>
      </w:r>
      <w:r w:rsidRPr="006F178A">
        <w:t xml:space="preserve"> ו</w:t>
      </w:r>
      <w:r w:rsidRPr="00910D80">
        <w:t>אב"א</w:t>
      </w:r>
    </w:p>
    <w:p w:rsidR="005851B8" w:rsidRPr="006F178A" w:rsidRDefault="005851B8" w:rsidP="005851B8">
      <w:pPr>
        <w:rPr>
          <w:rStyle w:val="afffe"/>
          <w:rFonts w:ascii="Fb Fontext" w:hAnsi="Fb Fontext"/>
          <w:b/>
          <w:rtl/>
        </w:rPr>
      </w:pPr>
      <w:del w:id="96760" w:author="מנוע מכני" w:date="2026-10-11T12:04:40Z">
        <w:r w:rsidRPr="006F178A">
          <w:rPr>
            <w:rtl/>
          </w:rPr>
          <w:delText xml:space="preserve"> </w:delText>
        </w:r>
      </w:del>
      <w:r w:rsidRPr="006F178A">
        <w:rPr>
          <w:rtl/>
        </w:rPr>
        <w:t xml:space="preserve">כו"ע</w:t>
      </w:r>
      <w:r w:rsidRPr="006F178A">
        <w:rPr>
          <w:rtl/>
        </w:rPr>
        <w:t xml:space="preserve"> שבת זמן תפילין </w:t>
      </w:r>
      <w:ins w:id="91710" w:author="מנוע מכני" w:date="2026-10-11T12:04:40Z">
        <w:r>
          <w:rPr>
            <w:rtl/>
          </w:rPr>
          <w:t xml:space="preserve">וכאן</w:t>
        </w:r>
      </w:ins>
      <w:del w:id="91711" w:author="מנוע מכני" w:date="2026-10-11T12:04:40Z">
        <w:r w:rsidRPr="006F178A">
          <w:rPr>
            <w:rtl/>
          </w:rPr>
          <w:delText xml:space="preserve">והכא</w:delText>
        </w:r>
      </w:del>
      <w:r w:rsidRPr="006F178A">
        <w:rPr>
          <w:rtl/>
        </w:rPr>
        <w:t xml:space="preserve"> במצות צריכות כוונה </w:t>
      </w:r>
      <w:ins w:id="94236" w:author="מנוע מכני" w:date="2026-10-11T12:04:40Z">
        <w:r>
          <w:rPr>
            <w:rtl/>
          </w:rPr>
          <w:t xml:space="preserve">חלקו</w:t>
        </w:r>
      </w:ins>
      <w:del w:id="94237" w:author="מנוע מכני" w:date="2026-10-11T12:04:40Z">
        <w:r w:rsidRPr="006F178A">
          <w:rPr>
            <w:rtl/>
          </w:rPr>
          <w:delText xml:space="preserve">קמיפלגי</w:delText>
        </w:r>
      </w:del>
      <w:r w:rsidRPr="006F178A">
        <w:rPr>
          <w:rtl/>
        </w:rPr>
        <w:t xml:space="preserve">. </w:t>
      </w:r>
      <w:r w:rsidRPr="006F178A">
        <w:rPr>
          <w:rStyle w:val="2fb"/>
          <w:rtl/>
        </w:rPr>
        <w:t xml:space="preserve">ת"ק</w:t>
      </w:r>
      <w:r w:rsidRPr="006F178A">
        <w:rPr>
          <w:rtl/>
        </w:rPr>
        <w:t xml:space="preserve">: לצאת </w:t>
      </w:r>
      <w:ins w:id="93814" w:author="מנוע מכני" w:date="2026-10-11T12:04:40Z">
        <w:r>
          <w:rPr>
            <w:rtl/>
          </w:rPr>
          <w:t xml:space="preserve">לא</w:t>
        </w:r>
        <w:r>
          <w:rPr>
            <w:rtl/>
          </w:rPr>
          <w:t xml:space="preserve"> צריך</w:t>
        </w:r>
      </w:ins>
      <w:del w:id="93815" w:author="מנוע מכני" w:date="2026-10-11T12:04:40Z">
        <w:r w:rsidRPr="006F178A">
          <w:rPr>
            <w:rtl/>
          </w:rPr>
          <w:delText xml:space="preserve">לא בעי</w:delText>
        </w:r>
      </w:del>
      <w:r w:rsidRPr="006F178A">
        <w:rPr>
          <w:rtl/>
        </w:rPr>
        <w:t xml:space="preserve"> כוונה, </w:t>
      </w:r>
      <w:r w:rsidRPr="006F178A">
        <w:rPr>
          <w:rStyle w:val="2fb"/>
          <w:rtl/>
        </w:rPr>
        <w:t xml:space="preserve">ור"ג</w:t>
      </w:r>
      <w:r w:rsidRPr="006F178A">
        <w:rPr>
          <w:rtl/>
        </w:rPr>
        <w:t xml:space="preserve">: בעי כוונה </w:t>
      </w:r>
      <w:ins w:id="93072" w:author="מנוע מכני" w:date="2026-10-11T12:04:40Z">
        <w:r>
          <w:rPr>
            <w:rtl/>
          </w:rPr>
          <w:t xml:space="preserve">ולכך</w:t>
        </w:r>
      </w:ins>
      <w:del w:id="93073" w:author="מנוע מכני" w:date="2026-10-11T12:04:40Z">
        <w:r w:rsidRPr="006F178A">
          <w:rPr>
            <w:rtl/>
          </w:rPr>
          <w:delText xml:space="preserve">ולהכי</w:delText>
        </w:r>
      </w:del>
      <w:r w:rsidRPr="006F178A">
        <w:rPr>
          <w:rtl/>
        </w:rPr>
        <w:t xml:space="preserve"> אינו עובר על בל תוסיף.</w:t>
      </w:r>
    </w:p>
    <w:p>
      <w:pPr>
        <w:pStyle w:val="38"/>
        <w:rPr>
          <w:ins w:id="96761" w:author="מנוע מכני" w:date="2026-10-11T12:04:40Z"/>
        </w:rPr>
      </w:pPr>
      <w:r w:rsidRPr="006F178A">
        <w:t>ג.</w:t>
      </w:r>
      <w:r w:rsidRPr="006F178A">
        <w:t xml:space="preserve"> ו</w:t>
      </w:r>
      <w:r w:rsidRPr="00910D80">
        <w:t>אב"א</w:t>
      </w:r>
      <w:r w:rsidRPr="006F178A">
        <w:t xml:space="preserve">:</w:t>
      </w:r>
    </w:p>
    <w:p w:rsidR="005851B8" w:rsidRPr="006F178A" w:rsidRDefault="005851B8" w:rsidP="005851B8">
      <w:pPr>
        <w:rPr>
          <w:rStyle w:val="afffe"/>
          <w:rFonts w:ascii="Fb Fontext" w:hAnsi="Fb Fontext"/>
          <w:b/>
          <w:rtl/>
        </w:rPr>
      </w:pPr>
      <w:del w:id="96762" w:author="מנוע מכני" w:date="2026-10-11T12:04:40Z">
        <w:r w:rsidRPr="006F178A">
          <w:rPr>
            <w:rtl/>
          </w:rPr>
          <w:delText xml:space="preserve"> </w:delText>
        </w:r>
      </w:del>
      <w:r w:rsidRPr="006F178A">
        <w:rPr>
          <w:rtl/>
        </w:rPr>
        <w:t xml:space="preserve">דכו"ע לצאת </w:t>
      </w:r>
      <w:ins w:id="93816" w:author="מנוע מכני" w:date="2026-10-11T12:04:40Z">
        <w:r>
          <w:rPr>
            <w:rtl/>
          </w:rPr>
          <w:t xml:space="preserve">לא</w:t>
        </w:r>
        <w:r>
          <w:rPr>
            <w:rtl/>
          </w:rPr>
          <w:t xml:space="preserve"> צריך</w:t>
        </w:r>
      </w:ins>
      <w:del w:id="93817" w:author="מנוע מכני" w:date="2026-10-11T12:04:40Z">
        <w:r w:rsidRPr="006F178A">
          <w:rPr>
            <w:rtl/>
          </w:rPr>
          <w:delText xml:space="preserve">לא בעי</w:delText>
        </w:r>
      </w:del>
      <w:r w:rsidRPr="006F178A">
        <w:rPr>
          <w:rtl/>
        </w:rPr>
        <w:t xml:space="preserve"> כוונה. </w:t>
      </w:r>
      <w:ins w:id="91712" w:author="מנוע מכני" w:date="2026-10-11T12:04:40Z">
        <w:r>
          <w:rPr>
            <w:rtl/>
          </w:rPr>
          <w:t xml:space="preserve">וכאן</w:t>
        </w:r>
      </w:ins>
      <w:del w:id="91713" w:author="מנוע מכני" w:date="2026-10-11T12:04:40Z">
        <w:r w:rsidRPr="006F178A">
          <w:rPr>
            <w:rtl/>
          </w:rPr>
          <w:delText xml:space="preserve">והכא</w:delText>
        </w:r>
      </w:del>
      <w:r w:rsidRPr="006F178A">
        <w:rPr>
          <w:rtl/>
        </w:rPr>
        <w:t xml:space="preserve">, לעבור משום בל תסיף </w:t>
      </w:r>
      <w:ins w:id="94238" w:author="מנוע מכני" w:date="2026-10-11T12:04:40Z">
        <w:r>
          <w:rPr>
            <w:rtl/>
          </w:rPr>
          <w:t xml:space="preserve">חלקו</w:t>
        </w:r>
      </w:ins>
      <w:del w:id="94239" w:author="מנוע מכני" w:date="2026-10-11T12:04:40Z">
        <w:r w:rsidRPr="006F178A">
          <w:rPr>
            <w:rtl/>
          </w:rPr>
          <w:delText xml:space="preserve">קמיפלגי</w:delText>
        </w:r>
      </w:del>
      <w:r w:rsidRPr="006F178A">
        <w:rPr>
          <w:rtl/>
        </w:rPr>
        <w:t xml:space="preserve">. </w:t>
      </w:r>
      <w:r w:rsidRPr="006F178A">
        <w:rPr>
          <w:rStyle w:val="2fb"/>
          <w:rtl/>
        </w:rPr>
        <w:t xml:space="preserve">דת"ק</w:t>
      </w:r>
      <w:r w:rsidRPr="006F178A">
        <w:rPr>
          <w:rtl/>
        </w:rPr>
        <w:t xml:space="preserve">: </w:t>
      </w:r>
      <w:ins w:id="93818" w:author="מנוע מכני" w:date="2026-10-11T12:04:40Z">
        <w:r>
          <w:rPr>
            <w:rtl/>
          </w:rPr>
          <w:t xml:space="preserve">דלא צריך</w:t>
        </w:r>
      </w:ins>
      <w:del w:id="93819" w:author="מנוע מכני" w:date="2026-10-11T12:04:40Z">
        <w:r w:rsidRPr="006F178A">
          <w:rPr>
            <w:rtl/>
          </w:rPr>
          <w:delText xml:space="preserve">דלא בעי</w:delText>
        </w:r>
      </w:del>
      <w:r w:rsidRPr="006F178A">
        <w:rPr>
          <w:rtl/>
        </w:rPr>
        <w:t xml:space="preserve"> כוונה </w:t>
      </w:r>
      <w:r w:rsidRPr="006F178A">
        <w:rPr>
          <w:rStyle w:val="2fb"/>
          <w:rtl/>
        </w:rPr>
        <w:t xml:space="preserve">ור"ג</w:t>
      </w:r>
      <w:r w:rsidRPr="006F178A">
        <w:rPr>
          <w:rtl/>
        </w:rPr>
        <w:t xml:space="preserve"> </w:t>
      </w:r>
      <w:ins w:id="94090" w:author="מנוע מכני" w:date="2026-10-11T12:04:40Z">
        <w:r>
          <w:rPr>
            <w:rtl/>
          </w:rPr>
          <w:t xml:space="preserve">סבר</w:t>
        </w:r>
      </w:ins>
      <w:del w:id="94091" w:author="מנוע מכני" w:date="2026-10-11T12:04:40Z">
        <w:r w:rsidRPr="006F178A">
          <w:rPr>
            <w:rtl/>
          </w:rPr>
          <w:delText xml:space="preserve">ס"ל</w:delText>
        </w:r>
      </w:del>
      <w:r w:rsidRPr="006F178A">
        <w:rPr>
          <w:rtl/>
        </w:rPr>
        <w:t xml:space="preserve"> בעי כוונה.</w:t>
      </w:r>
    </w:p>
    <w:p>
      <w:pPr>
        <w:pStyle w:val="38"/>
        <w:rPr>
          <w:ins w:id="96763" w:author="מנוע מכני" w:date="2026-10-11T12:04:40Z"/>
        </w:rPr>
      </w:pPr>
      <w:r w:rsidRPr="006F178A">
        <w:t>ד.</w:t>
      </w:r>
      <w:r w:rsidRPr="006F178A">
        <w:t xml:space="preserve"> ו</w:t>
      </w:r>
      <w:r w:rsidRPr="00910D80">
        <w:t>אב"א</w:t>
      </w:r>
      <w:r w:rsidRPr="006F178A">
        <w:t xml:space="preserve">:</w:t>
      </w:r>
    </w:p>
    <w:p w:rsidR="005851B8" w:rsidRPr="009757B9" w:rsidRDefault="005851B8" w:rsidP="005851B8">
      <w:pPr>
        <w:rPr>
          <w:rFonts w:cs="Guttman Vilna"/>
          <w:b/>
          <w:bCs/>
          <w:rtl/>
        </w:rPr>
      </w:pPr>
      <w:del w:id="96764" w:author="מנוע מכני" w:date="2026-10-11T12:04:40Z">
        <w:r w:rsidRPr="006F178A">
          <w:rPr>
            <w:rtl/>
          </w:rPr>
          <w:delText xml:space="preserve"> </w:delText>
        </w:r>
      </w:del>
      <w:ins w:id="93822" w:author="מנוע מכני" w:date="2026-10-11T12:04:40Z">
        <w:r>
          <w:rPr>
            <w:rtl/>
          </w:rPr>
          <w:t xml:space="preserve">אם </w:t>
        </w:r>
      </w:ins>
      <w:del w:id="93823" w:author="מנוע מכני" w:date="2026-10-11T12:04:40Z">
        <w:r w:rsidRPr="006F178A">
          <w:rPr>
            <w:rtl/>
          </w:rPr>
          <w:delText xml:space="preserve">אי </w:delText>
        </w:r>
      </w:del>
      <w:ins w:id="94092" w:author="מנוע מכני" w:date="2026-10-11T12:04:40Z">
        <w:r>
          <w:rPr>
            <w:rtl/>
          </w:rPr>
          <w:t xml:space="preserve">סבר</w:t>
        </w:r>
      </w:ins>
      <w:del w:id="94093" w:author="מנוע מכני" w:date="2026-10-11T12:04:40Z">
        <w:r w:rsidRPr="006F178A">
          <w:rPr>
            <w:rtl/>
          </w:rPr>
          <w:delText xml:space="preserve">ס"ל</w:delText>
        </w:r>
      </w:del>
      <w:r w:rsidRPr="006F178A">
        <w:rPr>
          <w:rtl/>
        </w:rPr>
        <w:t xml:space="preserve"> דשבת זמן תפילין דכו"ע </w:t>
      </w:r>
      <w:r w:rsidRPr="006F178A">
        <w:rPr>
          <w:rtl/>
        </w:rPr>
        <w:t xml:space="preserve">לא</w:t>
      </w:r>
      <w:r w:rsidRPr="006F178A">
        <w:rPr>
          <w:rtl/>
        </w:rPr>
        <w:t xml:space="preserve"> לעבור בעי כוונה, ולא לצאת בעי כוונה. </w:t>
      </w:r>
      <w:ins w:id="91714" w:author="מנוע מכני" w:date="2026-10-11T12:04:40Z">
        <w:r>
          <w:rPr>
            <w:rtl/>
          </w:rPr>
          <w:t xml:space="preserve">וכאן</w:t>
        </w:r>
      </w:ins>
      <w:del w:id="91715" w:author="מנוע מכני" w:date="2026-10-11T12:04:40Z">
        <w:r w:rsidRPr="006F178A">
          <w:rPr>
            <w:rtl/>
          </w:rPr>
          <w:delText xml:space="preserve">והכא</w:delText>
        </w:r>
      </w:del>
      <w:r w:rsidRPr="006F178A">
        <w:rPr>
          <w:rtl/>
        </w:rPr>
        <w:t xml:space="preserve"> </w:t>
      </w:r>
      <w:r w:rsidRPr="00132755">
        <w:rPr>
          <w:rtl/>
        </w:rPr>
        <w:t xml:space="preserve">בלעבור שלא בזמנו </w:t>
      </w:r>
      <w:ins w:id="94240" w:author="מנוע מכני" w:date="2026-10-11T12:04:40Z">
        <w:r>
          <w:rPr>
            <w:rtl/>
          </w:rPr>
          <w:t xml:space="preserve">חלקו</w:t>
        </w:r>
      </w:ins>
      <w:del w:id="94241" w:author="מנוע מכני" w:date="2026-10-11T12:04:40Z">
        <w:r w:rsidRPr="00132755">
          <w:rPr>
            <w:rtl/>
          </w:rPr>
          <w:delText xml:space="preserve">קמיפלגי</w:delText>
        </w:r>
      </w:del>
      <w:r w:rsidRPr="00132755">
        <w:rPr>
          <w:rtl/>
        </w:rPr>
        <w:t xml:space="preserve">. </w:t>
      </w:r>
      <w:r w:rsidRPr="00132755">
        <w:rPr>
          <w:rStyle w:val="2fb"/>
          <w:rtl/>
        </w:rPr>
        <w:t xml:space="preserve">ת"ק</w:t>
      </w:r>
      <w:r w:rsidRPr="00132755">
        <w:rPr>
          <w:rtl/>
        </w:rPr>
        <w:t xml:space="preserve">: </w:t>
      </w:r>
      <w:ins w:id="93820" w:author="מנוע מכני" w:date="2026-10-11T12:04:40Z">
        <w:r>
          <w:rPr>
            <w:rtl/>
          </w:rPr>
          <w:t xml:space="preserve">לא</w:t>
        </w:r>
        <w:r>
          <w:rPr>
            <w:rtl/>
          </w:rPr>
          <w:t xml:space="preserve"> צריך</w:t>
        </w:r>
      </w:ins>
      <w:del w:id="93821" w:author="מנוע מכני" w:date="2026-10-11T12:04:40Z">
        <w:r w:rsidRPr="00132755">
          <w:rPr>
            <w:rtl/>
          </w:rPr>
          <w:delText xml:space="preserve">לא בעי</w:delText>
        </w:r>
      </w:del>
      <w:r w:rsidRPr="00132755">
        <w:rPr>
          <w:rtl/>
        </w:rPr>
        <w:t xml:space="preserve"> כוונה, </w:t>
      </w:r>
      <w:r w:rsidRPr="00132755">
        <w:rPr>
          <w:rStyle w:val="2fb"/>
          <w:rtl/>
        </w:rPr>
        <w:t xml:space="preserve">ור"ג</w:t>
      </w:r>
      <w:r w:rsidRPr="00132755">
        <w:rPr>
          <w:rtl/>
        </w:rPr>
        <w:t xml:space="preserve">: לעבור שלא בזמנו בעי כוונה.</w:t>
      </w:r>
    </w:p>
    <w:p w:rsidR="005851B8" w:rsidRDefault="005851B8" w:rsidP="005851B8">
      <w:pPr>
        <w:rPr>
          <w:rtl/>
        </w:rPr>
      </w:pPr>
      <w:r w:rsidRPr="006F178A">
        <w:rPr>
          <w:rtl/>
        </w:rPr>
        <w:t xml:space="preserve">[ונדחה דא"ה </w:t>
      </w:r>
      <w:r w:rsidRPr="006F178A">
        <w:rPr>
          <w:rStyle w:val="2fb"/>
          <w:rtl/>
        </w:rPr>
        <w:t xml:space="preserve">לר"מ</w:t>
      </w:r>
      <w:r w:rsidRPr="006F178A">
        <w:rPr>
          <w:rtl/>
        </w:rPr>
        <w:t xml:space="preserve"> זוג אחד </w:t>
      </w:r>
      <w:ins w:id="91716" w:author="מנוע מכני" w:date="2026-10-11T12:04:40Z">
        <w:r>
          <w:rPr>
            <w:rtl/>
          </w:rPr>
          <w:t xml:space="preserve">גם</w:t>
        </w:r>
      </w:ins>
      <w:del w:id="91717" w:author="מנוע מכני" w:date="2026-10-11T12:04:40Z">
        <w:r w:rsidRPr="006F178A">
          <w:rPr>
            <w:rtl/>
          </w:rPr>
          <w:delText xml:space="preserve">נמי</w:delText>
        </w:r>
      </w:del>
      <w:r w:rsidRPr="006F178A">
        <w:rPr>
          <w:rtl/>
        </w:rPr>
        <w:t xml:space="preserve"> </w:t>
      </w:r>
      <w:r w:rsidRPr="006F178A">
        <w:rPr>
          <w:rtl/>
        </w:rPr>
        <w:t xml:space="preserve">לא</w:t>
      </w:r>
      <w:r w:rsidRPr="006F178A">
        <w:rPr>
          <w:rtl/>
        </w:rPr>
        <w:t xml:space="preserve"> ועוד הישן בשמיני בסוכה ילקה אלא דיסוד פלוגתתם </w:t>
      </w:r>
      <w:ins w:id="93824" w:author="מנוע מכני" w:date="2026-10-11T12:04:40Z">
        <w:r>
          <w:rPr>
            <w:rtl/>
          </w:rPr>
          <w:t xml:space="preserve">אם </w:t>
        </w:r>
      </w:ins>
      <w:del w:id="93825" w:author="מנוע מכני" w:date="2026-10-11T12:04:40Z">
        <w:r w:rsidRPr="006F178A">
          <w:rPr>
            <w:rtl/>
          </w:rPr>
          <w:delText xml:space="preserve">אי </w:delText>
        </w:r>
      </w:del>
      <w:r w:rsidRPr="006F178A">
        <w:rPr>
          <w:rtl/>
        </w:rPr>
        <w:t xml:space="preserve">שבת זמן תפילין או </w:t>
      </w:r>
      <w:r w:rsidRPr="006F178A">
        <w:rPr>
          <w:rtl/>
        </w:rPr>
        <w:t xml:space="preserve">לא</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צו.</w:t>
      </w:r>
    </w:p>
    <w:p>
      <w:pPr>
        <w:pStyle w:val="afffff8"/>
        <w:rPr>
          <w:ins w:id="90067" w:author="קלוד" w:date="2026-10-11T12:24:08Z"/>
        </w:rPr>
      </w:pPr>
      <w:ins w:id="90068" w:author="קלוד" w:date="2026-10-11T12:24:08Z">
        <w:r>
          <w:rPr>
            <w:color w:val="7B3F00"/>
          </w:rPr>
          <w:t xml:space="preserve">שבת זמן תפילין - 'מימים ימימה'</w:t>
        </w:r>
      </w:ins>
    </w:p>
    <w:p w:rsidR="005851B8" w:rsidRPr="006F178A" w:rsidRDefault="005851B8" w:rsidP="005851B8">
      <w:pPr>
        <w:rPr>
          <w:rtl/>
        </w:rPr>
      </w:pPr>
      <w:r w:rsidRPr="006F178A">
        <w:rPr>
          <w:rFonts w:ascii="Fb Fontext" w:hAnsi="Fb Fontext"/>
          <w:rtl/>
        </w:rPr>
        <w:t xml:space="preserve">מ"ד</w:t>
      </w:r>
      <w:r w:rsidRPr="006F178A">
        <w:rPr>
          <w:rFonts w:ascii="Fb Fontext" w:hAnsi="Fb Fontext"/>
          <w:rtl/>
        </w:rPr>
        <w:t xml:space="preserve"> </w:t>
      </w:r>
      <w:ins w:id="94094" w:author="מנוע מכני" w:date="2026-10-11T12:04:40Z">
        <w:r>
          <w:rPr>
            <w:rFonts w:ascii="Fb Fontext" w:hAnsi="Fb Fontext"/>
            <w:rtl/>
          </w:rPr>
          <w:t xml:space="preserve">דסבר</w:t>
        </w:r>
      </w:ins>
      <w:del w:id="94095" w:author="מנוע מכני" w:date="2026-10-11T12:04:40Z">
        <w:r w:rsidRPr="006F178A">
          <w:rPr>
            <w:rFonts w:ascii="Fb Fontext" w:hAnsi="Fb Fontext"/>
            <w:rtl/>
          </w:rPr>
          <w:delText xml:space="preserve">דס"ל</w:delText>
        </w:r>
      </w:del>
      <w:r w:rsidRPr="006F178A">
        <w:rPr>
          <w:rFonts w:ascii="Fb Fontext" w:hAnsi="Fb Fontext"/>
          <w:rtl/>
        </w:rPr>
        <w:t xml:space="preserve"> שבת זמן תפילין.</w:t>
      </w:r>
    </w:p>
    <w:p w:rsidR="005851B8" w:rsidRPr="006061D7" w:rsidRDefault="005851B8" w:rsidP="005851B8">
      <w:pPr>
        <w:rPr>
          <w:rtl/>
        </w:rPr>
      </w:pPr>
      <w:r>
        <w:rPr>
          <w:rStyle w:val="afffff0"/>
          <w:rtl/>
          <w:rPrChange w:id="9050" w:author="מנוע פסוקים" w:date="2026-10-11T09:24:13Z">
            <w:rPr>
              <w:rtl/>
            </w:rPr>
          </w:rPrChange>
        </w:rPr>
        <w:t xml:space="preserve">ושמרת את החקה הזאת למועדה מימים ימימה</w:t>
      </w:r>
      <w:r>
        <w:rPr>
          <w:rtl/>
        </w:rPr>
        <w:t xml:space="preserve"> - ימים ולא לילות. מימים ולא כל ימים, פרט לשבתות וי"ט, דברי </w:t>
      </w:r>
      <w:r w:rsidRPr="006061D7">
        <w:rPr>
          <w:rStyle w:val="2fb"/>
          <w:rtl/>
        </w:rPr>
        <w:t xml:space="preserve">ריה"ג</w:t>
      </w:r>
      <w:r w:rsidRPr="006061D7">
        <w:rPr>
          <w:rtl/>
        </w:rPr>
        <w:t xml:space="preserve">.</w:t>
      </w:r>
    </w:p>
    <w:p>
      <w:pPr>
        <w:pStyle w:val="38"/>
        <w:rPr>
          <w:ins w:id="96765" w:author="מנוע מכני" w:date="2026-10-11T12:04:40Z"/>
        </w:rPr>
      </w:pPr>
      <w:r w:rsidRPr="006F178A">
        <w:t xml:space="preserve">ר"ע:</w:t>
      </w:r>
    </w:p>
    <w:p w:rsidR="005851B8" w:rsidRPr="006F178A" w:rsidRDefault="005851B8" w:rsidP="005851B8">
      <w:pPr>
        <w:rPr>
          <w:rtl/>
        </w:rPr>
      </w:pPr>
      <w:del w:id="96766" w:author="מנוע מכני" w:date="2026-10-11T12:04:40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נאמר חוקה זו אלא לענין פסח בלבד.</w:t>
      </w:r>
    </w:p>
    <w:p>
      <w:pPr>
        <w:pStyle w:val="38"/>
        <w:rPr>
          <w:ins w:id="96767" w:author="מנוע מכני" w:date="2026-10-11T12:04:40Z"/>
        </w:rPr>
      </w:pPr>
      <w:r w:rsidRPr="006F178A">
        <w:t xml:space="preserve">והא </w:t>
      </w:r>
      <w:r w:rsidRPr="006F178A">
        <w:t xml:space="preserve">דתנן</w:t>
      </w:r>
      <w:r w:rsidRPr="006F178A">
        <w:t xml:space="preserve">:</w:t>
      </w:r>
    </w:p>
    <w:p w:rsidR="005851B8" w:rsidRPr="006F178A" w:rsidRDefault="005851B8" w:rsidP="005851B8">
      <w:pPr>
        <w:rPr>
          <w:rtl/>
        </w:rPr>
      </w:pPr>
      <w:del w:id="96768" w:author="מנוע מכני" w:date="2026-10-11T12:04:40Z">
        <w:r w:rsidRPr="006F178A">
          <w:rPr>
            <w:rtl/>
          </w:rPr>
          <w:delText xml:space="preserve"> </w:delText>
        </w:r>
      </w:del>
      <w:r w:rsidRPr="006F178A">
        <w:rPr>
          <w:rtl/>
        </w:rPr>
        <w:t xml:space="preserve">הפסח והמילה מצות עשה, </w:t>
      </w:r>
      <w:ins w:id="93256" w:author="מנוע מכני" w:date="2026-10-11T12:04:40Z">
        <w:r>
          <w:rPr>
            <w:rtl/>
          </w:rPr>
          <w:t xml:space="preserve">אף</w:t>
        </w:r>
      </w:ins>
      <w:del w:id="93257" w:author="מנוע מכני" w:date="2026-10-11T12:04:40Z">
        <w:r w:rsidRPr="006F178A">
          <w:rPr>
            <w:rtl/>
          </w:rPr>
          <w:delText xml:space="preserve">אע"ג</w:delText>
        </w:r>
      </w:del>
      <w:r w:rsidRPr="006F178A">
        <w:rPr>
          <w:rtl/>
        </w:rPr>
        <w:t xml:space="preserve"> </w:t>
      </w:r>
      <w:ins w:id="94096" w:author="מנוע מכני" w:date="2026-10-11T12:04:40Z">
        <w:r>
          <w:rPr>
            <w:rtl/>
          </w:rPr>
          <w:t xml:space="preserve">דסבר</w:t>
        </w:r>
      </w:ins>
      <w:del w:id="94097" w:author="מנוע מכני" w:date="2026-10-11T12:04:40Z">
        <w:r w:rsidRPr="006F178A">
          <w:rPr>
            <w:rtl/>
          </w:rPr>
          <w:delText xml:space="preserve">דס"ל</w:delText>
        </w:r>
      </w:del>
      <w:r w:rsidRPr="006F178A">
        <w:rPr>
          <w:rtl/>
        </w:rPr>
        <w:t xml:space="preserve"> </w:t>
      </w:r>
      <w:r w:rsidRPr="006F178A">
        <w:rPr>
          <w:rStyle w:val="2fb"/>
          <w:rtl/>
        </w:rPr>
        <w:t xml:space="preserve">לר"ע</w:t>
      </w:r>
      <w:r w:rsidRPr="006F178A">
        <w:rPr>
          <w:rtl/>
        </w:rPr>
        <w:t xml:space="preserve"> דהשמר, פן, ואל, היינו ל"ת מ"מ השמר </w:t>
      </w:r>
      <w:ins w:id="91718" w:author="מנוע מכני" w:date="2026-10-11T12:04:40Z">
        <w:r>
          <w:rPr>
            <w:rtl/>
          </w:rPr>
          <w:t xml:space="preserve">דלא</w:t>
        </w:r>
      </w:ins>
      <w:del w:id="91719" w:author="מנוע מכני" w:date="2026-10-11T12:04:40Z">
        <w:r w:rsidRPr="006F178A">
          <w:rPr>
            <w:rtl/>
          </w:rPr>
          <w:delText xml:space="preserve">דלאו</w:delText>
        </w:r>
      </w:del>
      <w:r w:rsidRPr="006F178A">
        <w:rPr>
          <w:rtl/>
        </w:rPr>
        <w:t xml:space="preserve"> </w:t>
      </w:r>
      <w:ins w:id="91720" w:author="מנוע מכני" w:date="2026-10-11T12:04:40Z">
        <w:r>
          <w:rPr>
            <w:rtl/>
          </w:rPr>
          <w:t xml:space="preserve">לא</w:t>
        </w:r>
      </w:ins>
      <w:del w:id="91721" w:author="מנוע מכני" w:date="2026-10-11T12:04:40Z">
        <w:r w:rsidRPr="006F178A">
          <w:rPr>
            <w:rtl/>
          </w:rPr>
          <w:delText xml:space="preserve">לאו</w:delText>
        </w:r>
      </w:del>
      <w:r w:rsidRPr="006F178A">
        <w:rPr>
          <w:rtl/>
        </w:rPr>
        <w:t xml:space="preserve"> השמר דעשה עשה.</w:t>
      </w:r>
    </w:p>
    <w:p>
      <w:pPr>
        <w:pStyle w:val="38"/>
        <w:rPr>
          <w:ins w:id="96769" w:author="מנוע מכני" w:date="2026-10-11T12:04:40Z"/>
        </w:rPr>
      </w:pPr>
      <w:r w:rsidRPr="006F178A">
        <w:t xml:space="preserve">ואין זה ר"ע:</w:t>
      </w:r>
    </w:p>
    <w:p w:rsidR="005851B8" w:rsidRPr="006F178A" w:rsidRDefault="005851B8" w:rsidP="005851B8">
      <w:pPr>
        <w:rPr>
          <w:rtl/>
        </w:rPr>
      </w:pPr>
      <w:del w:id="96770" w:author="מנוע מכני" w:date="2026-10-11T12:04:40Z">
        <w:r w:rsidRPr="006F178A">
          <w:rPr>
            <w:rtl/>
          </w:rPr>
          <w:delText xml:space="preserve"> </w:delText>
        </w:r>
      </w:del>
      <w:r w:rsidRPr="006F178A">
        <w:rPr>
          <w:rtl/>
        </w:rPr>
        <w:t xml:space="preserve">יכול יניח אדם תפילין בשבתות ויוי"ט </w:t>
      </w:r>
      <w:r w:rsidRPr="006F178A">
        <w:rPr>
          <w:rtl/>
        </w:rPr>
        <w:t xml:space="preserve">ת"ל</w:t>
      </w:r>
      <w:r w:rsidRPr="008F09C0">
        <w:rPr>
          <w:rStyle w:val="afffff0"/>
          <w:rtl/>
        </w:rPr>
        <w:t xml:space="preserve"> '</w:t>
      </w:r>
      <w:ins w:id="90643" w:author="Claude - סמנטי" w:date="2026-10-11T12:19:31Z">
        <w:r>
          <w:rPr>
            <w:rStyle w:val="afffff0"/>
            <w:rtl/>
          </w:rPr>
          <w:t xml:space="preserve">וְהָיָה לְךָ לְאוֹת עַל יָדְךָ</w:t>
        </w:r>
      </w:ins>
      <w:del w:id="90644" w:author="Claude - סמנטי" w:date="2026-10-11T12:19:31Z">
        <w:r w:rsidRPr="008F09C0">
          <w:rPr>
            <w:rStyle w:val="afffff0"/>
            <w:rtl/>
          </w:rPr>
          <w:delText xml:space="preserve">והיה לך לאות על ידך</w:delText>
        </w:r>
      </w:del>
      <w:r w:rsidRPr="008F09C0">
        <w:rPr>
          <w:rStyle w:val="afffff0"/>
          <w:rFonts w:hint="cs"/>
          <w:rtl/>
        </w:rPr>
        <w:t>'</w:t>
      </w:r>
      <w:r w:rsidRPr="008F09C0">
        <w:rPr>
          <w:rStyle w:val="afffff0"/>
          <w:rtl/>
        </w:rPr>
        <w:t xml:space="preserve"> </w:t>
      </w:r>
      <w:r w:rsidRPr="006F178A">
        <w:rPr>
          <w:rtl/>
        </w:rPr>
        <w:t>- מי שצריכין אות, יצאו אלו שהן גופן אות.</w:t>
      </w:r>
    </w:p>
    <w:p w:rsidR="005851B8" w:rsidRPr="006061D7" w:rsidRDefault="005851B8" w:rsidP="005851B8">
      <w:pPr>
        <w:rPr>
          <w:rtl/>
        </w:rPr>
      </w:pPr>
      <w:r w:rsidRPr="006061D7">
        <w:rPr>
          <w:rtl/>
        </w:rPr>
        <w:lastRenderedPageBreak/>
        <w:t xml:space="preserve">ואין מוכח </w:t>
      </w:r>
      <w:ins w:id="90491" w:author="Claude - סמנטי" w:date="2026-10-11T12:19:31Z">
        <w:r>
          <w:rPr>
            <w:rtl/>
          </w:rPr>
          <w:t xml:space="preserve">שהוא</w:t>
        </w:r>
      </w:ins>
      <w:del w:id="90492" w:author="Claude - סמנטי" w:date="2026-10-11T12:19:31Z">
        <w:r w:rsidRPr="006061D7">
          <w:rPr>
            <w:rtl/>
          </w:rPr>
          <w:lastRenderedPageBreak/>
          <w:delText xml:space="preserve">דהוא</w:delText>
        </w:r>
      </w:del>
      <w:r w:rsidRPr="006061D7">
        <w:rPr>
          <w:rtl/>
        </w:rPr>
        <w:lastRenderedPageBreak/>
        <w:t xml:space="preserve"> תנ'א </w:t>
      </w:r>
      <w:ins w:id="94098" w:author="מנוע מכני" w:date="2026-10-11T12:04:40Z">
        <w:r>
          <w:rPr>
            <w:rtl/>
          </w:rPr>
          <w:t xml:space="preserve">דסבר</w:t>
        </w:r>
      </w:ins>
      <w:del w:id="94099" w:author="מנוע מכני" w:date="2026-10-11T12:04:40Z">
        <w:r w:rsidRPr="006061D7">
          <w:rPr>
            <w:rtl/>
          </w:rPr>
          <w:lastRenderedPageBreak/>
          <w:delText xml:space="preserve">דס"ל</w:delText>
        </w:r>
      </w:del>
      <w:r w:rsidRPr="006061D7">
        <w:rPr>
          <w:rtl/>
        </w:rPr>
        <w:lastRenderedPageBreak/>
        <w:t xml:space="preserve"> הניעור בלילה, רצה - חולץ, רצה - מניח, דברי </w:t>
      </w:r>
      <w:r w:rsidRPr="006061D7">
        <w:rPr>
          <w:rStyle w:val="2fb"/>
          <w:rtl/>
        </w:rPr>
        <w:lastRenderedPageBreak/>
        <w:t xml:space="preserve">ר"נ</w:t>
      </w:r>
      <w:r w:rsidRPr="006061D7">
        <w:rPr>
          <w:rtl/>
        </w:rPr>
        <w:lastRenderedPageBreak/>
        <w:t xml:space="preserve">. ויונתן הקיטוני אומר: אין מניחין תפילין בלילה.</w:t>
      </w:r>
    </w:p>
    <w:p w:rsidR="005851B8" w:rsidRPr="006F178A" w:rsidRDefault="005851B8" w:rsidP="005851B8">
      <w:pPr>
        <w:rPr>
          <w:rtl/>
        </w:rPr>
      </w:pPr>
      <w:r w:rsidRPr="006F178A">
        <w:rPr>
          <w:rFonts w:ascii="Fb Fontext" w:hAnsi="Fb Fontext"/>
          <w:rtl/>
        </w:rPr>
        <w:t xml:space="preserve">דאין להוכיח מלילה לשבת </w:t>
      </w:r>
      <w:ins w:id="91724" w:author="מנוע מכני" w:date="2026-10-11T12:04:40Z">
        <w:r>
          <w:rPr>
            <w:rFonts w:ascii="Fb Fontext" w:hAnsi="Fb Fontext"/>
            <w:rtl/>
          </w:rPr>
          <w:t xml:space="preserve">שהרי</w:t>
        </w:r>
      </w:ins>
      <w:del w:id="91725" w:author="מנוע מכני" w:date="2026-10-11T12:04:40Z">
        <w:r w:rsidRPr="006F178A">
          <w:rPr>
            <w:rFonts w:ascii="Fb Fontext" w:hAnsi="Fb Fontext"/>
            <w:rtl/>
          </w:rPr>
          <w:delText xml:space="preserve">דהא</w:delText>
        </w:r>
      </w:del>
      <w:r w:rsidRPr="006F178A">
        <w:rPr>
          <w:rFonts w:ascii="Fb Fontext" w:hAnsi="Fb Fontext"/>
          <w:rtl/>
        </w:rPr>
        <w:t xml:space="preserve"> </w:t>
      </w:r>
      <w:r w:rsidRPr="006F178A">
        <w:rPr>
          <w:rStyle w:val="2fb"/>
          <w:rFonts w:ascii="Fb Fontext" w:hAnsi="Fb Fontext"/>
          <w:rtl/>
        </w:rPr>
        <w:t xml:space="preserve">ר"ע</w:t>
      </w:r>
      <w:r w:rsidRPr="006F178A">
        <w:rPr>
          <w:rFonts w:ascii="Fb Fontext" w:hAnsi="Fb Fontext"/>
          <w:rtl/>
        </w:rPr>
        <w:t xml:space="preserve"> </w:t>
      </w:r>
      <w:ins w:id="94100" w:author="מנוע מכני" w:date="2026-10-11T12:04:40Z">
        <w:r>
          <w:rPr>
            <w:rFonts w:ascii="Fb Fontext" w:hAnsi="Fb Fontext"/>
            <w:rtl/>
          </w:rPr>
          <w:t xml:space="preserve">סבר</w:t>
        </w:r>
      </w:ins>
      <w:del w:id="94101" w:author="מנוע מכני" w:date="2026-10-11T12:04:40Z">
        <w:r w:rsidRPr="006F178A">
          <w:rPr>
            <w:rFonts w:ascii="Fb Fontext" w:hAnsi="Fb Fontext"/>
            <w:rtl/>
          </w:rPr>
          <w:delText xml:space="preserve">ס"ל</w:delText>
        </w:r>
      </w:del>
      <w:r w:rsidRPr="006F178A">
        <w:rPr>
          <w:rFonts w:ascii="Fb Fontext" w:hAnsi="Fb Fontext"/>
          <w:rtl/>
        </w:rPr>
        <w:t xml:space="preserve"> </w:t>
      </w:r>
      <w:ins w:id="90493" w:author="Claude - סמנטי" w:date="2026-10-11T12:19:31Z">
        <w:r>
          <w:rPr>
            <w:rFonts w:ascii="Fb Fontext" w:hAnsi="Fb Fontext"/>
            <w:rtl/>
          </w:rPr>
          <w:t xml:space="preserve">של לילה</w:t>
        </w:r>
      </w:ins>
      <w:del w:id="90494" w:author="Claude - סמנטי" w:date="2026-10-11T12:19:31Z">
        <w:r w:rsidRPr="006F178A">
          <w:rPr>
            <w:rFonts w:ascii="Fb Fontext" w:hAnsi="Fb Fontext"/>
            <w:rtl/>
          </w:rPr>
          <w:delText xml:space="preserve">דלילה</w:delText>
        </w:r>
      </w:del>
      <w:r w:rsidRPr="006F178A">
        <w:rPr>
          <w:rFonts w:ascii="Fb Fontext" w:hAnsi="Fb Fontext"/>
          <w:rtl/>
        </w:rPr>
        <w:t xml:space="preserve"> זמן תפילין הוא, ואעפ"כ שבת </w:t>
      </w:r>
      <w:ins w:id="91722" w:author="מנוע מכני" w:date="2026-10-11T12:04:40Z">
        <w:r>
          <w:rPr>
            <w:rFonts w:ascii="Fb Fontext" w:hAnsi="Fb Fontext"/>
            <w:rtl/>
          </w:rPr>
          <w:t xml:space="preserve">לא</w:t>
        </w:r>
      </w:ins>
      <w:del w:id="91723" w:author="מנוע מכני" w:date="2026-10-11T12:04:40Z">
        <w:r w:rsidRPr="006F178A">
          <w:rPr>
            <w:rFonts w:ascii="Fb Fontext" w:hAnsi="Fb Fontext"/>
            <w:rtl/>
          </w:rPr>
          <w:delText xml:space="preserve">לאו</w:delText>
        </w:r>
      </w:del>
      <w:r w:rsidRPr="006F178A">
        <w:rPr>
          <w:rFonts w:ascii="Fb Fontext" w:hAnsi="Fb Fontext"/>
          <w:rtl/>
        </w:rPr>
        <w:t xml:space="preserve"> זמן תפילין הוא.</w:t>
      </w:r>
    </w:p>
    <w:p w:rsidR="005851B8" w:rsidRPr="00E3735C" w:rsidRDefault="005851B8" w:rsidP="005851B8">
      <w:pPr>
        <w:rPr>
          <w:rtl/>
        </w:rPr>
      </w:pPr>
      <w:r w:rsidRPr="00E3735C">
        <w:rPr>
          <w:rtl/>
        </w:rPr>
        <w:t xml:space="preserve">ואין הוא כמ"ד דלא </w:t>
      </w:r>
      <w:ins w:id="90495" w:author="Claude - סמנטי" w:date="2026-10-11T12:19:31Z">
        <w:r>
          <w:rPr>
            <w:rtl/>
          </w:rPr>
          <w:t xml:space="preserve">מחו</w:t>
        </w:r>
      </w:ins>
      <w:del w:id="90496" w:author="Claude - סמנטי" w:date="2026-10-11T12:19:31Z">
        <w:r w:rsidRPr="00E3735C">
          <w:rPr>
            <w:rtl/>
          </w:rPr>
          <w:delText xml:space="preserve">מיחו</w:delText>
        </w:r>
      </w:del>
      <w:r w:rsidRPr="00E3735C">
        <w:rPr>
          <w:rtl/>
        </w:rPr>
        <w:t xml:space="preserve"> חכמים במיכל בת כושי דהיתה מנחת תפילין ואשתו של יונה שהיתה עולה לרגל [ומשמע </w:t>
      </w:r>
      <w:ins w:id="94102" w:author="מנוע מכני" w:date="2026-10-11T12:04:40Z">
        <w:r>
          <w:rPr>
            <w:rtl/>
          </w:rPr>
          <w:t xml:space="preserve">דסבר</w:t>
        </w:r>
      </w:ins>
      <w:del w:id="94103" w:author="מנוע מכני" w:date="2026-10-11T12:04:40Z">
        <w:r w:rsidRPr="00E3735C">
          <w:rPr>
            <w:rtl/>
          </w:rPr>
          <w:delText xml:space="preserve">דס"ל</w:delText>
        </w:r>
      </w:del>
      <w:r w:rsidRPr="00E3735C">
        <w:rPr>
          <w:rtl/>
        </w:rPr>
        <w:t xml:space="preserve"> דמ"עשהל"ג דאפשר </w:t>
      </w:r>
      <w:ins w:id="94104" w:author="מנוע מכני" w:date="2026-10-11T12:04:40Z">
        <w:r>
          <w:rPr>
            <w:rtl/>
          </w:rPr>
          <w:t xml:space="preserve">דסבר</w:t>
        </w:r>
      </w:ins>
      <w:del w:id="94105" w:author="מנוע מכני" w:date="2026-10-11T12:04:40Z">
        <w:r w:rsidRPr="00E3735C">
          <w:rPr>
            <w:rtl/>
          </w:rPr>
          <w:delText xml:space="preserve">דס"ל</w:delText>
        </w:r>
      </w:del>
      <w:r w:rsidRPr="00E3735C">
        <w:rPr>
          <w:rtl/>
        </w:rPr>
        <w:t xml:space="preserve"> </w:t>
      </w:r>
      <w:r w:rsidRPr="00E3735C">
        <w:rPr>
          <w:rStyle w:val="2fb"/>
          <w:rtl/>
        </w:rPr>
        <w:t xml:space="preserve">כרבי יוסי</w:t>
      </w:r>
      <w:r w:rsidRPr="00E3735C">
        <w:rPr>
          <w:rtl/>
        </w:rPr>
        <w:t xml:space="preserve"> דנשים סומכות רשות. דאלת"ה עלייה לרגל וודאי הזמן גרמא אלא מצד רשות הוא.</w:t>
      </w:r>
    </w:p>
    <w:p>
      <w:pPr>
        <w:pStyle w:val="afffff8"/>
        <w:rPr>
          <w:ins w:id="90065" w:author="קלוד" w:date="2026-10-11T12:24:08Z"/>
        </w:rPr>
      </w:pPr>
      <w:ins w:id="90066" w:author="קלוד" w:date="2026-10-11T12:24:08Z">
        <w:r>
          <w:rPr>
            <w:color w:val="7B3F00"/>
          </w:rPr>
          <w:t xml:space="preserve">תפילין באשה - אחד האיש ואחד האשה</w:t>
        </w:r>
      </w:ins>
    </w:p>
    <w:p>
      <w:pPr>
        <w:pStyle w:val="38"/>
        <w:rPr>
          <w:ins w:id="96771" w:author="מנוע מכני" w:date="2026-10-11T12:04:40Z"/>
        </w:rPr>
      </w:pPr>
      <w:r w:rsidRPr="006F178A">
        <w:t xml:space="preserve">אלא </w:t>
      </w:r>
      <w:ins w:id="93074" w:author="מנוע מכני" w:date="2026-10-11T12:04:40Z">
        <w:r>
          <w:t xml:space="preserve">זה</w:t>
        </w:r>
      </w:ins>
      <w:del w:id="93075" w:author="מנוע מכני" w:date="2026-10-11T12:04:40Z">
        <w:r w:rsidRPr="006F178A">
          <w:delText xml:space="preserve">האי</w:delText>
        </w:r>
      </w:del>
      <w:r w:rsidRPr="006F178A">
        <w:t xml:space="preserve"> תנא היא, </w:t>
      </w:r>
      <w:r w:rsidRPr="006F178A">
        <w:t xml:space="preserve">דתניא</w:t>
      </w:r>
      <w:r w:rsidRPr="006F178A">
        <w:t xml:space="preserve">:</w:t>
      </w:r>
    </w:p>
    <w:p w:rsidR="005851B8" w:rsidRPr="006F178A" w:rsidRDefault="005851B8" w:rsidP="005851B8">
      <w:pPr>
        <w:rPr>
          <w:rtl/>
        </w:rPr>
      </w:pPr>
      <w:del w:id="96772" w:author="מנוע מכני" w:date="2026-10-11T12:04:40Z">
        <w:r w:rsidRPr="006F178A">
          <w:rPr>
            <w:rFonts w:ascii="Fb Fontext" w:hAnsi="Fb Fontext"/>
            <w:rtl/>
          </w:rPr>
          <w:delText xml:space="preserve"> </w:delText>
        </w:r>
      </w:del>
      <w:r w:rsidRPr="006F178A">
        <w:rPr>
          <w:rFonts w:ascii="Fb Fontext" w:hAnsi="Fb Fontext"/>
          <w:rtl/>
        </w:rPr>
        <w:t xml:space="preserve">המוצא תפילין מכניסן זוג זוג, אחד האיש ואחד האשה, אחד חדשות ואחד ישנות, דברי </w:t>
      </w:r>
      <w:r w:rsidRPr="006F178A">
        <w:rPr>
          <w:rStyle w:val="2fb"/>
          <w:rFonts w:ascii="Fb Fontext" w:hAnsi="Fb Fontext"/>
          <w:rtl/>
        </w:rPr>
        <w:t xml:space="preserve">ר"מ</w:t>
      </w:r>
      <w:r w:rsidRPr="006F178A">
        <w:rPr>
          <w:rFonts w:ascii="Fb Fontext" w:hAnsi="Fb Fontext"/>
          <w:rtl/>
        </w:rPr>
        <w:t xml:space="preserve">.</w:t>
      </w:r>
    </w:p>
    <w:p w:rsidR="005851B8" w:rsidRPr="006F178A" w:rsidRDefault="005851B8" w:rsidP="005851B8">
      <w:pPr>
        <w:rPr>
          <w:rtl/>
        </w:rPr>
      </w:pPr>
      <w:r w:rsidRPr="006F178A">
        <w:rPr>
          <w:rStyle w:val="2fb"/>
          <w:rtl/>
        </w:rPr>
        <w:t xml:space="preserve">ר"י</w:t>
      </w:r>
      <w:r w:rsidRPr="006F178A">
        <w:rPr>
          <w:rtl/>
        </w:rPr>
        <w:t xml:space="preserve"> אוסר בחדשות ומתיר בישנות. ע"כ </w:t>
      </w:r>
      <w:r w:rsidRPr="006F178A">
        <w:rPr>
          <w:rtl/>
        </w:rPr>
        <w:t xml:space="preserve">לא</w:t>
      </w:r>
      <w:r w:rsidRPr="006F178A">
        <w:rPr>
          <w:rtl/>
        </w:rPr>
        <w:t xml:space="preserve"> </w:t>
      </w:r>
      <w:ins w:id="91726" w:author="מנוע מכני" w:date="2026-10-11T12:04:40Z">
        <w:r>
          <w:rPr>
            <w:rtl/>
          </w:rPr>
          <w:t xml:space="preserve">חלקו</w:t>
        </w:r>
      </w:ins>
      <w:del w:id="91727" w:author="מנוע מכני" w:date="2026-10-11T12:04:40Z">
        <w:r w:rsidRPr="006F178A">
          <w:rPr>
            <w:rtl/>
          </w:rPr>
          <w:delText xml:space="preserve">פליגי</w:delText>
        </w:r>
      </w:del>
      <w:r w:rsidRPr="006F178A">
        <w:rPr>
          <w:rtl/>
        </w:rPr>
        <w:t xml:space="preserve"> אלא בחדשות וישנות, אבל באשה - </w:t>
      </w:r>
      <w:r w:rsidRPr="006F178A">
        <w:rPr>
          <w:rtl/>
        </w:rPr>
        <w:t xml:space="preserve">לא</w:t>
      </w:r>
      <w:r w:rsidRPr="006F178A">
        <w:rPr>
          <w:rtl/>
        </w:rPr>
        <w:t xml:space="preserve"> </w:t>
      </w:r>
      <w:ins w:id="91728" w:author="מנוע מכני" w:date="2026-10-11T12:04:40Z">
        <w:r>
          <w:rPr>
            <w:rtl/>
          </w:rPr>
          <w:t xml:space="preserve">חלקו</w:t>
        </w:r>
      </w:ins>
      <w:del w:id="91729" w:author="מנוע מכני" w:date="2026-10-11T12:04:40Z">
        <w:r w:rsidRPr="006F178A">
          <w:rPr>
            <w:rtl/>
          </w:rPr>
          <w:delText xml:space="preserve">פליגי</w:delText>
        </w:r>
      </w:del>
      <w:r w:rsidRPr="006F178A">
        <w:rPr>
          <w:rtl/>
        </w:rPr>
        <w:t xml:space="preserve">. </w:t>
      </w:r>
      <w:r w:rsidRPr="006F178A">
        <w:rPr>
          <w:rtl/>
        </w:rPr>
        <w:t xml:space="preserve">ש"מ</w:t>
      </w:r>
      <w:r w:rsidRPr="006F178A">
        <w:rPr>
          <w:rtl/>
        </w:rPr>
        <w:t xml:space="preserve"> מעשהזל"ג.</w:t>
      </w:r>
    </w:p>
    <w:p>
      <w:pPr>
        <w:pStyle w:val="38"/>
        <w:rPr>
          <w:ins w:id="96773" w:author="מנוע מכני" w:date="2026-10-11T12:04:40Z"/>
        </w:rPr>
      </w:pPr>
      <w:r w:rsidRPr="006F178A">
        <w:t xml:space="preserve">וא"א</w:t>
      </w:r>
    </w:p>
    <w:p w:rsidR="005851B8" w:rsidRPr="006F178A" w:rsidRDefault="005851B8" w:rsidP="005851B8">
      <w:pPr>
        <w:rPr>
          <w:rtl/>
        </w:rPr>
      </w:pPr>
      <w:del w:id="96774" w:author="מנוע מכני" w:date="2026-10-11T12:04:40Z">
        <w:r w:rsidRPr="006F178A">
          <w:rPr>
            <w:rtl/>
          </w:rPr>
          <w:delText xml:space="preserve"> </w:delText>
        </w:r>
      </w:del>
      <w:ins w:id="94106" w:author="מנוע מכני" w:date="2026-10-11T12:04:40Z">
        <w:r>
          <w:rPr>
            <w:rtl/>
          </w:rPr>
          <w:t xml:space="preserve">דסבר</w:t>
        </w:r>
      </w:ins>
      <w:del w:id="94107" w:author="מנוע מכני" w:date="2026-10-11T12:04:40Z">
        <w:r w:rsidRPr="006F178A">
          <w:rPr>
            <w:rtl/>
          </w:rPr>
          <w:delText xml:space="preserve">דס"ל</w:delText>
        </w:r>
      </w:del>
      <w:r w:rsidRPr="006F178A">
        <w:rPr>
          <w:rtl/>
        </w:rPr>
        <w:t xml:space="preserve"> </w:t>
      </w:r>
      <w:r w:rsidRPr="006F178A">
        <w:rPr>
          <w:rStyle w:val="2fb"/>
          <w:rtl/>
        </w:rPr>
        <w:t xml:space="preserve">כרבי יוסי</w:t>
      </w:r>
      <w:r w:rsidRPr="006F178A">
        <w:rPr>
          <w:rtl/>
        </w:rPr>
        <w:t xml:space="preserve"> דנשים סומכות רשות דגם </w:t>
      </w:r>
      <w:r w:rsidRPr="006F178A">
        <w:rPr>
          <w:rStyle w:val="2fb"/>
          <w:rtl/>
        </w:rPr>
        <w:t xml:space="preserve">ר"מ</w:t>
      </w:r>
      <w:r w:rsidRPr="006F178A">
        <w:rPr>
          <w:rtl/>
        </w:rPr>
        <w:t xml:space="preserve"> וגם </w:t>
      </w:r>
      <w:r w:rsidRPr="006F178A">
        <w:rPr>
          <w:rStyle w:val="2fb"/>
          <w:rtl/>
        </w:rPr>
        <w:t xml:space="preserve">ר"י</w:t>
      </w:r>
      <w:r w:rsidRPr="006F178A">
        <w:rPr>
          <w:rtl/>
        </w:rPr>
        <w:t xml:space="preserve"> </w:t>
      </w:r>
      <w:r w:rsidRPr="006F178A">
        <w:rPr>
          <w:rtl/>
        </w:rPr>
        <w:t xml:space="preserve">לא</w:t>
      </w:r>
      <w:r w:rsidRPr="006F178A">
        <w:rPr>
          <w:rtl/>
        </w:rPr>
        <w:t xml:space="preserve"> </w:t>
      </w:r>
      <w:ins w:id="94108" w:author="מנוע מכני" w:date="2026-10-11T12:04:40Z">
        <w:r>
          <w:rPr>
            <w:rtl/>
          </w:rPr>
          <w:t xml:space="preserve">סבר</w:t>
        </w:r>
      </w:ins>
      <w:del w:id="94109" w:author="מנוע מכני" w:date="2026-10-11T12:04:40Z">
        <w:r w:rsidRPr="006F178A">
          <w:rPr>
            <w:rtl/>
          </w:rPr>
          <w:delText xml:space="preserve">ס"ל</w:delText>
        </w:r>
      </w:del>
      <w:r w:rsidRPr="006F178A">
        <w:rPr>
          <w:rtl/>
        </w:rPr>
        <w:t xml:space="preserve"> </w:t>
      </w:r>
      <w:r w:rsidRPr="006F178A">
        <w:rPr>
          <w:rStyle w:val="2fb"/>
          <w:rtl/>
        </w:rPr>
        <w:t xml:space="preserve">כרבי יוסי</w:t>
      </w:r>
      <w:r w:rsidRPr="006F178A">
        <w:rPr>
          <w:rtl/>
        </w:rPr>
        <w:t xml:space="preserve">.</w:t>
      </w:r>
    </w:p>
    <w:p w:rsidR="005851B8" w:rsidRPr="00132755" w:rsidRDefault="005851B8" w:rsidP="005851B8">
      <w:pPr>
        <w:rPr>
          <w:rtl/>
        </w:rPr>
      </w:pPr>
      <w:r w:rsidRPr="00132755">
        <w:rPr>
          <w:rStyle w:val="2fb"/>
          <w:rtl/>
        </w:rPr>
        <w:t xml:space="preserve">ר"מ</w:t>
      </w:r>
      <w:r w:rsidRPr="00132755">
        <w:rPr>
          <w:rtl/>
        </w:rPr>
        <w:t xml:space="preserve"> </w:t>
      </w:r>
      <w:r w:rsidRPr="00132755">
        <w:rPr>
          <w:rtl/>
        </w:rPr>
        <w:t xml:space="preserve">לא</w:t>
      </w:r>
      <w:r w:rsidRPr="00132755">
        <w:rPr>
          <w:rtl/>
        </w:rPr>
        <w:t xml:space="preserve"> </w:t>
      </w:r>
      <w:ins w:id="94110" w:author="מנוע מכני" w:date="2026-10-11T12:04:40Z">
        <w:r>
          <w:rPr>
            <w:rtl/>
          </w:rPr>
          <w:t xml:space="preserve">סבר</w:t>
        </w:r>
      </w:ins>
      <w:del w:id="94111" w:author="מנוע מכני" w:date="2026-10-11T12:04:40Z">
        <w:r w:rsidRPr="00132755">
          <w:rPr>
            <w:rtl/>
          </w:rPr>
          <w:delText xml:space="preserve">ס"ל</w:delText>
        </w:r>
      </w:del>
      <w:r w:rsidRPr="00132755">
        <w:rPr>
          <w:rtl/>
        </w:rPr>
        <w:t xml:space="preserve"> </w:t>
      </w:r>
      <w:r w:rsidRPr="00132755">
        <w:rPr>
          <w:rStyle w:val="2fb"/>
          <w:rtl/>
        </w:rPr>
        <w:t xml:space="preserve">כר"מ</w:t>
      </w:r>
      <w:r w:rsidRPr="00132755">
        <w:rPr>
          <w:rtl/>
        </w:rPr>
        <w:t xml:space="preserve"> דסתם מתני' </w:t>
      </w:r>
      <w:r w:rsidRPr="00132755">
        <w:rPr>
          <w:rStyle w:val="2fb"/>
          <w:rtl/>
        </w:rPr>
        <w:t xml:space="preserve">כר"מ</w:t>
      </w:r>
      <w:r w:rsidRPr="00132755">
        <w:rPr>
          <w:rtl/>
        </w:rPr>
        <w:t xml:space="preserve"> ותנן אין מעכבין את התינוקות מלתקוע. הא נשים - מעכבין.</w:t>
      </w:r>
    </w:p>
    <w:p w:rsidR="005851B8" w:rsidRPr="006F178A" w:rsidRDefault="005851B8" w:rsidP="005851B8">
      <w:pPr>
        <w:rPr>
          <w:rtl/>
        </w:rPr>
      </w:pPr>
      <w:r w:rsidRPr="006F178A">
        <w:rPr>
          <w:rStyle w:val="2fb"/>
          <w:rtl/>
        </w:rPr>
        <w:t xml:space="preserve">ור"י</w:t>
      </w:r>
      <w:r w:rsidRPr="006F178A">
        <w:rPr>
          <w:rtl/>
        </w:rPr>
        <w:t xml:space="preserve"> </w:t>
      </w:r>
      <w:r w:rsidRPr="006F178A">
        <w:rPr>
          <w:rtl/>
        </w:rPr>
        <w:t xml:space="preserve">לא</w:t>
      </w:r>
      <w:r w:rsidRPr="006F178A">
        <w:rPr>
          <w:rtl/>
        </w:rPr>
        <w:t xml:space="preserve"> </w:t>
      </w:r>
      <w:ins w:id="94112" w:author="מנוע מכני" w:date="2026-10-11T12:04:40Z">
        <w:r>
          <w:rPr>
            <w:rtl/>
          </w:rPr>
          <w:t xml:space="preserve">סבר</w:t>
        </w:r>
      </w:ins>
      <w:del w:id="94113" w:author="מנוע מכני" w:date="2026-10-11T12:04:40Z">
        <w:r w:rsidRPr="006F178A">
          <w:rPr>
            <w:rtl/>
          </w:rPr>
          <w:delText xml:space="preserve">ס"ל</w:delText>
        </w:r>
      </w:del>
      <w:r w:rsidRPr="006F178A">
        <w:rPr>
          <w:rtl/>
        </w:rPr>
        <w:t xml:space="preserve"> </w:t>
      </w:r>
      <w:r w:rsidRPr="006F178A">
        <w:rPr>
          <w:rStyle w:val="2fb"/>
          <w:rtl/>
        </w:rPr>
        <w:t xml:space="preserve">כרבי יוסי</w:t>
      </w:r>
      <w:r w:rsidRPr="006F178A">
        <w:rPr>
          <w:rtl/>
        </w:rPr>
        <w:t xml:space="preserve"> דסתם סיפרא </w:t>
      </w:r>
      <w:r w:rsidRPr="006F178A">
        <w:rPr>
          <w:rStyle w:val="2fb"/>
          <w:rtl/>
        </w:rPr>
        <w:t xml:space="preserve">ר"י</w:t>
      </w:r>
      <w:r w:rsidRPr="006F178A">
        <w:rPr>
          <w:rtl/>
        </w:rPr>
        <w:t xml:space="preserve"> וכתיב</w:t>
      </w:r>
      <w:r w:rsidRPr="008F09C0">
        <w:rPr>
          <w:rStyle w:val="afffff0"/>
          <w:rtl/>
        </w:rPr>
        <w:t xml:space="preserve"> </w:t>
      </w:r>
      <w:r w:rsidRPr="008F09C0">
        <w:rPr>
          <w:rStyle w:val="afffff0"/>
          <w:rFonts w:hint="cs"/>
          <w:rtl/>
        </w:rPr>
        <w:t>'</w:t>
      </w:r>
      <w:r w:rsidRPr="008F09C0">
        <w:rPr>
          <w:rStyle w:val="afffff0"/>
          <w:rtl/>
        </w:rPr>
        <w:t>דבר אל בני ישראל וסמך</w:t>
      </w:r>
      <w:r w:rsidRPr="008F09C0">
        <w:rPr>
          <w:rStyle w:val="afffff0"/>
          <w:rFonts w:hint="cs"/>
          <w:rtl/>
        </w:rPr>
        <w:t>'</w:t>
      </w:r>
      <w:r w:rsidRPr="008F09C0">
        <w:rPr>
          <w:rStyle w:val="afffff0"/>
          <w:rtl/>
        </w:rPr>
        <w:t xml:space="preserve"> </w:t>
      </w:r>
      <w:r>
        <w:rPr>
          <w:rtl/>
        </w:rPr>
        <w:t>–</w:t>
      </w:r>
      <w:r w:rsidRPr="006F178A">
        <w:rPr>
          <w:rtl/>
        </w:rPr>
        <w:t xml:space="preserve"> בני ישראל סומכין ואין בנות ישראל סומכות. </w:t>
      </w:r>
      <w:r w:rsidRPr="006F178A">
        <w:rPr>
          <w:rStyle w:val="2fb"/>
          <w:rtl/>
        </w:rPr>
        <w:t xml:space="preserve">רבי יוסי</w:t>
      </w:r>
      <w:r w:rsidRPr="006F178A">
        <w:rPr>
          <w:rtl/>
        </w:rPr>
        <w:t xml:space="preserve"> </w:t>
      </w:r>
      <w:r w:rsidRPr="006F178A">
        <w:rPr>
          <w:rStyle w:val="2fb"/>
          <w:rtl/>
        </w:rPr>
        <w:t xml:space="preserve">ור"ש</w:t>
      </w:r>
      <w:r w:rsidRPr="006F178A">
        <w:rPr>
          <w:rtl/>
        </w:rPr>
        <w:t xml:space="preserve"> אומרים: נשים סומכות רשות.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צו:</w:t>
      </w:r>
    </w:p>
    <w:p>
      <w:pPr>
        <w:pStyle w:val="afffff8"/>
        <w:rPr>
          <w:ins w:id="90063" w:author="קלוד" w:date="2026-10-11T12:24:08Z"/>
        </w:rPr>
      </w:pPr>
      <w:ins w:id="90064" w:author="קלוד" w:date="2026-10-11T12:24:08Z">
        <w:r>
          <w:rPr>
            <w:color w:val="7B3F00"/>
          </w:rPr>
          <w:t xml:space="preserve">תכלת שנמצאה בשוק - לשונות פסולות, חוטין כשרין</w:t>
        </w:r>
      </w:ins>
    </w:p>
    <w:p>
      <w:pPr>
        <w:pStyle w:val="38"/>
        <w:rPr>
          <w:ins w:id="96776" w:author="מנוע מכני" w:date="2026-10-11T12:04:40Z"/>
        </w:rPr>
      </w:pPr>
      <w:del w:id="96775" w:author="מנוע מכני" w:date="2026-10-11T12:04:40Z">
        <w:r w:rsidRPr="006F178A">
          <w:delText xml:space="preserve">•</w:delText>
        </w:r>
      </w:del>
      <w:r w:rsidRPr="006F178A">
        <w:t xml:space="preserve"> אר"א:</w:t>
      </w:r>
    </w:p>
    <w:p w:rsidR="005851B8" w:rsidRPr="006F178A" w:rsidRDefault="005851B8" w:rsidP="005851B8">
      <w:pPr>
        <w:rPr>
          <w:rtl/>
        </w:rPr>
      </w:pPr>
      <w:del w:id="96777" w:author="מנוע מכני" w:date="2026-10-11T12:04:40Z">
        <w:r w:rsidRPr="006F178A">
          <w:rPr>
            <w:rFonts w:ascii="Fb Fontext" w:hAnsi="Fb Fontext"/>
            <w:rtl/>
          </w:rPr>
          <w:delText xml:space="preserve"> </w:delText>
        </w:r>
      </w:del>
      <w:r w:rsidRPr="006F178A">
        <w:rPr>
          <w:rFonts w:ascii="Fb Fontext" w:hAnsi="Fb Fontext"/>
          <w:rtl/>
        </w:rPr>
        <w:t xml:space="preserve">המוצא תכלת בשוק, לשונות - פסולות, [</w:t>
      </w:r>
      <w:ins w:id="93076" w:author="מנוע מכני" w:date="2026-10-11T12:04:40Z">
        <w:r>
          <w:rPr>
            <w:rFonts w:ascii="Fb Fontext" w:hAnsi="Fb Fontext"/>
            <w:rtl/>
          </w:rPr>
          <w:t xml:space="preserve">דשמא</w:t>
        </w:r>
      </w:ins>
      <w:del w:id="93077" w:author="מנוע מכני" w:date="2026-10-11T12:04:40Z">
        <w:r w:rsidRPr="006F178A">
          <w:rPr>
            <w:rFonts w:ascii="Fb Fontext" w:hAnsi="Fb Fontext"/>
            <w:rtl/>
          </w:rPr>
          <w:delText xml:space="preserve">דדלמא</w:delText>
        </w:r>
      </w:del>
      <w:r w:rsidRPr="006F178A">
        <w:rPr>
          <w:rFonts w:ascii="Fb Fontext" w:hAnsi="Fb Fontext"/>
          <w:rtl/>
        </w:rPr>
        <w:t xml:space="preserve"> </w:t>
      </w:r>
      <w:ins w:id="90497" w:author="Claude - סמנטי" w:date="2026-10-11T12:19:31Z">
        <w:r>
          <w:rPr>
            <w:rFonts w:ascii="Fb Fontext" w:hAnsi="Fb Fontext"/>
            <w:rtl/>
          </w:rPr>
          <w:t xml:space="preserve">על דעת</w:t>
        </w:r>
      </w:ins>
      <w:del w:id="90498" w:author="Claude - סמנטי" w:date="2026-10-11T12:19:31Z">
        <w:r w:rsidRPr="006F178A">
          <w:rPr>
            <w:rFonts w:ascii="Fb Fontext" w:hAnsi="Fb Fontext"/>
            <w:rtl/>
          </w:rPr>
          <w:delText xml:space="preserve">אדעתא</w:delText>
        </w:r>
      </w:del>
      <w:r w:rsidRPr="006F178A">
        <w:rPr>
          <w:rFonts w:ascii="Fb Fontext" w:hAnsi="Fb Fontext"/>
          <w:rtl/>
        </w:rPr>
        <w:t xml:space="preserve"> דגלימא צבעינהו.</w:t>
      </w:r>
    </w:p>
    <w:p w:rsidR="005851B8" w:rsidRPr="006F178A" w:rsidRDefault="005851B8" w:rsidP="005851B8">
      <w:pPr>
        <w:rPr>
          <w:rtl/>
        </w:rPr>
      </w:pPr>
      <w:r w:rsidRPr="006F178A">
        <w:rPr>
          <w:rtl/>
        </w:rPr>
        <w:t xml:space="preserve">חוטין - כשרין דמיירי בשזורים ומפוסקין דלא </w:t>
      </w:r>
      <w:ins w:id="90499" w:author="Claude - סמנטי" w:date="2026-10-11T12:19:31Z">
        <w:r>
          <w:rPr>
            <w:rtl/>
          </w:rPr>
          <w:t xml:space="preserve">לטרוח</w:t>
        </w:r>
      </w:ins>
      <w:del w:id="90500" w:author="Claude - סמנטי" w:date="2026-10-11T12:19:31Z">
        <w:r w:rsidRPr="006F178A">
          <w:rPr>
            <w:rtl/>
          </w:rPr>
          <w:delText xml:space="preserve">מיטרח</w:delText>
        </w:r>
      </w:del>
      <w:r w:rsidRPr="006F178A">
        <w:rPr>
          <w:rtl/>
        </w:rPr>
        <w:t xml:space="preserve"> אדם לעשות כזה בשפת הבגד.</w:t>
      </w:r>
    </w:p>
    <w:p>
      <w:pPr>
        <w:pStyle w:val="38"/>
        <w:rPr>
          <w:ins w:id="96778" w:author="מנוע מכני" w:date="2026-10-11T12:04:40Z"/>
        </w:rPr>
      </w:pPr>
      <w:r w:rsidRPr="006F178A">
        <w:t xml:space="preserve">והך</w:t>
      </w:r>
    </w:p>
    <w:p w:rsidR="005851B8" w:rsidRDefault="005851B8" w:rsidP="005851B8">
      <w:pPr>
        <w:rPr>
          <w:rtl/>
        </w:rPr>
      </w:pPr>
      <w:del w:id="96779" w:author="מנוע מכני" w:date="2026-10-11T12:04:40Z">
        <w:r w:rsidRPr="006F178A">
          <w:rPr>
            <w:rtl/>
          </w:rPr>
          <w:delText xml:space="preserve"> </w:delText>
        </w:r>
      </w:del>
      <w:r w:rsidRPr="006F178A">
        <w:rPr>
          <w:rtl/>
        </w:rPr>
        <w:t xml:space="preserve">דגבי תפילין מצינו דבחדשות פטור </w:t>
      </w:r>
      <w:ins w:id="93078" w:author="מנוע מכני" w:date="2026-10-11T12:04:40Z">
        <w:r>
          <w:rPr>
            <w:rtl/>
          </w:rPr>
          <w:t xml:space="preserve">דשמא</w:t>
        </w:r>
      </w:ins>
      <w:del w:id="93079" w:author="מנוע מכני" w:date="2026-10-11T12:04:40Z">
        <w:r w:rsidRPr="006F178A">
          <w:rPr>
            <w:rtl/>
          </w:rPr>
          <w:delText xml:space="preserve">דדלמא</w:delText>
        </w:r>
      </w:del>
      <w:r w:rsidRPr="006F178A">
        <w:rPr>
          <w:rtl/>
        </w:rPr>
        <w:t xml:space="preserve"> </w:t>
      </w:r>
      <w:ins w:id="90501" w:author="Claude - סמנטי" w:date="2026-10-11T12:19:31Z">
        <w:r>
          <w:rPr>
            <w:rtl/>
          </w:rPr>
          <w:t xml:space="preserve">על דעת</w:t>
        </w:r>
      </w:ins>
      <w:del w:id="90502" w:author="Claude - סמנטי" w:date="2026-10-11T12:19:31Z">
        <w:r w:rsidRPr="006F178A">
          <w:rPr>
            <w:rtl/>
          </w:rPr>
          <w:delText xml:space="preserve">אדעתא</w:delText>
        </w:r>
      </w:del>
      <w:r w:rsidRPr="006F178A">
        <w:rPr>
          <w:rtl/>
        </w:rPr>
        <w:t xml:space="preserve"> דקמיע </w:t>
      </w:r>
      <w:r w:rsidRPr="006F178A">
        <w:rPr>
          <w:rStyle w:val="2fb"/>
          <w:rtl/>
        </w:rPr>
        <w:t xml:space="preserve">ר"מ</w:t>
      </w:r>
      <w:r w:rsidRPr="006F178A">
        <w:rPr>
          <w:rtl/>
        </w:rPr>
        <w:t xml:space="preserve"> </w:t>
      </w:r>
      <w:ins w:id="94114" w:author="מנוע מכני" w:date="2026-10-11T12:04:40Z">
        <w:r>
          <w:rPr>
            <w:rtl/>
          </w:rPr>
          <w:t xml:space="preserve">סבר</w:t>
        </w:r>
      </w:ins>
      <w:del w:id="94115" w:author="מנוע מכני" w:date="2026-10-11T12:04:40Z">
        <w:r w:rsidRPr="006F178A">
          <w:rPr>
            <w:rtl/>
          </w:rPr>
          <w:delText xml:space="preserve">ס"ל</w:delText>
        </w:r>
      </w:del>
      <w:r w:rsidRPr="006F178A">
        <w:rPr>
          <w:rtl/>
        </w:rPr>
        <w:t xml:space="preserve"> דאדם טורח [</w:t>
      </w:r>
      <w:ins w:id="94432" w:author="מנוע מכני" w:date="2026-10-11T12:04:40Z">
        <w:r>
          <w:rPr>
            <w:rtl/>
          </w:rPr>
          <w:t xml:space="preserve">וחולק</w:t>
        </w:r>
      </w:ins>
      <w:del w:id="94433" w:author="מנוע מכני" w:date="2026-10-11T12:04:40Z">
        <w:r w:rsidRPr="006F178A">
          <w:rPr>
            <w:rtl/>
          </w:rPr>
          <w:delText xml:space="preserve">ופליג</w:delText>
        </w:r>
      </w:del>
      <w:r w:rsidRPr="006F178A">
        <w:rPr>
          <w:rtl/>
        </w:rPr>
        <w:t xml:space="preserve"> </w:t>
      </w:r>
      <w:r w:rsidRPr="006F178A">
        <w:rPr>
          <w:rStyle w:val="2fb"/>
          <w:rtl/>
        </w:rPr>
        <w:t xml:space="preserve">אדר"י</w:t>
      </w:r>
      <w:r w:rsidRPr="006F178A">
        <w:rPr>
          <w:rtl/>
        </w:rPr>
        <w:t xml:space="preserve"> דלעיל]</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ins w:id="93080" w:author="מנוע מכני" w:date="2026-10-11T12:04:40Z">
        <w:r>
          <w:rPr>
            <w:rFonts w:ascii="Fb Fontext" w:hAnsi="Fb Fontext"/>
            <w:rtl/>
          </w:rPr>
          <w:t xml:space="preserve">ועכשיו</w:t>
        </w:r>
      </w:ins>
      <w:del w:id="93081" w:author="מנוע מכני" w:date="2026-10-11T12:04:40Z">
        <w:r w:rsidRPr="006F178A">
          <w:rPr>
            <w:rFonts w:ascii="Fb Fontext" w:hAnsi="Fb Fontext"/>
            <w:rtl/>
          </w:rPr>
          <w:delText xml:space="preserve">והשתא</w:delText>
        </w:r>
      </w:del>
      <w:r w:rsidRPr="006F178A">
        <w:rPr>
          <w:rFonts w:ascii="Fb Fontext" w:hAnsi="Fb Fontext"/>
          <w:rtl/>
        </w:rPr>
        <w:t xml:space="preserve"> דתני אבוה </w:t>
      </w:r>
      <w:r w:rsidRPr="006F178A">
        <w:rPr>
          <w:rStyle w:val="2fb"/>
          <w:rFonts w:ascii="Fb Fontext" w:hAnsi="Fb Fontext"/>
          <w:rtl/>
        </w:rPr>
        <w:t xml:space="preserve">דשמואל</w:t>
      </w:r>
      <w:r w:rsidRPr="006F178A">
        <w:rPr>
          <w:rFonts w:ascii="Fb Fontext" w:hAnsi="Fb Fontext"/>
          <w:rtl/>
        </w:rPr>
        <w:t xml:space="preserve"> בר </w:t>
      </w:r>
      <w:r w:rsidRPr="006F178A">
        <w:rPr>
          <w:rStyle w:val="2fb"/>
          <w:rFonts w:ascii="Fb Fontext" w:hAnsi="Fb Fontext"/>
          <w:rtl/>
        </w:rPr>
        <w:t xml:space="preserve">רב</w:t>
      </w:r>
      <w:r w:rsidRPr="006F178A">
        <w:rPr>
          <w:rFonts w:ascii="Fb Fontext" w:hAnsi="Fb Fontext"/>
          <w:rtl/>
        </w:rPr>
        <w:t xml:space="preserve"> יצחק: אלו הן ישנות - כל שיש בהן רצועות ומקושרות.</w:t>
      </w:r>
    </w:p>
    <w:p w:rsidR="005851B8" w:rsidRPr="006F178A" w:rsidRDefault="005851B8" w:rsidP="005851B8">
      <w:pPr>
        <w:rPr>
          <w:rtl/>
        </w:rPr>
      </w:pPr>
      <w:r w:rsidRPr="006F178A">
        <w:rPr>
          <w:rtl/>
        </w:rPr>
        <w:t xml:space="preserve">חדשות יש בהן רצועות ולא מקושרות. דכו"ע </w:t>
      </w:r>
      <w:r w:rsidRPr="006F178A">
        <w:rPr>
          <w:rtl/>
        </w:rPr>
        <w:t xml:space="preserve">לא</w:t>
      </w:r>
      <w:r w:rsidRPr="006F178A">
        <w:rPr>
          <w:rtl/>
        </w:rPr>
        <w:t xml:space="preserve"> טרח </w:t>
      </w:r>
      <w:ins w:id="94688" w:author="מנוע מכני" w:date="2026-10-11T12:04:40Z">
        <w:r>
          <w:rPr>
            <w:rtl/>
          </w:rPr>
          <w:t xml:space="preserve">אדם</w:t>
        </w:r>
      </w:ins>
      <w:del w:id="94689" w:author="מנוע מכני" w:date="2026-10-11T12:04:40Z">
        <w:r w:rsidRPr="006F178A">
          <w:rPr>
            <w:rtl/>
          </w:rPr>
          <w:delText xml:space="preserve">איניש</w:delText>
        </w:r>
      </w:del>
      <w:r w:rsidRPr="006F178A">
        <w:rPr>
          <w:rtl/>
        </w:rPr>
        <w:t xml:space="preserve">.</w:t>
      </w:r>
    </w:p>
    <w:p w:rsidR="005851B8" w:rsidRPr="002D0727" w:rsidRDefault="005851B8" w:rsidP="005851B8">
      <w:pPr>
        <w:rPr>
          <w:b/>
          <w:bCs/>
          <w:rtl/>
        </w:rPr>
      </w:pPr>
      <w:r w:rsidRPr="006F178A">
        <w:rPr>
          <w:rtl/>
        </w:rPr>
        <w:t xml:space="preserve">ומהא דלא </w:t>
      </w:r>
      <w:r>
        <w:rPr>
          <w:rtl/>
        </w:rPr>
        <w:t>אמרי'</w:t>
      </w:r>
      <w:r w:rsidRPr="006F178A">
        <w:rPr>
          <w:rtl/>
        </w:rPr>
        <w:t xml:space="preserve"> דליענבינהו מיענב </w:t>
      </w:r>
      <w:r w:rsidRPr="006F178A">
        <w:rPr>
          <w:rStyle w:val="2fb"/>
          <w:rtl/>
        </w:rPr>
        <w:t xml:space="preserve">אר"ח</w:t>
      </w:r>
      <w:r w:rsidRPr="006F178A">
        <w:rPr>
          <w:rtl/>
        </w:rPr>
        <w:t xml:space="preserve">: זאת אומרת - עניבה פסולה בתפילין.</w:t>
      </w:r>
    </w:p>
    <w:p>
      <w:pPr>
        <w:pStyle w:val="38"/>
        <w:rPr>
          <w:ins w:id="96780" w:author="מנוע מכני" w:date="2026-10-11T12:04:40Z"/>
        </w:rPr>
      </w:pPr>
      <w:r w:rsidRPr="002D0727">
        <w:t>אביי</w:t>
      </w:r>
      <w:r w:rsidRPr="006F178A">
        <w:t xml:space="preserve">:</w:t>
      </w:r>
    </w:p>
    <w:p w:rsidR="005851B8" w:rsidRPr="006F178A" w:rsidRDefault="005851B8" w:rsidP="005851B8">
      <w:pPr>
        <w:rPr>
          <w:rtl/>
        </w:rPr>
      </w:pPr>
      <w:del w:id="96781" w:author="מנוע מכני" w:date="2026-10-11T12:04:40Z">
        <w:r w:rsidRPr="006F178A">
          <w:rPr>
            <w:rtl/>
          </w:rPr>
          <w:delText xml:space="preserve"> </w:delText>
        </w:r>
      </w:del>
      <w:r w:rsidRPr="006F178A">
        <w:rPr>
          <w:rStyle w:val="2fb"/>
          <w:rtl/>
        </w:rPr>
        <w:t xml:space="preserve">ר"י</w:t>
      </w:r>
      <w:r w:rsidRPr="006F178A">
        <w:rPr>
          <w:rtl/>
        </w:rPr>
        <w:t xml:space="preserve"> </w:t>
      </w:r>
      <w:ins w:id="91730" w:author="מנוע מכני" w:date="2026-10-11T12:04:40Z">
        <w:r>
          <w:rPr>
            <w:rtl/>
          </w:rPr>
          <w:t xml:space="preserve">לשיטתו</w:t>
        </w:r>
      </w:ins>
      <w:del w:id="91731" w:author="מנוע מכני" w:date="2026-10-11T12:04:40Z">
        <w:r w:rsidRPr="006F178A">
          <w:rPr>
            <w:rtl/>
          </w:rPr>
          <w:delText xml:space="preserve">לטעמיה</w:delText>
        </w:r>
      </w:del>
      <w:r w:rsidRPr="006F178A">
        <w:rPr>
          <w:rtl/>
        </w:rPr>
        <w:t xml:space="preserve">, דאמר: עניבה קשירה </w:t>
      </w:r>
      <w:ins w:id="94116" w:author="מנוע מכני" w:date="2026-10-11T12:04:40Z">
        <w:r>
          <w:rPr>
            <w:rtl/>
          </w:rPr>
          <w:t xml:space="preserve">מעולה</w:t>
        </w:r>
      </w:ins>
      <w:del w:id="94117" w:author="מנוע מכני" w:date="2026-10-11T12:04:40Z">
        <w:r w:rsidRPr="006F178A">
          <w:rPr>
            <w:rtl/>
          </w:rPr>
          <w:delText xml:space="preserve">מעלייתא</w:delText>
        </w:r>
      </w:del>
      <w:r w:rsidRPr="006F178A">
        <w:rPr>
          <w:rtl/>
        </w:rPr>
        <w:t xml:space="preserve"> היא.</w:t>
      </w:r>
    </w:p>
    <w:p w:rsidR="005851B8" w:rsidRPr="006F178A" w:rsidRDefault="005851B8" w:rsidP="005851B8">
      <w:pPr>
        <w:rPr>
          <w:rtl/>
        </w:rPr>
      </w:pPr>
      <w:r>
        <w:rPr>
          <w:rtl/>
        </w:rPr>
        <w:t>ואפי'</w:t>
      </w:r>
      <w:r w:rsidRPr="006F178A">
        <w:rPr>
          <w:rtl/>
        </w:rPr>
        <w:t xml:space="preserve"> דקשר של תפילין הלל"מ וצריך דנוייהן יהיו לחוץ מ"מ אילולי דברי </w:t>
      </w:r>
      <w:r w:rsidRPr="006F178A">
        <w:rPr>
          <w:rStyle w:val="2fb"/>
          <w:rtl/>
        </w:rPr>
        <w:t xml:space="preserve">ר"י</w:t>
      </w:r>
      <w:r w:rsidRPr="006F178A">
        <w:rPr>
          <w:rtl/>
        </w:rPr>
        <w:t xml:space="preserve"> היה מקום לעשות עניבה כעין קשירה.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61" w:author="קלוד" w:date="2026-10-11T12:24:08Z"/>
        </w:rPr>
      </w:pPr>
      <w:ins w:id="90062" w:author="קלוד" w:date="2026-10-11T12:24:08Z">
        <w:r>
          <w:rPr>
            <w:color w:val="7B3F00"/>
          </w:rPr>
          <w:t xml:space="preserve">קניית תפילין ממי שאינו מומחה - בדיקת שתים ואחת</w:t>
        </w:r>
      </w:ins>
    </w:p>
    <w:p>
      <w:pPr>
        <w:pStyle w:val="38"/>
        <w:rPr>
          <w:ins w:id="96782" w:author="מנוע מכני" w:date="2026-10-11T12:04:40Z"/>
        </w:rPr>
      </w:pPr>
      <w:r w:rsidRPr="006F178A">
        <w:t xml:space="preserve">ר"ח מרב:</w:t>
      </w:r>
    </w:p>
    <w:p w:rsidR="005851B8" w:rsidRPr="006F178A" w:rsidRDefault="005851B8" w:rsidP="005851B8">
      <w:pPr>
        <w:rPr>
          <w:rtl/>
        </w:rPr>
      </w:pPr>
      <w:del w:id="96783" w:author="מנוע מכני" w:date="2026-10-11T12:04:40Z">
        <w:r w:rsidRPr="006F178A">
          <w:rPr>
            <w:rFonts w:ascii="Fb Fontext" w:hAnsi="Fb Fontext"/>
            <w:rtl/>
          </w:rPr>
          <w:delText xml:space="preserve"> </w:delText>
        </w:r>
      </w:del>
      <w:r w:rsidRPr="006F178A">
        <w:rPr>
          <w:rFonts w:ascii="Fb Fontext" w:hAnsi="Fb Fontext"/>
          <w:rtl/>
        </w:rPr>
        <w:t xml:space="preserve">הלוקח תפילין ממי שאינו מומחה - בודק שתים של יד ואחת של ראש, או שתים של ראש ואחת של יד.</w:t>
      </w:r>
    </w:p>
    <w:p w:rsidR="005851B8" w:rsidRDefault="005851B8" w:rsidP="005851B8">
      <w:pPr>
        <w:rPr>
          <w:rtl/>
        </w:rPr>
      </w:pPr>
      <w:r w:rsidRPr="006F178A">
        <w:rPr>
          <w:rtl/>
        </w:rPr>
        <w:t xml:space="preserve">ומיירי בחד </w:t>
      </w:r>
      <w:ins w:id="94690" w:author="מנוע מכני" w:date="2026-10-11T12:04:40Z">
        <w:r>
          <w:rPr>
            <w:rtl/>
          </w:rPr>
          <w:t xml:space="preserve">אדם</w:t>
        </w:r>
      </w:ins>
      <w:del w:id="94691" w:author="מנוע מכני" w:date="2026-10-11T12:04:40Z">
        <w:r w:rsidRPr="006F178A">
          <w:rPr>
            <w:rtl/>
          </w:rPr>
          <w:delText xml:space="preserve">גברא</w:delText>
        </w:r>
      </w:del>
      <w:r w:rsidRPr="006F178A">
        <w:rPr>
          <w:rtl/>
        </w:rPr>
        <w:t xml:space="preserve"> </w:t>
      </w:r>
      <w:ins w:id="91732" w:author="מנוע מכני" w:date="2026-10-11T12:04:40Z">
        <w:r>
          <w:rPr>
            <w:rtl/>
          </w:rPr>
          <w:t xml:space="preserve">וצריך</w:t>
        </w:r>
      </w:ins>
      <w:del w:id="91733" w:author="מנוע מכני" w:date="2026-10-11T12:04:40Z">
        <w:r w:rsidRPr="006F178A">
          <w:rPr>
            <w:rtl/>
          </w:rPr>
          <w:delText xml:space="preserve">ובעינן</w:delText>
        </w:r>
      </w:del>
      <w:r w:rsidRPr="006F178A">
        <w:rPr>
          <w:rtl/>
        </w:rPr>
        <w:t xml:space="preserve"> דמיתמחי בשל יד ובשל ראש. [דאל"ה היה לו לבדוק שלוש מכל סוג</w:t>
      </w:r>
      <w:ins w:id="93476" w:author="מנוע מכני" w:date="2026-10-11T12:04:40Z">
        <w:r>
          <w:rPr>
            <w:rtl/>
          </w:rPr>
          <w:t xml:space="preserve">,</w:t>
        </w:r>
      </w:ins>
      <w:del w:id="93477" w:author="מנוע מכני" w:date="2026-10-11T12:04:40Z">
        <w:r w:rsidRPr="006F178A">
          <w:rPr>
            <w:rtl/>
          </w:rPr>
          <w:delText xml:space="preserve"> ,</w:delText>
        </w:r>
      </w:del>
      <w:r w:rsidRPr="006F178A">
        <w:rPr>
          <w:rtl/>
        </w:rPr>
        <w:t xml:space="preserve"> או מכל </w:t>
      </w:r>
      <w:ins w:id="94692" w:author="מנוע מכני" w:date="2026-10-11T12:04:40Z">
        <w:r>
          <w:rPr>
            <w:rtl/>
          </w:rPr>
          <w:t xml:space="preserve">אדם</w:t>
        </w:r>
      </w:ins>
      <w:del w:id="94693" w:author="מנוע מכני" w:date="2026-10-11T12:04:40Z">
        <w:r w:rsidRPr="006F178A">
          <w:rPr>
            <w:rtl/>
          </w:rPr>
          <w:delText xml:space="preserve">גברא</w:delText>
        </w:r>
      </w:del>
      <w:r w:rsidRPr="006F178A">
        <w:rPr>
          <w:rtl/>
        </w:rPr>
        <w:t xml:space="preserve"> לבדוק]</w:t>
      </w:r>
    </w:p>
    <w:p>
      <w:pPr>
        <w:pStyle w:val="38"/>
        <w:rPr>
          <w:ins w:id="96784" w:author="מנוע מכני" w:date="2026-10-11T12:04:40Z"/>
        </w:rPr>
      </w:pPr>
      <w:r w:rsidRPr="006F178A">
        <w:t xml:space="preserve">והא דתני רבה בר שמואל:</w:t>
      </w:r>
    </w:p>
    <w:p w:rsidR="005851B8" w:rsidRPr="006F178A" w:rsidRDefault="005851B8" w:rsidP="005851B8">
      <w:pPr>
        <w:rPr>
          <w:rtl/>
        </w:rPr>
      </w:pPr>
      <w:del w:id="96785" w:author="מנוע מכני" w:date="2026-10-11T12:04:40Z">
        <w:r w:rsidRPr="006F178A">
          <w:rPr>
            <w:rtl/>
          </w:rPr>
          <w:delText xml:space="preserve"> </w:delText>
        </w:r>
      </w:del>
      <w:r w:rsidRPr="006F178A">
        <w:rPr>
          <w:rtl/>
        </w:rPr>
        <w:t xml:space="preserve">בתפילין בודק שלש של יד ושל ראש. היינו- שלש, מהן של יד מהן של ראש.</w:t>
      </w:r>
    </w:p>
    <w:p>
      <w:pPr>
        <w:pStyle w:val="38"/>
        <w:rPr>
          <w:ins w:id="96786" w:author="מנוע מכני" w:date="2026-10-11T12:04:40Z"/>
        </w:rPr>
      </w:pPr>
      <w:r w:rsidRPr="006F178A">
        <w:t xml:space="preserve">והא דתני </w:t>
      </w:r>
      <w:ins w:id="90480" w:author="מנוע מכני" w:date="2026-10-11T12:04:40Z">
        <w:r>
          <w:t xml:space="preserve">ר"כ</w:t>
        </w:r>
      </w:ins>
      <w:del w:id="90481" w:author="מנוע מכני" w:date="2026-10-11T12:04:40Z">
        <w:r w:rsidRPr="006F178A">
          <w:delText xml:space="preserve">רב כהנא</w:delText>
        </w:r>
      </w:del>
      <w:r w:rsidRPr="006F178A">
        <w:t xml:space="preserve">:</w:t>
      </w:r>
    </w:p>
    <w:p w:rsidR="005851B8" w:rsidRPr="006F178A" w:rsidRDefault="005851B8" w:rsidP="005851B8">
      <w:pPr>
        <w:rPr>
          <w:rtl/>
        </w:rPr>
      </w:pPr>
      <w:del w:id="96787" w:author="מנוע מכני" w:date="2026-10-11T12:04:40Z">
        <w:r w:rsidRPr="006F178A">
          <w:rPr>
            <w:rtl/>
          </w:rPr>
          <w:delText xml:space="preserve"> </w:delText>
        </w:r>
      </w:del>
      <w:r w:rsidRPr="006F178A">
        <w:rPr>
          <w:rtl/>
        </w:rPr>
        <w:t xml:space="preserve">בתפילין בודק שתים של יד ושל ראש </w:t>
      </w:r>
      <w:r w:rsidRPr="006F178A">
        <w:rPr>
          <w:rStyle w:val="2fb"/>
          <w:rtl/>
        </w:rPr>
        <w:t xml:space="preserve">כרבי</w:t>
      </w:r>
      <w:r w:rsidRPr="006F178A">
        <w:rPr>
          <w:rtl/>
        </w:rPr>
        <w:t xml:space="preserve"> דבתרי זימני הוי חזקה.</w:t>
      </w:r>
    </w:p>
    <w:p>
      <w:pPr>
        <w:pStyle w:val="38"/>
        <w:rPr>
          <w:ins w:id="96788" w:author="מנוע מכני" w:date="2026-10-11T12:04:40Z"/>
        </w:rPr>
      </w:pPr>
      <w:r w:rsidRPr="006F178A">
        <w:t xml:space="preserve">והך</w:t>
      </w:r>
    </w:p>
    <w:p w:rsidR="005851B8" w:rsidRPr="006F178A" w:rsidRDefault="005851B8" w:rsidP="005851B8">
      <w:pPr>
        <w:rPr>
          <w:rtl/>
        </w:rPr>
      </w:pPr>
      <w:del w:id="96789" w:author="מנוע מכני" w:date="2026-10-11T12:04:40Z">
        <w:r w:rsidRPr="006F178A">
          <w:rPr>
            <w:rtl/>
          </w:rPr>
          <w:delText xml:space="preserve"> </w:delText>
        </w:r>
      </w:del>
      <w:r w:rsidRPr="006F178A">
        <w:rPr>
          <w:rtl/>
        </w:rPr>
        <w:t xml:space="preserve">דסיפא דוכן בצבת השלישי. - מודה </w:t>
      </w:r>
      <w:r w:rsidRPr="006F178A">
        <w:rPr>
          <w:rStyle w:val="2fb"/>
          <w:rtl/>
        </w:rPr>
        <w:t xml:space="preserve">רבי</w:t>
      </w:r>
      <w:r w:rsidRPr="006F178A">
        <w:rPr>
          <w:rtl/>
        </w:rPr>
        <w:t xml:space="preserve"> בצבתים, דסתם צבתים קונים מכמה אנשים ובאמת </w:t>
      </w:r>
      <w:r>
        <w:rPr>
          <w:rtl/>
        </w:rPr>
        <w:t>אפי'</w:t>
      </w:r>
      <w:r w:rsidRPr="006F178A">
        <w:rPr>
          <w:rtl/>
        </w:rPr>
        <w:t xml:space="preserve"> רביעי וחמישי.</w:t>
      </w:r>
    </w:p>
    <w:p w:rsidR="005851B8" w:rsidRPr="006F178A" w:rsidRDefault="005851B8" w:rsidP="005851B8">
      <w:pPr>
        <w:rPr>
          <w:rtl/>
        </w:rPr>
      </w:pPr>
      <w:r w:rsidRPr="006F178A">
        <w:rPr>
          <w:rtl/>
        </w:rPr>
        <w:t xml:space="preserve">והא דקתני שלישי - לאפוקי </w:t>
      </w:r>
      <w:r w:rsidRPr="006F178A">
        <w:rPr>
          <w:rStyle w:val="2fb"/>
          <w:rtl/>
        </w:rPr>
        <w:t xml:space="preserve">מחזקיה</w:t>
      </w:r>
      <w:r w:rsidRPr="006F178A">
        <w:rPr>
          <w:rtl/>
        </w:rPr>
        <w:t xml:space="preserve">, [דלא לסמוך על חזקה בכמה </w:t>
      </w:r>
      <w:ins w:id="94694" w:author="מנוע מכני" w:date="2026-10-11T12:04:40Z">
        <w:r>
          <w:rPr>
            <w:rtl/>
          </w:rPr>
          <w:t xml:space="preserve">אנשים</w:t>
        </w:r>
      </w:ins>
      <w:del w:id="94695" w:author="מנוע מכני" w:date="2026-10-11T12:04:40Z">
        <w:r w:rsidRPr="006F178A">
          <w:rPr>
            <w:rtl/>
          </w:rPr>
          <w:delText xml:space="preserve">אינשי</w:delText>
        </w:r>
      </w:del>
      <w:r w:rsidRPr="006F178A">
        <w:rPr>
          <w:rtl/>
        </w:rPr>
        <w:t xml:space="preserve">] ולעולם </w:t>
      </w:r>
      <w:ins w:id="90482" w:author="מנוע מכני" w:date="2026-10-11T12:04:40Z">
        <w:r>
          <w:rPr>
            <w:rtl/>
          </w:rPr>
          <w:t xml:space="preserve">אפי'</w:t>
        </w:r>
      </w:ins>
      <w:del w:id="90483" w:author="מנוע מכני" w:date="2026-10-11T12:04:40Z">
        <w:r w:rsidRPr="006F178A">
          <w:rPr>
            <w:rtl/>
          </w:rPr>
          <w:delText xml:space="preserve">אפילו</w:delText>
        </w:r>
      </w:del>
      <w:r w:rsidRPr="006F178A">
        <w:rPr>
          <w:rtl/>
        </w:rPr>
        <w:t xml:space="preserve"> רביעי וחמישי </w:t>
      </w:r>
      <w:ins w:id="91734" w:author="מנוע מכני" w:date="2026-10-11T12:04:40Z">
        <w:r>
          <w:rPr>
            <w:rtl/>
          </w:rPr>
          <w:t xml:space="preserve">גם</w:t>
        </w:r>
      </w:ins>
      <w:del w:id="91735" w:author="מנוע מכני" w:date="2026-10-11T12:04:40Z">
        <w:r w:rsidRPr="006F178A">
          <w:rPr>
            <w:rtl/>
          </w:rPr>
          <w:delText xml:space="preserve">נמי</w:delText>
        </w:r>
      </w:del>
      <w:r w:rsidRPr="006F178A">
        <w:rPr>
          <w:rtl/>
        </w:rPr>
        <w:t xml:space="preserve">.</w:t>
      </w:r>
    </w:p>
    <w:p w:rsidR="005851B8" w:rsidRDefault="005851B8" w:rsidP="005851B8">
      <w:pPr>
        <w:pStyle w:val="affffd"/>
        <w:spacing w:after="0"/>
        <w:rPr>
          <w:del w:id="90042" w:author="מנוע עיצוב" w:date="2026-10-11T12:09:26Z"/>
          <w:rFonts w:ascii="MS Mincho" w:hAnsi="MS Mincho"/>
          <w:bCs w:val="0"/>
          <w:rtl/>
        </w:rPr>
      </w:pPr>
      <w:del w:id="90041"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rStyle w:val="afffe"/>
          <w:rFonts w:ascii="Fb Fontext" w:hAnsi="Fb Fontext"/>
          <w:b/>
          <w:bCs w:val="0"/>
          <w:sz w:val="20"/>
          <w:rtl/>
        </w:rPr>
        <w:pPrChange w:id="20071" w:author="קלוד" w:date="2026-10-11T09:07:28Z">
          <w:pPr>
            <w:pStyle w:val="affff1"/>
            <w:rPr>
              <w:rStyle w:val="afffe"/>
              <w:rFonts w:ascii="Fb Fontext" w:hAnsi="Fb Fontext"/>
              <w:b/>
              <w:bCs w:val="0"/>
              <w:sz w:val="20"/>
              <w:rtl/>
            </w:rPr>
          </w:pPr>
        </w:pPrChange>
      </w:pPr>
      <w:ins w:id="9823" w:author="מספור קטעי משנה" w:date="2026-10-11T09:25:21Z">
        <w:r>
          <w:rPr>
            <w:rStyle w:val="MisparKeta"/>
          </w:rPr>
          <w:t xml:space="preserve">ג. </w:t>
        </w:r>
      </w:ins>
      <w:r w:rsidRPr="00E62A50">
        <w:rPr>
          <w:rStyle w:val="afffe"/>
          <w:rFonts w:ascii="Fb Fontext" w:hAnsi="Fb Fontext"/>
          <w:bCs w:val="0"/>
          <w:rtl/>
          <w:rPrChange w:id="40130" w:author="Claude" w:date="2026-10-11T09:07:36Z">
            <w:rPr>
              <w:rStyle w:val="afffe"/>
              <w:rFonts w:ascii="Fb Fontext" w:hAnsi="Fb Fontext"/>
              <w:bCs w:val="0"/>
              <w:sz w:val="20"/>
              <w:rtl/>
            </w:rPr>
          </w:rPrChange>
        </w:rPr>
        <w:t>מצאן צבתים או כריכות וכו'.</w:t>
      </w:r>
    </w:p>
    <w:p>
      <w:pPr>
        <w:pStyle w:val="38"/>
        <w:rPr>
          <w:ins w:id="96791" w:author="מנוע מכני" w:date="2026-10-11T12:04:40Z"/>
        </w:rPr>
      </w:pPr>
      <w:del w:id="96790" w:author="מנוע מכני" w:date="2026-10-11T12:04:40Z">
        <w:r w:rsidRPr="006F178A">
          <w:delText xml:space="preserve">•</w:delText>
        </w:r>
      </w:del>
      <w:r w:rsidRPr="006F178A">
        <w:t xml:space="preserve"> אר</w:t>
      </w:r>
      <w:r w:rsidRPr="006F178A">
        <w:t xml:space="preserve">יא"ר:</w:t>
      </w:r>
    </w:p>
    <w:p w:rsidR="005851B8" w:rsidRPr="006F178A" w:rsidRDefault="005851B8" w:rsidP="005851B8">
      <w:pPr>
        <w:rPr>
          <w:rtl/>
        </w:rPr>
      </w:pPr>
      <w:del w:id="96792" w:author="מנוע מכני" w:date="2026-10-11T12:04:40Z">
        <w:r w:rsidRPr="006F178A">
          <w:rPr>
            <w:rFonts w:ascii="Fb Fontext" w:hAnsi="Fb Fontext"/>
            <w:rtl/>
          </w:rPr>
          <w:delText xml:space="preserve"> </w:delText>
        </w:r>
      </w:del>
      <w:r w:rsidRPr="006F178A">
        <w:rPr>
          <w:rFonts w:ascii="Fb Fontext" w:hAnsi="Fb Fontext"/>
          <w:rtl/>
        </w:rPr>
        <w:t xml:space="preserve">הן הן צבתים, הן הן כריכות. צבתים - זוג זוג, כריכות - דכריכן </w:t>
      </w:r>
      <w:ins w:id="91736" w:author="מנוע מכני" w:date="2026-10-11T12:04:40Z">
        <w:r>
          <w:rPr>
            <w:rFonts w:ascii="Fb Fontext" w:hAnsi="Fb Fontext"/>
            <w:rtl/>
          </w:rPr>
          <w:t xml:space="preserve">הרבה</w:t>
        </w:r>
      </w:ins>
      <w:del w:id="91737" w:author="מנוע מכני" w:date="2026-10-11T12:04:40Z">
        <w:r w:rsidRPr="006F178A">
          <w:rPr>
            <w:rFonts w:ascii="Fb Fontext" w:hAnsi="Fb Fontext"/>
            <w:rtl/>
          </w:rPr>
          <w:delText xml:space="preserve">טובא</w:delText>
        </w:r>
      </w:del>
      <w:r w:rsidRPr="006F178A">
        <w:rPr>
          <w:rFonts w:ascii="Fb Fontext" w:hAnsi="Fb Fontext"/>
          <w:rtl/>
        </w:rPr>
        <w:t xml:space="preserve">.</w:t>
      </w:r>
    </w:p>
    <w:p w:rsidR="005851B8" w:rsidRPr="006F178A" w:rsidRDefault="005851B8" w:rsidP="005851B8">
      <w:pPr>
        <w:rPr>
          <w:rtl/>
        </w:rPr>
      </w:pPr>
      <w:r w:rsidRPr="006F178A">
        <w:rPr>
          <w:rtl/>
        </w:rPr>
        <w:t>מחשיך עליהן ומביאן. אם אינו יכול להכניסן זוג זוג וכלות קודם שקיעת החמה.</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צז.</w:t>
      </w:r>
    </w:p>
    <w:p w:rsidR="005851B8" w:rsidRPr="006F178A" w:rsidRDefault="005851B8" w:rsidP="005851B8">
      <w:pPr>
        <w:rPr>
          <w:rtl/>
        </w:rPr>
      </w:pPr>
      <w:r w:rsidRPr="006F178A">
        <w:rPr>
          <w:rFonts w:ascii="Fb Fontext" w:hAnsi="Fb Fontext"/>
          <w:rtl/>
        </w:rPr>
        <w:t>ובסכנה מכסן והולך. היינו בסכנת נכרי בגזירה.</w:t>
      </w:r>
    </w:p>
    <w:p w:rsidR="005851B8" w:rsidRPr="006F178A" w:rsidRDefault="005851B8" w:rsidP="005851B8">
      <w:pPr>
        <w:rPr>
          <w:rtl/>
        </w:rPr>
      </w:pPr>
      <w:r w:rsidRPr="006F178A">
        <w:rPr>
          <w:rtl/>
        </w:rPr>
        <w:t xml:space="preserve">והא דבסכנה מוליכן פחות פחות מד' אמות היינו בסכנת לסטים והיינו חסורי מחסרא </w:t>
      </w:r>
      <w:ins w:id="93826" w:author="מנוע מכני" w:date="2026-10-11T12:04:40Z">
        <w:r>
          <w:rPr>
            <w:rtl/>
          </w:rPr>
          <w:t xml:space="preserve">דאם </w:t>
        </w:r>
      </w:ins>
      <w:del w:id="93827" w:author="מנוע מכני" w:date="2026-10-11T12:04:40Z">
        <w:r w:rsidRPr="006F178A">
          <w:rPr>
            <w:rtl/>
          </w:rPr>
          <w:delText xml:space="preserve">דאי </w:delText>
        </w:r>
      </w:del>
      <w:r w:rsidRPr="006F178A">
        <w:rPr>
          <w:rtl/>
        </w:rPr>
        <w:t xml:space="preserve">בסכנת ליסטים אהך </w:t>
      </w:r>
      <w:r w:rsidRPr="006F178A">
        <w:rPr>
          <w:rStyle w:val="2fb"/>
          <w:rtl/>
        </w:rPr>
        <w:t xml:space="preserve">אר"ש</w:t>
      </w:r>
      <w:r w:rsidRPr="006F178A">
        <w:rPr>
          <w:rtl/>
        </w:rPr>
        <w:t xml:space="preserve"> דמליכין פחות פחות מד"א.</w:t>
      </w:r>
    </w:p>
    <w:p w:rsidR="005851B8" w:rsidRDefault="005851B8" w:rsidP="005851B8">
      <w:pPr>
        <w:pStyle w:val="affffd"/>
        <w:spacing w:after="0"/>
        <w:rPr>
          <w:del w:id="90044" w:author="מנוע עיצוב" w:date="2026-10-11T12:09:26Z"/>
          <w:rFonts w:ascii="MS Mincho" w:hAnsi="MS Mincho"/>
          <w:bCs w:val="0"/>
          <w:rtl/>
        </w:rPr>
      </w:pPr>
      <w:del w:id="90043"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rStyle w:val="afffe"/>
          <w:rFonts w:ascii="Fb Fontext" w:hAnsi="Fb Fontext"/>
          <w:b/>
          <w:bCs w:val="0"/>
          <w:sz w:val="20"/>
          <w:rtl/>
        </w:rPr>
        <w:pPrChange w:id="20072" w:author="קלוד" w:date="2026-10-11T09:07:28Z">
          <w:pPr>
            <w:pStyle w:val="affff1"/>
            <w:rPr>
              <w:rStyle w:val="afffe"/>
              <w:rFonts w:ascii="Fb Fontext" w:hAnsi="Fb Fontext"/>
              <w:b/>
              <w:bCs w:val="0"/>
              <w:sz w:val="20"/>
              <w:rtl/>
            </w:rPr>
          </w:pPr>
        </w:pPrChange>
      </w:pPr>
      <w:ins w:id="9824" w:author="מספור קטעי משנה" w:date="2026-10-11T09:25:21Z">
        <w:r>
          <w:rPr>
            <w:rStyle w:val="MisparKeta"/>
          </w:rPr>
          <w:t xml:space="preserve">א. </w:t>
        </w:r>
      </w:ins>
      <w:r w:rsidRPr="00E62A50">
        <w:rPr>
          <w:rStyle w:val="afffe"/>
          <w:rFonts w:ascii="Fb Fontext" w:hAnsi="Fb Fontext"/>
          <w:bCs w:val="0"/>
          <w:rtl/>
          <w:rPrChange w:id="40131" w:author="Claude" w:date="2026-10-11T09:07:36Z">
            <w:rPr>
              <w:rStyle w:val="afffe"/>
              <w:rFonts w:ascii="Fb Fontext" w:hAnsi="Fb Fontext"/>
              <w:bCs w:val="0"/>
              <w:sz w:val="20"/>
              <w:rtl/>
            </w:rPr>
          </w:rPrChange>
        </w:rPr>
        <w:t>ר"ש אומר נותנן לחבירו וכו'.</w:t>
      </w:r>
    </w:p>
    <w:p>
      <w:pPr>
        <w:pStyle w:val="38"/>
        <w:rPr>
          <w:ins w:id="96793" w:author="מנוע מכני" w:date="2026-10-11T12:04:40Z"/>
        </w:rPr>
      </w:pPr>
      <w:ins w:id="91738" w:author="מנוע מכני" w:date="2026-10-11T12:04:40Z">
        <w:r>
          <w:t xml:space="preserve">וחלקו</w:t>
        </w:r>
      </w:ins>
    </w:p>
    <w:p w:rsidR="005851B8" w:rsidRPr="006F178A" w:rsidRDefault="005851B8" w:rsidP="005851B8">
      <w:pPr>
        <w:rPr>
          <w:rtl/>
        </w:rPr>
      </w:pPr>
      <w:del w:id="91739" w:author="מנוע מכני" w:date="2026-10-11T12:04:40Z">
        <w:r w:rsidRPr="006F178A">
          <w:rPr>
            <w:rFonts w:ascii="Fb Fontext" w:hAnsi="Fb Fontext"/>
            <w:b/>
            <w:bCs/>
            <w:rtl/>
          </w:rPr>
          <w:delText xml:space="preserve">ופליגי</w:delText>
        </w:r>
      </w:del>
      <w:del w:id="96794" w:author="מנוע מכני" w:date="2026-10-11T12:04:40Z">
        <w:r w:rsidRPr="006F178A">
          <w:rPr>
            <w:rFonts w:ascii="Fb Fontext" w:hAnsi="Fb Fontext"/>
            <w:rtl/>
          </w:rPr>
          <w:delText xml:space="preserve"> </w:delText>
        </w:r>
      </w:del>
      <w:ins w:id="93828" w:author="מנוע מכני" w:date="2026-10-11T12:04:40Z">
        <w:r>
          <w:rPr>
            <w:rFonts w:ascii="Fb Fontext" w:hAnsi="Fb Fontext"/>
            <w:rtl/>
          </w:rPr>
          <w:t xml:space="preserve">אם </w:t>
        </w:r>
      </w:ins>
      <w:del w:id="93829" w:author="מנוע מכני" w:date="2026-10-11T12:04:40Z">
        <w:r w:rsidRPr="006F178A">
          <w:rPr>
            <w:rFonts w:ascii="Fb Fontext" w:hAnsi="Fb Fontext"/>
            <w:rtl/>
          </w:rPr>
          <w:delText xml:space="preserve">אי </w:delText>
        </w:r>
      </w:del>
      <w:r w:rsidRPr="006F178A">
        <w:rPr>
          <w:rFonts w:ascii="Fb Fontext" w:hAnsi="Fb Fontext"/>
          <w:rtl/>
        </w:rPr>
        <w:t xml:space="preserve">יתן לחבירו וחבירו לחבירו אוושא </w:t>
      </w:r>
      <w:ins w:id="91740" w:author="מנוע מכני" w:date="2026-10-11T12:04:40Z">
        <w:r>
          <w:rPr>
            <w:rFonts w:ascii="Fb Fontext" w:hAnsi="Fb Fontext"/>
            <w:rtl/>
          </w:rPr>
          <w:t xml:space="preserve">דבר</w:t>
        </w:r>
      </w:ins>
      <w:del w:id="91741" w:author="מנוע מכני" w:date="2026-10-11T12:04:40Z">
        <w:r w:rsidRPr="006F178A">
          <w:rPr>
            <w:rFonts w:ascii="Fb Fontext" w:hAnsi="Fb Fontext"/>
            <w:rtl/>
          </w:rPr>
          <w:delText xml:space="preserve">מילתא</w:delText>
        </w:r>
      </w:del>
      <w:r w:rsidRPr="006F178A">
        <w:rPr>
          <w:rFonts w:ascii="Fb Fontext" w:hAnsi="Fb Fontext"/>
          <w:rtl/>
        </w:rPr>
        <w:t xml:space="preserve"> דשבת.</w:t>
      </w:r>
    </w:p>
    <w:p w:rsidR="005851B8" w:rsidRPr="006F178A" w:rsidRDefault="005851B8" w:rsidP="005851B8">
      <w:pPr>
        <w:rPr>
          <w:rtl/>
        </w:rPr>
      </w:pPr>
      <w:r w:rsidRPr="006F178A">
        <w:rPr>
          <w:rtl/>
        </w:rPr>
        <w:t xml:space="preserve">ומר סבר </w:t>
      </w:r>
      <w:ins w:id="93830" w:author="מנוע מכני" w:date="2026-10-11T12:04:40Z">
        <w:r>
          <w:rPr>
            <w:rtl/>
          </w:rPr>
          <w:t xml:space="preserve">דאם </w:t>
        </w:r>
      </w:ins>
      <w:del w:id="93831" w:author="מנוע מכני" w:date="2026-10-11T12:04:40Z">
        <w:r w:rsidRPr="006F178A">
          <w:rPr>
            <w:rtl/>
          </w:rPr>
          <w:delText xml:space="preserve">דאי </w:delText>
        </w:r>
      </w:del>
      <w:r w:rsidRPr="006F178A">
        <w:rPr>
          <w:rtl/>
        </w:rPr>
        <w:t xml:space="preserve">מוליכן פחות מד"א </w:t>
      </w:r>
      <w:r>
        <w:rPr>
          <w:rFonts w:hint="cs"/>
          <w:rtl/>
        </w:rPr>
        <w:t>פעמים</w:t>
      </w:r>
      <w:r w:rsidRPr="006F178A">
        <w:rPr>
          <w:rtl/>
        </w:rPr>
        <w:t xml:space="preserve"> </w:t>
      </w:r>
      <w:ins w:id="91742" w:author="מנוע מכני" w:date="2026-10-11T12:04:40Z">
        <w:r>
          <w:rPr>
            <w:rtl/>
          </w:rPr>
          <w:t xml:space="preserve">דלא</w:t>
        </w:r>
      </w:ins>
      <w:del w:id="91743" w:author="מנוע מכני" w:date="2026-10-11T12:04:40Z">
        <w:r w:rsidRPr="006F178A">
          <w:rPr>
            <w:rtl/>
          </w:rPr>
          <w:delText xml:space="preserve">דלאו</w:delText>
        </w:r>
      </w:del>
      <w:r w:rsidRPr="006F178A">
        <w:rPr>
          <w:rtl/>
        </w:rPr>
        <w:t xml:space="preserve"> אדעתיה</w:t>
      </w:r>
      <w:r>
        <w:rPr>
          <w:rFonts w:hint="cs"/>
          <w:rtl/>
        </w:rPr>
        <w:t>,</w:t>
      </w:r>
      <w:r w:rsidRPr="006F178A">
        <w:rPr>
          <w:rtl/>
        </w:rPr>
        <w:t xml:space="preserve"> ויבוא לטלטל ד"א </w:t>
      </w:r>
      <w:r w:rsidRPr="006F178A">
        <w:rPr>
          <w:rtl/>
        </w:rPr>
        <w:t xml:space="preserve">ברה"ר</w:t>
      </w:r>
      <w:r w:rsidRPr="006F178A">
        <w:rPr>
          <w:rtl/>
        </w:rPr>
        <w:t xml:space="preserve">.</w:t>
      </w:r>
    </w:p>
    <w:p w:rsidR="005851B8" w:rsidRPr="006F178A" w:rsidRDefault="005851B8" w:rsidP="005851B8">
      <w:pPr>
        <w:rPr>
          <w:rtl/>
        </w:rPr>
      </w:pPr>
      <w:r w:rsidRPr="006F178A">
        <w:rPr>
          <w:rtl/>
        </w:rPr>
        <w:t xml:space="preserve">בנו היינו בשילדתו אמו בשדה. </w:t>
      </w:r>
      <w:r>
        <w:rPr>
          <w:rtl/>
        </w:rPr>
        <w:t>ואפי'</w:t>
      </w:r>
      <w:r w:rsidRPr="006F178A">
        <w:rPr>
          <w:rtl/>
        </w:rPr>
        <w:t xml:space="preserve"> הן מאה היינו </w:t>
      </w:r>
      <w:r>
        <w:rPr>
          <w:rtl/>
        </w:rPr>
        <w:t>אפי'</w:t>
      </w:r>
      <w:r w:rsidRPr="006F178A">
        <w:rPr>
          <w:rtl/>
        </w:rPr>
        <w:t xml:space="preserve"> </w:t>
      </w:r>
      <w:ins w:id="93452" w:author="מנוע מכני" w:date="2026-10-11T12:04:40Z">
        <w:r>
          <w:rPr>
            <w:rtl/>
          </w:rPr>
          <w:t xml:space="preserve">דקשה</w:t>
        </w:r>
      </w:ins>
      <w:del w:id="93453" w:author="מנוע מכני" w:date="2026-10-11T12:04:40Z">
        <w:r w:rsidRPr="006F178A">
          <w:rPr>
            <w:rtl/>
          </w:rPr>
          <w:delText xml:space="preserve">דקשיא</w:delText>
        </w:r>
      </w:del>
      <w:r w:rsidRPr="006F178A">
        <w:rPr>
          <w:rtl/>
        </w:rPr>
        <w:t xml:space="preserve"> </w:t>
      </w:r>
      <w:ins w:id="93082" w:author="מנוע מכני" w:date="2026-10-11T12:04:40Z">
        <w:r>
          <w:rPr>
            <w:rtl/>
          </w:rPr>
          <w:t xml:space="preserve">לו</w:t>
        </w:r>
      </w:ins>
      <w:del w:id="93083" w:author="מנוע מכני" w:date="2026-10-11T12:04:40Z">
        <w:r w:rsidRPr="006F178A">
          <w:rPr>
            <w:rtl/>
          </w:rPr>
          <w:delText xml:space="preserve">ליה</w:delText>
        </w:r>
      </w:del>
      <w:r w:rsidRPr="006F178A">
        <w:rPr>
          <w:rtl/>
        </w:rPr>
        <w:t xml:space="preserve"> לתינוק שמטלטלין אותו מיד ליד.</w:t>
      </w:r>
    </w:p>
    <w:p w:rsidR="005851B8" w:rsidRDefault="005851B8" w:rsidP="005851B8">
      <w:pPr>
        <w:pStyle w:val="affffd"/>
        <w:spacing w:after="0"/>
        <w:rPr>
          <w:del w:id="90046" w:author="מנוע עיצוב" w:date="2026-10-11T12:09:26Z"/>
          <w:rFonts w:ascii="MS Mincho" w:hAnsi="MS Mincho"/>
          <w:bCs w:val="0"/>
          <w:rtl/>
        </w:rPr>
      </w:pPr>
      <w:del w:id="90045" w:author="מנוע עיצוב" w:date="2026-10-11T12:09:26Z">
        <w:r>
          <w:rPr>
            <w:rFonts w:ascii="MS Mincho" w:hAnsi="MS Mincho" w:hint="cs"/>
            <w:bCs w:val="0"/>
            <w:rtl/>
          </w:rPr>
          <w:delText xml:space="preserve"> ׻</w:delText>
        </w:r>
      </w:del>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צז:</w:t>
      </w:r>
    </w:p>
    <w:p w:rsidR="005851B8" w:rsidRPr="009757B9" w:rsidRDefault="005851B8" w:rsidP="005851B8">
      <w:pPr>
        <w:pStyle w:val="affff1"/>
        <w:ind w:end="0"/>
        <w:rPr>
          <w:rStyle w:val="afffe"/>
          <w:rFonts w:ascii="Fb Fontext" w:hAnsi="Fb Fontext"/>
          <w:b/>
          <w:bCs w:val="0"/>
          <w:sz w:val="20"/>
          <w:rtl/>
        </w:rPr>
        <w:pPrChange w:id="20073" w:author="קלוד" w:date="2026-10-11T09:07:28Z">
          <w:pPr>
            <w:pStyle w:val="affff1"/>
            <w:rPr>
              <w:rStyle w:val="afffe"/>
              <w:rFonts w:ascii="Fb Fontext" w:hAnsi="Fb Fontext"/>
              <w:b/>
              <w:bCs w:val="0"/>
              <w:sz w:val="20"/>
              <w:rtl/>
            </w:rPr>
          </w:pPr>
        </w:pPrChange>
      </w:pPr>
      <w:ins w:id="9825" w:author="מספור קטעי משנה" w:date="2026-10-11T09:25:21Z">
        <w:r>
          <w:rPr>
            <w:rStyle w:val="MisparKeta"/>
          </w:rPr>
          <w:t xml:space="preserve">ג. </w:t>
        </w:r>
      </w:ins>
      <w:r w:rsidRPr="00E62A50">
        <w:rPr>
          <w:rStyle w:val="afffe"/>
          <w:rFonts w:ascii="Fb Fontext" w:hAnsi="Fb Fontext" w:hint="cs"/>
          <w:bCs w:val="0"/>
          <w:rtl/>
          <w:rPrChange w:id="40132" w:author="Claude" w:date="2026-10-11T09:07:36Z">
            <w:rPr>
              <w:rStyle w:val="afffe"/>
              <w:rFonts w:ascii="Fb Fontext" w:hAnsi="Fb Fontext" w:hint="cs"/>
              <w:bCs w:val="0"/>
              <w:sz w:val="20"/>
              <w:rtl/>
            </w:rPr>
          </w:rPrChange>
        </w:rPr>
        <w:t xml:space="preserve"> </w:t>
      </w:r>
      <w:r w:rsidRPr="00E62A50">
        <w:rPr>
          <w:rStyle w:val="afffe"/>
          <w:rFonts w:ascii="Fb Fontext" w:hAnsi="Fb Fontext"/>
          <w:bCs w:val="0"/>
          <w:rtl/>
          <w:rPrChange w:id="40133" w:author="Claude" w:date="2026-10-11T09:07:36Z">
            <w:rPr>
              <w:rStyle w:val="afffe"/>
              <w:rFonts w:ascii="Fb Fontext" w:hAnsi="Fb Fontext"/>
              <w:bCs w:val="0"/>
              <w:sz w:val="20"/>
              <w:rtl/>
            </w:rPr>
          </w:rPrChange>
        </w:rPr>
        <w:t>ר"י אומר נותן אדם חבית.</w:t>
      </w:r>
    </w:p>
    <w:p w:rsidR="005851B8" w:rsidRPr="006F178A" w:rsidRDefault="005851B8" w:rsidP="005851B8">
      <w:pPr>
        <w:rPr>
          <w:rtl/>
        </w:rPr>
      </w:pPr>
      <w:r w:rsidRPr="006F178A">
        <w:rPr>
          <w:rStyle w:val="afffe"/>
          <w:rFonts w:ascii="Fb Fontext" w:hAnsi="Fb Fontext"/>
          <w:b/>
          <w:rtl/>
        </w:rPr>
        <w:t>א.</w:t>
      </w:r>
      <w:r w:rsidRPr="006F178A">
        <w:rPr>
          <w:rFonts w:ascii="Fb Fontext" w:hAnsi="Fb Fontext"/>
          <w:rtl/>
        </w:rPr>
        <w:t xml:space="preserve"> לוי סבא: היינו במערן מחבית לחבית. </w:t>
      </w:r>
      <w:r w:rsidRPr="006F178A">
        <w:rPr>
          <w:rStyle w:val="2fb"/>
          <w:rFonts w:ascii="Fb Fontext" w:hAnsi="Fb Fontext"/>
          <w:rtl/>
        </w:rPr>
        <w:t xml:space="preserve">ור"י</w:t>
      </w:r>
      <w:r w:rsidRPr="006F178A">
        <w:rPr>
          <w:rFonts w:ascii="Fb Fontext" w:hAnsi="Fb Fontext"/>
          <w:rtl/>
        </w:rPr>
        <w:t xml:space="preserve"> </w:t>
      </w:r>
      <w:ins w:id="91744" w:author="מנוע מכני" w:date="2026-10-11T12:04:40Z">
        <w:r>
          <w:rPr>
            <w:rFonts w:ascii="Fb Fontext" w:hAnsi="Fb Fontext"/>
            <w:rtl/>
          </w:rPr>
          <w:t xml:space="preserve">לשיטתו</w:t>
        </w:r>
      </w:ins>
      <w:del w:id="91745" w:author="מנוע מכני" w:date="2026-10-11T12:04:40Z">
        <w:r w:rsidRPr="006F178A">
          <w:rPr>
            <w:rFonts w:ascii="Fb Fontext" w:hAnsi="Fb Fontext"/>
            <w:rtl/>
          </w:rPr>
          <w:delText xml:space="preserve">לטעמיה</w:delText>
        </w:r>
      </w:del>
      <w:r w:rsidRPr="006F178A">
        <w:rPr>
          <w:rFonts w:ascii="Fb Fontext" w:hAnsi="Fb Fontext"/>
          <w:rtl/>
        </w:rPr>
        <w:t xml:space="preserve"> דמים אין בהם ממש. </w:t>
      </w:r>
      <w:r w:rsidRPr="006F178A">
        <w:rPr>
          <w:rFonts w:ascii="Fb Fontext" w:hAnsi="Fb Fontext"/>
          <w:rtl/>
        </w:rPr>
        <w:t xml:space="preserve">דתנן</w:t>
      </w:r>
      <w:r w:rsidRPr="006F178A">
        <w:rPr>
          <w:rFonts w:ascii="Fb Fontext" w:hAnsi="Fb Fontext"/>
          <w:rtl/>
        </w:rPr>
        <w:t xml:space="preserve">: </w:t>
      </w:r>
      <w:r w:rsidRPr="006F178A">
        <w:rPr>
          <w:rStyle w:val="2fb"/>
          <w:rFonts w:ascii="Fb Fontext" w:hAnsi="Fb Fontext"/>
          <w:rtl/>
        </w:rPr>
        <w:t xml:space="preserve">ר"י</w:t>
      </w:r>
      <w:r w:rsidRPr="006F178A">
        <w:rPr>
          <w:rFonts w:ascii="Fb Fontext" w:hAnsi="Fb Fontext"/>
          <w:rtl/>
        </w:rPr>
        <w:t xml:space="preserve"> פוטר במים, מפני שאין בהן ממש.</w:t>
      </w:r>
    </w:p>
    <w:p w:rsidR="005851B8" w:rsidRPr="006F178A" w:rsidRDefault="005851B8" w:rsidP="005851B8">
      <w:pPr>
        <w:rPr>
          <w:rStyle w:val="afffe"/>
          <w:rFonts w:ascii="Fb Fontext" w:hAnsi="Fb Fontext"/>
          <w:b/>
          <w:rtl/>
        </w:rPr>
      </w:pPr>
      <w:r w:rsidRPr="006F178A">
        <w:rPr>
          <w:rtl/>
        </w:rPr>
        <w:t xml:space="preserve">ונדחה </w:t>
      </w:r>
      <w:ins w:id="91748" w:author="מנוע מכני" w:date="2026-10-11T12:04:40Z">
        <w:r>
          <w:rPr>
            <w:rtl/>
          </w:rPr>
          <w:t xml:space="preserve">שהרי</w:t>
        </w:r>
      </w:ins>
      <w:del w:id="91749" w:author="מנוע מכני" w:date="2026-10-11T12:04:40Z">
        <w:r w:rsidRPr="006F178A">
          <w:rPr>
            <w:rtl/>
          </w:rPr>
          <w:delText xml:space="preserve">דהא</w:delText>
        </w:r>
      </w:del>
      <w:r w:rsidRPr="006F178A">
        <w:rPr>
          <w:rtl/>
        </w:rPr>
        <w:t xml:space="preserve"> דווקא בבליען בעיסה </w:t>
      </w:r>
      <w:r w:rsidRPr="006F178A">
        <w:rPr>
          <w:rtl/>
        </w:rPr>
        <w:t xml:space="preserve">משא"כ</w:t>
      </w:r>
      <w:r w:rsidRPr="006F178A">
        <w:rPr>
          <w:rtl/>
        </w:rPr>
        <w:t xml:space="preserve"> </w:t>
      </w:r>
      <w:ins w:id="91746" w:author="מנוע מכני" w:date="2026-10-11T12:04:40Z">
        <w:r>
          <w:rPr>
            <w:rtl/>
          </w:rPr>
          <w:t xml:space="preserve">מקום</w:t>
        </w:r>
      </w:ins>
      <w:del w:id="91747" w:author="מנוע מכני" w:date="2026-10-11T12:04:40Z">
        <w:r w:rsidRPr="006F178A">
          <w:rPr>
            <w:rtl/>
          </w:rPr>
          <w:delText xml:space="preserve">היכא</w:delText>
        </w:r>
      </w:del>
      <w:r w:rsidRPr="006F178A">
        <w:rPr>
          <w:rtl/>
        </w:rPr>
        <w:t xml:space="preserve"> שיתנהו בעינניהו וביותר </w:t>
      </w:r>
      <w:ins w:id="91750" w:author="מנוע מכני" w:date="2026-10-11T12:04:40Z">
        <w:r>
          <w:rPr>
            <w:rtl/>
          </w:rPr>
          <w:t xml:space="preserve">שהרי</w:t>
        </w:r>
      </w:ins>
      <w:del w:id="91751" w:author="מנוע מכני" w:date="2026-10-11T12:04:40Z">
        <w:r w:rsidRPr="006F178A">
          <w:rPr>
            <w:rtl/>
          </w:rPr>
          <w:delText xml:space="preserve">דהא</w:delText>
        </w:r>
      </w:del>
      <w:r w:rsidRPr="006F178A">
        <w:rPr>
          <w:rtl/>
        </w:rPr>
        <w:t xml:space="preserve"> </w:t>
      </w:r>
      <w:r w:rsidRPr="006F178A">
        <w:rPr>
          <w:rStyle w:val="2fb"/>
          <w:rtl/>
        </w:rPr>
        <w:t xml:space="preserve">ר"י</w:t>
      </w:r>
      <w:r w:rsidRPr="006F178A">
        <w:rPr>
          <w:rtl/>
        </w:rPr>
        <w:t xml:space="preserve"> אומר מים ומלח בטלין בעיסה, </w:t>
      </w:r>
      <w:r w:rsidRPr="006F178A">
        <w:rPr>
          <w:rStyle w:val="afffe"/>
          <w:rFonts w:ascii="Fb Fontext" w:hAnsi="Fb Fontext"/>
          <w:rtl/>
        </w:rPr>
        <w:t>ואין בטלין בקדירה</w:t>
      </w:r>
      <w:r w:rsidRPr="006F178A">
        <w:rPr>
          <w:rtl/>
        </w:rPr>
        <w:t>, מפני רוטבהוכ"ש בחבית.</w:t>
      </w:r>
    </w:p>
    <w:p>
      <w:pPr>
        <w:pStyle w:val="38"/>
        <w:rPr>
          <w:ins w:id="96795" w:author="מנוע מכני" w:date="2026-10-11T12:04:40Z"/>
        </w:rPr>
      </w:pPr>
      <w:r w:rsidRPr="006F178A">
        <w:t>ב.</w:t>
      </w:r>
      <w:r w:rsidRPr="006F178A">
        <w:t xml:space="preserve"> רבא:</w:t>
      </w:r>
    </w:p>
    <w:p w:rsidR="005851B8" w:rsidRPr="006F178A" w:rsidRDefault="005851B8" w:rsidP="005851B8">
      <w:pPr>
        <w:rPr>
          <w:rStyle w:val="afffe"/>
          <w:rFonts w:ascii="Fb Fontext" w:hAnsi="Fb Fontext"/>
          <w:b/>
          <w:rtl/>
        </w:rPr>
      </w:pPr>
      <w:del w:id="96796" w:author="מנוע מכני" w:date="2026-10-11T12:04:40Z">
        <w:r w:rsidRPr="006F178A">
          <w:rPr>
            <w:rtl/>
          </w:rPr>
          <w:delText xml:space="preserve"> </w:delText>
        </w:r>
      </w:del>
      <w:ins w:id="91752" w:author="מנוע מכני" w:date="2026-10-11T12:04:40Z">
        <w:r>
          <w:rPr>
            <w:rtl/>
          </w:rPr>
          <w:t xml:space="preserve">כאן</w:t>
        </w:r>
      </w:ins>
      <w:del w:id="91753" w:author="מנוע מכני" w:date="2026-10-11T12:04:40Z">
        <w:r w:rsidRPr="006F178A">
          <w:rPr>
            <w:rtl/>
          </w:rPr>
          <w:delText xml:space="preserve">הכא</w:delText>
        </w:r>
      </w:del>
      <w:r w:rsidRPr="006F178A">
        <w:rPr>
          <w:rtl/>
        </w:rPr>
        <w:t xml:space="preserve"> בחבית שקנתה שביתה, ומים שלא קנו שביתה </w:t>
      </w:r>
      <w:ins w:id="93084" w:author="מנוע מכני" w:date="2026-10-11T12:04:40Z">
        <w:r>
          <w:rPr>
            <w:rtl/>
          </w:rPr>
          <w:t xml:space="preserve">מדובר</w:t>
        </w:r>
      </w:ins>
      <w:del w:id="93085" w:author="מנוע מכני" w:date="2026-10-11T12:04:40Z">
        <w:r w:rsidRPr="006F178A">
          <w:rPr>
            <w:rtl/>
          </w:rPr>
          <w:delText xml:space="preserve">עסקינן</w:delText>
        </w:r>
      </w:del>
      <w:r w:rsidRPr="006F178A">
        <w:rPr>
          <w:rtl/>
        </w:rPr>
        <w:t xml:space="preserve">, דבטלה חבית לגבי מים. כדתנן: המוציא החי במטה פטור אף על המטה, מפני שהמטה טפילה לו. המוציא אוכלין פחות מכשיעור בכלי פטור אף על הכלי, שהכלי טפל לו.</w:t>
      </w:r>
    </w:p>
    <w:p w:rsidR="005851B8" w:rsidRPr="006F178A" w:rsidRDefault="005851B8" w:rsidP="005851B8">
      <w:pPr>
        <w:rPr>
          <w:rStyle w:val="afffe"/>
          <w:rFonts w:ascii="Fb Fontext" w:hAnsi="Fb Fontext"/>
          <w:b/>
          <w:rtl/>
        </w:rPr>
      </w:pPr>
      <w:r w:rsidRPr="006F178A">
        <w:rPr>
          <w:rStyle w:val="afffe"/>
          <w:rFonts w:ascii="Fb Fontext" w:hAnsi="Fb Fontext"/>
          <w:b/>
          <w:rtl/>
        </w:rPr>
        <w:t>ג.</w:t>
      </w:r>
      <w:r w:rsidRPr="006F178A">
        <w:rPr>
          <w:rtl/>
        </w:rPr>
        <w:t xml:space="preserve"> </w:t>
      </w:r>
      <w:r w:rsidRPr="006F178A">
        <w:rPr>
          <w:rStyle w:val="2fb"/>
          <w:rtl/>
        </w:rPr>
        <w:t xml:space="preserve">רב יוסף</w:t>
      </w:r>
      <w:r w:rsidRPr="006F178A">
        <w:rPr>
          <w:rtl/>
        </w:rPr>
        <w:t xml:space="preserve"> מתני' מיירי בשיירא </w:t>
      </w:r>
      <w:ins w:id="91754" w:author="מנוע מכני" w:date="2026-10-11T12:04:40Z">
        <w:r>
          <w:rPr>
            <w:rtl/>
          </w:rPr>
          <w:t xml:space="preserve">שהרי</w:t>
        </w:r>
      </w:ins>
      <w:del w:id="91755" w:author="מנוע מכני" w:date="2026-10-11T12:04:40Z">
        <w:r w:rsidRPr="006F178A">
          <w:rPr>
            <w:rtl/>
          </w:rPr>
          <w:delText xml:space="preserve">דהא</w:delText>
        </w:r>
      </w:del>
      <w:r w:rsidRPr="006F178A">
        <w:rPr>
          <w:rtl/>
        </w:rPr>
        <w:t xml:space="preserve"> </w:t>
      </w:r>
      <w:r w:rsidRPr="006F178A">
        <w:rPr>
          <w:rStyle w:val="2fb"/>
          <w:rtl/>
        </w:rPr>
        <w:t xml:space="preserve">ר"י</w:t>
      </w:r>
      <w:r w:rsidRPr="006F178A">
        <w:rPr>
          <w:rtl/>
        </w:rPr>
        <w:t xml:space="preserve"> אומר: בשיירא נותן אדם חבית לחבירו, וחבירו לחבירו. ומשמע דווקא בשיירא.</w:t>
      </w:r>
    </w:p>
    <w:p>
      <w:pPr>
        <w:pStyle w:val="38"/>
        <w:rPr>
          <w:ins w:id="96797" w:author="מנוע מכני" w:date="2026-10-11T12:04:40Z"/>
        </w:rPr>
      </w:pPr>
      <w:r w:rsidRPr="006F178A">
        <w:t>ד.</w:t>
      </w:r>
      <w:r w:rsidRPr="006F178A">
        <w:t xml:space="preserve"> אביי:</w:t>
      </w:r>
    </w:p>
    <w:p w:rsidR="005851B8" w:rsidRPr="006F178A" w:rsidRDefault="005851B8" w:rsidP="005851B8">
      <w:pPr>
        <w:rPr>
          <w:rStyle w:val="afffe"/>
          <w:rFonts w:ascii="Fb Fontext" w:hAnsi="Fb Fontext"/>
          <w:b/>
          <w:rtl/>
        </w:rPr>
      </w:pPr>
      <w:del w:id="96798" w:author="מנוע מכני" w:date="2026-10-11T12:04:40Z">
        <w:r w:rsidRPr="006F178A">
          <w:rPr>
            <w:rtl/>
          </w:rPr>
          <w:delText xml:space="preserve"> </w:delText>
        </w:r>
      </w:del>
      <w:r w:rsidRPr="006F178A">
        <w:rPr>
          <w:rtl/>
        </w:rPr>
        <w:t xml:space="preserve">בשיירא </w:t>
      </w:r>
      <w:r>
        <w:rPr>
          <w:rtl/>
        </w:rPr>
        <w:t>אפי'</w:t>
      </w:r>
      <w:r w:rsidRPr="006F178A">
        <w:rPr>
          <w:rtl/>
        </w:rPr>
        <w:t xml:space="preserve"> חבית </w:t>
      </w:r>
      <w:r w:rsidRPr="006F178A">
        <w:rPr>
          <w:rStyle w:val="afffe"/>
          <w:rFonts w:ascii="Fb Fontext" w:hAnsi="Fb Fontext"/>
          <w:rtl/>
        </w:rPr>
        <w:t>ו</w:t>
      </w:r>
      <w:r w:rsidRPr="006F178A">
        <w:rPr>
          <w:rtl/>
        </w:rPr>
        <w:t>מים שקנו שביתה. שלא בשיירא חבית שקנתה שביתה, ומים שלא קנו שביתה.</w:t>
      </w:r>
    </w:p>
    <w:p>
      <w:pPr>
        <w:pStyle w:val="38"/>
        <w:rPr>
          <w:ins w:id="96799" w:author="מנוע מכני" w:date="2026-10-11T12:04:40Z"/>
        </w:rPr>
      </w:pPr>
      <w:r w:rsidRPr="006F178A">
        <w:t>ה.</w:t>
      </w:r>
      <w:r w:rsidRPr="006F178A">
        <w:t xml:space="preserve"> רב אשי:</w:t>
      </w:r>
    </w:p>
    <w:p w:rsidR="005851B8" w:rsidRPr="006F178A" w:rsidRDefault="005851B8" w:rsidP="005851B8">
      <w:pPr>
        <w:rPr>
          <w:rtl/>
        </w:rPr>
      </w:pPr>
      <w:del w:id="96800" w:author="מנוע מכני" w:date="2026-10-11T12:04:40Z">
        <w:r w:rsidRPr="006F178A">
          <w:rPr>
            <w:rtl/>
          </w:rPr>
          <w:delText xml:space="preserve"> </w:delText>
        </w:r>
      </w:del>
      <w:ins w:id="91756" w:author="מנוע מכני" w:date="2026-10-11T12:04:40Z">
        <w:r>
          <w:rPr>
            <w:rtl/>
          </w:rPr>
          <w:t xml:space="preserve">כאן</w:t>
        </w:r>
      </w:ins>
      <w:del w:id="91757" w:author="מנוע מכני" w:date="2026-10-11T12:04:40Z">
        <w:r w:rsidRPr="006F178A">
          <w:rPr>
            <w:rtl/>
          </w:rPr>
          <w:delText xml:space="preserve">הכא</w:delText>
        </w:r>
      </w:del>
      <w:r w:rsidRPr="006F178A">
        <w:rPr>
          <w:rtl/>
        </w:rPr>
        <w:t xml:space="preserve"> בחבית ומים דהפקר: ואמרו לו היינו </w:t>
      </w:r>
      <w:r w:rsidRPr="006F178A">
        <w:rPr>
          <w:rStyle w:val="2fb"/>
          <w:rtl/>
        </w:rPr>
        <w:t xml:space="preserve">רי"ו</w:t>
      </w:r>
      <w:r w:rsidRPr="006F178A">
        <w:rPr>
          <w:rtl/>
        </w:rPr>
        <w:t xml:space="preserve"> בן נורי </w:t>
      </w:r>
      <w:ins w:id="94118" w:author="מנוע מכני" w:date="2026-10-11T12:04:40Z">
        <w:r>
          <w:rPr>
            <w:rtl/>
          </w:rPr>
          <w:t xml:space="preserve">דסבר</w:t>
        </w:r>
      </w:ins>
      <w:del w:id="94119" w:author="מנוע מכני" w:date="2026-10-11T12:04:40Z">
        <w:r w:rsidRPr="006F178A">
          <w:rPr>
            <w:rtl/>
          </w:rPr>
          <w:delText xml:space="preserve">דס"ל</w:delText>
        </w:r>
      </w:del>
      <w:r w:rsidRPr="006F178A">
        <w:rPr>
          <w:rtl/>
        </w:rPr>
        <w:t xml:space="preserve"> חפצי הפקר קונין </w:t>
      </w:r>
      <w:r w:rsidRPr="00132755">
        <w:rPr>
          <w:rtl/>
        </w:rPr>
        <w:t xml:space="preserve">שביתה. </w:t>
      </w:r>
      <w:ins w:id="93086" w:author="מנוע מכני" w:date="2026-10-11T12:04:40Z">
        <w:r>
          <w:rPr>
            <w:rtl/>
          </w:rPr>
          <w:t xml:space="preserve">ומה</w:t>
        </w:r>
      </w:ins>
      <w:del w:id="93087" w:author="מנוע מכני" w:date="2026-10-11T12:04:40Z">
        <w:r w:rsidRPr="00132755">
          <w:rPr>
            <w:rtl/>
          </w:rPr>
          <w:delText xml:space="preserve">ומאי</w:delText>
        </w:r>
      </w:del>
      <w:r w:rsidRPr="00132755">
        <w:rPr>
          <w:rtl/>
        </w:rPr>
        <w:t xml:space="preserve"> </w:t>
      </w:r>
      <w:r w:rsidRPr="00132755">
        <w:rPr>
          <w:rtl/>
        </w:rPr>
        <w:t xml:space="preserve">לא</w:t>
      </w:r>
      <w:r w:rsidRPr="00132755">
        <w:rPr>
          <w:rtl/>
        </w:rPr>
        <w:t xml:space="preserve"> תהלך זו יותר מרגלי הבעלים - </w:t>
      </w:r>
      <w:r w:rsidRPr="00132755">
        <w:rPr>
          <w:rtl/>
        </w:rPr>
        <w:t xml:space="preserve">לא</w:t>
      </w:r>
      <w:r w:rsidRPr="00132755">
        <w:rPr>
          <w:rtl/>
        </w:rPr>
        <w:t xml:space="preserve"> יהלכו אלו יותר מכלים שיש להם בעלים.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81" w:author="קלוד" w:date="2026-10-11T09:07:28Z"/>
        </w:rPr>
      </w:pPr>
      <w:ins w:id="20380" w:author="קלוד" w:date="2026-10-11T09:07:28Z">
        <w:r>
          <w:t xml:space="preserve">משנה ג</w:t>
        </w:r>
      </w:ins>
    </w:p>
    <w:p w:rsidR="005851B8" w:rsidRPr="00E62A50" w:rsidRDefault="005851B8" w:rsidP="005851B8">
      <w:pPr>
        <w:pStyle w:val="afff9"/>
        <w:rPr>
          <w:del w:id="20215" w:author="קלוד" w:date="2026-10-11T09:07:28Z"/>
          <w:rtl/>
        </w:rPr>
      </w:pPr>
      <w:del w:id="20214"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67" w:author="קלוד" w:date="2026-10-11T12:09:42Z">
          <w:pPr>
            <w:pStyle w:val="afff9"/>
          </w:pPr>
        </w:pPrChange>
      </w:pPr>
      <w:r w:rsidRPr="00E62A50">
        <w:rPr>
          <w:rtl/>
        </w:rPr>
        <w:t>היה קורא בספר על האיסקופה, ונתגלגל הספר מידו - גוללו אצלו.</w:t>
      </w:r>
    </w:p>
    <w:p w:rsidR="005851B8" w:rsidRPr="00E62A50" w:rsidRDefault="005851B8" w:rsidP="005851B8">
      <w:pPr>
        <w:pStyle w:val="afff9"/>
        <w:rPr>
          <w:rtl/>
        </w:rPr>
      </w:pPr>
      <w:r w:rsidRPr="00E62A50">
        <w:rPr>
          <w:rtl/>
        </w:rPr>
        <w:t>היה קורא בראש הגג ונתגלגל הספר מידו, עד שלא הגיע לי' טפחים גוללו אצלו, משהגיע לי' טפחים הופכו על הכתב.</w:t>
      </w:r>
    </w:p>
    <w:p w:rsidR="005851B8" w:rsidRPr="00E62A50" w:rsidRDefault="005851B8" w:rsidP="005851B8">
      <w:pPr>
        <w:pStyle w:val="afff9"/>
        <w:rPr>
          <w:rtl/>
        </w:rPr>
      </w:pPr>
      <w:r>
        <w:rPr>
          <w:rStyle w:val="TanaimMishna"/>
          <w:rtl/>
          <w:rPrChange w:id="98133" w:author="Claude" w:date="2026-10-11T09:07:58Z">
            <w:rPr>
              <w:rtl/>
            </w:rPr>
          </w:rPrChange>
        </w:rPr>
        <w:t xml:space="preserve">ר"י</w:t>
      </w:r>
      <w:r>
        <w:rPr>
          <w:rStyle w:val="TanaimMishna"/>
          <w:rtl/>
          <w:rPrChange w:id="98134" w:author="Claude" w:date="2026-10-11T09:07:58Z">
            <w:rPr>
              <w:rtl/>
            </w:rPr>
          </w:rPrChange>
        </w:rPr>
        <w:t xml:space="preserve">:</w:t>
      </w:r>
      <w:r>
        <w:rPr>
          <w:rtl/>
        </w:rPr>
        <w:t xml:space="preserve"> אפי' אין מסולק מן הארץ אלא כמלא מחט גוללו אצלו.</w:t>
      </w:r>
    </w:p>
    <w:p w:rsidR="005851B8" w:rsidRPr="00E62A50" w:rsidRDefault="005851B8" w:rsidP="005851B8">
      <w:pPr>
        <w:pStyle w:val="afff9"/>
        <w:rPr>
          <w:rtl/>
        </w:rPr>
      </w:pPr>
      <w:r>
        <w:rPr>
          <w:rStyle w:val="TanaimMishna"/>
          <w:rtl/>
          <w:rPrChange w:id="98135" w:author="Claude" w:date="2026-10-11T09:07:58Z">
            <w:rPr>
              <w:rtl/>
            </w:rPr>
          </w:rPrChange>
        </w:rPr>
        <w:t xml:space="preserve">ר"ש</w:t>
      </w:r>
      <w:r>
        <w:rPr>
          <w:rStyle w:val="TanaimMishna"/>
          <w:rtl/>
          <w:rPrChange w:id="98136" w:author="Claude" w:date="2026-10-11T09:07:58Z">
            <w:rPr>
              <w:rtl/>
            </w:rPr>
          </w:rPrChange>
        </w:rPr>
        <w:t xml:space="preserve">:</w:t>
      </w:r>
      <w:r>
        <w:rPr>
          <w:rtl/>
        </w:rPr>
        <w:t xml:space="preserve"> אפילו בארץ עצמו גוללו אצלו, שאין לך דבר משום שבות עומד בפני כתבי הקודש.</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צח.</w:t>
      </w:r>
    </w:p>
    <w:p>
      <w:pPr>
        <w:pStyle w:val="afffff8"/>
        <w:rPr>
          <w:ins w:id="90059" w:author="קלוד" w:date="2026-10-11T12:24:08Z"/>
        </w:rPr>
      </w:pPr>
      <w:ins w:id="90060" w:author="קלוד" w:date="2026-10-11T12:24:08Z">
        <w:r>
          <w:rPr>
            <w:color w:val="7B3F00"/>
          </w:rPr>
          <w:t xml:space="preserve">גלגול ספר באיסקופה - שבות מפני כתבי הקודש</w:t>
        </w:r>
      </w:ins>
    </w:p>
    <w:p w:rsidR="005851B8" w:rsidRPr="006F178A" w:rsidRDefault="005851B8" w:rsidP="005851B8">
      <w:pPr>
        <w:rPr>
          <w:rStyle w:val="afffe"/>
          <w:rFonts w:ascii="Fb Fontext" w:hAnsi="Fb Fontext"/>
          <w:rtl/>
        </w:rPr>
      </w:pPr>
      <w:r w:rsidRPr="006F178A">
        <w:rPr>
          <w:rStyle w:val="afffe"/>
          <w:rFonts w:ascii="Fb Fontext" w:hAnsi="Fb Fontext"/>
          <w:rtl/>
        </w:rPr>
        <w:t>איסקופה.</w:t>
      </w:r>
    </w:p>
    <w:p w:rsidR="005851B8" w:rsidRPr="009757B9" w:rsidRDefault="005851B8" w:rsidP="005851B8">
      <w:pPr>
        <w:rPr>
          <w:rFonts w:cs="Guttman Vilna"/>
          <w:b/>
          <w:bCs/>
          <w:rtl/>
        </w:rPr>
      </w:pPr>
      <w:r w:rsidRPr="006F178A">
        <w:rPr>
          <w:rtl/>
        </w:rPr>
        <w:t xml:space="preserve">א איסקופה </w:t>
      </w:r>
      <w:r w:rsidRPr="006F178A">
        <w:rPr>
          <w:rtl/>
        </w:rPr>
        <w:t xml:space="preserve">רה"י</w:t>
      </w:r>
      <w:r w:rsidRPr="006F178A">
        <w:rPr>
          <w:rtl/>
        </w:rPr>
        <w:t xml:space="preserve">, וקמה </w:t>
      </w:r>
      <w:r w:rsidRPr="006F178A">
        <w:rPr>
          <w:rtl/>
        </w:rPr>
        <w:t xml:space="preserve">רה"ר</w:t>
      </w:r>
      <w:r w:rsidRPr="006F178A">
        <w:rPr>
          <w:rtl/>
        </w:rPr>
        <w:t xml:space="preserve">, ולא </w:t>
      </w:r>
      <w:ins w:id="93088" w:author="מנוע מכני" w:date="2026-10-11T12:04:40Z">
        <w:r>
          <w:rPr>
            <w:rtl/>
          </w:rPr>
          <w:t xml:space="preserve">גוזרים</w:t>
        </w:r>
      </w:ins>
      <w:del w:id="93089" w:author="מנוע מכני" w:date="2026-10-11T12:04:40Z">
        <w:r w:rsidRPr="006F178A">
          <w:rPr>
            <w:rtl/>
          </w:rPr>
          <w:delText xml:space="preserve">גזרינן</w:delText>
        </w:r>
      </w:del>
      <w:r w:rsidRPr="006F178A">
        <w:rPr>
          <w:rtl/>
        </w:rPr>
        <w:t xml:space="preserve"> </w:t>
      </w:r>
      <w:ins w:id="93090" w:author="מנוע מכני" w:date="2026-10-11T12:04:40Z">
        <w:r>
          <w:rPr>
            <w:rtl/>
          </w:rPr>
          <w:t xml:space="preserve">שמא</w:t>
        </w:r>
      </w:ins>
      <w:del w:id="93091" w:author="מנוע מכני" w:date="2026-10-11T12:04:40Z">
        <w:r w:rsidRPr="006F178A">
          <w:rPr>
            <w:rtl/>
          </w:rPr>
          <w:delText xml:space="preserve">דילמא</w:delText>
        </w:r>
      </w:del>
      <w:r w:rsidRPr="006F178A">
        <w:rPr>
          <w:rtl/>
        </w:rPr>
        <w:t xml:space="preserve"> נפיל ואתי לאתויי </w:t>
      </w:r>
      <w:r w:rsidRPr="006F178A">
        <w:rPr>
          <w:rStyle w:val="2fb"/>
          <w:rtl/>
        </w:rPr>
        <w:t xml:space="preserve">וכר"ש</w:t>
      </w:r>
      <w:r w:rsidRPr="006F178A">
        <w:rPr>
          <w:rtl/>
        </w:rPr>
        <w:t xml:space="preserve"> דכל דבר שהוא משום שבות אינו עומד בפני כתבי הקודש.</w:t>
      </w:r>
    </w:p>
    <w:p>
      <w:pPr>
        <w:pStyle w:val="38"/>
        <w:rPr>
          <w:ins w:id="96801" w:author="מנוע מכני" w:date="2026-10-11T12:04:40Z"/>
        </w:rPr>
      </w:pPr>
      <w:ins w:id="93454" w:author="מנוע מכני" w:date="2026-10-11T12:04:40Z">
        <w:r>
          <w:t xml:space="preserve">ואמצעית</w:t>
        </w:r>
      </w:ins>
      <w:del w:id="93455" w:author="מנוע מכני" w:date="2026-10-11T12:04:40Z">
        <w:r w:rsidRPr="006F178A">
          <w:delText xml:space="preserve">ומציעתא</w:delText>
        </w:r>
      </w:del>
      <w:r w:rsidRPr="006F178A">
        <w:t xml:space="preserve"> ר"י:</w:t>
      </w:r>
    </w:p>
    <w:p w:rsidR="005851B8" w:rsidRPr="009757B9" w:rsidRDefault="005851B8" w:rsidP="005851B8">
      <w:pPr>
        <w:rPr>
          <w:rFonts w:cs="Guttman Vilna"/>
          <w:b/>
          <w:bCs/>
          <w:rtl/>
        </w:rPr>
      </w:pPr>
      <w:del w:id="96802" w:author="מנוע מכני" w:date="2026-10-11T12:04:40Z">
        <w:r w:rsidRPr="006F178A">
          <w:rPr>
            <w:rtl/>
          </w:rPr>
          <w:delText xml:space="preserve"> </w:delText>
        </w:r>
      </w:del>
      <w:r w:rsidRPr="006F178A">
        <w:rPr>
          <w:rtl/>
        </w:rPr>
        <w:t xml:space="preserve">ד</w:t>
      </w:r>
      <w:r>
        <w:rPr>
          <w:rtl/>
        </w:rPr>
        <w:t>אפי'</w:t>
      </w:r>
      <w:r w:rsidRPr="006F178A">
        <w:rPr>
          <w:rtl/>
        </w:rPr>
        <w:t xml:space="preserve"> אין מסולק מן הארץ אלא מלא החוט גוללו אצלו. </w:t>
      </w:r>
      <w:r w:rsidRPr="006F178A">
        <w:rPr>
          <w:rStyle w:val="afffe"/>
          <w:rFonts w:ascii="Fb Fontext" w:hAnsi="Fb Fontext"/>
          <w:rtl/>
        </w:rPr>
        <w:t>וסיפא</w:t>
      </w:r>
      <w:r w:rsidRPr="006F178A">
        <w:rPr>
          <w:rtl/>
        </w:rPr>
        <w:t xml:space="preserve"> </w:t>
      </w:r>
      <w:r w:rsidRPr="006F178A">
        <w:rPr>
          <w:rStyle w:val="2fb"/>
          <w:rtl/>
        </w:rPr>
        <w:t xml:space="preserve">ר"ש</w:t>
      </w:r>
      <w:r w:rsidRPr="006F178A">
        <w:rPr>
          <w:rtl/>
        </w:rPr>
        <w:t xml:space="preserve">: </w:t>
      </w:r>
      <w:ins w:id="90484" w:author="מנוע מכני" w:date="2026-10-11T12:04:40Z">
        <w:r>
          <w:rPr>
            <w:rtl/>
          </w:rPr>
          <w:t xml:space="preserve">אפי'</w:t>
        </w:r>
      </w:ins>
      <w:del w:id="90485" w:author="מנוע מכני" w:date="2026-10-11T12:04:40Z">
        <w:r w:rsidRPr="006F178A">
          <w:rPr>
            <w:rtl/>
          </w:rPr>
          <w:delText xml:space="preserve">אפילו</w:delText>
        </w:r>
      </w:del>
      <w:r w:rsidRPr="006F178A">
        <w:rPr>
          <w:rtl/>
        </w:rPr>
        <w:t xml:space="preserve"> בארץ עצמה גוללו אצלו.</w:t>
      </w:r>
    </w:p>
    <w:p w:rsidR="005851B8" w:rsidRPr="006F178A" w:rsidRDefault="005851B8" w:rsidP="005851B8">
      <w:pPr>
        <w:rPr>
          <w:rStyle w:val="afffe"/>
          <w:rFonts w:ascii="Fb Fontext" w:hAnsi="Fb Fontext"/>
          <w:b/>
          <w:rtl/>
        </w:rPr>
      </w:pPr>
      <w:r w:rsidRPr="006F178A">
        <w:rPr>
          <w:rStyle w:val="2fb"/>
          <w:rtl/>
        </w:rPr>
        <w:t xml:space="preserve">וכר"י</w:t>
      </w:r>
      <w:r w:rsidRPr="006F178A">
        <w:rPr>
          <w:rtl/>
        </w:rPr>
        <w:t xml:space="preserve"> רישא וסיפא </w:t>
      </w:r>
      <w:r w:rsidRPr="006F178A">
        <w:rPr>
          <w:rStyle w:val="2fb"/>
          <w:rtl/>
        </w:rPr>
        <w:t xml:space="preserve">ר"ש</w:t>
      </w:r>
      <w:r w:rsidRPr="006F178A">
        <w:rPr>
          <w:rtl/>
        </w:rPr>
        <w:t xml:space="preserve">, </w:t>
      </w:r>
      <w:ins w:id="93456" w:author="מנוע מכני" w:date="2026-10-11T12:04:40Z">
        <w:r>
          <w:rPr>
            <w:rtl/>
          </w:rPr>
          <w:t xml:space="preserve">אמצעית</w:t>
        </w:r>
      </w:ins>
      <w:del w:id="93457" w:author="מנוע מכני" w:date="2026-10-11T12:04:40Z">
        <w:r w:rsidRPr="006F178A">
          <w:rPr>
            <w:rtl/>
          </w:rPr>
          <w:delText xml:space="preserve">מציעתא</w:delText>
        </w:r>
      </w:del>
      <w:r w:rsidRPr="006F178A">
        <w:rPr>
          <w:rtl/>
        </w:rPr>
        <w:t xml:space="preserve"> </w:t>
      </w:r>
      <w:r w:rsidRPr="006F178A">
        <w:rPr>
          <w:rStyle w:val="2fb"/>
          <w:rtl/>
        </w:rPr>
        <w:t xml:space="preserve">ר"י</w:t>
      </w:r>
      <w:r w:rsidRPr="006F178A">
        <w:rPr>
          <w:rtl/>
        </w:rPr>
        <w:t xml:space="preserve">.</w:t>
      </w:r>
    </w:p>
    <w:p>
      <w:pPr>
        <w:pStyle w:val="38"/>
        <w:rPr>
          <w:ins w:id="96803" w:author="מנוע מכני" w:date="2026-10-11T12:04:40Z"/>
        </w:rPr>
      </w:pPr>
      <w:r w:rsidRPr="006F178A">
        <w:t>ב.</w:t>
      </w:r>
      <w:r w:rsidRPr="006F178A">
        <w:t xml:space="preserve"> רבה:</w:t>
      </w:r>
    </w:p>
    <w:p w:rsidR="005851B8" w:rsidRPr="009757B9" w:rsidRDefault="005851B8" w:rsidP="005851B8">
      <w:pPr>
        <w:rPr>
          <w:rFonts w:cs="Guttman Vilna"/>
          <w:b/>
          <w:bCs/>
          <w:rtl/>
        </w:rPr>
      </w:pPr>
      <w:del w:id="96804" w:author="מנוע מכני" w:date="2026-10-11T12:04:40Z">
        <w:r w:rsidRPr="006F178A">
          <w:rPr>
            <w:rtl/>
          </w:rPr>
          <w:delText xml:space="preserve"> </w:delText>
        </w:r>
      </w:del>
      <w:ins w:id="91758" w:author="מנוע מכני" w:date="2026-10-11T12:04:40Z">
        <w:r>
          <w:rPr>
            <w:rtl/>
          </w:rPr>
          <w:t xml:space="preserve">כאן</w:t>
        </w:r>
      </w:ins>
      <w:del w:id="91759" w:author="מנוע מכני" w:date="2026-10-11T12:04:40Z">
        <w:r w:rsidRPr="006F178A">
          <w:rPr>
            <w:rtl/>
          </w:rPr>
          <w:delText xml:space="preserve">הכא</w:delText>
        </w:r>
      </w:del>
      <w:r w:rsidRPr="006F178A">
        <w:rPr>
          <w:rtl/>
        </w:rPr>
        <w:t xml:space="preserve"> באיסקופה הנדרסת </w:t>
      </w:r>
      <w:ins w:id="93092" w:author="מנוע מכני" w:date="2026-10-11T12:04:40Z">
        <w:r>
          <w:rPr>
            <w:rtl/>
          </w:rPr>
          <w:t xml:space="preserve">מדובר</w:t>
        </w:r>
      </w:ins>
      <w:del w:id="93093" w:author="מנוע מכני" w:date="2026-10-11T12:04:40Z">
        <w:r w:rsidRPr="006F178A">
          <w:rPr>
            <w:rtl/>
          </w:rPr>
          <w:delText xml:space="preserve">עסקינן</w:delText>
        </w:r>
      </w:del>
      <w:r w:rsidRPr="006F178A">
        <w:rPr>
          <w:rtl/>
        </w:rPr>
        <w:t xml:space="preserve">, ומשום בזיון כתבי הקדש שרו רבנן.</w:t>
      </w:r>
    </w:p>
    <w:p w:rsidR="005851B8" w:rsidRPr="009757B9" w:rsidRDefault="005851B8" w:rsidP="005851B8">
      <w:pPr>
        <w:rPr>
          <w:rFonts w:cs="Guttman Vilna"/>
          <w:b/>
          <w:bCs/>
          <w:rtl/>
        </w:rPr>
      </w:pPr>
      <w:r w:rsidRPr="006F178A">
        <w:rPr>
          <w:rtl/>
        </w:rPr>
        <w:lastRenderedPageBreak/>
        <w:t xml:space="preserve">והקשה </w:t>
      </w:r>
      <w:r w:rsidRPr="006F178A">
        <w:rPr>
          <w:rStyle w:val="2fb"/>
          <w:rtl/>
        </w:rPr>
        <w:lastRenderedPageBreak/>
        <w:t xml:space="preserve">אביי</w:t>
      </w:r>
      <w:r w:rsidRPr="006F178A">
        <w:rPr>
          <w:rtl/>
        </w:rPr>
        <w:lastRenderedPageBreak/>
        <w:t xml:space="preserve"> </w:t>
      </w:r>
      <w:ins w:id="91760" w:author="מנוע מכני" w:date="2026-10-11T12:04:40Z">
        <w:r>
          <w:rPr>
            <w:rtl/>
          </w:rPr>
          <w:t xml:space="preserve">דא"כ</w:t>
        </w:r>
      </w:ins>
      <w:del w:id="91761" w:author="מנוע מכני" w:date="2026-10-11T12:04:40Z">
        <w:r w:rsidRPr="006F178A">
          <w:rPr>
            <w:rtl/>
          </w:rPr>
          <w:lastRenderedPageBreak/>
          <w:delText xml:space="preserve">דאי הכי</w:delText>
        </w:r>
      </w:del>
      <w:r w:rsidRPr="006F178A">
        <w:rPr>
          <w:rtl/>
        </w:rPr>
        <w:lastRenderedPageBreak/>
        <w:t xml:space="preserve"> מה לי תוך ד"א או חוץ לד'א ד</w:t>
      </w:r>
      <w:r>
        <w:rPr>
          <w:rtl/>
        </w:rPr>
        <w:t>אמרי'</w:t>
      </w:r>
      <w:r w:rsidRPr="006F178A">
        <w:rPr>
          <w:rtl/>
        </w:rPr>
        <w:t xml:space="preserve"> </w:t>
      </w:r>
      <w:ins w:id="90503" w:author="Claude - סמנטי" w:date="2026-10-11T12:19:31Z">
        <w:r>
          <w:rPr>
            <w:rtl/>
          </w:rPr>
          <w:t xml:space="preserve">שהופכו</w:t>
        </w:r>
      </w:ins>
      <w:del w:id="90504" w:author="Claude - סמנטי" w:date="2026-10-11T12:19:31Z">
        <w:r w:rsidRPr="006F178A">
          <w:rPr>
            <w:rtl/>
          </w:rPr>
          <w:delText xml:space="preserve">דהופכו</w:delText>
        </w:r>
      </w:del>
      <w:r w:rsidRPr="006F178A">
        <w:rPr>
          <w:rtl/>
        </w:rPr>
        <w:t xml:space="preserve"> על הכתב הלא שבות הוא.</w:t>
      </w:r>
    </w:p>
    <w:p>
      <w:pPr>
        <w:pStyle w:val="38"/>
        <w:rPr>
          <w:ins w:id="96805" w:author="מנוע מכני" w:date="2026-10-11T12:04:40Z"/>
        </w:rPr>
      </w:pPr>
      <w:r w:rsidRPr="006F178A">
        <w:t xml:space="preserve">ג- אלא </w:t>
      </w:r>
      <w:r w:rsidRPr="006F178A">
        <w:t xml:space="preserve">אמר</w:t>
      </w:r>
      <w:r w:rsidRPr="006F178A">
        <w:t xml:space="preserve"> אביי:</w:t>
      </w:r>
    </w:p>
    <w:p w:rsidR="005851B8" w:rsidRPr="009757B9" w:rsidRDefault="005851B8" w:rsidP="005851B8">
      <w:pPr>
        <w:rPr>
          <w:rFonts w:cs="Guttman Vilna"/>
          <w:b/>
          <w:bCs/>
          <w:rtl/>
        </w:rPr>
      </w:pPr>
      <w:del w:id="96806" w:author="מנוע מכני" w:date="2026-10-11T12:04:40Z">
        <w:r w:rsidRPr="006F178A">
          <w:rPr>
            <w:rtl/>
          </w:rPr>
          <w:delText xml:space="preserve"> </w:delText>
        </w:r>
      </w:del>
      <w:ins w:id="91762" w:author="מנוע מכני" w:date="2026-10-11T12:04:40Z">
        <w:r>
          <w:rPr>
            <w:rtl/>
          </w:rPr>
          <w:t xml:space="preserve">כאן</w:t>
        </w:r>
      </w:ins>
      <w:del w:id="91763" w:author="מנוע מכני" w:date="2026-10-11T12:04:40Z">
        <w:r w:rsidRPr="006F178A">
          <w:rPr>
            <w:rtl/>
          </w:rPr>
          <w:delText xml:space="preserve">הכא</w:delText>
        </w:r>
      </w:del>
      <w:r w:rsidRPr="006F178A">
        <w:rPr>
          <w:rtl/>
        </w:rPr>
        <w:t xml:space="preserve"> באיסקופה כרמלית </w:t>
      </w:r>
      <w:ins w:id="93094" w:author="מנוע מכני" w:date="2026-10-11T12:04:40Z">
        <w:r>
          <w:rPr>
            <w:rtl/>
          </w:rPr>
          <w:t xml:space="preserve">מדובר</w:t>
        </w:r>
      </w:ins>
      <w:del w:id="93095" w:author="מנוע מכני" w:date="2026-10-11T12:04:40Z">
        <w:r w:rsidRPr="006F178A">
          <w:rPr>
            <w:rtl/>
          </w:rPr>
          <w:delText xml:space="preserve">עסקינן</w:delText>
        </w:r>
      </w:del>
      <w:r w:rsidRPr="006F178A">
        <w:rPr>
          <w:rtl/>
        </w:rPr>
        <w:t xml:space="preserve">, </w:t>
      </w:r>
      <w:r w:rsidRPr="006F178A">
        <w:rPr>
          <w:rStyle w:val="2fb"/>
          <w:rtl/>
        </w:rPr>
        <w:t xml:space="preserve">ורה"ר</w:t>
      </w:r>
      <w:r w:rsidRPr="006F178A">
        <w:rPr>
          <w:rtl/>
        </w:rPr>
        <w:t xml:space="preserve"> עוברת לפניה.</w:t>
      </w:r>
    </w:p>
    <w:p w:rsidR="005851B8" w:rsidRPr="009757B9" w:rsidRDefault="005851B8" w:rsidP="005851B8">
      <w:pPr>
        <w:rPr>
          <w:rFonts w:cs="Guttman Vilna"/>
          <w:b/>
          <w:bCs/>
          <w:rtl/>
        </w:rPr>
      </w:pPr>
      <w:r w:rsidRPr="006F178A">
        <w:rPr>
          <w:rtl/>
        </w:rPr>
        <w:t xml:space="preserve">תוך ד' אמות, </w:t>
      </w:r>
      <w:ins w:id="93832" w:author="מנוע מכני" w:date="2026-10-11T12:04:40Z">
        <w:r>
          <w:rPr>
            <w:rtl/>
          </w:rPr>
          <w:t xml:space="preserve">דאם </w:t>
        </w:r>
      </w:ins>
      <w:del w:id="93833" w:author="מנוע מכני" w:date="2026-10-11T12:04:40Z">
        <w:r w:rsidRPr="006F178A">
          <w:rPr>
            <w:rtl/>
          </w:rPr>
          <w:delText xml:space="preserve">דאי </w:delText>
        </w:r>
      </w:del>
      <w:r w:rsidRPr="006F178A">
        <w:rPr>
          <w:rtl/>
        </w:rPr>
        <w:t xml:space="preserve">נפיל </w:t>
      </w:r>
      <w:ins w:id="94696" w:author="מנוע מכני" w:date="2026-10-11T12:04:40Z">
        <w:r>
          <w:rPr>
            <w:rtl/>
          </w:rPr>
          <w:t xml:space="preserve">ומביא</w:t>
        </w:r>
      </w:ins>
      <w:del w:id="94697" w:author="מנוע מכני" w:date="2026-10-11T12:04:40Z">
        <w:r w:rsidRPr="006F178A">
          <w:rPr>
            <w:rtl/>
          </w:rPr>
          <w:delText xml:space="preserve">ומייתי</w:delText>
        </w:r>
      </w:del>
      <w:r w:rsidRPr="006F178A">
        <w:rPr>
          <w:rtl/>
        </w:rPr>
        <w:t xml:space="preserve"> </w:t>
      </w:r>
      <w:ins w:id="93096" w:author="מנוע מכני" w:date="2026-10-11T12:04:40Z">
        <w:r>
          <w:rPr>
            <w:rtl/>
          </w:rPr>
          <w:t xml:space="preserve">לו</w:t>
        </w:r>
      </w:ins>
      <w:del w:id="93097" w:author="מנוע מכני" w:date="2026-10-11T12:04:40Z">
        <w:r w:rsidRPr="006F178A">
          <w:rPr>
            <w:rtl/>
          </w:rPr>
          <w:delText xml:space="preserve">ליה</w:delText>
        </w:r>
      </w:del>
      <w:r w:rsidRPr="006F178A">
        <w:rPr>
          <w:rtl/>
        </w:rPr>
        <w:t xml:space="preserve"> </w:t>
      </w:r>
      <w:r w:rsidRPr="006F178A">
        <w:rPr>
          <w:rtl/>
        </w:rPr>
        <w:t xml:space="preserve">לא</w:t>
      </w:r>
      <w:r w:rsidRPr="006F178A">
        <w:rPr>
          <w:rtl/>
        </w:rPr>
        <w:t xml:space="preserve"> אתי לידי חיוב חטאת - שרו </w:t>
      </w:r>
      <w:ins w:id="93098" w:author="מנוע מכני" w:date="2026-10-11T12:04:40Z">
        <w:r>
          <w:rPr>
            <w:rtl/>
          </w:rPr>
          <w:t xml:space="preserve">לו</w:t>
        </w:r>
      </w:ins>
      <w:del w:id="93099" w:author="מנוע מכני" w:date="2026-10-11T12:04:40Z">
        <w:r w:rsidRPr="006F178A">
          <w:rPr>
            <w:rtl/>
          </w:rPr>
          <w:delText xml:space="preserve">ליה</w:delText>
        </w:r>
      </w:del>
      <w:r w:rsidRPr="006F178A">
        <w:rPr>
          <w:rtl/>
        </w:rPr>
        <w:t xml:space="preserve"> רבנן.</w:t>
      </w:r>
    </w:p>
    <w:p w:rsidR="005851B8" w:rsidRPr="009757B9" w:rsidRDefault="005851B8" w:rsidP="005851B8">
      <w:pPr>
        <w:rPr>
          <w:rFonts w:cs="Guttman Vilna"/>
          <w:b/>
          <w:bCs/>
          <w:rtl/>
        </w:rPr>
      </w:pPr>
      <w:r w:rsidRPr="006F178A">
        <w:rPr>
          <w:rtl/>
        </w:rPr>
        <w:t xml:space="preserve">חוץ לד'א, </w:t>
      </w:r>
      <w:ins w:id="93834" w:author="מנוע מכני" w:date="2026-10-11T12:04:40Z">
        <w:r>
          <w:rPr>
            <w:rtl/>
          </w:rPr>
          <w:t xml:space="preserve">דאם </w:t>
        </w:r>
      </w:ins>
      <w:del w:id="93835" w:author="מנוע מכני" w:date="2026-10-11T12:04:40Z">
        <w:r w:rsidRPr="006F178A">
          <w:rPr>
            <w:rtl/>
          </w:rPr>
          <w:delText xml:space="preserve">דאי </w:delText>
        </w:r>
      </w:del>
      <w:ins w:id="94698" w:author="מנוע מכני" w:date="2026-10-11T12:04:40Z">
        <w:r>
          <w:rPr>
            <w:rtl/>
          </w:rPr>
          <w:t xml:space="preserve">מביא</w:t>
        </w:r>
      </w:ins>
      <w:del w:id="94699" w:author="מנוע מכני" w:date="2026-10-11T12:04:40Z">
        <w:r w:rsidRPr="006F178A">
          <w:rPr>
            <w:rtl/>
          </w:rPr>
          <w:delText xml:space="preserve">מייתי</w:delText>
        </w:r>
      </w:del>
      <w:r w:rsidRPr="006F178A">
        <w:rPr>
          <w:rtl/>
        </w:rPr>
        <w:t xml:space="preserve"> </w:t>
      </w:r>
      <w:ins w:id="93100" w:author="מנוע מכני" w:date="2026-10-11T12:04:40Z">
        <w:r>
          <w:rPr>
            <w:rtl/>
          </w:rPr>
          <w:t xml:space="preserve">לו</w:t>
        </w:r>
      </w:ins>
      <w:del w:id="93101" w:author="מנוע מכני" w:date="2026-10-11T12:04:40Z">
        <w:r w:rsidRPr="006F178A">
          <w:rPr>
            <w:rtl/>
          </w:rPr>
          <w:delText xml:space="preserve">ליה</w:delText>
        </w:r>
      </w:del>
      <w:r w:rsidRPr="006F178A">
        <w:rPr>
          <w:rtl/>
        </w:rPr>
        <w:t xml:space="preserve"> אתי לידי חיוב חטאת - </w:t>
      </w:r>
      <w:r w:rsidRPr="006F178A">
        <w:rPr>
          <w:rtl/>
        </w:rPr>
        <w:t xml:space="preserve">לא</w:t>
      </w:r>
      <w:r w:rsidRPr="006F178A">
        <w:rPr>
          <w:rtl/>
        </w:rPr>
        <w:t xml:space="preserve"> שרו </w:t>
      </w:r>
      <w:ins w:id="93102" w:author="מנוע מכני" w:date="2026-10-11T12:04:40Z">
        <w:r>
          <w:rPr>
            <w:rtl/>
          </w:rPr>
          <w:t xml:space="preserve">לו</w:t>
        </w:r>
      </w:ins>
      <w:del w:id="93103" w:author="מנוע מכני" w:date="2026-10-11T12:04:40Z">
        <w:r w:rsidRPr="006F178A">
          <w:rPr>
            <w:rtl/>
          </w:rPr>
          <w:delText xml:space="preserve">ליה</w:delText>
        </w:r>
      </w:del>
      <w:r w:rsidRPr="006F178A">
        <w:rPr>
          <w:rtl/>
        </w:rPr>
        <w:t xml:space="preserve"> רבנן.</w:t>
      </w:r>
    </w:p>
    <w:p w:rsidR="005851B8" w:rsidRPr="009757B9" w:rsidRDefault="005851B8" w:rsidP="005851B8">
      <w:pPr>
        <w:rPr>
          <w:rFonts w:cs="Guttman Vilna"/>
          <w:b/>
          <w:bCs/>
          <w:rtl/>
        </w:rPr>
      </w:pPr>
      <w:r w:rsidRPr="006F178A">
        <w:rPr>
          <w:rtl/>
        </w:rPr>
        <w:t>ולא גזרי' תוך ד"א אטו חוץ [וכד</w:t>
      </w:r>
      <w:r>
        <w:rPr>
          <w:rtl/>
        </w:rPr>
        <w:t>אמרי'</w:t>
      </w:r>
      <w:r w:rsidRPr="006F178A">
        <w:rPr>
          <w:rtl/>
        </w:rPr>
        <w:t xml:space="preserve"> דמתחילת לסוף ד' חייב] </w:t>
      </w:r>
      <w:ins w:id="91764" w:author="מנוע מכני" w:date="2026-10-11T12:04:40Z">
        <w:r>
          <w:rPr>
            <w:rtl/>
          </w:rPr>
          <w:t xml:space="preserve">דכאן</w:t>
        </w:r>
      </w:ins>
      <w:del w:id="91765" w:author="מנוע מכני" w:date="2026-10-11T12:04:40Z">
        <w:r w:rsidRPr="006F178A">
          <w:rPr>
            <w:rtl/>
          </w:rPr>
          <w:delText xml:space="preserve">דהכא</w:delText>
        </w:r>
      </w:del>
      <w:r w:rsidRPr="006F178A">
        <w:rPr>
          <w:rtl/>
        </w:rPr>
        <w:t xml:space="preserve"> באיסקופה ארוכה, </w:t>
      </w:r>
      <w:ins w:id="93104" w:author="מנוע מכני" w:date="2026-10-11T12:04:40Z">
        <w:r>
          <w:rPr>
            <w:rtl/>
          </w:rPr>
          <w:t xml:space="preserve">אדכך</w:t>
        </w:r>
      </w:ins>
      <w:del w:id="93105" w:author="מנוע מכני" w:date="2026-10-11T12:04:40Z">
        <w:r w:rsidRPr="006F178A">
          <w:rPr>
            <w:rtl/>
          </w:rPr>
          <w:delText xml:space="preserve">אדהכי</w:delText>
        </w:r>
      </w:del>
      <w:r w:rsidRPr="006F178A">
        <w:rPr>
          <w:rtl/>
        </w:rPr>
        <w:t xml:space="preserve"> </w:t>
      </w:r>
      <w:ins w:id="93106" w:author="מנוע מכני" w:date="2026-10-11T12:04:40Z">
        <w:r>
          <w:rPr>
            <w:rtl/>
          </w:rPr>
          <w:t xml:space="preserve">וכך</w:t>
        </w:r>
      </w:ins>
      <w:del w:id="93107" w:author="מנוע מכני" w:date="2026-10-11T12:04:40Z">
        <w:r w:rsidRPr="006F178A">
          <w:rPr>
            <w:rtl/>
          </w:rPr>
          <w:delText xml:space="preserve">והכי</w:delText>
        </w:r>
      </w:del>
      <w:r w:rsidRPr="006F178A">
        <w:rPr>
          <w:rtl/>
        </w:rPr>
        <w:t xml:space="preserve"> מידכר.</w:t>
      </w:r>
    </w:p>
    <w:p>
      <w:pPr>
        <w:pStyle w:val="38"/>
        <w:rPr>
          <w:ins w:id="96807" w:author="מנוע מכני" w:date="2026-10-11T12:04:40Z"/>
        </w:rPr>
      </w:pPr>
      <w:r w:rsidRPr="006F178A">
        <w:t>ו</w:t>
      </w:r>
      <w:r w:rsidRPr="00910D80">
        <w:t>אב"א</w:t>
      </w:r>
      <w:r w:rsidRPr="006F178A">
        <w:t xml:space="preserve">:</w:t>
      </w:r>
    </w:p>
    <w:p w:rsidR="005851B8" w:rsidRPr="009757B9" w:rsidRDefault="005851B8" w:rsidP="005851B8">
      <w:pPr>
        <w:rPr>
          <w:rFonts w:cs="Guttman Vilna"/>
          <w:b/>
          <w:bCs/>
          <w:rtl/>
        </w:rPr>
      </w:pPr>
      <w:del w:id="96808" w:author="מנוע מכני" w:date="2026-10-11T12:04:40Z">
        <w:r w:rsidRPr="006F178A">
          <w:rPr>
            <w:rtl/>
          </w:rPr>
          <w:delText xml:space="preserve"> </w:delText>
        </w:r>
      </w:del>
      <w:r w:rsidRPr="006F178A">
        <w:rPr>
          <w:rtl/>
        </w:rPr>
        <w:t xml:space="preserve">לעולם באסקופה שאינה ארוכה, וסתם כתבי הקדש עיוני מעיין </w:t>
      </w:r>
      <w:ins w:id="93108" w:author="מנוע מכני" w:date="2026-10-11T12:04:40Z">
        <w:r>
          <w:rPr>
            <w:rtl/>
          </w:rPr>
          <w:t xml:space="preserve">בהם</w:t>
        </w:r>
      </w:ins>
      <w:del w:id="93109" w:author="מנוע מכני" w:date="2026-10-11T12:04:40Z">
        <w:r w:rsidRPr="006F178A">
          <w:rPr>
            <w:rtl/>
          </w:rPr>
          <w:delText xml:space="preserve">בהו</w:delText>
        </w:r>
      </w:del>
      <w:r w:rsidRPr="006F178A">
        <w:rPr>
          <w:rtl/>
        </w:rPr>
        <w:t xml:space="preserve"> ומנח </w:t>
      </w:r>
      <w:ins w:id="93346" w:author="מנוע מכני" w:date="2026-10-11T12:04:40Z">
        <w:r>
          <w:rPr>
            <w:rtl/>
          </w:rPr>
          <w:t xml:space="preserve">להם</w:t>
        </w:r>
      </w:ins>
      <w:del w:id="93347" w:author="מנוע מכני" w:date="2026-10-11T12:04:40Z">
        <w:r w:rsidRPr="006F178A">
          <w:rPr>
            <w:rtl/>
          </w:rPr>
          <w:delText xml:space="preserve">להו</w:delText>
        </w:r>
      </w:del>
      <w:r w:rsidRPr="006F178A">
        <w:rPr>
          <w:rtl/>
        </w:rPr>
        <w:t xml:space="preserve">.</w:t>
      </w:r>
    </w:p>
    <w:p w:rsidR="005851B8" w:rsidRPr="009757B9" w:rsidRDefault="005851B8" w:rsidP="005851B8">
      <w:pPr>
        <w:rPr>
          <w:rFonts w:cs="Guttman Vilna"/>
          <w:b/>
          <w:bCs/>
          <w:rtl/>
        </w:rPr>
      </w:pPr>
      <w:r w:rsidRPr="006F178A">
        <w:rPr>
          <w:rtl/>
        </w:rPr>
        <w:t xml:space="preserve">ולא חישי' דמעין </w:t>
      </w:r>
      <w:r w:rsidRPr="006F178A">
        <w:rPr>
          <w:rtl/>
        </w:rPr>
        <w:t xml:space="preserve">ברה"ר</w:t>
      </w:r>
      <w:r w:rsidRPr="006F178A">
        <w:rPr>
          <w:rtl/>
        </w:rPr>
        <w:t xml:space="preserve"> </w:t>
      </w:r>
      <w:ins w:id="94700" w:author="מנוע מכני" w:date="2026-10-11T12:04:40Z">
        <w:r>
          <w:rPr>
            <w:rtl/>
          </w:rPr>
          <w:t xml:space="preserve">ונכנס</w:t>
        </w:r>
      </w:ins>
      <w:del w:id="94701" w:author="מנוע מכני" w:date="2026-10-11T12:04:40Z">
        <w:r w:rsidRPr="006F178A">
          <w:rPr>
            <w:rtl/>
          </w:rPr>
          <w:delText xml:space="preserve">ועייל</w:delText>
        </w:r>
      </w:del>
      <w:r w:rsidRPr="006F178A">
        <w:rPr>
          <w:rtl/>
        </w:rPr>
        <w:t xml:space="preserve"> </w:t>
      </w:r>
      <w:r w:rsidRPr="006F178A">
        <w:rPr>
          <w:rStyle w:val="2fb"/>
          <w:rtl/>
        </w:rPr>
        <w:t xml:space="preserve">לרה"י</w:t>
      </w:r>
      <w:r w:rsidRPr="006F178A">
        <w:rPr>
          <w:rtl/>
        </w:rPr>
        <w:t xml:space="preserve"> דכבן עזאי דמהלך כעומד דמי. [דאז אין בזה איסור דאין בזה עעירה מרה'ר </w:t>
      </w:r>
      <w:r w:rsidRPr="006F178A">
        <w:rPr>
          <w:rStyle w:val="2fb"/>
          <w:rtl/>
        </w:rPr>
        <w:t xml:space="preserve">לרה"י</w:t>
      </w:r>
      <w:r w:rsidRPr="006F178A">
        <w:rPr>
          <w:rtl/>
        </w:rPr>
        <w:t xml:space="preserve">.</w:t>
      </w:r>
    </w:p>
    <w:p w:rsidR="005851B8" w:rsidRPr="009757B9" w:rsidRDefault="005851B8" w:rsidP="005851B8">
      <w:pPr>
        <w:rPr>
          <w:rFonts w:cs="Guttman Vilna"/>
          <w:b/>
          <w:bCs/>
          <w:rtl/>
        </w:rPr>
      </w:pPr>
      <w:r w:rsidRPr="006F178A">
        <w:rPr>
          <w:rtl/>
        </w:rPr>
        <w:t xml:space="preserve">ולא </w:t>
      </w:r>
      <w:r>
        <w:rPr>
          <w:rtl/>
        </w:rPr>
        <w:t>חיישי'</w:t>
      </w:r>
      <w:r w:rsidRPr="006F178A">
        <w:rPr>
          <w:rtl/>
        </w:rPr>
        <w:t xml:space="preserve"> </w:t>
      </w:r>
      <w:ins w:id="93110" w:author="מנוע מכני" w:date="2026-10-11T12:04:40Z">
        <w:r>
          <w:rPr>
            <w:rtl/>
          </w:rPr>
          <w:t xml:space="preserve">שמא</w:t>
        </w:r>
      </w:ins>
      <w:del w:id="93111" w:author="מנוע מכני" w:date="2026-10-11T12:04:40Z">
        <w:r w:rsidRPr="006F178A">
          <w:rPr>
            <w:rtl/>
          </w:rPr>
          <w:delText xml:space="preserve">דלמא</w:delText>
        </w:r>
      </w:del>
      <w:r w:rsidRPr="006F178A">
        <w:rPr>
          <w:rtl/>
        </w:rPr>
        <w:t xml:space="preserve"> זורק דאין מזרקין כתבי הקודש.</w:t>
      </w:r>
    </w:p>
    <w:p w:rsidR="005851B8" w:rsidRDefault="005851B8" w:rsidP="005851B8">
      <w:pPr>
        <w:pStyle w:val="affffd"/>
        <w:spacing w:after="0"/>
        <w:rPr>
          <w:del w:id="90048" w:author="מנוע עיצוב" w:date="2026-10-11T12:09:26Z"/>
          <w:rFonts w:ascii="MS Mincho" w:hAnsi="MS Mincho"/>
          <w:bCs w:val="0"/>
          <w:rtl/>
        </w:rPr>
      </w:pPr>
      <w:del w:id="90047"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b/>
          <w:sz w:val="20"/>
          <w:rtl/>
        </w:rPr>
        <w:pPrChange w:id="20074" w:author="קלוד" w:date="2026-10-11T09:07:28Z">
          <w:pPr>
            <w:pStyle w:val="affff1"/>
            <w:rPr>
              <w:b/>
              <w:sz w:val="20"/>
              <w:rtl/>
            </w:rPr>
          </w:pPr>
        </w:pPrChange>
      </w:pPr>
      <w:ins w:id="9826" w:author="מספור קטעי משנה" w:date="2026-10-11T09:25:21Z">
        <w:r>
          <w:rPr>
            <w:rStyle w:val="MisparKeta"/>
          </w:rPr>
          <w:t xml:space="preserve">א. </w:t>
        </w:r>
      </w:ins>
      <w:r w:rsidRPr="00E62A50">
        <w:rPr>
          <w:rStyle w:val="afffe"/>
          <w:rFonts w:ascii="Fb Fontext" w:hAnsi="Fb Fontext"/>
          <w:bCs w:val="0"/>
          <w:rtl/>
          <w:rPrChange w:id="40134" w:author="Claude" w:date="2026-10-11T09:07:36Z">
            <w:rPr>
              <w:rStyle w:val="afffe"/>
              <w:rFonts w:ascii="Fb Fontext" w:hAnsi="Fb Fontext"/>
              <w:bCs w:val="0"/>
              <w:sz w:val="20"/>
              <w:rtl/>
            </w:rPr>
          </w:rPrChange>
        </w:rPr>
        <w:t>היה קורא בראש הגג וכו'.</w:t>
      </w:r>
    </w:p>
    <w:p>
      <w:pPr>
        <w:pStyle w:val="38"/>
        <w:rPr>
          <w:ins w:id="96809" w:author="מנוע מכני" w:date="2026-10-11T12:04:40Z"/>
        </w:rPr>
      </w:pPr>
      <w:r w:rsidRPr="006F178A">
        <w:t xml:space="preserve">והך</w:t>
      </w:r>
    </w:p>
    <w:p w:rsidR="005851B8" w:rsidRPr="006F178A" w:rsidRDefault="005851B8" w:rsidP="005851B8">
      <w:pPr>
        <w:rPr>
          <w:rtl/>
        </w:rPr>
      </w:pPr>
      <w:del w:id="96810" w:author="מנוע מכני" w:date="2026-10-11T12:04:40Z">
        <w:r w:rsidRPr="006F178A">
          <w:rPr>
            <w:rFonts w:ascii="Fb Fontext" w:hAnsi="Fb Fontext"/>
            <w:rtl/>
          </w:rPr>
          <w:delText xml:space="preserve"> </w:delText>
        </w:r>
      </w:del>
      <w:r w:rsidRPr="006F178A">
        <w:rPr>
          <w:rFonts w:ascii="Fb Fontext" w:hAnsi="Fb Fontext"/>
          <w:rtl/>
        </w:rPr>
        <w:t xml:space="preserve">דכותבי ספרים תפילין ומזוזות </w:t>
      </w:r>
      <w:r w:rsidRPr="006F178A">
        <w:rPr>
          <w:rFonts w:ascii="Fb Fontext" w:hAnsi="Fb Fontext"/>
          <w:rtl/>
        </w:rPr>
        <w:t xml:space="preserve">לא</w:t>
      </w:r>
      <w:r w:rsidRPr="006F178A">
        <w:rPr>
          <w:rFonts w:ascii="Fb Fontext" w:hAnsi="Fb Fontext"/>
          <w:rtl/>
        </w:rPr>
        <w:t xml:space="preserve"> התירו להן להפך יריעה על פניה, אלא פורס </w:t>
      </w:r>
      <w:ins w:id="93112" w:author="מנוע מכני" w:date="2026-10-11T12:04:40Z">
        <w:r>
          <w:rPr>
            <w:rFonts w:ascii="Fb Fontext" w:hAnsi="Fb Fontext"/>
            <w:rtl/>
          </w:rPr>
          <w:t xml:space="preserve">עליו</w:t>
        </w:r>
      </w:ins>
      <w:del w:id="93113" w:author="מנוע מכני" w:date="2026-10-11T12:04:40Z">
        <w:r w:rsidRPr="006F178A">
          <w:rPr>
            <w:rFonts w:ascii="Fb Fontext" w:hAnsi="Fb Fontext"/>
            <w:rtl/>
          </w:rPr>
          <w:delText xml:space="preserve">עליה</w:delText>
        </w:r>
      </w:del>
      <w:r w:rsidRPr="006F178A">
        <w:rPr>
          <w:rFonts w:ascii="Fb Fontext" w:hAnsi="Fb Fontext"/>
          <w:rtl/>
        </w:rPr>
        <w:t xml:space="preserve"> את הבגד דווקא </w:t>
      </w:r>
      <w:ins w:id="91766" w:author="מנוע מכני" w:date="2026-10-11T12:04:40Z">
        <w:r>
          <w:rPr>
            <w:rFonts w:ascii="Fb Fontext" w:hAnsi="Fb Fontext"/>
            <w:rtl/>
          </w:rPr>
          <w:t xml:space="preserve">מקום</w:t>
        </w:r>
      </w:ins>
      <w:del w:id="91767" w:author="מנוע מכני" w:date="2026-10-11T12:04:40Z">
        <w:r w:rsidRPr="006F178A">
          <w:rPr>
            <w:rFonts w:ascii="Fb Fontext" w:hAnsi="Fb Fontext"/>
            <w:rtl/>
          </w:rPr>
          <w:delText xml:space="preserve">היכא</w:delText>
        </w:r>
      </w:del>
      <w:r w:rsidRPr="006F178A">
        <w:rPr>
          <w:rFonts w:ascii="Fb Fontext" w:hAnsi="Fb Fontext"/>
          <w:rtl/>
        </w:rPr>
        <w:t xml:space="preserve"> שאפשר.</w:t>
      </w:r>
    </w:p>
    <w:p w:rsidR="005851B8" w:rsidRPr="006F178A" w:rsidRDefault="005851B8" w:rsidP="005851B8">
      <w:pPr>
        <w:rPr>
          <w:rtl/>
        </w:rPr>
      </w:pPr>
      <w:r w:rsidRPr="006F178A">
        <w:rPr>
          <w:rtl/>
        </w:rPr>
        <w:t xml:space="preserve">אבל </w:t>
      </w:r>
      <w:ins w:id="91770" w:author="מנוע מכני" w:date="2026-10-11T12:04:40Z">
        <w:r>
          <w:rPr>
            <w:rtl/>
          </w:rPr>
          <w:t xml:space="preserve">כאן</w:t>
        </w:r>
      </w:ins>
      <w:del w:id="91771" w:author="מנוע מכני" w:date="2026-10-11T12:04:40Z">
        <w:r w:rsidRPr="006F178A">
          <w:rPr>
            <w:rtl/>
          </w:rPr>
          <w:delText xml:space="preserve">הכא</w:delText>
        </w:r>
      </w:del>
      <w:r w:rsidRPr="006F178A">
        <w:rPr>
          <w:rtl/>
        </w:rPr>
        <w:t xml:space="preserve"> דלא אפשר </w:t>
      </w:r>
      <w:ins w:id="93836" w:author="מנוע מכני" w:date="2026-10-11T12:04:40Z">
        <w:r>
          <w:rPr>
            <w:rtl/>
          </w:rPr>
          <w:t xml:space="preserve">אם </w:t>
        </w:r>
      </w:ins>
      <w:del w:id="93837" w:author="מנוע מכני" w:date="2026-10-11T12:04:40Z">
        <w:r w:rsidRPr="006F178A">
          <w:rPr>
            <w:rtl/>
          </w:rPr>
          <w:delText xml:space="preserve">אי </w:delText>
        </w:r>
      </w:del>
      <w:r w:rsidRPr="006F178A">
        <w:rPr>
          <w:rtl/>
        </w:rPr>
        <w:t xml:space="preserve">לא</w:t>
      </w:r>
      <w:r w:rsidRPr="006F178A">
        <w:rPr>
          <w:rtl/>
        </w:rPr>
        <w:t xml:space="preserve"> אפיך, </w:t>
      </w:r>
      <w:ins w:id="91768" w:author="מנוע מכני" w:date="2026-10-11T12:04:40Z">
        <w:r>
          <w:rPr>
            <w:rtl/>
          </w:rPr>
          <w:t xml:space="preserve">יש</w:t>
        </w:r>
      </w:ins>
      <w:del w:id="91769" w:author="מנוע מכני" w:date="2026-10-11T12:04:40Z">
        <w:r w:rsidRPr="006F178A">
          <w:rPr>
            <w:rtl/>
          </w:rPr>
          <w:delText xml:space="preserve">איכא</w:delText>
        </w:r>
      </w:del>
      <w:r w:rsidRPr="006F178A">
        <w:rPr>
          <w:rtl/>
        </w:rPr>
        <w:t xml:space="preserve"> בזיון כתבי הקודש </w:t>
      </w:r>
      <w:ins w:id="94702" w:author="מנוע מכני" w:date="2026-10-11T12:04:40Z">
        <w:r>
          <w:rPr>
            <w:rtl/>
          </w:rPr>
          <w:t xml:space="preserve">יותר</w:t>
        </w:r>
      </w:ins>
      <w:del w:id="94703" w:author="מנוע מכני" w:date="2026-10-11T12:04:40Z">
        <w:r w:rsidRPr="006F178A">
          <w:rPr>
            <w:rtl/>
          </w:rPr>
          <w:delText xml:space="preserve">טפי</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6F178A" w:rsidRDefault="005851B8" w:rsidP="005851B8">
      <w:pPr>
        <w:rPr>
          <w:rtl/>
        </w:rPr>
      </w:pPr>
      <w:r w:rsidRPr="006F178A">
        <w:rPr>
          <w:rStyle w:val="afffe"/>
          <w:rFonts w:ascii="Fb Fontext" w:hAnsi="Fb Fontext"/>
          <w:rtl/>
        </w:rPr>
        <w:t>הופכו על הכתב.</w:t>
      </w:r>
    </w:p>
    <w:p w:rsidR="005851B8" w:rsidRPr="006F178A" w:rsidRDefault="005851B8" w:rsidP="005851B8">
      <w:pPr>
        <w:rPr>
          <w:rtl/>
        </w:rPr>
      </w:pPr>
      <w:r w:rsidRPr="006F178A">
        <w:rPr>
          <w:rtl/>
        </w:rPr>
        <w:t xml:space="preserve">ומיירי בכותל משופע דנח עליו | וכולה </w:t>
      </w:r>
      <w:r w:rsidRPr="006F178A">
        <w:rPr>
          <w:rStyle w:val="2fb"/>
          <w:rtl/>
        </w:rPr>
        <w:t xml:space="preserve">ר"י</w:t>
      </w:r>
      <w:r w:rsidRPr="006F178A">
        <w:rPr>
          <w:rtl/>
        </w:rPr>
        <w:t xml:space="preserve"> היא, וחיסורי מיחסרא </w:t>
      </w:r>
      <w:ins w:id="93114" w:author="מנוע מכני" w:date="2026-10-11T12:04:40Z">
        <w:r>
          <w:rPr>
            <w:rtl/>
          </w:rPr>
          <w:t xml:space="preserve">וכך</w:t>
        </w:r>
      </w:ins>
      <w:del w:id="93115" w:author="מנוע מכני" w:date="2026-10-11T12:04:40Z">
        <w:r w:rsidRPr="006F178A">
          <w:rPr>
            <w:rtl/>
          </w:rPr>
          <w:delText xml:space="preserve">והכי</w:delText>
        </w:r>
      </w:del>
      <w:r w:rsidRPr="006F178A">
        <w:rPr>
          <w:rtl/>
        </w:rPr>
        <w:t xml:space="preserve"> קתני.</w:t>
      </w:r>
    </w:p>
    <w:p w:rsidR="005851B8" w:rsidRPr="006F178A" w:rsidRDefault="005851B8" w:rsidP="005851B8">
      <w:pPr>
        <w:rPr>
          <w:rtl/>
        </w:rPr>
      </w:pPr>
      <w:r w:rsidRPr="006F178A">
        <w:rPr>
          <w:rtl/>
        </w:rPr>
        <w:t xml:space="preserve">בד"א</w:t>
      </w:r>
      <w:r w:rsidRPr="006F178A">
        <w:rPr>
          <w:rtl/>
        </w:rPr>
        <w:t xml:space="preserve"> - בכותל משופע, אבל בכותל שאינו משופע </w:t>
      </w:r>
      <w:ins w:id="90486" w:author="מנוע מכני" w:date="2026-10-11T12:04:40Z">
        <w:r>
          <w:rPr>
            <w:rtl/>
          </w:rPr>
          <w:t xml:space="preserve">אפי'</w:t>
        </w:r>
      </w:ins>
      <w:del w:id="90487" w:author="מנוע מכני" w:date="2026-10-11T12:04:40Z">
        <w:r w:rsidRPr="006F178A">
          <w:rPr>
            <w:rtl/>
          </w:rPr>
          <w:delText xml:space="preserve">אפילו</w:delText>
        </w:r>
      </w:del>
      <w:r w:rsidRPr="006F178A">
        <w:rPr>
          <w:rtl/>
        </w:rPr>
        <w:t xml:space="preserve"> פחות משלשה טפחים גוללו אצלו.</w:t>
      </w:r>
    </w:p>
    <w:p>
      <w:pPr>
        <w:pStyle w:val="38"/>
        <w:rPr>
          <w:ins w:id="96811" w:author="מנוע מכני" w:date="2026-10-11T12:04:40Z"/>
        </w:rPr>
      </w:pPr>
      <w:r w:rsidRPr="006F178A">
        <w:t xml:space="preserve">שר"י</w:t>
      </w:r>
      <w:del w:id="97069" w:author="מנוע מכני" w:date="2026-10-11T12:04:40Z">
        <w:r w:rsidRPr="006F178A">
          <w:delText xml:space="preserve"> אומר</w:delText>
        </w:r>
      </w:del>
      <w:r w:rsidRPr="006F178A">
        <w:t xml:space="preserve">:</w:t>
      </w:r>
    </w:p>
    <w:p w:rsidR="005851B8" w:rsidRPr="006F178A" w:rsidRDefault="005851B8" w:rsidP="005851B8">
      <w:pPr>
        <w:rPr>
          <w:rtl/>
        </w:rPr>
      </w:pPr>
      <w:del w:id="96812" w:author="מנוע מכני" w:date="2026-10-11T12:04:40Z">
        <w:r w:rsidRPr="006F178A">
          <w:rPr>
            <w:rtl/>
          </w:rPr>
          <w:delText xml:space="preserve"> </w:delText>
        </w:r>
      </w:del>
      <w:ins w:id="90490" w:author="מנוע מכני" w:date="2026-10-11T12:04:40Z">
        <w:r>
          <w:rPr>
            <w:rtl/>
          </w:rPr>
          <w:t xml:space="preserve">אפי'</w:t>
        </w:r>
      </w:ins>
      <w:del w:id="90491" w:author="מנוע מכני" w:date="2026-10-11T12:04:40Z">
        <w:r w:rsidRPr="006F178A">
          <w:rPr>
            <w:rtl/>
          </w:rPr>
          <w:delText xml:space="preserve">אפילו</w:delText>
        </w:r>
      </w:del>
      <w:r w:rsidRPr="006F178A">
        <w:rPr>
          <w:rtl/>
        </w:rPr>
        <w:t xml:space="preserve"> אינו מסולק מן הארץ אלא מלא החוט גוללו אצלו. </w:t>
      </w:r>
      <w:ins w:id="90488" w:author="מנוע מכני" w:date="2026-10-11T12:04:40Z">
        <w:r>
          <w:rPr>
            <w:rtl/>
          </w:rPr>
          <w:t xml:space="preserve">מ"ט</w:t>
        </w:r>
      </w:ins>
      <w:del w:id="90489" w:author="מנוע מכני" w:date="2026-10-11T12:04:40Z">
        <w:r w:rsidRPr="006F178A">
          <w:rPr>
            <w:rtl/>
          </w:rPr>
          <w:delText xml:space="preserve">מאי טעמא</w:delText>
        </w:r>
      </w:del>
      <w:r w:rsidRPr="006F178A">
        <w:rPr>
          <w:rtl/>
        </w:rPr>
        <w:t xml:space="preserve"> - </w:t>
      </w:r>
      <w:ins w:id="91772" w:author="מנוע מכני" w:date="2026-10-11T12:04:40Z">
        <w:r>
          <w:rPr>
            <w:rtl/>
          </w:rPr>
          <w:t xml:space="preserve">דצריך</w:t>
        </w:r>
      </w:ins>
      <w:del w:id="91773" w:author="מנוע מכני" w:date="2026-10-11T12:04:40Z">
        <w:r w:rsidRPr="006F178A">
          <w:rPr>
            <w:rtl/>
          </w:rPr>
          <w:delText xml:space="preserve">דבעינן</w:delText>
        </w:r>
      </w:del>
      <w:r w:rsidRPr="006F178A">
        <w:rPr>
          <w:rtl/>
        </w:rPr>
        <w:t xml:space="preserve"> הנחה על גבי משהו.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צח:</w:t>
      </w:r>
    </w:p>
    <w:p>
      <w:pPr>
        <w:pStyle w:val="MishnaBatzad"/>
        <w:rPr>
          <w:ins w:id="20383" w:author="קלוד" w:date="2026-10-11T09:07:28Z"/>
        </w:rPr>
      </w:pPr>
      <w:ins w:id="20382" w:author="קלוד" w:date="2026-10-11T09:07:28Z">
        <w:r>
          <w:t xml:space="preserve">משנה ד</w:t>
        </w:r>
      </w:ins>
    </w:p>
    <w:p w:rsidR="005851B8" w:rsidRPr="00E62A50" w:rsidRDefault="005851B8" w:rsidP="005851B8">
      <w:pPr>
        <w:pStyle w:val="afff9"/>
        <w:rPr>
          <w:del w:id="20217" w:author="קלוד" w:date="2026-10-11T09:07:28Z"/>
          <w:rtl/>
        </w:rPr>
      </w:pPr>
      <w:del w:id="20216"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68" w:author="קלוד" w:date="2026-10-11T12:09:42Z">
          <w:pPr>
            <w:pStyle w:val="afff9"/>
          </w:pPr>
        </w:pPrChange>
      </w:pPr>
      <w:r w:rsidRPr="00E62A50">
        <w:rPr>
          <w:rtl/>
        </w:rPr>
        <w:t>זיז שלפני חלון - נותנין עליו ונוטלין ממנו בשבת.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57" w:author="קלוד" w:date="2026-10-11T12:24:08Z"/>
        </w:rPr>
      </w:pPr>
      <w:ins w:id="90058" w:author="קלוד" w:date="2026-10-11T12:24:08Z">
        <w:r>
          <w:rPr>
            <w:color w:val="7B3F00"/>
          </w:rPr>
          <w:t xml:space="preserve">זיז שלפני חלון - נותנין עליו כלים הנשברים</w:t>
        </w:r>
      </w:ins>
    </w:p>
    <w:p w:rsidR="005851B8" w:rsidRPr="006F178A" w:rsidRDefault="005851B8" w:rsidP="005851B8">
      <w:pPr>
        <w:rPr>
          <w:rtl/>
        </w:rPr>
      </w:pPr>
      <w:r w:rsidRPr="006F178A">
        <w:rPr>
          <w:rFonts w:ascii="Fb Fontext" w:hAnsi="Fb Fontext"/>
          <w:rtl/>
        </w:rPr>
        <w:t>ומיירי דמפיק לרשות הרבים, ונותנין עליו דקתני היינו כלים הנשברים.</w:t>
      </w:r>
    </w:p>
    <w:p w:rsidR="005851B8" w:rsidRPr="006F178A" w:rsidRDefault="005851B8" w:rsidP="005851B8">
      <w:pPr>
        <w:rPr>
          <w:rtl/>
        </w:rPr>
      </w:pPr>
      <w:r w:rsidRPr="006F178A">
        <w:rPr>
          <w:rtl/>
        </w:rPr>
        <w:t>וכד</w:t>
      </w:r>
      <w:r w:rsidRPr="002B5789">
        <w:rPr>
          <w:b/>
          <w:bCs/>
          <w:rtl/>
        </w:rPr>
        <w:t>תנ"ה</w:t>
      </w:r>
      <w:r w:rsidRPr="006F178A">
        <w:rPr>
          <w:rtl/>
        </w:rPr>
        <w:t xml:space="preserve">: זיז שלפני החלון היוצא </w:t>
      </w:r>
      <w:r w:rsidRPr="006F178A">
        <w:rPr>
          <w:rStyle w:val="2fb"/>
          <w:rtl/>
        </w:rPr>
        <w:t xml:space="preserve">לרה"ר</w:t>
      </w:r>
      <w:r w:rsidRPr="006F178A">
        <w:rPr>
          <w:rtl/>
        </w:rPr>
        <w:t xml:space="preserve"> - נותנין עליו קערות וכוסות קיתוניות וצלוחיות. ומשתמש בכל הכותל עד עשרה התחתונים. ואם יש זיז אחד למטה ממנו - משתמש בו, ובעליון אין משתמש בו אלא כנגד חלונו.</w:t>
      </w:r>
    </w:p>
    <w:p w:rsidR="005851B8" w:rsidRDefault="005851B8" w:rsidP="005851B8">
      <w:pPr>
        <w:rPr>
          <w:rtl/>
        </w:rPr>
      </w:pPr>
      <w:ins w:id="93116" w:author="מנוע מכני" w:date="2026-10-11T12:04:40Z">
        <w:r>
          <w:rPr>
            <w:rtl/>
          </w:rPr>
          <w:t xml:space="preserve">וזה</w:t>
        </w:r>
      </w:ins>
      <w:del w:id="93117" w:author="מנוע מכני" w:date="2026-10-11T12:04:40Z">
        <w:r w:rsidRPr="006F178A">
          <w:rPr>
            <w:rtl/>
          </w:rPr>
          <w:delText xml:space="preserve">והאי</w:delText>
        </w:r>
      </w:del>
      <w:r w:rsidRPr="006F178A">
        <w:rPr>
          <w:rtl/>
        </w:rPr>
        <w:t xml:space="preserve"> זיז תחתון מיירי </w:t>
      </w:r>
      <w:ins w:id="93118" w:author="מנוע מכני" w:date="2026-10-11T12:04:40Z">
        <w:r>
          <w:rPr>
            <w:rtl/>
          </w:rPr>
          <w:t xml:space="preserve">דיש</w:t>
        </w:r>
      </w:ins>
      <w:del w:id="93119" w:author="מנוע מכני" w:date="2026-10-11T12:04:40Z">
        <w:r w:rsidRPr="006F178A">
          <w:rPr>
            <w:rtl/>
          </w:rPr>
          <w:delText xml:space="preserve">דאית</w:delText>
        </w:r>
      </w:del>
      <w:r w:rsidRPr="006F178A">
        <w:rPr>
          <w:rtl/>
        </w:rPr>
        <w:t xml:space="preserve"> בה ארבעה [דאל"ה הוא כזורק]</w:t>
      </w:r>
    </w:p>
    <w:p w:rsidR="005851B8" w:rsidRPr="006F178A" w:rsidRDefault="005851B8" w:rsidP="005851B8">
      <w:pPr>
        <w:rPr>
          <w:rtl/>
        </w:rPr>
      </w:pPr>
      <w:r w:rsidRPr="006F178A">
        <w:rPr>
          <w:rtl/>
        </w:rPr>
        <w:t xml:space="preserve">ולעליון </w:t>
      </w:r>
      <w:ins w:id="93124" w:author="מנוע מכני" w:date="2026-10-11T12:04:40Z">
        <w:r>
          <w:rPr>
            <w:rtl/>
          </w:rPr>
          <w:t xml:space="preserve">אין</w:t>
        </w:r>
      </w:ins>
      <w:del w:id="93125" w:author="מנוע מכני" w:date="2026-10-11T12:04:40Z">
        <w:r w:rsidRPr="006F178A">
          <w:rPr>
            <w:rtl/>
          </w:rPr>
          <w:delText xml:space="preserve">לית</w:delText>
        </w:r>
      </w:del>
      <w:r w:rsidRPr="006F178A">
        <w:rPr>
          <w:rtl/>
        </w:rPr>
        <w:t xml:space="preserve"> ארבעה וחלון משלימתו לארבעה: כנגד חלון - משתמש, דחורי חלון הוא, </w:t>
      </w:r>
      <w:ins w:id="93120" w:author="מנוע מכני" w:date="2026-10-11T12:04:40Z">
        <w:r>
          <w:rPr>
            <w:rtl/>
          </w:rPr>
          <w:t xml:space="preserve">דזה</w:t>
        </w:r>
      </w:ins>
      <w:del w:id="93121" w:author="מנוע מכני" w:date="2026-10-11T12:04:40Z">
        <w:r w:rsidRPr="006F178A">
          <w:rPr>
            <w:rtl/>
          </w:rPr>
          <w:delText xml:space="preserve">דהאי</w:delText>
        </w:r>
      </w:del>
      <w:r w:rsidRPr="006F178A">
        <w:rPr>
          <w:rtl/>
        </w:rPr>
        <w:t xml:space="preserve"> גיסא </w:t>
      </w:r>
      <w:ins w:id="93122" w:author="מנוע מכני" w:date="2026-10-11T12:04:40Z">
        <w:r>
          <w:rPr>
            <w:rtl/>
          </w:rPr>
          <w:t xml:space="preserve">ודזה</w:t>
        </w:r>
      </w:ins>
      <w:del w:id="93123" w:author="מנוע מכני" w:date="2026-10-11T12:04:40Z">
        <w:r w:rsidRPr="006F178A">
          <w:rPr>
            <w:rtl/>
          </w:rPr>
          <w:delText xml:space="preserve">ודהאי</w:delText>
        </w:r>
      </w:del>
      <w:r w:rsidRPr="006F178A">
        <w:rPr>
          <w:rtl/>
        </w:rPr>
        <w:t xml:space="preserve"> גיסא - אסור.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85" w:author="קלוד" w:date="2026-10-11T09:07:28Z"/>
        </w:rPr>
      </w:pPr>
      <w:ins w:id="20384" w:author="קלוד" w:date="2026-10-11T09:07:28Z">
        <w:r>
          <w:t xml:space="preserve">משנה ד</w:t>
        </w:r>
      </w:ins>
    </w:p>
    <w:p w:rsidR="005851B8" w:rsidRPr="00E62A50" w:rsidRDefault="005851B8" w:rsidP="005851B8">
      <w:pPr>
        <w:pStyle w:val="afff9"/>
        <w:rPr>
          <w:del w:id="20219" w:author="קלוד" w:date="2026-10-11T09:07:28Z"/>
          <w:rtl/>
        </w:rPr>
      </w:pPr>
      <w:del w:id="20218"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69" w:author="קלוד" w:date="2026-10-11T12:09:42Z">
          <w:pPr>
            <w:pStyle w:val="afff9"/>
          </w:pPr>
        </w:pPrChange>
      </w:pPr>
      <w:r w:rsidRPr="00E62A50">
        <w:rPr>
          <w:rtl/>
        </w:rPr>
        <w:t>עומד אדם ברה"י ומטלטל ברה"ר, ברה"ר ומטלטל ברה"י ובלבד שלא יוציא חוץ מארבע אמות.</w:t>
      </w:r>
    </w:p>
    <w:p w:rsidR="005851B8" w:rsidRPr="00E62A50" w:rsidRDefault="005851B8" w:rsidP="005851B8">
      <w:pPr>
        <w:pStyle w:val="afff9"/>
        <w:rPr>
          <w:rtl/>
        </w:rPr>
      </w:pPr>
      <w:r w:rsidRPr="00E62A50">
        <w:rPr>
          <w:rtl/>
        </w:rPr>
        <w:t>לא יעמוד אדם ברה"י וישתין ברה"ר, ברה"ר וישתין ברה"י, וכן לא ירוק.</w:t>
      </w:r>
    </w:p>
    <w:p w:rsidR="005851B8" w:rsidRPr="00E62A50" w:rsidRDefault="005851B8" w:rsidP="005851B8">
      <w:pPr>
        <w:pStyle w:val="afff9"/>
        <w:rPr>
          <w:rtl/>
        </w:rPr>
      </w:pPr>
      <w:r>
        <w:rPr>
          <w:rStyle w:val="TanaimMishna"/>
          <w:rtl/>
          <w:rPrChange w:id="98137" w:author="Claude" w:date="2026-10-11T09:07:58Z">
            <w:rPr>
              <w:rtl/>
            </w:rPr>
          </w:rPrChange>
        </w:rPr>
        <w:t xml:space="preserve">ר"י</w:t>
      </w:r>
      <w:r>
        <w:rPr>
          <w:rStyle w:val="TanaimMishna"/>
          <w:rtl/>
          <w:rPrChange w:id="98138" w:author="Claude" w:date="2026-10-11T09:07:58Z">
            <w:rPr>
              <w:rtl/>
            </w:rPr>
          </w:rPrChange>
        </w:rPr>
        <w:t xml:space="preserve">:</w:t>
      </w:r>
      <w:r>
        <w:rPr>
          <w:rtl/>
        </w:rPr>
        <w:t xml:space="preserve"> אף משנתלש רוקו בפיו לא יהלך ד"א עד שירוק.</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55" w:author="קלוד" w:date="2026-10-11T12:24:08Z"/>
        </w:rPr>
      </w:pPr>
      <w:ins w:id="90056" w:author="קלוד" w:date="2026-10-11T12:24:08Z">
        <w:r>
          <w:rPr>
            <w:color w:val="7B3F00"/>
          </w:rPr>
          <w:t xml:space="preserve">עומד ברה"י ומטלטל ברה"ר - רבנן לא גזרו</w:t>
        </w:r>
      </w:ins>
    </w:p>
    <w:p w:rsidR="005851B8" w:rsidRPr="006F178A" w:rsidRDefault="005851B8" w:rsidP="005851B8">
      <w:pPr>
        <w:rPr>
          <w:rtl/>
        </w:rPr>
      </w:pPr>
      <w:r w:rsidRPr="006F178A">
        <w:rPr>
          <w:rFonts w:ascii="Fb Fontext" w:hAnsi="Fb Fontext"/>
          <w:rtl/>
        </w:rPr>
        <w:t xml:space="preserve">ומתני' דידן רבנן הוא דלא גזרי' אטו יבוא לטלטל </w:t>
      </w:r>
      <w:r w:rsidRPr="006F178A">
        <w:rPr>
          <w:rFonts w:ascii="Fb Fontext" w:hAnsi="Fb Fontext"/>
          <w:rtl/>
        </w:rPr>
        <w:t xml:space="preserve">ברה"י</w:t>
      </w:r>
      <w:r w:rsidRPr="006F178A">
        <w:rPr>
          <w:rFonts w:ascii="Fb Fontext" w:hAnsi="Fb Fontext"/>
          <w:rtl/>
        </w:rPr>
        <w:t xml:space="preserve"> וסיפא דמתני' דלקמן </w:t>
      </w:r>
      <w:r w:rsidRPr="006F178A">
        <w:rPr>
          <w:rStyle w:val="2fb"/>
          <w:rFonts w:ascii="Fb Fontext" w:hAnsi="Fb Fontext"/>
          <w:rtl/>
        </w:rPr>
        <w:t xml:space="preserve">כר"מ</w:t>
      </w:r>
      <w:r w:rsidRPr="006F178A">
        <w:rPr>
          <w:rFonts w:ascii="Fb Fontext" w:hAnsi="Fb Fontext"/>
          <w:rtl/>
        </w:rPr>
        <w:t xml:space="preserve">.</w:t>
      </w:r>
    </w:p>
    <w:p w:rsidR="005851B8" w:rsidRPr="006F178A" w:rsidRDefault="005851B8" w:rsidP="005851B8">
      <w:pPr>
        <w:rPr>
          <w:rtl/>
        </w:rPr>
      </w:pPr>
      <w:r w:rsidRPr="006F178A">
        <w:rPr>
          <w:rStyle w:val="2fb"/>
          <w:rtl/>
        </w:rPr>
        <w:t xml:space="preserve">ורב"ש</w:t>
      </w:r>
      <w:r w:rsidRPr="006F178A">
        <w:rPr>
          <w:rtl/>
        </w:rPr>
        <w:t xml:space="preserve"> </w:t>
      </w:r>
      <w:r w:rsidRPr="006F178A">
        <w:rPr>
          <w:rtl/>
        </w:rPr>
        <w:t xml:space="preserve">לא</w:t>
      </w:r>
      <w:r w:rsidRPr="006F178A">
        <w:rPr>
          <w:rtl/>
        </w:rPr>
        <w:t xml:space="preserve"> חילק בינהם ושנה לחב"ר מתני' </w:t>
      </w:r>
      <w:r w:rsidRPr="006F178A">
        <w:rPr>
          <w:rStyle w:val="2fb"/>
          <w:rtl/>
        </w:rPr>
        <w:t xml:space="preserve">כר"מ</w:t>
      </w:r>
      <w:r w:rsidRPr="006F178A">
        <w:rPr>
          <w:rtl/>
        </w:rPr>
        <w:t xml:space="preserve"> </w:t>
      </w:r>
      <w:ins w:id="94120" w:author="מנוע מכני" w:date="2026-10-11T12:04:40Z">
        <w:r>
          <w:rPr>
            <w:rtl/>
          </w:rPr>
          <w:t xml:space="preserve">דסבר</w:t>
        </w:r>
      </w:ins>
      <w:del w:id="94121" w:author="מנוע מכני" w:date="2026-10-11T12:04:40Z">
        <w:r w:rsidRPr="006F178A">
          <w:rPr>
            <w:rtl/>
          </w:rPr>
          <w:delText xml:space="preserve">דס"ל</w:delText>
        </w:r>
      </w:del>
      <w:r w:rsidRPr="006F178A">
        <w:rPr>
          <w:rtl/>
        </w:rPr>
        <w:t xml:space="preserve"> דהוא כסיפא דמתני'.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צט.</w:t>
      </w:r>
    </w:p>
    <w:p w:rsidR="005851B8" w:rsidRPr="006F178A" w:rsidRDefault="005851B8" w:rsidP="005851B8">
      <w:pPr>
        <w:rPr>
          <w:rtl/>
        </w:rPr>
      </w:pPr>
      <w:r w:rsidRPr="006F178A">
        <w:rPr>
          <w:rFonts w:ascii="Fb Fontext" w:hAnsi="Fb Fontext"/>
          <w:rtl/>
        </w:rPr>
        <w:t>ובלבד שלא יוציא חוץ.</w:t>
      </w:r>
    </w:p>
    <w:p w:rsidR="005851B8" w:rsidRPr="006F178A" w:rsidRDefault="005851B8" w:rsidP="005851B8">
      <w:pPr>
        <w:rPr>
          <w:rtl/>
        </w:rPr>
      </w:pPr>
      <w:r w:rsidRPr="006F178A">
        <w:rPr>
          <w:rtl/>
        </w:rPr>
        <w:t xml:space="preserve">אין לדייק </w:t>
      </w:r>
      <w:ins w:id="91774" w:author="מנוע מכני" w:date="2026-10-11T12:04:40Z">
        <w:r>
          <w:rPr>
            <w:rtl/>
          </w:rPr>
          <w:t xml:space="preserve">שהרי</w:t>
        </w:r>
      </w:ins>
      <w:del w:id="91775" w:author="מנוע מכני" w:date="2026-10-11T12:04:40Z">
        <w:r w:rsidRPr="006F178A">
          <w:rPr>
            <w:rtl/>
          </w:rPr>
          <w:delText xml:space="preserve">דהא</w:delText>
        </w:r>
      </w:del>
      <w:r w:rsidRPr="006F178A">
        <w:rPr>
          <w:rtl/>
        </w:rPr>
        <w:t xml:space="preserve"> הוציא חייב חטאת ולהוכיח </w:t>
      </w:r>
      <w:r w:rsidRPr="006F178A">
        <w:rPr>
          <w:rStyle w:val="2fb"/>
          <w:rtl/>
        </w:rPr>
        <w:t xml:space="preserve">כרבא</w:t>
      </w:r>
      <w:r w:rsidRPr="006F178A">
        <w:rPr>
          <w:rtl/>
        </w:rPr>
        <w:t xml:space="preserve"> דהמעביר מתחילת ד' לסוף ד' חייב, דדייק דאם הוציא פטור אבל אסור.</w:t>
      </w:r>
    </w:p>
    <w:p>
      <w:pPr>
        <w:pStyle w:val="38"/>
        <w:rPr>
          <w:ins w:id="96813" w:author="מנוע מכני" w:date="2026-10-11T12:04:40Z"/>
        </w:rPr>
      </w:pPr>
      <w:r w:rsidRPr="006F178A">
        <w:t>ו</w:t>
      </w:r>
      <w:r w:rsidRPr="004C00C0">
        <w:t xml:space="preserve">א"ד</w:t>
      </w:r>
      <w:r w:rsidRPr="004C00C0">
        <w:t xml:space="preserve">:</w:t>
      </w:r>
    </w:p>
    <w:p w:rsidR="005851B8" w:rsidRPr="006F178A" w:rsidRDefault="005851B8" w:rsidP="005851B8">
      <w:pPr>
        <w:rPr>
          <w:rtl/>
        </w:rPr>
      </w:pPr>
      <w:del w:id="96814" w:author="מנוע מכני" w:date="2026-10-11T12:04:40Z">
        <w:r w:rsidRPr="004C00C0">
          <w:rPr>
            <w:b/>
            <w:bCs/>
            <w:rtl/>
          </w:rPr>
          <w:delText xml:space="preserve"> </w:delText>
        </w:r>
      </w:del>
      <w:r w:rsidRPr="006F178A">
        <w:rPr>
          <w:rtl/>
        </w:rPr>
        <w:t xml:space="preserve">להקשות על </w:t>
      </w:r>
      <w:r w:rsidRPr="006F178A">
        <w:rPr>
          <w:rStyle w:val="2fb"/>
          <w:rtl/>
        </w:rPr>
        <w:t xml:space="preserve">רבא</w:t>
      </w:r>
      <w:r w:rsidRPr="006F178A">
        <w:rPr>
          <w:rtl/>
        </w:rPr>
        <w:t xml:space="preserve"> ונדחה מהך סברא.</w:t>
      </w:r>
    </w:p>
    <w:p w:rsidR="005851B8" w:rsidRDefault="005851B8" w:rsidP="005851B8">
      <w:pPr>
        <w:pStyle w:val="affffd"/>
        <w:spacing w:after="0"/>
        <w:rPr>
          <w:del w:id="90050" w:author="מנוע עיצוב" w:date="2026-10-11T12:09:26Z"/>
          <w:rFonts w:ascii="MS Mincho" w:hAnsi="MS Mincho"/>
          <w:bCs w:val="0"/>
          <w:rtl/>
        </w:rPr>
      </w:pPr>
      <w:del w:id="90049"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b/>
          <w:sz w:val="20"/>
          <w:rtl/>
        </w:rPr>
        <w:pPrChange w:id="20075" w:author="קלוד" w:date="2026-10-11T09:07:28Z">
          <w:pPr>
            <w:pStyle w:val="affff1"/>
            <w:rPr>
              <w:b/>
              <w:sz w:val="20"/>
              <w:rtl/>
            </w:rPr>
          </w:pPr>
        </w:pPrChange>
      </w:pPr>
      <w:ins w:id="9827" w:author="מספור קטעי משנה" w:date="2026-10-11T09:25:21Z">
        <w:r>
          <w:rPr>
            <w:rStyle w:val="MisparKeta"/>
          </w:rPr>
          <w:t xml:space="preserve">ב. </w:t>
        </w:r>
      </w:ins>
      <w:r w:rsidRPr="00E62A50">
        <w:rPr>
          <w:rStyle w:val="afffe"/>
          <w:rFonts w:ascii="Fb Fontext" w:hAnsi="Fb Fontext"/>
          <w:bCs w:val="0"/>
          <w:rtl/>
          <w:rPrChange w:id="40135" w:author="Claude" w:date="2026-10-11T09:07:36Z">
            <w:rPr>
              <w:rStyle w:val="afffe"/>
              <w:rFonts w:ascii="Fb Fontext" w:hAnsi="Fb Fontext"/>
              <w:bCs w:val="0"/>
              <w:sz w:val="20"/>
              <w:rtl/>
            </w:rPr>
          </w:rPrChange>
        </w:rPr>
        <w:t>לא יעמוד אדם ברשות היחיד וכו'.</w:t>
      </w:r>
    </w:p>
    <w:p>
      <w:pPr>
        <w:pStyle w:val="38"/>
        <w:rPr>
          <w:ins w:id="96815" w:author="מנוע מכני" w:date="2026-10-11T12:04:40Z"/>
        </w:rPr>
      </w:pPr>
      <w:r w:rsidRPr="00132755">
        <w:t xml:space="preserve">רב יוסף:</w:t>
      </w:r>
    </w:p>
    <w:p w:rsidR="005851B8" w:rsidRPr="00132755" w:rsidRDefault="005851B8" w:rsidP="005851B8">
      <w:pPr>
        <w:rPr>
          <w:rtl/>
        </w:rPr>
      </w:pPr>
      <w:del w:id="96816" w:author="מנוע מכני" w:date="2026-10-11T12:04:40Z">
        <w:r w:rsidRPr="00132755">
          <w:rPr>
            <w:rFonts w:ascii="Fb Fontext" w:hAnsi="Fb Fontext"/>
            <w:rtl/>
          </w:rPr>
          <w:delText xml:space="preserve"> </w:delText>
        </w:r>
      </w:del>
      <w:r w:rsidRPr="00132755">
        <w:rPr>
          <w:rFonts w:ascii="Fb Fontext" w:hAnsi="Fb Fontext"/>
          <w:rtl/>
        </w:rPr>
        <w:t xml:space="preserve">השתין ורק - חייב חטאת. ואפי' </w:t>
      </w:r>
      <w:ins w:id="91776" w:author="מנוע מכני" w:date="2026-10-11T12:04:40Z">
        <w:r>
          <w:rPr>
            <w:rFonts w:ascii="Fb Fontext" w:hAnsi="Fb Fontext"/>
            <w:rtl/>
          </w:rPr>
          <w:t xml:space="preserve">דאין</w:t>
        </w:r>
      </w:ins>
      <w:del w:id="91777" w:author="מנוע מכני" w:date="2026-10-11T12:04:40Z">
        <w:r w:rsidRPr="00132755">
          <w:rPr>
            <w:rFonts w:ascii="Fb Fontext" w:hAnsi="Fb Fontext"/>
            <w:rtl/>
          </w:rPr>
          <w:delText xml:space="preserve">דליכא</w:delText>
        </w:r>
      </w:del>
      <w:r w:rsidRPr="00132755">
        <w:rPr>
          <w:rFonts w:ascii="Fb Fontext" w:hAnsi="Fb Fontext"/>
          <w:rtl/>
        </w:rPr>
        <w:t xml:space="preserve"> עקירה והנחה -כיוון דמחשבתו משויא </w:t>
      </w:r>
      <w:ins w:id="93126" w:author="מנוע מכני" w:date="2026-10-11T12:04:40Z">
        <w:r>
          <w:rPr>
            <w:rFonts w:ascii="Fb Fontext" w:hAnsi="Fb Fontext"/>
            <w:rtl/>
          </w:rPr>
          <w:t xml:space="preserve">לו</w:t>
        </w:r>
      </w:ins>
      <w:del w:id="93127" w:author="מנוע מכני" w:date="2026-10-11T12:04:40Z">
        <w:r w:rsidRPr="00132755">
          <w:rPr>
            <w:rFonts w:ascii="Fb Fontext" w:hAnsi="Fb Fontext"/>
            <w:rtl/>
          </w:rPr>
          <w:delText xml:space="preserve">ליה</w:delText>
        </w:r>
      </w:del>
      <w:r w:rsidRPr="00132755">
        <w:rPr>
          <w:rFonts w:ascii="Fb Fontext" w:hAnsi="Fb Fontext"/>
          <w:rtl/>
        </w:rPr>
        <w:t xml:space="preserve"> מקום.</w:t>
      </w:r>
    </w:p>
    <w:p>
      <w:pPr>
        <w:pStyle w:val="38"/>
        <w:rPr>
          <w:ins w:id="96817" w:author="מנוע מכני" w:date="2026-10-11T12:04:40Z"/>
        </w:rPr>
      </w:pPr>
      <w:r w:rsidRPr="006F178A">
        <w:t xml:space="preserve">וה"נ</w:t>
      </w:r>
      <w:r w:rsidRPr="006F178A">
        <w:t xml:space="preserve"> כדרבא:</w:t>
      </w:r>
    </w:p>
    <w:p w:rsidR="005851B8" w:rsidRPr="006F178A" w:rsidRDefault="005851B8" w:rsidP="005851B8">
      <w:pPr>
        <w:rPr>
          <w:b/>
          <w:bCs/>
          <w:rtl/>
        </w:rPr>
      </w:pPr>
      <w:del w:id="96818" w:author="מנוע מכני" w:date="2026-10-11T12:04:40Z">
        <w:r w:rsidRPr="006F178A">
          <w:rPr>
            <w:rtl/>
          </w:rPr>
          <w:delText xml:space="preserve"> </w:delText>
        </w:r>
      </w:del>
      <w:r w:rsidRPr="006F178A">
        <w:rPr>
          <w:rtl/>
        </w:rPr>
        <w:t xml:space="preserve">דזרק ונח בפי הכלב או בפי הכבשן - חייב חטאת. דמחשבתו משויא </w:t>
      </w:r>
      <w:ins w:id="93128" w:author="מנוע מכני" w:date="2026-10-11T12:04:40Z">
        <w:r>
          <w:rPr>
            <w:rtl/>
          </w:rPr>
          <w:t xml:space="preserve">לו</w:t>
        </w:r>
      </w:ins>
      <w:del w:id="93129" w:author="מנוע מכני" w:date="2026-10-11T12:04:40Z">
        <w:r w:rsidRPr="006F178A">
          <w:rPr>
            <w:rtl/>
          </w:rPr>
          <w:delText xml:space="preserve">ליה</w:delText>
        </w:r>
      </w:del>
      <w:r w:rsidRPr="006F178A">
        <w:rPr>
          <w:rtl/>
        </w:rPr>
        <w:t xml:space="preserve"> מקום.</w:t>
      </w:r>
    </w:p>
    <w:p>
      <w:pPr>
        <w:pStyle w:val="afffff8"/>
        <w:rPr>
          <w:ins w:id="90053" w:author="קלוד" w:date="2026-10-11T12:24:08Z"/>
        </w:rPr>
      </w:pPr>
      <w:ins w:id="90054" w:author="קלוד" w:date="2026-10-11T12:24:08Z">
        <w:r>
          <w:rPr>
            <w:color w:val="7B3F00"/>
          </w:rPr>
          <w:t xml:space="preserve">האם הולכים אחר עקירה או אחר יציאה בפי אמה?</w:t>
        </w:r>
      </w:ins>
    </w:p>
    <w:p>
      <w:pPr>
        <w:pStyle w:val="38"/>
        <w:rPr>
          <w:ins w:id="96820" w:author="מנוע מכני" w:date="2026-10-11T12:04:40Z"/>
        </w:rPr>
      </w:pPr>
      <w:del w:id="96819" w:author="מנוע מכני" w:date="2026-10-11T12:04:40Z">
        <w:r w:rsidRPr="00132755">
          <w:delText xml:space="preserve">•</w:delText>
        </w:r>
      </w:del>
      <w:r w:rsidRPr="00132755">
        <w:t xml:space="preserve"> בעי רבא</w:t>
      </w:r>
      <w:r w:rsidRPr="00132755">
        <w:t xml:space="preserve">:</w:t>
      </w:r>
    </w:p>
    <w:p w:rsidR="005851B8" w:rsidRPr="00132755" w:rsidRDefault="005851B8" w:rsidP="005851B8">
      <w:pPr>
        <w:rPr>
          <w:rtl/>
        </w:rPr>
      </w:pPr>
      <w:del w:id="96821" w:author="מנוע מכני" w:date="2026-10-11T12:04:40Z">
        <w:r w:rsidRPr="00132755">
          <w:rPr>
            <w:rtl/>
          </w:rPr>
          <w:delText xml:space="preserve"> </w:delText>
        </w:r>
      </w:del>
      <w:r w:rsidRPr="00132755">
        <w:rPr>
          <w:rtl/>
        </w:rPr>
        <w:t xml:space="preserve">הוא </w:t>
      </w:r>
      <w:r w:rsidRPr="00132755">
        <w:rPr>
          <w:rtl/>
        </w:rPr>
        <w:t xml:space="preserve">ברה"י</w:t>
      </w:r>
      <w:r w:rsidRPr="00132755">
        <w:rPr>
          <w:rtl/>
        </w:rPr>
        <w:t xml:space="preserve">, ופי אמה </w:t>
      </w:r>
      <w:r w:rsidRPr="00132755">
        <w:rPr>
          <w:rtl/>
        </w:rPr>
        <w:t xml:space="preserve">ברה"ר</w:t>
      </w:r>
      <w:r w:rsidRPr="00132755">
        <w:rPr>
          <w:rtl/>
        </w:rPr>
        <w:t xml:space="preserve"> מהו? </w:t>
      </w:r>
      <w:ins w:id="94434" w:author="מנוע מכני" w:date="2026-10-11T12:04:40Z">
        <w:r>
          <w:rPr>
            <w:rtl/>
          </w:rPr>
          <w:t xml:space="preserve">אחר</w:t>
        </w:r>
      </w:ins>
      <w:del w:id="94435" w:author="מנוע מכני" w:date="2026-10-11T12:04:40Z">
        <w:r w:rsidRPr="00132755">
          <w:rPr>
            <w:rtl/>
          </w:rPr>
          <w:delText xml:space="preserve">בתר</w:delText>
        </w:r>
      </w:del>
      <w:r w:rsidRPr="00132755">
        <w:rPr>
          <w:rtl/>
        </w:rPr>
        <w:t xml:space="preserve"> עקירה </w:t>
      </w:r>
      <w:ins w:id="91778" w:author="מנוע מכני" w:date="2026-10-11T12:04:40Z">
        <w:r>
          <w:rPr>
            <w:rtl/>
          </w:rPr>
          <w:t xml:space="preserve">הולכים</w:t>
        </w:r>
      </w:ins>
      <w:del w:id="91779" w:author="מנוע מכני" w:date="2026-10-11T12:04:40Z">
        <w:r w:rsidRPr="00132755">
          <w:rPr>
            <w:rtl/>
          </w:rPr>
          <w:delText xml:space="preserve">אזלינן</w:delText>
        </w:r>
      </w:del>
      <w:r w:rsidRPr="00132755">
        <w:rPr>
          <w:rtl/>
        </w:rPr>
        <w:t xml:space="preserve">, או </w:t>
      </w:r>
      <w:ins w:id="94436" w:author="מנוע מכני" w:date="2026-10-11T12:04:40Z">
        <w:r>
          <w:rPr>
            <w:rtl/>
          </w:rPr>
          <w:t xml:space="preserve">אחר</w:t>
        </w:r>
      </w:ins>
      <w:del w:id="94437" w:author="מנוע מכני" w:date="2026-10-11T12:04:40Z">
        <w:r w:rsidRPr="00132755">
          <w:rPr>
            <w:rtl/>
          </w:rPr>
          <w:delText xml:space="preserve">בתר</w:delText>
        </w:r>
      </w:del>
      <w:r w:rsidRPr="00132755">
        <w:rPr>
          <w:rtl/>
        </w:rPr>
        <w:t xml:space="preserve"> יציאה </w:t>
      </w:r>
      <w:ins w:id="91780" w:author="מנוע מכני" w:date="2026-10-11T12:04:40Z">
        <w:r>
          <w:rPr>
            <w:rtl/>
          </w:rPr>
          <w:t xml:space="preserve">הולכים</w:t>
        </w:r>
      </w:ins>
      <w:del w:id="91781" w:author="מנוע מכני" w:date="2026-10-11T12:04:40Z">
        <w:r w:rsidRPr="00132755">
          <w:rPr>
            <w:rtl/>
          </w:rPr>
          <w:delText xml:space="preserve">אזלינן</w:delText>
        </w:r>
      </w:del>
      <w:r w:rsidRPr="00132755">
        <w:rPr>
          <w:rtl/>
        </w:rPr>
        <w:t xml:space="preserve">? - </w:t>
      </w:r>
      <w:r w:rsidRPr="00132755">
        <w:rPr>
          <w:b/>
          <w:bCs/>
          <w:rtl/>
        </w:rPr>
        <w:t>תיקו</w:t>
      </w:r>
      <w:r w:rsidRPr="00132755">
        <w:rPr>
          <w:rtl/>
        </w:rPr>
        <w:t>.</w:t>
      </w:r>
    </w:p>
    <w:p w:rsidR="005851B8" w:rsidRDefault="005851B8" w:rsidP="005851B8">
      <w:pPr>
        <w:pStyle w:val="affffd"/>
        <w:spacing w:after="0"/>
        <w:rPr>
          <w:del w:id="90052" w:author="מנוע עיצוב" w:date="2026-10-11T12:09:26Z"/>
          <w:rFonts w:ascii="MS Mincho" w:hAnsi="MS Mincho"/>
          <w:bCs w:val="0"/>
          <w:rtl/>
        </w:rPr>
      </w:pPr>
      <w:del w:id="90051"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rStyle w:val="afffe"/>
          <w:rFonts w:ascii="Fb Fontext" w:hAnsi="Fb Fontext"/>
          <w:b/>
          <w:bCs w:val="0"/>
          <w:sz w:val="20"/>
          <w:rtl/>
        </w:rPr>
        <w:pPrChange w:id="20076" w:author="קלוד" w:date="2026-10-11T09:07:28Z">
          <w:pPr>
            <w:pStyle w:val="affff1"/>
            <w:rPr>
              <w:rStyle w:val="afffe"/>
              <w:rFonts w:ascii="Fb Fontext" w:hAnsi="Fb Fontext"/>
              <w:b/>
              <w:bCs w:val="0"/>
              <w:sz w:val="20"/>
              <w:rtl/>
            </w:rPr>
          </w:pPr>
        </w:pPrChange>
      </w:pPr>
      <w:ins w:id="9828" w:author="מספור קטעי משנה" w:date="2026-10-11T09:25:21Z">
        <w:r>
          <w:rPr>
            <w:rStyle w:val="MisparKeta"/>
          </w:rPr>
          <w:t xml:space="preserve">ג. </w:t>
        </w:r>
      </w:ins>
      <w:r w:rsidRPr="00E62A50">
        <w:rPr>
          <w:rStyle w:val="afffe"/>
          <w:rFonts w:ascii="Fb Fontext" w:hAnsi="Fb Fontext"/>
          <w:bCs w:val="0"/>
          <w:rtl/>
          <w:rPrChange w:id="40136" w:author="Claude" w:date="2026-10-11T09:07:36Z">
            <w:rPr>
              <w:rStyle w:val="afffe"/>
              <w:rFonts w:ascii="Fb Fontext" w:hAnsi="Fb Fontext"/>
              <w:bCs w:val="0"/>
              <w:sz w:val="20"/>
              <w:rtl/>
            </w:rPr>
          </w:rPrChange>
        </w:rPr>
        <w:t>וכן לא ירוק ר"י אומר וכו'.</w:t>
      </w:r>
    </w:p>
    <w:p>
      <w:pPr>
        <w:pStyle w:val="38"/>
        <w:rPr>
          <w:ins w:id="96822" w:author="מנוע מכני" w:date="2026-10-11T12:04:40Z"/>
        </w:rPr>
      </w:pPr>
      <w:r w:rsidRPr="006F178A">
        <w:t>והך</w:t>
      </w:r>
      <w:r w:rsidRPr="006F178A">
        <w:t xml:space="preserve"> </w:t>
      </w:r>
      <w:r w:rsidRPr="006F178A">
        <w:t xml:space="preserve">תנן</w:t>
      </w:r>
      <w:r w:rsidRPr="006F178A">
        <w:t xml:space="preserve">:</w:t>
      </w:r>
    </w:p>
    <w:p w:rsidR="005851B8" w:rsidRPr="006F178A" w:rsidRDefault="005851B8" w:rsidP="005851B8">
      <w:pPr>
        <w:rPr>
          <w:rtl/>
        </w:rPr>
      </w:pPr>
      <w:del w:id="96823" w:author="מנוע מכני" w:date="2026-10-11T12:04:40Z">
        <w:r w:rsidRPr="006F178A">
          <w:rPr>
            <w:rFonts w:ascii="Fb Fontext" w:hAnsi="Fb Fontext"/>
            <w:rtl/>
          </w:rPr>
          <w:delText xml:space="preserve"> </w:delText>
        </w:r>
      </w:del>
      <w:r w:rsidRPr="006F178A">
        <w:rPr>
          <w:rFonts w:ascii="Fb Fontext" w:hAnsi="Fb Fontext"/>
          <w:rtl/>
        </w:rPr>
        <w:t xml:space="preserve">היה אוכל דבילה בידים מסואבות, והכניס ידו [טמאה] לתוך פיו ליטול צרור,</w:t>
      </w:r>
    </w:p>
    <w:p w:rsidR="005851B8" w:rsidRPr="006F178A" w:rsidRDefault="005851B8" w:rsidP="005851B8">
      <w:pPr>
        <w:rPr>
          <w:rtl/>
        </w:rPr>
      </w:pPr>
      <w:del w:id="90093" w:author="מנוע מכני" w:date="2026-10-11T12:04:40Z">
        <w:r w:rsidRPr="006F178A">
          <w:rPr>
            <w:rtl/>
          </w:rPr>
          <w:delText xml:space="preserve"> </w:delText>
        </w:r>
      </w:del>
      <w:r w:rsidRPr="006F178A">
        <w:rPr>
          <w:rStyle w:val="2fb"/>
          <w:rFonts w:ascii="Fb Fontext" w:hAnsi="Fb Fontext"/>
          <w:rtl/>
        </w:rPr>
        <w:t>ר"מ</w:t>
      </w:r>
      <w:r w:rsidRPr="006F178A">
        <w:rPr>
          <w:rtl/>
        </w:rPr>
        <w:t xml:space="preserve"> מטמא, </w:t>
      </w:r>
      <w:r w:rsidRPr="006F178A">
        <w:rPr>
          <w:rStyle w:val="2fb"/>
          <w:rFonts w:ascii="Fb Fontext" w:hAnsi="Fb Fontext"/>
          <w:rtl/>
        </w:rPr>
        <w:t>ורבי יוסי</w:t>
      </w:r>
      <w:r w:rsidRPr="006F178A">
        <w:rPr>
          <w:rtl/>
        </w:rPr>
        <w:t xml:space="preserve"> מטהר.</w:t>
      </w:r>
    </w:p>
    <w:p>
      <w:pPr>
        <w:pStyle w:val="38"/>
        <w:rPr>
          <w:ins w:id="96824" w:author="מנוע מכני" w:date="2026-10-11T12:04:40Z"/>
        </w:rPr>
      </w:pPr>
      <w:r w:rsidRPr="006F178A">
        <w:t>ר"י</w:t>
      </w:r>
      <w:r w:rsidRPr="006F178A">
        <w:t xml:space="preserve">:</w:t>
      </w:r>
    </w:p>
    <w:p w:rsidR="005851B8" w:rsidRDefault="005851B8" w:rsidP="005851B8">
      <w:pPr>
        <w:rPr>
          <w:rtl/>
        </w:rPr>
      </w:pPr>
      <w:del w:id="96825" w:author="מנוע מכני" w:date="2026-10-11T12:04:40Z">
        <w:r w:rsidRPr="006F178A">
          <w:rPr>
            <w:rtl/>
          </w:rPr>
          <w:delText xml:space="preserve"> </w:delText>
        </w:r>
      </w:del>
      <w:r w:rsidRPr="006F178A">
        <w:rPr>
          <w:rtl/>
        </w:rPr>
        <w:t xml:space="preserve">היפך בה - טמא, </w:t>
      </w:r>
      <w:r w:rsidRPr="006F178A">
        <w:rPr>
          <w:rtl/>
        </w:rPr>
        <w:t xml:space="preserve">לא</w:t>
      </w:r>
      <w:r w:rsidRPr="006F178A">
        <w:rPr>
          <w:rtl/>
        </w:rPr>
        <w:t xml:space="preserve"> היפך בה - טהור [והיינו דלא כמתני' דפשטה </w:t>
      </w:r>
      <w:r>
        <w:rPr>
          <w:rtl/>
        </w:rPr>
        <w:t>אפי'</w:t>
      </w:r>
      <w:r w:rsidRPr="006F178A">
        <w:rPr>
          <w:rtl/>
        </w:rPr>
        <w:t xml:space="preserve"> דלא היפך בה]</w:t>
      </w:r>
    </w:p>
    <w:p>
      <w:pPr>
        <w:pStyle w:val="38"/>
        <w:rPr>
          <w:ins w:id="96826" w:author="מנוע מכני" w:date="2026-10-11T12:04:40Z"/>
        </w:rPr>
      </w:pPr>
      <w:r w:rsidRPr="006F178A">
        <w:t>א.</w:t>
      </w:r>
      <w:r w:rsidRPr="006F178A">
        <w:t xml:space="preserve"> רי"ו:</w:t>
      </w:r>
    </w:p>
    <w:p w:rsidR="005851B8" w:rsidRPr="006F178A" w:rsidRDefault="005851B8" w:rsidP="005851B8">
      <w:pPr>
        <w:rPr>
          <w:rStyle w:val="afffe"/>
          <w:rFonts w:ascii="Fb Fontext" w:hAnsi="Fb Fontext"/>
          <w:b/>
          <w:rtl/>
        </w:rPr>
      </w:pPr>
      <w:del w:id="96827" w:author="מנוע מכני" w:date="2026-10-11T12:04:40Z">
        <w:r w:rsidRPr="006F178A">
          <w:rPr>
            <w:rtl/>
          </w:rPr>
          <w:delText xml:space="preserve"> </w:delText>
        </w:r>
      </w:del>
      <w:r w:rsidRPr="006F178A">
        <w:rPr>
          <w:rtl/>
        </w:rPr>
        <w:t xml:space="preserve">מוחלפת השיטה.</w:t>
      </w:r>
    </w:p>
    <w:p>
      <w:pPr>
        <w:pStyle w:val="38"/>
        <w:rPr>
          <w:ins w:id="96828" w:author="מנוע מכני" w:date="2026-10-11T12:04:40Z"/>
        </w:rPr>
      </w:pPr>
      <w:r w:rsidRPr="006F178A">
        <w:t>ב.</w:t>
      </w:r>
      <w:r w:rsidRPr="006F178A">
        <w:t xml:space="preserve"> ר"ל:</w:t>
      </w:r>
    </w:p>
    <w:p w:rsidR="005851B8" w:rsidRDefault="005851B8" w:rsidP="005851B8">
      <w:pPr>
        <w:rPr>
          <w:rtl/>
        </w:rPr>
      </w:pPr>
      <w:del w:id="96829" w:author="מנוע מכני" w:date="2026-10-11T12:04:40Z">
        <w:r w:rsidRPr="006F178A">
          <w:rPr>
            <w:rtl/>
          </w:rPr>
          <w:delText xml:space="preserve"> </w:delText>
        </w:r>
      </w:del>
      <w:r w:rsidRPr="006F178A">
        <w:rPr>
          <w:rtl/>
        </w:rPr>
        <w:t xml:space="preserve">הך </w:t>
      </w:r>
      <w:r w:rsidRPr="006F178A">
        <w:rPr>
          <w:rStyle w:val="2fb"/>
          <w:rtl/>
        </w:rPr>
        <w:t xml:space="preserve">דר"י</w:t>
      </w:r>
      <w:r w:rsidRPr="006F178A">
        <w:rPr>
          <w:rtl/>
        </w:rPr>
        <w:t xml:space="preserve"> ד</w:t>
      </w:r>
      <w:r>
        <w:rPr>
          <w:rtl/>
        </w:rPr>
        <w:t>אפי'</w:t>
      </w:r>
      <w:r w:rsidRPr="006F178A">
        <w:rPr>
          <w:rtl/>
        </w:rPr>
        <w:t xml:space="preserve"> בלא היפכו היינו דווקא בכיחו [דתלוש הוא]</w:t>
      </w:r>
    </w:p>
    <w:p>
      <w:pPr>
        <w:pStyle w:val="38"/>
        <w:rPr>
          <w:ins w:id="96830" w:author="מנוע מכני" w:date="2026-10-11T12:04:40Z"/>
        </w:rPr>
      </w:pPr>
      <w:r w:rsidRPr="006F178A">
        <w:t>ונדחה</w:t>
      </w:r>
      <w:r w:rsidRPr="006F178A">
        <w:t xml:space="preserve"> דר"י</w:t>
      </w:r>
      <w:del w:id="97070" w:author="מנוע מכני" w:date="2026-10-11T12:04:40Z">
        <w:r w:rsidRPr="006F178A">
          <w:delText xml:space="preserve"> אומר</w:delText>
        </w:r>
      </w:del>
      <w:r w:rsidRPr="006F178A">
        <w:t xml:space="preserve">:</w:t>
      </w:r>
    </w:p>
    <w:p w:rsidR="005851B8" w:rsidRPr="006F178A" w:rsidRDefault="005851B8" w:rsidP="005851B8">
      <w:pPr>
        <w:rPr>
          <w:rtl/>
        </w:rPr>
      </w:pPr>
      <w:del w:id="96831" w:author="מנוע מכני" w:date="2026-10-11T12:04:40Z">
        <w:r w:rsidRPr="006F178A">
          <w:rPr>
            <w:rtl/>
          </w:rPr>
          <w:delText xml:space="preserve"> </w:delText>
        </w:r>
      </w:del>
      <w:r w:rsidRPr="006F178A">
        <w:rPr>
          <w:rtl/>
        </w:rPr>
        <w:t xml:space="preserve">כיחו שנתלש, </w:t>
      </w:r>
      <w:r w:rsidRPr="006F178A">
        <w:rPr>
          <w:rStyle w:val="afffe"/>
          <w:rFonts w:ascii="Fb Fontext" w:hAnsi="Fb Fontext"/>
          <w:rtl/>
        </w:rPr>
        <w:t>וכן רוקו שנתלש</w:t>
      </w:r>
      <w:r w:rsidRPr="006F178A">
        <w:rPr>
          <w:rtl/>
        </w:rPr>
        <w:t xml:space="preserve">, </w:t>
      </w:r>
      <w:r w:rsidRPr="006F178A">
        <w:rPr>
          <w:rtl/>
        </w:rPr>
        <w:t xml:space="preserve">לא</w:t>
      </w:r>
      <w:r w:rsidRPr="006F178A">
        <w:rPr>
          <w:rtl/>
        </w:rPr>
        <w:t xml:space="preserve"> יהלך ד"א עד שירוק - אלא </w:t>
      </w:r>
      <w:ins w:id="90507" w:author="Claude - סמנטי" w:date="2026-10-11T12:19:31Z">
        <w:r>
          <w:rPr>
            <w:rtl/>
          </w:rPr>
          <w:t xml:space="preserve">ברור</w:t>
        </w:r>
      </w:ins>
      <w:del w:id="90508" w:author="Claude - סמנטי" w:date="2026-10-11T12:19:31Z">
        <w:r w:rsidRPr="006F178A">
          <w:rPr>
            <w:rtl/>
          </w:rPr>
          <w:delText xml:space="preserve">מחוורתא</w:delText>
        </w:r>
      </w:del>
      <w:r w:rsidRPr="006F178A">
        <w:rPr>
          <w:rtl/>
        </w:rPr>
        <w:t xml:space="preserve"> </w:t>
      </w:r>
      <w:ins w:id="90505" w:author="Claude - סמנטי" w:date="2026-10-11T12:19:31Z">
        <w:r>
          <w:rPr>
            <w:rtl/>
          </w:rPr>
          <w:t xml:space="preserve">כפי שתירצנו</w:t>
        </w:r>
      </w:ins>
      <w:del w:id="90506" w:author="Claude - סמנטי" w:date="2026-10-11T12:19:31Z">
        <w:r w:rsidRPr="006F178A">
          <w:rPr>
            <w:rtl/>
          </w:rPr>
          <w:delText xml:space="preserve">כדשנינן</w:delText>
        </w:r>
      </w:del>
      <w:r w:rsidRPr="006F178A">
        <w:rPr>
          <w:rtl/>
        </w:rPr>
        <w:t xml:space="preserve"> </w:t>
      </w:r>
      <w:ins w:id="94704" w:author="מנוע מכני" w:date="2026-10-11T12:04:40Z">
        <w:r>
          <w:rPr>
            <w:rtl/>
          </w:rPr>
          <w:t xml:space="preserve">מתחילה</w:t>
        </w:r>
      </w:ins>
      <w:del w:id="94705" w:author="מנוע מכני" w:date="2026-10-11T12:04:40Z">
        <w:r w:rsidRPr="006F178A">
          <w:rPr>
            <w:rtl/>
          </w:rPr>
          <w:delText xml:space="preserve">מעיקרא</w:delText>
        </w:r>
      </w:del>
      <w:r w:rsidRPr="006F178A">
        <w:rPr>
          <w:rtl/>
        </w:rPr>
        <w:t xml:space="preserve">.</w:t>
      </w:r>
    </w:p>
    <w:p>
      <w:pPr>
        <w:pStyle w:val="38"/>
        <w:rPr>
          <w:ins w:id="96832" w:author="מנוע מכני" w:date="2026-10-11T12:04:40Z"/>
        </w:rPr>
      </w:pPr>
      <w:r w:rsidRPr="00132755">
        <w:t xml:space="preserve">ר"ל:</w:t>
      </w:r>
    </w:p>
    <w:p w:rsidR="005851B8" w:rsidRPr="00132755" w:rsidRDefault="005851B8" w:rsidP="005851B8">
      <w:pPr>
        <w:rPr>
          <w:rtl/>
        </w:rPr>
      </w:pPr>
      <w:del w:id="96833" w:author="מנוע מכני" w:date="2026-10-11T12:04:40Z">
        <w:r w:rsidRPr="00132755">
          <w:rPr>
            <w:rtl/>
          </w:rPr>
          <w:delText xml:space="preserve"> </w:delText>
        </w:r>
      </w:del>
      <w:r w:rsidRPr="00132755">
        <w:rPr>
          <w:rtl/>
        </w:rPr>
        <w:t xml:space="preserve">כיח </w:t>
      </w:r>
      <w:r w:rsidRPr="00132755">
        <w:rPr>
          <w:rStyle w:val="afffe"/>
          <w:rFonts w:ascii="Fb Fontext" w:hAnsi="Fb Fontext"/>
          <w:rtl/>
        </w:rPr>
        <w:t>(ורק</w:t>
      </w:r>
      <w:r w:rsidRPr="00132755">
        <w:rPr>
          <w:rtl/>
        </w:rPr>
        <w:t>!) בפני רבו חייב מיתה, שנא'</w:t>
      </w:r>
      <w:r w:rsidRPr="00132755">
        <w:rPr>
          <w:rStyle w:val="afffff0"/>
          <w:spacing w:val="0"/>
          <w:rtl/>
        </w:rPr>
        <w:t xml:space="preserve"> </w:t>
      </w:r>
      <w:r w:rsidRPr="00132755">
        <w:rPr>
          <w:rStyle w:val="afffff0"/>
          <w:rFonts w:hint="cs"/>
          <w:spacing w:val="0"/>
          <w:rtl/>
        </w:rPr>
        <w:t>'</w:t>
      </w:r>
      <w:ins w:id="90645" w:author="Claude - סמנטי" w:date="2026-10-11T12:19:31Z">
        <w:r>
          <w:rPr>
            <w:rStyle w:val="afffff0"/>
            <w:spacing w:val="0"/>
            <w:rtl/>
          </w:rPr>
          <w:t xml:space="preserve">כָּל מְשַׂנְאַי אָהֲבוּ מָוֶת</w:t>
        </w:r>
      </w:ins>
      <w:del w:id="90646" w:author="Claude - סמנטי" w:date="2026-10-11T12:19:31Z">
        <w:r w:rsidRPr="00132755">
          <w:rPr>
            <w:rStyle w:val="afffff0"/>
            <w:spacing w:val="0"/>
            <w:rtl/>
          </w:rPr>
          <w:delText xml:space="preserve">כל משנאי אהבו מות</w:delText>
        </w:r>
      </w:del>
      <w:r w:rsidRPr="00132755">
        <w:rPr>
          <w:rStyle w:val="afffff0"/>
          <w:rFonts w:hint="cs"/>
          <w:spacing w:val="0"/>
          <w:rtl/>
        </w:rPr>
        <w:t>'</w:t>
      </w:r>
      <w:r w:rsidRPr="00132755">
        <w:rPr>
          <w:rStyle w:val="afffff0"/>
          <w:spacing w:val="0"/>
          <w:rtl/>
        </w:rPr>
        <w:t>,</w:t>
      </w:r>
      <w:r w:rsidRPr="00132755">
        <w:rPr>
          <w:rtl/>
        </w:rPr>
        <w:t xml:space="preserve"> אל תקרי למשנאי אלא למשניאי.</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87" w:author="קלוד" w:date="2026-10-11T09:07:28Z"/>
        </w:rPr>
      </w:pPr>
      <w:ins w:id="20386" w:author="קלוד" w:date="2026-10-11T09:07:28Z">
        <w:r>
          <w:t xml:space="preserve">משנה ו</w:t>
        </w:r>
      </w:ins>
    </w:p>
    <w:p w:rsidR="005851B8" w:rsidRPr="00E62A50" w:rsidRDefault="005851B8" w:rsidP="005851B8">
      <w:pPr>
        <w:pStyle w:val="afff9"/>
        <w:rPr>
          <w:del w:id="20221" w:author="קלוד" w:date="2026-10-11T09:07:28Z"/>
          <w:rtl/>
        </w:rPr>
      </w:pPr>
      <w:del w:id="20220"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70" w:author="קלוד" w:date="2026-10-11T12:09:42Z">
          <w:pPr>
            <w:pStyle w:val="afff9"/>
          </w:pPr>
        </w:pPrChange>
      </w:pPr>
      <w:r w:rsidRPr="00E62A50">
        <w:rPr>
          <w:rtl/>
        </w:rPr>
        <w:t>לא יעמוד אדם ברשות היחיד וישתה ברשות הרבים.</w:t>
      </w:r>
    </w:p>
    <w:p w:rsidR="005851B8" w:rsidRPr="002D26EF" w:rsidRDefault="005851B8" w:rsidP="002D26EF">
      <w:pPr>
        <w:pStyle w:val="afff9"/>
        <w:rPr>
          <w:rtl/>
        </w:rPr>
      </w:pPr>
      <w:r w:rsidRPr="002D26EF">
        <w:rPr>
          <w:rtl/>
        </w:rPr>
        <w:t>ברשות הרבים וישתה ברשות היחיד, אלא אם כן הכניס ראשו ורובו למקום שהוא שותה. וכן בגת.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51" w:author="קלוד" w:date="2026-10-11T12:24:08Z"/>
        </w:rPr>
      </w:pPr>
      <w:ins w:id="90052" w:author="קלוד" w:date="2026-10-11T12:24:08Z">
        <w:r>
          <w:rPr>
            <w:color w:val="7B3F00"/>
          </w:rPr>
          <w:t xml:space="preserve">שתיה מרה"י לרה"ר - גזרו גם רבנן</w:t>
        </w:r>
      </w:ins>
    </w:p>
    <w:p w:rsidR="005851B8" w:rsidRPr="006F178A" w:rsidRDefault="005851B8" w:rsidP="005851B8">
      <w:pPr>
        <w:rPr>
          <w:rtl/>
        </w:rPr>
      </w:pPr>
      <w:r>
        <w:rPr>
          <w:rFonts w:ascii="Fb Fontext" w:hAnsi="Fb Fontext"/>
          <w:rtl/>
        </w:rPr>
        <w:t>ואפי'</w:t>
      </w:r>
      <w:r w:rsidRPr="006F178A">
        <w:rPr>
          <w:rFonts w:ascii="Fb Fontext" w:hAnsi="Fb Fontext"/>
          <w:rtl/>
        </w:rPr>
        <w:t xml:space="preserve"> כרבנן [ולא רק </w:t>
      </w:r>
      <w:r w:rsidRPr="006F178A">
        <w:rPr>
          <w:rStyle w:val="2fb"/>
          <w:rFonts w:ascii="Fb Fontext" w:hAnsi="Fb Fontext"/>
          <w:rtl/>
        </w:rPr>
        <w:t xml:space="preserve">כר"מ</w:t>
      </w:r>
      <w:r w:rsidRPr="006F178A">
        <w:rPr>
          <w:rFonts w:ascii="Fb Fontext" w:hAnsi="Fb Fontext"/>
          <w:rtl/>
        </w:rPr>
        <w:t xml:space="preserve"> דגזרי' שיבוא לטלטל] גזרי </w:t>
      </w:r>
      <w:ins w:id="91782" w:author="מנוע מכני" w:date="2026-10-11T12:04:40Z">
        <w:r>
          <w:rPr>
            <w:rFonts w:ascii="Fb Fontext" w:hAnsi="Fb Fontext"/>
            <w:rtl/>
          </w:rPr>
          <w:t xml:space="preserve">כאן</w:t>
        </w:r>
      </w:ins>
      <w:del w:id="91783" w:author="מנוע מכני" w:date="2026-10-11T12:04:40Z">
        <w:r w:rsidRPr="006F178A">
          <w:rPr>
            <w:rFonts w:ascii="Fb Fontext" w:hAnsi="Fb Fontext"/>
            <w:rtl/>
          </w:rPr>
          <w:delText xml:space="preserve">הכא</w:delText>
        </w:r>
      </w:del>
      <w:r w:rsidRPr="006F178A">
        <w:rPr>
          <w:rFonts w:ascii="Fb Fontext" w:hAnsi="Fb Fontext"/>
          <w:rtl/>
        </w:rPr>
        <w:t xml:space="preserve"> דמיירי בחפצין שצריכין לו.</w:t>
      </w:r>
    </w:p>
    <w:p w:rsidR="005851B8" w:rsidRDefault="005851B8" w:rsidP="005851B8">
      <w:pPr>
        <w:rPr>
          <w:rtl/>
        </w:rPr>
      </w:pPr>
      <w:r w:rsidRPr="006F178A">
        <w:rPr>
          <w:rtl/>
        </w:rPr>
        <w:t xml:space="preserve">כרמלית: </w:t>
      </w:r>
      <w:r w:rsidRPr="006F178A">
        <w:rPr>
          <w:rStyle w:val="2fb"/>
          <w:rtl/>
        </w:rPr>
        <w:t xml:space="preserve">אביי</w:t>
      </w:r>
      <w:r w:rsidRPr="006F178A">
        <w:rPr>
          <w:rtl/>
        </w:rPr>
        <w:t xml:space="preserve">: היא היא. וכן מוכח ממתני' דוכן בגת [היינו לאתויי כרלית]</w:t>
      </w:r>
    </w:p>
    <w:p>
      <w:pPr>
        <w:pStyle w:val="38"/>
        <w:rPr>
          <w:ins w:id="96834" w:author="מנוע מכני" w:date="2026-10-11T12:04:40Z"/>
        </w:rPr>
      </w:pPr>
      <w:r w:rsidRPr="00EC3AF0">
        <w:t>רבא</w:t>
      </w:r>
      <w:r w:rsidRPr="006F178A">
        <w:t xml:space="preserve">:</w:t>
      </w:r>
    </w:p>
    <w:p w:rsidR="005851B8" w:rsidRPr="006F178A" w:rsidRDefault="005851B8" w:rsidP="005851B8">
      <w:pPr>
        <w:rPr>
          <w:rtl/>
        </w:rPr>
      </w:pPr>
      <w:del w:id="96835" w:author="מנוע מכני" w:date="2026-10-11T12:04:40Z">
        <w:r w:rsidRPr="006F178A">
          <w:rPr>
            <w:rtl/>
          </w:rPr>
          <w:delText xml:space="preserve"> </w:delText>
        </w:r>
      </w:del>
      <w:r w:rsidRPr="006F178A">
        <w:rPr>
          <w:rtl/>
        </w:rPr>
        <w:t xml:space="preserve">היא גופא גזירה, ואנן ניקום ונגזור גזירה לגזירה.</w:t>
      </w:r>
    </w:p>
    <w:p>
      <w:pPr>
        <w:pStyle w:val="38"/>
        <w:rPr>
          <w:ins w:id="96836" w:author="מנוע מכני" w:date="2026-10-11T12:04:40Z"/>
        </w:rPr>
      </w:pPr>
      <w:r w:rsidRPr="006F178A">
        <w:t xml:space="preserve">והך</w:t>
      </w:r>
    </w:p>
    <w:p w:rsidR="005851B8" w:rsidRPr="006F178A" w:rsidRDefault="005851B8" w:rsidP="005851B8">
      <w:pPr>
        <w:rPr>
          <w:rtl/>
        </w:rPr>
      </w:pPr>
      <w:del w:id="96837" w:author="מנוע מכני" w:date="2026-10-11T12:04:40Z">
        <w:r w:rsidRPr="006F178A">
          <w:rPr>
            <w:rtl/>
          </w:rPr>
          <w:delText xml:space="preserve"> </w:delText>
        </w:r>
      </w:del>
      <w:r w:rsidRPr="006F178A">
        <w:rPr>
          <w:rtl/>
        </w:rPr>
        <w:t xml:space="preserve">דוכן בגת היינו לענין מעשר וכן </w:t>
      </w:r>
      <w:r w:rsidRPr="006F178A">
        <w:rPr>
          <w:rStyle w:val="2fb"/>
          <w:rtl/>
        </w:rPr>
        <w:t xml:space="preserve">אר"ש</w:t>
      </w:r>
      <w:r w:rsidRPr="006F178A">
        <w:rPr>
          <w:rtl/>
        </w:rPr>
        <w:t xml:space="preserve"> וכדתנן שותין על הגת, בין בחמין ובין בצונן ופטור, דברי </w:t>
      </w:r>
      <w:r w:rsidRPr="006F178A">
        <w:rPr>
          <w:rStyle w:val="2fb"/>
          <w:rtl/>
        </w:rPr>
        <w:t xml:space="preserve">ר"מ</w:t>
      </w:r>
      <w:r w:rsidRPr="006F178A">
        <w:rPr>
          <w:rtl/>
        </w:rPr>
        <w:t xml:space="preserve">.</w:t>
      </w:r>
    </w:p>
    <w:p w:rsidR="005851B8" w:rsidRPr="00132755" w:rsidRDefault="005851B8" w:rsidP="005851B8">
      <w:pPr>
        <w:rPr>
          <w:spacing w:val="-4"/>
          <w:rtl/>
        </w:rPr>
      </w:pPr>
      <w:ins w:id="90492" w:author="מנוע מכני" w:date="2026-10-11T12:04:40Z">
        <w:r>
          <w:rPr>
            <w:rStyle w:val="2fb"/>
            <w:spacing w:val="-4"/>
            <w:rtl/>
          </w:rPr>
          <w:t xml:space="preserve">ר"א</w:t>
        </w:r>
      </w:ins>
      <w:del w:id="90493" w:author="מנוע מכני" w:date="2026-10-11T12:04:40Z">
        <w:r w:rsidRPr="00132755">
          <w:rPr>
            <w:spacing w:val="-4"/>
            <w:rtl/>
          </w:rPr>
          <w:delText xml:space="preserve">רבי אליעזר</w:delText>
        </w:r>
      </w:del>
      <w:r w:rsidRPr="00132755">
        <w:rPr>
          <w:spacing w:val="-4"/>
          <w:rtl/>
        </w:rPr>
        <w:t xml:space="preserve"> בר צדוק מחייב. וחכ"א: על החמין - חייב, ועל הצונן - פטור, מפני שמחזיר את המותר.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צט:</w:t>
      </w:r>
    </w:p>
    <w:p>
      <w:pPr>
        <w:pStyle w:val="MishnaBatzad"/>
        <w:rPr>
          <w:ins w:id="20389" w:author="קלוד" w:date="2026-10-11T09:07:28Z"/>
        </w:rPr>
      </w:pPr>
      <w:ins w:id="20388" w:author="קלוד" w:date="2026-10-11T09:07:28Z">
        <w:r>
          <w:t xml:space="preserve">משנה ו</w:t>
        </w:r>
      </w:ins>
    </w:p>
    <w:p w:rsidR="005851B8" w:rsidRPr="00E62A50" w:rsidRDefault="005851B8" w:rsidP="005851B8">
      <w:pPr>
        <w:pStyle w:val="afff9"/>
        <w:rPr>
          <w:del w:id="20223" w:author="קלוד" w:date="2026-10-11T09:07:28Z"/>
          <w:rtl/>
        </w:rPr>
      </w:pPr>
      <w:del w:id="20222"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71" w:author="קלוד" w:date="2026-10-11T12:09:42Z">
          <w:pPr>
            <w:pStyle w:val="afff9"/>
          </w:pPr>
        </w:pPrChange>
      </w:pPr>
      <w:r w:rsidRPr="00E62A50">
        <w:rPr>
          <w:rtl/>
        </w:rPr>
        <w:t>קולט אדם מן המזחילה למטה מעשרה טפחים, ומן הצינור מכל מקום שותה.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49" w:author="קלוד" w:date="2026-10-11T12:24:08Z"/>
        </w:rPr>
      </w:pPr>
      <w:ins w:id="90050" w:author="קלוד" w:date="2026-10-11T12:24:08Z">
        <w:r>
          <w:rPr>
            <w:color w:val="7B3F00"/>
          </w:rPr>
          <w:t xml:space="preserve">קולט מן המזחילה - אבל לא מצרף</w:t>
        </w:r>
      </w:ins>
    </w:p>
    <w:p w:rsidR="005851B8" w:rsidRPr="00132755" w:rsidRDefault="005851B8" w:rsidP="005851B8">
      <w:pPr>
        <w:rPr>
          <w:spacing w:val="-2"/>
          <w:rtl/>
        </w:rPr>
      </w:pPr>
      <w:r w:rsidRPr="00132755">
        <w:rPr>
          <w:rFonts w:ascii="Fb Fontext" w:hAnsi="Fb Fontext"/>
          <w:spacing w:val="-2"/>
          <w:rtl/>
        </w:rPr>
        <w:t xml:space="preserve">ודווקא קולט אבל </w:t>
      </w:r>
      <w:r w:rsidRPr="00132755">
        <w:rPr>
          <w:rFonts w:ascii="Fb Fontext" w:hAnsi="Fb Fontext"/>
          <w:spacing w:val="-2"/>
          <w:rtl/>
        </w:rPr>
        <w:t xml:space="preserve">לא</w:t>
      </w:r>
      <w:r w:rsidRPr="00132755">
        <w:rPr>
          <w:rFonts w:ascii="Fb Fontext" w:hAnsi="Fb Fontext"/>
          <w:spacing w:val="-2"/>
          <w:rtl/>
        </w:rPr>
        <w:t xml:space="preserve"> מצרף </w:t>
      </w:r>
      <w:r w:rsidRPr="00132755">
        <w:rPr>
          <w:rStyle w:val="2fb"/>
          <w:rFonts w:ascii="Fb Fontext" w:hAnsi="Fb Fontext"/>
          <w:spacing w:val="-2"/>
          <w:rtl/>
        </w:rPr>
        <w:t xml:space="preserve">וכר"נ</w:t>
      </w:r>
      <w:r w:rsidRPr="00132755">
        <w:rPr>
          <w:rFonts w:ascii="Fb Fontext" w:hAnsi="Fb Fontext"/>
          <w:spacing w:val="-2"/>
          <w:rtl/>
        </w:rPr>
        <w:t xml:space="preserve"> דמיירי במזחילה פחות משלשה סמוך לגג </w:t>
      </w:r>
      <w:ins w:id="93130" w:author="מנוע מכני" w:date="2026-10-11T12:04:40Z">
        <w:r>
          <w:rPr>
            <w:rFonts w:ascii="Fb Fontext" w:hAnsi="Fb Fontext"/>
            <w:spacing w:val="-2"/>
            <w:rtl/>
          </w:rPr>
          <w:t xml:space="preserve">מדובר</w:t>
        </w:r>
      </w:ins>
      <w:del w:id="93131" w:author="מנוע מכני" w:date="2026-10-11T12:04:40Z">
        <w:r w:rsidRPr="00132755">
          <w:rPr>
            <w:rFonts w:ascii="Fb Fontext" w:hAnsi="Fb Fontext"/>
            <w:spacing w:val="-2"/>
            <w:rtl/>
          </w:rPr>
          <w:delText xml:space="preserve">עסקינן</w:delText>
        </w:r>
      </w:del>
      <w:r w:rsidRPr="00132755">
        <w:rPr>
          <w:rFonts w:ascii="Fb Fontext" w:hAnsi="Fb Fontext"/>
          <w:spacing w:val="-2"/>
          <w:rtl/>
        </w:rPr>
        <w:t xml:space="preserve">,</w:t>
      </w:r>
      <w:r w:rsidRPr="00132755">
        <w:rPr>
          <w:rFonts w:ascii="Fb Fontext" w:hAnsi="Fb Fontext" w:hint="cs"/>
          <w:spacing w:val="-2"/>
          <w:rtl/>
        </w:rPr>
        <w:t xml:space="preserve"> </w:t>
      </w:r>
      <w:r w:rsidRPr="00132755">
        <w:rPr>
          <w:rFonts w:ascii="Fb Fontext" w:hAnsi="Fb Fontext"/>
          <w:spacing w:val="-2"/>
          <w:rtl/>
        </w:rPr>
        <w:t>דכגג דמי.</w:t>
      </w:r>
    </w:p>
    <w:p>
      <w:pPr>
        <w:pStyle w:val="38"/>
        <w:rPr>
          <w:ins w:id="96838" w:author="מנוע מכני" w:date="2026-10-11T12:04:40Z"/>
        </w:rPr>
      </w:pPr>
      <w:r w:rsidRPr="002B5789">
        <w:t>תנ"ה</w:t>
      </w:r>
      <w:r w:rsidRPr="006F178A">
        <w:t xml:space="preserve">:</w:t>
      </w:r>
    </w:p>
    <w:p w:rsidR="005851B8" w:rsidRPr="006F178A" w:rsidRDefault="005851B8" w:rsidP="005851B8">
      <w:pPr>
        <w:rPr>
          <w:rtl/>
        </w:rPr>
      </w:pPr>
      <w:del w:id="96839" w:author="מנוע מכני" w:date="2026-10-11T12:04:40Z">
        <w:r w:rsidRPr="006F178A">
          <w:rPr>
            <w:rtl/>
          </w:rPr>
          <w:delText xml:space="preserve"> </w:delText>
        </w:r>
      </w:del>
      <w:r w:rsidRPr="006F178A">
        <w:rPr>
          <w:rtl/>
        </w:rPr>
        <w:t xml:space="preserve">עומד אדם </w:t>
      </w:r>
      <w:r w:rsidRPr="006F178A">
        <w:rPr>
          <w:rtl/>
        </w:rPr>
        <w:t xml:space="preserve">ברה"י</w:t>
      </w:r>
      <w:r w:rsidRPr="006F178A">
        <w:rPr>
          <w:rtl/>
        </w:rPr>
        <w:t xml:space="preserve"> ומגביה ידו למעלה מי"ט לפחות מג' סמוך לגג וקולט, ובלבד שלא יצרף. וכן </w:t>
      </w:r>
      <w:r w:rsidRPr="006F178A">
        <w:rPr>
          <w:rtl/>
        </w:rPr>
        <w:t xml:space="preserve">תניא</w:t>
      </w:r>
      <w:r w:rsidRPr="006F178A">
        <w:rPr>
          <w:rtl/>
        </w:rPr>
        <w:t xml:space="preserve"> אידך.</w:t>
      </w:r>
    </w:p>
    <w:p>
      <w:pPr>
        <w:pStyle w:val="38"/>
        <w:rPr>
          <w:ins w:id="96840" w:author="מנוע מכני" w:date="2026-10-11T12:04:40Z"/>
        </w:rPr>
      </w:pPr>
      <w:r w:rsidRPr="006F178A">
        <w:t xml:space="preserve">תנא:</w:t>
      </w:r>
    </w:p>
    <w:p w:rsidR="005851B8" w:rsidRPr="006F178A" w:rsidRDefault="005851B8" w:rsidP="005851B8">
      <w:pPr>
        <w:rPr>
          <w:rtl/>
        </w:rPr>
      </w:pPr>
      <w:del w:id="96841" w:author="מנוע מכני" w:date="2026-10-11T12:04:40Z">
        <w:r w:rsidRPr="006F178A">
          <w:rPr>
            <w:rtl/>
          </w:rPr>
          <w:delText xml:space="preserve"> </w:delText>
        </w:r>
      </w:del>
      <w:r w:rsidRPr="006F178A">
        <w:rPr>
          <w:rtl/>
        </w:rPr>
        <w:t xml:space="preserve">אם יש בצינור ארבעה על ארבעה - אסור, מפני שהוא כמוציא מרשות לרשות.</w:t>
      </w:r>
    </w:p>
    <w:p w:rsidR="005851B8" w:rsidRDefault="005851B8" w:rsidP="005851B8">
      <w:pPr>
        <w:pStyle w:val="affffd"/>
        <w:spacing w:after="0"/>
        <w:rPr>
          <w:rFonts w:ascii="MS Mincho" w:hAnsi="MS Mincho"/>
          <w:bCs w:val="0"/>
          <w:rtl/>
        </w:rPr>
      </w:pPr>
      <w:r>
        <w:rPr>
          <w:rFonts w:ascii="MS Mincho" w:hAnsi="MS Mincho" w:hint="cs"/>
          <w:bCs w:val="0"/>
          <w:rtl/>
        </w:rPr>
        <w:lastRenderedPageBreak/>
        <w:t xml:space="preserve"> ׻</w:t>
      </w:r>
    </w:p>
    <w:p>
      <w:pPr>
        <w:pStyle w:val="MishnaBatzad"/>
        <w:rPr>
          <w:ins w:id="20391" w:author="קלוד" w:date="2026-10-11T09:07:28Z"/>
        </w:rPr>
      </w:pPr>
      <w:ins w:id="20390" w:author="קלוד" w:date="2026-10-11T09:07:28Z">
        <w:r>
          <w:t xml:space="preserve">משנה ז</w:t>
        </w:r>
      </w:ins>
    </w:p>
    <w:p w:rsidR="005851B8" w:rsidRPr="00E62A50" w:rsidRDefault="005851B8" w:rsidP="005851B8">
      <w:pPr>
        <w:pStyle w:val="afff9"/>
        <w:rPr>
          <w:del w:id="20225" w:author="קלוד" w:date="2026-10-11T09:07:28Z"/>
          <w:rtl/>
        </w:rPr>
      </w:pPr>
      <w:del w:id="20224"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72" w:author="קלוד" w:date="2026-10-11T12:09:42Z">
          <w:pPr>
            <w:pStyle w:val="afff9"/>
          </w:pPr>
        </w:pPrChange>
      </w:pPr>
      <w:r w:rsidRPr="00E62A50">
        <w:rPr>
          <w:rtl/>
        </w:rPr>
        <w:t>בור ברשות הרבים וחולייתו גבוה עשרה טפחים - חלון שעל גביו ממלאין הימנו בשבת.</w:t>
      </w:r>
    </w:p>
    <w:p w:rsidR="005851B8" w:rsidRPr="00E62A50" w:rsidRDefault="005851B8" w:rsidP="005851B8">
      <w:pPr>
        <w:pStyle w:val="afff9"/>
        <w:rPr>
          <w:rtl/>
        </w:rPr>
      </w:pPr>
      <w:r w:rsidRPr="00E62A50">
        <w:rPr>
          <w:rtl/>
        </w:rPr>
        <w:t>אשפה ברה"ר גבוה י"ט - חלון שעל גביו שופכין לתוכה מים בשבת.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47" w:author="קלוד" w:date="2026-10-11T12:24:08Z"/>
        </w:rPr>
      </w:pPr>
      <w:ins w:id="90048" w:author="קלוד" w:date="2026-10-11T12:24:08Z">
        <w:r>
          <w:rPr>
            <w:color w:val="7B3F00"/>
          </w:rPr>
          <w:t xml:space="preserve">בור ברה"ר וחולייתו - מופלגת או סמוכה</w:t>
        </w:r>
      </w:ins>
    </w:p>
    <w:p w:rsidR="005851B8" w:rsidRPr="006F178A" w:rsidRDefault="005851B8" w:rsidP="005851B8">
      <w:pPr>
        <w:rPr>
          <w:rtl/>
        </w:rPr>
      </w:pPr>
      <w:r w:rsidRPr="006F178A">
        <w:rPr>
          <w:rStyle w:val="2fb"/>
          <w:rFonts w:ascii="Fb Fontext" w:hAnsi="Fb Fontext"/>
          <w:rtl/>
        </w:rPr>
        <w:t xml:space="preserve">ר"ה</w:t>
      </w:r>
      <w:r w:rsidRPr="006F178A">
        <w:rPr>
          <w:rFonts w:ascii="Fb Fontext" w:hAnsi="Fb Fontext"/>
          <w:rtl/>
        </w:rPr>
        <w:t xml:space="preserve"> מיירי במופלגת מן הכותל ארבעה. וטעמא </w:t>
      </w:r>
      <w:ins w:id="91784" w:author="מנוע מכני" w:date="2026-10-11T12:04:40Z">
        <w:r>
          <w:rPr>
            <w:rFonts w:ascii="Fb Fontext" w:hAnsi="Fb Fontext"/>
            <w:rtl/>
          </w:rPr>
          <w:t xml:space="preserve">דיש</w:t>
        </w:r>
      </w:ins>
      <w:del w:id="91785" w:author="מנוע מכני" w:date="2026-10-11T12:04:40Z">
        <w:r w:rsidRPr="006F178A">
          <w:rPr>
            <w:rFonts w:ascii="Fb Fontext" w:hAnsi="Fb Fontext"/>
            <w:rtl/>
          </w:rPr>
          <w:delText xml:space="preserve">דאיכא</w:delText>
        </w:r>
      </w:del>
      <w:r w:rsidRPr="006F178A">
        <w:rPr>
          <w:rFonts w:ascii="Fb Fontext" w:hAnsi="Fb Fontext"/>
          <w:rtl/>
        </w:rPr>
        <w:t xml:space="preserve"> חוליא עשרה, הא </w:t>
      </w:r>
      <w:ins w:id="91786" w:author="מנוע מכני" w:date="2026-10-11T12:04:40Z">
        <w:r>
          <w:rPr>
            <w:rFonts w:ascii="Fb Fontext" w:hAnsi="Fb Fontext"/>
            <w:rtl/>
          </w:rPr>
          <w:t xml:space="preserve">אין</w:t>
        </w:r>
      </w:ins>
      <w:del w:id="91787" w:author="מנוע מכני" w:date="2026-10-11T12:04:40Z">
        <w:r w:rsidRPr="006F178A">
          <w:rPr>
            <w:rFonts w:ascii="Fb Fontext" w:hAnsi="Fb Fontext"/>
            <w:rtl/>
          </w:rPr>
          <w:delText xml:space="preserve">ליכא</w:delText>
        </w:r>
      </w:del>
      <w:r w:rsidRPr="006F178A">
        <w:rPr>
          <w:rFonts w:ascii="Fb Fontext" w:hAnsi="Fb Fontext"/>
          <w:rtl/>
        </w:rPr>
        <w:t xml:space="preserve"> -</w:t>
      </w:r>
      <w:r>
        <w:rPr>
          <w:rFonts w:ascii="Fb Fontext" w:hAnsi="Fb Fontext"/>
          <w:rtl/>
        </w:rPr>
        <w:t xml:space="preserve"> </w:t>
      </w:r>
      <w:r w:rsidRPr="006F178A">
        <w:rPr>
          <w:rFonts w:ascii="Fb Fontext" w:hAnsi="Fb Fontext"/>
          <w:rtl/>
        </w:rPr>
        <w:t xml:space="preserve">מטלטל </w:t>
      </w:r>
      <w:r w:rsidRPr="006F178A">
        <w:rPr>
          <w:rStyle w:val="2fb"/>
          <w:rFonts w:ascii="Fb Fontext" w:hAnsi="Fb Fontext"/>
          <w:rtl/>
        </w:rPr>
        <w:t xml:space="preserve">מרה"י</w:t>
      </w:r>
      <w:r w:rsidRPr="006F178A">
        <w:rPr>
          <w:rFonts w:ascii="Fb Fontext" w:hAnsi="Fb Fontext"/>
          <w:rtl/>
        </w:rPr>
        <w:t xml:space="preserve"> </w:t>
      </w:r>
      <w:r w:rsidRPr="006F178A">
        <w:rPr>
          <w:rStyle w:val="2fb"/>
          <w:rFonts w:ascii="Fb Fontext" w:hAnsi="Fb Fontext"/>
          <w:rtl/>
        </w:rPr>
        <w:t xml:space="preserve">לרה"י</w:t>
      </w:r>
      <w:r w:rsidRPr="006F178A">
        <w:rPr>
          <w:rFonts w:ascii="Fb Fontext" w:hAnsi="Fb Fontext"/>
          <w:rtl/>
        </w:rPr>
        <w:t xml:space="preserve"> דרך </w:t>
      </w:r>
      <w:r w:rsidRPr="006F178A">
        <w:rPr>
          <w:rFonts w:ascii="Fb Fontext" w:hAnsi="Fb Fontext"/>
          <w:rtl/>
        </w:rPr>
        <w:t xml:space="preserve">רה"ר</w:t>
      </w:r>
      <w:r w:rsidRPr="006F178A">
        <w:rPr>
          <w:rFonts w:ascii="Fb Fontext" w:hAnsi="Fb Fontext"/>
          <w:rtl/>
        </w:rPr>
        <w:t xml:space="preserve">.</w:t>
      </w:r>
    </w:p>
    <w:p>
      <w:pPr>
        <w:pStyle w:val="38"/>
        <w:rPr>
          <w:ins w:id="96842" w:author="מנוע מכני" w:date="2026-10-11T12:04:40Z"/>
        </w:rPr>
      </w:pPr>
      <w:r w:rsidRPr="006F178A">
        <w:t xml:space="preserve">ורי"ו</w:t>
      </w:r>
      <w:del w:id="97071" w:author="מנוע מכני" w:date="2026-10-11T12:04:40Z">
        <w:r w:rsidRPr="006F178A">
          <w:delText xml:space="preserve"> אמר</w:delText>
        </w:r>
      </w:del>
      <w:r w:rsidRPr="006F178A">
        <w:t xml:space="preserve">:</w:t>
      </w:r>
    </w:p>
    <w:p w:rsidR="005851B8" w:rsidRPr="006F178A" w:rsidRDefault="005851B8" w:rsidP="005851B8">
      <w:pPr>
        <w:rPr>
          <w:rtl/>
        </w:rPr>
      </w:pPr>
      <w:del w:id="96843" w:author="מנוע מכני" w:date="2026-10-11T12:04:40Z">
        <w:r w:rsidRPr="006F178A">
          <w:rPr>
            <w:rtl/>
          </w:rPr>
          <w:delText xml:space="preserve"> </w:delText>
        </w:r>
      </w:del>
      <w:ins w:id="90494" w:author="מנוע מכני" w:date="2026-10-11T12:04:40Z">
        <w:r>
          <w:rPr>
            <w:rtl/>
          </w:rPr>
          <w:t xml:space="preserve">אפי'</w:t>
        </w:r>
      </w:ins>
      <w:del w:id="90495" w:author="מנוע מכני" w:date="2026-10-11T12:04:40Z">
        <w:r w:rsidRPr="006F178A">
          <w:rPr>
            <w:rtl/>
          </w:rPr>
          <w:delText xml:space="preserve">אפילו</w:delText>
        </w:r>
      </w:del>
      <w:r w:rsidRPr="006F178A">
        <w:rPr>
          <w:rtl/>
        </w:rPr>
        <w:t xml:space="preserve"> </w:t>
      </w:r>
      <w:ins w:id="94438" w:author="מנוע מכני" w:date="2026-10-11T12:04:40Z">
        <w:r>
          <w:rPr>
            <w:rtl/>
          </w:rPr>
          <w:t xml:space="preserve">תאמר</w:t>
        </w:r>
      </w:ins>
      <w:del w:id="94439" w:author="מנוע מכני" w:date="2026-10-11T12:04:40Z">
        <w:r w:rsidRPr="006F178A">
          <w:rPr>
            <w:rtl/>
          </w:rPr>
          <w:delText xml:space="preserve">תימא</w:delText>
        </w:r>
      </w:del>
      <w:r w:rsidRPr="006F178A">
        <w:rPr>
          <w:rtl/>
        </w:rPr>
        <w:t xml:space="preserve"> בסמוכה, הא </w:t>
      </w:r>
      <w:r w:rsidRPr="006F178A">
        <w:rPr>
          <w:rtl/>
        </w:rPr>
        <w:t xml:space="preserve">קמ"ל</w:t>
      </w:r>
      <w:r w:rsidRPr="006F178A">
        <w:rPr>
          <w:rtl/>
        </w:rPr>
        <w:t xml:space="preserve">: דבור וחולייתו מצטרפין לעשרה.</w:t>
      </w:r>
    </w:p>
    <w:p w:rsidR="005851B8" w:rsidRDefault="005851B8" w:rsidP="005851B8">
      <w:pPr>
        <w:pStyle w:val="affffd"/>
        <w:spacing w:after="0"/>
        <w:rPr>
          <w:del w:id="90054" w:author="מנוע עיצוב" w:date="2026-10-11T12:09:26Z"/>
          <w:rFonts w:ascii="MS Mincho" w:hAnsi="MS Mincho"/>
          <w:bCs w:val="0"/>
          <w:rtl/>
        </w:rPr>
      </w:pPr>
      <w:del w:id="90053"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rStyle w:val="afffe"/>
          <w:rFonts w:ascii="Fb Fontext" w:hAnsi="Fb Fontext"/>
          <w:b/>
          <w:bCs w:val="0"/>
          <w:sz w:val="20"/>
          <w:rtl/>
        </w:rPr>
        <w:pPrChange w:id="20077" w:author="קלוד" w:date="2026-10-11T09:07:28Z">
          <w:pPr>
            <w:pStyle w:val="affff1"/>
            <w:rPr>
              <w:rStyle w:val="afffe"/>
              <w:rFonts w:ascii="Fb Fontext" w:hAnsi="Fb Fontext"/>
              <w:b/>
              <w:bCs w:val="0"/>
              <w:sz w:val="20"/>
              <w:rtl/>
            </w:rPr>
          </w:pPr>
        </w:pPrChange>
      </w:pPr>
      <w:ins w:id="9829" w:author="מספור קטעי משנה" w:date="2026-10-11T09:25:21Z">
        <w:r>
          <w:rPr>
            <w:rStyle w:val="MisparKeta"/>
          </w:rPr>
          <w:t xml:space="preserve">ה. </w:t>
        </w:r>
      </w:ins>
      <w:r w:rsidRPr="00E62A50">
        <w:rPr>
          <w:rStyle w:val="afffe"/>
          <w:rFonts w:ascii="Fb Fontext" w:hAnsi="Fb Fontext"/>
          <w:bCs w:val="0"/>
          <w:rtl/>
          <w:rPrChange w:id="40137" w:author="Claude" w:date="2026-10-11T09:07:36Z">
            <w:rPr>
              <w:rStyle w:val="afffe"/>
              <w:rFonts w:ascii="Fb Fontext" w:hAnsi="Fb Fontext"/>
              <w:bCs w:val="0"/>
              <w:sz w:val="20"/>
              <w:rtl/>
            </w:rPr>
          </w:rPrChange>
        </w:rPr>
        <w:t>אשפה ברשות הרבים וכו'.</w:t>
      </w:r>
    </w:p>
    <w:p w:rsidR="005851B8" w:rsidRPr="006F178A" w:rsidRDefault="005851B8" w:rsidP="005851B8">
      <w:pPr>
        <w:rPr>
          <w:rtl/>
        </w:rPr>
      </w:pPr>
      <w:r w:rsidRPr="006F178A">
        <w:rPr>
          <w:rFonts w:ascii="Fb Fontext" w:hAnsi="Fb Fontext"/>
          <w:rtl/>
        </w:rPr>
        <w:t xml:space="preserve">ולא </w:t>
      </w:r>
      <w:ins w:id="93132" w:author="מנוע מכני" w:date="2026-10-11T12:04:40Z">
        <w:r>
          <w:rPr>
            <w:rFonts w:ascii="Fb Fontext" w:hAnsi="Fb Fontext"/>
            <w:rtl/>
          </w:rPr>
          <w:t xml:space="preserve">חוששים</w:t>
        </w:r>
      </w:ins>
      <w:del w:id="93133" w:author="מנוע מכני" w:date="2026-10-11T12:04:40Z">
        <w:r w:rsidRPr="006F178A">
          <w:rPr>
            <w:rFonts w:ascii="Fb Fontext" w:hAnsi="Fb Fontext"/>
            <w:rtl/>
          </w:rPr>
          <w:delText xml:space="preserve">חיישינן</w:delText>
        </w:r>
      </w:del>
      <w:r w:rsidRPr="006F178A">
        <w:rPr>
          <w:rFonts w:ascii="Fb Fontext" w:hAnsi="Fb Fontext"/>
          <w:rtl/>
        </w:rPr>
        <w:t xml:space="preserve"> שמא תנטל אשפה דמיירי בשל רבים ולא כההוא מעשה במבוי אחד שצידו אחד כלה לים וצידו אחד כלה לאשפה, ובא מעשה לפני </w:t>
      </w:r>
      <w:r w:rsidRPr="006F178A">
        <w:rPr>
          <w:rStyle w:val="2fb"/>
          <w:rFonts w:ascii="Fb Fontext" w:hAnsi="Fb Fontext"/>
          <w:rtl/>
        </w:rPr>
        <w:t xml:space="preserve">רבי</w:t>
      </w:r>
      <w:r w:rsidRPr="006F178A">
        <w:rPr>
          <w:rFonts w:ascii="Fb Fontext" w:hAnsi="Fb Fontext"/>
          <w:rtl/>
        </w:rPr>
        <w:t xml:space="preserve"> ולא </w:t>
      </w:r>
      <w:r w:rsidRPr="006F178A">
        <w:rPr>
          <w:rFonts w:ascii="Fb Fontext" w:hAnsi="Fb Fontext"/>
          <w:rtl/>
        </w:rPr>
        <w:t xml:space="preserve">אמר</w:t>
      </w:r>
      <w:r w:rsidRPr="006F178A">
        <w:rPr>
          <w:rFonts w:ascii="Fb Fontext" w:hAnsi="Fb Fontext"/>
          <w:rtl/>
        </w:rPr>
        <w:t xml:space="preserve"> בו </w:t>
      </w:r>
      <w:r w:rsidRPr="006F178A">
        <w:rPr>
          <w:rFonts w:ascii="Fb Fontext" w:hAnsi="Fb Fontext"/>
          <w:rtl/>
        </w:rPr>
        <w:t xml:space="preserve">לא</w:t>
      </w:r>
      <w:r w:rsidRPr="006F178A">
        <w:rPr>
          <w:rFonts w:ascii="Fb Fontext" w:hAnsi="Fb Fontext"/>
          <w:rtl/>
        </w:rPr>
        <w:t xml:space="preserve"> היתר - </w:t>
      </w:r>
      <w:ins w:id="93134" w:author="מנוע מכני" w:date="2026-10-11T12:04:40Z">
        <w:r>
          <w:rPr>
            <w:rFonts w:ascii="Fb Fontext" w:hAnsi="Fb Fontext"/>
            <w:rtl/>
          </w:rPr>
          <w:t xml:space="preserve">דחוששים</w:t>
        </w:r>
      </w:ins>
      <w:del w:id="93135" w:author="מנוע מכני" w:date="2026-10-11T12:04:40Z">
        <w:r w:rsidRPr="006F178A">
          <w:rPr>
            <w:rFonts w:ascii="Fb Fontext" w:hAnsi="Fb Fontext"/>
            <w:rtl/>
          </w:rPr>
          <w:delText xml:space="preserve">דחיישינן</w:delText>
        </w:r>
      </w:del>
      <w:r w:rsidRPr="006F178A">
        <w:rPr>
          <w:rFonts w:ascii="Fb Fontext" w:hAnsi="Fb Fontext"/>
          <w:rtl/>
        </w:rPr>
        <w:t xml:space="preserve"> שמא תנטל אשפה ויעלה הים שירטון.</w:t>
      </w:r>
      <w:r w:rsidRPr="006F178A">
        <w:rPr>
          <w:rFonts w:ascii="Fb Fontext" w:hAnsi="Fb Fontext" w:hint="cs"/>
          <w:rtl/>
        </w:rPr>
        <w:t xml:space="preserve"> </w:t>
      </w:r>
      <w:r w:rsidRPr="006F178A">
        <w:rPr>
          <w:rFonts w:ascii="Fb Fontext" w:hAnsi="Fb Fontext"/>
          <w:rtl/>
        </w:rPr>
        <w:t xml:space="preserve">ולא איסור - </w:t>
      </w:r>
      <w:ins w:id="91788" w:author="מנוע מכני" w:date="2026-10-11T12:04:40Z">
        <w:r>
          <w:rPr>
            <w:rFonts w:ascii="Fb Fontext" w:hAnsi="Fb Fontext"/>
            <w:rtl/>
          </w:rPr>
          <w:t xml:space="preserve">שהרי</w:t>
        </w:r>
      </w:ins>
      <w:del w:id="91789" w:author="מנוע מכני" w:date="2026-10-11T12:04:40Z">
        <w:r w:rsidRPr="006F178A">
          <w:rPr>
            <w:rFonts w:ascii="Fb Fontext" w:hAnsi="Fb Fontext"/>
            <w:rtl/>
          </w:rPr>
          <w:delText xml:space="preserve">דהא</w:delText>
        </w:r>
      </w:del>
      <w:r w:rsidRPr="006F178A">
        <w:rPr>
          <w:rFonts w:ascii="Fb Fontext" w:hAnsi="Fb Fontext"/>
          <w:rtl/>
        </w:rPr>
        <w:t xml:space="preserve"> קיימין מחיצות.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393" w:author="קלוד" w:date="2026-10-11T09:07:28Z"/>
        </w:rPr>
      </w:pPr>
      <w:ins w:id="20392" w:author="קלוד" w:date="2026-10-11T09:07:28Z">
        <w:r>
          <w:t xml:space="preserve">משנה ח</w:t>
        </w:r>
      </w:ins>
    </w:p>
    <w:p w:rsidR="005851B8" w:rsidRPr="00E62A50" w:rsidRDefault="005851B8" w:rsidP="005851B8">
      <w:pPr>
        <w:pStyle w:val="afff9"/>
        <w:rPr>
          <w:del w:id="20227" w:author="קלוד" w:date="2026-10-11T09:07:28Z"/>
          <w:rStyle w:val="afffe"/>
          <w:rFonts w:ascii="Fb Fontext" w:hAnsi="Fb Fontext"/>
          <w:bCs w:val="0"/>
          <w:sz w:val="20"/>
          <w:rtl/>
        </w:rPr>
      </w:pPr>
      <w:del w:id="20226"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rFonts w:ascii="Fb Fontext" w:hAnsi="Fb Fontext"/>
          <w:bCs w:val="0"/>
          <w:sz w:val="20"/>
          <w:rtl/>
        </w:rPr>
        <w:pPrChange w:id="90073" w:author="קלוד" w:date="2026-10-11T12:09:42Z">
          <w:pPr>
            <w:pStyle w:val="afff9"/>
          </w:pPr>
        </w:pPrChange>
      </w:pPr>
      <w:r w:rsidRPr="00E62A50">
        <w:rPr>
          <w:rStyle w:val="afffe"/>
          <w:rFonts w:ascii="Fb Fontext" w:hAnsi="Fb Fontext"/>
          <w:bCs w:val="0"/>
          <w:rtl/>
          <w:rPrChange w:id="40138" w:author="Claude" w:date="2026-10-11T09:07:36Z">
            <w:rPr>
              <w:rStyle w:val="afffe"/>
              <w:rFonts w:ascii="Fb Fontext" w:hAnsi="Fb Fontext"/>
              <w:bCs w:val="0"/>
              <w:sz w:val="20"/>
              <w:rtl/>
            </w:rPr>
          </w:rPrChange>
        </w:rPr>
        <w:t>אילן שהיה מיסך על הארץ, אם אין גופו גבוה מן הארץ שלשה טפחים - מטלטלים תחתיו.</w:t>
      </w:r>
    </w:p>
    <w:p w:rsidR="005851B8" w:rsidRPr="00E62A50" w:rsidRDefault="005851B8" w:rsidP="005851B8">
      <w:pPr>
        <w:pStyle w:val="afff9"/>
        <w:rPr>
          <w:rtl/>
        </w:rPr>
      </w:pPr>
      <w:r w:rsidRPr="00E62A50">
        <w:rPr>
          <w:rStyle w:val="afffe"/>
          <w:rFonts w:ascii="Fb Fontext" w:hAnsi="Fb Fontext"/>
          <w:bCs w:val="0"/>
          <w:rtl/>
          <w:rPrChange w:id="40139" w:author="Claude" w:date="2026-10-11T09:07:36Z">
            <w:rPr>
              <w:rStyle w:val="afffe"/>
              <w:rFonts w:ascii="Fb Fontext" w:hAnsi="Fb Fontext"/>
              <w:bCs w:val="0"/>
              <w:sz w:val="20"/>
              <w:rtl/>
            </w:rPr>
          </w:rPrChange>
        </w:rPr>
        <w:t>שרשיו גבוהים מן הארץ שלשה טפחים - לא ישב עליהן</w:t>
      </w:r>
      <w:r w:rsidRPr="00E62A50">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45" w:author="קלוד" w:date="2026-10-11T12:24:08Z"/>
        </w:rPr>
      </w:pPr>
      <w:ins w:id="90046" w:author="קלוד" w:date="2026-10-11T12:24:08Z">
        <w:r>
          <w:rPr>
            <w:color w:val="7B3F00"/>
          </w:rPr>
          <w:t xml:space="preserve">אילן המיסך - מטלטלין תחתיו עד בית סאתים</w:t>
        </w:r>
      </w:ins>
    </w:p>
    <w:p>
      <w:pPr>
        <w:pStyle w:val="38"/>
        <w:rPr>
          <w:ins w:id="96844" w:author="מנוע מכני" w:date="2026-10-11T12:04:40Z"/>
        </w:rPr>
      </w:pPr>
      <w:r w:rsidRPr="006F178A">
        <w:t xml:space="preserve">רהבדר"י:</w:t>
      </w:r>
    </w:p>
    <w:p w:rsidR="005851B8" w:rsidRPr="006F178A" w:rsidRDefault="005851B8" w:rsidP="005851B8">
      <w:pPr>
        <w:rPr>
          <w:rtl/>
        </w:rPr>
      </w:pPr>
      <w:del w:id="96845" w:author="מנוע מכני" w:date="2026-10-11T12:04:40Z">
        <w:r w:rsidRPr="006F178A">
          <w:rPr>
            <w:rFonts w:ascii="Fb Fontext" w:hAnsi="Fb Fontext"/>
            <w:rtl/>
          </w:rPr>
          <w:delText xml:space="preserve"> </w:delText>
        </w:r>
      </w:del>
      <w:r w:rsidRPr="006F178A">
        <w:rPr>
          <w:rFonts w:ascii="Fb Fontext" w:hAnsi="Fb Fontext"/>
          <w:rtl/>
        </w:rPr>
        <w:t xml:space="preserve">אין מטלטלין בו יתר מבית סאתים. וכשאר דירה שתשמישה לאויר.</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ק.</w:t>
      </w:r>
    </w:p>
    <w:p w:rsidR="005851B8" w:rsidRPr="009757B9" w:rsidRDefault="005851B8" w:rsidP="005851B8">
      <w:pPr>
        <w:pStyle w:val="affff1"/>
        <w:ind w:end="0"/>
        <w:rPr>
          <w:rStyle w:val="afffe"/>
          <w:rFonts w:ascii="Fb Fontext" w:hAnsi="Fb Fontext"/>
          <w:b/>
          <w:bCs w:val="0"/>
          <w:sz w:val="20"/>
          <w:rtl/>
        </w:rPr>
        <w:pPrChange w:id="20078" w:author="קלוד" w:date="2026-10-11T09:07:28Z">
          <w:pPr>
            <w:pStyle w:val="affff1"/>
            <w:rPr>
              <w:rStyle w:val="afffe"/>
              <w:rFonts w:ascii="Fb Fontext" w:hAnsi="Fb Fontext"/>
              <w:b/>
              <w:bCs w:val="0"/>
              <w:sz w:val="20"/>
              <w:rtl/>
            </w:rPr>
          </w:pPr>
        </w:pPrChange>
      </w:pPr>
      <w:ins w:id="9830" w:author="מספור קטעי משנה" w:date="2026-10-11T09:25:21Z">
        <w:r>
          <w:rPr>
            <w:rStyle w:val="MisparKeta"/>
          </w:rPr>
          <w:t xml:space="preserve">א. </w:t>
        </w:r>
      </w:ins>
      <w:r w:rsidRPr="00E62A50">
        <w:rPr>
          <w:rStyle w:val="afffe"/>
          <w:rFonts w:ascii="Fb Fontext" w:hAnsi="Fb Fontext" w:hint="cs"/>
          <w:bCs w:val="0"/>
          <w:rtl/>
          <w:rPrChange w:id="40140" w:author="Claude" w:date="2026-10-11T09:07:36Z">
            <w:rPr>
              <w:rStyle w:val="afffe"/>
              <w:rFonts w:ascii="Fb Fontext" w:hAnsi="Fb Fontext" w:hint="cs"/>
              <w:bCs w:val="0"/>
              <w:sz w:val="20"/>
              <w:rtl/>
            </w:rPr>
          </w:rPrChange>
        </w:rPr>
        <w:t xml:space="preserve"> </w:t>
      </w:r>
      <w:r w:rsidRPr="00E62A50">
        <w:rPr>
          <w:rStyle w:val="afffe"/>
          <w:rFonts w:ascii="Fb Fontext" w:hAnsi="Fb Fontext"/>
          <w:bCs w:val="0"/>
          <w:rtl/>
          <w:rPrChange w:id="40141" w:author="Claude" w:date="2026-10-11T09:07:36Z">
            <w:rPr>
              <w:rStyle w:val="afffe"/>
              <w:rFonts w:ascii="Fb Fontext" w:hAnsi="Fb Fontext"/>
              <w:bCs w:val="0"/>
              <w:sz w:val="20"/>
              <w:rtl/>
            </w:rPr>
          </w:rPrChange>
        </w:rPr>
        <w:t>שרשיו גבוהין מן הארץ וכו'.</w:t>
      </w:r>
    </w:p>
    <w:p w:rsidR="005851B8" w:rsidRPr="0099085C" w:rsidRDefault="005851B8" w:rsidP="005851B8">
      <w:pPr>
        <w:rPr>
          <w:b/>
          <w:bCs/>
          <w:rtl/>
        </w:rPr>
      </w:pPr>
      <w:r w:rsidRPr="0099085C">
        <w:rPr>
          <w:rFonts w:ascii="Fb Fontext" w:hAnsi="Fb Fontext"/>
          <w:b/>
          <w:bCs/>
          <w:rtl/>
        </w:rPr>
        <w:t>איתמר, שרשי אילן הבאין מלמעלה משלשה לתוך שלשה.</w:t>
      </w:r>
    </w:p>
    <w:p>
      <w:pPr>
        <w:pStyle w:val="38"/>
        <w:rPr>
          <w:ins w:id="96846" w:author="מנוע מכני" w:date="2026-10-11T12:04:40Z"/>
        </w:rPr>
      </w:pPr>
      <w:r w:rsidRPr="0099085C">
        <w:t>רבה</w:t>
      </w:r>
      <w:r w:rsidRPr="006F178A">
        <w:t xml:space="preserve">:</w:t>
      </w:r>
    </w:p>
    <w:p w:rsidR="005851B8" w:rsidRPr="006F178A" w:rsidRDefault="005851B8" w:rsidP="005851B8">
      <w:pPr>
        <w:rPr>
          <w:rtl/>
        </w:rPr>
      </w:pPr>
      <w:del w:id="96847" w:author="מנוע מכני" w:date="2026-10-11T12:04:40Z">
        <w:r w:rsidRPr="006F178A">
          <w:rPr>
            <w:rtl/>
          </w:rPr>
          <w:delText xml:space="preserve"> </w:delText>
        </w:r>
      </w:del>
      <w:r w:rsidRPr="006F178A">
        <w:rPr>
          <w:rtl/>
        </w:rPr>
        <w:t xml:space="preserve">מותר להשתמש בהן - דכל פחות משלשה דארעא - ארעא היא.</w:t>
      </w:r>
    </w:p>
    <w:p>
      <w:pPr>
        <w:pStyle w:val="38"/>
        <w:rPr>
          <w:ins w:id="96848" w:author="מנוע מכני" w:date="2026-10-11T12:04:40Z"/>
        </w:rPr>
      </w:pPr>
      <w:r w:rsidRPr="0099085C">
        <w:t>רב ששת:</w:t>
      </w:r>
    </w:p>
    <w:p w:rsidR="005851B8" w:rsidRPr="006F178A" w:rsidRDefault="005851B8" w:rsidP="005851B8">
      <w:pPr>
        <w:rPr>
          <w:rtl/>
        </w:rPr>
      </w:pPr>
      <w:del w:id="96849" w:author="מנוע מכני" w:date="2026-10-11T12:04:40Z">
        <w:r w:rsidRPr="006F178A">
          <w:rPr>
            <w:rtl/>
          </w:rPr>
          <w:delText xml:space="preserve"> </w:delText>
        </w:r>
      </w:del>
      <w:r w:rsidRPr="006F178A">
        <w:rPr>
          <w:rtl/>
        </w:rPr>
        <w:t xml:space="preserve">אסור להשתמש בהן, דכיון דמכח איסור </w:t>
      </w:r>
      <w:ins w:id="90509" w:author="Claude - סמנטי" w:date="2026-10-11T12:19:31Z">
        <w:r>
          <w:rPr>
            <w:rtl/>
          </w:rPr>
          <w:t xml:space="preserve">בא</w:t>
        </w:r>
      </w:ins>
      <w:del w:id="90510" w:author="Claude - סמנטי" w:date="2026-10-11T12:19:31Z">
        <w:r w:rsidRPr="006F178A">
          <w:rPr>
            <w:rtl/>
          </w:rPr>
          <w:delText xml:space="preserve">קאתי</w:delText>
        </w:r>
      </w:del>
      <w:r w:rsidRPr="006F178A">
        <w:rPr>
          <w:rtl/>
        </w:rPr>
        <w:t xml:space="preserve"> - אסורין.</w:t>
      </w:r>
    </w:p>
    <w:p w:rsidR="005851B8" w:rsidRPr="006F178A" w:rsidRDefault="005851B8" w:rsidP="005851B8">
      <w:pPr>
        <w:rPr>
          <w:rtl/>
        </w:rPr>
      </w:pPr>
      <w:r w:rsidRPr="006F178A">
        <w:rPr>
          <w:rtl/>
        </w:rPr>
        <w:t>דדמו כמשוניתא, דסלקין לעילא - אסורין,| דנחתין לתתאי - שרו.</w:t>
      </w:r>
    </w:p>
    <w:p w:rsidR="005851B8" w:rsidRDefault="005851B8" w:rsidP="005851B8">
      <w:pPr>
        <w:rPr>
          <w:rtl/>
        </w:rPr>
      </w:pPr>
      <w:r w:rsidRPr="006F178A">
        <w:rPr>
          <w:rtl/>
        </w:rPr>
        <w:t xml:space="preserve">לצדדין - </w:t>
      </w:r>
      <w:ins w:id="90511" w:author="Claude - סמנטי" w:date="2026-10-11T12:19:31Z">
        <w:r>
          <w:rPr>
            <w:rtl/>
          </w:rPr>
          <w:t xml:space="preserve">מחלוקת</w:t>
        </w:r>
      </w:ins>
      <w:del w:id="90512" w:author="Claude - סמנטי" w:date="2026-10-11T12:19:31Z">
        <w:r w:rsidRPr="006F178A">
          <w:rPr>
            <w:rtl/>
          </w:rPr>
          <w:delText xml:space="preserve">פלוגתא</w:delText>
        </w:r>
      </w:del>
      <w:r w:rsidRPr="006F178A">
        <w:rPr>
          <w:rtl/>
        </w:rPr>
        <w:t xml:space="preserve"> </w:t>
      </w:r>
      <w:r w:rsidRPr="006F178A">
        <w:rPr>
          <w:rStyle w:val="2fb"/>
          <w:rtl/>
        </w:rPr>
        <w:t xml:space="preserve">דרבה</w:t>
      </w:r>
      <w:r w:rsidRPr="006F178A">
        <w:rPr>
          <w:rtl/>
        </w:rPr>
        <w:t xml:space="preserve"> </w:t>
      </w:r>
      <w:r w:rsidRPr="006F178A">
        <w:rPr>
          <w:rStyle w:val="2fb"/>
          <w:rtl/>
        </w:rPr>
        <w:t xml:space="preserve">ורב ששת</w:t>
      </w:r>
      <w:r w:rsidRPr="006F178A">
        <w:rPr>
          <w:rtl/>
        </w:rPr>
        <w:t xml:space="preserve">. וכן </w:t>
      </w:r>
      <w:ins w:id="91790" w:author="מנוע מכני" w:date="2026-10-11T12:04:40Z">
        <w:r>
          <w:rPr>
            <w:rtl/>
          </w:rPr>
          <w:t xml:space="preserve">חלקו</w:t>
        </w:r>
      </w:ins>
      <w:del w:id="91791" w:author="מנוע מכני" w:date="2026-10-11T12:04:40Z">
        <w:r w:rsidRPr="006F178A">
          <w:rPr>
            <w:rtl/>
          </w:rPr>
          <w:delText xml:space="preserve">פליגי</w:delText>
        </w:r>
      </w:del>
      <w:r w:rsidRPr="006F178A">
        <w:rPr>
          <w:rtl/>
        </w:rPr>
        <w:t xml:space="preserve"> באניגרא, וכן </w:t>
      </w:r>
      <w:ins w:id="91792" w:author="מנוע מכני" w:date="2026-10-11T12:04:40Z">
        <w:r>
          <w:rPr>
            <w:rtl/>
          </w:rPr>
          <w:t xml:space="preserve">חלקו</w:t>
        </w:r>
      </w:ins>
      <w:del w:id="91793" w:author="מנוע מכני" w:date="2026-10-11T12:04:40Z">
        <w:r w:rsidRPr="006F178A">
          <w:rPr>
            <w:rtl/>
          </w:rPr>
          <w:delText xml:space="preserve">פליגי</w:delText>
        </w:r>
      </w:del>
      <w:r w:rsidRPr="006F178A">
        <w:rPr>
          <w:rtl/>
        </w:rPr>
        <w:t xml:space="preserve"> בקרן זוית. [</w:t>
      </w:r>
      <w:ins w:id="93838" w:author="מנוע מכני" w:date="2026-10-11T12:04:40Z">
        <w:r>
          <w:rPr>
            <w:rtl/>
          </w:rPr>
          <w:t xml:space="preserve">אם </w:t>
        </w:r>
      </w:ins>
      <w:del w:id="93839" w:author="מנוע מכני" w:date="2026-10-11T12:04:40Z">
        <w:r w:rsidRPr="006F178A">
          <w:rPr>
            <w:rtl/>
          </w:rPr>
          <w:delText xml:space="preserve">אי </w:delText>
        </w:r>
      </w:del>
      <w:r w:rsidRPr="006F178A">
        <w:rPr>
          <w:rtl/>
        </w:rPr>
        <w:t xml:space="preserve">מודדים מלמעלה או מלמטה]</w:t>
      </w:r>
    </w:p>
    <w:p w:rsidR="005851B8" w:rsidRPr="006F178A" w:rsidRDefault="005851B8" w:rsidP="005851B8">
      <w:pPr>
        <w:rPr>
          <w:rtl/>
        </w:rPr>
      </w:pPr>
      <w:r w:rsidRPr="006F178A">
        <w:rPr>
          <w:rtl/>
        </w:rPr>
        <w:t xml:space="preserve">ההוא דיקלא </w:t>
      </w:r>
      <w:r w:rsidRPr="006F178A">
        <w:rPr>
          <w:rStyle w:val="2fb"/>
          <w:rtl/>
        </w:rPr>
        <w:t xml:space="preserve">דאביי</w:t>
      </w:r>
      <w:r w:rsidRPr="006F178A">
        <w:rPr>
          <w:rtl/>
        </w:rPr>
        <w:t xml:space="preserve"> שעלה פחות מג' מעל הגג - </w:t>
      </w:r>
      <w:r w:rsidRPr="006F178A">
        <w:rPr>
          <w:rStyle w:val="2fb"/>
          <w:rtl/>
        </w:rPr>
        <w:t xml:space="preserve">ורב יוסף</w:t>
      </w:r>
      <w:r w:rsidRPr="006F178A">
        <w:rPr>
          <w:rtl/>
        </w:rPr>
        <w:t xml:space="preserve"> שרא </w:t>
      </w:r>
      <w:ins w:id="93136" w:author="מנוע מכני" w:date="2026-10-11T12:04:40Z">
        <w:r>
          <w:rPr>
            <w:rtl/>
          </w:rPr>
          <w:t xml:space="preserve">לו</w:t>
        </w:r>
      </w:ins>
      <w:del w:id="93137" w:author="מנוע מכני" w:date="2026-10-11T12:04:40Z">
        <w:r w:rsidRPr="006F178A">
          <w:rPr>
            <w:rtl/>
          </w:rPr>
          <w:delText xml:space="preserve">ליה</w:delText>
        </w:r>
      </w:del>
      <w:r w:rsidRPr="006F178A">
        <w:rPr>
          <w:rtl/>
        </w:rPr>
        <w:t xml:space="preserve"> היינו </w:t>
      </w:r>
      <w:r w:rsidRPr="006F178A">
        <w:rPr>
          <w:rStyle w:val="2fb"/>
          <w:rtl/>
        </w:rPr>
        <w:t xml:space="preserve">כרבה</w:t>
      </w:r>
      <w:r w:rsidRPr="006F178A">
        <w:rPr>
          <w:rtl/>
        </w:rPr>
        <w:t xml:space="preserve">.</w:t>
      </w:r>
    </w:p>
    <w:p w:rsidR="005851B8" w:rsidRPr="006F178A" w:rsidRDefault="005851B8" w:rsidP="005851B8">
      <w:pPr>
        <w:rPr>
          <w:rtl/>
        </w:rPr>
      </w:pPr>
      <w:r w:rsidRPr="006F178A">
        <w:rPr>
          <w:rFonts w:ascii="Fb Fontext" w:hAnsi="Fb Fontext"/>
          <w:sz w:val="20"/>
          <w:rtl/>
        </w:rPr>
        <w:t>וקמ'ל דלא לימא ד</w:t>
      </w:r>
      <w:r>
        <w:rPr>
          <w:rFonts w:ascii="Fb Fontext" w:hAnsi="Fb Fontext"/>
          <w:sz w:val="20"/>
          <w:rtl/>
        </w:rPr>
        <w:t>אפי'</w:t>
      </w:r>
      <w:r w:rsidRPr="006F178A">
        <w:rPr>
          <w:rFonts w:ascii="Fb Fontext" w:hAnsi="Fb Fontext"/>
          <w:sz w:val="20"/>
          <w:rtl/>
        </w:rPr>
        <w:t xml:space="preserve"> </w:t>
      </w:r>
      <w:r w:rsidRPr="006F178A">
        <w:rPr>
          <w:rStyle w:val="2fb"/>
          <w:rFonts w:ascii="Fb Fontext" w:hAnsi="Fb Fontext"/>
          <w:sz w:val="20"/>
          <w:rtl/>
        </w:rPr>
        <w:t xml:space="preserve">כרב ששת</w:t>
      </w:r>
      <w:r w:rsidRPr="006F178A">
        <w:rPr>
          <w:rFonts w:ascii="Fb Fontext" w:hAnsi="Fb Fontext"/>
          <w:sz w:val="20"/>
          <w:rtl/>
        </w:rPr>
        <w:t xml:space="preserve"> </w:t>
      </w:r>
      <w:ins w:id="91794" w:author="מנוע מכני" w:date="2026-10-11T12:04:40Z">
        <w:r>
          <w:rPr>
            <w:rFonts w:ascii="Fb Fontext" w:hAnsi="Fb Fontext"/>
            <w:sz w:val="20"/>
            <w:rtl/>
          </w:rPr>
          <w:t xml:space="preserve">וכאן</w:t>
        </w:r>
      </w:ins>
      <w:del w:id="91795" w:author="מנוע מכני" w:date="2026-10-11T12:04:40Z">
        <w:r w:rsidRPr="006F178A">
          <w:rPr>
            <w:rFonts w:ascii="Fb Fontext" w:hAnsi="Fb Fontext"/>
            <w:sz w:val="20"/>
            <w:rtl/>
          </w:rPr>
          <w:delText xml:space="preserve">והכא</w:delText>
        </w:r>
      </w:del>
      <w:r w:rsidRPr="006F178A">
        <w:rPr>
          <w:rFonts w:ascii="Fb Fontext" w:hAnsi="Fb Fontext"/>
          <w:sz w:val="20"/>
          <w:rtl/>
        </w:rPr>
        <w:t xml:space="preserve"> </w:t>
      </w:r>
      <w:r>
        <w:rPr>
          <w:rFonts w:ascii="Fb Fontext" w:hAnsi="Fb Fontext"/>
          <w:sz w:val="20"/>
          <w:rtl/>
        </w:rPr>
        <w:t>אמרי'</w:t>
      </w:r>
      <w:r w:rsidRPr="006F178A">
        <w:rPr>
          <w:rFonts w:ascii="Fb Fontext" w:hAnsi="Fb Fontext"/>
          <w:sz w:val="20"/>
          <w:rtl/>
        </w:rPr>
        <w:t xml:space="preserve"> דיתא כמאן דמלי וממילא שרי.</w:t>
      </w:r>
    </w:p>
    <w:p w:rsidR="005851B8" w:rsidRPr="006F178A" w:rsidRDefault="005851B8" w:rsidP="005851B8">
      <w:pPr>
        <w:rPr>
          <w:rtl/>
        </w:rPr>
      </w:pPr>
      <w:r w:rsidRPr="006F178A">
        <w:rPr>
          <w:rFonts w:ascii="Fb Fontext" w:hAnsi="Fb Fontext"/>
          <w:rtl/>
        </w:rPr>
        <w:t xml:space="preserve">שרשיו גבוהין מן הארץ ג' טפחים - </w:t>
      </w:r>
      <w:r w:rsidRPr="006F178A">
        <w:rPr>
          <w:rFonts w:ascii="Fb Fontext" w:hAnsi="Fb Fontext"/>
          <w:rtl/>
        </w:rPr>
        <w:t xml:space="preserve">לא</w:t>
      </w:r>
      <w:r w:rsidRPr="006F178A">
        <w:rPr>
          <w:rFonts w:ascii="Fb Fontext" w:hAnsi="Fb Fontext"/>
          <w:rtl/>
        </w:rPr>
        <w:t xml:space="preserve"> ישב עליהם. והיינו דלא הדרי כיפי </w:t>
      </w:r>
      <w:r w:rsidRPr="006F178A">
        <w:rPr>
          <w:rFonts w:ascii="Fb Fontext" w:hAnsi="Fb Fontext"/>
          <w:rtl/>
        </w:rPr>
        <w:t xml:space="preserve">וקמ"ל</w:t>
      </w:r>
      <w:r w:rsidRPr="006F178A">
        <w:rPr>
          <w:rFonts w:ascii="Fb Fontext" w:hAnsi="Fb Fontext"/>
          <w:rtl/>
        </w:rPr>
        <w:t xml:space="preserve"> דא</w:t>
      </w:r>
      <w:ins w:id="90025" w:author="מנוע מכני" w:date="2026-10-11T12:04:40Z">
        <w:r>
          <w:rPr>
            <w:rFonts w:ascii="Fb Fontext" w:hAnsi="Fb Fontext"/>
            <w:rtl/>
          </w:rPr>
          <w:t xml:space="preserve">ע"ג</w:t>
        </w:r>
      </w:ins>
      <w:del w:id="90026" w:author="מנוע מכני" w:date="2026-10-11T12:04:40Z">
        <w:r w:rsidRPr="006F178A">
          <w:rPr>
            <w:rFonts w:ascii="Fb Fontext" w:hAnsi="Fb Fontext"/>
            <w:rtl/>
          </w:rPr>
          <w:delText xml:space="preserve">ע"'ג</w:delText>
        </w:r>
      </w:del>
      <w:r w:rsidRPr="006F178A">
        <w:rPr>
          <w:rFonts w:ascii="Fb Fontext" w:hAnsi="Fb Fontext"/>
          <w:rtl/>
        </w:rPr>
        <w:t xml:space="preserve"> דצידו אחד שוה לארץ.</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43" w:author="קלוד" w:date="2026-10-11T12:24:08Z"/>
        </w:rPr>
      </w:pPr>
      <w:ins w:id="90044" w:author="קלוד" w:date="2026-10-11T12:24:08Z">
        <w:r>
          <w:rPr>
            <w:color w:val="7B3F00"/>
          </w:rPr>
          <w:t xml:space="preserve">ישיבה על שרשי אילן - אין עולין באילן</w:t>
        </w:r>
      </w:ins>
    </w:p>
    <w:p>
      <w:pPr>
        <w:pStyle w:val="38"/>
        <w:rPr>
          <w:ins w:id="96851" w:author="מנוע מכני" w:date="2026-10-11T12:04:40Z"/>
        </w:rPr>
      </w:pPr>
      <w:del w:id="96850"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852" w:author="מנוע מכני" w:date="2026-10-11T12:04:40Z">
        <w:r w:rsidRPr="006F178A">
          <w:rPr>
            <w:rFonts w:ascii="Fb Fontext" w:hAnsi="Fb Fontext"/>
            <w:rtl/>
          </w:rPr>
          <w:delText xml:space="preserve"> </w:delText>
        </w:r>
      </w:del>
      <w:r w:rsidRPr="006F178A">
        <w:rPr>
          <w:rFonts w:ascii="Fb Fontext" w:hAnsi="Fb Fontext"/>
          <w:rtl/>
        </w:rPr>
        <w:t xml:space="preserve">שרשי אילן שגבוהין מן הארץ ג' טפחים. או שיש חלל תחתיהן ג' טפחים, </w:t>
      </w:r>
      <w:ins w:id="93258" w:author="מנוע מכני" w:date="2026-10-11T12:04:40Z">
        <w:r>
          <w:rPr>
            <w:rFonts w:ascii="Fb Fontext" w:hAnsi="Fb Fontext"/>
            <w:rtl/>
          </w:rPr>
          <w:t xml:space="preserve">אף</w:t>
        </w:r>
      </w:ins>
      <w:del w:id="93259" w:author="מנוע מכני" w:date="2026-10-11T12:04:40Z">
        <w:r w:rsidRPr="006F178A">
          <w:rPr>
            <w:rFonts w:ascii="Fb Fontext" w:hAnsi="Fb Fontext"/>
            <w:rtl/>
          </w:rPr>
          <w:delText xml:space="preserve">אע"פ</w:delText>
        </w:r>
      </w:del>
      <w:r w:rsidRPr="006F178A">
        <w:rPr>
          <w:rFonts w:ascii="Fb Fontext" w:hAnsi="Fb Fontext"/>
          <w:rtl/>
        </w:rPr>
        <w:t xml:space="preserve"> שצידו אחד שוה לארץ - </w:t>
      </w:r>
      <w:r w:rsidRPr="006F178A">
        <w:rPr>
          <w:rFonts w:ascii="Fb Fontext" w:hAnsi="Fb Fontext"/>
          <w:rtl/>
        </w:rPr>
        <w:t xml:space="preserve">הר"ז</w:t>
      </w:r>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ישב עליהן, לפי שאין עולין באילן, ואין נתלין באילן, ואין נשענין באילן. ולא יעלה באילן מבעוד יום וישב שם כל היום כולו, אחד אילן ואחד כל הבהמה. אבל בור שיח ומערה וגדר - מטפס ועולה מטפס ויורד, </w:t>
      </w:r>
      <w:ins w:id="90496" w:author="מנוע מכני" w:date="2026-10-11T12:04:40Z">
        <w:r>
          <w:rPr>
            <w:rFonts w:ascii="Fb Fontext" w:hAnsi="Fb Fontext"/>
            <w:rtl/>
          </w:rPr>
          <w:t xml:space="preserve">ואפי'</w:t>
        </w:r>
      </w:ins>
      <w:del w:id="90497" w:author="מנוע מכני" w:date="2026-10-11T12:04:40Z">
        <w:r w:rsidRPr="006F178A">
          <w:rPr>
            <w:rFonts w:ascii="Fb Fontext" w:hAnsi="Fb Fontext"/>
            <w:rtl/>
          </w:rPr>
          <w:delText xml:space="preserve">ואפילו</w:delText>
        </w:r>
      </w:del>
      <w:r w:rsidRPr="006F178A">
        <w:rPr>
          <w:rFonts w:ascii="Fb Fontext" w:hAnsi="Fb Fontext"/>
          <w:rtl/>
        </w:rPr>
        <w:t xml:space="preserve"> הן מאה אמה.</w:t>
      </w:r>
    </w:p>
    <w:p>
      <w:pPr>
        <w:pStyle w:val="afffff8"/>
        <w:rPr>
          <w:ins w:id="90041" w:author="קלוד" w:date="2026-10-11T12:24:08Z"/>
        </w:rPr>
      </w:pPr>
      <w:ins w:id="90042" w:author="קלוד" w:date="2026-10-11T12:24:08Z">
        <w:r>
          <w:rPr>
            <w:color w:val="7B3F00"/>
          </w:rPr>
          <w:t xml:space="preserve">עלה באילן - האם מותר לירד?</w:t>
        </w:r>
      </w:ins>
    </w:p>
    <w:p>
      <w:pPr>
        <w:pStyle w:val="38"/>
        <w:rPr>
          <w:ins w:id="96853" w:author="מנוע מכני" w:date="2026-10-11T12:04:40Z"/>
        </w:rPr>
      </w:pPr>
      <w:r w:rsidRPr="006F178A">
        <w:t xml:space="preserve">תני </w:t>
      </w:r>
      <w:ins w:id="93138" w:author="מנוע מכני" w:date="2026-10-11T12:04:40Z">
        <w:r>
          <w:t xml:space="preserve">אחת</w:t>
        </w:r>
      </w:ins>
      <w:del w:id="93139" w:author="מנוע מכני" w:date="2026-10-11T12:04:40Z">
        <w:r w:rsidRPr="006F178A">
          <w:delText xml:space="preserve">חדא</w:delText>
        </w:r>
      </w:del>
      <w:r w:rsidRPr="006F178A">
        <w:t xml:space="preserve">:</w:t>
      </w:r>
    </w:p>
    <w:p w:rsidR="005851B8" w:rsidRPr="006F178A" w:rsidRDefault="005851B8" w:rsidP="005851B8">
      <w:pPr>
        <w:rPr>
          <w:b/>
          <w:bCs/>
          <w:rtl/>
        </w:rPr>
      </w:pPr>
      <w:del w:id="96854" w:author="מנוע מכני" w:date="2026-10-11T12:04:40Z">
        <w:r w:rsidRPr="006F178A">
          <w:rPr>
            <w:rtl/>
          </w:rPr>
          <w:delText xml:space="preserve"> </w:delText>
        </w:r>
      </w:del>
      <w:r w:rsidRPr="006F178A">
        <w:rPr>
          <w:rtl/>
        </w:rPr>
        <w:t xml:space="preserve">אם עלה באילן - מותר לירד, ותני </w:t>
      </w:r>
      <w:ins w:id="93140" w:author="מנוע מכני" w:date="2026-10-11T12:04:40Z">
        <w:r>
          <w:rPr>
            <w:rtl/>
          </w:rPr>
          <w:t xml:space="preserve">אחת</w:t>
        </w:r>
      </w:ins>
      <w:del w:id="93141" w:author="מנוע מכני" w:date="2026-10-11T12:04:40Z">
        <w:r w:rsidRPr="006F178A">
          <w:rPr>
            <w:rtl/>
          </w:rPr>
          <w:delText xml:space="preserve">חדא</w:delText>
        </w:r>
      </w:del>
      <w:r w:rsidRPr="006F178A">
        <w:rPr>
          <w:rtl/>
        </w:rPr>
        <w:t xml:space="preserve">: אסור לירד.</w:t>
      </w:r>
    </w:p>
    <w:p w:rsidR="005851B8" w:rsidRPr="006F178A" w:rsidRDefault="005851B8" w:rsidP="005851B8">
      <w:pPr>
        <w:rPr>
          <w:b/>
          <w:bCs/>
          <w:rtl/>
        </w:rPr>
      </w:pPr>
      <w:r w:rsidRPr="006F178A">
        <w:rPr>
          <w:rFonts w:hint="cs"/>
          <w:b/>
          <w:bCs/>
          <w:rtl/>
        </w:rPr>
        <w:t>א.</w:t>
      </w:r>
      <w:r w:rsidRPr="006F178A">
        <w:rPr>
          <w:rFonts w:hint="cs"/>
          <w:rtl/>
        </w:rPr>
        <w:t xml:space="preserve"> </w:t>
      </w:r>
      <w:r w:rsidRPr="006F178A">
        <w:rPr>
          <w:rtl/>
        </w:rPr>
        <w:t xml:space="preserve">ל"ק</w:t>
      </w:r>
      <w:r w:rsidRPr="006F178A">
        <w:rPr>
          <w:rtl/>
        </w:rPr>
        <w:t xml:space="preserve">. כאן - מבעוד יום, כאן - משחשיכה.</w:t>
      </w:r>
    </w:p>
    <w:p w:rsidR="005851B8" w:rsidRPr="006F178A" w:rsidRDefault="005851B8" w:rsidP="005851B8">
      <w:pPr>
        <w:rPr>
          <w:b/>
          <w:bCs/>
          <w:rtl/>
        </w:rPr>
      </w:pPr>
      <w:r w:rsidRPr="006F178A">
        <w:rPr>
          <w:rFonts w:hint="cs"/>
          <w:b/>
          <w:bCs/>
          <w:rtl/>
        </w:rPr>
        <w:t>ב.</w:t>
      </w:r>
      <w:r w:rsidRPr="006F178A">
        <w:rPr>
          <w:rFonts w:hint="cs"/>
          <w:rtl/>
        </w:rPr>
        <w:t xml:space="preserve"> </w:t>
      </w:r>
      <w:r w:rsidRPr="006F178A">
        <w:rPr>
          <w:rtl/>
        </w:rPr>
        <w:t>ואבע"א: הא והא משחשיכה, ול"ק. כאן - בשוגג, כאן - במזיד.</w:t>
      </w:r>
    </w:p>
    <w:p>
      <w:pPr>
        <w:pStyle w:val="38"/>
        <w:rPr>
          <w:ins w:id="96855" w:author="מנוע מכני" w:date="2026-10-11T12:04:40Z"/>
        </w:rPr>
      </w:pPr>
      <w:r w:rsidRPr="006F178A">
        <w:lastRenderedPageBreak/>
        <w:t>ג.</w:t>
      </w:r>
      <w:r w:rsidRPr="006F178A">
        <w:t xml:space="preserve"> </w:t>
      </w:r>
      <w:r w:rsidRPr="006F178A">
        <w:t>ו</w:t>
      </w:r>
      <w:r w:rsidRPr="00910D80">
        <w:t>אב"א</w:t>
      </w:r>
      <w:r w:rsidRPr="006F178A">
        <w:t xml:space="preserve">:</w:t>
      </w:r>
    </w:p>
    <w:p w:rsidR="005851B8" w:rsidRPr="006F178A" w:rsidRDefault="005851B8" w:rsidP="005851B8">
      <w:pPr>
        <w:rPr>
          <w:rStyle w:val="afffe"/>
          <w:rFonts w:ascii="Fb Fontext" w:hAnsi="Fb Fontext"/>
          <w:b/>
          <w:rtl/>
        </w:rPr>
      </w:pPr>
      <w:del w:id="96856" w:author="מנוע מכני" w:date="2026-10-11T12:04:40Z">
        <w:r w:rsidRPr="006F178A">
          <w:rPr>
            <w:rtl/>
          </w:rPr>
          <w:delText xml:space="preserve"> </w:delText>
        </w:r>
      </w:del>
      <w:r w:rsidRPr="006F178A">
        <w:rPr>
          <w:rtl/>
        </w:rPr>
        <w:t xml:space="preserve">הא והא בשוגג, </w:t>
      </w:r>
      <w:ins w:id="91796" w:author="מנוע מכני" w:date="2026-10-11T12:04:40Z">
        <w:r>
          <w:rPr>
            <w:rtl/>
          </w:rPr>
          <w:t xml:space="preserve">וכאן</w:t>
        </w:r>
      </w:ins>
      <w:del w:id="91797" w:author="מנוע מכני" w:date="2026-10-11T12:04:40Z">
        <w:r w:rsidRPr="006F178A">
          <w:rPr>
            <w:rtl/>
          </w:rPr>
          <w:delText xml:space="preserve">והכא</w:delText>
        </w:r>
      </w:del>
      <w:r w:rsidRPr="006F178A">
        <w:rPr>
          <w:rtl/>
        </w:rPr>
        <w:t xml:space="preserve"> בקנסו שוגג אטו מזיד </w:t>
      </w:r>
      <w:ins w:id="94242" w:author="מנוע מכני" w:date="2026-10-11T12:04:40Z">
        <w:r>
          <w:rPr>
            <w:rtl/>
          </w:rPr>
          <w:t xml:space="preserve">חלקו</w:t>
        </w:r>
      </w:ins>
      <w:del w:id="94243" w:author="מנוע מכני" w:date="2026-10-11T12:04:40Z">
        <w:r w:rsidRPr="006F178A">
          <w:rPr>
            <w:rtl/>
          </w:rPr>
          <w:delText xml:space="preserve">קמיפלגי</w:delText>
        </w:r>
      </w:del>
      <w:r w:rsidRPr="006F178A">
        <w:rPr>
          <w:rtl/>
        </w:rPr>
        <w:t xml:space="preserve">. </w:t>
      </w:r>
      <w:ins w:id="93260" w:author="מנוע מכני" w:date="2026-10-11T12:04:40Z">
        <w:r>
          <w:rPr>
            <w:rtl/>
          </w:rPr>
          <w:t xml:space="preserve">מ"ד</w:t>
        </w:r>
      </w:ins>
      <w:del w:id="93261" w:author="מנוע מכני" w:date="2026-10-11T12:04:40Z">
        <w:r w:rsidRPr="006F178A">
          <w:rPr>
            <w:rtl/>
          </w:rPr>
          <w:delText xml:space="preserve">מר סבר</w:delText>
        </w:r>
      </w:del>
      <w:r w:rsidRPr="006F178A">
        <w:rPr>
          <w:rtl/>
        </w:rPr>
        <w:t xml:space="preserve">: </w:t>
      </w:r>
      <w:ins w:id="90515" w:author="Claude - סמנטי" w:date="2026-10-11T12:19:31Z">
        <w:r>
          <w:rPr>
            <w:rtl/>
          </w:rPr>
          <w:t xml:space="preserve">קונסים</w:t>
        </w:r>
      </w:ins>
      <w:del w:id="90516" w:author="Claude - סמנטי" w:date="2026-10-11T12:19:31Z">
        <w:r w:rsidRPr="006F178A">
          <w:rPr>
            <w:rtl/>
          </w:rPr>
          <w:delText xml:space="preserve">קנסינן</w:delText>
        </w:r>
      </w:del>
      <w:r w:rsidRPr="006F178A">
        <w:rPr>
          <w:rtl/>
        </w:rPr>
        <w:t xml:space="preserve">, ומר סבר </w:t>
      </w:r>
      <w:r w:rsidRPr="006F178A">
        <w:rPr>
          <w:rtl/>
        </w:rPr>
        <w:t xml:space="preserve">לא</w:t>
      </w:r>
      <w:r w:rsidRPr="006F178A">
        <w:rPr>
          <w:rtl/>
        </w:rPr>
        <w:t xml:space="preserve"> </w:t>
      </w:r>
      <w:ins w:id="90513" w:author="Claude - סמנטי" w:date="2026-10-11T12:19:31Z">
        <w:r>
          <w:rPr>
            <w:rtl/>
          </w:rPr>
          <w:t xml:space="preserve">קונסים</w:t>
        </w:r>
      </w:ins>
      <w:del w:id="90514" w:author="Claude - סמנטי" w:date="2026-10-11T12:19:31Z">
        <w:r w:rsidRPr="006F178A">
          <w:rPr>
            <w:rtl/>
          </w:rPr>
          <w:delText xml:space="preserve">קנסינן</w:delText>
        </w:r>
      </w:del>
      <w:r w:rsidRPr="006F178A">
        <w:rPr>
          <w:rtl/>
        </w:rPr>
        <w:t xml:space="preserve">.</w:t>
      </w:r>
    </w:p>
    <w:p w:rsidR="005851B8" w:rsidRPr="006F178A" w:rsidRDefault="005851B8" w:rsidP="005851B8">
      <w:pPr>
        <w:rPr>
          <w:rtl/>
        </w:rPr>
      </w:pPr>
      <w:r w:rsidRPr="006F178A">
        <w:rPr>
          <w:rStyle w:val="afffe"/>
          <w:rFonts w:ascii="Fb Fontext" w:hAnsi="Fb Fontext"/>
          <w:b/>
          <w:rtl/>
        </w:rPr>
        <w:t>ד.</w:t>
      </w:r>
      <w:r w:rsidRPr="006F178A">
        <w:rPr>
          <w:rtl/>
        </w:rPr>
        <w:t xml:space="preserve"> </w:t>
      </w:r>
      <w:r w:rsidRPr="006F178A">
        <w:rPr>
          <w:rFonts w:hint="cs"/>
          <w:rtl/>
        </w:rPr>
        <w:t>ב</w:t>
      </w:r>
      <w:r w:rsidRPr="006F178A">
        <w:rPr>
          <w:rtl/>
        </w:rPr>
        <w:t>ניתנין במתנה אחת שנתערבו בניתנין מתנה אחת, ינתנו במתנה אחת.</w:t>
      </w:r>
    </w:p>
    <w:p w:rsidR="005851B8" w:rsidRPr="006F178A" w:rsidRDefault="005851B8" w:rsidP="005851B8">
      <w:pPr>
        <w:rPr>
          <w:rtl/>
        </w:rPr>
      </w:pPr>
      <w:r w:rsidRPr="006F178A">
        <w:rPr>
          <w:rtl/>
        </w:rPr>
        <w:t>מתן ארבע במתן ארבע - ינתנו במתן ארבע.</w:t>
      </w:r>
    </w:p>
    <w:p>
      <w:pPr>
        <w:pStyle w:val="38"/>
        <w:rPr>
          <w:ins w:id="96857" w:author="מנוע מכני" w:date="2026-10-11T12:04:40Z"/>
        </w:rPr>
      </w:pPr>
      <w:r w:rsidRPr="006F178A">
        <w:t xml:space="preserve">מתן ארבע במתן אחת, </w:t>
      </w:r>
      <w:ins w:id="90498" w:author="מנוע מכני" w:date="2026-10-11T12:04:40Z">
        <w:r>
          <w:t xml:space="preserve">ר"א</w:t>
        </w:r>
      </w:ins>
      <w:del w:id="90499" w:author="מנוע מכני" w:date="2026-10-11T12:04:40Z">
        <w:r w:rsidRPr="006F178A">
          <w:delText xml:space="preserve">רבי אליעזר</w:delText>
        </w:r>
      </w:del>
      <w:r w:rsidRPr="006F178A">
        <w:t xml:space="preserve">:</w:t>
      </w:r>
    </w:p>
    <w:p w:rsidR="005851B8" w:rsidRDefault="005851B8" w:rsidP="005851B8">
      <w:pPr>
        <w:rPr>
          <w:rtl/>
        </w:rPr>
      </w:pPr>
      <w:del w:id="96858" w:author="מנוע מכני" w:date="2026-10-11T12:04:40Z">
        <w:r w:rsidRPr="006F178A">
          <w:rPr>
            <w:rtl/>
          </w:rPr>
          <w:delText xml:space="preserve"> </w:delText>
        </w:r>
      </w:del>
      <w:r w:rsidRPr="006F178A">
        <w:rPr>
          <w:rtl/>
        </w:rPr>
        <w:t xml:space="preserve">ינתנו במתן ארבע. דאל"ה עובר בבל תגרע [דבבל תוסיף עובר רק כשהוא בעצמו]</w:t>
      </w:r>
    </w:p>
    <w:p>
      <w:pPr>
        <w:pStyle w:val="38"/>
        <w:rPr>
          <w:ins w:id="96859" w:author="מנוע מכני" w:date="2026-10-11T12:04:40Z"/>
        </w:rPr>
      </w:pPr>
      <w:r w:rsidRPr="00132755">
        <w:t xml:space="preserve">ולרבי יהושע:</w:t>
      </w:r>
    </w:p>
    <w:p w:rsidR="005851B8" w:rsidRPr="00132755" w:rsidRDefault="005851B8" w:rsidP="005851B8">
      <w:pPr>
        <w:rPr>
          <w:spacing w:val="-4"/>
          <w:rtl/>
        </w:rPr>
      </w:pPr>
      <w:del w:id="96860" w:author="מנוע מכני" w:date="2026-10-11T12:04:40Z">
        <w:r w:rsidRPr="00132755">
          <w:rPr>
            <w:spacing w:val="-4"/>
            <w:rtl/>
          </w:rPr>
          <w:delText xml:space="preserve"> </w:delText>
        </w:r>
      </w:del>
      <w:r w:rsidRPr="00132755">
        <w:rPr>
          <w:spacing w:val="-4"/>
          <w:rtl/>
        </w:rPr>
        <w:t xml:space="preserve">ינתנו במתנה אחת. דאל"ה עובר בבל תוסיף [דבבל תגרע עובר רק כשהוא בעצמו]</w:t>
      </w:r>
    </w:p>
    <w:p w:rsidR="005851B8" w:rsidRPr="006F178A" w:rsidRDefault="005851B8" w:rsidP="005851B8">
      <w:pPr>
        <w:rPr>
          <w:rtl/>
        </w:rPr>
      </w:pPr>
      <w:r w:rsidRPr="006F178A">
        <w:rPr>
          <w:rStyle w:val="afffe"/>
          <w:rFonts w:ascii="Fb Fontext" w:hAnsi="Fb Fontext"/>
          <w:rtl/>
        </w:rPr>
        <w:t>ועוד</w:t>
      </w:r>
      <w:r w:rsidRPr="006F178A">
        <w:rPr>
          <w:rtl/>
        </w:rPr>
        <w:t xml:space="preserve"> דכשנתת - עברת על בל תוסיף ועשית מעשה בידך, כשלא נתת - עברת על בל תגרע ולא עשית מעשה בידך.</w:t>
      </w:r>
    </w:p>
    <w:p w:rsidR="005851B8" w:rsidRPr="006F178A" w:rsidRDefault="005851B8" w:rsidP="005851B8">
      <w:pPr>
        <w:rPr>
          <w:rtl/>
        </w:rPr>
      </w:pPr>
      <w:r w:rsidRPr="006F178A">
        <w:rPr>
          <w:rtl/>
        </w:rPr>
        <w:t xml:space="preserve">וא"כ </w:t>
      </w:r>
      <w:r w:rsidRPr="006F178A">
        <w:rPr>
          <w:rStyle w:val="2fb"/>
          <w:rtl/>
        </w:rPr>
        <w:t xml:space="preserve">לר"א</w:t>
      </w:r>
      <w:r w:rsidRPr="006F178A">
        <w:rPr>
          <w:rtl/>
        </w:rPr>
        <w:t xml:space="preserve"> </w:t>
      </w:r>
      <w:ins w:id="94122" w:author="מנוע מכני" w:date="2026-10-11T12:04:40Z">
        <w:r>
          <w:rPr>
            <w:rtl/>
          </w:rPr>
          <w:t xml:space="preserve">דסבר</w:t>
        </w:r>
      </w:ins>
      <w:del w:id="94123" w:author="מנוע מכני" w:date="2026-10-11T12:04:40Z">
        <w:r w:rsidRPr="006F178A">
          <w:rPr>
            <w:rtl/>
          </w:rPr>
          <w:delText xml:space="preserve">דס"ל</w:delText>
        </w:r>
      </w:del>
      <w:r w:rsidRPr="006F178A">
        <w:rPr>
          <w:rtl/>
        </w:rPr>
        <w:t xml:space="preserve"> קום עשה עדיף - </w:t>
      </w:r>
      <w:ins w:id="91798" w:author="מנוע מכני" w:date="2026-10-11T12:04:40Z">
        <w:r>
          <w:rPr>
            <w:rtl/>
          </w:rPr>
          <w:t xml:space="preserve">כאן</w:t>
        </w:r>
      </w:ins>
      <w:del w:id="91799" w:author="מנוע מכני" w:date="2026-10-11T12:04:40Z">
        <w:r w:rsidRPr="006F178A">
          <w:rPr>
            <w:rtl/>
          </w:rPr>
          <w:delText xml:space="preserve">הכא</w:delText>
        </w:r>
      </w:del>
      <w:r w:rsidRPr="006F178A">
        <w:rPr>
          <w:rtl/>
        </w:rPr>
        <w:t xml:space="preserve"> </w:t>
      </w:r>
      <w:ins w:id="91800" w:author="מנוע מכני" w:date="2026-10-11T12:04:40Z">
        <w:r>
          <w:rPr>
            <w:rtl/>
          </w:rPr>
          <w:t xml:space="preserve">גם</w:t>
        </w:r>
      </w:ins>
      <w:del w:id="91801" w:author="מנוע מכני" w:date="2026-10-11T12:04:40Z">
        <w:r w:rsidRPr="006F178A">
          <w:rPr>
            <w:rtl/>
          </w:rPr>
          <w:delText xml:space="preserve">נמי</w:delText>
        </w:r>
      </w:del>
      <w:r w:rsidRPr="006F178A">
        <w:rPr>
          <w:rtl/>
        </w:rPr>
        <w:t xml:space="preserve"> ירד.</w:t>
      </w:r>
    </w:p>
    <w:p w:rsidR="005851B8" w:rsidRPr="006F178A" w:rsidRDefault="005851B8" w:rsidP="005851B8">
      <w:pPr>
        <w:rPr>
          <w:rtl/>
        </w:rPr>
      </w:pPr>
      <w:r w:rsidRPr="006F178A">
        <w:rPr>
          <w:rStyle w:val="2fb"/>
          <w:rtl/>
        </w:rPr>
        <w:t xml:space="preserve">ולרבי</w:t>
      </w:r>
      <w:r w:rsidRPr="006F178A">
        <w:rPr>
          <w:rtl/>
        </w:rPr>
        <w:t xml:space="preserve"> יהושע </w:t>
      </w:r>
      <w:ins w:id="94124" w:author="מנוע מכני" w:date="2026-10-11T12:04:40Z">
        <w:r>
          <w:rPr>
            <w:rtl/>
          </w:rPr>
          <w:t xml:space="preserve">דסבר</w:t>
        </w:r>
      </w:ins>
      <w:del w:id="94125" w:author="מנוע מכני" w:date="2026-10-11T12:04:40Z">
        <w:r w:rsidRPr="006F178A">
          <w:rPr>
            <w:rtl/>
          </w:rPr>
          <w:delText xml:space="preserve">דס"ל</w:delText>
        </w:r>
      </w:del>
      <w:r w:rsidRPr="006F178A">
        <w:rPr>
          <w:rtl/>
        </w:rPr>
        <w:t xml:space="preserve"> שב ואל תעשה עדיף - </w:t>
      </w:r>
      <w:ins w:id="91802" w:author="מנוע מכני" w:date="2026-10-11T12:04:40Z">
        <w:r>
          <w:rPr>
            <w:rtl/>
          </w:rPr>
          <w:t xml:space="preserve">כאן</w:t>
        </w:r>
      </w:ins>
      <w:del w:id="91803" w:author="מנוע מכני" w:date="2026-10-11T12:04:40Z">
        <w:r w:rsidRPr="006F178A">
          <w:rPr>
            <w:rtl/>
          </w:rPr>
          <w:delText xml:space="preserve">הכא</w:delText>
        </w:r>
      </w:del>
      <w:r w:rsidRPr="006F178A">
        <w:rPr>
          <w:rtl/>
        </w:rPr>
        <w:t xml:space="preserve"> </w:t>
      </w:r>
      <w:ins w:id="91804" w:author="מנוע מכני" w:date="2026-10-11T12:04:40Z">
        <w:r>
          <w:rPr>
            <w:rtl/>
          </w:rPr>
          <w:t xml:space="preserve">גם</w:t>
        </w:r>
      </w:ins>
      <w:del w:id="91805" w:author="מנוע מכני" w:date="2026-10-11T12:04:40Z">
        <w:r w:rsidRPr="006F178A">
          <w:rPr>
            <w:rtl/>
          </w:rPr>
          <w:delText xml:space="preserve">נמי</w:delText>
        </w:r>
      </w:del>
      <w:r w:rsidRPr="006F178A">
        <w:rPr>
          <w:rtl/>
        </w:rPr>
        <w:t xml:space="preserve"> </w:t>
      </w:r>
      <w:r w:rsidRPr="006F178A">
        <w:rPr>
          <w:rtl/>
        </w:rPr>
        <w:t xml:space="preserve">לא</w:t>
      </w:r>
      <w:r w:rsidRPr="006F178A">
        <w:rPr>
          <w:rtl/>
        </w:rPr>
        <w:t xml:space="preserve"> ירד.</w:t>
      </w:r>
    </w:p>
    <w:p w:rsidR="005851B8" w:rsidRPr="006F178A" w:rsidRDefault="005851B8" w:rsidP="005851B8">
      <w:pPr>
        <w:rPr>
          <w:rtl/>
        </w:rPr>
      </w:pPr>
      <w:r w:rsidRPr="006F178A">
        <w:rPr>
          <w:rStyle w:val="afffe"/>
          <w:rFonts w:ascii="Fb Fontext" w:hAnsi="Fb Fontext"/>
          <w:rtl/>
        </w:rPr>
        <w:t>ודחתה הגמ'</w:t>
      </w:r>
      <w:r w:rsidRPr="006F178A">
        <w:rPr>
          <w:rtl/>
        </w:rPr>
        <w:t xml:space="preserve"> דדווקא </w:t>
      </w:r>
      <w:ins w:id="91806" w:author="מנוע מכני" w:date="2026-10-11T12:04:40Z">
        <w:r>
          <w:rPr>
            <w:rtl/>
          </w:rPr>
          <w:t xml:space="preserve">שם</w:t>
        </w:r>
      </w:ins>
      <w:del w:id="91807" w:author="מנוע מכני" w:date="2026-10-11T12:04:40Z">
        <w:r w:rsidRPr="006F178A">
          <w:rPr>
            <w:rtl/>
          </w:rPr>
          <w:delText xml:space="preserve">התם</w:delText>
        </w:r>
      </w:del>
      <w:r w:rsidRPr="006F178A">
        <w:rPr>
          <w:rtl/>
        </w:rPr>
        <w:t xml:space="preserve"> </w:t>
      </w:r>
      <w:r w:rsidRPr="006F178A">
        <w:rPr>
          <w:rStyle w:val="2fb"/>
          <w:rtl/>
        </w:rPr>
        <w:t xml:space="preserve">אר"א</w:t>
      </w:r>
      <w:r w:rsidRPr="006F178A">
        <w:rPr>
          <w:rtl/>
        </w:rPr>
        <w:t xml:space="preserve"> דקום עשה עדיף </w:t>
      </w:r>
      <w:ins w:id="94308" w:author="מנוע מכני" w:date="2026-10-11T12:04:40Z">
        <w:r>
          <w:rPr>
            <w:rtl/>
          </w:rPr>
          <w:t xml:space="preserve">דעשה</w:t>
        </w:r>
      </w:ins>
      <w:del w:id="94309" w:author="מנוע מכני" w:date="2026-10-11T12:04:40Z">
        <w:r w:rsidRPr="006F178A">
          <w:rPr>
            <w:rtl/>
          </w:rPr>
          <w:delText xml:space="preserve">דעביד</w:delText>
        </w:r>
      </w:del>
      <w:r w:rsidRPr="006F178A">
        <w:rPr>
          <w:rtl/>
        </w:rPr>
        <w:t xml:space="preserve"> מצווה </w:t>
      </w:r>
      <w:r w:rsidRPr="006F178A">
        <w:rPr>
          <w:rtl/>
        </w:rPr>
        <w:t xml:space="preserve">משא"כ</w:t>
      </w:r>
      <w:r w:rsidRPr="006F178A">
        <w:rPr>
          <w:rtl/>
        </w:rPr>
        <w:t xml:space="preserve"> </w:t>
      </w:r>
      <w:ins w:id="91808" w:author="מנוע מכני" w:date="2026-10-11T12:04:40Z">
        <w:r>
          <w:rPr>
            <w:rtl/>
          </w:rPr>
          <w:t xml:space="preserve">כאן</w:t>
        </w:r>
      </w:ins>
      <w:del w:id="91809" w:author="מנוע מכני" w:date="2026-10-11T12:04:40Z">
        <w:r w:rsidRPr="006F178A">
          <w:rPr>
            <w:rtl/>
          </w:rPr>
          <w:delText xml:space="preserve">הכא</w:delText>
        </w:r>
      </w:del>
      <w:r w:rsidRPr="006F178A">
        <w:rPr>
          <w:rtl/>
        </w:rPr>
        <w:t xml:space="preserve"> דלא </w:t>
      </w:r>
      <w:ins w:id="94310" w:author="מנוע מכני" w:date="2026-10-11T12:04:40Z">
        <w:r>
          <w:rPr>
            <w:rtl/>
          </w:rPr>
          <w:t xml:space="preserve">עשה</w:t>
        </w:r>
      </w:ins>
      <w:del w:id="94311" w:author="מנוע מכני" w:date="2026-10-11T12:04:40Z">
        <w:r w:rsidRPr="006F178A">
          <w:rPr>
            <w:rtl/>
          </w:rPr>
          <w:delText xml:space="preserve">עביד</w:delText>
        </w:r>
      </w:del>
      <w:r w:rsidRPr="006F178A">
        <w:rPr>
          <w:rtl/>
        </w:rPr>
        <w:t xml:space="preserve"> מצוה.</w:t>
      </w:r>
    </w:p>
    <w:p w:rsidR="005851B8" w:rsidRPr="007C4031" w:rsidRDefault="005851B8" w:rsidP="005851B8">
      <w:pPr>
        <w:rPr>
          <w:rtl/>
        </w:rPr>
      </w:pPr>
      <w:r w:rsidRPr="007C4031">
        <w:rPr>
          <w:rtl/>
        </w:rPr>
        <w:t xml:space="preserve">וא"נ, </w:t>
      </w:r>
      <w:r>
        <w:rPr>
          <w:rFonts w:hint="cs"/>
          <w:rtl/>
        </w:rPr>
        <w:t xml:space="preserve">דווקא </w:t>
      </w:r>
      <w:ins w:id="91810" w:author="מנוע מכני" w:date="2026-10-11T12:04:40Z">
        <w:r>
          <w:rPr>
            <w:rFonts w:hint="cs"/>
            <w:rtl/>
          </w:rPr>
          <w:t xml:space="preserve">שם</w:t>
        </w:r>
      </w:ins>
      <w:del w:id="91811" w:author="מנוע מכני" w:date="2026-10-11T12:04:40Z">
        <w:r>
          <w:rPr>
            <w:rFonts w:hint="cs"/>
            <w:rtl/>
          </w:rPr>
          <w:delText xml:space="preserve">התם</w:delText>
        </w:r>
      </w:del>
      <w:r>
        <w:rPr>
          <w:rFonts w:hint="cs"/>
          <w:rtl/>
        </w:rPr>
        <w:t xml:space="preserve"> אר' יהושע </w:t>
      </w:r>
      <w:r w:rsidRPr="007C4031">
        <w:rPr>
          <w:rtl/>
        </w:rPr>
        <w:t xml:space="preserve">שב ואל תעשה עדיף בדלא </w:t>
      </w:r>
      <w:ins w:id="94312" w:author="מנוע מכני" w:date="2026-10-11T12:04:40Z">
        <w:r>
          <w:rPr>
            <w:rtl/>
          </w:rPr>
          <w:t xml:space="preserve">עשה</w:t>
        </w:r>
      </w:ins>
      <w:del w:id="94313" w:author="מנוע מכני" w:date="2026-10-11T12:04:40Z">
        <w:r w:rsidRPr="007C4031">
          <w:rPr>
            <w:rtl/>
          </w:rPr>
          <w:delText xml:space="preserve">עביד</w:delText>
        </w:r>
      </w:del>
      <w:r w:rsidRPr="007C4031">
        <w:rPr>
          <w:rtl/>
        </w:rPr>
        <w:t xml:space="preserve"> איסורא אבל </w:t>
      </w:r>
      <w:ins w:id="91812" w:author="מנוע מכני" w:date="2026-10-11T12:04:40Z">
        <w:r>
          <w:rPr>
            <w:rtl/>
          </w:rPr>
          <w:t xml:space="preserve">כאן</w:t>
        </w:r>
      </w:ins>
      <w:del w:id="91813" w:author="מנוע מכני" w:date="2026-10-11T12:04:40Z">
        <w:r w:rsidRPr="007C4031">
          <w:rPr>
            <w:rtl/>
          </w:rPr>
          <w:delText xml:space="preserve">הכא</w:delText>
        </w:r>
      </w:del>
      <w:r w:rsidRPr="007C4031">
        <w:rPr>
          <w:rtl/>
        </w:rPr>
        <w:t xml:space="preserve"> </w:t>
      </w:r>
      <w:r w:rsidRPr="007C4031">
        <w:rPr>
          <w:rtl/>
        </w:rPr>
        <w:t xml:space="preserve">ה"נ</w:t>
      </w:r>
      <w:r w:rsidRPr="007C4031">
        <w:rPr>
          <w:rtl/>
        </w:rPr>
        <w:t xml:space="preserve"> ירד.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ק:</w:t>
      </w:r>
    </w:p>
    <w:p>
      <w:pPr>
        <w:pStyle w:val="afffff8"/>
        <w:rPr>
          <w:ins w:id="90039" w:author="קלוד" w:date="2026-10-11T12:24:08Z"/>
        </w:rPr>
      </w:pPr>
      <w:ins w:id="90040" w:author="קלוד" w:date="2026-10-11T12:24:08Z">
        <w:r>
          <w:rPr>
            <w:color w:val="7B3F00"/>
          </w:rPr>
          <w:t xml:space="preserve">אילן יבש - האם אסור לעלות בו</w:t>
        </w:r>
      </w:ins>
    </w:p>
    <w:p>
      <w:pPr>
        <w:pStyle w:val="38"/>
        <w:rPr>
          <w:ins w:id="96861" w:author="מנוע מכני" w:date="2026-10-11T12:04:40Z"/>
        </w:rPr>
      </w:pPr>
      <w:r w:rsidRPr="006F178A">
        <w:t xml:space="preserve">תני </w:t>
      </w:r>
      <w:ins w:id="93142" w:author="מנוע מכני" w:date="2026-10-11T12:04:40Z">
        <w:r>
          <w:t xml:space="preserve">אחת</w:t>
        </w:r>
      </w:ins>
      <w:del w:id="93143" w:author="מנוע מכני" w:date="2026-10-11T12:04:40Z">
        <w:r w:rsidRPr="006F178A">
          <w:delText xml:space="preserve">חדא</w:delText>
        </w:r>
      </w:del>
      <w:r w:rsidRPr="006F178A">
        <w:t xml:space="preserve">:</w:t>
      </w:r>
    </w:p>
    <w:p w:rsidR="005851B8" w:rsidRPr="006F178A" w:rsidRDefault="005851B8" w:rsidP="005851B8">
      <w:pPr>
        <w:rPr>
          <w:rtl/>
        </w:rPr>
      </w:pPr>
      <w:del w:id="96862" w:author="מנוע מכני" w:date="2026-10-11T12:04:40Z">
        <w:r w:rsidRPr="006F178A">
          <w:rPr>
            <w:rFonts w:ascii="Fb Fontext" w:hAnsi="Fb Fontext"/>
            <w:rtl/>
          </w:rPr>
          <w:delText xml:space="preserve"> </w:delText>
        </w:r>
      </w:del>
      <w:r w:rsidRPr="006F178A">
        <w:rPr>
          <w:rFonts w:ascii="Fb Fontext" w:hAnsi="Fb Fontext"/>
          <w:rtl/>
        </w:rPr>
        <w:t xml:space="preserve">אחד אילן לח ואחד אילן יבש. ותניא אידך: </w:t>
      </w:r>
      <w:r w:rsidRPr="006F178A">
        <w:rPr>
          <w:rFonts w:ascii="Fb Fontext" w:hAnsi="Fb Fontext"/>
          <w:rtl/>
        </w:rPr>
        <w:t xml:space="preserve">בד"א</w:t>
      </w:r>
      <w:r w:rsidRPr="006F178A">
        <w:rPr>
          <w:rFonts w:ascii="Fb Fontext" w:hAnsi="Fb Fontext"/>
          <w:rtl/>
        </w:rPr>
        <w:t xml:space="preserve"> - בלח, אבל ביבש - מותר.</w:t>
      </w:r>
    </w:p>
    <w:p w:rsidR="005851B8" w:rsidRPr="006F178A" w:rsidRDefault="005851B8" w:rsidP="005851B8">
      <w:pPr>
        <w:rPr>
          <w:rStyle w:val="afffe"/>
          <w:rFonts w:ascii="Fb Fontext" w:hAnsi="Fb Fontext"/>
          <w:b/>
          <w:rtl/>
        </w:rPr>
      </w:pPr>
      <w:r w:rsidRPr="006F178A">
        <w:rPr>
          <w:rStyle w:val="2fb"/>
          <w:rtl/>
        </w:rPr>
        <w:t xml:space="preserve">ר"י</w:t>
      </w:r>
      <w:r w:rsidRPr="006F178A">
        <w:rPr>
          <w:rtl/>
        </w:rPr>
        <w:t xml:space="preserve"> כאן - בשגזעו מחליף, כאן - בשאין גזעו מחליף. </w:t>
      </w:r>
      <w:r w:rsidRPr="006F178A">
        <w:rPr>
          <w:rStyle w:val="afffe"/>
          <w:rFonts w:ascii="Fb Fontext" w:hAnsi="Fb Fontext"/>
          <w:rtl/>
        </w:rPr>
        <w:t>ונדחה</w:t>
      </w:r>
      <w:r w:rsidRPr="006F178A">
        <w:rPr>
          <w:rtl/>
        </w:rPr>
        <w:t xml:space="preserve"> דגזעו מחליף </w:t>
      </w:r>
      <w:ins w:id="91814" w:author="מנוע מכני" w:date="2026-10-11T12:04:40Z">
        <w:r>
          <w:rPr>
            <w:rtl/>
          </w:rPr>
          <w:t xml:space="preserve">לא</w:t>
        </w:r>
      </w:ins>
      <w:del w:id="91815" w:author="מנוע מכני" w:date="2026-10-11T12:04:40Z">
        <w:r w:rsidRPr="006F178A">
          <w:rPr>
            <w:rtl/>
          </w:rPr>
          <w:delText xml:space="preserve">לאו</w:delText>
        </w:r>
      </w:del>
      <w:r w:rsidRPr="006F178A">
        <w:rPr>
          <w:rtl/>
        </w:rPr>
        <w:t xml:space="preserve"> יבש הוא.</w:t>
      </w:r>
    </w:p>
    <w:p w:rsidR="005851B8" w:rsidRPr="006F178A" w:rsidRDefault="005851B8" w:rsidP="005851B8">
      <w:pPr>
        <w:rPr>
          <w:rtl/>
        </w:rPr>
      </w:pPr>
      <w:r w:rsidRPr="006F178A">
        <w:rPr>
          <w:rStyle w:val="afffe"/>
          <w:rFonts w:ascii="Fb Fontext" w:hAnsi="Fb Fontext"/>
          <w:b/>
          <w:rtl/>
        </w:rPr>
        <w:t>ב.</w:t>
      </w:r>
      <w:r w:rsidRPr="006F178A">
        <w:rPr>
          <w:rtl/>
        </w:rPr>
        <w:t xml:space="preserve"> כאן - בימות הגשמים, וכאן בימות החמה, ובדליכא פירי ובדלא נתרי קינסי.</w:t>
      </w:r>
    </w:p>
    <w:p w:rsidR="005851B8" w:rsidRPr="006F178A" w:rsidRDefault="005851B8" w:rsidP="005851B8">
      <w:pPr>
        <w:rPr>
          <w:rtl/>
        </w:rPr>
      </w:pPr>
      <w:r w:rsidRPr="006F178A">
        <w:rPr>
          <w:rtl/>
        </w:rPr>
        <w:t xml:space="preserve">והא </w:t>
      </w:r>
      <w:r w:rsidRPr="006F178A">
        <w:rPr>
          <w:rStyle w:val="2fb"/>
          <w:rtl/>
        </w:rPr>
        <w:t xml:space="preserve">דרב</w:t>
      </w:r>
      <w:r w:rsidRPr="006F178A">
        <w:rPr>
          <w:rtl/>
        </w:rPr>
        <w:t xml:space="preserve"> הזדמן לאפסטיא, ואסר בגדודא - בקעה מצא, וגדר בה גדר.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37" w:author="קלוד" w:date="2026-10-11T12:24:08Z"/>
        </w:rPr>
      </w:pPr>
      <w:ins w:id="90038" w:author="קלוד" w:date="2026-10-11T12:24:08Z">
        <w:r>
          <w:rPr>
            <w:color w:val="7B3F00"/>
          </w:rPr>
          <w:t xml:space="preserve">הילוך על גבי עשבים בשבת - 'ואץ ברגלים חוטא'</w:t>
        </w:r>
      </w:ins>
    </w:p>
    <w:p>
      <w:pPr>
        <w:pStyle w:val="38"/>
        <w:rPr>
          <w:ins w:id="96863" w:author="מנוע מכני" w:date="2026-10-11T12:04:40Z"/>
        </w:rPr>
      </w:pPr>
      <w:r w:rsidRPr="006F178A">
        <w:t xml:space="preserve">רמב"א מרב אסי:</w:t>
      </w:r>
    </w:p>
    <w:p w:rsidR="005851B8" w:rsidRPr="006F178A" w:rsidRDefault="005851B8" w:rsidP="005851B8">
      <w:pPr>
        <w:rPr>
          <w:rtl/>
        </w:rPr>
      </w:pPr>
      <w:del w:id="96864" w:author="מנוע מכני" w:date="2026-10-11T12:04:40Z">
        <w:r w:rsidRPr="006F178A">
          <w:rPr>
            <w:rFonts w:ascii="Fb Fontext" w:hAnsi="Fb Fontext"/>
            <w:rtl/>
          </w:rPr>
          <w:delText xml:space="preserve"> </w:delText>
        </w:r>
      </w:del>
      <w:r w:rsidRPr="006F178A">
        <w:rPr>
          <w:rFonts w:ascii="Fb Fontext" w:hAnsi="Fb Fontext"/>
          <w:rtl/>
        </w:rPr>
        <w:t xml:space="preserve">אסור לאדם שיהלך על גבי עשבים בשבת, </w:t>
      </w:r>
      <w:r>
        <w:rPr>
          <w:rFonts w:ascii="Fb Fontext" w:hAnsi="Fb Fontext"/>
          <w:rtl/>
        </w:rPr>
        <w:t>שנא'</w:t>
      </w:r>
      <w:r w:rsidRPr="00AC624C">
        <w:rPr>
          <w:rStyle w:val="afffff0"/>
          <w:rtl/>
        </w:rPr>
        <w:t xml:space="preserve"> </w:t>
      </w:r>
      <w:r w:rsidRPr="00AC624C">
        <w:rPr>
          <w:rStyle w:val="afffff0"/>
          <w:rFonts w:hint="cs"/>
          <w:rtl/>
        </w:rPr>
        <w:t>'</w:t>
      </w:r>
      <w:ins w:id="90647" w:author="Claude - סמנטי" w:date="2026-10-11T12:19:31Z">
        <w:r>
          <w:rPr>
            <w:rStyle w:val="afffff0"/>
            <w:rtl/>
          </w:rPr>
          <w:t xml:space="preserve">וְאָץ בְּרַגְלַיִם חוֹטֵא</w:t>
        </w:r>
      </w:ins>
      <w:del w:id="90648" w:author="Claude - סמנטי" w:date="2026-10-11T12:19:31Z">
        <w:r w:rsidRPr="00AC624C">
          <w:rPr>
            <w:rStyle w:val="afffff0"/>
            <w:rtl/>
          </w:rPr>
          <w:delText xml:space="preserve">ואץ ברגלים חוטא</w:delText>
        </w:r>
      </w:del>
      <w:r w:rsidRPr="00AC624C">
        <w:rPr>
          <w:rStyle w:val="afffff0"/>
          <w:rFonts w:hint="cs"/>
          <w:rtl/>
        </w:rPr>
        <w:t>'</w:t>
      </w:r>
      <w:r w:rsidRPr="00AC624C">
        <w:rPr>
          <w:rStyle w:val="afffff0"/>
          <w:rtl/>
        </w:rPr>
        <w:t>.</w:t>
      </w:r>
    </w:p>
    <w:p>
      <w:pPr>
        <w:pStyle w:val="38"/>
        <w:rPr>
          <w:ins w:id="96865" w:author="מנוע מכני" w:date="2026-10-11T12:04:40Z"/>
        </w:rPr>
      </w:pPr>
      <w:r w:rsidRPr="006F178A">
        <w:t xml:space="preserve">תני </w:t>
      </w:r>
      <w:ins w:id="93144" w:author="מנוע מכני" w:date="2026-10-11T12:04:40Z">
        <w:r>
          <w:t xml:space="preserve">אחת</w:t>
        </w:r>
      </w:ins>
      <w:del w:id="93145" w:author="מנוע מכני" w:date="2026-10-11T12:04:40Z">
        <w:r w:rsidRPr="006F178A">
          <w:delText xml:space="preserve">חדא</w:delText>
        </w:r>
      </w:del>
      <w:r w:rsidRPr="006F178A">
        <w:t xml:space="preserve">:</w:t>
      </w:r>
    </w:p>
    <w:p w:rsidR="005851B8" w:rsidRPr="006F178A" w:rsidRDefault="005851B8" w:rsidP="005851B8">
      <w:pPr>
        <w:rPr>
          <w:rStyle w:val="afffe"/>
          <w:rFonts w:ascii="Fb Fontext" w:hAnsi="Fb Fontext"/>
          <w:b/>
          <w:rtl/>
        </w:rPr>
      </w:pPr>
      <w:del w:id="96866" w:author="מנוע מכני" w:date="2026-10-11T12:04:40Z">
        <w:r w:rsidRPr="006F178A">
          <w:rPr>
            <w:rtl/>
          </w:rPr>
          <w:delText xml:space="preserve"> </w:delText>
        </w:r>
      </w:del>
      <w:r w:rsidRPr="006F178A">
        <w:rPr>
          <w:rtl/>
        </w:rPr>
        <w:t xml:space="preserve">מותר לילך על גבי עשבים בשבת, ותניא אידך: אסור.</w:t>
      </w:r>
    </w:p>
    <w:p w:rsidR="005851B8" w:rsidRDefault="005851B8" w:rsidP="005851B8">
      <w:pPr>
        <w:rPr>
          <w:rtl/>
        </w:rPr>
      </w:pPr>
      <w:r w:rsidRPr="006F178A">
        <w:rPr>
          <w:rStyle w:val="afffe"/>
          <w:rFonts w:ascii="Fb Fontext" w:hAnsi="Fb Fontext"/>
          <w:b/>
          <w:rtl/>
        </w:rPr>
        <w:t>א.</w:t>
      </w:r>
      <w:r w:rsidRPr="006F178A">
        <w:rPr>
          <w:rStyle w:val="afffe"/>
          <w:rFonts w:ascii="Fb Fontext" w:hAnsi="Fb Fontext"/>
          <w:rtl/>
        </w:rPr>
        <w:t xml:space="preserve"> </w:t>
      </w:r>
      <w:r w:rsidRPr="006F178A">
        <w:rPr>
          <w:rtl/>
        </w:rPr>
        <w:t>הא - בלחים, הא - ביבשים [דפסקה חיותם]</w:t>
      </w:r>
    </w:p>
    <w:p w:rsidR="005851B8" w:rsidRPr="00132755" w:rsidRDefault="005851B8" w:rsidP="005851B8">
      <w:pPr>
        <w:rPr>
          <w:rStyle w:val="afffe"/>
          <w:rFonts w:ascii="Fb Fontext" w:hAnsi="Fb Fontext"/>
          <w:b/>
          <w:spacing w:val="-6"/>
          <w:rtl/>
        </w:rPr>
      </w:pPr>
      <w:r w:rsidRPr="00132755">
        <w:rPr>
          <w:rStyle w:val="afffe"/>
          <w:rFonts w:ascii="Fb Fontext" w:hAnsi="Fb Fontext"/>
          <w:b/>
          <w:spacing w:val="-6"/>
          <w:rtl/>
        </w:rPr>
        <w:t>ב.</w:t>
      </w:r>
      <w:r w:rsidRPr="00132755">
        <w:rPr>
          <w:spacing w:val="-6"/>
          <w:rtl/>
        </w:rPr>
        <w:t xml:space="preserve"> הא והא בלחים, | כאן - בימות החמה [דיבוא לתלוש הזרעונים שבגבעולים], כאן - בימות הגשמים.</w:t>
      </w:r>
    </w:p>
    <w:p w:rsidR="005851B8" w:rsidRPr="00132755" w:rsidRDefault="005851B8" w:rsidP="005851B8">
      <w:pPr>
        <w:rPr>
          <w:spacing w:val="-4"/>
          <w:rtl/>
        </w:rPr>
      </w:pPr>
      <w:r w:rsidRPr="00132755">
        <w:rPr>
          <w:rStyle w:val="afffe"/>
          <w:rFonts w:ascii="Fb Fontext" w:hAnsi="Fb Fontext"/>
          <w:b/>
          <w:spacing w:val="-4"/>
          <w:rtl/>
        </w:rPr>
        <w:t>ג.</w:t>
      </w:r>
      <w:r w:rsidRPr="00132755">
        <w:rPr>
          <w:spacing w:val="-4"/>
          <w:rtl/>
        </w:rPr>
        <w:t xml:space="preserve"> הא והא בימות החמה, |הא - דסיים מסאניה, הא - דלא סיים מסאניה. [ויתלשו באצבעות רגליו]</w:t>
      </w:r>
    </w:p>
    <w:p w:rsidR="005851B8" w:rsidRPr="00132755" w:rsidRDefault="005851B8" w:rsidP="005851B8">
      <w:pPr>
        <w:rPr>
          <w:rStyle w:val="afffe"/>
          <w:rFonts w:ascii="Fb Fontext" w:hAnsi="Fb Fontext"/>
          <w:b/>
          <w:spacing w:val="-4"/>
          <w:rtl/>
        </w:rPr>
      </w:pPr>
      <w:r w:rsidRPr="00132755">
        <w:rPr>
          <w:rStyle w:val="afffe"/>
          <w:rFonts w:ascii="Fb Fontext" w:hAnsi="Fb Fontext"/>
          <w:b/>
          <w:spacing w:val="-4"/>
          <w:rtl/>
        </w:rPr>
        <w:t>ד.</w:t>
      </w:r>
      <w:r w:rsidRPr="00132755">
        <w:rPr>
          <w:spacing w:val="-4"/>
          <w:rtl/>
        </w:rPr>
        <w:t xml:space="preserve"> הא והא דסיים מסאניה,|הא - </w:t>
      </w:r>
      <w:ins w:id="93152" w:author="מנוע מכני" w:date="2026-10-11T12:04:40Z">
        <w:r>
          <w:rPr>
            <w:spacing w:val="-4"/>
            <w:rtl/>
          </w:rPr>
          <w:t xml:space="preserve">דיש</w:t>
        </w:r>
      </w:ins>
      <w:del w:id="93153" w:author="מנוע מכני" w:date="2026-10-11T12:04:40Z">
        <w:r w:rsidRPr="00132755">
          <w:rPr>
            <w:spacing w:val="-4"/>
            <w:rtl/>
          </w:rPr>
          <w:delText xml:space="preserve">דאית</w:delText>
        </w:r>
      </w:del>
      <w:r w:rsidRPr="00132755">
        <w:rPr>
          <w:spacing w:val="-4"/>
          <w:rtl/>
        </w:rPr>
        <w:t xml:space="preserve"> </w:t>
      </w:r>
      <w:ins w:id="93146" w:author="מנוע מכני" w:date="2026-10-11T12:04:40Z">
        <w:r>
          <w:rPr>
            <w:spacing w:val="-4"/>
            <w:rtl/>
          </w:rPr>
          <w:t xml:space="preserve">לו</w:t>
        </w:r>
      </w:ins>
      <w:del w:id="93147" w:author="מנוע מכני" w:date="2026-10-11T12:04:40Z">
        <w:r w:rsidRPr="00132755">
          <w:rPr>
            <w:spacing w:val="-4"/>
            <w:rtl/>
          </w:rPr>
          <w:delText xml:space="preserve">ליה</w:delText>
        </w:r>
      </w:del>
      <w:r w:rsidRPr="00132755">
        <w:rPr>
          <w:spacing w:val="-4"/>
          <w:rtl/>
        </w:rPr>
        <w:t xml:space="preserve"> עוקצי, [למנעליו שיכולים לתלוש] הא - </w:t>
      </w:r>
      <w:ins w:id="93150" w:author="מנוע מכני" w:date="2026-10-11T12:04:40Z">
        <w:r>
          <w:rPr>
            <w:spacing w:val="-4"/>
            <w:rtl/>
          </w:rPr>
          <w:t xml:space="preserve">דאין</w:t>
        </w:r>
      </w:ins>
      <w:del w:id="93151" w:author="מנוע מכני" w:date="2026-10-11T12:04:40Z">
        <w:r w:rsidRPr="00132755">
          <w:rPr>
            <w:spacing w:val="-4"/>
            <w:rtl/>
          </w:rPr>
          <w:delText xml:space="preserve">דלית</w:delText>
        </w:r>
      </w:del>
      <w:r w:rsidRPr="00132755">
        <w:rPr>
          <w:spacing w:val="-4"/>
          <w:rtl/>
        </w:rPr>
        <w:t xml:space="preserve"> </w:t>
      </w:r>
      <w:ins w:id="93148" w:author="מנוע מכני" w:date="2026-10-11T12:04:40Z">
        <w:r>
          <w:rPr>
            <w:spacing w:val="-4"/>
            <w:rtl/>
          </w:rPr>
          <w:t xml:space="preserve">לו</w:t>
        </w:r>
      </w:ins>
      <w:del w:id="93149" w:author="מנוע מכני" w:date="2026-10-11T12:04:40Z">
        <w:r w:rsidRPr="00132755">
          <w:rPr>
            <w:spacing w:val="-4"/>
            <w:rtl/>
          </w:rPr>
          <w:delText xml:space="preserve">ליה</w:delText>
        </w:r>
      </w:del>
      <w:r w:rsidRPr="00132755">
        <w:rPr>
          <w:spacing w:val="-4"/>
          <w:rtl/>
        </w:rPr>
        <w:t xml:space="preserve"> עוקצי.</w:t>
      </w:r>
    </w:p>
    <w:p w:rsidR="005851B8" w:rsidRPr="006F178A" w:rsidRDefault="005851B8" w:rsidP="005851B8">
      <w:pPr>
        <w:rPr>
          <w:rtl/>
        </w:rPr>
      </w:pPr>
      <w:r w:rsidRPr="006F178A">
        <w:rPr>
          <w:rStyle w:val="afffe"/>
          <w:rFonts w:ascii="Fb Fontext" w:hAnsi="Fb Fontext"/>
          <w:b/>
          <w:rtl/>
        </w:rPr>
        <w:t>ה.</w:t>
      </w:r>
      <w:r w:rsidRPr="006F178A">
        <w:rPr>
          <w:rtl/>
        </w:rPr>
        <w:t xml:space="preserve"> הא והא </w:t>
      </w:r>
      <w:ins w:id="93162" w:author="מנוע מכני" w:date="2026-10-11T12:04:40Z">
        <w:r>
          <w:rPr>
            <w:rtl/>
          </w:rPr>
          <w:t xml:space="preserve">דיש</w:t>
        </w:r>
      </w:ins>
      <w:del w:id="93163" w:author="מנוע מכני" w:date="2026-10-11T12:04:40Z">
        <w:r w:rsidRPr="006F178A">
          <w:rPr>
            <w:rtl/>
          </w:rPr>
          <w:delText xml:space="preserve">דאית</w:delText>
        </w:r>
      </w:del>
      <w:r w:rsidRPr="006F178A">
        <w:rPr>
          <w:rtl/>
        </w:rPr>
        <w:t xml:space="preserve"> </w:t>
      </w:r>
      <w:ins w:id="93154" w:author="מנוע מכני" w:date="2026-10-11T12:04:40Z">
        <w:r>
          <w:rPr>
            <w:rtl/>
          </w:rPr>
          <w:t xml:space="preserve">לו</w:t>
        </w:r>
      </w:ins>
      <w:del w:id="93155" w:author="מנוע מכני" w:date="2026-10-11T12:04:40Z">
        <w:r w:rsidRPr="006F178A">
          <w:rPr>
            <w:rtl/>
          </w:rPr>
          <w:delText xml:space="preserve">ליה</w:delText>
        </w:r>
      </w:del>
      <w:r w:rsidRPr="006F178A">
        <w:rPr>
          <w:rtl/>
        </w:rPr>
        <w:t xml:space="preserve"> עוקצי, הא - </w:t>
      </w:r>
      <w:ins w:id="93164" w:author="מנוע מכני" w:date="2026-10-11T12:04:40Z">
        <w:r>
          <w:rPr>
            <w:rtl/>
          </w:rPr>
          <w:t xml:space="preserve">דיש</w:t>
        </w:r>
      </w:ins>
      <w:del w:id="93165" w:author="מנוע מכני" w:date="2026-10-11T12:04:40Z">
        <w:r w:rsidRPr="006F178A">
          <w:rPr>
            <w:rtl/>
          </w:rPr>
          <w:delText xml:space="preserve">דאית</w:delText>
        </w:r>
      </w:del>
      <w:r w:rsidRPr="006F178A">
        <w:rPr>
          <w:rtl/>
        </w:rPr>
        <w:t xml:space="preserve"> </w:t>
      </w:r>
      <w:ins w:id="93156" w:author="מנוע מכני" w:date="2026-10-11T12:04:40Z">
        <w:r>
          <w:rPr>
            <w:rtl/>
          </w:rPr>
          <w:t xml:space="preserve">לו</w:t>
        </w:r>
      </w:ins>
      <w:del w:id="93157" w:author="מנוע מכני" w:date="2026-10-11T12:04:40Z">
        <w:r w:rsidRPr="006F178A">
          <w:rPr>
            <w:rtl/>
          </w:rPr>
          <w:delText xml:space="preserve">ליה</w:delText>
        </w:r>
      </w:del>
      <w:r w:rsidRPr="006F178A">
        <w:rPr>
          <w:rtl/>
        </w:rPr>
        <w:t xml:space="preserve"> שרכא, בעשבים ארוכים] הא - </w:t>
      </w:r>
      <w:ins w:id="93160" w:author="מנוע מכני" w:date="2026-10-11T12:04:40Z">
        <w:r>
          <w:rPr>
            <w:rtl/>
          </w:rPr>
          <w:t xml:space="preserve">דאין</w:t>
        </w:r>
      </w:ins>
      <w:del w:id="93161" w:author="מנוע מכני" w:date="2026-10-11T12:04:40Z">
        <w:r w:rsidRPr="006F178A">
          <w:rPr>
            <w:rtl/>
          </w:rPr>
          <w:delText xml:space="preserve">דלית</w:delText>
        </w:r>
      </w:del>
      <w:r w:rsidRPr="006F178A">
        <w:rPr>
          <w:rtl/>
        </w:rPr>
        <w:t xml:space="preserve"> </w:t>
      </w:r>
      <w:ins w:id="93158" w:author="מנוע מכני" w:date="2026-10-11T12:04:40Z">
        <w:r>
          <w:rPr>
            <w:rtl/>
          </w:rPr>
          <w:t xml:space="preserve">לו</w:t>
        </w:r>
      </w:ins>
      <w:del w:id="93159" w:author="מנוע מכני" w:date="2026-10-11T12:04:40Z">
        <w:r w:rsidRPr="006F178A">
          <w:rPr>
            <w:rtl/>
          </w:rPr>
          <w:delText xml:space="preserve">ליה</w:delText>
        </w:r>
      </w:del>
      <w:r w:rsidRPr="006F178A">
        <w:rPr>
          <w:rtl/>
        </w:rPr>
        <w:t xml:space="preserve"> שרכא.</w:t>
      </w:r>
    </w:p>
    <w:p w:rsidR="005851B8" w:rsidRPr="006F178A" w:rsidRDefault="005851B8" w:rsidP="005851B8">
      <w:pPr>
        <w:rPr>
          <w:rtl/>
        </w:rPr>
      </w:pPr>
      <w:r w:rsidRPr="006F178A">
        <w:rPr>
          <w:rtl/>
        </w:rPr>
        <w:t xml:space="preserve">והאידנא דקיימ"ל </w:t>
      </w:r>
      <w:r w:rsidRPr="006F178A">
        <w:rPr>
          <w:rStyle w:val="2fb"/>
          <w:rtl/>
        </w:rPr>
        <w:t xml:space="preserve">כר"ש</w:t>
      </w:r>
      <w:r w:rsidRPr="006F178A">
        <w:rPr>
          <w:rtl/>
        </w:rPr>
        <w:t xml:space="preserve"> דדשא"מ </w:t>
      </w:r>
      <w:ins w:id="91816" w:author="מנוע מכני" w:date="2026-10-11T12:04:40Z">
        <w:r>
          <w:rPr>
            <w:rtl/>
          </w:rPr>
          <w:t xml:space="preserve">כולם</w:t>
        </w:r>
      </w:ins>
      <w:del w:id="91817" w:author="מנוע מכני" w:date="2026-10-11T12:04:40Z">
        <w:r w:rsidRPr="006F178A">
          <w:rPr>
            <w:rtl/>
          </w:rPr>
          <w:delText xml:space="preserve">כולהו</w:delText>
        </w:r>
      </w:del>
      <w:r w:rsidRPr="006F178A">
        <w:rPr>
          <w:rtl/>
        </w:rPr>
        <w:t xml:space="preserve"> שרי.</w:t>
      </w:r>
    </w:p>
    <w:p>
      <w:pPr>
        <w:pStyle w:val="afffff8"/>
        <w:rPr>
          <w:ins w:id="90035" w:author="קלוד" w:date="2026-10-11T12:24:08Z"/>
        </w:rPr>
      </w:pPr>
      <w:ins w:id="90036" w:author="קלוד" w:date="2026-10-11T12:24:08Z">
        <w:r>
          <w:rPr>
            <w:color w:val="7B3F00"/>
          </w:rPr>
          <w:t xml:space="preserve">כפיית אשה לדבר מצוה - 'ואץ ברגלים חוטא'</w:t>
        </w:r>
      </w:ins>
    </w:p>
    <w:p>
      <w:pPr>
        <w:pStyle w:val="38"/>
        <w:rPr>
          <w:ins w:id="96867" w:author="מנוע מכני" w:date="2026-10-11T12:04:40Z"/>
        </w:rPr>
      </w:pPr>
      <w:r w:rsidRPr="006F178A">
        <w:t xml:space="preserve">רב"ח מרב אסי:</w:t>
      </w:r>
    </w:p>
    <w:p w:rsidR="005851B8" w:rsidRPr="006F178A" w:rsidRDefault="005851B8" w:rsidP="005851B8">
      <w:pPr>
        <w:rPr>
          <w:rtl/>
        </w:rPr>
      </w:pPr>
      <w:del w:id="96868" w:author="מנוע מכני" w:date="2026-10-11T12:04:40Z">
        <w:r w:rsidRPr="006F178A">
          <w:rPr>
            <w:rtl/>
          </w:rPr>
          <w:delText xml:space="preserve"> </w:delText>
        </w:r>
      </w:del>
      <w:r w:rsidRPr="006F178A">
        <w:rPr>
          <w:rtl/>
        </w:rPr>
        <w:t xml:space="preserve">אסור לאדם שיכוף אשתו לדבר מצוה, </w:t>
      </w:r>
      <w:r>
        <w:rPr>
          <w:rtl/>
        </w:rPr>
        <w:t>שנא'</w:t>
      </w:r>
      <w:r w:rsidRPr="00AC624C">
        <w:rPr>
          <w:rStyle w:val="afffff0"/>
          <w:rtl/>
        </w:rPr>
        <w:t xml:space="preserve"> </w:t>
      </w:r>
      <w:r w:rsidRPr="00AC624C">
        <w:rPr>
          <w:rStyle w:val="afffff0"/>
          <w:rFonts w:hint="cs"/>
          <w:rtl/>
        </w:rPr>
        <w:t>'</w:t>
      </w:r>
      <w:ins w:id="90649" w:author="Claude - סמנטי" w:date="2026-10-11T12:19:31Z">
        <w:r>
          <w:rPr>
            <w:rStyle w:val="afffff0"/>
            <w:rtl/>
          </w:rPr>
          <w:t xml:space="preserve">וְאָץ בְּרַגְלַיִם חוֹטֵא</w:t>
        </w:r>
      </w:ins>
      <w:del w:id="90650" w:author="Claude - סמנטי" w:date="2026-10-11T12:19:31Z">
        <w:r w:rsidRPr="00AC624C">
          <w:rPr>
            <w:rStyle w:val="afffff0"/>
            <w:rtl/>
          </w:rPr>
          <w:delText xml:space="preserve">ואץ ברגלים חוטא</w:delText>
        </w:r>
      </w:del>
      <w:r w:rsidRPr="00AC624C">
        <w:rPr>
          <w:rStyle w:val="afffff0"/>
          <w:rFonts w:hint="cs"/>
          <w:rtl/>
        </w:rPr>
        <w:t>'</w:t>
      </w:r>
      <w:r w:rsidRPr="00AC624C">
        <w:rPr>
          <w:rStyle w:val="afffff0"/>
          <w:rtl/>
        </w:rPr>
        <w:t>.</w:t>
      </w:r>
    </w:p>
    <w:p>
      <w:pPr>
        <w:pStyle w:val="38"/>
        <w:rPr>
          <w:ins w:id="96869" w:author="מנוע מכני" w:date="2026-10-11T12:04:40Z"/>
        </w:rPr>
      </w:pPr>
      <w:r w:rsidRPr="006F178A">
        <w:t xml:space="preserve">ואריב"ל:</w:t>
      </w:r>
    </w:p>
    <w:p w:rsidR="005851B8" w:rsidRPr="006F178A" w:rsidRDefault="005851B8" w:rsidP="005851B8">
      <w:pPr>
        <w:rPr>
          <w:rtl/>
        </w:rPr>
      </w:pPr>
      <w:del w:id="96870" w:author="מנוע מכני" w:date="2026-10-11T12:04:40Z">
        <w:r w:rsidRPr="006F178A">
          <w:rPr>
            <w:rtl/>
          </w:rPr>
          <w:delText xml:space="preserve"> </w:delText>
        </w:r>
      </w:del>
      <w:r w:rsidRPr="006F178A">
        <w:rPr>
          <w:rtl/>
        </w:rPr>
        <w:t xml:space="preserve">כל הכופה אשתו לדבר מצוה הויין לו בנים שאינן מהוגנין.</w:t>
      </w:r>
    </w:p>
    <w:p>
      <w:pPr>
        <w:pStyle w:val="38"/>
        <w:rPr>
          <w:ins w:id="96871" w:author="מנוע מכני" w:date="2026-10-11T12:04:40Z"/>
        </w:rPr>
      </w:pPr>
      <w:r w:rsidRPr="006F178A">
        <w:t xml:space="preserve">ר"אב"ח:</w:t>
      </w:r>
    </w:p>
    <w:p w:rsidR="005851B8" w:rsidRPr="006F178A" w:rsidRDefault="005851B8" w:rsidP="005851B8">
      <w:pPr>
        <w:rPr>
          <w:rtl/>
        </w:rPr>
      </w:pPr>
      <w:del w:id="96872" w:author="מנוע מכני" w:date="2026-10-11T12:04:40Z">
        <w:r w:rsidRPr="006F178A">
          <w:rPr>
            <w:rtl/>
          </w:rPr>
          <w:delText xml:space="preserve"> </w:delText>
        </w:r>
      </w:del>
      <w:r>
        <w:rPr>
          <w:rStyle w:val="afffff0"/>
          <w:rtl/>
          <w:rPrChange w:id="9051" w:author="מנוע פסוקים" w:date="2026-10-11T09:24:13Z">
            <w:rPr>
              <w:rtl/>
            </w:rPr>
          </w:rPrChange>
        </w:rPr>
        <w:t xml:space="preserve">גם בלא דעת נפש </w:t>
      </w:r>
      <w:r>
        <w:rPr>
          <w:rStyle w:val="afffff0"/>
          <w:rtl/>
          <w:rPrChange w:id="9052" w:author="מנוע פסוקים" w:date="2026-10-11T09:24:13Z">
            <w:rPr>
              <w:rtl/>
            </w:rPr>
          </w:rPrChange>
        </w:rPr>
        <w:t xml:space="preserve">לא</w:t>
      </w:r>
      <w:r>
        <w:rPr>
          <w:rStyle w:val="afffff0"/>
          <w:rtl/>
          <w:rPrChange w:id="9053" w:author="מנוע פסוקים" w:date="2026-10-11T09:24:13Z">
            <w:rPr>
              <w:rtl/>
            </w:rPr>
          </w:rPrChange>
        </w:rPr>
        <w:t xml:space="preserve"> טוב</w:t>
      </w:r>
      <w:r>
        <w:rPr>
          <w:rtl/>
        </w:rPr>
        <w:t xml:space="preserve">, זה הכופה אשתו לדבר מצוה.</w:t>
      </w:r>
    </w:p>
    <w:p w:rsidR="005851B8" w:rsidRPr="006F178A" w:rsidRDefault="005851B8" w:rsidP="005851B8">
      <w:pPr>
        <w:rPr>
          <w:rtl/>
        </w:rPr>
      </w:pPr>
      <w:r w:rsidRPr="006F178A">
        <w:rPr>
          <w:rtl/>
        </w:rPr>
        <w:t>ואץ ברגלים חוטא - זה הבועל ושונה. והיינו בשלא לדעת.</w:t>
      </w:r>
    </w:p>
    <w:p w:rsidR="005851B8" w:rsidRPr="006F178A" w:rsidRDefault="005851B8" w:rsidP="005851B8">
      <w:pPr>
        <w:rPr>
          <w:rtl/>
        </w:rPr>
      </w:pPr>
      <w:r w:rsidRPr="006F178A">
        <w:rPr>
          <w:rtl/>
        </w:rPr>
        <w:t>והא דהרוצה לעשות כל בניו זכרים יבעול וישנה היינו לדעת.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38"/>
        <w:rPr>
          <w:ins w:id="96874" w:author="מנוע מכני" w:date="2026-10-11T12:04:40Z"/>
        </w:rPr>
      </w:pPr>
      <w:del w:id="96873" w:author="מנוע מכני" w:date="2026-10-11T12:04:40Z">
        <w:r w:rsidRPr="006F178A">
          <w:delText xml:space="preserve">•</w:delText>
        </w:r>
      </w:del>
      <w:r w:rsidRPr="006F178A">
        <w:t xml:space="preserve"> </w:t>
      </w:r>
      <w:r w:rsidRPr="006F178A">
        <w:t xml:space="preserve">רשב"נ מרי"ו:</w:t>
      </w:r>
    </w:p>
    <w:p w:rsidR="005851B8" w:rsidRPr="006F178A" w:rsidRDefault="005851B8" w:rsidP="005851B8">
      <w:pPr>
        <w:rPr>
          <w:rtl/>
        </w:rPr>
      </w:pPr>
      <w:del w:id="96875" w:author="מנוע מכני" w:date="2026-10-11T12:04:40Z">
        <w:r w:rsidRPr="006F178A">
          <w:rPr>
            <w:rFonts w:ascii="Fb Fontext" w:hAnsi="Fb Fontext"/>
            <w:rtl/>
          </w:rPr>
          <w:delText xml:space="preserve"> </w:delText>
        </w:r>
      </w:del>
      <w:r w:rsidRPr="006F178A">
        <w:rPr>
          <w:rFonts w:ascii="Fb Fontext" w:hAnsi="Fb Fontext"/>
          <w:rtl/>
        </w:rPr>
        <w:t xml:space="preserve">כל אשה שתובעת בעלה לדבר מצוה - הווין לה בנים </w:t>
      </w:r>
      <w:ins w:id="90500" w:author="מנוע מכני" w:date="2026-10-11T12:04:40Z">
        <w:r>
          <w:rPr>
            <w:rFonts w:ascii="Fb Fontext" w:hAnsi="Fb Fontext"/>
            <w:rtl/>
          </w:rPr>
          <w:t xml:space="preserve">שאפי'</w:t>
        </w:r>
      </w:ins>
      <w:del w:id="90501" w:author="מנוע מכני" w:date="2026-10-11T12:04:40Z">
        <w:r w:rsidRPr="006F178A">
          <w:rPr>
            <w:rFonts w:ascii="Fb Fontext" w:hAnsi="Fb Fontext"/>
            <w:rtl/>
          </w:rPr>
          <w:delText xml:space="preserve">שאפילו</w:delText>
        </w:r>
      </w:del>
      <w:r w:rsidRPr="006F178A">
        <w:rPr>
          <w:rFonts w:ascii="Fb Fontext" w:hAnsi="Fb Fontext"/>
          <w:rtl/>
        </w:rPr>
        <w:t xml:space="preserve"> בדורו של משה </w:t>
      </w:r>
      <w:r w:rsidRPr="006F178A">
        <w:rPr>
          <w:rFonts w:ascii="Fb Fontext" w:hAnsi="Fb Fontext"/>
          <w:rtl/>
        </w:rPr>
        <w:t xml:space="preserve">לא</w:t>
      </w:r>
      <w:r w:rsidRPr="006F178A">
        <w:rPr>
          <w:rFonts w:ascii="Fb Fontext" w:hAnsi="Fb Fontext"/>
          <w:rtl/>
        </w:rPr>
        <w:t xml:space="preserve"> היו כמותן.</w:t>
      </w:r>
    </w:p>
    <w:p w:rsidR="005851B8" w:rsidRDefault="005851B8" w:rsidP="005851B8">
      <w:pPr>
        <w:rPr>
          <w:rtl/>
        </w:rPr>
      </w:pPr>
      <w:r w:rsidRPr="006F178A">
        <w:rPr>
          <w:rtl/>
        </w:rPr>
        <w:t>דאילו בדורו של משה כתיב</w:t>
      </w:r>
      <w:r w:rsidRPr="008F09C0">
        <w:rPr>
          <w:rStyle w:val="afffff0"/>
          <w:rtl/>
        </w:rPr>
        <w:t xml:space="preserve"> </w:t>
      </w:r>
      <w:r w:rsidRPr="008F09C0">
        <w:rPr>
          <w:rStyle w:val="afffff0"/>
          <w:rFonts w:hint="cs"/>
          <w:rtl/>
        </w:rPr>
        <w:t>'</w:t>
      </w:r>
      <w:r w:rsidRPr="008F09C0">
        <w:rPr>
          <w:rStyle w:val="afffff0"/>
          <w:rtl/>
        </w:rPr>
        <w:t>הבו לכם אנשים חכמים ונבנים וידעים לשבטיכם</w:t>
      </w:r>
      <w:r w:rsidRPr="008F09C0">
        <w:rPr>
          <w:rStyle w:val="afffff0"/>
          <w:rFonts w:hint="cs"/>
          <w:rtl/>
        </w:rPr>
        <w:t>'</w:t>
      </w:r>
      <w:r w:rsidRPr="008F09C0">
        <w:rPr>
          <w:rStyle w:val="afffff0"/>
          <w:rtl/>
        </w:rPr>
        <w:t>,</w:t>
      </w:r>
    </w:p>
    <w:p w:rsidR="005851B8" w:rsidRPr="006F178A" w:rsidRDefault="005851B8" w:rsidP="005851B8">
      <w:pPr>
        <w:rPr>
          <w:rtl/>
        </w:rPr>
      </w:pPr>
      <w:r w:rsidRPr="006F178A">
        <w:rPr>
          <w:rtl/>
        </w:rPr>
        <w:t>וכתיב</w:t>
      </w:r>
      <w:r w:rsidRPr="008F09C0">
        <w:rPr>
          <w:rStyle w:val="afffff0"/>
          <w:rtl/>
        </w:rPr>
        <w:t xml:space="preserve"> </w:t>
      </w:r>
      <w:r w:rsidRPr="008F09C0">
        <w:rPr>
          <w:rStyle w:val="afffff0"/>
          <w:rFonts w:hint="cs"/>
          <w:rtl/>
        </w:rPr>
        <w:t>'</w:t>
      </w:r>
      <w:ins w:id="90651" w:author="Claude - סמנטי" w:date="2026-10-11T12:19:31Z">
        <w:r>
          <w:rPr>
            <w:rStyle w:val="afffff0"/>
            <w:rtl/>
          </w:rPr>
          <w:t xml:space="preserve">וָאֶקַּח אֶת רָאשֵׁי שִׁבְטֵיכֶם אֲנָשִׁים חֲכָמִים וִידֻעִים</w:t>
        </w:r>
      </w:ins>
      <w:del w:id="90652" w:author="Claude - סמנטי" w:date="2026-10-11T12:19:31Z">
        <w:r w:rsidRPr="008F09C0">
          <w:rPr>
            <w:rStyle w:val="afffff0"/>
            <w:rtl/>
          </w:rPr>
          <w:delText xml:space="preserve">ואקח את ראשי שבטיכם אנשים חכמים וידעים</w:delText>
        </w:r>
      </w:del>
      <w:r w:rsidRPr="008F09C0">
        <w:rPr>
          <w:rStyle w:val="afffff0"/>
          <w:rFonts w:hint="cs"/>
          <w:rtl/>
        </w:rPr>
        <w:t>'</w:t>
      </w:r>
      <w:r w:rsidRPr="008F09C0">
        <w:rPr>
          <w:rStyle w:val="afffff0"/>
          <w:rtl/>
        </w:rPr>
        <w:t>,</w:t>
      </w:r>
      <w:r w:rsidRPr="006F178A">
        <w:rPr>
          <w:rtl/>
        </w:rPr>
        <w:t xml:space="preserve"> ואילו נבונים </w:t>
      </w:r>
      <w:r w:rsidRPr="006F178A">
        <w:rPr>
          <w:rtl/>
        </w:rPr>
        <w:t xml:space="preserve">לא</w:t>
      </w:r>
      <w:r w:rsidRPr="006F178A">
        <w:rPr>
          <w:rtl/>
        </w:rPr>
        <w:t xml:space="preserve"> אשכח. |</w:t>
      </w:r>
    </w:p>
    <w:p w:rsidR="005851B8" w:rsidRDefault="005851B8" w:rsidP="005851B8">
      <w:pPr>
        <w:rPr>
          <w:rtl/>
        </w:rPr>
      </w:pPr>
      <w:r w:rsidRPr="006F178A">
        <w:rPr>
          <w:rtl/>
        </w:rPr>
        <w:t>ואילו גבי לאה כתיב</w:t>
      </w:r>
      <w:r w:rsidRPr="008F09C0">
        <w:rPr>
          <w:rStyle w:val="afffff0"/>
          <w:rtl/>
        </w:rPr>
        <w:t xml:space="preserve"> </w:t>
      </w:r>
      <w:r w:rsidRPr="008F09C0">
        <w:rPr>
          <w:rStyle w:val="afffff0"/>
          <w:rFonts w:hint="cs"/>
          <w:rtl/>
        </w:rPr>
        <w:t>'</w:t>
      </w:r>
      <w:ins w:id="90653" w:author="Claude - סמנטי" w:date="2026-10-11T12:19:31Z">
        <w:r>
          <w:rPr>
            <w:rStyle w:val="afffff0"/>
            <w:rtl/>
          </w:rPr>
          <w:t xml:space="preserve">וַתֵּצֵא לֵאָה לִקְרָאתוֹ וַתֹּאמֶר אֵלַי תָּבוֹא כִּי שָׂכֹר שְׂכַרְתִּיךָ</w:t>
        </w:r>
      </w:ins>
      <w:del w:id="90654" w:author="Claude - סמנטי" w:date="2026-10-11T12:19:31Z">
        <w:r w:rsidRPr="008F09C0">
          <w:rPr>
            <w:rStyle w:val="afffff0"/>
            <w:rtl/>
          </w:rPr>
          <w:delText xml:space="preserve">ותצא לאה לקראתו ותאמר אלי תבוא כי שכר שכרתיך</w:delText>
        </w:r>
      </w:del>
      <w:r w:rsidRPr="008F09C0">
        <w:rPr>
          <w:rStyle w:val="afffff0"/>
          <w:rFonts w:hint="cs"/>
          <w:rtl/>
        </w:rPr>
        <w:t>'</w:t>
      </w:r>
      <w:r w:rsidRPr="008F09C0">
        <w:rPr>
          <w:rStyle w:val="afffff0"/>
          <w:rtl/>
        </w:rPr>
        <w:t>,</w:t>
      </w:r>
    </w:p>
    <w:p w:rsidR="005851B8" w:rsidRPr="006F178A" w:rsidRDefault="005851B8" w:rsidP="005851B8">
      <w:pPr>
        <w:rPr>
          <w:rtl/>
        </w:rPr>
      </w:pPr>
      <w:r w:rsidRPr="006F178A">
        <w:rPr>
          <w:rtl/>
        </w:rPr>
        <w:tab/>
        <w:t>וכתיב</w:t>
      </w:r>
      <w:r w:rsidRPr="008F09C0">
        <w:rPr>
          <w:rStyle w:val="afffff0"/>
          <w:rtl/>
        </w:rPr>
        <w:t xml:space="preserve"> </w:t>
      </w:r>
      <w:r w:rsidRPr="008F09C0">
        <w:rPr>
          <w:rStyle w:val="afffff0"/>
          <w:rFonts w:hint="cs"/>
          <w:rtl/>
        </w:rPr>
        <w:t>'</w:t>
      </w:r>
      <w:r w:rsidRPr="008F09C0">
        <w:rPr>
          <w:rStyle w:val="afffff0"/>
          <w:rtl/>
        </w:rPr>
        <w:t>ומבני יששכר יודעי בינה לעתים לדעת מה יעשה ישראל ראשיהם מאתים וכל אחיהם על פיהם</w:t>
      </w:r>
      <w:r w:rsidRPr="008F09C0">
        <w:rPr>
          <w:rStyle w:val="afffff0"/>
          <w:rFonts w:hint="cs"/>
          <w:rtl/>
        </w:rPr>
        <w:t>'</w:t>
      </w:r>
      <w:r w:rsidRPr="008F09C0">
        <w:rPr>
          <w:rStyle w:val="afffff0"/>
          <w:rtl/>
        </w:rPr>
        <w:t>.</w:t>
      </w:r>
    </w:p>
    <w:p w:rsidR="005851B8" w:rsidRPr="006F178A" w:rsidRDefault="005851B8" w:rsidP="005851B8">
      <w:pPr>
        <w:rPr>
          <w:rtl/>
        </w:rPr>
      </w:pPr>
      <w:r w:rsidRPr="006F178A">
        <w:rPr>
          <w:b/>
          <w:rtl/>
        </w:rPr>
        <w:t>•</w:t>
      </w:r>
      <w:r w:rsidRPr="006F178A">
        <w:rPr>
          <w:b/>
          <w:bCs/>
          <w:rtl/>
        </w:rPr>
        <w:t xml:space="preserve"> </w:t>
      </w:r>
      <w:r w:rsidRPr="006F178A">
        <w:rPr>
          <w:rtl/>
        </w:rPr>
        <w:t xml:space="preserve">והא </w:t>
      </w:r>
      <w:r w:rsidRPr="006F178A">
        <w:rPr>
          <w:rStyle w:val="2fb"/>
          <w:rtl/>
        </w:rPr>
        <w:t xml:space="preserve">דריב"א</w:t>
      </w:r>
      <w:r w:rsidRPr="006F178A">
        <w:rPr>
          <w:rtl/>
        </w:rPr>
        <w:t xml:space="preserve"> עשר קללות נתקללה חוה, דאל האשה </w:t>
      </w:r>
      <w:r w:rsidRPr="006F178A">
        <w:rPr>
          <w:rtl/>
        </w:rPr>
        <w:t xml:space="preserve">אמר</w:t>
      </w:r>
      <w:r w:rsidRPr="006F178A">
        <w:rPr>
          <w:rtl/>
        </w:rPr>
        <w:t xml:space="preserve"> הרבה ארבה - אלו שני </w:t>
      </w:r>
      <w:ins w:id="94706" w:author="מנוע מכני" w:date="2026-10-11T12:04:40Z">
        <w:r>
          <w:rPr>
            <w:rtl/>
          </w:rPr>
          <w:t xml:space="preserve">יותר</w:t>
        </w:r>
      </w:ins>
      <w:del w:id="94707" w:author="מנוע מכני" w:date="2026-10-11T12:04:40Z">
        <w:r w:rsidRPr="006F178A">
          <w:rPr>
            <w:rtl/>
          </w:rPr>
          <w:delText xml:space="preserve">טפי</w:delText>
        </w:r>
      </w:del>
      <w:r w:rsidRPr="006F178A">
        <w:rPr>
          <w:rtl/>
        </w:rPr>
        <w:t xml:space="preserve"> דמים, אחת דם נדה ואחת דם בתולים.| עצבונך - זה צער גידול בנים,| והרנך - זה צער העיבור,| בעצב תלדי בנים - כמשמעו.| ואל אישך תשוקתך - מלמד שהאשה משתוקקת </w:t>
      </w:r>
      <w:r w:rsidRPr="006F178A">
        <w:rPr>
          <w:rtl/>
        </w:rPr>
        <w:lastRenderedPageBreak/>
        <w:t>על בעלה בשעה שיוצא לדרך.|</w:t>
      </w:r>
      <w:r w:rsidRPr="008F09C0">
        <w:rPr>
          <w:rStyle w:val="afffff0"/>
          <w:rtl/>
        </w:rPr>
        <w:t xml:space="preserve"> </w:t>
      </w:r>
      <w:r w:rsidRPr="008F09C0">
        <w:rPr>
          <w:rStyle w:val="afffff0"/>
          <w:rFonts w:hint="cs"/>
          <w:rtl/>
        </w:rPr>
        <w:t>'</w:t>
      </w:r>
      <w:ins w:id="90655" w:author="Claude - סמנטי" w:date="2026-10-11T12:19:31Z">
        <w:r>
          <w:rPr>
            <w:rStyle w:val="afffff0"/>
            <w:rtl/>
          </w:rPr>
          <w:t xml:space="preserve">וְהוּא יִמְשָׁל בָּךְ</w:t>
        </w:r>
      </w:ins>
      <w:del w:id="90656" w:author="Claude - סמנטי" w:date="2026-10-11T12:19:31Z">
        <w:r w:rsidRPr="008F09C0">
          <w:rPr>
            <w:rStyle w:val="afffff0"/>
            <w:rtl/>
          </w:rPr>
          <w:delText xml:space="preserve">והוא ימשל בך</w:delText>
        </w:r>
      </w:del>
      <w:r w:rsidRPr="008F09C0">
        <w:rPr>
          <w:rStyle w:val="afffff0"/>
          <w:rFonts w:hint="cs"/>
          <w:rtl/>
        </w:rPr>
        <w:t>'</w:t>
      </w:r>
      <w:r w:rsidRPr="008F09C0">
        <w:rPr>
          <w:rStyle w:val="afffff0"/>
          <w:rtl/>
        </w:rPr>
        <w:t xml:space="preserve"> </w:t>
      </w:r>
      <w:r w:rsidRPr="006F178A">
        <w:rPr>
          <w:rtl/>
        </w:rPr>
        <w:t>- מלמד שהאשה תובעת בלב, והאיש תובע בפה, זו היא מדה טובה בנשים.</w:t>
      </w:r>
    </w:p>
    <w:p w:rsidR="005851B8" w:rsidRPr="009757B9" w:rsidRDefault="005851B8" w:rsidP="005851B8">
      <w:pPr>
        <w:rPr>
          <w:rFonts w:cs="Guttman Vilna"/>
          <w:b/>
          <w:bCs/>
          <w:rtl/>
        </w:rPr>
      </w:pPr>
      <w:r w:rsidRPr="006F178A">
        <w:rPr>
          <w:rtl/>
        </w:rPr>
        <w:t xml:space="preserve">היינו דווקא דמרצייא ארצויי </w:t>
      </w:r>
      <w:ins w:id="93166" w:author="מנוע מכני" w:date="2026-10-11T12:04:40Z">
        <w:r>
          <w:rPr>
            <w:rtl/>
          </w:rPr>
          <w:t xml:space="preserve">לפניו</w:t>
        </w:r>
      </w:ins>
      <w:del w:id="93167" w:author="מנוע מכני" w:date="2026-10-11T12:04:40Z">
        <w:r w:rsidRPr="006F178A">
          <w:rPr>
            <w:rtl/>
          </w:rPr>
          <w:delText xml:space="preserve">קמיה</w:delText>
        </w:r>
      </w:del>
      <w:r w:rsidRPr="006F178A">
        <w:rPr>
          <w:rtl/>
        </w:rPr>
        <w:t xml:space="preserve">.</w:t>
      </w:r>
    </w:p>
    <w:p>
      <w:pPr>
        <w:pStyle w:val="38"/>
        <w:rPr>
          <w:ins w:id="96876" w:author="מנוע מכני" w:date="2026-10-11T12:04:40Z"/>
        </w:rPr>
      </w:pPr>
      <w:r w:rsidRPr="006F178A">
        <w:t xml:space="preserve">ועוד ג' מר"ד:</w:t>
      </w:r>
    </w:p>
    <w:p w:rsidR="005851B8" w:rsidRPr="006F178A" w:rsidRDefault="005851B8" w:rsidP="005851B8">
      <w:pPr>
        <w:rPr>
          <w:rtl/>
        </w:rPr>
      </w:pPr>
      <w:del w:id="96877" w:author="מנוע מכני" w:date="2026-10-11T12:04:40Z">
        <w:r w:rsidRPr="006F178A">
          <w:rPr>
            <w:rtl/>
          </w:rPr>
          <w:delText xml:space="preserve"> </w:delText>
        </w:r>
      </w:del>
      <w:r w:rsidRPr="006F178A">
        <w:rPr>
          <w:rtl/>
        </w:rPr>
        <w:t xml:space="preserve">עטופה כאבל, ומנודה מכל אדם, [לבי </w:t>
      </w:r>
      <w:ins w:id="93168" w:author="מנוע מכני" w:date="2026-10-11T12:04:40Z">
        <w:r>
          <w:rPr>
            <w:rtl/>
          </w:rPr>
          <w:t xml:space="preserve">שני</w:t>
        </w:r>
      </w:ins>
      <w:del w:id="93169" w:author="מנוע מכני" w:date="2026-10-11T12:04:40Z">
        <w:r w:rsidRPr="006F178A">
          <w:rPr>
            <w:rtl/>
          </w:rPr>
          <w:delText xml:space="preserve">תרי</w:delText>
        </w:r>
      </w:del>
      <w:r w:rsidRPr="006F178A">
        <w:rPr>
          <w:rtl/>
        </w:rPr>
        <w:t xml:space="preserve">] וחבושה בבית האסורין.</w:t>
      </w:r>
    </w:p>
    <w:p>
      <w:pPr>
        <w:pStyle w:val="38"/>
        <w:rPr>
          <w:ins w:id="96878" w:author="מנוע מכני" w:date="2026-10-11T12:04:40Z"/>
        </w:rPr>
      </w:pPr>
      <w:r w:rsidRPr="00132755">
        <w:t xml:space="preserve">ועוד ג' במתניתא תנא:</w:t>
      </w:r>
    </w:p>
    <w:p w:rsidR="005851B8" w:rsidRPr="00132755" w:rsidRDefault="005851B8" w:rsidP="005851B8">
      <w:pPr>
        <w:rPr>
          <w:spacing w:val="-2"/>
          <w:rtl/>
        </w:rPr>
      </w:pPr>
      <w:del w:id="96879" w:author="מנוע מכני" w:date="2026-10-11T12:04:40Z">
        <w:r w:rsidRPr="00132755">
          <w:rPr>
            <w:spacing w:val="-2"/>
            <w:rtl/>
          </w:rPr>
          <w:delText xml:space="preserve"> </w:delText>
        </w:r>
      </w:del>
      <w:r w:rsidRPr="00132755">
        <w:rPr>
          <w:spacing w:val="-2"/>
          <w:rtl/>
        </w:rPr>
        <w:t xml:space="preserve">מגדלת שער כלילית, ויושבת ומשתנת מים כבהמה, ונעשית כר לבעלה.</w:t>
      </w:r>
    </w:p>
    <w:p>
      <w:pPr>
        <w:pStyle w:val="38"/>
        <w:rPr>
          <w:ins w:id="96880" w:author="מנוע מכני" w:date="2026-10-11T12:04:40Z"/>
        </w:rPr>
      </w:pPr>
      <w:r w:rsidRPr="006F178A">
        <w:t xml:space="preserve">- ואידך</w:t>
      </w:r>
    </w:p>
    <w:p w:rsidR="005851B8" w:rsidRPr="006F178A" w:rsidRDefault="005851B8" w:rsidP="005851B8">
      <w:pPr>
        <w:rPr>
          <w:rtl/>
        </w:rPr>
      </w:pPr>
      <w:del w:id="96881" w:author="מנוע מכני" w:date="2026-10-11T12:04:40Z">
        <w:r w:rsidRPr="006F178A">
          <w:rPr>
            <w:rtl/>
          </w:rPr>
          <w:delText xml:space="preserve"> </w:delText>
        </w:r>
      </w:del>
      <w:r w:rsidRPr="006F178A">
        <w:rPr>
          <w:rtl/>
        </w:rPr>
        <w:t xml:space="preserve">- </w:t>
      </w:r>
      <w:ins w:id="93170" w:author="מנוע מכני" w:date="2026-10-11T12:04:40Z">
        <w:r>
          <w:rPr>
            <w:rtl/>
          </w:rPr>
          <w:t xml:space="preserve">אלו</w:t>
        </w:r>
      </w:ins>
      <w:del w:id="93171" w:author="מנוע מכני" w:date="2026-10-11T12:04:40Z">
        <w:r w:rsidRPr="006F178A">
          <w:rPr>
            <w:rtl/>
          </w:rPr>
          <w:delText xml:space="preserve">הני</w:delText>
        </w:r>
      </w:del>
      <w:r w:rsidRPr="006F178A">
        <w:rPr>
          <w:rtl/>
        </w:rPr>
        <w:t xml:space="preserve"> שבח הוא לה. </w:t>
      </w:r>
      <w:r w:rsidRPr="006F178A">
        <w:rPr>
          <w:rStyle w:val="2fb"/>
          <w:rtl/>
        </w:rPr>
        <w:t xml:space="preserve">וכדר"ח</w:t>
      </w:r>
      <w:r>
        <w:rPr>
          <w:rtl/>
        </w:rPr>
        <w:t xml:space="preserve"> </w:t>
      </w:r>
      <w:r>
        <w:rPr>
          <w:rStyle w:val="afffff0"/>
          <w:rtl/>
          <w:rPrChange w:id="9054" w:author="מנוע פסוקים" w:date="2026-10-11T09:24:13Z">
            <w:rPr>
              <w:rtl/>
            </w:rPr>
          </w:rPrChange>
        </w:rPr>
        <w:t xml:space="preserve">מלפנו מבהמות ארץ ומעוף השמים יחכמנו</w:t>
      </w:r>
      <w:r>
        <w:rPr>
          <w:rtl/>
        </w:rPr>
        <w:t xml:space="preserve">.</w:t>
      </w:r>
    </w:p>
    <w:p w:rsidR="005851B8" w:rsidRPr="006F178A" w:rsidRDefault="005851B8" w:rsidP="005851B8">
      <w:pPr>
        <w:rPr>
          <w:rtl/>
        </w:rPr>
      </w:pPr>
      <w:r w:rsidRPr="00523F92">
        <w:rPr>
          <w:rStyle w:val="afffff0"/>
          <w:rFonts w:hint="cs"/>
          <w:rtl/>
        </w:rPr>
        <w:t>'</w:t>
      </w:r>
      <w:ins w:id="90659" w:author="Claude - סמנטי" w:date="2026-10-11T12:19:31Z">
        <w:r>
          <w:rPr>
            <w:rStyle w:val="afffff0"/>
            <w:rtl/>
          </w:rPr>
          <w:t xml:space="preserve">מַלְּפֵנוּ מִבַּהֲמוֹת</w:t>
        </w:r>
      </w:ins>
      <w:del w:id="90660" w:author="Claude - סמנטי" w:date="2026-10-11T12:19:31Z">
        <w:r w:rsidRPr="00523F92">
          <w:rPr>
            <w:rStyle w:val="afffff0"/>
            <w:rtl/>
          </w:rPr>
          <w:delText xml:space="preserve">מלפנו מבהמות</w:delText>
        </w:r>
      </w:del>
      <w:r w:rsidRPr="00523F92">
        <w:rPr>
          <w:rStyle w:val="afffff0"/>
          <w:rFonts w:hint="cs"/>
          <w:rtl/>
        </w:rPr>
        <w:t>'</w:t>
      </w:r>
      <w:r w:rsidRPr="00523F92">
        <w:rPr>
          <w:rStyle w:val="afffff0"/>
          <w:rtl/>
        </w:rPr>
        <w:t xml:space="preserve"> </w:t>
      </w:r>
      <w:r w:rsidRPr="006F178A">
        <w:rPr>
          <w:rtl/>
        </w:rPr>
        <w:t>- זו פרידה שכורעת ומשתנת מים, |</w:t>
      </w:r>
      <w:r w:rsidRPr="008F09C0">
        <w:rPr>
          <w:rStyle w:val="afffff0"/>
          <w:rtl/>
        </w:rPr>
        <w:t xml:space="preserve"> </w:t>
      </w:r>
      <w:r w:rsidRPr="008F09C0">
        <w:rPr>
          <w:rStyle w:val="afffff0"/>
          <w:rFonts w:hint="cs"/>
          <w:rtl/>
        </w:rPr>
        <w:t>'</w:t>
      </w:r>
      <w:ins w:id="90657" w:author="Claude - סמנטי" w:date="2026-10-11T12:19:31Z">
        <w:r>
          <w:rPr>
            <w:rStyle w:val="afffff0"/>
            <w:rtl/>
          </w:rPr>
          <w:t xml:space="preserve">וּמֵעוֹף הַשָּׁמַיִם יְחַכְּמֵנוּ</w:t>
        </w:r>
      </w:ins>
      <w:del w:id="90658" w:author="Claude - סמנטי" w:date="2026-10-11T12:19:31Z">
        <w:r w:rsidRPr="008F09C0">
          <w:rPr>
            <w:rStyle w:val="afffff0"/>
            <w:rtl/>
          </w:rPr>
          <w:delText xml:space="preserve">ומעוף השמים יחכמנ</w:delText>
        </w:r>
        <w:r w:rsidRPr="008F09C0">
          <w:rPr>
            <w:rStyle w:val="afffff0"/>
            <w:rFonts w:hint="cs"/>
            <w:rtl/>
          </w:rPr>
          <w:delText xml:space="preserve">ו</w:delText>
        </w:r>
      </w:del>
      <w:r w:rsidRPr="008F09C0">
        <w:rPr>
          <w:rStyle w:val="afffff0"/>
          <w:rFonts w:hint="cs"/>
          <w:rtl/>
        </w:rPr>
        <w:t xml:space="preserve">'</w:t>
      </w:r>
      <w:r w:rsidRPr="008F09C0">
        <w:rPr>
          <w:rStyle w:val="afffff0"/>
          <w:rtl/>
        </w:rPr>
        <w:t xml:space="preserve"> </w:t>
      </w:r>
      <w:r w:rsidRPr="006F178A">
        <w:rPr>
          <w:rtl/>
        </w:rPr>
        <w:t>- זה תרנגול שמפייס ואחר כך בועל.</w:t>
      </w:r>
    </w:p>
    <w:p>
      <w:pPr>
        <w:pStyle w:val="38"/>
        <w:rPr>
          <w:ins w:id="96882" w:author="מנוע מכני" w:date="2026-10-11T12:04:40Z"/>
        </w:rPr>
      </w:pPr>
      <w:r w:rsidRPr="006F178A">
        <w:t xml:space="preserve">רי"ו:</w:t>
      </w:r>
    </w:p>
    <w:p w:rsidR="005851B8" w:rsidRPr="006F178A" w:rsidRDefault="005851B8" w:rsidP="005851B8">
      <w:pPr>
        <w:rPr>
          <w:rtl/>
        </w:rPr>
      </w:pPr>
      <w:del w:id="96883" w:author="מנוע מכני" w:date="2026-10-11T12:04:40Z">
        <w:r w:rsidRPr="006F178A">
          <w:rPr>
            <w:rtl/>
          </w:rPr>
          <w:delText xml:space="preserve"> </w:delText>
        </w:r>
      </w:del>
      <w:r w:rsidRPr="006F178A">
        <w:rPr>
          <w:rtl/>
        </w:rPr>
        <w:t xml:space="preserve">אילמלא </w:t>
      </w:r>
      <w:r w:rsidRPr="006F178A">
        <w:rPr>
          <w:rtl/>
        </w:rPr>
        <w:t xml:space="preserve">לא</w:t>
      </w:r>
      <w:r w:rsidRPr="006F178A">
        <w:rPr>
          <w:rtl/>
        </w:rPr>
        <w:t xml:space="preserve"> ניתנה תורה היינו למידין צניעות מחתול, וגזל מנמלה, ועריות מיונה.</w:t>
      </w:r>
    </w:p>
    <w:p w:rsidR="005851B8" w:rsidRPr="006F178A" w:rsidRDefault="005851B8" w:rsidP="005851B8">
      <w:pPr>
        <w:rPr>
          <w:rtl/>
        </w:rPr>
      </w:pPr>
      <w:r w:rsidRPr="006F178A">
        <w:rPr>
          <w:rtl/>
        </w:rPr>
        <w:t xml:space="preserve">דרך ארץ מתרנגול - שמפייס ואחר כך בועל. דמפייס לה שבתחלה אומר שיקנה מעיל עד רגליה </w:t>
      </w:r>
      <w:r w:rsidRPr="006F178A">
        <w:rPr>
          <w:rtl/>
        </w:rPr>
        <w:t xml:space="preserve">ואח"כ</w:t>
      </w:r>
      <w:r w:rsidRPr="006F178A">
        <w:rPr>
          <w:rtl/>
        </w:rPr>
        <w:t xml:space="preserve"> אומר שתשמט כרבולתו אם יש לו לקנות ואינו קונה.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קא.</w:t>
      </w:r>
    </w:p>
    <w:p>
      <w:pPr>
        <w:pStyle w:val="MishnaBatzad"/>
        <w:rPr>
          <w:ins w:id="20395" w:author="קלוד" w:date="2026-10-11T09:07:28Z"/>
        </w:rPr>
      </w:pPr>
      <w:ins w:id="20394" w:author="קלוד" w:date="2026-10-11T09:07:28Z">
        <w:r>
          <w:t xml:space="preserve">משנה ח</w:t>
        </w:r>
      </w:ins>
    </w:p>
    <w:p w:rsidR="005851B8" w:rsidRPr="00E62A50" w:rsidRDefault="005851B8" w:rsidP="005851B8">
      <w:pPr>
        <w:pStyle w:val="afff9"/>
        <w:rPr>
          <w:del w:id="20229" w:author="קלוד" w:date="2026-10-11T09:07:28Z"/>
          <w:rStyle w:val="afffe"/>
          <w:rFonts w:ascii="Fb Fontext" w:hAnsi="Fb Fontext"/>
          <w:bCs w:val="0"/>
          <w:sz w:val="20"/>
          <w:rtl/>
        </w:rPr>
      </w:pPr>
      <w:del w:id="20228"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tl/>
        </w:rPr>
        <w:pPrChange w:id="90074" w:author="קלוד" w:date="2026-10-11T12:09:42Z">
          <w:pPr>
            <w:pStyle w:val="afff9"/>
          </w:pPr>
        </w:pPrChange>
      </w:pPr>
      <w:r w:rsidRPr="00E62A50">
        <w:rPr>
          <w:rStyle w:val="afffe"/>
          <w:rFonts w:ascii="Fb Fontext" w:hAnsi="Fb Fontext"/>
          <w:bCs w:val="0"/>
          <w:rtl/>
          <w:rPrChange w:id="40142" w:author="Claude" w:date="2026-10-11T09:07:36Z">
            <w:rPr>
              <w:rStyle w:val="afffe"/>
              <w:rFonts w:ascii="Fb Fontext" w:hAnsi="Fb Fontext"/>
              <w:bCs w:val="0"/>
              <w:sz w:val="20"/>
              <w:rtl/>
            </w:rPr>
          </w:rPrChange>
        </w:rPr>
        <w:t>הדלת שבמוקצה, וחדקים שבפרצה, ומחצלות - אין נועלין בהן [דמיחזי כבונה] אלא אם כן גבוהים מן הארץ</w:t>
      </w:r>
      <w:r w:rsidRPr="00E62A50">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33" w:author="קלוד" w:date="2026-10-11T12:24:08Z"/>
        </w:rPr>
      </w:pPr>
      <w:ins w:id="90034" w:author="קלוד" w:date="2026-10-11T12:24:08Z">
        <w:r>
          <w:rPr>
            <w:color w:val="7B3F00"/>
          </w:rPr>
          <w:t xml:space="preserve">דלת, חדקים ומחצלות - קשורין ותלויין נועלין בהן</w:t>
        </w:r>
      </w:ins>
    </w:p>
    <w:p w:rsidR="005851B8" w:rsidRPr="006F178A" w:rsidRDefault="005851B8" w:rsidP="005851B8">
      <w:pPr>
        <w:rPr>
          <w:rtl/>
        </w:rPr>
      </w:pPr>
      <w:r w:rsidRPr="006F178A">
        <w:rPr>
          <w:rFonts w:ascii="Fb Fontext" w:hAnsi="Fb Fontext"/>
          <w:rtl/>
        </w:rPr>
        <w:t xml:space="preserve">והא דדלת הנגררת, ומחצלת הנגררת, וקנקן הנגרר, בזמן שקשורין ותלויין - נועלין בהן בשבת, </w:t>
      </w:r>
      <w:r w:rsidRPr="006F178A">
        <w:rPr>
          <w:rFonts w:ascii="Fb Fontext" w:hAnsi="Fb Fontext"/>
          <w:rtl/>
        </w:rPr>
        <w:t xml:space="preserve">ואצ"ל</w:t>
      </w:r>
      <w:r w:rsidRPr="006F178A">
        <w:rPr>
          <w:rFonts w:ascii="Fb Fontext" w:hAnsi="Fb Fontext"/>
          <w:rtl/>
        </w:rPr>
        <w:t xml:space="preserve"> ביו"ט.</w:t>
      </w:r>
    </w:p>
    <w:p>
      <w:pPr>
        <w:pStyle w:val="38"/>
        <w:rPr>
          <w:ins w:id="96884" w:author="מנוע מכני" w:date="2026-10-11T12:04:40Z"/>
        </w:rPr>
      </w:pPr>
      <w:r w:rsidRPr="002D0727">
        <w:t>לאביי</w:t>
      </w:r>
      <w:r w:rsidRPr="006F178A">
        <w:t xml:space="preserve">:</w:t>
      </w:r>
    </w:p>
    <w:p w:rsidR="005851B8" w:rsidRPr="006F178A" w:rsidRDefault="005851B8" w:rsidP="005851B8">
      <w:pPr>
        <w:rPr>
          <w:rtl/>
        </w:rPr>
      </w:pPr>
      <w:del w:id="96885" w:author="מנוע מכני" w:date="2026-10-11T12:04:40Z">
        <w:r w:rsidRPr="006F178A">
          <w:rPr>
            <w:rtl/>
          </w:rPr>
          <w:delText xml:space="preserve"> </w:delText>
        </w:r>
      </w:del>
      <w:r w:rsidRPr="006F178A">
        <w:rPr>
          <w:rtl/>
        </w:rPr>
        <w:t xml:space="preserve">בשיש להם ציר [ומיחזי כדלתות] </w:t>
      </w:r>
      <w:r w:rsidRPr="0092079A">
        <w:rPr>
          <w:rStyle w:val="2fb"/>
          <w:b/>
          <w:bCs/>
          <w:rtl/>
        </w:rPr>
        <w:t>ולרבא</w:t>
      </w:r>
      <w:r w:rsidRPr="006F178A">
        <w:rPr>
          <w:rtl/>
        </w:rPr>
        <w:t>: בשהיה להן ציר.</w:t>
      </w:r>
    </w:p>
    <w:p w:rsidR="005851B8" w:rsidRPr="006F178A" w:rsidRDefault="005851B8" w:rsidP="005851B8">
      <w:pPr>
        <w:rPr>
          <w:b/>
          <w:bCs/>
          <w:rtl/>
        </w:rPr>
      </w:pPr>
      <w:r w:rsidRPr="006F178A">
        <w:rPr>
          <w:rtl/>
        </w:rPr>
        <w:t xml:space="preserve">והא </w:t>
      </w:r>
      <w:r w:rsidRPr="006F178A">
        <w:rPr>
          <w:rtl/>
        </w:rPr>
        <w:t xml:space="preserve">דתניא</w:t>
      </w:r>
      <w:r w:rsidRPr="006F178A">
        <w:rPr>
          <w:rtl/>
        </w:rPr>
        <w:t xml:space="preserve"> דגבוהים מן הארץ </w:t>
      </w:r>
      <w:r>
        <w:rPr>
          <w:rtl/>
        </w:rPr>
        <w:t>אפי'</w:t>
      </w:r>
      <w:r w:rsidRPr="006F178A">
        <w:rPr>
          <w:rtl/>
        </w:rPr>
        <w:t xml:space="preserve"> כמלוא נימה נועלין בהן ואם </w:t>
      </w:r>
      <w:ins w:id="91820" w:author="מנוע מכני" w:date="2026-10-11T12:04:40Z">
        <w:r>
          <w:rPr>
            <w:rtl/>
          </w:rPr>
          <w:t xml:space="preserve">לא</w:t>
        </w:r>
      </w:ins>
      <w:del w:id="91821" w:author="מנוע מכני" w:date="2026-10-11T12:04:40Z">
        <w:r w:rsidRPr="006F178A">
          <w:rPr>
            <w:rtl/>
          </w:rPr>
          <w:delText xml:space="preserve">לאו</w:delText>
        </w:r>
      </w:del>
      <w:r w:rsidRPr="006F178A">
        <w:rPr>
          <w:rtl/>
        </w:rPr>
        <w:t xml:space="preserve"> אין נועלין בהן </w:t>
      </w:r>
      <w:r w:rsidRPr="006F178A">
        <w:rPr>
          <w:rStyle w:val="2fb"/>
          <w:rtl/>
        </w:rPr>
        <w:t xml:space="preserve">רבא</w:t>
      </w:r>
      <w:r w:rsidRPr="006F178A">
        <w:rPr>
          <w:rtl/>
        </w:rPr>
        <w:t xml:space="preserve"> </w:t>
      </w:r>
      <w:r w:rsidRPr="006F178A">
        <w:rPr>
          <w:rStyle w:val="2fb"/>
          <w:rtl/>
        </w:rPr>
        <w:t xml:space="preserve">ואביי</w:t>
      </w:r>
      <w:r w:rsidRPr="006F178A">
        <w:rPr>
          <w:rtl/>
        </w:rPr>
        <w:t xml:space="preserve"> </w:t>
      </w:r>
      <w:ins w:id="91818" w:author="מנוע מכני" w:date="2026-10-11T12:04:40Z">
        <w:r>
          <w:rPr>
            <w:rtl/>
          </w:rPr>
          <w:t xml:space="preserve">לשיטתו</w:t>
        </w:r>
      </w:ins>
      <w:del w:id="91819" w:author="מנוע מכני" w:date="2026-10-11T12:04:40Z">
        <w:r w:rsidRPr="006F178A">
          <w:rPr>
            <w:rtl/>
          </w:rPr>
          <w:delText xml:space="preserve">לטעמיה</w:delText>
        </w:r>
      </w:del>
      <w:r w:rsidRPr="006F178A">
        <w:rPr>
          <w:rtl/>
        </w:rPr>
        <w:t xml:space="preserve"> דהיינו או גבוהין.</w:t>
      </w:r>
    </w:p>
    <w:p>
      <w:pPr>
        <w:pStyle w:val="38"/>
        <w:rPr>
          <w:ins w:id="96887" w:author="מנוע מכני" w:date="2026-10-11T12:04:40Z"/>
        </w:rPr>
      </w:pPr>
      <w:del w:id="96886"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888" w:author="מנוע מכני" w:date="2026-10-11T12:04:40Z">
        <w:r w:rsidRPr="006F178A">
          <w:rPr>
            <w:rtl/>
          </w:rPr>
          <w:delText xml:space="preserve"> </w:delText>
        </w:r>
      </w:del>
      <w:r w:rsidRPr="006F178A">
        <w:rPr>
          <w:rtl/>
        </w:rPr>
        <w:t xml:space="preserve">סוכי קוצים וחבילין שהתקינן לפירצה שבחצר, בזמן שקשורין ותלויין - נועלין בהן בשבת, </w:t>
      </w:r>
      <w:r w:rsidRPr="006F178A">
        <w:rPr>
          <w:rtl/>
        </w:rPr>
        <w:t xml:space="preserve">ואצ"ל</w:t>
      </w:r>
      <w:r w:rsidRPr="006F178A">
        <w:rPr>
          <w:rtl/>
        </w:rPr>
        <w:t xml:space="preserve"> ביום טוב.</w:t>
      </w:r>
    </w:p>
    <w:p>
      <w:pPr>
        <w:pStyle w:val="38"/>
        <w:rPr>
          <w:ins w:id="96889" w:author="מנוע מכני" w:date="2026-10-11T12:04:40Z"/>
        </w:rPr>
      </w:pPr>
      <w:r w:rsidRPr="00132755">
        <w:t xml:space="preserve">תני רבי חייא:</w:t>
      </w:r>
    </w:p>
    <w:p w:rsidR="005851B8" w:rsidRPr="00132755" w:rsidRDefault="005851B8" w:rsidP="005851B8">
      <w:pPr>
        <w:rPr>
          <w:spacing w:val="-4"/>
          <w:rtl/>
        </w:rPr>
      </w:pPr>
      <w:del w:id="96890" w:author="מנוע מכני" w:date="2026-10-11T12:04:40Z">
        <w:r w:rsidRPr="00132755">
          <w:rPr>
            <w:spacing w:val="-4"/>
            <w:rtl/>
          </w:rPr>
          <w:delText xml:space="preserve"> </w:delText>
        </w:r>
      </w:del>
      <w:r w:rsidRPr="00132755">
        <w:rPr>
          <w:spacing w:val="-4"/>
          <w:rtl/>
        </w:rPr>
        <w:t xml:space="preserve">דלת אלמנה [קרש אחד או דחסר לה בריח] הנגררת - אין נועלין בה. [דנראה כבונה]</w:t>
      </w:r>
    </w:p>
    <w:p>
      <w:pPr>
        <w:pStyle w:val="38"/>
        <w:rPr>
          <w:ins w:id="96892" w:author="מנוע מכני" w:date="2026-10-11T12:04:40Z"/>
        </w:rPr>
      </w:pPr>
      <w:del w:id="96891" w:author="מנוע מכני" w:date="2026-10-11T12:04:40Z">
        <w:r w:rsidRPr="006061D7">
          <w:delText xml:space="preserve">•</w:delText>
        </w:r>
      </w:del>
      <w:r w:rsidRPr="006061D7">
        <w:t xml:space="preserve"> אר"י</w:t>
      </w:r>
    </w:p>
    <w:p w:rsidR="005851B8" w:rsidRPr="006061D7" w:rsidRDefault="005851B8" w:rsidP="005851B8">
      <w:pPr>
        <w:rPr>
          <w:rtl/>
        </w:rPr>
      </w:pPr>
      <w:ins w:id="90067" w:author="מנוע מכני" w:date="2026-10-11T12:04:40Z">
        <w:r>
          <w:rPr>
            <w:rtl/>
          </w:rPr>
          <w:t xml:space="preserve">:</w:t>
        </w:r>
        <w:r>
          <w:rPr>
            <w:rtl/>
          </w:rPr>
          <w:t xml:space="preserve"> ד</w:t>
        </w:r>
      </w:ins>
      <w:del w:id="90068" w:author="מנוע מכני" w:date="2026-10-11T12:04:40Z">
        <w:r w:rsidRPr="006061D7">
          <w:rPr>
            <w:rtl/>
          </w:rPr>
          <w:delText xml:space="preserve">:ד</w:delText>
        </w:r>
      </w:del>
      <w:r w:rsidRPr="006061D7">
        <w:rPr>
          <w:rtl/>
        </w:rPr>
        <w:t xml:space="preserve">בעי' בנין בשינוי ביו'ט והיינו מלמעלה ללמטה וכן במדורה, ובביצה קדירה, מיטה [מעור] וחבית להעמידה על אחרות.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31" w:author="קלוד" w:date="2026-10-11T12:24:08Z"/>
        </w:rPr>
      </w:pPr>
      <w:ins w:id="90032" w:author="קלוד" w:date="2026-10-11T12:24:08Z">
        <w:r>
          <w:rPr>
            <w:color w:val="7B3F00"/>
          </w:rPr>
          <w:t xml:space="preserve">'טובם כחדק' - תשובת ריב"ח למין</w:t>
        </w:r>
      </w:ins>
    </w:p>
    <w:p>
      <w:pPr>
        <w:pStyle w:val="38"/>
        <w:rPr>
          <w:ins w:id="96893" w:author="מנוע מכני" w:date="2026-10-11T12:04:40Z"/>
        </w:rPr>
      </w:pPr>
      <w:r w:rsidRPr="006F178A">
        <w:t xml:space="preserve">ההוא מינא לריב"ח:</w:t>
      </w:r>
    </w:p>
    <w:p w:rsidR="005851B8" w:rsidRPr="006F178A" w:rsidRDefault="005851B8" w:rsidP="005851B8">
      <w:pPr>
        <w:rPr>
          <w:rtl/>
        </w:rPr>
      </w:pPr>
      <w:del w:id="96894" w:author="מנוע מכני" w:date="2026-10-11T12:04:40Z">
        <w:r w:rsidRPr="006F178A">
          <w:rPr>
            <w:rFonts w:ascii="Fb Fontext" w:hAnsi="Fb Fontext"/>
            <w:rtl/>
          </w:rPr>
          <w:delText xml:space="preserve"> </w:delText>
        </w:r>
      </w:del>
      <w:r w:rsidRPr="006F178A">
        <w:rPr>
          <w:rFonts w:ascii="Fb Fontext" w:hAnsi="Fb Fontext"/>
          <w:rtl/>
        </w:rPr>
        <w:t xml:space="preserve">חדקאה! </w:t>
      </w:r>
      <w:r>
        <w:rPr>
          <w:rFonts w:ascii="Fb Fontext" w:hAnsi="Fb Fontext"/>
          <w:rtl/>
        </w:rPr>
        <w:t>ד'</w:t>
      </w:r>
      <w:r w:rsidRPr="006F178A">
        <w:rPr>
          <w:rFonts w:ascii="Fb Fontext" w:hAnsi="Fb Fontext"/>
          <w:rtl/>
        </w:rPr>
        <w:t xml:space="preserve">בכו טובם כחדק. </w:t>
      </w:r>
      <w:r w:rsidRPr="006F178A">
        <w:rPr>
          <w:rFonts w:ascii="Fb Fontext" w:hAnsi="Fb Fontext"/>
          <w:rtl/>
        </w:rPr>
        <w:t xml:space="preserve">וא"ל</w:t>
      </w:r>
      <w:r w:rsidRPr="006F178A">
        <w:rPr>
          <w:rFonts w:ascii="Fb Fontext" w:hAnsi="Fb Fontext"/>
          <w:rtl/>
        </w:rPr>
        <w:t xml:space="preserve"> שטיא, שפיל לסיפיה דקרא, דישר ממסוכה. והיינו לשבח.</w:t>
      </w:r>
    </w:p>
    <w:p w:rsidR="005851B8" w:rsidRPr="006F178A" w:rsidRDefault="005851B8" w:rsidP="005851B8">
      <w:pPr>
        <w:rPr>
          <w:rStyle w:val="afffe"/>
          <w:rFonts w:ascii="Fb Fontext" w:hAnsi="Fb Fontext"/>
          <w:b/>
          <w:rtl/>
        </w:rPr>
      </w:pPr>
      <w:r w:rsidRPr="006F178A">
        <w:rPr>
          <w:rtl/>
        </w:rPr>
        <w:t>והינו כחדק - שמגינין על הפירצה, כך טובים שבנו מגינים עלינו.</w:t>
      </w:r>
    </w:p>
    <w:p w:rsidR="005851B8" w:rsidRPr="006F178A" w:rsidRDefault="005851B8" w:rsidP="005851B8">
      <w:pPr>
        <w:rPr>
          <w:rtl/>
        </w:rPr>
      </w:pPr>
      <w:r w:rsidRPr="006F178A">
        <w:rPr>
          <w:rStyle w:val="afffe"/>
          <w:rFonts w:ascii="Fb Fontext" w:hAnsi="Fb Fontext"/>
          <w:b/>
          <w:rtl/>
        </w:rPr>
        <w:t>ב.</w:t>
      </w:r>
      <w:r w:rsidRPr="006F178A">
        <w:rPr>
          <w:rtl/>
        </w:rPr>
        <w:t xml:space="preserve"> שמהדקין את אומות העולם לגיהנם, </w:t>
      </w:r>
      <w:r>
        <w:rPr>
          <w:rtl/>
        </w:rPr>
        <w:t>שנא'</w:t>
      </w:r>
      <w:r w:rsidRPr="00AC624C">
        <w:rPr>
          <w:rStyle w:val="afffff0"/>
          <w:rtl/>
        </w:rPr>
        <w:t xml:space="preserve"> </w:t>
      </w:r>
      <w:r w:rsidRPr="00AC624C">
        <w:rPr>
          <w:rStyle w:val="afffff0"/>
          <w:rFonts w:hint="cs"/>
          <w:rtl/>
        </w:rPr>
        <w:t>'</w:t>
      </w:r>
      <w:r w:rsidRPr="00AC624C">
        <w:rPr>
          <w:rStyle w:val="afffff0"/>
          <w:rtl/>
        </w:rPr>
        <w:t xml:space="preserve">קומי ודושי בת ציון כי קרנך אשים ברזל ופרסתיך אשים נחושה והדקות עמים רבים וגו</w:t>
      </w:r>
      <w:r w:rsidRPr="00AC624C">
        <w:rPr>
          <w:rStyle w:val="afffff0"/>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קא.</w:t>
      </w:r>
    </w:p>
    <w:p>
      <w:pPr>
        <w:pStyle w:val="MishnaBatzad"/>
        <w:rPr>
          <w:ins w:id="20397" w:author="קלוד" w:date="2026-10-11T09:07:28Z"/>
        </w:rPr>
      </w:pPr>
      <w:ins w:id="20396" w:author="קלוד" w:date="2026-10-11T09:07:28Z">
        <w:r>
          <w:t xml:space="preserve">משנה ט</w:t>
        </w:r>
      </w:ins>
    </w:p>
    <w:p w:rsidR="005851B8" w:rsidRPr="00E62A50" w:rsidRDefault="005851B8" w:rsidP="005851B8">
      <w:pPr>
        <w:pStyle w:val="afff9"/>
        <w:rPr>
          <w:del w:id="20231" w:author="קלוד" w:date="2026-10-11T09:07:28Z"/>
          <w:rtl/>
        </w:rPr>
      </w:pPr>
      <w:del w:id="20230" w:author="קלוד" w:date="2026-10-11T09:07:28Z">
        <w:r w:rsidRPr="00E62A50">
          <w:rPr>
            <w:sz w:val="20"/>
            <w:rtl/>
          </w:rPr>
          <w:delText xml:space="preserve"> משנה.</w:delText>
        </w:r>
      </w:del>
    </w:p>
    <w:p w:rsidR="005851B8" w:rsidRPr="00E62A50" w:rsidRDefault="005851B8" w:rsidP="005851B8">
      <w:pPr>
        <w:pStyle w:val="afff9"/>
        <w:spacing w:before="120"/>
        <w:rPr>
          <w:rtl/>
        </w:rPr>
        <w:pPrChange w:id="90075" w:author="קלוד" w:date="2026-10-11T12:09:42Z">
          <w:pPr>
            <w:pStyle w:val="afff9"/>
          </w:pPr>
        </w:pPrChange>
      </w:pPr>
      <w:r>
        <w:rPr>
          <w:rtl/>
        </w:rPr>
        <w:t xml:space="preserve">לא יעמוד אדם ברה"י ויפתח ברה"ר ברה"ר ויפתח ברה"י, אא"כ עשה מחיצה גבוה י' טפחים, דברי </w:t>
      </w:r>
      <w:r>
        <w:rPr>
          <w:rStyle w:val="TanaimMishna"/>
          <w:rtl/>
          <w:rPrChange w:id="98139" w:author="Claude" w:date="2026-10-11T09:07:58Z">
            <w:rPr>
              <w:rtl/>
            </w:rPr>
          </w:rPrChange>
        </w:rPr>
        <w:t xml:space="preserve">ר"מ</w:t>
      </w:r>
      <w:r>
        <w:rPr>
          <w:rtl/>
        </w:rPr>
        <w:t xml:space="preserve">.</w:t>
      </w:r>
    </w:p>
    <w:p w:rsidR="005851B8" w:rsidRPr="00E62A50" w:rsidRDefault="005851B8" w:rsidP="005851B8">
      <w:pPr>
        <w:pStyle w:val="afff9"/>
        <w:rPr>
          <w:rtl/>
        </w:rPr>
      </w:pPr>
      <w:r w:rsidRPr="00E62A50">
        <w:rPr>
          <w:rtl/>
        </w:rPr>
        <w:t>אמרו לו: מעשה בשוק של פטמים שהיה בירושלים שהיו נועלין ומניחין את המפתח בחלון שעל גבי הפתח.</w:t>
      </w:r>
    </w:p>
    <w:p w:rsidR="005851B8" w:rsidRPr="00E62A50" w:rsidRDefault="005851B8" w:rsidP="005851B8">
      <w:pPr>
        <w:pStyle w:val="afff9"/>
        <w:rPr>
          <w:rtl/>
        </w:rPr>
      </w:pPr>
      <w:r>
        <w:rPr>
          <w:rStyle w:val="TanaimMishna"/>
          <w:rtl/>
          <w:rPrChange w:id="20043" w:author="קלוד" w:date="2026-10-11T09:07:28Z">
            <w:rPr>
              <w:rtl/>
            </w:rPr>
          </w:rPrChange>
        </w:rPr>
        <w:t xml:space="preserve">רבי יוסי</w:t>
      </w:r>
      <w:r>
        <w:rPr>
          <w:rtl/>
        </w:rPr>
        <w:t xml:space="preserve"> אומר</w:t>
      </w:r>
      <w:r>
        <w:rPr>
          <w:rStyle w:val="TanaimMishna"/>
          <w:rtl/>
          <w:rPrChange w:id="98140" w:author="Claude" w:date="2026-10-11T09:07:58Z">
            <w:rPr>
              <w:rtl/>
            </w:rPr>
          </w:rPrChange>
        </w:rPr>
        <w:t xml:space="preserve">:</w:t>
      </w:r>
      <w:r>
        <w:rPr>
          <w:rtl/>
        </w:rPr>
        <w:t xml:space="preserve"> שוק של צמרים הוה.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29" w:author="קלוד" w:date="2026-10-11T12:24:08Z"/>
        </w:rPr>
      </w:pPr>
      <w:ins w:id="90030" w:author="קלוד" w:date="2026-10-11T12:24:08Z">
        <w:r>
          <w:rPr>
            <w:color w:val="7B3F00"/>
          </w:rPr>
          <w:t xml:space="preserve">שוק של פטמים - רה"ר או כרמלית</w:t>
        </w:r>
      </w:ins>
    </w:p>
    <w:p>
      <w:pPr>
        <w:pStyle w:val="38"/>
        <w:rPr>
          <w:ins w:id="96895" w:author="מנוע מכני" w:date="2026-10-11T12:04:40Z"/>
        </w:rPr>
      </w:pPr>
      <w:r w:rsidRPr="006F178A">
        <w:t>א.</w:t>
      </w:r>
      <w:r w:rsidRPr="006F178A">
        <w:t xml:space="preserve"> הך</w:t>
      </w:r>
    </w:p>
    <w:p w:rsidR="005851B8" w:rsidRDefault="005851B8" w:rsidP="005851B8">
      <w:pPr>
        <w:rPr>
          <w:rFonts w:ascii="Fb Fontext" w:hAnsi="Fb Fontext"/>
          <w:rtl/>
        </w:rPr>
      </w:pPr>
      <w:del w:id="96896" w:author="מנוע מכני" w:date="2026-10-11T12:04:40Z">
        <w:r w:rsidRPr="006F178A">
          <w:rPr>
            <w:rFonts w:ascii="Fb Fontext" w:hAnsi="Fb Fontext"/>
            <w:rtl/>
          </w:rPr>
          <w:delText xml:space="preserve"> </w:delText>
        </w:r>
      </w:del>
      <w:r w:rsidRPr="006F178A">
        <w:rPr>
          <w:rFonts w:ascii="Fb Fontext" w:hAnsi="Fb Fontext"/>
          <w:rtl/>
        </w:rPr>
        <w:t xml:space="preserve">דרבנן מהדרו </w:t>
      </w:r>
      <w:r w:rsidRPr="006F178A">
        <w:rPr>
          <w:rStyle w:val="2fb"/>
          <w:rFonts w:ascii="Fb Fontext" w:hAnsi="Fb Fontext"/>
          <w:rtl/>
        </w:rPr>
        <w:t xml:space="preserve">לר"מ</w:t>
      </w:r>
      <w:r w:rsidRPr="006F178A">
        <w:rPr>
          <w:rFonts w:ascii="Fb Fontext" w:hAnsi="Fb Fontext"/>
          <w:rtl/>
        </w:rPr>
        <w:t xml:space="preserve"> היינו אחר שנפרצו פרצות בירושלים והיינו </w:t>
      </w:r>
      <w:r w:rsidRPr="006F178A">
        <w:rPr>
          <w:rFonts w:ascii="Fb Fontext" w:hAnsi="Fb Fontext"/>
          <w:rtl/>
        </w:rPr>
        <w:t xml:space="preserve">רה"ר</w:t>
      </w:r>
      <w:r w:rsidRPr="006F178A">
        <w:rPr>
          <w:rFonts w:ascii="Fb Fontext" w:hAnsi="Fb Fontext"/>
          <w:rtl/>
        </w:rPr>
        <w:t xml:space="preserve"> [דקודם לכן הוויא כרמלית </w:t>
      </w:r>
      <w:r w:rsidRPr="006F178A">
        <w:rPr>
          <w:rStyle w:val="2fb"/>
          <w:rFonts w:ascii="Fb Fontext" w:hAnsi="Fb Fontext"/>
          <w:rtl/>
        </w:rPr>
        <w:t xml:space="preserve">וכדר"יו</w:t>
      </w:r>
      <w:r w:rsidRPr="006F178A">
        <w:rPr>
          <w:rFonts w:ascii="Fb Fontext" w:hAnsi="Fb Fontext"/>
          <w:rtl/>
        </w:rPr>
        <w:t xml:space="preserve">]</w:t>
      </w:r>
    </w:p>
    <w:p w:rsidR="005851B8" w:rsidRPr="006F178A" w:rsidRDefault="005851B8" w:rsidP="005851B8">
      <w:pPr>
        <w:rPr>
          <w:rtl/>
        </w:rPr>
      </w:pPr>
      <w:r w:rsidRPr="006F178A">
        <w:rPr>
          <w:rtl/>
        </w:rPr>
        <w:lastRenderedPageBreak/>
        <w:t xml:space="preserve">ב אתאן לשערי גינה וה"ק בסיפא דמתני': וכן </w:t>
      </w:r>
      <w:r w:rsidRPr="006F178A">
        <w:rPr>
          <w:rtl/>
        </w:rPr>
        <w:lastRenderedPageBreak/>
        <w:t xml:space="preserve">לא</w:t>
      </w:r>
      <w:r w:rsidRPr="006F178A">
        <w:rPr>
          <w:rtl/>
        </w:rPr>
        <w:lastRenderedPageBreak/>
        <w:t xml:space="preserve"> יעמוד </w:t>
      </w:r>
      <w:r w:rsidRPr="006F178A">
        <w:rPr>
          <w:rtl/>
        </w:rPr>
        <w:lastRenderedPageBreak/>
        <w:t xml:space="preserve">ברה"י</w:t>
      </w:r>
      <w:r w:rsidRPr="006F178A">
        <w:rPr>
          <w:rtl/>
        </w:rPr>
        <w:lastRenderedPageBreak/>
        <w:t xml:space="preserve"> ויפתח בכרמלית, בכרמלית ויפתח </w:t>
      </w:r>
      <w:r w:rsidRPr="006F178A">
        <w:rPr>
          <w:rtl/>
        </w:rPr>
        <w:lastRenderedPageBreak/>
        <w:t xml:space="preserve">ברה"י</w:t>
      </w:r>
      <w:r w:rsidRPr="006F178A">
        <w:rPr>
          <w:rtl/>
        </w:rPr>
        <w:lastRenderedPageBreak/>
        <w:t xml:space="preserve">, ואהך רבנן מהדרו.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קא:</w:t>
      </w:r>
    </w:p>
    <w:p>
      <w:pPr>
        <w:pStyle w:val="afffff8"/>
        <w:rPr>
          <w:ins w:id="90027" w:author="קלוד" w:date="2026-10-11T12:24:08Z"/>
        </w:rPr>
      </w:pPr>
      <w:ins w:id="90028" w:author="קלוד" w:date="2026-10-11T12:24:08Z">
        <w:r>
          <w:rPr>
            <w:color w:val="7B3F00"/>
          </w:rPr>
          <w:t xml:space="preserve">פתחי שערי גינה וחנויות - מפתח באיסקופה או בחלון</w:t>
        </w:r>
      </w:ins>
    </w:p>
    <w:p>
      <w:pPr>
        <w:pStyle w:val="38"/>
        <w:rPr>
          <w:ins w:id="96898" w:author="מנוע מכני" w:date="2026-10-11T12:04:40Z"/>
        </w:rPr>
      </w:pPr>
      <w:del w:id="96897"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899" w:author="מנוע מכני" w:date="2026-10-11T12:04:40Z">
        <w:r w:rsidRPr="006F178A">
          <w:rPr>
            <w:rFonts w:ascii="Fb Fontext" w:hAnsi="Fb Fontext"/>
            <w:rtl/>
          </w:rPr>
          <w:delText xml:space="preserve"> </w:delText>
        </w:r>
      </w:del>
      <w:r w:rsidRPr="006F178A">
        <w:rPr>
          <w:rFonts w:ascii="Fb Fontext" w:hAnsi="Fb Fontext"/>
          <w:rtl/>
        </w:rPr>
        <w:t xml:space="preserve">פתחי שערי גינה, בזמן שיש להן בית שער מבפנים - פותח ונועל מבפנים.</w:t>
      </w:r>
    </w:p>
    <w:p w:rsidR="005851B8" w:rsidRPr="006F178A" w:rsidRDefault="005851B8" w:rsidP="005851B8">
      <w:pPr>
        <w:rPr>
          <w:rtl/>
        </w:rPr>
      </w:pPr>
      <w:r w:rsidRPr="006F178A">
        <w:rPr>
          <w:rtl/>
        </w:rPr>
        <w:t>מבחוץ - פותח ונועל מבחוץ. מכאן ומכאן - פותח ונועל כאן וכאן.</w:t>
      </w:r>
    </w:p>
    <w:p w:rsidR="005851B8" w:rsidRPr="006F178A" w:rsidRDefault="005851B8" w:rsidP="005851B8">
      <w:pPr>
        <w:rPr>
          <w:rtl/>
        </w:rPr>
      </w:pPr>
      <w:r w:rsidRPr="006F178A">
        <w:rPr>
          <w:rtl/>
        </w:rPr>
        <w:t xml:space="preserve">אין להן </w:t>
      </w:r>
      <w:r w:rsidRPr="006F178A">
        <w:rPr>
          <w:rtl/>
        </w:rPr>
        <w:t xml:space="preserve">לא</w:t>
      </w:r>
      <w:r w:rsidRPr="006F178A">
        <w:rPr>
          <w:rtl/>
        </w:rPr>
        <w:t xml:space="preserve"> לכאן ולא לכאן - אסורין כאן וכאן.</w:t>
      </w:r>
    </w:p>
    <w:p w:rsidR="005851B8" w:rsidRPr="006F178A" w:rsidRDefault="005851B8" w:rsidP="005851B8">
      <w:pPr>
        <w:rPr>
          <w:rtl/>
        </w:rPr>
      </w:pPr>
      <w:r w:rsidRPr="006F178A">
        <w:rPr>
          <w:rtl/>
        </w:rPr>
        <w:t xml:space="preserve">וכן חנויות הפתוחות </w:t>
      </w:r>
      <w:r w:rsidRPr="006F178A">
        <w:rPr>
          <w:rStyle w:val="2fb"/>
          <w:rtl/>
        </w:rPr>
        <w:t xml:space="preserve">לרה"ר</w:t>
      </w:r>
      <w:r w:rsidRPr="006F178A">
        <w:rPr>
          <w:rtl/>
        </w:rPr>
        <w:t xml:space="preserve">.</w:t>
      </w:r>
    </w:p>
    <w:p w:rsidR="005851B8" w:rsidRPr="006F178A" w:rsidRDefault="005851B8" w:rsidP="005851B8">
      <w:pPr>
        <w:rPr>
          <w:rtl/>
        </w:rPr>
      </w:pPr>
      <w:r w:rsidRPr="006F178A">
        <w:rPr>
          <w:rtl/>
        </w:rPr>
        <w:t xml:space="preserve">בזמן שהמנעול למטה מעשרה - מביא מפתח </w:t>
      </w:r>
      <w:r w:rsidRPr="006F178A">
        <w:rPr>
          <w:rStyle w:val="2fb"/>
          <w:rtl/>
        </w:rPr>
        <w:t xml:space="preserve">מער"ש</w:t>
      </w:r>
      <w:r w:rsidRPr="006F178A">
        <w:rPr>
          <w:rtl/>
        </w:rPr>
        <w:t xml:space="preserve"> ומניחו באיסקופה, למחר פותח ונועל ומחזירו לאיסקופה.</w:t>
      </w:r>
    </w:p>
    <w:p w:rsidR="005851B8" w:rsidRPr="006F178A" w:rsidRDefault="005851B8" w:rsidP="005851B8">
      <w:pPr>
        <w:rPr>
          <w:rtl/>
        </w:rPr>
      </w:pPr>
      <w:r w:rsidRPr="006F178A">
        <w:rPr>
          <w:rtl/>
        </w:rPr>
        <w:t xml:space="preserve">ובזמן שהמנעול למעלה מעשרה, - מביא מפתח </w:t>
      </w:r>
      <w:r w:rsidRPr="006F178A">
        <w:rPr>
          <w:rStyle w:val="2fb"/>
          <w:rtl/>
        </w:rPr>
        <w:t xml:space="preserve">מער"ש</w:t>
      </w:r>
      <w:r w:rsidRPr="006F178A">
        <w:rPr>
          <w:rtl/>
        </w:rPr>
        <w:t xml:space="preserve">, ומניחו במנעול - למחר פותח ונועל ומחזירו למקומו, דברי </w:t>
      </w:r>
      <w:r w:rsidRPr="006F178A">
        <w:rPr>
          <w:rStyle w:val="2fb"/>
          <w:rtl/>
        </w:rPr>
        <w:t xml:space="preserve">ר"מ</w:t>
      </w:r>
      <w:r w:rsidRPr="006F178A">
        <w:rPr>
          <w:rtl/>
        </w:rPr>
        <w:t xml:space="preserve">.</w:t>
      </w:r>
    </w:p>
    <w:p>
      <w:pPr>
        <w:pStyle w:val="38"/>
        <w:rPr>
          <w:ins w:id="96900" w:author="מנוע מכני" w:date="2026-10-11T12:04:40Z"/>
        </w:rPr>
      </w:pPr>
      <w:r w:rsidRPr="006F178A">
        <w:t xml:space="preserve">וחכ"א:</w:t>
      </w:r>
    </w:p>
    <w:p w:rsidR="005851B8" w:rsidRPr="006F178A" w:rsidRDefault="005851B8" w:rsidP="005851B8">
      <w:pPr>
        <w:rPr>
          <w:rtl/>
        </w:rPr>
      </w:pPr>
      <w:del w:id="96901" w:author="מנוע מכני" w:date="2026-10-11T12:04:40Z">
        <w:r w:rsidRPr="006F178A">
          <w:rPr>
            <w:rtl/>
          </w:rPr>
          <w:delText xml:space="preserve"> </w:delText>
        </w:r>
      </w:del>
      <w:r w:rsidRPr="006F178A">
        <w:rPr>
          <w:rtl/>
        </w:rPr>
        <w:t xml:space="preserve">אף בזמן שהמנעול למעלה מי"ט מביא מפתח </w:t>
      </w:r>
      <w:r w:rsidRPr="006F178A">
        <w:rPr>
          <w:rStyle w:val="2fb"/>
          <w:rtl/>
        </w:rPr>
        <w:t xml:space="preserve">מער"ש</w:t>
      </w:r>
      <w:r w:rsidRPr="006F178A">
        <w:rPr>
          <w:rtl/>
        </w:rPr>
        <w:t xml:space="preserve">, ומניחו באיסקופה או בחלון שע"ג הפתח, למחר פותח ונועל </w:t>
      </w:r>
      <w:r w:rsidRPr="006F178A">
        <w:rPr>
          <w:rStyle w:val="afffe"/>
          <w:rFonts w:ascii="Fb Fontext" w:hAnsi="Fb Fontext"/>
          <w:rtl/>
        </w:rPr>
        <w:t>ומחזירו למקומו</w:t>
      </w:r>
      <w:r w:rsidRPr="006F178A">
        <w:rPr>
          <w:rtl/>
        </w:rPr>
        <w:t>.</w:t>
      </w:r>
    </w:p>
    <w:p w:rsidR="005851B8" w:rsidRPr="006F178A" w:rsidRDefault="005851B8" w:rsidP="005851B8">
      <w:pPr>
        <w:rPr>
          <w:rtl/>
        </w:rPr>
      </w:pPr>
      <w:r w:rsidRPr="006F178A">
        <w:rPr>
          <w:rtl/>
        </w:rPr>
        <w:t>אבל אם יש בחלון ארבעה על ארבעה - אסור, מפני שהוא כמוציא מרשות לרשות.</w:t>
      </w:r>
    </w:p>
    <w:p w:rsidR="005851B8" w:rsidRPr="006F178A" w:rsidRDefault="005851B8" w:rsidP="005851B8">
      <w:pPr>
        <w:rPr>
          <w:rtl/>
        </w:rPr>
      </w:pPr>
      <w:r w:rsidRPr="006F178A">
        <w:rPr>
          <w:rtl/>
        </w:rPr>
        <w:t>מיירי באיסקופת כרמלית [מהך דוכן בחניות] ומיירי דאין במנעול ד' על ד', ויש בו לחוק ולהשלימו לארבעה.</w:t>
      </w:r>
    </w:p>
    <w:p>
      <w:pPr>
        <w:pStyle w:val="38"/>
        <w:rPr>
          <w:ins w:id="96902" w:author="מנוע מכני" w:date="2026-10-11T12:04:40Z"/>
        </w:rPr>
      </w:pPr>
      <w:r w:rsidRPr="006F178A">
        <w:t xml:space="preserve">ר"מ </w:t>
      </w:r>
      <w:ins w:id="94126" w:author="מנוע מכני" w:date="2026-10-11T12:04:40Z">
        <w:r>
          <w:t xml:space="preserve">סבר</w:t>
        </w:r>
      </w:ins>
      <w:del w:id="94127" w:author="מנוע מכני" w:date="2026-10-11T12:04:40Z">
        <w:r w:rsidRPr="006F178A">
          <w:delText xml:space="preserve">ס"ל</w:delText>
        </w:r>
      </w:del>
      <w:r w:rsidRPr="006F178A">
        <w:t xml:space="preserve">:</w:t>
      </w:r>
    </w:p>
    <w:p w:rsidR="005851B8" w:rsidRPr="006F178A" w:rsidRDefault="005851B8" w:rsidP="005851B8">
      <w:pPr>
        <w:rPr>
          <w:rtl/>
        </w:rPr>
      </w:pPr>
      <w:del w:id="96903" w:author="מנוע מכני" w:date="2026-10-11T12:04:40Z">
        <w:r w:rsidRPr="006F178A">
          <w:rPr>
            <w:rtl/>
          </w:rPr>
          <w:delText xml:space="preserve"> </w:delText>
        </w:r>
      </w:del>
      <w:r w:rsidRPr="006F178A">
        <w:rPr>
          <w:rtl/>
        </w:rPr>
        <w:t xml:space="preserve">חוקקין להשלים, ואסור | ורבנן </w:t>
      </w:r>
      <w:ins w:id="94128" w:author="מנוע מכני" w:date="2026-10-11T12:04:40Z">
        <w:r>
          <w:rPr>
            <w:rtl/>
          </w:rPr>
          <w:t xml:space="preserve">סבר</w:t>
        </w:r>
      </w:ins>
      <w:del w:id="94129" w:author="מנוע מכני" w:date="2026-10-11T12:04:40Z">
        <w:r w:rsidRPr="006F178A">
          <w:rPr>
            <w:rtl/>
          </w:rPr>
          <w:delText xml:space="preserve">ס"ל</w:delText>
        </w:r>
      </w:del>
      <w:r w:rsidRPr="006F178A">
        <w:rPr>
          <w:rtl/>
        </w:rPr>
        <w:t xml:space="preserve">: אין חוקקין להשלים.</w:t>
      </w:r>
    </w:p>
    <w:p>
      <w:pPr>
        <w:pStyle w:val="38"/>
        <w:rPr>
          <w:ins w:id="96904" w:author="מנוע מכני" w:date="2026-10-11T12:04:40Z"/>
        </w:rPr>
      </w:pPr>
      <w:r w:rsidRPr="006F178A">
        <w:t xml:space="preserve">רבב"א:</w:t>
      </w:r>
    </w:p>
    <w:p w:rsidR="005851B8" w:rsidRPr="006F178A" w:rsidRDefault="005851B8" w:rsidP="005851B8">
      <w:pPr>
        <w:rPr>
          <w:rtl/>
        </w:rPr>
      </w:pPr>
      <w:del w:id="96905" w:author="מנוע מכני" w:date="2026-10-11T12:04:40Z">
        <w:r w:rsidRPr="006F178A">
          <w:rPr>
            <w:rtl/>
          </w:rPr>
          <w:delText xml:space="preserve"> </w:delText>
        </w:r>
      </w:del>
      <w:r w:rsidRPr="006F178A">
        <w:rPr>
          <w:rtl/>
        </w:rPr>
        <w:t xml:space="preserve">ש"מ</w:t>
      </w:r>
      <w:r w:rsidRPr="006F178A">
        <w:rPr>
          <w:rtl/>
        </w:rPr>
        <w:t xml:space="preserve"> </w:t>
      </w:r>
      <w:ins w:id="93458" w:author="מנוע מכני" w:date="2026-10-11T12:04:40Z">
        <w:r>
          <w:rPr>
            <w:rtl/>
          </w:rPr>
          <w:t xml:space="preserve">מברייתא</w:t>
        </w:r>
      </w:ins>
      <w:del w:id="93459" w:author="מנוע מכני" w:date="2026-10-11T12:04:40Z">
        <w:r w:rsidRPr="006F178A">
          <w:rPr>
            <w:rtl/>
          </w:rPr>
          <w:delText xml:space="preserve">ממתניתא</w:delText>
        </w:r>
      </w:del>
      <w:r w:rsidRPr="006F178A">
        <w:rPr>
          <w:rtl/>
        </w:rPr>
        <w:t xml:space="preserve"> תלת.</w:t>
      </w:r>
      <w:r w:rsidRPr="006F178A">
        <w:rPr>
          <w:rStyle w:val="afffe"/>
          <w:rFonts w:ascii="Fb Fontext" w:hAnsi="Fb Fontext"/>
          <w:rtl/>
        </w:rPr>
        <w:t xml:space="preserve"> א.</w:t>
      </w:r>
      <w:r w:rsidRPr="006F178A">
        <w:rPr>
          <w:rtl/>
        </w:rPr>
        <w:t xml:space="preserve"> חוקקין להשלים,</w:t>
      </w:r>
      <w:r w:rsidRPr="006F178A">
        <w:rPr>
          <w:rStyle w:val="afffe"/>
          <w:rFonts w:ascii="Fb Fontext" w:hAnsi="Fb Fontext"/>
          <w:rtl/>
        </w:rPr>
        <w:t xml:space="preserve"> ב.</w:t>
      </w:r>
      <w:r w:rsidRPr="006F178A">
        <w:rPr>
          <w:rtl/>
        </w:rPr>
        <w:t xml:space="preserve"> הדר </w:t>
      </w:r>
      <w:ins w:id="93172" w:author="מנוע מכני" w:date="2026-10-11T12:04:40Z">
        <w:r>
          <w:rPr>
            <w:rtl/>
          </w:rPr>
          <w:t xml:space="preserve">בו</w:t>
        </w:r>
      </w:ins>
      <w:del w:id="93173" w:author="מנוע מכני" w:date="2026-10-11T12:04:40Z">
        <w:r w:rsidRPr="006F178A">
          <w:rPr>
            <w:rtl/>
          </w:rPr>
          <w:delText xml:space="preserve">ביה</w:delText>
        </w:r>
      </w:del>
      <w:r w:rsidRPr="006F178A">
        <w:rPr>
          <w:rtl/>
        </w:rPr>
        <w:t xml:space="preserve"> </w:t>
      </w:r>
      <w:r w:rsidRPr="006F178A">
        <w:rPr>
          <w:rStyle w:val="2fb"/>
          <w:rtl/>
        </w:rPr>
        <w:t xml:space="preserve">ר"מ</w:t>
      </w:r>
      <w:r w:rsidRPr="006F178A">
        <w:rPr>
          <w:rtl/>
        </w:rPr>
        <w:t xml:space="preserve"> משערי גינה </w:t>
      </w:r>
      <w:ins w:id="94130" w:author="מנוע מכני" w:date="2026-10-11T12:04:40Z">
        <w:r>
          <w:rPr>
            <w:rtl/>
          </w:rPr>
          <w:t xml:space="preserve">וסבר</w:t>
        </w:r>
      </w:ins>
      <w:del w:id="94131" w:author="מנוע מכני" w:date="2026-10-11T12:04:40Z">
        <w:r w:rsidRPr="006F178A">
          <w:rPr>
            <w:rtl/>
          </w:rPr>
          <w:delText xml:space="preserve">וס"ל</w:delText>
        </w:r>
      </w:del>
      <w:r w:rsidRPr="006F178A">
        <w:rPr>
          <w:rtl/>
        </w:rPr>
        <w:t xml:space="preserve"> דשרי</w:t>
      </w:r>
      <w:r w:rsidRPr="006F178A">
        <w:rPr>
          <w:rStyle w:val="afffe"/>
          <w:rFonts w:ascii="Fb Fontext" w:hAnsi="Fb Fontext"/>
          <w:rtl/>
        </w:rPr>
        <w:t xml:space="preserve"> ג. </w:t>
      </w:r>
      <w:r w:rsidRPr="006F178A">
        <w:rPr>
          <w:rtl/>
        </w:rPr>
        <w:t xml:space="preserve">וש"מ דלרבנן אסור להעביר דרך מקום פטור </w:t>
      </w:r>
      <w:r w:rsidRPr="006F178A">
        <w:rPr>
          <w:rStyle w:val="2fb"/>
          <w:rtl/>
        </w:rPr>
        <w:t xml:space="preserve">וכדר"ד</w:t>
      </w:r>
      <w:r w:rsidRPr="006F178A">
        <w:rPr>
          <w:rtl/>
        </w:rPr>
        <w:t xml:space="preserve"> </w:t>
      </w:r>
      <w:r w:rsidRPr="006F178A">
        <w:rPr>
          <w:rStyle w:val="2fb"/>
          <w:rtl/>
        </w:rPr>
        <w:t xml:space="preserve">מרי"ו</w:t>
      </w:r>
      <w:r w:rsidRPr="006F178A">
        <w:rPr>
          <w:rtl/>
        </w:rPr>
        <w:t xml:space="preserve"> דמקום שאין בו ד' על ד' מותר לבני </w:t>
      </w:r>
      <w:r w:rsidRPr="006F178A">
        <w:rPr>
          <w:rtl/>
        </w:rPr>
        <w:t xml:space="preserve">רה"ר</w:t>
      </w:r>
      <w:r w:rsidRPr="006F178A">
        <w:rPr>
          <w:rtl/>
        </w:rPr>
        <w:t xml:space="preserve"> </w:t>
      </w:r>
      <w:r w:rsidRPr="006F178A">
        <w:rPr>
          <w:rStyle w:val="2fb"/>
          <w:rtl/>
        </w:rPr>
        <w:t xml:space="preserve">ורה"י</w:t>
      </w:r>
      <w:r w:rsidRPr="006F178A">
        <w:rPr>
          <w:rtl/>
        </w:rPr>
        <w:t xml:space="preserve"> לכתף עליו, ובלבד שלא יחליפו.</w:t>
      </w:r>
    </w:p>
    <w:p w:rsidR="005851B8" w:rsidRDefault="005851B8" w:rsidP="005851B8">
      <w:pPr>
        <w:pStyle w:val="affffd"/>
        <w:spacing w:after="0"/>
        <w:rPr>
          <w:rFonts w:ascii="MS Mincho" w:hAnsi="MS Mincho"/>
          <w:rtl/>
        </w:rPr>
      </w:pPr>
      <w:r w:rsidRPr="006F178A">
        <w:rPr>
          <w:rtl/>
        </w:rPr>
        <w:tab/>
      </w:r>
      <w:r w:rsidRPr="006F178A">
        <w:rPr>
          <w:rtl/>
        </w:rPr>
        <w:tab/>
      </w:r>
      <w:r>
        <w:rPr>
          <w:rFonts w:ascii="MS Mincho" w:hAnsi="MS Mincho" w:hint="cs"/>
          <w:rtl/>
        </w:rPr>
        <w:t xml:space="preserve"> ׻</w:t>
      </w:r>
    </w:p>
    <w:p>
      <w:pPr>
        <w:pStyle w:val="MishnaBatzad"/>
        <w:rPr>
          <w:ins w:id="20399" w:author="קלוד" w:date="2026-10-11T09:07:28Z"/>
        </w:rPr>
      </w:pPr>
      <w:ins w:id="20398" w:author="קלוד" w:date="2026-10-11T09:07:28Z">
        <w:r>
          <w:t xml:space="preserve">משנה י</w:t>
        </w:r>
      </w:ins>
    </w:p>
    <w:p w:rsidR="005851B8" w:rsidRPr="00E62A50" w:rsidRDefault="005851B8" w:rsidP="005851B8">
      <w:pPr>
        <w:pStyle w:val="afff9"/>
        <w:rPr>
          <w:del w:id="20233" w:author="קלוד" w:date="2026-10-11T09:07:28Z"/>
          <w:rtl/>
        </w:rPr>
      </w:pPr>
      <w:del w:id="20232"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76" w:author="קלוד" w:date="2026-10-11T12:09:42Z">
          <w:pPr>
            <w:pStyle w:val="afff9"/>
          </w:pPr>
        </w:pPrChange>
      </w:pPr>
      <w:r>
        <w:rPr>
          <w:rtl/>
        </w:rPr>
        <w:t xml:space="preserve">נגר שיש בראשו גלוסטרא, </w:t>
      </w:r>
      <w:r>
        <w:rPr>
          <w:rStyle w:val="TanaimMishna"/>
          <w:rtl/>
          <w:rPrChange w:id="20045" w:author="קלוד" w:date="2026-10-11T09:07:28Z">
            <w:rPr>
              <w:rtl/>
            </w:rPr>
          </w:rPrChange>
        </w:rPr>
        <w:t xml:space="preserve">רבי אליעזר</w:t>
      </w:r>
      <w:r>
        <w:rPr>
          <w:rtl/>
        </w:rPr>
        <w:t xml:space="preserve"> אוסר ו</w:t>
      </w:r>
      <w:r>
        <w:rPr>
          <w:rStyle w:val="TanaimMishna"/>
          <w:rtl/>
          <w:rPrChange w:id="20044" w:author="קלוד" w:date="2026-10-11T09:07:28Z">
            <w:rPr>
              <w:rtl/>
            </w:rPr>
          </w:rPrChange>
        </w:rPr>
        <w:t xml:space="preserve">רבי יוסי</w:t>
      </w:r>
      <w:r>
        <w:rPr>
          <w:rtl/>
        </w:rPr>
        <w:t xml:space="preserve"> מתיר.</w:t>
      </w:r>
    </w:p>
    <w:p w:rsidR="005851B8" w:rsidRPr="002D26EF" w:rsidRDefault="005851B8" w:rsidP="002D26EF">
      <w:pPr>
        <w:pStyle w:val="afff9"/>
        <w:rPr>
          <w:rtl/>
        </w:rPr>
      </w:pPr>
      <w:r>
        <w:rPr>
          <w:rtl/>
        </w:rPr>
        <w:t xml:space="preserve">א"ר אליעזר: מעשה בכנסת שבטבריא שהיו נוהגין בו היתר, עד שבא </w:t>
      </w:r>
      <w:r>
        <w:rPr>
          <w:rStyle w:val="TanaimMishna"/>
          <w:rtl/>
          <w:rPrChange w:id="20046" w:author="קלוד" w:date="2026-10-11T09:07:28Z">
            <w:rPr>
              <w:rtl/>
            </w:rPr>
          </w:rPrChange>
        </w:rPr>
        <w:t xml:space="preserve">רבן גמליאל</w:t>
      </w:r>
      <w:r>
        <w:rPr>
          <w:rtl/>
        </w:rPr>
        <w:t xml:space="preserve"> והזקנים ואסרו להן.</w:t>
      </w:r>
    </w:p>
    <w:p w:rsidR="005851B8" w:rsidRPr="00E62A50" w:rsidRDefault="005851B8" w:rsidP="005851B8">
      <w:pPr>
        <w:pStyle w:val="afff9"/>
        <w:rPr>
          <w:rtl/>
        </w:rPr>
      </w:pPr>
      <w:r>
        <w:rPr>
          <w:rStyle w:val="TanaimMishna"/>
          <w:rtl/>
          <w:rPrChange w:id="20048" w:author="קלוד" w:date="2026-10-11T09:07:28Z">
            <w:rPr>
              <w:sz w:val="20"/>
              <w:rtl/>
            </w:rPr>
          </w:rPrChange>
        </w:rPr>
        <w:t xml:space="preserve">רבי יוסי</w:t>
      </w:r>
      <w:r>
        <w:rPr>
          <w:rtl/>
          <w:rPrChange w:id="40143" w:author="Claude" w:date="2026-10-11T09:07:36Z">
            <w:rPr>
              <w:sz w:val="20"/>
              <w:rtl/>
            </w:rPr>
          </w:rPrChange>
        </w:rPr>
        <w:t xml:space="preserve"> אומר</w:t>
      </w:r>
      <w:r>
        <w:rPr>
          <w:rStyle w:val="TanaimMishna"/>
          <w:rtl/>
          <w:rPrChange w:id="98141" w:author="Claude" w:date="2026-10-11T09:07:58Z">
            <w:rPr>
              <w:rtl/>
            </w:rPr>
          </w:rPrChange>
        </w:rPr>
        <w:t xml:space="preserve">:</w:t>
      </w:r>
      <w:r>
        <w:rPr>
          <w:rtl/>
          <w:rPrChange w:id="40143" w:author="Claude" w:date="2026-10-11T09:07:36Z">
            <w:rPr>
              <w:sz w:val="20"/>
              <w:rtl/>
            </w:rPr>
          </w:rPrChange>
        </w:rPr>
        <w:t xml:space="preserve"> איסור נהגו בו, ובא </w:t>
      </w:r>
      <w:r>
        <w:rPr>
          <w:rStyle w:val="TanaimMishna"/>
          <w:rtl/>
          <w:rPrChange w:id="20047" w:author="קלוד" w:date="2026-10-11T09:07:28Z">
            <w:rPr>
              <w:sz w:val="20"/>
              <w:rtl/>
            </w:rPr>
          </w:rPrChange>
        </w:rPr>
        <w:t xml:space="preserve">רבן גמליאל</w:t>
      </w:r>
      <w:r>
        <w:rPr>
          <w:rtl/>
          <w:rPrChange w:id="40144" w:author="Claude" w:date="2026-10-11T09:07:36Z">
            <w:rPr>
              <w:sz w:val="20"/>
              <w:rtl/>
            </w:rPr>
          </w:rPrChange>
        </w:rPr>
        <w:t xml:space="preserve"> והזקנים והתירו להן.</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25" w:author="קלוד" w:date="2026-10-11T12:24:08Z"/>
        </w:rPr>
      </w:pPr>
      <w:ins w:id="90026" w:author="קלוד" w:date="2026-10-11T12:24:08Z">
        <w:r>
          <w:rPr>
            <w:color w:val="7B3F00"/>
          </w:rPr>
          <w:t xml:space="preserve">נגר שבראשו גלוסטרא - ניטל באגדו ושאינו</w:t>
        </w:r>
      </w:ins>
    </w:p>
    <w:p w:rsidR="005851B8" w:rsidRPr="006F178A" w:rsidRDefault="005851B8" w:rsidP="005851B8">
      <w:pPr>
        <w:rPr>
          <w:rtl/>
        </w:rPr>
      </w:pPr>
      <w:r w:rsidRPr="006F178A">
        <w:rPr>
          <w:rFonts w:ascii="Fb Fontext" w:hAnsi="Fb Fontext"/>
          <w:rtl/>
        </w:rPr>
        <w:t xml:space="preserve">בניטל באגדו [חבל שבו קשור הנגר] </w:t>
      </w:r>
      <w:r w:rsidRPr="006F178A">
        <w:rPr>
          <w:rFonts w:ascii="Fb Fontext" w:hAnsi="Fb Fontext"/>
          <w:rtl/>
        </w:rPr>
        <w:t xml:space="preserve">כו"ע</w:t>
      </w:r>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w:t>
      </w:r>
      <w:ins w:id="91822" w:author="מנוע מכני" w:date="2026-10-11T12:04:40Z">
        <w:r>
          <w:rPr>
            <w:rFonts w:ascii="Fb Fontext" w:hAnsi="Fb Fontext"/>
            <w:rtl/>
          </w:rPr>
          <w:t xml:space="preserve">חלקו</w:t>
        </w:r>
      </w:ins>
      <w:del w:id="91823" w:author="מנוע מכני" w:date="2026-10-11T12:04:40Z">
        <w:r w:rsidRPr="006F178A">
          <w:rPr>
            <w:rFonts w:ascii="Fb Fontext" w:hAnsi="Fb Fontext"/>
            <w:rtl/>
          </w:rPr>
          <w:delText xml:space="preserve">פליגי</w:delText>
        </w:r>
      </w:del>
      <w:r w:rsidRPr="006F178A">
        <w:rPr>
          <w:rFonts w:ascii="Fb Fontext" w:hAnsi="Fb Fontext"/>
          <w:rtl/>
        </w:rPr>
        <w:t xml:space="preserve"> דמותר כיוון דניכר דלדלת הוא.</w:t>
      </w:r>
    </w:p>
    <w:p w:rsidR="005851B8" w:rsidRPr="006F178A" w:rsidRDefault="005851B8" w:rsidP="005851B8">
      <w:pPr>
        <w:rPr>
          <w:rtl/>
        </w:rPr>
      </w:pPr>
      <w:r w:rsidRPr="006F178A">
        <w:rPr>
          <w:rtl/>
        </w:rPr>
        <w:t xml:space="preserve">בשאינו ניטל באיגדו: </w:t>
      </w:r>
      <w:r w:rsidRPr="006F178A">
        <w:rPr>
          <w:rStyle w:val="2fb"/>
          <w:rtl/>
        </w:rPr>
        <w:t xml:space="preserve">רבי יוסי</w:t>
      </w:r>
      <w:r w:rsidRPr="006F178A">
        <w:rPr>
          <w:rtl/>
        </w:rPr>
        <w:t xml:space="preserve"> </w:t>
      </w:r>
      <w:ins w:id="94132" w:author="מנוע מכני" w:date="2026-10-11T12:04:40Z">
        <w:r>
          <w:rPr>
            <w:rtl/>
          </w:rPr>
          <w:t xml:space="preserve">סבר</w:t>
        </w:r>
      </w:ins>
      <w:del w:id="94133" w:author="מנוע מכני" w:date="2026-10-11T12:04:40Z">
        <w:r w:rsidRPr="006F178A">
          <w:rPr>
            <w:rtl/>
          </w:rPr>
          <w:delText xml:space="preserve">ס"ל</w:delText>
        </w:r>
      </w:del>
      <w:r w:rsidRPr="006F178A">
        <w:rPr>
          <w:rtl/>
        </w:rPr>
        <w:t xml:space="preserve"> כיון דיש בראשו גלוסטרא תורת כלי עליו ומותר| </w:t>
      </w:r>
      <w:r w:rsidRPr="006F178A">
        <w:rPr>
          <w:rStyle w:val="2fb"/>
          <w:rtl/>
        </w:rPr>
        <w:t xml:space="preserve">ור"א</w:t>
      </w:r>
      <w:r w:rsidRPr="006F178A">
        <w:rPr>
          <w:rtl/>
        </w:rPr>
        <w:t xml:space="preserve"> </w:t>
      </w:r>
      <w:ins w:id="94134" w:author="מנוע מכני" w:date="2026-10-11T12:04:40Z">
        <w:r>
          <w:rPr>
            <w:rtl/>
          </w:rPr>
          <w:t xml:space="preserve">סבר</w:t>
        </w:r>
      </w:ins>
      <w:del w:id="94135" w:author="מנוע מכני" w:date="2026-10-11T12:04:40Z">
        <w:r w:rsidRPr="006F178A">
          <w:rPr>
            <w:rtl/>
          </w:rPr>
          <w:delText xml:space="preserve">ס"ל</w:delText>
        </w:r>
      </w:del>
      <w:r w:rsidRPr="006F178A">
        <w:rPr>
          <w:rtl/>
        </w:rPr>
        <w:t xml:space="preserve"> כיון דאינו ניטל באיגדו </w:t>
      </w:r>
      <w:r w:rsidRPr="006F178A">
        <w:rPr>
          <w:rtl/>
        </w:rPr>
        <w:t xml:space="preserve">לא</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קב.</w:t>
      </w:r>
    </w:p>
    <w:p>
      <w:pPr>
        <w:pStyle w:val="MishnaBatzad"/>
        <w:rPr>
          <w:ins w:id="20401" w:author="קלוד" w:date="2026-10-11T09:07:28Z"/>
        </w:rPr>
      </w:pPr>
      <w:ins w:id="20400" w:author="קלוד" w:date="2026-10-11T09:07:28Z">
        <w:r>
          <w:t xml:space="preserve">משנה יא</w:t>
        </w:r>
      </w:ins>
    </w:p>
    <w:p w:rsidR="005851B8" w:rsidRPr="00E62A50" w:rsidRDefault="005851B8" w:rsidP="005851B8">
      <w:pPr>
        <w:pStyle w:val="afff9"/>
        <w:rPr>
          <w:del w:id="20235" w:author="קלוד" w:date="2026-10-11T09:07:28Z"/>
          <w:rtl/>
        </w:rPr>
      </w:pPr>
      <w:del w:id="20234" w:author="קלוד" w:date="2026-10-11T09:07:28Z">
        <w:r w:rsidRPr="00E62A50">
          <w:rPr>
            <w:sz w:val="20"/>
            <w:rtl/>
          </w:rPr>
          <w:delText xml:space="preserve"> משנה.</w:delText>
        </w:r>
      </w:del>
    </w:p>
    <w:p w:rsidR="005851B8" w:rsidRPr="00E62A50" w:rsidRDefault="005851B8" w:rsidP="005851B8">
      <w:pPr>
        <w:pStyle w:val="afff9"/>
        <w:spacing w:before="120"/>
        <w:rPr>
          <w:rtl/>
        </w:rPr>
        <w:pPrChange w:id="90077" w:author="קלוד" w:date="2026-10-11T12:09:42Z">
          <w:pPr>
            <w:pStyle w:val="afff9"/>
          </w:pPr>
        </w:pPrChange>
      </w:pPr>
      <w:r w:rsidRPr="00E62A50">
        <w:rPr>
          <w:rtl/>
        </w:rPr>
        <w:t>נגר הנגרר - נועלין בו במקדש [דלא אסרו שבות במקדש] אבל לא במדינה.</w:t>
      </w:r>
    </w:p>
    <w:p w:rsidR="005851B8" w:rsidRPr="00E62A50" w:rsidRDefault="005851B8" w:rsidP="005851B8">
      <w:pPr>
        <w:pStyle w:val="afff9"/>
        <w:rPr>
          <w:rtl/>
        </w:rPr>
      </w:pPr>
      <w:r w:rsidRPr="00E62A50">
        <w:rPr>
          <w:rtl/>
        </w:rPr>
        <w:t>והמונח - כאן וכאן אסור. [בונה]</w:t>
      </w:r>
    </w:p>
    <w:p w:rsidR="005851B8" w:rsidRPr="00E62A50" w:rsidRDefault="005851B8" w:rsidP="005851B8">
      <w:pPr>
        <w:pStyle w:val="afff9"/>
        <w:rPr>
          <w:rtl/>
        </w:rPr>
      </w:pPr>
      <w:r>
        <w:rPr>
          <w:rStyle w:val="TanaimMishna"/>
          <w:rtl/>
          <w:rPrChange w:id="98142" w:author="Claude" w:date="2026-10-11T09:07:58Z">
            <w:rPr>
              <w:rtl/>
            </w:rPr>
          </w:rPrChange>
        </w:rPr>
        <w:t xml:space="preserve">ר"י</w:t>
      </w:r>
      <w:r>
        <w:rPr>
          <w:rStyle w:val="TanaimMishna"/>
          <w:rtl/>
          <w:rPrChange w:id="98143" w:author="Claude" w:date="2026-10-11T09:07:58Z">
            <w:rPr>
              <w:rtl/>
            </w:rPr>
          </w:rPrChange>
        </w:rPr>
        <w:t xml:space="preserve">:</w:t>
      </w:r>
      <w:r>
        <w:rPr>
          <w:rtl/>
        </w:rPr>
        <w:t xml:space="preserve"> המונח - מותר במקדש</w:t>
      </w:r>
      <w:r w:rsidRPr="00E62A50">
        <w:rPr>
          <w:rFonts w:hint="cs"/>
          <w:rtl/>
        </w:rPr>
        <w:t xml:space="preserve"> [</w:t>
      </w:r>
      <w:r w:rsidRPr="00E62A50">
        <w:rPr>
          <w:rtl/>
        </w:rPr>
        <w:t>דלאו בונה הוא כיוון שהכינו אותו לכך]</w:t>
      </w:r>
    </w:p>
    <w:p w:rsidR="005851B8" w:rsidRPr="00E62A50" w:rsidRDefault="005851B8" w:rsidP="005851B8">
      <w:pPr>
        <w:pStyle w:val="afff9"/>
        <w:rPr>
          <w:rtl/>
        </w:rPr>
      </w:pPr>
      <w:r w:rsidRPr="00E62A50">
        <w:rPr>
          <w:rtl/>
        </w:rPr>
        <w:t>והנגרר במדינה [דאפי' שבות אינו]</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23" w:author="קלוד" w:date="2026-10-11T12:24:08Z"/>
        </w:rPr>
      </w:pPr>
      <w:ins w:id="90024" w:author="קלוד" w:date="2026-10-11T12:24:08Z">
        <w:r>
          <w:rPr>
            <w:color w:val="7B3F00"/>
          </w:rPr>
          <w:t xml:space="preserve">נגר הנגרר - קשור ותלוי</w:t>
        </w:r>
      </w:ins>
    </w:p>
    <w:p w:rsidR="005851B8" w:rsidRPr="006F178A" w:rsidRDefault="005851B8" w:rsidP="005851B8">
      <w:pPr>
        <w:rPr>
          <w:rtl/>
        </w:rPr>
      </w:pPr>
      <w:r w:rsidRPr="006F178A">
        <w:rPr>
          <w:b/>
          <w:rtl/>
        </w:rPr>
        <w:t>•</w:t>
      </w:r>
      <w:r w:rsidRPr="006F178A">
        <w:rPr>
          <w:b/>
          <w:bCs/>
          <w:rtl/>
        </w:rPr>
        <w:t xml:space="preserve"> ת"ר</w:t>
      </w:r>
      <w:r w:rsidRPr="006F178A">
        <w:rPr>
          <w:rFonts w:ascii="Fb Fontext" w:hAnsi="Fb Fontext"/>
          <w:rtl/>
        </w:rPr>
        <w:t xml:space="preserve"> איזהו נגר הנגרר שנועלין במקדש אבל </w:t>
      </w:r>
      <w:r w:rsidRPr="006F178A">
        <w:rPr>
          <w:rFonts w:ascii="Fb Fontext" w:hAnsi="Fb Fontext"/>
          <w:rtl/>
        </w:rPr>
        <w:t xml:space="preserve">לא</w:t>
      </w:r>
      <w:r w:rsidRPr="006F178A">
        <w:rPr>
          <w:rFonts w:ascii="Fb Fontext" w:hAnsi="Fb Fontext"/>
          <w:rtl/>
        </w:rPr>
        <w:t xml:space="preserve"> במדינה שקשור ותלוי, וראשו אחד מגיע לארץ |</w:t>
      </w:r>
      <w:r w:rsidRPr="006F178A">
        <w:rPr>
          <w:rStyle w:val="2fb"/>
          <w:rFonts w:ascii="Fb Fontext" w:hAnsi="Fb Fontext"/>
          <w:rtl/>
        </w:rPr>
        <w:t>ר"י</w:t>
      </w:r>
      <w:r w:rsidRPr="006F178A">
        <w:rPr>
          <w:rFonts w:ascii="Fb Fontext" w:hAnsi="Fb Fontext"/>
          <w:rtl/>
        </w:rPr>
        <w:t xml:space="preserve"> זה אף במדינה מותר, אלא איזהו נגר שנועלין במקדש אבל </w:t>
      </w:r>
      <w:r w:rsidRPr="006F178A">
        <w:rPr>
          <w:rFonts w:ascii="Fb Fontext" w:hAnsi="Fb Fontext"/>
          <w:rtl/>
        </w:rPr>
        <w:t xml:space="preserve">לא</w:t>
      </w:r>
      <w:r w:rsidRPr="006F178A">
        <w:rPr>
          <w:rFonts w:ascii="Fb Fontext" w:hAnsi="Fb Fontext"/>
          <w:rtl/>
        </w:rPr>
        <w:t xml:space="preserve"> במדינה כל שאינו </w:t>
      </w:r>
      <w:r w:rsidRPr="006F178A">
        <w:rPr>
          <w:rFonts w:ascii="Fb Fontext" w:hAnsi="Fb Fontext"/>
          <w:rtl/>
        </w:rPr>
        <w:t xml:space="preserve">לא</w:t>
      </w:r>
      <w:r w:rsidRPr="006F178A">
        <w:rPr>
          <w:rFonts w:ascii="Fb Fontext" w:hAnsi="Fb Fontext"/>
          <w:rtl/>
        </w:rPr>
        <w:t xml:space="preserve"> קשור ולא תלוי, ושומטו ומניחו בקרן זוית.</w:t>
      </w:r>
    </w:p>
    <w:p>
      <w:pPr>
        <w:pStyle w:val="38"/>
        <w:rPr>
          <w:ins w:id="96907" w:author="מנוע מכני" w:date="2026-10-11T12:04:40Z"/>
        </w:rPr>
      </w:pPr>
      <w:del w:id="96906" w:author="מנוע מכני" w:date="2026-10-11T12:04:40Z">
        <w:r w:rsidRPr="006F178A">
          <w:delText xml:space="preserve">•</w:delText>
        </w:r>
      </w:del>
      <w:r w:rsidRPr="006F178A">
        <w:t xml:space="preserve"> אריא"ש:</w:t>
      </w:r>
    </w:p>
    <w:p w:rsidR="005851B8" w:rsidRPr="006F178A" w:rsidRDefault="005851B8" w:rsidP="005851B8">
      <w:pPr>
        <w:rPr>
          <w:rtl/>
        </w:rPr>
      </w:pPr>
      <w:del w:id="96908" w:author="מנוע מכני" w:date="2026-10-11T12:04:40Z">
        <w:r w:rsidRPr="006F178A">
          <w:rPr>
            <w:rtl/>
          </w:rPr>
          <w:delText xml:space="preserve"> </w:delText>
        </w:r>
      </w:del>
      <w:r w:rsidRPr="006F178A">
        <w:rPr>
          <w:rtl/>
        </w:rPr>
        <w:t xml:space="preserve">הלכה </w:t>
      </w:r>
      <w:r w:rsidRPr="006F178A">
        <w:rPr>
          <w:rStyle w:val="2fb"/>
          <w:rtl/>
        </w:rPr>
        <w:t xml:space="preserve">כר"י</w:t>
      </w:r>
      <w:r w:rsidRPr="006F178A">
        <w:rPr>
          <w:rtl/>
        </w:rPr>
        <w:t xml:space="preserve"> בנגרר. </w:t>
      </w:r>
      <w:r w:rsidRPr="006F178A">
        <w:rPr>
          <w:rStyle w:val="2fb"/>
          <w:rtl/>
        </w:rPr>
        <w:t xml:space="preserve">רבא</w:t>
      </w:r>
      <w:r w:rsidRPr="006F178A">
        <w:rPr>
          <w:rtl/>
        </w:rPr>
        <w:t xml:space="preserve">: והוא שקשור בדלת.</w:t>
      </w:r>
    </w:p>
    <w:p w:rsidR="005851B8" w:rsidRPr="006F178A" w:rsidRDefault="005851B8" w:rsidP="005851B8">
      <w:pPr>
        <w:rPr>
          <w:rtl/>
        </w:rPr>
      </w:pPr>
      <w:r w:rsidRPr="006F178A">
        <w:rPr>
          <w:rtl/>
        </w:rPr>
        <w:t xml:space="preserve">והא </w:t>
      </w:r>
      <w:r w:rsidRPr="006F178A">
        <w:rPr>
          <w:rStyle w:val="2fb"/>
          <w:rtl/>
        </w:rPr>
        <w:t xml:space="preserve">דרבי</w:t>
      </w:r>
      <w:r w:rsidRPr="006F178A">
        <w:rPr>
          <w:rtl/>
        </w:rPr>
        <w:t xml:space="preserve"> טבלא </w:t>
      </w:r>
      <w:r w:rsidRPr="006F178A">
        <w:rPr>
          <w:rtl/>
        </w:rPr>
        <w:t xml:space="preserve">לא</w:t>
      </w:r>
      <w:r w:rsidRPr="006F178A">
        <w:rPr>
          <w:rtl/>
        </w:rPr>
        <w:t xml:space="preserve"> העיר במחוזא על שקשרו בעיברא דדשא ההוא ניטל באיגדו </w:t>
      </w:r>
      <w:ins w:id="94244" w:author="מנוע מכני" w:date="2026-10-11T12:04:40Z">
        <w:r>
          <w:rPr>
            <w:rtl/>
          </w:rPr>
          <w:t xml:space="preserve">היה</w:t>
        </w:r>
      </w:ins>
      <w:del w:id="94245" w:author="מנוע מכני" w:date="2026-10-11T12:04:40Z">
        <w:r w:rsidRPr="006F178A">
          <w:rPr>
            <w:rtl/>
          </w:rPr>
          <w:delText xml:space="preserve">הוה</w:delText>
        </w:r>
      </w:del>
      <w:r w:rsidRPr="006F178A">
        <w:rPr>
          <w:rtl/>
        </w:rPr>
        <w:t xml:space="preserve">.</w:t>
      </w:r>
    </w:p>
    <w:p w:rsidR="005851B8" w:rsidRPr="006F178A" w:rsidRDefault="005851B8" w:rsidP="005851B8">
      <w:pPr>
        <w:rPr>
          <w:rtl/>
        </w:rPr>
      </w:pPr>
      <w:r w:rsidRPr="006F178A">
        <w:rPr>
          <w:rStyle w:val="2fb"/>
          <w:rtl/>
        </w:rPr>
        <w:lastRenderedPageBreak/>
        <w:t xml:space="preserve">רב אויא</w:t>
      </w:r>
      <w:r w:rsidRPr="006F178A">
        <w:rPr>
          <w:rtl/>
        </w:rPr>
        <w:lastRenderedPageBreak/>
        <w:t xml:space="preserve"> </w:t>
      </w:r>
      <w:r w:rsidRPr="006F178A">
        <w:rPr>
          <w:rtl/>
        </w:rPr>
        <w:lastRenderedPageBreak/>
        <w:t xml:space="preserve">אמר</w:t>
      </w:r>
      <w:r w:rsidRPr="006F178A">
        <w:rPr>
          <w:rtl/>
        </w:rPr>
        <w:lastRenderedPageBreak/>
        <w:t xml:space="preserve"> על הנגר שקשור בגמי שהוא וודאי אסור דאינו קשירה כלל.</w:t>
      </w:r>
    </w:p>
    <w:p w:rsidR="005851B8" w:rsidRPr="009757B9" w:rsidRDefault="005851B8" w:rsidP="005851B8">
      <w:pPr>
        <w:rPr>
          <w:rFonts w:cs="Guttman Vilna"/>
          <w:b/>
          <w:bCs/>
          <w:rtl/>
        </w:rPr>
      </w:pPr>
      <w:r w:rsidRPr="006F178A">
        <w:rPr>
          <w:rtl/>
        </w:rPr>
        <w:t xml:space="preserve">נקמז בקרקע </w:t>
      </w:r>
      <w:r w:rsidRPr="006F178A">
        <w:rPr>
          <w:rtl/>
        </w:rPr>
        <w:t xml:space="preserve">תניא</w:t>
      </w:r>
      <w:r w:rsidRPr="006F178A">
        <w:rPr>
          <w:rtl/>
        </w:rPr>
        <w:t xml:space="preserve"> דדווקא נשמט אסור אבל נקמז מותר | </w:t>
      </w:r>
      <w:r w:rsidRPr="006F178A">
        <w:rPr>
          <w:rStyle w:val="2fb"/>
          <w:rFonts w:ascii="Fb Fontext" w:hAnsi="Fb Fontext"/>
          <w:rtl/>
        </w:rPr>
        <w:t>ור"י</w:t>
      </w:r>
      <w:r w:rsidRPr="006F178A">
        <w:rPr>
          <w:rtl/>
        </w:rPr>
        <w:t xml:space="preserve"> </w:t>
      </w:r>
      <w:ins w:id="94136" w:author="מנוע מכני" w:date="2026-10-11T12:04:40Z">
        <w:r>
          <w:rPr>
            <w:rtl/>
          </w:rPr>
          <w:t xml:space="preserve">סבר</w:t>
        </w:r>
      </w:ins>
      <w:del w:id="94137" w:author="מנוע מכני" w:date="2026-10-11T12:04:40Z">
        <w:r w:rsidRPr="006F178A">
          <w:rPr>
            <w:rtl/>
          </w:rPr>
          <w:delText xml:space="preserve">ס"ל</w:delText>
        </w:r>
      </w:del>
      <w:r w:rsidRPr="006F178A">
        <w:rPr>
          <w:rtl/>
        </w:rPr>
        <w:t xml:space="preserve"> נקמז, </w:t>
      </w:r>
      <w:ins w:id="93262" w:author="מנוע מכני" w:date="2026-10-11T12:04:40Z">
        <w:r>
          <w:rPr>
            <w:rtl/>
          </w:rPr>
          <w:t xml:space="preserve">אף</w:t>
        </w:r>
      </w:ins>
      <w:del w:id="93263" w:author="מנוע מכני" w:date="2026-10-11T12:04:40Z">
        <w:r w:rsidRPr="006F178A">
          <w:rPr>
            <w:rtl/>
          </w:rPr>
          <w:delText xml:space="preserve">אע"פ</w:delText>
        </w:r>
      </w:del>
      <w:r w:rsidRPr="006F178A">
        <w:rPr>
          <w:rtl/>
        </w:rPr>
        <w:t xml:space="preserve"> שאינו נשמט - אסור.</w:t>
      </w:r>
    </w:p>
    <w:p>
      <w:pPr>
        <w:pStyle w:val="38"/>
        <w:rPr>
          <w:ins w:id="96909" w:author="מנוע מכני" w:date="2026-10-11T12:04:40Z"/>
        </w:rPr>
      </w:pPr>
      <w:r w:rsidRPr="006F178A">
        <w:t xml:space="preserve">ריא"ש:</w:t>
      </w:r>
    </w:p>
    <w:p w:rsidR="005851B8" w:rsidRPr="006F178A" w:rsidRDefault="005851B8" w:rsidP="005851B8">
      <w:pPr>
        <w:rPr>
          <w:rtl/>
        </w:rPr>
      </w:pPr>
      <w:del w:id="96910" w:author="מנוע מכני" w:date="2026-10-11T12:04:40Z">
        <w:r w:rsidRPr="006F178A">
          <w:rPr>
            <w:rtl/>
          </w:rPr>
          <w:delText xml:space="preserve"> </w:delText>
        </w:r>
      </w:del>
      <w:r w:rsidRPr="006F178A">
        <w:rPr>
          <w:rtl/>
        </w:rPr>
        <w:t xml:space="preserve">הלכה </w:t>
      </w:r>
      <w:r w:rsidRPr="006F178A">
        <w:rPr>
          <w:rStyle w:val="2fb"/>
          <w:rtl/>
        </w:rPr>
        <w:t xml:space="preserve">כר"י</w:t>
      </w:r>
      <w:r w:rsidRPr="006F178A">
        <w:rPr>
          <w:rtl/>
        </w:rPr>
        <w:t xml:space="preserve"> בנקמז. דמיחזי כבונה.</w:t>
      </w:r>
    </w:p>
    <w:p w:rsidR="005851B8" w:rsidRPr="006F178A" w:rsidRDefault="005851B8" w:rsidP="005851B8">
      <w:pPr>
        <w:rPr>
          <w:rtl/>
        </w:rPr>
      </w:pPr>
      <w:r w:rsidRPr="006F178A">
        <w:rPr>
          <w:rtl/>
        </w:rPr>
        <w:t xml:space="preserve">עשה לו בית יד דמיא לבוכנא ומותר וכן </w:t>
      </w:r>
      <w:r w:rsidRPr="006F178A">
        <w:rPr>
          <w:rStyle w:val="2fb"/>
          <w:rtl/>
        </w:rPr>
        <w:t xml:space="preserve">רנב"א</w:t>
      </w:r>
      <w:r w:rsidRPr="006F178A">
        <w:rPr>
          <w:rtl/>
        </w:rPr>
        <w:t xml:space="preserve">.</w:t>
      </w:r>
    </w:p>
    <w:p w:rsidR="005851B8" w:rsidRDefault="005851B8" w:rsidP="005851B8">
      <w:pPr>
        <w:rPr>
          <w:rtl/>
        </w:rPr>
      </w:pPr>
      <w:r w:rsidRPr="006F178A">
        <w:rPr>
          <w:rtl/>
        </w:rPr>
        <w:t xml:space="preserve">ההוא שריתא דבי </w:t>
      </w:r>
      <w:r w:rsidRPr="006F178A">
        <w:rPr>
          <w:rStyle w:val="2fb"/>
          <w:rtl/>
        </w:rPr>
        <w:t xml:space="preserve">רבי</w:t>
      </w:r>
      <w:r w:rsidRPr="006F178A">
        <w:rPr>
          <w:rtl/>
        </w:rPr>
        <w:t xml:space="preserve"> פדת, </w:t>
      </w:r>
      <w:ins w:id="94246" w:author="מנוע מכני" w:date="2026-10-11T12:04:40Z">
        <w:r>
          <w:rPr>
            <w:rtl/>
          </w:rPr>
          <w:t xml:space="preserve">דהיה</w:t>
        </w:r>
      </w:ins>
      <w:del w:id="94247" w:author="מנוע מכני" w:date="2026-10-11T12:04:40Z">
        <w:r w:rsidRPr="006F178A">
          <w:rPr>
            <w:rtl/>
          </w:rPr>
          <w:delText xml:space="preserve">דהוה</w:delText>
        </w:r>
      </w:del>
      <w:r w:rsidRPr="006F178A">
        <w:rPr>
          <w:rtl/>
        </w:rPr>
        <w:t xml:space="preserve"> מדלו לה בי עשרה ושדו לה אדשא, הותר דתורת כלי </w:t>
      </w:r>
      <w:ins w:id="93174" w:author="מנוע מכני" w:date="2026-10-11T12:04:40Z">
        <w:r>
          <w:rPr>
            <w:rtl/>
          </w:rPr>
          <w:t xml:space="preserve">עליו</w:t>
        </w:r>
      </w:ins>
      <w:del w:id="93175" w:author="מנוע מכני" w:date="2026-10-11T12:04:40Z">
        <w:r w:rsidRPr="006F178A">
          <w:rPr>
            <w:rtl/>
          </w:rPr>
          <w:delText xml:space="preserve">עליה</w:delText>
        </w:r>
      </w:del>
      <w:r w:rsidRPr="006F178A">
        <w:rPr>
          <w:rtl/>
        </w:rPr>
        <w:t xml:space="preserve"> [ויכלו גם לשבת </w:t>
      </w:r>
      <w:ins w:id="93176" w:author="מנוע מכני" w:date="2026-10-11T12:04:40Z">
        <w:r>
          <w:rPr>
            <w:rtl/>
          </w:rPr>
          <w:t xml:space="preserve">עליו</w:t>
        </w:r>
      </w:ins>
      <w:del w:id="93177" w:author="מנוע מכני" w:date="2026-10-11T12:04:40Z">
        <w:r w:rsidRPr="006F178A">
          <w:rPr>
            <w:rtl/>
          </w:rPr>
          <w:delText xml:space="preserve">עליה</w:delText>
        </w:r>
      </w:del>
      <w:r w:rsidRPr="006F178A">
        <w:rPr>
          <w:rtl/>
        </w:rPr>
        <w:t xml:space="preserve">]</w:t>
      </w:r>
    </w:p>
    <w:p w:rsidR="005851B8" w:rsidRPr="00132755" w:rsidRDefault="005851B8" w:rsidP="005851B8">
      <w:pPr>
        <w:rPr>
          <w:spacing w:val="-2"/>
          <w:rtl/>
        </w:rPr>
      </w:pPr>
      <w:r w:rsidRPr="00132755">
        <w:rPr>
          <w:spacing w:val="-2"/>
          <w:rtl/>
        </w:rPr>
        <w:t xml:space="preserve">וכן במכתשת </w:t>
      </w:r>
      <w:r w:rsidRPr="00132755">
        <w:rPr>
          <w:rStyle w:val="2fb"/>
          <w:spacing w:val="-2"/>
          <w:rtl/>
        </w:rPr>
        <w:t xml:space="preserve">דשמואל</w:t>
      </w:r>
      <w:r w:rsidRPr="00132755">
        <w:rPr>
          <w:spacing w:val="-2"/>
          <w:rtl/>
        </w:rPr>
        <w:t xml:space="preserve"> [שהחזיקה בנפחה חצי כור] דהתיר להשתמש בה לדלת דתורת כלי </w:t>
      </w:r>
      <w:ins w:id="93178" w:author="מנוע מכני" w:date="2026-10-11T12:04:40Z">
        <w:r>
          <w:rPr>
            <w:spacing w:val="-2"/>
            <w:rtl/>
          </w:rPr>
          <w:t xml:space="preserve">עליו</w:t>
        </w:r>
      </w:ins>
      <w:del w:id="93179" w:author="מנוע מכני" w:date="2026-10-11T12:04:40Z">
        <w:r w:rsidRPr="00132755">
          <w:rPr>
            <w:spacing w:val="-2"/>
            <w:rtl/>
          </w:rPr>
          <w:delText xml:space="preserve">עליה</w:delText>
        </w:r>
      </w:del>
      <w:r w:rsidRPr="00132755">
        <w:rPr>
          <w:spacing w:val="-2"/>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21" w:author="קלוד" w:date="2026-10-11T12:24:08Z"/>
        </w:rPr>
      </w:pPr>
      <w:ins w:id="90022" w:author="קלוד" w:date="2026-10-11T12:24:08Z">
        <w:r>
          <w:rPr>
            <w:color w:val="7B3F00"/>
          </w:rPr>
          <w:t xml:space="preserve">כיפי דארבא - מחצלת מוסיפה על אהל עראי</w:t>
        </w:r>
      </w:ins>
    </w:p>
    <w:p w:rsidR="005851B8" w:rsidRPr="006F178A" w:rsidRDefault="005851B8" w:rsidP="005851B8">
      <w:pPr>
        <w:rPr>
          <w:rStyle w:val="afffe"/>
          <w:rFonts w:ascii="Fb Fontext" w:hAnsi="Fb Fontext"/>
          <w:b/>
          <w:rtl/>
        </w:rPr>
      </w:pPr>
      <w:r w:rsidRPr="006F178A">
        <w:rPr>
          <w:rStyle w:val="afffe"/>
          <w:rFonts w:ascii="Fb Fontext" w:hAnsi="Fb Fontext"/>
          <w:b/>
          <w:rtl/>
        </w:rPr>
        <w:t>א.</w:t>
      </w:r>
      <w:r w:rsidRPr="006F178A">
        <w:rPr>
          <w:rFonts w:ascii="Fb Fontext" w:hAnsi="Fb Fontext"/>
          <w:rtl/>
        </w:rPr>
        <w:t xml:space="preserve"> כיפי דארבא, בזמן שיש בהן טפח, </w:t>
      </w:r>
      <w:r w:rsidRPr="006F178A">
        <w:rPr>
          <w:rFonts w:ascii="Fb Fontext" w:hAnsi="Fb Fontext"/>
          <w:rtl/>
        </w:rPr>
        <w:t xml:space="preserve">א"נ</w:t>
      </w:r>
      <w:r w:rsidRPr="006F178A">
        <w:rPr>
          <w:rFonts w:ascii="Fb Fontext" w:hAnsi="Fb Fontext"/>
          <w:rtl/>
        </w:rPr>
        <w:t xml:space="preserve"> אין בהן טפח ואין בין זה לזה ג'-יכול לפרוס עליהן מחצלת דמוסיף על אהל עראי.</w:t>
      </w:r>
    </w:p>
    <w:p w:rsidR="005851B8" w:rsidRPr="009757B9" w:rsidRDefault="005851B8" w:rsidP="005851B8">
      <w:pPr>
        <w:rPr>
          <w:rFonts w:cs="Guttman Vilna"/>
          <w:b/>
          <w:bCs/>
          <w:rtl/>
        </w:rPr>
      </w:pPr>
      <w:r w:rsidRPr="006F178A">
        <w:rPr>
          <w:rStyle w:val="afffe"/>
          <w:rFonts w:ascii="Fb Fontext" w:hAnsi="Fb Fontext"/>
          <w:b/>
          <w:rtl/>
        </w:rPr>
        <w:t>ב.</w:t>
      </w:r>
      <w:r w:rsidRPr="006F178A">
        <w:rPr>
          <w:rtl/>
        </w:rPr>
        <w:t xml:space="preserve"> דכרי </w:t>
      </w:r>
      <w:r w:rsidRPr="006F178A">
        <w:rPr>
          <w:rStyle w:val="2fb"/>
          <w:rtl/>
        </w:rPr>
        <w:t xml:space="preserve">דר"ה</w:t>
      </w:r>
      <w:r w:rsidRPr="006F178A">
        <w:rPr>
          <w:rtl/>
        </w:rPr>
        <w:t xml:space="preserve">, דביממא בעו טולא ובליליא בעו אוירא. </w:t>
      </w:r>
      <w:r w:rsidRPr="006F178A">
        <w:rPr>
          <w:rtl/>
        </w:rPr>
        <w:t xml:space="preserve">א"ל</w:t>
      </w:r>
      <w:r w:rsidRPr="006F178A">
        <w:rPr>
          <w:rtl/>
        </w:rPr>
        <w:t xml:space="preserve"> שיכול להסיר ויותיר טפח ולמחר יוסיף על אוהל ארעי.</w:t>
      </w:r>
    </w:p>
    <w:p>
      <w:pPr>
        <w:pStyle w:val="38"/>
        <w:rPr>
          <w:ins w:id="96911" w:author="מנוע מכני" w:date="2026-10-11T12:04:40Z"/>
        </w:rPr>
      </w:pPr>
      <w:r w:rsidRPr="006F178A">
        <w:t xml:space="preserve">רב מר"ח:</w:t>
      </w:r>
    </w:p>
    <w:p w:rsidR="005851B8" w:rsidRDefault="005851B8" w:rsidP="005851B8">
      <w:pPr>
        <w:rPr>
          <w:rtl/>
        </w:rPr>
      </w:pPr>
      <w:del w:id="96912" w:author="מנוע מכני" w:date="2026-10-11T12:04:40Z">
        <w:r w:rsidRPr="006F178A">
          <w:rPr>
            <w:rtl/>
          </w:rPr>
          <w:delText xml:space="preserve"> </w:delText>
        </w:r>
      </w:del>
      <w:r w:rsidRPr="006F178A">
        <w:rPr>
          <w:rtl/>
        </w:rPr>
        <w:t xml:space="preserve">וילון מותר לנטותו ומותר לפורקו בשבת. [וכדלת דעשוי לכך]</w:t>
      </w:r>
    </w:p>
    <w:p w:rsidR="005851B8" w:rsidRPr="009757B9" w:rsidRDefault="005851B8" w:rsidP="005851B8">
      <w:pPr>
        <w:rPr>
          <w:rFonts w:cs="Guttman Vilna"/>
          <w:b/>
          <w:bCs/>
          <w:rtl/>
        </w:rPr>
      </w:pPr>
      <w:r w:rsidRPr="006F178A">
        <w:rPr>
          <w:rtl/>
        </w:rPr>
        <w:t xml:space="preserve">כילת חתנים מותר לפורקה ולנטותה בשבת. </w:t>
      </w:r>
      <w:r w:rsidRPr="006F178A">
        <w:rPr>
          <w:rStyle w:val="2fb"/>
          <w:rtl/>
        </w:rPr>
        <w:t xml:space="preserve">רשבדר"א</w:t>
      </w:r>
      <w:r w:rsidRPr="006F178A">
        <w:rPr>
          <w:rtl/>
        </w:rPr>
        <w:t xml:space="preserve"> ודווקא באין בגגה טפח ובאין פחות מג' סמוך לגג טפח ובאין בשיפועה טפח דאל"ה שיפועי אהלים כאוהלים דמו.</w:t>
      </w:r>
    </w:p>
    <w:p>
      <w:pPr>
        <w:pStyle w:val="38"/>
        <w:rPr>
          <w:ins w:id="96913" w:author="מנוע מכני" w:date="2026-10-11T12:04:40Z"/>
        </w:rPr>
      </w:pPr>
      <w:r w:rsidRPr="006F178A">
        <w:t xml:space="preserve">הך</w:t>
      </w:r>
    </w:p>
    <w:p w:rsidR="005851B8" w:rsidRPr="009757B9" w:rsidRDefault="005851B8" w:rsidP="005851B8">
      <w:pPr>
        <w:rPr>
          <w:rFonts w:cs="Guttman Vilna"/>
          <w:b/>
          <w:bCs/>
          <w:rtl/>
        </w:rPr>
      </w:pPr>
      <w:del w:id="96914" w:author="מנוע מכני" w:date="2026-10-11T12:04:40Z">
        <w:r w:rsidRPr="006F178A">
          <w:rPr>
            <w:rtl/>
          </w:rPr>
          <w:delText xml:space="preserve"> </w:delText>
        </w:r>
      </w:del>
      <w:r w:rsidRPr="006F178A">
        <w:rPr>
          <w:rtl/>
        </w:rPr>
        <w:t xml:space="preserve">דכובע לבד אסור מיירי גם בדלית טפח דלא מיהדק ויבוא לטלטלו </w:t>
      </w:r>
      <w:r w:rsidRPr="006F178A">
        <w:rPr>
          <w:rtl/>
        </w:rPr>
        <w:t xml:space="preserve">ברה"ר</w:t>
      </w:r>
      <w:r w:rsidRPr="006F178A">
        <w:rPr>
          <w:rtl/>
        </w:rPr>
        <w:t xml:space="preserve"> [אבל כובע סתם דמיהדק אפי ביש טפח מותר.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403" w:author="קלוד" w:date="2026-10-11T09:07:28Z"/>
        </w:rPr>
      </w:pPr>
      <w:ins w:id="20402" w:author="קלוד" w:date="2026-10-11T09:07:28Z">
        <w:r>
          <w:t xml:space="preserve">משנה יב</w:t>
        </w:r>
      </w:ins>
    </w:p>
    <w:p w:rsidR="005851B8" w:rsidRPr="00E62A50" w:rsidRDefault="005851B8" w:rsidP="005851B8">
      <w:pPr>
        <w:pStyle w:val="afff9"/>
        <w:rPr>
          <w:del w:id="20237" w:author="קלוד" w:date="2026-10-11T09:07:28Z"/>
          <w:rtl/>
        </w:rPr>
      </w:pPr>
      <w:del w:id="20236"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78" w:author="קלוד" w:date="2026-10-11T12:09:42Z">
          <w:pPr>
            <w:pStyle w:val="afff9"/>
          </w:pPr>
        </w:pPrChange>
      </w:pPr>
      <w:r w:rsidRPr="00E62A50">
        <w:rPr>
          <w:rtl/>
        </w:rPr>
        <w:t>מחזירין ציר התחתון במקדש, אבל לא במדינה. והעליון - כאן וכאן אסור.</w:t>
      </w:r>
    </w:p>
    <w:p w:rsidR="005851B8" w:rsidRPr="00E62A50" w:rsidRDefault="005851B8" w:rsidP="005851B8">
      <w:pPr>
        <w:pStyle w:val="afff9"/>
        <w:rPr>
          <w:rtl/>
        </w:rPr>
      </w:pPr>
      <w:r>
        <w:rPr>
          <w:rStyle w:val="TanaimMishna"/>
          <w:rtl/>
          <w:rPrChange w:id="98144" w:author="Claude" w:date="2026-10-11T09:07:58Z">
            <w:rPr>
              <w:rtl/>
            </w:rPr>
          </w:rPrChange>
        </w:rPr>
        <w:t xml:space="preserve">ר"י</w:t>
      </w:r>
      <w:r>
        <w:rPr>
          <w:rStyle w:val="TanaimMishna"/>
          <w:rtl/>
          <w:rPrChange w:id="98145" w:author="Claude" w:date="2026-10-11T09:07:58Z">
            <w:rPr>
              <w:rtl/>
            </w:rPr>
          </w:rPrChange>
        </w:rPr>
        <w:t xml:space="preserve">:</w:t>
      </w:r>
      <w:r>
        <w:rPr>
          <w:rtl/>
        </w:rPr>
        <w:t xml:space="preserve"> העליון במקדש, והתחתון במדינה.</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19" w:author="קלוד" w:date="2026-10-11T12:24:08Z"/>
        </w:rPr>
      </w:pPr>
      <w:ins w:id="90020" w:author="קלוד" w:date="2026-10-11T12:24:08Z">
        <w:r>
          <w:rPr>
            <w:color w:val="7B3F00"/>
          </w:rPr>
          <w:t xml:space="preserve">ציר דלת שידה ותיבה - מחזירין במקדש ודוחקין במדינה</w:t>
        </w:r>
      </w:ins>
    </w:p>
    <w:p>
      <w:pPr>
        <w:pStyle w:val="38"/>
        <w:rPr>
          <w:ins w:id="96916" w:author="מנוע מכני" w:date="2026-10-11T12:04:40Z"/>
        </w:rPr>
      </w:pPr>
      <w:del w:id="96915"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917" w:author="מנוע מכני" w:date="2026-10-11T12:04:40Z">
        <w:r w:rsidRPr="006F178A">
          <w:rPr>
            <w:rFonts w:ascii="Fb Fontext" w:hAnsi="Fb Fontext"/>
            <w:rtl/>
          </w:rPr>
          <w:delText xml:space="preserve"> </w:delText>
        </w:r>
      </w:del>
      <w:r w:rsidRPr="006F178A">
        <w:rPr>
          <w:rFonts w:ascii="Fb Fontext" w:hAnsi="Fb Fontext"/>
          <w:rtl/>
        </w:rPr>
        <w:t xml:space="preserve">ציר דלת שידה תיבה ומגדל, במקדש - מחזירין, במדינה - דוחקין.</w:t>
      </w:r>
    </w:p>
    <w:p w:rsidR="005851B8" w:rsidRPr="006F178A" w:rsidRDefault="005851B8" w:rsidP="005851B8">
      <w:pPr>
        <w:rPr>
          <w:rtl/>
        </w:rPr>
      </w:pPr>
      <w:r w:rsidRPr="006F178A">
        <w:rPr>
          <w:rtl/>
        </w:rPr>
        <w:t xml:space="preserve">והעליון - כאן וכאן </w:t>
      </w:r>
      <w:r w:rsidRPr="006F178A">
        <w:rPr>
          <w:rtl/>
        </w:rPr>
        <w:t xml:space="preserve">לא</w:t>
      </w:r>
      <w:r w:rsidRPr="006F178A">
        <w:rPr>
          <w:rtl/>
        </w:rPr>
        <w:t xml:space="preserve"> יחזיר, גזירה שמא יתקע. ואם תקע - חייב חטאת.</w:t>
      </w:r>
    </w:p>
    <w:p w:rsidR="005851B8" w:rsidRPr="006F178A" w:rsidRDefault="005851B8" w:rsidP="005851B8">
      <w:pPr>
        <w:rPr>
          <w:rtl/>
        </w:rPr>
      </w:pPr>
      <w:r w:rsidRPr="006F178A">
        <w:rPr>
          <w:rtl/>
        </w:rPr>
        <w:t xml:space="preserve">של בור ושל דות ושל יציע - </w:t>
      </w:r>
      <w:r w:rsidRPr="006F178A">
        <w:rPr>
          <w:rtl/>
        </w:rPr>
        <w:t xml:space="preserve">לא</w:t>
      </w:r>
      <w:r w:rsidRPr="006F178A">
        <w:rPr>
          <w:rtl/>
        </w:rPr>
        <w:t xml:space="preserve"> יחזיר, ואם החזיר - חייב חטאת.</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405" w:author="קלוד" w:date="2026-10-11T09:07:28Z"/>
        </w:rPr>
      </w:pPr>
      <w:ins w:id="20404" w:author="קלוד" w:date="2026-10-11T09:07:28Z">
        <w:r>
          <w:t xml:space="preserve">משנה יג</w:t>
        </w:r>
      </w:ins>
    </w:p>
    <w:p w:rsidR="005851B8" w:rsidRPr="00E62A50" w:rsidRDefault="005851B8" w:rsidP="005851B8">
      <w:pPr>
        <w:pStyle w:val="afff9"/>
        <w:rPr>
          <w:del w:id="20239" w:author="קלוד" w:date="2026-10-11T09:07:28Z"/>
          <w:rtl/>
        </w:rPr>
      </w:pPr>
      <w:del w:id="20238"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79" w:author="קלוד" w:date="2026-10-11T12:09:42Z">
          <w:pPr>
            <w:pStyle w:val="afff9"/>
          </w:pPr>
        </w:pPrChange>
      </w:pPr>
      <w:r w:rsidRPr="00E62A50">
        <w:rPr>
          <w:rtl/>
        </w:rPr>
        <w:t>מחזירין רטיה במקדש אבל לא במדינה, אם בתחילה - כאן וכאן אסור.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17" w:author="קלוד" w:date="2026-10-11T12:24:08Z"/>
        </w:rPr>
      </w:pPr>
      <w:ins w:id="90018" w:author="קלוד" w:date="2026-10-11T12:24:08Z">
        <w:r>
          <w:rPr>
            <w:color w:val="7B3F00"/>
          </w:rPr>
          <w:t xml:space="preserve">רטיה שפרשה מעל המכה - מחזירין בשבת</w:t>
        </w:r>
      </w:ins>
    </w:p>
    <w:p>
      <w:pPr>
        <w:pStyle w:val="38"/>
        <w:rPr>
          <w:ins w:id="96919" w:author="מנוע מכני" w:date="2026-10-11T12:04:40Z"/>
        </w:rPr>
      </w:pPr>
      <w:del w:id="96918"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920" w:author="מנוע מכני" w:date="2026-10-11T12:04:40Z">
        <w:r w:rsidRPr="006F178A">
          <w:rPr>
            <w:rFonts w:ascii="Fb Fontext" w:hAnsi="Fb Fontext"/>
            <w:rtl/>
          </w:rPr>
          <w:delText xml:space="preserve"> </w:delText>
        </w:r>
      </w:del>
      <w:r w:rsidRPr="006F178A">
        <w:rPr>
          <w:rFonts w:ascii="Fb Fontext" w:hAnsi="Fb Fontext"/>
          <w:rtl/>
        </w:rPr>
        <w:t xml:space="preserve">רטיה שפרשה מעל גבי מכה מחזירין בשבת.</w:t>
      </w:r>
    </w:p>
    <w:p>
      <w:pPr>
        <w:pStyle w:val="38"/>
        <w:rPr>
          <w:ins w:id="96921" w:author="מנוע מכני" w:date="2026-10-11T12:04:40Z"/>
        </w:rPr>
      </w:pPr>
      <w:r w:rsidRPr="006F178A">
        <w:t xml:space="preserve">ר"י:</w:t>
      </w:r>
    </w:p>
    <w:p w:rsidR="005851B8" w:rsidRPr="006F178A" w:rsidRDefault="005851B8" w:rsidP="005851B8">
      <w:pPr>
        <w:rPr>
          <w:rtl/>
        </w:rPr>
      </w:pPr>
      <w:del w:id="96922" w:author="מנוע מכני" w:date="2026-10-11T12:04:40Z">
        <w:r w:rsidRPr="006F178A">
          <w:rPr>
            <w:rtl/>
          </w:rPr>
          <w:delText xml:space="preserve"> </w:delText>
        </w:r>
      </w:del>
      <w:r w:rsidRPr="006F178A">
        <w:rPr>
          <w:rtl/>
        </w:rPr>
        <w:t xml:space="preserve">הוחלקה למטה - דוחקה למעלה, למעלה - דוחקה למטה. ומגלה מקצת הרטיה ומקנח פי המכה, וחוזר ומגלה מקצת רטיה ומקנח פי המכה. ורטיה עצמה </w:t>
      </w:r>
      <w:r w:rsidRPr="006F178A">
        <w:rPr>
          <w:rtl/>
        </w:rPr>
        <w:t xml:space="preserve">לא</w:t>
      </w:r>
      <w:r w:rsidRPr="006F178A">
        <w:rPr>
          <w:rtl/>
        </w:rPr>
        <w:t xml:space="preserve"> יקנח, מפני שהוא ממרח. ואם מירח - חייב חטאת. | </w:t>
      </w:r>
      <w:r w:rsidRPr="006F178A">
        <w:rPr>
          <w:rStyle w:val="2fb"/>
          <w:rtl/>
        </w:rPr>
        <w:t xml:space="preserve">ריא"ש</w:t>
      </w:r>
      <w:r w:rsidRPr="006F178A">
        <w:rPr>
          <w:rtl/>
        </w:rPr>
        <w:t xml:space="preserve">: הלכה </w:t>
      </w:r>
      <w:r w:rsidRPr="006F178A">
        <w:rPr>
          <w:rStyle w:val="2fb"/>
          <w:rtl/>
        </w:rPr>
        <w:t xml:space="preserve">כר"י</w:t>
      </w:r>
      <w:r w:rsidRPr="006F178A">
        <w:rPr>
          <w:rtl/>
        </w:rPr>
        <w:t xml:space="preserve">.</w:t>
      </w:r>
    </w:p>
    <w:p>
      <w:pPr>
        <w:pStyle w:val="38"/>
        <w:rPr>
          <w:ins w:id="96923" w:author="מנוע מכני" w:date="2026-10-11T12:04:40Z"/>
        </w:rPr>
      </w:pPr>
      <w:r w:rsidRPr="006F178A">
        <w:t xml:space="preserve">ר"ח:</w:t>
      </w:r>
    </w:p>
    <w:p w:rsidR="005851B8" w:rsidRDefault="005851B8" w:rsidP="005851B8">
      <w:pPr>
        <w:rPr>
          <w:rtl/>
        </w:rPr>
      </w:pPr>
      <w:del w:id="96924" w:author="מנוע מכני" w:date="2026-10-11T12:04:40Z">
        <w:r w:rsidRPr="006F178A">
          <w:rPr>
            <w:rtl/>
          </w:rPr>
          <w:delText xml:space="preserve"> </w:delText>
        </w:r>
      </w:del>
      <w:ins w:id="94272" w:author="מנוע מכני" w:date="2026-10-11T12:04:40Z">
        <w:r>
          <w:rPr>
            <w:rtl/>
          </w:rPr>
          <w:t xml:space="preserve">דווקא ב</w:t>
        </w:r>
      </w:ins>
      <w:del w:id="94273" w:author="מנוע מכני" w:date="2026-10-11T12:04:40Z">
        <w:r w:rsidRPr="006F178A">
          <w:rPr>
            <w:rtl/>
          </w:rPr>
          <w:delText xml:space="preserve">לא שנו אלא ש</w:delText>
        </w:r>
      </w:del>
      <w:r w:rsidRPr="006F178A">
        <w:rPr>
          <w:rtl/>
        </w:rPr>
        <w:t xml:space="preserve">פירשה </w:t>
      </w:r>
      <w:r w:rsidRPr="006F178A">
        <w:rPr>
          <w:rtl/>
        </w:rPr>
        <w:t xml:space="preserve">ע"ג</w:t>
      </w:r>
      <w:r w:rsidRPr="006F178A">
        <w:rPr>
          <w:rtl/>
        </w:rPr>
        <w:t xml:space="preserve"> כלי, אבל פירשה </w:t>
      </w:r>
      <w:r w:rsidRPr="006F178A">
        <w:rPr>
          <w:rtl/>
        </w:rPr>
        <w:t xml:space="preserve">ע"ג</w:t>
      </w:r>
      <w:r w:rsidRPr="006F178A">
        <w:rPr>
          <w:rtl/>
        </w:rPr>
        <w:t xml:space="preserve"> קרקע - </w:t>
      </w:r>
      <w:r w:rsidRPr="0086545C">
        <w:rPr>
          <w:b/>
          <w:bCs/>
          <w:rtl/>
        </w:rPr>
        <w:t>דברי הכל</w:t>
      </w:r>
      <w:r w:rsidRPr="006F178A">
        <w:rPr>
          <w:rtl/>
        </w:rPr>
        <w:t xml:space="preserve"> אסור [דכרטייה חדשה היא]</w:t>
      </w:r>
    </w:p>
    <w:p w:rsidR="005851B8" w:rsidRPr="006F178A" w:rsidRDefault="005851B8" w:rsidP="005851B8">
      <w:pPr>
        <w:rPr>
          <w:rtl/>
        </w:rPr>
      </w:pPr>
      <w:r w:rsidRPr="006F178A">
        <w:rPr>
          <w:rtl/>
        </w:rPr>
        <w:t xml:space="preserve">והא </w:t>
      </w:r>
      <w:r w:rsidRPr="006F178A">
        <w:rPr>
          <w:rStyle w:val="2fb"/>
          <w:rtl/>
        </w:rPr>
        <w:t xml:space="preserve">דרב אשי</w:t>
      </w:r>
      <w:r w:rsidRPr="006F178A">
        <w:rPr>
          <w:rtl/>
        </w:rPr>
        <w:t xml:space="preserve"> הרים גם מן הקרקע דלא </w:t>
      </w:r>
      <w:ins w:id="94138" w:author="מנוע מכני" w:date="2026-10-11T12:04:40Z">
        <w:r>
          <w:rPr>
            <w:rtl/>
          </w:rPr>
          <w:t xml:space="preserve">סבר</w:t>
        </w:r>
      </w:ins>
      <w:del w:id="94139" w:author="מנוע מכני" w:date="2026-10-11T12:04:40Z">
        <w:r w:rsidRPr="006F178A">
          <w:rPr>
            <w:rtl/>
          </w:rPr>
          <w:delText xml:space="preserve">ס"ל</w:delText>
        </w:r>
      </w:del>
      <w:r w:rsidRPr="006F178A">
        <w:rPr>
          <w:rtl/>
        </w:rPr>
        <w:t xml:space="preserve"> כריא"ששאמר שהלכה </w:t>
      </w:r>
      <w:r w:rsidRPr="006F178A">
        <w:rPr>
          <w:rStyle w:val="2fb"/>
          <w:rtl/>
        </w:rPr>
        <w:t xml:space="preserve">כר"י</w:t>
      </w:r>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407" w:author="קלוד" w:date="2026-10-11T09:07:28Z"/>
        </w:rPr>
      </w:pPr>
      <w:ins w:id="20406" w:author="קלוד" w:date="2026-10-11T09:07:28Z">
        <w:r>
          <w:t xml:space="preserve">משנה יג</w:t>
        </w:r>
      </w:ins>
    </w:p>
    <w:p w:rsidR="005851B8" w:rsidRPr="00E62A50" w:rsidRDefault="005851B8" w:rsidP="005851B8">
      <w:pPr>
        <w:pStyle w:val="afff9"/>
        <w:rPr>
          <w:del w:id="20241" w:author="קלוד" w:date="2026-10-11T09:07:28Z"/>
          <w:rtl/>
        </w:rPr>
      </w:pPr>
      <w:del w:id="20240"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80" w:author="קלוד" w:date="2026-10-11T12:09:42Z">
          <w:pPr>
            <w:pStyle w:val="afff9"/>
          </w:pPr>
        </w:pPrChange>
      </w:pPr>
      <w:r w:rsidRPr="00E62A50">
        <w:rPr>
          <w:rtl/>
        </w:rPr>
        <w:t>קושרין נימא במקדש אבל לא במדינה, ואם בתחילה - כאן וכאן אסור [דיכל לעשות כן קודם]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קב.</w:t>
      </w:r>
    </w:p>
    <w:p>
      <w:pPr>
        <w:pStyle w:val="afffff8"/>
        <w:rPr>
          <w:ins w:id="90015" w:author="קלוד" w:date="2026-10-11T12:24:08Z"/>
        </w:rPr>
      </w:pPr>
      <w:ins w:id="90016" w:author="קלוד" w:date="2026-10-11T12:24:08Z">
        <w:r>
          <w:rPr>
            <w:color w:val="7B3F00"/>
          </w:rPr>
          <w:t xml:space="preserve">נימת כנור שנפסקה - עונבה ולא קושרה</w:t>
        </w:r>
      </w:ins>
    </w:p>
    <w:p>
      <w:pPr>
        <w:pStyle w:val="38"/>
        <w:rPr>
          <w:ins w:id="96925" w:author="מנוע מכני" w:date="2026-10-11T12:04:40Z"/>
        </w:rPr>
      </w:pPr>
      <w:r w:rsidRPr="006F178A">
        <w:t xml:space="preserve">והך</w:t>
      </w:r>
    </w:p>
    <w:p w:rsidR="005851B8" w:rsidRPr="006F178A" w:rsidRDefault="005851B8" w:rsidP="005851B8">
      <w:pPr>
        <w:rPr>
          <w:rtl/>
        </w:rPr>
      </w:pPr>
      <w:del w:id="96926" w:author="מנוע מכני" w:date="2026-10-11T12:04:40Z">
        <w:r w:rsidRPr="006F178A">
          <w:rPr>
            <w:rFonts w:ascii="Fb Fontext" w:hAnsi="Fb Fontext"/>
            <w:rtl/>
          </w:rPr>
          <w:delText xml:space="preserve"> </w:delText>
        </w:r>
      </w:del>
      <w:r w:rsidRPr="006F178A">
        <w:rPr>
          <w:rFonts w:ascii="Fb Fontext" w:hAnsi="Fb Fontext"/>
          <w:rtl/>
        </w:rPr>
        <w:t xml:space="preserve">דנימת כנור שנפסקה - </w:t>
      </w:r>
      <w:r w:rsidRPr="006F178A">
        <w:rPr>
          <w:rFonts w:ascii="Fb Fontext" w:hAnsi="Fb Fontext"/>
          <w:rtl/>
        </w:rPr>
        <w:t xml:space="preserve">לא</w:t>
      </w:r>
      <w:r w:rsidRPr="006F178A">
        <w:rPr>
          <w:rFonts w:ascii="Fb Fontext" w:hAnsi="Fb Fontext"/>
          <w:rtl/>
        </w:rPr>
        <w:t xml:space="preserve"> היה קושרה אלא עונבה.</w:t>
      </w:r>
    </w:p>
    <w:p w:rsidR="005851B8" w:rsidRPr="00B3644D" w:rsidRDefault="005851B8" w:rsidP="005851B8">
      <w:pPr>
        <w:rPr>
          <w:rStyle w:val="afffe"/>
          <w:rFonts w:ascii="Fb Fontext" w:hAnsi="Fb Fontext"/>
          <w:b/>
          <w:spacing w:val="-4"/>
          <w:rtl/>
        </w:rPr>
      </w:pPr>
      <w:r w:rsidRPr="00B3644D">
        <w:rPr>
          <w:rStyle w:val="afffe"/>
          <w:rFonts w:ascii="Fb Fontext" w:hAnsi="Fb Fontext"/>
          <w:spacing w:val="-4"/>
          <w:rtl/>
        </w:rPr>
        <w:t>א</w:t>
      </w:r>
      <w:r w:rsidRPr="00B3644D">
        <w:rPr>
          <w:spacing w:val="-4"/>
          <w:rtl/>
        </w:rPr>
        <w:t xml:space="preserve"> א"א לומר </w:t>
      </w:r>
      <w:ins w:id="90517" w:author="Claude - סמנטי" w:date="2026-10-11T12:19:31Z">
        <w:r>
          <w:rPr>
            <w:spacing w:val="-4"/>
            <w:rtl/>
          </w:rPr>
          <w:t xml:space="preserve">שהוא</w:t>
        </w:r>
      </w:ins>
      <w:del w:id="90518" w:author="Claude - סמנטי" w:date="2026-10-11T12:19:31Z">
        <w:r w:rsidRPr="00B3644D">
          <w:rPr>
            <w:spacing w:val="-4"/>
            <w:rtl/>
          </w:rPr>
          <w:delText xml:space="preserve">דהוא</w:delText>
        </w:r>
      </w:del>
      <w:r w:rsidRPr="00B3644D">
        <w:rPr>
          <w:spacing w:val="-4"/>
          <w:rtl/>
        </w:rPr>
        <w:t xml:space="preserve"> כרבנן דמכשירי מצווה אין דוחין ולא </w:t>
      </w:r>
      <w:r w:rsidRPr="00B3644D">
        <w:rPr>
          <w:rStyle w:val="2fb"/>
          <w:spacing w:val="-4"/>
          <w:rtl/>
        </w:rPr>
        <w:t xml:space="preserve">כר"א</w:t>
      </w:r>
      <w:r w:rsidRPr="00B3644D">
        <w:rPr>
          <w:spacing w:val="-4"/>
          <w:rtl/>
        </w:rPr>
        <w:t xml:space="preserve"> דדוחין </w:t>
      </w:r>
      <w:ins w:id="91824" w:author="מנוע מכני" w:date="2026-10-11T12:04:40Z">
        <w:r>
          <w:rPr>
            <w:spacing w:val="-4"/>
            <w:rtl/>
          </w:rPr>
          <w:t xml:space="preserve">דא"כ</w:t>
        </w:r>
      </w:ins>
      <w:del w:id="91825" w:author="מנוע מכני" w:date="2026-10-11T12:04:40Z">
        <w:r w:rsidRPr="00B3644D">
          <w:rPr>
            <w:spacing w:val="-4"/>
            <w:rtl/>
          </w:rPr>
          <w:delText xml:space="preserve">דאי הכי</w:delText>
        </w:r>
      </w:del>
      <w:r w:rsidRPr="00B3644D">
        <w:rPr>
          <w:spacing w:val="-4"/>
          <w:rtl/>
        </w:rPr>
        <w:t xml:space="preserve"> אפי' לכתחילה </w:t>
      </w:r>
      <w:ins w:id="91826" w:author="מנוע מכני" w:date="2026-10-11T12:04:40Z">
        <w:r>
          <w:rPr>
            <w:spacing w:val="-4"/>
            <w:rtl/>
          </w:rPr>
          <w:t xml:space="preserve">גם</w:t>
        </w:r>
      </w:ins>
      <w:del w:id="91827" w:author="מנוע מכני" w:date="2026-10-11T12:04:40Z">
        <w:r w:rsidRPr="00B3644D">
          <w:rPr>
            <w:spacing w:val="-4"/>
            <w:rtl/>
          </w:rPr>
          <w:delText xml:space="preserve">נמי</w:delText>
        </w:r>
      </w:del>
      <w:r w:rsidRPr="00B3644D">
        <w:rPr>
          <w:spacing w:val="-4"/>
          <w:rtl/>
        </w:rPr>
        <w:t xml:space="preserve">.</w:t>
      </w:r>
    </w:p>
    <w:p>
      <w:pPr>
        <w:pStyle w:val="38"/>
        <w:rPr>
          <w:ins w:id="96927" w:author="מנוע מכני" w:date="2026-10-11T12:04:40Z"/>
        </w:rPr>
      </w:pPr>
      <w:r w:rsidRPr="006F178A">
        <w:t>ב.</w:t>
      </w:r>
      <w:r w:rsidRPr="006F178A">
        <w:t xml:space="preserve"> וא"א</w:t>
      </w:r>
    </w:p>
    <w:p w:rsidR="005851B8" w:rsidRPr="006F178A" w:rsidRDefault="005851B8" w:rsidP="005851B8">
      <w:pPr>
        <w:rPr>
          <w:rStyle w:val="afffe"/>
          <w:rFonts w:ascii="Fb Fontext" w:hAnsi="Fb Fontext"/>
          <w:b/>
          <w:rtl/>
        </w:rPr>
      </w:pPr>
      <w:del w:id="96928" w:author="מנוע מכני" w:date="2026-10-11T12:04:40Z">
        <w:r w:rsidRPr="006F178A">
          <w:rPr>
            <w:rtl/>
          </w:rPr>
          <w:delText xml:space="preserve"> </w:delText>
        </w:r>
      </w:del>
      <w:r w:rsidRPr="006F178A">
        <w:rPr>
          <w:rtl/>
        </w:rPr>
        <w:t xml:space="preserve">דרבנן היא </w:t>
      </w:r>
      <w:ins w:id="94140" w:author="מנוע מכני" w:date="2026-10-11T12:04:40Z">
        <w:r>
          <w:rPr>
            <w:rtl/>
          </w:rPr>
          <w:t xml:space="preserve">דסבר</w:t>
        </w:r>
      </w:ins>
      <w:del w:id="94141" w:author="מנוע מכני" w:date="2026-10-11T12:04:40Z">
        <w:r w:rsidRPr="006F178A">
          <w:rPr>
            <w:rtl/>
          </w:rPr>
          <w:delText xml:space="preserve">דס"ל</w:delText>
        </w:r>
      </w:del>
      <w:r w:rsidRPr="006F178A">
        <w:rPr>
          <w:rtl/>
        </w:rPr>
        <w:t xml:space="preserve"> דיש הבדל בין קשירה לעניבה דא"ה מתני' </w:t>
      </w:r>
      <w:r w:rsidRPr="006F178A">
        <w:rPr>
          <w:rStyle w:val="2fb"/>
          <w:rtl/>
        </w:rPr>
        <w:t xml:space="preserve">כר"י</w:t>
      </w:r>
      <w:r w:rsidRPr="006F178A">
        <w:rPr>
          <w:rtl/>
        </w:rPr>
        <w:t xml:space="preserve"> אליבא </w:t>
      </w:r>
      <w:r w:rsidRPr="006F178A">
        <w:rPr>
          <w:rStyle w:val="2fb"/>
          <w:rtl/>
        </w:rPr>
        <w:t xml:space="preserve">דר"א</w:t>
      </w:r>
      <w:r w:rsidRPr="006F178A">
        <w:rPr>
          <w:rtl/>
        </w:rPr>
        <w:t xml:space="preserve"> </w:t>
      </w:r>
      <w:r>
        <w:rPr>
          <w:rtl/>
        </w:rPr>
        <w:t>ואפי'</w:t>
      </w:r>
      <w:r w:rsidRPr="006F178A">
        <w:rPr>
          <w:rtl/>
        </w:rPr>
        <w:t xml:space="preserve"> לכתחילה </w:t>
      </w:r>
      <w:ins w:id="91828" w:author="מנוע מכני" w:date="2026-10-11T12:04:40Z">
        <w:r>
          <w:rPr>
            <w:rtl/>
          </w:rPr>
          <w:t xml:space="preserve">גם</w:t>
        </w:r>
      </w:ins>
      <w:del w:id="91829" w:author="מנוע מכני" w:date="2026-10-11T12:04:40Z">
        <w:r w:rsidRPr="006F178A">
          <w:rPr>
            <w:rtl/>
          </w:rPr>
          <w:delText xml:space="preserve">נמי</w:delText>
        </w:r>
      </w:del>
      <w:r w:rsidRPr="006F178A">
        <w:rPr>
          <w:rtl/>
        </w:rPr>
        <w:t xml:space="preserve">.</w:t>
      </w:r>
    </w:p>
    <w:p>
      <w:pPr>
        <w:pStyle w:val="38"/>
        <w:rPr>
          <w:ins w:id="96929" w:author="מנוע מכני" w:date="2026-10-11T12:04:40Z"/>
        </w:rPr>
      </w:pPr>
      <w:r w:rsidRPr="006F178A">
        <w:t>ג.</w:t>
      </w:r>
      <w:r w:rsidRPr="006F178A">
        <w:t xml:space="preserve"> אלא</w:t>
      </w:r>
    </w:p>
    <w:p w:rsidR="005851B8" w:rsidRPr="006F178A" w:rsidRDefault="005851B8" w:rsidP="005851B8">
      <w:pPr>
        <w:rPr>
          <w:rtl/>
        </w:rPr>
      </w:pPr>
      <w:del w:id="96930" w:author="מנוע מכני" w:date="2026-10-11T12:04:40Z">
        <w:r w:rsidRPr="006F178A">
          <w:rPr>
            <w:rtl/>
          </w:rPr>
          <w:delText xml:space="preserve"> </w:delText>
        </w:r>
      </w:del>
      <w:r w:rsidRPr="006F178A">
        <w:rPr>
          <w:rStyle w:val="2fb"/>
          <w:rtl/>
        </w:rPr>
        <w:t xml:space="preserve">כר"ש</w:t>
      </w:r>
      <w:r w:rsidRPr="006F178A">
        <w:rPr>
          <w:rtl/>
        </w:rPr>
        <w:t xml:space="preserve"> </w:t>
      </w:r>
      <w:ins w:id="94142" w:author="מנוע מכני" w:date="2026-10-11T12:04:40Z">
        <w:r>
          <w:rPr>
            <w:rtl/>
          </w:rPr>
          <w:t xml:space="preserve">דסבר</w:t>
        </w:r>
      </w:ins>
      <w:del w:id="94143" w:author="מנוע מכני" w:date="2026-10-11T12:04:40Z">
        <w:r w:rsidRPr="006F178A">
          <w:rPr>
            <w:rtl/>
          </w:rPr>
          <w:delText xml:space="preserve">דס"ל</w:delText>
        </w:r>
      </w:del>
      <w:r w:rsidRPr="006F178A">
        <w:rPr>
          <w:rtl/>
        </w:rPr>
        <w:t xml:space="preserve"> בן לוי שנפסקה לו נימא בכנור קושרה </w:t>
      </w:r>
      <w:r w:rsidRPr="006F178A">
        <w:rPr>
          <w:rStyle w:val="2fb"/>
          <w:rtl/>
        </w:rPr>
        <w:t xml:space="preserve">ור"ש</w:t>
      </w:r>
      <w:r w:rsidRPr="006F178A">
        <w:rPr>
          <w:rtl/>
        </w:rPr>
        <w:t xml:space="preserve"> ס'ל עונבה | </w:t>
      </w:r>
      <w:r w:rsidRPr="006F178A">
        <w:rPr>
          <w:rStyle w:val="2fb"/>
          <w:rtl/>
        </w:rPr>
        <w:t xml:space="preserve">רשב"א</w:t>
      </w:r>
      <w:r w:rsidRPr="006F178A">
        <w:rPr>
          <w:rtl/>
        </w:rPr>
        <w:t xml:space="preserve">: אף היא אינה משמעת את הקול, אלא משלשל מלמטה וכורך מלמעלה, או משלשל מלמעלה וכורך מלמטה.</w:t>
      </w:r>
    </w:p>
    <w:p w:rsidR="005851B8" w:rsidRPr="00B3644D" w:rsidRDefault="005851B8" w:rsidP="005851B8">
      <w:pPr>
        <w:rPr>
          <w:spacing w:val="-4"/>
          <w:rtl/>
        </w:rPr>
      </w:pPr>
      <w:r w:rsidRPr="00B3644D">
        <w:rPr>
          <w:spacing w:val="-4"/>
          <w:rtl/>
        </w:rPr>
        <w:t xml:space="preserve">[והיינו דרבנן </w:t>
      </w:r>
      <w:r w:rsidRPr="00B3644D">
        <w:rPr>
          <w:rStyle w:val="2fb"/>
          <w:spacing w:val="-4"/>
          <w:rtl/>
        </w:rPr>
        <w:t xml:space="preserve">ורשב"א</w:t>
      </w:r>
      <w:r w:rsidRPr="00B3644D">
        <w:rPr>
          <w:spacing w:val="-4"/>
          <w:rtl/>
        </w:rPr>
        <w:t xml:space="preserve"> </w:t>
      </w:r>
      <w:ins w:id="94144" w:author="מנוע מכני" w:date="2026-10-11T12:04:40Z">
        <w:r>
          <w:rPr>
            <w:spacing w:val="-4"/>
            <w:rtl/>
          </w:rPr>
          <w:t xml:space="preserve">סבר</w:t>
        </w:r>
      </w:ins>
      <w:del w:id="94145" w:author="מנוע מכני" w:date="2026-10-11T12:04:40Z">
        <w:r w:rsidRPr="00B3644D">
          <w:rPr>
            <w:spacing w:val="-4"/>
            <w:rtl/>
          </w:rPr>
          <w:delText xml:space="preserve">ס"ל</w:delText>
        </w:r>
      </w:del>
      <w:r w:rsidRPr="00B3644D">
        <w:rPr>
          <w:spacing w:val="-4"/>
          <w:rtl/>
        </w:rPr>
        <w:t xml:space="preserve"> </w:t>
      </w:r>
      <w:r w:rsidRPr="00B3644D">
        <w:rPr>
          <w:rStyle w:val="2fb"/>
          <w:spacing w:val="-4"/>
          <w:rtl/>
        </w:rPr>
        <w:t xml:space="preserve">כר"א</w:t>
      </w:r>
      <w:r w:rsidRPr="00B3644D">
        <w:rPr>
          <w:spacing w:val="-4"/>
          <w:rtl/>
        </w:rPr>
        <w:t xml:space="preserve"> מצד דדוחין אבל עדיין </w:t>
      </w:r>
      <w:ins w:id="93840" w:author="מנוע מכני" w:date="2026-10-11T12:04:40Z">
        <w:r>
          <w:rPr>
            <w:spacing w:val="-4"/>
            <w:rtl/>
          </w:rPr>
          <w:t xml:space="preserve">אם </w:t>
        </w:r>
      </w:ins>
      <w:del w:id="93841" w:author="מנוע מכני" w:date="2026-10-11T12:04:40Z">
        <w:r w:rsidRPr="00B3644D">
          <w:rPr>
            <w:spacing w:val="-4"/>
            <w:rtl/>
          </w:rPr>
          <w:delText xml:space="preserve">אי </w:delText>
        </w:r>
      </w:del>
      <w:r w:rsidRPr="00B3644D">
        <w:rPr>
          <w:spacing w:val="-4"/>
          <w:rtl/>
        </w:rPr>
        <w:t xml:space="preserve">יכלו לעשות כן מלכתחילה ס'ל דאסור]</w:t>
      </w:r>
    </w:p>
    <w:p w:rsidR="005851B8" w:rsidRPr="006F178A" w:rsidRDefault="005851B8" w:rsidP="005851B8">
      <w:pPr>
        <w:rPr>
          <w:rStyle w:val="afffe"/>
          <w:rFonts w:ascii="Fb Fontext" w:hAnsi="Fb Fontext"/>
          <w:b/>
          <w:rtl/>
        </w:rPr>
      </w:pPr>
      <w:r w:rsidRPr="006F178A">
        <w:rPr>
          <w:rStyle w:val="afffe"/>
          <w:rFonts w:ascii="Fb Fontext" w:hAnsi="Fb Fontext"/>
          <w:b/>
          <w:rtl/>
        </w:rPr>
        <w:t>ד.</w:t>
      </w:r>
      <w:r w:rsidRPr="006F178A">
        <w:rPr>
          <w:rtl/>
        </w:rPr>
        <w:t xml:space="preserve"> הא והא רבנן, ול"ק. כאן באמצע [מתני' </w:t>
      </w:r>
      <w:ins w:id="93180" w:author="מנוע מכני" w:date="2026-10-11T12:04:40Z">
        <w:r>
          <w:rPr>
            <w:rtl/>
          </w:rPr>
          <w:t xml:space="preserve">ולכך</w:t>
        </w:r>
      </w:ins>
      <w:del w:id="93181" w:author="מנוע מכני" w:date="2026-10-11T12:04:40Z">
        <w:r w:rsidRPr="006F178A">
          <w:rPr>
            <w:rtl/>
          </w:rPr>
          <w:delText xml:space="preserve">ולהכי</w:delText>
        </w:r>
      </w:del>
      <w:r w:rsidRPr="006F178A">
        <w:rPr>
          <w:rtl/>
        </w:rPr>
        <w:t xml:space="preserve"> בעי' קשירה], כאן [בבריתא] מן הצד ומהני גם בעניבה.</w:t>
      </w:r>
    </w:p>
    <w:p>
      <w:pPr>
        <w:pStyle w:val="38"/>
        <w:rPr>
          <w:ins w:id="96931" w:author="מנוע מכני" w:date="2026-10-11T12:04:40Z"/>
        </w:rPr>
      </w:pPr>
      <w:r w:rsidRPr="006F178A">
        <w:t>ה.</w:t>
      </w:r>
      <w:r w:rsidRPr="006F178A">
        <w:t xml:space="preserve"> הא והא באמצע </w:t>
      </w:r>
      <w:ins w:id="94146" w:author="מנוע מכני" w:date="2026-10-11T12:04:40Z">
        <w:r>
          <w:t xml:space="preserve">וסבר</w:t>
        </w:r>
      </w:ins>
      <w:del w:id="94147" w:author="מנוע מכני" w:date="2026-10-11T12:04:40Z">
        <w:r w:rsidRPr="006F178A">
          <w:delText xml:space="preserve">וס"ל</w:delText>
        </w:r>
      </w:del>
      <w:r w:rsidRPr="006F178A">
        <w:t xml:space="preserve"> כר"ש </w:t>
      </w:r>
      <w:ins w:id="93264" w:author="מנוע מכני" w:date="2026-10-11T12:04:40Z">
        <w:r>
          <w:t xml:space="preserve">מ"ד</w:t>
        </w:r>
      </w:ins>
      <w:del w:id="93265" w:author="מנוע מכני" w:date="2026-10-11T12:04:40Z">
        <w:r w:rsidRPr="006F178A">
          <w:delText xml:space="preserve">מר סבר</w:delText>
        </w:r>
      </w:del>
      <w:r w:rsidRPr="006F178A">
        <w:t xml:space="preserve">:</w:t>
      </w:r>
    </w:p>
    <w:p w:rsidR="005851B8" w:rsidRPr="006F178A" w:rsidRDefault="005851B8" w:rsidP="005851B8">
      <w:pPr>
        <w:rPr>
          <w:rtl/>
        </w:rPr>
      </w:pPr>
      <w:del w:id="96932" w:author="מנוע מכני" w:date="2026-10-11T12:04:40Z">
        <w:r w:rsidRPr="006F178A">
          <w:rPr>
            <w:rtl/>
          </w:rPr>
          <w:delText xml:space="preserve"> </w:delText>
        </w:r>
      </w:del>
      <w:ins w:id="93182" w:author="מנוע מכני" w:date="2026-10-11T12:04:40Z">
        <w:r>
          <w:rPr>
            <w:rtl/>
          </w:rPr>
          <w:t xml:space="preserve">גוזרים</w:t>
        </w:r>
      </w:ins>
      <w:del w:id="93183" w:author="מנוע מכני" w:date="2026-10-11T12:04:40Z">
        <w:r w:rsidRPr="006F178A">
          <w:rPr>
            <w:rtl/>
          </w:rPr>
          <w:delText xml:space="preserve">גזרינן</w:delText>
        </w:r>
      </w:del>
      <w:r w:rsidRPr="006F178A">
        <w:rPr>
          <w:rtl/>
        </w:rPr>
        <w:t xml:space="preserve">, [אטו קשירה מן הצד] ומר סבר - </w:t>
      </w:r>
      <w:r w:rsidRPr="006F178A">
        <w:rPr>
          <w:rtl/>
        </w:rPr>
        <w:t xml:space="preserve">לא</w:t>
      </w:r>
      <w:r w:rsidRPr="006F178A">
        <w:rPr>
          <w:rtl/>
        </w:rPr>
        <w:t xml:space="preserve"> </w:t>
      </w:r>
      <w:ins w:id="93184" w:author="מנוע מכני" w:date="2026-10-11T12:04:40Z">
        <w:r>
          <w:rPr>
            <w:rtl/>
          </w:rPr>
          <w:t xml:space="preserve">גוזרים</w:t>
        </w:r>
      </w:ins>
      <w:del w:id="93185" w:author="מנוע מכני" w:date="2026-10-11T12:04:40Z">
        <w:r w:rsidRPr="006F178A">
          <w:rPr>
            <w:rtl/>
          </w:rPr>
          <w:delText xml:space="preserve">גזרינן</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409" w:author="קלוד" w:date="2026-10-11T09:07:28Z"/>
        </w:rPr>
      </w:pPr>
      <w:ins w:id="20408" w:author="קלוד" w:date="2026-10-11T09:07:28Z">
        <w:r>
          <w:t xml:space="preserve">משנה יג</w:t>
        </w:r>
      </w:ins>
    </w:p>
    <w:p w:rsidR="005851B8" w:rsidRPr="00E62A50" w:rsidRDefault="005851B8" w:rsidP="005851B8">
      <w:pPr>
        <w:pStyle w:val="afff9"/>
        <w:spacing w:before="120"/>
        <w:rPr>
          <w:rtl/>
        </w:rPr>
        <w:pPrChange w:id="90081" w:author="קלוד" w:date="2026-10-11T12:09:42Z">
          <w:pPr>
            <w:pStyle w:val="afff9"/>
          </w:pPr>
        </w:pPrChange>
      </w:pPr>
      <w:del w:id="98146" w:author="Claude" w:date="2026-10-11T09:07:58Z">
        <w:r>
          <w:rPr>
            <w:rFonts w:hint="cs"/>
            <w:rtl/>
            <w:rPrChange w:id="40145" w:author="Claude" w:date="2026-10-11T09:07:36Z">
              <w:rPr>
                <w:rFonts w:hint="cs"/>
                <w:sz w:val="20"/>
                <w:rtl/>
              </w:rPr>
            </w:rPrChange>
          </w:rPr>
          <w:delText xml:space="preserve">קג. </w:delText>
        </w:r>
      </w:del>
      <w:r w:rsidRPr="00E62A50">
        <w:rPr>
          <w:rtl/>
          <w:rPrChange w:id="40146" w:author="Claude" w:date="2026-10-11T09:07:36Z">
            <w:rPr>
              <w:sz w:val="20"/>
              <w:rtl/>
            </w:rPr>
          </w:rPrChange>
        </w:rPr>
        <w:t>משנה.</w:t>
      </w:r>
    </w:p>
    <w:p w:rsidR="005851B8" w:rsidRPr="00E62A50" w:rsidRDefault="005851B8" w:rsidP="005851B8">
      <w:pPr>
        <w:pStyle w:val="afff9"/>
        <w:rPr>
          <w:rtl/>
        </w:rPr>
      </w:pPr>
      <w:r w:rsidRPr="00E62A50">
        <w:rPr>
          <w:rtl/>
        </w:rPr>
        <w:t>חותכין יבלת במקדש, אבל לא במדינה, ואם בכלי - כאן וכאן אסור.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13" w:author="קלוד" w:date="2026-10-11T12:24:08Z"/>
        </w:rPr>
      </w:pPr>
      <w:ins w:id="90014" w:author="קלוד" w:date="2026-10-11T12:24:08Z">
        <w:r>
          <w:rPr>
            <w:color w:val="7B3F00"/>
          </w:rPr>
          <w:t xml:space="preserve">חותכין יבלת - סתירה מהרכיבו והבאתו מחוץ לתחום</w:t>
        </w:r>
      </w:ins>
    </w:p>
    <w:p w:rsidR="005851B8" w:rsidRPr="006F178A" w:rsidRDefault="005851B8" w:rsidP="005851B8">
      <w:pPr>
        <w:rPr>
          <w:rStyle w:val="afffe"/>
          <w:rFonts w:ascii="Fb Fontext" w:hAnsi="Fb Fontext"/>
          <w:b/>
          <w:rtl/>
        </w:rPr>
      </w:pPr>
      <w:r w:rsidRPr="006F178A">
        <w:rPr>
          <w:rFonts w:ascii="Fb Fontext" w:hAnsi="Fb Fontext"/>
          <w:rtl/>
        </w:rPr>
        <w:t xml:space="preserve">ורמינהו: הרכיבו והבאתו מחוץ לתחום וחתיכת יבלתו אין דוחין, </w:t>
      </w:r>
      <w:r w:rsidRPr="006F178A">
        <w:rPr>
          <w:rStyle w:val="2fb"/>
          <w:rFonts w:ascii="Fb Fontext" w:hAnsi="Fb Fontext"/>
          <w:rtl/>
        </w:rPr>
        <w:t xml:space="preserve">ר"א</w:t>
      </w:r>
      <w:r w:rsidRPr="006F178A">
        <w:rPr>
          <w:rFonts w:ascii="Fb Fontext" w:hAnsi="Fb Fontext"/>
          <w:rtl/>
        </w:rPr>
        <w:t xml:space="preserve">: דוחין.</w:t>
      </w:r>
    </w:p>
    <w:p w:rsidR="005851B8" w:rsidRDefault="005851B8" w:rsidP="005851B8">
      <w:pPr>
        <w:rPr>
          <w:rtl/>
        </w:rPr>
      </w:pPr>
      <w:r w:rsidRPr="006F178A">
        <w:rPr>
          <w:rStyle w:val="afffe"/>
          <w:rFonts w:ascii="Fb Fontext" w:hAnsi="Fb Fontext"/>
          <w:b/>
          <w:rtl/>
        </w:rPr>
        <w:t>א.</w:t>
      </w:r>
      <w:r w:rsidRPr="006F178A">
        <w:rPr>
          <w:rtl/>
        </w:rPr>
        <w:t xml:space="preserve"> </w:t>
      </w:r>
      <w:ins w:id="90502" w:author="מנוע מכני" w:date="2026-10-11T12:04:40Z">
        <w:r>
          <w:rPr>
            <w:rStyle w:val="2fb"/>
            <w:rtl/>
          </w:rPr>
          <w:t xml:space="preserve">ר"א</w:t>
        </w:r>
      </w:ins>
      <w:del w:id="90503" w:author="מנוע מכני" w:date="2026-10-11T12:04:40Z">
        <w:r w:rsidRPr="006F178A">
          <w:rPr>
            <w:rtl/>
          </w:rPr>
          <w:delText xml:space="preserve">רבי אלעזר</w:delText>
        </w:r>
      </w:del>
      <w:r w:rsidRPr="006F178A">
        <w:rPr>
          <w:rtl/>
        </w:rPr>
        <w:t xml:space="preserve"> </w:t>
      </w:r>
      <w:r w:rsidRPr="006F178A">
        <w:rPr>
          <w:rStyle w:val="2fb"/>
          <w:rtl/>
        </w:rPr>
        <w:t xml:space="preserve">וריב"ח</w:t>
      </w:r>
      <w:r w:rsidRPr="006F178A">
        <w:rPr>
          <w:rtl/>
        </w:rPr>
        <w:t xml:space="preserve">. חד </w:t>
      </w:r>
      <w:r w:rsidRPr="006F178A">
        <w:rPr>
          <w:rtl/>
        </w:rPr>
        <w:t xml:space="preserve">אמר</w:t>
      </w:r>
      <w:r w:rsidRPr="006F178A">
        <w:rPr>
          <w:rtl/>
        </w:rPr>
        <w:t xml:space="preserve">: הא והא בלחה, ול"ק. כאן - ביד, כאן - בכלי, [דביבשה ודאי מותר דמיפרכא]</w:t>
      </w:r>
    </w:p>
    <w:p w:rsidR="005851B8" w:rsidRDefault="005851B8" w:rsidP="005851B8">
      <w:pPr>
        <w:rPr>
          <w:rtl/>
        </w:rPr>
      </w:pPr>
      <w:r w:rsidRPr="006F178A">
        <w:rPr>
          <w:rtl/>
        </w:rPr>
        <w:t xml:space="preserve">וחד </w:t>
      </w:r>
      <w:r w:rsidRPr="006F178A">
        <w:rPr>
          <w:rtl/>
        </w:rPr>
        <w:t xml:space="preserve">אמר</w:t>
      </w:r>
      <w:r w:rsidRPr="006F178A">
        <w:rPr>
          <w:rtl/>
        </w:rPr>
        <w:t xml:space="preserve">: הא והא ביד, ול"ק. הא - בלחה, הא - ביבישה. [דבכלי ודאי אסור]</w:t>
      </w:r>
    </w:p>
    <w:p w:rsidR="005851B8" w:rsidRPr="009757B9" w:rsidRDefault="005851B8" w:rsidP="005851B8">
      <w:pPr>
        <w:rPr>
          <w:rFonts w:cs="Guttman Vilna"/>
          <w:b/>
          <w:bCs/>
          <w:rtl/>
        </w:rPr>
      </w:pPr>
      <w:r w:rsidRPr="006F178A">
        <w:rPr>
          <w:rtl/>
        </w:rPr>
        <w:t xml:space="preserve">ולמ"ד</w:t>
      </w:r>
      <w:r w:rsidRPr="006F178A">
        <w:rPr>
          <w:rtl/>
        </w:rPr>
        <w:t xml:space="preserve"> בלחה הא דבכלי אסור היינו משום משום </w:t>
      </w:r>
      <w:r>
        <w:rPr>
          <w:rtl/>
        </w:rPr>
        <w:t>ד</w:t>
      </w:r>
      <w:r w:rsidRPr="006F178A">
        <w:rPr>
          <w:rtl/>
        </w:rPr>
        <w:t xml:space="preserve">בעי </w:t>
      </w:r>
      <w:ins w:id="94708" w:author="מנוע מכני" w:date="2026-10-11T12:04:40Z">
        <w:r>
          <w:rPr>
            <w:rtl/>
          </w:rPr>
          <w:t xml:space="preserve">לומר</w:t>
        </w:r>
      </w:ins>
      <w:del w:id="94709" w:author="מנוע מכני" w:date="2026-10-11T12:04:40Z">
        <w:r w:rsidRPr="006F178A">
          <w:rPr>
            <w:rtl/>
          </w:rPr>
          <w:delText xml:space="preserve">למימר</w:delText>
        </w:r>
      </w:del>
      <w:r w:rsidRPr="006F178A">
        <w:rPr>
          <w:rtl/>
        </w:rPr>
        <w:t xml:space="preserve"> </w:t>
      </w:r>
      <w:r w:rsidRPr="006F178A">
        <w:rPr>
          <w:rStyle w:val="2fb"/>
          <w:rtl/>
        </w:rPr>
        <w:t xml:space="preserve">דלר"א</w:t>
      </w:r>
      <w:r w:rsidRPr="006F178A">
        <w:rPr>
          <w:rtl/>
        </w:rPr>
        <w:t xml:space="preserve"> </w:t>
      </w:r>
      <w:r>
        <w:rPr>
          <w:rtl/>
        </w:rPr>
        <w:t>אפי'</w:t>
      </w:r>
      <w:r w:rsidRPr="006F178A">
        <w:rPr>
          <w:rtl/>
        </w:rPr>
        <w:t xml:space="preserve"> בכלי שרי.</w:t>
      </w:r>
    </w:p>
    <w:p w:rsidR="005851B8" w:rsidRDefault="005851B8" w:rsidP="005851B8">
      <w:pPr>
        <w:rPr>
          <w:rtl/>
        </w:rPr>
      </w:pPr>
      <w:ins w:id="94148" w:author="מנוע מכני" w:date="2026-10-11T12:04:40Z">
        <w:r>
          <w:rPr>
            <w:rtl/>
          </w:rPr>
          <w:t xml:space="preserve">סבר</w:t>
        </w:r>
      </w:ins>
      <w:del w:id="94149" w:author="מנוע מכני" w:date="2026-10-11T12:04:40Z">
        <w:r w:rsidRPr="006F178A">
          <w:rPr>
            <w:rtl/>
          </w:rPr>
          <w:delText xml:space="preserve">ס"ל</w:delText>
        </w:r>
      </w:del>
      <w:r w:rsidRPr="006F178A">
        <w:rPr>
          <w:rtl/>
        </w:rPr>
        <w:t xml:space="preserve"> </w:t>
      </w:r>
      <w:ins w:id="91830" w:author="מנוע מכני" w:date="2026-10-11T12:04:40Z">
        <w:r>
          <w:rPr>
            <w:rtl/>
          </w:rPr>
          <w:t xml:space="preserve">שהרי</w:t>
        </w:r>
      </w:ins>
      <w:del w:id="91831" w:author="מנוע מכני" w:date="2026-10-11T12:04:40Z">
        <w:r w:rsidRPr="006F178A">
          <w:rPr>
            <w:rtl/>
          </w:rPr>
          <w:delText xml:space="preserve">דהא</w:delText>
        </w:r>
      </w:del>
      <w:r w:rsidRPr="006F178A">
        <w:rPr>
          <w:rtl/>
        </w:rPr>
        <w:t xml:space="preserve"> </w:t>
      </w:r>
      <w:ins w:id="94440" w:author="מנוע מכני" w:date="2026-10-11T12:04:40Z">
        <w:r>
          <w:rPr>
            <w:rtl/>
          </w:rPr>
          <w:t xml:space="preserve">דשונה</w:t>
        </w:r>
      </w:ins>
      <w:del w:id="94441" w:author="מנוע מכני" w:date="2026-10-11T12:04:40Z">
        <w:r w:rsidRPr="006F178A">
          <w:rPr>
            <w:rtl/>
          </w:rPr>
          <w:delText xml:space="preserve">דמתני</w:delText>
        </w:r>
      </w:del>
      <w:r w:rsidRPr="006F178A">
        <w:rPr>
          <w:rtl/>
        </w:rPr>
        <w:t xml:space="preserve"> דביד ולא בכלי היינו איסור דרבנן דומיא דהרכיבו והבאתו מחוץ לתחום קתני, [אבל כלי דאורייתא הוא]</w:t>
      </w:r>
    </w:p>
    <w:p>
      <w:pPr>
        <w:pStyle w:val="38"/>
        <w:rPr>
          <w:ins w:id="96933" w:author="מנוע מכני" w:date="2026-10-11T12:04:40Z"/>
        </w:rPr>
      </w:pPr>
      <w:r w:rsidRPr="006F178A">
        <w:t xml:space="preserve">ואידך</w:t>
      </w:r>
    </w:p>
    <w:p w:rsidR="005851B8" w:rsidRPr="009757B9" w:rsidRDefault="005851B8" w:rsidP="005851B8">
      <w:pPr>
        <w:rPr>
          <w:rFonts w:cs="Guttman Vilna"/>
          <w:b/>
          <w:bCs/>
          <w:rtl/>
        </w:rPr>
      </w:pPr>
      <w:del w:id="96934" w:author="מנוע מכני" w:date="2026-10-11T12:04:40Z">
        <w:r w:rsidRPr="006F178A">
          <w:rPr>
            <w:rtl/>
          </w:rPr>
          <w:delText xml:space="preserve"> </w:delText>
        </w:r>
      </w:del>
      <w:r w:rsidRPr="006F178A">
        <w:rPr>
          <w:rtl/>
        </w:rPr>
        <w:t xml:space="preserve">מ"ד</w:t>
      </w:r>
      <w:r w:rsidRPr="006F178A">
        <w:rPr>
          <w:rtl/>
        </w:rPr>
        <w:t xml:space="preserve"> [דבלחה בכלי ואסור מדאורייתא] </w:t>
      </w:r>
      <w:ins w:id="94150" w:author="מנוע מכני" w:date="2026-10-11T12:04:40Z">
        <w:r>
          <w:rPr>
            <w:rtl/>
          </w:rPr>
          <w:t xml:space="preserve">סבר</w:t>
        </w:r>
      </w:ins>
      <w:del w:id="94151" w:author="מנוע מכני" w:date="2026-10-11T12:04:40Z">
        <w:r w:rsidRPr="006F178A">
          <w:rPr>
            <w:rtl/>
          </w:rPr>
          <w:delText xml:space="preserve">ס"ל</w:delText>
        </w:r>
      </w:del>
      <w:r w:rsidRPr="006F178A">
        <w:rPr>
          <w:rtl/>
        </w:rPr>
        <w:t xml:space="preserve"> דהרכיבו גם איסור דאורייתא </w:t>
      </w:r>
      <w:r w:rsidRPr="006F178A">
        <w:rPr>
          <w:rStyle w:val="afffe"/>
          <w:rFonts w:ascii="Fb Fontext" w:hAnsi="Fb Fontext"/>
          <w:rtl/>
        </w:rPr>
        <w:t>ולא</w:t>
      </w:r>
      <w:r w:rsidRPr="006F178A">
        <w:rPr>
          <w:rtl/>
        </w:rPr>
        <w:t xml:space="preserve"> </w:t>
      </w:r>
      <w:r w:rsidRPr="006F178A">
        <w:rPr>
          <w:rStyle w:val="2fb"/>
          <w:rtl/>
        </w:rPr>
        <w:t xml:space="preserve">כר"נ</w:t>
      </w:r>
      <w:r w:rsidRPr="006F178A">
        <w:rPr>
          <w:rtl/>
        </w:rPr>
        <w:t xml:space="preserve"> דאמר דהחי נושא את עצמו.</w:t>
      </w:r>
    </w:p>
    <w:p>
      <w:pPr>
        <w:pStyle w:val="38"/>
        <w:rPr>
          <w:ins w:id="96935" w:author="מנוע מכני" w:date="2026-10-11T12:04:40Z"/>
        </w:rPr>
      </w:pPr>
      <w:r w:rsidRPr="006F178A">
        <w:t xml:space="preserve">והך</w:t>
      </w:r>
    </w:p>
    <w:p w:rsidR="005851B8" w:rsidRPr="009757B9" w:rsidRDefault="005851B8" w:rsidP="005851B8">
      <w:pPr>
        <w:rPr>
          <w:rFonts w:cs="Guttman Vilna"/>
          <w:b/>
          <w:bCs/>
          <w:rtl/>
        </w:rPr>
      </w:pPr>
      <w:del w:id="96936" w:author="מנוע מכני" w:date="2026-10-11T12:04:40Z">
        <w:r w:rsidRPr="006F178A">
          <w:rPr>
            <w:rtl/>
          </w:rPr>
          <w:delText xml:space="preserve"> </w:delText>
        </w:r>
      </w:del>
      <w:r w:rsidRPr="006F178A">
        <w:rPr>
          <w:rtl/>
        </w:rPr>
        <w:t xml:space="preserve">דהבאתו מחוץ לתחום - </w:t>
      </w:r>
      <w:r w:rsidRPr="006F178A">
        <w:rPr>
          <w:rStyle w:val="2fb"/>
          <w:rtl/>
        </w:rPr>
        <w:t xml:space="preserve">כר"ע</w:t>
      </w:r>
      <w:r w:rsidRPr="006F178A">
        <w:rPr>
          <w:rtl/>
        </w:rPr>
        <w:t xml:space="preserve"> דאמר: תחומין דאורייתא.</w:t>
      </w:r>
    </w:p>
    <w:p w:rsidR="005851B8" w:rsidRPr="006F178A" w:rsidRDefault="005851B8" w:rsidP="005851B8">
      <w:pPr>
        <w:rPr>
          <w:rStyle w:val="afffe"/>
          <w:rFonts w:ascii="Fb Fontext" w:hAnsi="Fb Fontext"/>
          <w:b/>
          <w:rtl/>
        </w:rPr>
      </w:pPr>
      <w:r w:rsidRPr="006F178A">
        <w:rPr>
          <w:rtl/>
        </w:rPr>
        <w:t xml:space="preserve">ודחה </w:t>
      </w:r>
      <w:r w:rsidRPr="006F178A">
        <w:rPr>
          <w:rStyle w:val="2fb"/>
          <w:rtl/>
        </w:rPr>
        <w:t xml:space="preserve">רב יוסף</w:t>
      </w:r>
      <w:r w:rsidRPr="006F178A">
        <w:rPr>
          <w:rtl/>
        </w:rPr>
        <w:t xml:space="preserve"> דלהדיא סיפא דמתני' </w:t>
      </w:r>
      <w:ins w:id="91832" w:author="מנוע מכני" w:date="2026-10-11T12:04:40Z">
        <w:r>
          <w:rPr>
            <w:rtl/>
          </w:rPr>
          <w:t xml:space="preserve">שם</w:t>
        </w:r>
      </w:ins>
      <w:del w:id="91833" w:author="מנוע מכני" w:date="2026-10-11T12:04:40Z">
        <w:r w:rsidRPr="006F178A">
          <w:rPr>
            <w:rtl/>
          </w:rPr>
          <w:delText xml:space="preserve">התם</w:delText>
        </w:r>
      </w:del>
      <w:r w:rsidRPr="006F178A">
        <w:rPr>
          <w:rtl/>
        </w:rPr>
        <w:t xml:space="preserve"> </w:t>
      </w:r>
      <w:r w:rsidRPr="006F178A">
        <w:rPr>
          <w:rStyle w:val="2fb"/>
          <w:rtl/>
        </w:rPr>
        <w:t xml:space="preserve">אר"א</w:t>
      </w:r>
      <w:r w:rsidRPr="006F178A">
        <w:rPr>
          <w:rtl/>
        </w:rPr>
        <w:t xml:space="preserve"> </w:t>
      </w:r>
      <w:r w:rsidRPr="006F178A">
        <w:rPr>
          <w:rtl/>
        </w:rPr>
        <w:t xml:space="preserve">ק"ו</w:t>
      </w:r>
      <w:r w:rsidRPr="006F178A">
        <w:rPr>
          <w:rtl/>
        </w:rPr>
        <w:t xml:space="preserve"> ומה שחיטה שהיא משום מלאכה - דוחה את השבת, אלו שמשום שבות - אינו דין שידחו את השבת?.</w:t>
      </w:r>
    </w:p>
    <w:p>
      <w:pPr>
        <w:pStyle w:val="38"/>
        <w:rPr>
          <w:ins w:id="96937" w:author="מנוע מכני" w:date="2026-10-11T12:04:40Z"/>
        </w:rPr>
      </w:pPr>
      <w:r w:rsidRPr="006F178A">
        <w:t>ב.</w:t>
      </w:r>
      <w:r w:rsidRPr="006F178A">
        <w:t xml:space="preserve"> אלא </w:t>
      </w:r>
      <w:r w:rsidRPr="006F178A">
        <w:t xml:space="preserve">אמר</w:t>
      </w:r>
      <w:r w:rsidRPr="006F178A">
        <w:t xml:space="preserve"> רב יוסף:</w:t>
      </w:r>
    </w:p>
    <w:p w:rsidR="005851B8" w:rsidRPr="009757B9" w:rsidRDefault="005851B8" w:rsidP="005851B8">
      <w:pPr>
        <w:rPr>
          <w:rFonts w:cs="Guttman Vilna"/>
          <w:b/>
          <w:bCs/>
          <w:rtl/>
        </w:rPr>
      </w:pPr>
      <w:del w:id="96938" w:author="מנוע מכני" w:date="2026-10-11T12:04:40Z">
        <w:r w:rsidRPr="006F178A">
          <w:rPr>
            <w:rtl/>
          </w:rPr>
          <w:delText xml:space="preserve"> </w:delText>
        </w:r>
      </w:del>
      <w:r w:rsidRPr="006F178A">
        <w:rPr>
          <w:rtl/>
        </w:rPr>
        <w:t xml:space="preserve">הא והא ביד, ושבות מקדש במקדש - התירו, שבות דמקדש במדינה - </w:t>
      </w:r>
      <w:r w:rsidRPr="006F178A">
        <w:rPr>
          <w:rtl/>
        </w:rPr>
        <w:t xml:space="preserve">לא</w:t>
      </w:r>
      <w:r w:rsidRPr="006F178A">
        <w:rPr>
          <w:rtl/>
        </w:rPr>
        <w:t xml:space="preserve"> התירו.</w:t>
      </w:r>
    </w:p>
    <w:p w:rsidR="005851B8" w:rsidRPr="009757B9" w:rsidRDefault="005851B8" w:rsidP="005851B8">
      <w:pPr>
        <w:rPr>
          <w:rFonts w:cs="Guttman Vilna"/>
          <w:b/>
          <w:bCs/>
          <w:rtl/>
        </w:rPr>
      </w:pPr>
      <w:ins w:id="94248" w:author="מנוע מכני" w:date="2026-10-11T12:04:40Z">
        <w:r>
          <w:rPr>
            <w:rtl/>
          </w:rPr>
          <w:t xml:space="preserve">ישב</w:t>
        </w:r>
      </w:ins>
      <w:del w:id="94249" w:author="מנוע מכני" w:date="2026-10-11T12:04:40Z">
        <w:r w:rsidRPr="006F178A">
          <w:rPr>
            <w:rtl/>
          </w:rPr>
          <w:delText xml:space="preserve">יתיב</w:delText>
        </w:r>
      </w:del>
      <w:r w:rsidRPr="006F178A">
        <w:rPr>
          <w:rtl/>
        </w:rPr>
        <w:t xml:space="preserve"> </w:t>
      </w:r>
      <w:r w:rsidRPr="006F178A">
        <w:rPr>
          <w:rStyle w:val="2fb"/>
          <w:rtl/>
        </w:rPr>
        <w:t xml:space="preserve">אביי</w:t>
      </w:r>
      <w:r w:rsidRPr="006F178A">
        <w:rPr>
          <w:rtl/>
        </w:rPr>
        <w:t xml:space="preserve"> </w:t>
      </w:r>
      <w:ins w:id="93186" w:author="מנוע מכני" w:date="2026-10-11T12:04:40Z">
        <w:r>
          <w:rPr>
            <w:rtl/>
          </w:rPr>
          <w:t xml:space="preserve">ואומר</w:t>
        </w:r>
      </w:ins>
      <w:del w:id="93187" w:author="מנוע מכני" w:date="2026-10-11T12:04:40Z">
        <w:r w:rsidRPr="006F178A">
          <w:rPr>
            <w:rtl/>
          </w:rPr>
          <w:delText xml:space="preserve">וקאמר</w:delText>
        </w:r>
      </w:del>
      <w:r w:rsidRPr="006F178A">
        <w:rPr>
          <w:rtl/>
        </w:rPr>
        <w:t xml:space="preserve"> להא </w:t>
      </w:r>
      <w:ins w:id="93460" w:author="מנוע מכני" w:date="2026-10-11T12:04:40Z">
        <w:r>
          <w:rPr>
            <w:rtl/>
          </w:rPr>
          <w:t xml:space="preserve">שמועה</w:t>
        </w:r>
      </w:ins>
      <w:del w:id="93461" w:author="מנוע מכני" w:date="2026-10-11T12:04:40Z">
        <w:r w:rsidRPr="006F178A">
          <w:rPr>
            <w:rtl/>
          </w:rPr>
          <w:delText xml:space="preserve">שמעתא</w:delText>
        </w:r>
      </w:del>
      <w:r w:rsidRPr="006F178A">
        <w:rPr>
          <w:rtl/>
        </w:rPr>
        <w:t xml:space="preserve">. איתיביה </w:t>
      </w:r>
      <w:ins w:id="90504" w:author="מנוע מכני" w:date="2026-10-11T12:04:40Z">
        <w:r>
          <w:rPr>
            <w:rStyle w:val="2fb"/>
            <w:rtl/>
          </w:rPr>
          <w:t xml:space="preserve">ר"ס</w:t>
        </w:r>
      </w:ins>
      <w:del w:id="90505" w:author="מנוע מכני" w:date="2026-10-11T12:04:40Z">
        <w:r w:rsidRPr="006F178A">
          <w:rPr>
            <w:rtl/>
          </w:rPr>
          <w:delText xml:space="preserve">רב ספרא</w:delText>
        </w:r>
      </w:del>
      <w:r w:rsidRPr="006F178A">
        <w:rPr>
          <w:rtl/>
        </w:rPr>
        <w:t xml:space="preserve"> </w:t>
      </w:r>
      <w:r w:rsidRPr="006F178A">
        <w:rPr>
          <w:rStyle w:val="2fb"/>
          <w:rtl/>
        </w:rPr>
        <w:t xml:space="preserve">לאביי</w:t>
      </w:r>
      <w:r w:rsidRPr="006F178A">
        <w:rPr>
          <w:rtl/>
        </w:rPr>
        <w:t xml:space="preserve">.</w:t>
      </w:r>
    </w:p>
    <w:p>
      <w:pPr>
        <w:pStyle w:val="38"/>
        <w:rPr>
          <w:ins w:id="96939" w:author="מנוע מכני" w:date="2026-10-11T12:04:40Z"/>
        </w:rPr>
      </w:pPr>
      <w:r w:rsidRPr="006F178A">
        <w:t xml:space="preserve">והך</w:t>
      </w:r>
    </w:p>
    <w:p w:rsidR="005851B8" w:rsidRPr="009757B9" w:rsidRDefault="005851B8" w:rsidP="005851B8">
      <w:pPr>
        <w:rPr>
          <w:rFonts w:cs="Guttman Vilna"/>
          <w:b/>
          <w:bCs/>
          <w:rtl/>
        </w:rPr>
      </w:pPr>
      <w:del w:id="96940" w:author="מנוע מכני" w:date="2026-10-11T12:04:40Z">
        <w:r w:rsidRPr="006F178A">
          <w:rPr>
            <w:rtl/>
          </w:rPr>
          <w:delText xml:space="preserve"> </w:delText>
        </w:r>
      </w:del>
      <w:r w:rsidRPr="006F178A">
        <w:rPr>
          <w:rtl/>
        </w:rPr>
        <w:t xml:space="preserve">דהיה קורא בספר על האסקופה, ונתגלגל הספר מידו - גוללו אצלו. </w:t>
      </w:r>
      <w:r w:rsidRPr="006F178A">
        <w:rPr>
          <w:rtl/>
        </w:rPr>
        <w:t xml:space="preserve">לא</w:t>
      </w:r>
      <w:r w:rsidRPr="006F178A">
        <w:rPr>
          <w:rtl/>
        </w:rPr>
        <w:t xml:space="preserve"> גזרי </w:t>
      </w:r>
      <w:r>
        <w:rPr>
          <w:rtl/>
        </w:rPr>
        <w:t>אפי'</w:t>
      </w:r>
      <w:r w:rsidRPr="006F178A">
        <w:rPr>
          <w:rtl/>
        </w:rPr>
        <w:t xml:space="preserve"> דשבות מקדש במדינה.</w:t>
      </w:r>
    </w:p>
    <w:p w:rsidR="005851B8" w:rsidRPr="00B3644D" w:rsidRDefault="005851B8" w:rsidP="005851B8">
      <w:pPr>
        <w:rPr>
          <w:rFonts w:cs="Guttman Vilna"/>
          <w:b/>
          <w:bCs/>
          <w:spacing w:val="-4"/>
          <w:rtl/>
        </w:rPr>
      </w:pPr>
      <w:ins w:id="91838" w:author="מנוע מכני" w:date="2026-10-11T12:04:40Z">
        <w:r>
          <w:rPr>
            <w:spacing w:val="-4"/>
            <w:rtl/>
          </w:rPr>
          <w:t xml:space="preserve">שהרי</w:t>
        </w:r>
      </w:ins>
      <w:del w:id="91839" w:author="מנוע מכני" w:date="2026-10-11T12:04:40Z">
        <w:r w:rsidRPr="00B3644D">
          <w:rPr>
            <w:spacing w:val="-4"/>
            <w:rtl/>
          </w:rPr>
          <w:delText xml:space="preserve">דהא</w:delText>
        </w:r>
      </w:del>
      <w:r w:rsidRPr="00B3644D">
        <w:rPr>
          <w:spacing w:val="-4"/>
          <w:rtl/>
        </w:rPr>
        <w:t xml:space="preserve"> אוקמינא באסקופה כרמלית, </w:t>
      </w:r>
      <w:r w:rsidRPr="00B3644D">
        <w:rPr>
          <w:rStyle w:val="2fb"/>
          <w:spacing w:val="-4"/>
          <w:rtl/>
        </w:rPr>
        <w:t xml:space="preserve">והר"ר</w:t>
      </w:r>
      <w:r w:rsidRPr="00B3644D">
        <w:rPr>
          <w:spacing w:val="-4"/>
          <w:rtl/>
        </w:rPr>
        <w:t xml:space="preserve"> עוברת לפניה דכיון דאיגדו בידו - </w:t>
      </w:r>
      <w:ins w:id="90506" w:author="מנוע מכני" w:date="2026-10-11T12:04:40Z">
        <w:r>
          <w:rPr>
            <w:spacing w:val="-4"/>
            <w:rtl/>
          </w:rPr>
          <w:t xml:space="preserve">אפי'</w:t>
        </w:r>
      </w:ins>
      <w:del w:id="90507" w:author="מנוע מכני" w:date="2026-10-11T12:04:40Z">
        <w:r w:rsidRPr="00B3644D">
          <w:rPr>
            <w:spacing w:val="-4"/>
            <w:rtl/>
          </w:rPr>
          <w:delText xml:space="preserve">אפילו</w:delText>
        </w:r>
      </w:del>
      <w:r w:rsidRPr="00B3644D">
        <w:rPr>
          <w:spacing w:val="-4"/>
          <w:rtl/>
        </w:rPr>
        <w:t xml:space="preserve"> שבות </w:t>
      </w:r>
      <w:ins w:id="91836" w:author="מנוע מכני" w:date="2026-10-11T12:04:40Z">
        <w:r>
          <w:rPr>
            <w:spacing w:val="-4"/>
            <w:rtl/>
          </w:rPr>
          <w:t xml:space="preserve">גם</w:t>
        </w:r>
      </w:ins>
      <w:del w:id="91837" w:author="מנוע מכני" w:date="2026-10-11T12:04:40Z">
        <w:r w:rsidRPr="00B3644D">
          <w:rPr>
            <w:spacing w:val="-4"/>
            <w:rtl/>
          </w:rPr>
          <w:delText xml:space="preserve">נמי</w:delText>
        </w:r>
      </w:del>
      <w:r w:rsidRPr="00B3644D">
        <w:rPr>
          <w:spacing w:val="-4"/>
          <w:rtl/>
        </w:rPr>
        <w:t xml:space="preserve"> </w:t>
      </w:r>
      <w:ins w:id="91834" w:author="מנוע מכני" w:date="2026-10-11T12:04:40Z">
        <w:r>
          <w:rPr>
            <w:spacing w:val="-4"/>
            <w:rtl/>
          </w:rPr>
          <w:t xml:space="preserve">אין</w:t>
        </w:r>
      </w:ins>
      <w:del w:id="91835" w:author="מנוע מכני" w:date="2026-10-11T12:04:40Z">
        <w:r w:rsidRPr="00B3644D">
          <w:rPr>
            <w:spacing w:val="-4"/>
            <w:rtl/>
          </w:rPr>
          <w:delText xml:space="preserve">ליכא</w:delText>
        </w:r>
      </w:del>
      <w:r w:rsidRPr="00B3644D">
        <w:rPr>
          <w:spacing w:val="-4"/>
          <w:rtl/>
        </w:rPr>
        <w:t xml:space="preserve">.</w:t>
      </w:r>
    </w:p>
    <w:p>
      <w:pPr>
        <w:pStyle w:val="38"/>
        <w:rPr>
          <w:ins w:id="96941" w:author="מנוע מכני" w:date="2026-10-11T12:04:40Z"/>
        </w:rPr>
      </w:pPr>
      <w:r w:rsidRPr="006F178A">
        <w:t xml:space="preserve">והך</w:t>
      </w:r>
    </w:p>
    <w:p w:rsidR="005851B8" w:rsidRPr="009757B9" w:rsidRDefault="005851B8" w:rsidP="005851B8">
      <w:pPr>
        <w:rPr>
          <w:rFonts w:cs="Guttman Vilna"/>
          <w:b/>
          <w:bCs/>
          <w:rtl/>
        </w:rPr>
      </w:pPr>
      <w:del w:id="96942" w:author="מנוע מכני" w:date="2026-10-11T12:04:40Z">
        <w:r w:rsidRPr="006F178A">
          <w:rPr>
            <w:rtl/>
          </w:rPr>
          <w:delText xml:space="preserve"> </w:delText>
        </w:r>
      </w:del>
      <w:r w:rsidRPr="006F178A">
        <w:rPr>
          <w:rtl/>
        </w:rPr>
        <w:t xml:space="preserve">דמשלשלין את הפסח לתנור עם חשיכה. </w:t>
      </w:r>
      <w:r>
        <w:rPr>
          <w:rtl/>
        </w:rPr>
        <w:t>אפי'</w:t>
      </w:r>
      <w:r w:rsidRPr="006F178A">
        <w:rPr>
          <w:rtl/>
        </w:rPr>
        <w:t xml:space="preserve"> דשבות מקדש במדינה ולא גזרישמא יחתה דבני חבורה זריזין הן.</w:t>
      </w:r>
    </w:p>
    <w:p w:rsidR="005851B8" w:rsidRPr="006F178A" w:rsidRDefault="005851B8" w:rsidP="005851B8">
      <w:pPr>
        <w:rPr>
          <w:rStyle w:val="afffe"/>
          <w:rFonts w:ascii="Fb Fontext" w:hAnsi="Fb Fontext"/>
          <w:b/>
          <w:rtl/>
        </w:rPr>
      </w:pPr>
      <w:r w:rsidRPr="006F178A">
        <w:rPr>
          <w:rStyle w:val="2fb"/>
          <w:rtl/>
        </w:rPr>
        <w:t xml:space="preserve">ואביי</w:t>
      </w:r>
      <w:r w:rsidRPr="006F178A">
        <w:rPr>
          <w:rtl/>
        </w:rPr>
        <w:t xml:space="preserve"> </w:t>
      </w:r>
      <w:ins w:id="94152" w:author="מנוע מכני" w:date="2026-10-11T12:04:40Z">
        <w:r>
          <w:rPr>
            <w:rtl/>
          </w:rPr>
          <w:t xml:space="preserve">סבר</w:t>
        </w:r>
      </w:ins>
      <w:del w:id="94153" w:author="מנוע מכני" w:date="2026-10-11T12:04:40Z">
        <w:r w:rsidRPr="006F178A">
          <w:rPr>
            <w:rtl/>
          </w:rPr>
          <w:delText xml:space="preserve">ס"ל</w:delText>
        </w:r>
      </w:del>
      <w:r w:rsidRPr="006F178A">
        <w:rPr>
          <w:rtl/>
        </w:rPr>
        <w:t xml:space="preserve"> כהנים זריזין הן - </w:t>
      </w:r>
      <w:ins w:id="91840" w:author="מנוע מכני" w:date="2026-10-11T12:04:40Z">
        <w:r>
          <w:rPr>
            <w:rtl/>
          </w:rPr>
          <w:t xml:space="preserve">אומרים</w:t>
        </w:r>
      </w:ins>
      <w:del w:id="91841" w:author="מנוע מכני" w:date="2026-10-11T12:04:40Z">
        <w:r w:rsidRPr="006F178A">
          <w:rPr>
            <w:rtl/>
          </w:rPr>
          <w:delText xml:space="preserve">אמרינן</w:delText>
        </w:r>
      </w:del>
      <w:r w:rsidRPr="006F178A">
        <w:rPr>
          <w:rtl/>
        </w:rPr>
        <w:t xml:space="preserve">, בני חבורה זריזין הן - </w:t>
      </w:r>
      <w:r w:rsidRPr="006F178A">
        <w:rPr>
          <w:rtl/>
        </w:rPr>
        <w:t xml:space="preserve">לא</w:t>
      </w:r>
      <w:r w:rsidRPr="006F178A">
        <w:rPr>
          <w:rtl/>
        </w:rPr>
        <w:t xml:space="preserve"> </w:t>
      </w:r>
      <w:ins w:id="91842" w:author="מנוע מכני" w:date="2026-10-11T12:04:40Z">
        <w:r>
          <w:rPr>
            <w:rtl/>
          </w:rPr>
          <w:t xml:space="preserve">אומרים</w:t>
        </w:r>
      </w:ins>
      <w:del w:id="91843" w:author="מנוע מכני" w:date="2026-10-11T12:04:40Z">
        <w:r w:rsidRPr="006F178A">
          <w:rPr>
            <w:rtl/>
          </w:rPr>
          <w:delText xml:space="preserve">אמרינן</w:delText>
        </w:r>
      </w:del>
      <w:r w:rsidRPr="006F178A">
        <w:rPr>
          <w:rtl/>
        </w:rPr>
        <w:t xml:space="preserve">.</w:t>
      </w:r>
    </w:p>
    <w:p>
      <w:pPr>
        <w:pStyle w:val="38"/>
        <w:rPr>
          <w:ins w:id="96943" w:author="מנוע מכני" w:date="2026-10-11T12:04:40Z"/>
        </w:rPr>
      </w:pPr>
      <w:r w:rsidRPr="00B3644D">
        <w:t>ג.</w:t>
      </w:r>
      <w:r w:rsidRPr="00B3644D">
        <w:t xml:space="preserve"> רבא:</w:t>
      </w:r>
    </w:p>
    <w:p w:rsidR="005851B8" w:rsidRPr="00B3644D" w:rsidRDefault="005851B8" w:rsidP="005851B8">
      <w:pPr>
        <w:rPr>
          <w:rFonts w:cs="Guttman Vilna"/>
          <w:b/>
          <w:bCs/>
          <w:spacing w:val="-4"/>
          <w:rtl/>
        </w:rPr>
      </w:pPr>
      <w:del w:id="96944" w:author="מנוע מכני" w:date="2026-10-11T12:04:40Z">
        <w:r w:rsidRPr="00B3644D">
          <w:rPr>
            <w:spacing w:val="-4"/>
            <w:rtl/>
          </w:rPr>
          <w:delText xml:space="preserve"> </w:delText>
        </w:r>
      </w:del>
      <w:r w:rsidRPr="00B3644D">
        <w:rPr>
          <w:rStyle w:val="2fb"/>
          <w:spacing w:val="-4"/>
          <w:rtl/>
        </w:rPr>
        <w:t xml:space="preserve">ר"</w:t>
      </w:r>
      <w:r w:rsidRPr="00B3644D">
        <w:rPr>
          <w:rStyle w:val="2fb"/>
          <w:rFonts w:hint="cs"/>
          <w:spacing w:val="-4"/>
          <w:rtl/>
        </w:rPr>
        <w:t xml:space="preserve">א</w:t>
      </w:r>
      <w:r w:rsidRPr="00B3644D">
        <w:rPr>
          <w:rFonts w:hint="cs"/>
          <w:spacing w:val="-4"/>
          <w:rtl/>
        </w:rPr>
        <w:t xml:space="preserve"> ד</w:t>
      </w:r>
      <w:r w:rsidRPr="00B3644D">
        <w:rPr>
          <w:spacing w:val="-4"/>
          <w:rtl/>
        </w:rPr>
        <w:t xml:space="preserve">מכשירי מצוה דוחין את השבת. ומודה </w:t>
      </w:r>
      <w:ins w:id="90508" w:author="מנוע מכני" w:date="2026-10-11T12:04:40Z">
        <w:r>
          <w:rPr>
            <w:rStyle w:val="2fb"/>
            <w:spacing w:val="-4"/>
            <w:rtl/>
          </w:rPr>
          <w:t xml:space="preserve">ר"א</w:t>
        </w:r>
      </w:ins>
      <w:del w:id="90509" w:author="מנוע מכני" w:date="2026-10-11T12:04:40Z">
        <w:r w:rsidRPr="00B3644D">
          <w:rPr>
            <w:spacing w:val="-4"/>
            <w:rtl/>
          </w:rPr>
          <w:delText xml:space="preserve">רבי אליעזר</w:delText>
        </w:r>
      </w:del>
      <w:r w:rsidRPr="00B3644D">
        <w:rPr>
          <w:spacing w:val="-4"/>
          <w:rtl/>
        </w:rPr>
        <w:t xml:space="preserve">, דכמה דאפשר לשנויי - </w:t>
      </w:r>
      <w:ins w:id="90519" w:author="Claude - סמנטי" w:date="2026-10-11T12:19:31Z">
        <w:r>
          <w:rPr>
            <w:spacing w:val="-4"/>
            <w:rtl/>
          </w:rPr>
          <w:t xml:space="preserve">מתרצים</w:t>
        </w:r>
      </w:ins>
      <w:del w:id="90520" w:author="Claude - סמנטי" w:date="2026-10-11T12:19:31Z">
        <w:r w:rsidRPr="00B3644D">
          <w:rPr>
            <w:spacing w:val="-4"/>
            <w:rtl/>
          </w:rPr>
          <w:delText xml:space="preserve">משנינן</w:delText>
        </w:r>
      </w:del>
      <w:r w:rsidRPr="00B3644D">
        <w:rPr>
          <w:spacing w:val="-4"/>
          <w:rtl/>
        </w:rPr>
        <w:t xml:space="preserve">.</w:t>
      </w:r>
    </w:p>
    <w:p w:rsidR="005851B8" w:rsidRPr="009757B9" w:rsidRDefault="005851B8" w:rsidP="005851B8">
      <w:pPr>
        <w:rPr>
          <w:rFonts w:cs="Guttman Vilna"/>
          <w:b/>
          <w:bCs/>
          <w:rtl/>
        </w:rPr>
      </w:pPr>
      <w:r w:rsidRPr="006F178A">
        <w:rPr>
          <w:rtl/>
        </w:rPr>
        <w:t xml:space="preserve">וכן מוכח מהא </w:t>
      </w:r>
      <w:r w:rsidRPr="006F178A">
        <w:rPr>
          <w:rtl/>
        </w:rPr>
        <w:t xml:space="preserve">דתניא</w:t>
      </w:r>
      <w:r w:rsidRPr="006F178A">
        <w:rPr>
          <w:rtl/>
        </w:rPr>
        <w:t xml:space="preserve">: כהן שעלתה בו יבלת - חבירו חותכה לו בשיניו. בשיניו - אין, בכלי - </w:t>
      </w:r>
      <w:r w:rsidRPr="006F178A">
        <w:rPr>
          <w:rtl/>
        </w:rPr>
        <w:t xml:space="preserve">לא</w:t>
      </w:r>
      <w:r w:rsidRPr="006F178A">
        <w:rPr>
          <w:rtl/>
        </w:rPr>
        <w:t xml:space="preserve">. חבירו - אין, </w:t>
      </w:r>
      <w:ins w:id="94710" w:author="מנוע מכני" w:date="2026-10-11T12:04:40Z">
        <w:r>
          <w:rPr>
            <w:rtl/>
          </w:rPr>
          <w:t xml:space="preserve">הוא</w:t>
        </w:r>
      </w:ins>
      <w:del w:id="94711" w:author="מנוע מכני" w:date="2026-10-11T12:04:40Z">
        <w:r w:rsidRPr="006F178A">
          <w:rPr>
            <w:rtl/>
          </w:rPr>
          <w:delText xml:space="preserve">איהו</w:delText>
        </w:r>
      </w:del>
      <w:r w:rsidRPr="006F178A">
        <w:rPr>
          <w:rtl/>
        </w:rPr>
        <w:t xml:space="preserve"> </w:t>
      </w:r>
      <w:r w:rsidRPr="006F178A">
        <w:rPr>
          <w:rtl/>
        </w:rPr>
        <w:t xml:space="preserve">לא</w:t>
      </w:r>
      <w:r w:rsidRPr="006F178A">
        <w:rPr>
          <w:rtl/>
        </w:rPr>
        <w:t xml:space="preserve">.</w:t>
      </w:r>
    </w:p>
    <w:p>
      <w:pPr>
        <w:pStyle w:val="38"/>
        <w:rPr>
          <w:ins w:id="96945" w:author="מנוע מכני" w:date="2026-10-11T12:04:40Z"/>
        </w:rPr>
      </w:pPr>
      <w:r w:rsidRPr="006F178A">
        <w:t xml:space="preserve">והיינו</w:t>
      </w:r>
    </w:p>
    <w:p w:rsidR="005851B8" w:rsidRPr="009757B9" w:rsidRDefault="005851B8" w:rsidP="005851B8">
      <w:pPr>
        <w:rPr>
          <w:rFonts w:cs="Guttman Vilna"/>
          <w:b/>
          <w:bCs/>
          <w:rtl/>
        </w:rPr>
      </w:pPr>
      <w:del w:id="96946" w:author="מנוע מכני" w:date="2026-10-11T12:04:40Z">
        <w:r w:rsidRPr="006F178A">
          <w:rPr>
            <w:rtl/>
          </w:rPr>
          <w:delText xml:space="preserve"> </w:delText>
        </w:r>
      </w:del>
      <w:r w:rsidRPr="006F178A">
        <w:rPr>
          <w:rStyle w:val="2fb"/>
          <w:rtl/>
        </w:rPr>
        <w:t xml:space="preserve">כר"א</w:t>
      </w:r>
      <w:r w:rsidRPr="006F178A">
        <w:rPr>
          <w:rtl/>
        </w:rPr>
        <w:t xml:space="preserve"> </w:t>
      </w:r>
      <w:ins w:id="91844" w:author="מנוע מכני" w:date="2026-10-11T12:04:40Z">
        <w:r>
          <w:rPr>
            <w:rtl/>
          </w:rPr>
          <w:t xml:space="preserve">דמקום</w:t>
        </w:r>
      </w:ins>
      <w:del w:id="91845" w:author="מנוע מכני" w:date="2026-10-11T12:04:40Z">
        <w:r w:rsidRPr="006F178A">
          <w:rPr>
            <w:rtl/>
          </w:rPr>
          <w:delText xml:space="preserve">דהיכא</w:delText>
        </w:r>
      </w:del>
      <w:r w:rsidRPr="006F178A">
        <w:rPr>
          <w:rtl/>
        </w:rPr>
        <w:t xml:space="preserve"> </w:t>
      </w:r>
      <w:ins w:id="91846" w:author="מנוע מכני" w:date="2026-10-11T12:04:40Z">
        <w:r>
          <w:rPr>
            <w:rtl/>
          </w:rPr>
          <w:t xml:space="preserve">דיש</w:t>
        </w:r>
      </w:ins>
      <w:del w:id="91847" w:author="מנוע מכני" w:date="2026-10-11T12:04:40Z">
        <w:r w:rsidRPr="006F178A">
          <w:rPr>
            <w:rtl/>
          </w:rPr>
          <w:delText xml:space="preserve">דאיכא</w:delText>
        </w:r>
      </w:del>
      <w:r w:rsidRPr="006F178A">
        <w:rPr>
          <w:rtl/>
        </w:rPr>
        <w:t xml:space="preserve"> לשנויי </w:t>
      </w:r>
      <w:ins w:id="90521" w:author="Claude - סמנטי" w:date="2026-10-11T12:19:31Z">
        <w:r>
          <w:rPr>
            <w:rtl/>
          </w:rPr>
          <w:t xml:space="preserve">מתרצים</w:t>
        </w:r>
      </w:ins>
      <w:del w:id="90522" w:author="Claude - סמנטי" w:date="2026-10-11T12:19:31Z">
        <w:r w:rsidRPr="006F178A">
          <w:rPr>
            <w:rtl/>
          </w:rPr>
          <w:delText xml:space="preserve">משנינן</w:delText>
        </w:r>
      </w:del>
      <w:r w:rsidRPr="006F178A">
        <w:rPr>
          <w:rtl/>
        </w:rPr>
        <w:t xml:space="preserve"> ולכן עדיף שחבירו יסיר לו וכן עדיף </w:t>
      </w:r>
      <w:r>
        <w:rPr>
          <w:rtl/>
        </w:rPr>
        <w:t>אפי'</w:t>
      </w:r>
      <w:r w:rsidRPr="006F178A">
        <w:rPr>
          <w:rtl/>
        </w:rPr>
        <w:t xml:space="preserve"> </w:t>
      </w:r>
      <w:r w:rsidRPr="006F178A">
        <w:rPr>
          <w:rtl/>
        </w:rPr>
        <w:t xml:space="preserve">לא</w:t>
      </w:r>
      <w:r w:rsidRPr="006F178A">
        <w:rPr>
          <w:rtl/>
        </w:rPr>
        <w:t xml:space="preserve"> ביד גזירה אטו כלי.</w:t>
      </w:r>
    </w:p>
    <w:p w:rsidR="005851B8" w:rsidRDefault="005851B8" w:rsidP="005851B8">
      <w:pPr>
        <w:rPr>
          <w:rtl/>
        </w:rPr>
      </w:pPr>
      <w:r w:rsidRPr="006F178A">
        <w:rPr>
          <w:rtl/>
        </w:rPr>
        <w:t xml:space="preserve">[</w:t>
      </w:r>
      <w:ins w:id="93842" w:author="מנוע מכני" w:date="2026-10-11T12:04:40Z">
        <w:r>
          <w:rPr>
            <w:rtl/>
          </w:rPr>
          <w:t xml:space="preserve">דאם </w:t>
        </w:r>
      </w:ins>
      <w:del w:id="93843" w:author="מנוע מכני" w:date="2026-10-11T12:04:40Z">
        <w:r w:rsidRPr="006F178A">
          <w:rPr>
            <w:rtl/>
          </w:rPr>
          <w:delText xml:space="preserve">דאי </w:delText>
        </w:r>
      </w:del>
      <w:r w:rsidRPr="006F178A">
        <w:rPr>
          <w:rtl/>
        </w:rPr>
        <w:t xml:space="preserve">כרבנן דשבות הותרה בכל גוונא, </w:t>
      </w:r>
      <w:r>
        <w:rPr>
          <w:rtl/>
        </w:rPr>
        <w:t>אפי'</w:t>
      </w:r>
      <w:r w:rsidRPr="006F178A">
        <w:rPr>
          <w:rtl/>
        </w:rPr>
        <w:t xml:space="preserve"> הוא מותר, וא"א דמיירי דעלתה בגבו או באצילי ידיו דעדיין נישקליה ביד]</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MishnaBatzad"/>
        <w:rPr>
          <w:ins w:id="20411" w:author="קלוד" w:date="2026-10-11T09:07:28Z"/>
        </w:rPr>
      </w:pPr>
      <w:ins w:id="20410" w:author="קלוד" w:date="2026-10-11T09:07:28Z">
        <w:r>
          <w:t xml:space="preserve">משנה יד</w:t>
        </w:r>
      </w:ins>
    </w:p>
    <w:p w:rsidR="005851B8" w:rsidRPr="00E62A50" w:rsidRDefault="005851B8" w:rsidP="005851B8">
      <w:pPr>
        <w:pStyle w:val="afff9"/>
        <w:rPr>
          <w:del w:id="20243" w:author="קלוד" w:date="2026-10-11T09:07:28Z"/>
          <w:rtl/>
        </w:rPr>
      </w:pPr>
      <w:del w:id="20242" w:author="קלוד" w:date="2026-10-11T09:07:28Z">
        <w:r w:rsidRPr="00E62A50">
          <w:rPr>
            <w:sz w:val="20"/>
            <w:rtl/>
          </w:rPr>
          <w:lastRenderedPageBreak/>
          <w:delText xml:space="preserve">משנה.</w:delText>
        </w:r>
      </w:del>
    </w:p>
    <w:p w:rsidR="005851B8" w:rsidRPr="00E62A50" w:rsidRDefault="005851B8" w:rsidP="005851B8">
      <w:pPr>
        <w:pStyle w:val="afff9"/>
        <w:spacing w:before="120"/>
        <w:rPr>
          <w:rtl/>
        </w:rPr>
        <w:pPrChange w:id="90082" w:author="קלוד" w:date="2026-10-11T12:09:42Z">
          <w:pPr>
            <w:pStyle w:val="afff9"/>
          </w:pPr>
        </w:pPrChange>
      </w:pPr>
      <w:r w:rsidRPr="00E62A50">
        <w:rPr>
          <w:rtl/>
        </w:rPr>
        <w:t>כהן שלקה באצבעו - כורך עליה גמי במקדש אבל לא במדינה. אם להוציא דם, כאן וכאן אסור.</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11" w:author="קלוד" w:date="2026-10-11T12:24:08Z"/>
        </w:rPr>
      </w:pPr>
      <w:ins w:id="90012" w:author="קלוד" w:date="2026-10-11T12:24:08Z">
        <w:r>
          <w:rPr>
            <w:color w:val="7B3F00"/>
          </w:rPr>
          <w:t xml:space="preserve">כהן שלקה באצבעו - גמי, צלצול קטן וחציצה</w:t>
        </w:r>
      </w:ins>
    </w:p>
    <w:p w:rsidR="005851B8" w:rsidRPr="006F178A" w:rsidRDefault="005851B8" w:rsidP="005851B8">
      <w:pPr>
        <w:rPr>
          <w:rtl/>
        </w:rPr>
      </w:pPr>
      <w:r w:rsidRPr="006F178A">
        <w:rPr>
          <w:rStyle w:val="2fb"/>
          <w:rFonts w:ascii="Fb Fontext" w:hAnsi="Fb Fontext"/>
          <w:rtl/>
        </w:rPr>
        <w:t xml:space="preserve">ריבד"ח</w:t>
      </w:r>
      <w:r w:rsidRPr="006F178A">
        <w:rPr>
          <w:rFonts w:ascii="Fb Fontext" w:hAnsi="Fb Fontext"/>
          <w:rtl/>
        </w:rPr>
        <w:t xml:space="preserve"> </w:t>
      </w:r>
      <w:ins w:id="94274" w:author="מנוע מכני" w:date="2026-10-11T12:04:40Z">
        <w:r>
          <w:rPr>
            <w:rFonts w:ascii="Fb Fontext" w:hAnsi="Fb Fontext"/>
            <w:rtl/>
          </w:rPr>
          <w:t xml:space="preserve">דווקא </w:t>
        </w:r>
      </w:ins>
      <w:del w:id="94275" w:author="מנוע מכני" w:date="2026-10-11T12:04:40Z">
        <w:r w:rsidRPr="006F178A">
          <w:rPr>
            <w:rFonts w:ascii="Fb Fontext" w:hAnsi="Fb Fontext"/>
            <w:rtl/>
          </w:rPr>
          <w:delText xml:space="preserve">לא שנו אלא </w:delText>
        </w:r>
      </w:del>
      <w:r w:rsidRPr="006F178A">
        <w:rPr>
          <w:rFonts w:ascii="Fb Fontext" w:hAnsi="Fb Fontext"/>
          <w:rtl/>
        </w:rPr>
        <w:t xml:space="preserve">גמי, אבל צלצול קטן - הוי יתור בגדים.</w:t>
      </w:r>
    </w:p>
    <w:p w:rsidR="005851B8" w:rsidRPr="006F178A" w:rsidRDefault="005851B8" w:rsidP="005851B8">
      <w:pPr>
        <w:rPr>
          <w:rtl/>
        </w:rPr>
      </w:pPr>
      <w:r w:rsidRPr="006F178A">
        <w:rPr>
          <w:rStyle w:val="2fb"/>
          <w:rtl/>
        </w:rPr>
        <w:t xml:space="preserve">ורי"ו</w:t>
      </w:r>
      <w:r w:rsidRPr="006F178A">
        <w:rPr>
          <w:rtl/>
        </w:rPr>
        <w:t xml:space="preserve"> שלא במקום בגדים - </w:t>
      </w:r>
      <w:r w:rsidRPr="006F178A">
        <w:rPr>
          <w:rtl/>
        </w:rPr>
        <w:t xml:space="preserve">לא</w:t>
      </w:r>
      <w:r w:rsidRPr="006F178A">
        <w:rPr>
          <w:rtl/>
        </w:rPr>
        <w:t xml:space="preserve"> הוי יתור בגדים.</w:t>
      </w:r>
    </w:p>
    <w:p w:rsidR="005851B8" w:rsidRPr="006F178A" w:rsidRDefault="005851B8" w:rsidP="005851B8">
      <w:pPr>
        <w:rPr>
          <w:rtl/>
        </w:rPr>
      </w:pPr>
      <w:r w:rsidRPr="006F178A">
        <w:rPr>
          <w:rtl/>
        </w:rPr>
        <w:t xml:space="preserve">ואין בזה חציצה דמיירי בשמאל, | </w:t>
      </w:r>
      <w:r w:rsidRPr="006F178A">
        <w:rPr>
          <w:rtl/>
        </w:rPr>
        <w:t xml:space="preserve">א"נ</w:t>
      </w:r>
      <w:r w:rsidRPr="006F178A">
        <w:rPr>
          <w:rtl/>
        </w:rPr>
        <w:t xml:space="preserve"> בימין - ושלא במקום עבודה.</w:t>
      </w:r>
    </w:p>
    <w:p>
      <w:pPr>
        <w:pStyle w:val="38"/>
        <w:rPr>
          <w:ins w:id="96947" w:author="מנוע מכני" w:date="2026-10-11T12:04:40Z"/>
        </w:rPr>
      </w:pPr>
      <w:r w:rsidRPr="006F178A">
        <w:t xml:space="preserve">ופליגא דרבא, מר"ח:</w:t>
      </w:r>
    </w:p>
    <w:p w:rsidR="005851B8" w:rsidRPr="006F178A" w:rsidRDefault="005851B8" w:rsidP="005851B8">
      <w:pPr>
        <w:rPr>
          <w:rtl/>
        </w:rPr>
      </w:pPr>
      <w:del w:id="96948" w:author="מנוע מכני" w:date="2026-10-11T12:04:40Z">
        <w:r w:rsidRPr="006F178A">
          <w:rPr>
            <w:rtl/>
          </w:rPr>
          <w:delText xml:space="preserve"> </w:delText>
        </w:r>
      </w:del>
      <w:ins w:id="94154" w:author="מנוע מכני" w:date="2026-10-11T12:04:40Z">
        <w:r>
          <w:rPr>
            <w:rtl/>
          </w:rPr>
          <w:t xml:space="preserve">דסבר</w:t>
        </w:r>
      </w:ins>
      <w:del w:id="94155" w:author="מנוע מכני" w:date="2026-10-11T12:04:40Z">
        <w:r w:rsidRPr="006F178A">
          <w:rPr>
            <w:rtl/>
          </w:rPr>
          <w:delText xml:space="preserve">דס"ל</w:delText>
        </w:r>
      </w:del>
      <w:r w:rsidRPr="006F178A">
        <w:rPr>
          <w:rtl/>
        </w:rPr>
        <w:t xml:space="preserve"> דבמקום בגדים - </w:t>
      </w:r>
      <w:ins w:id="90510" w:author="מנוע מכני" w:date="2026-10-11T12:04:40Z">
        <w:r>
          <w:rPr>
            <w:rtl/>
          </w:rPr>
          <w:t xml:space="preserve">אפי'</w:t>
        </w:r>
      </w:ins>
      <w:del w:id="90511" w:author="מנוע מכני" w:date="2026-10-11T12:04:40Z">
        <w:r w:rsidRPr="006F178A">
          <w:rPr>
            <w:rtl/>
          </w:rPr>
          <w:delText xml:space="preserve">אפילו</w:delText>
        </w:r>
      </w:del>
      <w:r w:rsidRPr="006F178A">
        <w:rPr>
          <w:rtl/>
        </w:rPr>
        <w:t xml:space="preserve"> נימא אחת חוצצת.</w:t>
      </w:r>
    </w:p>
    <w:p w:rsidR="005851B8" w:rsidRPr="006F178A" w:rsidRDefault="005851B8" w:rsidP="005851B8">
      <w:pPr>
        <w:rPr>
          <w:rtl/>
        </w:rPr>
      </w:pPr>
      <w:r w:rsidRPr="006F178A">
        <w:rPr>
          <w:rtl/>
        </w:rPr>
        <w:t>שלא במקום בגדים - שלש על שלש חוצצות, פחות משלש על שלש - אינן חוצצות.</w:t>
      </w:r>
    </w:p>
    <w:p w:rsidR="005851B8" w:rsidRPr="006F178A" w:rsidRDefault="005851B8" w:rsidP="005851B8">
      <w:pPr>
        <w:rPr>
          <w:rtl/>
        </w:rPr>
      </w:pPr>
      <w:r w:rsidRPr="006F178A">
        <w:rPr>
          <w:rStyle w:val="2fb"/>
          <w:rtl/>
        </w:rPr>
        <w:t xml:space="preserve">אדרי"ו</w:t>
      </w:r>
      <w:r w:rsidRPr="006F178A">
        <w:rPr>
          <w:rtl/>
        </w:rPr>
        <w:t xml:space="preserve"> - ודאי פליגא, אבל </w:t>
      </w:r>
      <w:r w:rsidRPr="006F178A">
        <w:rPr>
          <w:rStyle w:val="2fb"/>
          <w:rtl/>
        </w:rPr>
        <w:t xml:space="preserve">אדריבדר"ח</w:t>
      </w:r>
      <w:r w:rsidRPr="006F178A">
        <w:rPr>
          <w:rtl/>
        </w:rPr>
        <w:t xml:space="preserve"> </w:t>
      </w:r>
      <w:r w:rsidRPr="006F178A">
        <w:rPr>
          <w:rtl/>
        </w:rPr>
        <w:t xml:space="preserve">לא</w:t>
      </w:r>
      <w:r w:rsidRPr="006F178A">
        <w:rPr>
          <w:rtl/>
        </w:rPr>
        <w:t xml:space="preserve"> </w:t>
      </w:r>
      <w:ins w:id="91848" w:author="מנוע מכני" w:date="2026-10-11T12:04:40Z">
        <w:r>
          <w:rPr>
            <w:rtl/>
          </w:rPr>
          <w:t xml:space="preserve">חלקו</w:t>
        </w:r>
      </w:ins>
      <w:del w:id="91849" w:author="מנוע מכני" w:date="2026-10-11T12:04:40Z">
        <w:r w:rsidRPr="006F178A">
          <w:rPr>
            <w:rtl/>
          </w:rPr>
          <w:delText xml:space="preserve">פליגי</w:delText>
        </w:r>
      </w:del>
      <w:r w:rsidRPr="006F178A">
        <w:rPr>
          <w:rtl/>
        </w:rPr>
        <w:t xml:space="preserve"> ד</w:t>
      </w:r>
      <w:r>
        <w:rPr>
          <w:rtl/>
        </w:rPr>
        <w:t>אפי'</w:t>
      </w:r>
      <w:r w:rsidRPr="006F178A">
        <w:rPr>
          <w:rtl/>
        </w:rPr>
        <w:t xml:space="preserve"> דצלצול בגדים הוא פחות ג' על ג' מ"מ שאני דחשיב.</w:t>
      </w:r>
    </w:p>
    <w:p>
      <w:pPr>
        <w:pStyle w:val="38"/>
        <w:rPr>
          <w:ins w:id="96949" w:author="מנוע מכני" w:date="2026-10-11T12:04:40Z"/>
        </w:rPr>
      </w:pPr>
      <w:r w:rsidRPr="006F178A">
        <w:t xml:space="preserve">לישנא אחרינא, ריבדר"ח:</w:t>
      </w:r>
    </w:p>
    <w:p w:rsidR="005851B8" w:rsidRPr="006F178A" w:rsidRDefault="005851B8" w:rsidP="005851B8">
      <w:pPr>
        <w:rPr>
          <w:rtl/>
        </w:rPr>
      </w:pPr>
      <w:del w:id="96950" w:author="מנוע מכני" w:date="2026-10-11T12:04:40Z">
        <w:r w:rsidRPr="006F178A">
          <w:rPr>
            <w:rtl/>
          </w:rPr>
          <w:delText xml:space="preserve"> </w:delText>
        </w:r>
      </w:del>
      <w:ins w:id="94276" w:author="מנוע מכני" w:date="2026-10-11T12:04:40Z">
        <w:r>
          <w:rPr>
            <w:rtl/>
          </w:rPr>
          <w:t xml:space="preserve">דווקא </w:t>
        </w:r>
      </w:ins>
      <w:del w:id="94277" w:author="מנוע מכני" w:date="2026-10-11T12:04:40Z">
        <w:r w:rsidRPr="006F178A">
          <w:rPr>
            <w:rtl/>
          </w:rPr>
          <w:delText xml:space="preserve">לא שנו אלא </w:delText>
        </w:r>
      </w:del>
      <w:r w:rsidRPr="006F178A">
        <w:rPr>
          <w:rtl/>
        </w:rPr>
        <w:t xml:space="preserve">גמי, אבל צלצול קטן חוצץ.</w:t>
      </w:r>
    </w:p>
    <w:p>
      <w:pPr>
        <w:pStyle w:val="38"/>
        <w:rPr>
          <w:ins w:id="96951" w:author="מנוע מכני" w:date="2026-10-11T12:04:40Z"/>
        </w:rPr>
      </w:pPr>
      <w:r w:rsidRPr="006F178A">
        <w:t xml:space="preserve">ורי"ו:</w:t>
      </w:r>
    </w:p>
    <w:p w:rsidR="005851B8" w:rsidRPr="006F178A" w:rsidRDefault="005851B8" w:rsidP="005851B8">
      <w:pPr>
        <w:rPr>
          <w:rtl/>
        </w:rPr>
      </w:pPr>
      <w:del w:id="96952" w:author="מנוע מכני" w:date="2026-10-11T12:04:40Z">
        <w:r w:rsidRPr="006F178A">
          <w:rPr>
            <w:rtl/>
          </w:rPr>
          <w:delText xml:space="preserve"> </w:delText>
        </w:r>
      </w:del>
      <w:r w:rsidRPr="006F178A">
        <w:rPr>
          <w:rtl/>
        </w:rPr>
        <w:t xml:space="preserve">לא</w:t>
      </w:r>
      <w:r w:rsidRPr="006F178A">
        <w:rPr>
          <w:rtl/>
        </w:rPr>
        <w:t xml:space="preserve"> אמרו חציצה בפחות משלש על שלש אלא במקום בגדים, אבל שלא במקום בגדים שלש על שלש - חוצצות, פחות משלש - אין חוצצות.</w:t>
      </w:r>
    </w:p>
    <w:p>
      <w:pPr>
        <w:pStyle w:val="38"/>
        <w:rPr>
          <w:ins w:id="96953" w:author="מנוע מכני" w:date="2026-10-11T12:04:40Z"/>
        </w:rPr>
      </w:pPr>
      <w:r w:rsidRPr="006F178A">
        <w:t xml:space="preserve">והיינו</w:t>
      </w:r>
    </w:p>
    <w:p w:rsidR="005851B8" w:rsidRPr="006F178A" w:rsidRDefault="005851B8" w:rsidP="005851B8">
      <w:pPr>
        <w:rPr>
          <w:rtl/>
        </w:rPr>
      </w:pPr>
      <w:del w:id="96954" w:author="מנוע מכני" w:date="2026-10-11T12:04:40Z">
        <w:r w:rsidRPr="006F178A">
          <w:rPr>
            <w:rtl/>
          </w:rPr>
          <w:delText xml:space="preserve"> </w:delText>
        </w:r>
      </w:del>
      <w:r w:rsidRPr="006F178A">
        <w:rPr>
          <w:rStyle w:val="2fb"/>
          <w:rtl/>
        </w:rPr>
        <w:t xml:space="preserve">דרבא</w:t>
      </w:r>
      <w:r w:rsidRPr="006F178A">
        <w:rPr>
          <w:rtl/>
        </w:rPr>
        <w:t xml:space="preserve"> </w:t>
      </w:r>
      <w:r w:rsidRPr="006F178A">
        <w:rPr>
          <w:rStyle w:val="2fb"/>
          <w:rtl/>
        </w:rPr>
        <w:t xml:space="preserve">מר"ח</w:t>
      </w:r>
      <w:ins w:id="93478" w:author="מנוע מכני" w:date="2026-10-11T12:04:40Z">
        <w:r>
          <w:rPr>
            <w:rtl/>
          </w:rPr>
          <w:t xml:space="preserve">,</w:t>
        </w:r>
      </w:ins>
      <w:del w:id="93479" w:author="מנוע מכני" w:date="2026-10-11T12:04:40Z">
        <w:r w:rsidRPr="006F178A">
          <w:rPr>
            <w:rtl/>
          </w:rPr>
          <w:delText xml:space="preserve"> ,</w:delText>
        </w:r>
      </w:del>
      <w:r w:rsidRPr="006F178A">
        <w:rPr>
          <w:rtl/>
        </w:rPr>
        <w:t xml:space="preserve"> ולא </w:t>
      </w:r>
      <w:ins w:id="91850" w:author="מנוע מכני" w:date="2026-10-11T12:04:40Z">
        <w:r>
          <w:rPr>
            <w:rtl/>
          </w:rPr>
          <w:t xml:space="preserve">חלקו</w:t>
        </w:r>
      </w:ins>
      <w:del w:id="91851" w:author="מנוע מכני" w:date="2026-10-11T12:04:40Z">
        <w:r w:rsidRPr="006F178A">
          <w:rPr>
            <w:rtl/>
          </w:rPr>
          <w:delText xml:space="preserve">פליגי</w:delText>
        </w:r>
      </w:del>
      <w:r w:rsidRPr="006F178A">
        <w:rPr>
          <w:rtl/>
        </w:rPr>
        <w:t xml:space="preserve"> </w:t>
      </w:r>
      <w:r w:rsidRPr="006F178A">
        <w:rPr>
          <w:rStyle w:val="2fb"/>
          <w:rtl/>
        </w:rPr>
        <w:t xml:space="preserve">אדריבד</w:t>
      </w:r>
      <w:ins w:id="90027" w:author="מנוע מכני" w:date="2026-10-11T12:04:40Z">
        <w:r>
          <w:rPr>
            <w:rStyle w:val="2fb"/>
            <w:rtl/>
          </w:rPr>
          <w:t xml:space="preserve">ר"ח</w:t>
        </w:r>
      </w:ins>
      <w:del w:id="90028" w:author="מנוע מכני" w:date="2026-10-11T12:04:40Z">
        <w:r w:rsidRPr="006F178A">
          <w:rPr>
            <w:rtl/>
          </w:rPr>
          <w:delText xml:space="preserve">ר"'ח</w:delText>
        </w:r>
      </w:del>
      <w:r w:rsidRPr="006F178A">
        <w:rPr>
          <w:rtl/>
        </w:rPr>
        <w:t xml:space="preserve"> דשאני צלצול קטן דחשיב.</w:t>
      </w:r>
    </w:p>
    <w:p>
      <w:pPr>
        <w:pStyle w:val="38"/>
        <w:rPr>
          <w:ins w:id="96955" w:author="מנוע מכני" w:date="2026-10-11T12:04:40Z"/>
        </w:rPr>
      </w:pPr>
      <w:r w:rsidRPr="006F178A">
        <w:t xml:space="preserve">והך</w:t>
      </w:r>
    </w:p>
    <w:p w:rsidR="005851B8" w:rsidRPr="006F178A" w:rsidRDefault="005851B8" w:rsidP="005851B8">
      <w:pPr>
        <w:rPr>
          <w:rtl/>
        </w:rPr>
      </w:pPr>
      <w:del w:id="96956" w:author="מנוע מכני" w:date="2026-10-11T12:04:40Z">
        <w:r w:rsidRPr="006F178A">
          <w:rPr>
            <w:rtl/>
          </w:rPr>
          <w:delText xml:space="preserve"> </w:delText>
        </w:r>
      </w:del>
      <w:r w:rsidRPr="006F178A">
        <w:rPr>
          <w:rStyle w:val="2fb"/>
          <w:rtl/>
        </w:rPr>
        <w:t xml:space="preserve">דרי"ו</w:t>
      </w:r>
      <w:r w:rsidRPr="006F178A">
        <w:rPr>
          <w:rtl/>
        </w:rPr>
        <w:t xml:space="preserve"> </w:t>
      </w:r>
      <w:ins w:id="90523" w:author="Claude - סמנטי" w:date="2026-10-11T12:19:31Z">
        <w:r>
          <w:rPr>
            <w:rtl/>
          </w:rPr>
          <w:t xml:space="preserve">משמיע לנו</w:t>
        </w:r>
      </w:ins>
      <w:del w:id="90524" w:author="Claude - סמנטי" w:date="2026-10-11T12:19:31Z">
        <w:r w:rsidRPr="006F178A">
          <w:rPr>
            <w:rtl/>
          </w:rPr>
          <w:delText xml:space="preserve">אשמעינן</w:delText>
        </w:r>
      </w:del>
      <w:r w:rsidRPr="006F178A">
        <w:rPr>
          <w:rtl/>
        </w:rPr>
        <w:t xml:space="preserve"> אגמי ולא אצלצול קטן </w:t>
      </w:r>
      <w:ins w:id="91852" w:author="מנוע מכני" w:date="2026-10-11T12:04:40Z">
        <w:r>
          <w:rPr>
            <w:rtl/>
          </w:rPr>
          <w:t xml:space="preserve">דדבר</w:t>
        </w:r>
      </w:ins>
      <w:del w:id="91853" w:author="מנוע מכני" w:date="2026-10-11T12:04:40Z">
        <w:r w:rsidRPr="006F178A">
          <w:rPr>
            <w:rtl/>
          </w:rPr>
          <w:delText xml:space="preserve">דמילתא</w:delText>
        </w:r>
      </w:del>
      <w:r w:rsidRPr="006F178A">
        <w:rPr>
          <w:rtl/>
        </w:rPr>
        <w:t xml:space="preserve"> אגב </w:t>
      </w:r>
      <w:ins w:id="94712" w:author="מנוע מכני" w:date="2026-10-11T12:04:40Z">
        <w:r>
          <w:rPr>
            <w:rtl/>
          </w:rPr>
          <w:t xml:space="preserve">דרכו</w:t>
        </w:r>
      </w:ins>
      <w:del w:id="94713" w:author="מנוע מכני" w:date="2026-10-11T12:04:40Z">
        <w:r w:rsidRPr="006F178A">
          <w:rPr>
            <w:rtl/>
          </w:rPr>
          <w:delText xml:space="preserve">אורחיה</w:delText>
        </w:r>
      </w:del>
      <w:r w:rsidRPr="006F178A">
        <w:rPr>
          <w:rtl/>
        </w:rPr>
        <w:t xml:space="preserve"> </w:t>
      </w:r>
      <w:r w:rsidRPr="006F178A">
        <w:rPr>
          <w:rtl/>
        </w:rPr>
        <w:t xml:space="preserve">קמ"ל</w:t>
      </w:r>
      <w:r w:rsidRPr="006F178A">
        <w:rPr>
          <w:rtl/>
        </w:rPr>
        <w:t xml:space="preserve">, דגמי מסי.</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קד.</w:t>
      </w:r>
    </w:p>
    <w:p>
      <w:pPr>
        <w:pStyle w:val="MishnaBatzad"/>
        <w:rPr>
          <w:ins w:id="20413" w:author="קלוד" w:date="2026-10-11T09:07:28Z"/>
        </w:rPr>
      </w:pPr>
      <w:ins w:id="20412" w:author="קלוד" w:date="2026-10-11T09:07:28Z">
        <w:r>
          <w:t xml:space="preserve">משנה יד</w:t>
        </w:r>
      </w:ins>
    </w:p>
    <w:p w:rsidR="005851B8" w:rsidRPr="00E62A50" w:rsidRDefault="005851B8" w:rsidP="005851B8">
      <w:pPr>
        <w:pStyle w:val="afff9"/>
        <w:rPr>
          <w:del w:id="20245" w:author="קלוד" w:date="2026-10-11T09:07:28Z"/>
          <w:rtl/>
        </w:rPr>
      </w:pPr>
      <w:del w:id="20244" w:author="קלוד" w:date="2026-10-11T09:07:28Z">
        <w:r w:rsidRPr="00E62A50">
          <w:rPr>
            <w:sz w:val="20"/>
            <w:rtl/>
          </w:rPr>
          <w:delText xml:space="preserve">משנה.</w:delText>
        </w:r>
      </w:del>
    </w:p>
    <w:p w:rsidR="005851B8" w:rsidRPr="00E62A50" w:rsidRDefault="005851B8" w:rsidP="005851B8">
      <w:pPr>
        <w:pStyle w:val="afff9"/>
        <w:spacing w:before="120"/>
        <w:rPr>
          <w:rtl/>
        </w:rPr>
        <w:pPrChange w:id="90083" w:author="קלוד" w:date="2026-10-11T12:09:42Z">
          <w:pPr>
            <w:pStyle w:val="afff9"/>
          </w:pPr>
        </w:pPrChange>
      </w:pPr>
      <w:r w:rsidRPr="00E62A50">
        <w:rPr>
          <w:rtl/>
        </w:rPr>
        <w:t>בוזקין מלח על גבי כבש בשביל שלא יחליקו, וממלאין מבור הגולה ומבור הגדול בגלגל בשבת, ומבאר הקר ביו"ט.</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09" w:author="קלוד" w:date="2026-10-11T12:24:08Z"/>
        </w:rPr>
      </w:pPr>
      <w:ins w:id="90010" w:author="קלוד" w:date="2026-10-11T12:24:08Z">
        <w:r>
          <w:rPr>
            <w:color w:val="7B3F00"/>
          </w:rPr>
          <w:t xml:space="preserve">בוזקין מלח על הכבש - ותבן בחצר שנתקלקלה</w:t>
        </w:r>
      </w:ins>
    </w:p>
    <w:p>
      <w:pPr>
        <w:pStyle w:val="38"/>
        <w:rPr>
          <w:ins w:id="96957" w:author="מנוע מכני" w:date="2026-10-11T12:04:40Z"/>
        </w:rPr>
      </w:pPr>
      <w:r w:rsidRPr="006F178A">
        <w:t xml:space="preserve">והך</w:t>
      </w:r>
    </w:p>
    <w:p w:rsidR="005851B8" w:rsidRDefault="005851B8" w:rsidP="005851B8">
      <w:pPr>
        <w:rPr>
          <w:rFonts w:ascii="Fb Fontext" w:hAnsi="Fb Fontext"/>
          <w:rtl/>
        </w:rPr>
      </w:pPr>
      <w:del w:id="96958" w:author="מנוע מכני" w:date="2026-10-11T12:04:40Z">
        <w:r w:rsidRPr="006F178A">
          <w:rPr>
            <w:rFonts w:ascii="Fb Fontext" w:hAnsi="Fb Fontext"/>
            <w:rtl/>
          </w:rPr>
          <w:delText xml:space="preserve"> </w:delText>
        </w:r>
      </w:del>
      <w:r w:rsidRPr="006F178A">
        <w:rPr>
          <w:rFonts w:ascii="Fb Fontext" w:hAnsi="Fb Fontext"/>
          <w:rtl/>
        </w:rPr>
        <w:t xml:space="preserve">דחצר שנתקלקלה במימי גשמים - מביא תבן ומרדה בה - שאני תבן, דלא מבטיל </w:t>
      </w:r>
      <w:ins w:id="93188" w:author="מנוע מכני" w:date="2026-10-11T12:04:40Z">
        <w:r>
          <w:rPr>
            <w:rFonts w:ascii="Fb Fontext" w:hAnsi="Fb Fontext"/>
            <w:rtl/>
          </w:rPr>
          <w:t xml:space="preserve">לו</w:t>
        </w:r>
      </w:ins>
      <w:del w:id="93189" w:author="מנוע מכני" w:date="2026-10-11T12:04:40Z">
        <w:r w:rsidRPr="006F178A">
          <w:rPr>
            <w:rFonts w:ascii="Fb Fontext" w:hAnsi="Fb Fontext"/>
            <w:rtl/>
          </w:rPr>
          <w:delText xml:space="preserve">ליה</w:delText>
        </w:r>
      </w:del>
      <w:r w:rsidRPr="006F178A">
        <w:rPr>
          <w:rFonts w:ascii="Fb Fontext" w:hAnsi="Fb Fontext"/>
          <w:rtl/>
        </w:rPr>
        <w:t xml:space="preserve">. [</w:t>
      </w:r>
      <w:r w:rsidRPr="006F178A">
        <w:rPr>
          <w:rFonts w:ascii="Fb Fontext" w:hAnsi="Fb Fontext"/>
          <w:rtl/>
        </w:rPr>
        <w:t xml:space="preserve">משא"כ</w:t>
      </w:r>
      <w:r w:rsidRPr="006F178A">
        <w:rPr>
          <w:rFonts w:ascii="Fb Fontext" w:hAnsi="Fb Fontext"/>
          <w:rtl/>
        </w:rPr>
        <w:t xml:space="preserve"> מלח דאסור במדינה]</w:t>
      </w:r>
    </w:p>
    <w:p w:rsidR="005851B8" w:rsidRDefault="005851B8" w:rsidP="005851B8">
      <w:pPr>
        <w:rPr>
          <w:rtl/>
        </w:rPr>
      </w:pPr>
      <w:r w:rsidRPr="006F178A">
        <w:rPr>
          <w:rtl/>
        </w:rPr>
        <w:t xml:space="preserve">מלח מיירי דלא מבטליה [דאל"ה מוסיף אבנין] והיינו בהולכת עצים למערכה [</w:t>
      </w:r>
      <w:ins w:id="91854" w:author="מנוע מכני" w:date="2026-10-11T12:04:40Z">
        <w:r>
          <w:rPr>
            <w:rtl/>
          </w:rPr>
          <w:t xml:space="preserve">דלא</w:t>
        </w:r>
      </w:ins>
      <w:del w:id="91855" w:author="מנוע מכני" w:date="2026-10-11T12:04:40Z">
        <w:r w:rsidRPr="006F178A">
          <w:rPr>
            <w:rtl/>
          </w:rPr>
          <w:delText xml:space="preserve">דלאו</w:delText>
        </w:r>
      </w:del>
      <w:r w:rsidRPr="006F178A">
        <w:rPr>
          <w:rtl/>
        </w:rPr>
        <w:t xml:space="preserve"> עבודה היא וממילא </w:t>
      </w:r>
      <w:r w:rsidRPr="006F178A">
        <w:rPr>
          <w:rtl/>
        </w:rPr>
        <w:t xml:space="preserve">לא</w:t>
      </w:r>
      <w:r w:rsidRPr="006F178A">
        <w:rPr>
          <w:rtl/>
        </w:rPr>
        <w:t xml:space="preserve"> חציצה]</w:t>
      </w:r>
    </w:p>
    <w:p>
      <w:pPr>
        <w:pStyle w:val="38"/>
        <w:rPr>
          <w:ins w:id="96959" w:author="מנוע מכני" w:date="2026-10-11T12:04:40Z"/>
        </w:rPr>
      </w:pPr>
      <w:r w:rsidRPr="006F178A">
        <w:t xml:space="preserve">דרש רבא:</w:t>
      </w:r>
    </w:p>
    <w:p w:rsidR="005851B8" w:rsidRDefault="005851B8" w:rsidP="005851B8">
      <w:pPr>
        <w:rPr>
          <w:rtl/>
        </w:rPr>
      </w:pPr>
      <w:del w:id="96960" w:author="מנוע מכני" w:date="2026-10-11T12:04:40Z">
        <w:r w:rsidRPr="006F178A">
          <w:rPr>
            <w:rtl/>
          </w:rPr>
          <w:delText xml:space="preserve"> </w:delText>
        </w:r>
      </w:del>
      <w:r w:rsidRPr="006F178A">
        <w:rPr>
          <w:rtl/>
        </w:rPr>
        <w:t xml:space="preserve">חצר שנתקלקלה במימי גשמים מביא תבן ומרדה בה. ואח"ז תיקן דבריו דרק בשולי קופה [בשינוי]</w:t>
      </w:r>
    </w:p>
    <w:p w:rsidR="005851B8" w:rsidRDefault="005851B8" w:rsidP="005851B8">
      <w:pPr>
        <w:pStyle w:val="affffd"/>
        <w:spacing w:after="0"/>
        <w:rPr>
          <w:del w:id="90056" w:author="מנוע עיצוב" w:date="2026-10-11T12:09:26Z"/>
          <w:rFonts w:ascii="MS Mincho" w:hAnsi="MS Mincho"/>
          <w:bCs w:val="0"/>
          <w:rtl/>
        </w:rPr>
      </w:pPr>
      <w:del w:id="90055"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rStyle w:val="afffe"/>
          <w:rFonts w:ascii="Fb Fontext" w:hAnsi="Fb Fontext"/>
          <w:b/>
          <w:bCs w:val="0"/>
          <w:sz w:val="20"/>
          <w:rtl/>
        </w:rPr>
        <w:pPrChange w:id="20079" w:author="קלוד" w:date="2026-10-11T09:07:28Z">
          <w:pPr>
            <w:pStyle w:val="affff1"/>
            <w:rPr>
              <w:rStyle w:val="afffe"/>
              <w:rFonts w:ascii="Fb Fontext" w:hAnsi="Fb Fontext"/>
              <w:b/>
              <w:bCs w:val="0"/>
              <w:sz w:val="20"/>
              <w:rtl/>
            </w:rPr>
          </w:pPr>
        </w:pPrChange>
      </w:pPr>
      <w:ins w:id="9831" w:author="מספור קטעי משנה" w:date="2026-10-11T09:25:21Z">
        <w:r>
          <w:rPr>
            <w:rStyle w:val="MisparKeta"/>
          </w:rPr>
          <w:t xml:space="preserve">ג. </w:t>
        </w:r>
      </w:ins>
      <w:r w:rsidRPr="00E62A50">
        <w:rPr>
          <w:rStyle w:val="afffe"/>
          <w:rFonts w:ascii="Fb Fontext" w:hAnsi="Fb Fontext"/>
          <w:bCs w:val="0"/>
          <w:rtl/>
          <w:rPrChange w:id="40147" w:author="Claude" w:date="2026-10-11T09:07:36Z">
            <w:rPr>
              <w:rStyle w:val="afffe"/>
              <w:rFonts w:ascii="Fb Fontext" w:hAnsi="Fb Fontext"/>
              <w:bCs w:val="0"/>
              <w:sz w:val="20"/>
              <w:rtl/>
            </w:rPr>
          </w:rPrChange>
        </w:rPr>
        <w:t>ממלאין מבור הגולה.</w:t>
      </w:r>
    </w:p>
    <w:p w:rsidR="005851B8" w:rsidRPr="006F178A" w:rsidRDefault="005851B8" w:rsidP="005851B8">
      <w:pPr>
        <w:rPr>
          <w:rtl/>
        </w:rPr>
      </w:pPr>
      <w:r w:rsidRPr="006F178A">
        <w:rPr>
          <w:rStyle w:val="2fb"/>
          <w:rFonts w:ascii="Fb Fontext" w:hAnsi="Fb Fontext"/>
          <w:rtl/>
        </w:rPr>
        <w:t xml:space="preserve">עולא</w:t>
      </w:r>
      <w:r w:rsidRPr="006F178A">
        <w:rPr>
          <w:rFonts w:ascii="Fb Fontext" w:hAnsi="Fb Fontext"/>
          <w:rtl/>
        </w:rPr>
        <w:t xml:space="preserve"> הזדמן לבי </w:t>
      </w:r>
      <w:r w:rsidRPr="006F178A">
        <w:rPr>
          <w:rStyle w:val="2fb"/>
          <w:rFonts w:ascii="Fb Fontext" w:hAnsi="Fb Fontext"/>
          <w:rtl/>
        </w:rPr>
        <w:t xml:space="preserve">רב</w:t>
      </w:r>
      <w:r w:rsidRPr="006F178A">
        <w:rPr>
          <w:rFonts w:ascii="Fb Fontext" w:hAnsi="Fb Fontext"/>
          <w:rtl/>
        </w:rPr>
        <w:t xml:space="preserve"> מנשה, </w:t>
      </w:r>
      <w:r>
        <w:rPr>
          <w:rFonts w:ascii="Fb Fontext" w:hAnsi="Fb Fontext" w:hint="cs"/>
          <w:rtl/>
        </w:rPr>
        <w:t>ובא אחד ודפק בדלת</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דליתחל </w:t>
      </w:r>
      <w:ins w:id="94156" w:author="מנוע מכני" w:date="2026-10-11T12:04:40Z">
        <w:r>
          <w:rPr>
            <w:rFonts w:ascii="Fb Fontext" w:hAnsi="Fb Fontext"/>
            <w:rtl/>
          </w:rPr>
          <w:t xml:space="preserve">גופו</w:t>
        </w:r>
      </w:ins>
      <w:del w:id="94157" w:author="מנוע מכני" w:date="2026-10-11T12:04:40Z">
        <w:r w:rsidRPr="006F178A">
          <w:rPr>
            <w:rFonts w:ascii="Fb Fontext" w:hAnsi="Fb Fontext"/>
            <w:rtl/>
          </w:rPr>
          <w:delText xml:space="preserve">גופיה</w:delText>
        </w:r>
      </w:del>
      <w:r w:rsidRPr="006F178A">
        <w:rPr>
          <w:rFonts w:ascii="Fb Fontext" w:hAnsi="Fb Fontext"/>
          <w:rtl/>
        </w:rPr>
        <w:t xml:space="preserve"> </w:t>
      </w:r>
      <w:r>
        <w:rPr>
          <w:rFonts w:ascii="Fb Fontext" w:hAnsi="Fb Fontext"/>
          <w:rtl/>
        </w:rPr>
        <w:t>ד</w:t>
      </w:r>
      <w:r w:rsidRPr="006F178A">
        <w:rPr>
          <w:rFonts w:ascii="Fb Fontext" w:hAnsi="Fb Fontext"/>
          <w:rtl/>
        </w:rPr>
        <w:t xml:space="preserve">מחיל </w:t>
      </w:r>
      <w:ins w:id="93190" w:author="מנוע מכני" w:date="2026-10-11T12:04:40Z">
        <w:r>
          <w:rPr>
            <w:rFonts w:ascii="Fb Fontext" w:hAnsi="Fb Fontext"/>
            <w:rtl/>
          </w:rPr>
          <w:t xml:space="preserve">לו</w:t>
        </w:r>
      </w:ins>
      <w:del w:id="93191" w:author="מנוע מכני" w:date="2026-10-11T12:04:40Z">
        <w:r w:rsidRPr="006F178A">
          <w:rPr>
            <w:rFonts w:ascii="Fb Fontext" w:hAnsi="Fb Fontext"/>
            <w:rtl/>
          </w:rPr>
          <w:delText xml:space="preserve">ליה</w:delText>
        </w:r>
      </w:del>
      <w:r w:rsidRPr="006F178A">
        <w:rPr>
          <w:rFonts w:ascii="Fb Fontext" w:hAnsi="Fb Fontext"/>
          <w:rtl/>
        </w:rPr>
        <w:t xml:space="preserve"> </w:t>
      </w:r>
      <w:ins w:id="90525" w:author="Claude - סמנטי" w:date="2026-10-11T12:19:31Z">
        <w:r>
          <w:rPr>
            <w:rFonts w:ascii="Fb Fontext" w:hAnsi="Fb Fontext"/>
            <w:rtl/>
          </w:rPr>
          <w:t xml:space="preserve">לשבת</w:t>
        </w:r>
      </w:ins>
      <w:del w:id="90526" w:author="Claude - סמנטי" w:date="2026-10-11T12:19:31Z">
        <w:r w:rsidRPr="006F178A">
          <w:rPr>
            <w:rFonts w:ascii="Fb Fontext" w:hAnsi="Fb Fontext"/>
            <w:rtl/>
          </w:rPr>
          <w:delText xml:space="preserve">לשבתא</w:delText>
        </w:r>
      </w:del>
      <w:r w:rsidRPr="006F178A">
        <w:rPr>
          <w:rFonts w:ascii="Fb Fontext" w:hAnsi="Fb Fontext"/>
          <w:rtl/>
        </w:rPr>
        <w:t xml:space="preserve">.</w:t>
      </w:r>
    </w:p>
    <w:p>
      <w:pPr>
        <w:pStyle w:val="38"/>
        <w:rPr>
          <w:ins w:id="96961" w:author="מנוע מכני" w:date="2026-10-11T12:04:40Z"/>
        </w:rPr>
      </w:pPr>
      <w:r w:rsidRPr="006F178A">
        <w:t xml:space="preserve">אמר</w:t>
      </w:r>
      <w:r w:rsidRPr="006F178A">
        <w:t xml:space="preserve"> </w:t>
      </w:r>
      <w:ins w:id="93192" w:author="מנוע מכני" w:date="2026-10-11T12:04:40Z">
        <w:r>
          <w:t xml:space="preserve">לו</w:t>
        </w:r>
      </w:ins>
      <w:del w:id="93193" w:author="מנוע מכני" w:date="2026-10-11T12:04:40Z">
        <w:r w:rsidRPr="006F178A">
          <w:delText xml:space="preserve">ליה</w:delText>
        </w:r>
      </w:del>
      <w:r w:rsidRPr="006F178A">
        <w:t xml:space="preserve"> רבה:</w:t>
      </w:r>
    </w:p>
    <w:p w:rsidR="005851B8" w:rsidRPr="006F178A" w:rsidRDefault="005851B8" w:rsidP="005851B8">
      <w:pPr>
        <w:rPr>
          <w:rtl/>
        </w:rPr>
      </w:pPr>
      <w:del w:id="96962" w:author="מנוע מכני" w:date="2026-10-11T12:04:40Z">
        <w:r w:rsidRPr="006F178A">
          <w:rPr>
            <w:rtl/>
          </w:rPr>
          <w:delText xml:space="preserve"> </w:delText>
        </w:r>
      </w:del>
      <w:r w:rsidRPr="006F178A">
        <w:rPr>
          <w:rtl/>
        </w:rPr>
        <w:t xml:space="preserve">לא</w:t>
      </w:r>
      <w:r w:rsidRPr="006F178A">
        <w:rPr>
          <w:rtl/>
        </w:rPr>
        <w:t xml:space="preserve"> אסרו אלא קול של שיר.</w:t>
      </w:r>
    </w:p>
    <w:p>
      <w:pPr>
        <w:pStyle w:val="38"/>
        <w:rPr>
          <w:ins w:id="96963" w:author="מנוע מכני" w:date="2026-10-11T12:04:40Z"/>
        </w:rPr>
      </w:pPr>
      <w:r w:rsidRPr="006F178A">
        <w:t xml:space="preserve">והך</w:t>
      </w:r>
    </w:p>
    <w:p w:rsidR="005851B8" w:rsidRPr="006F178A" w:rsidRDefault="005851B8" w:rsidP="005851B8">
      <w:pPr>
        <w:rPr>
          <w:rtl/>
        </w:rPr>
      </w:pPr>
      <w:del w:id="96964" w:author="מנוע מכני" w:date="2026-10-11T12:04:40Z">
        <w:r w:rsidRPr="006F178A">
          <w:rPr>
            <w:rtl/>
          </w:rPr>
          <w:delText xml:space="preserve"> </w:delText>
        </w:r>
      </w:del>
      <w:r w:rsidRPr="006F178A">
        <w:rPr>
          <w:rtl/>
        </w:rPr>
        <w:t xml:space="preserve">דמעלין בדיופי ומטיפין מיארק לחולה בשבת דמשמע דווקא לחולה ולא לבריא </w:t>
      </w:r>
      <w:r w:rsidRPr="006F178A">
        <w:rPr>
          <w:rtl/>
        </w:rPr>
        <w:t xml:space="preserve">לא</w:t>
      </w:r>
      <w:r w:rsidRPr="006F178A">
        <w:rPr>
          <w:rtl/>
        </w:rPr>
        <w:t xml:space="preserve"> מיירי בישן שרוצים להעירו והיינו [בכל קול] </w:t>
      </w:r>
      <w:ins w:id="91856" w:author="מנוע מכני" w:date="2026-10-11T12:04:40Z">
        <w:r>
          <w:rPr>
            <w:rtl/>
          </w:rPr>
          <w:t xml:space="preserve">שם</w:t>
        </w:r>
      </w:ins>
      <w:del w:id="91857" w:author="מנוע מכני" w:date="2026-10-11T12:04:40Z">
        <w:r w:rsidRPr="006F178A">
          <w:rPr>
            <w:rtl/>
          </w:rPr>
          <w:delText xml:space="preserve">התם</w:delText>
        </w:r>
      </w:del>
      <w:r w:rsidRPr="006F178A">
        <w:rPr>
          <w:rtl/>
        </w:rPr>
        <w:t xml:space="preserve"> מיירי בער שרוצים להרדימו </w:t>
      </w:r>
      <w:r w:rsidRPr="006F178A">
        <w:rPr>
          <w:rtl/>
        </w:rPr>
        <w:t xml:space="preserve">ע"י</w:t>
      </w:r>
      <w:r w:rsidRPr="006F178A">
        <w:rPr>
          <w:rtl/>
        </w:rPr>
        <w:t xml:space="preserve"> קול שנשמע כנגינה.</w:t>
      </w:r>
    </w:p>
    <w:p>
      <w:pPr>
        <w:pStyle w:val="38"/>
        <w:rPr>
          <w:ins w:id="96965" w:author="מנוע מכני" w:date="2026-10-11T12:04:40Z"/>
        </w:rPr>
      </w:pPr>
      <w:r w:rsidRPr="006061D7">
        <w:t xml:space="preserve">והך</w:t>
      </w:r>
    </w:p>
    <w:p w:rsidR="005851B8" w:rsidRPr="006061D7" w:rsidRDefault="005851B8" w:rsidP="005851B8">
      <w:pPr>
        <w:rPr>
          <w:rtl/>
        </w:rPr>
      </w:pPr>
      <w:del w:id="96966" w:author="מנוע מכני" w:date="2026-10-11T12:04:40Z">
        <w:r w:rsidRPr="006061D7">
          <w:rPr>
            <w:rtl/>
          </w:rPr>
          <w:delText xml:space="preserve"> </w:delText>
        </w:r>
      </w:del>
      <w:r w:rsidRPr="006061D7">
        <w:rPr>
          <w:rtl/>
        </w:rPr>
        <w:t xml:space="preserve">דמשמר פירותיו מפני העופות ודלעיו מפני החיה - משמר כדרכו בשבת, ובלבד שלא יספק ולא יטפח ולא ירקד כדרך שהן עושין בחול. היינו מטעם שמא יטול צרור וכן הך </w:t>
      </w:r>
      <w:r w:rsidRPr="006061D7">
        <w:rPr>
          <w:rStyle w:val="2fb"/>
          <w:rtl/>
        </w:rPr>
        <w:t xml:space="preserve">דריא"ר</w:t>
      </w:r>
      <w:r w:rsidRPr="006061D7">
        <w:rPr>
          <w:rtl/>
        </w:rPr>
        <w:t xml:space="preserve"> אסר לנשים לשחק באגוזים וכן בתפוחים מצד אשווי גומות.</w:t>
      </w:r>
    </w:p>
    <w:p>
      <w:pPr>
        <w:pStyle w:val="afffff8"/>
        <w:rPr>
          <w:ins w:id="90007" w:author="קלוד" w:date="2026-10-11T12:24:08Z"/>
        </w:rPr>
      </w:pPr>
      <w:ins w:id="90008" w:author="קלוד" w:date="2026-10-11T12:24:08Z">
        <w:r>
          <w:rPr>
            <w:color w:val="7B3F00"/>
          </w:rPr>
          <w:t xml:space="preserve">מילוי מבור הגולה בגלגל - גזירה שמא ימלא לגינתו</w:t>
        </w:r>
      </w:ins>
    </w:p>
    <w:p>
      <w:pPr>
        <w:pStyle w:val="38"/>
        <w:rPr>
          <w:ins w:id="96967" w:author="מנוע מכני" w:date="2026-10-11T12:04:40Z"/>
        </w:rPr>
      </w:pPr>
      <w:r w:rsidRPr="006F178A">
        <w:t xml:space="preserve">והך</w:t>
      </w:r>
    </w:p>
    <w:p w:rsidR="005851B8" w:rsidRPr="006F178A" w:rsidRDefault="005851B8" w:rsidP="005851B8">
      <w:pPr>
        <w:rPr>
          <w:rtl/>
        </w:rPr>
      </w:pPr>
      <w:del w:id="96968" w:author="מנוע מכני" w:date="2026-10-11T12:04:40Z">
        <w:r w:rsidRPr="006F178A">
          <w:rPr>
            <w:rFonts w:ascii="Fb Fontext" w:hAnsi="Fb Fontext"/>
            <w:rtl/>
          </w:rPr>
          <w:delText xml:space="preserve"> </w:delText>
        </w:r>
      </w:del>
      <w:r w:rsidRPr="006F178A">
        <w:rPr>
          <w:rFonts w:ascii="Fb Fontext" w:hAnsi="Fb Fontext"/>
          <w:rtl/>
        </w:rPr>
        <w:t xml:space="preserve">דממלאין מבור הגולה ומבור הגדול בגלגל בשבת. במקדש - אין, במדינה - </w:t>
      </w:r>
      <w:r w:rsidRPr="006F178A">
        <w:rPr>
          <w:rFonts w:ascii="Fb Fontext" w:hAnsi="Fb Fontext"/>
          <w:rtl/>
        </w:rPr>
        <w:t xml:space="preserve">לא</w:t>
      </w:r>
      <w:r w:rsidRPr="006F178A">
        <w:rPr>
          <w:rFonts w:ascii="Fb Fontext" w:hAnsi="Fb Fontext"/>
          <w:rtl/>
        </w:rPr>
        <w:t xml:space="preserve">. - גזירה שמא ימלא לגינתו ולחורבתו.</w:t>
      </w:r>
    </w:p>
    <w:p w:rsidR="005851B8" w:rsidRPr="006F178A" w:rsidRDefault="005851B8" w:rsidP="005851B8">
      <w:pPr>
        <w:rPr>
          <w:rtl/>
        </w:rPr>
      </w:pPr>
      <w:r w:rsidRPr="006F178A">
        <w:rPr>
          <w:rStyle w:val="2fb"/>
          <w:rtl/>
        </w:rPr>
        <w:t xml:space="preserve">אמימר</w:t>
      </w:r>
      <w:r w:rsidRPr="006F178A">
        <w:rPr>
          <w:rtl/>
        </w:rPr>
        <w:t xml:space="preserve"> שרא </w:t>
      </w:r>
      <w:ins w:id="90527" w:author="Claude - סמנטי" w:date="2026-10-11T12:19:31Z">
        <w:r>
          <w:rPr>
            <w:rtl/>
          </w:rPr>
          <w:t xml:space="preserve">למלא</w:t>
        </w:r>
      </w:ins>
      <w:del w:id="90528" w:author="Claude - סמנטי" w:date="2026-10-11T12:19:31Z">
        <w:r w:rsidRPr="006F178A">
          <w:rPr>
            <w:rtl/>
          </w:rPr>
          <w:delText xml:space="preserve">למימלא</w:delText>
        </w:r>
      </w:del>
      <w:r w:rsidRPr="006F178A">
        <w:rPr>
          <w:rtl/>
        </w:rPr>
        <w:t xml:space="preserve"> בגילגלא במחוזא, </w:t>
      </w:r>
      <w:ins w:id="91858" w:author="מנוע מכני" w:date="2026-10-11T12:04:40Z">
        <w:r>
          <w:rPr>
            <w:rtl/>
          </w:rPr>
          <w:t xml:space="preserve">דאין</w:t>
        </w:r>
      </w:ins>
      <w:del w:id="91859" w:author="מנוע מכני" w:date="2026-10-11T12:04:40Z">
        <w:r w:rsidRPr="006F178A">
          <w:rPr>
            <w:rtl/>
          </w:rPr>
          <w:delText xml:space="preserve">דליכא</w:delText>
        </w:r>
      </w:del>
      <w:r w:rsidRPr="006F178A">
        <w:rPr>
          <w:rtl/>
        </w:rPr>
        <w:t xml:space="preserve"> גינה ולא חורבה. ולאח"ז כיון </w:t>
      </w:r>
      <w:r>
        <w:rPr>
          <w:rtl/>
        </w:rPr>
        <w:t>ד</w:t>
      </w:r>
      <w:r w:rsidRPr="006F178A">
        <w:rPr>
          <w:rtl/>
        </w:rPr>
        <w:t xml:space="preserve">חזא </w:t>
      </w:r>
      <w:r>
        <w:rPr>
          <w:rtl/>
        </w:rPr>
        <w:t>ד</w:t>
      </w:r>
      <w:r w:rsidRPr="006F178A">
        <w:rPr>
          <w:rtl/>
        </w:rPr>
        <w:t xml:space="preserve">תרו בה כיתנא אסר </w:t>
      </w:r>
      <w:ins w:id="93348" w:author="מנוע מכני" w:date="2026-10-11T12:04:40Z">
        <w:r>
          <w:rPr>
            <w:rtl/>
          </w:rPr>
          <w:t xml:space="preserve">להם</w:t>
        </w:r>
      </w:ins>
      <w:del w:id="93349" w:author="מנוע מכני" w:date="2026-10-11T12:04:40Z">
        <w:r w:rsidRPr="006F178A">
          <w:rPr>
            <w:rtl/>
          </w:rPr>
          <w:delText xml:space="preserve">להו</w:delText>
        </w:r>
      </w:del>
      <w:r w:rsidRPr="006F178A">
        <w:rPr>
          <w:rtl/>
        </w:rPr>
        <w:t xml:space="preserve">.</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קד:</w:t>
      </w:r>
    </w:p>
    <w:p>
      <w:pPr>
        <w:pStyle w:val="afffff8"/>
        <w:rPr>
          <w:ins w:id="90005" w:author="קלוד" w:date="2026-10-11T12:24:08Z"/>
        </w:rPr>
      </w:pPr>
      <w:ins w:id="90006" w:author="קלוד" w:date="2026-10-11T12:24:08Z">
        <w:r>
          <w:rPr>
            <w:color w:val="7B3F00"/>
          </w:rPr>
          <w:t xml:space="preserve">באר הקר - לא כל הבורות הקרות התירו</w:t>
        </w:r>
      </w:ins>
    </w:p>
    <w:p w:rsidR="005851B8" w:rsidRPr="006F178A" w:rsidRDefault="005851B8" w:rsidP="005851B8">
      <w:pPr>
        <w:rPr>
          <w:rtl/>
        </w:rPr>
      </w:pPr>
      <w:r w:rsidRPr="009757B9">
        <w:rPr>
          <w:rStyle w:val="affff2"/>
          <w:b/>
          <w:sz w:val="20"/>
          <w:rtl/>
        </w:rPr>
        <w:t>באר הקר</w:t>
      </w:r>
      <w:r w:rsidRPr="009757B9">
        <w:rPr>
          <w:rFonts w:ascii="Fb Fontext" w:hAnsi="Fb Fontext" w:cs="Guttman Vilna"/>
          <w:b/>
          <w:bCs/>
          <w:rtl/>
        </w:rPr>
        <w:t>.</w:t>
      </w:r>
    </w:p>
    <w:p w:rsidR="005851B8" w:rsidRPr="006F178A" w:rsidRDefault="005851B8" w:rsidP="005851B8">
      <w:pPr>
        <w:rPr>
          <w:rtl/>
        </w:rPr>
      </w:pPr>
      <w:r w:rsidRPr="006F178A">
        <w:rPr>
          <w:rtl/>
        </w:rPr>
        <w:t xml:space="preserve">אי"ז מצד שהקרו </w:t>
      </w:r>
      <w:ins w:id="93194" w:author="מנוע מכני" w:date="2026-10-11T12:04:40Z">
        <w:r>
          <w:rPr>
            <w:rtl/>
          </w:rPr>
          <w:t xml:space="preserve">עליו</w:t>
        </w:r>
      </w:ins>
      <w:del w:id="93195" w:author="מנוע מכני" w:date="2026-10-11T12:04:40Z">
        <w:r w:rsidRPr="006F178A">
          <w:rPr>
            <w:rtl/>
          </w:rPr>
          <w:delText xml:space="preserve">עליה</w:delText>
        </w:r>
      </w:del>
      <w:r w:rsidRPr="006F178A">
        <w:rPr>
          <w:rtl/>
        </w:rPr>
        <w:t xml:space="preserve"> דברים והתירוה. דא"ה מהו לישנא דברייתא דלא כל הבורות הקרות התירו, אלא זו בלבד.</w:t>
      </w:r>
    </w:p>
    <w:p>
      <w:pPr>
        <w:pStyle w:val="38"/>
        <w:rPr>
          <w:ins w:id="96969" w:author="מנוע מכני" w:date="2026-10-11T12:04:40Z"/>
        </w:rPr>
      </w:pPr>
      <w:r w:rsidRPr="006F178A">
        <w:t xml:space="preserve">אלא רנב"י:</w:t>
      </w:r>
    </w:p>
    <w:p w:rsidR="005851B8" w:rsidRPr="006F178A" w:rsidRDefault="005851B8" w:rsidP="005851B8">
      <w:pPr>
        <w:rPr>
          <w:rtl/>
        </w:rPr>
      </w:pPr>
      <w:del w:id="96970" w:author="מנוע מכני" w:date="2026-10-11T12:04:40Z">
        <w:r w:rsidRPr="006F178A">
          <w:rPr>
            <w:rtl/>
          </w:rPr>
          <w:delText xml:space="preserve"> </w:delText>
        </w:r>
      </w:del>
      <w:r w:rsidRPr="006F178A">
        <w:rPr>
          <w:rtl/>
        </w:rPr>
        <w:t xml:space="preserve">באר מים חיים, </w:t>
      </w:r>
      <w:r>
        <w:rPr>
          <w:rtl/>
        </w:rPr>
        <w:t>שנא'</w:t>
      </w:r>
      <w:r w:rsidRPr="00AC624C">
        <w:rPr>
          <w:rStyle w:val="afffff0"/>
          <w:rtl/>
        </w:rPr>
        <w:t xml:space="preserve"> </w:t>
      </w:r>
      <w:r w:rsidRPr="00AC624C">
        <w:rPr>
          <w:rStyle w:val="afffff0"/>
          <w:rFonts w:hint="cs"/>
          <w:rtl/>
        </w:rPr>
        <w:t>'</w:t>
      </w:r>
      <w:r w:rsidRPr="00AC624C">
        <w:rPr>
          <w:rStyle w:val="afffff0"/>
          <w:rtl/>
        </w:rPr>
        <w:t xml:space="preserve">כהקיר ביר מימיה וגו</w:t>
      </w:r>
      <w:r w:rsidRPr="00AC624C">
        <w:rPr>
          <w:rStyle w:val="afffff0"/>
          <w:rtl/>
        </w:rPr>
        <w:t xml:space="preserve">'.</w:t>
      </w:r>
    </w:p>
    <w:p w:rsidR="005851B8" w:rsidRPr="006F178A" w:rsidRDefault="005851B8" w:rsidP="005851B8">
      <w:pPr>
        <w:rPr>
          <w:rtl/>
        </w:rPr>
      </w:pPr>
      <w:r w:rsidRPr="006F178A">
        <w:rPr>
          <w:rtl/>
        </w:rPr>
        <w:t xml:space="preserve">לא</w:t>
      </w:r>
      <w:r w:rsidRPr="006F178A">
        <w:rPr>
          <w:rtl/>
        </w:rPr>
        <w:t xml:space="preserve"> כל הבורות הקרות התירו אלא זו בלבד, וכשעלו בני הגולה חנו </w:t>
      </w:r>
      <w:ins w:id="93196" w:author="מנוע מכני" w:date="2026-10-11T12:04:40Z">
        <w:r>
          <w:rPr>
            <w:rtl/>
          </w:rPr>
          <w:t xml:space="preserve">עליו</w:t>
        </w:r>
      </w:ins>
      <w:del w:id="93197" w:author="מנוע מכני" w:date="2026-10-11T12:04:40Z">
        <w:r w:rsidRPr="006F178A">
          <w:rPr>
            <w:rtl/>
          </w:rPr>
          <w:delText xml:space="preserve">עליה</w:delText>
        </w:r>
      </w:del>
      <w:r w:rsidRPr="006F178A">
        <w:rPr>
          <w:rtl/>
        </w:rPr>
        <w:t xml:space="preserve">, ונביאים שביניהן התירו להן.</w:t>
      </w:r>
    </w:p>
    <w:p w:rsidR="005851B8" w:rsidRPr="006F178A" w:rsidRDefault="005851B8" w:rsidP="005851B8">
      <w:pPr>
        <w:rPr>
          <w:rtl/>
        </w:rPr>
      </w:pPr>
      <w:r w:rsidRPr="006F178A">
        <w:rPr>
          <w:rtl/>
        </w:rPr>
        <w:t>ולא נביאים שביניהן, אלא מנהג אבותם בידיהם.</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rsidR="005851B8" w:rsidRPr="009757B9" w:rsidRDefault="005851B8" w:rsidP="005851B8">
      <w:pPr>
        <w:pStyle w:val="afff3"/>
        <w:framePr w:wrap="around"/>
        <w:spacing w:line="276" w:lineRule="auto"/>
        <w:rPr>
          <w:rFonts w:ascii="Fb Fontext" w:hAnsi="Fb Fontext"/>
          <w:sz w:val="20"/>
          <w:szCs w:val="18"/>
          <w:rtl/>
        </w:rPr>
      </w:pPr>
      <w:r w:rsidRPr="009757B9">
        <w:rPr>
          <w:rFonts w:ascii="Fb Fontext" w:hAnsi="Fb Fontext" w:hint="cs"/>
          <w:sz w:val="20"/>
          <w:szCs w:val="18"/>
          <w:rtl/>
        </w:rPr>
        <w:t>קה.</w:t>
      </w:r>
    </w:p>
    <w:p>
      <w:pPr>
        <w:pStyle w:val="MishnaBatzad"/>
        <w:rPr>
          <w:ins w:id="20415" w:author="קלוד" w:date="2026-10-11T09:07:28Z"/>
        </w:rPr>
      </w:pPr>
      <w:ins w:id="20414" w:author="קלוד" w:date="2026-10-11T09:07:28Z">
        <w:r>
          <w:t xml:space="preserve">משנה טו</w:t>
        </w:r>
      </w:ins>
    </w:p>
    <w:p w:rsidR="005851B8" w:rsidRPr="00E62A50" w:rsidRDefault="005851B8" w:rsidP="005851B8">
      <w:pPr>
        <w:pStyle w:val="afff9"/>
        <w:rPr>
          <w:del w:id="20247" w:author="קלוד" w:date="2026-10-11T09:07:28Z"/>
          <w:rStyle w:val="afffe"/>
          <w:rFonts w:ascii="Fb Fontext" w:hAnsi="Fb Fontext"/>
          <w:bCs w:val="0"/>
          <w:sz w:val="20"/>
          <w:rtl/>
        </w:rPr>
      </w:pPr>
      <w:del w:id="20246" w:author="קלוד" w:date="2026-10-11T09:07:28Z">
        <w:r w:rsidRPr="00E62A50">
          <w:rPr>
            <w:rStyle w:val="afffe"/>
            <w:rFonts w:ascii="Fb Fontext" w:hAnsi="Fb Fontext"/>
            <w:bCs w:val="0"/>
            <w:sz w:val="20"/>
            <w:rtl/>
          </w:rPr>
          <w:delText xml:space="preserve">משנה.</w:delText>
        </w:r>
      </w:del>
    </w:p>
    <w:p w:rsidR="005851B8" w:rsidRPr="00E62A50" w:rsidRDefault="005851B8" w:rsidP="005851B8">
      <w:pPr>
        <w:pStyle w:val="afff9"/>
        <w:spacing w:before="120"/>
        <w:rPr>
          <w:rStyle w:val="afffe"/>
          <w:rFonts w:ascii="Fb Fontext" w:hAnsi="Fb Fontext"/>
          <w:bCs w:val="0"/>
          <w:sz w:val="20"/>
          <w:rtl/>
        </w:rPr>
        <w:pPrChange w:id="90084" w:author="קלוד" w:date="2026-10-11T12:09:42Z">
          <w:pPr>
            <w:pStyle w:val="afff9"/>
          </w:pPr>
        </w:pPrChange>
      </w:pPr>
      <w:r w:rsidRPr="00E62A50">
        <w:rPr>
          <w:rStyle w:val="afffe"/>
          <w:rFonts w:ascii="Fb Fontext" w:hAnsi="Fb Fontext"/>
          <w:bCs w:val="0"/>
          <w:rtl/>
          <w:rPrChange w:id="40148" w:author="Claude" w:date="2026-10-11T09:07:36Z">
            <w:rPr>
              <w:rStyle w:val="afffe"/>
              <w:rFonts w:ascii="Fb Fontext" w:hAnsi="Fb Fontext"/>
              <w:bCs w:val="0"/>
              <w:sz w:val="20"/>
              <w:rtl/>
            </w:rPr>
          </w:rPrChange>
        </w:rPr>
        <w:t>שרץ שנמצא במקדש ריב"ב: כהן מוציאו בהמיינו [אבנטו] שלא לשהות את הטומאה.</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149" w:author="Claude" w:date="2026-10-11T09:07:36Z">
            <w:rPr>
              <w:rStyle w:val="afffe"/>
              <w:rFonts w:ascii="Fb Fontext" w:hAnsi="Fb Fontext"/>
              <w:bCs w:val="0"/>
              <w:sz w:val="20"/>
              <w:rtl/>
            </w:rPr>
          </w:rPrChange>
        </w:rPr>
        <w:t>ר"י: בצבת של עץ, שלא לרבות את הטומאה.</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150" w:author="Claude" w:date="2026-10-11T09:07:36Z">
            <w:rPr>
              <w:rStyle w:val="afffe"/>
              <w:rFonts w:ascii="Fb Fontext" w:hAnsi="Fb Fontext"/>
              <w:bCs w:val="0"/>
              <w:sz w:val="20"/>
              <w:rtl/>
            </w:rPr>
          </w:rPrChange>
        </w:rPr>
        <w:t>מהיכן מוציאין אותו רשב"נ: מן ההיכל, ומן האולם, ומבין האולם ולמזבח.</w:t>
      </w:r>
    </w:p>
    <w:p w:rsidR="005851B8" w:rsidRPr="00E62A50" w:rsidRDefault="005851B8" w:rsidP="005851B8">
      <w:pPr>
        <w:pStyle w:val="afff9"/>
        <w:rPr>
          <w:rStyle w:val="afffe"/>
          <w:rFonts w:ascii="Fb Fontext" w:hAnsi="Fb Fontext"/>
          <w:bCs w:val="0"/>
          <w:sz w:val="20"/>
          <w:rtl/>
        </w:rPr>
      </w:pPr>
      <w:r w:rsidRPr="00E62A50">
        <w:rPr>
          <w:rStyle w:val="afffe"/>
          <w:rFonts w:ascii="Fb Fontext" w:hAnsi="Fb Fontext"/>
          <w:bCs w:val="0"/>
          <w:rtl/>
          <w:rPrChange w:id="40151" w:author="Claude" w:date="2026-10-11T09:07:36Z">
            <w:rPr>
              <w:rStyle w:val="afffe"/>
              <w:rFonts w:ascii="Fb Fontext" w:hAnsi="Fb Fontext"/>
              <w:bCs w:val="0"/>
              <w:sz w:val="20"/>
              <w:rtl/>
            </w:rPr>
          </w:rPrChange>
        </w:rPr>
        <w:t>ר"ע: כל מקום שחייבין על זדונו כרת ועל שגגתו חטאת, מוציאין אותו. ושאר כל המקומות כופין עליו פסכתר [נחושת]</w:t>
      </w:r>
    </w:p>
    <w:p w:rsidR="005851B8" w:rsidRPr="00E62A50" w:rsidRDefault="005851B8" w:rsidP="005851B8">
      <w:pPr>
        <w:pStyle w:val="afff9"/>
        <w:rPr>
          <w:rtl/>
        </w:rPr>
      </w:pPr>
      <w:r w:rsidRPr="00E62A50">
        <w:rPr>
          <w:rStyle w:val="afffe"/>
          <w:rFonts w:ascii="Fb Fontext" w:hAnsi="Fb Fontext"/>
          <w:bCs w:val="0"/>
          <w:rtl/>
          <w:rPrChange w:id="40152" w:author="Claude" w:date="2026-10-11T09:07:36Z">
            <w:rPr>
              <w:rStyle w:val="afffe"/>
              <w:rFonts w:ascii="Fb Fontext" w:hAnsi="Fb Fontext"/>
              <w:bCs w:val="0"/>
              <w:sz w:val="20"/>
              <w:rtl/>
            </w:rPr>
          </w:rPrChange>
        </w:rPr>
        <w:t>ר"ש: מקום שהתירו לך חכמים - משלך נתנו לך, שלא התירו לך אלא משום שבות</w:t>
      </w:r>
      <w:r w:rsidRPr="00E62A50">
        <w:rPr>
          <w:rtl/>
        </w:rPr>
        <w:t>.</w:t>
      </w:r>
    </w:p>
    <w:p w:rsidR="005851B8" w:rsidRDefault="005851B8" w:rsidP="005851B8">
      <w:pPr>
        <w:pStyle w:val="affffd"/>
        <w:spacing w:after="0"/>
        <w:rPr>
          <w:rFonts w:ascii="MS Mincho" w:hAnsi="MS Mincho"/>
          <w:bCs w:val="0"/>
          <w:rtl/>
        </w:rPr>
      </w:pPr>
      <w:r>
        <w:rPr>
          <w:rFonts w:ascii="MS Mincho" w:hAnsi="MS Mincho" w:hint="cs"/>
          <w:bCs w:val="0"/>
          <w:rtl/>
        </w:rPr>
        <w:t xml:space="preserve"> ׻</w:t>
      </w:r>
    </w:p>
    <w:p>
      <w:pPr>
        <w:pStyle w:val="afffff8"/>
        <w:rPr>
          <w:ins w:id="90003" w:author="קלוד" w:date="2026-10-11T12:24:08Z"/>
        </w:rPr>
      </w:pPr>
      <w:ins w:id="90004" w:author="קלוד" w:date="2026-10-11T12:24:08Z">
        <w:r>
          <w:rPr>
            <w:color w:val="7B3F00"/>
          </w:rPr>
          <w:t xml:space="preserve">המכניס שרץ למקדש - חייב, ושרץ עצמו פטור</w:t>
        </w:r>
      </w:ins>
    </w:p>
    <w:p>
      <w:pPr>
        <w:pStyle w:val="38"/>
        <w:rPr>
          <w:ins w:id="96971" w:author="מנוע מכני" w:date="2026-10-11T12:04:40Z"/>
        </w:rPr>
      </w:pPr>
      <w:r w:rsidRPr="006F178A">
        <w:t xml:space="preserve">שמואל:</w:t>
      </w:r>
    </w:p>
    <w:p w:rsidR="005851B8" w:rsidRPr="006F178A" w:rsidRDefault="005851B8" w:rsidP="005851B8">
      <w:pPr>
        <w:rPr>
          <w:rtl/>
        </w:rPr>
      </w:pPr>
      <w:del w:id="96972" w:author="מנוע מכני" w:date="2026-10-11T12:04:40Z">
        <w:r w:rsidRPr="006F178A">
          <w:rPr>
            <w:rFonts w:ascii="Fb Fontext" w:hAnsi="Fb Fontext"/>
            <w:rtl/>
          </w:rPr>
          <w:delText xml:space="preserve"> </w:delText>
        </w:r>
      </w:del>
      <w:r w:rsidRPr="006F178A">
        <w:rPr>
          <w:rFonts w:ascii="Fb Fontext" w:hAnsi="Fb Fontext"/>
          <w:rtl/>
        </w:rPr>
        <w:t xml:space="preserve">המכניס טמא שרץ למקדש - חייב, שרץ עצמו - פטור.</w:t>
      </w:r>
    </w:p>
    <w:p w:rsidR="005851B8" w:rsidRPr="006F178A" w:rsidRDefault="005851B8" w:rsidP="005851B8">
      <w:pPr>
        <w:rPr>
          <w:rtl/>
        </w:rPr>
      </w:pPr>
      <w:r w:rsidRPr="006F178A">
        <w:rPr>
          <w:rtl/>
        </w:rPr>
        <w:t>דמזכר ועד נקבה תשלחו - מי שיש לו טהרה במקוה, יצא שרץ שאין לו טהרה.</w:t>
      </w:r>
    </w:p>
    <w:p w:rsidR="005851B8" w:rsidRPr="006F178A" w:rsidRDefault="005851B8" w:rsidP="005851B8">
      <w:pPr>
        <w:rPr>
          <w:rtl/>
        </w:rPr>
      </w:pPr>
      <w:r w:rsidRPr="006F178A">
        <w:rPr>
          <w:rtl/>
        </w:rPr>
        <w:t xml:space="preserve">אין להוכיח </w:t>
      </w:r>
      <w:r w:rsidRPr="006F178A">
        <w:rPr>
          <w:rStyle w:val="2fb"/>
          <w:rtl/>
        </w:rPr>
        <w:t xml:space="preserve">כשמואל</w:t>
      </w:r>
      <w:r w:rsidRPr="006F178A">
        <w:rPr>
          <w:rtl/>
        </w:rPr>
        <w:t xml:space="preserve"> מהא דמזכר עד נקבה תשלחו - פרט לכלי חרש, </w:t>
      </w:r>
      <w:r w:rsidRPr="006F178A">
        <w:rPr>
          <w:rStyle w:val="2fb"/>
          <w:rtl/>
        </w:rPr>
        <w:t xml:space="preserve">לריה"ג</w:t>
      </w:r>
      <w:r w:rsidRPr="006F178A">
        <w:rPr>
          <w:rtl/>
        </w:rPr>
        <w:t xml:space="preserve"> שאינו מטעם </w:t>
      </w:r>
      <w:ins w:id="93200" w:author="מנוע מכני" w:date="2026-10-11T12:04:40Z">
        <w:r>
          <w:rPr>
            <w:rtl/>
          </w:rPr>
          <w:t xml:space="preserve">דאין</w:t>
        </w:r>
      </w:ins>
      <w:del w:id="93201" w:author="מנוע מכני" w:date="2026-10-11T12:04:40Z">
        <w:r w:rsidRPr="006F178A">
          <w:rPr>
            <w:rtl/>
          </w:rPr>
          <w:delText xml:space="preserve">דלית</w:delText>
        </w:r>
      </w:del>
      <w:r w:rsidRPr="006F178A">
        <w:rPr>
          <w:rtl/>
        </w:rPr>
        <w:t xml:space="preserve"> </w:t>
      </w:r>
      <w:ins w:id="93198" w:author="מנוע מכני" w:date="2026-10-11T12:04:40Z">
        <w:r>
          <w:rPr>
            <w:rtl/>
          </w:rPr>
          <w:t xml:space="preserve">לו</w:t>
        </w:r>
      </w:ins>
      <w:del w:id="93199" w:author="מנוע מכני" w:date="2026-10-11T12:04:40Z">
        <w:r w:rsidRPr="006F178A">
          <w:rPr>
            <w:rtl/>
          </w:rPr>
          <w:delText xml:space="preserve">ליה</w:delText>
        </w:r>
      </w:del>
      <w:r w:rsidRPr="006F178A">
        <w:rPr>
          <w:rtl/>
        </w:rPr>
        <w:t xml:space="preserve"> טהרה במקוה.</w:t>
      </w:r>
    </w:p>
    <w:p>
      <w:pPr>
        <w:pStyle w:val="38"/>
        <w:rPr>
          <w:ins w:id="96973" w:author="מנוע מכני" w:date="2026-10-11T12:04:40Z"/>
        </w:rPr>
      </w:pPr>
      <w:r w:rsidRPr="006F178A">
        <w:t xml:space="preserve">אלא</w:t>
      </w:r>
    </w:p>
    <w:p w:rsidR="005851B8" w:rsidRPr="006F178A" w:rsidRDefault="005851B8" w:rsidP="005851B8">
      <w:pPr>
        <w:rPr>
          <w:rtl/>
        </w:rPr>
      </w:pPr>
      <w:del w:id="96974" w:author="מנוע מכני" w:date="2026-10-11T12:04:40Z">
        <w:r w:rsidRPr="006F178A">
          <w:rPr>
            <w:rtl/>
          </w:rPr>
          <w:delText xml:space="preserve"> </w:delText>
        </w:r>
      </w:del>
      <w:r w:rsidRPr="006F178A">
        <w:rPr>
          <w:rtl/>
        </w:rPr>
        <w:t xml:space="preserve">שיצא כלי חרס שאינו נעשה אב הטומאה כזכר ונקבה.</w:t>
      </w:r>
    </w:p>
    <w:p>
      <w:pPr>
        <w:pStyle w:val="38"/>
        <w:rPr>
          <w:ins w:id="96975" w:author="מנוע מכני" w:date="2026-10-11T12:04:40Z"/>
        </w:rPr>
      </w:pPr>
      <w:r w:rsidRPr="006F178A">
        <w:t xml:space="preserve">ואין להוכיח</w:t>
      </w:r>
    </w:p>
    <w:p w:rsidR="005851B8" w:rsidRDefault="005851B8" w:rsidP="005851B8">
      <w:pPr>
        <w:rPr>
          <w:rtl/>
        </w:rPr>
      </w:pPr>
      <w:del w:id="96976" w:author="מנוע מכני" w:date="2026-10-11T12:04:40Z">
        <w:r w:rsidRPr="006F178A">
          <w:rPr>
            <w:rtl/>
          </w:rPr>
          <w:delText xml:space="preserve"> </w:delText>
        </w:r>
      </w:del>
      <w:ins w:id="90529" w:author="Claude - סמנטי" w:date="2026-10-11T12:19:31Z">
        <w:r>
          <w:rPr>
            <w:rtl/>
          </w:rPr>
          <w:t xml:space="preserve">ממחלוקת</w:t>
        </w:r>
      </w:ins>
      <w:del w:id="90530" w:author="Claude - סמנטי" w:date="2026-10-11T12:19:31Z">
        <w:r w:rsidRPr="006F178A">
          <w:rPr>
            <w:rtl/>
          </w:rPr>
          <w:delText xml:space="preserve">מפלוגתא</w:delText>
        </w:r>
      </w:del>
      <w:r w:rsidRPr="006F178A">
        <w:rPr>
          <w:rtl/>
        </w:rPr>
        <w:t xml:space="preserve"> דמתני' </w:t>
      </w:r>
      <w:ins w:id="91860" w:author="מנוע מכני" w:date="2026-10-11T12:04:40Z">
        <w:r>
          <w:rPr>
            <w:rtl/>
          </w:rPr>
          <w:t xml:space="preserve">דחלקו</w:t>
        </w:r>
      </w:ins>
      <w:del w:id="91861" w:author="מנוע מכני" w:date="2026-10-11T12:04:40Z">
        <w:r w:rsidRPr="006F178A">
          <w:rPr>
            <w:rtl/>
          </w:rPr>
          <w:delText xml:space="preserve">דפליגי</w:delText>
        </w:r>
      </w:del>
      <w:r w:rsidRPr="006F178A">
        <w:rPr>
          <w:rtl/>
        </w:rPr>
        <w:t xml:space="preserve"> בדברי </w:t>
      </w:r>
      <w:r w:rsidRPr="006F178A">
        <w:rPr>
          <w:rStyle w:val="2fb"/>
          <w:rtl/>
        </w:rPr>
        <w:t xml:space="preserve">שמואל</w:t>
      </w:r>
      <w:r w:rsidRPr="006F178A">
        <w:rPr>
          <w:rtl/>
        </w:rPr>
        <w:t xml:space="preserve"> </w:t>
      </w:r>
      <w:ins w:id="91864" w:author="מנוע מכני" w:date="2026-10-11T12:04:40Z">
        <w:r>
          <w:rPr>
            <w:rtl/>
          </w:rPr>
          <w:t xml:space="preserve">דכאן</w:t>
        </w:r>
      </w:ins>
      <w:del w:id="91865" w:author="מנוע מכני" w:date="2026-10-11T12:04:40Z">
        <w:r w:rsidRPr="006F178A">
          <w:rPr>
            <w:rtl/>
          </w:rPr>
          <w:delText xml:space="preserve">דהכא</w:delText>
        </w:r>
      </w:del>
      <w:r w:rsidRPr="006F178A">
        <w:rPr>
          <w:rtl/>
        </w:rPr>
        <w:t xml:space="preserve"> </w:t>
      </w:r>
      <w:ins w:id="91862" w:author="מנוע מכני" w:date="2026-10-11T12:04:40Z">
        <w:r>
          <w:rPr>
            <w:rtl/>
          </w:rPr>
          <w:t xml:space="preserve">חלקו</w:t>
        </w:r>
      </w:ins>
      <w:del w:id="91863" w:author="מנוע מכני" w:date="2026-10-11T12:04:40Z">
        <w:r w:rsidRPr="006F178A">
          <w:rPr>
            <w:rtl/>
          </w:rPr>
          <w:delText xml:space="preserve">פליגי</w:delText>
        </w:r>
      </w:del>
      <w:r w:rsidRPr="006F178A">
        <w:rPr>
          <w:rtl/>
        </w:rPr>
        <w:t xml:space="preserve"> </w:t>
      </w:r>
      <w:ins w:id="93844" w:author="מנוע מכני" w:date="2026-10-11T12:04:40Z">
        <w:r>
          <w:rPr>
            <w:rtl/>
          </w:rPr>
          <w:t xml:space="preserve">אם </w:t>
        </w:r>
      </w:ins>
      <w:del w:id="93845" w:author="מנוע מכני" w:date="2026-10-11T12:04:40Z">
        <w:r w:rsidRPr="006F178A">
          <w:rPr>
            <w:rtl/>
          </w:rPr>
          <w:delText xml:space="preserve">אי </w:delText>
        </w:r>
      </w:del>
      <w:r w:rsidRPr="006F178A">
        <w:rPr>
          <w:rtl/>
        </w:rPr>
        <w:t xml:space="preserve">שהויי טומאה או אפושי טומאה עדיף.</w:t>
      </w:r>
      <w:r>
        <w:rPr>
          <w:rFonts w:hint="cs"/>
          <w:rtl/>
        </w:rPr>
        <w:t xml:space="preserve"> </w:t>
      </w:r>
      <w:r w:rsidRPr="006F178A">
        <w:rPr>
          <w:rtl/>
        </w:rPr>
        <w:t xml:space="preserve">אלא </w:t>
      </w:r>
      <w:ins w:id="93202" w:author="מנוע מכני" w:date="2026-10-11T12:04:40Z">
        <w:r>
          <w:rPr>
            <w:rtl/>
          </w:rPr>
          <w:t xml:space="preserve">כאלו</w:t>
        </w:r>
      </w:ins>
      <w:del w:id="93203" w:author="מנוע מכני" w:date="2026-10-11T12:04:40Z">
        <w:r w:rsidRPr="006F178A">
          <w:rPr>
            <w:rtl/>
          </w:rPr>
          <w:delText xml:space="preserve">כהני</w:delText>
        </w:r>
      </w:del>
      <w:r w:rsidRPr="006F178A">
        <w:rPr>
          <w:rtl/>
        </w:rPr>
        <w:t xml:space="preserve"> תנאי, </w:t>
      </w:r>
      <w:r w:rsidRPr="006F178A">
        <w:rPr>
          <w:rStyle w:val="2fb"/>
          <w:rtl/>
        </w:rPr>
        <w:t xml:space="preserve">דרשב"מ</w:t>
      </w:r>
      <w:r w:rsidRPr="006F178A">
        <w:rPr>
          <w:rtl/>
        </w:rPr>
        <w:t xml:space="preserve"> </w:t>
      </w:r>
      <w:r w:rsidRPr="006F178A">
        <w:rPr>
          <w:rStyle w:val="2fb"/>
          <w:rtl/>
        </w:rPr>
        <w:t xml:space="preserve">ור"ע</w:t>
      </w:r>
      <w:r w:rsidRPr="006F178A">
        <w:rPr>
          <w:rtl/>
        </w:rPr>
        <w:t xml:space="preserve"> </w:t>
      </w:r>
      <w:r w:rsidRPr="006F178A">
        <w:rPr>
          <w:rtl/>
        </w:rPr>
        <w:t xml:space="preserve">דתנן</w:t>
      </w:r>
      <w:r w:rsidRPr="006F178A">
        <w:rPr>
          <w:rtl/>
        </w:rPr>
        <w:t xml:space="preserve">: מהיכן מוציאין אותו</w:t>
      </w:r>
    </w:p>
    <w:p w:rsidR="005851B8" w:rsidRPr="006F178A" w:rsidRDefault="005851B8" w:rsidP="005851B8">
      <w:pPr>
        <w:rPr>
          <w:rtl/>
        </w:rPr>
      </w:pPr>
      <w:r w:rsidRPr="006F178A">
        <w:rPr>
          <w:rtl/>
        </w:rPr>
        <w:t xml:space="preserve">למ"ד</w:t>
      </w:r>
      <w:r w:rsidRPr="006F178A">
        <w:rPr>
          <w:rtl/>
        </w:rPr>
        <w:t xml:space="preserve"> מעזרה - </w:t>
      </w:r>
      <w:r w:rsidRPr="006F178A">
        <w:rPr>
          <w:rtl/>
        </w:rPr>
        <w:t xml:space="preserve">לא</w:t>
      </w:r>
      <w:r w:rsidRPr="006F178A">
        <w:rPr>
          <w:rtl/>
        </w:rPr>
        <w:t xml:space="preserve">, </w:t>
      </w:r>
      <w:ins w:id="91866" w:author="מנוע מכני" w:date="2026-10-11T12:04:40Z">
        <w:r>
          <w:rPr>
            <w:rtl/>
          </w:rPr>
          <w:t xml:space="preserve">סבר</w:t>
        </w:r>
      </w:ins>
      <w:del w:id="91867" w:author="מנוע מכני" w:date="2026-10-11T12:04:40Z">
        <w:r w:rsidRPr="006F178A">
          <w:rPr>
            <w:rtl/>
          </w:rPr>
          <w:delText xml:space="preserve">קסבר</w:delText>
        </w:r>
      </w:del>
      <w:r w:rsidRPr="006F178A">
        <w:rPr>
          <w:rtl/>
        </w:rPr>
        <w:t xml:space="preserve"> המכניס שרץ למקדש פטור.</w:t>
      </w:r>
      <w:r>
        <w:rPr>
          <w:rFonts w:hint="cs"/>
          <w:rtl/>
        </w:rPr>
        <w:t xml:space="preserve"> </w:t>
      </w:r>
      <w:r w:rsidRPr="006F178A">
        <w:rPr>
          <w:rtl/>
        </w:rPr>
        <w:t xml:space="preserve">ומ"ד מכולה עזרה - </w:t>
      </w:r>
      <w:ins w:id="91868" w:author="מנוע מכני" w:date="2026-10-11T12:04:40Z">
        <w:r>
          <w:rPr>
            <w:rtl/>
          </w:rPr>
          <w:t xml:space="preserve">סבר</w:t>
        </w:r>
      </w:ins>
      <w:del w:id="91869" w:author="מנוע מכני" w:date="2026-10-11T12:04:40Z">
        <w:r w:rsidRPr="006F178A">
          <w:rPr>
            <w:rtl/>
          </w:rPr>
          <w:delText xml:space="preserve">קסבר</w:delText>
        </w:r>
      </w:del>
      <w:r w:rsidRPr="006F178A">
        <w:rPr>
          <w:rtl/>
        </w:rPr>
        <w:t xml:space="preserve">: חייב.</w:t>
      </w:r>
    </w:p>
    <w:p>
      <w:pPr>
        <w:pStyle w:val="38"/>
        <w:rPr>
          <w:ins w:id="96978" w:author="מנוע מכני" w:date="2026-10-11T12:04:40Z"/>
        </w:rPr>
      </w:pPr>
      <w:del w:id="96977" w:author="מנוע מכני" w:date="2026-10-11T12:04:40Z">
        <w:r w:rsidRPr="006F178A">
          <w:delText xml:space="preserve">•</w:delText>
        </w:r>
      </w:del>
      <w:r w:rsidRPr="006F178A">
        <w:t xml:space="preserve"> ארי"ו:</w:t>
      </w:r>
    </w:p>
    <w:p w:rsidR="005851B8" w:rsidRPr="006F178A" w:rsidRDefault="005851B8" w:rsidP="005851B8">
      <w:pPr>
        <w:rPr>
          <w:rtl/>
        </w:rPr>
      </w:pPr>
      <w:del w:id="96979" w:author="מנוע מכני" w:date="2026-10-11T12:04:40Z">
        <w:r w:rsidRPr="006F178A">
          <w:rPr>
            <w:rtl/>
          </w:rPr>
          <w:delText xml:space="preserve"> </w:delText>
        </w:r>
      </w:del>
      <w:r w:rsidRPr="006F178A">
        <w:rPr>
          <w:rtl/>
        </w:rPr>
        <w:t xml:space="preserve">ושניהם מקרא אחד דרשו. ויבאו הכהנים לפנימה בית</w:t>
      </w:r>
      <w:r>
        <w:rPr>
          <w:rtl/>
        </w:rPr>
        <w:t xml:space="preserve"> ה'</w:t>
      </w:r>
      <w:r w:rsidRPr="006F178A">
        <w:rPr>
          <w:rStyle w:val="afffff0"/>
          <w:rtl/>
        </w:rPr>
        <w:t xml:space="preserve"> לטהר ויוציאו את כל הטומאה אשר מצאו בהיכל</w:t>
      </w:r>
      <w:r>
        <w:rPr>
          <w:rStyle w:val="afffff0"/>
          <w:rtl/>
        </w:rPr>
        <w:t xml:space="preserve"> ה</w:t>
      </w:r>
      <w:r>
        <w:rPr>
          <w:rtl/>
        </w:rPr>
        <w:t xml:space="preserve">'</w:t>
      </w:r>
      <w:r w:rsidRPr="006F178A">
        <w:rPr>
          <w:rtl/>
        </w:rPr>
        <w:t xml:space="preserve"> לחצר בית</w:t>
      </w:r>
      <w:r>
        <w:rPr>
          <w:rtl/>
        </w:rPr>
        <w:t xml:space="preserve"> ה'</w:t>
      </w:r>
      <w:r w:rsidRPr="006F178A">
        <w:rPr>
          <w:rtl/>
        </w:rPr>
        <w:t xml:space="preserve"> ויקבלו הלוים להוציא לנחל קדרון חוצה.</w:t>
      </w:r>
    </w:p>
    <w:p>
      <w:pPr>
        <w:pStyle w:val="38"/>
        <w:rPr>
          <w:ins w:id="96980" w:author="מנוע מכני" w:date="2026-10-11T12:04:40Z"/>
        </w:rPr>
      </w:pPr>
      <w:ins w:id="93266" w:author="מנוע מכני" w:date="2026-10-11T12:04:40Z">
        <w:r>
          <w:t xml:space="preserve">מ"ד</w:t>
        </w:r>
      </w:ins>
      <w:del w:id="93267" w:author="מנוע מכני" w:date="2026-10-11T12:04:40Z">
        <w:r w:rsidRPr="00B3644D">
          <w:delText xml:space="preserve">מר סבר</w:delText>
        </w:r>
      </w:del>
      <w:r w:rsidRPr="00B3644D">
        <w:t xml:space="preserve">:</w:t>
      </w:r>
    </w:p>
    <w:p w:rsidR="005851B8" w:rsidRPr="00B3644D" w:rsidRDefault="005851B8" w:rsidP="005851B8">
      <w:pPr>
        <w:rPr>
          <w:spacing w:val="-2"/>
          <w:rtl/>
        </w:rPr>
      </w:pPr>
      <w:del w:id="96981" w:author="מנוע מכני" w:date="2026-10-11T12:04:40Z">
        <w:r w:rsidRPr="00B3644D">
          <w:rPr>
            <w:spacing w:val="-2"/>
            <w:rtl/>
          </w:rPr>
          <w:delText xml:space="preserve"> </w:delText>
        </w:r>
      </w:del>
      <w:r w:rsidRPr="00B3644D">
        <w:rPr>
          <w:spacing w:val="-2"/>
          <w:rtl/>
        </w:rPr>
        <w:t xml:space="preserve">שכיון שהשתנתה הוצאתה מן ההיכל מהוצאתה מן העזרה מוכח דאין טומאה בעזרה.</w:t>
      </w:r>
    </w:p>
    <w:p w:rsidR="005851B8" w:rsidRPr="006F178A" w:rsidRDefault="005851B8" w:rsidP="005851B8">
      <w:pPr>
        <w:rPr>
          <w:rtl/>
        </w:rPr>
      </w:pPr>
      <w:r w:rsidRPr="006F178A">
        <w:rPr>
          <w:rtl/>
        </w:rPr>
        <w:t xml:space="preserve">ומר סבר: עד </w:t>
      </w:r>
      <w:ins w:id="91870" w:author="מנוע מכני" w:date="2026-10-11T12:04:40Z">
        <w:r>
          <w:rPr>
            <w:rtl/>
          </w:rPr>
          <w:t xml:space="preserve">מקום</w:t>
        </w:r>
      </w:ins>
      <w:del w:id="91871" w:author="מנוע מכני" w:date="2026-10-11T12:04:40Z">
        <w:r w:rsidRPr="006F178A">
          <w:rPr>
            <w:rtl/>
          </w:rPr>
          <w:delText xml:space="preserve">היכא</w:delText>
        </w:r>
      </w:del>
      <w:r w:rsidRPr="006F178A">
        <w:rPr>
          <w:rtl/>
        </w:rPr>
        <w:t xml:space="preserve"> שלא אפשר בלוים - מפקי כהנים, </w:t>
      </w:r>
      <w:ins w:id="93204" w:author="מנוע מכני" w:date="2026-10-11T12:04:40Z">
        <w:r>
          <w:rPr>
            <w:rtl/>
          </w:rPr>
          <w:t xml:space="preserve">עכשיו</w:t>
        </w:r>
      </w:ins>
      <w:del w:id="93205" w:author="מנוע מכני" w:date="2026-10-11T12:04:40Z">
        <w:r w:rsidRPr="006F178A">
          <w:rPr>
            <w:rtl/>
          </w:rPr>
          <w:delText xml:space="preserve">השתא</w:delText>
        </w:r>
      </w:del>
      <w:r w:rsidRPr="006F178A">
        <w:rPr>
          <w:rtl/>
        </w:rPr>
        <w:t xml:space="preserve"> דאפשר בלוים תו </w:t>
      </w:r>
      <w:r w:rsidRPr="006F178A">
        <w:rPr>
          <w:rtl/>
        </w:rPr>
        <w:t xml:space="preserve">לא</w:t>
      </w:r>
      <w:r w:rsidRPr="006F178A">
        <w:rPr>
          <w:rtl/>
        </w:rPr>
        <w:t xml:space="preserve"> מטמאי כהנים </w:t>
      </w:r>
      <w:r w:rsidRPr="006F178A">
        <w:rPr>
          <w:rtl/>
        </w:rPr>
        <w:t xml:space="preserve">משא"כ</w:t>
      </w:r>
      <w:r w:rsidRPr="006F178A">
        <w:rPr>
          <w:rtl/>
        </w:rPr>
        <w:t xml:space="preserve"> בשבת.</w:t>
      </w:r>
    </w:p>
    <w:p>
      <w:pPr>
        <w:pStyle w:val="afffff8"/>
        <w:rPr>
          <w:ins w:id="90001" w:author="קלוד" w:date="2026-10-11T12:24:08Z"/>
        </w:rPr>
      </w:pPr>
      <w:ins w:id="90002" w:author="קלוד" w:date="2026-10-11T12:24:08Z">
        <w:r>
          <w:rPr>
            <w:color w:val="7B3F00"/>
          </w:rPr>
          <w:t xml:space="preserve">הכנסת טמאים להיכל - כהנים, לוים וישראלים</w:t>
        </w:r>
      </w:ins>
    </w:p>
    <w:p>
      <w:pPr>
        <w:pStyle w:val="38"/>
        <w:rPr>
          <w:ins w:id="96983" w:author="מנוע מכני" w:date="2026-10-11T12:04:40Z"/>
        </w:rPr>
      </w:pPr>
      <w:del w:id="96982" w:author="מנוע מכני" w:date="2026-10-11T12:04:40Z">
        <w:r w:rsidRPr="006F178A">
          <w:delText xml:space="preserve">•</w:delText>
        </w:r>
      </w:del>
      <w:r w:rsidRPr="006F178A">
        <w:t xml:space="preserve"> ת"ר</w:t>
      </w:r>
      <w:r w:rsidRPr="006F178A">
        <w:t xml:space="preserve">:</w:t>
      </w:r>
    </w:p>
    <w:p w:rsidR="005851B8" w:rsidRPr="006F178A" w:rsidRDefault="005851B8" w:rsidP="005851B8">
      <w:pPr>
        <w:rPr>
          <w:rtl/>
        </w:rPr>
      </w:pPr>
      <w:del w:id="96984" w:author="מנוע מכני" w:date="2026-10-11T12:04:40Z">
        <w:r w:rsidRPr="006F178A">
          <w:rPr>
            <w:rFonts w:ascii="Fb Fontext" w:hAnsi="Fb Fontext"/>
            <w:rtl/>
          </w:rPr>
          <w:delText xml:space="preserve"> </w:delText>
        </w:r>
      </w:del>
      <w:r w:rsidRPr="006F178A">
        <w:rPr>
          <w:rFonts w:ascii="Fb Fontext" w:hAnsi="Fb Fontext"/>
          <w:rtl/>
        </w:rPr>
        <w:t xml:space="preserve">הכל נכנסין בהיכל לבנות לתקן ולהוציא את הטומאה, ומצוה בכהנים.</w:t>
      </w:r>
    </w:p>
    <w:p w:rsidR="005851B8" w:rsidRPr="00B3644D" w:rsidRDefault="005851B8" w:rsidP="005851B8">
      <w:pPr>
        <w:rPr>
          <w:spacing w:val="-2"/>
          <w:rtl/>
        </w:rPr>
      </w:pPr>
      <w:r w:rsidRPr="00B3644D">
        <w:rPr>
          <w:spacing w:val="-2"/>
          <w:rtl/>
        </w:rPr>
        <w:t>אם אין שם כהנים - נכנסין לוים, אין שם לוים - נכנסין ישראלים. ואידי ואידי טהורין</w:t>
      </w:r>
      <w:r w:rsidRPr="00B3644D">
        <w:rPr>
          <w:rFonts w:hint="cs"/>
          <w:spacing w:val="-2"/>
          <w:rtl/>
        </w:rPr>
        <w:t xml:space="preserve"> ולא </w:t>
      </w:r>
      <w:r w:rsidRPr="00B3644D">
        <w:rPr>
          <w:spacing w:val="-2"/>
          <w:rtl/>
        </w:rPr>
        <w:t>טמאין</w:t>
      </w:r>
    </w:p>
    <w:p>
      <w:pPr>
        <w:pStyle w:val="38"/>
        <w:rPr>
          <w:ins w:id="96985" w:author="מנוע מכני" w:date="2026-10-11T12:04:40Z"/>
        </w:rPr>
      </w:pPr>
      <w:r w:rsidRPr="006F178A">
        <w:t xml:space="preserve">ר"ה:</w:t>
      </w:r>
    </w:p>
    <w:p w:rsidR="005851B8" w:rsidRPr="006F178A" w:rsidRDefault="005851B8" w:rsidP="005851B8">
      <w:pPr>
        <w:rPr>
          <w:rtl/>
        </w:rPr>
      </w:pPr>
      <w:del w:id="96986" w:author="מנוע מכני" w:date="2026-10-11T12:04:40Z">
        <w:r w:rsidRPr="006F178A">
          <w:rPr>
            <w:rtl/>
          </w:rPr>
          <w:delText xml:space="preserve"> </w:delText>
        </w:r>
      </w:del>
      <w:ins w:id="90512" w:author="מנוע מכני" w:date="2026-10-11T12:04:40Z">
        <w:r>
          <w:rPr>
            <w:rStyle w:val="2fb"/>
            <w:rtl/>
          </w:rPr>
          <w:t xml:space="preserve">ר"כ</w:t>
        </w:r>
      </w:ins>
      <w:del w:id="90513" w:author="מנוע מכני" w:date="2026-10-11T12:04:40Z">
        <w:r w:rsidRPr="006F178A">
          <w:rPr>
            <w:rtl/>
          </w:rPr>
          <w:delText xml:space="preserve">רב כהנא</w:delText>
        </w:r>
      </w:del>
      <w:r w:rsidRPr="006F178A">
        <w:rPr>
          <w:rtl/>
        </w:rPr>
        <w:t xml:space="preserve"> מסייע </w:t>
      </w:r>
      <w:ins w:id="93206" w:author="מנוע מכני" w:date="2026-10-11T12:04:40Z">
        <w:r>
          <w:rPr>
            <w:rtl/>
          </w:rPr>
          <w:t xml:space="preserve">כאלו</w:t>
        </w:r>
      </w:ins>
      <w:del w:id="93207" w:author="מנוע מכני" w:date="2026-10-11T12:04:40Z">
        <w:r w:rsidRPr="006F178A">
          <w:rPr>
            <w:rtl/>
          </w:rPr>
          <w:delText xml:space="preserve">כהני</w:delText>
        </w:r>
      </w:del>
      <w:r w:rsidRPr="006F178A">
        <w:rPr>
          <w:rtl/>
        </w:rPr>
        <w:t xml:space="preserve">, דתני </w:t>
      </w:r>
      <w:r w:rsidRPr="006F178A">
        <w:rPr>
          <w:rStyle w:val="2fb"/>
          <w:rtl/>
        </w:rPr>
        <w:t xml:space="preserve">ר"כ</w:t>
      </w:r>
      <w:r w:rsidRPr="006F178A">
        <w:rPr>
          <w:rtl/>
        </w:rPr>
        <w:t xml:space="preserve">: מתוך </w:t>
      </w:r>
      <w:r>
        <w:rPr>
          <w:rtl/>
        </w:rPr>
        <w:t>שנא'</w:t>
      </w:r>
      <w:r w:rsidRPr="00AC624C">
        <w:rPr>
          <w:rStyle w:val="afffff0"/>
          <w:rtl/>
        </w:rPr>
        <w:t xml:space="preserve"> </w:t>
      </w:r>
      <w:r w:rsidRPr="00AC624C">
        <w:rPr>
          <w:rStyle w:val="afffff0"/>
          <w:rFonts w:hint="cs"/>
          <w:rtl/>
        </w:rPr>
        <w:t>'</w:t>
      </w:r>
      <w:ins w:id="90661" w:author="Claude - סמנטי" w:date="2026-10-11T12:19:31Z">
        <w:r>
          <w:rPr>
            <w:rStyle w:val="afffff0"/>
            <w:rtl/>
          </w:rPr>
          <w:t xml:space="preserve">אַךְ אֶל הַפָּרֹכֶת לֹא יָבֹא</w:t>
        </w:r>
      </w:ins>
      <w:del w:id="90662" w:author="Claude - סמנטי" w:date="2026-10-11T12:19:31Z">
        <w:r w:rsidRPr="00AC624C">
          <w:rPr>
            <w:rStyle w:val="afffff0"/>
            <w:rtl/>
          </w:rPr>
          <w:delText xml:space="preserve">אך אל הפרכת </w:delText>
        </w:r>
        <w:r w:rsidRPr="00AC624C">
          <w:rPr>
            <w:rStyle w:val="afffff0"/>
            <w:rtl/>
          </w:rPr>
          <w:delText xml:space="preserve">לא</w:delText>
        </w:r>
        <w:r w:rsidRPr="00AC624C">
          <w:rPr>
            <w:rStyle w:val="afffff0"/>
            <w:rtl/>
          </w:rPr>
          <w:delText xml:space="preserve"> יבא</w:delText>
        </w:r>
      </w:del>
      <w:r w:rsidRPr="00AC624C">
        <w:rPr>
          <w:rStyle w:val="afffff0"/>
          <w:rFonts w:hint="cs"/>
          <w:rtl/>
        </w:rPr>
        <w:t>'</w:t>
      </w:r>
      <w:r w:rsidRPr="00AC624C">
        <w:rPr>
          <w:rStyle w:val="afffff0"/>
          <w:rtl/>
        </w:rPr>
        <w:t>,</w:t>
      </w:r>
      <w:r w:rsidRPr="006F178A">
        <w:rPr>
          <w:rtl/>
        </w:rPr>
        <w:t xml:space="preserve"> חילק דמצווה [לריקועי פחים] בתמימים </w:t>
      </w:r>
      <w:ins w:id="93846" w:author="מנוע מכני" w:date="2026-10-11T12:04:40Z">
        <w:r>
          <w:rPr>
            <w:rtl/>
          </w:rPr>
          <w:t xml:space="preserve">ואם </w:t>
        </w:r>
      </w:ins>
      <w:del w:id="93847" w:author="מנוע מכני" w:date="2026-10-11T12:04:40Z">
        <w:r w:rsidRPr="006F178A">
          <w:rPr>
            <w:rtl/>
          </w:rPr>
          <w:delText xml:space="preserve">ואי </w:delText>
        </w:r>
      </w:del>
      <w:ins w:id="91872" w:author="מנוע מכני" w:date="2026-10-11T12:04:40Z">
        <w:r>
          <w:rPr>
            <w:rtl/>
          </w:rPr>
          <w:t xml:space="preserve">לא</w:t>
        </w:r>
      </w:ins>
      <w:del w:id="91873" w:author="מנוע מכני" w:date="2026-10-11T12:04:40Z">
        <w:r w:rsidRPr="006F178A">
          <w:rPr>
            <w:rtl/>
          </w:rPr>
          <w:delText xml:space="preserve">לאו</w:delText>
        </w:r>
      </w:del>
      <w:r w:rsidRPr="006F178A">
        <w:rPr>
          <w:rtl/>
        </w:rPr>
        <w:t xml:space="preserve"> בעלי מומין. </w:t>
      </w:r>
      <w:ins w:id="93848" w:author="מנוע מכני" w:date="2026-10-11T12:04:40Z">
        <w:r>
          <w:rPr>
            <w:rtl/>
          </w:rPr>
          <w:t xml:space="preserve">ואם </w:t>
        </w:r>
      </w:ins>
      <w:del w:id="93849" w:author="מנוע מכני" w:date="2026-10-11T12:04:40Z">
        <w:r w:rsidRPr="006F178A">
          <w:rPr>
            <w:rtl/>
          </w:rPr>
          <w:delText xml:space="preserve">ואי </w:delText>
        </w:r>
      </w:del>
      <w:ins w:id="91874" w:author="מנוע מכני" w:date="2026-10-11T12:04:40Z">
        <w:r>
          <w:rPr>
            <w:rtl/>
          </w:rPr>
          <w:t xml:space="preserve">לא</w:t>
        </w:r>
      </w:ins>
      <w:del w:id="91875" w:author="מנוע מכני" w:date="2026-10-11T12:04:40Z">
        <w:r w:rsidRPr="006F178A">
          <w:rPr>
            <w:rtl/>
          </w:rPr>
          <w:delText xml:space="preserve">לאו</w:delText>
        </w:r>
      </w:del>
      <w:r w:rsidRPr="006F178A">
        <w:rPr>
          <w:rtl/>
        </w:rPr>
        <w:t xml:space="preserve"> בטהורין, </w:t>
      </w:r>
      <w:ins w:id="93850" w:author="מנוע מכני" w:date="2026-10-11T12:04:40Z">
        <w:r>
          <w:rPr>
            <w:rtl/>
          </w:rPr>
          <w:t xml:space="preserve">ואם </w:t>
        </w:r>
      </w:ins>
      <w:del w:id="93851" w:author="מנוע מכני" w:date="2026-10-11T12:04:40Z">
        <w:r w:rsidRPr="006F178A">
          <w:rPr>
            <w:rtl/>
          </w:rPr>
          <w:delText xml:space="preserve">ואי </w:delText>
        </w:r>
      </w:del>
      <w:ins w:id="91876" w:author="מנוע מכני" w:date="2026-10-11T12:04:40Z">
        <w:r>
          <w:rPr>
            <w:rtl/>
          </w:rPr>
          <w:t xml:space="preserve">לא</w:t>
        </w:r>
      </w:ins>
      <w:del w:id="91877" w:author="מנוע מכני" w:date="2026-10-11T12:04:40Z">
        <w:r w:rsidRPr="006F178A">
          <w:rPr>
            <w:rtl/>
          </w:rPr>
          <w:delText xml:space="preserve">לאו</w:delText>
        </w:r>
      </w:del>
      <w:r w:rsidRPr="006F178A">
        <w:rPr>
          <w:rtl/>
        </w:rPr>
        <w:t xml:space="preserve"> בטמאין. אידי ואידי, כהנים - אין, ישראלים - </w:t>
      </w:r>
      <w:r w:rsidRPr="006F178A">
        <w:rPr>
          <w:rtl/>
        </w:rPr>
        <w:t xml:space="preserve">לא</w:t>
      </w:r>
      <w:r w:rsidRPr="006F178A">
        <w:rPr>
          <w:rtl/>
        </w:rPr>
        <w:t xml:space="preserve">.</w:t>
      </w:r>
    </w:p>
    <w:p w:rsidR="005851B8" w:rsidRPr="006F178A" w:rsidRDefault="005851B8" w:rsidP="005851B8">
      <w:pPr>
        <w:rPr>
          <w:rtl/>
        </w:rPr>
      </w:pPr>
      <w:r w:rsidRPr="006F178A">
        <w:rPr>
          <w:rtl/>
        </w:rPr>
        <w:t xml:space="preserve">טמא ובעל מום איזו מהן נכנס</w:t>
      </w:r>
      <w:ins w:id="90069" w:author="מנוע מכני" w:date="2026-10-11T12:04:40Z">
        <w:r>
          <w:rPr>
            <w:rtl/>
          </w:rPr>
          <w:t xml:space="preserve">: </w:t>
        </w:r>
        <w:r>
          <w:rPr>
            <w:rStyle w:val="2fb"/>
            <w:rtl/>
          </w:rPr>
          <w:t xml:space="preserve">ר</w:t>
        </w:r>
      </w:ins>
      <w:del w:id="90070" w:author="מנוע מכני" w:date="2026-10-11T12:04:40Z">
        <w:r w:rsidRPr="006F178A">
          <w:rPr>
            <w:rtl/>
          </w:rPr>
          <w:delText xml:space="preserve">:ר</w:delText>
        </w:r>
      </w:del>
      <w:r w:rsidRPr="006F178A">
        <w:rPr>
          <w:rStyle w:val="2fb"/>
          <w:rtl/>
        </w:rPr>
        <w:t xml:space="preserve">חב"א</w:t>
      </w:r>
      <w:r w:rsidRPr="006F178A">
        <w:rPr>
          <w:rtl/>
        </w:rPr>
        <w:t xml:space="preserve"> </w:t>
      </w:r>
      <w:r w:rsidRPr="006F178A">
        <w:rPr>
          <w:rStyle w:val="2fb"/>
          <w:rtl/>
        </w:rPr>
        <w:t xml:space="preserve">רב</w:t>
      </w:r>
      <w:r w:rsidRPr="006F178A">
        <w:rPr>
          <w:rtl/>
        </w:rPr>
        <w:t xml:space="preserve">: טמא נכנס, </w:t>
      </w:r>
      <w:ins w:id="91878" w:author="מנוע מכני" w:date="2026-10-11T12:04:40Z">
        <w:r>
          <w:rPr>
            <w:rtl/>
          </w:rPr>
          <w:t xml:space="preserve">שהרי</w:t>
        </w:r>
      </w:ins>
      <w:del w:id="91879" w:author="מנוע מכני" w:date="2026-10-11T12:04:40Z">
        <w:r w:rsidRPr="006F178A">
          <w:rPr>
            <w:rtl/>
          </w:rPr>
          <w:delText xml:space="preserve">דהא</w:delText>
        </w:r>
      </w:del>
      <w:r w:rsidRPr="006F178A">
        <w:rPr>
          <w:rtl/>
        </w:rPr>
        <w:t xml:space="preserve"> אישתרי בעבודת ציבור.</w:t>
      </w:r>
    </w:p>
    <w:p>
      <w:pPr>
        <w:pStyle w:val="38"/>
        <w:rPr>
          <w:ins w:id="96987" w:author="מנוע מכני" w:date="2026-10-11T12:04:40Z"/>
        </w:rPr>
      </w:pPr>
      <w:r w:rsidRPr="006F178A">
        <w:t xml:space="preserve">ר"א:</w:t>
      </w:r>
    </w:p>
    <w:p w:rsidR="005851B8" w:rsidRPr="006F178A" w:rsidRDefault="005851B8" w:rsidP="005851B8">
      <w:pPr>
        <w:rPr>
          <w:rtl/>
        </w:rPr>
      </w:pPr>
      <w:del w:id="96988" w:author="מנוע מכני" w:date="2026-10-11T12:04:40Z">
        <w:r w:rsidRPr="006F178A">
          <w:rPr>
            <w:rtl/>
          </w:rPr>
          <w:delText xml:space="preserve"> </w:delText>
        </w:r>
      </w:del>
      <w:r w:rsidRPr="006F178A">
        <w:rPr>
          <w:rtl/>
        </w:rPr>
        <w:t xml:space="preserve">בעל מום נכנס, </w:t>
      </w:r>
      <w:ins w:id="91880" w:author="מנוע מכני" w:date="2026-10-11T12:04:40Z">
        <w:r>
          <w:rPr>
            <w:rtl/>
          </w:rPr>
          <w:t xml:space="preserve">שהרי</w:t>
        </w:r>
      </w:ins>
      <w:del w:id="91881" w:author="מנוע מכני" w:date="2026-10-11T12:04:40Z">
        <w:r w:rsidRPr="006F178A">
          <w:rPr>
            <w:rtl/>
          </w:rPr>
          <w:delText xml:space="preserve">דהא</w:delText>
        </w:r>
      </w:del>
      <w:r w:rsidRPr="006F178A">
        <w:rPr>
          <w:rtl/>
        </w:rPr>
        <w:t xml:space="preserve"> אישתרי באכילת קדשים.</w:t>
      </w:r>
    </w:p>
    <w:p w:rsidR="005851B8" w:rsidRDefault="005851B8" w:rsidP="005851B8">
      <w:pPr>
        <w:pStyle w:val="affffd"/>
        <w:spacing w:after="0"/>
        <w:rPr>
          <w:del w:id="90058" w:author="מנוע עיצוב" w:date="2026-10-11T12:09:26Z"/>
          <w:rFonts w:ascii="MS Mincho" w:hAnsi="MS Mincho"/>
          <w:bCs w:val="0"/>
          <w:rtl/>
        </w:rPr>
      </w:pPr>
      <w:del w:id="90057" w:author="מנוע עיצוב" w:date="2026-10-11T12:09:26Z">
        <w:r>
          <w:rPr>
            <w:rFonts w:ascii="MS Mincho" w:hAnsi="MS Mincho" w:hint="cs"/>
            <w:bCs w:val="0"/>
            <w:rtl/>
          </w:rPr>
          <w:delText xml:space="preserve"> ׻</w:delText>
        </w:r>
      </w:del>
    </w:p>
    <w:p w:rsidR="005851B8" w:rsidRPr="009757B9" w:rsidRDefault="005851B8" w:rsidP="005851B8">
      <w:pPr>
        <w:pStyle w:val="affff1"/>
        <w:ind w:end="0"/>
        <w:rPr>
          <w:rStyle w:val="afffe"/>
          <w:rFonts w:ascii="Fb Fontext" w:hAnsi="Fb Fontext"/>
          <w:b/>
          <w:bCs w:val="0"/>
          <w:sz w:val="20"/>
          <w:rtl/>
        </w:rPr>
        <w:pPrChange w:id="20080" w:author="קלוד" w:date="2026-10-11T09:07:28Z">
          <w:pPr>
            <w:pStyle w:val="affff1"/>
            <w:rPr>
              <w:rStyle w:val="afffe"/>
              <w:rFonts w:ascii="Fb Fontext" w:hAnsi="Fb Fontext"/>
              <w:b/>
              <w:bCs w:val="0"/>
              <w:sz w:val="20"/>
              <w:rtl/>
            </w:rPr>
          </w:pPr>
        </w:pPrChange>
      </w:pPr>
      <w:ins w:id="9832" w:author="מספור קטעי משנה" w:date="2026-10-11T09:25:21Z">
        <w:r>
          <w:rPr>
            <w:rStyle w:val="MisparKeta"/>
          </w:rPr>
          <w:t xml:space="preserve">ב. </w:t>
        </w:r>
      </w:ins>
      <w:r w:rsidRPr="00E62A50">
        <w:rPr>
          <w:rStyle w:val="afffe"/>
          <w:rFonts w:ascii="Fb Fontext" w:hAnsi="Fb Fontext"/>
          <w:bCs w:val="0"/>
          <w:rtl/>
          <w:rPrChange w:id="40153" w:author="Claude" w:date="2026-10-11T09:07:36Z">
            <w:rPr>
              <w:rStyle w:val="afffe"/>
              <w:rFonts w:ascii="Fb Fontext" w:hAnsi="Fb Fontext"/>
              <w:bCs w:val="0"/>
              <w:sz w:val="20"/>
              <w:rtl/>
            </w:rPr>
          </w:rPrChange>
        </w:rPr>
        <w:t>רבי שמעון אומר מקום שהתירו לך חכמים.</w:t>
      </w:r>
    </w:p>
    <w:p>
      <w:pPr>
        <w:pStyle w:val="38"/>
        <w:rPr>
          <w:ins w:id="96989" w:author="מנוע מכני" w:date="2026-10-11T12:04:40Z"/>
        </w:rPr>
      </w:pPr>
      <w:r w:rsidRPr="006F178A">
        <w:t xml:space="preserve">ור"ש </w:t>
      </w:r>
      <w:ins w:id="94714" w:author="מנוע מכני" w:date="2026-10-11T12:04:40Z">
        <w:r>
          <w:t xml:space="preserve">עומד</w:t>
        </w:r>
      </w:ins>
      <w:del w:id="94715" w:author="מנוע מכני" w:date="2026-10-11T12:04:40Z">
        <w:r w:rsidRPr="006F178A">
          <w:delText xml:space="preserve">קאי</w:delText>
        </w:r>
      </w:del>
      <w:r w:rsidRPr="006F178A">
        <w:t xml:space="preserve"> אהא </w:t>
      </w:r>
      <w:r w:rsidRPr="006F178A">
        <w:t xml:space="preserve">דתנן</w:t>
      </w:r>
      <w:r w:rsidRPr="006F178A">
        <w:t xml:space="preserve">:</w:t>
      </w:r>
    </w:p>
    <w:p w:rsidR="005851B8" w:rsidRPr="006F178A" w:rsidRDefault="005851B8" w:rsidP="005851B8">
      <w:pPr>
        <w:rPr>
          <w:rtl/>
        </w:rPr>
      </w:pPr>
      <w:del w:id="96990" w:author="מנוע מכני" w:date="2026-10-11T12:04:40Z">
        <w:r w:rsidRPr="006F178A">
          <w:rPr>
            <w:rFonts w:ascii="Fb Fontext" w:hAnsi="Fb Fontext"/>
            <w:rtl/>
          </w:rPr>
          <w:delText xml:space="preserve"> </w:delText>
        </w:r>
      </w:del>
      <w:r w:rsidRPr="006F178A">
        <w:rPr>
          <w:rFonts w:ascii="Fb Fontext" w:hAnsi="Fb Fontext"/>
          <w:rtl/>
        </w:rPr>
        <w:t xml:space="preserve">מי שהחשיך חוץ לתחום, </w:t>
      </w:r>
      <w:ins w:id="90514" w:author="מנוע מכני" w:date="2026-10-11T12:04:40Z">
        <w:r>
          <w:rPr>
            <w:rFonts w:ascii="Fb Fontext" w:hAnsi="Fb Fontext"/>
            <w:rtl/>
          </w:rPr>
          <w:t xml:space="preserve">אפי'</w:t>
        </w:r>
      </w:ins>
      <w:del w:id="90515" w:author="מנוע מכני" w:date="2026-10-11T12:04:40Z">
        <w:r w:rsidRPr="006F178A">
          <w:rPr>
            <w:rFonts w:ascii="Fb Fontext" w:hAnsi="Fb Fontext"/>
            <w:rtl/>
          </w:rPr>
          <w:delText xml:space="preserve">אפילו</w:delText>
        </w:r>
      </w:del>
      <w:r w:rsidRPr="006F178A">
        <w:rPr>
          <w:rFonts w:ascii="Fb Fontext" w:hAnsi="Fb Fontext"/>
          <w:rtl/>
        </w:rPr>
        <w:t xml:space="preserve"> אמה אחת </w:t>
      </w:r>
      <w:r w:rsidRPr="006F178A">
        <w:rPr>
          <w:rFonts w:ascii="Fb Fontext" w:hAnsi="Fb Fontext"/>
          <w:rtl/>
        </w:rPr>
        <w:t xml:space="preserve">לא</w:t>
      </w:r>
      <w:r w:rsidRPr="006F178A">
        <w:rPr>
          <w:rFonts w:ascii="Fb Fontext" w:hAnsi="Fb Fontext"/>
          <w:rtl/>
        </w:rPr>
        <w:t xml:space="preserve"> יכנס.</w:t>
      </w:r>
    </w:p>
    <w:p w:rsidR="005851B8" w:rsidRDefault="005851B8" w:rsidP="005851B8">
      <w:pPr>
        <w:rPr>
          <w:rtl/>
        </w:rPr>
      </w:pPr>
      <w:r w:rsidRPr="006F178A">
        <w:rPr>
          <w:rStyle w:val="2fb"/>
          <w:rtl/>
        </w:rPr>
        <w:t xml:space="preserve">ר"ש</w:t>
      </w:r>
      <w:r w:rsidRPr="006F178A">
        <w:rPr>
          <w:rtl/>
        </w:rPr>
        <w:t xml:space="preserve"> אומר </w:t>
      </w:r>
      <w:ins w:id="90516" w:author="מנוע מכני" w:date="2026-10-11T12:04:40Z">
        <w:r>
          <w:rPr>
            <w:rtl/>
          </w:rPr>
          <w:t xml:space="preserve">אפי'</w:t>
        </w:r>
      </w:ins>
      <w:del w:id="90517" w:author="מנוע מכני" w:date="2026-10-11T12:04:40Z">
        <w:r w:rsidRPr="006F178A">
          <w:rPr>
            <w:rtl/>
          </w:rPr>
          <w:delText xml:space="preserve">אפילו</w:delText>
        </w:r>
      </w:del>
      <w:r w:rsidRPr="006F178A">
        <w:rPr>
          <w:rtl/>
        </w:rPr>
        <w:t xml:space="preserve"> חמש עשרה אמה יכנס, לפי שאין המשוחות ממצעין את המדות מפני הטועים. [והיינו </w:t>
      </w:r>
      <w:r w:rsidRPr="006F178A">
        <w:rPr>
          <w:rStyle w:val="2fb"/>
          <w:rtl/>
        </w:rPr>
        <w:t xml:space="preserve">דלר"ש</w:t>
      </w:r>
      <w:r w:rsidRPr="006F178A">
        <w:rPr>
          <w:rtl/>
        </w:rPr>
        <w:t xml:space="preserve"> יכנס]</w:t>
      </w:r>
    </w:p>
    <w:p w:rsidR="005851B8" w:rsidRDefault="005851B8" w:rsidP="005851B8">
      <w:pPr>
        <w:pStyle w:val="affffd"/>
        <w:spacing w:after="0"/>
        <w:rPr>
          <w:del w:id="90060" w:author="מנוע עיצוב" w:date="2026-10-11T12:09:26Z"/>
          <w:rFonts w:ascii="MS Mincho" w:hAnsi="MS Mincho"/>
          <w:bCs w:val="0"/>
          <w:rtl/>
        </w:rPr>
      </w:pPr>
      <w:del w:id="90059" w:author="מנוע עיצוב" w:date="2026-10-11T12:09:26Z">
        <w:r>
          <w:rPr>
            <w:rFonts w:ascii="MS Mincho" w:hAnsi="MS Mincho" w:hint="cs"/>
            <w:bCs w:val="0"/>
            <w:rtl/>
          </w:rPr>
          <w:lastRenderedPageBreak/>
          <w:delText xml:space="preserve"> ׻</w:delText>
        </w:r>
      </w:del>
    </w:p>
    <w:p w:rsidR="005851B8" w:rsidRPr="009757B9" w:rsidRDefault="005851B8" w:rsidP="005851B8">
      <w:pPr>
        <w:pStyle w:val="affff1"/>
        <w:ind w:end="0"/>
        <w:rPr>
          <w:b/>
          <w:sz w:val="20"/>
          <w:rtl/>
        </w:rPr>
        <w:pPrChange w:id="20081" w:author="קלוד" w:date="2026-10-11T09:07:28Z">
          <w:pPr>
            <w:pStyle w:val="affff1"/>
            <w:rPr>
              <w:b/>
              <w:sz w:val="20"/>
              <w:rtl/>
            </w:rPr>
          </w:pPr>
        </w:pPrChange>
      </w:pPr>
      <w:ins w:id="9833" w:author="מספור קטעי משנה" w:date="2026-10-11T09:25:21Z">
        <w:r>
          <w:rPr>
            <w:rStyle w:val="MisparKeta"/>
          </w:rPr>
          <w:t xml:space="preserve">ב. </w:t>
        </w:r>
      </w:ins>
      <w:r w:rsidRPr="00E62A50">
        <w:rPr>
          <w:rStyle w:val="afffe"/>
          <w:rFonts w:ascii="Fb Fontext" w:hAnsi="Fb Fontext"/>
          <w:bCs w:val="0"/>
          <w:rtl/>
          <w:rPrChange w:id="40154" w:author="Claude" w:date="2026-10-11T09:07:36Z">
            <w:rPr>
              <w:rStyle w:val="afffe"/>
              <w:rFonts w:ascii="Fb Fontext" w:hAnsi="Fb Fontext"/>
              <w:bCs w:val="0"/>
              <w:sz w:val="20"/>
              <w:rtl/>
            </w:rPr>
          </w:rPrChange>
        </w:rPr>
        <w:t>שלא התירו לך אלא משום שבות</w:t>
      </w:r>
      <w:r w:rsidRPr="009757B9">
        <w:rPr>
          <w:b/>
          <w:rtl/>
          <w:rPrChange w:id="40155" w:author="Claude" w:date="2026-10-11T09:07:36Z">
            <w:rPr>
              <w:b/>
              <w:sz w:val="20"/>
              <w:rtl/>
            </w:rPr>
          </w:rPrChange>
        </w:rPr>
        <w:t>.</w:t>
      </w:r>
    </w:p>
    <w:p>
      <w:pPr>
        <w:pStyle w:val="38"/>
        <w:rPr>
          <w:ins w:id="96991" w:author="מנוע מכני" w:date="2026-10-11T12:04:40Z"/>
        </w:rPr>
      </w:pPr>
      <w:r w:rsidRPr="006F178A">
        <w:t xml:space="preserve">והיינו</w:t>
      </w:r>
    </w:p>
    <w:p w:rsidR="005851B8" w:rsidRPr="006F178A" w:rsidRDefault="005851B8" w:rsidP="005851B8">
      <w:pPr>
        <w:rPr>
          <w:rtl/>
        </w:rPr>
      </w:pPr>
      <w:del w:id="96992" w:author="מנוע מכני" w:date="2026-10-11T12:04:40Z">
        <w:r w:rsidRPr="006F178A">
          <w:rPr>
            <w:rtl/>
          </w:rPr>
          <w:delText xml:space="preserve"> </w:delText>
        </w:r>
      </w:del>
      <w:r w:rsidRPr="006F178A">
        <w:rPr>
          <w:rtl/>
        </w:rPr>
        <w:t xml:space="preserve">אהך </w:t>
      </w:r>
      <w:r>
        <w:rPr>
          <w:rtl/>
        </w:rPr>
        <w:t>דאמר</w:t>
      </w:r>
      <w:r w:rsidRPr="006F178A">
        <w:rPr>
          <w:rtl/>
        </w:rPr>
        <w:t xml:space="preserve"> </w:t>
      </w:r>
      <w:r w:rsidRPr="006F178A">
        <w:rPr>
          <w:rStyle w:val="2fb"/>
          <w:rtl/>
        </w:rPr>
        <w:t xml:space="preserve">ת"ק</w:t>
      </w:r>
      <w:r w:rsidRPr="006F178A">
        <w:rPr>
          <w:rtl/>
        </w:rPr>
        <w:t xml:space="preserve"> דקושרה </w:t>
      </w:r>
      <w:r w:rsidRPr="006F178A">
        <w:rPr>
          <w:rStyle w:val="2fb"/>
          <w:rtl/>
        </w:rPr>
        <w:t xml:space="preserve">ור"ש</w:t>
      </w:r>
      <w:r w:rsidRPr="006F178A">
        <w:rPr>
          <w:rtl/>
        </w:rPr>
        <w:t xml:space="preserve"> אומר דעונבה כיוון דלא אתי לידי חיוב חטאת - שרו </w:t>
      </w:r>
      <w:ins w:id="93208" w:author="מנוע מכני" w:date="2026-10-11T12:04:40Z">
        <w:r>
          <w:rPr>
            <w:rtl/>
          </w:rPr>
          <w:t xml:space="preserve">לו</w:t>
        </w:r>
      </w:ins>
      <w:del w:id="93209" w:author="מנוע מכני" w:date="2026-10-11T12:04:40Z">
        <w:r w:rsidRPr="006F178A">
          <w:rPr>
            <w:rtl/>
          </w:rPr>
          <w:delText xml:space="preserve">ליה</w:delText>
        </w:r>
      </w:del>
      <w:r w:rsidRPr="006F178A">
        <w:rPr>
          <w:rtl/>
        </w:rPr>
        <w:t xml:space="preserve"> רבנן, </w:t>
      </w:r>
      <w:r w:rsidRPr="006F178A">
        <w:rPr>
          <w:rtl/>
        </w:rPr>
        <w:t xml:space="preserve">משא"כ</w:t>
      </w:r>
      <w:r w:rsidRPr="006F178A">
        <w:rPr>
          <w:rtl/>
        </w:rPr>
        <w:t xml:space="preserve"> קשירה.</w:t>
      </w:r>
    </w:p>
    <w:p w:rsidR="00413009" w:rsidRDefault="005851B8" w:rsidP="00F43534">
      <w:pPr>
        <w:pStyle w:val="Hadran"/>
        <w:pPrChange w:id="99225" w:author="Claude" w:date="2026-10-11T09:08:18Z">
          <w:pPr>
            <w:pStyle w:val="affff"/>
          </w:pPr>
        </w:pPrChange>
      </w:pPr>
      <w:r w:rsidRPr="006F178A">
        <w:rPr>
          <w:rStyle w:val="afffe"/>
          <w:sz w:val="20"/>
          <w:rtl/>
        </w:rPr>
        <w:t xml:space="preserve">הדרן עלך המוצא תפילין </w:t>
      </w:r>
      <w:r w:rsidRPr="006F178A">
        <w:rPr>
          <w:rStyle w:val="afffe"/>
          <w:rFonts w:hint="cs"/>
          <w:sz w:val="20"/>
          <w:rtl/>
        </w:rPr>
        <w:t>וסליקא לה מסכת עירובין</w:t>
      </w:r>
    </w:p>
    <w:sectPr w:rsidR="00413009" w:rsidSect="00674086">
      <w:pgSz w:w="6804" w:h="11907" w:code="8"/>
      <w:pgMar w:top="567" w:right="567" w:bottom="284" w:left="567" w:header="283" w:footer="28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6A23" w:rsidRDefault="00BC6A23" w:rsidP="005851B8">
      <w:pPr>
        <w:spacing w:line="240" w:lineRule="auto"/>
      </w:pPr>
      <w:r>
        <w:separator/>
      </w:r>
    </w:p>
  </w:endnote>
  <w:endnote w:type="continuationSeparator" w:id="0">
    <w:p w:rsidR="00BC6A23" w:rsidRDefault="00BC6A23" w:rsidP="005851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BA Fontov Regular">
    <w:panose1 w:val="02020803050405020304"/>
    <w:charset w:val="00"/>
    <w:family w:val="roman"/>
    <w:pitch w:val="variable"/>
    <w:sig w:usb0="00000803" w:usb1="5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BA Franknatan Decor">
    <w:panose1 w:val="02020803050405020304"/>
    <w:charset w:val="00"/>
    <w:family w:val="roman"/>
    <w:pitch w:val="variable"/>
    <w:sig w:usb0="00000803" w:usb1="50000000"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MS Mincho">
    <w:altName w:val="Yu Gothic UI"/>
    <w:panose1 w:val="02020609040205080304"/>
    <w:charset w:val="80"/>
    <w:family w:val="modern"/>
    <w:pitch w:val="fixed"/>
    <w:sig w:usb0="E00002FF" w:usb1="6AC7FDFB" w:usb2="08000012" w:usb3="00000000" w:csb0="0002009F" w:csb1="00000000"/>
  </w:font>
  <w:font w:name="FontbitDavid">
    <w:panose1 w:val="02020603050405020304"/>
    <w:charset w:val="00"/>
    <w:family w:val="roman"/>
    <w:pitch w:val="variable"/>
    <w:sig w:usb0="80000827" w:usb1="5000004A" w:usb2="0000002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6A23" w:rsidRDefault="00BC6A23" w:rsidP="005851B8">
      <w:pPr>
        <w:spacing w:line="240" w:lineRule="auto"/>
      </w:pPr>
      <w:r>
        <w:separator/>
      </w:r>
    </w:p>
  </w:footnote>
  <w:footnote w:type="continuationSeparator" w:id="0">
    <w:p w:rsidR="00BC6A23" w:rsidRDefault="00BC6A23" w:rsidP="005851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095B" w:rsidRPr="006F178A" w:rsidRDefault="0014095B" w:rsidP="005851B8">
    <w:pPr>
      <w:pStyle w:val="a7"/>
      <w:pBdr>
        <w:bottom w:val="double" w:sz="4" w:space="1" w:color="A6A6A6" w:themeColor="background1" w:themeShade="A6"/>
      </w:pBdr>
      <w:tabs>
        <w:tab w:val="clear" w:pos="4153"/>
        <w:tab w:val="clear" w:pos="8306"/>
        <w:tab w:val="center" w:pos="5387"/>
        <w:tab w:val="right" w:pos="10773"/>
      </w:tabs>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14095B" w:rsidRPr="00C67867" w:rsidRDefault="0014095B" w:rsidP="0014095B">
    <w:pPr>
      <w:pStyle w:val="a7"/>
      <w:pBdr>
        <w:bottom w:val="double" w:sz="4" w:space="1" w:color="A6A6A6" w:themeColor="background1" w:themeShade="A6"/>
      </w:pBdr>
      <w:tabs>
        <w:tab w:val="clear" w:pos="4153"/>
        <w:tab w:val="clear" w:pos="8306"/>
        <w:tab w:val="right" w:pos="7569"/>
        <w:tab w:val="right" w:pos="15564"/>
      </w:tabs>
      <w:spacing w:after="240" w:line="240" w:lineRule="exact"/>
      <w:ind w:left="0" w:firstLine="0"/>
      <w:rPr>
        <w:rFonts w:ascii="BA Vilna Bold" w:hAnsi="BA Vilna Bold" w:cs="BA Vilna Bold"/>
        <w:b/>
        <w:bCs/>
        <w:spacing w:val="14"/>
        <w:szCs w:val="22"/>
        <w:rtl/>
      </w:rPr>
    </w:pPr>
    <w:r w:rsidRPr="00C67867">
      <w:rPr>
        <w:rFonts w:ascii="BA Vilna Bold" w:hAnsi="BA Vilna Bold" w:cs="BA Vilna Bold"/>
        <w:bCs/>
        <w:spacing w:val="14"/>
        <w:szCs w:val="22"/>
        <w:rtl/>
      </w:rPr>
      <w:fldChar w:fldCharType="begin"/>
    </w:r>
    <w:r w:rsidRPr="00C67867">
      <w:rPr>
        <w:rFonts w:ascii="BA Vilna Bold" w:hAnsi="BA Vilna Bold" w:cs="BA Vilna Bold"/>
        <w:bCs/>
        <w:spacing w:val="14"/>
        <w:szCs w:val="22"/>
        <w:rtl/>
      </w:rPr>
      <w:instrText xml:space="preserve"> </w:instrText>
    </w:r>
    <w:r w:rsidRPr="00C67867">
      <w:rPr>
        <w:rFonts w:ascii="BA Vilna Bold" w:hAnsi="BA Vilna Bold" w:cs="BA Vilna Bold"/>
        <w:bCs/>
        <w:spacing w:val="14"/>
        <w:szCs w:val="22"/>
      </w:rPr>
      <w:instrText>STYLEREF</w:instrText>
    </w:r>
    <w:r w:rsidRPr="00C67867">
      <w:rPr>
        <w:rFonts w:ascii="BA Vilna Bold" w:hAnsi="BA Vilna Bold" w:cs="BA Vilna Bold"/>
        <w:bCs/>
        <w:spacing w:val="14"/>
        <w:szCs w:val="22"/>
        <w:rtl/>
      </w:rPr>
      <w:instrText xml:space="preserve">  פרק  \* </w:instrText>
    </w:r>
    <w:r w:rsidRPr="00C67867">
      <w:rPr>
        <w:rFonts w:ascii="BA Vilna Bold" w:hAnsi="BA Vilna Bold" w:cs="BA Vilna Bold"/>
        <w:bCs/>
        <w:spacing w:val="14"/>
        <w:szCs w:val="22"/>
      </w:rPr>
      <w:instrText>MERGEFORMAT</w:instrText>
    </w:r>
    <w:r w:rsidRPr="00C67867">
      <w:rPr>
        <w:rFonts w:ascii="BA Vilna Bold" w:hAnsi="BA Vilna Bold" w:cs="BA Vilna Bold"/>
        <w:bCs/>
        <w:spacing w:val="14"/>
        <w:szCs w:val="22"/>
        <w:rtl/>
      </w:rPr>
      <w:instrText xml:space="preserve"> </w:instrText>
    </w:r>
    <w:r w:rsidRPr="00C67867">
      <w:rPr>
        <w:rFonts w:ascii="BA Vilna Bold" w:hAnsi="BA Vilna Bold" w:cs="BA Vilna Bold"/>
        <w:bCs/>
        <w:spacing w:val="14"/>
        <w:szCs w:val="22"/>
        <w:rtl/>
      </w:rPr>
      <w:fldChar w:fldCharType="separate"/>
    </w:r>
    <w:r w:rsidR="00405233">
      <w:rPr>
        <w:rFonts w:ascii="BA Vilna Bold" w:hAnsi="BA Vilna Bold" w:cs="BA Vilna Bold"/>
        <w:bCs/>
        <w:noProof/>
        <w:spacing w:val="14"/>
        <w:szCs w:val="22"/>
        <w:rtl/>
      </w:rPr>
      <w:t>פרק שישי</w:t>
    </w:r>
    <w:r w:rsidRPr="00C67867">
      <w:rPr>
        <w:rFonts w:ascii="BA Vilna Bold" w:hAnsi="BA Vilna Bold" w:cs="BA Vilna Bold"/>
        <w:bCs/>
        <w:spacing w:val="14"/>
        <w:szCs w:val="22"/>
        <w:rtl/>
      </w:rPr>
      <w:fldChar w:fldCharType="end"/>
    </w:r>
    <w:r w:rsidRPr="00C67867">
      <w:rPr>
        <w:rFonts w:ascii="BA Vilna Bold" w:hAnsi="BA Vilna Bold" w:cs="BA Vilna Bold"/>
        <w:bCs/>
        <w:spacing w:val="14"/>
        <w:szCs w:val="22"/>
        <w:rtl/>
      </w:rPr>
      <w:t xml:space="preserve"> </w:t>
    </w:r>
    <w:r w:rsidRPr="00C67867">
      <w:rPr>
        <w:rFonts w:ascii="BA Vilna Bold" w:hAnsi="BA Vilna Bold" w:cs="BA Vilna Bold"/>
        <w:bCs/>
        <w:spacing w:val="14"/>
        <w:szCs w:val="22"/>
        <w:rtl/>
      </w:rPr>
      <w:fldChar w:fldCharType="begin"/>
    </w:r>
    <w:r w:rsidRPr="00C67867">
      <w:rPr>
        <w:rFonts w:ascii="BA Vilna Bold" w:hAnsi="BA Vilna Bold" w:cs="BA Vilna Bold"/>
        <w:bCs/>
        <w:spacing w:val="14"/>
        <w:szCs w:val="22"/>
        <w:rtl/>
      </w:rPr>
      <w:instrText xml:space="preserve"> </w:instrText>
    </w:r>
    <w:r w:rsidRPr="00C67867">
      <w:rPr>
        <w:rFonts w:ascii="BA Vilna Bold" w:hAnsi="BA Vilna Bold" w:cs="BA Vilna Bold"/>
        <w:bCs/>
        <w:spacing w:val="14"/>
        <w:szCs w:val="22"/>
      </w:rPr>
      <w:instrText>STYLEREF</w:instrText>
    </w:r>
    <w:r w:rsidRPr="00C67867">
      <w:rPr>
        <w:rFonts w:ascii="BA Vilna Bold" w:hAnsi="BA Vilna Bold" w:cs="BA Vilna Bold"/>
        <w:bCs/>
        <w:spacing w:val="14"/>
        <w:szCs w:val="22"/>
        <w:rtl/>
      </w:rPr>
      <w:instrText xml:space="preserve">  "דפים בפרק ב"  \* </w:instrText>
    </w:r>
    <w:r w:rsidRPr="00C67867">
      <w:rPr>
        <w:rFonts w:ascii="BA Vilna Bold" w:hAnsi="BA Vilna Bold" w:cs="BA Vilna Bold"/>
        <w:bCs/>
        <w:spacing w:val="14"/>
        <w:szCs w:val="22"/>
      </w:rPr>
      <w:instrText>MERGEFORMAT</w:instrText>
    </w:r>
    <w:r w:rsidRPr="00C67867">
      <w:rPr>
        <w:rFonts w:ascii="BA Vilna Bold" w:hAnsi="BA Vilna Bold" w:cs="BA Vilna Bold"/>
        <w:bCs/>
        <w:spacing w:val="14"/>
        <w:szCs w:val="22"/>
        <w:rtl/>
      </w:rPr>
      <w:instrText xml:space="preserve"> </w:instrText>
    </w:r>
    <w:r w:rsidRPr="00C67867">
      <w:rPr>
        <w:rFonts w:ascii="BA Vilna Bold" w:hAnsi="BA Vilna Bold" w:cs="BA Vilna Bold"/>
        <w:bCs/>
        <w:spacing w:val="14"/>
        <w:szCs w:val="22"/>
        <w:rtl/>
      </w:rPr>
      <w:fldChar w:fldCharType="separate"/>
    </w:r>
    <w:r w:rsidR="00405233">
      <w:rPr>
        <w:rFonts w:ascii="BA Vilna Bold" w:hAnsi="BA Vilna Bold" w:cs="BA Vilna Bold"/>
        <w:bCs/>
        <w:noProof/>
        <w:spacing w:val="14"/>
        <w:szCs w:val="22"/>
        <w:rtl/>
      </w:rPr>
      <w:t>סא: - עו.</w:t>
    </w:r>
    <w:r w:rsidRPr="00C67867">
      <w:rPr>
        <w:rFonts w:ascii="BA Vilna Bold" w:hAnsi="BA Vilna Bold" w:cs="BA Vilna Bold"/>
        <w:bCs/>
        <w:spacing w:val="14"/>
        <w:szCs w:val="22"/>
        <w:rtl/>
      </w:rPr>
      <w:fldChar w:fldCharType="end"/>
    </w:r>
    <w:r w:rsidRPr="00C67867">
      <w:rPr>
        <w:rFonts w:ascii="BA Vilna Bold" w:hAnsi="BA Vilna Bold" w:cs="BA Vilna Bold"/>
        <w:bCs/>
        <w:spacing w:val="14"/>
        <w:szCs w:val="22"/>
        <w:rtl/>
      </w:rPr>
      <w:tab/>
    </w:r>
    <w:r w:rsidRPr="00C67867">
      <w:rPr>
        <w:rFonts w:ascii="BA Vilna Bold" w:hAnsi="BA Vilna Bold" w:cs="BA Vilna Bold"/>
        <w:b/>
        <w:bCs/>
        <w:spacing w:val="14"/>
        <w:szCs w:val="22"/>
        <w:rtl/>
      </w:rPr>
      <w:fldChar w:fldCharType="begin"/>
    </w:r>
    <w:r w:rsidRPr="00C67867">
      <w:rPr>
        <w:rFonts w:ascii="BA Vilna Bold" w:hAnsi="BA Vilna Bold" w:cs="BA Vilna Bold"/>
        <w:bCs/>
        <w:spacing w:val="14"/>
        <w:szCs w:val="22"/>
        <w:rtl/>
      </w:rPr>
      <w:instrText xml:space="preserve"> </w:instrText>
    </w:r>
    <w:r w:rsidRPr="00C67867">
      <w:rPr>
        <w:rFonts w:ascii="BA Vilna Bold" w:hAnsi="BA Vilna Bold" w:cs="BA Vilna Bold"/>
        <w:bCs/>
        <w:spacing w:val="14"/>
        <w:szCs w:val="22"/>
      </w:rPr>
      <w:instrText>STYLEREF</w:instrText>
    </w:r>
    <w:r w:rsidRPr="00C67867">
      <w:rPr>
        <w:rFonts w:ascii="BA Vilna Bold" w:hAnsi="BA Vilna Bold" w:cs="BA Vilna Bold"/>
        <w:bCs/>
        <w:spacing w:val="14"/>
        <w:szCs w:val="22"/>
        <w:rtl/>
      </w:rPr>
      <w:instrText xml:space="preserve">  מסכת  \* </w:instrText>
    </w:r>
    <w:r w:rsidRPr="00C67867">
      <w:rPr>
        <w:rFonts w:ascii="BA Vilna Bold" w:hAnsi="BA Vilna Bold" w:cs="BA Vilna Bold"/>
        <w:bCs/>
        <w:spacing w:val="14"/>
        <w:szCs w:val="22"/>
      </w:rPr>
      <w:instrText xml:space="preserve">MERGEFORMAT </w:instrText>
    </w:r>
    <w:r w:rsidRPr="00C67867">
      <w:rPr>
        <w:rFonts w:ascii="BA Vilna Bold" w:hAnsi="BA Vilna Bold" w:cs="BA Vilna Bold"/>
        <w:b/>
        <w:bCs/>
        <w:spacing w:val="14"/>
        <w:szCs w:val="22"/>
        <w:rtl/>
      </w:rPr>
      <w:fldChar w:fldCharType="separate"/>
    </w:r>
    <w:r w:rsidR="00405233">
      <w:rPr>
        <w:rFonts w:ascii="BA Vilna Bold" w:hAnsi="BA Vilna Bold" w:cs="BA Vilna Bold"/>
        <w:bCs/>
        <w:noProof/>
        <w:spacing w:val="14"/>
        <w:szCs w:val="22"/>
        <w:rtl/>
      </w:rPr>
      <w:t>עיר+ובין</w:t>
    </w:r>
    <w:r w:rsidRPr="00C67867">
      <w:rPr>
        <w:rFonts w:ascii="BA Vilna Bold" w:hAnsi="BA Vilna Bold" w:cs="BA Vilna Bold"/>
        <w:b/>
        <w:bCs/>
        <w:spacing w:val="14"/>
        <w:szCs w:val="22"/>
        <w:rtl/>
      </w:rPr>
      <w:fldChar w:fldCharType="end"/>
    </w:r>
    <w:r w:rsidRPr="00C67867">
      <w:rPr>
        <w:rFonts w:ascii="BA Vilna Bold" w:hAnsi="BA Vilna Bold" w:cs="BA Vilna Bold"/>
        <w:bCs/>
        <w:spacing w:val="14"/>
        <w:szCs w:val="22"/>
        <w:rtl/>
      </w:rPr>
      <w:t xml:space="preserve"> </w:t>
    </w:r>
    <w:r w:rsidRPr="00C67867">
      <w:rPr>
        <w:rFonts w:ascii="BA Vilna Bold" w:hAnsi="BA Vilna Bold" w:cs="BA Vilna Bold"/>
        <w:bCs/>
        <w:spacing w:val="14"/>
        <w:szCs w:val="22"/>
        <w:rtl/>
      </w:rPr>
      <w:tab/>
    </w:r>
    <w:r w:rsidRPr="00C67867">
      <w:rPr>
        <w:rFonts w:ascii="BA Vilna Bold" w:hAnsi="BA Vilna Bold" w:cs="BA Vilna Bold"/>
        <w:b/>
        <w:bCs/>
        <w:spacing w:val="14"/>
        <w:szCs w:val="22"/>
        <w:rtl/>
      </w:rPr>
      <w:fldChar w:fldCharType="begin"/>
    </w:r>
    <w:r w:rsidRPr="00C67867">
      <w:rPr>
        <w:rFonts w:ascii="BA Vilna Bold" w:hAnsi="BA Vilna Bold" w:cs="BA Vilna Bold"/>
        <w:bCs/>
        <w:spacing w:val="14"/>
        <w:szCs w:val="22"/>
        <w:rtl/>
      </w:rPr>
      <w:instrText xml:space="preserve"> </w:instrText>
    </w:r>
    <w:r w:rsidRPr="00C67867">
      <w:rPr>
        <w:rFonts w:ascii="BA Vilna Bold" w:hAnsi="BA Vilna Bold" w:cs="BA Vilna Bold"/>
        <w:bCs/>
        <w:spacing w:val="14"/>
        <w:szCs w:val="22"/>
      </w:rPr>
      <w:instrText>STYLEREF  "</w:instrText>
    </w:r>
    <w:r w:rsidRPr="00C67867">
      <w:rPr>
        <w:rFonts w:ascii="BA Vilna Bold" w:hAnsi="BA Vilna Bold" w:cs="BA Vilna Bold"/>
        <w:bCs/>
        <w:spacing w:val="14"/>
        <w:szCs w:val="22"/>
        <w:rtl/>
      </w:rPr>
      <w:instrText xml:space="preserve">פרק שם"  \* </w:instrText>
    </w:r>
    <w:r w:rsidRPr="00C67867">
      <w:rPr>
        <w:rFonts w:ascii="BA Vilna Bold" w:hAnsi="BA Vilna Bold" w:cs="BA Vilna Bold"/>
        <w:bCs/>
        <w:spacing w:val="14"/>
        <w:szCs w:val="22"/>
      </w:rPr>
      <w:instrText xml:space="preserve">MERGEFORMAT </w:instrText>
    </w:r>
    <w:r w:rsidRPr="00C67867">
      <w:rPr>
        <w:rFonts w:ascii="BA Vilna Bold" w:hAnsi="BA Vilna Bold" w:cs="BA Vilna Bold"/>
        <w:b/>
        <w:bCs/>
        <w:spacing w:val="14"/>
        <w:szCs w:val="22"/>
        <w:rtl/>
      </w:rPr>
      <w:fldChar w:fldCharType="separate"/>
    </w:r>
    <w:r w:rsidR="00405233">
      <w:rPr>
        <w:rFonts w:ascii="BA Vilna Bold" w:hAnsi="BA Vilna Bold" w:cs="BA Vilna Bold"/>
        <w:bCs/>
        <w:noProof/>
        <w:spacing w:val="14"/>
        <w:szCs w:val="22"/>
        <w:rtl/>
      </w:rPr>
      <w:t>הדר+</w:t>
    </w:r>
    <w:r w:rsidRPr="00C67867">
      <w:rPr>
        <w:rFonts w:ascii="BA Vilna Bold" w:hAnsi="BA Vilna Bold" w:cs="BA Vilna Bold"/>
        <w:b/>
        <w:bCs/>
        <w:spacing w:val="14"/>
        <w:szCs w:val="22"/>
        <w:rtl/>
      </w:rPr>
      <w:fldChar w:fldCharType="end"/>
    </w:r>
    <w:r w:rsidRPr="00C67867">
      <w:rPr>
        <w:rFonts w:ascii="BA Vilna Bold" w:hAnsi="BA Vilna Bold" w:cs="BA Vilna Bold"/>
        <w:b/>
        <w:bCs/>
        <w:spacing w:val="14"/>
        <w:szCs w:val="22"/>
        <w:rtl/>
      </w:rPr>
      <w:t xml:space="preserve"> </w:t>
    </w:r>
    <w:r w:rsidRPr="00C67867">
      <w:rPr>
        <w:rFonts w:ascii="BA Vilna Bold" w:hAnsi="BA Vilna Bold" w:cs="BA Vilna Bold"/>
        <w:b/>
        <w:bCs/>
        <w:spacing w:val="14"/>
        <w:szCs w:val="22"/>
        <w:rtl/>
      </w:rPr>
      <w:fldChar w:fldCharType="begin"/>
    </w:r>
    <w:r w:rsidRPr="00C67867">
      <w:rPr>
        <w:rFonts w:ascii="BA Vilna Bold" w:hAnsi="BA Vilna Bold" w:cs="BA Vilna Bold"/>
        <w:b/>
        <w:bCs/>
        <w:spacing w:val="14"/>
        <w:szCs w:val="22"/>
        <w:rtl/>
      </w:rPr>
      <w:instrText xml:space="preserve"> </w:instrText>
    </w:r>
    <w:r w:rsidRPr="00C67867">
      <w:rPr>
        <w:rFonts w:ascii="BA Vilna Bold" w:hAnsi="BA Vilna Bold" w:cs="BA Vilna Bold"/>
        <w:b/>
        <w:bCs/>
        <w:spacing w:val="14"/>
        <w:szCs w:val="22"/>
      </w:rPr>
      <w:instrText>STYLEREF</w:instrText>
    </w:r>
    <w:r w:rsidRPr="00C67867">
      <w:rPr>
        <w:rFonts w:ascii="BA Vilna Bold" w:hAnsi="BA Vilna Bold" w:cs="BA Vilna Bold"/>
        <w:b/>
        <w:bCs/>
        <w:spacing w:val="14"/>
        <w:szCs w:val="22"/>
        <w:rtl/>
      </w:rPr>
      <w:instrText xml:space="preserve">  "דף בצד"  \* </w:instrText>
    </w:r>
    <w:r w:rsidRPr="00C67867">
      <w:rPr>
        <w:rFonts w:ascii="BA Vilna Bold" w:hAnsi="BA Vilna Bold" w:cs="BA Vilna Bold"/>
        <w:b/>
        <w:bCs/>
        <w:spacing w:val="14"/>
        <w:szCs w:val="22"/>
      </w:rPr>
      <w:instrText>MERGEFORMAT</w:instrText>
    </w:r>
    <w:r w:rsidRPr="00C67867">
      <w:rPr>
        <w:rFonts w:ascii="BA Vilna Bold" w:hAnsi="BA Vilna Bold" w:cs="BA Vilna Bold"/>
        <w:b/>
        <w:bCs/>
        <w:spacing w:val="14"/>
        <w:szCs w:val="22"/>
        <w:rtl/>
      </w:rPr>
      <w:instrText xml:space="preserve"> </w:instrText>
    </w:r>
    <w:r w:rsidRPr="00C67867">
      <w:rPr>
        <w:rFonts w:ascii="BA Vilna Bold" w:hAnsi="BA Vilna Bold" w:cs="BA Vilna Bold"/>
        <w:b/>
        <w:bCs/>
        <w:spacing w:val="14"/>
        <w:szCs w:val="22"/>
        <w:rtl/>
      </w:rPr>
      <w:fldChar w:fldCharType="separate"/>
    </w:r>
    <w:r w:rsidR="00405233">
      <w:rPr>
        <w:rFonts w:ascii="BA Vilna Bold" w:hAnsi="BA Vilna Bold" w:cs="BA Vilna Bold"/>
        <w:b/>
        <w:bCs/>
        <w:noProof/>
        <w:spacing w:val="14"/>
        <w:szCs w:val="22"/>
        <w:rtl/>
      </w:rPr>
      <w:t>עב.</w:t>
    </w:r>
    <w:r w:rsidRPr="00C67867">
      <w:rPr>
        <w:rFonts w:ascii="BA Vilna Bold" w:hAnsi="BA Vilna Bold" w:cs="BA Vilna Bold"/>
        <w:b/>
        <w:bCs/>
        <w:spacing w:val="14"/>
        <w:szCs w:val="22"/>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67120"/>
    <w:multiLevelType w:val="hybridMultilevel"/>
    <w:tmpl w:val="250CB148"/>
    <w:lvl w:ilvl="0" w:tplc="220C74F4">
      <w:start w:val="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E0BB8"/>
    <w:multiLevelType w:val="hybridMultilevel"/>
    <w:tmpl w:val="9C9690AC"/>
    <w:lvl w:ilvl="0" w:tplc="8782F86A">
      <w:start w:val="1"/>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6F639E2"/>
    <w:multiLevelType w:val="hybridMultilevel"/>
    <w:tmpl w:val="8D50E114"/>
    <w:lvl w:ilvl="0" w:tplc="9EAA57C4">
      <w:start w:val="3"/>
      <w:numFmt w:val="bullet"/>
      <w:lvlText w:val="-"/>
      <w:lvlJc w:val="left"/>
      <w:pPr>
        <w:ind w:left="720" w:hanging="360"/>
      </w:pPr>
      <w:rPr>
        <w:rFonts w:ascii="FrankRuehl" w:eastAsiaTheme="minorHAnsi" w:hAnsi="FrankRuehl" w:cs="FrankRueh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Changes/>
  <w:zoom w:percent="126"/>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trackRevision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1B8"/>
    <w:rsid w:val="00132755"/>
    <w:rsid w:val="0014095B"/>
    <w:rsid w:val="00150102"/>
    <w:rsid w:val="001F084F"/>
    <w:rsid w:val="00226970"/>
    <w:rsid w:val="002D26EF"/>
    <w:rsid w:val="00347852"/>
    <w:rsid w:val="003F0FB3"/>
    <w:rsid w:val="00405233"/>
    <w:rsid w:val="00413009"/>
    <w:rsid w:val="004568E0"/>
    <w:rsid w:val="00563AC1"/>
    <w:rsid w:val="005851B8"/>
    <w:rsid w:val="005F07E8"/>
    <w:rsid w:val="00615067"/>
    <w:rsid w:val="006404B3"/>
    <w:rsid w:val="00674086"/>
    <w:rsid w:val="00722D2D"/>
    <w:rsid w:val="00833FEA"/>
    <w:rsid w:val="00903CD9"/>
    <w:rsid w:val="009201BB"/>
    <w:rsid w:val="00935B9B"/>
    <w:rsid w:val="00A410C6"/>
    <w:rsid w:val="00BC6A23"/>
    <w:rsid w:val="00BE074C"/>
    <w:rsid w:val="00C36B7F"/>
    <w:rsid w:val="00C67867"/>
    <w:rsid w:val="00D12929"/>
    <w:rsid w:val="00DD48B0"/>
    <w:rsid w:val="00E573C1"/>
    <w:rsid w:val="00E62A50"/>
    <w:rsid w:val="00E73813"/>
    <w:rsid w:val="00EA2332"/>
    <w:rsid w:val="00F01C29"/>
    <w:rsid w:val="00F43534"/>
    <w:rsid w:val="00FE34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BF2856"/>
  <w15:chartTrackingRefBased/>
  <w15:docId w15:val="{81141E6D-8681-4440-8035-C90C458F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50CEB"/>
    <w:pPr>
      <w:bidi/>
      <w:spacing w:after="0" w:line="220" w:lineRule="exact"/>
      <w:jc w:val="both"/>
    </w:pPr>
    <w:rPr>
      <w:rFonts w:ascii="BA Fontov Regular" w:hAnsi="BA Fontov Regular" w:cs="FrankRuehl"/>
      <w:sz w:val="18"/>
      <w:szCs w:val="18"/>
    </w:rPr>
  </w:style>
  <w:style w:type="paragraph" w:styleId="1">
    <w:name w:val="heading 1"/>
    <w:aliases w:val="100,0.7 דחוס"/>
    <w:basedOn w:val="a3"/>
    <w:next w:val="a3"/>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3"/>
    <w:next w:val="a3"/>
    <w:link w:val="22"/>
    <w:uiPriority w:val="9"/>
    <w:unhideWhenUsed/>
    <w:pPr>
      <w:keepNext/>
      <w:outlineLvl w:val="1"/>
    </w:pPr>
    <w:rPr>
      <w:rFonts w:ascii="David" w:hAnsi="David"/>
      <w:b/>
      <w:bCs/>
      <w:w w:val="92"/>
    </w:rPr>
  </w:style>
  <w:style w:type="paragraph" w:styleId="31">
    <w:name w:val="heading 3"/>
    <w:basedOn w:val="a3"/>
    <w:next w:val="a3"/>
    <w:link w:val="32"/>
    <w:unhideWhenUsed/>
    <w:qFormat/>
    <w:pPr>
      <w:keepNext/>
      <w:outlineLvl w:val="2"/>
    </w:pPr>
    <w:rPr>
      <w:rFonts w:ascii="David" w:hAnsi="David"/>
      <w:w w:val="92"/>
    </w:rPr>
  </w:style>
  <w:style w:type="paragraph" w:styleId="41">
    <w:name w:val="heading 4"/>
    <w:basedOn w:val="a3"/>
    <w:next w:val="a3"/>
    <w:link w:val="42"/>
    <w:uiPriority w:val="9"/>
    <w:unhideWhenUsed/>
    <w:qFormat/>
    <w:pPr>
      <w:keepNext/>
      <w:outlineLvl w:val="3"/>
    </w:pPr>
    <w:rPr>
      <w:rFonts w:ascii="David" w:hAnsi="David"/>
      <w:b/>
      <w:bCs/>
      <w:w w:val="92"/>
    </w:rPr>
  </w:style>
  <w:style w:type="paragraph" w:styleId="51">
    <w:name w:val="heading 5"/>
    <w:basedOn w:val="a3"/>
    <w:next w:val="a3"/>
    <w:link w:val="52"/>
    <w:uiPriority w:val="9"/>
    <w:unhideWhenUsed/>
    <w:qFormat/>
    <w:pPr>
      <w:keepNext/>
      <w:outlineLvl w:val="4"/>
    </w:pPr>
    <w:rPr>
      <w:rFonts w:ascii="David" w:hAnsi="David"/>
      <w:w w:val="92"/>
      <w:sz w:val="32"/>
    </w:rPr>
  </w:style>
  <w:style w:type="paragraph" w:styleId="6">
    <w:name w:val="heading 6"/>
    <w:basedOn w:val="a3"/>
    <w:next w:val="a3"/>
    <w:link w:val="60"/>
    <w:uiPriority w:val="9"/>
    <w:unhideWhenUsed/>
    <w:qFormat/>
    <w:pPr>
      <w:keepNext/>
      <w:outlineLvl w:val="5"/>
    </w:pPr>
    <w:rPr>
      <w:rFonts w:ascii="David" w:hAnsi="David"/>
      <w:b/>
      <w:bCs/>
      <w:w w:val="92"/>
      <w:sz w:val="32"/>
    </w:rPr>
  </w:style>
  <w:style w:type="paragraph" w:styleId="7">
    <w:name w:val="heading 7"/>
    <w:basedOn w:val="a3"/>
    <w:next w:val="a3"/>
    <w:link w:val="70"/>
    <w:uiPriority w:val="9"/>
    <w:unhideWhenUsed/>
    <w:qFormat/>
    <w:pPr>
      <w:keepNext/>
      <w:jc w:val="center"/>
      <w:outlineLvl w:val="6"/>
    </w:pPr>
    <w:rPr>
      <w:rFonts w:cs="Guttman Vilna"/>
      <w:bCs/>
      <w:w w:val="92"/>
      <w:szCs w:val="30"/>
    </w:rPr>
  </w:style>
  <w:style w:type="paragraph" w:styleId="8">
    <w:name w:val="heading 8"/>
    <w:basedOn w:val="a3"/>
    <w:next w:val="a3"/>
    <w:link w:val="80"/>
    <w:uiPriority w:val="9"/>
    <w:unhideWhenUsed/>
    <w:qFormat/>
    <w:pPr>
      <w:keepNext/>
      <w:ind w:left="720"/>
      <w:outlineLvl w:val="7"/>
    </w:pPr>
    <w:rPr>
      <w:rFonts w:ascii="David" w:hAnsi="David"/>
      <w:w w:val="92"/>
    </w:rPr>
  </w:style>
  <w:style w:type="paragraph" w:styleId="9">
    <w:name w:val="heading 9"/>
    <w:basedOn w:val="a3"/>
    <w:next w:val="a3"/>
    <w:link w:val="90"/>
    <w:uiPriority w:val="9"/>
    <w:unhideWhenUsed/>
    <w:qFormat/>
    <w:pPr>
      <w:keepNext/>
      <w:jc w:val="center"/>
      <w:outlineLvl w:val="8"/>
    </w:pPr>
    <w:rPr>
      <w:rFonts w:ascii="David" w:hAnsi="David"/>
      <w:b/>
      <w:bCs/>
      <w:sz w:val="30"/>
      <w:szCs w:val="3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כותרת 1 תו"/>
    <w:aliases w:val="100 תו,0.7 דחוס תו"/>
    <w:basedOn w:val="a4"/>
    <w:link w:val="1"/>
    <w:uiPriority w:val="9"/>
    <w:rPr>
      <w:rFonts w:asciiTheme="majorHAnsi" w:eastAsiaTheme="majorEastAsia" w:hAnsiTheme="majorHAnsi" w:cstheme="majorBidi"/>
      <w:color w:val="2E74B5" w:themeColor="accent1" w:themeShade="BF"/>
      <w:sz w:val="32"/>
      <w:szCs w:val="32"/>
    </w:rPr>
  </w:style>
  <w:style w:type="character" w:customStyle="1" w:styleId="22">
    <w:name w:val="כותרת 2 תו"/>
    <w:aliases w:val="וילנא 0.5 תו,2 תו,98 תו"/>
    <w:basedOn w:val="a4"/>
    <w:link w:val="21"/>
    <w:uiPriority w:val="9"/>
    <w:rPr>
      <w:rFonts w:ascii="David" w:hAnsi="David" w:cs="David"/>
      <w:b/>
      <w:bCs/>
      <w:w w:val="92"/>
      <w:sz w:val="18"/>
      <w:szCs w:val="32"/>
    </w:rPr>
  </w:style>
  <w:style w:type="character" w:customStyle="1" w:styleId="32">
    <w:name w:val="כותרת 3 תו"/>
    <w:basedOn w:val="a4"/>
    <w:link w:val="31"/>
    <w:rPr>
      <w:rFonts w:ascii="David" w:hAnsi="David" w:cs="David"/>
      <w:w w:val="92"/>
      <w:sz w:val="18"/>
      <w:szCs w:val="32"/>
    </w:rPr>
  </w:style>
  <w:style w:type="character" w:customStyle="1" w:styleId="42">
    <w:name w:val="כותרת 4 תו"/>
    <w:basedOn w:val="a4"/>
    <w:link w:val="41"/>
    <w:uiPriority w:val="9"/>
    <w:rPr>
      <w:rFonts w:ascii="David" w:hAnsi="David" w:cs="David"/>
      <w:b/>
      <w:bCs/>
      <w:w w:val="92"/>
      <w:sz w:val="18"/>
      <w:szCs w:val="32"/>
    </w:rPr>
  </w:style>
  <w:style w:type="character" w:customStyle="1" w:styleId="52">
    <w:name w:val="כותרת 5 תו"/>
    <w:basedOn w:val="a4"/>
    <w:link w:val="51"/>
    <w:uiPriority w:val="9"/>
    <w:rPr>
      <w:rFonts w:ascii="David" w:hAnsi="David" w:cs="David"/>
      <w:w w:val="92"/>
      <w:sz w:val="32"/>
      <w:szCs w:val="32"/>
    </w:rPr>
  </w:style>
  <w:style w:type="character" w:customStyle="1" w:styleId="60">
    <w:name w:val="כותרת 6 תו"/>
    <w:basedOn w:val="a4"/>
    <w:link w:val="6"/>
    <w:uiPriority w:val="9"/>
    <w:rPr>
      <w:rFonts w:ascii="David" w:hAnsi="David" w:cs="David"/>
      <w:b/>
      <w:bCs/>
      <w:w w:val="92"/>
      <w:sz w:val="32"/>
      <w:szCs w:val="32"/>
    </w:rPr>
  </w:style>
  <w:style w:type="character" w:customStyle="1" w:styleId="70">
    <w:name w:val="כותרת 7 תו"/>
    <w:basedOn w:val="a4"/>
    <w:link w:val="7"/>
    <w:uiPriority w:val="9"/>
    <w:rPr>
      <w:rFonts w:cs="Guttman Vilna"/>
      <w:bCs/>
      <w:w w:val="92"/>
      <w:sz w:val="18"/>
      <w:szCs w:val="30"/>
    </w:rPr>
  </w:style>
  <w:style w:type="character" w:customStyle="1" w:styleId="80">
    <w:name w:val="כותרת 8 תו"/>
    <w:basedOn w:val="a4"/>
    <w:link w:val="8"/>
    <w:uiPriority w:val="9"/>
    <w:rPr>
      <w:rFonts w:ascii="David" w:hAnsi="David" w:cs="David"/>
      <w:w w:val="92"/>
      <w:sz w:val="18"/>
      <w:szCs w:val="32"/>
    </w:rPr>
  </w:style>
  <w:style w:type="character" w:customStyle="1" w:styleId="90">
    <w:name w:val="כותרת 9 תו"/>
    <w:basedOn w:val="a4"/>
    <w:link w:val="9"/>
    <w:uiPriority w:val="9"/>
    <w:rPr>
      <w:rFonts w:ascii="David" w:hAnsi="David" w:cs="David"/>
      <w:b/>
      <w:bCs/>
      <w:sz w:val="30"/>
      <w:szCs w:val="30"/>
    </w:rPr>
  </w:style>
  <w:style w:type="paragraph" w:styleId="a7">
    <w:name w:val="header"/>
    <w:basedOn w:val="a3"/>
    <w:link w:val="a8"/>
    <w:uiPriority w:val="99"/>
    <w:unhideWhenUsed/>
    <w:rsid w:val="009962C1"/>
    <w:pPr>
      <w:tabs>
        <w:tab w:val="center" w:pos="4153"/>
        <w:tab w:val="right" w:pos="8306"/>
      </w:tabs>
      <w:spacing w:after="120" w:line="320" w:lineRule="exact"/>
    </w:pPr>
    <w:rPr>
      <w:rFonts w:cs="Guttman Vilna"/>
    </w:rPr>
  </w:style>
  <w:style w:type="character" w:customStyle="1" w:styleId="a8">
    <w:name w:val="כותרת עליונה תו"/>
    <w:basedOn w:val="a4"/>
    <w:link w:val="a7"/>
    <w:uiPriority w:val="99"/>
    <w:rsid w:val="009962C1"/>
    <w:rPr>
      <w:rFonts w:cs="Guttman Vilna"/>
      <w:sz w:val="20"/>
      <w:szCs w:val="20"/>
    </w:rPr>
  </w:style>
  <w:style w:type="paragraph" w:styleId="a9">
    <w:name w:val="footer"/>
    <w:basedOn w:val="a3"/>
    <w:link w:val="aa"/>
    <w:uiPriority w:val="99"/>
    <w:unhideWhenUsed/>
    <w:pPr>
      <w:tabs>
        <w:tab w:val="center" w:pos="4153"/>
        <w:tab w:val="right" w:pos="8306"/>
      </w:tabs>
      <w:spacing w:line="240" w:lineRule="auto"/>
    </w:pPr>
  </w:style>
  <w:style w:type="character" w:customStyle="1" w:styleId="aa">
    <w:name w:val="כותרת תחתונה תו"/>
    <w:basedOn w:val="a4"/>
    <w:link w:val="a9"/>
    <w:uiPriority w:val="99"/>
  </w:style>
  <w:style w:type="paragraph" w:styleId="a2">
    <w:name w:val="List Paragraph"/>
    <w:basedOn w:val="a3"/>
    <w:link w:val="ab"/>
    <w:autoRedefine/>
    <w:uiPriority w:val="34"/>
    <w:qFormat/>
    <w:rsid w:val="00641113"/>
    <w:pPr>
      <w:numPr>
        <w:numId w:val="29"/>
      </w:numPr>
      <w:tabs>
        <w:tab w:val="left" w:pos="0"/>
        <w:tab w:val="left" w:pos="283"/>
        <w:tab w:val="center" w:pos="2835"/>
      </w:tabs>
      <w:contextualSpacing/>
    </w:pPr>
    <w:rPr>
      <w:rFonts w:ascii="BA Franknatan Regular" w:hAnsi="BA Franknatan Regular"/>
    </w:rPr>
  </w:style>
  <w:style w:type="character" w:customStyle="1" w:styleId="ab">
    <w:name w:val="פיסקת רשימה תו"/>
    <w:basedOn w:val="a4"/>
    <w:link w:val="a2"/>
    <w:uiPriority w:val="34"/>
    <w:rsid w:val="00641113"/>
    <w:rPr>
      <w:rFonts w:ascii="BA Franknatan Regular" w:hAnsi="BA Franknatan Regular" w:cs="BA Franknatan Regular"/>
      <w:spacing w:val="4"/>
      <w:sz w:val="18"/>
      <w:szCs w:val="18"/>
    </w:rPr>
  </w:style>
  <w:style w:type="paragraph" w:styleId="ac">
    <w:name w:val="Balloon Text"/>
    <w:basedOn w:val="a3"/>
    <w:link w:val="ad"/>
    <w:uiPriority w:val="99"/>
    <w:unhideWhenUsed/>
    <w:pPr>
      <w:spacing w:line="240" w:lineRule="auto"/>
    </w:pPr>
    <w:rPr>
      <w:rFonts w:ascii="Tahoma" w:hAnsi="Tahoma" w:cs="Tahoma"/>
    </w:rPr>
  </w:style>
  <w:style w:type="character" w:customStyle="1" w:styleId="ad">
    <w:name w:val="טקסט בלונים תו"/>
    <w:basedOn w:val="a4"/>
    <w:link w:val="ac"/>
    <w:uiPriority w:val="99"/>
    <w:rPr>
      <w:rFonts w:ascii="Tahoma" w:hAnsi="Tahoma" w:cs="Tahoma"/>
      <w:sz w:val="18"/>
      <w:szCs w:val="18"/>
    </w:rPr>
  </w:style>
  <w:style w:type="table" w:styleId="ae">
    <w:name w:val="Table Grid"/>
    <w:basedOn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ubtle Emphasis"/>
    <w:basedOn w:val="a4"/>
    <w:uiPriority w:val="19"/>
    <w:qFormat/>
    <w:rPr>
      <w:i/>
      <w:iCs/>
      <w:color w:val="808080" w:themeColor="text1" w:themeTint="7F"/>
    </w:rPr>
  </w:style>
  <w:style w:type="table" w:styleId="af0">
    <w:name w:val="Light Grid"/>
    <w:basedOn w:val="a5"/>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1">
    <w:name w:val="Subtitle"/>
    <w:basedOn w:val="a3"/>
    <w:next w:val="a3"/>
    <w:link w:val="af2"/>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2">
    <w:name w:val="כותרת משנה תו"/>
    <w:basedOn w:val="a4"/>
    <w:link w:val="af1"/>
    <w:uiPriority w:val="11"/>
    <w:rPr>
      <w:rFonts w:asciiTheme="majorHAnsi" w:eastAsiaTheme="majorEastAsia" w:hAnsiTheme="majorHAnsi" w:cstheme="majorBidi"/>
      <w:i/>
      <w:iCs/>
      <w:color w:val="5B9BD5" w:themeColor="accent1"/>
      <w:spacing w:val="15"/>
      <w:w w:val="92"/>
      <w:sz w:val="24"/>
      <w:szCs w:val="24"/>
    </w:rPr>
  </w:style>
  <w:style w:type="table" w:styleId="af3">
    <w:name w:val="Light Shading"/>
    <w:basedOn w:val="a5"/>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4">
    <w:name w:val="Body Text"/>
    <w:basedOn w:val="a3"/>
    <w:link w:val="af5"/>
    <w:uiPriority w:val="99"/>
    <w:unhideWhenUsed/>
    <w:rPr>
      <w:rFonts w:ascii="David" w:hAnsi="David"/>
      <w:w w:val="92"/>
    </w:rPr>
  </w:style>
  <w:style w:type="character" w:customStyle="1" w:styleId="af5">
    <w:name w:val="גוף טקסט תו"/>
    <w:basedOn w:val="a4"/>
    <w:link w:val="af4"/>
    <w:uiPriority w:val="99"/>
    <w:rPr>
      <w:rFonts w:ascii="David" w:hAnsi="David" w:cs="David"/>
      <w:w w:val="92"/>
      <w:sz w:val="18"/>
      <w:szCs w:val="32"/>
    </w:rPr>
  </w:style>
  <w:style w:type="paragraph" w:styleId="23">
    <w:name w:val="Body Text 2"/>
    <w:basedOn w:val="a3"/>
    <w:link w:val="24"/>
    <w:uiPriority w:val="99"/>
    <w:unhideWhenUsed/>
    <w:rPr>
      <w:rFonts w:ascii="David" w:hAnsi="David"/>
      <w:w w:val="92"/>
    </w:rPr>
  </w:style>
  <w:style w:type="character" w:customStyle="1" w:styleId="24">
    <w:name w:val="גוף טקסט 2 תו"/>
    <w:basedOn w:val="a4"/>
    <w:link w:val="23"/>
    <w:uiPriority w:val="99"/>
    <w:rPr>
      <w:rFonts w:ascii="David" w:hAnsi="David" w:cs="David"/>
      <w:w w:val="92"/>
      <w:sz w:val="18"/>
      <w:szCs w:val="32"/>
    </w:rPr>
  </w:style>
  <w:style w:type="paragraph" w:styleId="af6">
    <w:name w:val="Body Text Indent"/>
    <w:basedOn w:val="a3"/>
    <w:link w:val="af7"/>
    <w:uiPriority w:val="99"/>
    <w:unhideWhenUsed/>
    <w:pPr>
      <w:ind w:left="2160" w:firstLine="720"/>
    </w:pPr>
    <w:rPr>
      <w:rFonts w:ascii="David" w:hAnsi="David"/>
      <w:w w:val="92"/>
    </w:rPr>
  </w:style>
  <w:style w:type="character" w:customStyle="1" w:styleId="af7">
    <w:name w:val="כניסה בגוף טקסט תו"/>
    <w:basedOn w:val="a4"/>
    <w:link w:val="af6"/>
    <w:uiPriority w:val="99"/>
    <w:rPr>
      <w:rFonts w:ascii="David" w:hAnsi="David" w:cs="David"/>
      <w:w w:val="92"/>
      <w:sz w:val="18"/>
      <w:szCs w:val="32"/>
    </w:rPr>
  </w:style>
  <w:style w:type="paragraph" w:styleId="33">
    <w:name w:val="Body Text 3"/>
    <w:basedOn w:val="a3"/>
    <w:link w:val="34"/>
    <w:uiPriority w:val="99"/>
    <w:unhideWhenUsed/>
    <w:rPr>
      <w:rFonts w:ascii="David" w:hAnsi="David"/>
      <w:w w:val="92"/>
    </w:rPr>
  </w:style>
  <w:style w:type="character" w:customStyle="1" w:styleId="34">
    <w:name w:val="גוף טקסט 3 תו"/>
    <w:basedOn w:val="a4"/>
    <w:link w:val="33"/>
    <w:uiPriority w:val="99"/>
    <w:rPr>
      <w:rFonts w:ascii="David" w:hAnsi="David" w:cs="David"/>
      <w:w w:val="92"/>
      <w:sz w:val="18"/>
      <w:szCs w:val="32"/>
    </w:rPr>
  </w:style>
  <w:style w:type="paragraph" w:styleId="25">
    <w:name w:val="Body Text Indent 2"/>
    <w:basedOn w:val="a3"/>
    <w:link w:val="26"/>
    <w:uiPriority w:val="99"/>
    <w:unhideWhenUsed/>
    <w:pPr>
      <w:ind w:left="720"/>
    </w:pPr>
    <w:rPr>
      <w:rFonts w:ascii="David" w:hAnsi="David"/>
      <w:w w:val="92"/>
    </w:rPr>
  </w:style>
  <w:style w:type="character" w:customStyle="1" w:styleId="26">
    <w:name w:val="כניסה בגוף טקסט 2 תו"/>
    <w:basedOn w:val="a4"/>
    <w:link w:val="25"/>
    <w:uiPriority w:val="99"/>
    <w:rPr>
      <w:rFonts w:ascii="David" w:hAnsi="David" w:cs="David"/>
      <w:w w:val="92"/>
      <w:sz w:val="18"/>
      <w:szCs w:val="32"/>
    </w:rPr>
  </w:style>
  <w:style w:type="paragraph" w:styleId="35">
    <w:name w:val="Body Text Indent 3"/>
    <w:basedOn w:val="a3"/>
    <w:link w:val="36"/>
    <w:uiPriority w:val="99"/>
    <w:unhideWhenUsed/>
    <w:pPr>
      <w:ind w:firstLine="720"/>
    </w:pPr>
    <w:rPr>
      <w:rFonts w:ascii="David" w:hAnsi="David"/>
      <w:w w:val="92"/>
    </w:rPr>
  </w:style>
  <w:style w:type="character" w:customStyle="1" w:styleId="36">
    <w:name w:val="כניסה בגוף טקסט 3 תו"/>
    <w:basedOn w:val="a4"/>
    <w:link w:val="35"/>
    <w:uiPriority w:val="99"/>
    <w:rPr>
      <w:rFonts w:ascii="David" w:hAnsi="David" w:cs="David"/>
      <w:w w:val="92"/>
      <w:sz w:val="18"/>
      <w:szCs w:val="32"/>
    </w:rPr>
  </w:style>
  <w:style w:type="character" w:styleId="af8">
    <w:name w:val="Placeholder Text"/>
    <w:basedOn w:val="a4"/>
    <w:uiPriority w:val="99"/>
    <w:semiHidden/>
    <w:rPr>
      <w:color w:val="808080"/>
    </w:rPr>
  </w:style>
  <w:style w:type="character" w:styleId="af9">
    <w:name w:val="line number"/>
    <w:basedOn w:val="a4"/>
    <w:uiPriority w:val="99"/>
    <w:semiHidden/>
    <w:unhideWhenUsed/>
  </w:style>
  <w:style w:type="paragraph" w:styleId="afa">
    <w:name w:val="TOC Heading"/>
    <w:basedOn w:val="1"/>
    <w:next w:val="a3"/>
    <w:uiPriority w:val="39"/>
    <w:unhideWhenUsed/>
    <w:qFormat/>
    <w:pPr>
      <w:pageBreakBefore w:val="0"/>
      <w:outlineLvl w:val="9"/>
    </w:pPr>
    <w:rPr>
      <w:rtl/>
      <w:cs/>
    </w:rPr>
  </w:style>
  <w:style w:type="paragraph" w:styleId="TOC1">
    <w:name w:val="toc 1"/>
    <w:basedOn w:val="a3"/>
    <w:next w:val="a3"/>
    <w:autoRedefine/>
    <w:uiPriority w:val="39"/>
    <w:unhideWhenUsed/>
    <w:pPr>
      <w:spacing w:after="100"/>
    </w:pPr>
  </w:style>
  <w:style w:type="paragraph" w:styleId="TOC2">
    <w:name w:val="toc 2"/>
    <w:basedOn w:val="a3"/>
    <w:next w:val="a3"/>
    <w:autoRedefine/>
    <w:uiPriority w:val="39"/>
    <w:unhideWhenUsed/>
    <w:pPr>
      <w:spacing w:after="100"/>
      <w:ind w:left="220"/>
    </w:pPr>
  </w:style>
  <w:style w:type="character" w:styleId="Hyperlink">
    <w:name w:val="Hyperlink"/>
    <w:basedOn w:val="a4"/>
    <w:uiPriority w:val="99"/>
    <w:unhideWhenUsed/>
    <w:rPr>
      <w:color w:val="0563C1" w:themeColor="hyperlink"/>
      <w:u w:val="single"/>
    </w:rPr>
  </w:style>
  <w:style w:type="character" w:styleId="afb">
    <w:name w:val="annotation reference"/>
    <w:uiPriority w:val="99"/>
    <w:rPr>
      <w:sz w:val="16"/>
      <w:szCs w:val="16"/>
    </w:rPr>
  </w:style>
  <w:style w:type="paragraph" w:styleId="afc">
    <w:name w:val="annotation text"/>
    <w:basedOn w:val="a3"/>
    <w:link w:val="afd"/>
    <w:uiPriority w:val="99"/>
    <w:pPr>
      <w:spacing w:line="240" w:lineRule="auto"/>
    </w:pPr>
    <w:rPr>
      <w:rFonts w:ascii="Times New Roman" w:eastAsia="Times New Roman" w:hAnsi="Times New Roman" w:cs="Times New Roman"/>
    </w:rPr>
  </w:style>
  <w:style w:type="character" w:customStyle="1" w:styleId="afd">
    <w:name w:val="טקסט הערה תו"/>
    <w:basedOn w:val="a4"/>
    <w:link w:val="afc"/>
    <w:uiPriority w:val="99"/>
    <w:rPr>
      <w:rFonts w:ascii="Times New Roman" w:eastAsia="Times New Roman" w:hAnsi="Times New Roman" w:cs="Times New Roman"/>
      <w:sz w:val="20"/>
      <w:szCs w:val="20"/>
    </w:rPr>
  </w:style>
  <w:style w:type="paragraph" w:styleId="afe">
    <w:name w:val="annotation subject"/>
    <w:basedOn w:val="afc"/>
    <w:next w:val="afc"/>
    <w:link w:val="aff"/>
    <w:uiPriority w:val="99"/>
    <w:rPr>
      <w:b/>
      <w:bCs/>
    </w:rPr>
  </w:style>
  <w:style w:type="character" w:customStyle="1" w:styleId="aff">
    <w:name w:val="נושא הערה תו"/>
    <w:basedOn w:val="afd"/>
    <w:link w:val="afe"/>
    <w:uiPriority w:val="99"/>
    <w:rPr>
      <w:rFonts w:ascii="Times New Roman" w:eastAsia="Times New Roman" w:hAnsi="Times New Roman" w:cs="Times New Roman"/>
      <w:b/>
      <w:bCs/>
      <w:sz w:val="20"/>
      <w:szCs w:val="20"/>
    </w:rPr>
  </w:style>
  <w:style w:type="character" w:styleId="aff0">
    <w:name w:val="Emphasis"/>
    <w:qFormat/>
    <w:rPr>
      <w:rFonts w:cs="David"/>
      <w:i/>
      <w:iCs w:val="0"/>
      <w:w w:val="96"/>
      <w:szCs w:val="32"/>
    </w:rPr>
  </w:style>
  <w:style w:type="paragraph" w:styleId="aff1">
    <w:name w:val="caption"/>
    <w:basedOn w:val="a3"/>
    <w:next w:val="a3"/>
    <w:uiPriority w:val="35"/>
    <w:unhideWhenUsed/>
    <w:qFormat/>
    <w:pPr>
      <w:spacing w:after="200" w:line="240" w:lineRule="auto"/>
    </w:pPr>
    <w:rPr>
      <w:i/>
      <w:iCs/>
      <w:color w:val="44546A" w:themeColor="text2"/>
    </w:rPr>
  </w:style>
  <w:style w:type="paragraph" w:styleId="aff2">
    <w:name w:val="table of figures"/>
    <w:basedOn w:val="a3"/>
    <w:next w:val="a3"/>
    <w:uiPriority w:val="99"/>
    <w:semiHidden/>
    <w:unhideWhenUsed/>
  </w:style>
  <w:style w:type="character" w:styleId="aff3">
    <w:name w:val="page number"/>
    <w:basedOn w:val="a4"/>
  </w:style>
  <w:style w:type="paragraph" w:styleId="aff4">
    <w:name w:val="footnote text"/>
    <w:basedOn w:val="a3"/>
    <w:link w:val="aff5"/>
    <w:uiPriority w:val="99"/>
    <w:unhideWhenUsed/>
    <w:pPr>
      <w:spacing w:line="240" w:lineRule="auto"/>
    </w:pPr>
  </w:style>
  <w:style w:type="character" w:customStyle="1" w:styleId="aff5">
    <w:name w:val="טקסט הערת שוליים תו"/>
    <w:basedOn w:val="a4"/>
    <w:link w:val="aff4"/>
    <w:uiPriority w:val="99"/>
    <w:rPr>
      <w:rFonts w:cs="David"/>
      <w:sz w:val="20"/>
      <w:szCs w:val="20"/>
    </w:rPr>
  </w:style>
  <w:style w:type="character" w:styleId="aff6">
    <w:name w:val="footnote reference"/>
    <w:basedOn w:val="a4"/>
    <w:uiPriority w:val="99"/>
    <w:semiHidden/>
    <w:unhideWhenUsed/>
    <w:rPr>
      <w:vertAlign w:val="superscript"/>
    </w:rPr>
  </w:style>
  <w:style w:type="character" w:customStyle="1" w:styleId="37">
    <w:name w:val="סגנון 3"/>
    <w:basedOn w:val="a4"/>
    <w:uiPriority w:val="1"/>
    <w:qFormat/>
  </w:style>
  <w:style w:type="paragraph" w:customStyle="1" w:styleId="04">
    <w:name w:val="0.4."/>
    <w:basedOn w:val="21"/>
    <w:link w:val="040"/>
    <w:rsid w:val="00EE7482"/>
    <w:rPr>
      <w:bCs w:val="0"/>
      <w:spacing w:val="-8"/>
      <w:sz w:val="32"/>
    </w:rPr>
  </w:style>
  <w:style w:type="character" w:customStyle="1" w:styleId="040">
    <w:name w:val="0.4. תו"/>
    <w:basedOn w:val="a4"/>
    <w:link w:val="04"/>
    <w:rsid w:val="00BE1DB3"/>
    <w:rPr>
      <w:rFonts w:ascii="David" w:hAnsi="David" w:cs="FontbitDavid"/>
      <w:b/>
      <w:spacing w:val="-8"/>
      <w:w w:val="92"/>
      <w:sz w:val="32"/>
    </w:rPr>
  </w:style>
  <w:style w:type="paragraph" w:customStyle="1" w:styleId="-04">
    <w:name w:val="טאב-  0.4"/>
    <w:basedOn w:val="a2"/>
    <w:link w:val="-040"/>
    <w:qFormat/>
    <w:pPr>
      <w:numPr>
        <w:numId w:val="1"/>
      </w:numPr>
    </w:pPr>
    <w:rPr>
      <w:spacing w:val="-8"/>
      <w:sz w:val="32"/>
    </w:rPr>
  </w:style>
  <w:style w:type="character" w:customStyle="1" w:styleId="-040">
    <w:name w:val="טאב-  0.4 תו"/>
    <w:basedOn w:val="ab"/>
    <w:link w:val="-04"/>
    <w:rPr>
      <w:rFonts w:ascii="BA Fontov Regular" w:hAnsi="BA Fontov Regular" w:cs="BA Fontov Regular"/>
      <w:b w:val="0"/>
      <w:bCs w:val="0"/>
      <w:spacing w:val="-8"/>
      <w:sz w:val="32"/>
      <w:szCs w:val="18"/>
    </w:rPr>
  </w:style>
  <w:style w:type="paragraph" w:customStyle="1" w:styleId="02">
    <w:name w:val="0.2 וילנא"/>
    <w:basedOn w:val="a3"/>
    <w:link w:val="020"/>
    <w:rPr>
      <w:rFonts w:ascii="David" w:hAnsi="David" w:cs="Guttman Vilna"/>
      <w:b/>
      <w:bCs/>
      <w:spacing w:val="-4"/>
      <w:sz w:val="30"/>
      <w:szCs w:val="30"/>
    </w:rPr>
  </w:style>
  <w:style w:type="character" w:customStyle="1" w:styleId="020">
    <w:name w:val="0.2 וילנא תו"/>
    <w:basedOn w:val="a4"/>
    <w:link w:val="02"/>
    <w:rPr>
      <w:rFonts w:ascii="David" w:hAnsi="David" w:cs="Guttman Vilna"/>
      <w:b/>
      <w:bCs/>
      <w:spacing w:val="-4"/>
      <w:sz w:val="30"/>
      <w:szCs w:val="30"/>
    </w:rPr>
  </w:style>
  <w:style w:type="paragraph" w:styleId="aff7">
    <w:name w:val="Document Map"/>
    <w:basedOn w:val="a3"/>
    <w:link w:val="aff8"/>
    <w:uiPriority w:val="99"/>
    <w:semiHidden/>
    <w:unhideWhenUsed/>
    <w:pPr>
      <w:spacing w:line="240" w:lineRule="auto"/>
    </w:pPr>
    <w:rPr>
      <w:rFonts w:ascii="Tahoma" w:eastAsia="Times New Roman" w:hAnsi="Tahoma" w:cs="Tahoma"/>
      <w:spacing w:val="-10"/>
      <w:sz w:val="16"/>
      <w:szCs w:val="16"/>
    </w:rPr>
  </w:style>
  <w:style w:type="character" w:customStyle="1" w:styleId="aff8">
    <w:name w:val="מפת מסמך תו"/>
    <w:basedOn w:val="a4"/>
    <w:link w:val="aff7"/>
    <w:uiPriority w:val="99"/>
    <w:semiHidden/>
    <w:rPr>
      <w:rFonts w:ascii="Tahoma" w:eastAsia="Times New Roman" w:hAnsi="Tahoma" w:cs="Tahoma"/>
      <w:spacing w:val="-10"/>
      <w:sz w:val="16"/>
      <w:szCs w:val="16"/>
    </w:rPr>
  </w:style>
  <w:style w:type="paragraph" w:customStyle="1" w:styleId="aff9">
    <w:name w:val="הערת שוליים מ''מ"/>
    <w:basedOn w:val="aff4"/>
    <w:link w:val="affa"/>
    <w:autoRedefine/>
    <w:qFormat/>
    <w:pPr>
      <w:spacing w:line="360" w:lineRule="auto"/>
    </w:pPr>
    <w:rPr>
      <w:rFonts w:ascii="David" w:hAnsi="David" w:cs="Guttman Vilna"/>
      <w:bCs/>
      <w:spacing w:val="-10"/>
      <w:position w:val="8"/>
      <w:szCs w:val="26"/>
    </w:rPr>
  </w:style>
  <w:style w:type="character" w:customStyle="1" w:styleId="affa">
    <w:name w:val="הערת שוליים מ''מ תו"/>
    <w:basedOn w:val="aff5"/>
    <w:link w:val="aff9"/>
    <w:rPr>
      <w:rFonts w:ascii="David" w:hAnsi="David" w:cs="Guttman Vilna"/>
      <w:bCs/>
      <w:spacing w:val="-10"/>
      <w:position w:val="8"/>
      <w:sz w:val="20"/>
      <w:szCs w:val="26"/>
    </w:rPr>
  </w:style>
  <w:style w:type="paragraph" w:customStyle="1" w:styleId="affb">
    <w:name w:val="הערת שוליים"/>
    <w:basedOn w:val="aff4"/>
    <w:autoRedefine/>
    <w:qFormat/>
    <w:pPr>
      <w:spacing w:line="360" w:lineRule="auto"/>
    </w:pPr>
    <w:rPr>
      <w:rFonts w:ascii="David" w:hAnsi="David" w:cs="Guttman Vilna"/>
      <w:bCs/>
      <w:position w:val="8"/>
      <w:sz w:val="22"/>
      <w:szCs w:val="26"/>
    </w:rPr>
  </w:style>
  <w:style w:type="paragraph" w:customStyle="1" w:styleId="affc">
    <w:name w:val="הערת שולייים"/>
    <w:basedOn w:val="aff4"/>
    <w:link w:val="affd"/>
    <w:autoRedefine/>
    <w:qFormat/>
    <w:pPr>
      <w:spacing w:line="360" w:lineRule="auto"/>
      <w:jc w:val="left"/>
    </w:pPr>
    <w:rPr>
      <w:rFonts w:ascii="David" w:hAnsi="David" w:cs="Guttman Vilna"/>
      <w:bCs/>
      <w:position w:val="8"/>
      <w:sz w:val="32"/>
      <w:szCs w:val="26"/>
    </w:rPr>
  </w:style>
  <w:style w:type="character" w:customStyle="1" w:styleId="affd">
    <w:name w:val="הערת שולייים תו"/>
    <w:basedOn w:val="a4"/>
    <w:link w:val="affc"/>
    <w:rPr>
      <w:rFonts w:ascii="David" w:hAnsi="David" w:cs="Guttman Vilna"/>
      <w:bCs/>
      <w:position w:val="8"/>
      <w:sz w:val="32"/>
      <w:szCs w:val="26"/>
    </w:rPr>
  </w:style>
  <w:style w:type="paragraph" w:customStyle="1" w:styleId="affe">
    <w:name w:val="רגיל ורווח"/>
    <w:basedOn w:val="a3"/>
    <w:link w:val="afff"/>
    <w:rsid w:val="0065593E"/>
    <w:pPr>
      <w:spacing w:after="200" w:line="300" w:lineRule="exact"/>
    </w:pPr>
  </w:style>
  <w:style w:type="character" w:customStyle="1" w:styleId="afff">
    <w:name w:val="רגיל ורווח תו"/>
    <w:basedOn w:val="a4"/>
    <w:link w:val="affe"/>
    <w:rsid w:val="0065593E"/>
    <w:rPr>
      <w:rFonts w:ascii="BA Fontov Regular" w:hAnsi="BA Fontov Regular" w:cs="BA Fontov Regular"/>
      <w:sz w:val="18"/>
      <w:szCs w:val="18"/>
    </w:rPr>
  </w:style>
  <w:style w:type="paragraph" w:customStyle="1" w:styleId="afff0">
    <w:name w:val="רגיל אדום"/>
    <w:basedOn w:val="a3"/>
    <w:rPr>
      <w:color w:val="FF0000"/>
    </w:rPr>
  </w:style>
  <w:style w:type="paragraph" w:customStyle="1" w:styleId="afff1">
    <w:name w:val="דף"/>
    <w:basedOn w:val="a3"/>
    <w:qFormat/>
    <w:rPr>
      <w:rFonts w:ascii="David" w:hAnsi="David" w:cs="Guttman Vilna"/>
      <w:b/>
      <w:bCs/>
      <w:color w:val="0070C0"/>
      <w:sz w:val="32"/>
      <w:szCs w:val="30"/>
    </w:rPr>
  </w:style>
  <w:style w:type="paragraph" w:customStyle="1" w:styleId="afff2">
    <w:name w:val="כוכבים"/>
    <w:basedOn w:val="a3"/>
    <w:rsid w:val="00BE4B9A"/>
    <w:pPr>
      <w:spacing w:before="40" w:after="40"/>
      <w:jc w:val="center"/>
    </w:pPr>
    <w:rPr>
      <w:rFonts w:ascii="Guttman Vilna" w:hAnsi="Guttman Vilna" w:cs="Arial"/>
      <w:bCs/>
      <w:color w:val="A6A6A6" w:themeColor="background1" w:themeShade="A6"/>
      <w:sz w:val="24"/>
      <w:szCs w:val="30"/>
    </w:rPr>
  </w:style>
  <w:style w:type="paragraph" w:customStyle="1" w:styleId="afff3">
    <w:name w:val="דף בצד"/>
    <w:basedOn w:val="afff1"/>
    <w:link w:val="afff4"/>
    <w:qFormat/>
    <w:rsid w:val="00F07436"/>
    <w:pPr>
      <w:framePr w:h="510" w:hRule="exact" w:hSpace="113" w:wrap="around" w:vAnchor="text" w:hAnchor="page" w:xAlign="outside" w:y="1"/>
      <w:spacing w:line="300" w:lineRule="exact"/>
    </w:pPr>
    <w:rPr>
      <w:rFonts w:ascii="BA Vilna Bold" w:hAnsi="BA Vilna Bold" w:cs="BA Vilna Bold"/>
      <w:b w:val="0"/>
      <w:bCs w:val="0"/>
      <w:color w:val="auto"/>
      <w:szCs w:val="18"/>
    </w:rPr>
  </w:style>
  <w:style w:type="paragraph" w:customStyle="1" w:styleId="afff5">
    <w:name w:val="מסכת"/>
    <w:basedOn w:val="a3"/>
    <w:rsid w:val="00C75C85"/>
    <w:pPr>
      <w:framePr w:h="340" w:hRule="exact" w:hSpace="181" w:wrap="around" w:vAnchor="page" w:hAnchor="text" w:xAlign="right" w:yAlign="bottom"/>
      <w:jc w:val="center"/>
    </w:pPr>
    <w:rPr>
      <w:color w:val="FF0000"/>
    </w:rPr>
  </w:style>
  <w:style w:type="paragraph" w:customStyle="1" w:styleId="afff6">
    <w:name w:val="פרק"/>
    <w:basedOn w:val="a3"/>
    <w:rsid w:val="00E0640E"/>
    <w:pPr>
      <w:framePr w:h="284" w:hRule="exact" w:hSpace="181" w:wrap="around" w:vAnchor="page" w:hAnchor="text" w:xAlign="center" w:yAlign="bottom"/>
      <w:spacing w:line="240" w:lineRule="auto"/>
    </w:pPr>
    <w:rPr>
      <w:color w:val="FF0000"/>
      <w:szCs w:val="12"/>
    </w:rPr>
  </w:style>
  <w:style w:type="paragraph" w:customStyle="1" w:styleId="afff7">
    <w:name w:val="פרק שם"/>
    <w:basedOn w:val="a3"/>
    <w:rsid w:val="002A37F6"/>
    <w:pPr>
      <w:framePr w:h="227" w:hRule="exact" w:hSpace="181" w:wrap="around" w:vAnchor="page" w:hAnchor="text" w:yAlign="bottom"/>
      <w:spacing w:line="240" w:lineRule="auto"/>
    </w:pPr>
    <w:rPr>
      <w:color w:val="FF0000"/>
      <w:sz w:val="24"/>
      <w:szCs w:val="12"/>
    </w:rPr>
  </w:style>
  <w:style w:type="paragraph" w:customStyle="1" w:styleId="afff8">
    <w:name w:val="דפים בפרק ב"/>
    <w:basedOn w:val="a3"/>
    <w:rsid w:val="00081C57"/>
    <w:pPr>
      <w:framePr w:h="284" w:hRule="exact" w:hSpace="181" w:wrap="around" w:vAnchor="page" w:hAnchor="page" w:x="2836" w:yAlign="bottom"/>
      <w:spacing w:after="60" w:line="300" w:lineRule="exact"/>
    </w:pPr>
    <w:rPr>
      <w:color w:val="FF0000"/>
      <w:szCs w:val="24"/>
    </w:rPr>
  </w:style>
  <w:style w:type="paragraph" w:customStyle="1" w:styleId="afff9">
    <w:name w:val="משניות"/>
    <w:basedOn w:val="a3"/>
    <w:link w:val="afffa"/>
    <w:qFormat/>
    <w:rsid w:val="00550CEB"/>
    <w:pPr>
      <w:shd w:val="clear" w:color="auto" w:fill="F2F2F2" w:themeFill="background1" w:themeFillShade="F2"/>
    </w:pPr>
    <w:rPr>
      <w:rFonts w:cs="BA Vilna Bold"/>
      <w:spacing w:val="4"/>
      <w:sz w:val="22"/>
      <w:szCs w:val="22"/>
    </w:rPr>
  </w:style>
  <w:style w:type="character" w:customStyle="1" w:styleId="afffa">
    <w:name w:val="משניות תו"/>
    <w:basedOn w:val="a4"/>
    <w:link w:val="afff9"/>
    <w:rsid w:val="00550CEB"/>
    <w:rPr>
      <w:rFonts w:ascii="BA Fontov Regular" w:hAnsi="BA Fontov Regular" w:cs="BA Vilna Bold"/>
      <w:spacing w:val="4"/>
      <w:sz w:val="22"/>
      <w:szCs w:val="22"/>
      <w:shd w:val="clear" w:color="auto" w:fill="F2F2F2" w:themeFill="background1" w:themeFillShade="F2"/>
    </w:rPr>
  </w:style>
  <w:style w:type="paragraph" w:customStyle="1" w:styleId="afffb">
    <w:name w:val="דעות"/>
    <w:basedOn w:val="a3"/>
    <w:rsid w:val="00225E70"/>
    <w:pPr>
      <w:tabs>
        <w:tab w:val="right" w:pos="4677"/>
        <w:tab w:val="left" w:pos="4961"/>
      </w:tabs>
      <w:spacing w:after="50"/>
      <w:ind w:firstLine="720"/>
      <w:contextualSpacing/>
    </w:pPr>
  </w:style>
  <w:style w:type="paragraph" w:styleId="afffc">
    <w:name w:val="Intense Quote"/>
    <w:basedOn w:val="a3"/>
    <w:next w:val="a3"/>
    <w:link w:val="afffd"/>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d">
    <w:name w:val="ציטוט חזק תו"/>
    <w:basedOn w:val="a4"/>
    <w:link w:val="afffc"/>
    <w:uiPriority w:val="30"/>
    <w:rsid w:val="00304181"/>
    <w:rPr>
      <w:rFonts w:cs="David"/>
      <w:i/>
      <w:iCs/>
      <w:color w:val="5B9BD5" w:themeColor="accent1"/>
      <w:szCs w:val="32"/>
    </w:rPr>
  </w:style>
  <w:style w:type="character" w:customStyle="1" w:styleId="afffe">
    <w:name w:val="מודגש"/>
    <w:basedOn w:val="a4"/>
    <w:uiPriority w:val="1"/>
    <w:rsid w:val="0053560A"/>
    <w:rPr>
      <w:bCs/>
    </w:rPr>
  </w:style>
  <w:style w:type="paragraph" w:customStyle="1" w:styleId="affff">
    <w:name w:val="הדרן עלך"/>
    <w:basedOn w:val="a3"/>
    <w:link w:val="affff0"/>
    <w:qFormat/>
    <w:rsid w:val="00A7522A"/>
    <w:pPr>
      <w:jc w:val="center"/>
    </w:pPr>
    <w:rPr>
      <w:rFonts w:ascii="Guttman Vilna" w:hAnsi="Guttman Vilna" w:cs="Guttman Vilna"/>
      <w:b/>
      <w:bCs/>
      <w:color w:val="808080" w:themeColor="background1" w:themeShade="80"/>
      <w:sz w:val="30"/>
      <w:szCs w:val="30"/>
    </w:rPr>
  </w:style>
  <w:style w:type="character" w:customStyle="1" w:styleId="affff0">
    <w:name w:val="הדרן עלך תו"/>
    <w:basedOn w:val="a4"/>
    <w:link w:val="affff"/>
    <w:rsid w:val="00A7522A"/>
    <w:rPr>
      <w:rFonts w:ascii="Guttman Vilna" w:hAnsi="Guttman Vilna" w:cs="Guttman Vilna"/>
      <w:b/>
      <w:bCs/>
      <w:color w:val="808080" w:themeColor="background1" w:themeShade="80"/>
      <w:sz w:val="30"/>
      <w:szCs w:val="30"/>
    </w:rPr>
  </w:style>
  <w:style w:type="paragraph" w:customStyle="1" w:styleId="27">
    <w:name w:val="כולל 2"/>
    <w:basedOn w:val="affe"/>
    <w:link w:val="28"/>
    <w:qFormat/>
    <w:rsid w:val="009B1D73"/>
    <w:pPr>
      <w:spacing w:line="360" w:lineRule="exact"/>
    </w:pPr>
    <w:rPr>
      <w:rFonts w:ascii="Fb Fontext" w:hAnsi="Fb Fontext"/>
      <w:spacing w:val="-4"/>
    </w:rPr>
  </w:style>
  <w:style w:type="character" w:customStyle="1" w:styleId="28">
    <w:name w:val="כולל 2 תו"/>
    <w:basedOn w:val="afff"/>
    <w:link w:val="27"/>
    <w:rsid w:val="009B1D73"/>
    <w:rPr>
      <w:rFonts w:ascii="Fb Fontext" w:hAnsi="Fb Fontext" w:cs="FontbitDavid"/>
      <w:spacing w:val="-4"/>
      <w:sz w:val="32"/>
      <w:szCs w:val="32"/>
    </w:rPr>
  </w:style>
  <w:style w:type="paragraph" w:customStyle="1" w:styleId="affff1">
    <w:name w:val="ד''ה משנה"/>
    <w:basedOn w:val="a3"/>
    <w:link w:val="affff2"/>
    <w:qFormat/>
    <w:rsid w:val="00F52F0B"/>
    <w:pPr>
      <w:spacing w:before="120"/>
      <w:ind w:end="320"/>
      <w:contextualSpacing/>
      <w:jc w:val="center"/>
    </w:pPr>
    <w:rPr>
      <w:rFonts w:cs="BA Vilna Bold"/>
      <w:sz w:val="22"/>
      <w:szCs w:val="22"/>
    </w:rPr>
  </w:style>
  <w:style w:type="character" w:customStyle="1" w:styleId="affff2">
    <w:name w:val="ד''ה משנה תו"/>
    <w:basedOn w:val="a4"/>
    <w:link w:val="affff1"/>
    <w:rsid w:val="00F52F0B"/>
    <w:rPr>
      <w:rFonts w:ascii="BA Fontov Regular" w:hAnsi="BA Fontov Regular" w:cs="BA Vilna Bold"/>
      <w:sz w:val="22"/>
      <w:szCs w:val="22"/>
    </w:rPr>
  </w:style>
  <w:style w:type="paragraph" w:customStyle="1" w:styleId="affff3">
    <w:name w:val="מבואה"/>
    <w:basedOn w:val="a3"/>
    <w:link w:val="affff4"/>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4">
    <w:name w:val="מבואה תו"/>
    <w:basedOn w:val="a4"/>
    <w:link w:val="affff3"/>
    <w:rsid w:val="00903DDC"/>
    <w:rPr>
      <w:rFonts w:ascii="David" w:eastAsia="Times New Roman" w:hAnsi="David" w:cs="David"/>
      <w:b/>
      <w:bCs/>
      <w:color w:val="A6A6A6" w:themeColor="background1" w:themeShade="A6"/>
      <w:sz w:val="20"/>
      <w:szCs w:val="20"/>
    </w:rPr>
  </w:style>
  <w:style w:type="paragraph" w:customStyle="1" w:styleId="affff5">
    <w:name w:val="טור הערות לאוקמי"/>
    <w:basedOn w:val="aff4"/>
    <w:link w:val="affff6"/>
    <w:qFormat/>
    <w:rsid w:val="00C57C22"/>
    <w:pPr>
      <w:ind w:left="113" w:hanging="113"/>
    </w:pPr>
    <w:rPr>
      <w:szCs w:val="24"/>
    </w:rPr>
  </w:style>
  <w:style w:type="character" w:customStyle="1" w:styleId="affff6">
    <w:name w:val="טור הערות לאוקמי תו"/>
    <w:basedOn w:val="aff5"/>
    <w:link w:val="affff5"/>
    <w:rsid w:val="00C57C22"/>
    <w:rPr>
      <w:rFonts w:cs="FontbitDavid"/>
      <w:sz w:val="20"/>
      <w:szCs w:val="24"/>
    </w:rPr>
  </w:style>
  <w:style w:type="paragraph" w:styleId="affff7">
    <w:name w:val="Body Text First Indent"/>
    <w:basedOn w:val="af4"/>
    <w:link w:val="affff8"/>
    <w:uiPriority w:val="99"/>
    <w:semiHidden/>
    <w:unhideWhenUsed/>
    <w:rsid w:val="00527CDE"/>
    <w:pPr>
      <w:spacing w:line="360" w:lineRule="exact"/>
      <w:ind w:firstLine="360"/>
    </w:pPr>
    <w:rPr>
      <w:rFonts w:asciiTheme="minorHAnsi" w:hAnsiTheme="minorHAnsi"/>
      <w:w w:val="100"/>
      <w:sz w:val="22"/>
    </w:rPr>
  </w:style>
  <w:style w:type="character" w:customStyle="1" w:styleId="affff8">
    <w:name w:val="כניסת שורה ראשונה בגוף טקסט תו"/>
    <w:basedOn w:val="af5"/>
    <w:link w:val="affff7"/>
    <w:uiPriority w:val="99"/>
    <w:semiHidden/>
    <w:rsid w:val="00527CDE"/>
    <w:rPr>
      <w:rFonts w:ascii="David" w:hAnsi="David" w:cs="FontbitDavid"/>
      <w:w w:val="92"/>
      <w:sz w:val="18"/>
      <w:szCs w:val="32"/>
    </w:rPr>
  </w:style>
  <w:style w:type="paragraph" w:customStyle="1" w:styleId="021">
    <w:name w:val="0.2 משנה"/>
    <w:basedOn w:val="afff9"/>
    <w:link w:val="022"/>
    <w:qFormat/>
    <w:rsid w:val="00604C64"/>
    <w:rPr>
      <w:b/>
      <w:spacing w:val="-4"/>
      <w:sz w:val="22"/>
      <w:szCs w:val="22"/>
    </w:rPr>
  </w:style>
  <w:style w:type="paragraph" w:customStyle="1" w:styleId="041">
    <w:name w:val="0.4משנה"/>
    <w:basedOn w:val="021"/>
    <w:link w:val="042"/>
    <w:qFormat/>
    <w:rsid w:val="003E2C5D"/>
    <w:rPr>
      <w:spacing w:val="-8"/>
    </w:rPr>
  </w:style>
  <w:style w:type="character" w:customStyle="1" w:styleId="022">
    <w:name w:val="0.2 משנה תו"/>
    <w:basedOn w:val="afffa"/>
    <w:link w:val="021"/>
    <w:rsid w:val="00604C64"/>
    <w:rPr>
      <w:rFonts w:ascii="BA Fontov Regular" w:hAnsi="BA Fontov Regular" w:cs="Guttman Vilna"/>
      <w:b/>
      <w:bCs w:val="0"/>
      <w:spacing w:val="-4"/>
      <w:sz w:val="18"/>
      <w:szCs w:val="20"/>
      <w:shd w:val="clear" w:color="auto" w:fill="F2F2F2" w:themeFill="background1" w:themeFillShade="F2"/>
    </w:rPr>
  </w:style>
  <w:style w:type="character" w:customStyle="1" w:styleId="042">
    <w:name w:val="0.4משנה תו"/>
    <w:basedOn w:val="022"/>
    <w:link w:val="041"/>
    <w:rsid w:val="003E2C5D"/>
    <w:rPr>
      <w:rFonts w:ascii="BA Fontov Regular" w:hAnsi="BA Fontov Regular" w:cs="Guttman Vilna"/>
      <w:b/>
      <w:bCs w:val="0"/>
      <w:spacing w:val="-8"/>
      <w:sz w:val="18"/>
      <w:szCs w:val="20"/>
      <w:shd w:val="clear" w:color="auto" w:fill="F2F2F2" w:themeFill="background1" w:themeFillShade="F2"/>
    </w:rPr>
  </w:style>
  <w:style w:type="paragraph" w:customStyle="1" w:styleId="01">
    <w:name w:val="0.1 משנה"/>
    <w:basedOn w:val="afff9"/>
    <w:link w:val="010"/>
    <w:qFormat/>
    <w:rsid w:val="00136ECB"/>
    <w:rPr>
      <w:rFonts w:asciiTheme="minorHAnsi" w:hAnsiTheme="minorHAnsi"/>
      <w:b/>
      <w:sz w:val="22"/>
      <w:szCs w:val="22"/>
    </w:rPr>
  </w:style>
  <w:style w:type="paragraph" w:customStyle="1" w:styleId="03">
    <w:name w:val="0.3 משנה"/>
    <w:basedOn w:val="01"/>
    <w:link w:val="030"/>
    <w:qFormat/>
    <w:rsid w:val="009F7E1C"/>
    <w:rPr>
      <w:rFonts w:ascii="Fb Fontext" w:hAnsi="Fb Fontext"/>
      <w:b w:val="0"/>
      <w:spacing w:val="-8"/>
      <w:sz w:val="22"/>
      <w:szCs w:val="22"/>
    </w:rPr>
  </w:style>
  <w:style w:type="character" w:customStyle="1" w:styleId="010">
    <w:name w:val="0.1 משנה תו"/>
    <w:basedOn w:val="afffa"/>
    <w:link w:val="01"/>
    <w:rsid w:val="00136ECB"/>
    <w:rPr>
      <w:rFonts w:ascii="BA Fontov Regular" w:hAnsi="BA Fontov Regular" w:cs="Guttman Vilna"/>
      <w:b/>
      <w:bCs w:val="0"/>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val="0"/>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val="0"/>
      <w:spacing w:val="-8"/>
      <w:sz w:val="20"/>
      <w:szCs w:val="18"/>
      <w:shd w:val="clear" w:color="auto" w:fill="F2F2F2" w:themeFill="background1" w:themeFillShade="F2"/>
    </w:rPr>
  </w:style>
  <w:style w:type="paragraph" w:customStyle="1" w:styleId="affff9">
    <w:name w:val="משנה"/>
    <w:basedOn w:val="a3"/>
    <w:link w:val="affffa"/>
    <w:qFormat/>
    <w:rsid w:val="009F7E1C"/>
    <w:pPr>
      <w:contextualSpacing/>
    </w:pPr>
    <w:rPr>
      <w:rFonts w:asciiTheme="minorHAnsi" w:hAnsiTheme="minorHAnsi" w:cs="Guttman Vilna"/>
      <w:b/>
      <w:bCs/>
      <w:sz w:val="30"/>
      <w:szCs w:val="30"/>
    </w:rPr>
  </w:style>
  <w:style w:type="character" w:customStyle="1" w:styleId="affffa">
    <w:name w:val="משנה תו"/>
    <w:basedOn w:val="a4"/>
    <w:link w:val="affff9"/>
    <w:rsid w:val="009F7E1C"/>
    <w:rPr>
      <w:rFonts w:cs="Guttman Vilna"/>
      <w:b/>
      <w:bCs/>
      <w:sz w:val="30"/>
      <w:szCs w:val="30"/>
    </w:rPr>
  </w:style>
  <w:style w:type="paragraph" w:customStyle="1" w:styleId="--01">
    <w:name w:val="כ--01"/>
    <w:basedOn w:val="a3"/>
    <w:link w:val="--010"/>
    <w:qFormat/>
    <w:rsid w:val="00684B9C"/>
    <w:pPr>
      <w:tabs>
        <w:tab w:val="center" w:pos="2835"/>
      </w:tabs>
    </w:pPr>
    <w:rPr>
      <w:rFonts w:cs="BA Franknatan Regular"/>
      <w:spacing w:val="2"/>
    </w:rPr>
  </w:style>
  <w:style w:type="paragraph" w:customStyle="1" w:styleId="-01">
    <w:name w:val="כ-0.1"/>
    <w:basedOn w:val="--01"/>
    <w:link w:val="-010"/>
    <w:qFormat/>
    <w:rsid w:val="00684B9C"/>
    <w:rPr>
      <w:spacing w:val="-2"/>
    </w:rPr>
  </w:style>
  <w:style w:type="character" w:customStyle="1" w:styleId="--010">
    <w:name w:val="כ--01 תו"/>
    <w:basedOn w:val="a4"/>
    <w:link w:val="--01"/>
    <w:rsid w:val="00684B9C"/>
    <w:rPr>
      <w:rFonts w:ascii="BA Fontov Regular" w:hAnsi="BA Fontov Regular" w:cs="BA Franknatan Regular"/>
      <w:spacing w:val="2"/>
      <w:sz w:val="18"/>
      <w:szCs w:val="18"/>
    </w:rPr>
  </w:style>
  <w:style w:type="paragraph" w:customStyle="1" w:styleId="0">
    <w:name w:val="כ. 0"/>
    <w:basedOn w:val="--01"/>
    <w:link w:val="00"/>
    <w:qFormat/>
    <w:rsid w:val="00684B9C"/>
  </w:style>
  <w:style w:type="character" w:customStyle="1" w:styleId="-010">
    <w:name w:val="כ-0.1 תו"/>
    <w:basedOn w:val="--010"/>
    <w:link w:val="-01"/>
    <w:rsid w:val="00684B9C"/>
    <w:rPr>
      <w:rFonts w:ascii="BA Fontov Regular" w:hAnsi="BA Fontov Regular" w:cs="BA Franknatan Regular"/>
      <w:spacing w:val="-2"/>
      <w:sz w:val="18"/>
      <w:szCs w:val="18"/>
    </w:rPr>
  </w:style>
  <w:style w:type="character" w:customStyle="1" w:styleId="00">
    <w:name w:val="כ. 0 תו"/>
    <w:basedOn w:val="--010"/>
    <w:link w:val="0"/>
    <w:rsid w:val="00684B9C"/>
    <w:rPr>
      <w:rFonts w:ascii="BA Fontov Regular" w:hAnsi="BA Fontov Regular" w:cs="BA Franknatan Regular"/>
      <w:spacing w:val="2"/>
      <w:sz w:val="18"/>
      <w:szCs w:val="18"/>
    </w:rPr>
  </w:style>
  <w:style w:type="paragraph" w:customStyle="1" w:styleId="affffb">
    <w:name w:val="פיסקת תשובה"/>
    <w:basedOn w:val="a3"/>
    <w:link w:val="affffc"/>
    <w:qFormat/>
    <w:rsid w:val="000828F8"/>
    <w:pPr>
      <w:tabs>
        <w:tab w:val="left" w:pos="0"/>
        <w:tab w:val="center" w:pos="2835"/>
      </w:tabs>
      <w:ind w:left="397" w:hanging="113"/>
    </w:pPr>
    <w:rPr>
      <w:rFonts w:ascii="FrankRuehl" w:hAnsi="FrankRuehl"/>
      <w:sz w:val="20"/>
    </w:rPr>
  </w:style>
  <w:style w:type="character" w:customStyle="1" w:styleId="affffc">
    <w:name w:val="פיסקת תשובה תו"/>
    <w:basedOn w:val="a4"/>
    <w:link w:val="affffb"/>
    <w:rsid w:val="000828F8"/>
    <w:rPr>
      <w:rFonts w:ascii="FrankRuehl" w:hAnsi="FrankRuehl" w:cs="FrankRuehl"/>
      <w:sz w:val="20"/>
      <w:szCs w:val="20"/>
    </w:rPr>
  </w:style>
  <w:style w:type="paragraph" w:customStyle="1" w:styleId="affffd">
    <w:name w:val="חציצה"/>
    <w:basedOn w:val="a3"/>
    <w:link w:val="affffe"/>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e">
    <w:name w:val="חציצה תו"/>
    <w:basedOn w:val="a4"/>
    <w:link w:val="affffd"/>
    <w:rsid w:val="0032286F"/>
    <w:rPr>
      <w:rFonts w:ascii="BA חניכי הישיבות" w:hAnsi="BA חניכי הישיבות" w:cs="BA חניכי הישיבות"/>
      <w:bCs/>
      <w:color w:val="A6A6A6" w:themeColor="background1" w:themeShade="A6"/>
      <w:sz w:val="24"/>
      <w:szCs w:val="20"/>
    </w:rPr>
  </w:style>
  <w:style w:type="paragraph" w:customStyle="1" w:styleId="afffff">
    <w:name w:val="פסוק"/>
    <w:basedOn w:val="a3"/>
    <w:link w:val="afffff0"/>
    <w:qFormat/>
    <w:rsid w:val="00550CEB"/>
    <w:pPr>
      <w:tabs>
        <w:tab w:val="center" w:pos="2835"/>
      </w:tabs>
    </w:pPr>
    <w:rPr>
      <w:rFonts w:ascii="BA Franknatan Decor" w:hAnsi="BA Franknatan Decor" w:cs="BA TM • Tzlotana"/>
      <w:szCs w:val="16"/>
    </w:rPr>
  </w:style>
  <w:style w:type="character" w:customStyle="1" w:styleId="afffff0">
    <w:name w:val="פסוק תו"/>
    <w:basedOn w:val="a4"/>
    <w:link w:val="afffff"/>
    <w:rsid w:val="00550CEB"/>
    <w:rPr>
      <w:rFonts w:ascii="BA Franknatan Decor" w:hAnsi="BA Franknatan Decor" w:cs="BA TM • Tzlotana"/>
      <w:sz w:val="18"/>
      <w:szCs w:val="16"/>
    </w:rPr>
  </w:style>
  <w:style w:type="paragraph" w:customStyle="1" w:styleId="afffff1">
    <w:name w:val="רווח לפני"/>
    <w:basedOn w:val="a3"/>
    <w:next w:val="afffff2"/>
    <w:link w:val="afffff3"/>
    <w:qFormat/>
    <w:rsid w:val="00791111"/>
    <w:pPr>
      <w:spacing w:before="60"/>
    </w:pPr>
    <w:rPr>
      <w:rFonts w:ascii="FrankRuehl" w:hAnsi="FrankRuehl"/>
      <w:sz w:val="16"/>
    </w:rPr>
  </w:style>
  <w:style w:type="character" w:customStyle="1" w:styleId="afffff3">
    <w:name w:val="רווח לפני תו"/>
    <w:basedOn w:val="a4"/>
    <w:link w:val="afffff1"/>
    <w:rsid w:val="00791111"/>
    <w:rPr>
      <w:rFonts w:ascii="FrankRuehl" w:hAnsi="FrankRuehl" w:cs="FrankRuehl"/>
      <w:sz w:val="16"/>
      <w:szCs w:val="18"/>
    </w:rPr>
  </w:style>
  <w:style w:type="paragraph" w:customStyle="1" w:styleId="afffff4">
    <w:name w:val="אמוראים"/>
    <w:basedOn w:val="a3"/>
    <w:link w:val="afffff5"/>
    <w:qFormat/>
    <w:rsid w:val="00791111"/>
    <w:rPr>
      <w:rFonts w:ascii="FrankRuehl" w:hAnsi="FrankRuehl" w:cs="BA Vilna Regular"/>
      <w:spacing w:val="4"/>
      <w:sz w:val="16"/>
      <w:szCs w:val="12"/>
    </w:rPr>
  </w:style>
  <w:style w:type="paragraph" w:customStyle="1" w:styleId="afffff6">
    <w:name w:val="אות בודדת"/>
    <w:basedOn w:val="a3"/>
    <w:link w:val="afffff7"/>
    <w:qFormat/>
    <w:rsid w:val="00791111"/>
    <w:rPr>
      <w:rFonts w:ascii="FrankRuehl" w:hAnsi="FrankRuehl" w:cs="PFT_Frank"/>
      <w:b/>
      <w:bCs/>
      <w:sz w:val="13"/>
      <w:szCs w:val="13"/>
    </w:rPr>
  </w:style>
  <w:style w:type="character" w:customStyle="1" w:styleId="afffff5">
    <w:name w:val="אמוראים תו"/>
    <w:basedOn w:val="a4"/>
    <w:link w:val="afffff4"/>
    <w:rsid w:val="00791111"/>
    <w:rPr>
      <w:rFonts w:ascii="FrankRuehl" w:hAnsi="FrankRuehl" w:cs="BA Vilna Regular"/>
      <w:spacing w:val="4"/>
      <w:sz w:val="16"/>
      <w:szCs w:val="12"/>
    </w:rPr>
  </w:style>
  <w:style w:type="paragraph" w:customStyle="1" w:styleId="afffff8">
    <w:name w:val="נושא"/>
    <w:basedOn w:val="a3"/>
    <w:link w:val="afffff9"/>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f7">
    <w:name w:val="אות בודדת תו"/>
    <w:basedOn w:val="a4"/>
    <w:link w:val="afffff6"/>
    <w:rsid w:val="00791111"/>
    <w:rPr>
      <w:rFonts w:ascii="FrankRuehl" w:hAnsi="FrankRuehl" w:cs="PFT_Frank"/>
      <w:b/>
      <w:bCs/>
      <w:sz w:val="13"/>
      <w:szCs w:val="13"/>
    </w:rPr>
  </w:style>
  <w:style w:type="character" w:customStyle="1" w:styleId="afffff9">
    <w:name w:val="נושא תו"/>
    <w:basedOn w:val="a4"/>
    <w:link w:val="afffff8"/>
    <w:rsid w:val="00791111"/>
    <w:rPr>
      <w:rFonts w:ascii="David" w:hAnsi="David" w:cs="BA TM • Vilna Extra-Bold"/>
      <w:b/>
      <w:color w:val="000000" w:themeColor="text1"/>
      <w:spacing w:val="4"/>
      <w:sz w:val="16"/>
      <w:szCs w:val="18"/>
    </w:rPr>
  </w:style>
  <w:style w:type="paragraph" w:customStyle="1" w:styleId="afffffa">
    <w:name w:val="תנאי משנה"/>
    <w:basedOn w:val="afff9"/>
    <w:link w:val="afffffb"/>
    <w:qFormat/>
    <w:rsid w:val="00791111"/>
    <w:rPr>
      <w:rFonts w:ascii="Fb Fontext" w:hAnsi="Fb Fontext"/>
      <w:sz w:val="18"/>
      <w:szCs w:val="18"/>
      <w:shd w:val="clear" w:color="auto" w:fill="F2F2F2" w:themeFill="background1" w:themeFillShade="F2"/>
    </w:rPr>
  </w:style>
  <w:style w:type="character" w:customStyle="1" w:styleId="afffffb">
    <w:name w:val="תנאי משנה תו"/>
    <w:basedOn w:val="afffa"/>
    <w:link w:val="afffffa"/>
    <w:rsid w:val="00791111"/>
    <w:rPr>
      <w:rFonts w:ascii="Fb Fontext" w:hAnsi="Fb Fontext" w:cs="BA Vilna Bold"/>
      <w:spacing w:val="4"/>
      <w:sz w:val="18"/>
      <w:szCs w:val="18"/>
      <w:shd w:val="clear" w:color="auto" w:fill="F2F2F2" w:themeFill="background1" w:themeFillShade="F2"/>
    </w:rPr>
  </w:style>
  <w:style w:type="character" w:customStyle="1" w:styleId="afff4">
    <w:name w:val="דף בצד תו"/>
    <w:basedOn w:val="a4"/>
    <w:link w:val="afff3"/>
    <w:rsid w:val="00F07436"/>
    <w:rPr>
      <w:rFonts w:ascii="BA Vilna Bold" w:hAnsi="BA Vilna Bold" w:cs="BA Vilna Bold"/>
      <w:sz w:val="32"/>
      <w:szCs w:val="18"/>
    </w:rPr>
  </w:style>
  <w:style w:type="paragraph" w:customStyle="1" w:styleId="afffffc">
    <w:name w:val="הסבר ורקע"/>
    <w:basedOn w:val="afffff1"/>
    <w:link w:val="afffffd"/>
    <w:qFormat/>
    <w:rsid w:val="00791111"/>
    <w:pPr>
      <w:spacing w:before="0"/>
    </w:pPr>
    <w:rPr>
      <w:sz w:val="12"/>
      <w:szCs w:val="14"/>
    </w:rPr>
  </w:style>
  <w:style w:type="character" w:customStyle="1" w:styleId="afffffd">
    <w:name w:val="הסבר ורקע תו"/>
    <w:basedOn w:val="afffff3"/>
    <w:link w:val="afffffc"/>
    <w:rsid w:val="00791111"/>
    <w:rPr>
      <w:rFonts w:ascii="FrankRuehl" w:hAnsi="FrankRuehl" w:cs="FrankRuehl"/>
      <w:sz w:val="12"/>
      <w:szCs w:val="14"/>
    </w:rPr>
  </w:style>
  <w:style w:type="paragraph" w:customStyle="1" w:styleId="38">
    <w:name w:val="חלון 3"/>
    <w:basedOn w:val="a3"/>
    <w:link w:val="39"/>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4"/>
    <w:link w:val="38"/>
    <w:rsid w:val="00910E40"/>
    <w:rPr>
      <w:rFonts w:ascii="BA TM • Vilna Extra-Bold" w:hAnsi="BA TM • Vilna Extra-Bold" w:cs="BA TM • Vilna Extra-Bold"/>
      <w:color w:val="767171" w:themeColor="background2" w:themeShade="80"/>
      <w:sz w:val="14"/>
      <w:szCs w:val="14"/>
    </w:rPr>
  </w:style>
  <w:style w:type="character" w:customStyle="1" w:styleId="afffffe">
    <w:name w:val="הסבר"/>
    <w:basedOn w:val="a4"/>
    <w:uiPriority w:val="1"/>
    <w:qFormat/>
    <w:rsid w:val="00F07436"/>
    <w:rPr>
      <w:sz w:val="13"/>
      <w:szCs w:val="13"/>
    </w:rPr>
  </w:style>
  <w:style w:type="paragraph" w:styleId="afffff2">
    <w:name w:val="List"/>
    <w:basedOn w:val="a3"/>
    <w:uiPriority w:val="99"/>
    <w:semiHidden/>
    <w:unhideWhenUsed/>
    <w:rsid w:val="00791111"/>
    <w:pPr>
      <w:ind w:left="283" w:hanging="283"/>
      <w:contextualSpacing/>
    </w:pPr>
  </w:style>
  <w:style w:type="paragraph" w:styleId="affffff">
    <w:name w:val="Revision"/>
    <w:hidden/>
    <w:uiPriority w:val="99"/>
    <w:semiHidden/>
    <w:rsid w:val="00A20FCF"/>
    <w:pPr>
      <w:spacing w:after="0" w:line="240" w:lineRule="auto"/>
    </w:pPr>
    <w:rPr>
      <w:rFonts w:ascii="BA Fontov Regular" w:hAnsi="BA Fontov Regular" w:cs="FrankRuehl"/>
      <w:sz w:val="18"/>
      <w:szCs w:val="18"/>
    </w:rPr>
  </w:style>
  <w:style w:type="numbering" w:styleId="111111">
    <w:name w:val="Outline List 2"/>
    <w:basedOn w:val="a6"/>
    <w:uiPriority w:val="99"/>
    <w:semiHidden/>
    <w:unhideWhenUsed/>
    <w:rsid w:val="009A7B4D"/>
    <w:pPr>
      <w:numPr>
        <w:numId w:val="30"/>
      </w:numPr>
    </w:pPr>
  </w:style>
  <w:style w:type="numbering" w:styleId="1ai">
    <w:name w:val="Outline List 1"/>
    <w:basedOn w:val="a6"/>
    <w:uiPriority w:val="99"/>
    <w:semiHidden/>
    <w:unhideWhenUsed/>
    <w:rsid w:val="009A7B4D"/>
    <w:pPr>
      <w:numPr>
        <w:numId w:val="31"/>
      </w:numPr>
    </w:pPr>
  </w:style>
  <w:style w:type="character" w:styleId="FollowedHyperlink">
    <w:name w:val="FollowedHyperlink"/>
    <w:basedOn w:val="a4"/>
    <w:uiPriority w:val="99"/>
    <w:semiHidden/>
    <w:unhideWhenUsed/>
    <w:rsid w:val="009A7B4D"/>
    <w:rPr>
      <w:color w:val="954F72" w:themeColor="followedHyperlink"/>
      <w:u w:val="single"/>
    </w:rPr>
  </w:style>
  <w:style w:type="character" w:styleId="HTMLCite">
    <w:name w:val="HTML Cite"/>
    <w:basedOn w:val="a4"/>
    <w:uiPriority w:val="99"/>
    <w:semiHidden/>
    <w:unhideWhenUsed/>
    <w:rsid w:val="009A7B4D"/>
    <w:rPr>
      <w:i/>
      <w:iCs/>
    </w:rPr>
  </w:style>
  <w:style w:type="character" w:styleId="HTMLCode">
    <w:name w:val="HTML Code"/>
    <w:basedOn w:val="a4"/>
    <w:uiPriority w:val="99"/>
    <w:semiHidden/>
    <w:unhideWhenUsed/>
    <w:rsid w:val="009A7B4D"/>
    <w:rPr>
      <w:rFonts w:ascii="Consolas" w:hAnsi="Consolas"/>
      <w:sz w:val="20"/>
      <w:szCs w:val="20"/>
    </w:rPr>
  </w:style>
  <w:style w:type="character" w:styleId="HTMLDefinition">
    <w:name w:val="HTML Definition"/>
    <w:basedOn w:val="a4"/>
    <w:uiPriority w:val="99"/>
    <w:semiHidden/>
    <w:unhideWhenUsed/>
    <w:rsid w:val="009A7B4D"/>
    <w:rPr>
      <w:i/>
      <w:iCs/>
    </w:rPr>
  </w:style>
  <w:style w:type="character" w:styleId="HTMLVariable">
    <w:name w:val="HTML Variable"/>
    <w:basedOn w:val="a4"/>
    <w:uiPriority w:val="99"/>
    <w:semiHidden/>
    <w:unhideWhenUsed/>
    <w:rsid w:val="009A7B4D"/>
    <w:rPr>
      <w:i/>
      <w:iCs/>
    </w:rPr>
  </w:style>
  <w:style w:type="paragraph" w:styleId="HTML">
    <w:name w:val="HTML Preformatted"/>
    <w:basedOn w:val="a3"/>
    <w:link w:val="HTML0"/>
    <w:uiPriority w:val="99"/>
    <w:semiHidden/>
    <w:unhideWhenUsed/>
    <w:rsid w:val="009A7B4D"/>
    <w:pPr>
      <w:spacing w:line="240" w:lineRule="auto"/>
    </w:pPr>
    <w:rPr>
      <w:rFonts w:ascii="Consolas" w:hAnsi="Consolas"/>
      <w:sz w:val="20"/>
      <w:szCs w:val="20"/>
    </w:rPr>
  </w:style>
  <w:style w:type="character" w:customStyle="1" w:styleId="HTML0">
    <w:name w:val="HTML מעוצב מראש תו"/>
    <w:basedOn w:val="a4"/>
    <w:link w:val="HTML"/>
    <w:uiPriority w:val="99"/>
    <w:semiHidden/>
    <w:rsid w:val="009A7B4D"/>
    <w:rPr>
      <w:rFonts w:ascii="Consolas" w:hAnsi="Consolas" w:cs="FrankRuehl"/>
      <w:sz w:val="20"/>
      <w:szCs w:val="20"/>
    </w:rPr>
  </w:style>
  <w:style w:type="paragraph" w:styleId="Index1">
    <w:name w:val="index 1"/>
    <w:basedOn w:val="a3"/>
    <w:next w:val="a3"/>
    <w:autoRedefine/>
    <w:uiPriority w:val="99"/>
    <w:semiHidden/>
    <w:unhideWhenUsed/>
    <w:rsid w:val="009A7B4D"/>
    <w:pPr>
      <w:spacing w:line="240" w:lineRule="auto"/>
      <w:ind w:left="180" w:hanging="180"/>
    </w:pPr>
  </w:style>
  <w:style w:type="paragraph" w:styleId="Index2">
    <w:name w:val="index 2"/>
    <w:basedOn w:val="a3"/>
    <w:next w:val="a3"/>
    <w:autoRedefine/>
    <w:uiPriority w:val="99"/>
    <w:semiHidden/>
    <w:unhideWhenUsed/>
    <w:rsid w:val="009A7B4D"/>
    <w:pPr>
      <w:spacing w:line="240" w:lineRule="auto"/>
      <w:ind w:left="360" w:hanging="180"/>
    </w:pPr>
  </w:style>
  <w:style w:type="paragraph" w:styleId="Index3">
    <w:name w:val="index 3"/>
    <w:basedOn w:val="a3"/>
    <w:next w:val="a3"/>
    <w:autoRedefine/>
    <w:uiPriority w:val="99"/>
    <w:semiHidden/>
    <w:unhideWhenUsed/>
    <w:rsid w:val="009A7B4D"/>
    <w:pPr>
      <w:spacing w:line="240" w:lineRule="auto"/>
      <w:ind w:left="540" w:hanging="180"/>
    </w:pPr>
  </w:style>
  <w:style w:type="paragraph" w:styleId="Index4">
    <w:name w:val="index 4"/>
    <w:basedOn w:val="a3"/>
    <w:next w:val="a3"/>
    <w:autoRedefine/>
    <w:uiPriority w:val="99"/>
    <w:semiHidden/>
    <w:unhideWhenUsed/>
    <w:rsid w:val="009A7B4D"/>
    <w:pPr>
      <w:spacing w:line="240" w:lineRule="auto"/>
      <w:ind w:left="720" w:hanging="180"/>
    </w:pPr>
  </w:style>
  <w:style w:type="paragraph" w:styleId="Index5">
    <w:name w:val="index 5"/>
    <w:basedOn w:val="a3"/>
    <w:next w:val="a3"/>
    <w:autoRedefine/>
    <w:uiPriority w:val="99"/>
    <w:semiHidden/>
    <w:unhideWhenUsed/>
    <w:rsid w:val="009A7B4D"/>
    <w:pPr>
      <w:spacing w:line="240" w:lineRule="auto"/>
      <w:ind w:left="900" w:hanging="180"/>
    </w:pPr>
  </w:style>
  <w:style w:type="paragraph" w:styleId="Index6">
    <w:name w:val="index 6"/>
    <w:basedOn w:val="a3"/>
    <w:next w:val="a3"/>
    <w:autoRedefine/>
    <w:uiPriority w:val="99"/>
    <w:semiHidden/>
    <w:unhideWhenUsed/>
    <w:rsid w:val="009A7B4D"/>
    <w:pPr>
      <w:spacing w:line="240" w:lineRule="auto"/>
      <w:ind w:left="1080" w:hanging="180"/>
    </w:pPr>
  </w:style>
  <w:style w:type="paragraph" w:styleId="Index7">
    <w:name w:val="index 7"/>
    <w:basedOn w:val="a3"/>
    <w:next w:val="a3"/>
    <w:autoRedefine/>
    <w:uiPriority w:val="99"/>
    <w:semiHidden/>
    <w:unhideWhenUsed/>
    <w:rsid w:val="009A7B4D"/>
    <w:pPr>
      <w:spacing w:line="240" w:lineRule="auto"/>
      <w:ind w:left="1260" w:hanging="180"/>
    </w:pPr>
  </w:style>
  <w:style w:type="paragraph" w:styleId="Index8">
    <w:name w:val="index 8"/>
    <w:basedOn w:val="a3"/>
    <w:next w:val="a3"/>
    <w:autoRedefine/>
    <w:uiPriority w:val="99"/>
    <w:semiHidden/>
    <w:unhideWhenUsed/>
    <w:rsid w:val="009A7B4D"/>
    <w:pPr>
      <w:spacing w:line="240" w:lineRule="auto"/>
      <w:ind w:left="1440" w:hanging="180"/>
    </w:pPr>
  </w:style>
  <w:style w:type="paragraph" w:styleId="Index9">
    <w:name w:val="index 9"/>
    <w:basedOn w:val="a3"/>
    <w:next w:val="a3"/>
    <w:autoRedefine/>
    <w:uiPriority w:val="99"/>
    <w:semiHidden/>
    <w:unhideWhenUsed/>
    <w:rsid w:val="009A7B4D"/>
    <w:pPr>
      <w:spacing w:line="240" w:lineRule="auto"/>
      <w:ind w:left="1620" w:hanging="180"/>
    </w:pPr>
  </w:style>
  <w:style w:type="paragraph" w:styleId="NormalWeb">
    <w:name w:val="Normal (Web)"/>
    <w:basedOn w:val="a3"/>
    <w:uiPriority w:val="99"/>
    <w:semiHidden/>
    <w:unhideWhenUsed/>
    <w:rsid w:val="009A7B4D"/>
    <w:rPr>
      <w:rFonts w:ascii="Times New Roman" w:hAnsi="Times New Roman" w:cs="Times New Roman"/>
      <w:sz w:val="24"/>
      <w:szCs w:val="24"/>
    </w:rPr>
  </w:style>
  <w:style w:type="paragraph" w:styleId="TOC3">
    <w:name w:val="toc 3"/>
    <w:basedOn w:val="a3"/>
    <w:next w:val="a3"/>
    <w:autoRedefine/>
    <w:uiPriority w:val="39"/>
    <w:semiHidden/>
    <w:unhideWhenUsed/>
    <w:rsid w:val="009A7B4D"/>
    <w:pPr>
      <w:spacing w:after="100"/>
      <w:ind w:left="360"/>
    </w:pPr>
  </w:style>
  <w:style w:type="paragraph" w:styleId="TOC4">
    <w:name w:val="toc 4"/>
    <w:basedOn w:val="a3"/>
    <w:next w:val="a3"/>
    <w:autoRedefine/>
    <w:uiPriority w:val="39"/>
    <w:semiHidden/>
    <w:unhideWhenUsed/>
    <w:rsid w:val="009A7B4D"/>
    <w:pPr>
      <w:spacing w:after="100"/>
      <w:ind w:left="540"/>
    </w:pPr>
  </w:style>
  <w:style w:type="paragraph" w:styleId="TOC5">
    <w:name w:val="toc 5"/>
    <w:basedOn w:val="a3"/>
    <w:next w:val="a3"/>
    <w:autoRedefine/>
    <w:uiPriority w:val="39"/>
    <w:semiHidden/>
    <w:unhideWhenUsed/>
    <w:rsid w:val="009A7B4D"/>
    <w:pPr>
      <w:spacing w:after="100"/>
      <w:ind w:left="720"/>
    </w:pPr>
  </w:style>
  <w:style w:type="paragraph" w:styleId="TOC6">
    <w:name w:val="toc 6"/>
    <w:basedOn w:val="a3"/>
    <w:next w:val="a3"/>
    <w:autoRedefine/>
    <w:uiPriority w:val="39"/>
    <w:semiHidden/>
    <w:unhideWhenUsed/>
    <w:rsid w:val="009A7B4D"/>
    <w:pPr>
      <w:spacing w:after="100"/>
      <w:ind w:left="900"/>
    </w:pPr>
  </w:style>
  <w:style w:type="paragraph" w:styleId="TOC7">
    <w:name w:val="toc 7"/>
    <w:basedOn w:val="a3"/>
    <w:next w:val="a3"/>
    <w:autoRedefine/>
    <w:uiPriority w:val="39"/>
    <w:semiHidden/>
    <w:unhideWhenUsed/>
    <w:rsid w:val="009A7B4D"/>
    <w:pPr>
      <w:spacing w:after="100"/>
      <w:ind w:left="1080"/>
    </w:pPr>
  </w:style>
  <w:style w:type="paragraph" w:styleId="TOC8">
    <w:name w:val="toc 8"/>
    <w:basedOn w:val="a3"/>
    <w:next w:val="a3"/>
    <w:autoRedefine/>
    <w:uiPriority w:val="39"/>
    <w:semiHidden/>
    <w:unhideWhenUsed/>
    <w:rsid w:val="009A7B4D"/>
    <w:pPr>
      <w:spacing w:after="100"/>
      <w:ind w:left="1260"/>
    </w:pPr>
  </w:style>
  <w:style w:type="paragraph" w:styleId="TOC9">
    <w:name w:val="toc 9"/>
    <w:basedOn w:val="a3"/>
    <w:next w:val="a3"/>
    <w:autoRedefine/>
    <w:uiPriority w:val="39"/>
    <w:semiHidden/>
    <w:unhideWhenUsed/>
    <w:rsid w:val="009A7B4D"/>
    <w:pPr>
      <w:spacing w:after="100"/>
      <w:ind w:left="1440"/>
    </w:pPr>
  </w:style>
  <w:style w:type="character" w:styleId="affffff0">
    <w:name w:val="Unresolved Mention"/>
    <w:basedOn w:val="a4"/>
    <w:uiPriority w:val="99"/>
    <w:semiHidden/>
    <w:unhideWhenUsed/>
    <w:rsid w:val="009A7B4D"/>
    <w:rPr>
      <w:color w:val="605E5C"/>
      <w:shd w:val="clear" w:color="auto" w:fill="E1DFDD"/>
    </w:rPr>
  </w:style>
  <w:style w:type="table" w:styleId="-1">
    <w:name w:val="Table 3D effects 1"/>
    <w:basedOn w:val="a5"/>
    <w:uiPriority w:val="99"/>
    <w:semiHidden/>
    <w:unhideWhenUsed/>
    <w:rsid w:val="009A7B4D"/>
    <w:pPr>
      <w:bidi/>
      <w:spacing w:after="0" w:line="22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5"/>
    <w:uiPriority w:val="99"/>
    <w:semiHidden/>
    <w:unhideWhenUsed/>
    <w:rsid w:val="009A7B4D"/>
    <w:pPr>
      <w:bidi/>
      <w:spacing w:after="0" w:line="22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5"/>
    <w:uiPriority w:val="99"/>
    <w:semiHidden/>
    <w:unhideWhenUsed/>
    <w:rsid w:val="009A7B4D"/>
    <w:pPr>
      <w:bidi/>
      <w:spacing w:after="0" w:line="22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1">
    <w:name w:val="Bibliography"/>
    <w:basedOn w:val="a3"/>
    <w:next w:val="a3"/>
    <w:uiPriority w:val="37"/>
    <w:semiHidden/>
    <w:unhideWhenUsed/>
    <w:rsid w:val="009A7B4D"/>
  </w:style>
  <w:style w:type="paragraph" w:styleId="affffff2">
    <w:name w:val="Salutation"/>
    <w:basedOn w:val="a3"/>
    <w:next w:val="a3"/>
    <w:link w:val="affffff3"/>
    <w:uiPriority w:val="99"/>
    <w:semiHidden/>
    <w:unhideWhenUsed/>
    <w:rsid w:val="009A7B4D"/>
  </w:style>
  <w:style w:type="character" w:customStyle="1" w:styleId="affffff3">
    <w:name w:val="ברכה תו"/>
    <w:basedOn w:val="a4"/>
    <w:link w:val="affffff2"/>
    <w:uiPriority w:val="99"/>
    <w:semiHidden/>
    <w:rsid w:val="009A7B4D"/>
    <w:rPr>
      <w:rFonts w:ascii="BA Fontov Regular" w:hAnsi="BA Fontov Regular" w:cs="FrankRuehl"/>
      <w:sz w:val="18"/>
      <w:szCs w:val="18"/>
    </w:rPr>
  </w:style>
  <w:style w:type="character" w:styleId="HTML1">
    <w:name w:val="HTML Sample"/>
    <w:basedOn w:val="a4"/>
    <w:uiPriority w:val="99"/>
    <w:semiHidden/>
    <w:unhideWhenUsed/>
    <w:rsid w:val="009A7B4D"/>
    <w:rPr>
      <w:rFonts w:ascii="Consolas" w:hAnsi="Consolas"/>
      <w:sz w:val="24"/>
      <w:szCs w:val="24"/>
    </w:rPr>
  </w:style>
  <w:style w:type="character" w:styleId="affffff4">
    <w:name w:val="Intense Emphasis"/>
    <w:basedOn w:val="a4"/>
    <w:uiPriority w:val="21"/>
    <w:qFormat/>
    <w:rsid w:val="009A7B4D"/>
    <w:rPr>
      <w:i/>
      <w:iCs/>
      <w:color w:val="5B9BD5" w:themeColor="accent1"/>
    </w:rPr>
  </w:style>
  <w:style w:type="character" w:styleId="affffff5">
    <w:name w:val="Mention"/>
    <w:basedOn w:val="a4"/>
    <w:uiPriority w:val="99"/>
    <w:semiHidden/>
    <w:unhideWhenUsed/>
    <w:rsid w:val="009A7B4D"/>
    <w:rPr>
      <w:color w:val="2B579A"/>
      <w:shd w:val="clear" w:color="auto" w:fill="E1DFDD"/>
    </w:rPr>
  </w:style>
  <w:style w:type="character" w:styleId="-">
    <w:name w:val="Smart Hyperlink"/>
    <w:basedOn w:val="a4"/>
    <w:uiPriority w:val="99"/>
    <w:semiHidden/>
    <w:unhideWhenUsed/>
    <w:rsid w:val="009A7B4D"/>
    <w:rPr>
      <w:u w:val="dotted"/>
    </w:rPr>
  </w:style>
  <w:style w:type="paragraph" w:styleId="affffff6">
    <w:name w:val="List Continue"/>
    <w:basedOn w:val="a3"/>
    <w:uiPriority w:val="99"/>
    <w:semiHidden/>
    <w:unhideWhenUsed/>
    <w:rsid w:val="009A7B4D"/>
    <w:pPr>
      <w:spacing w:after="120"/>
      <w:ind w:left="283"/>
      <w:contextualSpacing/>
    </w:pPr>
  </w:style>
  <w:style w:type="paragraph" w:styleId="29">
    <w:name w:val="List Continue 2"/>
    <w:basedOn w:val="a3"/>
    <w:uiPriority w:val="99"/>
    <w:semiHidden/>
    <w:unhideWhenUsed/>
    <w:rsid w:val="009A7B4D"/>
    <w:pPr>
      <w:spacing w:after="120"/>
      <w:ind w:left="566"/>
      <w:contextualSpacing/>
    </w:pPr>
  </w:style>
  <w:style w:type="paragraph" w:styleId="3a">
    <w:name w:val="List Continue 3"/>
    <w:basedOn w:val="a3"/>
    <w:uiPriority w:val="99"/>
    <w:semiHidden/>
    <w:unhideWhenUsed/>
    <w:rsid w:val="009A7B4D"/>
    <w:pPr>
      <w:spacing w:after="120"/>
      <w:ind w:left="849"/>
      <w:contextualSpacing/>
    </w:pPr>
  </w:style>
  <w:style w:type="paragraph" w:styleId="43">
    <w:name w:val="List Continue 4"/>
    <w:basedOn w:val="a3"/>
    <w:uiPriority w:val="99"/>
    <w:semiHidden/>
    <w:unhideWhenUsed/>
    <w:rsid w:val="009A7B4D"/>
    <w:pPr>
      <w:spacing w:after="120"/>
      <w:ind w:left="1132"/>
      <w:contextualSpacing/>
    </w:pPr>
  </w:style>
  <w:style w:type="paragraph" w:styleId="53">
    <w:name w:val="List Continue 5"/>
    <w:basedOn w:val="a3"/>
    <w:uiPriority w:val="99"/>
    <w:semiHidden/>
    <w:unhideWhenUsed/>
    <w:rsid w:val="009A7B4D"/>
    <w:pPr>
      <w:spacing w:after="120"/>
      <w:ind w:left="1415"/>
      <w:contextualSpacing/>
    </w:pPr>
  </w:style>
  <w:style w:type="character" w:styleId="affffff7">
    <w:name w:val="Intense Reference"/>
    <w:basedOn w:val="a4"/>
    <w:uiPriority w:val="32"/>
    <w:qFormat/>
    <w:rsid w:val="009A7B4D"/>
    <w:rPr>
      <w:b/>
      <w:bCs/>
      <w:smallCaps/>
      <w:color w:val="5B9BD5" w:themeColor="accent1"/>
      <w:spacing w:val="5"/>
    </w:rPr>
  </w:style>
  <w:style w:type="character" w:styleId="affffff8">
    <w:name w:val="endnote reference"/>
    <w:basedOn w:val="a4"/>
    <w:uiPriority w:val="99"/>
    <w:semiHidden/>
    <w:unhideWhenUsed/>
    <w:rsid w:val="009A7B4D"/>
    <w:rPr>
      <w:vertAlign w:val="superscript"/>
    </w:rPr>
  </w:style>
  <w:style w:type="character" w:styleId="affffff9">
    <w:name w:val="Subtle Reference"/>
    <w:basedOn w:val="a4"/>
    <w:uiPriority w:val="31"/>
    <w:qFormat/>
    <w:rsid w:val="009A7B4D"/>
    <w:rPr>
      <w:smallCaps/>
      <w:color w:val="5A5A5A" w:themeColor="text1" w:themeTint="A5"/>
    </w:rPr>
  </w:style>
  <w:style w:type="table" w:styleId="-10">
    <w:name w:val="Light Shading Accent 1"/>
    <w:basedOn w:val="a5"/>
    <w:uiPriority w:val="60"/>
    <w:semiHidden/>
    <w:unhideWhenUsed/>
    <w:rsid w:val="009A7B4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0">
    <w:name w:val="Light Shading Accent 2"/>
    <w:basedOn w:val="a5"/>
    <w:uiPriority w:val="60"/>
    <w:semiHidden/>
    <w:unhideWhenUsed/>
    <w:rsid w:val="009A7B4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0">
    <w:name w:val="Light Shading Accent 3"/>
    <w:basedOn w:val="a5"/>
    <w:uiPriority w:val="60"/>
    <w:semiHidden/>
    <w:unhideWhenUsed/>
    <w:rsid w:val="009A7B4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semiHidden/>
    <w:unhideWhenUsed/>
    <w:rsid w:val="009A7B4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semiHidden/>
    <w:unhideWhenUsed/>
    <w:rsid w:val="009A7B4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5"/>
    <w:uiPriority w:val="60"/>
    <w:semiHidden/>
    <w:unhideWhenUsed/>
    <w:rsid w:val="009A7B4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0">
    <w:name w:val="Medium Shading 2 Accent 4"/>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Shading 1"/>
    <w:basedOn w:val="a5"/>
    <w:uiPriority w:val="63"/>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5"/>
    <w:uiPriority w:val="63"/>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5"/>
    <w:uiPriority w:val="63"/>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ffffa">
    <w:name w:val="Colorful Shading"/>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fffffb">
    <w:name w:val="Strong"/>
    <w:basedOn w:val="a4"/>
    <w:qFormat/>
    <w:rsid w:val="009A7B4D"/>
    <w:rPr>
      <w:b/>
      <w:bCs/>
    </w:rPr>
  </w:style>
  <w:style w:type="paragraph" w:styleId="affffffc">
    <w:name w:val="Signature"/>
    <w:basedOn w:val="a3"/>
    <w:link w:val="affffffd"/>
    <w:uiPriority w:val="99"/>
    <w:semiHidden/>
    <w:unhideWhenUsed/>
    <w:rsid w:val="009A7B4D"/>
    <w:pPr>
      <w:spacing w:line="240" w:lineRule="auto"/>
      <w:ind w:left="4252"/>
    </w:pPr>
  </w:style>
  <w:style w:type="character" w:customStyle="1" w:styleId="affffffd">
    <w:name w:val="חתימה תו"/>
    <w:basedOn w:val="a4"/>
    <w:link w:val="affffffc"/>
    <w:uiPriority w:val="99"/>
    <w:semiHidden/>
    <w:rsid w:val="009A7B4D"/>
    <w:rPr>
      <w:rFonts w:ascii="BA Fontov Regular" w:hAnsi="BA Fontov Regular" w:cs="FrankRuehl"/>
      <w:sz w:val="18"/>
      <w:szCs w:val="18"/>
    </w:rPr>
  </w:style>
  <w:style w:type="paragraph" w:styleId="affffffe">
    <w:name w:val="E-mail Signature"/>
    <w:basedOn w:val="a3"/>
    <w:link w:val="afffffff"/>
    <w:uiPriority w:val="99"/>
    <w:semiHidden/>
    <w:unhideWhenUsed/>
    <w:rsid w:val="009A7B4D"/>
    <w:pPr>
      <w:spacing w:line="240" w:lineRule="auto"/>
    </w:pPr>
  </w:style>
  <w:style w:type="character" w:customStyle="1" w:styleId="afffffff">
    <w:name w:val="חתימת דואר אלקטרוני תו"/>
    <w:basedOn w:val="a4"/>
    <w:link w:val="affffffe"/>
    <w:uiPriority w:val="99"/>
    <w:semiHidden/>
    <w:rsid w:val="009A7B4D"/>
    <w:rPr>
      <w:rFonts w:ascii="BA Fontov Regular" w:hAnsi="BA Fontov Regular" w:cs="FrankRuehl"/>
      <w:sz w:val="18"/>
      <w:szCs w:val="18"/>
    </w:rPr>
  </w:style>
  <w:style w:type="table" w:styleId="afffffff0">
    <w:name w:val="Table Elegant"/>
    <w:basedOn w:val="a5"/>
    <w:uiPriority w:val="99"/>
    <w:semiHidden/>
    <w:unhideWhenUsed/>
    <w:rsid w:val="009A7B4D"/>
    <w:pPr>
      <w:bidi/>
      <w:spacing w:after="0" w:line="22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f1">
    <w:name w:val="Table Professional"/>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4">
    <w:name w:val="Table Subtle 1"/>
    <w:basedOn w:val="a5"/>
    <w:uiPriority w:val="99"/>
    <w:semiHidden/>
    <w:unhideWhenUsed/>
    <w:rsid w:val="009A7B4D"/>
    <w:pPr>
      <w:bidi/>
      <w:spacing w:after="0" w:line="22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5"/>
    <w:uiPriority w:val="99"/>
    <w:semiHidden/>
    <w:unhideWhenUsed/>
    <w:rsid w:val="009A7B4D"/>
    <w:pPr>
      <w:bidi/>
      <w:spacing w:after="0" w:line="22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f2">
    <w:name w:val="Table Contemporary"/>
    <w:basedOn w:val="a5"/>
    <w:uiPriority w:val="99"/>
    <w:semiHidden/>
    <w:unhideWhenUsed/>
    <w:rsid w:val="009A7B4D"/>
    <w:pPr>
      <w:bidi/>
      <w:spacing w:after="0" w:line="22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5">
    <w:name w:val="Table Simple 1"/>
    <w:basedOn w:val="a5"/>
    <w:uiPriority w:val="99"/>
    <w:semiHidden/>
    <w:unhideWhenUsed/>
    <w:rsid w:val="009A7B4D"/>
    <w:pPr>
      <w:bidi/>
      <w:spacing w:after="0" w:line="22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5"/>
    <w:uiPriority w:val="99"/>
    <w:semiHidden/>
    <w:unhideWhenUsed/>
    <w:rsid w:val="009A7B4D"/>
    <w:pPr>
      <w:bidi/>
      <w:spacing w:after="0" w:line="22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6">
    <w:name w:val="Table Colorful 1"/>
    <w:basedOn w:val="a5"/>
    <w:uiPriority w:val="99"/>
    <w:semiHidden/>
    <w:unhideWhenUsed/>
    <w:rsid w:val="009A7B4D"/>
    <w:pPr>
      <w:bidi/>
      <w:spacing w:after="0" w:line="22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9A7B4D"/>
    <w:pPr>
      <w:bidi/>
      <w:spacing w:after="0" w:line="22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5"/>
    <w:uiPriority w:val="99"/>
    <w:semiHidden/>
    <w:unhideWhenUsed/>
    <w:rsid w:val="009A7B4D"/>
    <w:pPr>
      <w:bidi/>
      <w:spacing w:after="0" w:line="22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lassic 1"/>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5"/>
    <w:uiPriority w:val="99"/>
    <w:semiHidden/>
    <w:unhideWhenUsed/>
    <w:rsid w:val="009A7B4D"/>
    <w:pPr>
      <w:bidi/>
      <w:spacing w:after="0" w:line="22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5"/>
    <w:uiPriority w:val="99"/>
    <w:semiHidden/>
    <w:unhideWhenUsed/>
    <w:rsid w:val="009A7B4D"/>
    <w:pPr>
      <w:bidi/>
      <w:spacing w:after="0" w:line="22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Plain Table 1"/>
    <w:basedOn w:val="a5"/>
    <w:uiPriority w:val="41"/>
    <w:rsid w:val="009A7B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
    <w:name w:val="Plain Table 2"/>
    <w:basedOn w:val="a5"/>
    <w:uiPriority w:val="42"/>
    <w:rsid w:val="009A7B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5"/>
    <w:uiPriority w:val="43"/>
    <w:rsid w:val="009A7B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5">
    <w:name w:val="Plain Table 4"/>
    <w:basedOn w:val="a5"/>
    <w:uiPriority w:val="44"/>
    <w:rsid w:val="009A7B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4">
    <w:name w:val="Plain Table 5"/>
    <w:basedOn w:val="a5"/>
    <w:uiPriority w:val="45"/>
    <w:rsid w:val="009A7B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Table Web 1"/>
    <w:basedOn w:val="a5"/>
    <w:uiPriority w:val="99"/>
    <w:semiHidden/>
    <w:unhideWhenUsed/>
    <w:rsid w:val="009A7B4D"/>
    <w:pPr>
      <w:bidi/>
      <w:spacing w:after="0" w:line="22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0">
    <w:name w:val="Table Web 2"/>
    <w:basedOn w:val="a5"/>
    <w:uiPriority w:val="99"/>
    <w:semiHidden/>
    <w:unhideWhenUsed/>
    <w:rsid w:val="009A7B4D"/>
    <w:pPr>
      <w:bidi/>
      <w:spacing w:after="0" w:line="22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semiHidden/>
    <w:unhideWhenUsed/>
    <w:rsid w:val="009A7B4D"/>
    <w:pPr>
      <w:bidi/>
      <w:spacing w:after="0" w:line="22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a">
    <w:name w:val="List Table 1 Light"/>
    <w:basedOn w:val="a5"/>
    <w:uiPriority w:val="46"/>
    <w:rsid w:val="009A7B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5"/>
    <w:uiPriority w:val="46"/>
    <w:rsid w:val="009A7B4D"/>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5"/>
    <w:uiPriority w:val="46"/>
    <w:rsid w:val="009A7B4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5"/>
    <w:uiPriority w:val="46"/>
    <w:rsid w:val="009A7B4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5"/>
    <w:uiPriority w:val="46"/>
    <w:rsid w:val="009A7B4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1">
    <w:name w:val="List Table 2"/>
    <w:basedOn w:val="a5"/>
    <w:uiPriority w:val="47"/>
    <w:rsid w:val="009A7B4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5"/>
    <w:uiPriority w:val="47"/>
    <w:rsid w:val="009A7B4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5"/>
    <w:uiPriority w:val="47"/>
    <w:rsid w:val="009A7B4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5"/>
    <w:uiPriority w:val="47"/>
    <w:rsid w:val="009A7B4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5"/>
    <w:uiPriority w:val="47"/>
    <w:rsid w:val="009A7B4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5"/>
    <w:uiPriority w:val="47"/>
    <w:rsid w:val="009A7B4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5"/>
    <w:uiPriority w:val="47"/>
    <w:rsid w:val="009A7B4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List Table 3"/>
    <w:basedOn w:val="a5"/>
    <w:uiPriority w:val="48"/>
    <w:rsid w:val="009A7B4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5"/>
    <w:uiPriority w:val="48"/>
    <w:rsid w:val="009A7B4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5"/>
    <w:uiPriority w:val="48"/>
    <w:rsid w:val="009A7B4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5"/>
    <w:uiPriority w:val="48"/>
    <w:rsid w:val="009A7B4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5"/>
    <w:uiPriority w:val="48"/>
    <w:rsid w:val="009A7B4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5"/>
    <w:uiPriority w:val="48"/>
    <w:rsid w:val="009A7B4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5"/>
    <w:uiPriority w:val="48"/>
    <w:rsid w:val="009A7B4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5">
    <w:name w:val="List Table 5 Dark"/>
    <w:basedOn w:val="a5"/>
    <w:uiPriority w:val="50"/>
    <w:rsid w:val="009A7B4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50"/>
    <w:rsid w:val="009A7B4D"/>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50"/>
    <w:rsid w:val="009A7B4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50"/>
    <w:rsid w:val="009A7B4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50"/>
    <w:rsid w:val="009A7B4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50"/>
    <w:rsid w:val="009A7B4D"/>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50"/>
    <w:rsid w:val="009A7B4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5"/>
    <w:uiPriority w:val="51"/>
    <w:rsid w:val="009A7B4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List Table 7 Colorful"/>
    <w:basedOn w:val="a5"/>
    <w:uiPriority w:val="52"/>
    <w:rsid w:val="009A7B4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52"/>
    <w:rsid w:val="009A7B4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52"/>
    <w:rsid w:val="009A7B4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52"/>
    <w:rsid w:val="009A7B4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52"/>
    <w:rsid w:val="009A7B4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52"/>
    <w:rsid w:val="009A7B4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52"/>
    <w:rsid w:val="009A7B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b">
    <w:name w:val="Grid Table 1 Light"/>
    <w:basedOn w:val="a5"/>
    <w:uiPriority w:val="46"/>
    <w:rsid w:val="009A7B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5"/>
    <w:uiPriority w:val="46"/>
    <w:rsid w:val="009A7B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1">
    <w:name w:val="Grid Table 1 Light Accent 2"/>
    <w:basedOn w:val="a5"/>
    <w:uiPriority w:val="46"/>
    <w:rsid w:val="009A7B4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1">
    <w:name w:val="Grid Table 1 Light Accent 3"/>
    <w:basedOn w:val="a5"/>
    <w:uiPriority w:val="46"/>
    <w:rsid w:val="009A7B4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1">
    <w:name w:val="Grid Table 1 Light Accent 4"/>
    <w:basedOn w:val="a5"/>
    <w:uiPriority w:val="46"/>
    <w:rsid w:val="009A7B4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1">
    <w:name w:val="Grid Table 1 Light Accent 5"/>
    <w:basedOn w:val="a5"/>
    <w:uiPriority w:val="46"/>
    <w:rsid w:val="009A7B4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1">
    <w:name w:val="Grid Table 1 Light Accent 6"/>
    <w:basedOn w:val="a5"/>
    <w:uiPriority w:val="46"/>
    <w:rsid w:val="009A7B4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2">
    <w:name w:val="Grid Table 2"/>
    <w:basedOn w:val="a5"/>
    <w:uiPriority w:val="47"/>
    <w:rsid w:val="009A7B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5"/>
    <w:uiPriority w:val="47"/>
    <w:rsid w:val="009A7B4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1">
    <w:name w:val="Grid Table 2 Accent 2"/>
    <w:basedOn w:val="a5"/>
    <w:uiPriority w:val="47"/>
    <w:rsid w:val="009A7B4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1">
    <w:name w:val="Grid Table 2 Accent 3"/>
    <w:basedOn w:val="a5"/>
    <w:uiPriority w:val="47"/>
    <w:rsid w:val="009A7B4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5"/>
    <w:uiPriority w:val="47"/>
    <w:rsid w:val="009A7B4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1">
    <w:name w:val="Grid Table 2 Accent 5"/>
    <w:basedOn w:val="a5"/>
    <w:uiPriority w:val="47"/>
    <w:rsid w:val="009A7B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1">
    <w:name w:val="Grid Table 2 Accent 6"/>
    <w:basedOn w:val="a5"/>
    <w:uiPriority w:val="47"/>
    <w:rsid w:val="009A7B4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1">
    <w:name w:val="Grid Table 3"/>
    <w:basedOn w:val="a5"/>
    <w:uiPriority w:val="48"/>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5"/>
    <w:uiPriority w:val="48"/>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5"/>
    <w:uiPriority w:val="48"/>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5"/>
    <w:uiPriority w:val="48"/>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5"/>
    <w:uiPriority w:val="48"/>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5"/>
    <w:uiPriority w:val="48"/>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5"/>
    <w:uiPriority w:val="48"/>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7">
    <w:name w:val="Grid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2">
    <w:name w:val="Grid Table 6 Colorful"/>
    <w:basedOn w:val="a5"/>
    <w:uiPriority w:val="51"/>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Grid Table 7 Colorful"/>
    <w:basedOn w:val="a5"/>
    <w:uiPriority w:val="52"/>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52"/>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5"/>
    <w:uiPriority w:val="52"/>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5"/>
    <w:uiPriority w:val="52"/>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5"/>
    <w:uiPriority w:val="52"/>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5"/>
    <w:uiPriority w:val="52"/>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5"/>
    <w:uiPriority w:val="52"/>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fffff3">
    <w:name w:val="Block Text"/>
    <w:basedOn w:val="a3"/>
    <w:uiPriority w:val="99"/>
    <w:semiHidden/>
    <w:unhideWhenUsed/>
    <w:rsid w:val="009A7B4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afffffff4">
    <w:name w:val="endnote text"/>
    <w:basedOn w:val="a3"/>
    <w:link w:val="afffffff5"/>
    <w:uiPriority w:val="99"/>
    <w:semiHidden/>
    <w:unhideWhenUsed/>
    <w:rsid w:val="009A7B4D"/>
    <w:pPr>
      <w:spacing w:line="240" w:lineRule="auto"/>
    </w:pPr>
    <w:rPr>
      <w:sz w:val="20"/>
      <w:szCs w:val="20"/>
    </w:rPr>
  </w:style>
  <w:style w:type="character" w:customStyle="1" w:styleId="afffffff5">
    <w:name w:val="טקסט הערת סיום תו"/>
    <w:basedOn w:val="a4"/>
    <w:link w:val="afffffff4"/>
    <w:uiPriority w:val="99"/>
    <w:semiHidden/>
    <w:rsid w:val="009A7B4D"/>
    <w:rPr>
      <w:rFonts w:ascii="BA Fontov Regular" w:hAnsi="BA Fontov Regular" w:cs="FrankRuehl"/>
      <w:sz w:val="20"/>
      <w:szCs w:val="20"/>
    </w:rPr>
  </w:style>
  <w:style w:type="paragraph" w:styleId="afffffff6">
    <w:name w:val="macro"/>
    <w:link w:val="afffffff7"/>
    <w:uiPriority w:val="99"/>
    <w:semiHidden/>
    <w:unhideWhenUsed/>
    <w:rsid w:val="009A7B4D"/>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FrankRuehl"/>
      <w:sz w:val="20"/>
      <w:szCs w:val="20"/>
    </w:rPr>
  </w:style>
  <w:style w:type="character" w:customStyle="1" w:styleId="afffffff7">
    <w:name w:val="טקסט מאקרו תו"/>
    <w:basedOn w:val="a4"/>
    <w:link w:val="afffffff6"/>
    <w:uiPriority w:val="99"/>
    <w:semiHidden/>
    <w:rsid w:val="009A7B4D"/>
    <w:rPr>
      <w:rFonts w:ascii="Consolas" w:hAnsi="Consolas" w:cs="FrankRuehl"/>
      <w:sz w:val="20"/>
      <w:szCs w:val="20"/>
    </w:rPr>
  </w:style>
  <w:style w:type="paragraph" w:styleId="afffffff8">
    <w:name w:val="Plain Text"/>
    <w:basedOn w:val="a3"/>
    <w:link w:val="afffffff9"/>
    <w:uiPriority w:val="99"/>
    <w:semiHidden/>
    <w:unhideWhenUsed/>
    <w:rsid w:val="009A7B4D"/>
    <w:pPr>
      <w:spacing w:line="240" w:lineRule="auto"/>
    </w:pPr>
    <w:rPr>
      <w:rFonts w:ascii="Consolas" w:hAnsi="Consolas"/>
      <w:sz w:val="21"/>
      <w:szCs w:val="21"/>
    </w:rPr>
  </w:style>
  <w:style w:type="character" w:customStyle="1" w:styleId="afffffff9">
    <w:name w:val="טקסט רגיל תו"/>
    <w:basedOn w:val="a4"/>
    <w:link w:val="afffffff8"/>
    <w:uiPriority w:val="99"/>
    <w:semiHidden/>
    <w:rsid w:val="009A7B4D"/>
    <w:rPr>
      <w:rFonts w:ascii="Consolas" w:hAnsi="Consolas" w:cs="FrankRuehl"/>
      <w:sz w:val="21"/>
      <w:szCs w:val="21"/>
    </w:rPr>
  </w:style>
  <w:style w:type="character" w:styleId="afffffffa">
    <w:name w:val="Book Title"/>
    <w:basedOn w:val="a4"/>
    <w:uiPriority w:val="33"/>
    <w:qFormat/>
    <w:rsid w:val="009A7B4D"/>
    <w:rPr>
      <w:b/>
      <w:bCs/>
      <w:i/>
      <w:iCs/>
      <w:spacing w:val="5"/>
    </w:rPr>
  </w:style>
  <w:style w:type="paragraph" w:styleId="afffffffb">
    <w:name w:val="index heading"/>
    <w:basedOn w:val="a3"/>
    <w:next w:val="Index1"/>
    <w:uiPriority w:val="99"/>
    <w:semiHidden/>
    <w:unhideWhenUsed/>
    <w:rsid w:val="009A7B4D"/>
    <w:rPr>
      <w:rFonts w:asciiTheme="majorHAnsi" w:eastAsiaTheme="majorEastAsia" w:hAnsiTheme="majorHAnsi" w:cstheme="majorBidi"/>
      <w:b/>
      <w:bCs/>
    </w:rPr>
  </w:style>
  <w:style w:type="paragraph" w:styleId="afffffffc">
    <w:name w:val="Note Heading"/>
    <w:basedOn w:val="a3"/>
    <w:next w:val="a3"/>
    <w:link w:val="afffffffd"/>
    <w:uiPriority w:val="99"/>
    <w:semiHidden/>
    <w:unhideWhenUsed/>
    <w:rsid w:val="009A7B4D"/>
    <w:pPr>
      <w:spacing w:line="240" w:lineRule="auto"/>
    </w:pPr>
  </w:style>
  <w:style w:type="character" w:customStyle="1" w:styleId="afffffffd">
    <w:name w:val="כותרת הערות תו"/>
    <w:basedOn w:val="a4"/>
    <w:link w:val="afffffffc"/>
    <w:uiPriority w:val="99"/>
    <w:semiHidden/>
    <w:rsid w:val="009A7B4D"/>
    <w:rPr>
      <w:rFonts w:ascii="BA Fontov Regular" w:hAnsi="BA Fontov Regular" w:cs="FrankRuehl"/>
      <w:sz w:val="18"/>
      <w:szCs w:val="18"/>
    </w:rPr>
  </w:style>
  <w:style w:type="paragraph" w:styleId="afffffffe">
    <w:name w:val="Title"/>
    <w:basedOn w:val="a3"/>
    <w:next w:val="a3"/>
    <w:link w:val="affffffff"/>
    <w:qFormat/>
    <w:rsid w:val="009A7B4D"/>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ff">
    <w:name w:val="כותרת טקסט תו"/>
    <w:basedOn w:val="a4"/>
    <w:link w:val="afffffffe"/>
    <w:rsid w:val="009A7B4D"/>
    <w:rPr>
      <w:rFonts w:asciiTheme="majorHAnsi" w:eastAsiaTheme="majorEastAsia" w:hAnsiTheme="majorHAnsi" w:cstheme="majorBidi"/>
      <w:spacing w:val="-10"/>
      <w:kern w:val="28"/>
      <w:sz w:val="56"/>
      <w:szCs w:val="56"/>
    </w:rPr>
  </w:style>
  <w:style w:type="paragraph" w:styleId="affffffff0">
    <w:name w:val="Message Header"/>
    <w:basedOn w:val="a3"/>
    <w:link w:val="affffffff1"/>
    <w:uiPriority w:val="99"/>
    <w:semiHidden/>
    <w:unhideWhenUsed/>
    <w:rsid w:val="009A7B4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f1">
    <w:name w:val="כותרת עליונה של הודעה תו"/>
    <w:basedOn w:val="a4"/>
    <w:link w:val="affffffff0"/>
    <w:uiPriority w:val="99"/>
    <w:semiHidden/>
    <w:rsid w:val="009A7B4D"/>
    <w:rPr>
      <w:rFonts w:asciiTheme="majorHAnsi" w:eastAsiaTheme="majorEastAsia" w:hAnsiTheme="majorHAnsi" w:cstheme="majorBidi"/>
      <w:sz w:val="24"/>
      <w:szCs w:val="24"/>
      <w:shd w:val="pct20" w:color="auto" w:fill="auto"/>
    </w:rPr>
  </w:style>
  <w:style w:type="paragraph" w:styleId="affffffff2">
    <w:name w:val="toa heading"/>
    <w:basedOn w:val="a3"/>
    <w:next w:val="a3"/>
    <w:uiPriority w:val="99"/>
    <w:semiHidden/>
    <w:unhideWhenUsed/>
    <w:rsid w:val="009A7B4D"/>
    <w:pPr>
      <w:spacing w:before="120"/>
    </w:pPr>
    <w:rPr>
      <w:rFonts w:asciiTheme="majorHAnsi" w:eastAsiaTheme="majorEastAsia" w:hAnsiTheme="majorHAnsi" w:cstheme="majorBidi"/>
      <w:b/>
      <w:bCs/>
      <w:sz w:val="24"/>
      <w:szCs w:val="24"/>
    </w:rPr>
  </w:style>
  <w:style w:type="paragraph" w:styleId="affffffff3">
    <w:name w:val="Normal Indent"/>
    <w:basedOn w:val="a3"/>
    <w:uiPriority w:val="99"/>
    <w:semiHidden/>
    <w:unhideWhenUsed/>
    <w:rsid w:val="009A7B4D"/>
    <w:pPr>
      <w:ind w:left="720"/>
    </w:pPr>
  </w:style>
  <w:style w:type="paragraph" w:styleId="2f3">
    <w:name w:val="Body Text First Indent 2"/>
    <w:basedOn w:val="af6"/>
    <w:link w:val="2f4"/>
    <w:uiPriority w:val="99"/>
    <w:semiHidden/>
    <w:unhideWhenUsed/>
    <w:rsid w:val="009A7B4D"/>
    <w:pPr>
      <w:ind w:left="360" w:firstLine="360"/>
    </w:pPr>
    <w:rPr>
      <w:rFonts w:ascii="BA Fontov Regular" w:hAnsi="BA Fontov Regular"/>
      <w:w w:val="100"/>
    </w:rPr>
  </w:style>
  <w:style w:type="character" w:customStyle="1" w:styleId="2f4">
    <w:name w:val="כניסת שורה ראשונה בגוף טקסט 2 תו"/>
    <w:basedOn w:val="af7"/>
    <w:link w:val="2f3"/>
    <w:uiPriority w:val="99"/>
    <w:semiHidden/>
    <w:rsid w:val="009A7B4D"/>
    <w:rPr>
      <w:rFonts w:ascii="BA Fontov Regular" w:hAnsi="BA Fontov Regular" w:cs="FrankRuehl"/>
      <w:w w:val="92"/>
      <w:sz w:val="18"/>
      <w:szCs w:val="18"/>
    </w:rPr>
  </w:style>
  <w:style w:type="paragraph" w:styleId="HTML2">
    <w:name w:val="HTML Address"/>
    <w:basedOn w:val="a3"/>
    <w:link w:val="HTML3"/>
    <w:uiPriority w:val="99"/>
    <w:semiHidden/>
    <w:unhideWhenUsed/>
    <w:rsid w:val="009A7B4D"/>
    <w:pPr>
      <w:spacing w:line="240" w:lineRule="auto"/>
    </w:pPr>
    <w:rPr>
      <w:i/>
      <w:iCs/>
    </w:rPr>
  </w:style>
  <w:style w:type="character" w:customStyle="1" w:styleId="HTML3">
    <w:name w:val="כתובת HTML תו"/>
    <w:basedOn w:val="a4"/>
    <w:link w:val="HTML2"/>
    <w:uiPriority w:val="99"/>
    <w:semiHidden/>
    <w:rsid w:val="009A7B4D"/>
    <w:rPr>
      <w:rFonts w:ascii="BA Fontov Regular" w:hAnsi="BA Fontov Regular" w:cs="FrankRuehl"/>
      <w:i/>
      <w:iCs/>
      <w:sz w:val="18"/>
      <w:szCs w:val="18"/>
    </w:rPr>
  </w:style>
  <w:style w:type="paragraph" w:styleId="affffffff4">
    <w:name w:val="envelope address"/>
    <w:basedOn w:val="a3"/>
    <w:uiPriority w:val="99"/>
    <w:semiHidden/>
    <w:unhideWhenUsed/>
    <w:rsid w:val="009A7B4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f5">
    <w:name w:val="envelope return"/>
    <w:basedOn w:val="a3"/>
    <w:uiPriority w:val="99"/>
    <w:semiHidden/>
    <w:unhideWhenUsed/>
    <w:rsid w:val="009A7B4D"/>
    <w:pPr>
      <w:spacing w:line="240" w:lineRule="auto"/>
    </w:pPr>
    <w:rPr>
      <w:rFonts w:asciiTheme="majorHAnsi" w:eastAsiaTheme="majorEastAsia" w:hAnsiTheme="majorHAnsi" w:cstheme="majorBidi"/>
      <w:sz w:val="20"/>
      <w:szCs w:val="20"/>
    </w:rPr>
  </w:style>
  <w:style w:type="paragraph" w:styleId="affffffff6">
    <w:name w:val="No Spacing"/>
    <w:uiPriority w:val="1"/>
    <w:qFormat/>
    <w:rsid w:val="009A7B4D"/>
    <w:pPr>
      <w:bidi/>
      <w:spacing w:after="0" w:line="240" w:lineRule="auto"/>
      <w:jc w:val="both"/>
    </w:pPr>
    <w:rPr>
      <w:rFonts w:ascii="BA Fontov Regular" w:hAnsi="BA Fontov Regular" w:cs="FrankRuehl"/>
      <w:sz w:val="18"/>
      <w:szCs w:val="18"/>
    </w:rPr>
  </w:style>
  <w:style w:type="numbering" w:styleId="a1">
    <w:name w:val="Outline List 3"/>
    <w:basedOn w:val="a6"/>
    <w:uiPriority w:val="99"/>
    <w:semiHidden/>
    <w:unhideWhenUsed/>
    <w:rsid w:val="009A7B4D"/>
    <w:pPr>
      <w:numPr>
        <w:numId w:val="32"/>
      </w:numPr>
    </w:pPr>
  </w:style>
  <w:style w:type="character" w:styleId="HTML4">
    <w:name w:val="HTML Typewriter"/>
    <w:basedOn w:val="a4"/>
    <w:uiPriority w:val="99"/>
    <w:semiHidden/>
    <w:unhideWhenUsed/>
    <w:rsid w:val="009A7B4D"/>
    <w:rPr>
      <w:rFonts w:ascii="Consolas" w:hAnsi="Consolas"/>
      <w:sz w:val="20"/>
      <w:szCs w:val="20"/>
    </w:rPr>
  </w:style>
  <w:style w:type="character" w:styleId="HTML5">
    <w:name w:val="HTML Keyboard"/>
    <w:basedOn w:val="a4"/>
    <w:uiPriority w:val="99"/>
    <w:semiHidden/>
    <w:unhideWhenUsed/>
    <w:rsid w:val="009A7B4D"/>
    <w:rPr>
      <w:rFonts w:ascii="Consolas" w:hAnsi="Consolas"/>
      <w:sz w:val="20"/>
      <w:szCs w:val="20"/>
    </w:rPr>
  </w:style>
  <w:style w:type="table" w:styleId="affffffff7">
    <w:name w:val="Table Theme"/>
    <w:basedOn w:val="a5"/>
    <w:uiPriority w:val="99"/>
    <w:semiHidden/>
    <w:unhideWhenUsed/>
    <w:rsid w:val="009A7B4D"/>
    <w:pPr>
      <w:bidi/>
      <w:spacing w:after="0" w:line="22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8">
    <w:name w:val="Closing"/>
    <w:basedOn w:val="a3"/>
    <w:link w:val="affffffff9"/>
    <w:uiPriority w:val="99"/>
    <w:semiHidden/>
    <w:unhideWhenUsed/>
    <w:rsid w:val="009A7B4D"/>
    <w:pPr>
      <w:spacing w:line="240" w:lineRule="auto"/>
      <w:ind w:left="4252"/>
    </w:pPr>
  </w:style>
  <w:style w:type="character" w:customStyle="1" w:styleId="affffffff9">
    <w:name w:val="סיום תו"/>
    <w:basedOn w:val="a4"/>
    <w:link w:val="affffffff8"/>
    <w:uiPriority w:val="99"/>
    <w:semiHidden/>
    <w:rsid w:val="009A7B4D"/>
    <w:rPr>
      <w:rFonts w:ascii="BA Fontov Regular" w:hAnsi="BA Fontov Regular" w:cs="FrankRuehl"/>
      <w:sz w:val="18"/>
      <w:szCs w:val="18"/>
    </w:rPr>
  </w:style>
  <w:style w:type="table" w:styleId="1c">
    <w:name w:val="Table Columns 1"/>
    <w:basedOn w:val="a5"/>
    <w:uiPriority w:val="99"/>
    <w:semiHidden/>
    <w:unhideWhenUsed/>
    <w:rsid w:val="009A7B4D"/>
    <w:pPr>
      <w:bidi/>
      <w:spacing w:after="0" w:line="22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5"/>
    <w:uiPriority w:val="99"/>
    <w:semiHidden/>
    <w:unhideWhenUsed/>
    <w:rsid w:val="009A7B4D"/>
    <w:pPr>
      <w:bidi/>
      <w:spacing w:after="0" w:line="22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5"/>
    <w:uiPriority w:val="99"/>
    <w:semiHidden/>
    <w:unhideWhenUsed/>
    <w:rsid w:val="009A7B4D"/>
    <w:pPr>
      <w:bidi/>
      <w:spacing w:after="0" w:line="22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5"/>
    <w:uiPriority w:val="99"/>
    <w:semiHidden/>
    <w:unhideWhenUsed/>
    <w:rsid w:val="009A7B4D"/>
    <w:pPr>
      <w:bidi/>
      <w:spacing w:after="0" w:line="22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uiPriority w:val="99"/>
    <w:semiHidden/>
    <w:unhideWhenUsed/>
    <w:rsid w:val="009A7B4D"/>
    <w:pPr>
      <w:bidi/>
      <w:spacing w:after="0" w:line="22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ffa">
    <w:name w:val="Quote"/>
    <w:basedOn w:val="a3"/>
    <w:next w:val="a3"/>
    <w:link w:val="affffffffb"/>
    <w:uiPriority w:val="29"/>
    <w:qFormat/>
    <w:rsid w:val="009A7B4D"/>
    <w:pPr>
      <w:spacing w:before="200" w:after="160"/>
      <w:ind w:left="864" w:right="864"/>
      <w:jc w:val="center"/>
    </w:pPr>
    <w:rPr>
      <w:i/>
      <w:iCs/>
      <w:color w:val="404040" w:themeColor="text1" w:themeTint="BF"/>
    </w:rPr>
  </w:style>
  <w:style w:type="character" w:customStyle="1" w:styleId="affffffffb">
    <w:name w:val="ציטוט תו"/>
    <w:basedOn w:val="a4"/>
    <w:link w:val="affffffffa"/>
    <w:uiPriority w:val="29"/>
    <w:rsid w:val="009A7B4D"/>
    <w:rPr>
      <w:rFonts w:ascii="BA Fontov Regular" w:hAnsi="BA Fontov Regular" w:cs="FrankRuehl"/>
      <w:i/>
      <w:iCs/>
      <w:color w:val="404040" w:themeColor="text1" w:themeTint="BF"/>
      <w:sz w:val="18"/>
      <w:szCs w:val="18"/>
    </w:rPr>
  </w:style>
  <w:style w:type="character" w:styleId="affffffffc">
    <w:name w:val="Smart Link"/>
    <w:basedOn w:val="a4"/>
    <w:uiPriority w:val="99"/>
    <w:semiHidden/>
    <w:unhideWhenUsed/>
    <w:rsid w:val="009A7B4D"/>
    <w:rPr>
      <w:color w:val="0000FF"/>
      <w:u w:val="single"/>
      <w:shd w:val="clear" w:color="auto" w:fill="F3F2F1"/>
    </w:rPr>
  </w:style>
  <w:style w:type="character" w:styleId="HTML6">
    <w:name w:val="HTML Acronym"/>
    <w:basedOn w:val="a4"/>
    <w:uiPriority w:val="99"/>
    <w:semiHidden/>
    <w:unhideWhenUsed/>
    <w:rsid w:val="009A7B4D"/>
  </w:style>
  <w:style w:type="paragraph" w:styleId="2f6">
    <w:name w:val="List 2"/>
    <w:basedOn w:val="a3"/>
    <w:uiPriority w:val="99"/>
    <w:semiHidden/>
    <w:unhideWhenUsed/>
    <w:rsid w:val="009A7B4D"/>
    <w:pPr>
      <w:ind w:left="566" w:hanging="283"/>
      <w:contextualSpacing/>
    </w:pPr>
  </w:style>
  <w:style w:type="paragraph" w:styleId="3f3">
    <w:name w:val="List 3"/>
    <w:basedOn w:val="a3"/>
    <w:uiPriority w:val="99"/>
    <w:semiHidden/>
    <w:unhideWhenUsed/>
    <w:rsid w:val="009A7B4D"/>
    <w:pPr>
      <w:ind w:left="849" w:hanging="283"/>
      <w:contextualSpacing/>
    </w:pPr>
  </w:style>
  <w:style w:type="paragraph" w:styleId="49">
    <w:name w:val="List 4"/>
    <w:basedOn w:val="a3"/>
    <w:uiPriority w:val="99"/>
    <w:semiHidden/>
    <w:unhideWhenUsed/>
    <w:rsid w:val="009A7B4D"/>
    <w:pPr>
      <w:ind w:left="1132" w:hanging="283"/>
      <w:contextualSpacing/>
    </w:pPr>
  </w:style>
  <w:style w:type="paragraph" w:styleId="58">
    <w:name w:val="List 5"/>
    <w:basedOn w:val="a3"/>
    <w:uiPriority w:val="99"/>
    <w:semiHidden/>
    <w:unhideWhenUsed/>
    <w:rsid w:val="009A7B4D"/>
    <w:pPr>
      <w:ind w:left="1415" w:hanging="283"/>
      <w:contextualSpacing/>
    </w:pPr>
  </w:style>
  <w:style w:type="table" w:styleId="affffffffd">
    <w:name w:val="Light List"/>
    <w:basedOn w:val="a5"/>
    <w:uiPriority w:val="61"/>
    <w:semiHidden/>
    <w:unhideWhenUsed/>
    <w:rsid w:val="009A7B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5"/>
    <w:uiPriority w:val="61"/>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5"/>
    <w:uiPriority w:val="61"/>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5"/>
    <w:uiPriority w:val="61"/>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5"/>
    <w:uiPriority w:val="61"/>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1">
    <w:name w:val="Light List Accent 5"/>
    <w:basedOn w:val="a5"/>
    <w:uiPriority w:val="61"/>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1">
    <w:name w:val="Light List Accent 6"/>
    <w:basedOn w:val="a5"/>
    <w:uiPriority w:val="61"/>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d">
    <w:name w:val="Table List 1"/>
    <w:basedOn w:val="a5"/>
    <w:uiPriority w:val="99"/>
    <w:semiHidden/>
    <w:unhideWhenUsed/>
    <w:rsid w:val="009A7B4D"/>
    <w:pPr>
      <w:bidi/>
      <w:spacing w:after="0" w:line="22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5"/>
    <w:uiPriority w:val="99"/>
    <w:semiHidden/>
    <w:unhideWhenUsed/>
    <w:rsid w:val="009A7B4D"/>
    <w:pPr>
      <w:bidi/>
      <w:spacing w:after="0" w:line="22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4">
    <w:name w:val="Table List 3"/>
    <w:basedOn w:val="a5"/>
    <w:uiPriority w:val="99"/>
    <w:semiHidden/>
    <w:unhideWhenUsed/>
    <w:rsid w:val="009A7B4D"/>
    <w:pPr>
      <w:bidi/>
      <w:spacing w:after="0" w:line="22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5"/>
    <w:uiPriority w:val="99"/>
    <w:semiHidden/>
    <w:unhideWhenUsed/>
    <w:rsid w:val="009A7B4D"/>
    <w:pPr>
      <w:bidi/>
      <w:spacing w:after="0" w:line="22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e">
    <w:name w:val="Medium Lis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8">
    <w:name w:val="Medium Lis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fffe">
    <w:name w:val="Dark List"/>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3">
    <w:name w:val="Dark List Accent 2"/>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
    <w:name w:val="List Number"/>
    <w:basedOn w:val="a3"/>
    <w:uiPriority w:val="99"/>
    <w:semiHidden/>
    <w:unhideWhenUsed/>
    <w:rsid w:val="009A7B4D"/>
    <w:pPr>
      <w:numPr>
        <w:numId w:val="33"/>
      </w:numPr>
      <w:contextualSpacing/>
    </w:pPr>
  </w:style>
  <w:style w:type="paragraph" w:styleId="2">
    <w:name w:val="List Number 2"/>
    <w:basedOn w:val="a3"/>
    <w:uiPriority w:val="99"/>
    <w:semiHidden/>
    <w:unhideWhenUsed/>
    <w:rsid w:val="009A7B4D"/>
    <w:pPr>
      <w:numPr>
        <w:numId w:val="34"/>
      </w:numPr>
      <w:contextualSpacing/>
    </w:pPr>
  </w:style>
  <w:style w:type="paragraph" w:styleId="3">
    <w:name w:val="List Number 3"/>
    <w:basedOn w:val="a3"/>
    <w:uiPriority w:val="99"/>
    <w:semiHidden/>
    <w:unhideWhenUsed/>
    <w:rsid w:val="009A7B4D"/>
    <w:pPr>
      <w:numPr>
        <w:numId w:val="35"/>
      </w:numPr>
      <w:contextualSpacing/>
    </w:pPr>
  </w:style>
  <w:style w:type="paragraph" w:styleId="4">
    <w:name w:val="List Number 4"/>
    <w:basedOn w:val="a3"/>
    <w:uiPriority w:val="99"/>
    <w:semiHidden/>
    <w:unhideWhenUsed/>
    <w:rsid w:val="009A7B4D"/>
    <w:pPr>
      <w:numPr>
        <w:numId w:val="36"/>
      </w:numPr>
      <w:contextualSpacing/>
    </w:pPr>
  </w:style>
  <w:style w:type="paragraph" w:styleId="5">
    <w:name w:val="List Number 5"/>
    <w:basedOn w:val="a3"/>
    <w:uiPriority w:val="99"/>
    <w:semiHidden/>
    <w:unhideWhenUsed/>
    <w:rsid w:val="009A7B4D"/>
    <w:pPr>
      <w:numPr>
        <w:numId w:val="37"/>
      </w:numPr>
      <w:contextualSpacing/>
    </w:pPr>
  </w:style>
  <w:style w:type="paragraph" w:styleId="a0">
    <w:name w:val="List Bullet"/>
    <w:basedOn w:val="a3"/>
    <w:uiPriority w:val="99"/>
    <w:semiHidden/>
    <w:unhideWhenUsed/>
    <w:rsid w:val="009A7B4D"/>
    <w:pPr>
      <w:numPr>
        <w:numId w:val="38"/>
      </w:numPr>
      <w:contextualSpacing/>
    </w:pPr>
  </w:style>
  <w:style w:type="paragraph" w:styleId="20">
    <w:name w:val="List Bullet 2"/>
    <w:basedOn w:val="a3"/>
    <w:uiPriority w:val="99"/>
    <w:semiHidden/>
    <w:unhideWhenUsed/>
    <w:rsid w:val="009A7B4D"/>
    <w:pPr>
      <w:numPr>
        <w:numId w:val="39"/>
      </w:numPr>
      <w:contextualSpacing/>
    </w:pPr>
  </w:style>
  <w:style w:type="paragraph" w:styleId="30">
    <w:name w:val="List Bullet 3"/>
    <w:basedOn w:val="a3"/>
    <w:uiPriority w:val="99"/>
    <w:semiHidden/>
    <w:unhideWhenUsed/>
    <w:rsid w:val="009A7B4D"/>
    <w:pPr>
      <w:numPr>
        <w:numId w:val="40"/>
      </w:numPr>
      <w:contextualSpacing/>
    </w:pPr>
  </w:style>
  <w:style w:type="paragraph" w:styleId="40">
    <w:name w:val="List Bullet 4"/>
    <w:basedOn w:val="a3"/>
    <w:uiPriority w:val="99"/>
    <w:semiHidden/>
    <w:unhideWhenUsed/>
    <w:rsid w:val="009A7B4D"/>
    <w:pPr>
      <w:numPr>
        <w:numId w:val="41"/>
      </w:numPr>
      <w:contextualSpacing/>
    </w:pPr>
  </w:style>
  <w:style w:type="paragraph" w:styleId="50">
    <w:name w:val="List Bullet 5"/>
    <w:basedOn w:val="a3"/>
    <w:uiPriority w:val="99"/>
    <w:semiHidden/>
    <w:unhideWhenUsed/>
    <w:rsid w:val="009A7B4D"/>
    <w:pPr>
      <w:numPr>
        <w:numId w:val="42"/>
      </w:numPr>
      <w:contextualSpacing/>
    </w:pPr>
  </w:style>
  <w:style w:type="table" w:styleId="afffffffff">
    <w:name w:val="Colorful List"/>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3">
    <w:name w:val="Colorful List Accent 5"/>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3">
    <w:name w:val="Colorful List Accent 6"/>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afffffffff0">
    <w:name w:val="table of authorities"/>
    <w:basedOn w:val="a3"/>
    <w:next w:val="a3"/>
    <w:uiPriority w:val="99"/>
    <w:semiHidden/>
    <w:unhideWhenUsed/>
    <w:rsid w:val="009A7B4D"/>
    <w:pPr>
      <w:ind w:left="180" w:hanging="180"/>
    </w:pPr>
  </w:style>
  <w:style w:type="table" w:styleId="-15">
    <w:name w:val="Light Grid Accent 1"/>
    <w:basedOn w:val="a5"/>
    <w:uiPriority w:val="62"/>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5">
    <w:name w:val="Light Grid Accent 2"/>
    <w:basedOn w:val="a5"/>
    <w:uiPriority w:val="62"/>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5">
    <w:name w:val="Light Grid Accent 3"/>
    <w:basedOn w:val="a5"/>
    <w:uiPriority w:val="62"/>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5">
    <w:name w:val="Light Grid Accent 4"/>
    <w:basedOn w:val="a5"/>
    <w:uiPriority w:val="62"/>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5"/>
    <w:uiPriority w:val="62"/>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5"/>
    <w:uiPriority w:val="62"/>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Grid 1 Accent 1"/>
    <w:basedOn w:val="a5"/>
    <w:uiPriority w:val="67"/>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f">
    <w:name w:val="Medium Grid 1"/>
    <w:basedOn w:val="a5"/>
    <w:uiPriority w:val="67"/>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5"/>
    <w:uiPriority w:val="67"/>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3">
    <w:name w:val="Medium Grid 1 Accent 3"/>
    <w:basedOn w:val="a5"/>
    <w:uiPriority w:val="67"/>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Medium Grid 1 Accent 4"/>
    <w:basedOn w:val="a5"/>
    <w:uiPriority w:val="67"/>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3">
    <w:name w:val="Medium Grid 1 Accent 5"/>
    <w:basedOn w:val="a5"/>
    <w:uiPriority w:val="67"/>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3">
    <w:name w:val="Medium Grid 1 Accent 6"/>
    <w:basedOn w:val="a5"/>
    <w:uiPriority w:val="67"/>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9">
    <w:name w:val="Medium Grid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3">
    <w:name w:val="Medium Grid 2 Accent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3">
    <w:name w:val="Medium Grid 2 Accent 3"/>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3">
    <w:name w:val="Medium Grid 2 Accent 5"/>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3">
    <w:name w:val="Medium Grid 2 Accent 6"/>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5">
    <w:name w:val="Medium Grid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0">
    <w:name w:val="Table Grid 1"/>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a">
    <w:name w:val="Table Grid 2"/>
    <w:basedOn w:val="a5"/>
    <w:uiPriority w:val="99"/>
    <w:semiHidden/>
    <w:unhideWhenUsed/>
    <w:rsid w:val="009A7B4D"/>
    <w:pPr>
      <w:bidi/>
      <w:spacing w:after="0" w:line="22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6">
    <w:name w:val="Table Grid 3"/>
    <w:basedOn w:val="a5"/>
    <w:uiPriority w:val="99"/>
    <w:semiHidden/>
    <w:unhideWhenUsed/>
    <w:rsid w:val="009A7B4D"/>
    <w:pPr>
      <w:bidi/>
      <w:spacing w:after="0" w:line="22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5"/>
    <w:uiPriority w:val="99"/>
    <w:semiHidden/>
    <w:unhideWhenUsed/>
    <w:rsid w:val="009A7B4D"/>
    <w:pPr>
      <w:bidi/>
      <w:spacing w:after="0" w:line="22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5"/>
    <w:uiPriority w:val="99"/>
    <w:semiHidden/>
    <w:unhideWhenUsed/>
    <w:rsid w:val="009A7B4D"/>
    <w:pPr>
      <w:bidi/>
      <w:spacing w:after="0" w:line="22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9A7B4D"/>
    <w:pPr>
      <w:bidi/>
      <w:spacing w:after="0" w:line="22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1">
    <w:name w:val="Grid Table Light"/>
    <w:basedOn w:val="a5"/>
    <w:uiPriority w:val="40"/>
    <w:rsid w:val="009A7B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ffff2">
    <w:name w:val="Colorful Grid"/>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6">
    <w:name w:val="Colorful Grid Accent 2"/>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fffff3">
    <w:name w:val="Date"/>
    <w:basedOn w:val="a3"/>
    <w:next w:val="a3"/>
    <w:link w:val="afffffffff4"/>
    <w:uiPriority w:val="99"/>
    <w:semiHidden/>
    <w:unhideWhenUsed/>
    <w:rsid w:val="009A7B4D"/>
  </w:style>
  <w:style w:type="character" w:customStyle="1" w:styleId="afffffffff4">
    <w:name w:val="תאריך תו"/>
    <w:basedOn w:val="a4"/>
    <w:link w:val="afffffffff3"/>
    <w:uiPriority w:val="99"/>
    <w:semiHidden/>
    <w:rsid w:val="009A7B4D"/>
    <w:rPr>
      <w:rFonts w:ascii="BA Fontov Regular" w:hAnsi="BA Fontov Regular" w:cs="FrankRuehl"/>
      <w:sz w:val="18"/>
      <w:szCs w:val="18"/>
    </w:rPr>
  </w:style>
  <w:style w:type="character" w:styleId="Hashtag">
    <w:name w:val="Hashtag"/>
    <w:basedOn w:val="a4"/>
    <w:uiPriority w:val="99"/>
    <w:semiHidden/>
    <w:unhideWhenUsed/>
    <w:rsid w:val="009A7B4D"/>
    <w:rPr>
      <w:color w:val="2B579A"/>
      <w:shd w:val="clear" w:color="auto" w:fill="E1DFDD"/>
    </w:rPr>
  </w:style>
  <w:style w:type="character" w:customStyle="1" w:styleId="2fb">
    <w:name w:val="אמוראים תו 2"/>
    <w:basedOn w:val="afffff5"/>
    <w:uiPriority w:val="1"/>
    <w:qFormat/>
    <w:rsid w:val="0055675F"/>
    <w:rPr>
      <w:rFonts w:ascii="FrankRuehl" w:hAnsi="FrankRuehl" w:cs="BA Vilna Regular"/>
      <w:spacing w:val="4"/>
      <w:sz w:val="16"/>
      <w:szCs w:val="12"/>
    </w:rPr>
  </w:style>
  <w:style w:type="character" w:customStyle="1" w:styleId="MisparKeta">
    <w:name w:val="מספר קטע"/>
    <w:basedOn w:val="a4"/>
    <w:uiPriority w:val="1"/>
    <w:qFormat/>
    <w:rPr>
      <w:rFonts w:cs="BA Vilna Bold"/>
      <w:bCs/>
      <w:color w:val="7A5A14"/>
      <w:szCs w:val="14"/>
    </w:rPr>
  </w:style>
  <w:style w:type="character" w:customStyle="1" w:styleId="NoseMishna">
    <w:name w:val="נושא משנה"/>
    <w:basedOn w:val="a4"/>
    <w:uiPriority w:val="1"/>
    <w:qFormat/>
    <w:rPr>
      <w:rFonts w:cs="BA TM • Vilna Extra-Bold"/>
      <w:spacing w:val="4"/>
      <w:sz w:val="22"/>
      <w:szCs w:val="22"/>
    </w:rPr>
  </w:style>
  <w:style w:type="character" w:customStyle="1" w:styleId="TanaimMishna">
    <w:name w:val="תנאי המשנה"/>
    <w:basedOn w:val="a4"/>
    <w:uiPriority w:val="1"/>
    <w:qFormat/>
    <w:rPr>
      <w:rFonts w:ascii="BA Vilna Bold" w:hAnsi="BA Vilna Bold" w:cs="BA Vilna Bold"/>
      <w:b/>
      <w:bCs/>
      <w:spacing w:val="4"/>
      <w:sz w:val="18"/>
      <w:szCs w:val="18"/>
    </w:rPr>
  </w:style>
  <w:style w:type="character" w:customStyle="1" w:styleId="HesberMishna">
    <w:name w:val="הסבר במשנה"/>
    <w:basedOn w:val="a4"/>
    <w:uiPriority w:val="1"/>
    <w:qFormat/>
    <w:rPr>
      <w:rFonts w:ascii="Fb Fontext" w:hAnsi="Fb Fontext" w:cs="FrankRuehl"/>
      <w:sz w:val="16"/>
      <w:szCs w:val="16"/>
    </w:rPr>
  </w:style>
  <w:style w:type="paragraph" w:customStyle="1" w:styleId="MishnaBatzad">
    <w:name w:val="משנה בצד"/>
    <w:basedOn w:val="a3"/>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3"/>
    <w:next w:val="a3"/>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3"/>
    <w:next w:val="a3"/>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125</Pages>
  <Words>43314</Words>
  <Characters>216572</Characters>
  <Application>Microsoft Office Word</Application>
  <DocSecurity>0</DocSecurity>
  <Lines>1804</Lines>
  <Paragraphs>518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m7654301@gmail.com</cp:lastModifiedBy>
  <cp:revision>14</cp:revision>
  <cp:lastPrinted>2021-04-16T10:09:00Z</cp:lastPrinted>
  <dcterms:created xsi:type="dcterms:W3CDTF">2020-09-09T10:08:00Z</dcterms:created>
  <dcterms:modified xsi:type="dcterms:W3CDTF">2021-04-16T10:10:00Z</dcterms:modified>
</cp:coreProperties>
</file>