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403F0" w:rsidRPr="00AD695E" w:rsidRDefault="00E403F0" w:rsidP="00E403F0">
      <w:pPr>
        <w:pStyle w:val="afff6"/>
        <w:framePr w:wrap="around"/>
        <w:spacing w:line="240" w:lineRule="exact"/>
        <w:rPr>
          <w:del w:id="95310" w:author="Claude" w:date="2026-10-11T09:08:06Z"/>
          <w:rtl/>
        </w:rPr>
      </w:pPr>
      <w:del w:id="95309" w:author="Claude" w:date="2026-10-11T09:08:06Z">
        <w:r>
          <w:rPr>
            <w:rFonts w:hint="cs"/>
            <w:rtl/>
          </w:rPr>
          <w:lastRenderedPageBreak/>
          <w:delText xml:space="preserve">פרק א'</w:delText>
        </w:r>
      </w:del>
    </w:p>
    <w:p w:rsidR="00E403F0" w:rsidRPr="00AD695E" w:rsidRDefault="00E403F0" w:rsidP="00E403F0">
      <w:pPr>
        <w:pStyle w:val="afff7"/>
        <w:framePr w:wrap="around"/>
        <w:spacing w:line="240" w:lineRule="exact"/>
        <w:rPr>
          <w:del w:id="95312" w:author="Claude" w:date="2026-10-11T09:08:06Z"/>
          <w:rtl/>
        </w:rPr>
      </w:pPr>
      <w:del w:id="95311" w:author="Claude" w:date="2026-10-11T09:08:06Z">
        <w:r>
          <w:rPr>
            <w:rFonts w:hint="cs"/>
            <w:rtl/>
          </w:rPr>
          <w:delText xml:space="preserve">הכל ממירין </w:delText>
        </w:r>
      </w:del>
    </w:p>
    <w:p w:rsidR="00E403F0" w:rsidRPr="00AD695E" w:rsidRDefault="00E403F0" w:rsidP="00E403F0">
      <w:pPr>
        <w:pStyle w:val="afff5"/>
        <w:framePr w:wrap="around"/>
        <w:rPr>
          <w:rtl/>
        </w:rPr>
      </w:pPr>
      <w:r>
        <w:rPr>
          <w:rFonts w:hint="cs"/>
          <w:rtl/>
        </w:rPr>
        <w:t>תמורה</w:t>
      </w:r>
    </w:p>
    <w:p w:rsidR="00E403F0" w:rsidRPr="00AD695E" w:rsidRDefault="00E403F0" w:rsidP="00E403F0">
      <w:pPr>
        <w:pStyle w:val="afff3"/>
        <w:framePr w:wrap="around"/>
        <w:spacing w:line="240" w:lineRule="exact"/>
        <w:rPr>
          <w:rtl/>
        </w:rPr>
      </w:pPr>
      <w:r w:rsidRPr="009239E9">
        <w:rPr>
          <w:rFonts w:hint="cs"/>
          <w:szCs w:val="18"/>
          <w:rtl/>
        </w:rPr>
        <w:t xml:space="preserve">ב. </w:t>
      </w:r>
    </w:p>
    <w:p w:rsidR="00E403F0" w:rsidRPr="00AD695E" w:rsidRDefault="00E403F0" w:rsidP="00E403F0">
      <w:pPr>
        <w:pStyle w:val="afff8"/>
        <w:framePr w:wrap="around"/>
        <w:rPr>
          <w:rtl/>
        </w:rPr>
      </w:pPr>
      <w:r>
        <w:rPr>
          <w:rFonts w:hint="cs"/>
          <w:rtl/>
        </w:rPr>
        <w:t xml:space="preserve">ב.- יד. </w:t>
      </w:r>
    </w:p>
    <w:p>
      <w:pPr>
        <w:pStyle w:val="PetichatPerek"/>
        <w:rPr>
          <w:ins w:id="95308" w:author="Claude" w:date="2026-10-11T09:08:06Z"/>
        </w:rPr>
      </w:pPr>
      <w:ins w:id="95307" w:author="Claude" w:date="2026-10-11T09:08:06Z">
        <w:r>
          <w:rPr>
            <w:rFonts w:hint="cs"/>
            <w:rtl/>
          </w:rPr>
          <w:t xml:space="preserve">פרק א'</w:t>
        </w:r>
        <w:r>
          <w:rPr>
            <w:rFonts w:hint="cs"/>
            <w:rtl/>
          </w:rPr>
          <w:t xml:space="preserve"> - </w:t>
        </w:r>
        <w:r>
          <w:rPr>
            <w:rFonts w:hint="cs"/>
            <w:rtl/>
          </w:rPr>
          <w:t xml:space="preserve">הכל ממירין</w:t>
        </w:r>
      </w:ins>
    </w:p>
    <w:p>
      <w:pPr>
        <w:pStyle w:val="MishnaBatzad"/>
        <w:rPr>
          <w:ins w:id="20119" w:author="קלוד" w:date="2026-10-11T09:07:18Z"/>
        </w:rPr>
      </w:pPr>
      <w:ins w:id="20118" w:author="קלוד" w:date="2026-10-11T09:07:18Z">
        <w:r>
          <w:t xml:space="preserve">משנה א</w:t>
        </w:r>
      </w:ins>
    </w:p>
    <w:p w:rsidR="00E403F0" w:rsidRPr="00D65BEC" w:rsidRDefault="00E403F0" w:rsidP="00E403F0">
      <w:pPr>
        <w:pStyle w:val="afff9"/>
        <w:rPr>
          <w:del w:id="20057" w:author="קלוד" w:date="2026-10-11T09:07:18Z"/>
          <w:rtl/>
        </w:rPr>
      </w:pPr>
      <w:del w:id="20056" w:author="קלוד" w:date="2026-10-11T09:07:18Z">
        <w:r w:rsidRPr="00D65BEC">
          <w:rPr>
            <w:rtl/>
          </w:rPr>
          <w:delText xml:space="preserve">מתני'.</w:delText>
        </w:r>
      </w:del>
    </w:p>
    <w:p w:rsidR="00E403F0" w:rsidRPr="00D65BEC" w:rsidRDefault="00E403F0" w:rsidP="00E403F0">
      <w:pPr>
        <w:pStyle w:val="afff9"/>
        <w:spacing w:before="120"/>
        <w:rPr>
          <w:rtl/>
        </w:rPr>
        <w:pPrChange w:id="90001" w:author="קלוד" w:date="2026-10-11T12:09:42Z">
          <w:pPr>
            <w:pStyle w:val="afff9"/>
          </w:pPr>
        </w:pPrChange>
      </w:pPr>
      <w:r w:rsidRPr="00D65BEC">
        <w:rPr>
          <w:rtl/>
        </w:rPr>
        <w:t>הכל ממירין, אחד אנשים ואחד נשים.</w:t>
      </w:r>
    </w:p>
    <w:p w:rsidR="00E403F0" w:rsidRPr="00D65BEC" w:rsidRDefault="00E403F0" w:rsidP="00E403F0">
      <w:pPr>
        <w:pStyle w:val="afff9"/>
        <w:rPr>
          <w:rtl/>
        </w:rPr>
      </w:pPr>
      <w:r w:rsidRPr="00D65BEC">
        <w:rPr>
          <w:rtl/>
        </w:rPr>
        <w:t>לא שאדם רשאי להמיר, אלא שאם המיר מומר, וסופג את הארבעים.</w:t>
      </w:r>
    </w:p>
    <w:p w:rsidR="00E403F0" w:rsidRPr="00AD695E" w:rsidRDefault="00E403F0" w:rsidP="00E403F0">
      <w:pPr>
        <w:jc w:val="center"/>
        <w:rPr>
          <w:rtl/>
        </w:rPr>
      </w:pPr>
      <w:r w:rsidRPr="00E5675B">
        <w:rPr>
          <w:rFonts w:ascii="BA חניכי הישיבות" w:hAnsi="BA חניכי הישיבות" w:cs="BA חניכי הישיבות"/>
          <w:rtl/>
        </w:rPr>
        <w:t>׻</w:t>
      </w:r>
    </w:p>
    <w:p>
      <w:pPr>
        <w:pStyle w:val="38"/>
        <w:rPr>
          <w:ins w:id="92856" w:author="מנוע מכני" w:date="2026-10-11T12:04:39Z"/>
        </w:rPr>
      </w:pPr>
      <w:r>
        <w:t>אר</w:t>
      </w:r>
      <w:r>
        <w:t>"</w:t>
      </w:r>
      <w:r>
        <w:t>י</w:t>
      </w:r>
      <w:r>
        <w:t>:</w:t>
      </w:r>
    </w:p>
    <w:p w:rsidR="00E403F0" w:rsidRPr="00AD695E" w:rsidRDefault="00E403F0" w:rsidP="00E403F0">
      <w:pPr>
        <w:rPr>
          <w:rtl/>
        </w:rPr>
      </w:pPr>
      <w:del w:id="92857" w:author="מנוע מכני" w:date="2026-10-11T12:04:39Z">
        <w:r>
          <w:rPr>
            <w:rtl/>
          </w:rPr>
          <w:delText xml:space="preserve"> </w:delText>
        </w:r>
      </w:del>
      <w:ins w:id="90888" w:author="מנוע מכני" w:date="2026-10-11T12:04:39Z">
        <w:r>
          <w:rPr>
            <w:rtl/>
          </w:rPr>
          <w:t xml:space="preserve">כך</w:t>
        </w:r>
      </w:ins>
      <w:del w:id="90889" w:author="מנוע מכני" w:date="2026-10-11T12:04:39Z">
        <w:r>
          <w:rPr>
            <w:rtl/>
          </w:rPr>
          <w:delText xml:space="preserve">הכי</w:delText>
        </w:r>
      </w:del>
      <w:r>
        <w:rPr>
          <w:rtl/>
        </w:rPr>
        <w:t xml:space="preserve"> קתני - הכל מתפיסין בתמורה, אחד אנשים ואחד נשים, </w:t>
      </w:r>
      <w:r>
        <w:rPr>
          <w:rtl/>
        </w:rPr>
        <w:t xml:space="preserve">לא</w:t>
      </w:r>
      <w:r>
        <w:rPr>
          <w:rtl/>
        </w:rPr>
        <w:t xml:space="preserve"> שאדם רשאי להמיר, שאם המיר - מומר, וסופג את הארבעים: </w:t>
      </w:r>
    </w:p>
    <w:p>
      <w:pPr>
        <w:pStyle w:val="afffff8"/>
        <w:rPr>
          <w:ins w:id="90223" w:author="קלוד" w:date="2026-10-11T12:25:27Z"/>
        </w:rPr>
      </w:pPr>
      <w:ins w:id="90224" w:author="קלוד" w:date="2026-10-11T12:25:27Z">
        <w:r>
          <w:rPr>
            <w:color w:val="7B3F00"/>
          </w:rPr>
          <w:t xml:space="preserve">'הכל' - לאיתויי יורש, ודלא כר"י</w:t>
        </w:r>
      </w:ins>
    </w:p>
    <w:p w:rsidR="00E403F0" w:rsidRPr="00AD695E" w:rsidRDefault="00E403F0" w:rsidP="00E403F0">
      <w:pPr>
        <w:rPr>
          <w:rtl/>
        </w:rPr>
      </w:pPr>
      <w:del w:id="90031" w:author="מנוע מכני" w:date="2026-10-11T12:04:39Z">
        <w:r>
          <w:rPr>
            <w:rFonts w:hint="cs"/>
            <w:rtl/>
          </w:rPr>
          <w:delText xml:space="preserve"> </w:delText>
        </w:r>
      </w:del>
      <w:r w:rsidRPr="00217260">
        <w:rPr>
          <w:b/>
          <w:bCs/>
          <w:rtl/>
        </w:rPr>
        <w:t>הכל לאיתויי יורש, ודלא כר' יהודה.</w:t>
      </w:r>
    </w:p>
    <w:p>
      <w:pPr>
        <w:pStyle w:val="38"/>
        <w:rPr>
          <w:ins w:id="92858" w:author="מנוע מכני" w:date="2026-10-11T12:04:39Z"/>
        </w:rPr>
      </w:pPr>
      <w:r>
        <w:t xml:space="preserve">דתנן</w:t>
      </w:r>
      <w:r>
        <w:t xml:space="preserve">:</w:t>
      </w:r>
    </w:p>
    <w:p w:rsidR="00E403F0" w:rsidRPr="00AD695E" w:rsidRDefault="00E403F0" w:rsidP="00E403F0">
      <w:pPr>
        <w:rPr>
          <w:rtl/>
        </w:rPr>
      </w:pPr>
      <w:del w:id="92859" w:author="מנוע מכני" w:date="2026-10-11T12:04:39Z">
        <w:r>
          <w:rPr>
            <w:rtl/>
          </w:rPr>
          <w:delText xml:space="preserve"> </w:delText>
        </w:r>
      </w:del>
      <w:r>
        <w:rPr>
          <w:rStyle w:val="2fb"/>
          <w:rFonts w:hint="cs"/>
          <w:rtl/>
        </w:rPr>
        <w:t>ר</w:t>
      </w:r>
      <w:r>
        <w:rPr>
          <w:rStyle w:val="2fb"/>
          <w:rtl/>
        </w:rPr>
        <w:t>"</w:t>
      </w:r>
      <w:r>
        <w:rPr>
          <w:rStyle w:val="2fb"/>
          <w:rFonts w:hint="cs"/>
          <w:rtl/>
        </w:rPr>
        <w:t xml:space="preserve">מ</w:t>
      </w:r>
      <w:r>
        <w:rPr>
          <w:rFonts w:hint="cs"/>
          <w:rtl/>
        </w:rPr>
        <w:t xml:space="preserve">: </w:t>
      </w:r>
      <w:r>
        <w:rPr>
          <w:rtl/>
        </w:rPr>
        <w:t xml:space="preserve">יורש סומך, יורש ממיר,</w:t>
      </w:r>
      <w:ins w:id="91656" w:author="מנוע מכני" w:date="2026-10-11T12:04:39Z">
        <w:r>
          <w:rPr>
            <w:rtl/>
          </w:rPr>
          <w:t xml:space="preserve"> </w:t>
        </w:r>
      </w:ins>
      <w:del w:id="91657" w:author="מנוע מכני" w:date="2026-10-11T12:04:39Z">
        <w:r>
          <w:rPr>
            <w:rtl/>
          </w:rPr>
          <w:delText xml:space="preserve"> </w:delText>
        </w:r>
        <w:r>
          <w:rPr>
            <w:rFonts w:hint="cs"/>
            <w:rtl/>
          </w:rPr>
          <w:delText xml:space="preserve"> </w:delText>
        </w:r>
      </w:del>
    </w:p>
    <w:p>
      <w:pPr>
        <w:pStyle w:val="38"/>
        <w:rPr>
          <w:ins w:id="92860" w:author="מנוע מכני" w:date="2026-10-11T12:04:39Z"/>
        </w:rPr>
      </w:pPr>
      <w:r>
        <w:t>ולר</w:t>
      </w:r>
      <w:r>
        <w:t>"</w:t>
      </w:r>
      <w:r>
        <w:t>י:</w:t>
      </w:r>
    </w:p>
    <w:p w:rsidR="00E403F0" w:rsidRPr="00AD695E" w:rsidRDefault="00E403F0" w:rsidP="00E403F0">
      <w:pPr>
        <w:rPr>
          <w:rtl/>
        </w:rPr>
      </w:pPr>
      <w:del w:id="92861" w:author="מנוע מכני" w:date="2026-10-11T12:04:39Z">
        <w:r>
          <w:rPr>
            <w:rtl/>
          </w:rPr>
          <w:delText xml:space="preserve"> </w:delText>
        </w:r>
      </w:del>
      <w:r>
        <w:rPr>
          <w:rtl/>
        </w:rPr>
        <w:t xml:space="preserve">יורש אינו סומך, ויורש אינו ממיר.</w:t>
      </w:r>
      <w:r>
        <w:rPr>
          <w:rFonts w:hint="cs"/>
          <w:rtl/>
        </w:rPr>
        <w:t xml:space="preserve"> דיליף </w:t>
      </w:r>
      <w:r>
        <w:rPr>
          <w:rtl/>
        </w:rPr>
        <w:t xml:space="preserve">יליף תחילת הקדש מסוף הקדש, </w:t>
      </w:r>
      <w:r>
        <w:rPr>
          <w:rFonts w:hint="cs"/>
          <w:rtl/>
        </w:rPr>
        <w:t>ד</w:t>
      </w:r>
      <w:r>
        <w:rPr>
          <w:rtl/>
        </w:rPr>
        <w:t>אינו סומך, אף תחילת הקדש - יורש אינו ממיר.</w:t>
      </w:r>
    </w:p>
    <w:p w:rsidR="00E403F0" w:rsidRPr="00AD695E" w:rsidRDefault="00E403F0" w:rsidP="00E403F0">
      <w:pPr>
        <w:rPr>
          <w:rtl/>
        </w:rPr>
      </w:pPr>
      <w:del w:id="90032" w:author="מנוע מכני" w:date="2026-10-11T12:04:39Z">
        <w:r>
          <w:rPr>
            <w:rFonts w:hint="cs"/>
            <w:rtl/>
          </w:rPr>
          <w:delText xml:space="preserve"> </w:delText>
        </w:r>
      </w:del>
      <w:r w:rsidRPr="00217260">
        <w:rPr>
          <w:b/>
          <w:bCs/>
          <w:rtl/>
        </w:rPr>
        <w:t>וסמיכה גופה</w:t>
      </w:r>
      <w:r>
        <w:rPr>
          <w:rtl/>
        </w:rPr>
        <w:t xml:space="preserve"> </w:t>
      </w:r>
      <w:r>
        <w:rPr>
          <w:rFonts w:hint="cs"/>
          <w:rtl/>
        </w:rPr>
        <w:t>-</w:t>
      </w:r>
      <w:r>
        <w:rPr>
          <w:rtl/>
        </w:rPr>
        <w:t xml:space="preserve"> תלת קרבנו כתיבי: </w:t>
      </w:r>
      <w:r>
        <w:rPr>
          <w:rFonts w:hint="cs"/>
          <w:rtl/>
        </w:rPr>
        <w:t>'</w:t>
      </w:r>
      <w:r>
        <w:rPr>
          <w:rtl/>
        </w:rPr>
        <w:t>חד</w:t>
      </w:r>
      <w:r>
        <w:rPr>
          <w:rFonts w:hint="cs"/>
          <w:rtl/>
        </w:rPr>
        <w:t>'</w:t>
      </w:r>
      <w:r>
        <w:rPr>
          <w:rtl/>
        </w:rPr>
        <w:t xml:space="preserve"> - קרבנו ולא קרבן ע</w:t>
      </w:r>
      <w:r>
        <w:rPr>
          <w:rFonts w:hint="cs"/>
          <w:rtl/>
        </w:rPr>
        <w:t>כום</w:t>
      </w:r>
      <w:r>
        <w:rPr>
          <w:rtl/>
        </w:rPr>
        <w:t>, וחד - קרבנו ולא קרבן חבירו, וחד קרבנו - ולא קרבן אביו.</w:t>
      </w:r>
    </w:p>
    <w:p w:rsidR="00E403F0" w:rsidRPr="00AD695E" w:rsidRDefault="00E403F0" w:rsidP="00E403F0">
      <w:pPr>
        <w:rPr>
          <w:rtl/>
        </w:rPr>
      </w:pPr>
      <w:r w:rsidRPr="00217260">
        <w:rPr>
          <w:rStyle w:val="2fb"/>
          <w:rFonts w:hint="cs"/>
          <w:b/>
          <w:bCs/>
          <w:rtl/>
        </w:rPr>
        <w:t>ולר</w:t>
      </w:r>
      <w:r w:rsidRPr="00217260">
        <w:rPr>
          <w:rStyle w:val="2fb"/>
          <w:b/>
          <w:bCs/>
          <w:rtl/>
        </w:rPr>
        <w:t>"</w:t>
      </w:r>
      <w:r w:rsidRPr="00217260">
        <w:rPr>
          <w:rStyle w:val="2fb"/>
          <w:rFonts w:hint="cs"/>
          <w:b/>
          <w:bCs/>
          <w:rtl/>
        </w:rPr>
        <w:t>מ</w:t>
      </w:r>
      <w:r>
        <w:rPr>
          <w:rtl/>
        </w:rPr>
        <w:t xml:space="preserve"> דיורש סומך, </w:t>
      </w:r>
      <w:r>
        <w:rPr>
          <w:rFonts w:hint="cs"/>
          <w:rtl/>
        </w:rPr>
        <w:t>'</w:t>
      </w:r>
      <w:ins w:id="90175" w:author="Claude - סמנטי" w:date="2026-10-11T12:20:38Z">
        <w:r>
          <w:rPr>
            <w:rStyle w:val="afffff0"/>
            <w:rtl/>
          </w:rPr>
          <w:t xml:space="preserve">קָרְבָּנוֹ</w:t>
        </w:r>
      </w:ins>
      <w:del w:id="90176" w:author="Claude - סמנטי" w:date="2026-10-11T12:20:38Z">
        <w:r>
          <w:rPr>
            <w:rtl/>
          </w:rPr>
          <w:delText xml:space="preserve">קרבנו</w:delText>
        </w:r>
      </w:del>
      <w:r>
        <w:rPr>
          <w:rFonts w:hint="cs"/>
          <w:rtl/>
        </w:rPr>
        <w:t>'</w:t>
      </w:r>
      <w:r>
        <w:rPr>
          <w:rtl/>
        </w:rPr>
        <w:t xml:space="preserve"> </w:t>
      </w:r>
      <w:ins w:id="92606" w:author="מנוע מכני" w:date="2026-10-11T12:04:39Z">
        <w:r>
          <w:rPr>
            <w:rtl/>
          </w:rPr>
          <w:t xml:space="preserve">צריך</w:t>
        </w:r>
      </w:ins>
      <w:del w:id="92607" w:author="מנוע מכני" w:date="2026-10-11T12:04:39Z">
        <w:r>
          <w:rPr>
            <w:rtl/>
          </w:rPr>
          <w:delText xml:space="preserve">מיבעי</w:delText>
        </w:r>
      </w:del>
      <w:r>
        <w:rPr>
          <w:rtl/>
        </w:rPr>
        <w:t xml:space="preserve"> לרבות כל בעלי חוברין לסמיכה.</w:t>
      </w:r>
    </w:p>
    <w:p w:rsidR="00E403F0" w:rsidRPr="00AD695E" w:rsidRDefault="00E403F0" w:rsidP="00E403F0">
      <w:pPr>
        <w:rPr>
          <w:rtl/>
        </w:rPr>
      </w:pPr>
      <w:r w:rsidRPr="00217260">
        <w:rPr>
          <w:rStyle w:val="2fb"/>
          <w:b/>
          <w:bCs/>
          <w:rtl/>
        </w:rPr>
        <w:t>ור"</w:t>
      </w:r>
      <w:r w:rsidRPr="00217260">
        <w:rPr>
          <w:rStyle w:val="2fb"/>
          <w:rFonts w:hint="cs"/>
          <w:b/>
          <w:bCs/>
          <w:rtl/>
        </w:rPr>
        <w:t>י</w:t>
      </w:r>
      <w:r>
        <w:rPr>
          <w:rtl/>
        </w:rPr>
        <w:t xml:space="preserve"> - בעלי חוברין לסמיכה </w:t>
      </w:r>
      <w:ins w:id="90894" w:author="מנוע מכני" w:date="2026-10-11T12:04:39Z">
        <w:r>
          <w:rPr>
            <w:rtl/>
          </w:rPr>
          <w:t xml:space="preserve">אין</w:t>
        </w:r>
      </w:ins>
      <w:del w:id="90895" w:author="מנוע מכני" w:date="2026-10-11T12:04:39Z">
        <w:r>
          <w:rPr>
            <w:rtl/>
          </w:rPr>
          <w:delText xml:space="preserve">לית</w:delText>
        </w:r>
      </w:del>
      <w:r>
        <w:rPr>
          <w:rtl/>
        </w:rPr>
        <w:t xml:space="preserve"> </w:t>
      </w:r>
      <w:ins w:id="90892" w:author="מנוע מכני" w:date="2026-10-11T12:04:39Z">
        <w:r>
          <w:rPr>
            <w:rtl/>
          </w:rPr>
          <w:t xml:space="preserve">לו</w:t>
        </w:r>
      </w:ins>
      <w:del w:id="90893" w:author="מנוע מכני" w:date="2026-10-11T12:04:39Z">
        <w:r>
          <w:rPr>
            <w:rtl/>
          </w:rPr>
          <w:delText xml:space="preserve">ליה</w:delText>
        </w:r>
      </w:del>
      <w:r>
        <w:rPr>
          <w:rtl/>
        </w:rPr>
        <w:t xml:space="preserve">,</w:t>
      </w:r>
      <w:ins w:id="91658" w:author="מנוע מכני" w:date="2026-10-11T12:04:39Z">
        <w:r>
          <w:rPr>
            <w:rtl/>
          </w:rPr>
          <w:t xml:space="preserve"> </w:t>
        </w:r>
      </w:ins>
      <w:del w:id="91659" w:author="מנוע מכני" w:date="2026-10-11T12:04:39Z">
        <w:r>
          <w:rPr>
            <w:rtl/>
          </w:rPr>
          <w:delText xml:space="preserve">  </w:delText>
        </w:r>
      </w:del>
      <w:ins w:id="90250" w:author="מנוע מכני" w:date="2026-10-11T12:04:39Z">
        <w:r>
          <w:rPr>
            <w:rtl/>
          </w:rPr>
          <w:t xml:space="preserve">שהרי</w:t>
        </w:r>
      </w:ins>
      <w:del w:id="90251" w:author="מנוע מכני" w:date="2026-10-11T12:04:39Z">
        <w:r>
          <w:rPr>
            <w:rtl/>
          </w:rPr>
          <w:delText xml:space="preserve">דהא</w:delText>
        </w:r>
      </w:del>
      <w:r>
        <w:rPr>
          <w:rtl/>
        </w:rPr>
        <w:t xml:space="preserve"> </w:t>
      </w:r>
      <w:r>
        <w:rPr>
          <w:rtl/>
        </w:rPr>
        <w:t xml:space="preserve">לא</w:t>
      </w:r>
      <w:r>
        <w:rPr>
          <w:rtl/>
        </w:rPr>
        <w:t xml:space="preserve"> מיחד קרבן </w:t>
      </w:r>
      <w:ins w:id="90890" w:author="מנוע מכני" w:date="2026-10-11T12:04:39Z">
        <w:r>
          <w:rPr>
            <w:rtl/>
          </w:rPr>
          <w:t xml:space="preserve">שלהם</w:t>
        </w:r>
      </w:ins>
      <w:del w:id="90891" w:author="מנוע מכני" w:date="2026-10-11T12:04:39Z">
        <w:r>
          <w:rPr>
            <w:rtl/>
          </w:rPr>
          <w:delText xml:space="preserve">דידהו</w:delText>
        </w:r>
      </w:del>
      <w:r>
        <w:rPr>
          <w:rtl/>
        </w:rPr>
        <w:t xml:space="preserve">.</w:t>
      </w:r>
    </w:p>
    <w:p>
      <w:pPr>
        <w:pStyle w:val="38"/>
        <w:rPr>
          <w:ins w:id="92862" w:author="מנוע מכני" w:date="2026-10-11T12:04:39Z"/>
        </w:rPr>
      </w:pPr>
      <w:r w:rsidRPr="00217260">
        <w:t>ואב"א</w:t>
      </w:r>
      <w:r>
        <w:t xml:space="preserve">:</w:t>
      </w:r>
    </w:p>
    <w:p w:rsidR="00E403F0" w:rsidRPr="00AD695E" w:rsidRDefault="00E403F0" w:rsidP="00E403F0">
      <w:pPr>
        <w:rPr>
          <w:rtl/>
        </w:rPr>
      </w:pPr>
      <w:del w:id="92863" w:author="מנוע מכני" w:date="2026-10-11T12:04:39Z">
        <w:r>
          <w:rPr>
            <w:rtl/>
          </w:rPr>
          <w:delText xml:space="preserve"> </w:delText>
        </w:r>
      </w:del>
      <w:r>
        <w:rPr>
          <w:rtl/>
        </w:rPr>
        <w:t xml:space="preserve">לעולם </w:t>
      </w:r>
      <w:ins w:id="90898" w:author="מנוע מכני" w:date="2026-10-11T12:04:39Z">
        <w:r>
          <w:rPr>
            <w:rtl/>
          </w:rPr>
          <w:t xml:space="preserve">יש</w:t>
        </w:r>
      </w:ins>
      <w:del w:id="90899" w:author="מנוע מכני" w:date="2026-10-11T12:04:39Z">
        <w:r>
          <w:rPr>
            <w:rtl/>
          </w:rPr>
          <w:delText xml:space="preserve">אית</w:delText>
        </w:r>
      </w:del>
      <w:r>
        <w:rPr>
          <w:rtl/>
        </w:rPr>
        <w:t xml:space="preserve"> </w:t>
      </w:r>
      <w:ins w:id="90896" w:author="מנוע מכני" w:date="2026-10-11T12:04:39Z">
        <w:r>
          <w:rPr>
            <w:rtl/>
          </w:rPr>
          <w:t xml:space="preserve">לו</w:t>
        </w:r>
      </w:ins>
      <w:del w:id="90897" w:author="מנוע מכני" w:date="2026-10-11T12:04:39Z">
        <w:r>
          <w:rPr>
            <w:rtl/>
          </w:rPr>
          <w:delText xml:space="preserve">ליה</w:delText>
        </w:r>
      </w:del>
      <w:r>
        <w:rPr>
          <w:rtl/>
        </w:rPr>
        <w:t xml:space="preserve">, וקרבן </w:t>
      </w:r>
      <w:ins w:id="92584" w:author="מנוע מכני" w:date="2026-10-11T12:04:39Z">
        <w:r>
          <w:rPr>
            <w:rtl/>
          </w:rPr>
          <w:t xml:space="preserve">נכרי</w:t>
        </w:r>
      </w:ins>
      <w:del w:id="92585" w:author="מנוע מכני" w:date="2026-10-11T12:04:39Z">
        <w:r>
          <w:rPr>
            <w:rtl/>
          </w:rPr>
          <w:delText xml:space="preserve">ע</w:delText>
        </w:r>
        <w:r>
          <w:rPr>
            <w:rFonts w:hint="cs"/>
            <w:rtl/>
          </w:rPr>
          <w:delText xml:space="preserve">כו</w:delText>
        </w:r>
        <w:r>
          <w:rPr>
            <w:rtl/>
          </w:rPr>
          <w:delText xml:space="preserve">"</w:delText>
        </w:r>
        <w:r>
          <w:rPr>
            <w:rFonts w:hint="cs"/>
            <w:rtl/>
          </w:rPr>
          <w:delText xml:space="preserve">ם</w:delText>
        </w:r>
      </w:del>
      <w:r>
        <w:rPr>
          <w:rFonts w:hint="cs"/>
          <w:rtl/>
        </w:rPr>
        <w:t xml:space="preserve"> </w:t>
      </w:r>
      <w:r>
        <w:rPr>
          <w:rtl/>
        </w:rPr>
        <w:t>וקרבן חבירו מ</w:t>
      </w:r>
      <w:r>
        <w:rPr>
          <w:rFonts w:hint="cs"/>
          <w:rtl/>
        </w:rPr>
        <w:t xml:space="preserve">קרא </w:t>
      </w:r>
      <w:r>
        <w:rPr>
          <w:rtl/>
        </w:rPr>
        <w:t>דאייתר חד לבעלי חוברין לסמיכה.</w:t>
      </w:r>
    </w:p>
    <w:p w:rsidR="00E403F0" w:rsidRPr="00AD695E" w:rsidRDefault="00E403F0" w:rsidP="00E403F0">
      <w:pPr>
        <w:pStyle w:val="afff3"/>
        <w:framePr w:wrap="around"/>
        <w:spacing w:line="240" w:lineRule="exact"/>
        <w:rPr>
          <w:rtl/>
        </w:rPr>
      </w:pPr>
      <w:r w:rsidRPr="009239E9">
        <w:rPr>
          <w:rFonts w:hint="cs"/>
          <w:szCs w:val="18"/>
          <w:rtl/>
        </w:rPr>
        <w:t>ב:</w:t>
      </w:r>
    </w:p>
    <w:p w:rsidR="00E403F0" w:rsidRPr="00E87E21" w:rsidRDefault="00E403F0" w:rsidP="00E403F0">
      <w:pPr>
        <w:rPr>
          <w:spacing w:val="-4"/>
          <w:rtl/>
        </w:rPr>
      </w:pPr>
      <w:r w:rsidRPr="00E87E21">
        <w:rPr>
          <w:rStyle w:val="2fb"/>
          <w:b/>
          <w:bCs/>
          <w:spacing w:val="-4"/>
          <w:rtl/>
        </w:rPr>
        <w:t>ו</w:t>
      </w:r>
      <w:r w:rsidRPr="00E87E21">
        <w:rPr>
          <w:rStyle w:val="2fb"/>
          <w:rFonts w:hint="cs"/>
          <w:b/>
          <w:bCs/>
          <w:spacing w:val="-4"/>
          <w:rtl/>
        </w:rPr>
        <w:t>ל</w:t>
      </w:r>
      <w:r w:rsidRPr="00E87E21">
        <w:rPr>
          <w:rStyle w:val="2fb"/>
          <w:b/>
          <w:bCs/>
          <w:spacing w:val="-4"/>
          <w:rtl/>
        </w:rPr>
        <w:t>ר"מ</w:t>
      </w:r>
      <w:r w:rsidRPr="00E87E21">
        <w:rPr>
          <w:spacing w:val="-4"/>
          <w:rtl/>
        </w:rPr>
        <w:t xml:space="preserve"> דיורש ממיר, </w:t>
      </w:r>
      <w:r w:rsidRPr="00E87E21">
        <w:rPr>
          <w:rFonts w:hint="cs"/>
          <w:spacing w:val="-4"/>
          <w:rtl/>
        </w:rPr>
        <w:t>ד'</w:t>
      </w:r>
      <w:ins w:id="90177" w:author="Claude - סמנטי" w:date="2026-10-11T12:20:38Z">
        <w:r>
          <w:rPr>
            <w:rStyle w:val="afffff0"/>
            <w:spacing w:val="-4"/>
            <w:rtl/>
          </w:rPr>
          <w:t xml:space="preserve">אִם הָמֵר יָמִיר</w:t>
        </w:r>
      </w:ins>
      <w:del w:id="90178" w:author="Claude - סמנטי" w:date="2026-10-11T12:20:38Z">
        <w:r w:rsidRPr="00E87E21">
          <w:rPr>
            <w:spacing w:val="-4"/>
            <w:rtl/>
          </w:rPr>
          <w:delText xml:space="preserve">אם המר ימיר</w:delText>
        </w:r>
      </w:del>
      <w:r w:rsidRPr="00E87E21">
        <w:rPr>
          <w:rFonts w:hint="cs"/>
          <w:spacing w:val="-4"/>
          <w:rtl/>
        </w:rPr>
        <w:t>'</w:t>
      </w:r>
      <w:r w:rsidRPr="00E87E21">
        <w:rPr>
          <w:spacing w:val="-4"/>
          <w:rtl/>
        </w:rPr>
        <w:t xml:space="preserve"> לרבו היורש, ויליף סוף הקדש מתחילת הקדש, </w:t>
      </w:r>
      <w:r w:rsidRPr="00E87E21">
        <w:rPr>
          <w:rFonts w:hint="cs"/>
          <w:spacing w:val="-4"/>
          <w:rtl/>
        </w:rPr>
        <w:t>דסומך וממיר</w:t>
      </w:r>
    </w:p>
    <w:p w:rsidR="00E403F0" w:rsidRPr="00AD695E" w:rsidRDefault="00E403F0" w:rsidP="00E403F0">
      <w:pPr>
        <w:rPr>
          <w:rtl/>
        </w:rPr>
      </w:pPr>
      <w:r w:rsidRPr="00217260">
        <w:rPr>
          <w:rStyle w:val="2fb"/>
          <w:rFonts w:hint="cs"/>
          <w:b/>
          <w:bCs/>
          <w:rtl/>
        </w:rPr>
        <w:t>ר</w:t>
      </w:r>
      <w:r w:rsidRPr="00217260">
        <w:rPr>
          <w:rStyle w:val="2fb"/>
          <w:b/>
          <w:bCs/>
          <w:rtl/>
        </w:rPr>
        <w:t>"</w:t>
      </w:r>
      <w:r w:rsidRPr="00217260">
        <w:rPr>
          <w:rStyle w:val="2fb"/>
          <w:rFonts w:hint="cs"/>
          <w:b/>
          <w:bCs/>
          <w:rtl/>
        </w:rPr>
        <w:t>י</w:t>
      </w:r>
      <w:r>
        <w:rPr>
          <w:rtl/>
        </w:rPr>
        <w:t xml:space="preserve"> </w:t>
      </w:r>
      <w:ins w:id="90900" w:author="מנוע מכני" w:date="2026-10-11T12:04:39Z">
        <w:r>
          <w:rPr>
            <w:rtl/>
          </w:rPr>
          <w:t xml:space="preserve">זה</w:t>
        </w:r>
      </w:ins>
      <w:del w:id="90901" w:author="מנוע מכני" w:date="2026-10-11T12:04:39Z">
        <w:r>
          <w:rPr>
            <w:rtl/>
          </w:rPr>
          <w:delText xml:space="preserve">האי</w:delText>
        </w:r>
      </w:del>
      <w:r>
        <w:rPr>
          <w:rtl/>
        </w:rPr>
        <w:t xml:space="preserve"> </w:t>
      </w:r>
      <w:r>
        <w:rPr>
          <w:rFonts w:hint="cs"/>
          <w:rtl/>
        </w:rPr>
        <w:t>'</w:t>
      </w:r>
      <w:ins w:id="90179" w:author="Claude - סמנטי" w:date="2026-10-11T12:20:38Z">
        <w:r>
          <w:rPr>
            <w:rStyle w:val="afffff0"/>
            <w:rtl/>
          </w:rPr>
          <w:t xml:space="preserve">וְאִם הָמֵר יָמִיר</w:t>
        </w:r>
      </w:ins>
      <w:del w:id="90180" w:author="Claude - סמנטי" w:date="2026-10-11T12:20:38Z">
        <w:r>
          <w:rPr>
            <w:rtl/>
          </w:rPr>
          <w:delText xml:space="preserve">ואם המר ימיר</w:delText>
        </w:r>
      </w:del>
      <w:r>
        <w:rPr>
          <w:rFonts w:hint="cs"/>
          <w:rtl/>
        </w:rPr>
        <w:t>'</w:t>
      </w:r>
      <w:r>
        <w:rPr>
          <w:rtl/>
        </w:rPr>
        <w:t xml:space="preserve"> לרבות את האשה</w:t>
      </w:r>
      <w:ins w:id="91660" w:author="מנוע מכני" w:date="2026-10-11T12:04:39Z">
        <w:r>
          <w:rPr>
            <w:rtl/>
          </w:rPr>
          <w:t xml:space="preserve">,</w:t>
        </w:r>
      </w:ins>
      <w:del w:id="91661" w:author="מנוע מכני" w:date="2026-10-11T12:04:39Z">
        <w:r>
          <w:rPr>
            <w:rtl/>
          </w:rPr>
          <w:delText xml:space="preserve">;</w:delText>
        </w:r>
      </w:del>
    </w:p>
    <w:p w:rsidR="00E403F0" w:rsidRPr="00AD695E" w:rsidRDefault="00E403F0" w:rsidP="00E403F0">
      <w:pPr>
        <w:rPr>
          <w:rtl/>
        </w:rPr>
      </w:pPr>
      <w:r>
        <w:rPr>
          <w:rtl/>
        </w:rPr>
        <w:tab/>
        <w:t xml:space="preserve">וכדתניא, לפי שכל הענין כולו אינו מדבר אלא לשון זכר, </w:t>
      </w:r>
      <w:r>
        <w:rPr>
          <w:rFonts w:hint="cs"/>
          <w:rtl/>
        </w:rPr>
        <w:t>'</w:t>
      </w:r>
      <w:ins w:id="90181" w:author="Claude - סמנטי" w:date="2026-10-11T12:20:38Z">
        <w:r>
          <w:rPr>
            <w:rStyle w:val="afffff0"/>
            <w:rtl/>
          </w:rPr>
          <w:t xml:space="preserve">לֹא יַחֲלִיפֶנּוּ וְלֹא יָמִיר אוֹתוֹ</w:t>
        </w:r>
      </w:ins>
      <w:del w:id="90182" w:author="Claude - סמנטי" w:date="2026-10-11T12:20:38Z">
        <w:r>
          <w:rPr>
            <w:rtl/>
          </w:rPr>
          <w:delText xml:space="preserve">לא יחליפנו ולא ימיר אותו</w:delText>
        </w:r>
      </w:del>
      <w:r>
        <w:rPr>
          <w:rFonts w:hint="cs"/>
          <w:rtl/>
        </w:rPr>
        <w:t>'</w:t>
      </w:r>
      <w:r>
        <w:rPr>
          <w:rtl/>
        </w:rPr>
        <w:t xml:space="preserve">, </w:t>
      </w:r>
    </w:p>
    <w:p w:rsidR="00E403F0" w:rsidRPr="00AD695E" w:rsidRDefault="00E403F0" w:rsidP="00E403F0">
      <w:pPr>
        <w:rPr>
          <w:rtl/>
        </w:rPr>
      </w:pPr>
      <w:r>
        <w:rPr>
          <w:rtl/>
        </w:rPr>
        <w:tab/>
        <w:t xml:space="preserve">אשה </w:t>
      </w:r>
      <w:r>
        <w:rPr>
          <w:rtl/>
        </w:rPr>
        <w:tab/>
        <w:t xml:space="preserve">ת"ל</w:t>
      </w:r>
      <w:del w:id="95245" w:author="Claude" w:date="2026-10-11T09:08:06Z">
        <w:r>
          <w:rPr>
            <w:rtl/>
          </w:rPr>
          <w:delText xml:space="preserve">	</w:delText>
        </w:r>
      </w:del>
      <w:r>
        <w:rPr>
          <w:rtl/>
        </w:rPr>
        <w:t xml:space="preserve">: </w:t>
      </w:r>
      <w:r>
        <w:rPr>
          <w:rFonts w:hint="cs"/>
          <w:rtl/>
        </w:rPr>
        <w:t>'</w:t>
      </w:r>
      <w:ins w:id="90183" w:author="Claude - סמנטי" w:date="2026-10-11T12:20:38Z">
        <w:r>
          <w:rPr>
            <w:rStyle w:val="afffff0"/>
            <w:rtl/>
          </w:rPr>
          <w:t xml:space="preserve">וְאִם הָמֵר יָמִיר</w:t>
        </w:r>
      </w:ins>
      <w:del w:id="90184" w:author="Claude - סמנטי" w:date="2026-10-11T12:20:38Z">
        <w:r>
          <w:rPr>
            <w:rtl/>
          </w:rPr>
          <w:delText xml:space="preserve">ואם המר ימיר</w:delText>
        </w:r>
      </w:del>
      <w:r>
        <w:rPr>
          <w:rFonts w:hint="cs"/>
          <w:rtl/>
        </w:rPr>
        <w:t>'</w:t>
      </w:r>
      <w:r>
        <w:rPr>
          <w:rtl/>
        </w:rPr>
        <w:t xml:space="preserve"> - לרבות את האשה.</w:t>
      </w:r>
    </w:p>
    <w:p w:rsidR="00E403F0" w:rsidRPr="00AD695E" w:rsidRDefault="00E403F0" w:rsidP="00E403F0">
      <w:pPr>
        <w:rPr>
          <w:rtl/>
        </w:rPr>
      </w:pPr>
      <w:r w:rsidRPr="00217260">
        <w:rPr>
          <w:rStyle w:val="2fb"/>
          <w:b/>
          <w:bCs/>
          <w:rtl/>
        </w:rPr>
        <w:t>ולר</w:t>
      </w:r>
      <w:r>
        <w:rPr>
          <w:rStyle w:val="2fb"/>
          <w:rtl/>
        </w:rPr>
        <w:t xml:space="preserve">"מ</w:t>
      </w:r>
      <w:r>
        <w:rPr>
          <w:rtl/>
        </w:rPr>
        <w:t xml:space="preserve">, אשה נפקא מ</w:t>
      </w:r>
      <w:r>
        <w:rPr>
          <w:rFonts w:hint="cs"/>
          <w:rtl/>
        </w:rPr>
        <w:t>'</w:t>
      </w:r>
      <w:ins w:id="90187" w:author="Claude - סמנטי" w:date="2026-10-11T12:20:38Z">
        <w:r>
          <w:rPr>
            <w:rStyle w:val="afffff0"/>
            <w:rtl/>
          </w:rPr>
          <w:t xml:space="preserve">וְאִם</w:t>
        </w:r>
      </w:ins>
      <w:del w:id="90188" w:author="Claude - סמנטי" w:date="2026-10-11T12:20:38Z">
        <w:r>
          <w:rPr>
            <w:rtl/>
          </w:rPr>
          <w:delText xml:space="preserve">ואם</w:delText>
        </w:r>
      </w:del>
      <w:r>
        <w:rPr>
          <w:rFonts w:hint="cs"/>
          <w:rtl/>
        </w:rPr>
        <w:t>'</w:t>
      </w:r>
      <w:ins w:id="91662" w:author="מנוע מכני" w:date="2026-10-11T12:04:39Z">
        <w:r>
          <w:rPr>
            <w:rtl/>
          </w:rPr>
          <w:t xml:space="preserve">,</w:t>
        </w:r>
      </w:ins>
      <w:del w:id="91663" w:author="מנוע מכני" w:date="2026-10-11T12:04:39Z">
        <w:r>
          <w:rPr>
            <w:rtl/>
          </w:rPr>
          <w:delText xml:space="preserve">;</w:delText>
        </w:r>
      </w:del>
      <w:r>
        <w:rPr>
          <w:rFonts w:hint="cs"/>
          <w:rtl/>
        </w:rPr>
        <w:t xml:space="preserve"> </w:t>
      </w:r>
      <w:r w:rsidRPr="00217260">
        <w:rPr>
          <w:rStyle w:val="2fb"/>
          <w:rFonts w:hint="cs"/>
          <w:b/>
          <w:bCs/>
          <w:rtl/>
        </w:rPr>
        <w:t>ולר</w:t>
      </w:r>
      <w:r w:rsidRPr="00217260">
        <w:rPr>
          <w:rStyle w:val="2fb"/>
          <w:b/>
          <w:bCs/>
          <w:rtl/>
        </w:rPr>
        <w:t>"</w:t>
      </w:r>
      <w:r w:rsidRPr="00217260">
        <w:rPr>
          <w:rStyle w:val="2fb"/>
          <w:rFonts w:hint="cs"/>
          <w:b/>
          <w:bCs/>
          <w:rtl/>
        </w:rPr>
        <w:t>י</w:t>
      </w:r>
      <w:r>
        <w:rPr>
          <w:rFonts w:hint="cs"/>
          <w:rtl/>
        </w:rPr>
        <w:t xml:space="preserve"> '</w:t>
      </w:r>
      <w:ins w:id="90185" w:author="Claude - סמנטי" w:date="2026-10-11T12:20:38Z">
        <w:r>
          <w:rPr>
            <w:rStyle w:val="afffff0"/>
            <w:rtl/>
          </w:rPr>
          <w:t xml:space="preserve">וְאִם</w:t>
        </w:r>
      </w:ins>
      <w:del w:id="90186" w:author="Claude - סמנטי" w:date="2026-10-11T12:20:38Z">
        <w:r>
          <w:rPr>
            <w:rtl/>
          </w:rPr>
          <w:delText xml:space="preserve">ואם</w:delText>
        </w:r>
      </w:del>
      <w:r>
        <w:rPr>
          <w:rFonts w:hint="cs"/>
          <w:rtl/>
        </w:rPr>
        <w:t>'</w:t>
      </w:r>
      <w:r>
        <w:rPr>
          <w:rtl/>
        </w:rPr>
        <w:t xml:space="preserve"> </w:t>
      </w:r>
      <w:r>
        <w:rPr>
          <w:rtl/>
        </w:rPr>
        <w:t xml:space="preserve">לא</w:t>
      </w:r>
      <w:r>
        <w:rPr>
          <w:rtl/>
        </w:rPr>
        <w:t xml:space="preserve"> דריש.</w:t>
      </w:r>
    </w:p>
    <w:p w:rsidR="00E403F0" w:rsidRPr="00AD695E" w:rsidRDefault="00E403F0" w:rsidP="00E403F0">
      <w:pPr>
        <w:rPr>
          <w:rtl/>
        </w:rPr>
      </w:pPr>
      <w:r>
        <w:rPr>
          <w:rtl/>
        </w:rPr>
        <w:t xml:space="preserve">ובין </w:t>
      </w:r>
      <w:r>
        <w:rPr>
          <w:rStyle w:val="2fb"/>
          <w:rtl/>
        </w:rPr>
        <w:t xml:space="preserve">ר"מ</w:t>
      </w:r>
      <w:r>
        <w:rPr>
          <w:rtl/>
        </w:rPr>
        <w:t xml:space="preserve"> ובין </w:t>
      </w:r>
      <w:r>
        <w:rPr>
          <w:rStyle w:val="2fb"/>
          <w:rtl/>
        </w:rPr>
        <w:t xml:space="preserve">ר"</w:t>
      </w:r>
      <w:r>
        <w:rPr>
          <w:rStyle w:val="2fb"/>
          <w:rFonts w:hint="cs"/>
          <w:rtl/>
        </w:rPr>
        <w:t>י</w:t>
      </w:r>
      <w:r>
        <w:rPr>
          <w:rtl/>
        </w:rPr>
        <w:t xml:space="preserve"> טעמא </w:t>
      </w:r>
      <w:r>
        <w:rPr>
          <w:rStyle w:val="2fb"/>
          <w:rtl/>
        </w:rPr>
        <w:t xml:space="preserve">דרבי</w:t>
      </w:r>
      <w:r>
        <w:rPr>
          <w:rtl/>
        </w:rPr>
        <w:t xml:space="preserve"> קרא לאשה, </w:t>
      </w:r>
      <w:r>
        <w:rPr>
          <w:rFonts w:hint="cs"/>
          <w:rtl/>
        </w:rPr>
        <w:t xml:space="preserve">אפי'</w:t>
      </w:r>
      <w:r>
        <w:rPr>
          <w:rStyle w:val="afffff0"/>
          <w:rFonts w:hint="cs"/>
          <w:rtl/>
        </w:rPr>
        <w:t xml:space="preserve"> ד</w:t>
      </w:r>
      <w:r>
        <w:rPr>
          <w:rStyle w:val="afffff0"/>
          <w:rtl/>
        </w:rPr>
        <w:t>"איש או אשה כי יעשו מכל חטאת האדם</w:t>
      </w:r>
      <w:r>
        <w:rPr>
          <w:rFonts w:hint="cs"/>
          <w:rtl/>
        </w:rPr>
        <w:t>'</w:t>
      </w:r>
      <w:r>
        <w:rPr>
          <w:rtl/>
        </w:rPr>
        <w:t xml:space="preserve"> </w:t>
      </w:r>
    </w:p>
    <w:p w:rsidR="00E403F0" w:rsidRPr="00AD695E" w:rsidRDefault="00E403F0" w:rsidP="00E403F0">
      <w:pPr>
        <w:rPr>
          <w:rtl/>
        </w:rPr>
      </w:pPr>
      <w:r>
        <w:rPr>
          <w:rtl/>
        </w:rPr>
        <w:tab/>
        <w:t xml:space="preserve">השוה הכתוב אשה לאיש לכל עונשין שבתורה! </w:t>
      </w:r>
    </w:p>
    <w:p w:rsidR="00E403F0" w:rsidRPr="00AD695E" w:rsidRDefault="00E403F0" w:rsidP="00E403F0">
      <w:pPr>
        <w:rPr>
          <w:rtl/>
        </w:rPr>
      </w:pPr>
      <w:ins w:id="92608" w:author="מנוע מכני" w:date="2026-10-11T12:04:39Z">
        <w:r>
          <w:rPr>
            <w:rtl/>
          </w:rPr>
          <w:t xml:space="preserve">הוצרך</w:t>
        </w:r>
      </w:ins>
      <w:del w:id="92609" w:author="מנוע מכני" w:date="2026-10-11T12:04:39Z">
        <w:r w:rsidRPr="00A757C8">
          <w:rPr>
            <w:rtl/>
          </w:rPr>
          <w:tab/>
          <w:delText xml:space="preserve">איצטריך</w:delText>
        </w:r>
      </w:del>
      <w:r w:rsidRPr="00A757C8">
        <w:rPr>
          <w:rtl/>
        </w:rPr>
        <w:tab/>
        <w:t xml:space="preserve">, מהו </w:t>
      </w:r>
      <w:ins w:id="92498" w:author="מנוע מכני" w:date="2026-10-11T12:04:39Z">
        <w:r>
          <w:rPr>
            <w:rtl/>
          </w:rPr>
          <w:t xml:space="preserve">דתאמר</w:t>
        </w:r>
      </w:ins>
      <w:del w:id="92499" w:author="מנוע מכני" w:date="2026-10-11T12:04:39Z">
        <w:r w:rsidRPr="00A757C8">
          <w:rPr>
            <w:rtl/>
          </w:rPr>
          <w:tab/>
          <w:delText xml:space="preserve">דתימא</w:delText>
        </w:r>
      </w:del>
      <w:r w:rsidRPr="00A757C8">
        <w:rPr>
          <w:rtl/>
        </w:rPr>
        <w:tab/>
        <w:t xml:space="preserve"> </w:t>
      </w:r>
      <w:r w:rsidRPr="00A757C8">
        <w:rPr>
          <w:rtl/>
        </w:rPr>
        <w:tab/>
        <w:t xml:space="preserve">ה"מ</w:t>
      </w:r>
      <w:r w:rsidRPr="00A757C8">
        <w:rPr>
          <w:rtl/>
        </w:rPr>
        <w:tab/>
        <w:t xml:space="preserve"> עונש דשוה בין ביחיד בין בצבור, אבל </w:t>
      </w:r>
      <w:ins w:id="90252" w:author="מנוע מכני" w:date="2026-10-11T12:04:39Z">
        <w:r>
          <w:rPr>
            <w:rtl/>
          </w:rPr>
          <w:t xml:space="preserve">כאן</w:t>
        </w:r>
      </w:ins>
      <w:del w:id="90253" w:author="מנוע מכני" w:date="2026-10-11T12:04:39Z">
        <w:r w:rsidRPr="00A757C8">
          <w:rPr>
            <w:rtl/>
          </w:rPr>
          <w:tab/>
          <w:delText xml:space="preserve">הכא</w:delText>
        </w:r>
      </w:del>
      <w:r w:rsidRPr="00A757C8">
        <w:rPr>
          <w:rtl/>
        </w:rPr>
        <w:tab/>
        <w:t xml:space="preserve"> כיון דעונש שאינה שוה בכל הוא, </w:t>
      </w:r>
      <w:r w:rsidRPr="00A757C8">
        <w:rPr>
          <w:rtl/>
        </w:rPr>
        <w:tab/>
        <w:t xml:space="preserve">דתנן</w:t>
      </w:r>
      <w:r w:rsidRPr="00A757C8">
        <w:rPr>
          <w:rtl/>
        </w:rPr>
        <w:tab/>
        <w:t xml:space="preserve"> אין הצבור והשותפין עושין תמורה, אשה </w:t>
      </w:r>
      <w:ins w:id="90254" w:author="מנוע מכני" w:date="2026-10-11T12:04:39Z">
        <w:r>
          <w:rPr>
            <w:rtl/>
          </w:rPr>
          <w:t xml:space="preserve">גם</w:t>
        </w:r>
      </w:ins>
      <w:del w:id="90255" w:author="מנוע מכני" w:date="2026-10-11T12:04:39Z">
        <w:r w:rsidRPr="00A757C8">
          <w:rPr>
            <w:rtl/>
          </w:rPr>
          <w:tab/>
          <w:delText xml:space="preserve">נמי</w:delText>
        </w:r>
      </w:del>
      <w:r w:rsidRPr="00A757C8">
        <w:rPr>
          <w:rtl/>
        </w:rPr>
        <w:tab/>
        <w:t xml:space="preserve">, כ</w:t>
      </w:r>
      <w:r w:rsidRPr="00A757C8">
        <w:rPr>
          <w:rFonts w:hint="cs"/>
          <w:rtl/>
        </w:rPr>
        <w:t xml:space="preserve">שהמירה </w:t>
      </w:r>
      <w:r w:rsidRPr="00A757C8">
        <w:rPr>
          <w:rFonts w:hint="cs"/>
          <w:rtl/>
        </w:rPr>
        <w:t xml:space="preserve">לא</w:t>
      </w:r>
      <w:r w:rsidRPr="00A757C8">
        <w:rPr>
          <w:rFonts w:hint="cs"/>
          <w:rtl/>
        </w:rPr>
        <w:t xml:space="preserve"> תקלה </w:t>
      </w:r>
      <w:r w:rsidRPr="00A757C8">
        <w:rPr>
          <w:rFonts w:hint="cs"/>
          <w:rtl/>
        </w:rPr>
        <w:t xml:space="preserve">קמ</w:t>
      </w:r>
      <w:r w:rsidRPr="00A757C8">
        <w:rPr>
          <w:rtl/>
        </w:rPr>
        <w:t>"</w:t>
      </w:r>
      <w:r w:rsidRPr="00A757C8">
        <w:rPr>
          <w:rFonts w:hint="cs"/>
          <w:rtl/>
        </w:rPr>
        <w:t xml:space="preserve">ל</w:t>
      </w:r>
      <w:r w:rsidRPr="00A757C8">
        <w:rPr>
          <w:rFonts w:hint="cs"/>
          <w:rtl/>
        </w:rPr>
        <w:t xml:space="preserve"> </w:t>
      </w:r>
    </w:p>
    <w:p w:rsidR="00E403F0" w:rsidRPr="00AD695E" w:rsidRDefault="00E403F0" w:rsidP="00E403F0">
      <w:pPr>
        <w:rPr>
          <w:rtl/>
        </w:rPr>
      </w:pPr>
    </w:p>
    <w:p>
      <w:pPr>
        <w:pStyle w:val="afffff8"/>
        <w:rPr>
          <w:ins w:id="90221" w:author="קלוד" w:date="2026-10-11T12:25:27Z"/>
        </w:rPr>
      </w:pPr>
      <w:ins w:id="90222" w:author="קלוד" w:date="2026-10-11T12:25:27Z">
        <w:r>
          <w:rPr>
            <w:color w:val="7B3F00"/>
          </w:rPr>
          <w:t xml:space="preserve">האם קטן ונכרי ממירין?</w:t>
        </w:r>
      </w:ins>
    </w:p>
    <w:p>
      <w:pPr>
        <w:pStyle w:val="38"/>
        <w:rPr>
          <w:ins w:id="92864" w:author="מנוע מכני" w:date="2026-10-11T12:04:39Z"/>
        </w:rPr>
      </w:pPr>
      <w:r w:rsidRPr="00217260">
        <w:t>בעי רב</w:t>
      </w:r>
      <w:r w:rsidRPr="00217260">
        <w:t>"</w:t>
      </w:r>
      <w:r>
        <w:t>ח</w:t>
      </w:r>
      <w:r>
        <w:t xml:space="preserve">:</w:t>
      </w:r>
    </w:p>
    <w:p w:rsidR="00E403F0" w:rsidRPr="00AD695E" w:rsidRDefault="00E403F0" w:rsidP="00E403F0">
      <w:pPr>
        <w:rPr>
          <w:rtl/>
        </w:rPr>
      </w:pPr>
      <w:del w:id="92865" w:author="מנוע מכני" w:date="2026-10-11T12:04:39Z">
        <w:r>
          <w:rPr>
            <w:rtl/>
          </w:rPr>
          <w:delText xml:space="preserve"> </w:delText>
        </w:r>
      </w:del>
      <w:r>
        <w:rPr>
          <w:rtl/>
        </w:rPr>
        <w:t xml:space="preserve">קטן </w:t>
      </w:r>
      <w:r>
        <w:rPr>
          <w:rFonts w:hint="cs"/>
          <w:rtl/>
        </w:rPr>
        <w:t xml:space="preserve">ד[שהגיע לעונת נדרים] </w:t>
      </w:r>
      <w:r>
        <w:rPr>
          <w:rtl/>
        </w:rPr>
        <w:t xml:space="preserve">מהו שימיר? </w:t>
      </w:r>
    </w:p>
    <w:p w:rsidR="00E403F0" w:rsidRPr="00AD695E" w:rsidRDefault="00E403F0" w:rsidP="00E403F0">
      <w:pPr>
        <w:rPr>
          <w:rtl/>
        </w:rPr>
      </w:pPr>
      <w:r>
        <w:rPr>
          <w:rFonts w:hint="cs"/>
          <w:rtl/>
        </w:rPr>
        <w:t>'</w:t>
      </w:r>
      <w:ins w:id="90191" w:author="Claude - סמנטי" w:date="2026-10-11T12:20:38Z">
        <w:r>
          <w:rPr>
            <w:rStyle w:val="afffff0"/>
            <w:rtl/>
          </w:rPr>
          <w:t xml:space="preserve">אִישׁ</w:t>
        </w:r>
      </w:ins>
      <w:del w:id="90192" w:author="Claude - סמנטי" w:date="2026-10-11T12:20:38Z">
        <w:r>
          <w:rPr>
            <w:rtl/>
          </w:rPr>
          <w:delText xml:space="preserve">איש</w:delText>
        </w:r>
      </w:del>
      <w:r>
        <w:rPr>
          <w:rFonts w:hint="cs"/>
          <w:rtl/>
        </w:rPr>
        <w:t>'</w:t>
      </w:r>
      <w:r>
        <w:rPr>
          <w:rtl/>
        </w:rPr>
        <w:t xml:space="preserve">, מה </w:t>
      </w:r>
      <w:r>
        <w:rPr>
          <w:rtl/>
        </w:rPr>
        <w:t xml:space="preserve">ת"ל</w:t>
      </w:r>
      <w:r>
        <w:rPr>
          <w:rtl/>
        </w:rPr>
        <w:t xml:space="preserve"> </w:t>
      </w:r>
      <w:r>
        <w:rPr>
          <w:rFonts w:hint="cs"/>
          <w:rtl/>
        </w:rPr>
        <w:t>'</w:t>
      </w:r>
      <w:ins w:id="90189" w:author="Claude - סמנטי" w:date="2026-10-11T12:20:38Z">
        <w:r>
          <w:rPr>
            <w:rStyle w:val="afffff0"/>
            <w:rtl/>
          </w:rPr>
          <w:t xml:space="preserve">כִּי יַפְלִיא נֶדֶר</w:t>
        </w:r>
      </w:ins>
      <w:del w:id="90190" w:author="Claude - סמנטי" w:date="2026-10-11T12:20:38Z">
        <w:r>
          <w:rPr>
            <w:rtl/>
          </w:rPr>
          <w:delText xml:space="preserve">כי יפליא נדר</w:delText>
        </w:r>
      </w:del>
      <w:r>
        <w:rPr>
          <w:rFonts w:hint="cs"/>
          <w:rtl/>
        </w:rPr>
        <w:t>'</w:t>
      </w:r>
      <w:r>
        <w:rPr>
          <w:rtl/>
        </w:rPr>
        <w:t xml:space="preserve"> - לרבות מופלא הסמוך לאיש, דקדשו קדוש</w:t>
      </w:r>
      <w:ins w:id="91664" w:author="מנוע מכני" w:date="2026-10-11T12:04:39Z">
        <w:r>
          <w:rPr>
            <w:rtl/>
          </w:rPr>
          <w:t xml:space="preserve">,</w:t>
        </w:r>
      </w:ins>
      <w:del w:id="91665" w:author="מנוע מכני" w:date="2026-10-11T12:04:39Z">
        <w:r>
          <w:rPr>
            <w:rtl/>
          </w:rPr>
          <w:delText xml:space="preserve">;</w:delText>
        </w:r>
      </w:del>
    </w:p>
    <w:p w:rsidR="00E403F0" w:rsidRPr="00AD695E" w:rsidRDefault="00E403F0" w:rsidP="00E403F0">
      <w:pPr>
        <w:rPr>
          <w:rtl/>
        </w:rPr>
      </w:pPr>
      <w:r>
        <w:rPr>
          <w:rtl/>
        </w:rPr>
        <w:t xml:space="preserve">מדאקדושי מקדיש - אמורי </w:t>
      </w:r>
      <w:ins w:id="90256" w:author="מנוע מכני" w:date="2026-10-11T12:04:39Z">
        <w:r>
          <w:rPr>
            <w:rtl/>
          </w:rPr>
          <w:t xml:space="preserve">גם</w:t>
        </w:r>
      </w:ins>
      <w:del w:id="90257" w:author="מנוע מכני" w:date="2026-10-11T12:04:39Z">
        <w:r>
          <w:rPr>
            <w:rtl/>
          </w:rPr>
          <w:delText xml:space="preserve">נמי</w:delText>
        </w:r>
      </w:del>
      <w:r>
        <w:rPr>
          <w:rtl/>
        </w:rPr>
        <w:t xml:space="preserve"> ממיר, </w:t>
      </w:r>
      <w:r>
        <w:rPr>
          <w:rtl/>
        </w:rPr>
        <w:t xml:space="preserve">או"ד</w:t>
      </w:r>
      <w:r>
        <w:rPr>
          <w:rtl/>
        </w:rPr>
        <w:t xml:space="preserve"> כיון </w:t>
      </w:r>
      <w:ins w:id="90258" w:author="מנוע מכני" w:date="2026-10-11T12:04:39Z">
        <w:r>
          <w:rPr>
            <w:rtl/>
          </w:rPr>
          <w:t xml:space="preserve">דלא</w:t>
        </w:r>
      </w:ins>
      <w:del w:id="90259" w:author="מנוע מכני" w:date="2026-10-11T12:04:39Z">
        <w:r>
          <w:rPr>
            <w:rtl/>
          </w:rPr>
          <w:delText xml:space="preserve">דלאו</w:delText>
        </w:r>
      </w:del>
      <w:r>
        <w:rPr>
          <w:rtl/>
        </w:rPr>
        <w:t xml:space="preserve"> בר עונשין הוא - בתמורה </w:t>
      </w:r>
      <w:r>
        <w:rPr>
          <w:rtl/>
        </w:rPr>
        <w:t xml:space="preserve">לא</w:t>
      </w:r>
      <w:r>
        <w:rPr>
          <w:rtl/>
        </w:rPr>
        <w:t xml:space="preserve"> מיתפיס? </w:t>
      </w:r>
    </w:p>
    <w:p w:rsidR="00E403F0" w:rsidRPr="00AD695E" w:rsidRDefault="00E403F0" w:rsidP="00E403F0">
      <w:pPr>
        <w:rPr>
          <w:rtl/>
        </w:rPr>
      </w:pPr>
      <w:r w:rsidRPr="00217260">
        <w:rPr>
          <w:rFonts w:hint="cs"/>
          <w:b/>
          <w:bCs/>
          <w:rtl/>
        </w:rPr>
        <w:t>את</w:t>
      </w:r>
      <w:r w:rsidRPr="00217260">
        <w:rPr>
          <w:b/>
          <w:bCs/>
          <w:rtl/>
        </w:rPr>
        <w:t>"</w:t>
      </w:r>
      <w:r w:rsidRPr="00217260">
        <w:rPr>
          <w:rFonts w:hint="cs"/>
          <w:b/>
          <w:bCs/>
          <w:rtl/>
        </w:rPr>
        <w:t>ל</w:t>
      </w:r>
      <w:r>
        <w:rPr>
          <w:rFonts w:hint="cs"/>
          <w:rtl/>
        </w:rPr>
        <w:t xml:space="preserve"> </w:t>
      </w:r>
      <w:r>
        <w:rPr>
          <w:rtl/>
        </w:rPr>
        <w:t xml:space="preserve">קטן </w:t>
      </w:r>
      <w:ins w:id="92460" w:author="מנוע מכני" w:date="2026-10-11T12:04:39Z">
        <w:r>
          <w:rPr>
            <w:rtl/>
          </w:rPr>
          <w:t xml:space="preserve">עשה</w:t>
        </w:r>
      </w:ins>
      <w:del w:id="92461" w:author="מנוע מכני" w:date="2026-10-11T12:04:39Z">
        <w:r>
          <w:rPr>
            <w:rtl/>
          </w:rPr>
          <w:delText xml:space="preserve">עביד</w:delText>
        </w:r>
      </w:del>
      <w:r>
        <w:rPr>
          <w:rtl/>
        </w:rPr>
        <w:t xml:space="preserve"> תמורה דאתי לכלל עונשין, </w:t>
      </w:r>
    </w:p>
    <w:p w:rsidR="00E403F0" w:rsidRPr="00AD695E" w:rsidRDefault="00E403F0" w:rsidP="00E403F0">
      <w:pPr>
        <w:rPr>
          <w:rtl/>
        </w:rPr>
      </w:pPr>
      <w:ins w:id="92586" w:author="מנוע מכני" w:date="2026-10-11T12:04:39Z">
        <w:r>
          <w:rPr>
            <w:rtl/>
          </w:rPr>
          <w:t xml:space="preserve">נכרי</w:t>
        </w:r>
      </w:ins>
      <w:del w:id="92587" w:author="מנוע מכני" w:date="2026-10-11T12:04:39Z">
        <w:r w:rsidRPr="00A757C8">
          <w:rPr>
            <w:rtl/>
          </w:rPr>
          <w:delText xml:space="preserve">ע</w:delText>
        </w:r>
        <w:r w:rsidRPr="00A757C8">
          <w:rPr>
            <w:rFonts w:hint="cs"/>
            <w:rtl/>
          </w:rPr>
          <w:delText xml:space="preserve">כו</w:delText>
        </w:r>
        <w:r w:rsidRPr="00A757C8">
          <w:rPr>
            <w:rtl/>
          </w:rPr>
          <w:delText xml:space="preserve">"</w:delText>
        </w:r>
        <w:r w:rsidRPr="00A757C8">
          <w:rPr>
            <w:rFonts w:hint="cs"/>
            <w:rtl/>
          </w:rPr>
          <w:delText xml:space="preserve">ם</w:delText>
        </w:r>
      </w:del>
      <w:r w:rsidRPr="00A757C8">
        <w:rPr>
          <w:rFonts w:hint="cs"/>
          <w:rtl/>
        </w:rPr>
        <w:t xml:space="preserve"> מהו </w:t>
      </w:r>
      <w:r w:rsidRPr="00A757C8">
        <w:rPr>
          <w:rtl/>
        </w:rPr>
        <w:t>שימיר? מ</w:t>
      </w:r>
      <w:r w:rsidRPr="00A757C8">
        <w:rPr>
          <w:rFonts w:hint="cs"/>
          <w:rtl/>
        </w:rPr>
        <w:t>דמ</w:t>
      </w:r>
      <w:r w:rsidRPr="00A757C8">
        <w:rPr>
          <w:rtl/>
        </w:rPr>
        <w:t>קדיש ד</w:t>
      </w:r>
      <w:r w:rsidRPr="00A757C8">
        <w:rPr>
          <w:rFonts w:hint="cs"/>
          <w:rtl/>
        </w:rPr>
        <w:t>'</w:t>
      </w:r>
      <w:ins w:id="90193" w:author="Claude - סמנטי" w:date="2026-10-11T12:20:38Z">
        <w:r>
          <w:rPr>
            <w:rStyle w:val="afffff0"/>
            <w:rtl/>
          </w:rPr>
          <w:t xml:space="preserve">אִישׁ אִישׁ</w:t>
        </w:r>
      </w:ins>
      <w:del w:id="90194" w:author="Claude - סמנטי" w:date="2026-10-11T12:20:38Z">
        <w:r w:rsidRPr="00A757C8">
          <w:rPr>
            <w:rtl/>
          </w:rPr>
          <w:delText xml:space="preserve">איש איש</w:delText>
        </w:r>
      </w:del>
      <w:r w:rsidRPr="00A757C8">
        <w:rPr>
          <w:rFonts w:hint="cs"/>
          <w:rtl/>
        </w:rPr>
        <w:t>'</w:t>
      </w:r>
      <w:r w:rsidRPr="00A757C8">
        <w:rPr>
          <w:rtl/>
        </w:rPr>
        <w:t xml:space="preserve"> לרבות הע</w:t>
      </w:r>
      <w:r w:rsidRPr="00A757C8">
        <w:rPr>
          <w:rFonts w:hint="cs"/>
          <w:rtl/>
        </w:rPr>
        <w:t>כו</w:t>
      </w:r>
      <w:r w:rsidRPr="00A757C8">
        <w:rPr>
          <w:rtl/>
        </w:rPr>
        <w:t>"</w:t>
      </w:r>
      <w:r w:rsidRPr="00A757C8">
        <w:rPr>
          <w:rFonts w:hint="cs"/>
          <w:rtl/>
        </w:rPr>
        <w:t>ם</w:t>
      </w:r>
      <w:r w:rsidRPr="00A757C8">
        <w:rPr>
          <w:rtl/>
        </w:rPr>
        <w:t xml:space="preserve">, שנודרים נדרים ונדבות כישראל</w:t>
      </w:r>
      <w:ins w:id="91666" w:author="מנוע מכני" w:date="2026-10-11T12:04:39Z">
        <w:r>
          <w:rPr>
            <w:rtl/>
          </w:rPr>
          <w:t xml:space="preserve">,</w:t>
        </w:r>
      </w:ins>
      <w:del w:id="91667" w:author="מנוע מכני" w:date="2026-10-11T12:04:39Z">
        <w:r w:rsidRPr="00A757C8">
          <w:rPr>
            <w:rtl/>
          </w:rPr>
          <w:delText xml:space="preserve">;</w:delText>
        </w:r>
      </w:del>
      <w:r w:rsidRPr="00A757C8">
        <w:rPr>
          <w:rFonts w:hint="cs"/>
          <w:rtl/>
        </w:rPr>
        <w:t xml:space="preserve"> </w:t>
      </w:r>
      <w:r w:rsidRPr="00A757C8">
        <w:rPr>
          <w:rFonts w:hint="cs"/>
          <w:rtl/>
        </w:rPr>
        <w:t xml:space="preserve">ה</w:t>
      </w:r>
      <w:r w:rsidRPr="00A757C8">
        <w:rPr>
          <w:rtl/>
        </w:rPr>
        <w:t>"</w:t>
      </w:r>
      <w:r w:rsidRPr="00A757C8">
        <w:rPr>
          <w:rFonts w:hint="cs"/>
          <w:rtl/>
        </w:rPr>
        <w:t xml:space="preserve">נ</w:t>
      </w:r>
      <w:r w:rsidRPr="00A757C8">
        <w:rPr>
          <w:rFonts w:hint="cs"/>
          <w:rtl/>
        </w:rPr>
        <w:t xml:space="preserve"> ממיר</w:t>
      </w:r>
    </w:p>
    <w:p>
      <w:pPr>
        <w:pStyle w:val="38"/>
        <w:rPr>
          <w:ins w:id="92866" w:author="מנוע מכני" w:date="2026-10-11T12:04:39Z"/>
        </w:rPr>
      </w:pPr>
      <w:r w:rsidRPr="00217260">
        <w:t>או"ד</w:t>
      </w:r>
      <w:r>
        <w:t xml:space="preserve">:</w:t>
      </w:r>
    </w:p>
    <w:p w:rsidR="00E403F0" w:rsidRPr="00AD695E" w:rsidRDefault="00E403F0" w:rsidP="00E403F0">
      <w:pPr>
        <w:rPr>
          <w:rtl/>
        </w:rPr>
      </w:pPr>
      <w:del w:id="92867" w:author="מנוע מכני" w:date="2026-10-11T12:04:39Z">
        <w:r>
          <w:rPr>
            <w:rtl/>
          </w:rPr>
          <w:delText xml:space="preserve"> </w:delText>
        </w:r>
      </w:del>
      <w:r>
        <w:rPr>
          <w:rtl/>
        </w:rPr>
        <w:t xml:space="preserve">כיון דלא אתי לכלל עונשין, כי </w:t>
      </w:r>
      <w:ins w:id="92462" w:author="מנוע מכני" w:date="2026-10-11T12:04:39Z">
        <w:r>
          <w:rPr>
            <w:rtl/>
          </w:rPr>
          <w:t xml:space="preserve">עשה</w:t>
        </w:r>
      </w:ins>
      <w:del w:id="92463" w:author="מנוע מכני" w:date="2026-10-11T12:04:39Z">
        <w:r>
          <w:rPr>
            <w:rtl/>
          </w:rPr>
          <w:delText xml:space="preserve">עביד</w:delText>
        </w:r>
      </w:del>
      <w:r>
        <w:rPr>
          <w:rtl/>
        </w:rPr>
        <w:t xml:space="preserve"> תמורה - </w:t>
      </w:r>
      <w:r>
        <w:rPr>
          <w:rtl/>
        </w:rPr>
        <w:t xml:space="preserve">לא</w:t>
      </w:r>
      <w:r>
        <w:rPr>
          <w:rtl/>
        </w:rPr>
        <w:t xml:space="preserve"> קדשה? </w:t>
      </w:r>
    </w:p>
    <w:p>
      <w:pPr>
        <w:pStyle w:val="38"/>
        <w:rPr>
          <w:ins w:id="92868" w:author="מנוע מכני" w:date="2026-10-11T12:04:39Z"/>
        </w:rPr>
      </w:pPr>
      <w:del w:id="90033" w:author="מנוע מכני" w:date="2026-10-11T12:04:39Z">
        <w:r>
          <w:delText xml:space="preserve"> </w:delText>
        </w:r>
      </w:del>
      <w:r>
        <w:t xml:space="preserve">רבא:</w:t>
      </w:r>
    </w:p>
    <w:p w:rsidR="00E403F0" w:rsidRPr="00AD695E" w:rsidRDefault="00E403F0" w:rsidP="00E403F0">
      <w:pPr>
        <w:rPr>
          <w:rtl/>
        </w:rPr>
      </w:pPr>
      <w:del w:id="92869" w:author="מנוע מכני" w:date="2026-10-11T12:04:39Z">
        <w:r>
          <w:rPr>
            <w:rtl/>
          </w:rPr>
          <w:delText xml:space="preserve"> </w:delText>
        </w:r>
      </w:del>
      <w:r>
        <w:rPr>
          <w:rtl/>
        </w:rPr>
        <w:t xml:space="preserve">ת"ש, </w:t>
      </w:r>
      <w:r>
        <w:rPr>
          <w:rtl/>
        </w:rPr>
        <w:t xml:space="preserve">דתניא</w:t>
      </w:r>
      <w:r>
        <w:rPr>
          <w:rtl/>
        </w:rPr>
        <w:t xml:space="preserve">, קדשי </w:t>
      </w:r>
      <w:ins w:id="92588" w:author="מנוע מכני" w:date="2026-10-11T12:04:39Z">
        <w:r>
          <w:rPr>
            <w:rtl/>
          </w:rPr>
          <w:t xml:space="preserve">נכרי</w:t>
        </w:r>
      </w:ins>
      <w:del w:id="92589" w:author="מנוע מכני" w:date="2026-10-11T12:04:39Z">
        <w:r>
          <w:rPr>
            <w:rtl/>
          </w:rPr>
          <w:delText xml:space="preserve">ע</w:delText>
        </w:r>
        <w:r>
          <w:rPr>
            <w:rFonts w:hint="cs"/>
            <w:rtl/>
          </w:rPr>
          <w:delText xml:space="preserve">כו</w:delText>
        </w:r>
        <w:r>
          <w:rPr>
            <w:rtl/>
          </w:rPr>
          <w:delText xml:space="preserve">"</w:delText>
        </w:r>
        <w:r>
          <w:rPr>
            <w:rFonts w:hint="cs"/>
            <w:rtl/>
          </w:rPr>
          <w:delText xml:space="preserve">ם</w:delText>
        </w:r>
      </w:del>
      <w:r>
        <w:rPr>
          <w:rFonts w:hint="cs"/>
          <w:rtl/>
        </w:rPr>
        <w:t xml:space="preserve"> </w:t>
      </w:r>
      <w:r>
        <w:rPr>
          <w:rtl/>
        </w:rPr>
        <w:t xml:space="preserve">לא</w:t>
      </w:r>
      <w:r>
        <w:rPr>
          <w:rtl/>
        </w:rPr>
        <w:t xml:space="preserve"> נהנין ולא מועלין, ואין חייבין עליהם משום פיגול נותר וטמא, </w:t>
      </w:r>
      <w:r w:rsidRPr="00217260">
        <w:rPr>
          <w:b/>
          <w:bCs/>
          <w:rtl/>
        </w:rPr>
        <w:t>אין עושין תמורה</w:t>
      </w:r>
      <w:r>
        <w:rPr>
          <w:rtl/>
        </w:rPr>
        <w:t xml:space="preserve">, ואין מביאין נסכים, אבל קרבנו טעון נסכים דברי </w:t>
      </w:r>
      <w:r>
        <w:rPr>
          <w:rStyle w:val="2fb"/>
          <w:rtl/>
        </w:rPr>
        <w:t xml:space="preserve">ר"ש</w:t>
      </w:r>
      <w:r>
        <w:rPr>
          <w:rtl/>
        </w:rPr>
        <w:t xml:space="preserve">.</w:t>
      </w:r>
    </w:p>
    <w:p>
      <w:pPr>
        <w:pStyle w:val="38"/>
        <w:rPr>
          <w:ins w:id="92870" w:author="מנוע מכני" w:date="2026-10-11T12:04:39Z"/>
        </w:rPr>
      </w:pPr>
      <w:del w:id="90034" w:author="מנוע מכני" w:date="2026-10-11T12:04:39Z">
        <w:r w:rsidRPr="00E87E21">
          <w:delText xml:space="preserve"> </w:delText>
        </w:r>
      </w:del>
      <w:r w:rsidRPr="00E87E21">
        <w:t xml:space="preserve">א"ר יוסי:</w:t>
      </w:r>
    </w:p>
    <w:p w:rsidR="00E403F0" w:rsidRPr="00E87E21" w:rsidRDefault="00E403F0" w:rsidP="00E403F0">
      <w:pPr>
        <w:rPr>
          <w:spacing w:val="-4"/>
          <w:rtl/>
        </w:rPr>
      </w:pPr>
      <w:del w:id="92871" w:author="מנוע מכני" w:date="2026-10-11T12:04:39Z">
        <w:r w:rsidRPr="00E87E21">
          <w:rPr>
            <w:spacing w:val="-4"/>
            <w:rtl/>
          </w:rPr>
          <w:delText xml:space="preserve"> </w:delText>
        </w:r>
      </w:del>
      <w:r w:rsidRPr="00E87E21">
        <w:rPr>
          <w:spacing w:val="-4"/>
          <w:rtl/>
        </w:rPr>
        <w:t xml:space="preserve">בכולן אני רואה להחמיר, </w:t>
      </w:r>
      <w:r w:rsidRPr="00E87E21">
        <w:rPr>
          <w:spacing w:val="-4"/>
          <w:rtl/>
        </w:rPr>
        <w:t xml:space="preserve">בד"א</w:t>
      </w:r>
      <w:r w:rsidRPr="00E87E21">
        <w:rPr>
          <w:spacing w:val="-4"/>
          <w:rtl/>
        </w:rPr>
        <w:t xml:space="preserve"> - בקדשי מזבח, אבל בקדשי בדק הבית - מועלין בהן.</w:t>
      </w:r>
    </w:p>
    <w:p w:rsidR="00E403F0" w:rsidRPr="00AD695E" w:rsidRDefault="00E403F0" w:rsidP="00E403F0">
      <w:pPr>
        <w:rPr>
          <w:rtl/>
        </w:rPr>
      </w:pPr>
      <w:r>
        <w:rPr>
          <w:rtl/>
        </w:rPr>
        <w:t xml:space="preserve">קתני מיהא אין עושין תמורה! </w:t>
      </w:r>
    </w:p>
    <w:p w:rsidR="00E403F0" w:rsidRPr="00AD695E" w:rsidRDefault="00E403F0" w:rsidP="00E403F0">
      <w:pPr>
        <w:pStyle w:val="affffb"/>
        <w:rPr>
          <w:rtl/>
        </w:rPr>
      </w:pPr>
      <w:r>
        <w:rPr>
          <w:rtl/>
        </w:rPr>
        <w:t xml:space="preserve">- </w:t>
      </w:r>
      <w:r>
        <w:rPr>
          <w:rStyle w:val="2fb"/>
          <w:rtl/>
        </w:rPr>
        <w:t xml:space="preserve">ור</w:t>
      </w:r>
      <w:r>
        <w:rPr>
          <w:rStyle w:val="2fb"/>
          <w:rFonts w:hint="cs"/>
          <w:rtl/>
        </w:rPr>
        <w:t>ב</w:t>
      </w:r>
      <w:r>
        <w:rPr>
          <w:rStyle w:val="2fb"/>
          <w:rtl/>
        </w:rPr>
        <w:t>"</w:t>
      </w:r>
      <w:r>
        <w:rPr>
          <w:rStyle w:val="2fb"/>
          <w:rFonts w:hint="cs"/>
          <w:rtl/>
        </w:rPr>
        <w:t xml:space="preserve">ח</w:t>
      </w:r>
      <w:r>
        <w:rPr>
          <w:rFonts w:hint="cs"/>
          <w:rtl/>
        </w:rPr>
        <w:t xml:space="preserve"> </w:t>
      </w:r>
      <w:r>
        <w:rPr>
          <w:rtl/>
        </w:rPr>
        <w:t xml:space="preserve">בהקדיש </w:t>
      </w:r>
      <w:ins w:id="92590" w:author="מנוע מכני" w:date="2026-10-11T12:04:39Z">
        <w:r>
          <w:rPr>
            <w:rtl/>
          </w:rPr>
          <w:t xml:space="preserve">נכרי</w:t>
        </w:r>
      </w:ins>
      <w:del w:id="92591" w:author="מנוע מכני" w:date="2026-10-11T12:04:39Z">
        <w:r>
          <w:rPr>
            <w:rtl/>
          </w:rPr>
          <w:delText xml:space="preserve">ע</w:delText>
        </w:r>
        <w:r>
          <w:rPr>
            <w:rFonts w:hint="cs"/>
            <w:rtl/>
          </w:rPr>
          <w:delText xml:space="preserve">כו</w:delText>
        </w:r>
        <w:r>
          <w:rPr>
            <w:rtl/>
          </w:rPr>
          <w:delText xml:space="preserve">"</w:delText>
        </w:r>
        <w:r>
          <w:rPr>
            <w:rFonts w:hint="cs"/>
            <w:rtl/>
          </w:rPr>
          <w:delText xml:space="preserve">ם</w:delText>
        </w:r>
      </w:del>
      <w:r>
        <w:rPr>
          <w:rFonts w:hint="cs"/>
          <w:rtl/>
        </w:rPr>
        <w:t xml:space="preserve"> </w:t>
      </w:r>
      <w:r>
        <w:rPr>
          <w:rtl/>
        </w:rPr>
        <w:t xml:space="preserve">להתכפר </w:t>
      </w:r>
      <w:ins w:id="92592" w:author="מנוע מכני" w:date="2026-10-11T12:04:39Z">
        <w:r>
          <w:rPr>
            <w:rtl/>
          </w:rPr>
          <w:t xml:space="preserve">נכרי</w:t>
        </w:r>
      </w:ins>
      <w:del w:id="92593" w:author="מנוע מכני" w:date="2026-10-11T12:04:39Z">
        <w:r>
          <w:rPr>
            <w:rtl/>
          </w:rPr>
          <w:delText xml:space="preserve">ע</w:delText>
        </w:r>
        <w:r>
          <w:rPr>
            <w:rFonts w:hint="cs"/>
            <w:rtl/>
          </w:rPr>
          <w:delText xml:space="preserve">כו</w:delText>
        </w:r>
        <w:r>
          <w:rPr>
            <w:rtl/>
          </w:rPr>
          <w:delText xml:space="preserve">"</w:delText>
        </w:r>
        <w:r>
          <w:rPr>
            <w:rFonts w:hint="cs"/>
            <w:rtl/>
          </w:rPr>
          <w:delText xml:space="preserve">ם</w:delText>
        </w:r>
      </w:del>
      <w:r>
        <w:rPr>
          <w:rFonts w:hint="cs"/>
          <w:rtl/>
        </w:rPr>
        <w:t xml:space="preserve"> </w:t>
      </w:r>
      <w:r>
        <w:rPr>
          <w:rtl/>
        </w:rPr>
        <w:t xml:space="preserve">לא</w:t>
      </w:r>
      <w:r>
        <w:rPr>
          <w:rtl/>
        </w:rPr>
        <w:t xml:space="preserve"> קמיבעיא לי</w:t>
      </w:r>
    </w:p>
    <w:p w:rsidR="00E403F0" w:rsidRPr="002B4E05" w:rsidRDefault="00E403F0" w:rsidP="00E403F0">
      <w:pPr>
        <w:rPr>
          <w:spacing w:val="-2"/>
          <w:rtl/>
        </w:rPr>
      </w:pPr>
      <w:ins w:id="92610" w:author="מנוע מכני" w:date="2026-10-11T12:04:39Z">
        <w:r>
          <w:rPr>
            <w:rFonts w:hint="cs"/>
            <w:spacing w:val="-2"/>
            <w:rtl/>
          </w:rPr>
          <w:t xml:space="preserve">וצריך</w:t>
        </w:r>
      </w:ins>
      <w:del w:id="92611" w:author="מנוע מכני" w:date="2026-10-11T12:04:39Z">
        <w:r w:rsidRPr="002B4E05">
          <w:rPr>
            <w:rFonts w:hint="cs"/>
            <w:spacing w:val="-2"/>
            <w:rtl/>
          </w:rPr>
          <w:delText xml:space="preserve">ומיבעי</w:delText>
        </w:r>
      </w:del>
      <w:r w:rsidRPr="002B4E05">
        <w:rPr>
          <w:rFonts w:hint="cs"/>
          <w:spacing w:val="-2"/>
          <w:rtl/>
        </w:rPr>
        <w:t xml:space="preserve"> </w:t>
      </w:r>
      <w:r w:rsidRPr="002B4E05">
        <w:rPr>
          <w:spacing w:val="-2"/>
          <w:rtl/>
        </w:rPr>
        <w:t xml:space="preserve">- בהקדיש עובד כוכבים ומתכפר בישראל</w:t>
      </w:r>
      <w:ins w:id="91668" w:author="מנוע מכני" w:date="2026-10-11T12:04:39Z">
        <w:r>
          <w:rPr>
            <w:spacing w:val="-2"/>
            <w:rtl/>
          </w:rPr>
          <w:t xml:space="preserve">,</w:t>
        </w:r>
      </w:ins>
      <w:del w:id="91669" w:author="מנוע מכני" w:date="2026-10-11T12:04:39Z">
        <w:r w:rsidRPr="002B4E05">
          <w:rPr>
            <w:spacing w:val="-2"/>
            <w:rtl/>
          </w:rPr>
          <w:delText xml:space="preserve">;</w:delText>
        </w:r>
      </w:del>
      <w:r w:rsidRPr="002B4E05">
        <w:rPr>
          <w:rFonts w:hint="cs"/>
          <w:spacing w:val="-2"/>
          <w:rtl/>
        </w:rPr>
        <w:t xml:space="preserve"> </w:t>
      </w:r>
      <w:ins w:id="92500" w:author="מנוע מכני" w:date="2026-10-11T12:04:39Z">
        <w:r>
          <w:rPr>
            <w:spacing w:val="-2"/>
            <w:rtl/>
          </w:rPr>
          <w:t xml:space="preserve">אחר</w:t>
        </w:r>
      </w:ins>
      <w:del w:id="92501" w:author="מנוע מכני" w:date="2026-10-11T12:04:39Z">
        <w:r w:rsidRPr="002B4E05">
          <w:rPr>
            <w:spacing w:val="-2"/>
            <w:rtl/>
          </w:rPr>
          <w:delText xml:space="preserve">בתר</w:delText>
        </w:r>
      </w:del>
      <w:r w:rsidRPr="002B4E05">
        <w:rPr>
          <w:spacing w:val="-2"/>
          <w:rtl/>
        </w:rPr>
        <w:t xml:space="preserve"> מקדיש </w:t>
      </w:r>
      <w:ins w:id="90260" w:author="מנוע מכני" w:date="2026-10-11T12:04:39Z">
        <w:r>
          <w:rPr>
            <w:spacing w:val="-2"/>
            <w:rtl/>
          </w:rPr>
          <w:t xml:space="preserve">הולכים</w:t>
        </w:r>
      </w:ins>
      <w:del w:id="90261" w:author="מנוע מכני" w:date="2026-10-11T12:04:39Z">
        <w:r w:rsidRPr="002B4E05">
          <w:rPr>
            <w:spacing w:val="-2"/>
            <w:rtl/>
          </w:rPr>
          <w:delText xml:space="preserve">אזלינן</w:delText>
        </w:r>
      </w:del>
      <w:r w:rsidRPr="002B4E05">
        <w:rPr>
          <w:spacing w:val="-2"/>
          <w:rtl/>
        </w:rPr>
        <w:t xml:space="preserve">, או </w:t>
      </w:r>
      <w:ins w:id="92502" w:author="מנוע מכני" w:date="2026-10-11T12:04:39Z">
        <w:r>
          <w:rPr>
            <w:spacing w:val="-2"/>
            <w:rtl/>
          </w:rPr>
          <w:t xml:space="preserve">אחר</w:t>
        </w:r>
      </w:ins>
      <w:del w:id="92503" w:author="מנוע מכני" w:date="2026-10-11T12:04:39Z">
        <w:r w:rsidRPr="002B4E05">
          <w:rPr>
            <w:spacing w:val="-2"/>
            <w:rtl/>
          </w:rPr>
          <w:delText xml:space="preserve">בתר</w:delText>
        </w:r>
      </w:del>
      <w:r w:rsidRPr="002B4E05">
        <w:rPr>
          <w:spacing w:val="-2"/>
          <w:rtl/>
        </w:rPr>
        <w:t xml:space="preserve"> מתכפר </w:t>
      </w:r>
      <w:ins w:id="90262" w:author="מנוע מכני" w:date="2026-10-11T12:04:39Z">
        <w:r>
          <w:rPr>
            <w:spacing w:val="-2"/>
            <w:rtl/>
          </w:rPr>
          <w:t xml:space="preserve">הולכים</w:t>
        </w:r>
      </w:ins>
      <w:del w:id="90263" w:author="מנוע מכני" w:date="2026-10-11T12:04:39Z">
        <w:r w:rsidRPr="002B4E05">
          <w:rPr>
            <w:spacing w:val="-2"/>
            <w:rtl/>
          </w:rPr>
          <w:delText xml:space="preserve">אזלינן</w:delText>
        </w:r>
      </w:del>
      <w:r w:rsidRPr="002B4E05">
        <w:rPr>
          <w:spacing w:val="-2"/>
          <w:rtl/>
        </w:rPr>
        <w:t xml:space="preserve">? </w:t>
      </w:r>
    </w:p>
    <w:p w:rsidR="00E403F0" w:rsidRPr="00AD695E" w:rsidRDefault="00E403F0" w:rsidP="00E403F0">
      <w:pPr>
        <w:pStyle w:val="afff3"/>
        <w:framePr w:wrap="around"/>
        <w:spacing w:line="240" w:lineRule="exact"/>
        <w:rPr>
          <w:rtl/>
        </w:rPr>
      </w:pPr>
      <w:r w:rsidRPr="009239E9">
        <w:rPr>
          <w:rFonts w:hint="cs"/>
          <w:szCs w:val="18"/>
          <w:rtl/>
        </w:rPr>
        <w:t>ג.</w:t>
      </w:r>
    </w:p>
    <w:p>
      <w:pPr>
        <w:pStyle w:val="38"/>
        <w:rPr>
          <w:ins w:id="92872" w:author="מנוע מכני" w:date="2026-10-11T12:04:39Z"/>
        </w:rPr>
      </w:pPr>
      <w:r>
        <w:t>תיפשוט מדר"</w:t>
      </w:r>
      <w:r>
        <w:t>א מדרי</w:t>
      </w:r>
      <w:r>
        <w:t>"</w:t>
      </w:r>
      <w:r>
        <w:t>ו</w:t>
      </w:r>
      <w:r>
        <w:t xml:space="preserve">:</w:t>
      </w:r>
    </w:p>
    <w:p w:rsidR="00E403F0" w:rsidRPr="00AD695E" w:rsidRDefault="00E403F0" w:rsidP="00E403F0">
      <w:pPr>
        <w:rPr>
          <w:rtl/>
        </w:rPr>
      </w:pPr>
      <w:del w:id="92873" w:author="מנוע מכני" w:date="2026-10-11T12:04:39Z">
        <w:r>
          <w:rPr>
            <w:rtl/>
          </w:rPr>
          <w:delText xml:space="preserve"> </w:delText>
        </w:r>
      </w:del>
      <w:r>
        <w:rPr>
          <w:rtl/>
        </w:rPr>
        <w:t xml:space="preserve">המקדיש מוסיף חומש, ומתכפר עושה תמורה, והתורם משלו על של חבירו - טובת הנאה שלו! </w:t>
      </w:r>
    </w:p>
    <w:p>
      <w:pPr>
        <w:pStyle w:val="38"/>
        <w:rPr>
          <w:ins w:id="92874" w:author="מנוע מכני" w:date="2026-10-11T12:04:39Z"/>
        </w:rPr>
      </w:pPr>
      <w:r w:rsidRPr="00E87E21">
        <w:t xml:space="preserve">א"ל</w:t>
      </w:r>
      <w:r w:rsidRPr="00E87E21">
        <w:t xml:space="preserve">:</w:t>
      </w:r>
    </w:p>
    <w:p w:rsidR="00E403F0" w:rsidRPr="00E87E21" w:rsidRDefault="00E403F0" w:rsidP="00E403F0">
      <w:pPr>
        <w:rPr>
          <w:spacing w:val="-4"/>
          <w:rtl/>
        </w:rPr>
      </w:pPr>
      <w:del w:id="92875" w:author="מנוע מכני" w:date="2026-10-11T12:04:39Z">
        <w:r w:rsidRPr="00E87E21">
          <w:rPr>
            <w:spacing w:val="-4"/>
            <w:rtl/>
          </w:rPr>
          <w:delText xml:space="preserve"> </w:delText>
        </w:r>
      </w:del>
      <w:ins w:id="90266" w:author="מנוע מכני" w:date="2026-10-11T12:04:39Z">
        <w:r>
          <w:rPr>
            <w:spacing w:val="-4"/>
            <w:rtl/>
          </w:rPr>
          <w:t xml:space="preserve">שם</w:t>
        </w:r>
      </w:ins>
      <w:del w:id="90267" w:author="מנוע מכני" w:date="2026-10-11T12:04:39Z">
        <w:r w:rsidRPr="00E87E21">
          <w:rPr>
            <w:spacing w:val="-4"/>
            <w:rtl/>
          </w:rPr>
          <w:delText xml:space="preserve">התם</w:delText>
        </w:r>
      </w:del>
      <w:r w:rsidRPr="00E87E21">
        <w:rPr>
          <w:spacing w:val="-4"/>
          <w:rtl/>
        </w:rPr>
        <w:t xml:space="preserve"> הוא דאתי מכח ישראל, מש"</w:t>
      </w:r>
      <w:r w:rsidRPr="00E87E21">
        <w:rPr>
          <w:rFonts w:hint="cs"/>
          <w:spacing w:val="-4"/>
          <w:rtl/>
        </w:rPr>
        <w:t>ה</w:t>
      </w:r>
      <w:r w:rsidRPr="00E87E21">
        <w:rPr>
          <w:spacing w:val="-4"/>
          <w:rtl/>
        </w:rPr>
        <w:t xml:space="preserve"> </w:t>
      </w:r>
      <w:ins w:id="90264" w:author="מנוע מכני" w:date="2026-10-11T12:04:39Z">
        <w:r>
          <w:rPr>
            <w:spacing w:val="-4"/>
            <w:rtl/>
          </w:rPr>
          <w:t xml:space="preserve">הולכים</w:t>
        </w:r>
      </w:ins>
      <w:del w:id="90265" w:author="מנוע מכני" w:date="2026-10-11T12:04:39Z">
        <w:r w:rsidRPr="00E87E21">
          <w:rPr>
            <w:spacing w:val="-4"/>
            <w:rtl/>
          </w:rPr>
          <w:delText xml:space="preserve">אזלינן</w:delText>
        </w:r>
      </w:del>
      <w:r w:rsidRPr="00E87E21">
        <w:rPr>
          <w:spacing w:val="-4"/>
          <w:rtl/>
        </w:rPr>
        <w:t xml:space="preserve"> </w:t>
      </w:r>
      <w:ins w:id="92504" w:author="מנוע מכני" w:date="2026-10-11T12:04:39Z">
        <w:r>
          <w:rPr>
            <w:spacing w:val="-4"/>
            <w:rtl/>
          </w:rPr>
          <w:t xml:space="preserve">אחר</w:t>
        </w:r>
      </w:ins>
      <w:del w:id="92505" w:author="מנוע מכני" w:date="2026-10-11T12:04:39Z">
        <w:r w:rsidRPr="00E87E21">
          <w:rPr>
            <w:spacing w:val="-4"/>
            <w:rtl/>
          </w:rPr>
          <w:delText xml:space="preserve">בתר</w:delText>
        </w:r>
      </w:del>
      <w:r w:rsidRPr="00E87E21">
        <w:rPr>
          <w:spacing w:val="-4"/>
          <w:rtl/>
        </w:rPr>
        <w:t xml:space="preserve"> מתכפר, </w:t>
      </w:r>
      <w:ins w:id="92388" w:author="מנוע מכני" w:date="2026-10-11T12:04:39Z">
        <w:r>
          <w:rPr>
            <w:spacing w:val="-4"/>
            <w:rtl/>
          </w:rPr>
          <w:t xml:space="preserve">והיה</w:t>
        </w:r>
      </w:ins>
      <w:del w:id="92389" w:author="מנוע מכני" w:date="2026-10-11T12:04:39Z">
        <w:r w:rsidRPr="00E87E21">
          <w:rPr>
            <w:spacing w:val="-4"/>
            <w:rtl/>
          </w:rPr>
          <w:delText xml:space="preserve">והוה</w:delText>
        </w:r>
      </w:del>
      <w:r w:rsidRPr="00E87E21">
        <w:rPr>
          <w:spacing w:val="-4"/>
          <w:rtl/>
        </w:rPr>
        <w:t xml:space="preserve"> </w:t>
      </w:r>
      <w:ins w:id="90902" w:author="מנוע מכני" w:date="2026-10-11T12:04:39Z">
        <w:r>
          <w:rPr>
            <w:spacing w:val="-4"/>
            <w:rtl/>
          </w:rPr>
          <w:t xml:space="preserve">לו</w:t>
        </w:r>
      </w:ins>
      <w:del w:id="90903" w:author="מנוע מכני" w:date="2026-10-11T12:04:39Z">
        <w:r w:rsidRPr="00E87E21">
          <w:rPr>
            <w:spacing w:val="-4"/>
            <w:rtl/>
          </w:rPr>
          <w:delText xml:space="preserve">ליה</w:delText>
        </w:r>
      </w:del>
      <w:r w:rsidRPr="00E87E21">
        <w:rPr>
          <w:spacing w:val="-4"/>
          <w:rtl/>
        </w:rPr>
        <w:t xml:space="preserve"> תחילתו וסופו ביד ישראל, </w:t>
      </w:r>
    </w:p>
    <w:p w:rsidR="00E403F0" w:rsidRPr="00AD695E" w:rsidRDefault="00E403F0" w:rsidP="00E403F0">
      <w:pPr>
        <w:rPr>
          <w:rtl/>
        </w:rPr>
      </w:pPr>
      <w:r>
        <w:rPr>
          <w:rtl/>
        </w:rPr>
        <w:lastRenderedPageBreak/>
        <w:t xml:space="preserve">אבל </w:t>
      </w:r>
      <w:ins w:id="90270" w:author="מנוע מכני" w:date="2026-10-11T12:04:39Z">
        <w:r>
          <w:rPr>
            <w:rtl/>
          </w:rPr>
          <w:t xml:space="preserve">כאן</w:t>
        </w:r>
      </w:ins>
      <w:del w:id="90271" w:author="מנוע מכני" w:date="2026-10-11T12:04:39Z">
        <w:r>
          <w:rPr>
            <w:rtl/>
          </w:rPr>
          <w:lastRenderedPageBreak/>
          <w:delText xml:space="preserve">הכא</w:delText>
        </w:r>
      </w:del>
      <w:r>
        <w:rPr>
          <w:rtl/>
        </w:rPr>
        <w:lastRenderedPageBreak/>
        <w:t xml:space="preserve"> - בעי </w:t>
      </w:r>
      <w:ins w:id="90904" w:author="מנוע מכני" w:date="2026-10-11T12:04:39Z">
        <w:r>
          <w:rPr>
            <w:rtl/>
          </w:rPr>
          <w:t xml:space="preserve">לו</w:t>
        </w:r>
      </w:ins>
      <w:del w:id="90905" w:author="מנוע מכני" w:date="2026-10-11T12:04:39Z">
        <w:r>
          <w:rPr>
            <w:rtl/>
          </w:rPr>
          <w:lastRenderedPageBreak/>
          <w:delText xml:space="preserve">ליה</w:delText>
        </w:r>
      </w:del>
      <w:r>
        <w:rPr>
          <w:rtl/>
        </w:rPr>
        <w:lastRenderedPageBreak/>
        <w:t xml:space="preserve">: מי </w:t>
      </w:r>
      <w:ins w:id="90268" w:author="מנוע מכני" w:date="2026-10-11T12:04:39Z">
        <w:r>
          <w:rPr>
            <w:rtl/>
          </w:rPr>
          <w:t xml:space="preserve">צריך</w:t>
        </w:r>
      </w:ins>
      <w:del w:id="90269" w:author="מנוע מכני" w:date="2026-10-11T12:04:39Z">
        <w:r>
          <w:rPr>
            <w:rtl/>
          </w:rPr>
          <w:lastRenderedPageBreak/>
          <w:delText xml:space="preserve">בעינן</w:delText>
        </w:r>
      </w:del>
      <w:r>
        <w:rPr>
          <w:rtl/>
        </w:rPr>
        <w:lastRenderedPageBreak/>
        <w:t xml:space="preserve"> מתחילה ועד סוף ד</w:t>
      </w:r>
      <w:r w:rsidRPr="00217260">
        <w:rPr>
          <w:b/>
          <w:bCs/>
          <w:rtl/>
        </w:rPr>
        <w:t>תיקו</w:t>
      </w:r>
      <w:r>
        <w:rPr>
          <w:rtl/>
        </w:rPr>
        <w:t xml:space="preserve"> ברשות מאן </w:t>
      </w:r>
      <w:ins w:id="92464" w:author="מנוע מכני" w:date="2026-10-11T12:04:39Z">
        <w:r>
          <w:rPr>
            <w:rtl/>
          </w:rPr>
          <w:t xml:space="preserve">דעשה</w:t>
        </w:r>
      </w:ins>
      <w:del w:id="92465" w:author="מנוע מכני" w:date="2026-10-11T12:04:39Z">
        <w:r>
          <w:rPr>
            <w:rtl/>
          </w:rPr>
          <w:delText xml:space="preserve">דעביד</w:delText>
        </w:r>
      </w:del>
      <w:r>
        <w:rPr>
          <w:rtl/>
        </w:rPr>
        <w:t xml:space="preserve"> תמורה? </w:t>
      </w:r>
      <w:r w:rsidRPr="00217260">
        <w:rPr>
          <w:b/>
          <w:bCs/>
          <w:rtl/>
        </w:rPr>
        <w:t>תיקו</w:t>
      </w:r>
      <w:r>
        <w:rPr>
          <w:rtl/>
        </w:rPr>
        <w:t>.</w:t>
      </w:r>
    </w:p>
    <w:p w:rsidR="00E403F0" w:rsidRPr="00AD695E" w:rsidRDefault="00E403F0" w:rsidP="00E403F0">
      <w:pPr>
        <w:rPr>
          <w:rtl/>
        </w:rPr>
      </w:pPr>
    </w:p>
    <w:p>
      <w:pPr>
        <w:pStyle w:val="afffff8"/>
        <w:rPr>
          <w:ins w:id="90219" w:author="קלוד" w:date="2026-10-11T12:25:27Z"/>
        </w:rPr>
      </w:pPr>
      <w:ins w:id="90220" w:author="קלוד" w:date="2026-10-11T12:25:27Z">
        <w:r>
          <w:rPr>
            <w:color w:val="7B3F00"/>
          </w:rPr>
          <w:t xml:space="preserve">מוקדשי נכרי - לא נהנין מדרבנן, ולא מועלין מדאורייתא</w:t>
        </w:r>
      </w:ins>
    </w:p>
    <w:p>
      <w:pPr>
        <w:pStyle w:val="38"/>
        <w:rPr>
          <w:ins w:id="92876" w:author="מנוע מכני" w:date="2026-10-11T12:04:39Z"/>
        </w:rPr>
      </w:pPr>
      <w:r w:rsidRPr="00217260">
        <w:t xml:space="preserve">אמר</w:t>
      </w:r>
      <w:r w:rsidRPr="00217260">
        <w:t xml:space="preserve"> מר:</w:t>
      </w:r>
    </w:p>
    <w:p w:rsidR="00E403F0" w:rsidRPr="00AD695E" w:rsidRDefault="00E403F0" w:rsidP="00E403F0">
      <w:pPr>
        <w:rPr>
          <w:rtl/>
        </w:rPr>
      </w:pPr>
      <w:del w:id="92877" w:author="מנוע מכני" w:date="2026-10-11T12:04:39Z">
        <w:r w:rsidRPr="00217260">
          <w:rPr>
            <w:b/>
            <w:bCs/>
            <w:rtl/>
          </w:rPr>
          <w:delText xml:space="preserve"> </w:delText>
        </w:r>
      </w:del>
      <w:r w:rsidRPr="00217260">
        <w:rPr>
          <w:b/>
          <w:bCs/>
          <w:rtl/>
        </w:rPr>
        <w:t xml:space="preserve">מוקדשי עובדי כוכבים </w:t>
      </w:r>
      <w:r w:rsidRPr="00217260">
        <w:rPr>
          <w:b/>
          <w:bCs/>
          <w:rtl/>
        </w:rPr>
        <w:t xml:space="preserve">לא</w:t>
      </w:r>
      <w:r w:rsidRPr="00217260">
        <w:rPr>
          <w:b/>
          <w:bCs/>
          <w:rtl/>
        </w:rPr>
        <w:t xml:space="preserve"> נהנין ולא מועלין.</w:t>
      </w:r>
    </w:p>
    <w:p>
      <w:pPr>
        <w:pStyle w:val="38"/>
        <w:rPr>
          <w:ins w:id="94136" w:author="מנוע מכני" w:date="2026-10-11T12:04:39Z"/>
        </w:rPr>
      </w:pPr>
      <w:r>
        <w:t xml:space="preserve">לא</w:t>
      </w:r>
      <w:r>
        <w:t xml:space="preserve"> נהנין - מדרבנן,</w:t>
      </w:r>
    </w:p>
    <w:p w:rsidR="00E403F0" w:rsidRPr="00AD695E" w:rsidRDefault="00E403F0" w:rsidP="00E403F0">
      <w:pPr>
        <w:rPr>
          <w:rtl/>
        </w:rPr>
      </w:pPr>
      <w:del w:id="94137" w:author="מנוע מכני" w:date="2026-10-11T12:04:39Z">
        <w:r>
          <w:rPr>
            <w:rtl/>
          </w:rPr>
          <w:delText xml:space="preserve"> </w:delText>
        </w:r>
      </w:del>
      <w:r>
        <w:rPr>
          <w:rtl/>
        </w:rPr>
        <w:t xml:space="preserve">ולא מועלין - מדאורייתא.</w:t>
      </w:r>
    </w:p>
    <w:p w:rsidR="00E403F0" w:rsidRPr="002B4E05" w:rsidRDefault="00E403F0" w:rsidP="00E403F0">
      <w:pPr>
        <w:rPr>
          <w:spacing w:val="-2"/>
          <w:rtl/>
        </w:rPr>
      </w:pPr>
      <w:r w:rsidRPr="002B4E05">
        <w:rPr>
          <w:spacing w:val="-2"/>
          <w:rtl/>
        </w:rPr>
        <w:t>ד</w:t>
      </w:r>
      <w:r w:rsidRPr="002B4E05">
        <w:rPr>
          <w:rFonts w:hint="cs"/>
          <w:spacing w:val="-2"/>
          <w:rtl/>
        </w:rPr>
        <w:t>'</w:t>
      </w:r>
      <w:ins w:id="90197" w:author="Claude - סמנטי" w:date="2026-10-11T12:20:38Z">
        <w:r>
          <w:rPr>
            <w:rStyle w:val="afffff0"/>
            <w:spacing w:val="-2"/>
            <w:rtl/>
          </w:rPr>
          <w:t xml:space="preserve">נֶפֶשׁ כִּי תִמְעוֹל מַעַל וְחָטְאָה בִּשְׁגָגָה</w:t>
        </w:r>
      </w:ins>
      <w:del w:id="90198" w:author="Claude - סמנטי" w:date="2026-10-11T12:20:38Z">
        <w:r w:rsidRPr="002B4E05">
          <w:rPr>
            <w:spacing w:val="-2"/>
            <w:rtl/>
          </w:rPr>
          <w:delText xml:space="preserve">נפש כי תמעול מעל וחטאה בשגגה</w:delText>
        </w:r>
      </w:del>
      <w:r w:rsidRPr="002B4E05">
        <w:rPr>
          <w:rFonts w:hint="cs"/>
          <w:spacing w:val="-2"/>
          <w:rtl/>
        </w:rPr>
        <w:t>'</w:t>
      </w:r>
      <w:r w:rsidRPr="002B4E05">
        <w:rPr>
          <w:spacing w:val="-2"/>
          <w:rtl/>
        </w:rPr>
        <w:t xml:space="preserve">, </w:t>
      </w:r>
      <w:ins w:id="92612" w:author="מנוע מכני" w:date="2026-10-11T12:04:39Z">
        <w:r>
          <w:rPr>
            <w:spacing w:val="-2"/>
            <w:rtl/>
          </w:rPr>
          <w:t xml:space="preserve">ולמדים</w:t>
        </w:r>
      </w:ins>
      <w:del w:id="92613" w:author="מנוע מכני" w:date="2026-10-11T12:04:39Z">
        <w:r w:rsidRPr="002B4E05">
          <w:rPr>
            <w:spacing w:val="-2"/>
            <w:rtl/>
          </w:rPr>
          <w:delText xml:space="preserve">וילפינן</w:delText>
        </w:r>
      </w:del>
      <w:r w:rsidRPr="002B4E05">
        <w:rPr>
          <w:spacing w:val="-2"/>
          <w:rtl/>
        </w:rPr>
        <w:t xml:space="preserve"> חטא חטא מתרומה</w:t>
      </w:r>
      <w:r w:rsidRPr="002B4E05">
        <w:rPr>
          <w:rFonts w:hint="cs"/>
          <w:spacing w:val="-2"/>
          <w:rtl/>
        </w:rPr>
        <w:t xml:space="preserve"> ד'</w:t>
      </w:r>
      <w:ins w:id="90195" w:author="Claude - סמנטי" w:date="2026-10-11T12:20:38Z">
        <w:r>
          <w:rPr>
            <w:rStyle w:val="afffff0"/>
            <w:spacing w:val="-2"/>
            <w:rtl/>
          </w:rPr>
          <w:t xml:space="preserve">בְּנֵי יִשְׂרָאֵל</w:t>
        </w:r>
      </w:ins>
      <w:del w:id="90196" w:author="Claude - סמנטי" w:date="2026-10-11T12:20:38Z">
        <w:r w:rsidRPr="002B4E05">
          <w:rPr>
            <w:spacing w:val="-2"/>
            <w:rtl/>
          </w:rPr>
          <w:delText xml:space="preserve">בני ישראל</w:delText>
        </w:r>
      </w:del>
      <w:r w:rsidRPr="002B4E05">
        <w:rPr>
          <w:rFonts w:hint="cs"/>
          <w:spacing w:val="-2"/>
          <w:rtl/>
        </w:rPr>
        <w:t>'</w:t>
      </w:r>
      <w:r w:rsidRPr="002B4E05">
        <w:rPr>
          <w:spacing w:val="-2"/>
          <w:rtl/>
        </w:rPr>
        <w:t xml:space="preserve"> - ולא </w:t>
      </w:r>
      <w:ins w:id="92594" w:author="מנוע מכני" w:date="2026-10-11T12:04:39Z">
        <w:r>
          <w:rPr>
            <w:spacing w:val="-2"/>
            <w:rtl/>
          </w:rPr>
          <w:t xml:space="preserve">נכרי</w:t>
        </w:r>
      </w:ins>
      <w:del w:id="92595" w:author="מנוע מכני" w:date="2026-10-11T12:04:39Z">
        <w:r w:rsidRPr="002B4E05">
          <w:rPr>
            <w:spacing w:val="-2"/>
            <w:rtl/>
          </w:rPr>
          <w:delText xml:space="preserve">ע</w:delText>
        </w:r>
        <w:r w:rsidRPr="002B4E05">
          <w:rPr>
            <w:rFonts w:hint="cs"/>
            <w:spacing w:val="-2"/>
            <w:rtl/>
          </w:rPr>
          <w:delText xml:space="preserve">כו</w:delText>
        </w:r>
        <w:r w:rsidRPr="002B4E05">
          <w:rPr>
            <w:spacing w:val="-2"/>
            <w:rtl/>
          </w:rPr>
          <w:delText xml:space="preserve">"</w:delText>
        </w:r>
        <w:r w:rsidRPr="002B4E05">
          <w:rPr>
            <w:rFonts w:hint="cs"/>
            <w:spacing w:val="-2"/>
            <w:rtl/>
          </w:rPr>
          <w:delText xml:space="preserve">ם</w:delText>
        </w:r>
      </w:del>
      <w:r w:rsidRPr="002B4E05">
        <w:rPr>
          <w:spacing w:val="-2"/>
          <w:rtl/>
        </w:rPr>
        <w:t>.</w:t>
      </w:r>
    </w:p>
    <w:p w:rsidR="00E403F0" w:rsidRPr="00AD695E" w:rsidRDefault="00E403F0" w:rsidP="00E403F0">
      <w:pPr>
        <w:rPr>
          <w:rtl/>
        </w:rPr>
      </w:pPr>
      <w:r>
        <w:rPr>
          <w:rtl/>
        </w:rPr>
        <w:t xml:space="preserve">ואין חייבין עליהם משום פיגול נותר וטמא, דכתיב בטומאה: </w:t>
      </w:r>
      <w:r>
        <w:rPr>
          <w:rFonts w:hint="cs"/>
          <w:rtl/>
        </w:rPr>
        <w:t>'</w:t>
      </w:r>
      <w:r>
        <w:rPr>
          <w:rStyle w:val="afffff0"/>
          <w:rtl/>
        </w:rPr>
        <w:t xml:space="preserve">דבר אל אהרן ואל בניו וינזרו מקדשי </w:t>
      </w:r>
      <w:r w:rsidRPr="00217260">
        <w:rPr>
          <w:rStyle w:val="afffff0"/>
          <w:b/>
          <w:bCs/>
          <w:rtl/>
        </w:rPr>
        <w:t>בני</w:t>
      </w:r>
      <w:r>
        <w:rPr>
          <w:rStyle w:val="afffff0"/>
          <w:rtl/>
        </w:rPr>
        <w:t xml:space="preserve"> </w:t>
      </w:r>
      <w:r w:rsidRPr="00217260">
        <w:rPr>
          <w:rStyle w:val="afffff0"/>
          <w:b/>
          <w:bCs/>
          <w:rtl/>
        </w:rPr>
        <w:t>ישראל</w:t>
      </w:r>
      <w:r>
        <w:rPr>
          <w:rStyle w:val="afffff0"/>
          <w:rtl/>
        </w:rPr>
        <w:t xml:space="preserve"> ולא יחללו את שם [וגו</w:t>
      </w:r>
      <w:r>
        <w:rPr>
          <w:rtl/>
        </w:rPr>
        <w:t xml:space="preserve">'].</w:t>
      </w:r>
    </w:p>
    <w:p w:rsidR="00E403F0" w:rsidRPr="00AD695E" w:rsidRDefault="00E403F0" w:rsidP="00E403F0">
      <w:pPr>
        <w:rPr>
          <w:rtl/>
        </w:rPr>
      </w:pPr>
      <w:r>
        <w:rPr>
          <w:rtl/>
        </w:rPr>
        <w:tab/>
        <w:t>ויליף נותר חילול חילול מטומאה, ד</w:t>
      </w:r>
      <w:r>
        <w:rPr>
          <w:rFonts w:hint="cs"/>
          <w:rtl/>
        </w:rPr>
        <w:t>'</w:t>
      </w:r>
      <w:r>
        <w:rPr>
          <w:rStyle w:val="afffff0"/>
          <w:rtl/>
        </w:rPr>
        <w:t xml:space="preserve">בני ישראל ולא יחללו וגו</w:t>
      </w:r>
      <w:r>
        <w:rPr>
          <w:rtl/>
        </w:rPr>
        <w:t xml:space="preserve">', </w:t>
      </w:r>
    </w:p>
    <w:p>
      <w:pPr>
        <w:pStyle w:val="38"/>
        <w:rPr>
          <w:ins w:id="92878" w:author="מנוע מכני" w:date="2026-10-11T12:04:39Z"/>
        </w:rPr>
      </w:pPr>
      <w:r>
        <w:tab/>
        <w:t xml:space="preserve">וכתיב גבי נותר:</w:t>
      </w:r>
    </w:p>
    <w:p w:rsidR="00E403F0" w:rsidRPr="00AD695E" w:rsidRDefault="00E403F0" w:rsidP="00E403F0">
      <w:pPr>
        <w:rPr>
          <w:rtl/>
        </w:rPr>
      </w:pPr>
      <w:del w:id="92879" w:author="מנוע מכני" w:date="2026-10-11T12:04:39Z">
        <w:r>
          <w:rPr>
            <w:rtl/>
          </w:rPr>
          <w:tab/>
          <w:delText xml:space="preserve"> </w:delText>
        </w:r>
      </w:del>
      <w:r>
        <w:rPr>
          <w:rFonts w:hint="cs"/>
          <w:rtl/>
        </w:rPr>
        <w:t>'</w:t>
      </w:r>
      <w:r>
        <w:rPr>
          <w:rStyle w:val="afffff0"/>
          <w:rtl/>
        </w:rPr>
        <w:t>ואוכליו עונו ישא כי את קדש ה</w:t>
      </w:r>
      <w:r w:rsidR="00D64BA8">
        <w:rPr>
          <w:rtl/>
        </w:rPr>
        <w:t>'</w:t>
      </w:r>
      <w:r>
        <w:rPr>
          <w:rtl/>
        </w:rPr>
        <w:t xml:space="preserve"> חלל</w:t>
      </w:r>
      <w:r>
        <w:rPr>
          <w:rFonts w:hint="cs"/>
          <w:rtl/>
        </w:rPr>
        <w:t>'</w:t>
      </w:r>
      <w:r>
        <w:rPr>
          <w:rtl/>
        </w:rPr>
        <w:t>.</w:t>
      </w:r>
    </w:p>
    <w:p w:rsidR="00E403F0" w:rsidRPr="00AD695E" w:rsidRDefault="00E403F0" w:rsidP="00E403F0">
      <w:pPr>
        <w:rPr>
          <w:rtl/>
        </w:rPr>
      </w:pPr>
      <w:r>
        <w:rPr>
          <w:rtl/>
        </w:rPr>
        <w:tab/>
        <w:t xml:space="preserve">ויליף פיגול עון עון מנותר</w:t>
      </w:r>
      <w:ins w:id="91670" w:author="מנוע מכני" w:date="2026-10-11T12:04:39Z">
        <w:r>
          <w:rPr>
            <w:rtl/>
          </w:rPr>
          <w:t xml:space="preserve">,</w:t>
        </w:r>
      </w:ins>
      <w:del w:id="91671" w:author="מנוע מכני" w:date="2026-10-11T12:04:39Z">
        <w:r>
          <w:rPr>
            <w:rtl/>
          </w:rPr>
          <w:tab/>
          <w:delText xml:space="preserve">;</w:delText>
        </w:r>
      </w:del>
      <w:r>
        <w:rPr>
          <w:rFonts w:hint="cs"/>
          <w:rtl/>
        </w:rPr>
        <w:t xml:space="preserve"> </w:t>
      </w:r>
      <w:r>
        <w:rPr>
          <w:rtl/>
        </w:rPr>
        <w:t xml:space="preserve">גבי פיגול: </w:t>
      </w:r>
      <w:r>
        <w:rPr>
          <w:rFonts w:hint="cs"/>
          <w:rtl/>
        </w:rPr>
        <w:t>'</w:t>
      </w:r>
      <w:ins w:id="90199" w:author="Claude - סמנטי" w:date="2026-10-11T12:20:38Z">
        <w:r>
          <w:rPr>
            <w:rStyle w:val="afffff0"/>
            <w:rtl/>
          </w:rPr>
          <w:t xml:space="preserve">וְהַנֶּפֶשׁ הָאוֹכֶלֶת מִמֶּנּוּ עֲוֹנָהּ תִּשָּׂא</w:t>
        </w:r>
      </w:ins>
      <w:del w:id="90200" w:author="Claude - סמנטי" w:date="2026-10-11T12:20:38Z">
        <w:r>
          <w:rPr>
            <w:rtl/>
          </w:rPr>
          <w:delText xml:space="preserve">והנפש האוכלת ממנו </w:delText>
        </w:r>
        <w:r w:rsidRPr="00217260">
          <w:rPr>
            <w:b/>
            <w:bCs/>
            <w:rtl/>
          </w:rPr>
          <w:delText xml:space="preserve">עונה</w:delText>
        </w:r>
        <w:r>
          <w:rPr>
            <w:rtl/>
          </w:rPr>
          <w:delText xml:space="preserve"> תשא</w:delText>
        </w:r>
      </w:del>
      <w:r>
        <w:rPr>
          <w:rFonts w:hint="cs"/>
          <w:rtl/>
        </w:rPr>
        <w:t>'</w:t>
      </w:r>
      <w:r>
        <w:rPr>
          <w:rtl/>
        </w:rPr>
        <w:t xml:space="preserve">, </w:t>
      </w:r>
    </w:p>
    <w:p>
      <w:pPr>
        <w:pStyle w:val="38"/>
        <w:rPr>
          <w:ins w:id="92880" w:author="מנוע מכני" w:date="2026-10-11T12:04:39Z"/>
        </w:rPr>
      </w:pPr>
      <w:r w:rsidRPr="002B4E05">
        <w:tab/>
        <w:t xml:space="preserve">וכתיב גבי נותר:</w:t>
      </w:r>
    </w:p>
    <w:p w:rsidR="00E403F0" w:rsidRPr="002B4E05" w:rsidRDefault="00E403F0" w:rsidP="00E403F0">
      <w:pPr>
        <w:rPr>
          <w:spacing w:val="-2"/>
          <w:rtl/>
        </w:rPr>
      </w:pPr>
      <w:del w:id="92881" w:author="מנוע מכני" w:date="2026-10-11T12:04:39Z">
        <w:r w:rsidRPr="002B4E05">
          <w:rPr>
            <w:spacing w:val="-2"/>
            <w:rtl/>
          </w:rPr>
          <w:tab/>
          <w:delText xml:space="preserve"> </w:delText>
        </w:r>
      </w:del>
      <w:r w:rsidRPr="002B4E05">
        <w:rPr>
          <w:rFonts w:hint="cs"/>
          <w:spacing w:val="-2"/>
          <w:rtl/>
        </w:rPr>
        <w:t>'</w:t>
      </w:r>
      <w:r w:rsidRPr="002B4E05">
        <w:rPr>
          <w:rStyle w:val="afffff0"/>
          <w:spacing w:val="-2"/>
          <w:rtl/>
        </w:rPr>
        <w:t>ואוכליו עונו ישא כי את קדש ה</w:t>
      </w:r>
      <w:r w:rsidR="00D64BA8">
        <w:rPr>
          <w:spacing w:val="-2"/>
          <w:rtl/>
        </w:rPr>
        <w:t>'</w:t>
      </w:r>
      <w:r w:rsidRPr="002B4E05">
        <w:rPr>
          <w:spacing w:val="-2"/>
          <w:rtl/>
        </w:rPr>
        <w:t xml:space="preserve"> חלל</w:t>
      </w:r>
      <w:r w:rsidRPr="002B4E05">
        <w:rPr>
          <w:rFonts w:hint="cs"/>
          <w:spacing w:val="-2"/>
          <w:rtl/>
        </w:rPr>
        <w:t>'</w:t>
      </w:r>
      <w:r w:rsidRPr="002B4E05">
        <w:rPr>
          <w:spacing w:val="-2"/>
          <w:rtl/>
        </w:rPr>
        <w:t xml:space="preserve">, </w:t>
      </w:r>
      <w:ins w:id="90272" w:author="מנוע מכני" w:date="2026-10-11T12:04:39Z">
        <w:r>
          <w:rPr>
            <w:spacing w:val="-2"/>
            <w:rtl/>
          </w:rPr>
          <w:t xml:space="preserve">וכולם</w:t>
        </w:r>
      </w:ins>
      <w:del w:id="90273" w:author="מנוע מכני" w:date="2026-10-11T12:04:39Z">
        <w:r w:rsidRPr="002B4E05">
          <w:rPr>
            <w:spacing w:val="-2"/>
            <w:rtl/>
          </w:rPr>
          <w:delText xml:space="preserve">וכולהו</w:delText>
        </w:r>
      </w:del>
      <w:r w:rsidRPr="002B4E05">
        <w:rPr>
          <w:spacing w:val="-2"/>
          <w:rtl/>
        </w:rPr>
        <w:t xml:space="preserve"> בני ישראל ולא </w:t>
      </w:r>
      <w:ins w:id="92596" w:author="מנוע מכני" w:date="2026-10-11T12:04:39Z">
        <w:r>
          <w:rPr>
            <w:spacing w:val="-2"/>
            <w:rtl/>
          </w:rPr>
          <w:t xml:space="preserve">נכרי</w:t>
        </w:r>
      </w:ins>
      <w:del w:id="92597" w:author="מנוע מכני" w:date="2026-10-11T12:04:39Z">
        <w:r w:rsidRPr="002B4E05">
          <w:rPr>
            <w:spacing w:val="-2"/>
            <w:rtl/>
          </w:rPr>
          <w:delText xml:space="preserve">ע</w:delText>
        </w:r>
        <w:r w:rsidRPr="002B4E05">
          <w:rPr>
            <w:rFonts w:hint="cs"/>
            <w:spacing w:val="-2"/>
            <w:rtl/>
          </w:rPr>
          <w:delText xml:space="preserve">כו</w:delText>
        </w:r>
        <w:r w:rsidRPr="002B4E05">
          <w:rPr>
            <w:spacing w:val="-2"/>
            <w:rtl/>
          </w:rPr>
          <w:delText xml:space="preserve">"</w:delText>
        </w:r>
        <w:r w:rsidRPr="002B4E05">
          <w:rPr>
            <w:rFonts w:hint="cs"/>
            <w:spacing w:val="-2"/>
            <w:rtl/>
          </w:rPr>
          <w:delText xml:space="preserve">ם</w:delText>
        </w:r>
      </w:del>
      <w:r w:rsidRPr="002B4E05">
        <w:rPr>
          <w:rFonts w:hint="cs"/>
          <w:spacing w:val="-2"/>
          <w:rtl/>
        </w:rPr>
        <w:t xml:space="preserve"> </w:t>
      </w:r>
    </w:p>
    <w:p w:rsidR="00E403F0" w:rsidRPr="00AD695E" w:rsidRDefault="00E403F0" w:rsidP="00E403F0">
      <w:pPr>
        <w:rPr>
          <w:rtl/>
        </w:rPr>
      </w:pPr>
      <w:r>
        <w:rPr>
          <w:rtl/>
        </w:rPr>
        <w:tab/>
      </w:r>
      <w:r w:rsidRPr="00217260">
        <w:rPr>
          <w:b/>
          <w:bCs/>
          <w:rtl/>
        </w:rPr>
        <w:t>ואין עושין תמורה</w:t>
      </w:r>
      <w:r>
        <w:rPr>
          <w:rtl/>
        </w:rPr>
        <w:t xml:space="preserve"> </w:t>
      </w:r>
      <w:r>
        <w:rPr>
          <w:rFonts w:hint="cs"/>
          <w:rtl/>
        </w:rPr>
        <w:t xml:space="preserve">א. </w:t>
      </w:r>
      <w:r>
        <w:rPr>
          <w:rtl/>
        </w:rPr>
        <w:t>ד</w:t>
      </w:r>
      <w:r>
        <w:rPr>
          <w:rFonts w:hint="cs"/>
          <w:rtl/>
        </w:rPr>
        <w:t>'</w:t>
      </w:r>
      <w:ins w:id="90201" w:author="Claude - סמנטי" w:date="2026-10-11T12:20:38Z">
        <w:r>
          <w:rPr>
            <w:rStyle w:val="afffff0"/>
            <w:rtl/>
          </w:rPr>
          <w:t xml:space="preserve">לֹא יַחֲלִיפֶנּוּ וְלֹא יָמִיר</w:t>
        </w:r>
      </w:ins>
      <w:del w:id="90202" w:author="Claude - סמנטי" w:date="2026-10-11T12:20:38Z">
        <w:r>
          <w:rPr>
            <w:rtl/>
          </w:rPr>
          <w:delText xml:space="preserve">לא יחליפנו ולא ימיר</w:delText>
        </w:r>
      </w:del>
      <w:r>
        <w:rPr>
          <w:rFonts w:hint="cs"/>
          <w:rtl/>
        </w:rPr>
        <w:t>'</w:t>
      </w:r>
      <w:r>
        <w:rPr>
          <w:rtl/>
        </w:rPr>
        <w:t xml:space="preserve">, </w:t>
      </w:r>
    </w:p>
    <w:p>
      <w:pPr>
        <w:pStyle w:val="38"/>
        <w:rPr>
          <w:ins w:id="92882" w:author="מנוע מכני" w:date="2026-10-11T12:04:39Z"/>
        </w:rPr>
      </w:pPr>
      <w:r w:rsidRPr="00217260">
        <w:tab/>
      </w:r>
      <w:r w:rsidRPr="00217260">
        <w:tab/>
      </w:r>
      <w:r>
        <w:t xml:space="preserve">וכתיב בריש ענין:</w:t>
      </w:r>
    </w:p>
    <w:p w:rsidR="00E403F0" w:rsidRPr="00AD695E" w:rsidRDefault="00E403F0" w:rsidP="00E403F0">
      <w:pPr>
        <w:rPr>
          <w:rtl/>
        </w:rPr>
      </w:pPr>
      <w:del w:id="92883" w:author="מנוע מכני" w:date="2026-10-11T12:04:39Z">
        <w:r>
          <w:rPr>
            <w:rtl/>
          </w:rPr>
          <w:delText xml:space="preserve"> </w:delText>
        </w:r>
      </w:del>
      <w:r>
        <w:rPr>
          <w:rFonts w:hint="cs"/>
          <w:rtl/>
        </w:rPr>
        <w:t>'</w:t>
      </w:r>
      <w:ins w:id="90203" w:author="Claude - סמנטי" w:date="2026-10-11T12:20:38Z">
        <w:r>
          <w:rPr>
            <w:rStyle w:val="afffff0"/>
            <w:rtl/>
          </w:rPr>
          <w:t xml:space="preserve">דַּבֵּר אֶל בְּנֵי יִשְׂרָאֵל וְאָמַרְתָּ אֲלֵיהֶם אִישׁ כִּי יַפְלִיא נֶדֶר בְּעֶרְכְּךָ</w:t>
        </w:r>
      </w:ins>
      <w:del w:id="90204" w:author="Claude - סמנטי" w:date="2026-10-11T12:20:38Z">
        <w:r>
          <w:rPr>
            <w:rtl/>
          </w:rPr>
          <w:delText xml:space="preserve">דבר אל בני ישראל ואמרת אליהם איש כי יפליא נדר בערכך</w:delText>
        </w:r>
      </w:del>
      <w:r>
        <w:rPr>
          <w:rFonts w:hint="cs"/>
          <w:rtl/>
        </w:rPr>
        <w:t>'</w:t>
      </w:r>
      <w:r>
        <w:rPr>
          <w:rtl/>
        </w:rPr>
        <w:t>.</w:t>
      </w:r>
    </w:p>
    <w:p>
      <w:pPr>
        <w:pStyle w:val="38"/>
        <w:rPr>
          <w:ins w:id="92884" w:author="מנוע מכני" w:date="2026-10-11T12:04:39Z"/>
        </w:rPr>
      </w:pPr>
      <w:r w:rsidRPr="00217260">
        <w:tab/>
        <w:t>ל"א:</w:t>
      </w:r>
    </w:p>
    <w:p w:rsidR="00E403F0" w:rsidRPr="00AD695E" w:rsidRDefault="00E403F0" w:rsidP="00E403F0">
      <w:pPr>
        <w:rPr>
          <w:rtl/>
        </w:rPr>
      </w:pPr>
      <w:del w:id="92885" w:author="מנוע מכני" w:date="2026-10-11T12:04:39Z">
        <w:r>
          <w:rPr>
            <w:rtl/>
          </w:rPr>
          <w:delText xml:space="preserve"> </w:delText>
        </w:r>
      </w:del>
      <w:r>
        <w:rPr>
          <w:rtl/>
        </w:rPr>
        <w:t xml:space="preserve">ואין עושין תמורה, </w:t>
      </w:r>
      <w:ins w:id="92614" w:author="מנוע מכני" w:date="2026-10-11T12:04:39Z">
        <w:ins w:id="90001" w:author="Claude - סמנטי" w:date="2026-10-11T12:20:38Z">
          <w:r>
            <w:rPr>
              <w:rtl/>
            </w:rPr>
            <w:t xml:space="preserve">שהוקש</w:t>
          </w:r>
        </w:ins>
        <w:del w:id="90002" w:author="Claude - סמנטי" w:date="2026-10-11T12:20:38Z">
          <w:r>
            <w:rPr>
              <w:rtl/>
            </w:rPr>
            <w:delText xml:space="preserve">דהוקש</w:delText>
          </w:r>
        </w:del>
      </w:ins>
      <w:del w:id="92615" w:author="מנוע מכני" w:date="2026-10-11T12:04:39Z">
        <w:r>
          <w:rPr>
            <w:rtl/>
          </w:rPr>
          <w:delText xml:space="preserve">דאיתקש</w:delText>
        </w:r>
      </w:del>
      <w:r>
        <w:rPr>
          <w:rtl/>
        </w:rPr>
        <w:t xml:space="preserve"> תמורת בהמה למעשר בהמה, ומעשר בהמה למעשר דגן, </w:t>
      </w:r>
    </w:p>
    <w:p w:rsidR="00E403F0" w:rsidRPr="00AD695E" w:rsidRDefault="00E403F0" w:rsidP="00E403F0">
      <w:pPr>
        <w:rPr>
          <w:rtl/>
        </w:rPr>
      </w:pPr>
      <w:r>
        <w:rPr>
          <w:rtl/>
        </w:rPr>
        <w:t xml:space="preserve">גבי מעשר דגן </w:t>
      </w:r>
      <w:r>
        <w:rPr>
          <w:rFonts w:hint="cs"/>
          <w:rtl/>
        </w:rPr>
        <w:t>'</w:t>
      </w:r>
      <w:r>
        <w:rPr>
          <w:rStyle w:val="afffff0"/>
          <w:rtl/>
        </w:rPr>
        <w:t>כי א</w:t>
      </w:r>
      <w:r>
        <w:rPr>
          <w:rStyle w:val="afffff0"/>
          <w:rFonts w:hint="cs"/>
          <w:rtl/>
        </w:rPr>
        <w:t>ת</w:t>
      </w:r>
      <w:r>
        <w:rPr>
          <w:rStyle w:val="afffff0"/>
          <w:rtl/>
        </w:rPr>
        <w:t xml:space="preserve"> מעשר בני ישראל אשר ירימו לה</w:t>
      </w:r>
      <w:r>
        <w:rPr>
          <w:rtl/>
        </w:rPr>
        <w:t xml:space="preserve">' בני ישראל</w:t>
      </w:r>
      <w:r>
        <w:rPr>
          <w:rFonts w:hint="cs"/>
          <w:rtl/>
        </w:rPr>
        <w:t>'</w:t>
      </w:r>
      <w:r>
        <w:rPr>
          <w:rtl/>
        </w:rPr>
        <w:t xml:space="preserve"> - ולא עובדי כוכבי'.</w:t>
      </w:r>
    </w:p>
    <w:p>
      <w:pPr>
        <w:pStyle w:val="38"/>
        <w:rPr>
          <w:ins w:id="92886" w:author="מנוע מכני" w:date="2026-10-11T12:04:39Z"/>
        </w:rPr>
      </w:pPr>
      <w:r>
        <w:t>לר</w:t>
      </w:r>
      <w:r>
        <w:t>"</w:t>
      </w:r>
      <w:r>
        <w:t xml:space="preserve">ש:</w:t>
      </w:r>
    </w:p>
    <w:p w:rsidR="00E403F0" w:rsidRPr="00AD695E" w:rsidRDefault="00E403F0" w:rsidP="00E403F0">
      <w:pPr>
        <w:rPr>
          <w:rtl/>
        </w:rPr>
      </w:pPr>
      <w:del w:id="92887" w:author="מנוע מכני" w:date="2026-10-11T12:04:39Z">
        <w:r>
          <w:rPr>
            <w:rFonts w:hint="cs"/>
            <w:rtl/>
          </w:rPr>
          <w:delText xml:space="preserve"> </w:delText>
        </w:r>
      </w:del>
      <w:r>
        <w:rPr>
          <w:rtl/>
        </w:rPr>
        <w:t xml:space="preserve">ואין מביא</w:t>
      </w:r>
      <w:ins w:id="91672" w:author="מנוע מכני" w:date="2026-10-11T12:04:39Z">
        <w:r>
          <w:rPr>
            <w:rtl/>
          </w:rPr>
          <w:t xml:space="preserve"> </w:t>
        </w:r>
      </w:ins>
      <w:del w:id="91673" w:author="מנוע מכני" w:date="2026-10-11T12:04:39Z">
        <w:r>
          <w:rPr>
            <w:rtl/>
          </w:rPr>
          <w:delText xml:space="preserve">  </w:delText>
        </w:r>
      </w:del>
      <w:r>
        <w:rPr>
          <w:rtl/>
        </w:rPr>
        <w:t xml:space="preserve">נסכים אבל קרבנו טעון נסכים.</w:t>
      </w:r>
    </w:p>
    <w:p>
      <w:pPr>
        <w:pStyle w:val="38"/>
        <w:rPr>
          <w:ins w:id="92888" w:author="מנוע מכני" w:date="2026-10-11T12:04:39Z"/>
        </w:rPr>
      </w:pPr>
      <w:r>
        <w:t>מ</w:t>
      </w:r>
      <w:r>
        <w:t>ד</w:t>
      </w:r>
      <w:r w:rsidRPr="00217260">
        <w:t>ת</w:t>
      </w:r>
      <w:r w:rsidRPr="00217260">
        <w:t>"</w:t>
      </w:r>
      <w:r w:rsidRPr="00217260">
        <w:t>ר</w:t>
      </w:r>
      <w:r>
        <w:t xml:space="preserve">:</w:t>
      </w:r>
    </w:p>
    <w:p w:rsidR="00E403F0" w:rsidRPr="00AD695E" w:rsidRDefault="00E403F0" w:rsidP="00E403F0">
      <w:pPr>
        <w:rPr>
          <w:rtl/>
        </w:rPr>
      </w:pPr>
      <w:del w:id="92889" w:author="מנוע מכני" w:date="2026-10-11T12:04:39Z">
        <w:r>
          <w:rPr>
            <w:rtl/>
          </w:rPr>
          <w:delText xml:space="preserve"> </w:delText>
        </w:r>
      </w:del>
      <w:r>
        <w:rPr>
          <w:rtl/>
        </w:rPr>
        <w:t xml:space="preserve">אזרח, אזרח מביא נסכים, ואין העובד כוכבים מביא נסכים.</w:t>
      </w:r>
    </w:p>
    <w:p w:rsidR="00E403F0" w:rsidRPr="00AD695E" w:rsidRDefault="00E403F0" w:rsidP="00E403F0">
      <w:pPr>
        <w:rPr>
          <w:rtl/>
        </w:rPr>
      </w:pPr>
      <w:r>
        <w:rPr>
          <w:rtl/>
        </w:rPr>
        <w:t xml:space="preserve">יכול </w:t>
      </w:r>
      <w:r>
        <w:rPr>
          <w:rtl/>
        </w:rPr>
        <w:t xml:space="preserve">לא</w:t>
      </w:r>
      <w:r>
        <w:rPr>
          <w:rtl/>
        </w:rPr>
        <w:t xml:space="preserve"> תהא עולתו טעונה נסכים - </w:t>
      </w:r>
      <w:r>
        <w:rPr>
          <w:rtl/>
        </w:rPr>
        <w:t xml:space="preserve">ת"ל</w:t>
      </w:r>
      <w:r>
        <w:rPr>
          <w:rtl/>
        </w:rPr>
        <w:t xml:space="preserve"> </w:t>
      </w:r>
      <w:r>
        <w:rPr>
          <w:rFonts w:hint="cs"/>
          <w:rtl/>
        </w:rPr>
        <w:t>'</w:t>
      </w:r>
      <w:ins w:id="90205" w:author="Claude - סמנטי" w:date="2026-10-11T12:20:38Z">
        <w:r>
          <w:rPr>
            <w:rStyle w:val="afffff0"/>
            <w:rtl/>
          </w:rPr>
          <w:t xml:space="preserve">כָּכָה</w:t>
        </w:r>
      </w:ins>
      <w:del w:id="90206" w:author="Claude - סמנטי" w:date="2026-10-11T12:20:38Z">
        <w:r>
          <w:rPr>
            <w:rtl/>
          </w:rPr>
          <w:delText xml:space="preserve">ככה</w:delText>
        </w:r>
      </w:del>
      <w:r>
        <w:rPr>
          <w:rFonts w:hint="cs"/>
          <w:rtl/>
        </w:rPr>
        <w:t>'</w:t>
      </w:r>
      <w:r>
        <w:rPr>
          <w:rtl/>
        </w:rPr>
        <w:t>.</w:t>
      </w:r>
    </w:p>
    <w:p>
      <w:pPr>
        <w:pStyle w:val="38"/>
        <w:rPr>
          <w:ins w:id="92890" w:author="מנוע מכני" w:date="2026-10-11T12:04:39Z"/>
        </w:rPr>
      </w:pPr>
      <w:del w:id="94176" w:author="מנוע מכני" w:date="2026-10-11T12:04:39Z">
        <w:r>
          <w:delText xml:space="preserve">אמר </w:delText>
        </w:r>
      </w:del>
      <w:r>
        <w:t xml:space="preserve">ר' יוסי:</w:t>
      </w:r>
    </w:p>
    <w:p w:rsidR="00E403F0" w:rsidRPr="00AD695E" w:rsidRDefault="00E403F0" w:rsidP="00E403F0">
      <w:pPr>
        <w:rPr>
          <w:rtl/>
        </w:rPr>
      </w:pPr>
      <w:del w:id="92891" w:author="מנוע מכני" w:date="2026-10-11T12:04:39Z">
        <w:r>
          <w:rPr>
            <w:rtl/>
          </w:rPr>
          <w:delText xml:space="preserve"> </w:delText>
        </w:r>
      </w:del>
      <w:r>
        <w:rPr>
          <w:rtl/>
        </w:rPr>
        <w:t xml:space="preserve">רואה אני בכולן להחמיר.</w:t>
      </w:r>
      <w:r>
        <w:rPr>
          <w:rFonts w:hint="cs"/>
          <w:rtl/>
        </w:rPr>
        <w:t xml:space="preserve"> </w:t>
      </w:r>
      <w:r w:rsidRPr="00217260">
        <w:rPr>
          <w:rFonts w:hint="cs"/>
          <w:b/>
          <w:bCs/>
          <w:rtl/>
        </w:rPr>
        <w:t>ד</w:t>
      </w:r>
      <w:r w:rsidRPr="00217260">
        <w:rPr>
          <w:b/>
          <w:bCs/>
          <w:rtl/>
        </w:rPr>
        <w:t>לה'</w:t>
      </w:r>
      <w:r>
        <w:rPr>
          <w:rtl/>
        </w:rPr>
        <w:t xml:space="preserve"> כתיב </w:t>
      </w:r>
      <w:ins w:id="90906" w:author="מנוע מכני" w:date="2026-10-11T12:04:39Z">
        <w:r>
          <w:rPr>
            <w:rtl/>
          </w:rPr>
          <w:t xml:space="preserve">בו</w:t>
        </w:r>
      </w:ins>
      <w:del w:id="90907" w:author="מנוע מכני" w:date="2026-10-11T12:04:39Z">
        <w:r>
          <w:rPr>
            <w:rtl/>
          </w:rPr>
          <w:delText xml:space="preserve">ביה</w:delText>
        </w:r>
      </w:del>
      <w:r>
        <w:rPr>
          <w:rtl/>
        </w:rPr>
        <w:t xml:space="preserve">.</w:t>
      </w:r>
    </w:p>
    <w:p w:rsidR="00E403F0" w:rsidRPr="00AD695E" w:rsidRDefault="00E403F0" w:rsidP="00E403F0">
      <w:pPr>
        <w:rPr>
          <w:rtl/>
        </w:rPr>
      </w:pPr>
      <w:r>
        <w:rPr>
          <w:rtl/>
        </w:rPr>
        <w:t xml:space="preserve">בד"א</w:t>
      </w:r>
      <w:r>
        <w:rPr>
          <w:rtl/>
        </w:rPr>
        <w:t xml:space="preserve"> בקדשי מזבח אבל בקדשי בדק הבית מועלין בהן, </w:t>
      </w:r>
    </w:p>
    <w:p w:rsidR="00E403F0" w:rsidRPr="00AD695E" w:rsidRDefault="00E403F0" w:rsidP="00E403F0">
      <w:pPr>
        <w:rPr>
          <w:rtl/>
        </w:rPr>
      </w:pPr>
      <w:r>
        <w:rPr>
          <w:rtl/>
        </w:rPr>
        <w:t xml:space="preserve">דכי </w:t>
      </w:r>
      <w:ins w:id="90908" w:author="מנוע מכני" w:date="2026-10-11T12:04:39Z">
        <w:r>
          <w:rPr>
            <w:rtl/>
          </w:rPr>
          <w:t xml:space="preserve">למדים</w:t>
        </w:r>
      </w:ins>
      <w:del w:id="90909" w:author="מנוע מכני" w:date="2026-10-11T12:04:39Z">
        <w:r>
          <w:rPr>
            <w:rtl/>
          </w:rPr>
          <w:delText xml:space="preserve">גמרינן</w:delText>
        </w:r>
      </w:del>
      <w:r>
        <w:rPr>
          <w:rtl/>
        </w:rPr>
        <w:t xml:space="preserve"> מעילה חטא חטא מתרומה - דומיא דתרומה דקדוש קדושת הגוף, </w:t>
      </w:r>
    </w:p>
    <w:p w:rsidR="00E403F0" w:rsidRPr="00AD695E" w:rsidRDefault="00E403F0" w:rsidP="00E403F0">
      <w:pPr>
        <w:rPr>
          <w:rtl/>
        </w:rPr>
      </w:pPr>
      <w:r>
        <w:rPr>
          <w:rtl/>
        </w:rPr>
        <w:t xml:space="preserve">אבל בקדושת בדק הבית, דקדושת דמים - </w:t>
      </w:r>
      <w:r>
        <w:rPr>
          <w:rtl/>
        </w:rPr>
        <w:t xml:space="preserve">לא</w:t>
      </w:r>
      <w:r>
        <w:rPr>
          <w:rtl/>
        </w:rPr>
        <w:t xml:space="preserve">.</w:t>
      </w:r>
    </w:p>
    <w:p w:rsidR="00E403F0" w:rsidRPr="00AD695E" w:rsidRDefault="00E403F0" w:rsidP="00E403F0">
      <w:pPr>
        <w:rPr>
          <w:rtl/>
        </w:rPr>
      </w:pPr>
    </w:p>
    <w:p>
      <w:pPr>
        <w:pStyle w:val="afffff8"/>
        <w:rPr>
          <w:ins w:id="90217" w:author="קלוד" w:date="2026-10-11T12:25:27Z"/>
        </w:rPr>
      </w:pPr>
      <w:ins w:id="90218" w:author="קלוד" w:date="2026-10-11T12:25:27Z">
        <w:r>
          <w:rPr>
            <w:color w:val="7B3F00"/>
          </w:rPr>
          <w:t xml:space="preserve">לאו שאין בו מעשה - אין לוקין עליו</w:t>
        </w:r>
      </w:ins>
    </w:p>
    <w:p>
      <w:pPr>
        <w:pStyle w:val="38"/>
        <w:rPr>
          <w:ins w:id="92892" w:author="מנוע מכני" w:date="2026-10-11T12:04:39Z"/>
        </w:rPr>
      </w:pPr>
      <w:del w:id="90035" w:author="מנוע מכני" w:date="2026-10-11T12:04:39Z">
        <w:r>
          <w:delText xml:space="preserve"> </w:delText>
        </w:r>
      </w:del>
      <w:r>
        <w:t xml:space="preserve">אריא</w:t>
      </w:r>
      <w:r>
        <w:t>"</w:t>
      </w:r>
      <w:r>
        <w:t>ר</w:t>
      </w:r>
      <w:r>
        <w:t xml:space="preserve">:</w:t>
      </w:r>
    </w:p>
    <w:p w:rsidR="00E403F0" w:rsidRPr="00AD695E" w:rsidRDefault="00E403F0" w:rsidP="00E403F0">
      <w:pPr>
        <w:rPr>
          <w:rtl/>
        </w:rPr>
      </w:pPr>
      <w:del w:id="92893" w:author="מנוע מכני" w:date="2026-10-11T12:04:39Z">
        <w:r>
          <w:rPr>
            <w:rtl/>
          </w:rPr>
          <w:delText xml:space="preserve"> </w:delText>
        </w:r>
      </w:del>
      <w:r>
        <w:rPr>
          <w:rtl/>
        </w:rPr>
        <w:t xml:space="preserve">כל </w:t>
      </w:r>
      <w:r>
        <w:rPr>
          <w:rtl/>
        </w:rPr>
        <w:t xml:space="preserve">לא</w:t>
      </w:r>
      <w:r>
        <w:rPr>
          <w:rtl/>
        </w:rPr>
        <w:t xml:space="preserve"> תעשה בתורה, עשה בה מעשה - חייב, </w:t>
      </w:r>
      <w:r>
        <w:rPr>
          <w:rtl/>
        </w:rPr>
        <w:t xml:space="preserve">לא</w:t>
      </w:r>
      <w:r>
        <w:rPr>
          <w:rtl/>
        </w:rPr>
        <w:t xml:space="preserve"> עשה בה מעשה - פטור.</w:t>
      </w:r>
    </w:p>
    <w:p w:rsidR="00E403F0" w:rsidRPr="00AD695E" w:rsidRDefault="00E403F0" w:rsidP="00E403F0">
      <w:pPr>
        <w:rPr>
          <w:rtl/>
        </w:rPr>
      </w:pPr>
      <w:r>
        <w:rPr>
          <w:rtl/>
        </w:rPr>
        <w:t xml:space="preserve">וכללא הוא </w:t>
      </w:r>
      <w:ins w:id="90274" w:author="מנוע מכני" w:date="2026-10-11T12:04:39Z">
        <w:r>
          <w:rPr>
            <w:rtl/>
          </w:rPr>
          <w:t xml:space="preserve">דלא</w:t>
        </w:r>
      </w:ins>
      <w:del w:id="90275" w:author="מנוע מכני" w:date="2026-10-11T12:04:39Z">
        <w:r>
          <w:rPr>
            <w:rtl/>
          </w:rPr>
          <w:delText xml:space="preserve">דלאו</w:delText>
        </w:r>
      </w:del>
      <w:r>
        <w:rPr>
          <w:rtl/>
        </w:rPr>
        <w:t xml:space="preserve"> שאין בו מעשה פטור? </w:t>
      </w:r>
    </w:p>
    <w:p w:rsidR="00E403F0" w:rsidRPr="00AD695E" w:rsidRDefault="00E403F0" w:rsidP="00E403F0">
      <w:pPr>
        <w:rPr>
          <w:rtl/>
        </w:rPr>
      </w:pPr>
      <w:r>
        <w:rPr>
          <w:rtl/>
        </w:rPr>
        <w:t xml:space="preserve">והרי </w:t>
      </w:r>
      <w:ins w:id="92616" w:author="מנוע מכני" w:date="2026-10-11T12:04:39Z">
        <w:r>
          <w:rPr>
            <w:rtl/>
          </w:rPr>
          <w:t xml:space="preserve">לומר</w:t>
        </w:r>
      </w:ins>
      <w:del w:id="92617" w:author="מנוע מכני" w:date="2026-10-11T12:04:39Z">
        <w:r>
          <w:rPr>
            <w:rtl/>
          </w:rPr>
          <w:delText xml:space="preserve">מימר</w:delText>
        </w:r>
      </w:del>
      <w:r>
        <w:rPr>
          <w:rtl/>
        </w:rPr>
        <w:t xml:space="preserve"> </w:t>
      </w:r>
      <w:ins w:id="90276" w:author="מנוע מכני" w:date="2026-10-11T12:04:39Z">
        <w:r>
          <w:rPr>
            <w:rtl/>
          </w:rPr>
          <w:t xml:space="preserve">דלא</w:t>
        </w:r>
      </w:ins>
      <w:del w:id="90277" w:author="מנוע מכני" w:date="2026-10-11T12:04:39Z">
        <w:r>
          <w:rPr>
            <w:rtl/>
          </w:rPr>
          <w:delText xml:space="preserve">דלאו</w:delText>
        </w:r>
      </w:del>
      <w:r>
        <w:rPr>
          <w:rtl/>
        </w:rPr>
        <w:t xml:space="preserve"> שאין בו מעשה הוא ולקי</w:t>
      </w:r>
      <w:ins w:id="91674" w:author="מנוע מכני" w:date="2026-10-11T12:04:39Z">
        <w:r>
          <w:rPr>
            <w:rtl/>
          </w:rPr>
          <w:t xml:space="preserve">,</w:t>
        </w:r>
      </w:ins>
      <w:del w:id="91675" w:author="מנוע מכני" w:date="2026-10-11T12:04:39Z">
        <w:r>
          <w:rPr>
            <w:rtl/>
          </w:rPr>
          <w:delText xml:space="preserve">;</w:delText>
        </w:r>
      </w:del>
    </w:p>
    <w:p>
      <w:pPr>
        <w:pStyle w:val="38"/>
        <w:rPr>
          <w:ins w:id="92894" w:author="מנוע מכני" w:date="2026-10-11T12:04:39Z"/>
        </w:rPr>
      </w:pPr>
      <w:r>
        <w:tab/>
      </w:r>
      <w:r>
        <w:tab/>
        <w:t xml:space="preserve">דתנן</w:t>
      </w:r>
      <w:del w:id="95246" w:author="Claude" w:date="2026-10-11T09:08:06Z">
        <w:r>
          <w:delText xml:space="preserve">	</w:delText>
        </w:r>
      </w:del>
      <w:r>
        <w:t xml:space="preserve">:</w:t>
      </w:r>
    </w:p>
    <w:p w:rsidR="00E403F0" w:rsidRPr="00AD695E" w:rsidRDefault="00E403F0" w:rsidP="00E403F0">
      <w:pPr>
        <w:rPr>
          <w:rtl/>
        </w:rPr>
      </w:pPr>
      <w:del w:id="92895" w:author="מנוע מכני" w:date="2026-10-11T12:04:39Z">
        <w:r>
          <w:rPr>
            <w:rtl/>
          </w:rPr>
          <w:tab/>
          <w:delText xml:space="preserve"> </w:delText>
        </w:r>
      </w:del>
      <w:r>
        <w:rPr>
          <w:rtl/>
        </w:rPr>
        <w:tab/>
        <w:t xml:space="preserve">לא</w:t>
      </w:r>
      <w:r>
        <w:rPr>
          <w:rtl/>
        </w:rPr>
        <w:tab/>
        <w:t xml:space="preserve"> שהוא רשאי להמיר, אלא שאם המיר מומר, </w:t>
      </w:r>
      <w:r w:rsidRPr="00217260">
        <w:rPr>
          <w:b/>
          <w:bCs/>
          <w:rtl/>
        </w:rPr>
        <w:t>וסופג את הארבעים</w:t>
      </w:r>
      <w:r>
        <w:rPr>
          <w:rtl/>
        </w:rPr>
        <w:t xml:space="preserve">! </w:t>
      </w:r>
    </w:p>
    <w:p>
      <w:pPr>
        <w:pStyle w:val="38"/>
        <w:rPr>
          <w:ins w:id="92896" w:author="מנוע מכני" w:date="2026-10-11T12:04:39Z"/>
        </w:rPr>
      </w:pPr>
      <w:r>
        <w:t xml:space="preserve">אמר</w:t>
      </w:r>
      <w:r>
        <w:t xml:space="preserve"> לך רב:</w:t>
      </w:r>
    </w:p>
    <w:p w:rsidR="00E403F0" w:rsidRPr="00AD695E" w:rsidRDefault="00E403F0" w:rsidP="00E403F0">
      <w:pPr>
        <w:rPr>
          <w:rtl/>
        </w:rPr>
      </w:pPr>
      <w:del w:id="92897" w:author="מנוע מכני" w:date="2026-10-11T12:04:39Z">
        <w:r>
          <w:rPr>
            <w:rtl/>
          </w:rPr>
          <w:delText xml:space="preserve"> </w:delText>
        </w:r>
      </w:del>
      <w:r>
        <w:rPr>
          <w:rtl/>
        </w:rPr>
        <w:t xml:space="preserve">הא מני </w:t>
      </w:r>
      <w:r w:rsidRPr="00217260">
        <w:rPr>
          <w:rStyle w:val="2fb"/>
          <w:b/>
          <w:bCs/>
          <w:rtl/>
        </w:rPr>
        <w:t>ר"</w:t>
      </w:r>
      <w:r w:rsidRPr="00217260">
        <w:rPr>
          <w:rStyle w:val="2fb"/>
          <w:rFonts w:hint="cs"/>
          <w:b/>
          <w:bCs/>
          <w:rtl/>
        </w:rPr>
        <w:t xml:space="preserve">י</w:t>
      </w:r>
      <w:r w:rsidRPr="00217260">
        <w:rPr>
          <w:rFonts w:hint="cs"/>
          <w:b/>
          <w:bCs/>
          <w:rtl/>
        </w:rPr>
        <w:t xml:space="preserve"> </w:t>
      </w:r>
      <w:r w:rsidRPr="00217260">
        <w:rPr>
          <w:b/>
          <w:bCs/>
          <w:rtl/>
        </w:rPr>
        <w:t xml:space="preserve">היא, </w:t>
      </w:r>
      <w:ins w:id="90278" w:author="מנוע מכני" w:date="2026-10-11T12:04:39Z">
        <w:r>
          <w:rPr>
            <w:b/>
            <w:bCs/>
            <w:rtl/>
          </w:rPr>
          <w:t xml:space="preserve">דלא</w:t>
        </w:r>
      </w:ins>
      <w:del w:id="90279" w:author="מנוע מכני" w:date="2026-10-11T12:04:39Z">
        <w:r w:rsidRPr="00217260">
          <w:rPr>
            <w:b/>
            <w:bCs/>
            <w:rtl/>
          </w:rPr>
          <w:delText xml:space="preserve">דלאו</w:delText>
        </w:r>
      </w:del>
      <w:r w:rsidRPr="00217260">
        <w:rPr>
          <w:b/>
          <w:bCs/>
          <w:rtl/>
        </w:rPr>
        <w:t xml:space="preserve"> שאין בו מעשה לוקין עליו</w:t>
      </w:r>
    </w:p>
    <w:p w:rsidR="00E403F0" w:rsidRPr="00AD695E" w:rsidRDefault="00E403F0" w:rsidP="00E403F0">
      <w:pPr>
        <w:rPr>
          <w:rtl/>
        </w:rPr>
      </w:pPr>
      <w:ins w:id="92320" w:author="מנוע מכני" w:date="2026-10-11T12:04:39Z">
        <w:r>
          <w:rPr>
            <w:rFonts w:hint="cs"/>
            <w:rtl/>
          </w:rPr>
          <w:t xml:space="preserve">וסבר</w:t>
        </w:r>
      </w:ins>
      <w:del w:id="92321" w:author="מנוע מכני" w:date="2026-10-11T12:04:39Z">
        <w:r w:rsidRPr="003E626B">
          <w:rPr>
            <w:rFonts w:hint="cs"/>
            <w:rtl/>
          </w:rPr>
          <w:delText xml:space="preserve">וס</w:delText>
        </w:r>
        <w:r>
          <w:rPr>
            <w:rtl/>
          </w:rPr>
          <w:delText xml:space="preserve">"</w:delText>
        </w:r>
        <w:r w:rsidRPr="003E626B">
          <w:rPr>
            <w:rFonts w:hint="cs"/>
            <w:rtl/>
          </w:rPr>
          <w:delText xml:space="preserve">ל</w:delText>
        </w:r>
      </w:del>
      <w:r w:rsidRPr="003E626B">
        <w:rPr>
          <w:rFonts w:hint="cs"/>
          <w:rtl/>
        </w:rPr>
        <w:t xml:space="preserve"> </w:t>
      </w:r>
      <w:ins w:id="90910" w:author="מנוע מכני" w:date="2026-10-11T12:04:39Z">
        <w:r>
          <w:rPr>
            <w:rFonts w:hint="cs"/>
            <w:rtl/>
          </w:rPr>
          <w:t xml:space="preserve">כמותו</w:t>
        </w:r>
      </w:ins>
      <w:del w:id="90911" w:author="מנוע מכני" w:date="2026-10-11T12:04:39Z">
        <w:r w:rsidRPr="003E626B">
          <w:rPr>
            <w:rFonts w:hint="cs"/>
            <w:rtl/>
          </w:rPr>
          <w:delText xml:space="preserve">כוותיה</w:delText>
        </w:r>
      </w:del>
      <w:r w:rsidRPr="003E626B">
        <w:rPr>
          <w:rFonts w:hint="cs"/>
          <w:rtl/>
        </w:rPr>
        <w:t xml:space="preserve"> </w:t>
      </w:r>
      <w:ins w:id="92506" w:author="מנוע מכני" w:date="2026-10-11T12:04:39Z">
        <w:r>
          <w:rPr>
            <w:rFonts w:hint="cs"/>
            <w:rtl/>
          </w:rPr>
          <w:t xml:space="preserve">באחת</w:t>
        </w:r>
      </w:ins>
      <w:del w:id="92507" w:author="מנוע מכני" w:date="2026-10-11T12:04:39Z">
        <w:r w:rsidRPr="003E626B">
          <w:rPr>
            <w:rFonts w:hint="cs"/>
            <w:rtl/>
          </w:rPr>
          <w:delText xml:space="preserve">בחדא</w:delText>
        </w:r>
      </w:del>
      <w:r w:rsidRPr="003E626B">
        <w:rPr>
          <w:rFonts w:hint="cs"/>
          <w:rtl/>
        </w:rPr>
        <w:t xml:space="preserve"> </w:t>
      </w:r>
      <w:ins w:id="90280" w:author="מנוע מכני" w:date="2026-10-11T12:04:39Z">
        <w:r>
          <w:rPr>
            <w:rFonts w:hint="cs"/>
            <w:rtl/>
          </w:rPr>
          <w:t xml:space="preserve">דלא</w:t>
        </w:r>
      </w:ins>
      <w:del w:id="90281" w:author="מנוע מכני" w:date="2026-10-11T12:04:39Z">
        <w:r w:rsidRPr="003E626B">
          <w:rPr>
            <w:rFonts w:hint="cs"/>
            <w:rtl/>
          </w:rPr>
          <w:delText xml:space="preserve">דלאו</w:delText>
        </w:r>
      </w:del>
      <w:r w:rsidRPr="003E626B">
        <w:rPr>
          <w:rFonts w:hint="cs"/>
          <w:rtl/>
        </w:rPr>
        <w:t xml:space="preserve"> שאין בו מעשה לוקין עליו</w:t>
      </w:r>
    </w:p>
    <w:p w:rsidR="00E403F0" w:rsidRPr="00AD695E" w:rsidRDefault="00E403F0" w:rsidP="00E403F0">
      <w:pPr>
        <w:rPr>
          <w:rtl/>
        </w:rPr>
      </w:pPr>
      <w:ins w:id="92508" w:author="מנוע מכני" w:date="2026-10-11T12:04:39Z">
        <w:r>
          <w:rPr>
            <w:rFonts w:hint="cs"/>
            <w:rtl/>
          </w:rPr>
          <w:t xml:space="preserve">וחולק</w:t>
        </w:r>
      </w:ins>
      <w:del w:id="92509" w:author="מנוע מכני" w:date="2026-10-11T12:04:39Z">
        <w:r>
          <w:rPr>
            <w:rFonts w:hint="cs"/>
            <w:rtl/>
          </w:rPr>
          <w:delText xml:space="preserve">ופליג</w:delText>
        </w:r>
      </w:del>
      <w:r>
        <w:rPr>
          <w:rFonts w:hint="cs"/>
          <w:rtl/>
        </w:rPr>
        <w:t xml:space="preserve"> </w:t>
      </w:r>
      <w:ins w:id="92510" w:author="מנוע מכני" w:date="2026-10-11T12:04:39Z">
        <w:r>
          <w:rPr>
            <w:rFonts w:hint="cs"/>
            <w:rtl/>
          </w:rPr>
          <w:t xml:space="preserve">באחת</w:t>
        </w:r>
      </w:ins>
      <w:del w:id="92511" w:author="מנוע מכני" w:date="2026-10-11T12:04:39Z">
        <w:r>
          <w:rPr>
            <w:rFonts w:hint="cs"/>
            <w:rtl/>
          </w:rPr>
          <w:delText xml:space="preserve">בחדא</w:delText>
        </w:r>
      </w:del>
      <w:r>
        <w:rPr>
          <w:rFonts w:hint="cs"/>
          <w:rtl/>
        </w:rPr>
        <w:t xml:space="preserve"> דאילו </w:t>
      </w:r>
      <w:r>
        <w:rPr>
          <w:rStyle w:val="2fb"/>
          <w:rFonts w:hint="cs"/>
          <w:rtl/>
        </w:rPr>
        <w:t xml:space="preserve">לר</w:t>
      </w:r>
      <w:r>
        <w:rPr>
          <w:rStyle w:val="2fb"/>
          <w:rtl/>
        </w:rPr>
        <w:t>"</w:t>
      </w:r>
      <w:r>
        <w:rPr>
          <w:rStyle w:val="2fb"/>
          <w:rFonts w:hint="cs"/>
          <w:rtl/>
        </w:rPr>
        <w:t xml:space="preserve">י</w:t>
      </w:r>
      <w:r>
        <w:rPr>
          <w:rFonts w:hint="cs"/>
          <w:rtl/>
        </w:rPr>
        <w:t xml:space="preserve"> יורש אינו סומך יורש אינו ממיר [ולתנא דידן יורש וממיר] </w:t>
      </w:r>
    </w:p>
    <w:p w:rsidR="00E403F0" w:rsidRPr="00AD695E" w:rsidRDefault="00E403F0" w:rsidP="00E403F0">
      <w:pPr>
        <w:rPr>
          <w:rtl/>
        </w:rPr>
      </w:pPr>
    </w:p>
    <w:p>
      <w:pPr>
        <w:pStyle w:val="afffff8"/>
        <w:rPr>
          <w:ins w:id="90215" w:author="קלוד" w:date="2026-10-11T12:25:27Z"/>
        </w:rPr>
      </w:pPr>
      <w:ins w:id="90216" w:author="קלוד" w:date="2026-10-11T12:25:27Z">
        <w:r>
          <w:rPr>
            <w:color w:val="7B3F00"/>
          </w:rPr>
          <w:t xml:space="preserve">חוץ מנשבע, ממיר ומקלל חבירו בשם - לוקין בלי מעשה</w:t>
        </w:r>
      </w:ins>
    </w:p>
    <w:p w:rsidR="00E403F0" w:rsidRPr="00DC5F70" w:rsidRDefault="00E403F0" w:rsidP="00E403F0">
      <w:pPr>
        <w:rPr>
          <w:spacing w:val="-4"/>
          <w:rtl/>
        </w:rPr>
      </w:pPr>
      <w:del w:id="90036" w:author="מנוע מכני" w:date="2026-10-11T12:04:39Z">
        <w:r w:rsidRPr="00DC5F70">
          <w:rPr>
            <w:rFonts w:hint="cs"/>
            <w:spacing w:val="-4"/>
            <w:rtl/>
          </w:rPr>
          <w:delText xml:space="preserve"> </w:delText>
        </w:r>
      </w:del>
      <w:r w:rsidRPr="00DC5F70">
        <w:rPr>
          <w:rStyle w:val="2fb"/>
          <w:rFonts w:hint="cs"/>
          <w:spacing w:val="-4"/>
          <w:rtl/>
        </w:rPr>
        <w:t xml:space="preserve">ר</w:t>
      </w:r>
      <w:r w:rsidRPr="00DC5F70">
        <w:rPr>
          <w:rStyle w:val="2fb"/>
          <w:rFonts w:hint="cs"/>
          <w:b/>
          <w:bCs/>
          <w:spacing w:val="-4"/>
          <w:rtl/>
        </w:rPr>
        <w:t>אב</w:t>
      </w:r>
      <w:r w:rsidRPr="00DC5F70">
        <w:rPr>
          <w:rStyle w:val="2fb"/>
          <w:b/>
          <w:bCs/>
          <w:spacing w:val="-4"/>
          <w:rtl/>
        </w:rPr>
        <w:t>"</w:t>
      </w:r>
      <w:r w:rsidRPr="00DC5F70">
        <w:rPr>
          <w:rStyle w:val="2fb"/>
          <w:rFonts w:hint="cs"/>
          <w:b/>
          <w:bCs/>
          <w:spacing w:val="-4"/>
          <w:rtl/>
        </w:rPr>
        <w:t>א</w:t>
      </w:r>
      <w:r w:rsidRPr="00DC5F70">
        <w:rPr>
          <w:rFonts w:hint="cs"/>
          <w:spacing w:val="-4"/>
          <w:rtl/>
        </w:rPr>
        <w:t xml:space="preserve"> מרי'יצ </w:t>
      </w:r>
      <w:r w:rsidRPr="00DC5F70">
        <w:rPr>
          <w:rStyle w:val="2fb"/>
          <w:rFonts w:hint="cs"/>
          <w:spacing w:val="-4"/>
          <w:rtl/>
        </w:rPr>
        <w:t xml:space="preserve">מרי</w:t>
      </w:r>
      <w:r w:rsidRPr="00DC5F70">
        <w:rPr>
          <w:rStyle w:val="2fb"/>
          <w:spacing w:val="-4"/>
          <w:rtl/>
        </w:rPr>
        <w:t>"</w:t>
      </w:r>
      <w:r w:rsidRPr="00DC5F70">
        <w:rPr>
          <w:rStyle w:val="2fb"/>
          <w:rFonts w:hint="cs"/>
          <w:spacing w:val="-4"/>
          <w:rtl/>
        </w:rPr>
        <w:t xml:space="preserve">ו</w:t>
      </w:r>
      <w:r w:rsidRPr="00DC5F70">
        <w:rPr>
          <w:rFonts w:hint="cs"/>
          <w:spacing w:val="-4"/>
          <w:rtl/>
        </w:rPr>
        <w:t xml:space="preserve"> </w:t>
      </w:r>
      <w:r w:rsidRPr="00DC5F70">
        <w:rPr>
          <w:rStyle w:val="2fb"/>
          <w:rFonts w:hint="cs"/>
          <w:spacing w:val="-4"/>
          <w:rtl/>
        </w:rPr>
        <w:t xml:space="preserve">מריה</w:t>
      </w:r>
      <w:r w:rsidRPr="00DC5F70">
        <w:rPr>
          <w:rStyle w:val="2fb"/>
          <w:spacing w:val="-4"/>
          <w:rtl/>
        </w:rPr>
        <w:t>"</w:t>
      </w:r>
      <w:r w:rsidRPr="00DC5F70">
        <w:rPr>
          <w:rStyle w:val="2fb"/>
          <w:rFonts w:hint="cs"/>
          <w:spacing w:val="-4"/>
          <w:rtl/>
        </w:rPr>
        <w:t>ג</w:t>
      </w:r>
      <w:r w:rsidRPr="00DC5F70">
        <w:rPr>
          <w:spacing w:val="-4"/>
          <w:rtl/>
        </w:rPr>
        <w:t xml:space="preserve">: כל </w:t>
      </w:r>
      <w:r w:rsidRPr="00DC5F70">
        <w:rPr>
          <w:rFonts w:hint="cs"/>
          <w:spacing w:val="-4"/>
          <w:rtl/>
        </w:rPr>
        <w:t>ל</w:t>
      </w:r>
      <w:r w:rsidRPr="00DC5F70">
        <w:rPr>
          <w:spacing w:val="-4"/>
          <w:rtl/>
        </w:rPr>
        <w:t>"</w:t>
      </w:r>
      <w:r w:rsidRPr="00DC5F70">
        <w:rPr>
          <w:rFonts w:hint="cs"/>
          <w:spacing w:val="-4"/>
          <w:rtl/>
        </w:rPr>
        <w:t>ת</w:t>
      </w:r>
      <w:r w:rsidRPr="00DC5F70">
        <w:rPr>
          <w:spacing w:val="-4"/>
          <w:rtl/>
        </w:rPr>
        <w:t xml:space="preserve"> שבתורה, עשה בו מעשה לוקה, </w:t>
      </w:r>
      <w:r w:rsidRPr="00DC5F70">
        <w:rPr>
          <w:spacing w:val="-4"/>
          <w:rtl/>
        </w:rPr>
        <w:t xml:space="preserve">לא</w:t>
      </w:r>
      <w:r w:rsidRPr="00DC5F70">
        <w:rPr>
          <w:spacing w:val="-4"/>
          <w:rtl/>
        </w:rPr>
        <w:t xml:space="preserve"> עשה בו מעשה פטור</w:t>
      </w:r>
      <w:ins w:id="91676" w:author="מנוע מכני" w:date="2026-10-11T12:04:39Z">
        <w:r>
          <w:rPr>
            <w:spacing w:val="-4"/>
            <w:rtl/>
          </w:rPr>
          <w:t xml:space="preserve">,</w:t>
        </w:r>
      </w:ins>
      <w:del w:id="91677" w:author="מנוע מכני" w:date="2026-10-11T12:04:39Z">
        <w:r w:rsidRPr="00DC5F70">
          <w:rPr>
            <w:spacing w:val="-4"/>
            <w:rtl/>
          </w:rPr>
          <w:delText xml:space="preserve">;</w:delText>
        </w:r>
      </w:del>
    </w:p>
    <w:p w:rsidR="00E403F0" w:rsidRPr="00AD695E" w:rsidRDefault="00E403F0" w:rsidP="00E403F0">
      <w:pPr>
        <w:rPr>
          <w:rtl/>
        </w:rPr>
      </w:pPr>
      <w:r>
        <w:rPr>
          <w:rtl/>
        </w:rPr>
        <w:t xml:space="preserve">חוץ מנשבע </w:t>
      </w:r>
      <w:ins w:id="92618" w:author="מנוע מכני" w:date="2026-10-11T12:04:39Z">
        <w:r>
          <w:rPr>
            <w:rtl/>
          </w:rPr>
          <w:t xml:space="preserve">ולומר</w:t>
        </w:r>
      </w:ins>
      <w:del w:id="92619" w:author="מנוע מכני" w:date="2026-10-11T12:04:39Z">
        <w:r>
          <w:rPr>
            <w:rtl/>
          </w:rPr>
          <w:delText xml:space="preserve">ומימר</w:delText>
        </w:r>
      </w:del>
      <w:r>
        <w:rPr>
          <w:rtl/>
        </w:rPr>
        <w:t xml:space="preserve"> ומקלל חבירו בשם, </w:t>
      </w:r>
      <w:ins w:id="91638" w:author="מנוע מכני" w:date="2026-10-11T12:04:39Z">
        <w:r>
          <w:rPr>
            <w:rtl/>
          </w:rPr>
          <w:t xml:space="preserve">אף</w:t>
        </w:r>
      </w:ins>
      <w:del w:id="91639" w:author="מנוע מכני" w:date="2026-10-11T12:04:39Z">
        <w:r>
          <w:rPr>
            <w:rtl/>
          </w:rPr>
          <w:delText xml:space="preserve">א</w:delText>
        </w:r>
        <w:r>
          <w:rPr>
            <w:rFonts w:hint="cs"/>
            <w:rtl/>
          </w:rPr>
          <w:delText xml:space="preserve">ע</w:delText>
        </w:r>
        <w:r>
          <w:rPr>
            <w:rtl/>
          </w:rPr>
          <w:delText xml:space="preserve">"</w:delText>
        </w:r>
        <w:r>
          <w:rPr>
            <w:rFonts w:hint="cs"/>
            <w:rtl/>
          </w:rPr>
          <w:delText xml:space="preserve">פ</w:delText>
        </w:r>
      </w:del>
      <w:r>
        <w:rPr>
          <w:rFonts w:hint="cs"/>
          <w:rtl/>
        </w:rPr>
        <w:t xml:space="preserve"> </w:t>
      </w:r>
      <w:r>
        <w:rPr>
          <w:rtl/>
        </w:rPr>
        <w:t>שלא עשה מעשה - חייב.</w:t>
      </w:r>
    </w:p>
    <w:p>
      <w:pPr>
        <w:pStyle w:val="38"/>
        <w:rPr>
          <w:ins w:id="92898" w:author="מנוע מכני" w:date="2026-10-11T12:04:39Z"/>
        </w:rPr>
      </w:pPr>
      <w:r>
        <w:t>משום ר</w:t>
      </w:r>
      <w:r>
        <w:t>יב</w:t>
      </w:r>
      <w:r>
        <w:t>"</w:t>
      </w:r>
      <w:r>
        <w:t>ח</w:t>
      </w:r>
      <w:r>
        <w:t xml:space="preserve">:</w:t>
      </w:r>
    </w:p>
    <w:p w:rsidR="00E403F0" w:rsidRPr="00AD695E" w:rsidRDefault="00E403F0" w:rsidP="00E403F0">
      <w:pPr>
        <w:rPr>
          <w:rtl/>
        </w:rPr>
      </w:pPr>
      <w:del w:id="92899" w:author="מנוע מכני" w:date="2026-10-11T12:04:39Z">
        <w:r>
          <w:rPr>
            <w:rtl/>
          </w:rPr>
          <w:delText xml:space="preserve"> </w:delText>
        </w:r>
      </w:del>
      <w:r>
        <w:rPr>
          <w:rtl/>
        </w:rPr>
        <w:t xml:space="preserve">אף המקדים תרומה לביכורים.</w:t>
      </w:r>
    </w:p>
    <w:p>
      <w:pPr>
        <w:pStyle w:val="38"/>
        <w:rPr>
          <w:ins w:id="92900" w:author="מנוע מכני" w:date="2026-10-11T12:04:39Z"/>
        </w:rPr>
      </w:pPr>
      <w:r>
        <w:t xml:space="preserve">נשבע </w:t>
      </w:r>
      <w:r>
        <w:t>מרי</w:t>
      </w:r>
      <w:r>
        <w:t>"</w:t>
      </w:r>
      <w:r>
        <w:t>ו מ</w:t>
      </w:r>
      <w:r>
        <w:t xml:space="preserve">ר"מ:</w:t>
      </w:r>
    </w:p>
    <w:p w:rsidR="00E403F0" w:rsidRPr="00AD695E" w:rsidRDefault="00E403F0" w:rsidP="00E403F0">
      <w:pPr>
        <w:rPr>
          <w:rtl/>
        </w:rPr>
      </w:pPr>
      <w:del w:id="92901" w:author="מנוע מכני" w:date="2026-10-11T12:04:39Z">
        <w:r>
          <w:rPr>
            <w:rtl/>
          </w:rPr>
          <w:delText xml:space="preserve"> </w:delText>
        </w:r>
      </w:del>
      <w:r>
        <w:rPr>
          <w:rFonts w:hint="cs"/>
          <w:rtl/>
        </w:rPr>
        <w:t>'</w:t>
      </w:r>
      <w:r>
        <w:rPr>
          <w:rStyle w:val="afffff0"/>
          <w:rtl/>
        </w:rPr>
        <w:t xml:space="preserve">כי </w:t>
      </w:r>
      <w:r>
        <w:rPr>
          <w:rStyle w:val="afffff0"/>
          <w:rtl/>
        </w:rPr>
        <w:t xml:space="preserve">לא</w:t>
      </w:r>
      <w:r>
        <w:rPr>
          <w:rStyle w:val="afffff0"/>
          <w:rtl/>
        </w:rPr>
        <w:t xml:space="preserve"> ינקה ה</w:t>
      </w:r>
      <w:r w:rsidR="00D64BA8">
        <w:rPr>
          <w:rtl/>
        </w:rPr>
        <w:t>'</w:t>
      </w:r>
      <w:r>
        <w:rPr>
          <w:rtl/>
        </w:rPr>
        <w:t xml:space="preserve"> את אשר ישא את שמו לשוא</w:t>
      </w:r>
      <w:r>
        <w:rPr>
          <w:rFonts w:hint="cs"/>
          <w:rtl/>
        </w:rPr>
        <w:t>'</w:t>
      </w:r>
      <w:r>
        <w:rPr>
          <w:rtl/>
        </w:rPr>
        <w:t xml:space="preserve">, </w:t>
      </w:r>
    </w:p>
    <w:p w:rsidR="00E403F0" w:rsidRPr="00AD695E" w:rsidRDefault="00E403F0" w:rsidP="00E403F0">
      <w:pPr>
        <w:pStyle w:val="afff3"/>
        <w:framePr w:wrap="around"/>
        <w:spacing w:line="240" w:lineRule="exact"/>
        <w:rPr>
          <w:rtl/>
        </w:rPr>
      </w:pPr>
      <w:r w:rsidRPr="009239E9">
        <w:rPr>
          <w:rFonts w:hint="cs"/>
          <w:szCs w:val="18"/>
          <w:rtl/>
        </w:rPr>
        <w:t>ג:</w:t>
      </w:r>
    </w:p>
    <w:p w:rsidR="00E403F0" w:rsidRPr="00AD695E" w:rsidRDefault="00E403F0" w:rsidP="00E403F0">
      <w:pPr>
        <w:rPr>
          <w:rtl/>
        </w:rPr>
      </w:pPr>
      <w:r>
        <w:rPr>
          <w:rFonts w:hint="cs"/>
          <w:rtl/>
        </w:rPr>
        <w:t>ב</w:t>
      </w:r>
      <w:r>
        <w:rPr>
          <w:rtl/>
        </w:rPr>
        <w:t>"</w:t>
      </w:r>
      <w:r>
        <w:rPr>
          <w:rFonts w:hint="cs"/>
          <w:rtl/>
        </w:rPr>
        <w:t>ד של מעלה</w:t>
      </w:r>
      <w:r>
        <w:rPr>
          <w:rtl/>
        </w:rPr>
        <w:t xml:space="preserve"> אין מנקין אותו, אבל בית דין של מטה - מלקין אותו ומנקין אותו.</w:t>
      </w:r>
    </w:p>
    <w:p>
      <w:pPr>
        <w:pStyle w:val="38"/>
        <w:rPr>
          <w:ins w:id="92902" w:author="מנוע מכני" w:date="2026-10-11T12:04:39Z"/>
        </w:rPr>
      </w:pPr>
      <w:del w:id="94231" w:author="מנוע מכני" w:date="2026-10-11T12:04:39Z">
        <w:r w:rsidRPr="00DC5F70">
          <w:delText xml:space="preserve">א"ל </w:delText>
        </w:r>
      </w:del>
      <w:r w:rsidRPr="00DC5F70">
        <w:t>ר</w:t>
      </w:r>
      <w:r w:rsidRPr="00DC5F70">
        <w:t>"</w:t>
      </w:r>
      <w:r w:rsidRPr="00DC5F70">
        <w:t>פ</w:t>
      </w:r>
      <w:r w:rsidRPr="00DC5F70">
        <w:t xml:space="preserve"> לאביי:</w:t>
      </w:r>
    </w:p>
    <w:p w:rsidR="00E403F0" w:rsidRPr="00DC5F70" w:rsidRDefault="00E403F0" w:rsidP="00E403F0">
      <w:pPr>
        <w:rPr>
          <w:spacing w:val="-2"/>
          <w:rtl/>
        </w:rPr>
      </w:pPr>
      <w:del w:id="92903" w:author="מנוע מכני" w:date="2026-10-11T12:04:39Z">
        <w:r w:rsidRPr="00DC5F70">
          <w:rPr>
            <w:spacing w:val="-2"/>
            <w:rtl/>
          </w:rPr>
          <w:delText xml:space="preserve"> </w:delText>
        </w:r>
      </w:del>
      <w:r w:rsidRPr="00DC5F70">
        <w:rPr>
          <w:spacing w:val="-2"/>
          <w:rtl/>
        </w:rPr>
        <w:t xml:space="preserve">ואימא, </w:t>
      </w:r>
      <w:r w:rsidRPr="00DC5F70">
        <w:rPr>
          <w:spacing w:val="-2"/>
          <w:rtl/>
        </w:rPr>
        <w:t xml:space="preserve">לא</w:t>
      </w:r>
      <w:r w:rsidRPr="00DC5F70">
        <w:rPr>
          <w:spacing w:val="-2"/>
          <w:rtl/>
        </w:rPr>
        <w:t xml:space="preserve"> תיהוי </w:t>
      </w:r>
      <w:ins w:id="90912" w:author="מנוע מכני" w:date="2026-10-11T12:04:39Z">
        <w:r>
          <w:rPr>
            <w:spacing w:val="-2"/>
            <w:rtl/>
          </w:rPr>
          <w:t xml:space="preserve">לו</w:t>
        </w:r>
      </w:ins>
      <w:del w:id="90913" w:author="מנוע מכני" w:date="2026-10-11T12:04:39Z">
        <w:r w:rsidRPr="00DC5F70">
          <w:rPr>
            <w:spacing w:val="-2"/>
            <w:rtl/>
          </w:rPr>
          <w:delText xml:space="preserve">ליה</w:delText>
        </w:r>
      </w:del>
      <w:r w:rsidRPr="00DC5F70">
        <w:rPr>
          <w:spacing w:val="-2"/>
          <w:rtl/>
        </w:rPr>
        <w:t xml:space="preserve"> נקיות כלל! </w:t>
      </w:r>
      <w:r w:rsidRPr="00DC5F70">
        <w:rPr>
          <w:spacing w:val="-2"/>
          <w:rtl/>
        </w:rPr>
        <w:t xml:space="preserve">א"ל</w:t>
      </w:r>
      <w:r w:rsidRPr="00DC5F70">
        <w:rPr>
          <w:spacing w:val="-2"/>
          <w:rtl/>
        </w:rPr>
        <w:t xml:space="preserve">: </w:t>
      </w:r>
      <w:r w:rsidRPr="00DC5F70">
        <w:rPr>
          <w:spacing w:val="-2"/>
          <w:rtl/>
        </w:rPr>
        <w:t xml:space="preserve">א"</w:t>
      </w:r>
      <w:r w:rsidRPr="00DC5F70">
        <w:rPr>
          <w:rFonts w:hint="cs"/>
          <w:spacing w:val="-2"/>
          <w:rtl/>
        </w:rPr>
        <w:t>כ</w:t>
      </w:r>
      <w:r w:rsidRPr="00DC5F70">
        <w:rPr>
          <w:spacing w:val="-2"/>
          <w:rtl/>
        </w:rPr>
        <w:t xml:space="preserve">, לכתוב קרא </w:t>
      </w:r>
      <w:r w:rsidRPr="00DC5F70">
        <w:rPr>
          <w:rFonts w:hint="cs"/>
          <w:spacing w:val="-2"/>
          <w:rtl/>
        </w:rPr>
        <w:t>'</w:t>
      </w:r>
      <w:ins w:id="90207" w:author="Claude - סמנטי" w:date="2026-10-11T12:20:38Z">
        <w:r>
          <w:rPr>
            <w:rStyle w:val="afffff0"/>
            <w:spacing w:val="-2"/>
            <w:rtl/>
          </w:rPr>
          <w:t xml:space="preserve">לֹא יְנַקֶּה</w:t>
        </w:r>
      </w:ins>
      <w:del w:id="90208" w:author="Claude - סמנטי" w:date="2026-10-11T12:20:38Z">
        <w:r w:rsidRPr="00DC5F70">
          <w:rPr>
            <w:spacing w:val="-2"/>
            <w:rtl/>
          </w:rPr>
          <w:delText xml:space="preserve">לא ינקה</w:delText>
        </w:r>
      </w:del>
      <w:r w:rsidRPr="00DC5F70">
        <w:rPr>
          <w:rFonts w:hint="cs"/>
          <w:spacing w:val="-2"/>
          <w:rtl/>
        </w:rPr>
        <w:t>'</w:t>
      </w:r>
      <w:r w:rsidRPr="00DC5F70">
        <w:rPr>
          <w:spacing w:val="-2"/>
          <w:rtl/>
        </w:rPr>
        <w:t xml:space="preserve"> ולישתוק, </w:t>
      </w:r>
    </w:p>
    <w:p w:rsidR="00E403F0" w:rsidRPr="00AD695E" w:rsidRDefault="00E403F0" w:rsidP="00E403F0">
      <w:pPr>
        <w:rPr>
          <w:rtl/>
        </w:rPr>
      </w:pPr>
      <w:r>
        <w:rPr>
          <w:rtl/>
        </w:rPr>
        <w:t>ה' למה לי - בית דין של מעלה הוא דאין מנקין אותו, אבל ב"ד של מטה - מלקין ומנקין אותו.</w:t>
      </w:r>
    </w:p>
    <w:p w:rsidR="00E403F0" w:rsidRPr="00AD695E" w:rsidRDefault="00E403F0" w:rsidP="00E403F0">
      <w:pPr>
        <w:rPr>
          <w:rtl/>
        </w:rPr>
      </w:pPr>
    </w:p>
    <w:p w:rsidR="00E403F0" w:rsidRPr="00AD695E" w:rsidRDefault="00E403F0" w:rsidP="00E403F0">
      <w:pPr>
        <w:rPr>
          <w:rtl/>
        </w:rPr>
      </w:pPr>
      <w:r w:rsidRPr="00217260">
        <w:rPr>
          <w:b/>
          <w:bCs/>
          <w:rtl/>
        </w:rPr>
        <w:t xml:space="preserve">אשכחן שבועת שוא, שבועת שקר מנלן? </w:t>
      </w:r>
    </w:p>
    <w:p>
      <w:pPr>
        <w:pStyle w:val="38"/>
        <w:rPr>
          <w:ins w:id="92904" w:author="מנוע מכני" w:date="2026-10-11T12:04:39Z"/>
        </w:rPr>
      </w:pPr>
      <w:r w:rsidRPr="00A757C8">
        <w:lastRenderedPageBreak/>
        <w:t>רי</w:t>
      </w:r>
      <w:r w:rsidRPr="00A757C8">
        <w:t>"</w:t>
      </w:r>
      <w:r w:rsidRPr="00A757C8">
        <w:t>ו</w:t>
      </w:r>
      <w:r w:rsidRPr="00A757C8">
        <w:t xml:space="preserve"> </w:t>
      </w:r>
      <w:ins w:id="90914" w:author="מנוע מכני" w:date="2026-10-11T12:04:39Z">
        <w:r>
          <w:t xml:space="preserve">שלו</w:t>
        </w:r>
      </w:ins>
      <w:del w:id="90915" w:author="מנוע מכני" w:date="2026-10-11T12:04:39Z">
        <w:r w:rsidRPr="00A757C8">
          <w:delText xml:space="preserve">דידיה</w:delText>
        </w:r>
      </w:del>
      <w:del w:id="94177" w:author="מנוע מכני" w:date="2026-10-11T12:04:39Z">
        <w:r w:rsidRPr="00A757C8">
          <w:delText xml:space="preserve"> אמר</w:delText>
        </w:r>
      </w:del>
      <w:r w:rsidRPr="00A757C8">
        <w:t xml:space="preserve">:</w:t>
      </w:r>
    </w:p>
    <w:p w:rsidR="00E403F0" w:rsidRPr="00AD695E" w:rsidRDefault="00E403F0" w:rsidP="00E403F0">
      <w:pPr>
        <w:rPr>
          <w:rtl/>
        </w:rPr>
      </w:pPr>
      <w:del w:id="92905" w:author="מנוע מכני" w:date="2026-10-11T12:04:39Z">
        <w:r w:rsidRPr="00A757C8">
          <w:rPr>
            <w:rtl/>
          </w:rPr>
          <w:delText xml:space="preserve"> </w:delText>
        </w:r>
      </w:del>
      <w:r w:rsidRPr="00A757C8">
        <w:rPr>
          <w:rtl/>
        </w:rPr>
        <w:t xml:space="preserve">לשוא לשוא שני פעמים, אם אינו ענין לשבועת שוא - תניהו ענין לשבועת שקר, דלוקה.</w:t>
      </w:r>
    </w:p>
    <w:p>
      <w:pPr>
        <w:pStyle w:val="38"/>
        <w:rPr>
          <w:ins w:id="92906" w:author="מנוע מכני" w:date="2026-10-11T12:04:39Z"/>
        </w:rPr>
      </w:pPr>
      <w:r>
        <w:t>מתקיף</w:t>
      </w:r>
      <w:r>
        <w:t xml:space="preserve"> </w:t>
      </w:r>
      <w:r>
        <w:t xml:space="preserve">רבי אבהו:</w:t>
      </w:r>
    </w:p>
    <w:p w:rsidR="00E403F0" w:rsidRPr="00AD695E" w:rsidRDefault="00E403F0" w:rsidP="00E403F0">
      <w:pPr>
        <w:rPr>
          <w:rtl/>
        </w:rPr>
      </w:pPr>
      <w:del w:id="92907" w:author="מנוע מכני" w:date="2026-10-11T12:04:39Z">
        <w:r>
          <w:rPr>
            <w:rtl/>
          </w:rPr>
          <w:delText xml:space="preserve"> </w:delText>
        </w:r>
      </w:del>
      <w:r>
        <w:rPr>
          <w:rtl/>
        </w:rPr>
        <w:t xml:space="preserve">שבועת שקר </w:t>
      </w:r>
      <w:ins w:id="92620" w:author="מנוע מכני" w:date="2026-10-11T12:04:39Z">
        <w:r>
          <w:rPr>
            <w:rtl/>
          </w:rPr>
          <w:t xml:space="preserve">איך</w:t>
        </w:r>
      </w:ins>
      <w:del w:id="92621" w:author="מנוע מכני" w:date="2026-10-11T12:04:39Z">
        <w:r>
          <w:rPr>
            <w:rtl/>
          </w:rPr>
          <w:delText xml:space="preserve">היכי</w:delText>
        </w:r>
      </w:del>
      <w:r>
        <w:rPr>
          <w:rtl/>
        </w:rPr>
        <w:t xml:space="preserve"> דמי? </w:t>
      </w:r>
      <w:ins w:id="92144" w:author="מנוע מכני" w:date="2026-10-11T12:04:39Z">
        <w:r>
          <w:rPr>
            <w:rtl/>
          </w:rPr>
          <w:t xml:space="preserve">אם </w:t>
        </w:r>
      </w:ins>
      <w:del w:id="92145" w:author="מנוע מכני" w:date="2026-10-11T12:04:39Z">
        <w:r>
          <w:rPr>
            <w:rtl/>
          </w:rPr>
          <w:delText xml:space="preserve">אי</w:delText>
        </w:r>
        <w:r>
          <w:rPr>
            <w:rFonts w:hint="cs"/>
            <w:rtl/>
          </w:rPr>
          <w:delText xml:space="preserve"> </w:delText>
        </w:r>
      </w:del>
      <w:r>
        <w:rPr>
          <w:rtl/>
        </w:rPr>
        <w:t xml:space="preserve">נימא דאמר שלא אוכל ואכל </w:t>
      </w:r>
      <w:ins w:id="90282" w:author="מנוע מכני" w:date="2026-10-11T12:04:39Z">
        <w:r>
          <w:rPr>
            <w:rtl/>
          </w:rPr>
          <w:t xml:space="preserve">שם</w:t>
        </w:r>
      </w:ins>
      <w:del w:id="90283" w:author="מנוע מכני" w:date="2026-10-11T12:04:39Z">
        <w:r>
          <w:rPr>
            <w:rtl/>
          </w:rPr>
          <w:delText xml:space="preserve">התם</w:delText>
        </w:r>
      </w:del>
      <w:r>
        <w:rPr>
          <w:rtl/>
        </w:rPr>
        <w:t xml:space="preserve"> הוא מעשה עבד! ואלא דאמר שאוכל ולא אכל, ההוא מי לקי? </w:t>
      </w:r>
    </w:p>
    <w:p w:rsidR="00E403F0" w:rsidRPr="00AD695E" w:rsidRDefault="00E403F0" w:rsidP="00E403F0">
      <w:pPr>
        <w:rPr>
          <w:rtl/>
        </w:rPr>
      </w:pPr>
      <w:r>
        <w:rPr>
          <w:rtl/>
        </w:rPr>
        <w:t xml:space="preserve">והאיתמר, שבועה שאוכל ככר זה היום, ועבר היום ולא אכל</w:t>
      </w:r>
      <w:ins w:id="91678" w:author="מנוע מכני" w:date="2026-10-11T12:04:39Z">
        <w:r>
          <w:rPr>
            <w:rtl/>
          </w:rPr>
          <w:t xml:space="preserve">,</w:t>
        </w:r>
      </w:ins>
      <w:del w:id="91679" w:author="מנוע מכני" w:date="2026-10-11T12:04:39Z">
        <w:r>
          <w:rPr>
            <w:rtl/>
          </w:rPr>
          <w:delText xml:space="preserve">;</w:delText>
        </w:r>
      </w:del>
    </w:p>
    <w:p w:rsidR="00E403F0" w:rsidRPr="00AD695E" w:rsidRDefault="00E403F0" w:rsidP="00E403F0">
      <w:pPr>
        <w:rPr>
          <w:rtl/>
        </w:rPr>
      </w:pPr>
      <w:r>
        <w:rPr>
          <w:rStyle w:val="2fb"/>
          <w:rFonts w:hint="cs"/>
          <w:rtl/>
        </w:rPr>
        <w:t>רי</w:t>
      </w:r>
      <w:r>
        <w:rPr>
          <w:rStyle w:val="2fb"/>
          <w:rtl/>
        </w:rPr>
        <w:t>"</w:t>
      </w:r>
      <w:r>
        <w:rPr>
          <w:rStyle w:val="2fb"/>
          <w:rFonts w:hint="cs"/>
          <w:rtl/>
        </w:rPr>
        <w:t xml:space="preserve">ו</w:t>
      </w:r>
      <w:r>
        <w:rPr>
          <w:rFonts w:hint="cs"/>
          <w:rtl/>
        </w:rPr>
        <w:t xml:space="preserve"> ורשב'ל</w:t>
      </w:r>
      <w:r>
        <w:rPr>
          <w:rtl/>
        </w:rPr>
        <w:t>: אינו לוקה.</w:t>
      </w:r>
    </w:p>
    <w:p>
      <w:pPr>
        <w:pStyle w:val="38"/>
        <w:rPr>
          <w:ins w:id="92908" w:author="מנוע מכני" w:date="2026-10-11T12:04:39Z"/>
        </w:rPr>
      </w:pPr>
      <w:r w:rsidRPr="00DC5F70">
        <w:t xml:space="preserve">ר' יוחנן</w:t>
      </w:r>
      <w:del w:id="94178" w:author="מנוע מכני" w:date="2026-10-11T12:04:39Z">
        <w:r w:rsidRPr="00DC5F70">
          <w:delText xml:space="preserve"> אומר</w:delText>
        </w:r>
      </w:del>
      <w:r w:rsidRPr="00DC5F70">
        <w:t xml:space="preserve">:</w:t>
      </w:r>
    </w:p>
    <w:p w:rsidR="00E403F0" w:rsidRPr="00DC5F70" w:rsidRDefault="00E403F0" w:rsidP="00E403F0">
      <w:pPr>
        <w:rPr>
          <w:spacing w:val="-2"/>
          <w:rtl/>
        </w:rPr>
      </w:pPr>
      <w:del w:id="92909" w:author="מנוע מכני" w:date="2026-10-11T12:04:39Z">
        <w:r w:rsidRPr="00DC5F70">
          <w:rPr>
            <w:spacing w:val="-2"/>
            <w:rtl/>
          </w:rPr>
          <w:delText xml:space="preserve"> </w:delText>
        </w:r>
      </w:del>
      <w:r w:rsidRPr="00DC5F70">
        <w:rPr>
          <w:spacing w:val="-2"/>
          <w:rtl/>
        </w:rPr>
        <w:t xml:space="preserve">אינו לוקה - </w:t>
      </w:r>
      <w:ins w:id="90284" w:author="מנוע מכני" w:date="2026-10-11T12:04:39Z">
        <w:r>
          <w:rPr>
            <w:spacing w:val="-2"/>
            <w:rtl/>
          </w:rPr>
          <w:t xml:space="preserve">דלא</w:t>
        </w:r>
      </w:ins>
      <w:del w:id="90285" w:author="מנוע מכני" w:date="2026-10-11T12:04:39Z">
        <w:r w:rsidRPr="00DC5F70">
          <w:rPr>
            <w:spacing w:val="-2"/>
            <w:rtl/>
          </w:rPr>
          <w:delText xml:space="preserve">דלאו</w:delText>
        </w:r>
      </w:del>
      <w:r w:rsidRPr="00DC5F70">
        <w:rPr>
          <w:spacing w:val="-2"/>
          <w:rtl/>
        </w:rPr>
        <w:t xml:space="preserve"> שאין בו מעשה הוא, וכל </w:t>
      </w:r>
      <w:ins w:id="90286" w:author="מנוע מכני" w:date="2026-10-11T12:04:39Z">
        <w:r>
          <w:rPr>
            <w:spacing w:val="-2"/>
            <w:rtl/>
          </w:rPr>
          <w:t xml:space="preserve">לא</w:t>
        </w:r>
      </w:ins>
      <w:del w:id="90287" w:author="מנוע מכני" w:date="2026-10-11T12:04:39Z">
        <w:r w:rsidRPr="00DC5F70">
          <w:rPr>
            <w:spacing w:val="-2"/>
            <w:rtl/>
          </w:rPr>
          <w:delText xml:space="preserve">לאו</w:delText>
        </w:r>
      </w:del>
      <w:r w:rsidRPr="00DC5F70">
        <w:rPr>
          <w:spacing w:val="-2"/>
          <w:rtl/>
        </w:rPr>
        <w:t xml:space="preserve"> שאין בו מעשה - אין לוקין עליו.</w:t>
      </w:r>
    </w:p>
    <w:p>
      <w:pPr>
        <w:pStyle w:val="38"/>
        <w:rPr>
          <w:ins w:id="92910" w:author="מנוע מכני" w:date="2026-10-11T12:04:39Z"/>
        </w:rPr>
      </w:pPr>
      <w:r>
        <w:t xml:space="preserve">ור"ל</w:t>
      </w:r>
      <w:del w:id="94179" w:author="מנוע מכני" w:date="2026-10-11T12:04:39Z">
        <w:r>
          <w:delText xml:space="preserve"> אמר</w:delText>
        </w:r>
      </w:del>
      <w:r>
        <w:t xml:space="preserve">:</w:t>
      </w:r>
    </w:p>
    <w:p w:rsidR="00E403F0" w:rsidRPr="00AD695E" w:rsidRDefault="00E403F0" w:rsidP="00E403F0">
      <w:pPr>
        <w:rPr>
          <w:rtl/>
        </w:rPr>
      </w:pPr>
      <w:del w:id="92911" w:author="מנוע מכני" w:date="2026-10-11T12:04:39Z">
        <w:r>
          <w:rPr>
            <w:rtl/>
          </w:rPr>
          <w:delText xml:space="preserve"> </w:delText>
        </w:r>
      </w:del>
      <w:r>
        <w:rPr>
          <w:rtl/>
        </w:rPr>
        <w:t xml:space="preserve">אינו לוקה משום דהו"</w:t>
      </w:r>
      <w:r>
        <w:rPr>
          <w:rFonts w:hint="cs"/>
          <w:rtl/>
        </w:rPr>
        <w:t>ל</w:t>
      </w:r>
      <w:r>
        <w:rPr>
          <w:rtl/>
        </w:rPr>
        <w:t xml:space="preserve"> התראת ספק </w:t>
      </w:r>
      <w:r>
        <w:rPr>
          <w:rFonts w:hint="cs"/>
          <w:rtl/>
        </w:rPr>
        <w:t>ו</w:t>
      </w:r>
      <w:r>
        <w:rPr>
          <w:rtl/>
        </w:rPr>
        <w:t xml:space="preserve">אין לוקין עליו! </w:t>
      </w:r>
    </w:p>
    <w:p>
      <w:pPr>
        <w:pStyle w:val="38"/>
        <w:rPr>
          <w:ins w:id="92912" w:author="מנוע מכני" w:date="2026-10-11T12:04:39Z"/>
        </w:rPr>
      </w:pPr>
      <w:r>
        <w:t xml:space="preserve">- אלא א"ר אבהו:</w:t>
      </w:r>
    </w:p>
    <w:p w:rsidR="00E403F0" w:rsidRPr="00AD695E" w:rsidRDefault="00E403F0" w:rsidP="00E403F0">
      <w:pPr>
        <w:pStyle w:val="affffb"/>
        <w:rPr>
          <w:rtl/>
        </w:rPr>
      </w:pPr>
      <w:del w:id="92913" w:author="מנוע מכני" w:date="2026-10-11T12:04:39Z">
        <w:r>
          <w:rPr>
            <w:rtl/>
          </w:rPr>
          <w:delText xml:space="preserve"> </w:delText>
        </w:r>
      </w:del>
      <w:r>
        <w:rPr>
          <w:rtl/>
        </w:rPr>
        <w:t xml:space="preserve">תהא באכלתי ולא אכלתי.</w:t>
      </w:r>
    </w:p>
    <w:p w:rsidR="00E403F0" w:rsidRPr="00AD695E" w:rsidRDefault="00E403F0" w:rsidP="00E403F0">
      <w:pPr>
        <w:rPr>
          <w:rtl/>
        </w:rPr>
      </w:pPr>
    </w:p>
    <w:p w:rsidR="00E403F0" w:rsidRPr="00AD695E" w:rsidRDefault="00E403F0" w:rsidP="00E403F0">
      <w:pPr>
        <w:rPr>
          <w:rtl/>
        </w:rPr>
      </w:pPr>
      <w:r>
        <w:rPr>
          <w:rFonts w:hint="cs"/>
          <w:rtl/>
        </w:rPr>
        <w:t>ומ</w:t>
      </w:r>
      <w:r>
        <w:rPr>
          <w:rtl/>
        </w:rPr>
        <w:t>"</w:t>
      </w:r>
      <w:r>
        <w:rPr>
          <w:rFonts w:hint="cs"/>
          <w:rtl/>
        </w:rPr>
        <w:t>ש</w:t>
      </w:r>
      <w:r>
        <w:rPr>
          <w:rtl/>
        </w:rPr>
        <w:t xml:space="preserve"> דקא </w:t>
      </w:r>
      <w:r>
        <w:rPr>
          <w:rStyle w:val="2fb"/>
          <w:rtl/>
        </w:rPr>
        <w:t xml:space="preserve">מרבה</w:t>
      </w:r>
      <w:r>
        <w:rPr>
          <w:rtl/>
        </w:rPr>
        <w:t xml:space="preserve"> אכלתי ולא אכלתי, מאוכל ולא אכל? </w:t>
      </w:r>
    </w:p>
    <w:p>
      <w:pPr>
        <w:pStyle w:val="38"/>
        <w:rPr>
          <w:ins w:id="92914" w:author="מנוע מכני" w:date="2026-10-11T12:04:39Z"/>
        </w:rPr>
      </w:pPr>
      <w:r>
        <w:t xml:space="preserve">רבא:</w:t>
      </w:r>
    </w:p>
    <w:p w:rsidR="00E403F0" w:rsidRPr="00AD695E" w:rsidRDefault="00E403F0" w:rsidP="00E403F0">
      <w:pPr>
        <w:rPr>
          <w:rtl/>
        </w:rPr>
      </w:pPr>
      <w:del w:id="92915" w:author="מנוע מכני" w:date="2026-10-11T12:04:39Z">
        <w:r>
          <w:rPr>
            <w:rtl/>
          </w:rPr>
          <w:delText xml:space="preserve"> </w:delText>
        </w:r>
      </w:del>
      <w:r>
        <w:rPr>
          <w:rtl/>
        </w:rPr>
        <w:t xml:space="preserve">בפירוש ריבתה תורה שקר דומה לשוא, מה שוא - לשעבר, אף שקר - לשעבר.</w:t>
      </w:r>
    </w:p>
    <w:p>
      <w:pPr>
        <w:pStyle w:val="38"/>
        <w:rPr>
          <w:ins w:id="92916" w:author="מנוע מכני" w:date="2026-10-11T12:04:39Z"/>
        </w:rPr>
      </w:pPr>
      <w:r>
        <w:t>איתיביה ר</w:t>
      </w:r>
      <w:r>
        <w:t>י</w:t>
      </w:r>
      <w:r>
        <w:t>"</w:t>
      </w:r>
      <w:r>
        <w:t>ר לר</w:t>
      </w:r>
      <w:r>
        <w:t>"</w:t>
      </w:r>
      <w:r>
        <w:t>א</w:t>
      </w:r>
      <w:r>
        <w:t xml:space="preserve">:</w:t>
      </w:r>
    </w:p>
    <w:p w:rsidR="00E403F0" w:rsidRPr="00AD695E" w:rsidRDefault="00E403F0" w:rsidP="00E403F0">
      <w:pPr>
        <w:rPr>
          <w:rtl/>
        </w:rPr>
      </w:pPr>
      <w:del w:id="92917" w:author="מנוע מכני" w:date="2026-10-11T12:04:39Z">
        <w:r>
          <w:rPr>
            <w:rtl/>
          </w:rPr>
          <w:delText xml:space="preserve"> </w:delText>
        </w:r>
      </w:del>
      <w:r>
        <w:rPr>
          <w:rtl/>
        </w:rPr>
        <w:t xml:space="preserve">שבועה שלא אוכל ככר זו שבועה שלא אוכלנה שבועה שלא אוכלנה, ואכלה - אינו חייב אלא אחת</w:t>
      </w:r>
      <w:ins w:id="91680" w:author="מנוע מכני" w:date="2026-10-11T12:04:39Z">
        <w:r>
          <w:rPr>
            <w:rtl/>
          </w:rPr>
          <w:t xml:space="preserve">,</w:t>
        </w:r>
      </w:ins>
      <w:del w:id="91681" w:author="מנוע מכני" w:date="2026-10-11T12:04:39Z">
        <w:r>
          <w:rPr>
            <w:rtl/>
          </w:rPr>
          <w:delText xml:space="preserve">;</w:delText>
        </w:r>
      </w:del>
    </w:p>
    <w:p w:rsidR="00E403F0" w:rsidRPr="00AD695E" w:rsidRDefault="00E403F0" w:rsidP="00E403F0">
      <w:pPr>
        <w:rPr>
          <w:rtl/>
        </w:rPr>
      </w:pPr>
      <w:r>
        <w:rPr>
          <w:rtl/>
        </w:rPr>
        <w:t>וזוהי שבועת ביטוי שחייבין על זדונה מכות ועל שגגתה קרבן עולה ויורד.</w:t>
      </w:r>
    </w:p>
    <w:p w:rsidR="00E403F0" w:rsidRPr="00AD695E" w:rsidRDefault="00E403F0" w:rsidP="00E403F0">
      <w:pPr>
        <w:rPr>
          <w:rtl/>
        </w:rPr>
      </w:pPr>
      <w:r>
        <w:rPr>
          <w:rtl/>
        </w:rPr>
        <w:t xml:space="preserve">זוהי </w:t>
      </w:r>
      <w:ins w:id="92512" w:author="מנוע מכני" w:date="2026-10-11T12:04:39Z">
        <w:r>
          <w:rPr>
            <w:rtl/>
          </w:rPr>
          <w:t xml:space="preserve">למעט</w:t>
        </w:r>
      </w:ins>
      <w:del w:id="92513" w:author="מנוע מכני" w:date="2026-10-11T12:04:39Z">
        <w:r>
          <w:rPr>
            <w:rtl/>
          </w:rPr>
          <w:delText xml:space="preserve">למעוטי</w:delText>
        </w:r>
      </w:del>
      <w:r>
        <w:rPr>
          <w:rtl/>
        </w:rPr>
        <w:t xml:space="preserve"> </w:t>
      </w:r>
      <w:ins w:id="90916" w:author="מנוע מכני" w:date="2026-10-11T12:04:39Z">
        <w:r>
          <w:rPr>
            <w:rtl/>
          </w:rPr>
          <w:t xml:space="preserve">מה</w:t>
        </w:r>
      </w:ins>
      <w:del w:id="90917" w:author="מנוע מכני" w:date="2026-10-11T12:04:39Z">
        <w:r>
          <w:rPr>
            <w:rtl/>
          </w:rPr>
          <w:delText xml:space="preserve">מאי</w:delText>
        </w:r>
      </w:del>
      <w:r>
        <w:rPr>
          <w:rtl/>
        </w:rPr>
        <w:t xml:space="preserve">? </w:t>
      </w:r>
      <w:ins w:id="90288" w:author="מנוע מכני" w:date="2026-10-11T12:04:39Z">
        <w:r>
          <w:rPr>
            <w:rtl/>
          </w:rPr>
          <w:t xml:space="preserve">לא</w:t>
        </w:r>
      </w:ins>
      <w:del w:id="90289" w:author="מנוע מכני" w:date="2026-10-11T12:04:39Z">
        <w:r>
          <w:rPr>
            <w:rtl/>
          </w:rPr>
          <w:delText xml:space="preserve">לאו</w:delText>
        </w:r>
      </w:del>
      <w:r>
        <w:rPr>
          <w:rtl/>
        </w:rPr>
        <w:t xml:space="preserve"> </w:t>
      </w:r>
      <w:ins w:id="92514" w:author="מנוע מכני" w:date="2026-10-11T12:04:39Z">
        <w:r>
          <w:rPr>
            <w:rtl/>
          </w:rPr>
          <w:t xml:space="preserve">למעט</w:t>
        </w:r>
      </w:ins>
      <w:del w:id="92515" w:author="מנוע מכני" w:date="2026-10-11T12:04:39Z">
        <w:r>
          <w:rPr>
            <w:rtl/>
          </w:rPr>
          <w:delText xml:space="preserve">למעוטי</w:delText>
        </w:r>
      </w:del>
      <w:r>
        <w:rPr>
          <w:rtl/>
        </w:rPr>
        <w:t xml:space="preserve"> אכלתי ולא אכלתי - דלא לקי? </w:t>
      </w:r>
    </w:p>
    <w:p>
      <w:pPr>
        <w:pStyle w:val="38"/>
        <w:rPr>
          <w:ins w:id="94138" w:author="מנוע מכני" w:date="2026-10-11T12:04:39Z"/>
        </w:rPr>
      </w:pPr>
      <w:r>
        <w:t xml:space="preserve">לא</w:t>
      </w:r>
      <w:r>
        <w:t xml:space="preserve">,</w:t>
      </w:r>
    </w:p>
    <w:p w:rsidR="00E403F0" w:rsidRPr="00AD695E" w:rsidRDefault="00E403F0" w:rsidP="00E403F0">
      <w:pPr>
        <w:rPr>
          <w:rtl/>
        </w:rPr>
      </w:pPr>
      <w:del w:id="94139" w:author="מנוע מכני" w:date="2026-10-11T12:04:39Z">
        <w:r>
          <w:rPr>
            <w:rtl/>
          </w:rPr>
          <w:delText xml:space="preserve"> </w:delText>
        </w:r>
      </w:del>
      <w:r>
        <w:rPr>
          <w:rtl/>
        </w:rPr>
        <w:t xml:space="preserve">זו היא דעל שגגתה </w:t>
      </w:r>
      <w:ins w:id="92622" w:author="מנוע מכני" w:date="2026-10-11T12:04:39Z">
        <w:r>
          <w:rPr>
            <w:rtl/>
          </w:rPr>
          <w:t xml:space="preserve">מביא</w:t>
        </w:r>
      </w:ins>
      <w:del w:id="92623" w:author="מנוע מכני" w:date="2026-10-11T12:04:39Z">
        <w:r>
          <w:rPr>
            <w:rtl/>
          </w:rPr>
          <w:delText xml:space="preserve">מייתי</w:delText>
        </w:r>
      </w:del>
      <w:r>
        <w:rPr>
          <w:rtl/>
        </w:rPr>
        <w:t xml:space="preserve"> קרבן, אבל אכלתי ולא אכלתי - </w:t>
      </w:r>
      <w:r>
        <w:rPr>
          <w:rtl/>
        </w:rPr>
        <w:t xml:space="preserve">לא</w:t>
      </w:r>
      <w:r>
        <w:rPr>
          <w:rtl/>
        </w:rPr>
        <w:t xml:space="preserve"> </w:t>
      </w:r>
      <w:ins w:id="92624" w:author="מנוע מכני" w:date="2026-10-11T12:04:39Z">
        <w:r>
          <w:rPr>
            <w:rtl/>
          </w:rPr>
          <w:t xml:space="preserve">מביא</w:t>
        </w:r>
      </w:ins>
      <w:del w:id="92625" w:author="מנוע מכני" w:date="2026-10-11T12:04:39Z">
        <w:r>
          <w:rPr>
            <w:rtl/>
          </w:rPr>
          <w:delText xml:space="preserve">מייתי</w:delText>
        </w:r>
      </w:del>
      <w:r>
        <w:rPr>
          <w:rtl/>
        </w:rPr>
        <w:t xml:space="preserve"> קרבן</w:t>
      </w:r>
      <w:ins w:id="91682" w:author="מנוע מכני" w:date="2026-10-11T12:04:39Z">
        <w:r>
          <w:rPr>
            <w:rtl/>
          </w:rPr>
          <w:t xml:space="preserve">,</w:t>
        </w:r>
      </w:ins>
      <w:del w:id="91683" w:author="מנוע מכני" w:date="2026-10-11T12:04:39Z">
        <w:r>
          <w:rPr>
            <w:rtl/>
          </w:rPr>
          <w:delText xml:space="preserve">;</w:delText>
        </w:r>
      </w:del>
    </w:p>
    <w:p w:rsidR="00E403F0" w:rsidRPr="00AD695E" w:rsidRDefault="00E403F0" w:rsidP="00E403F0">
      <w:pPr>
        <w:rPr>
          <w:rtl/>
        </w:rPr>
      </w:pPr>
      <w:r>
        <w:rPr>
          <w:rStyle w:val="2fb"/>
          <w:rtl/>
        </w:rPr>
        <w:t xml:space="preserve">ורבי ישמעאל</w:t>
      </w:r>
      <w:r>
        <w:rPr>
          <w:rtl/>
        </w:rPr>
        <w:t xml:space="preserve"> היא, דאינו חייב אלא על העתיד לבא, אבל מילקא לקי, </w:t>
      </w:r>
    </w:p>
    <w:p>
      <w:pPr>
        <w:pStyle w:val="38"/>
        <w:rPr>
          <w:ins w:id="92918" w:author="מנוע מכני" w:date="2026-10-11T12:04:39Z"/>
        </w:rPr>
      </w:pPr>
      <w:r>
        <w:t xml:space="preserve">אימא סיפא:</w:t>
      </w:r>
    </w:p>
    <w:p w:rsidR="00E403F0" w:rsidRPr="00AD695E" w:rsidRDefault="00E403F0" w:rsidP="00E403F0">
      <w:pPr>
        <w:rPr>
          <w:rtl/>
        </w:rPr>
      </w:pPr>
      <w:del w:id="92919" w:author="מנוע מכני" w:date="2026-10-11T12:04:39Z">
        <w:r>
          <w:rPr>
            <w:rtl/>
          </w:rPr>
          <w:delText xml:space="preserve"> </w:delText>
        </w:r>
      </w:del>
      <w:r>
        <w:rPr>
          <w:rtl/>
        </w:rPr>
        <w:t xml:space="preserve">זוהי שבועת שוא שחייבין על זדונה מכות ועל שגגתה פטור.</w:t>
      </w:r>
    </w:p>
    <w:p w:rsidR="00E403F0" w:rsidRPr="00AD695E" w:rsidRDefault="00E403F0" w:rsidP="00E403F0">
      <w:pPr>
        <w:rPr>
          <w:rtl/>
        </w:rPr>
      </w:pPr>
      <w:r>
        <w:rPr>
          <w:rtl/>
        </w:rPr>
        <w:t xml:space="preserve">זוהי - דעל שגגתה פטור מקרבן, אבל אכלתי ולא אכלתי - </w:t>
      </w:r>
      <w:ins w:id="92626" w:author="מנוע מכני" w:date="2026-10-11T12:04:39Z">
        <w:r>
          <w:rPr>
            <w:rtl/>
          </w:rPr>
          <w:t xml:space="preserve">מביא</w:t>
        </w:r>
      </w:ins>
      <w:del w:id="92627" w:author="מנוע מכני" w:date="2026-10-11T12:04:39Z">
        <w:r>
          <w:rPr>
            <w:rtl/>
          </w:rPr>
          <w:delText xml:space="preserve">מייתי</w:delText>
        </w:r>
      </w:del>
      <w:r>
        <w:rPr>
          <w:rtl/>
        </w:rPr>
        <w:t xml:space="preserve"> קרבן</w:t>
      </w:r>
      <w:ins w:id="91684" w:author="מנוע מכני" w:date="2026-10-11T12:04:39Z">
        <w:r>
          <w:rPr>
            <w:rtl/>
          </w:rPr>
          <w:t xml:space="preserve">,</w:t>
        </w:r>
      </w:ins>
      <w:del w:id="91685" w:author="מנוע מכני" w:date="2026-10-11T12:04:39Z">
        <w:r>
          <w:rPr>
            <w:rtl/>
          </w:rPr>
          <w:delText xml:space="preserve">;</w:delText>
        </w:r>
      </w:del>
    </w:p>
    <w:p w:rsidR="00E403F0" w:rsidRPr="00AD695E" w:rsidRDefault="00E403F0" w:rsidP="00E403F0">
      <w:pPr>
        <w:rPr>
          <w:rtl/>
        </w:rPr>
      </w:pPr>
      <w:r>
        <w:rPr>
          <w:rStyle w:val="2fb"/>
          <w:rtl/>
        </w:rPr>
        <w:t>ו</w:t>
      </w:r>
      <w:r>
        <w:rPr>
          <w:rStyle w:val="2fb"/>
          <w:rFonts w:hint="cs"/>
          <w:rtl/>
        </w:rPr>
        <w:t>כ</w:t>
      </w:r>
      <w:r>
        <w:rPr>
          <w:rStyle w:val="2fb"/>
          <w:rtl/>
        </w:rPr>
        <w:t xml:space="preserve">ר"ע</w:t>
      </w:r>
      <w:r>
        <w:rPr>
          <w:rtl/>
        </w:rPr>
        <w:t xml:space="preserve"> דמביאין קרבן לשעבר.</w:t>
      </w:r>
    </w:p>
    <w:p w:rsidR="00E403F0" w:rsidRPr="00AD695E" w:rsidRDefault="00E403F0" w:rsidP="00E403F0">
      <w:pPr>
        <w:rPr>
          <w:rtl/>
        </w:rPr>
      </w:pPr>
      <w:r>
        <w:rPr>
          <w:rtl/>
        </w:rPr>
        <w:t xml:space="preserve">והא אמרת רישא - </w:t>
      </w:r>
      <w:r>
        <w:rPr>
          <w:rStyle w:val="2fb"/>
          <w:rtl/>
        </w:rPr>
        <w:t xml:space="preserve">רבי ישמעאל</w:t>
      </w:r>
      <w:r>
        <w:rPr>
          <w:rtl/>
        </w:rPr>
        <w:t xml:space="preserve">! אלא, מדסיפא </w:t>
      </w:r>
      <w:ins w:id="90084" w:author="מנוע מכני" w:date="2026-10-11T12:04:39Z">
        <w:r>
          <w:rPr>
            <w:rStyle w:val="2fb"/>
            <w:rtl/>
          </w:rPr>
          <w:t xml:space="preserve">ר"ע</w:t>
        </w:r>
      </w:ins>
      <w:del w:id="90085" w:author="מנוע מכני" w:date="2026-10-11T12:04:39Z">
        <w:r>
          <w:rPr>
            <w:rtl/>
          </w:rPr>
          <w:delText xml:space="preserve">רבי עקיבא</w:delText>
        </w:r>
      </w:del>
      <w:r>
        <w:rPr>
          <w:rtl/>
        </w:rPr>
        <w:t xml:space="preserve"> - רישא </w:t>
      </w:r>
      <w:ins w:id="90290" w:author="מנוע מכני" w:date="2026-10-11T12:04:39Z">
        <w:r>
          <w:rPr>
            <w:rtl/>
          </w:rPr>
          <w:t xml:space="preserve">גם</w:t>
        </w:r>
      </w:ins>
      <w:del w:id="90291" w:author="מנוע מכני" w:date="2026-10-11T12:04:39Z">
        <w:r>
          <w:rPr>
            <w:rtl/>
          </w:rPr>
          <w:delText xml:space="preserve">נמי</w:delText>
        </w:r>
      </w:del>
      <w:r>
        <w:rPr>
          <w:rtl/>
        </w:rPr>
        <w:t xml:space="preserve"> </w:t>
      </w:r>
      <w:ins w:id="90086" w:author="מנוע מכני" w:date="2026-10-11T12:04:39Z">
        <w:r>
          <w:rPr>
            <w:rStyle w:val="2fb"/>
            <w:rtl/>
          </w:rPr>
          <w:t xml:space="preserve">ר"ע</w:t>
        </w:r>
      </w:ins>
      <w:del w:id="90087" w:author="מנוע מכני" w:date="2026-10-11T12:04:39Z">
        <w:r>
          <w:rPr>
            <w:rtl/>
          </w:rPr>
          <w:delText xml:space="preserve">רבי עקיבא</w:delText>
        </w:r>
      </w:del>
      <w:r>
        <w:rPr>
          <w:rtl/>
        </w:rPr>
        <w:t xml:space="preserve">, </w:t>
      </w:r>
    </w:p>
    <w:p>
      <w:pPr>
        <w:pStyle w:val="38"/>
        <w:rPr>
          <w:ins w:id="92920" w:author="מנוע מכני" w:date="2026-10-11T12:04:39Z"/>
        </w:rPr>
      </w:pPr>
      <w:r>
        <w:t xml:space="preserve">ורישא</w:t>
      </w:r>
    </w:p>
    <w:p w:rsidR="00E403F0" w:rsidRPr="00AD695E" w:rsidRDefault="00E403F0" w:rsidP="00E403F0">
      <w:pPr>
        <w:rPr>
          <w:rtl/>
        </w:rPr>
      </w:pPr>
      <w:del w:id="92921" w:author="מנוע מכני" w:date="2026-10-11T12:04:39Z">
        <w:r>
          <w:rPr>
            <w:rtl/>
          </w:rPr>
          <w:delText xml:space="preserve"> </w:delText>
        </w:r>
      </w:del>
      <w:ins w:id="90292" w:author="מנוע מכני" w:date="2026-10-11T12:04:39Z">
        <w:r>
          <w:rPr>
            <w:rtl/>
          </w:rPr>
          <w:t xml:space="preserve">לא</w:t>
        </w:r>
      </w:ins>
      <w:del w:id="90293" w:author="מנוע מכני" w:date="2026-10-11T12:04:39Z">
        <w:r>
          <w:rPr>
            <w:rtl/>
          </w:rPr>
          <w:delText xml:space="preserve">לאו</w:delText>
        </w:r>
      </w:del>
      <w:r>
        <w:rPr>
          <w:rtl/>
        </w:rPr>
        <w:t xml:space="preserve"> </w:t>
      </w:r>
      <w:ins w:id="92516" w:author="מנוע מכני" w:date="2026-10-11T12:04:39Z">
        <w:r>
          <w:rPr>
            <w:rtl/>
          </w:rPr>
          <w:t xml:space="preserve">למעט</w:t>
        </w:r>
      </w:ins>
      <w:del w:id="92517" w:author="מנוע מכני" w:date="2026-10-11T12:04:39Z">
        <w:r>
          <w:rPr>
            <w:rtl/>
          </w:rPr>
          <w:delText xml:space="preserve">למעוטי</w:delText>
        </w:r>
      </w:del>
      <w:r>
        <w:rPr>
          <w:rtl/>
        </w:rPr>
        <w:t xml:space="preserve"> אכלתי ולא אכלתי, אלא </w:t>
      </w:r>
      <w:ins w:id="92518" w:author="מנוע מכני" w:date="2026-10-11T12:04:39Z">
        <w:r>
          <w:rPr>
            <w:rtl/>
          </w:rPr>
          <w:t xml:space="preserve">למעט</w:t>
        </w:r>
      </w:ins>
      <w:del w:id="92519" w:author="מנוע מכני" w:date="2026-10-11T12:04:39Z">
        <w:r>
          <w:rPr>
            <w:rtl/>
          </w:rPr>
          <w:delText xml:space="preserve">למעוטי</w:delText>
        </w:r>
      </w:del>
      <w:r>
        <w:rPr>
          <w:rtl/>
        </w:rPr>
        <w:t xml:space="preserve"> אוכל ולא אכל, </w:t>
      </w:r>
    </w:p>
    <w:p w:rsidR="00E403F0" w:rsidRPr="00AD695E" w:rsidRDefault="00E403F0" w:rsidP="00E403F0">
      <w:pPr>
        <w:rPr>
          <w:rtl/>
        </w:rPr>
      </w:pPr>
      <w:ins w:id="92630" w:author="מנוע מכני" w:date="2026-10-11T12:04:39Z">
        <w:r>
          <w:rPr>
            <w:rtl/>
          </w:rPr>
          <w:t xml:space="preserve">דעומד</w:t>
        </w:r>
      </w:ins>
      <w:del w:id="92631" w:author="מנוע מכני" w:date="2026-10-11T12:04:39Z">
        <w:r>
          <w:rPr>
            <w:rtl/>
          </w:rPr>
          <w:delText xml:space="preserve">דקאי</w:delText>
        </w:r>
      </w:del>
      <w:r>
        <w:rPr>
          <w:rtl/>
        </w:rPr>
        <w:t xml:space="preserve"> בלהבא - ממעט להבא</w:t>
      </w:r>
      <w:r>
        <w:rPr>
          <w:rFonts w:hint="cs"/>
          <w:rtl/>
        </w:rPr>
        <w:t xml:space="preserve">,</w:t>
      </w:r>
      <w:ins w:id="91686" w:author="מנוע מכני" w:date="2026-10-11T12:04:39Z">
        <w:r>
          <w:rPr>
            <w:rFonts w:hint="cs"/>
            <w:rtl/>
          </w:rPr>
          <w:t xml:space="preserve"> </w:t>
        </w:r>
      </w:ins>
      <w:del w:id="91687" w:author="מנוע מכני" w:date="2026-10-11T12:04:39Z">
        <w:r>
          <w:rPr>
            <w:rFonts w:hint="cs"/>
            <w:rtl/>
          </w:rPr>
          <w:delText xml:space="preserve"> </w:delText>
        </w:r>
        <w:r>
          <w:rPr>
            <w:rtl/>
          </w:rPr>
          <w:delText xml:space="preserve"> </w:delText>
        </w:r>
      </w:del>
      <w:ins w:id="92632" w:author="מנוע מכני" w:date="2026-10-11T12:04:39Z">
        <w:r>
          <w:rPr>
            <w:rtl/>
          </w:rPr>
          <w:t xml:space="preserve">עומד</w:t>
        </w:r>
      </w:ins>
      <w:del w:id="92633" w:author="מנוע מכני" w:date="2026-10-11T12:04:39Z">
        <w:r>
          <w:rPr>
            <w:rtl/>
          </w:rPr>
          <w:delText xml:space="preserve">קאי</w:delText>
        </w:r>
      </w:del>
      <w:r>
        <w:rPr>
          <w:rtl/>
        </w:rPr>
        <w:t xml:space="preserve"> בלהבא - ממעט לשעבר? </w:t>
      </w:r>
      <w:ins w:id="92628" w:author="מנוע מכני" w:date="2026-10-11T12:04:39Z">
        <w:r>
          <w:rPr>
            <w:rtl/>
          </w:rPr>
          <w:t xml:space="preserve">ולומר</w:t>
        </w:r>
      </w:ins>
      <w:del w:id="92629" w:author="מנוע מכני" w:date="2026-10-11T12:04:39Z">
        <w:r>
          <w:rPr>
            <w:rtl/>
          </w:rPr>
          <w:delText xml:space="preserve">ומימר</w:delText>
        </w:r>
      </w:del>
      <w:r>
        <w:rPr>
          <w:rtl/>
        </w:rPr>
        <w:t xml:space="preserve">.</w:t>
      </w:r>
    </w:p>
    <w:p>
      <w:pPr>
        <w:pStyle w:val="38"/>
        <w:rPr>
          <w:ins w:id="92922" w:author="מנוע מכני" w:date="2026-10-11T12:04:39Z"/>
        </w:rPr>
      </w:pPr>
      <w:del w:id="90037" w:author="מנוע מכני" w:date="2026-10-11T12:04:39Z">
        <w:r>
          <w:delText xml:space="preserve"> </w:delText>
        </w:r>
      </w:del>
      <w:del w:id="94232" w:author="מנוע מכני" w:date="2026-10-11T12:04:39Z">
        <w:r>
          <w:delText xml:space="preserve">א"ל </w:delText>
        </w:r>
      </w:del>
      <w:r>
        <w:t xml:space="preserve">ר</w:t>
      </w:r>
      <w:r>
        <w:t>י</w:t>
      </w:r>
      <w:r>
        <w:t>"</w:t>
      </w:r>
      <w:r>
        <w:t xml:space="preserve">ו </w:t>
      </w:r>
      <w:r>
        <w:t xml:space="preserve">לתנא:</w:t>
      </w:r>
    </w:p>
    <w:p w:rsidR="00E403F0" w:rsidRPr="00AD695E" w:rsidRDefault="00E403F0" w:rsidP="00E403F0">
      <w:pPr>
        <w:rPr>
          <w:rtl/>
        </w:rPr>
      </w:pPr>
      <w:del w:id="92923" w:author="מנוע מכני" w:date="2026-10-11T12:04:39Z">
        <w:r>
          <w:rPr>
            <w:rtl/>
          </w:rPr>
          <w:delText xml:space="preserve"> </w:delText>
        </w:r>
      </w:del>
      <w:r>
        <w:rPr>
          <w:rtl/>
        </w:rPr>
        <w:t xml:space="preserve">לא</w:t>
      </w:r>
      <w:r>
        <w:rPr>
          <w:rtl/>
        </w:rPr>
        <w:t xml:space="preserve"> תתני </w:t>
      </w:r>
      <w:ins w:id="92634" w:author="מנוע מכני" w:date="2026-10-11T12:04:39Z">
        <w:r>
          <w:rPr>
            <w:rtl/>
          </w:rPr>
          <w:t xml:space="preserve">ולומר</w:t>
        </w:r>
      </w:ins>
      <w:del w:id="92635" w:author="מנוע מכני" w:date="2026-10-11T12:04:39Z">
        <w:r>
          <w:rPr>
            <w:rtl/>
          </w:rPr>
          <w:delText xml:space="preserve">ומימר</w:delText>
        </w:r>
      </w:del>
      <w:r>
        <w:rPr>
          <w:rtl/>
        </w:rPr>
        <w:t xml:space="preserve">, משום דבדיבורו עשה מעשה.</w:t>
      </w:r>
    </w:p>
    <w:p w:rsidR="00E403F0" w:rsidRPr="00AD695E" w:rsidRDefault="00E403F0" w:rsidP="00E403F0">
      <w:pPr>
        <w:rPr>
          <w:rtl/>
        </w:rPr>
      </w:pPr>
    </w:p>
    <w:p>
      <w:pPr>
        <w:pStyle w:val="afffff8"/>
        <w:rPr>
          <w:ins w:id="90213" w:author="קלוד" w:date="2026-10-11T12:25:27Z"/>
        </w:rPr>
      </w:pPr>
      <w:ins w:id="90214" w:author="קלוד" w:date="2026-10-11T12:25:27Z">
        <w:r>
          <w:rPr>
            <w:color w:val="7B3F00"/>
          </w:rPr>
          <w:t xml:space="preserve">מקלל חבירו בשם - מנין שלוקה</w:t>
        </w:r>
      </w:ins>
    </w:p>
    <w:p w:rsidR="00E403F0" w:rsidRPr="00AD695E" w:rsidRDefault="00E403F0" w:rsidP="00E403F0">
      <w:pPr>
        <w:rPr>
          <w:rtl/>
        </w:rPr>
      </w:pPr>
      <w:r w:rsidRPr="00A757C8">
        <w:rPr>
          <w:rtl/>
        </w:rPr>
        <w:t>המקלל את חבירו בשם.</w:t>
      </w:r>
    </w:p>
    <w:p>
      <w:pPr>
        <w:pStyle w:val="38"/>
        <w:rPr>
          <w:ins w:id="92924" w:author="מנוע מכני" w:date="2026-10-11T12:04:39Z"/>
        </w:rPr>
      </w:pPr>
      <w:r>
        <w:t>ר</w:t>
      </w:r>
      <w:r>
        <w:t>"</w:t>
      </w:r>
      <w:r>
        <w:t>א מר</w:t>
      </w:r>
      <w:r>
        <w:t>"</w:t>
      </w:r>
      <w:r>
        <w:t>א</w:t>
      </w:r>
      <w:r>
        <w:t xml:space="preserve">:</w:t>
      </w:r>
    </w:p>
    <w:p w:rsidR="00E403F0" w:rsidRPr="00AD695E" w:rsidRDefault="00E403F0" w:rsidP="00E403F0">
      <w:pPr>
        <w:rPr>
          <w:rtl/>
        </w:rPr>
      </w:pPr>
      <w:del w:id="92925" w:author="מנוע מכני" w:date="2026-10-11T12:04:39Z">
        <w:r>
          <w:rPr>
            <w:rtl/>
          </w:rPr>
          <w:delText xml:space="preserve"> </w:delText>
        </w:r>
      </w:del>
      <w:r>
        <w:rPr>
          <w:rFonts w:hint="cs"/>
          <w:rtl/>
        </w:rPr>
        <w:t>'</w:t>
      </w:r>
      <w:ins w:id="90209" w:author="Claude - סמנטי" w:date="2026-10-11T12:20:38Z">
        <w:r>
          <w:rPr>
            <w:rStyle w:val="afffff0"/>
            <w:rtl/>
          </w:rPr>
          <w:t xml:space="preserve">אִם לֹא תִשְׁמֹר</w:t>
        </w:r>
      </w:ins>
      <w:del w:id="90210" w:author="Claude - סמנטי" w:date="2026-10-11T12:20:38Z">
        <w:r>
          <w:rPr>
            <w:rtl/>
          </w:rPr>
          <w:delText xml:space="preserve">אם </w:delText>
        </w:r>
        <w:r>
          <w:rPr>
            <w:rtl/>
          </w:rPr>
          <w:delText xml:space="preserve">לא</w:delText>
        </w:r>
        <w:r>
          <w:rPr>
            <w:rtl/>
          </w:rPr>
          <w:delText xml:space="preserve"> תשמר</w:delText>
        </w:r>
      </w:del>
      <w:r>
        <w:rPr>
          <w:rFonts w:hint="cs"/>
          <w:rtl/>
        </w:rPr>
        <w:t>'</w:t>
      </w:r>
      <w:r>
        <w:rPr>
          <w:rtl/>
        </w:rPr>
        <w:t xml:space="preserve">, וכתיב </w:t>
      </w:r>
      <w:r>
        <w:rPr>
          <w:rFonts w:hint="cs"/>
          <w:rtl/>
        </w:rPr>
        <w:t>'</w:t>
      </w:r>
      <w:r>
        <w:rPr>
          <w:rStyle w:val="afffff0"/>
          <w:rtl/>
        </w:rPr>
        <w:t xml:space="preserve">והפלא </w:t>
      </w:r>
      <w:r>
        <w:rPr>
          <w:rStyle w:val="afffff0"/>
          <w:rtl/>
          <w:rPrChange w:id="9001" w:author="מנוע פסוקים" w:date="2026-10-11T09:25:30Z">
            <w:rPr>
              <w:rStyle w:val="afffff0"/>
              <w:rtl/>
            </w:rPr>
          </w:rPrChange>
        </w:rPr>
        <w:t xml:space="preserve">ה</w:t>
      </w:r>
      <w:r>
        <w:rPr>
          <w:rStyle w:val="afffff0"/>
          <w:rtl/>
          <w:rPrChange w:id="9002" w:author="מנוע פסוקים" w:date="2026-10-11T09:25:30Z">
            <w:rPr>
              <w:rtl/>
            </w:rPr>
          </w:rPrChange>
        </w:rPr>
        <w:t xml:space="preserve">'</w:t>
      </w:r>
      <w:r>
        <w:rPr>
          <w:rStyle w:val="afffff0"/>
          <w:rtl/>
          <w:rPrChange w:id="9003" w:author="מנוע פסוקים" w:date="2026-10-11T09:25:30Z">
            <w:rPr>
              <w:rtl/>
            </w:rPr>
          </w:rPrChange>
        </w:rPr>
        <w:t xml:space="preserve"> את מכותך</w:t>
      </w:r>
      <w:r>
        <w:rPr>
          <w:rFonts w:hint="cs"/>
          <w:rtl/>
        </w:rPr>
        <w:t>'</w:t>
      </w:r>
      <w:r>
        <w:rPr>
          <w:rtl/>
        </w:rPr>
        <w:t xml:space="preserve">, הפלאה זו איני יודע מהו, כשהוא אומר </w:t>
      </w:r>
      <w:r>
        <w:rPr>
          <w:rFonts w:hint="cs"/>
          <w:rtl/>
        </w:rPr>
        <w:t>'</w:t>
      </w:r>
      <w:r>
        <w:rPr>
          <w:rtl/>
        </w:rPr>
        <w:t>והפילו השופט והכהו לפניו</w:t>
      </w:r>
      <w:r>
        <w:rPr>
          <w:rFonts w:hint="cs"/>
          <w:rtl/>
        </w:rPr>
        <w:t>'</w:t>
      </w:r>
      <w:r>
        <w:rPr>
          <w:rtl/>
        </w:rPr>
        <w:t xml:space="preserve"> - הוי אומר: הפלאה זו מלקות.</w:t>
      </w:r>
    </w:p>
    <w:p w:rsidR="00E403F0" w:rsidRPr="00AD695E" w:rsidRDefault="00E403F0" w:rsidP="00E403F0">
      <w:pPr>
        <w:rPr>
          <w:rtl/>
        </w:rPr>
      </w:pPr>
      <w:ins w:id="92636" w:author="מנוע מכני" w:date="2026-10-11T12:04:39Z">
        <w:r>
          <w:rPr>
            <w:rtl/>
          </w:rPr>
          <w:t xml:space="preserve">אמור</w:t>
        </w:r>
      </w:ins>
      <w:del w:id="92637" w:author="מנוע מכני" w:date="2026-10-11T12:04:39Z">
        <w:r>
          <w:rPr>
            <w:rtl/>
          </w:rPr>
          <w:delText xml:space="preserve">אימר</w:delText>
        </w:r>
      </w:del>
      <w:r>
        <w:rPr>
          <w:rtl/>
        </w:rPr>
        <w:t xml:space="preserve">: </w:t>
      </w:r>
      <w:ins w:id="90088" w:author="מנוע מכני" w:date="2026-10-11T12:04:39Z">
        <w:r>
          <w:rPr>
            <w:rtl/>
          </w:rPr>
          <w:t xml:space="preserve">אפי'</w:t>
        </w:r>
      </w:ins>
      <w:del w:id="90089" w:author="מנוע מכני" w:date="2026-10-11T12:04:39Z">
        <w:r>
          <w:rPr>
            <w:rtl/>
          </w:rPr>
          <w:delText xml:space="preserve">אפילו</w:delText>
        </w:r>
      </w:del>
      <w:r>
        <w:rPr>
          <w:rtl/>
        </w:rPr>
        <w:t xml:space="preserve"> שבועת אמת! בהדיא כתיב </w:t>
      </w:r>
      <w:r>
        <w:rPr>
          <w:rFonts w:hint="cs"/>
          <w:rtl/>
        </w:rPr>
        <w:t>'</w:t>
      </w:r>
      <w:r>
        <w:rPr>
          <w:rtl/>
        </w:rPr>
        <w:t>שבועת ה</w:t>
      </w:r>
      <w:r w:rsidR="00D64BA8">
        <w:rPr>
          <w:rtl/>
        </w:rPr>
        <w:t>'</w:t>
      </w:r>
      <w:ins w:id="90211" w:author="Claude - סמנטי" w:date="2026-10-11T12:20:38Z">
        <w:r>
          <w:rPr>
            <w:rStyle w:val="afffff0"/>
            <w:rtl/>
          </w:rPr>
          <w:t xml:space="preserve"> תִּהְיֶה בֵּין שְׁנֵיהֶם</w:t>
        </w:r>
      </w:ins>
      <w:del w:id="90212" w:author="Claude - סמנטי" w:date="2026-10-11T12:20:38Z">
        <w:r>
          <w:rPr>
            <w:rtl/>
          </w:rPr>
          <w:delText xml:space="preserve"> תהיה בין שניהם</w:delText>
        </w:r>
      </w:del>
      <w:r>
        <w:rPr>
          <w:rFonts w:hint="cs"/>
          <w:rtl/>
        </w:rPr>
        <w:t>'</w:t>
      </w:r>
      <w:r>
        <w:rPr>
          <w:rtl/>
        </w:rPr>
        <w:t>.</w:t>
      </w:r>
    </w:p>
    <w:p w:rsidR="00E403F0" w:rsidRPr="00AD695E" w:rsidRDefault="00E403F0" w:rsidP="00E403F0">
      <w:pPr>
        <w:rPr>
          <w:rtl/>
        </w:rPr>
      </w:pPr>
      <w:ins w:id="92638" w:author="מנוע מכני" w:date="2026-10-11T12:04:39Z">
        <w:r>
          <w:rPr>
            <w:rtl/>
          </w:rPr>
          <w:t xml:space="preserve">אמור</w:t>
        </w:r>
      </w:ins>
      <w:del w:id="92639" w:author="מנוע מכני" w:date="2026-10-11T12:04:39Z">
        <w:r>
          <w:rPr>
            <w:rtl/>
          </w:rPr>
          <w:delText xml:space="preserve">אימר</w:delText>
        </w:r>
      </w:del>
      <w:r>
        <w:rPr>
          <w:rtl/>
        </w:rPr>
        <w:t xml:space="preserve">: </w:t>
      </w:r>
      <w:r>
        <w:rPr>
          <w:rFonts w:hint="cs"/>
          <w:rtl/>
        </w:rPr>
        <w:t>ה</w:t>
      </w:r>
      <w:r>
        <w:rPr>
          <w:rtl/>
        </w:rPr>
        <w:t>"</w:t>
      </w:r>
      <w:r>
        <w:rPr>
          <w:rFonts w:hint="cs"/>
          <w:rtl/>
        </w:rPr>
        <w:t>מ</w:t>
      </w:r>
      <w:r>
        <w:rPr>
          <w:rtl/>
        </w:rPr>
        <w:t xml:space="preserve"> לפייס את חבירו, אבל מילקא - לילקי! </w:t>
      </w:r>
      <w:r>
        <w:rPr>
          <w:rtl/>
        </w:rPr>
        <w:t xml:space="preserve">לא</w:t>
      </w:r>
      <w:r>
        <w:rPr>
          <w:rtl/>
        </w:rPr>
        <w:t xml:space="preserve"> מצית אמרת, דהכתיב </w:t>
      </w:r>
      <w:r>
        <w:rPr>
          <w:rFonts w:hint="cs"/>
          <w:rtl/>
        </w:rPr>
        <w:t>'</w:t>
      </w:r>
      <w:ins w:id="90213" w:author="Claude - סמנטי" w:date="2026-10-11T12:20:38Z">
        <w:r>
          <w:rPr>
            <w:rStyle w:val="afffff0"/>
            <w:rtl/>
          </w:rPr>
          <w:t xml:space="preserve">וּבִשְׁמוֹ תִּשָּׁבֵעַ</w:t>
        </w:r>
      </w:ins>
      <w:del w:id="90214" w:author="Claude - סמנטי" w:date="2026-10-11T12:20:38Z">
        <w:r>
          <w:rPr>
            <w:rtl/>
          </w:rPr>
          <w:delText xml:space="preserve">ובשמו תשבע</w:delText>
        </w:r>
      </w:del>
      <w:r>
        <w:rPr>
          <w:rFonts w:hint="cs"/>
          <w:rtl/>
        </w:rPr>
        <w:t>'</w:t>
      </w:r>
      <w:r>
        <w:rPr>
          <w:rtl/>
        </w:rPr>
        <w:t>.</w:t>
      </w:r>
    </w:p>
    <w:p w:rsidR="00E403F0" w:rsidRPr="00AD695E" w:rsidRDefault="00E403F0" w:rsidP="00E403F0">
      <w:pPr>
        <w:rPr>
          <w:rtl/>
        </w:rPr>
      </w:pPr>
    </w:p>
    <w:p w:rsidR="00E403F0" w:rsidRPr="00AD695E" w:rsidRDefault="00E403F0" w:rsidP="00E403F0">
      <w:pPr>
        <w:rPr>
          <w:rtl/>
        </w:rPr>
      </w:pPr>
      <w:r>
        <w:rPr>
          <w:rtl/>
        </w:rPr>
        <w:t xml:space="preserve">ההוא </w:t>
      </w:r>
      <w:ins w:id="92640" w:author="מנוע מכני" w:date="2026-10-11T12:04:39Z">
        <w:r>
          <w:rPr>
            <w:rtl/>
          </w:rPr>
          <w:t xml:space="preserve">צריך</w:t>
        </w:r>
      </w:ins>
      <w:del w:id="92641" w:author="מנוע מכני" w:date="2026-10-11T12:04:39Z">
        <w:r>
          <w:rPr>
            <w:rtl/>
          </w:rPr>
          <w:delText xml:space="preserve">מיבעי</w:delText>
        </w:r>
      </w:del>
      <w:r>
        <w:rPr>
          <w:rtl/>
        </w:rPr>
        <w:t xml:space="preserve"> </w:t>
      </w:r>
      <w:r>
        <w:rPr>
          <w:rStyle w:val="2fb"/>
          <w:rtl/>
        </w:rPr>
        <w:t xml:space="preserve">לכדרב</w:t>
      </w:r>
      <w:r>
        <w:rPr>
          <w:rFonts w:hint="cs"/>
          <w:rtl/>
        </w:rPr>
        <w:t xml:space="preserve"> ד</w:t>
      </w:r>
      <w:r>
        <w:rPr>
          <w:rtl/>
        </w:rPr>
        <w:t xml:space="preserve">מנין שנשבעין לקיים את המצות – </w:t>
      </w:r>
      <w:r>
        <w:rPr>
          <w:rFonts w:hint="cs"/>
          <w:rtl/>
        </w:rPr>
        <w:t>'</w:t>
      </w:r>
      <w:ins w:id="90217" w:author="Claude - סמנטי" w:date="2026-10-11T12:20:38Z">
        <w:r>
          <w:rPr>
            <w:rStyle w:val="afffff0"/>
            <w:rtl/>
          </w:rPr>
          <w:t xml:space="preserve">נִשְׁבַּעְתִּי וָאֲקַיֵּימָה לִשְׁמוֹר מִשְׁפְּטֵי צִדְקֶךָ</w:t>
        </w:r>
      </w:ins>
      <w:del w:id="90218" w:author="Claude - סמנטי" w:date="2026-10-11T12:20:38Z">
        <w:r>
          <w:rPr>
            <w:rtl/>
          </w:rPr>
          <w:delText xml:space="preserve">נשבעתי ואקיימה לשמור משפטי צדקך</w:delText>
        </w:r>
      </w:del>
      <w:r>
        <w:rPr>
          <w:rFonts w:hint="cs"/>
          <w:rtl/>
        </w:rPr>
        <w:t>'</w:t>
      </w:r>
      <w:r>
        <w:rPr>
          <w:rtl/>
        </w:rPr>
        <w:t xml:space="preserve">! הכתיב קרא אחרינא </w:t>
      </w:r>
      <w:r>
        <w:rPr>
          <w:rFonts w:hint="cs"/>
          <w:rtl/>
        </w:rPr>
        <w:t>'</w:t>
      </w:r>
      <w:ins w:id="90215" w:author="Claude - סמנטי" w:date="2026-10-11T12:20:38Z">
        <w:r>
          <w:rPr>
            <w:rStyle w:val="afffff0"/>
            <w:rtl/>
          </w:rPr>
          <w:t xml:space="preserve">וּבוֹ תִדְבָּק וּבִשְׁמוֹ תִּשָּׁבֵעַ</w:t>
        </w:r>
      </w:ins>
      <w:del w:id="90216" w:author="Claude - סמנטי" w:date="2026-10-11T12:20:38Z">
        <w:r>
          <w:rPr>
            <w:rtl/>
          </w:rPr>
          <w:delText xml:space="preserve">ובו תדבק ובשמו תשבע</w:delText>
        </w:r>
      </w:del>
      <w:r>
        <w:rPr>
          <w:rFonts w:hint="cs"/>
          <w:rtl/>
        </w:rPr>
        <w:t>'</w:t>
      </w:r>
      <w:r>
        <w:rPr>
          <w:rtl/>
        </w:rPr>
        <w:t>.</w:t>
      </w:r>
    </w:p>
    <w:p>
      <w:pPr>
        <w:pStyle w:val="38"/>
        <w:rPr>
          <w:ins w:id="92926" w:author="מנוע מכני" w:date="2026-10-11T12:04:39Z"/>
        </w:rPr>
      </w:pPr>
      <w:r>
        <w:t xml:space="preserve">אלא</w:t>
      </w:r>
    </w:p>
    <w:p w:rsidR="00E403F0" w:rsidRPr="00AD695E" w:rsidRDefault="00E403F0" w:rsidP="00E403F0">
      <w:pPr>
        <w:rPr>
          <w:rtl/>
        </w:rPr>
      </w:pPr>
      <w:del w:id="92927" w:author="מנוע מכני" w:date="2026-10-11T12:04:39Z">
        <w:r>
          <w:rPr>
            <w:rtl/>
          </w:rPr>
          <w:delText xml:space="preserve"> </w:delText>
        </w:r>
      </w:del>
      <w:ins w:id="90918" w:author="מנוע מכני" w:date="2026-10-11T12:04:39Z">
        <w:r>
          <w:rPr>
            <w:rtl/>
          </w:rPr>
          <w:t xml:space="preserve">למה</w:t>
        </w:r>
      </w:ins>
      <w:del w:id="90919" w:author="מנוע מכני" w:date="2026-10-11T12:04:39Z">
        <w:r>
          <w:rPr>
            <w:rtl/>
          </w:rPr>
          <w:delText xml:space="preserve">למאי</w:delText>
        </w:r>
      </w:del>
      <w:r>
        <w:rPr>
          <w:rtl/>
        </w:rPr>
        <w:t xml:space="preserve"> </w:t>
      </w:r>
      <w:ins w:id="90920" w:author="מנוע מכני" w:date="2026-10-11T12:04:39Z">
        <w:r>
          <w:rPr>
            <w:rtl/>
          </w:rPr>
          <w:t xml:space="preserve">בא</w:t>
        </w:r>
      </w:ins>
      <w:del w:id="90921" w:author="מנוע מכני" w:date="2026-10-11T12:04:39Z">
        <w:r>
          <w:rPr>
            <w:rtl/>
          </w:rPr>
          <w:delText xml:space="preserve">אתא</w:delText>
        </w:r>
      </w:del>
      <w:r>
        <w:rPr>
          <w:rtl/>
        </w:rPr>
        <w:t xml:space="preserve"> - למקלל את חבירו בשם.</w:t>
      </w:r>
    </w:p>
    <w:p>
      <w:pPr>
        <w:pStyle w:val="38"/>
        <w:rPr>
          <w:ins w:id="92928" w:author="מנוע מכני" w:date="2026-10-11T12:04:39Z"/>
        </w:rPr>
      </w:pPr>
      <w:r>
        <w:t xml:space="preserve">ויקשה</w:t>
      </w:r>
    </w:p>
    <w:p w:rsidR="00E403F0" w:rsidRPr="00AD695E" w:rsidRDefault="00E403F0" w:rsidP="00E403F0">
      <w:pPr>
        <w:rPr>
          <w:rtl/>
        </w:rPr>
      </w:pPr>
      <w:del w:id="92929" w:author="מנוע מכני" w:date="2026-10-11T12:04:39Z">
        <w:r>
          <w:rPr>
            <w:rFonts w:hint="cs"/>
            <w:rtl/>
          </w:rPr>
          <w:delText xml:space="preserve"> </w:delText>
        </w:r>
      </w:del>
      <w:r>
        <w:rPr>
          <w:rFonts w:hint="cs"/>
          <w:rtl/>
        </w:rPr>
        <w:t xml:space="preserve">ד</w:t>
      </w:r>
      <w:r>
        <w:rPr>
          <w:rtl/>
        </w:rPr>
        <w:t xml:space="preserve">אימא, מוציא שם שמים לבטלה סגי במלקות, אבל מקלל חבירו בשם, כיון </w:t>
      </w:r>
      <w:ins w:id="92466" w:author="מנוע מכני" w:date="2026-10-11T12:04:39Z">
        <w:r>
          <w:rPr>
            <w:rtl/>
          </w:rPr>
          <w:t xml:space="preserve">דעשה</w:t>
        </w:r>
      </w:ins>
      <w:del w:id="92467" w:author="מנוע מכני" w:date="2026-10-11T12:04:39Z">
        <w:r>
          <w:rPr>
            <w:rtl/>
          </w:rPr>
          <w:delText xml:space="preserve">דעביד</w:delText>
        </w:r>
      </w:del>
      <w:r>
        <w:rPr>
          <w:rtl/>
        </w:rPr>
        <w:t xml:space="preserve"> תרתי, דמפיק שם שמים לבטלה, ומצער לחבריה - </w:t>
      </w:r>
      <w:r>
        <w:rPr>
          <w:rtl/>
        </w:rPr>
        <w:t xml:space="preserve">לא</w:t>
      </w:r>
      <w:r>
        <w:rPr>
          <w:rtl/>
        </w:rPr>
        <w:t xml:space="preserve"> תיסגי </w:t>
      </w:r>
      <w:ins w:id="90922" w:author="מנוע מכני" w:date="2026-10-11T12:04:39Z">
        <w:r>
          <w:rPr>
            <w:rtl/>
          </w:rPr>
          <w:t xml:space="preserve">לו</w:t>
        </w:r>
      </w:ins>
      <w:del w:id="90923" w:author="מנוע מכני" w:date="2026-10-11T12:04:39Z">
        <w:r>
          <w:rPr>
            <w:rtl/>
          </w:rPr>
          <w:delText xml:space="preserve">ליה</w:delText>
        </w:r>
      </w:del>
      <w:r>
        <w:rPr>
          <w:rtl/>
        </w:rPr>
        <w:t xml:space="preserve"> במלקות! </w:t>
      </w:r>
    </w:p>
    <w:p>
      <w:pPr>
        <w:pStyle w:val="38"/>
        <w:rPr>
          <w:ins w:id="94140" w:author="מנוע מכני" w:date="2026-10-11T12:04:39Z"/>
        </w:rPr>
      </w:pPr>
      <w:r>
        <w:t xml:space="preserve">-</w:t>
      </w:r>
      <w:ins w:id="91690" w:author="מנוע מכני" w:date="2026-10-11T12:04:39Z">
        <w:r>
          <w:t xml:space="preserve"> </w:t>
        </w:r>
      </w:ins>
      <w:del w:id="91691" w:author="מנוע מכני" w:date="2026-10-11T12:04:39Z">
        <w:r>
          <w:delText xml:space="preserve">  </w:delText>
        </w:r>
      </w:del>
      <w:r>
        <w:t xml:space="preserve">לא</w:t>
      </w:r>
      <w:r>
        <w:t xml:space="preserve"> מצית אמרת,</w:t>
      </w:r>
    </w:p>
    <w:p w:rsidR="00E403F0" w:rsidRPr="00AD695E" w:rsidRDefault="00E403F0" w:rsidP="00E403F0">
      <w:pPr>
        <w:rPr>
          <w:rtl/>
        </w:rPr>
      </w:pPr>
      <w:del w:id="94141" w:author="מנוע מכני" w:date="2026-10-11T12:04:39Z">
        <w:r>
          <w:rPr>
            <w:rtl/>
          </w:rPr>
          <w:delText xml:space="preserve"> </w:delText>
        </w:r>
      </w:del>
      <w:r>
        <w:rPr>
          <w:rtl/>
        </w:rPr>
        <w:t xml:space="preserve">ד</w:t>
      </w:r>
      <w:r>
        <w:rPr>
          <w:rFonts w:hint="cs"/>
          <w:rtl/>
        </w:rPr>
        <w:t>'</w:t>
      </w:r>
      <w:ins w:id="90219" w:author="Claude - סמנטי" w:date="2026-10-11T12:20:38Z">
        <w:r>
          <w:rPr>
            <w:rStyle w:val="afffff0"/>
            <w:rtl/>
          </w:rPr>
          <w:t xml:space="preserve">לֹא תְקַלֵּל חֵרֵשׁ</w:t>
        </w:r>
      </w:ins>
      <w:del w:id="90220" w:author="Claude - סמנטי" w:date="2026-10-11T12:20:38Z">
        <w:r>
          <w:rPr>
            <w:rtl/>
          </w:rPr>
          <w:delText xml:space="preserve">לא תקלל חרש</w:delText>
        </w:r>
      </w:del>
      <w:r>
        <w:rPr>
          <w:rFonts w:hint="cs"/>
          <w:rtl/>
        </w:rPr>
        <w:t>'</w:t>
      </w:r>
      <w:ins w:id="91688" w:author="מנוע מכני" w:date="2026-10-11T12:04:39Z">
        <w:r>
          <w:rPr>
            <w:rtl/>
          </w:rPr>
          <w:t xml:space="preserve">,</w:t>
        </w:r>
      </w:ins>
      <w:del w:id="91689" w:author="מנוע מכני" w:date="2026-10-11T12:04:39Z">
        <w:r>
          <w:rPr>
            <w:rtl/>
          </w:rPr>
          <w:delText xml:space="preserve">;</w:delText>
        </w:r>
      </w:del>
    </w:p>
    <w:p w:rsidR="00E403F0" w:rsidRPr="00AD695E" w:rsidRDefault="00E403F0" w:rsidP="00E403F0">
      <w:pPr>
        <w:pStyle w:val="afff3"/>
        <w:framePr w:wrap="around"/>
        <w:spacing w:line="240" w:lineRule="exact"/>
        <w:rPr>
          <w:rtl/>
        </w:rPr>
      </w:pPr>
      <w:r w:rsidRPr="009239E9">
        <w:rPr>
          <w:rFonts w:hint="cs"/>
          <w:szCs w:val="18"/>
          <w:rtl/>
        </w:rPr>
        <w:t>ד.</w:t>
      </w:r>
    </w:p>
    <w:p w:rsidR="00E403F0" w:rsidRPr="00AD695E" w:rsidRDefault="00E403F0" w:rsidP="00E403F0">
      <w:pPr>
        <w:rPr>
          <w:rtl/>
        </w:rPr>
      </w:pPr>
      <w:ins w:id="92146" w:author="מנוע מכני" w:date="2026-10-11T12:04:39Z">
        <w:r>
          <w:rPr>
            <w:rtl/>
          </w:rPr>
          <w:t xml:space="preserve">ואם </w:t>
        </w:r>
      </w:ins>
      <w:del w:id="92147" w:author="מנוע מכני" w:date="2026-10-11T12:04:39Z">
        <w:r>
          <w:rPr>
            <w:rtl/>
          </w:rPr>
          <w:delText xml:space="preserve">וא</w:delText>
        </w:r>
        <w:r>
          <w:rPr>
            <w:rFonts w:hint="cs"/>
            <w:rtl/>
          </w:rPr>
          <w:delText xml:space="preserve">י</w:delText>
        </w:r>
        <w:r>
          <w:rPr>
            <w:rtl/>
          </w:rPr>
          <w:delText xml:space="preserve"> </w:delText>
        </w:r>
      </w:del>
      <w:r>
        <w:rPr>
          <w:rtl/>
        </w:rPr>
        <w:t xml:space="preserve">לקלל את חבירו - אזהרה מ</w:t>
      </w:r>
      <w:r>
        <w:rPr>
          <w:rFonts w:hint="cs"/>
          <w:rtl/>
        </w:rPr>
        <w:t>'</w:t>
      </w:r>
      <w:ins w:id="90221" w:author="Claude - סמנטי" w:date="2026-10-11T12:20:38Z">
        <w:r>
          <w:rPr>
            <w:rStyle w:val="afffff0"/>
            <w:rtl/>
          </w:rPr>
          <w:t xml:space="preserve">לֹא תְקַלֵּל חֵרֵשׁ</w:t>
        </w:r>
      </w:ins>
      <w:del w:id="90222" w:author="Claude - סמנטי" w:date="2026-10-11T12:20:38Z">
        <w:r>
          <w:rPr>
            <w:rtl/>
          </w:rPr>
          <w:delText xml:space="preserve">לא תקלל חרש</w:delText>
        </w:r>
      </w:del>
      <w:r>
        <w:rPr>
          <w:rFonts w:hint="cs"/>
          <w:rtl/>
        </w:rPr>
        <w:t>'</w:t>
      </w:r>
      <w:r>
        <w:rPr>
          <w:rtl/>
        </w:rPr>
        <w:t>.</w:t>
      </w:r>
    </w:p>
    <w:p>
      <w:pPr>
        <w:pStyle w:val="38"/>
        <w:rPr>
          <w:ins w:id="92930" w:author="מנוע מכני" w:date="2026-10-11T12:04:39Z"/>
        </w:rPr>
      </w:pPr>
      <w:r>
        <w:t xml:space="preserve">אלא</w:t>
      </w:r>
    </w:p>
    <w:p w:rsidR="00E403F0" w:rsidRPr="00AD695E" w:rsidRDefault="00E403F0" w:rsidP="00E403F0">
      <w:pPr>
        <w:rPr>
          <w:rtl/>
        </w:rPr>
      </w:pPr>
      <w:del w:id="92931" w:author="מנוע מכני" w:date="2026-10-11T12:04:39Z">
        <w:r>
          <w:rPr>
            <w:rtl/>
          </w:rPr>
          <w:delText xml:space="preserve"> </w:delText>
        </w:r>
      </w:del>
      <w:ins w:id="92148" w:author="מנוע מכני" w:date="2026-10-11T12:04:39Z">
        <w:r>
          <w:rPr>
            <w:rtl/>
          </w:rPr>
          <w:t xml:space="preserve">אם </w:t>
        </w:r>
      </w:ins>
      <w:del w:id="92149" w:author="מנוע מכני" w:date="2026-10-11T12:04:39Z">
        <w:r>
          <w:rPr>
            <w:rtl/>
          </w:rPr>
          <w:delText xml:space="preserve">אי </w:delText>
        </w:r>
      </w:del>
      <w:r>
        <w:rPr>
          <w:rtl/>
        </w:rPr>
        <w:t xml:space="preserve">מוציא ש"ש לבטלה, </w:t>
      </w:r>
      <w:r>
        <w:rPr>
          <w:rFonts w:hint="cs"/>
          <w:rtl/>
        </w:rPr>
        <w:t>אזהרה מ'</w:t>
      </w:r>
      <w:r>
        <w:rPr>
          <w:rStyle w:val="afffff0"/>
          <w:rtl/>
        </w:rPr>
        <w:t xml:space="preserve">את </w:t>
      </w:r>
      <w:r>
        <w:rPr>
          <w:rStyle w:val="afffff0"/>
          <w:rtl/>
          <w:rPrChange w:id="9004" w:author="מנוע פסוקים" w:date="2026-10-11T09:25:30Z">
            <w:rPr>
              <w:rStyle w:val="afffff0"/>
              <w:rtl/>
            </w:rPr>
          </w:rPrChange>
        </w:rPr>
        <w:t xml:space="preserve">ה</w:t>
      </w:r>
      <w:r>
        <w:rPr>
          <w:rStyle w:val="afffff0"/>
          <w:rtl/>
          <w:rPrChange w:id="9005" w:author="מנוע פסוקים" w:date="2026-10-11T09:25:30Z">
            <w:rPr>
              <w:rtl/>
            </w:rPr>
          </w:rPrChange>
        </w:rPr>
        <w:t xml:space="preserve">'</w:t>
      </w:r>
      <w:r>
        <w:rPr>
          <w:rStyle w:val="afffff0"/>
          <w:rtl/>
          <w:rPrChange w:id="9006" w:author="מנוע פסוקים" w:date="2026-10-11T09:25:30Z">
            <w:rPr>
              <w:rtl/>
            </w:rPr>
          </w:rPrChange>
        </w:rPr>
        <w:t xml:space="preserve"> אלהיך תירא ואותו תעבוד</w:t>
      </w:r>
      <w:r>
        <w:rPr>
          <w:rFonts w:hint="cs"/>
          <w:rtl/>
        </w:rPr>
        <w:t>'</w:t>
      </w:r>
      <w:r>
        <w:rPr>
          <w:rtl/>
        </w:rPr>
        <w:t>! ההוא - אזהרת עשה הוא.</w:t>
      </w:r>
    </w:p>
    <w:p>
      <w:pPr>
        <w:pStyle w:val="afffff8"/>
        <w:rPr>
          <w:ins w:id="90211" w:author="קלוד" w:date="2026-10-11T12:25:27Z"/>
        </w:rPr>
      </w:pPr>
      <w:ins w:id="90212" w:author="קלוד" w:date="2026-10-11T12:25:27Z">
        <w:r>
          <w:rPr>
            <w:color w:val="7B3F00"/>
          </w:rPr>
          <w:t xml:space="preserve">המקדים תרומה לביכורים - האם לוקה</w:t>
        </w:r>
      </w:ins>
    </w:p>
    <w:p w:rsidR="00E403F0" w:rsidRPr="00AD695E" w:rsidRDefault="00E403F0" w:rsidP="00E403F0">
      <w:pPr>
        <w:rPr>
          <w:rtl/>
        </w:rPr>
      </w:pPr>
      <w:r>
        <w:rPr>
          <w:rtl/>
        </w:rPr>
        <w:t xml:space="preserve">משום </w:t>
      </w:r>
      <w:r>
        <w:rPr>
          <w:rStyle w:val="2fb"/>
          <w:rtl/>
        </w:rPr>
        <w:t xml:space="preserve">ר</w:t>
      </w:r>
      <w:r>
        <w:rPr>
          <w:rStyle w:val="2fb"/>
          <w:rFonts w:hint="cs"/>
          <w:rtl/>
        </w:rPr>
        <w:t>יב</w:t>
      </w:r>
      <w:r>
        <w:rPr>
          <w:rStyle w:val="2fb"/>
          <w:rtl/>
        </w:rPr>
        <w:t>"</w:t>
      </w:r>
      <w:r>
        <w:rPr>
          <w:rStyle w:val="2fb"/>
          <w:rFonts w:hint="cs"/>
          <w:rtl/>
        </w:rPr>
        <w:t xml:space="preserve">ח</w:t>
      </w:r>
      <w:r>
        <w:rPr>
          <w:rFonts w:hint="cs"/>
          <w:rtl/>
        </w:rPr>
        <w:t xml:space="preserve"> </w:t>
      </w:r>
      <w:r>
        <w:rPr>
          <w:rtl/>
        </w:rPr>
        <w:t>אמרו אף המקדים תרומה לביכורים.</w:t>
      </w:r>
    </w:p>
    <w:p>
      <w:pPr>
        <w:pStyle w:val="38"/>
        <w:rPr>
          <w:ins w:id="92932" w:author="מנוע מכני" w:date="2026-10-11T12:04:39Z"/>
        </w:rPr>
      </w:pPr>
      <w:r w:rsidRPr="00A757C8">
        <w:lastRenderedPageBreak/>
        <w:t>מ"</w:t>
      </w:r>
      <w:r w:rsidRPr="00A757C8">
        <w:t xml:space="preserve">ט</w:t>
      </w:r>
      <w:r w:rsidRPr="00A757C8">
        <w:t xml:space="preserve"> דריב</w:t>
      </w:r>
      <w:r w:rsidRPr="00A757C8">
        <w:t>"</w:t>
      </w:r>
      <w:r w:rsidRPr="00A757C8">
        <w:t>ח</w:t>
      </w:r>
      <w:r w:rsidRPr="00A757C8">
        <w:t xml:space="preserve">:</w:t>
      </w:r>
    </w:p>
    <w:p w:rsidR="00E403F0" w:rsidRPr="00AD695E" w:rsidRDefault="00E403F0" w:rsidP="00E403F0">
      <w:pPr>
        <w:rPr>
          <w:rtl/>
        </w:rPr>
      </w:pPr>
      <w:del w:id="92933" w:author="מנוע מכני" w:date="2026-10-11T12:04:39Z">
        <w:r w:rsidRPr="00A757C8">
          <w:rPr>
            <w:rtl/>
          </w:rPr>
          <w:delText xml:space="preserve"> </w:delText>
        </w:r>
      </w:del>
      <w:r w:rsidRPr="00A757C8">
        <w:rPr>
          <w:rFonts w:hint="cs"/>
          <w:rtl/>
        </w:rPr>
        <w:t>'</w:t>
      </w:r>
      <w:ins w:id="90227" w:author="Claude - סמנטי" w:date="2026-10-11T12:20:38Z">
        <w:r>
          <w:rPr>
            <w:rStyle w:val="afffff0"/>
            <w:rtl/>
          </w:rPr>
          <w:t xml:space="preserve">מְלֵאָתְךָ וְדִמְעֲךָ לֹא תְאַחֵר</w:t>
        </w:r>
      </w:ins>
      <w:del w:id="90228" w:author="Claude - סמנטי" w:date="2026-10-11T12:20:38Z">
        <w:r w:rsidRPr="00A757C8">
          <w:rPr>
            <w:rtl/>
          </w:rPr>
          <w:delText xml:space="preserve">מלאתך ודמעך </w:delText>
        </w:r>
        <w:r w:rsidRPr="00A757C8">
          <w:rPr>
            <w:rtl/>
          </w:rPr>
          <w:delText xml:space="preserve">לא</w:delText>
        </w:r>
        <w:r w:rsidRPr="00A757C8">
          <w:rPr>
            <w:rtl/>
          </w:rPr>
          <w:delText xml:space="preserve"> תאחר</w:delText>
        </w:r>
      </w:del>
      <w:r w:rsidRPr="00A757C8">
        <w:rPr>
          <w:rFonts w:hint="cs"/>
          <w:rtl/>
        </w:rPr>
        <w:t>'</w:t>
      </w:r>
      <w:r w:rsidRPr="00A757C8">
        <w:rPr>
          <w:rtl/>
        </w:rPr>
        <w:t xml:space="preserve">, </w:t>
      </w:r>
      <w:r w:rsidRPr="00A757C8">
        <w:rPr>
          <w:rFonts w:hint="cs"/>
          <w:rtl/>
        </w:rPr>
        <w:t>'</w:t>
      </w:r>
      <w:r w:rsidRPr="00A757C8">
        <w:rPr>
          <w:rStyle w:val="afffff0"/>
          <w:rtl/>
        </w:rPr>
        <w:t>מלאה</w:t>
      </w:r>
      <w:r w:rsidRPr="00A757C8">
        <w:rPr>
          <w:rFonts w:hint="cs"/>
          <w:rtl/>
        </w:rPr>
        <w:t>'</w:t>
      </w:r>
      <w:r w:rsidRPr="00A757C8">
        <w:rPr>
          <w:rtl/>
        </w:rPr>
        <w:t xml:space="preserve"> - אלו ביכורים, </w:t>
      </w:r>
      <w:r w:rsidRPr="00A757C8">
        <w:rPr>
          <w:rFonts w:hint="cs"/>
          <w:rtl/>
        </w:rPr>
        <w:t>'</w:t>
      </w:r>
      <w:ins w:id="90225" w:author="Claude - סמנטי" w:date="2026-10-11T12:20:38Z">
        <w:r>
          <w:rPr>
            <w:rStyle w:val="afffff0"/>
            <w:rtl/>
          </w:rPr>
          <w:t xml:space="preserve">וְדִמְעֲךָ</w:t>
        </w:r>
      </w:ins>
      <w:del w:id="90226" w:author="Claude - סמנטי" w:date="2026-10-11T12:20:38Z">
        <w:r w:rsidRPr="00A757C8">
          <w:rPr>
            <w:rtl/>
          </w:rPr>
          <w:delText xml:space="preserve">ודמעך</w:delText>
        </w:r>
      </w:del>
      <w:r w:rsidRPr="00A757C8">
        <w:rPr>
          <w:rFonts w:hint="cs"/>
          <w:rtl/>
        </w:rPr>
        <w:t>'</w:t>
      </w:r>
      <w:r w:rsidRPr="00A757C8">
        <w:rPr>
          <w:rtl/>
        </w:rPr>
        <w:t xml:space="preserve"> - אלו תרומה, ואמרה </w:t>
      </w:r>
      <w:r w:rsidRPr="00A757C8">
        <w:rPr>
          <w:rFonts w:hint="cs"/>
          <w:rtl/>
        </w:rPr>
        <w:t>'</w:t>
      </w:r>
      <w:ins w:id="90223" w:author="Claude - סמנטי" w:date="2026-10-11T12:20:38Z">
        <w:r>
          <w:rPr>
            <w:rStyle w:val="afffff0"/>
            <w:rtl/>
          </w:rPr>
          <w:t xml:space="preserve">לֹא תְאַחֵר</w:t>
        </w:r>
      </w:ins>
      <w:del w:id="90224" w:author="Claude - סמנטי" w:date="2026-10-11T12:20:38Z">
        <w:r w:rsidRPr="00A757C8">
          <w:rPr>
            <w:rtl/>
          </w:rPr>
          <w:delText xml:space="preserve">לא תאחר</w:delText>
        </w:r>
      </w:del>
      <w:r w:rsidRPr="00A757C8">
        <w:rPr>
          <w:rFonts w:hint="cs"/>
          <w:rtl/>
        </w:rPr>
        <w:t>'</w:t>
      </w:r>
      <w:r w:rsidRPr="00A757C8">
        <w:rPr>
          <w:rtl/>
        </w:rPr>
        <w:t>.</w:t>
      </w:r>
    </w:p>
    <w:p w:rsidR="00E403F0" w:rsidRPr="00AD695E" w:rsidRDefault="00E403F0" w:rsidP="00E403F0">
      <w:pPr>
        <w:rPr>
          <w:rtl/>
        </w:rPr>
      </w:pPr>
    </w:p>
    <w:p w:rsidR="00E403F0" w:rsidRPr="00AD695E" w:rsidRDefault="00E403F0" w:rsidP="00E403F0">
      <w:pPr>
        <w:rPr>
          <w:rtl/>
        </w:rPr>
      </w:pPr>
      <w:r w:rsidRPr="00217260">
        <w:rPr>
          <w:b/>
          <w:bCs/>
          <w:rtl/>
        </w:rPr>
        <w:t xml:space="preserve">איתמר, הקדים תרומה לביכורים</w:t>
      </w:r>
      <w:ins w:id="91692" w:author="מנוע מכני" w:date="2026-10-11T12:04:39Z">
        <w:r>
          <w:rPr>
            <w:b/>
            <w:bCs/>
            <w:rtl/>
          </w:rPr>
          <w:t xml:space="preserve">,</w:t>
        </w:r>
      </w:ins>
      <w:del w:id="91693" w:author="מנוע מכני" w:date="2026-10-11T12:04:39Z">
        <w:r w:rsidRPr="00217260">
          <w:rPr>
            <w:b/>
            <w:bCs/>
            <w:rtl/>
          </w:rPr>
          <w:delText xml:space="preserve">;</w:delText>
        </w:r>
      </w:del>
    </w:p>
    <w:p>
      <w:pPr>
        <w:pStyle w:val="38"/>
        <w:rPr>
          <w:ins w:id="92934" w:author="מנוע מכני" w:date="2026-10-11T12:04:39Z"/>
        </w:rPr>
      </w:pPr>
      <w:r>
        <w:t>ר"א ור</w:t>
      </w:r>
      <w:r>
        <w:t>יב</w:t>
      </w:r>
      <w:r>
        <w:t>"</w:t>
      </w:r>
      <w:r>
        <w:t>ח</w:t>
      </w:r>
      <w:r>
        <w:t xml:space="preserve"> חד</w:t>
      </w:r>
      <w:del w:id="94180" w:author="מנוע מכני" w:date="2026-10-11T12:04:39Z">
        <w:r>
          <w:delText xml:space="preserve"> אמר</w:delText>
        </w:r>
      </w:del>
      <w:r>
        <w:t xml:space="preserve">:</w:t>
      </w:r>
    </w:p>
    <w:p w:rsidR="00E403F0" w:rsidRPr="00AD695E" w:rsidRDefault="00E403F0" w:rsidP="00E403F0">
      <w:pPr>
        <w:rPr>
          <w:rtl/>
        </w:rPr>
      </w:pPr>
      <w:del w:id="92935" w:author="מנוע מכני" w:date="2026-10-11T12:04:39Z">
        <w:r>
          <w:rPr>
            <w:rtl/>
          </w:rPr>
          <w:delText xml:space="preserve"> </w:delText>
        </w:r>
      </w:del>
      <w:r>
        <w:rPr>
          <w:rtl/>
        </w:rPr>
        <w:t xml:space="preserve">לוקה, וחד </w:t>
      </w:r>
      <w:r>
        <w:rPr>
          <w:rtl/>
        </w:rPr>
        <w:t xml:space="preserve">אמר</w:t>
      </w:r>
      <w:r>
        <w:rPr>
          <w:rtl/>
        </w:rPr>
        <w:t xml:space="preserve">: אינו לוקה.</w:t>
      </w:r>
    </w:p>
    <w:p w:rsidR="00E403F0" w:rsidRPr="00AD695E" w:rsidRDefault="00E403F0" w:rsidP="00E403F0">
      <w:pPr>
        <w:rPr>
          <w:rtl/>
        </w:rPr>
      </w:pPr>
      <w:r>
        <w:rPr>
          <w:rtl/>
        </w:rPr>
        <w:t xml:space="preserve">תסתיים </w:t>
      </w:r>
      <w:r>
        <w:rPr>
          <w:rStyle w:val="2fb"/>
          <w:rtl/>
        </w:rPr>
        <w:t xml:space="preserve">דר</w:t>
      </w:r>
      <w:r>
        <w:rPr>
          <w:rStyle w:val="2fb"/>
          <w:rFonts w:hint="cs"/>
          <w:rtl/>
        </w:rPr>
        <w:t>יב</w:t>
      </w:r>
      <w:r>
        <w:rPr>
          <w:rStyle w:val="2fb"/>
          <w:rtl/>
        </w:rPr>
        <w:t>"</w:t>
      </w:r>
      <w:r>
        <w:rPr>
          <w:rStyle w:val="2fb"/>
          <w:rFonts w:hint="cs"/>
          <w:rtl/>
        </w:rPr>
        <w:t xml:space="preserve">ח</w:t>
      </w:r>
      <w:r>
        <w:rPr>
          <w:rFonts w:hint="cs"/>
          <w:rtl/>
        </w:rPr>
        <w:t xml:space="preserve"> </w:t>
      </w:r>
      <w:r>
        <w:rPr>
          <w:rtl/>
        </w:rPr>
        <w:t xml:space="preserve">הוא דאמר לוקה, </w:t>
      </w:r>
      <w:r>
        <w:rPr>
          <w:rStyle w:val="2fb"/>
          <w:rtl/>
        </w:rPr>
        <w:t xml:space="preserve">מדא</w:t>
      </w:r>
      <w:r>
        <w:rPr>
          <w:rStyle w:val="2fb"/>
          <w:rFonts w:hint="cs"/>
          <w:rtl/>
        </w:rPr>
        <w:t>ריבר</w:t>
      </w:r>
      <w:r>
        <w:rPr>
          <w:rStyle w:val="2fb"/>
          <w:rtl/>
        </w:rPr>
        <w:t>"</w:t>
      </w:r>
      <w:r>
        <w:rPr>
          <w:rStyle w:val="2fb"/>
          <w:rFonts w:hint="cs"/>
          <w:rtl/>
        </w:rPr>
        <w:t xml:space="preserve">ח</w:t>
      </w:r>
      <w:r>
        <w:rPr>
          <w:rFonts w:hint="cs"/>
          <w:rtl/>
        </w:rPr>
        <w:t xml:space="preserve"> </w:t>
      </w:r>
      <w:r>
        <w:rPr>
          <w:rtl/>
        </w:rPr>
        <w:t>אף המקדים תרומה לביכורים.</w:t>
      </w:r>
    </w:p>
    <w:p w:rsidR="00E403F0" w:rsidRPr="00AD695E" w:rsidRDefault="00E403F0" w:rsidP="00E403F0">
      <w:pPr>
        <w:rPr>
          <w:rtl/>
        </w:rPr>
      </w:pPr>
      <w:r w:rsidRPr="00217260">
        <w:rPr>
          <w:b/>
          <w:bCs/>
          <w:rtl/>
        </w:rPr>
        <w:t>לוקה</w:t>
      </w:r>
      <w:r>
        <w:rPr>
          <w:rtl/>
        </w:rPr>
        <w:t xml:space="preserve"> תסתיים </w:t>
      </w:r>
      <w:r>
        <w:rPr>
          <w:rStyle w:val="2fb"/>
          <w:rtl/>
        </w:rPr>
        <w:t xml:space="preserve">דר"</w:t>
      </w:r>
      <w:r>
        <w:rPr>
          <w:rStyle w:val="2fb"/>
          <w:rFonts w:hint="cs"/>
          <w:rtl/>
        </w:rPr>
        <w:t>א</w:t>
      </w:r>
      <w:r>
        <w:rPr>
          <w:rtl/>
        </w:rPr>
        <w:t xml:space="preserve"> הוא דאמר לוקה, </w:t>
      </w:r>
      <w:r>
        <w:rPr>
          <w:rtl/>
        </w:rPr>
        <w:t xml:space="preserve">דתנן</w:t>
      </w:r>
      <w:r>
        <w:rPr>
          <w:rtl/>
        </w:rPr>
        <w:t xml:space="preserve">: היו לפניו שתי כלכלות של טבל, ואמר מעשר של זו בזו - הראשונה מעושרת.</w:t>
      </w:r>
    </w:p>
    <w:p w:rsidR="00E403F0" w:rsidRPr="00AD695E" w:rsidRDefault="00E403F0" w:rsidP="00E403F0">
      <w:pPr>
        <w:rPr>
          <w:rtl/>
        </w:rPr>
      </w:pPr>
      <w:r>
        <w:rPr>
          <w:rtl/>
        </w:rPr>
        <w:tab/>
      </w:r>
      <w:r>
        <w:rPr>
          <w:rtl/>
        </w:rPr>
        <w:tab/>
        <w:t>של זו בזו ושל זו בזו - הראשונה מעושרת, והשניה אינה מעושרת.</w:t>
      </w:r>
    </w:p>
    <w:p w:rsidR="00E403F0" w:rsidRPr="00AD695E" w:rsidRDefault="00E403F0" w:rsidP="00E403F0">
      <w:pPr>
        <w:rPr>
          <w:rtl/>
        </w:rPr>
      </w:pPr>
      <w:r>
        <w:rPr>
          <w:rtl/>
        </w:rPr>
        <w:tab/>
      </w:r>
      <w:r>
        <w:rPr>
          <w:rtl/>
        </w:rPr>
        <w:tab/>
        <w:t>מעשרותיהם מעשר כלכלה בחבירתה - קרא את השם.</w:t>
      </w:r>
    </w:p>
    <w:p>
      <w:pPr>
        <w:pStyle w:val="38"/>
        <w:rPr>
          <w:ins w:id="92936" w:author="מנוע מכני" w:date="2026-10-11T12:04:39Z"/>
        </w:rPr>
      </w:pPr>
      <w:r>
        <w:tab/>
      </w:r>
      <w:r>
        <w:tab/>
      </w:r>
      <w:r w:rsidRPr="00A757C8">
        <w:t>ואתמר ר"</w:t>
      </w:r>
      <w:r w:rsidRPr="00A757C8">
        <w:t>א</w:t>
      </w:r>
      <w:del w:id="94181" w:author="מנוע מכני" w:date="2026-10-11T12:04:39Z">
        <w:r w:rsidRPr="00A757C8">
          <w:delText xml:space="preserve"> אמר</w:delText>
        </w:r>
      </w:del>
      <w:r w:rsidRPr="00A757C8">
        <w:t xml:space="preserve">:</w:t>
      </w:r>
    </w:p>
    <w:p w:rsidR="00E403F0" w:rsidRPr="00AD695E" w:rsidRDefault="00E403F0" w:rsidP="00E403F0">
      <w:pPr>
        <w:rPr>
          <w:rtl/>
        </w:rPr>
      </w:pPr>
      <w:del w:id="92937" w:author="מנוע מכני" w:date="2026-10-11T12:04:39Z">
        <w:r w:rsidRPr="00A757C8">
          <w:rPr>
            <w:rtl/>
          </w:rPr>
          <w:delText xml:space="preserve"> </w:delText>
        </w:r>
      </w:del>
      <w:r w:rsidRPr="00A757C8">
        <w:rPr>
          <w:rtl/>
        </w:rPr>
        <w:t xml:space="preserve">לוקה מפני שהקדים מעשר שני שבה, למעשר ראשון שבחבירתה, תס</w:t>
      </w:r>
      <w:r w:rsidRPr="00217260">
        <w:rPr>
          <w:b/>
          <w:bCs/>
          <w:rtl/>
        </w:rPr>
        <w:t>תיים</w:t>
      </w:r>
      <w:r>
        <w:rPr>
          <w:rtl/>
        </w:rPr>
        <w:t>.</w:t>
      </w:r>
    </w:p>
    <w:p>
      <w:pPr>
        <w:pStyle w:val="38"/>
        <w:rPr>
          <w:ins w:id="92938" w:author="מנוע מכני" w:date="2026-10-11T12:04:39Z"/>
        </w:rPr>
      </w:pPr>
      <w:r>
        <w:t>אלא ר</w:t>
      </w:r>
      <w:r>
        <w:t>יב</w:t>
      </w:r>
      <w:r>
        <w:t>"</w:t>
      </w:r>
      <w:r>
        <w:t>ח:</w:t>
      </w:r>
    </w:p>
    <w:p w:rsidR="00E403F0" w:rsidRPr="00AD695E" w:rsidRDefault="00E403F0" w:rsidP="00E403F0">
      <w:pPr>
        <w:rPr>
          <w:rtl/>
        </w:rPr>
      </w:pPr>
      <w:del w:id="92939" w:author="מנוע מכני" w:date="2026-10-11T12:04:39Z">
        <w:r>
          <w:rPr>
            <w:rtl/>
          </w:rPr>
          <w:delText xml:space="preserve"> </w:delText>
        </w:r>
      </w:del>
      <w:r>
        <w:rPr>
          <w:rtl/>
        </w:rPr>
        <w:t xml:space="preserve">דאינו לוקה, לימא </w:t>
      </w:r>
      <w:ins w:id="92056" w:author="מנוע מכני" w:date="2026-10-11T12:04:39Z">
        <w:r>
          <w:rPr>
            <w:rtl/>
          </w:rPr>
          <w:t xml:space="preserve">קשה</w:t>
        </w:r>
      </w:ins>
      <w:del w:id="92057" w:author="מנוע מכני" w:date="2026-10-11T12:04:39Z">
        <w:r>
          <w:rPr>
            <w:rtl/>
          </w:rPr>
          <w:delText xml:space="preserve">קשיא</w:delText>
        </w:r>
      </w:del>
      <w:r>
        <w:rPr>
          <w:rtl/>
        </w:rPr>
        <w:t xml:space="preserve"> </w:t>
      </w:r>
      <w:r>
        <w:rPr>
          <w:rStyle w:val="2fb"/>
          <w:rtl/>
        </w:rPr>
        <w:t xml:space="preserve">דר</w:t>
      </w:r>
      <w:r>
        <w:rPr>
          <w:rStyle w:val="2fb"/>
          <w:rFonts w:hint="cs"/>
          <w:rtl/>
        </w:rPr>
        <w:t>יב</w:t>
      </w:r>
      <w:r>
        <w:rPr>
          <w:rStyle w:val="2fb"/>
          <w:rtl/>
        </w:rPr>
        <w:t>"</w:t>
      </w:r>
      <w:r>
        <w:rPr>
          <w:rStyle w:val="2fb"/>
          <w:rFonts w:hint="cs"/>
          <w:rtl/>
        </w:rPr>
        <w:t xml:space="preserve">ח</w:t>
      </w:r>
      <w:r>
        <w:rPr>
          <w:rFonts w:hint="cs"/>
          <w:rtl/>
        </w:rPr>
        <w:t xml:space="preserve"> </w:t>
      </w:r>
      <w:r>
        <w:rPr>
          <w:rStyle w:val="2fb"/>
          <w:rtl/>
        </w:rPr>
        <w:t>אדר</w:t>
      </w:r>
      <w:r>
        <w:rPr>
          <w:rStyle w:val="2fb"/>
          <w:rFonts w:hint="cs"/>
          <w:rtl/>
        </w:rPr>
        <w:t>יב</w:t>
      </w:r>
      <w:r>
        <w:rPr>
          <w:rStyle w:val="2fb"/>
          <w:rtl/>
        </w:rPr>
        <w:t>"</w:t>
      </w:r>
      <w:r>
        <w:rPr>
          <w:rStyle w:val="2fb"/>
          <w:rFonts w:hint="cs"/>
          <w:rtl/>
        </w:rPr>
        <w:t xml:space="preserve">ח</w:t>
      </w:r>
      <w:r>
        <w:rPr>
          <w:rFonts w:hint="cs"/>
          <w:rtl/>
        </w:rPr>
        <w:t xml:space="preserve"> </w:t>
      </w:r>
    </w:p>
    <w:p w:rsidR="00E403F0" w:rsidRPr="00AD695E" w:rsidRDefault="00E403F0" w:rsidP="00E403F0">
      <w:pPr>
        <w:pStyle w:val="afff3"/>
        <w:framePr w:wrap="around"/>
        <w:spacing w:line="240" w:lineRule="exact"/>
        <w:rPr>
          <w:rtl/>
        </w:rPr>
      </w:pPr>
      <w:r w:rsidRPr="009239E9">
        <w:rPr>
          <w:rFonts w:hint="cs"/>
          <w:szCs w:val="18"/>
          <w:rtl/>
        </w:rPr>
        <w:t>ד:</w:t>
      </w:r>
    </w:p>
    <w:p>
      <w:pPr>
        <w:pStyle w:val="38"/>
        <w:rPr>
          <w:ins w:id="92940" w:author="מנוע מכני" w:date="2026-10-11T12:04:39Z"/>
        </w:rPr>
      </w:pPr>
      <w:r>
        <w:t xml:space="preserve">- </w:t>
      </w:r>
      <w:r>
        <w:t>ריב</w:t>
      </w:r>
      <w:r>
        <w:t>"</w:t>
      </w:r>
      <w:r>
        <w:t xml:space="preserve">ח </w:t>
      </w:r>
      <w:r>
        <w:t xml:space="preserve">אפטורא </w:t>
      </w:r>
      <w:ins w:id="92642" w:author="מנוע מכני" w:date="2026-10-11T12:04:39Z">
        <w:r>
          <w:t xml:space="preserve">עומד</w:t>
        </w:r>
      </w:ins>
      <w:del w:id="92643" w:author="מנוע מכני" w:date="2026-10-11T12:04:39Z">
        <w:r>
          <w:delText xml:space="preserve">קאי</w:delText>
        </w:r>
      </w:del>
      <w:r>
        <w:t xml:space="preserve">, וה"</w:t>
      </w:r>
      <w:r>
        <w:t>ק</w:t>
      </w:r>
      <w:r>
        <w:t xml:space="preserve">:</w:t>
      </w:r>
    </w:p>
    <w:p w:rsidR="00E403F0" w:rsidRPr="00AD695E" w:rsidRDefault="00E403F0" w:rsidP="00E403F0">
      <w:pPr>
        <w:pStyle w:val="affffb"/>
      </w:pPr>
      <w:del w:id="92941" w:author="מנוע מכני" w:date="2026-10-11T12:04:39Z">
        <w:r>
          <w:rPr>
            <w:rtl/>
          </w:rPr>
          <w:delText xml:space="preserve"> </w:delText>
        </w:r>
      </w:del>
      <w:ins w:id="90294" w:author="מנוע מכני" w:date="2026-10-11T12:04:39Z">
        <w:r>
          <w:rPr>
            <w:rtl/>
          </w:rPr>
          <w:t xml:space="preserve">לא</w:t>
        </w:r>
      </w:ins>
      <w:del w:id="90295" w:author="מנוע מכני" w:date="2026-10-11T12:04:39Z">
        <w:r>
          <w:rPr>
            <w:rtl/>
          </w:rPr>
          <w:delText xml:space="preserve">לאו</w:delText>
        </w:r>
      </w:del>
      <w:r>
        <w:rPr>
          <w:rtl/>
        </w:rPr>
        <w:t xml:space="preserve"> שאין בו מעשה - אין לוקין עליו, </w:t>
      </w:r>
    </w:p>
    <w:p>
      <w:pPr>
        <w:pStyle w:val="38"/>
        <w:rPr>
          <w:ins w:id="92942" w:author="מנוע מכני" w:date="2026-10-11T12:04:39Z"/>
        </w:rPr>
      </w:pPr>
      <w:r>
        <w:t>- מ</w:t>
      </w:r>
      <w:r>
        <w:t>ריב</w:t>
      </w:r>
      <w:r>
        <w:t>"</w:t>
      </w:r>
      <w:r>
        <w:t xml:space="preserve">ח</w:t>
      </w:r>
      <w:del w:id="94182" w:author="מנוע מכני" w:date="2026-10-11T12:04:39Z">
        <w:r>
          <w:delText xml:space="preserve"> </w:delText>
        </w:r>
        <w:r>
          <w:delText xml:space="preserve">אמרו</w:delText>
        </w:r>
      </w:del>
      <w:r>
        <w:t xml:space="preserve">:</w:t>
      </w:r>
    </w:p>
    <w:p w:rsidR="00E403F0" w:rsidRPr="00AD695E" w:rsidRDefault="00E403F0" w:rsidP="00E403F0">
      <w:pPr>
        <w:pStyle w:val="affffb"/>
        <w:rPr>
          <w:rtl/>
        </w:rPr>
      </w:pPr>
      <w:del w:id="92943" w:author="מנוע מכני" w:date="2026-10-11T12:04:39Z">
        <w:r>
          <w:rPr>
            <w:rtl/>
          </w:rPr>
          <w:delText xml:space="preserve"> </w:delText>
        </w:r>
      </w:del>
      <w:r>
        <w:rPr>
          <w:rtl/>
        </w:rPr>
        <w:t xml:space="preserve">אף המקדים תרומה לביכורים.</w:t>
      </w:r>
    </w:p>
    <w:p w:rsidR="00E403F0" w:rsidRPr="00AD695E" w:rsidRDefault="00E403F0" w:rsidP="00E403F0">
      <w:pPr>
        <w:rPr>
          <w:rtl/>
        </w:rPr>
      </w:pPr>
      <w:r>
        <w:rPr>
          <w:rtl/>
        </w:rPr>
        <w:t>ומ"</w:t>
      </w:r>
      <w:r>
        <w:rPr>
          <w:rFonts w:hint="cs"/>
          <w:rtl/>
        </w:rPr>
        <w:t>ש</w:t>
      </w:r>
      <w:r>
        <w:rPr>
          <w:rtl/>
        </w:rPr>
        <w:t xml:space="preserve"> </w:t>
      </w:r>
      <w:ins w:id="92644" w:author="מנוע מכני" w:date="2026-10-11T12:04:39Z">
        <w:r>
          <w:rPr>
            <w:rtl/>
          </w:rPr>
          <w:t xml:space="preserve">לומר</w:t>
        </w:r>
      </w:ins>
      <w:del w:id="92645" w:author="מנוע מכני" w:date="2026-10-11T12:04:39Z">
        <w:r>
          <w:rPr>
            <w:rtl/>
          </w:rPr>
          <w:delText xml:space="preserve">מימר</w:delText>
        </w:r>
      </w:del>
      <w:r>
        <w:rPr>
          <w:rtl/>
        </w:rPr>
        <w:t xml:space="preserve"> לקי משום דבדיבורו עשה מעשה, </w:t>
      </w:r>
    </w:p>
    <w:p w:rsidR="00E403F0" w:rsidRPr="00AD695E" w:rsidRDefault="00E403F0" w:rsidP="00E403F0">
      <w:pPr>
        <w:ind w:left="283" w:hanging="283"/>
        <w:rPr>
          <w:rtl/>
        </w:rPr>
      </w:pPr>
      <w:r>
        <w:rPr>
          <w:rFonts w:hint="cs"/>
          <w:rtl/>
        </w:rPr>
        <w:t>משא</w:t>
      </w:r>
      <w:r>
        <w:rPr>
          <w:rtl/>
        </w:rPr>
        <w:t>"</w:t>
      </w:r>
      <w:r>
        <w:rPr>
          <w:rFonts w:hint="cs"/>
          <w:rtl/>
        </w:rPr>
        <w:t xml:space="preserve">כ</w:t>
      </w:r>
      <w:r>
        <w:rPr>
          <w:rFonts w:hint="cs"/>
          <w:rtl/>
        </w:rPr>
        <w:t xml:space="preserve"> </w:t>
      </w:r>
      <w:r>
        <w:rPr>
          <w:rtl/>
        </w:rPr>
        <w:t xml:space="preserve">מקדים תרומה לביכורים </w:t>
      </w:r>
      <w:ins w:id="90296" w:author="מנוע מכני" w:date="2026-10-11T12:04:39Z">
        <w:r>
          <w:rPr>
            <w:rtl/>
          </w:rPr>
          <w:t xml:space="preserve">לא</w:t>
        </w:r>
      </w:ins>
      <w:del w:id="90297" w:author="מנוע מכני" w:date="2026-10-11T12:04:39Z">
        <w:r>
          <w:rPr>
            <w:rtl/>
          </w:rPr>
          <w:delText xml:space="preserve">לאו</w:delText>
        </w:r>
      </w:del>
      <w:r>
        <w:rPr>
          <w:rtl/>
        </w:rPr>
        <w:t xml:space="preserve"> שניתק לעשה הוא, ד</w:t>
      </w:r>
      <w:r>
        <w:rPr>
          <w:rFonts w:hint="cs"/>
          <w:rtl/>
        </w:rPr>
        <w:t>'</w:t>
      </w:r>
      <w:r>
        <w:rPr>
          <w:rStyle w:val="afffff0"/>
          <w:rtl/>
        </w:rPr>
        <w:t>מכל מעשרותיכם תרימו</w:t>
      </w:r>
      <w:r>
        <w:rPr>
          <w:rFonts w:hint="cs"/>
          <w:rtl/>
        </w:rPr>
        <w:t>'</w:t>
      </w:r>
      <w:r>
        <w:rPr>
          <w:rtl/>
        </w:rPr>
        <w:t>.</w:t>
      </w:r>
    </w:p>
    <w:p w:rsidR="00E403F0" w:rsidRPr="00AD695E" w:rsidRDefault="00E403F0" w:rsidP="00E403F0">
      <w:pPr>
        <w:rPr>
          <w:rtl/>
        </w:rPr>
      </w:pPr>
    </w:p>
    <w:p>
      <w:pPr>
        <w:pStyle w:val="afffff8"/>
        <w:rPr>
          <w:ins w:id="90209" w:author="קלוד" w:date="2026-10-11T12:25:27Z"/>
        </w:rPr>
      </w:pPr>
      <w:ins w:id="90210" w:author="קלוד" w:date="2026-10-11T12:25:27Z">
        <w:r>
          <w:rPr>
            <w:color w:val="7B3F00"/>
          </w:rPr>
          <w:t xml:space="preserve">לאו שניתק לעשה - האם לוקין עליו</w:t>
        </w:r>
      </w:ins>
    </w:p>
    <w:p w:rsidR="00E403F0" w:rsidRPr="00AD695E" w:rsidRDefault="00E403F0" w:rsidP="00E403F0">
      <w:pPr>
        <w:rPr>
          <w:rtl/>
        </w:rPr>
      </w:pPr>
      <w:ins w:id="92390" w:author="מנוע מכני" w:date="2026-10-11T12:04:39Z">
        <w:r>
          <w:rPr>
            <w:rtl/>
          </w:rPr>
          <w:t xml:space="preserve">ישב</w:t>
        </w:r>
      </w:ins>
      <w:del w:id="92391" w:author="מנוע מכני" w:date="2026-10-11T12:04:39Z">
        <w:r>
          <w:rPr>
            <w:rtl/>
          </w:rPr>
          <w:delText xml:space="preserve">יתיב</w:delText>
        </w:r>
      </w:del>
      <w:r>
        <w:rPr>
          <w:rtl/>
        </w:rPr>
        <w:t xml:space="preserve"> </w:t>
      </w:r>
      <w:r>
        <w:rPr>
          <w:rStyle w:val="2fb"/>
          <w:rtl/>
        </w:rPr>
        <w:t xml:space="preserve">ר"</w:t>
      </w:r>
      <w:r>
        <w:rPr>
          <w:rStyle w:val="2fb"/>
          <w:rFonts w:hint="cs"/>
          <w:rtl/>
        </w:rPr>
        <w:t xml:space="preserve">ד</w:t>
      </w:r>
      <w:r>
        <w:rPr>
          <w:rFonts w:hint="cs"/>
          <w:rtl/>
        </w:rPr>
        <w:t xml:space="preserve"> וקאמ</w:t>
      </w:r>
      <w:r>
        <w:rPr>
          <w:rtl/>
        </w:rPr>
        <w:t>"</w:t>
      </w:r>
      <w:r>
        <w:rPr>
          <w:rFonts w:hint="cs"/>
          <w:rtl/>
        </w:rPr>
        <w:t xml:space="preserve">ל </w:t>
      </w:r>
      <w:ins w:id="92058" w:author="מנוע מכני" w:date="2026-10-11T12:04:39Z">
        <w:r>
          <w:rPr>
            <w:rFonts w:hint="cs"/>
            <w:rtl/>
          </w:rPr>
          <w:t xml:space="preserve">שמועה</w:t>
        </w:r>
      </w:ins>
      <w:del w:id="92059" w:author="מנוע מכני" w:date="2026-10-11T12:04:39Z">
        <w:r>
          <w:rPr>
            <w:rFonts w:hint="cs"/>
            <w:rtl/>
          </w:rPr>
          <w:delText xml:space="preserve">שמעתא</w:delText>
        </w:r>
      </w:del>
      <w:r>
        <w:rPr>
          <w:rFonts w:hint="cs"/>
          <w:rtl/>
        </w:rPr>
        <w:t xml:space="preserve"> </w:t>
      </w:r>
      <w:r>
        <w:rPr>
          <w:rtl/>
        </w:rPr>
        <w:t xml:space="preserve">א"ל</w:t>
      </w:r>
      <w:r>
        <w:rPr>
          <w:rtl/>
        </w:rPr>
        <w:t xml:space="preserve"> </w:t>
      </w:r>
      <w:r>
        <w:rPr>
          <w:rStyle w:val="2fb"/>
          <w:rtl/>
        </w:rPr>
        <w:t xml:space="preserve">אביי</w:t>
      </w:r>
      <w:r>
        <w:rPr>
          <w:rtl/>
        </w:rPr>
        <w:t xml:space="preserve">: וכל </w:t>
      </w:r>
      <w:ins w:id="90298" w:author="מנוע מכני" w:date="2026-10-11T12:04:39Z">
        <w:r>
          <w:rPr>
            <w:rtl/>
          </w:rPr>
          <w:t xml:space="preserve">לא</w:t>
        </w:r>
      </w:ins>
      <w:del w:id="90299" w:author="מנוע מכני" w:date="2026-10-11T12:04:39Z">
        <w:r>
          <w:rPr>
            <w:rtl/>
          </w:rPr>
          <w:delText xml:space="preserve">לאו</w:delText>
        </w:r>
      </w:del>
      <w:r>
        <w:rPr>
          <w:rtl/>
        </w:rPr>
        <w:t xml:space="preserve"> שניתק לעשה </w:t>
      </w:r>
      <w:r>
        <w:rPr>
          <w:rtl/>
        </w:rPr>
        <w:t xml:space="preserve">לא</w:t>
      </w:r>
      <w:r>
        <w:rPr>
          <w:rtl/>
        </w:rPr>
        <w:t xml:space="preserve"> לקי? </w:t>
      </w:r>
    </w:p>
    <w:p w:rsidR="00E403F0" w:rsidRPr="00AD695E" w:rsidRDefault="00E403F0" w:rsidP="00E403F0">
      <w:pPr>
        <w:rPr>
          <w:rtl/>
        </w:rPr>
      </w:pPr>
      <w:r>
        <w:rPr>
          <w:rtl/>
        </w:rPr>
        <w:t xml:space="preserve">והא </w:t>
      </w:r>
      <w:ins w:id="92646" w:author="מנוע מכני" w:date="2026-10-11T12:04:39Z">
        <w:r>
          <w:rPr>
            <w:rtl/>
          </w:rPr>
          <w:t xml:space="preserve">לומר</w:t>
        </w:r>
      </w:ins>
      <w:del w:id="92647" w:author="מנוע מכני" w:date="2026-10-11T12:04:39Z">
        <w:r>
          <w:rPr>
            <w:rtl/>
          </w:rPr>
          <w:delText xml:space="preserve">מימר</w:delText>
        </w:r>
      </w:del>
      <w:r>
        <w:rPr>
          <w:rtl/>
        </w:rPr>
        <w:t xml:space="preserve">, </w:t>
      </w:r>
      <w:ins w:id="90300" w:author="מנוע מכני" w:date="2026-10-11T12:04:39Z">
        <w:r>
          <w:rPr>
            <w:rtl/>
          </w:rPr>
          <w:t xml:space="preserve">דלא</w:t>
        </w:r>
      </w:ins>
      <w:del w:id="90301" w:author="מנוע מכני" w:date="2026-10-11T12:04:39Z">
        <w:r>
          <w:rPr>
            <w:rtl/>
          </w:rPr>
          <w:delText xml:space="preserve">דלאו</w:delText>
        </w:r>
      </w:del>
      <w:r>
        <w:rPr>
          <w:rtl/>
        </w:rPr>
        <w:t xml:space="preserve"> שניתק לעשה הוא ולקי, </w:t>
      </w:r>
      <w:r>
        <w:rPr>
          <w:rtl/>
        </w:rPr>
        <w:t xml:space="preserve">דתנן</w:t>
      </w:r>
      <w:r>
        <w:rPr>
          <w:rtl/>
        </w:rPr>
        <w:t xml:space="preserve"> </w:t>
      </w:r>
      <w:r>
        <w:rPr>
          <w:rtl/>
        </w:rPr>
        <w:t xml:space="preserve">לא</w:t>
      </w:r>
      <w:r>
        <w:rPr>
          <w:rtl/>
        </w:rPr>
        <w:t xml:space="preserve"> שאדם רשאי להמיר, אלא שאם המיר - מומר, </w:t>
      </w:r>
      <w:r w:rsidRPr="00217260">
        <w:rPr>
          <w:b/>
          <w:bCs/>
          <w:rtl/>
        </w:rPr>
        <w:t>וסופג את הארבעים</w:t>
      </w:r>
      <w:r>
        <w:rPr>
          <w:rtl/>
        </w:rPr>
        <w:t xml:space="preserve"> </w:t>
      </w:r>
    </w:p>
    <w:p w:rsidR="00E403F0" w:rsidRPr="00AD695E" w:rsidRDefault="00E403F0" w:rsidP="00E403F0">
      <w:pPr>
        <w:pStyle w:val="affffb"/>
        <w:rPr>
          <w:rtl/>
        </w:rPr>
      </w:pPr>
      <w:r>
        <w:rPr>
          <w:rtl/>
        </w:rPr>
        <w:t xml:space="preserve">- הוי </w:t>
      </w:r>
      <w:ins w:id="92028" w:author="מנוע מכני" w:date="2026-10-11T12:04:39Z">
        <w:r>
          <w:rPr>
            <w:rtl/>
          </w:rPr>
          <w:t xml:space="preserve">להם</w:t>
        </w:r>
      </w:ins>
      <w:del w:id="92029" w:author="מנוע מכני" w:date="2026-10-11T12:04:39Z">
        <w:r>
          <w:rPr>
            <w:rtl/>
          </w:rPr>
          <w:delText xml:space="preserve">להו</w:delText>
        </w:r>
      </w:del>
      <w:r>
        <w:rPr>
          <w:rtl/>
        </w:rPr>
        <w:t xml:space="preserve"> </w:t>
      </w:r>
      <w:ins w:id="90924" w:author="מנוע מכני" w:date="2026-10-11T12:04:39Z">
        <w:r>
          <w:rPr>
            <w:rtl/>
          </w:rPr>
          <w:t xml:space="preserve">שני</w:t>
        </w:r>
      </w:ins>
      <w:del w:id="90925" w:author="מנוע מכני" w:date="2026-10-11T12:04:39Z">
        <w:r>
          <w:rPr>
            <w:rtl/>
          </w:rPr>
          <w:delText xml:space="preserve">תרי</w:delText>
        </w:r>
      </w:del>
      <w:r>
        <w:rPr>
          <w:rtl/>
        </w:rPr>
        <w:t xml:space="preserve"> לאוי וחד עשה, ולא אתי חד עשה ועקר </w:t>
      </w:r>
      <w:ins w:id="90926" w:author="מנוע מכני" w:date="2026-10-11T12:04:39Z">
        <w:r>
          <w:rPr>
            <w:rtl/>
          </w:rPr>
          <w:t xml:space="preserve">שני</w:t>
        </w:r>
      </w:ins>
      <w:del w:id="90927" w:author="מנוע מכני" w:date="2026-10-11T12:04:39Z">
        <w:r>
          <w:rPr>
            <w:rtl/>
          </w:rPr>
          <w:delText xml:space="preserve">תרי</w:delText>
        </w:r>
      </w:del>
      <w:r>
        <w:rPr>
          <w:rtl/>
        </w:rPr>
        <w:t xml:space="preserve"> לאוי.</w:t>
      </w:r>
    </w:p>
    <w:p w:rsidR="00E403F0" w:rsidRPr="00AD695E" w:rsidRDefault="00E403F0" w:rsidP="00E403F0">
      <w:pPr>
        <w:rPr>
          <w:rtl/>
        </w:rPr>
      </w:pPr>
      <w:r>
        <w:rPr>
          <w:rtl/>
        </w:rPr>
        <w:t xml:space="preserve">והרי אונס, דחד </w:t>
      </w:r>
      <w:ins w:id="90302" w:author="מנוע מכני" w:date="2026-10-11T12:04:39Z">
        <w:r>
          <w:rPr>
            <w:rtl/>
          </w:rPr>
          <w:t xml:space="preserve">לא</w:t>
        </w:r>
      </w:ins>
      <w:del w:id="90303" w:author="מנוע מכני" w:date="2026-10-11T12:04:39Z">
        <w:r>
          <w:rPr>
            <w:rtl/>
          </w:rPr>
          <w:delText xml:space="preserve">לאו</w:delText>
        </w:r>
      </w:del>
      <w:r>
        <w:rPr>
          <w:rtl/>
        </w:rPr>
        <w:t xml:space="preserve"> וחד עשה, ולא אתי חד עשה ועקר </w:t>
      </w:r>
      <w:ins w:id="90304" w:author="מנוע מכני" w:date="2026-10-11T12:04:39Z">
        <w:r>
          <w:rPr>
            <w:rtl/>
          </w:rPr>
          <w:t xml:space="preserve">לא</w:t>
        </w:r>
      </w:ins>
      <w:del w:id="90305" w:author="מנוע מכני" w:date="2026-10-11T12:04:39Z">
        <w:r>
          <w:rPr>
            <w:rtl/>
          </w:rPr>
          <w:delText xml:space="preserve">לאו</w:delText>
        </w:r>
      </w:del>
      <w:r>
        <w:rPr>
          <w:rtl/>
        </w:rPr>
        <w:t xml:space="preserve">, </w:t>
      </w:r>
    </w:p>
    <w:p>
      <w:pPr>
        <w:pStyle w:val="38"/>
        <w:rPr>
          <w:ins w:id="92944" w:author="מנוע מכני" w:date="2026-10-11T12:04:39Z"/>
        </w:rPr>
      </w:pPr>
      <w:r>
        <w:t xml:space="preserve">דתניא</w:t>
      </w:r>
      <w:r>
        <w:t xml:space="preserve">:</w:t>
      </w:r>
    </w:p>
    <w:p w:rsidR="00E403F0" w:rsidRPr="00AD695E" w:rsidRDefault="00E403F0" w:rsidP="00E403F0">
      <w:pPr>
        <w:rPr>
          <w:rtl/>
        </w:rPr>
      </w:pPr>
      <w:del w:id="92945" w:author="מנוע מכני" w:date="2026-10-11T12:04:39Z">
        <w:r>
          <w:rPr>
            <w:rtl/>
          </w:rPr>
          <w:delText xml:space="preserve"> </w:delText>
        </w:r>
      </w:del>
      <w:r>
        <w:rPr>
          <w:rtl/>
        </w:rPr>
        <w:t xml:space="preserve">אונס שגירש, אם ישראל הוא מחזיר ואינו לוקה, ואם כהן הוא לוקה ואינו מחזיר! </w:t>
      </w:r>
    </w:p>
    <w:p w:rsidR="00E403F0" w:rsidRPr="00AD695E" w:rsidRDefault="00E403F0" w:rsidP="00E403F0">
      <w:pPr>
        <w:rPr>
          <w:rtl/>
        </w:rPr>
      </w:pPr>
      <w:r>
        <w:rPr>
          <w:rtl/>
        </w:rPr>
        <w:t xml:space="preserve">כהנים טעמא אחרינא הוא, </w:t>
      </w:r>
      <w:r>
        <w:rPr>
          <w:rStyle w:val="2fb"/>
          <w:rtl/>
        </w:rPr>
        <w:t xml:space="preserve">דרבי</w:t>
      </w:r>
      <w:r>
        <w:rPr>
          <w:rtl/>
        </w:rPr>
        <w:t xml:space="preserve"> </w:t>
      </w:r>
      <w:ins w:id="90928" w:author="מנוע מכני" w:date="2026-10-11T12:04:39Z">
        <w:r>
          <w:rPr>
            <w:rtl/>
          </w:rPr>
          <w:t xml:space="preserve">התורה</w:t>
        </w:r>
      </w:ins>
      <w:del w:id="90929" w:author="מנוע מכני" w:date="2026-10-11T12:04:39Z">
        <w:r>
          <w:rPr>
            <w:rtl/>
          </w:rPr>
          <w:delText xml:space="preserve">רחמנא</w:delText>
        </w:r>
      </w:del>
      <w:r>
        <w:rPr>
          <w:rtl/>
        </w:rPr>
        <w:t xml:space="preserve"> קדושה יתירא.</w:t>
      </w:r>
    </w:p>
    <w:p w:rsidR="00E403F0" w:rsidRPr="00AD695E" w:rsidRDefault="00E403F0" w:rsidP="00E403F0">
      <w:pPr>
        <w:rPr>
          <w:rtl/>
        </w:rPr>
      </w:pPr>
      <w:del w:id="90038" w:author="מנוע מכני" w:date="2026-10-11T12:04:39Z">
        <w:r>
          <w:rPr>
            <w:rFonts w:hint="cs"/>
            <w:rtl/>
          </w:rPr>
          <w:delText xml:space="preserve"> </w:delText>
        </w:r>
      </w:del>
      <w:r w:rsidRPr="00217260">
        <w:rPr>
          <w:b/>
          <w:bCs/>
          <w:rtl/>
        </w:rPr>
        <w:t>כתנאי</w:t>
      </w:r>
      <w:r>
        <w:rPr>
          <w:rtl/>
        </w:rPr>
        <w:t xml:space="preserve">, </w:t>
      </w:r>
      <w:r>
        <w:rPr>
          <w:rFonts w:hint="cs"/>
          <w:rtl/>
        </w:rPr>
        <w:t>'</w:t>
      </w:r>
      <w:ins w:id="90229" w:author="Claude - סמנטי" w:date="2026-10-11T12:20:38Z">
        <w:r>
          <w:rPr>
            <w:rStyle w:val="afffff0"/>
            <w:rtl/>
          </w:rPr>
          <w:t xml:space="preserve">לֹא יַשְׁאִירוּ מִמֶּנּוּ עַד בֹּקֶר</w:t>
        </w:r>
      </w:ins>
      <w:del w:id="90230" w:author="Claude - סמנטי" w:date="2026-10-11T12:20:38Z">
        <w:r>
          <w:rPr>
            <w:rtl/>
          </w:rPr>
          <w:delText xml:space="preserve">לא ישאירו ממנו עד בקר</w:delText>
        </w:r>
      </w:del>
      <w:r>
        <w:rPr>
          <w:rFonts w:hint="cs"/>
          <w:rtl/>
        </w:rPr>
        <w:t>'</w:t>
      </w:r>
      <w:r>
        <w:rPr>
          <w:rtl/>
        </w:rPr>
        <w:t>.</w:t>
      </w:r>
    </w:p>
    <w:p w:rsidR="00E403F0" w:rsidRPr="00AD695E" w:rsidRDefault="00E403F0" w:rsidP="00E403F0">
      <w:pPr>
        <w:rPr>
          <w:rtl/>
        </w:rPr>
      </w:pPr>
      <w:r>
        <w:rPr>
          <w:rStyle w:val="2fb"/>
          <w:rFonts w:hint="cs"/>
          <w:rtl/>
        </w:rPr>
        <w:t>ולר</w:t>
      </w:r>
      <w:r>
        <w:rPr>
          <w:rStyle w:val="2fb"/>
          <w:rtl/>
        </w:rPr>
        <w:t>"</w:t>
      </w:r>
      <w:r>
        <w:rPr>
          <w:rStyle w:val="2fb"/>
          <w:rFonts w:hint="cs"/>
          <w:rtl/>
        </w:rPr>
        <w:t xml:space="preserve">י</w:t>
      </w:r>
      <w:r>
        <w:rPr>
          <w:rFonts w:hint="cs"/>
          <w:rtl/>
        </w:rPr>
        <w:t xml:space="preserve"> </w:t>
      </w:r>
      <w:r>
        <w:rPr>
          <w:rtl/>
        </w:rPr>
        <w:t xml:space="preserve">בא הכתוב ליתן עשה אחר </w:t>
      </w:r>
      <w:r>
        <w:rPr>
          <w:rtl/>
        </w:rPr>
        <w:t xml:space="preserve">לא</w:t>
      </w:r>
      <w:r>
        <w:rPr>
          <w:rtl/>
        </w:rPr>
        <w:t xml:space="preserve"> תעשה, לומר שאין לוקין עליו.</w:t>
      </w:r>
    </w:p>
    <w:p>
      <w:pPr>
        <w:pStyle w:val="38"/>
        <w:rPr>
          <w:ins w:id="92946" w:author="מנוע מכני" w:date="2026-10-11T12:04:39Z"/>
        </w:rPr>
      </w:pPr>
      <w:r>
        <w:t xml:space="preserve">רבי יעקב:</w:t>
      </w:r>
    </w:p>
    <w:p w:rsidR="00E403F0" w:rsidRPr="00AD695E" w:rsidRDefault="00E403F0" w:rsidP="00E403F0">
      <w:pPr>
        <w:rPr>
          <w:rtl/>
        </w:rPr>
      </w:pPr>
      <w:del w:id="92947" w:author="מנוע מכני" w:date="2026-10-11T12:04:39Z">
        <w:r>
          <w:rPr>
            <w:rtl/>
          </w:rPr>
          <w:delText xml:space="preserve"> </w:delText>
        </w:r>
      </w:del>
      <w:r>
        <w:rPr>
          <w:rtl/>
        </w:rPr>
        <w:t xml:space="preserve">לא</w:t>
      </w:r>
      <w:r>
        <w:rPr>
          <w:rtl/>
        </w:rPr>
        <w:t xml:space="preserve"> מן השם הוא זה, אלא משום דהו"</w:t>
      </w:r>
      <w:r>
        <w:rPr>
          <w:rFonts w:hint="cs"/>
          <w:rtl/>
        </w:rPr>
        <w:t xml:space="preserve">ל </w:t>
      </w:r>
      <w:ins w:id="90306" w:author="מנוע מכני" w:date="2026-10-11T12:04:39Z">
        <w:r>
          <w:rPr>
            <w:rFonts w:hint="cs"/>
            <w:rtl/>
          </w:rPr>
          <w:t xml:space="preserve">לא</w:t>
        </w:r>
      </w:ins>
      <w:del w:id="90307" w:author="מנוע מכני" w:date="2026-10-11T12:04:39Z">
        <w:r>
          <w:rPr>
            <w:rFonts w:hint="cs"/>
            <w:rtl/>
          </w:rPr>
          <w:delText xml:space="preserve">לאו</w:delText>
        </w:r>
      </w:del>
      <w:r>
        <w:rPr>
          <w:rFonts w:hint="cs"/>
          <w:rtl/>
        </w:rPr>
        <w:t xml:space="preserve"> </w:t>
      </w:r>
      <w:r>
        <w:rPr>
          <w:rtl/>
        </w:rPr>
        <w:t xml:space="preserve">שאין בו מעשה, </w:t>
      </w:r>
      <w:r>
        <w:rPr>
          <w:rFonts w:hint="cs"/>
          <w:rtl/>
        </w:rPr>
        <w:t>ד</w:t>
      </w:r>
      <w:r>
        <w:rPr>
          <w:rtl/>
        </w:rPr>
        <w:t>אין לוקין עליו.</w:t>
      </w:r>
    </w:p>
    <w:p>
      <w:pPr>
        <w:pStyle w:val="38"/>
        <w:rPr>
          <w:ins w:id="92948" w:author="מנוע מכני" w:date="2026-10-11T12:04:39Z"/>
        </w:rPr>
      </w:pPr>
      <w:r>
        <w:t xml:space="preserve">מכלל</w:t>
      </w:r>
    </w:p>
    <w:p w:rsidR="00E403F0" w:rsidRPr="00AD695E" w:rsidRDefault="00E403F0" w:rsidP="00E403F0">
      <w:pPr>
        <w:rPr>
          <w:rtl/>
        </w:rPr>
      </w:pPr>
      <w:del w:id="92949" w:author="מנוע מכני" w:date="2026-10-11T12:04:39Z">
        <w:r>
          <w:rPr>
            <w:rtl/>
          </w:rPr>
          <w:delText xml:space="preserve"> </w:delText>
        </w:r>
      </w:del>
      <w:r>
        <w:rPr>
          <w:rStyle w:val="2fb"/>
          <w:rtl/>
        </w:rPr>
        <w:t xml:space="preserve">ד</w:t>
      </w:r>
      <w:r>
        <w:rPr>
          <w:rStyle w:val="2fb"/>
          <w:rFonts w:hint="cs"/>
          <w:rtl/>
        </w:rPr>
        <w:t>לר</w:t>
      </w:r>
      <w:r>
        <w:rPr>
          <w:rStyle w:val="2fb"/>
          <w:rtl/>
        </w:rPr>
        <w:t>"</w:t>
      </w:r>
      <w:r>
        <w:rPr>
          <w:rStyle w:val="2fb"/>
          <w:rFonts w:hint="cs"/>
          <w:rtl/>
        </w:rPr>
        <w:t>י</w:t>
      </w:r>
      <w:r>
        <w:rPr>
          <w:rtl/>
        </w:rPr>
        <w:t xml:space="preserve"> סבר - לוקין עליו.</w:t>
      </w:r>
    </w:p>
    <w:p w:rsidR="00E403F0" w:rsidRPr="00AD695E" w:rsidRDefault="00E403F0" w:rsidP="00E403F0">
      <w:pPr>
        <w:rPr>
          <w:rtl/>
        </w:rPr>
      </w:pPr>
      <w:r>
        <w:rPr>
          <w:rStyle w:val="2fb"/>
          <w:rtl/>
        </w:rPr>
        <w:t xml:space="preserve">ורבי</w:t>
      </w:r>
      <w:r>
        <w:rPr>
          <w:rtl/>
        </w:rPr>
        <w:t xml:space="preserve"> יעקב </w:t>
      </w:r>
      <w:ins w:id="90930" w:author="מנוע מכני" w:date="2026-10-11T12:04:39Z">
        <w:r>
          <w:rPr>
            <w:rtl/>
          </w:rPr>
          <w:t xml:space="preserve">זה</w:t>
        </w:r>
      </w:ins>
      <w:del w:id="90931" w:author="מנוע מכני" w:date="2026-10-11T12:04:39Z">
        <w:r>
          <w:rPr>
            <w:rtl/>
          </w:rPr>
          <w:delText xml:space="preserve">האי</w:delText>
        </w:r>
      </w:del>
      <w:r>
        <w:rPr>
          <w:rtl/>
        </w:rPr>
        <w:t xml:space="preserve"> </w:t>
      </w:r>
      <w:r>
        <w:rPr>
          <w:rFonts w:hint="cs"/>
          <w:rtl/>
        </w:rPr>
        <w:t>'</w:t>
      </w:r>
      <w:ins w:id="90231" w:author="Claude - סמנטי" w:date="2026-10-11T12:20:38Z">
        <w:r>
          <w:rPr>
            <w:rStyle w:val="afffff0"/>
            <w:rtl/>
          </w:rPr>
          <w:t xml:space="preserve">וְהַנּוֹתָר מִמֶּנּוּ עַד בֹּקֶר בָּאֵשׁ תִּשְׂרוֹפוּ</w:t>
        </w:r>
      </w:ins>
      <w:del w:id="90232" w:author="Claude - סמנטי" w:date="2026-10-11T12:20:38Z">
        <w:r>
          <w:rPr>
            <w:rtl/>
          </w:rPr>
          <w:delText xml:space="preserve">והנותר ממנו עד בקר באש תשרופו</w:delText>
        </w:r>
      </w:del>
      <w:r>
        <w:rPr>
          <w:rFonts w:hint="cs"/>
          <w:rtl/>
        </w:rPr>
        <w:t>'</w:t>
      </w:r>
      <w:r>
        <w:rPr>
          <w:rtl/>
        </w:rPr>
        <w:t xml:space="preserve"> </w:t>
      </w:r>
    </w:p>
    <w:p w:rsidR="00E403F0" w:rsidRPr="00AD695E" w:rsidRDefault="00E403F0" w:rsidP="00E403F0">
      <w:pPr>
        <w:rPr>
          <w:rtl/>
        </w:rPr>
      </w:pPr>
      <w:ins w:id="92648" w:author="מנוע מכני" w:date="2026-10-11T12:04:39Z">
        <w:r>
          <w:rPr>
            <w:rtl/>
          </w:rPr>
          <w:t xml:space="preserve">צריך</w:t>
        </w:r>
      </w:ins>
      <w:del w:id="92649" w:author="מנוע מכני" w:date="2026-10-11T12:04:39Z">
        <w:r>
          <w:rPr>
            <w:rtl/>
          </w:rPr>
          <w:delText xml:space="preserve">מיבעי</w:delText>
        </w:r>
      </w:del>
      <w:r>
        <w:rPr>
          <w:rtl/>
        </w:rPr>
        <w:t xml:space="preserve"> לכדתנן: העצמות והגידין והנותר - ישרפו בששה עשר, </w:t>
      </w:r>
    </w:p>
    <w:p w:rsidR="00E403F0" w:rsidRPr="00AD695E" w:rsidRDefault="00E403F0" w:rsidP="00E403F0">
      <w:pPr>
        <w:rPr>
          <w:rtl/>
        </w:rPr>
      </w:pPr>
      <w:r>
        <w:rPr>
          <w:rtl/>
        </w:rPr>
        <w:tab/>
        <w:t>חל ששה עשר להיות בשבת ישרפו ב</w:t>
      </w:r>
      <w:r>
        <w:rPr>
          <w:rFonts w:hint="cs"/>
          <w:rtl/>
        </w:rPr>
        <w:t>י</w:t>
      </w:r>
      <w:r>
        <w:rPr>
          <w:rtl/>
        </w:rPr>
        <w:t>"</w:t>
      </w:r>
      <w:r>
        <w:rPr>
          <w:rFonts w:hint="cs"/>
          <w:rtl/>
        </w:rPr>
        <w:t>ז</w:t>
      </w:r>
      <w:r>
        <w:rPr>
          <w:rtl/>
        </w:rPr>
        <w:t xml:space="preserve">, לפי שאין דוחין </w:t>
      </w:r>
      <w:r>
        <w:rPr>
          <w:rtl/>
        </w:rPr>
        <w:t xml:space="preserve">לא</w:t>
      </w:r>
      <w:r>
        <w:rPr>
          <w:rtl/>
        </w:rPr>
        <w:t xml:space="preserve"> את השבת ולא את יו"</w:t>
      </w:r>
      <w:r>
        <w:rPr>
          <w:rFonts w:hint="cs"/>
          <w:rtl/>
        </w:rPr>
        <w:t>ט</w:t>
      </w:r>
      <w:r>
        <w:rPr>
          <w:rtl/>
        </w:rPr>
        <w:t>.</w:t>
      </w:r>
    </w:p>
    <w:p w:rsidR="00E403F0" w:rsidRPr="00AD695E" w:rsidRDefault="00E403F0" w:rsidP="00E403F0">
      <w:pPr>
        <w:jc w:val="center"/>
        <w:rPr>
          <w:rtl/>
        </w:rPr>
      </w:pPr>
      <w:del w:id="90039" w:author="מנוע מכני" w:date="2026-10-11T12:04:39Z">
        <w:r>
          <w:rPr>
            <w:rFonts w:hint="cs"/>
            <w:rtl/>
          </w:rPr>
          <w:delText xml:space="preserve"> </w:delText>
        </w:r>
      </w:del>
      <w:r>
        <w:rPr>
          <w:rtl/>
        </w:rPr>
        <w:t>·</w:t>
      </w:r>
      <w:r>
        <w:rPr>
          <w:rFonts w:hint="cs"/>
          <w:rtl/>
        </w:rPr>
        <w:t xml:space="preserve"> </w:t>
      </w:r>
      <w:r>
        <w:rPr>
          <w:rtl/>
        </w:rPr>
        <w:t>·</w:t>
      </w:r>
    </w:p>
    <w:p>
      <w:pPr>
        <w:pStyle w:val="38"/>
        <w:rPr>
          <w:ins w:id="92950" w:author="מנוע מכני" w:date="2026-10-11T12:04:39Z"/>
        </w:rPr>
      </w:pPr>
      <w:r w:rsidRPr="002B4E05">
        <w:t>חזקיה וכן ת</w:t>
      </w:r>
      <w:r w:rsidRPr="002B4E05">
        <w:t>ד</w:t>
      </w:r>
      <w:r w:rsidRPr="002B4E05">
        <w:t>"</w:t>
      </w:r>
      <w:r w:rsidRPr="002B4E05">
        <w:t>ח:</w:t>
      </w:r>
    </w:p>
    <w:p w:rsidR="00E403F0" w:rsidRPr="002B4E05" w:rsidRDefault="00E403F0" w:rsidP="00E403F0">
      <w:pPr>
        <w:rPr>
          <w:spacing w:val="-2"/>
          <w:rtl/>
        </w:rPr>
      </w:pPr>
      <w:del w:id="92951" w:author="מנוע מכני" w:date="2026-10-11T12:04:39Z">
        <w:r w:rsidRPr="002B4E05">
          <w:rPr>
            <w:spacing w:val="-2"/>
            <w:rtl/>
          </w:rPr>
          <w:delText xml:space="preserve"> </w:delText>
        </w:r>
      </w:del>
      <w:r w:rsidRPr="002B4E05">
        <w:rPr>
          <w:spacing w:val="-2"/>
          <w:rtl/>
        </w:rPr>
        <w:t xml:space="preserve">מ"ט</w:t>
      </w:r>
      <w:r w:rsidRPr="002B4E05">
        <w:rPr>
          <w:spacing w:val="-2"/>
          <w:rtl/>
        </w:rPr>
        <w:t xml:space="preserve"> </w:t>
      </w:r>
      <w:r w:rsidRPr="002B4E05">
        <w:rPr>
          <w:rFonts w:hint="cs"/>
          <w:spacing w:val="-2"/>
          <w:rtl/>
        </w:rPr>
        <w:t>'</w:t>
      </w:r>
      <w:ins w:id="90233" w:author="Claude - סמנטי" w:date="2026-10-11T12:20:38Z">
        <w:r>
          <w:rPr>
            <w:rStyle w:val="afffff0"/>
            <w:spacing w:val="-2"/>
            <w:rtl/>
          </w:rPr>
          <w:t xml:space="preserve">וְהַנּוֹתָר מִמֶּנּוּ עַד בֹּקֶר בָּאֵשׁ תִּשְׂרוֹפוּ</w:t>
        </w:r>
      </w:ins>
      <w:del w:id="90234" w:author="Claude - סמנטי" w:date="2026-10-11T12:20:38Z">
        <w:r w:rsidRPr="002B4E05">
          <w:rPr>
            <w:spacing w:val="-2"/>
            <w:rtl/>
          </w:rPr>
          <w:delText xml:space="preserve">והנותר ממנו עד בקר באש תשרופו</w:delText>
        </w:r>
      </w:del>
      <w:r w:rsidRPr="002B4E05">
        <w:rPr>
          <w:rFonts w:hint="cs"/>
          <w:spacing w:val="-2"/>
          <w:rtl/>
        </w:rPr>
        <w:t>'</w:t>
      </w:r>
      <w:r w:rsidRPr="002B4E05">
        <w:rPr>
          <w:spacing w:val="-2"/>
          <w:rtl/>
        </w:rPr>
        <w:t xml:space="preserve"> בא הכתוב ליתן בוקר שני לשריפתו.</w:t>
      </w:r>
    </w:p>
    <w:p>
      <w:pPr>
        <w:pStyle w:val="afffff8"/>
        <w:rPr>
          <w:ins w:id="90207" w:author="קלוד" w:date="2026-10-11T12:25:27Z"/>
        </w:rPr>
      </w:pPr>
      <w:ins w:id="90208" w:author="קלוד" w:date="2026-10-11T12:25:27Z">
        <w:r>
          <w:rPr>
            <w:color w:val="7B3F00"/>
          </w:rPr>
          <w:t xml:space="preserve">אביי ורבא - טעם המלקות בלאו שניתק לעשה</w:t>
        </w:r>
      </w:ins>
    </w:p>
    <w:p>
      <w:pPr>
        <w:pStyle w:val="38"/>
        <w:rPr>
          <w:ins w:id="92952" w:author="מנוע מכני" w:date="2026-10-11T12:04:39Z"/>
        </w:rPr>
      </w:pPr>
      <w:del w:id="90040" w:author="מנוע מכני" w:date="2026-10-11T12:04:39Z">
        <w:r>
          <w:delText xml:space="preserve"> </w:delText>
        </w:r>
      </w:del>
      <w:r w:rsidRPr="00217260">
        <w:t>אביי</w:t>
      </w:r>
      <w:r>
        <w:t xml:space="preserve">:</w:t>
      </w:r>
    </w:p>
    <w:p w:rsidR="00E403F0" w:rsidRPr="00AD695E" w:rsidRDefault="00E403F0" w:rsidP="00E403F0">
      <w:pPr>
        <w:rPr>
          <w:rtl/>
        </w:rPr>
      </w:pPr>
      <w:del w:id="92953" w:author="מנוע מכני" w:date="2026-10-11T12:04:39Z">
        <w:r>
          <w:rPr>
            <w:rtl/>
          </w:rPr>
          <w:delText xml:space="preserve"> </w:delText>
        </w:r>
      </w:del>
      <w:r>
        <w:rPr>
          <w:rtl/>
        </w:rPr>
        <w:t xml:space="preserve">כל </w:t>
      </w:r>
      <w:ins w:id="90308" w:author="מנוע מכני" w:date="2026-10-11T12:04:39Z">
        <w:r>
          <w:rPr>
            <w:rtl/>
          </w:rPr>
          <w:t xml:space="preserve">דבר</w:t>
        </w:r>
      </w:ins>
      <w:del w:id="90309" w:author="מנוע מכני" w:date="2026-10-11T12:04:39Z">
        <w:r>
          <w:rPr>
            <w:rtl/>
          </w:rPr>
          <w:delText xml:space="preserve">מילתא</w:delText>
        </w:r>
      </w:del>
      <w:r>
        <w:rPr>
          <w:rtl/>
        </w:rPr>
        <w:t xml:space="preserve"> דאמר </w:t>
      </w:r>
      <w:ins w:id="90932" w:author="מנוע מכני" w:date="2026-10-11T12:04:39Z">
        <w:r>
          <w:rPr>
            <w:rtl/>
          </w:rPr>
          <w:t xml:space="preserve">התורה</w:t>
        </w:r>
      </w:ins>
      <w:del w:id="90933" w:author="מנוע מכני" w:date="2026-10-11T12:04:39Z">
        <w:r>
          <w:rPr>
            <w:rtl/>
          </w:rPr>
          <w:delText xml:space="preserve">רחמנא</w:delText>
        </w:r>
      </w:del>
      <w:r>
        <w:rPr>
          <w:rtl/>
        </w:rPr>
        <w:t xml:space="preserve"> </w:t>
      </w:r>
      <w:r>
        <w:rPr>
          <w:rtl/>
        </w:rPr>
        <w:t xml:space="preserve">לא</w:t>
      </w:r>
      <w:r>
        <w:rPr>
          <w:rtl/>
        </w:rPr>
        <w:t xml:space="preserve"> תעביד.</w:t>
      </w:r>
      <w:r>
        <w:rPr>
          <w:rFonts w:hint="cs"/>
          <w:rtl/>
        </w:rPr>
        <w:t xml:space="preserve"> </w:t>
      </w:r>
      <w:r>
        <w:rPr>
          <w:rtl/>
        </w:rPr>
        <w:t xml:space="preserve">אם </w:t>
      </w:r>
      <w:ins w:id="92468" w:author="מנוע מכני" w:date="2026-10-11T12:04:39Z">
        <w:r>
          <w:rPr>
            <w:rtl/>
          </w:rPr>
          <w:t xml:space="preserve">עשה</w:t>
        </w:r>
      </w:ins>
      <w:del w:id="92469" w:author="מנוע מכני" w:date="2026-10-11T12:04:39Z">
        <w:r>
          <w:rPr>
            <w:rtl/>
          </w:rPr>
          <w:delText xml:space="preserve">עביד</w:delText>
        </w:r>
      </w:del>
      <w:r>
        <w:rPr>
          <w:rtl/>
        </w:rPr>
        <w:t xml:space="preserve"> - </w:t>
      </w:r>
      <w:ins w:id="90936" w:author="מנוע מכני" w:date="2026-10-11T12:04:39Z">
        <w:r>
          <w:rPr>
            <w:rtl/>
          </w:rPr>
          <w:t xml:space="preserve">מאלו</w:t>
        </w:r>
      </w:ins>
      <w:del w:id="90937" w:author="מנוע מכני" w:date="2026-10-11T12:04:39Z">
        <w:r>
          <w:rPr>
            <w:rtl/>
          </w:rPr>
          <w:delText xml:space="preserve">מהני</w:delText>
        </w:r>
      </w:del>
      <w:ins w:id="91694" w:author="מנוע מכני" w:date="2026-10-11T12:04:39Z">
        <w:r>
          <w:rPr>
            <w:rtl/>
          </w:rPr>
          <w:t xml:space="preserve">,</w:t>
        </w:r>
      </w:ins>
      <w:del w:id="91695" w:author="מנוע מכני" w:date="2026-10-11T12:04:39Z">
        <w:r>
          <w:rPr>
            <w:rtl/>
          </w:rPr>
          <w:delText xml:space="preserve">;</w:delText>
        </w:r>
      </w:del>
      <w:ins w:id="91696" w:author="מנוע מכני" w:date="2026-10-11T12:04:39Z">
        <w:ins w:id="91698" w:author="מנוע מכני" w:date="2026-10-11T12:04:39Z">
          <w:r>
            <w:rPr>
              <w:rFonts w:hint="cs"/>
              <w:rtl/>
            </w:rPr>
            <w:t xml:space="preserve"> </w:t>
          </w:r>
        </w:ins>
        <w:del w:id="91699" w:author="מנוע מכני" w:date="2026-10-11T12:04:39Z">
          <w:r>
            <w:rPr>
              <w:rFonts w:hint="cs"/>
              <w:rtl/>
            </w:rPr>
            <w:delText xml:space="preserve"> </w:delText>
          </w:r>
          <w:r>
            <w:rPr>
              <w:rFonts w:hint="cs"/>
              <w:rtl/>
            </w:rPr>
            <w:delText xml:space="preserve"> </w:delText>
          </w:r>
        </w:del>
      </w:ins>
      <w:del w:id="91697" w:author="מנוע מכני" w:date="2026-10-11T12:04:39Z">
        <w:r>
          <w:rPr>
            <w:rFonts w:hint="cs"/>
            <w:rtl/>
          </w:rPr>
          <w:delText xml:space="preserve">  </w:delText>
        </w:r>
      </w:del>
      <w:ins w:id="92150" w:author="מנוע מכני" w:date="2026-10-11T12:04:39Z">
        <w:r>
          <w:rPr>
            <w:rtl/>
          </w:rPr>
          <w:t xml:space="preserve">דאם </w:t>
        </w:r>
      </w:ins>
      <w:del w:id="92151" w:author="מנוע מכני" w:date="2026-10-11T12:04:39Z">
        <w:r>
          <w:rPr>
            <w:rtl/>
          </w:rPr>
          <w:delText xml:space="preserve">דאי </w:delText>
        </w:r>
      </w:del>
      <w:r>
        <w:rPr>
          <w:rtl/>
        </w:rPr>
        <w:t xml:space="preserve">ס"</w:t>
      </w:r>
      <w:r>
        <w:rPr>
          <w:rFonts w:hint="cs"/>
          <w:rtl/>
        </w:rPr>
        <w:t>ד</w:t>
      </w:r>
      <w:r>
        <w:rPr>
          <w:rtl/>
        </w:rPr>
        <w:t xml:space="preserve"> </w:t>
      </w:r>
      <w:r>
        <w:rPr>
          <w:rtl/>
        </w:rPr>
        <w:t xml:space="preserve">לא</w:t>
      </w:r>
      <w:r>
        <w:rPr>
          <w:rtl/>
        </w:rPr>
        <w:t xml:space="preserve"> </w:t>
      </w:r>
      <w:ins w:id="90938" w:author="מנוע מכני" w:date="2026-10-11T12:04:39Z">
        <w:r>
          <w:rPr>
            <w:rtl/>
          </w:rPr>
          <w:t xml:space="preserve">מאלו</w:t>
        </w:r>
      </w:ins>
      <w:del w:id="90939" w:author="מנוע מכני" w:date="2026-10-11T12:04:39Z">
        <w:r>
          <w:rPr>
            <w:rtl/>
          </w:rPr>
          <w:delText xml:space="preserve">מהני</w:delText>
        </w:r>
      </w:del>
      <w:r>
        <w:rPr>
          <w:rtl/>
        </w:rPr>
        <w:t xml:space="preserve">, </w:t>
      </w:r>
      <w:ins w:id="90934" w:author="מנוע מכני" w:date="2026-10-11T12:04:39Z">
        <w:r>
          <w:rPr>
            <w:rtl/>
          </w:rPr>
          <w:t xml:space="preserve">למה</w:t>
        </w:r>
      </w:ins>
      <w:del w:id="90935" w:author="מנוע מכני" w:date="2026-10-11T12:04:39Z">
        <w:r>
          <w:rPr>
            <w:rtl/>
          </w:rPr>
          <w:delText xml:space="preserve">אמאי</w:delText>
        </w:r>
      </w:del>
      <w:r>
        <w:rPr>
          <w:rtl/>
        </w:rPr>
        <w:t xml:space="preserve"> לקי? </w:t>
      </w:r>
    </w:p>
    <w:p>
      <w:pPr>
        <w:pStyle w:val="38"/>
        <w:rPr>
          <w:ins w:id="92954" w:author="מנוע מכני" w:date="2026-10-11T12:04:39Z"/>
        </w:rPr>
      </w:pPr>
      <w:del w:id="90041" w:author="מנוע מכני" w:date="2026-10-11T12:04:39Z">
        <w:r>
          <w:delText xml:space="preserve"> </w:delText>
        </w:r>
      </w:del>
      <w:r w:rsidRPr="00217260">
        <w:t>רבא</w:t>
      </w:r>
      <w:r>
        <w:t xml:space="preserve">:</w:t>
      </w:r>
    </w:p>
    <w:p w:rsidR="00E403F0" w:rsidRPr="00AD695E" w:rsidRDefault="00E403F0" w:rsidP="00E403F0">
      <w:pPr>
        <w:rPr>
          <w:rtl/>
        </w:rPr>
      </w:pPr>
      <w:del w:id="92955" w:author="מנוע מכני" w:date="2026-10-11T12:04:39Z">
        <w:r>
          <w:rPr>
            <w:rtl/>
          </w:rPr>
          <w:delText xml:space="preserve"> </w:delText>
        </w:r>
      </w:del>
      <w:r>
        <w:rPr>
          <w:rtl/>
        </w:rPr>
        <w:t xml:space="preserve">לא</w:t>
      </w:r>
      <w:r>
        <w:rPr>
          <w:rtl/>
        </w:rPr>
        <w:t xml:space="preserve"> </w:t>
      </w:r>
      <w:ins w:id="90946" w:author="מנוע מכני" w:date="2026-10-11T12:04:39Z">
        <w:r>
          <w:rPr>
            <w:rtl/>
          </w:rPr>
          <w:t xml:space="preserve">מאלו</w:t>
        </w:r>
      </w:ins>
      <w:del w:id="90947" w:author="מנוע מכני" w:date="2026-10-11T12:04:39Z">
        <w:r>
          <w:rPr>
            <w:rtl/>
          </w:rPr>
          <w:delText xml:space="preserve">מהני</w:delText>
        </w:r>
      </w:del>
      <w:r>
        <w:rPr>
          <w:rtl/>
        </w:rPr>
        <w:t xml:space="preserve"> </w:t>
      </w:r>
      <w:ins w:id="90942" w:author="מנוע מכני" w:date="2026-10-11T12:04:39Z">
        <w:r>
          <w:rPr>
            <w:rtl/>
          </w:rPr>
          <w:t xml:space="preserve">כלום</w:t>
        </w:r>
      </w:ins>
      <w:del w:id="90943" w:author="מנוע מכני" w:date="2026-10-11T12:04:39Z">
        <w:r>
          <w:rPr>
            <w:rtl/>
          </w:rPr>
          <w:delText xml:space="preserve">מידי</w:delText>
        </w:r>
      </w:del>
      <w:r>
        <w:rPr>
          <w:rtl/>
        </w:rPr>
        <w:t xml:space="preserve">, </w:t>
      </w:r>
      <w:ins w:id="90944" w:author="מנוע מכני" w:date="2026-10-11T12:04:39Z">
        <w:r>
          <w:rPr>
            <w:rtl/>
          </w:rPr>
          <w:t xml:space="preserve">וזה</w:t>
        </w:r>
      </w:ins>
      <w:del w:id="90945" w:author="מנוע מכני" w:date="2026-10-11T12:04:39Z">
        <w:r>
          <w:rPr>
            <w:rtl/>
          </w:rPr>
          <w:delText xml:space="preserve">והאי</w:delText>
        </w:r>
      </w:del>
      <w:r>
        <w:rPr>
          <w:rtl/>
        </w:rPr>
        <w:t xml:space="preserve"> דלקי משום דעבר אמימרא </w:t>
      </w:r>
      <w:ins w:id="90940" w:author="מנוע מכני" w:date="2026-10-11T12:04:39Z">
        <w:r>
          <w:rPr>
            <w:rtl/>
          </w:rPr>
          <w:t xml:space="preserve">דהתורה</w:t>
        </w:r>
      </w:ins>
      <w:del w:id="90941" w:author="מנוע מכני" w:date="2026-10-11T12:04:39Z">
        <w:r>
          <w:rPr>
            <w:rtl/>
          </w:rPr>
          <w:delText xml:space="preserve">דרחמנא</w:delText>
        </w:r>
      </w:del>
      <w:r>
        <w:rPr>
          <w:rtl/>
        </w:rPr>
        <w:t xml:space="preserve"> הוא.</w:t>
      </w:r>
    </w:p>
    <w:p w:rsidR="00E403F0" w:rsidRPr="00AD695E" w:rsidRDefault="00E403F0" w:rsidP="00E403F0">
      <w:pPr>
        <w:pStyle w:val="afff3"/>
        <w:framePr w:wrap="around"/>
        <w:spacing w:line="240" w:lineRule="exact"/>
        <w:rPr>
          <w:rtl/>
        </w:rPr>
      </w:pPr>
      <w:r w:rsidRPr="009239E9">
        <w:rPr>
          <w:rFonts w:hint="cs"/>
          <w:szCs w:val="18"/>
          <w:rtl/>
        </w:rPr>
        <w:t>ה.</w:t>
      </w:r>
    </w:p>
    <w:p>
      <w:pPr>
        <w:pStyle w:val="38"/>
        <w:rPr>
          <w:ins w:id="92956" w:author="מנוע מכני" w:date="2026-10-11T12:04:39Z"/>
        </w:rPr>
      </w:pPr>
      <w:r w:rsidRPr="00217260">
        <w:t>א.</w:t>
      </w:r>
      <w:r>
        <w:t xml:space="preserve"> </w:t>
      </w:r>
      <w:r>
        <w:t xml:space="preserve">מיתיבי:</w:t>
      </w:r>
    </w:p>
    <w:p w:rsidR="00E403F0" w:rsidRPr="00AD695E" w:rsidRDefault="00E403F0" w:rsidP="00E403F0">
      <w:pPr>
        <w:rPr>
          <w:rtl/>
        </w:rPr>
      </w:pPr>
      <w:del w:id="92957" w:author="מנוע מכני" w:date="2026-10-11T12:04:39Z">
        <w:r>
          <w:rPr>
            <w:rtl/>
          </w:rPr>
          <w:delText xml:space="preserve"> </w:delText>
        </w:r>
      </w:del>
      <w:r>
        <w:rPr>
          <w:rtl/>
        </w:rPr>
        <w:t xml:space="preserve">אונס שגירש, אם ישראל הוא מחזיר ואינו לוקה, </w:t>
      </w:r>
    </w:p>
    <w:p w:rsidR="00E403F0" w:rsidRPr="00AD695E" w:rsidRDefault="00E403F0" w:rsidP="00E403F0">
      <w:pPr>
        <w:rPr>
          <w:rtl/>
        </w:rPr>
      </w:pPr>
      <w:ins w:id="92152" w:author="מנוע מכני" w:date="2026-10-11T12:04:39Z">
        <w:r>
          <w:rPr>
            <w:rtl/>
          </w:rPr>
          <w:t xml:space="preserve">ואם </w:t>
        </w:r>
      </w:ins>
      <w:del w:id="92153" w:author="מנוע מכני" w:date="2026-10-11T12:04:39Z">
        <w:r>
          <w:rPr>
            <w:rtl/>
          </w:rPr>
          <w:delText xml:space="preserve">ואי </w:delText>
        </w:r>
      </w:del>
      <w:r>
        <w:rPr>
          <w:rtl/>
        </w:rPr>
        <w:t xml:space="preserve">אמרת כיון דעבר אמימרא </w:t>
      </w:r>
      <w:ins w:id="90948" w:author="מנוע מכני" w:date="2026-10-11T12:04:39Z">
        <w:r>
          <w:rPr>
            <w:rtl/>
          </w:rPr>
          <w:t xml:space="preserve">דהתורה</w:t>
        </w:r>
      </w:ins>
      <w:del w:id="90949" w:author="מנוע מכני" w:date="2026-10-11T12:04:39Z">
        <w:r>
          <w:rPr>
            <w:rtl/>
          </w:rPr>
          <w:delText xml:space="preserve">דרחמנא</w:delText>
        </w:r>
      </w:del>
      <w:r>
        <w:rPr>
          <w:rtl/>
        </w:rPr>
        <w:t xml:space="preserve"> - לקי, הא </w:t>
      </w:r>
      <w:ins w:id="90310" w:author="מנוע מכני" w:date="2026-10-11T12:04:39Z">
        <w:r>
          <w:rPr>
            <w:rtl/>
          </w:rPr>
          <w:t xml:space="preserve">גם</w:t>
        </w:r>
      </w:ins>
      <w:del w:id="90311" w:author="מנוע מכני" w:date="2026-10-11T12:04:39Z">
        <w:r>
          <w:rPr>
            <w:rtl/>
          </w:rPr>
          <w:delText xml:space="preserve">נמי</w:delText>
        </w:r>
      </w:del>
      <w:r>
        <w:rPr>
          <w:rtl/>
        </w:rPr>
        <w:t xml:space="preserve"> לילקי! </w:t>
      </w:r>
      <w:r w:rsidRPr="00217260">
        <w:rPr>
          <w:b/>
          <w:bCs/>
          <w:rtl/>
        </w:rPr>
        <w:t>תיובתא</w:t>
      </w:r>
      <w:r>
        <w:rPr>
          <w:rtl/>
        </w:rPr>
        <w:t xml:space="preserve"> </w:t>
      </w:r>
      <w:r w:rsidRPr="00217260">
        <w:rPr>
          <w:rStyle w:val="2fb"/>
          <w:b/>
          <w:bCs/>
          <w:rtl/>
        </w:rPr>
        <w:t>דרבא</w:t>
      </w:r>
      <w:r>
        <w:rPr>
          <w:rtl/>
        </w:rPr>
        <w:t xml:space="preserve">! </w:t>
      </w:r>
    </w:p>
    <w:p>
      <w:pPr>
        <w:pStyle w:val="38"/>
        <w:rPr>
          <w:ins w:id="92958" w:author="מנוע מכני" w:date="2026-10-11T12:04:39Z"/>
        </w:rPr>
      </w:pPr>
      <w:r>
        <w:t xml:space="preserve">- </w:t>
      </w:r>
      <w:r>
        <w:t xml:space="preserve">אמר</w:t>
      </w:r>
      <w:r>
        <w:t xml:space="preserve"> לך:</w:t>
      </w:r>
    </w:p>
    <w:p w:rsidR="00E403F0" w:rsidRPr="00AD695E" w:rsidRDefault="00E403F0" w:rsidP="00E403F0">
      <w:pPr>
        <w:pStyle w:val="affffb"/>
        <w:rPr>
          <w:rtl/>
        </w:rPr>
      </w:pPr>
      <w:del w:id="92959" w:author="מנוע מכני" w:date="2026-10-11T12:04:39Z">
        <w:r>
          <w:rPr>
            <w:rtl/>
          </w:rPr>
          <w:delText xml:space="preserve"> </w:delText>
        </w:r>
      </w:del>
      <w:r>
        <w:rPr>
          <w:rtl/>
        </w:rPr>
        <w:t xml:space="preserve">שאני </w:t>
      </w:r>
      <w:ins w:id="90312" w:author="מנוע מכני" w:date="2026-10-11T12:04:39Z">
        <w:r>
          <w:rPr>
            <w:rtl/>
          </w:rPr>
          <w:t xml:space="preserve">שם</w:t>
        </w:r>
      </w:ins>
      <w:del w:id="90313" w:author="מנוע מכני" w:date="2026-10-11T12:04:39Z">
        <w:r>
          <w:rPr>
            <w:rtl/>
          </w:rPr>
          <w:delText xml:space="preserve">התם</w:delText>
        </w:r>
      </w:del>
      <w:r>
        <w:rPr>
          <w:rtl/>
        </w:rPr>
        <w:t xml:space="preserve"> - ד</w:t>
      </w:r>
      <w:r>
        <w:rPr>
          <w:rFonts w:hint="cs"/>
          <w:rtl/>
        </w:rPr>
        <w:t>'</w:t>
      </w:r>
      <w:r>
        <w:rPr>
          <w:rStyle w:val="afffff0"/>
          <w:rtl/>
        </w:rPr>
        <w:t>כל ימיו</w:t>
      </w:r>
      <w:r>
        <w:rPr>
          <w:rFonts w:hint="cs"/>
          <w:rtl/>
        </w:rPr>
        <w:t>'</w:t>
      </w:r>
      <w:r>
        <w:rPr>
          <w:rtl/>
        </w:rPr>
        <w:t xml:space="preserve"> כל ימיו בעמוד והחזיר.</w:t>
      </w:r>
    </w:p>
    <w:p w:rsidR="00E403F0" w:rsidRPr="00AD695E" w:rsidRDefault="00E403F0" w:rsidP="00E403F0">
      <w:pPr>
        <w:rPr>
          <w:rtl/>
        </w:rPr>
      </w:pPr>
      <w:r w:rsidRPr="00217260">
        <w:rPr>
          <w:rStyle w:val="2fb"/>
          <w:b/>
          <w:bCs/>
          <w:rtl/>
        </w:rPr>
        <w:t>ולאביי</w:t>
      </w:r>
      <w:r>
        <w:rPr>
          <w:rtl/>
        </w:rPr>
        <w:t xml:space="preserve"> - </w:t>
      </w:r>
      <w:ins w:id="92154" w:author="מנוע מכני" w:date="2026-10-11T12:04:39Z">
        <w:r>
          <w:rPr>
            <w:rtl/>
          </w:rPr>
          <w:t xml:space="preserve">אם </w:t>
        </w:r>
      </w:ins>
      <w:del w:id="92155" w:author="מנוע מכני" w:date="2026-10-11T12:04:39Z">
        <w:r>
          <w:rPr>
            <w:rtl/>
          </w:rPr>
          <w:delText xml:space="preserve">אי </w:delText>
        </w:r>
      </w:del>
      <w:ins w:id="90314" w:author="מנוע מכני" w:date="2026-10-11T12:04:39Z">
        <w:r>
          <w:rPr>
            <w:rtl/>
          </w:rPr>
          <w:t xml:space="preserve">לא</w:t>
        </w:r>
      </w:ins>
      <w:del w:id="90315" w:author="מנוע מכני" w:date="2026-10-11T12:04:39Z">
        <w:r>
          <w:rPr>
            <w:rtl/>
          </w:rPr>
          <w:delText xml:space="preserve">לאו</w:delText>
        </w:r>
      </w:del>
      <w:r>
        <w:rPr>
          <w:rtl/>
        </w:rPr>
        <w:t xml:space="preserve"> דאמר </w:t>
      </w:r>
      <w:ins w:id="90950" w:author="מנוע מכני" w:date="2026-10-11T12:04:39Z">
        <w:r>
          <w:rPr>
            <w:rtl/>
          </w:rPr>
          <w:t xml:space="preserve">התורה</w:t>
        </w:r>
      </w:ins>
      <w:del w:id="90951" w:author="מנוע מכני" w:date="2026-10-11T12:04:39Z">
        <w:r>
          <w:rPr>
            <w:rtl/>
          </w:rPr>
          <w:delText xml:space="preserve">רחמנא</w:delText>
        </w:r>
      </w:del>
      <w:r>
        <w:rPr>
          <w:rtl/>
        </w:rPr>
        <w:t xml:space="preserve"> כל ימיו, </w:t>
      </w:r>
      <w:r>
        <w:rPr>
          <w:rtl/>
        </w:rPr>
        <w:t xml:space="preserve">הו"</w:t>
      </w:r>
      <w:r>
        <w:rPr>
          <w:rFonts w:hint="cs"/>
          <w:rtl/>
        </w:rPr>
        <w:t>א</w:t>
      </w:r>
      <w:r>
        <w:rPr>
          <w:rtl/>
        </w:rPr>
        <w:t xml:space="preserve">: איסורא הוא דעבד </w:t>
      </w:r>
      <w:ins w:id="92156" w:author="מנוע מכני" w:date="2026-10-11T12:04:39Z">
        <w:r>
          <w:rPr>
            <w:rtl/>
          </w:rPr>
          <w:t xml:space="preserve">אם </w:t>
        </w:r>
      </w:ins>
      <w:del w:id="92157" w:author="מנוע מכני" w:date="2026-10-11T12:04:39Z">
        <w:r>
          <w:rPr>
            <w:rtl/>
          </w:rPr>
          <w:delText xml:space="preserve">אי </w:delText>
        </w:r>
      </w:del>
      <w:r>
        <w:rPr>
          <w:rtl/>
        </w:rPr>
        <w:t xml:space="preserve">בעי ליהדר, </w:t>
      </w:r>
      <w:ins w:id="92158" w:author="מנוע מכני" w:date="2026-10-11T12:04:39Z">
        <w:r>
          <w:rPr>
            <w:rtl/>
          </w:rPr>
          <w:t xml:space="preserve">ואם </w:t>
        </w:r>
      </w:ins>
      <w:del w:id="92159" w:author="מנוע מכני" w:date="2026-10-11T12:04:39Z">
        <w:r>
          <w:rPr>
            <w:rtl/>
          </w:rPr>
          <w:delText xml:space="preserve">ואי </w:delText>
        </w:r>
      </w:del>
      <w:r>
        <w:rPr>
          <w:rtl/>
        </w:rPr>
        <w:t xml:space="preserve">בעי </w:t>
      </w:r>
      <w:r>
        <w:rPr>
          <w:rtl/>
        </w:rPr>
        <w:t xml:space="preserve">לא</w:t>
      </w:r>
      <w:r>
        <w:rPr>
          <w:rtl/>
        </w:rPr>
        <w:t xml:space="preserve"> ליהדר, </w:t>
      </w:r>
      <w:r>
        <w:rPr>
          <w:rtl/>
        </w:rPr>
        <w:t xml:space="preserve">קמ"ל</w:t>
      </w:r>
      <w:r>
        <w:rPr>
          <w:rtl/>
        </w:rPr>
        <w:t xml:space="preserve">: לישנא אחרינא.</w:t>
      </w:r>
    </w:p>
    <w:p>
      <w:pPr>
        <w:pStyle w:val="38"/>
        <w:rPr>
          <w:ins w:id="92960" w:author="מנוע מכני" w:date="2026-10-11T12:04:39Z"/>
        </w:rPr>
      </w:pPr>
      <w:r w:rsidRPr="00217260">
        <w:t>ב.</w:t>
      </w:r>
      <w:r>
        <w:t xml:space="preserve"> </w:t>
      </w:r>
      <w:r>
        <w:t xml:space="preserve">מיתיבי:</w:t>
      </w:r>
    </w:p>
    <w:p w:rsidR="00E403F0" w:rsidRPr="00AD695E" w:rsidRDefault="00E403F0" w:rsidP="00E403F0">
      <w:pPr>
        <w:rPr>
          <w:rtl/>
        </w:rPr>
      </w:pPr>
      <w:del w:id="92961" w:author="מנוע מכני" w:date="2026-10-11T12:04:39Z">
        <w:r>
          <w:rPr>
            <w:rtl/>
          </w:rPr>
          <w:delText xml:space="preserve"> </w:delText>
        </w:r>
      </w:del>
      <w:r>
        <w:rPr>
          <w:rtl/>
        </w:rPr>
        <w:t xml:space="preserve">אונס שגירש, אם ישראל הוא מחזיר ואינו לוקה, ואם כהן הוא לוקה ואינו מחזיר.</w:t>
      </w:r>
    </w:p>
    <w:p w:rsidR="00E403F0" w:rsidRPr="00AD695E" w:rsidRDefault="00E403F0" w:rsidP="00E403F0">
      <w:pPr>
        <w:rPr>
          <w:rtl/>
        </w:rPr>
      </w:pPr>
      <w:r>
        <w:rPr>
          <w:rtl/>
        </w:rPr>
        <w:lastRenderedPageBreak/>
        <w:t xml:space="preserve">קתני אם ישראל הוא מחזיר </w:t>
      </w:r>
      <w:r w:rsidRPr="00217260">
        <w:rPr>
          <w:b/>
          <w:bCs/>
          <w:rtl/>
        </w:rPr>
        <w:t xml:space="preserve">תיובתא </w:t>
      </w:r>
      <w:r w:rsidRPr="00217260">
        <w:rPr>
          <w:rStyle w:val="2fb"/>
          <w:b/>
          <w:bCs/>
          <w:rtl/>
        </w:rPr>
        <w:t xml:space="preserve">דאביי</w:t>
      </w:r>
      <w:r>
        <w:rPr>
          <w:rtl/>
        </w:rPr>
        <w:t xml:space="preserve">! </w:t>
      </w:r>
    </w:p>
    <w:p>
      <w:pPr>
        <w:pStyle w:val="38"/>
        <w:rPr>
          <w:ins w:id="94142" w:author="מנוע מכני" w:date="2026-10-11T12:04:39Z"/>
        </w:rPr>
      </w:pPr>
      <w:r>
        <w:t xml:space="preserve">- שאני </w:t>
      </w:r>
      <w:ins w:id="90316" w:author="מנוע מכני" w:date="2026-10-11T12:04:39Z">
        <w:r>
          <w:t xml:space="preserve">שם</w:t>
        </w:r>
      </w:ins>
      <w:del w:id="90317" w:author="מנוע מכני" w:date="2026-10-11T12:04:39Z">
        <w:r>
          <w:delText xml:space="preserve">התם</w:delText>
        </w:r>
      </w:del>
      <w:r>
        <w:t xml:space="preserve">,</w:t>
      </w:r>
    </w:p>
    <w:p w:rsidR="00E403F0" w:rsidRPr="00AD695E" w:rsidRDefault="00E403F0" w:rsidP="00E403F0">
      <w:pPr>
        <w:pStyle w:val="affffb"/>
        <w:rPr>
          <w:rtl/>
        </w:rPr>
      </w:pPr>
      <w:del w:id="94143" w:author="מנוע מכני" w:date="2026-10-11T12:04:39Z">
        <w:r>
          <w:rPr>
            <w:rtl/>
          </w:rPr>
          <w:delText xml:space="preserve"> </w:delText>
        </w:r>
      </w:del>
      <w:ins w:id="90952" w:author="מנוע מכני" w:date="2026-10-11T12:04:39Z">
        <w:r>
          <w:rPr>
            <w:rtl/>
          </w:rPr>
          <w:t xml:space="preserve">דהתורה</w:t>
        </w:r>
      </w:ins>
      <w:del w:id="90953" w:author="מנוע מכני" w:date="2026-10-11T12:04:39Z">
        <w:r>
          <w:rPr>
            <w:rtl/>
          </w:rPr>
          <w:delText xml:space="preserve">דרחמנא</w:delText>
        </w:r>
      </w:del>
      <w:r>
        <w:rPr>
          <w:rtl/>
        </w:rPr>
        <w:t xml:space="preserve"> </w:t>
      </w:r>
      <w:r>
        <w:rPr>
          <w:rtl/>
        </w:rPr>
        <w:t xml:space="preserve">אמר</w:t>
      </w:r>
      <w:r>
        <w:rPr>
          <w:rtl/>
        </w:rPr>
        <w:t xml:space="preserve"> </w:t>
      </w:r>
      <w:r>
        <w:rPr>
          <w:rFonts w:hint="cs"/>
          <w:rtl/>
        </w:rPr>
        <w:t>'</w:t>
      </w:r>
      <w:r>
        <w:rPr>
          <w:rStyle w:val="afffff0"/>
          <w:rtl/>
        </w:rPr>
        <w:t>כל ימיו</w:t>
      </w:r>
      <w:r>
        <w:rPr>
          <w:rFonts w:hint="cs"/>
          <w:rtl/>
        </w:rPr>
        <w:t>'</w:t>
      </w:r>
      <w:r>
        <w:rPr>
          <w:rtl/>
        </w:rPr>
        <w:t xml:space="preserve"> כל ימיו בעמוד והחזיר.</w:t>
      </w:r>
    </w:p>
    <w:p>
      <w:pPr>
        <w:pStyle w:val="38"/>
        <w:rPr>
          <w:ins w:id="92962" w:author="מנוע מכני" w:date="2026-10-11T12:04:39Z"/>
        </w:rPr>
      </w:pPr>
      <w:r>
        <w:t>ו</w:t>
      </w:r>
      <w:r>
        <w:t>ל</w:t>
      </w:r>
      <w:r>
        <w:t xml:space="preserve">רבא:</w:t>
      </w:r>
    </w:p>
    <w:p w:rsidR="00E403F0" w:rsidRPr="00AD695E" w:rsidRDefault="00E403F0" w:rsidP="00E403F0">
      <w:pPr>
        <w:rPr>
          <w:rtl/>
        </w:rPr>
      </w:pPr>
      <w:del w:id="92963" w:author="מנוע מכני" w:date="2026-10-11T12:04:39Z">
        <w:r>
          <w:rPr>
            <w:rtl/>
          </w:rPr>
          <w:delText xml:space="preserve"> </w:delText>
        </w:r>
      </w:del>
      <w:r>
        <w:rPr>
          <w:rFonts w:hint="cs"/>
          <w:rtl/>
        </w:rPr>
        <w:t>'</w:t>
      </w:r>
      <w:r>
        <w:rPr>
          <w:rStyle w:val="afffff0"/>
          <w:rtl/>
        </w:rPr>
        <w:t>כל ימיו</w:t>
      </w:r>
      <w:r>
        <w:rPr>
          <w:rFonts w:hint="cs"/>
          <w:rtl/>
        </w:rPr>
        <w:t>'</w:t>
      </w:r>
      <w:r>
        <w:rPr>
          <w:rtl/>
        </w:rPr>
        <w:t xml:space="preserve"> לשווייה לאונס ללא תעשה שניתק לעשה, דאין לוקין עליו.</w:t>
      </w:r>
    </w:p>
    <w:p>
      <w:pPr>
        <w:pStyle w:val="38"/>
        <w:rPr>
          <w:ins w:id="92964" w:author="מנוע מכני" w:date="2026-10-11T12:04:39Z"/>
        </w:rPr>
      </w:pPr>
      <w:r w:rsidRPr="00217260">
        <w:t xml:space="preserve">ג</w:t>
      </w:r>
      <w:ins w:id="90019" w:author="מנוע מכני" w:date="2026-10-11T12:04:39Z">
        <w:r>
          <w:t xml:space="preserve">. ו</w:t>
        </w:r>
      </w:ins>
      <w:del w:id="90020" w:author="מנוע מכני" w:date="2026-10-11T12:04:39Z">
        <w:r w:rsidRPr="00217260">
          <w:delText xml:space="preserve">.</w:delText>
        </w:r>
        <w:r>
          <w:tab/>
          <w:delText xml:space="preserve">ו</w:delText>
        </w:r>
      </w:del>
      <w:r>
        <w:t xml:space="preserve">יקשה</w:t>
      </w:r>
    </w:p>
    <w:p w:rsidR="00E403F0" w:rsidRPr="00AD695E" w:rsidRDefault="00E403F0" w:rsidP="00E403F0">
      <w:pPr>
        <w:rPr>
          <w:rtl/>
        </w:rPr>
      </w:pPr>
      <w:del w:id="92965" w:author="מנוע מכני" w:date="2026-10-11T12:04:39Z">
        <w:r>
          <w:rPr>
            <w:rFonts w:hint="cs"/>
            <w:rtl/>
          </w:rPr>
          <w:delText xml:space="preserve"> </w:delText>
        </w:r>
      </w:del>
      <w:r>
        <w:rPr>
          <w:rFonts w:hint="cs"/>
          <w:rtl/>
        </w:rPr>
        <w:t xml:space="preserve">ד</w:t>
      </w:r>
      <w:r>
        <w:rPr>
          <w:rtl/>
        </w:rPr>
        <w:t xml:space="preserve">הרי תורם מן הרעה על היפה, </w:t>
      </w:r>
      <w:ins w:id="90954" w:author="מנוע מכני" w:date="2026-10-11T12:04:39Z">
        <w:r>
          <w:rPr>
            <w:rtl/>
          </w:rPr>
          <w:t xml:space="preserve">דהתורה</w:t>
        </w:r>
      </w:ins>
      <w:del w:id="90955" w:author="מנוע מכני" w:date="2026-10-11T12:04:39Z">
        <w:r>
          <w:rPr>
            <w:rtl/>
          </w:rPr>
          <w:delText xml:space="preserve">דרחמנא</w:delText>
        </w:r>
      </w:del>
      <w:r>
        <w:rPr>
          <w:rtl/>
        </w:rPr>
        <w:t xml:space="preserve"> </w:t>
      </w:r>
      <w:r>
        <w:rPr>
          <w:rtl/>
        </w:rPr>
        <w:t xml:space="preserve">אמר</w:t>
      </w:r>
      <w:r>
        <w:rPr>
          <w:rtl/>
        </w:rPr>
        <w:t xml:space="preserve"> </w:t>
      </w:r>
      <w:r>
        <w:rPr>
          <w:rFonts w:hint="cs"/>
          <w:rtl/>
        </w:rPr>
        <w:t>'</w:t>
      </w:r>
      <w:ins w:id="90235" w:author="Claude - סמנטי" w:date="2026-10-11T12:20:38Z">
        <w:r>
          <w:rPr>
            <w:rStyle w:val="afffff0"/>
            <w:rtl/>
          </w:rPr>
          <w:t xml:space="preserve">מִכָּל חֶלְבּוֹ</w:t>
        </w:r>
      </w:ins>
      <w:del w:id="90236" w:author="Claude - סמנטי" w:date="2026-10-11T12:20:38Z">
        <w:r>
          <w:rPr>
            <w:rtl/>
          </w:rPr>
          <w:delText xml:space="preserve">מכל חלבו</w:delText>
        </w:r>
      </w:del>
      <w:r>
        <w:rPr>
          <w:rFonts w:hint="cs"/>
          <w:rtl/>
        </w:rPr>
        <w:t>'</w:t>
      </w:r>
      <w:r>
        <w:rPr>
          <w:rtl/>
        </w:rPr>
        <w:t xml:space="preserve"> חלבו - אין, גירועין - </w:t>
      </w:r>
      <w:r>
        <w:rPr>
          <w:rtl/>
        </w:rPr>
        <w:t xml:space="preserve">לא</w:t>
      </w:r>
      <w:r>
        <w:rPr>
          <w:rtl/>
        </w:rPr>
        <w:t xml:space="preserve">.</w:t>
      </w:r>
    </w:p>
    <w:p>
      <w:pPr>
        <w:pStyle w:val="38"/>
        <w:rPr>
          <w:ins w:id="92966" w:author="מנוע מכני" w:date="2026-10-11T12:04:39Z"/>
        </w:rPr>
      </w:pPr>
      <w:r>
        <w:tab/>
        <w:t xml:space="preserve">ותנן:</w:t>
      </w:r>
    </w:p>
    <w:p w:rsidR="00E403F0" w:rsidRPr="00AD695E" w:rsidRDefault="00E403F0" w:rsidP="00E403F0">
      <w:pPr>
        <w:rPr>
          <w:rtl/>
        </w:rPr>
      </w:pPr>
      <w:del w:id="92967" w:author="מנוע מכני" w:date="2026-10-11T12:04:39Z">
        <w:r>
          <w:rPr>
            <w:rtl/>
          </w:rPr>
          <w:tab/>
          <w:delText xml:space="preserve"> </w:delText>
        </w:r>
      </w:del>
      <w:r>
        <w:rPr>
          <w:rtl/>
        </w:rPr>
        <w:tab/>
        <w:t xml:space="preserve">אין תורמין מן הרעה על היפה, ואם תרם - תרומתו תרומה.</w:t>
      </w:r>
    </w:p>
    <w:p w:rsidR="00E403F0" w:rsidRPr="00AD695E" w:rsidRDefault="00E403F0" w:rsidP="00E403F0">
      <w:pPr>
        <w:rPr>
          <w:rtl/>
        </w:rPr>
      </w:pPr>
      <w:ins w:id="92014" w:author="מנוע מכני" w:date="2026-10-11T12:04:39Z">
        <w:r>
          <w:rPr>
            <w:b/>
            <w:bCs/>
            <w:rtl/>
          </w:rPr>
          <w:t xml:space="preserve">ומשמע</w:t>
        </w:r>
        <w:r>
          <w:rPr>
            <w:b/>
            <w:bCs/>
            <w:rtl/>
          </w:rPr>
          <w:t xml:space="preserve"> ש</w:t>
        </w:r>
      </w:ins>
      <w:del w:id="92015" w:author="מנוע מכני" w:date="2026-10-11T12:04:39Z">
        <w:r w:rsidRPr="00217260">
          <w:rPr>
            <w:b/>
            <w:bCs/>
            <w:rtl/>
          </w:rPr>
          <w:tab/>
          <w:delText xml:space="preserve">אלמא </w:delText>
        </w:r>
      </w:del>
      <w:ins w:id="90956" w:author="מנוע מכני" w:date="2026-10-11T12:04:39Z">
        <w:r>
          <w:rPr>
            <w:b/>
            <w:bCs/>
            <w:rtl/>
          </w:rPr>
          <w:t xml:space="preserve">מאלו</w:t>
        </w:r>
      </w:ins>
      <w:del w:id="90957" w:author="מנוע מכני" w:date="2026-10-11T12:04:39Z">
        <w:r w:rsidRPr="00217260">
          <w:rPr>
            <w:b/>
            <w:bCs/>
            <w:rtl/>
          </w:rPr>
          <w:tab/>
          <w:delText xml:space="preserve">מהני</w:delText>
        </w:r>
      </w:del>
      <w:r w:rsidRPr="00217260">
        <w:rPr>
          <w:b/>
          <w:bCs/>
          <w:rtl/>
        </w:rPr>
        <w:tab/>
        <w:t xml:space="preserve">, תיובתא </w:t>
      </w:r>
      <w:r w:rsidRPr="00217260">
        <w:rPr>
          <w:rStyle w:val="2fb"/>
          <w:b/>
          <w:bCs/>
          <w:rtl/>
        </w:rPr>
        <w:tab/>
        <w:t xml:space="preserve">דרבא</w:t>
      </w:r>
      <w:r w:rsidRPr="00217260">
        <w:rPr>
          <w:b/>
          <w:bCs/>
          <w:rtl/>
        </w:rPr>
        <w:tab/>
        <w:t xml:space="preserve"> </w:t>
      </w:r>
    </w:p>
    <w:p>
      <w:pPr>
        <w:pStyle w:val="38"/>
        <w:rPr>
          <w:ins w:id="92969" w:author="מנוע מכני" w:date="2026-10-11T12:04:39Z"/>
        </w:rPr>
      </w:pPr>
      <w:r>
        <w:t xml:space="preserve">- </w:t>
      </w:r>
      <w:r w:rsidRPr="004E6A47">
        <w:t>א</w:t>
      </w:r>
      <w:r>
        <w:t>"</w:t>
      </w:r>
      <w:r w:rsidRPr="004E6A47">
        <w:t xml:space="preserve">ל</w:t>
      </w:r>
      <w:r w:rsidRPr="004E6A47">
        <w:t xml:space="preserve"> </w:t>
      </w:r>
      <w:r w:rsidRPr="004E6A47">
        <w:t>רבא</w:t>
      </w:r>
      <w:r>
        <w:t xml:space="preserve"> שאני </w:t>
      </w:r>
      <w:ins w:id="90318" w:author="מנוע מכני" w:date="2026-10-11T12:04:39Z">
        <w:r>
          <w:t xml:space="preserve">שם</w:t>
        </w:r>
      </w:ins>
      <w:del w:id="90319" w:author="מנוע מכני" w:date="2026-10-11T12:04:39Z">
        <w:r>
          <w:delText xml:space="preserve">התם</w:delText>
        </w:r>
      </w:del>
      <w:r>
        <w:t xml:space="preserve">, כר"</w:t>
      </w:r>
      <w:r>
        <w:t>א</w:t>
      </w:r>
      <w:r>
        <w:t xml:space="preserve">:</w:t>
      </w:r>
    </w:p>
    <w:p w:rsidR="00E403F0" w:rsidRPr="00AD695E" w:rsidRDefault="00E403F0" w:rsidP="00E403F0">
      <w:pPr>
        <w:pStyle w:val="affffb"/>
      </w:pPr>
      <w:del w:id="92970" w:author="מנוע מכני" w:date="2026-10-11T12:04:39Z">
        <w:r>
          <w:rPr>
            <w:rtl/>
          </w:rPr>
          <w:delText xml:space="preserve"> </w:delText>
        </w:r>
      </w:del>
      <w:r>
        <w:rPr>
          <w:rtl/>
        </w:rPr>
        <w:t xml:space="preserve">מנין לתורם מן הרעה על היפה שתרומתו תרומה </w:t>
      </w:r>
    </w:p>
    <w:p w:rsidR="00E403F0" w:rsidRPr="00DC5F70" w:rsidRDefault="00E403F0" w:rsidP="00E403F0">
      <w:pPr>
        <w:pStyle w:val="affffb"/>
        <w:rPr>
          <w:spacing w:val="-2"/>
        </w:rPr>
      </w:pPr>
      <w:r w:rsidRPr="00DC5F70">
        <w:rPr>
          <w:spacing w:val="-2"/>
          <w:rtl/>
        </w:rPr>
        <w:t xml:space="preserve">- </w:t>
      </w:r>
      <w:r w:rsidRPr="00DC5F70">
        <w:rPr>
          <w:rFonts w:hint="cs"/>
          <w:spacing w:val="-2"/>
          <w:rtl/>
        </w:rPr>
        <w:t>ש</w:t>
      </w:r>
      <w:r w:rsidRPr="00DC5F70">
        <w:rPr>
          <w:spacing w:val="-2"/>
          <w:rtl/>
        </w:rPr>
        <w:t>נא</w:t>
      </w:r>
      <w:r w:rsidRPr="00DC5F70">
        <w:rPr>
          <w:rFonts w:hint="cs"/>
          <w:spacing w:val="-2"/>
          <w:rtl/>
        </w:rPr>
        <w:t>'</w:t>
      </w:r>
      <w:r w:rsidRPr="00DC5F70">
        <w:rPr>
          <w:spacing w:val="-2"/>
          <w:rtl/>
        </w:rPr>
        <w:t xml:space="preserve"> </w:t>
      </w:r>
      <w:r w:rsidRPr="00DC5F70">
        <w:rPr>
          <w:rFonts w:hint="cs"/>
          <w:spacing w:val="-2"/>
          <w:rtl/>
        </w:rPr>
        <w:t>'</w:t>
      </w:r>
      <w:ins w:id="90237" w:author="Claude - סמנטי" w:date="2026-10-11T12:20:38Z">
        <w:r>
          <w:rPr>
            <w:rStyle w:val="afffff0"/>
            <w:spacing w:val="-2"/>
            <w:rtl/>
          </w:rPr>
          <w:t xml:space="preserve">וְלֹא תִשְׂאוּ עָלָיו חֵטְא בַּהֲרִימְכֶם אֶת חֶלְבּוֹ מִמֶּנּוּ</w:t>
        </w:r>
      </w:ins>
      <w:del w:id="90238" w:author="Claude - סמנטי" w:date="2026-10-11T12:20:38Z">
        <w:r w:rsidRPr="00DC5F70">
          <w:rPr>
            <w:spacing w:val="-2"/>
            <w:rtl/>
          </w:rPr>
          <w:delText xml:space="preserve">ולא תשאו עליו חטא בהרימכם את חלבו ממנו</w:delText>
        </w:r>
      </w:del>
      <w:r w:rsidRPr="00DC5F70">
        <w:rPr>
          <w:rFonts w:hint="cs"/>
          <w:spacing w:val="-2"/>
          <w:rtl/>
        </w:rPr>
        <w:t>'</w:t>
      </w:r>
      <w:r w:rsidRPr="00DC5F70">
        <w:rPr>
          <w:spacing w:val="-2"/>
          <w:rtl/>
        </w:rPr>
        <w:t xml:space="preserve">, אם אינו קדוש, נשיאות חטא למה? </w:t>
      </w:r>
    </w:p>
    <w:p w:rsidR="00E403F0" w:rsidRPr="00AD695E" w:rsidRDefault="00E403F0" w:rsidP="00E403F0">
      <w:pPr>
        <w:pStyle w:val="affffb"/>
        <w:rPr>
          <w:rtl/>
        </w:rPr>
      </w:pPr>
      <w:r>
        <w:rPr>
          <w:rtl/>
        </w:rPr>
        <w:t>- מיכן לתורם מן הרעה על היפה - שתרומתו תרומה.</w:t>
      </w:r>
    </w:p>
    <w:p>
      <w:pPr>
        <w:pStyle w:val="38"/>
        <w:rPr>
          <w:ins w:id="92971" w:author="מנוע מכני" w:date="2026-10-11T12:04:39Z"/>
        </w:rPr>
      </w:pPr>
      <w:r w:rsidRPr="00217260">
        <w:t>ולאביי</w:t>
      </w:r>
      <w:r>
        <w:t>:</w:t>
      </w:r>
    </w:p>
    <w:p w:rsidR="00E403F0" w:rsidRPr="00AD695E" w:rsidRDefault="00E403F0" w:rsidP="00E403F0">
      <w:pPr>
        <w:rPr>
          <w:rtl/>
        </w:rPr>
      </w:pPr>
      <w:del w:id="92972" w:author="מנוע מכני" w:date="2026-10-11T12:04:39Z">
        <w:r>
          <w:rPr>
            <w:rtl/>
          </w:rPr>
          <w:delText xml:space="preserve"> </w:delText>
        </w:r>
      </w:del>
      <w:ins w:id="92160" w:author="מנוע מכני" w:date="2026-10-11T12:04:39Z">
        <w:r>
          <w:rPr>
            <w:rtl/>
          </w:rPr>
          <w:t xml:space="preserve">אם </w:t>
        </w:r>
      </w:ins>
      <w:del w:id="92161" w:author="מנוע מכני" w:date="2026-10-11T12:04:39Z">
        <w:r>
          <w:rPr>
            <w:rtl/>
          </w:rPr>
          <w:delText xml:space="preserve">אי </w:delText>
        </w:r>
      </w:del>
      <w:ins w:id="90320" w:author="מנוע מכני" w:date="2026-10-11T12:04:39Z">
        <w:r>
          <w:rPr>
            <w:rtl/>
          </w:rPr>
          <w:t xml:space="preserve">לא</w:t>
        </w:r>
      </w:ins>
      <w:del w:id="90321" w:author="מנוע מכני" w:date="2026-10-11T12:04:39Z">
        <w:r>
          <w:rPr>
            <w:rtl/>
          </w:rPr>
          <w:delText xml:space="preserve">לאו</w:delText>
        </w:r>
      </w:del>
      <w:r>
        <w:rPr>
          <w:rtl/>
        </w:rPr>
        <w:t xml:space="preserve"> דאמר </w:t>
      </w:r>
      <w:ins w:id="90958" w:author="מנוע מכני" w:date="2026-10-11T12:04:39Z">
        <w:r>
          <w:rPr>
            <w:rtl/>
          </w:rPr>
          <w:t xml:space="preserve">התורה</w:t>
        </w:r>
      </w:ins>
      <w:del w:id="90959" w:author="מנוע מכני" w:date="2026-10-11T12:04:39Z">
        <w:r>
          <w:rPr>
            <w:rtl/>
          </w:rPr>
          <w:delText xml:space="preserve">רחמנא</w:delText>
        </w:r>
      </w:del>
      <w:r>
        <w:rPr>
          <w:rtl/>
        </w:rPr>
        <w:t xml:space="preserve"> </w:t>
      </w:r>
      <w:r>
        <w:rPr>
          <w:rFonts w:hint="cs"/>
          <w:rtl/>
        </w:rPr>
        <w:t>'</w:t>
      </w:r>
      <w:ins w:id="90239" w:author="Claude - סמנטי" w:date="2026-10-11T12:20:38Z">
        <w:r>
          <w:rPr>
            <w:rStyle w:val="afffff0"/>
            <w:rtl/>
          </w:rPr>
          <w:t xml:space="preserve">וְלֹא תִשְׂאוּ עָלָיו חֵטְא</w:t>
        </w:r>
      </w:ins>
      <w:del w:id="90240" w:author="Claude - סמנטי" w:date="2026-10-11T12:20:38Z">
        <w:r>
          <w:rPr>
            <w:rtl/>
          </w:rPr>
          <w:delText xml:space="preserve">ולא תשאו עליו חטא</w:delText>
        </w:r>
      </w:del>
      <w:r>
        <w:rPr>
          <w:rFonts w:hint="cs"/>
          <w:rtl/>
        </w:rPr>
        <w:t>'</w:t>
      </w:r>
      <w:r>
        <w:rPr>
          <w:rtl/>
        </w:rPr>
        <w:t xml:space="preserve">, ה"א </w:t>
      </w:r>
      <w:ins w:id="90962" w:author="מנוע מכני" w:date="2026-10-11T12:04:39Z">
        <w:r>
          <w:rPr>
            <w:rtl/>
          </w:rPr>
          <w:t xml:space="preserve">כך</w:t>
        </w:r>
      </w:ins>
      <w:del w:id="90963" w:author="מנוע מכני" w:date="2026-10-11T12:04:39Z">
        <w:r>
          <w:rPr>
            <w:rtl/>
          </w:rPr>
          <w:delText xml:space="preserve">הכי</w:delText>
        </w:r>
      </w:del>
      <w:r>
        <w:rPr>
          <w:rtl/>
        </w:rPr>
        <w:t xml:space="preserve"> </w:t>
      </w:r>
      <w:r>
        <w:rPr>
          <w:rtl/>
        </w:rPr>
        <w:t xml:space="preserve">אמר</w:t>
      </w:r>
      <w:r>
        <w:rPr>
          <w:rtl/>
        </w:rPr>
        <w:t xml:space="preserve"> </w:t>
      </w:r>
      <w:ins w:id="90960" w:author="מנוע מכני" w:date="2026-10-11T12:04:39Z">
        <w:r>
          <w:rPr>
            <w:rtl/>
          </w:rPr>
          <w:t xml:space="preserve">התורה</w:t>
        </w:r>
      </w:ins>
      <w:del w:id="90961" w:author="מנוע מכני" w:date="2026-10-11T12:04:39Z">
        <w:r>
          <w:rPr>
            <w:rtl/>
          </w:rPr>
          <w:delText xml:space="preserve">רחמנא</w:delText>
        </w:r>
      </w:del>
      <w:r>
        <w:rPr>
          <w:rtl/>
        </w:rPr>
        <w:t xml:space="preserve">: </w:t>
      </w:r>
      <w:ins w:id="92470" w:author="מנוע מכני" w:date="2026-10-11T12:04:39Z">
        <w:r>
          <w:rPr>
            <w:rtl/>
          </w:rPr>
          <w:t xml:space="preserve">עשה</w:t>
        </w:r>
      </w:ins>
      <w:del w:id="92471" w:author="מנוע מכני" w:date="2026-10-11T12:04:39Z">
        <w:r>
          <w:rPr>
            <w:rtl/>
          </w:rPr>
          <w:delText xml:space="preserve">עביד</w:delText>
        </w:r>
      </w:del>
      <w:r>
        <w:rPr>
          <w:rtl/>
        </w:rPr>
        <w:t xml:space="preserve"> מצוה מן המובחר, </w:t>
      </w:r>
      <w:ins w:id="92162" w:author="מנוע מכני" w:date="2026-10-11T12:04:39Z">
        <w:r>
          <w:rPr>
            <w:rtl/>
          </w:rPr>
          <w:t xml:space="preserve">ואם </w:t>
        </w:r>
      </w:ins>
      <w:del w:id="92163" w:author="מנוע מכני" w:date="2026-10-11T12:04:39Z">
        <w:r>
          <w:rPr>
            <w:rtl/>
          </w:rPr>
          <w:delText xml:space="preserve">ואי </w:delText>
        </w:r>
      </w:del>
      <w:r>
        <w:rPr>
          <w:rtl/>
        </w:rPr>
        <w:t xml:space="preserve">לא</w:t>
      </w:r>
      <w:r>
        <w:rPr>
          <w:rtl/>
        </w:rPr>
        <w:t xml:space="preserve"> </w:t>
      </w:r>
      <w:ins w:id="92472" w:author="מנוע מכני" w:date="2026-10-11T12:04:39Z">
        <w:r>
          <w:rPr>
            <w:rtl/>
          </w:rPr>
          <w:t xml:space="preserve">עשה</w:t>
        </w:r>
      </w:ins>
      <w:del w:id="92473" w:author="מנוע מכני" w:date="2026-10-11T12:04:39Z">
        <w:r>
          <w:rPr>
            <w:rtl/>
          </w:rPr>
          <w:delText xml:space="preserve">עביד</w:delText>
        </w:r>
      </w:del>
      <w:r>
        <w:rPr>
          <w:rtl/>
        </w:rPr>
        <w:t xml:space="preserve"> חוטא </w:t>
      </w:r>
      <w:r>
        <w:rPr>
          <w:rtl/>
        </w:rPr>
        <w:t xml:space="preserve">לא</w:t>
      </w:r>
      <w:r>
        <w:rPr>
          <w:rtl/>
        </w:rPr>
        <w:t xml:space="preserve"> מיקרי, </w:t>
      </w:r>
      <w:r>
        <w:rPr>
          <w:rtl/>
        </w:rPr>
        <w:t xml:space="preserve">קמ"ל</w:t>
      </w:r>
      <w:r>
        <w:rPr>
          <w:rFonts w:hint="cs"/>
          <w:rtl/>
        </w:rPr>
        <w:t xml:space="preserve"> דמיקרי חוטא</w:t>
      </w:r>
      <w:r>
        <w:rPr>
          <w:rtl/>
        </w:rPr>
        <w:t>.</w:t>
      </w:r>
    </w:p>
    <w:p w:rsidR="00E403F0" w:rsidRPr="00AD695E" w:rsidRDefault="00E403F0" w:rsidP="00E403F0">
      <w:pPr>
        <w:rPr>
          <w:rtl/>
        </w:rPr>
      </w:pPr>
      <w:r w:rsidRPr="00217260">
        <w:rPr>
          <w:rFonts w:hint="cs"/>
          <w:b/>
          <w:bCs/>
          <w:rtl/>
        </w:rPr>
        <w:t>ד.</w:t>
      </w:r>
      <w:r>
        <w:rPr>
          <w:rFonts w:hint="cs"/>
          <w:rtl/>
        </w:rPr>
        <w:t xml:space="preserve"> </w:t>
      </w:r>
      <w:r>
        <w:rPr>
          <w:rtl/>
        </w:rPr>
        <w:t xml:space="preserve">והרי ממין על שאינו מינו, </w:t>
      </w:r>
      <w:r>
        <w:rPr>
          <w:rFonts w:hint="cs"/>
          <w:rtl/>
        </w:rPr>
        <w:t>ד'</w:t>
      </w:r>
      <w:ins w:id="90241" w:author="Claude - סמנטי" w:date="2026-10-11T12:20:38Z">
        <w:r>
          <w:rPr>
            <w:rStyle w:val="afffff0"/>
            <w:rtl/>
          </w:rPr>
          <w:t xml:space="preserve">כֹּל חֵלֶב יִצְהָר</w:t>
        </w:r>
      </w:ins>
      <w:del w:id="90242" w:author="Claude - סמנטי" w:date="2026-10-11T12:20:38Z">
        <w:r>
          <w:rPr>
            <w:rtl/>
          </w:rPr>
          <w:delText xml:space="preserve">כל חלב יצהר</w:delText>
        </w:r>
      </w:del>
      <w:r>
        <w:rPr>
          <w:rFonts w:hint="cs"/>
          <w:rtl/>
        </w:rPr>
        <w:t>'</w:t>
      </w:r>
      <w:r>
        <w:rPr>
          <w:rtl/>
        </w:rPr>
        <w:t xml:space="preserve"> - ליתן חלב לזה וחלב לזה, </w:t>
      </w:r>
    </w:p>
    <w:p>
      <w:pPr>
        <w:pStyle w:val="38"/>
        <w:rPr>
          <w:ins w:id="92973" w:author="מנוע מכני" w:date="2026-10-11T12:04:39Z"/>
        </w:rPr>
      </w:pPr>
      <w:r>
        <w:t xml:space="preserve">ותנן:</w:t>
      </w:r>
    </w:p>
    <w:p w:rsidR="00E403F0" w:rsidRPr="00AD695E" w:rsidRDefault="00E403F0" w:rsidP="00E403F0">
      <w:pPr>
        <w:rPr>
          <w:rtl/>
        </w:rPr>
      </w:pPr>
      <w:del w:id="92974" w:author="מנוע מכני" w:date="2026-10-11T12:04:39Z">
        <w:r>
          <w:rPr>
            <w:rtl/>
          </w:rPr>
          <w:delText xml:space="preserve"> </w:delText>
        </w:r>
      </w:del>
      <w:r>
        <w:rPr>
          <w:rtl/>
        </w:rPr>
        <w:t xml:space="preserve">אין תורמין ממין על שאינו מינו, ואם תרם - אין תרומתו תרומה.</w:t>
      </w:r>
    </w:p>
    <w:p w:rsidR="00E403F0" w:rsidRPr="00AD695E" w:rsidRDefault="00E403F0" w:rsidP="00E403F0">
      <w:pPr>
        <w:rPr>
          <w:rtl/>
        </w:rPr>
      </w:pPr>
      <w:r w:rsidRPr="00217260">
        <w:rPr>
          <w:b/>
          <w:bCs/>
          <w:rtl/>
        </w:rPr>
        <w:t xml:space="preserve">אלמא: </w:t>
      </w:r>
      <w:r w:rsidRPr="00217260">
        <w:rPr>
          <w:b/>
          <w:bCs/>
          <w:rtl/>
        </w:rPr>
        <w:t xml:space="preserve">לא</w:t>
      </w:r>
      <w:r w:rsidRPr="00217260">
        <w:rPr>
          <w:b/>
          <w:bCs/>
          <w:rtl/>
        </w:rPr>
        <w:t xml:space="preserve"> </w:t>
      </w:r>
      <w:ins w:id="90964" w:author="מנוע מכני" w:date="2026-10-11T12:04:39Z">
        <w:r>
          <w:rPr>
            <w:b/>
            <w:bCs/>
            <w:rtl/>
          </w:rPr>
          <w:t xml:space="preserve">מאלו</w:t>
        </w:r>
      </w:ins>
      <w:del w:id="90965" w:author="מנוע מכני" w:date="2026-10-11T12:04:39Z">
        <w:r w:rsidRPr="00217260">
          <w:rPr>
            <w:b/>
            <w:bCs/>
            <w:rtl/>
          </w:rPr>
          <w:delText xml:space="preserve">מהני</w:delText>
        </w:r>
      </w:del>
      <w:r w:rsidRPr="00217260">
        <w:rPr>
          <w:b/>
          <w:bCs/>
          <w:rtl/>
        </w:rPr>
        <w:t xml:space="preserve">,</w:t>
      </w:r>
      <w:r>
        <w:rPr>
          <w:rtl/>
        </w:rPr>
        <w:t xml:space="preserve"> </w:t>
      </w:r>
      <w:r w:rsidRPr="00217260">
        <w:rPr>
          <w:b/>
          <w:bCs/>
          <w:rtl/>
        </w:rPr>
        <w:t xml:space="preserve">תיובתא </w:t>
      </w:r>
      <w:r w:rsidRPr="00217260">
        <w:rPr>
          <w:rStyle w:val="2fb"/>
          <w:b/>
          <w:bCs/>
          <w:rtl/>
        </w:rPr>
        <w:t xml:space="preserve">דאביי</w:t>
      </w:r>
      <w:r w:rsidRPr="00217260">
        <w:rPr>
          <w:b/>
          <w:bCs/>
          <w:rtl/>
        </w:rPr>
        <w:t xml:space="preserve">!</w:t>
      </w:r>
      <w:r>
        <w:rPr>
          <w:rtl/>
        </w:rPr>
        <w:t xml:space="preserve"> </w:t>
      </w:r>
    </w:p>
    <w:p>
      <w:pPr>
        <w:pStyle w:val="38"/>
        <w:rPr>
          <w:ins w:id="92975" w:author="מנוע מכני" w:date="2026-10-11T12:04:39Z"/>
        </w:rPr>
      </w:pPr>
      <w:r>
        <w:t xml:space="preserve">- </w:t>
      </w:r>
      <w:r>
        <w:t xml:space="preserve">אמר</w:t>
      </w:r>
      <w:r>
        <w:t xml:space="preserve"> לך אביי:</w:t>
      </w:r>
    </w:p>
    <w:p w:rsidR="00E403F0" w:rsidRPr="00AD695E" w:rsidRDefault="00E403F0" w:rsidP="00E403F0">
      <w:pPr>
        <w:pStyle w:val="affffb"/>
        <w:rPr>
          <w:rtl/>
        </w:rPr>
      </w:pPr>
      <w:del w:id="92976" w:author="מנוע מכני" w:date="2026-10-11T12:04:39Z">
        <w:r>
          <w:rPr>
            <w:rtl/>
          </w:rPr>
          <w:delText xml:space="preserve"> </w:delText>
        </w:r>
      </w:del>
      <w:r>
        <w:rPr>
          <w:rtl/>
        </w:rPr>
        <w:t xml:space="preserve">שאני </w:t>
      </w:r>
      <w:ins w:id="90322" w:author="מנוע מכני" w:date="2026-10-11T12:04:39Z">
        <w:r>
          <w:rPr>
            <w:rtl/>
          </w:rPr>
          <w:t xml:space="preserve">שם</w:t>
        </w:r>
      </w:ins>
      <w:del w:id="90323" w:author="מנוע מכני" w:date="2026-10-11T12:04:39Z">
        <w:r>
          <w:rPr>
            <w:rtl/>
          </w:rPr>
          <w:delText xml:space="preserve">התם</w:delText>
        </w:r>
      </w:del>
      <w:r>
        <w:rPr>
          <w:rtl/>
        </w:rPr>
        <w:t xml:space="preserve">, </w:t>
      </w:r>
      <w:r>
        <w:rPr>
          <w:rFonts w:hint="cs"/>
          <w:rtl/>
        </w:rPr>
        <w:t>ד'</w:t>
      </w:r>
      <w:ins w:id="90243" w:author="Claude - סמנטי" w:date="2026-10-11T12:20:38Z">
        <w:r>
          <w:rPr>
            <w:rStyle w:val="afffff0"/>
            <w:rtl/>
          </w:rPr>
          <w:t xml:space="preserve">רֵאשִׁיתָם</w:t>
        </w:r>
      </w:ins>
      <w:del w:id="90244" w:author="Claude - סמנטי" w:date="2026-10-11T12:20:38Z">
        <w:r>
          <w:rPr>
            <w:rtl/>
          </w:rPr>
          <w:delText xml:space="preserve">ראשיתם</w:delText>
        </w:r>
      </w:del>
      <w:r>
        <w:rPr>
          <w:rFonts w:hint="cs"/>
          <w:rtl/>
        </w:rPr>
        <w:t>'</w:t>
      </w:r>
      <w:r>
        <w:rPr>
          <w:rtl/>
        </w:rPr>
        <w:t xml:space="preserve"> - ראשית לזה, וראשית לזה, וכן </w:t>
      </w:r>
      <w:r>
        <w:rPr>
          <w:rStyle w:val="2fb"/>
          <w:rtl/>
        </w:rPr>
        <w:t xml:space="preserve">א</w:t>
      </w:r>
      <w:r>
        <w:rPr>
          <w:rStyle w:val="2fb"/>
          <w:rFonts w:hint="cs"/>
          <w:rtl/>
        </w:rPr>
        <w:t>ר</w:t>
      </w:r>
      <w:r>
        <w:rPr>
          <w:rStyle w:val="2fb"/>
          <w:rtl/>
        </w:rPr>
        <w:t>"</w:t>
      </w:r>
      <w:r>
        <w:rPr>
          <w:rStyle w:val="2fb"/>
          <w:rFonts w:hint="cs"/>
          <w:rtl/>
        </w:rPr>
        <w:t>א</w:t>
      </w:r>
      <w:r>
        <w:rPr>
          <w:rtl/>
        </w:rPr>
        <w:t xml:space="preserve"> ראשית.</w:t>
      </w:r>
    </w:p>
    <w:p w:rsidR="00E403F0" w:rsidRPr="00AD695E" w:rsidRDefault="00E403F0" w:rsidP="00E403F0">
      <w:pPr>
        <w:rPr>
          <w:rtl/>
        </w:rPr>
      </w:pPr>
      <w:r w:rsidRPr="00A757C8">
        <w:rPr>
          <w:rStyle w:val="2fb"/>
          <w:rtl/>
        </w:rPr>
        <w:t xml:space="preserve">ולרבא</w:t>
      </w:r>
      <w:r w:rsidRPr="00A757C8">
        <w:rPr>
          <w:rtl/>
        </w:rPr>
        <w:t xml:space="preserve"> </w:t>
      </w:r>
      <w:ins w:id="92164" w:author="מנוע מכני" w:date="2026-10-11T12:04:39Z">
        <w:r>
          <w:rPr>
            <w:rtl/>
          </w:rPr>
          <w:t xml:space="preserve">אם </w:t>
        </w:r>
      </w:ins>
      <w:del w:id="92165" w:author="מנוע מכני" w:date="2026-10-11T12:04:39Z">
        <w:r w:rsidRPr="00A757C8">
          <w:rPr>
            <w:rtl/>
          </w:rPr>
          <w:delText xml:space="preserve">אי </w:delText>
        </w:r>
      </w:del>
      <w:ins w:id="90324" w:author="מנוע מכני" w:date="2026-10-11T12:04:39Z">
        <w:r>
          <w:rPr>
            <w:rtl/>
          </w:rPr>
          <w:t xml:space="preserve">לא</w:t>
        </w:r>
      </w:ins>
      <w:del w:id="90325" w:author="מנוע מכני" w:date="2026-10-11T12:04:39Z">
        <w:r w:rsidRPr="00A757C8">
          <w:rPr>
            <w:rtl/>
          </w:rPr>
          <w:delText xml:space="preserve">לאו</w:delText>
        </w:r>
      </w:del>
      <w:r w:rsidRPr="00A757C8">
        <w:rPr>
          <w:rtl/>
        </w:rPr>
        <w:t xml:space="preserve"> דאמר </w:t>
      </w:r>
      <w:ins w:id="90966" w:author="מנוע מכני" w:date="2026-10-11T12:04:39Z">
        <w:r>
          <w:rPr>
            <w:rtl/>
          </w:rPr>
          <w:t xml:space="preserve">התורה</w:t>
        </w:r>
      </w:ins>
      <w:del w:id="90967" w:author="מנוע מכני" w:date="2026-10-11T12:04:39Z">
        <w:r w:rsidRPr="00A757C8">
          <w:rPr>
            <w:rtl/>
          </w:rPr>
          <w:delText xml:space="preserve">רחמנא</w:delText>
        </w:r>
      </w:del>
      <w:r w:rsidRPr="00A757C8">
        <w:rPr>
          <w:rtl/>
        </w:rPr>
        <w:t xml:space="preserve"> ראשית, </w:t>
      </w:r>
      <w:r w:rsidRPr="00A757C8">
        <w:rPr>
          <w:rtl/>
        </w:rPr>
        <w:t xml:space="preserve">הו"</w:t>
      </w:r>
      <w:r w:rsidRPr="00A757C8">
        <w:rPr>
          <w:rFonts w:hint="cs"/>
          <w:rtl/>
        </w:rPr>
        <w:t>א</w:t>
      </w:r>
      <w:r w:rsidRPr="00A757C8">
        <w:rPr>
          <w:rtl/>
        </w:rPr>
        <w:t xml:space="preserve">: תירוש ויצהר דכתיב </w:t>
      </w:r>
      <w:ins w:id="90968" w:author="מנוע מכני" w:date="2026-10-11T12:04:39Z">
        <w:r>
          <w:rPr>
            <w:rtl/>
          </w:rPr>
          <w:t xml:space="preserve">בהם</w:t>
        </w:r>
      </w:ins>
      <w:del w:id="90969" w:author="מנוע מכני" w:date="2026-10-11T12:04:39Z">
        <w:r w:rsidRPr="00A757C8">
          <w:rPr>
            <w:rtl/>
          </w:rPr>
          <w:delText xml:space="preserve">בהו</w:delText>
        </w:r>
      </w:del>
      <w:r w:rsidRPr="00A757C8">
        <w:rPr>
          <w:rtl/>
        </w:rPr>
        <w:t xml:space="preserve"> </w:t>
      </w:r>
      <w:r w:rsidRPr="00A757C8">
        <w:rPr>
          <w:rFonts w:hint="cs"/>
          <w:rtl/>
        </w:rPr>
        <w:t>'</w:t>
      </w:r>
      <w:ins w:id="90245" w:author="Claude - סמנטי" w:date="2026-10-11T12:20:38Z">
        <w:r>
          <w:rPr>
            <w:rStyle w:val="afffff0"/>
            <w:rtl/>
          </w:rPr>
          <w:t xml:space="preserve">חֵלֶב חֵלֶב</w:t>
        </w:r>
      </w:ins>
      <w:del w:id="90246" w:author="Claude - סמנטי" w:date="2026-10-11T12:20:38Z">
        <w:r w:rsidRPr="00A757C8">
          <w:rPr>
            <w:rtl/>
          </w:rPr>
          <w:delText xml:space="preserve">חלב חלב</w:delText>
        </w:r>
      </w:del>
      <w:r w:rsidRPr="00A757C8">
        <w:rPr>
          <w:rFonts w:hint="cs"/>
          <w:rtl/>
        </w:rPr>
        <w:t>'</w:t>
      </w:r>
      <w:r w:rsidRPr="00A757C8">
        <w:rPr>
          <w:rtl/>
        </w:rPr>
        <w:t xml:space="preserve"> דאין תורמין מזה על זה, </w:t>
      </w:r>
    </w:p>
    <w:p w:rsidR="00E403F0" w:rsidRPr="00AD695E" w:rsidRDefault="00E403F0" w:rsidP="00E403F0">
      <w:pPr>
        <w:rPr>
          <w:rtl/>
        </w:rPr>
      </w:pPr>
      <w:r>
        <w:rPr>
          <w:rtl/>
        </w:rPr>
        <w:tab/>
        <w:t xml:space="preserve">אבל תירוש ודגן, דגן ודגן, דחד חלב כתיב </w:t>
      </w:r>
      <w:ins w:id="90970" w:author="מנוע מכני" w:date="2026-10-11T12:04:39Z">
        <w:r>
          <w:rPr>
            <w:rtl/>
          </w:rPr>
          <w:t xml:space="preserve">בהם</w:t>
        </w:r>
      </w:ins>
      <w:del w:id="90971" w:author="מנוע מכני" w:date="2026-10-11T12:04:39Z">
        <w:r>
          <w:rPr>
            <w:rtl/>
          </w:rPr>
          <w:tab/>
          <w:delText xml:space="preserve">בהו</w:delText>
        </w:r>
      </w:del>
      <w:r>
        <w:rPr>
          <w:rtl/>
        </w:rPr>
        <w:tab/>
        <w:t xml:space="preserve">, כי תרים </w:t>
      </w:r>
      <w:ins w:id="90972" w:author="מנוע מכני" w:date="2026-10-11T12:04:39Z">
        <w:r>
          <w:rPr>
            <w:rtl/>
          </w:rPr>
          <w:t xml:space="preserve">מזה</w:t>
        </w:r>
      </w:ins>
      <w:del w:id="90973" w:author="מנוע מכני" w:date="2026-10-11T12:04:39Z">
        <w:r>
          <w:rPr>
            <w:rtl/>
          </w:rPr>
          <w:tab/>
          <w:delText xml:space="preserve">מהאי</w:delText>
        </w:r>
      </w:del>
      <w:r>
        <w:rPr>
          <w:rtl/>
        </w:rPr>
        <w:tab/>
        <w:t xml:space="preserve"> אהאי </w:t>
      </w:r>
      <w:r>
        <w:rPr>
          <w:rtl/>
        </w:rPr>
        <w:tab/>
        <w:t xml:space="preserve">לא</w:t>
      </w:r>
      <w:r>
        <w:rPr>
          <w:rtl/>
        </w:rPr>
        <w:tab/>
        <w:t xml:space="preserve"> לקי, </w:t>
      </w:r>
    </w:p>
    <w:p w:rsidR="00E403F0" w:rsidRPr="00AD695E" w:rsidRDefault="00E403F0" w:rsidP="00E403F0">
      <w:pPr>
        <w:rPr>
          <w:rtl/>
        </w:rPr>
      </w:pPr>
      <w:r>
        <w:rPr>
          <w:rtl/>
        </w:rPr>
        <w:tab/>
        <w:t xml:space="preserve">כתב </w:t>
      </w:r>
      <w:ins w:id="90974" w:author="מנוע מכני" w:date="2026-10-11T12:04:39Z">
        <w:r>
          <w:rPr>
            <w:rtl/>
          </w:rPr>
          <w:t xml:space="preserve">התורה</w:t>
        </w:r>
      </w:ins>
      <w:del w:id="90975" w:author="מנוע מכני" w:date="2026-10-11T12:04:39Z">
        <w:r>
          <w:rPr>
            <w:rtl/>
          </w:rPr>
          <w:tab/>
          <w:delText xml:space="preserve">רחמנא</w:delText>
        </w:r>
      </w:del>
      <w:r>
        <w:rPr>
          <w:rtl/>
        </w:rPr>
        <w:tab/>
        <w:t xml:space="preserve"> </w:t>
      </w:r>
      <w:r>
        <w:rPr>
          <w:rFonts w:hint="cs"/>
          <w:rtl/>
        </w:rPr>
        <w:t>'</w:t>
      </w:r>
      <w:ins w:id="90247" w:author="Claude - סמנטי" w:date="2026-10-11T12:20:38Z">
        <w:r>
          <w:rPr>
            <w:rStyle w:val="afffff0"/>
            <w:rtl/>
          </w:rPr>
          <w:t xml:space="preserve">רֵאשִׁית</w:t>
        </w:r>
      </w:ins>
      <w:del w:id="90248" w:author="Claude - סמנטי" w:date="2026-10-11T12:20:38Z">
        <w:r>
          <w:rPr>
            <w:rtl/>
          </w:rPr>
          <w:delText xml:space="preserve">ראשית</w:delText>
        </w:r>
      </w:del>
      <w:r>
        <w:rPr>
          <w:rFonts w:hint="cs"/>
          <w:rtl/>
        </w:rPr>
        <w:t>'</w:t>
      </w:r>
      <w:r>
        <w:rPr>
          <w:rtl/>
        </w:rPr>
        <w:t xml:space="preserve"> - ליתן חלב לזה וחלב לזה.</w:t>
      </w:r>
    </w:p>
    <w:p>
      <w:pPr>
        <w:pStyle w:val="38"/>
        <w:rPr>
          <w:ins w:id="92977" w:author="מנוע מכני" w:date="2026-10-11T12:04:39Z"/>
        </w:rPr>
      </w:pPr>
      <w:r w:rsidRPr="00217260">
        <w:t xml:space="preserve">ה. </w:t>
      </w:r>
      <w:r w:rsidRPr="00217260">
        <w:t xml:space="preserve">ל"א:</w:t>
      </w:r>
    </w:p>
    <w:p w:rsidR="00E403F0" w:rsidRPr="00AD695E" w:rsidRDefault="00E403F0" w:rsidP="00E403F0">
      <w:pPr>
        <w:rPr>
          <w:rtl/>
        </w:rPr>
      </w:pPr>
      <w:del w:id="92978" w:author="מנוע מכני" w:date="2026-10-11T12:04:39Z">
        <w:r w:rsidRPr="00217260">
          <w:rPr>
            <w:b/>
            <w:bCs/>
            <w:rtl/>
          </w:rPr>
          <w:delText xml:space="preserve"> </w:delText>
        </w:r>
      </w:del>
      <w:r>
        <w:rPr>
          <w:rtl/>
        </w:rPr>
        <w:t xml:space="preserve">הא תירוש ודגן דחד חלב כתיב </w:t>
      </w:r>
      <w:ins w:id="90978" w:author="מנוע מכני" w:date="2026-10-11T12:04:39Z">
        <w:r>
          <w:rPr>
            <w:rtl/>
          </w:rPr>
          <w:t xml:space="preserve">בהם</w:t>
        </w:r>
      </w:ins>
      <w:del w:id="90979" w:author="מנוע מכני" w:date="2026-10-11T12:04:39Z">
        <w:r>
          <w:rPr>
            <w:rtl/>
          </w:rPr>
          <w:delText xml:space="preserve">בהו</w:delText>
        </w:r>
      </w:del>
      <w:r>
        <w:rPr>
          <w:rtl/>
        </w:rPr>
        <w:t xml:space="preserve"> - תרים </w:t>
      </w:r>
      <w:ins w:id="90980" w:author="מנוע מכני" w:date="2026-10-11T12:04:39Z">
        <w:r>
          <w:rPr>
            <w:rtl/>
          </w:rPr>
          <w:t xml:space="preserve">מזה</w:t>
        </w:r>
      </w:ins>
      <w:del w:id="90981" w:author="מנוע מכני" w:date="2026-10-11T12:04:39Z">
        <w:r>
          <w:rPr>
            <w:rtl/>
          </w:rPr>
          <w:delText xml:space="preserve">מהאי</w:delText>
        </w:r>
      </w:del>
      <w:r>
        <w:rPr>
          <w:rtl/>
        </w:rPr>
        <w:t xml:space="preserve"> אהאי, כתב </w:t>
      </w:r>
      <w:ins w:id="90976" w:author="מנוע מכני" w:date="2026-10-11T12:04:39Z">
        <w:r>
          <w:rPr>
            <w:rtl/>
          </w:rPr>
          <w:t xml:space="preserve">התורה</w:t>
        </w:r>
      </w:ins>
      <w:del w:id="90977" w:author="מנוע מכני" w:date="2026-10-11T12:04:39Z">
        <w:r>
          <w:rPr>
            <w:rtl/>
          </w:rPr>
          <w:delText xml:space="preserve">רחמנא</w:delText>
        </w:r>
      </w:del>
      <w:r>
        <w:rPr>
          <w:rtl/>
        </w:rPr>
        <w:t xml:space="preserve"> ראשית.</w:t>
      </w:r>
    </w:p>
    <w:p w:rsidR="00E403F0" w:rsidRPr="00AD695E" w:rsidRDefault="00E403F0" w:rsidP="00E403F0">
      <w:pPr>
        <w:rPr>
          <w:rtl/>
        </w:rPr>
      </w:pPr>
      <w:r>
        <w:rPr>
          <w:rtl/>
        </w:rPr>
        <w:t xml:space="preserve">והרי חרמים, </w:t>
      </w:r>
      <w:r>
        <w:rPr>
          <w:rFonts w:hint="cs"/>
          <w:rtl/>
        </w:rPr>
        <w:t>ד'</w:t>
      </w:r>
      <w:ins w:id="90249" w:author="Claude - סמנטי" w:date="2026-10-11T12:20:38Z">
        <w:r>
          <w:rPr>
            <w:rStyle w:val="afffff0"/>
            <w:rtl/>
          </w:rPr>
          <w:t xml:space="preserve">לֹא יִמָּכֵר וְלֹא יִגָּאֵל</w:t>
        </w:r>
      </w:ins>
      <w:del w:id="90250" w:author="Claude - סמנטי" w:date="2026-10-11T12:20:38Z">
        <w:r>
          <w:rPr>
            <w:rtl/>
          </w:rPr>
          <w:delText xml:space="preserve">לא ימכר ולא יגאל</w:delText>
        </w:r>
      </w:del>
      <w:r>
        <w:rPr>
          <w:rFonts w:hint="cs"/>
          <w:rtl/>
        </w:rPr>
        <w:t>'</w:t>
      </w:r>
      <w:r>
        <w:rPr>
          <w:rtl/>
        </w:rPr>
        <w:t xml:space="preserve">, ותנן: חרמי כהנים אין להם פדיון אלא נותנין לכהן, </w:t>
      </w:r>
    </w:p>
    <w:p w:rsidR="00E403F0" w:rsidRPr="00AD695E" w:rsidRDefault="00E403F0" w:rsidP="00E403F0">
      <w:pPr>
        <w:rPr>
          <w:rtl/>
        </w:rPr>
      </w:pPr>
      <w:r w:rsidRPr="00217260">
        <w:rPr>
          <w:b/>
          <w:bCs/>
          <w:rtl/>
        </w:rPr>
        <w:t xml:space="preserve">אלמא: </w:t>
      </w:r>
      <w:r w:rsidRPr="00217260">
        <w:rPr>
          <w:b/>
          <w:bCs/>
          <w:rtl/>
        </w:rPr>
        <w:t xml:space="preserve">לא</w:t>
      </w:r>
      <w:r w:rsidRPr="00217260">
        <w:rPr>
          <w:b/>
          <w:bCs/>
          <w:rtl/>
        </w:rPr>
        <w:t xml:space="preserve"> </w:t>
      </w:r>
      <w:ins w:id="90982" w:author="מנוע מכני" w:date="2026-10-11T12:04:39Z">
        <w:r>
          <w:rPr>
            <w:b/>
            <w:bCs/>
            <w:rtl/>
          </w:rPr>
          <w:t xml:space="preserve">מאלו</w:t>
        </w:r>
      </w:ins>
      <w:del w:id="90983" w:author="מנוע מכני" w:date="2026-10-11T12:04:39Z">
        <w:r w:rsidRPr="00217260">
          <w:rPr>
            <w:b/>
            <w:bCs/>
            <w:rtl/>
          </w:rPr>
          <w:delText xml:space="preserve">מהני</w:delText>
        </w:r>
      </w:del>
      <w:r w:rsidRPr="00217260">
        <w:rPr>
          <w:b/>
          <w:bCs/>
          <w:rtl/>
        </w:rPr>
        <w:t xml:space="preserve">,</w:t>
      </w:r>
      <w:r>
        <w:rPr>
          <w:rtl/>
        </w:rPr>
        <w:t xml:space="preserve"> </w:t>
      </w:r>
      <w:r w:rsidRPr="00217260">
        <w:rPr>
          <w:b/>
          <w:bCs/>
          <w:rtl/>
        </w:rPr>
        <w:t xml:space="preserve">תיובתא </w:t>
      </w:r>
      <w:r w:rsidRPr="00217260">
        <w:rPr>
          <w:rStyle w:val="2fb"/>
          <w:b/>
          <w:bCs/>
          <w:rtl/>
        </w:rPr>
        <w:t xml:space="preserve">דאביי</w:t>
      </w:r>
      <w:r w:rsidRPr="00217260">
        <w:rPr>
          <w:b/>
          <w:bCs/>
          <w:rtl/>
        </w:rPr>
        <w:t xml:space="preserve">! </w:t>
      </w:r>
    </w:p>
    <w:p>
      <w:pPr>
        <w:pStyle w:val="38"/>
        <w:rPr>
          <w:ins w:id="92979" w:author="מנוע מכני" w:date="2026-10-11T12:04:39Z"/>
        </w:rPr>
      </w:pPr>
      <w:r>
        <w:t xml:space="preserve">- </w:t>
      </w:r>
      <w:r>
        <w:t xml:space="preserve">אמר</w:t>
      </w:r>
      <w:r>
        <w:t xml:space="preserve"> לך:</w:t>
      </w:r>
    </w:p>
    <w:p w:rsidR="00E403F0" w:rsidRPr="00AD695E" w:rsidRDefault="00E403F0" w:rsidP="00E403F0">
      <w:pPr>
        <w:pStyle w:val="affffb"/>
        <w:rPr>
          <w:rtl/>
        </w:rPr>
      </w:pPr>
      <w:del w:id="92980" w:author="מנוע מכני" w:date="2026-10-11T12:04:39Z">
        <w:r>
          <w:rPr>
            <w:rtl/>
          </w:rPr>
          <w:delText xml:space="preserve"> </w:delText>
        </w:r>
      </w:del>
      <w:r>
        <w:rPr>
          <w:rtl/>
        </w:rPr>
        <w:t xml:space="preserve">שאני </w:t>
      </w:r>
      <w:ins w:id="90326" w:author="מנוע מכני" w:date="2026-10-11T12:04:39Z">
        <w:r>
          <w:rPr>
            <w:rtl/>
          </w:rPr>
          <w:t xml:space="preserve">שם</w:t>
        </w:r>
      </w:ins>
      <w:del w:id="90327" w:author="מנוע מכני" w:date="2026-10-11T12:04:39Z">
        <w:r>
          <w:rPr>
            <w:rtl/>
          </w:rPr>
          <w:delText xml:space="preserve">התם</w:delText>
        </w:r>
      </w:del>
      <w:r>
        <w:rPr>
          <w:rtl/>
        </w:rPr>
        <w:t xml:space="preserve">, דאמ' </w:t>
      </w:r>
      <w:ins w:id="90984" w:author="מנוע מכני" w:date="2026-10-11T12:04:39Z">
        <w:r>
          <w:rPr>
            <w:rtl/>
          </w:rPr>
          <w:t xml:space="preserve">התורה</w:t>
        </w:r>
      </w:ins>
      <w:del w:id="90985" w:author="מנוע מכני" w:date="2026-10-11T12:04:39Z">
        <w:r>
          <w:rPr>
            <w:rtl/>
          </w:rPr>
          <w:delText xml:space="preserve">רחמנא</w:delText>
        </w:r>
      </w:del>
      <w:r>
        <w:rPr>
          <w:rtl/>
        </w:rPr>
        <w:t xml:space="preserve"> קודש קדשי' הוא: בהווייתו יהא.</w:t>
      </w:r>
    </w:p>
    <w:p w:rsidR="00E403F0" w:rsidRPr="00AD695E" w:rsidRDefault="00E403F0" w:rsidP="00E403F0">
      <w:pPr>
        <w:rPr>
          <w:rtl/>
        </w:rPr>
      </w:pPr>
    </w:p>
    <w:p w:rsidR="00E403F0" w:rsidRPr="00AD695E" w:rsidRDefault="00E403F0" w:rsidP="00E403F0">
      <w:pPr>
        <w:pStyle w:val="afff3"/>
        <w:framePr w:wrap="around"/>
        <w:spacing w:line="240" w:lineRule="exact"/>
        <w:rPr>
          <w:rtl/>
        </w:rPr>
      </w:pPr>
      <w:r w:rsidRPr="009239E9">
        <w:rPr>
          <w:rFonts w:hint="cs"/>
          <w:szCs w:val="18"/>
          <w:rtl/>
        </w:rPr>
        <w:t>ה:</w:t>
      </w:r>
    </w:p>
    <w:p w:rsidR="00E403F0" w:rsidRPr="00AD695E" w:rsidRDefault="00E403F0" w:rsidP="00E403F0">
      <w:pPr>
        <w:rPr>
          <w:rtl/>
        </w:rPr>
      </w:pPr>
      <w:r w:rsidRPr="00217260">
        <w:rPr>
          <w:rFonts w:hint="cs"/>
          <w:b/>
          <w:bCs/>
          <w:rtl/>
        </w:rPr>
        <w:t>ו.</w:t>
      </w:r>
      <w:r>
        <w:rPr>
          <w:rFonts w:hint="cs"/>
          <w:rtl/>
        </w:rPr>
        <w:t xml:space="preserve"> </w:t>
      </w:r>
      <w:r>
        <w:rPr>
          <w:rStyle w:val="2fb"/>
          <w:rtl/>
        </w:rPr>
        <w:t xml:space="preserve">ולרבא</w:t>
      </w:r>
      <w:r>
        <w:rPr>
          <w:rtl/>
        </w:rPr>
        <w:t xml:space="preserve"> - </w:t>
      </w:r>
      <w:ins w:id="90986" w:author="מנוע מכני" w:date="2026-10-11T12:04:39Z">
        <w:r>
          <w:rPr>
            <w:rtl/>
          </w:rPr>
          <w:t xml:space="preserve">זה</w:t>
        </w:r>
      </w:ins>
      <w:del w:id="90987" w:author="מנוע מכני" w:date="2026-10-11T12:04:39Z">
        <w:r>
          <w:rPr>
            <w:rtl/>
          </w:rPr>
          <w:delText xml:space="preserve">האי</w:delText>
        </w:r>
      </w:del>
      <w:r>
        <w:rPr>
          <w:rtl/>
        </w:rPr>
        <w:t xml:space="preserve"> הוא - </w:t>
      </w:r>
      <w:ins w:id="92520" w:author="מנוע מכני" w:date="2026-10-11T12:04:39Z">
        <w:r>
          <w:rPr>
            <w:rtl/>
          </w:rPr>
          <w:t xml:space="preserve">למעט</w:t>
        </w:r>
      </w:ins>
      <w:del w:id="92521" w:author="מנוע מכני" w:date="2026-10-11T12:04:39Z">
        <w:r>
          <w:rPr>
            <w:rtl/>
          </w:rPr>
          <w:delText xml:space="preserve">למעוטי</w:delText>
        </w:r>
      </w:del>
      <w:r>
        <w:rPr>
          <w:rtl/>
        </w:rPr>
        <w:t xml:space="preserve"> בכור</w:t>
      </w:r>
      <w:ins w:id="91700" w:author="מנוע מכני" w:date="2026-10-11T12:04:39Z">
        <w:r>
          <w:rPr>
            <w:rtl/>
          </w:rPr>
          <w:t xml:space="preserve">,</w:t>
        </w:r>
      </w:ins>
      <w:del w:id="91701" w:author="מנוע מכני" w:date="2026-10-11T12:04:39Z">
        <w:r>
          <w:rPr>
            <w:rtl/>
          </w:rPr>
          <w:delText xml:space="preserve">;</w:delText>
        </w:r>
      </w:del>
    </w:p>
    <w:p>
      <w:pPr>
        <w:pStyle w:val="38"/>
        <w:rPr>
          <w:ins w:id="92981" w:author="מנוע מכני" w:date="2026-10-11T12:04:39Z"/>
        </w:rPr>
      </w:pPr>
      <w:r>
        <w:t xml:space="preserve">דתניא</w:t>
      </w:r>
      <w:r>
        <w:t xml:space="preserve">:</w:t>
      </w:r>
    </w:p>
    <w:p w:rsidR="00E403F0" w:rsidRPr="00AD695E" w:rsidRDefault="00E403F0" w:rsidP="00E403F0">
      <w:pPr>
        <w:rPr>
          <w:rtl/>
        </w:rPr>
      </w:pPr>
      <w:del w:id="92982" w:author="מנוע מכני" w:date="2026-10-11T12:04:39Z">
        <w:r>
          <w:rPr>
            <w:rtl/>
          </w:rPr>
          <w:delText xml:space="preserve"> </w:delText>
        </w:r>
      </w:del>
      <w:r>
        <w:rPr>
          <w:rtl/>
        </w:rPr>
        <w:t xml:space="preserve">בבכור נאמר </w:t>
      </w:r>
      <w:r>
        <w:rPr>
          <w:rFonts w:hint="cs"/>
          <w:rtl/>
        </w:rPr>
        <w:t>'</w:t>
      </w:r>
      <w:ins w:id="90251" w:author="Claude - סמנטי" w:date="2026-10-11T12:20:38Z">
        <w:r>
          <w:rPr>
            <w:rStyle w:val="afffff0"/>
            <w:rtl/>
          </w:rPr>
          <w:t xml:space="preserve">לֹא תִפְדֶּה</w:t>
        </w:r>
      </w:ins>
      <w:del w:id="90252" w:author="Claude - סמנטי" w:date="2026-10-11T12:20:38Z">
        <w:r>
          <w:rPr>
            <w:rtl/>
          </w:rPr>
          <w:delText xml:space="preserve">לא תפדה</w:delText>
        </w:r>
      </w:del>
      <w:r>
        <w:rPr>
          <w:rFonts w:hint="cs"/>
          <w:rtl/>
        </w:rPr>
        <w:t>'</w:t>
      </w:r>
      <w:r>
        <w:rPr>
          <w:rtl/>
        </w:rPr>
        <w:t xml:space="preserve"> - ונמכר הוא, </w:t>
      </w:r>
    </w:p>
    <w:p w:rsidR="00E403F0" w:rsidRPr="00AD695E" w:rsidRDefault="00E403F0" w:rsidP="00E403F0">
      <w:pPr>
        <w:rPr>
          <w:rtl/>
        </w:rPr>
      </w:pPr>
      <w:r>
        <w:rPr>
          <w:rtl/>
        </w:rPr>
        <w:t xml:space="preserve">במעשר נאמר </w:t>
      </w:r>
      <w:r>
        <w:rPr>
          <w:rFonts w:hint="cs"/>
          <w:rtl/>
        </w:rPr>
        <w:t>'</w:t>
      </w:r>
      <w:ins w:id="90253" w:author="Claude - סמנטי" w:date="2026-10-11T12:20:38Z">
        <w:r>
          <w:rPr>
            <w:rStyle w:val="afffff0"/>
            <w:rtl/>
          </w:rPr>
          <w:t xml:space="preserve">לֹא יִגָּאֵל</w:t>
        </w:r>
      </w:ins>
      <w:del w:id="90254" w:author="Claude - סמנטי" w:date="2026-10-11T12:20:38Z">
        <w:r>
          <w:rPr>
            <w:rtl/>
          </w:rPr>
          <w:delText xml:space="preserve">לא יגאל</w:delText>
        </w:r>
      </w:del>
      <w:r>
        <w:rPr>
          <w:rFonts w:hint="cs"/>
          <w:rtl/>
        </w:rPr>
        <w:t>'</w:t>
      </w:r>
      <w:r>
        <w:rPr>
          <w:rtl/>
        </w:rPr>
        <w:t xml:space="preserve"> ואינו נמכר </w:t>
      </w:r>
      <w:r>
        <w:rPr>
          <w:rtl/>
        </w:rPr>
        <w:t xml:space="preserve">לא</w:t>
      </w:r>
      <w:r>
        <w:rPr>
          <w:rtl/>
        </w:rPr>
        <w:t xml:space="preserve"> חי ולא שחוט, ולא תם ולא בעל מום.</w:t>
      </w:r>
    </w:p>
    <w:p w:rsidR="00E403F0" w:rsidRPr="00AD695E" w:rsidRDefault="00E403F0" w:rsidP="00E403F0">
      <w:pPr>
        <w:rPr>
          <w:rtl/>
        </w:rPr>
      </w:pPr>
      <w:r>
        <w:rPr>
          <w:rtl/>
        </w:rPr>
        <w:t>והרי תמורה, ד</w:t>
      </w:r>
      <w:r>
        <w:rPr>
          <w:rFonts w:hint="cs"/>
          <w:rtl/>
        </w:rPr>
        <w:t>'</w:t>
      </w:r>
      <w:ins w:id="90255" w:author="Claude - סמנטי" w:date="2026-10-11T12:20:38Z">
        <w:r>
          <w:rPr>
            <w:rStyle w:val="afffff0"/>
            <w:rtl/>
          </w:rPr>
          <w:t xml:space="preserve">לֹא יַחֲלִיפֶנּוּ וְלֹא יָמִיר אוֹתוֹ</w:t>
        </w:r>
      </w:ins>
      <w:del w:id="90256" w:author="Claude - סמנטי" w:date="2026-10-11T12:20:38Z">
        <w:r>
          <w:rPr>
            <w:rtl/>
          </w:rPr>
          <w:delText xml:space="preserve">לא יחליפנו ולא ימיר אותו</w:delText>
        </w:r>
      </w:del>
      <w:r>
        <w:rPr>
          <w:rFonts w:hint="cs"/>
          <w:rtl/>
        </w:rPr>
        <w:t>'</w:t>
      </w:r>
      <w:r>
        <w:rPr>
          <w:rtl/>
        </w:rPr>
        <w:t xml:space="preserve">, ותנא: </w:t>
      </w:r>
      <w:r>
        <w:rPr>
          <w:rtl/>
        </w:rPr>
        <w:t xml:space="preserve">לא</w:t>
      </w:r>
      <w:r>
        <w:rPr>
          <w:rtl/>
        </w:rPr>
        <w:t xml:space="preserve"> שאדם רשאי להמיר, אלא שאם המיר מומר, וסופג את הארבעים.</w:t>
      </w:r>
    </w:p>
    <w:p w:rsidR="00E403F0" w:rsidRPr="00AD695E" w:rsidRDefault="00E403F0" w:rsidP="00E403F0">
      <w:pPr>
        <w:rPr>
          <w:rtl/>
        </w:rPr>
      </w:pPr>
      <w:ins w:id="92016" w:author="מנוע מכני" w:date="2026-10-11T12:04:39Z">
        <w:r>
          <w:rPr>
            <w:b/>
            <w:bCs/>
            <w:rtl/>
          </w:rPr>
          <w:t xml:space="preserve">ומשמע</w:t>
        </w:r>
        <w:r>
          <w:rPr>
            <w:b/>
            <w:bCs/>
            <w:rtl/>
          </w:rPr>
          <w:t xml:space="preserve"> ש</w:t>
        </w:r>
      </w:ins>
      <w:del w:id="92017" w:author="מנוע מכני" w:date="2026-10-11T12:04:39Z">
        <w:r w:rsidRPr="00217260">
          <w:rPr>
            <w:b/>
            <w:bCs/>
            <w:rtl/>
          </w:rPr>
          <w:delText xml:space="preserve">אלמא </w:delText>
        </w:r>
      </w:del>
      <w:ins w:id="90988" w:author="מנוע מכני" w:date="2026-10-11T12:04:39Z">
        <w:r>
          <w:rPr>
            <w:b/>
            <w:bCs/>
            <w:rtl/>
          </w:rPr>
          <w:t xml:space="preserve">מאלו</w:t>
        </w:r>
      </w:ins>
      <w:del w:id="90989" w:author="מנוע מכני" w:date="2026-10-11T12:04:39Z">
        <w:r w:rsidRPr="00217260">
          <w:rPr>
            <w:b/>
            <w:bCs/>
            <w:rtl/>
          </w:rPr>
          <w:delText xml:space="preserve">מהני</w:delText>
        </w:r>
      </w:del>
      <w:r w:rsidRPr="00217260">
        <w:rPr>
          <w:b/>
          <w:bCs/>
          <w:rtl/>
        </w:rPr>
        <w:t xml:space="preserve">, תיובתא </w:t>
      </w:r>
      <w:r w:rsidRPr="00217260">
        <w:rPr>
          <w:rStyle w:val="2fb"/>
          <w:b/>
          <w:bCs/>
          <w:rtl/>
        </w:rPr>
        <w:t xml:space="preserve">דרבא</w:t>
      </w:r>
      <w:r w:rsidRPr="00217260">
        <w:rPr>
          <w:b/>
          <w:bCs/>
          <w:rtl/>
        </w:rPr>
        <w:t xml:space="preserve">! </w:t>
      </w:r>
    </w:p>
    <w:p>
      <w:pPr>
        <w:pStyle w:val="38"/>
        <w:rPr>
          <w:ins w:id="92984" w:author="מנוע מכני" w:date="2026-10-11T12:04:39Z"/>
        </w:rPr>
      </w:pPr>
      <w:r>
        <w:t xml:space="preserve">- </w:t>
      </w:r>
      <w:r>
        <w:t xml:space="preserve">אמר</w:t>
      </w:r>
      <w:r>
        <w:t xml:space="preserve"> לך</w:t>
      </w:r>
      <w:r>
        <w:t xml:space="preserve"> </w:t>
      </w:r>
      <w:r w:rsidRPr="00217260">
        <w:t>רבא</w:t>
      </w:r>
      <w:r>
        <w:t xml:space="preserve">:</w:t>
      </w:r>
    </w:p>
    <w:p w:rsidR="00E403F0" w:rsidRPr="00AD695E" w:rsidRDefault="00E403F0" w:rsidP="00E403F0">
      <w:pPr>
        <w:pStyle w:val="affffb"/>
      </w:pPr>
      <w:del w:id="92985" w:author="מנוע מכני" w:date="2026-10-11T12:04:39Z">
        <w:r>
          <w:rPr>
            <w:rtl/>
          </w:rPr>
          <w:delText xml:space="preserve"> </w:delText>
        </w:r>
      </w:del>
      <w:r>
        <w:rPr>
          <w:rtl/>
        </w:rPr>
        <w:t xml:space="preserve">שאני </w:t>
      </w:r>
      <w:ins w:id="90328" w:author="מנוע מכני" w:date="2026-10-11T12:04:39Z">
        <w:r>
          <w:rPr>
            <w:rtl/>
          </w:rPr>
          <w:t xml:space="preserve">שם</w:t>
        </w:r>
      </w:ins>
      <w:del w:id="90329" w:author="מנוע מכני" w:date="2026-10-11T12:04:39Z">
        <w:r>
          <w:rPr>
            <w:rtl/>
          </w:rPr>
          <w:delText xml:space="preserve">התם</w:delText>
        </w:r>
      </w:del>
      <w:r>
        <w:rPr>
          <w:rtl/>
        </w:rPr>
        <w:t xml:space="preserve">, ד</w:t>
      </w:r>
      <w:r>
        <w:rPr>
          <w:rFonts w:hint="cs"/>
          <w:rtl/>
        </w:rPr>
        <w:t>'</w:t>
      </w:r>
      <w:ins w:id="90257" w:author="Claude - סמנטי" w:date="2026-10-11T12:20:38Z">
        <w:r>
          <w:rPr>
            <w:rStyle w:val="afffff0"/>
            <w:rtl/>
          </w:rPr>
          <w:t xml:space="preserve">וְהָיָה הוּא וּתְמוּרָתוֹ יִהְיֶה קוֹדֶשׁ</w:t>
        </w:r>
      </w:ins>
      <w:del w:id="90258" w:author="Claude - סמנטי" w:date="2026-10-11T12:20:38Z">
        <w:r>
          <w:rPr>
            <w:rtl/>
          </w:rPr>
          <w:delText xml:space="preserve">והיה הוא ותמורתו יהיה קודש</w:delText>
        </w:r>
      </w:del>
      <w:r>
        <w:rPr>
          <w:rFonts w:hint="cs"/>
          <w:rtl/>
        </w:rPr>
        <w:t>'</w:t>
      </w:r>
      <w:r>
        <w:rPr>
          <w:rtl/>
        </w:rPr>
        <w:t xml:space="preserve">, </w:t>
      </w:r>
    </w:p>
    <w:p w:rsidR="00E403F0" w:rsidRPr="00AD695E" w:rsidRDefault="00E403F0" w:rsidP="00E403F0">
      <w:pPr>
        <w:pStyle w:val="affffb"/>
        <w:rPr>
          <w:rtl/>
        </w:rPr>
      </w:pPr>
      <w:r>
        <w:rPr>
          <w:bCs/>
          <w:rtl/>
        </w:rPr>
        <w:t xml:space="preserve">- </w:t>
      </w:r>
      <w:r w:rsidRPr="00217260">
        <w:rPr>
          <w:rStyle w:val="2fb"/>
          <w:bCs/>
          <w:rtl/>
        </w:rPr>
        <w:t>ולאביי</w:t>
      </w:r>
      <w:r>
        <w:rPr>
          <w:rtl/>
        </w:rPr>
        <w:t xml:space="preserve"> </w:t>
      </w:r>
      <w:ins w:id="92166" w:author="מנוע מכני" w:date="2026-10-11T12:04:39Z">
        <w:r>
          <w:rPr>
            <w:rtl/>
          </w:rPr>
          <w:t xml:space="preserve">אם </w:t>
        </w:r>
      </w:ins>
      <w:del w:id="92167" w:author="מנוע מכני" w:date="2026-10-11T12:04:39Z">
        <w:r>
          <w:rPr>
            <w:rtl/>
          </w:rPr>
          <w:delText xml:space="preserve">אי </w:delText>
        </w:r>
      </w:del>
      <w:ins w:id="90330" w:author="מנוע מכני" w:date="2026-10-11T12:04:39Z">
        <w:r>
          <w:rPr>
            <w:rtl/>
          </w:rPr>
          <w:t xml:space="preserve">לא</w:t>
        </w:r>
      </w:ins>
      <w:del w:id="90331" w:author="מנוע מכני" w:date="2026-10-11T12:04:39Z">
        <w:r>
          <w:rPr>
            <w:rtl/>
          </w:rPr>
          <w:delText xml:space="preserve">לאו</w:delText>
        </w:r>
      </w:del>
      <w:r>
        <w:rPr>
          <w:rtl/>
        </w:rPr>
        <w:t xml:space="preserve"> דאמר </w:t>
      </w:r>
      <w:ins w:id="90990" w:author="מנוע מכני" w:date="2026-10-11T12:04:39Z">
        <w:r>
          <w:rPr>
            <w:rtl/>
          </w:rPr>
          <w:t xml:space="preserve">התורה</w:t>
        </w:r>
      </w:ins>
      <w:del w:id="90991" w:author="מנוע מכני" w:date="2026-10-11T12:04:39Z">
        <w:r>
          <w:rPr>
            <w:rtl/>
          </w:rPr>
          <w:delText xml:space="preserve">רחמנא</w:delText>
        </w:r>
      </w:del>
      <w:r>
        <w:rPr>
          <w:rtl/>
        </w:rPr>
        <w:t xml:space="preserve"> והיה הוא ותמורתו, </w:t>
      </w:r>
      <w:ins w:id="90001" w:author="מנוע מכני" w:date="2026-10-11T12:04:39Z">
        <w:r>
          <w:rPr>
            <w:rFonts w:hint="cs"/>
            <w:rtl/>
          </w:rPr>
          <w:t xml:space="preserve">הוו"א</w:t>
        </w:r>
      </w:ins>
      <w:del w:id="90002" w:author="מנוע מכני" w:date="2026-10-11T12:04:39Z">
        <w:r>
          <w:rPr>
            <w:rFonts w:hint="cs"/>
            <w:rtl/>
          </w:rPr>
          <w:delText xml:space="preserve">הוו'א</w:delText>
        </w:r>
      </w:del>
      <w:r>
        <w:rPr>
          <w:rtl/>
        </w:rPr>
        <w:t xml:space="preserve">: תצא זו ותכנס זו, קמשמע </w:t>
      </w:r>
      <w:ins w:id="92522" w:author="מנוע מכני" w:date="2026-10-11T12:04:39Z">
        <w:r>
          <w:rPr>
            <w:rtl/>
          </w:rPr>
          <w:t xml:space="preserve">לנו</w:t>
        </w:r>
      </w:ins>
      <w:del w:id="92523" w:author="מנוע מכני" w:date="2026-10-11T12:04:39Z">
        <w:r>
          <w:rPr>
            <w:rtl/>
          </w:rPr>
          <w:delText xml:space="preserve">לן</w:delText>
        </w:r>
      </w:del>
      <w:r>
        <w:rPr>
          <w:rtl/>
        </w:rPr>
        <w:t xml:space="preserve">.</w:t>
      </w:r>
    </w:p>
    <w:p w:rsidR="00E403F0" w:rsidRPr="00AD695E" w:rsidRDefault="00E403F0" w:rsidP="00E403F0">
      <w:pPr>
        <w:rPr>
          <w:rtl/>
        </w:rPr>
      </w:pPr>
    </w:p>
    <w:p w:rsidR="00E403F0" w:rsidRPr="002B4E05" w:rsidRDefault="00E403F0" w:rsidP="00E403F0">
      <w:pPr>
        <w:rPr>
          <w:spacing w:val="-2"/>
          <w:rtl/>
        </w:rPr>
      </w:pPr>
      <w:r w:rsidRPr="002B4E05">
        <w:rPr>
          <w:rFonts w:hint="cs"/>
          <w:b/>
          <w:bCs/>
          <w:spacing w:val="-2"/>
          <w:rtl/>
        </w:rPr>
        <w:t>ז.</w:t>
      </w:r>
      <w:r w:rsidRPr="002B4E05">
        <w:rPr>
          <w:rFonts w:hint="cs"/>
          <w:spacing w:val="-2"/>
          <w:rtl/>
        </w:rPr>
        <w:t xml:space="preserve"> </w:t>
      </w:r>
      <w:r w:rsidRPr="002B4E05">
        <w:rPr>
          <w:spacing w:val="-2"/>
          <w:rtl/>
        </w:rPr>
        <w:t>והרי בכור, ד</w:t>
      </w:r>
      <w:r w:rsidRPr="002B4E05">
        <w:rPr>
          <w:rFonts w:hint="cs"/>
          <w:spacing w:val="-2"/>
          <w:rtl/>
        </w:rPr>
        <w:t>'</w:t>
      </w:r>
      <w:ins w:id="90259" w:author="Claude - סמנטי" w:date="2026-10-11T12:20:38Z">
        <w:r>
          <w:rPr>
            <w:rStyle w:val="afffff0"/>
            <w:spacing w:val="-2"/>
            <w:rtl/>
          </w:rPr>
          <w:t xml:space="preserve">לֹא תִפְדֶּה</w:t>
        </w:r>
      </w:ins>
      <w:del w:id="90260" w:author="Claude - סמנטי" w:date="2026-10-11T12:20:38Z">
        <w:r w:rsidRPr="002B4E05">
          <w:rPr>
            <w:spacing w:val="-2"/>
            <w:rtl/>
          </w:rPr>
          <w:delText xml:space="preserve">לא תפדה</w:delText>
        </w:r>
      </w:del>
      <w:r w:rsidRPr="002B4E05">
        <w:rPr>
          <w:rFonts w:hint="cs"/>
          <w:spacing w:val="-2"/>
          <w:rtl/>
        </w:rPr>
        <w:t>'</w:t>
      </w:r>
      <w:r w:rsidRPr="002B4E05">
        <w:rPr>
          <w:spacing w:val="-2"/>
          <w:rtl/>
        </w:rPr>
        <w:t>, ותנן: יש להן פדיון ולתמורותיהן פדיון, חוץ מן הבכור ומן המעשר.</w:t>
      </w:r>
    </w:p>
    <w:p w:rsidR="00E403F0" w:rsidRPr="00AD695E" w:rsidRDefault="00E403F0" w:rsidP="00E403F0">
      <w:pPr>
        <w:rPr>
          <w:rtl/>
        </w:rPr>
      </w:pPr>
      <w:r w:rsidRPr="00217260">
        <w:rPr>
          <w:b/>
          <w:bCs/>
          <w:rtl/>
        </w:rPr>
        <w:t xml:space="preserve">אלמא: </w:t>
      </w:r>
      <w:r w:rsidRPr="00217260">
        <w:rPr>
          <w:b/>
          <w:bCs/>
          <w:rtl/>
        </w:rPr>
        <w:t xml:space="preserve">לא</w:t>
      </w:r>
      <w:r w:rsidRPr="00217260">
        <w:rPr>
          <w:b/>
          <w:bCs/>
          <w:rtl/>
        </w:rPr>
        <w:t xml:space="preserve"> </w:t>
      </w:r>
      <w:ins w:id="90992" w:author="מנוע מכני" w:date="2026-10-11T12:04:39Z">
        <w:r>
          <w:rPr>
            <w:b/>
            <w:bCs/>
            <w:rtl/>
          </w:rPr>
          <w:t xml:space="preserve">מאלו</w:t>
        </w:r>
      </w:ins>
      <w:del w:id="90993" w:author="מנוע מכני" w:date="2026-10-11T12:04:39Z">
        <w:r w:rsidRPr="00217260">
          <w:rPr>
            <w:b/>
            <w:bCs/>
            <w:rtl/>
          </w:rPr>
          <w:delText xml:space="preserve">מהני</w:delText>
        </w:r>
      </w:del>
      <w:r w:rsidRPr="00217260">
        <w:rPr>
          <w:b/>
          <w:bCs/>
          <w:rtl/>
        </w:rPr>
        <w:t xml:space="preserve">, תיובתא </w:t>
      </w:r>
      <w:r w:rsidRPr="00217260">
        <w:rPr>
          <w:rStyle w:val="2fb"/>
          <w:b/>
          <w:bCs/>
          <w:rtl/>
        </w:rPr>
        <w:t xml:space="preserve">דאביי</w:t>
      </w:r>
      <w:r w:rsidRPr="00217260">
        <w:rPr>
          <w:b/>
          <w:bCs/>
          <w:rtl/>
        </w:rPr>
        <w:t xml:space="preserve">!</w:t>
      </w:r>
      <w:r>
        <w:rPr>
          <w:rtl/>
        </w:rPr>
        <w:t xml:space="preserve"> </w:t>
      </w:r>
    </w:p>
    <w:p>
      <w:pPr>
        <w:pStyle w:val="38"/>
        <w:rPr>
          <w:ins w:id="92986" w:author="מנוע מכני" w:date="2026-10-11T12:04:39Z"/>
        </w:rPr>
      </w:pPr>
      <w:r>
        <w:t xml:space="preserve">- </w:t>
      </w:r>
      <w:r w:rsidRPr="00A4045E">
        <w:t xml:space="preserve">אמר</w:t>
      </w:r>
      <w:r w:rsidRPr="00A4045E">
        <w:t xml:space="preserve"> לך</w:t>
      </w:r>
      <w:r w:rsidRPr="00A4045E">
        <w:t xml:space="preserve"> אביי</w:t>
      </w:r>
      <w:r>
        <w:t xml:space="preserve">:</w:t>
      </w:r>
    </w:p>
    <w:p w:rsidR="00E403F0" w:rsidRPr="00AD695E" w:rsidRDefault="00E403F0" w:rsidP="00E403F0">
      <w:pPr>
        <w:pStyle w:val="affffb"/>
        <w:rPr>
          <w:rtl/>
        </w:rPr>
      </w:pPr>
      <w:del w:id="92987" w:author="מנוע מכני" w:date="2026-10-11T12:04:39Z">
        <w:r>
          <w:rPr>
            <w:rtl/>
          </w:rPr>
          <w:delText xml:space="preserve"> </w:delText>
        </w:r>
      </w:del>
      <w:r>
        <w:rPr>
          <w:rtl/>
        </w:rPr>
        <w:t xml:space="preserve">שאני </w:t>
      </w:r>
      <w:ins w:id="90332" w:author="מנוע מכני" w:date="2026-10-11T12:04:39Z">
        <w:r>
          <w:rPr>
            <w:rtl/>
          </w:rPr>
          <w:t xml:space="preserve">שם</w:t>
        </w:r>
      </w:ins>
      <w:del w:id="90333" w:author="מנוע מכני" w:date="2026-10-11T12:04:39Z">
        <w:r>
          <w:rPr>
            <w:rtl/>
          </w:rPr>
          <w:delText xml:space="preserve">התם</w:delText>
        </w:r>
      </w:del>
      <w:r>
        <w:rPr>
          <w:rtl/>
        </w:rPr>
        <w:t xml:space="preserve">, ד</w:t>
      </w:r>
      <w:r>
        <w:rPr>
          <w:rFonts w:hint="cs"/>
          <w:rtl/>
        </w:rPr>
        <w:t>'</w:t>
      </w:r>
      <w:r>
        <w:rPr>
          <w:rtl/>
        </w:rPr>
        <w:t>הם בהווייתן יהו</w:t>
      </w:r>
      <w:r>
        <w:rPr>
          <w:rFonts w:hint="cs"/>
          <w:rtl/>
        </w:rPr>
        <w:t>'</w:t>
      </w:r>
      <w:r>
        <w:rPr>
          <w:rtl/>
        </w:rPr>
        <w:t>.</w:t>
      </w:r>
    </w:p>
    <w:p w:rsidR="00E403F0" w:rsidRPr="00AD695E" w:rsidRDefault="00E403F0" w:rsidP="00E403F0">
      <w:pPr>
        <w:pStyle w:val="affffb"/>
        <w:rPr>
          <w:rtl/>
        </w:rPr>
      </w:pPr>
      <w:r>
        <w:rPr>
          <w:rtl/>
        </w:rPr>
        <w:t xml:space="preserve">- </w:t>
      </w:r>
      <w:r w:rsidRPr="00A4045E">
        <w:rPr>
          <w:rStyle w:val="2fb"/>
          <w:rtl/>
        </w:rPr>
        <w:t>ולרבא</w:t>
      </w:r>
      <w:r>
        <w:rPr>
          <w:rtl/>
        </w:rPr>
        <w:t xml:space="preserve">, </w:t>
      </w:r>
      <w:ins w:id="90994" w:author="מנוע מכני" w:date="2026-10-11T12:04:39Z">
        <w:r>
          <w:rPr>
            <w:rtl/>
          </w:rPr>
          <w:t xml:space="preserve">זה</w:t>
        </w:r>
      </w:ins>
      <w:del w:id="90995" w:author="מנוע מכני" w:date="2026-10-11T12:04:39Z">
        <w:r>
          <w:rPr>
            <w:rtl/>
          </w:rPr>
          <w:delText xml:space="preserve">האי</w:delText>
        </w:r>
      </w:del>
      <w:r>
        <w:rPr>
          <w:rtl/>
        </w:rPr>
        <w:t xml:space="preserve"> </w:t>
      </w:r>
      <w:r>
        <w:rPr>
          <w:rFonts w:hint="cs"/>
          <w:rtl/>
        </w:rPr>
        <w:t>'</w:t>
      </w:r>
      <w:r>
        <w:rPr>
          <w:rStyle w:val="afffff0"/>
          <w:rtl/>
        </w:rPr>
        <w:t>הם</w:t>
      </w:r>
      <w:r>
        <w:rPr>
          <w:rFonts w:hint="cs"/>
          <w:rtl/>
        </w:rPr>
        <w:t>'</w:t>
      </w:r>
      <w:r>
        <w:rPr>
          <w:rtl/>
        </w:rPr>
        <w:t xml:space="preserve"> הן קריבין, ואין תמורתן קריבין.</w:t>
      </w:r>
    </w:p>
    <w:p w:rsidR="00E403F0" w:rsidRPr="00AD695E" w:rsidRDefault="00E403F0" w:rsidP="00E403F0">
      <w:pPr>
        <w:pStyle w:val="affffb"/>
        <w:rPr>
          <w:rtl/>
        </w:rPr>
      </w:pPr>
      <w:r>
        <w:rPr>
          <w:rtl/>
        </w:rPr>
        <w:t xml:space="preserve">- </w:t>
      </w:r>
      <w:r w:rsidRPr="00A4045E">
        <w:rPr>
          <w:rStyle w:val="2fb"/>
          <w:rtl/>
        </w:rPr>
        <w:t>ולאביי</w:t>
      </w:r>
      <w:r>
        <w:rPr>
          <w:rtl/>
        </w:rPr>
        <w:t xml:space="preserve"> </w:t>
      </w:r>
      <w:ins w:id="90996" w:author="מנוע מכני" w:date="2026-10-11T12:04:39Z">
        <w:r>
          <w:rPr>
            <w:rtl/>
          </w:rPr>
          <w:t xml:space="preserve">זה</w:t>
        </w:r>
      </w:ins>
      <w:del w:id="90997" w:author="מנוע מכני" w:date="2026-10-11T12:04:39Z">
        <w:r>
          <w:rPr>
            <w:rtl/>
          </w:rPr>
          <w:delText xml:space="preserve">האי</w:delText>
        </w:r>
      </w:del>
      <w:r>
        <w:rPr>
          <w:rtl/>
        </w:rPr>
        <w:t xml:space="preserve"> סברא מ</w:t>
      </w:r>
      <w:r>
        <w:rPr>
          <w:rFonts w:hint="cs"/>
          <w:rtl/>
        </w:rPr>
        <w:t>'</w:t>
      </w:r>
      <w:r>
        <w:rPr>
          <w:rStyle w:val="afffff0"/>
          <w:rtl/>
        </w:rPr>
        <w:t xml:space="preserve">אם שור אם שה לה</w:t>
      </w:r>
      <w:r>
        <w:rPr>
          <w:rtl/>
        </w:rPr>
        <w:t xml:space="preserve">' הוא לה' קריב ואין תמורתו קריבה</w:t>
      </w:r>
      <w:r>
        <w:rPr>
          <w:rFonts w:hint="cs"/>
          <w:rtl/>
        </w:rPr>
        <w:t>'</w:t>
      </w:r>
      <w:r>
        <w:rPr>
          <w:rtl/>
        </w:rPr>
        <w:t>.</w:t>
      </w:r>
    </w:p>
    <w:p w:rsidR="00E403F0" w:rsidRPr="00AD695E" w:rsidRDefault="00E403F0" w:rsidP="00E403F0">
      <w:pPr>
        <w:rPr>
          <w:rtl/>
        </w:rPr>
      </w:pPr>
      <w:del w:id="90042" w:author="מנוע מכני" w:date="2026-10-11T12:04:39Z">
        <w:r w:rsidRPr="00A757C8">
          <w:rPr>
            <w:rFonts w:hint="cs"/>
            <w:rtl/>
          </w:rPr>
          <w:delText xml:space="preserve">   </w:delText>
        </w:r>
      </w:del>
      <w:r w:rsidRPr="00A757C8">
        <w:rPr>
          <w:rFonts w:hint="cs"/>
          <w:rtl/>
        </w:rPr>
        <w:t xml:space="preserve">-</w:t>
      </w:r>
      <w:ins w:id="91702" w:author="מנוע מכני" w:date="2026-10-11T12:04:39Z">
        <w:ins w:id="91704" w:author="מנוע מכני" w:date="2026-10-11T12:04:39Z">
          <w:ins w:id="91706" w:author="מנוע מכני" w:date="2026-10-11T12:04:39Z">
            <w:r>
              <w:rPr>
                <w:rFonts w:hint="cs"/>
                <w:rtl/>
              </w:rPr>
              <w:t xml:space="preserve"> </w:t>
            </w:r>
          </w:ins>
          <w:del w:id="91707" w:author="מנוע מכני" w:date="2026-10-11T12:04:39Z">
            <w:r>
              <w:rPr>
                <w:rFonts w:hint="cs"/>
                <w:rtl/>
              </w:rPr>
              <w:delText xml:space="preserve"> </w:delText>
            </w:r>
            <w:r w:rsidRPr="00A757C8">
              <w:rPr>
                <w:rFonts w:hint="cs"/>
                <w:rtl/>
              </w:rPr>
              <w:delText xml:space="preserve"> </w:delText>
            </w:r>
          </w:del>
        </w:ins>
        <w:del w:id="91705" w:author="מנוע מכני" w:date="2026-10-11T12:04:39Z">
          <w:r>
            <w:rPr>
              <w:rFonts w:hint="cs"/>
              <w:rtl/>
            </w:rPr>
            <w:delText xml:space="preserve"> </w:delText>
          </w:r>
          <w:r w:rsidRPr="00A757C8">
            <w:rPr>
              <w:rFonts w:hint="cs"/>
              <w:rtl/>
            </w:rPr>
            <w:delText xml:space="preserve"> </w:delText>
          </w:r>
        </w:del>
      </w:ins>
      <w:del w:id="91703" w:author="מנוע מכני" w:date="2026-10-11T12:04:39Z">
        <w:r w:rsidRPr="00A757C8">
          <w:rPr>
            <w:rFonts w:hint="cs"/>
            <w:rtl/>
          </w:rPr>
          <w:delText xml:space="preserve">  </w:delText>
        </w:r>
      </w:del>
      <w:r w:rsidRPr="00A757C8">
        <w:rPr>
          <w:rStyle w:val="2fb"/>
          <w:rtl/>
        </w:rPr>
        <w:t xml:space="preserve">ורבא</w:t>
      </w:r>
      <w:r w:rsidRPr="00A757C8">
        <w:rPr>
          <w:rtl/>
        </w:rPr>
        <w:t xml:space="preserve"> א</w:t>
      </w:r>
      <w:r w:rsidRPr="00A757C8">
        <w:rPr>
          <w:rFonts w:hint="cs"/>
          <w:rtl/>
        </w:rPr>
        <w:t>ה</w:t>
      </w:r>
      <w:r w:rsidRPr="00A757C8">
        <w:rPr>
          <w:rtl/>
        </w:rPr>
        <w:t>"</w:t>
      </w:r>
      <w:r w:rsidRPr="00A757C8">
        <w:rPr>
          <w:rFonts w:hint="cs"/>
          <w:rtl/>
        </w:rPr>
        <w:t>נ</w:t>
      </w:r>
      <w:r w:rsidRPr="00A757C8">
        <w:rPr>
          <w:rtl/>
        </w:rPr>
        <w:t xml:space="preserve"> דמההוא קרא, אלא </w:t>
      </w:r>
      <w:r w:rsidRPr="00A757C8">
        <w:rPr>
          <w:rFonts w:hint="cs"/>
          <w:rtl/>
        </w:rPr>
        <w:t>'</w:t>
      </w:r>
      <w:r w:rsidRPr="00A757C8">
        <w:rPr>
          <w:rStyle w:val="afffff0"/>
          <w:rtl/>
        </w:rPr>
        <w:t>הם</w:t>
      </w:r>
      <w:r w:rsidRPr="00A757C8">
        <w:rPr>
          <w:rFonts w:hint="cs"/>
          <w:rtl/>
        </w:rPr>
        <w:t>'</w:t>
      </w:r>
      <w:r w:rsidRPr="00A757C8">
        <w:rPr>
          <w:rtl/>
        </w:rPr>
        <w:t xml:space="preserve"> לימד על בכור ומעשר שנתערב דמן בכל העולין שקריבין לגבי מז</w:t>
      </w:r>
      <w:r w:rsidRPr="00A757C8">
        <w:rPr>
          <w:rFonts w:hint="cs"/>
          <w:rtl/>
        </w:rPr>
        <w:t>בח.</w:t>
      </w:r>
    </w:p>
    <w:p w:rsidR="00E403F0" w:rsidRPr="00AD695E" w:rsidRDefault="00E403F0" w:rsidP="00E403F0">
      <w:pPr>
        <w:rPr>
          <w:rtl/>
        </w:rPr>
      </w:pPr>
      <w:r w:rsidRPr="00A757C8">
        <w:rPr>
          <w:rStyle w:val="2fb"/>
          <w:rtl/>
        </w:rPr>
        <w:lastRenderedPageBreak/>
        <w:tab/>
        <w:t xml:space="preserve">ואביי</w:t>
      </w:r>
      <w:r w:rsidRPr="00A757C8">
        <w:rPr>
          <w:rtl/>
        </w:rPr>
        <w:lastRenderedPageBreak/>
        <w:tab/>
        <w:t xml:space="preserve"> </w:t>
      </w:r>
      <w:ins w:id="90998" w:author="מנוע מכני" w:date="2026-10-11T12:04:39Z">
        <w:r>
          <w:rPr>
            <w:rtl/>
          </w:rPr>
          <w:t xml:space="preserve">זה</w:t>
        </w:r>
      </w:ins>
      <w:del w:id="90999" w:author="מנוע מכני" w:date="2026-10-11T12:04:39Z">
        <w:r w:rsidRPr="00A757C8">
          <w:rPr>
            <w:rtl/>
          </w:rPr>
          <w:lastRenderedPageBreak/>
          <w:tab/>
          <w:delText xml:space="preserve">האי</w:delText>
        </w:r>
      </w:del>
      <w:r w:rsidRPr="00A757C8">
        <w:rPr>
          <w:rtl/>
        </w:rPr>
        <w:lastRenderedPageBreak/>
        <w:tab/>
        <w:t xml:space="preserve"> סברא</w:t>
      </w:r>
      <w:r w:rsidRPr="00A757C8">
        <w:rPr>
          <w:rFonts w:hint="cs"/>
          <w:rtl/>
        </w:rPr>
        <w:t xml:space="preserve"> </w:t>
      </w:r>
      <w:r w:rsidRPr="00A757C8">
        <w:rPr>
          <w:rtl/>
        </w:rPr>
        <w:t>מ</w:t>
      </w:r>
      <w:r w:rsidRPr="00A757C8">
        <w:rPr>
          <w:rFonts w:hint="cs"/>
          <w:rtl/>
        </w:rPr>
        <w:t>'</w:t>
      </w:r>
      <w:ins w:id="90263" w:author="Claude - סמנטי" w:date="2026-10-11T12:20:38Z">
        <w:r>
          <w:rPr>
            <w:rStyle w:val="afffff0"/>
            <w:rtl/>
          </w:rPr>
          <w:t xml:space="preserve">וְלָקַח מִדַּם הַפָּר וּמִדַּם הַשָּׂעִיר</w:t>
        </w:r>
      </w:ins>
      <w:del w:id="90264" w:author="Claude - סמנטי" w:date="2026-10-11T12:20:38Z">
        <w:r w:rsidRPr="00A757C8">
          <w:rPr>
            <w:rtl/>
          </w:rPr>
          <w:delText xml:space="preserve">ולקח מדם הפר ומדם השעיר</w:delText>
        </w:r>
      </w:del>
      <w:r w:rsidRPr="00A757C8">
        <w:rPr>
          <w:rFonts w:hint="cs"/>
          <w:rtl/>
        </w:rPr>
        <w:t>'</w:t>
      </w:r>
      <w:r w:rsidRPr="00A757C8">
        <w:rPr>
          <w:rtl/>
        </w:rPr>
        <w:t>,</w:t>
      </w:r>
      <w:r w:rsidRPr="00A757C8">
        <w:rPr>
          <w:rFonts w:hint="cs"/>
          <w:rtl/>
        </w:rPr>
        <w:t xml:space="preserve"> </w:t>
      </w:r>
      <w:r w:rsidRPr="00A757C8">
        <w:rPr>
          <w:rtl/>
        </w:rPr>
        <w:t xml:space="preserve">והלא דם הפר מרובה משל שעיר מיכן לעולין שאין מבטלין זה את זה</w:t>
      </w:r>
      <w:ins w:id="91708" w:author="מנוע מכני" w:date="2026-10-11T12:04:39Z">
        <w:r>
          <w:rPr>
            <w:rtl/>
          </w:rPr>
          <w:t xml:space="preserve">,</w:t>
        </w:r>
      </w:ins>
      <w:del w:id="91709" w:author="מנוע מכני" w:date="2026-10-11T12:04:39Z">
        <w:r w:rsidRPr="00A757C8">
          <w:rPr>
            <w:rtl/>
          </w:rPr>
          <w:delText xml:space="preserve">;</w:delText>
        </w:r>
      </w:del>
      <w:r w:rsidRPr="00A757C8">
        <w:rPr>
          <w:rFonts w:hint="cs"/>
          <w:rtl/>
        </w:rPr>
        <w:t xml:space="preserve"> </w:t>
      </w:r>
      <w:r w:rsidRPr="00A757C8">
        <w:rPr>
          <w:rtl/>
        </w:rPr>
        <w:t xml:space="preserve">דתניא</w:t>
      </w:r>
      <w:r w:rsidRPr="00A757C8">
        <w:rPr>
          <w:rtl/>
        </w:rPr>
        <w:t xml:space="preserve">: </w:t>
      </w:r>
      <w:r w:rsidRPr="00A757C8">
        <w:rPr>
          <w:rFonts w:hint="cs"/>
          <w:rtl/>
        </w:rPr>
        <w:t>'</w:t>
      </w:r>
      <w:ins w:id="90261" w:author="Claude - סמנטי" w:date="2026-10-11T12:20:38Z">
        <w:r>
          <w:rPr>
            <w:rStyle w:val="afffff0"/>
            <w:rtl/>
          </w:rPr>
          <w:t xml:space="preserve">וְלָקַח מִדַּם הַפָּר וּמִדַּם הַשָּׂעִיר</w:t>
        </w:r>
      </w:ins>
      <w:del w:id="90262" w:author="Claude - סמנטי" w:date="2026-10-11T12:20:38Z">
        <w:r w:rsidRPr="00A757C8">
          <w:rPr>
            <w:rtl/>
          </w:rPr>
          <w:delText xml:space="preserve">ולקח מדם הפר ומדם השעיר</w:delText>
        </w:r>
      </w:del>
      <w:r w:rsidRPr="00A757C8">
        <w:rPr>
          <w:rFonts w:hint="cs"/>
          <w:rtl/>
        </w:rPr>
        <w:t>'</w:t>
      </w:r>
      <w:r w:rsidRPr="00A757C8">
        <w:rPr>
          <w:rtl/>
        </w:rPr>
        <w:t xml:space="preserve"> </w:t>
      </w:r>
      <w:r w:rsidRPr="00A757C8">
        <w:rPr>
          <w:rStyle w:val="2fb"/>
          <w:rFonts w:hint="cs"/>
          <w:rtl/>
        </w:rPr>
        <w:t xml:space="preserve">לרבי</w:t>
      </w:r>
      <w:r w:rsidRPr="00A757C8">
        <w:rPr>
          <w:rFonts w:hint="cs"/>
          <w:rtl/>
        </w:rPr>
        <w:t xml:space="preserve"> יאשיה: </w:t>
      </w:r>
      <w:r w:rsidRPr="00A757C8">
        <w:rPr>
          <w:rtl/>
        </w:rPr>
        <w:t>שיהו מעורבין,</w:t>
      </w:r>
    </w:p>
    <w:p>
      <w:pPr>
        <w:pStyle w:val="38"/>
        <w:rPr>
          <w:ins w:id="92988" w:author="מנוע מכני" w:date="2026-10-11T12:04:39Z"/>
        </w:rPr>
      </w:pPr>
      <w:r>
        <w:tab/>
      </w:r>
      <w:r w:rsidRPr="00217260">
        <w:t>ורבא</w:t>
      </w:r>
      <w:r>
        <w:t xml:space="preserve">:</w:t>
      </w:r>
    </w:p>
    <w:p w:rsidR="00E403F0" w:rsidRPr="00AD695E" w:rsidRDefault="00E403F0" w:rsidP="00E403F0">
      <w:pPr>
        <w:rPr>
          <w:rtl/>
        </w:rPr>
      </w:pPr>
      <w:del w:id="92989" w:author="מנוע מכני" w:date="2026-10-11T12:04:39Z">
        <w:r>
          <w:rPr>
            <w:rtl/>
          </w:rPr>
          <w:delText xml:space="preserve"> </w:delText>
        </w:r>
      </w:del>
      <w:ins w:id="90334" w:author="מנוע מכני" w:date="2026-10-11T12:04:39Z">
        <w:r>
          <w:rPr>
            <w:rtl/>
          </w:rPr>
          <w:t xml:space="preserve">שם</w:t>
        </w:r>
      </w:ins>
      <w:del w:id="90335" w:author="מנוע מכני" w:date="2026-10-11T12:04:39Z">
        <w:r>
          <w:rPr>
            <w:rtl/>
          </w:rPr>
          <w:delText xml:space="preserve">התם</w:delText>
        </w:r>
      </w:del>
      <w:r>
        <w:rPr>
          <w:rtl/>
        </w:rPr>
        <w:t xml:space="preserve"> - מזה בפני עצמו, ומזה בפני עצמו, </w:t>
      </w:r>
      <w:ins w:id="92322" w:author="מנוע מכני" w:date="2026-10-11T12:04:39Z">
        <w:r>
          <w:rPr>
            <w:rtl/>
          </w:rPr>
          <w:t xml:space="preserve">וסבר</w:t>
        </w:r>
      </w:ins>
      <w:del w:id="92323" w:author="מנוע מכני" w:date="2026-10-11T12:04:39Z">
        <w:r>
          <w:rPr>
            <w:rtl/>
          </w:rPr>
          <w:delText xml:space="preserve">וס</w:delText>
        </w:r>
        <w:r>
          <w:rPr>
            <w:rFonts w:hint="cs"/>
            <w:rtl/>
          </w:rPr>
          <w:delText xml:space="preserve">"ל</w:delText>
        </w:r>
      </w:del>
      <w:r>
        <w:rPr>
          <w:rFonts w:hint="cs"/>
          <w:rtl/>
        </w:rPr>
        <w:t xml:space="preserve"> </w:t>
      </w:r>
      <w:r>
        <w:rPr>
          <w:rStyle w:val="2fb"/>
          <w:rtl/>
        </w:rPr>
        <w:t xml:space="preserve">כרבי</w:t>
      </w:r>
      <w:r>
        <w:rPr>
          <w:rtl/>
        </w:rPr>
        <w:t xml:space="preserve"> יונתן.</w:t>
      </w:r>
    </w:p>
    <w:p w:rsidR="00E403F0" w:rsidRPr="00AD695E" w:rsidRDefault="00E403F0" w:rsidP="00E403F0">
      <w:pPr>
        <w:rPr>
          <w:rtl/>
        </w:rPr>
      </w:pPr>
    </w:p>
    <w:p w:rsidR="00E403F0" w:rsidRPr="00AD695E" w:rsidRDefault="00E403F0" w:rsidP="00E403F0">
      <w:pPr>
        <w:rPr>
          <w:rtl/>
        </w:rPr>
      </w:pPr>
      <w:r w:rsidRPr="00217260">
        <w:rPr>
          <w:rFonts w:hint="cs"/>
          <w:b/>
          <w:bCs/>
          <w:rtl/>
        </w:rPr>
        <w:t>ח.</w:t>
      </w:r>
      <w:r>
        <w:rPr>
          <w:rFonts w:hint="cs"/>
          <w:rtl/>
        </w:rPr>
        <w:t xml:space="preserve"> </w:t>
      </w:r>
      <w:r>
        <w:rPr>
          <w:rtl/>
        </w:rPr>
        <w:t>והרי מעשר, ד</w:t>
      </w:r>
      <w:r>
        <w:rPr>
          <w:rFonts w:hint="cs"/>
          <w:rtl/>
        </w:rPr>
        <w:t>'</w:t>
      </w:r>
      <w:ins w:id="90265" w:author="Claude - סמנטי" w:date="2026-10-11T12:20:38Z">
        <w:r>
          <w:rPr>
            <w:rStyle w:val="afffff0"/>
            <w:rtl/>
          </w:rPr>
          <w:t xml:space="preserve">לֹא יִגָּאֵל</w:t>
        </w:r>
      </w:ins>
      <w:del w:id="90266" w:author="Claude - סמנטי" w:date="2026-10-11T12:20:38Z">
        <w:r>
          <w:rPr>
            <w:rtl/>
          </w:rPr>
          <w:delText xml:space="preserve">לא יגאל</w:delText>
        </w:r>
      </w:del>
      <w:r>
        <w:rPr>
          <w:rFonts w:hint="cs"/>
          <w:rtl/>
        </w:rPr>
        <w:t>'</w:t>
      </w:r>
      <w:r>
        <w:rPr>
          <w:rtl/>
        </w:rPr>
        <w:t>, ותנן: יש להן פדיון ולתמורותיהן, חוץ מן הבכור ומן המעשר.</w:t>
      </w:r>
    </w:p>
    <w:p w:rsidR="00E403F0" w:rsidRPr="00AD695E" w:rsidRDefault="00E403F0" w:rsidP="00E403F0">
      <w:pPr>
        <w:rPr>
          <w:rtl/>
        </w:rPr>
      </w:pPr>
      <w:r w:rsidRPr="00217260">
        <w:rPr>
          <w:b/>
          <w:bCs/>
          <w:rtl/>
        </w:rPr>
        <w:t xml:space="preserve">אלמא: </w:t>
      </w:r>
      <w:r w:rsidRPr="00217260">
        <w:rPr>
          <w:b/>
          <w:bCs/>
          <w:rtl/>
        </w:rPr>
        <w:t xml:space="preserve">לא</w:t>
      </w:r>
      <w:r w:rsidRPr="00217260">
        <w:rPr>
          <w:b/>
          <w:bCs/>
          <w:rtl/>
        </w:rPr>
        <w:t xml:space="preserve"> </w:t>
      </w:r>
      <w:ins w:id="91000" w:author="מנוע מכני" w:date="2026-10-11T12:04:39Z">
        <w:r>
          <w:rPr>
            <w:b/>
            <w:bCs/>
            <w:rtl/>
          </w:rPr>
          <w:t xml:space="preserve">מאלו</w:t>
        </w:r>
      </w:ins>
      <w:del w:id="91001" w:author="מנוע מכני" w:date="2026-10-11T12:04:39Z">
        <w:r w:rsidRPr="00217260">
          <w:rPr>
            <w:b/>
            <w:bCs/>
            <w:rtl/>
          </w:rPr>
          <w:delText xml:space="preserve">מהני</w:delText>
        </w:r>
      </w:del>
      <w:r w:rsidRPr="00217260">
        <w:rPr>
          <w:b/>
          <w:bCs/>
          <w:rtl/>
        </w:rPr>
        <w:t xml:space="preserve">, תיובתא </w:t>
      </w:r>
      <w:r w:rsidRPr="00217260">
        <w:rPr>
          <w:rStyle w:val="2fb"/>
          <w:b/>
          <w:bCs/>
          <w:rtl/>
        </w:rPr>
        <w:t xml:space="preserve">דאביי</w:t>
      </w:r>
      <w:r w:rsidRPr="00217260">
        <w:rPr>
          <w:b/>
          <w:bCs/>
          <w:rtl/>
        </w:rPr>
        <w:t xml:space="preserve">!</w:t>
      </w:r>
      <w:r>
        <w:rPr>
          <w:rtl/>
        </w:rPr>
        <w:t xml:space="preserve"> </w:t>
      </w:r>
    </w:p>
    <w:p>
      <w:pPr>
        <w:pStyle w:val="38"/>
        <w:rPr>
          <w:ins w:id="92990" w:author="מנוע מכני" w:date="2026-10-11T12:04:39Z"/>
        </w:rPr>
      </w:pPr>
      <w:r>
        <w:t xml:space="preserve">- </w:t>
      </w:r>
      <w:r>
        <w:t xml:space="preserve">אמר</w:t>
      </w:r>
      <w:r>
        <w:t xml:space="preserve"> לך:</w:t>
      </w:r>
    </w:p>
    <w:p w:rsidR="00E403F0" w:rsidRPr="00AD695E" w:rsidRDefault="00E403F0" w:rsidP="00E403F0">
      <w:pPr>
        <w:pStyle w:val="affffb"/>
        <w:rPr>
          <w:rtl/>
        </w:rPr>
      </w:pPr>
      <w:del w:id="92991" w:author="מנוע מכני" w:date="2026-10-11T12:04:39Z">
        <w:r>
          <w:rPr>
            <w:rtl/>
          </w:rPr>
          <w:delText xml:space="preserve"> </w:delText>
        </w:r>
      </w:del>
      <w:r>
        <w:rPr>
          <w:rtl/>
        </w:rPr>
        <w:t xml:space="preserve">שאני </w:t>
      </w:r>
      <w:ins w:id="90336" w:author="מנוע מכני" w:date="2026-10-11T12:04:39Z">
        <w:r>
          <w:rPr>
            <w:rtl/>
          </w:rPr>
          <w:t xml:space="preserve">שם</w:t>
        </w:r>
      </w:ins>
      <w:del w:id="90337" w:author="מנוע מכני" w:date="2026-10-11T12:04:39Z">
        <w:r>
          <w:rPr>
            <w:rtl/>
          </w:rPr>
          <w:delText xml:space="preserve">התם</w:delText>
        </w:r>
      </w:del>
      <w:r>
        <w:rPr>
          <w:rtl/>
        </w:rPr>
        <w:t xml:space="preserve"> דיליף עברה עברה מבכור.</w:t>
      </w:r>
    </w:p>
    <w:p w:rsidR="00E403F0" w:rsidRPr="00AD695E" w:rsidRDefault="00E403F0" w:rsidP="00E403F0">
      <w:pPr>
        <w:rPr>
          <w:rtl/>
        </w:rPr>
      </w:pPr>
      <w:r w:rsidRPr="00217260">
        <w:rPr>
          <w:rFonts w:hint="cs"/>
          <w:b/>
          <w:bCs/>
          <w:rtl/>
        </w:rPr>
        <w:t>ט.</w:t>
      </w:r>
      <w:r>
        <w:rPr>
          <w:rFonts w:hint="cs"/>
          <w:rtl/>
        </w:rPr>
        <w:t xml:space="preserve"> </w:t>
      </w:r>
      <w:r>
        <w:rPr>
          <w:rtl/>
        </w:rPr>
        <w:t>הרי הקדימה תרומה לביכורים, ד</w:t>
      </w:r>
      <w:r>
        <w:rPr>
          <w:rFonts w:hint="cs"/>
          <w:rtl/>
        </w:rPr>
        <w:t>'</w:t>
      </w:r>
      <w:ins w:id="90267" w:author="Claude - סמנטי" w:date="2026-10-11T12:20:38Z">
        <w:r>
          <w:rPr>
            <w:rStyle w:val="afffff0"/>
            <w:rtl/>
          </w:rPr>
          <w:t xml:space="preserve">מְלֵאָתְךָ וְדִמְעֲךָ לֹא תְאַחֵר</w:t>
        </w:r>
      </w:ins>
      <w:del w:id="90268" w:author="Claude - סמנטי" w:date="2026-10-11T12:20:38Z">
        <w:r>
          <w:rPr>
            <w:rtl/>
          </w:rPr>
          <w:delText xml:space="preserve">מלאתך ודמעך </w:delText>
        </w:r>
        <w:r>
          <w:rPr>
            <w:rtl/>
          </w:rPr>
          <w:delText xml:space="preserve">לא</w:delText>
        </w:r>
        <w:r>
          <w:rPr>
            <w:rtl/>
          </w:rPr>
          <w:delText xml:space="preserve"> תאחר</w:delText>
        </w:r>
      </w:del>
      <w:r>
        <w:rPr>
          <w:rFonts w:hint="cs"/>
          <w:rtl/>
        </w:rPr>
        <w:t>'</w:t>
      </w:r>
      <w:r>
        <w:rPr>
          <w:rtl/>
        </w:rPr>
        <w:t xml:space="preserve">, ותנן: המקדים </w:t>
      </w:r>
      <w:ins w:id="91640" w:author="מנוע מכני" w:date="2026-10-11T12:04:39Z">
        <w:r>
          <w:rPr>
            <w:rtl/>
          </w:rPr>
          <w:t xml:space="preserve">אף</w:t>
        </w:r>
      </w:ins>
      <w:del w:id="91641" w:author="מנוע מכני" w:date="2026-10-11T12:04:39Z">
        <w:r>
          <w:rPr>
            <w:rtl/>
          </w:rPr>
          <w:delText xml:space="preserve">א</w:delText>
        </w:r>
        <w:r>
          <w:rPr>
            <w:rFonts w:hint="cs"/>
            <w:rtl/>
          </w:rPr>
          <w:delText xml:space="preserve">ע</w:delText>
        </w:r>
        <w:r>
          <w:rPr>
            <w:rtl/>
          </w:rPr>
          <w:delText xml:space="preserve">"</w:delText>
        </w:r>
        <w:r>
          <w:rPr>
            <w:rFonts w:hint="cs"/>
            <w:rtl/>
          </w:rPr>
          <w:delText xml:space="preserve">פ</w:delText>
        </w:r>
      </w:del>
      <w:r>
        <w:rPr>
          <w:rtl/>
        </w:rPr>
        <w:t xml:space="preserve"> שהוא בל"</w:t>
      </w:r>
      <w:r>
        <w:rPr>
          <w:rFonts w:hint="cs"/>
          <w:rtl/>
        </w:rPr>
        <w:t>ת</w:t>
      </w:r>
      <w:r>
        <w:rPr>
          <w:rtl/>
        </w:rPr>
        <w:t xml:space="preserve"> מה שעשה עשוי! </w:t>
      </w:r>
    </w:p>
    <w:p>
      <w:pPr>
        <w:pStyle w:val="38"/>
        <w:rPr>
          <w:ins w:id="92992" w:author="מנוע מכני" w:date="2026-10-11T12:04:39Z"/>
        </w:rPr>
      </w:pPr>
      <w:r>
        <w:t xml:space="preserve">- </w:t>
      </w:r>
      <w:r w:rsidRPr="00A4045E">
        <w:t xml:space="preserve">אמר</w:t>
      </w:r>
      <w:r w:rsidRPr="00A4045E">
        <w:t xml:space="preserve"> לך רבא:</w:t>
      </w:r>
    </w:p>
    <w:p w:rsidR="00E403F0" w:rsidRPr="00AD695E" w:rsidRDefault="00E403F0" w:rsidP="00E403F0">
      <w:pPr>
        <w:pStyle w:val="affffb"/>
      </w:pPr>
      <w:del w:id="92993" w:author="מנוע מכני" w:date="2026-10-11T12:04:39Z">
        <w:r>
          <w:rPr>
            <w:rtl/>
          </w:rPr>
          <w:delText xml:space="preserve"> </w:delText>
        </w:r>
      </w:del>
      <w:r>
        <w:rPr>
          <w:rtl/>
        </w:rPr>
        <w:t xml:space="preserve">שאני </w:t>
      </w:r>
      <w:ins w:id="90338" w:author="מנוע מכני" w:date="2026-10-11T12:04:39Z">
        <w:r>
          <w:rPr>
            <w:rtl/>
          </w:rPr>
          <w:t xml:space="preserve">שם</w:t>
        </w:r>
      </w:ins>
      <w:del w:id="90339" w:author="מנוע מכני" w:date="2026-10-11T12:04:39Z">
        <w:r>
          <w:rPr>
            <w:rtl/>
          </w:rPr>
          <w:delText xml:space="preserve">התם</w:delText>
        </w:r>
      </w:del>
      <w:r>
        <w:rPr>
          <w:rtl/>
        </w:rPr>
        <w:t xml:space="preserve">, ד</w:t>
      </w:r>
      <w:r>
        <w:rPr>
          <w:rFonts w:hint="cs"/>
          <w:rtl/>
        </w:rPr>
        <w:t>'</w:t>
      </w:r>
      <w:r>
        <w:rPr>
          <w:rStyle w:val="afffff0"/>
          <w:rtl/>
        </w:rPr>
        <w:t>מכל מעשרותיכם תרימו</w:t>
      </w:r>
      <w:r>
        <w:rPr>
          <w:rStyle w:val="afffff0"/>
          <w:rFonts w:hint="cs"/>
          <w:rtl/>
        </w:rPr>
        <w:t xml:space="preserve"> </w:t>
      </w:r>
      <w:r>
        <w:rPr>
          <w:rStyle w:val="afffff0"/>
          <w:rtl/>
        </w:rPr>
        <w:t>מתנותיכם</w:t>
      </w:r>
      <w:r>
        <w:rPr>
          <w:rFonts w:hint="cs"/>
          <w:rtl/>
        </w:rPr>
        <w:t xml:space="preserve">' </w:t>
      </w:r>
    </w:p>
    <w:p w:rsidR="00E403F0" w:rsidRPr="00AD695E" w:rsidRDefault="00E403F0" w:rsidP="00E403F0">
      <w:pPr>
        <w:ind w:left="720" w:firstLine="0"/>
        <w:rPr>
          <w:rtl/>
        </w:rPr>
      </w:pPr>
      <w:r w:rsidRPr="00217260">
        <w:rPr>
          <w:rStyle w:val="2fb"/>
          <w:b/>
          <w:bCs/>
          <w:rtl/>
        </w:rPr>
        <w:t>ולאביי</w:t>
      </w:r>
      <w:r>
        <w:rPr>
          <w:rtl/>
        </w:rPr>
        <w:t xml:space="preserve"> - </w:t>
      </w:r>
      <w:ins w:id="92650" w:author="מנוע מכני" w:date="2026-10-11T12:04:39Z">
        <w:r>
          <w:rPr>
            <w:rtl/>
          </w:rPr>
          <w:t xml:space="preserve">צריכה</w:t>
        </w:r>
      </w:ins>
      <w:del w:id="92651" w:author="מנוע מכני" w:date="2026-10-11T12:04:39Z">
        <w:r>
          <w:rPr>
            <w:rtl/>
          </w:rPr>
          <w:delText xml:space="preserve">מיבעיא</w:delText>
        </w:r>
      </w:del>
      <w:r>
        <w:rPr>
          <w:rtl/>
        </w:rPr>
        <w:t xml:space="preserve"> </w:t>
      </w:r>
      <w:r>
        <w:rPr>
          <w:rStyle w:val="2fb"/>
          <w:rtl/>
        </w:rPr>
        <w:t xml:space="preserve">לכד</w:t>
      </w:r>
      <w:r>
        <w:rPr>
          <w:rStyle w:val="2fb"/>
          <w:rFonts w:hint="cs"/>
          <w:rtl/>
        </w:rPr>
        <w:t>ר</w:t>
      </w:r>
      <w:r>
        <w:rPr>
          <w:rStyle w:val="2fb"/>
          <w:rtl/>
        </w:rPr>
        <w:t>"</w:t>
      </w:r>
      <w:r>
        <w:rPr>
          <w:rStyle w:val="2fb"/>
          <w:rFonts w:hint="cs"/>
          <w:rtl/>
        </w:rPr>
        <w:t xml:space="preserve">פ</w:t>
      </w:r>
      <w:r>
        <w:rPr>
          <w:rFonts w:hint="cs"/>
          <w:rtl/>
        </w:rPr>
        <w:t xml:space="preserve"> </w:t>
      </w:r>
      <w:r>
        <w:rPr>
          <w:rStyle w:val="2fb"/>
          <w:rtl/>
        </w:rPr>
        <w:t xml:space="preserve">לאביי</w:t>
      </w:r>
      <w:r>
        <w:rPr>
          <w:rtl/>
        </w:rPr>
        <w:t xml:space="preserve">: אלא מעתה </w:t>
      </w:r>
      <w:ins w:id="90090" w:author="מנוע מכני" w:date="2026-10-11T12:04:39Z">
        <w:r>
          <w:rPr>
            <w:rtl/>
          </w:rPr>
          <w:t xml:space="preserve">אפי'</w:t>
        </w:r>
      </w:ins>
      <w:del w:id="90091" w:author="מנוע מכני" w:date="2026-10-11T12:04:39Z">
        <w:r>
          <w:rPr>
            <w:rtl/>
          </w:rPr>
          <w:delText xml:space="preserve">אפילו</w:delText>
        </w:r>
      </w:del>
      <w:r>
        <w:rPr>
          <w:rtl/>
        </w:rPr>
        <w:t xml:space="preserve"> הקדימו בכרי </w:t>
      </w:r>
      <w:ins w:id="90340" w:author="מנוע מכני" w:date="2026-10-11T12:04:39Z">
        <w:r>
          <w:rPr>
            <w:rtl/>
          </w:rPr>
          <w:t xml:space="preserve">גם</w:t>
        </w:r>
      </w:ins>
      <w:del w:id="90341" w:author="מנוע מכני" w:date="2026-10-11T12:04:39Z">
        <w:r>
          <w:rPr>
            <w:rtl/>
          </w:rPr>
          <w:delText xml:space="preserve">נמי</w:delText>
        </w:r>
      </w:del>
      <w:r>
        <w:rPr>
          <w:rtl/>
        </w:rPr>
        <w:t xml:space="preserve"> ניפטר! </w:t>
      </w:r>
    </w:p>
    <w:p>
      <w:pPr>
        <w:pStyle w:val="38"/>
        <w:rPr>
          <w:ins w:id="92994" w:author="מנוע מכני" w:date="2026-10-11T12:04:39Z"/>
        </w:rPr>
      </w:pPr>
      <w:r>
        <w:t xml:space="preserve">א"ל</w:t>
      </w:r>
      <w:r>
        <w:t xml:space="preserve">:</w:t>
      </w:r>
    </w:p>
    <w:p w:rsidR="00E403F0" w:rsidRPr="00AD695E" w:rsidRDefault="00E403F0" w:rsidP="00E403F0">
      <w:pPr>
        <w:ind w:left="720" w:firstLine="0"/>
        <w:rPr>
          <w:rtl/>
        </w:rPr>
      </w:pPr>
      <w:del w:id="92995" w:author="מנוע מכני" w:date="2026-10-11T12:04:39Z">
        <w:r>
          <w:rPr>
            <w:rtl/>
          </w:rPr>
          <w:delText xml:space="preserve"> </w:delText>
        </w:r>
      </w:del>
      <w:r>
        <w:rPr>
          <w:rtl/>
        </w:rPr>
        <w:t xml:space="preserve">עליך </w:t>
      </w:r>
      <w:r>
        <w:rPr>
          <w:rtl/>
        </w:rPr>
        <w:t xml:space="preserve">אמר</w:t>
      </w:r>
      <w:r>
        <w:rPr>
          <w:rtl/>
        </w:rPr>
        <w:t xml:space="preserve"> קרא </w:t>
      </w:r>
      <w:r>
        <w:rPr>
          <w:rFonts w:hint="cs"/>
          <w:rtl/>
        </w:rPr>
        <w:t>'</w:t>
      </w:r>
      <w:r>
        <w:rPr>
          <w:rStyle w:val="afffff0"/>
          <w:rtl/>
        </w:rPr>
        <w:t>מכל מעשרותיכם תרימו</w:t>
      </w:r>
      <w:r>
        <w:rPr>
          <w:rFonts w:hint="cs"/>
          <w:rtl/>
        </w:rPr>
        <w:t>'</w:t>
      </w:r>
      <w:r>
        <w:rPr>
          <w:rtl/>
        </w:rPr>
        <w:t>.</w:t>
      </w:r>
    </w:p>
    <w:p w:rsidR="00E403F0" w:rsidRPr="00AD695E" w:rsidRDefault="00E403F0" w:rsidP="00E403F0">
      <w:pPr>
        <w:rPr>
          <w:rtl/>
        </w:rPr>
      </w:pPr>
      <w:r>
        <w:rPr>
          <w:rtl/>
        </w:rPr>
        <w:tab/>
        <w:t xml:space="preserve">מה ראית לרבות את הכרי ולהוציא את השיבלין? </w:t>
      </w:r>
      <w:r>
        <w:rPr>
          <w:rStyle w:val="2fb"/>
          <w:rtl/>
        </w:rPr>
        <w:tab/>
        <w:t xml:space="preserve">מרבה</w:t>
      </w:r>
      <w:r>
        <w:rPr>
          <w:rtl/>
        </w:rPr>
        <w:tab/>
        <w:t xml:space="preserve"> אני את הכרי שישנו בכלל דיגון, ומוציא אני את השיבלין - שאין בכלל דיגון.</w:t>
      </w:r>
    </w:p>
    <w:p w:rsidR="00E403F0" w:rsidRPr="00AD695E" w:rsidRDefault="00E403F0" w:rsidP="00E403F0">
      <w:pPr>
        <w:rPr>
          <w:rtl/>
        </w:rPr>
      </w:pPr>
      <w:r w:rsidRPr="00217260">
        <w:rPr>
          <w:rFonts w:hint="cs"/>
          <w:b/>
          <w:bCs/>
          <w:rtl/>
        </w:rPr>
        <w:t>י.</w:t>
      </w:r>
      <w:r>
        <w:rPr>
          <w:rFonts w:hint="cs"/>
          <w:rtl/>
        </w:rPr>
        <w:t xml:space="preserve"> </w:t>
      </w:r>
      <w:r>
        <w:rPr>
          <w:rtl/>
        </w:rPr>
        <w:t>והרי אלמנה לכה"</w:t>
      </w:r>
      <w:r>
        <w:rPr>
          <w:rFonts w:hint="cs"/>
          <w:rtl/>
        </w:rPr>
        <w:t>ג</w:t>
      </w:r>
      <w:r>
        <w:rPr>
          <w:rtl/>
        </w:rPr>
        <w:t>, ד</w:t>
      </w:r>
      <w:r>
        <w:rPr>
          <w:rFonts w:hint="cs"/>
          <w:rtl/>
        </w:rPr>
        <w:t>'</w:t>
      </w:r>
      <w:ins w:id="90269" w:author="Claude - סמנטי" w:date="2026-10-11T12:20:38Z">
        <w:r>
          <w:rPr>
            <w:rStyle w:val="afffff0"/>
            <w:rtl/>
          </w:rPr>
          <w:t xml:space="preserve">אַלְמָנָה וּגְרוּשָׁה לֹא יִקָּח</w:t>
        </w:r>
      </w:ins>
      <w:del w:id="90270" w:author="Claude - סמנטי" w:date="2026-10-11T12:20:38Z">
        <w:r>
          <w:rPr>
            <w:rtl/>
          </w:rPr>
          <w:delText xml:space="preserve">אלמנה וגרושה </w:delText>
        </w:r>
        <w:r>
          <w:rPr>
            <w:rtl/>
          </w:rPr>
          <w:delText xml:space="preserve">לא</w:delText>
        </w:r>
        <w:r>
          <w:rPr>
            <w:rtl/>
          </w:rPr>
          <w:delText xml:space="preserve"> יקח</w:delText>
        </w:r>
      </w:del>
      <w:r>
        <w:rPr>
          <w:rFonts w:hint="cs"/>
          <w:rtl/>
        </w:rPr>
        <w:t>'</w:t>
      </w:r>
      <w:r>
        <w:rPr>
          <w:rtl/>
        </w:rPr>
        <w:t>,</w:t>
      </w:r>
    </w:p>
    <w:p>
      <w:pPr>
        <w:pStyle w:val="38"/>
        <w:rPr>
          <w:ins w:id="92996" w:author="מנוע מכני" w:date="2026-10-11T12:04:39Z"/>
        </w:rPr>
      </w:pPr>
      <w:r>
        <w:t xml:space="preserve">ותנן:</w:t>
      </w:r>
    </w:p>
    <w:p w:rsidR="00E403F0" w:rsidRPr="00AD695E" w:rsidRDefault="00E403F0" w:rsidP="00E403F0">
      <w:pPr>
        <w:rPr>
          <w:rtl/>
        </w:rPr>
      </w:pPr>
      <w:del w:id="92997" w:author="מנוע מכני" w:date="2026-10-11T12:04:39Z">
        <w:r>
          <w:rPr>
            <w:rtl/>
          </w:rPr>
          <w:delText xml:space="preserve"> </w:delText>
        </w:r>
      </w:del>
      <w:r>
        <w:rPr>
          <w:rtl/>
        </w:rPr>
        <w:t xml:space="preserve">כל מקום שיש קדושין ויש עבירה - הולד הולך אחר הפגום! </w:t>
      </w:r>
    </w:p>
    <w:p w:rsidR="00E403F0" w:rsidRPr="00AD695E" w:rsidRDefault="00E403F0" w:rsidP="00E403F0">
      <w:pPr>
        <w:pStyle w:val="affffb"/>
        <w:rPr>
          <w:rtl/>
        </w:rPr>
      </w:pPr>
      <w:r>
        <w:rPr>
          <w:rtl/>
        </w:rPr>
        <w:t xml:space="preserve">- שאני </w:t>
      </w:r>
      <w:ins w:id="90342" w:author="מנוע מכני" w:date="2026-10-11T12:04:39Z">
        <w:r>
          <w:rPr>
            <w:rtl/>
          </w:rPr>
          <w:t xml:space="preserve">כאן</w:t>
        </w:r>
      </w:ins>
      <w:del w:id="90343" w:author="מנוע מכני" w:date="2026-10-11T12:04:39Z">
        <w:r>
          <w:rPr>
            <w:rtl/>
          </w:rPr>
          <w:delText xml:space="preserve">הכא</w:delText>
        </w:r>
      </w:del>
      <w:r>
        <w:rPr>
          <w:rtl/>
        </w:rPr>
        <w:t xml:space="preserve">, ד</w:t>
      </w:r>
      <w:r>
        <w:rPr>
          <w:rFonts w:hint="cs"/>
          <w:rtl/>
        </w:rPr>
        <w:t>'</w:t>
      </w:r>
      <w:ins w:id="90271" w:author="Claude - סמנטי" w:date="2026-10-11T12:20:38Z">
        <w:r>
          <w:rPr>
            <w:rStyle w:val="afffff0"/>
            <w:rtl/>
          </w:rPr>
          <w:t xml:space="preserve">לֹא יְחַלֵּל זַרְעוֹ</w:t>
        </w:r>
      </w:ins>
      <w:del w:id="90272" w:author="Claude - סמנטי" w:date="2026-10-11T12:20:38Z">
        <w:r>
          <w:rPr>
            <w:rtl/>
          </w:rPr>
          <w:delText xml:space="preserve">לא יחלל זרעו</w:delText>
        </w:r>
      </w:del>
      <w:r>
        <w:rPr>
          <w:rFonts w:hint="cs"/>
          <w:rtl/>
        </w:rPr>
        <w:t>'</w:t>
      </w:r>
      <w:r>
        <w:rPr>
          <w:rtl/>
        </w:rPr>
        <w:t>.</w:t>
      </w:r>
    </w:p>
    <w:p w:rsidR="00E403F0" w:rsidRPr="00AD695E" w:rsidRDefault="00E403F0" w:rsidP="00E403F0">
      <w:pPr>
        <w:rPr>
          <w:rtl/>
        </w:rPr>
      </w:pPr>
      <w:r>
        <w:rPr>
          <w:rStyle w:val="2fb"/>
          <w:rtl/>
        </w:rPr>
        <w:t xml:space="preserve">ולאביי</w:t>
      </w:r>
      <w:r>
        <w:rPr>
          <w:rtl/>
        </w:rPr>
        <w:t xml:space="preserve"> - נימא קרא </w:t>
      </w:r>
      <w:r>
        <w:rPr>
          <w:rFonts w:hint="cs"/>
          <w:rtl/>
        </w:rPr>
        <w:t>'</w:t>
      </w:r>
      <w:ins w:id="90275" w:author="Claude - סמנטי" w:date="2026-10-11T12:20:38Z">
        <w:r>
          <w:rPr>
            <w:rStyle w:val="afffff0"/>
            <w:rtl/>
          </w:rPr>
          <w:t xml:space="preserve">לֹא יַחֵל</w:t>
        </w:r>
      </w:ins>
      <w:del w:id="90276" w:author="Claude - סמנטי" w:date="2026-10-11T12:20:38Z">
        <w:r>
          <w:rPr>
            <w:rtl/>
          </w:rPr>
          <w:delText xml:space="preserve">לא יחל</w:delText>
        </w:r>
      </w:del>
      <w:r>
        <w:rPr>
          <w:rFonts w:hint="cs"/>
          <w:rtl/>
        </w:rPr>
        <w:t>'</w:t>
      </w:r>
      <w:r>
        <w:rPr>
          <w:rtl/>
        </w:rPr>
        <w:t xml:space="preserve">, </w:t>
      </w:r>
      <w:ins w:id="91002" w:author="מנוע מכני" w:date="2026-10-11T12:04:39Z">
        <w:r>
          <w:rPr>
            <w:rtl/>
          </w:rPr>
          <w:t xml:space="preserve">מה</w:t>
        </w:r>
      </w:ins>
      <w:del w:id="91003" w:author="מנוע מכני" w:date="2026-10-11T12:04:39Z">
        <w:r>
          <w:rPr>
            <w:rtl/>
          </w:rPr>
          <w:delText xml:space="preserve">מאי</w:delText>
        </w:r>
      </w:del>
      <w:r>
        <w:rPr>
          <w:rtl/>
        </w:rPr>
        <w:t xml:space="preserve"> </w:t>
      </w:r>
      <w:r>
        <w:rPr>
          <w:rFonts w:hint="cs"/>
          <w:rtl/>
        </w:rPr>
        <w:t>'</w:t>
      </w:r>
      <w:ins w:id="90273" w:author="Claude - סמנטי" w:date="2026-10-11T12:20:38Z">
        <w:r>
          <w:rPr>
            <w:rStyle w:val="afffff0"/>
            <w:rtl/>
          </w:rPr>
          <w:t xml:space="preserve">לֹא יְחַלֵּל</w:t>
        </w:r>
      </w:ins>
      <w:del w:id="90274" w:author="Claude - סמנטי" w:date="2026-10-11T12:20:38Z">
        <w:r>
          <w:rPr>
            <w:rtl/>
          </w:rPr>
          <w:delText xml:space="preserve">לא יחלל</w:delText>
        </w:r>
      </w:del>
      <w:r>
        <w:rPr>
          <w:rFonts w:hint="cs"/>
          <w:rtl/>
        </w:rPr>
        <w:t>'</w:t>
      </w:r>
      <w:r>
        <w:rPr>
          <w:rtl/>
        </w:rPr>
        <w:t xml:space="preserve"> - אחד לו ואחד לה.</w:t>
      </w:r>
    </w:p>
    <w:p w:rsidR="00E403F0" w:rsidRPr="00AD695E" w:rsidRDefault="00E403F0" w:rsidP="00E403F0">
      <w:pPr>
        <w:rPr>
          <w:rtl/>
        </w:rPr>
      </w:pPr>
      <w:r>
        <w:rPr>
          <w:rFonts w:hint="cs"/>
          <w:rtl/>
        </w:rPr>
        <w:t xml:space="preserve">יא. </w:t>
      </w:r>
      <w:r>
        <w:rPr>
          <w:rtl/>
        </w:rPr>
        <w:t>והרי הקדיש בעלי מומין למזבח, ד</w:t>
      </w:r>
      <w:r>
        <w:rPr>
          <w:rFonts w:hint="cs"/>
          <w:rtl/>
        </w:rPr>
        <w:t>'</w:t>
      </w:r>
      <w:ins w:id="90277" w:author="Claude - סמנטי" w:date="2026-10-11T12:20:38Z">
        <w:r>
          <w:rPr>
            <w:rStyle w:val="afffff0"/>
            <w:rtl/>
          </w:rPr>
          <w:t xml:space="preserve">כֹּל אֲשֶׁר בּוֹ מוּם לֹא תַקְרִיבוּ</w:t>
        </w:r>
      </w:ins>
      <w:del w:id="90278" w:author="Claude - סמנטי" w:date="2026-10-11T12:20:38Z">
        <w:r>
          <w:rPr>
            <w:rtl/>
          </w:rPr>
          <w:delText xml:space="preserve">כל אשר בו מום </w:delText>
        </w:r>
        <w:r>
          <w:rPr>
            <w:rtl/>
          </w:rPr>
          <w:delText xml:space="preserve">לא</w:delText>
        </w:r>
        <w:r>
          <w:rPr>
            <w:rtl/>
          </w:rPr>
          <w:delText xml:space="preserve"> תקריבו</w:delText>
        </w:r>
      </w:del>
      <w:r>
        <w:rPr>
          <w:rFonts w:hint="cs"/>
          <w:rtl/>
        </w:rPr>
        <w:t>'</w:t>
      </w:r>
      <w:r>
        <w:rPr>
          <w:rtl/>
        </w:rPr>
        <w:t xml:space="preserve">, </w:t>
      </w:r>
    </w:p>
    <w:p>
      <w:pPr>
        <w:pStyle w:val="38"/>
        <w:rPr>
          <w:ins w:id="92998" w:author="מנוע מכני" w:date="2026-10-11T12:04:39Z"/>
        </w:rPr>
      </w:pPr>
      <w:r>
        <w:t xml:space="preserve">ותנן:</w:t>
      </w:r>
    </w:p>
    <w:p w:rsidR="00E403F0" w:rsidRPr="00AD695E" w:rsidRDefault="00E403F0" w:rsidP="00E403F0">
      <w:pPr>
        <w:rPr>
          <w:rtl/>
        </w:rPr>
      </w:pPr>
      <w:del w:id="92999" w:author="מנוע מכני" w:date="2026-10-11T12:04:39Z">
        <w:r>
          <w:rPr>
            <w:rtl/>
          </w:rPr>
          <w:delText xml:space="preserve"> </w:delText>
        </w:r>
      </w:del>
      <w:r>
        <w:rPr>
          <w:rtl/>
        </w:rPr>
        <w:t xml:space="preserve">המקדיש בעלי מומין לגבי מזבח, </w:t>
      </w:r>
      <w:ins w:id="91642" w:author="מנוע מכני" w:date="2026-10-11T12:04:39Z">
        <w:r>
          <w:rPr>
            <w:rtl/>
          </w:rPr>
          <w:t xml:space="preserve">אף</w:t>
        </w:r>
      </w:ins>
      <w:del w:id="91643" w:author="מנוע מכני" w:date="2026-10-11T12:04:39Z">
        <w:r>
          <w:rPr>
            <w:rtl/>
          </w:rPr>
          <w:delText xml:space="preserve">א</w:delText>
        </w:r>
        <w:r>
          <w:rPr>
            <w:rFonts w:hint="cs"/>
            <w:rtl/>
          </w:rPr>
          <w:delText xml:space="preserve">ע</w:delText>
        </w:r>
        <w:r>
          <w:rPr>
            <w:rtl/>
          </w:rPr>
          <w:delText xml:space="preserve">"</w:delText>
        </w:r>
        <w:r>
          <w:rPr>
            <w:rFonts w:hint="cs"/>
            <w:rtl/>
          </w:rPr>
          <w:delText xml:space="preserve">פ</w:delText>
        </w:r>
      </w:del>
      <w:r>
        <w:rPr>
          <w:rFonts w:hint="cs"/>
          <w:rtl/>
        </w:rPr>
        <w:t xml:space="preserve"> </w:t>
      </w:r>
      <w:r>
        <w:rPr>
          <w:rtl/>
        </w:rPr>
        <w:t xml:space="preserve">שהוא בלא תעשה - מה שעשה עשוי, </w:t>
      </w:r>
    </w:p>
    <w:p w:rsidR="00E403F0" w:rsidRPr="00AD695E" w:rsidRDefault="00E403F0" w:rsidP="00E403F0">
      <w:pPr>
        <w:rPr>
          <w:rtl/>
        </w:rPr>
      </w:pPr>
      <w:r w:rsidRPr="00217260">
        <w:rPr>
          <w:b/>
          <w:bCs/>
          <w:rtl/>
        </w:rPr>
        <w:t xml:space="preserve">תיובתא </w:t>
      </w:r>
      <w:r w:rsidRPr="00217260">
        <w:rPr>
          <w:rStyle w:val="2fb"/>
          <w:b/>
          <w:bCs/>
          <w:rtl/>
        </w:rPr>
        <w:t xml:space="preserve">דרבא</w:t>
      </w:r>
      <w:r w:rsidRPr="00217260">
        <w:rPr>
          <w:b/>
          <w:bCs/>
          <w:rtl/>
        </w:rPr>
        <w:t xml:space="preserve">! </w:t>
      </w:r>
    </w:p>
    <w:p>
      <w:pPr>
        <w:pStyle w:val="38"/>
        <w:rPr>
          <w:ins w:id="93000" w:author="מנוע מכני" w:date="2026-10-11T12:04:39Z"/>
        </w:rPr>
      </w:pPr>
      <w:r>
        <w:t xml:space="preserve">- </w:t>
      </w:r>
      <w:r>
        <w:t xml:space="preserve">אמר</w:t>
      </w:r>
      <w:r>
        <w:t xml:space="preserve"> לך רבא:</w:t>
      </w:r>
    </w:p>
    <w:p w:rsidR="00E403F0" w:rsidRPr="00AD695E" w:rsidRDefault="00E403F0" w:rsidP="00E403F0">
      <w:pPr>
        <w:pStyle w:val="affffb"/>
      </w:pPr>
      <w:del w:id="93001" w:author="מנוע מכני" w:date="2026-10-11T12:04:39Z">
        <w:r>
          <w:rPr>
            <w:rtl/>
          </w:rPr>
          <w:delText xml:space="preserve"> </w:delText>
        </w:r>
      </w:del>
      <w:r>
        <w:rPr>
          <w:rFonts w:hint="cs"/>
          <w:rtl/>
        </w:rPr>
        <w:t>שאני '</w:t>
      </w:r>
      <w:ins w:id="90279" w:author="Claude - סמנטי" w:date="2026-10-11T12:20:38Z">
        <w:r>
          <w:rPr>
            <w:rStyle w:val="afffff0"/>
            <w:rtl/>
          </w:rPr>
          <w:t xml:space="preserve">וּלְנֵדֶר לֹא יֵרָצֶה</w:t>
        </w:r>
      </w:ins>
      <w:del w:id="90280" w:author="Claude - סמנטי" w:date="2026-10-11T12:20:38Z">
        <w:r>
          <w:rPr>
            <w:rtl/>
          </w:rPr>
          <w:delText xml:space="preserve">ולנדר </w:delText>
        </w:r>
        <w:r>
          <w:rPr>
            <w:rtl/>
          </w:rPr>
          <w:delText xml:space="preserve">לא</w:delText>
        </w:r>
        <w:r>
          <w:rPr>
            <w:rtl/>
          </w:rPr>
          <w:delText xml:space="preserve"> </w:delText>
        </w:r>
        <w:r w:rsidRPr="00B31B57">
          <w:rPr>
            <w:rtl/>
          </w:rPr>
          <w:delText xml:space="preserve">ירצה</w:delText>
        </w:r>
      </w:del>
      <w:r w:rsidRPr="00B31B57">
        <w:rPr>
          <w:rFonts w:hint="cs"/>
          <w:rtl/>
        </w:rPr>
        <w:t>'</w:t>
      </w:r>
      <w:r>
        <w:rPr>
          <w:rtl/>
        </w:rPr>
        <w:t>, הא מיקדש - קדשי.</w:t>
      </w:r>
    </w:p>
    <w:p w:rsidR="00E403F0" w:rsidRPr="00AD695E" w:rsidRDefault="00E403F0" w:rsidP="00E403F0">
      <w:pPr>
        <w:pStyle w:val="affffb"/>
        <w:rPr>
          <w:rtl/>
        </w:rPr>
      </w:pPr>
      <w:r>
        <w:rPr>
          <w:rtl/>
        </w:rPr>
        <w:t xml:space="preserve">- </w:t>
      </w:r>
      <w:r>
        <w:rPr>
          <w:rStyle w:val="2fb"/>
          <w:rtl/>
        </w:rPr>
        <w:t xml:space="preserve">ולאביי</w:t>
      </w:r>
      <w:r>
        <w:rPr>
          <w:rtl/>
        </w:rPr>
        <w:t xml:space="preserve"> </w:t>
      </w:r>
      <w:ins w:id="92168" w:author="מנוע מכני" w:date="2026-10-11T12:04:39Z">
        <w:r>
          <w:rPr>
            <w:rtl/>
          </w:rPr>
          <w:t xml:space="preserve">אם </w:t>
        </w:r>
      </w:ins>
      <w:del w:id="92169" w:author="מנוע מכני" w:date="2026-10-11T12:04:39Z">
        <w:r>
          <w:rPr>
            <w:rtl/>
          </w:rPr>
          <w:delText xml:space="preserve">אי </w:delText>
        </w:r>
      </w:del>
      <w:r>
        <w:rPr>
          <w:rtl/>
        </w:rPr>
        <w:t xml:space="preserve">לא</w:t>
      </w:r>
      <w:r>
        <w:rPr>
          <w:rtl/>
        </w:rPr>
        <w:t xml:space="preserve"> </w:t>
      </w:r>
      <w:r>
        <w:rPr>
          <w:rFonts w:hint="cs"/>
          <w:rtl/>
        </w:rPr>
        <w:t>'</w:t>
      </w:r>
      <w:ins w:id="90281" w:author="Claude - סמנטי" w:date="2026-10-11T12:20:38Z">
        <w:r>
          <w:rPr>
            <w:rStyle w:val="afffff0"/>
            <w:rtl/>
          </w:rPr>
          <w:t xml:space="preserve">וּלְנֵדֶר לֹא יֵרָצֶה</w:t>
        </w:r>
      </w:ins>
      <w:del w:id="90282" w:author="Claude - סמנטי" w:date="2026-10-11T12:20:38Z">
        <w:r>
          <w:rPr>
            <w:rtl/>
          </w:rPr>
          <w:delText xml:space="preserve">ולנדר </w:delText>
        </w:r>
        <w:r>
          <w:rPr>
            <w:rtl/>
          </w:rPr>
          <w:delText xml:space="preserve">לא</w:delText>
        </w:r>
        <w:r>
          <w:rPr>
            <w:rtl/>
          </w:rPr>
          <w:delText xml:space="preserve"> ירצה</w:delText>
        </w:r>
      </w:del>
      <w:r>
        <w:rPr>
          <w:rFonts w:hint="cs"/>
          <w:rtl/>
        </w:rPr>
        <w:t>'</w:t>
      </w:r>
      <w:r>
        <w:rPr>
          <w:rtl/>
        </w:rPr>
        <w:t xml:space="preserve">, </w:t>
      </w:r>
      <w:r>
        <w:rPr>
          <w:rtl/>
        </w:rPr>
        <w:t xml:space="preserve">הו"</w:t>
      </w:r>
      <w:r>
        <w:rPr>
          <w:rFonts w:hint="cs"/>
          <w:rtl/>
        </w:rPr>
        <w:t>א</w:t>
      </w:r>
      <w:r>
        <w:rPr>
          <w:rtl/>
        </w:rPr>
        <w:t xml:space="preserve"> כעובר מצוה וכשר, </w:t>
      </w:r>
      <w:r>
        <w:rPr>
          <w:rtl/>
        </w:rPr>
        <w:t xml:space="preserve">קמ"</w:t>
      </w:r>
      <w:r>
        <w:rPr>
          <w:rFonts w:hint="cs"/>
          <w:rtl/>
        </w:rPr>
        <w:t>ל</w:t>
      </w:r>
      <w:r>
        <w:rPr>
          <w:rtl/>
        </w:rPr>
        <w:t>.</w:t>
      </w:r>
    </w:p>
    <w:p w:rsidR="00E403F0" w:rsidRPr="00AD695E" w:rsidRDefault="00E403F0" w:rsidP="00E403F0">
      <w:pPr>
        <w:pStyle w:val="afff3"/>
        <w:framePr w:wrap="around"/>
        <w:spacing w:line="240" w:lineRule="exact"/>
        <w:rPr>
          <w:rtl/>
        </w:rPr>
      </w:pPr>
      <w:r w:rsidRPr="009239E9">
        <w:rPr>
          <w:rFonts w:hint="cs"/>
          <w:szCs w:val="18"/>
          <w:rtl/>
        </w:rPr>
        <w:t>ו.</w:t>
      </w:r>
    </w:p>
    <w:p w:rsidR="00E403F0" w:rsidRPr="00AD695E" w:rsidRDefault="00E403F0" w:rsidP="00E403F0">
      <w:pPr>
        <w:rPr>
          <w:rtl/>
        </w:rPr>
      </w:pPr>
      <w:r>
        <w:rPr>
          <w:rFonts w:hint="cs"/>
          <w:rtl/>
        </w:rPr>
        <w:t xml:space="preserve">יב. </w:t>
      </w:r>
      <w:r>
        <w:rPr>
          <w:rtl/>
        </w:rPr>
        <w:t>והרי מקדיש תמימין לבדק הבית, ד</w:t>
      </w:r>
      <w:r>
        <w:rPr>
          <w:rFonts w:hint="cs"/>
          <w:rtl/>
        </w:rPr>
        <w:t>'</w:t>
      </w:r>
      <w:ins w:id="90283" w:author="Claude - סמנטי" w:date="2026-10-11T12:20:38Z">
        <w:r>
          <w:rPr>
            <w:rStyle w:val="afffff0"/>
            <w:rtl/>
          </w:rPr>
          <w:t xml:space="preserve">נְדָבָה תַּעֲשֶׂה אוֹתוֹ</w:t>
        </w:r>
      </w:ins>
      <w:del w:id="90284" w:author="Claude - סמנטי" w:date="2026-10-11T12:20:38Z">
        <w:r>
          <w:rPr>
            <w:rtl/>
          </w:rPr>
          <w:delText xml:space="preserve">נדבה תעשה אותו</w:delText>
        </w:r>
      </w:del>
      <w:r>
        <w:rPr>
          <w:rFonts w:hint="cs"/>
          <w:rtl/>
        </w:rPr>
        <w:t>'</w:t>
      </w:r>
      <w:r>
        <w:rPr>
          <w:rtl/>
        </w:rPr>
        <w:t xml:space="preserve"> - זה קדשי בדק הבית </w:t>
      </w:r>
    </w:p>
    <w:p>
      <w:pPr>
        <w:pStyle w:val="38"/>
        <w:rPr>
          <w:ins w:id="93002" w:author="מנוע מכני" w:date="2026-10-11T12:04:39Z"/>
        </w:rPr>
      </w:pPr>
      <w:r>
        <w:t xml:space="preserve">ותנן:</w:t>
      </w:r>
    </w:p>
    <w:p w:rsidR="00E403F0" w:rsidRPr="00AD695E" w:rsidRDefault="00E403F0" w:rsidP="00E403F0">
      <w:pPr>
        <w:rPr>
          <w:rtl/>
        </w:rPr>
      </w:pPr>
      <w:del w:id="93003" w:author="מנוע מכני" w:date="2026-10-11T12:04:39Z">
        <w:r>
          <w:rPr>
            <w:rtl/>
          </w:rPr>
          <w:delText xml:space="preserve"> </w:delText>
        </w:r>
      </w:del>
      <w:r>
        <w:rPr>
          <w:rtl/>
        </w:rPr>
        <w:t xml:space="preserve">המקדיש תמימין לבדק הבית, אף על פי שהוא בלא תעשה - מה שעשה עשוי, </w:t>
      </w:r>
    </w:p>
    <w:p w:rsidR="00E403F0" w:rsidRPr="00AD695E" w:rsidRDefault="00E403F0" w:rsidP="00E403F0">
      <w:pPr>
        <w:rPr>
          <w:rtl/>
        </w:rPr>
      </w:pPr>
      <w:r w:rsidRPr="00217260">
        <w:rPr>
          <w:b/>
          <w:bCs/>
          <w:rtl/>
        </w:rPr>
        <w:t xml:space="preserve">תיובתא </w:t>
      </w:r>
      <w:r w:rsidRPr="00217260">
        <w:rPr>
          <w:rStyle w:val="2fb"/>
          <w:b/>
          <w:bCs/>
          <w:rtl/>
        </w:rPr>
        <w:t xml:space="preserve">דרבא</w:t>
      </w:r>
      <w:r w:rsidRPr="00217260">
        <w:rPr>
          <w:b/>
          <w:bCs/>
          <w:rtl/>
        </w:rPr>
        <w:t xml:space="preserve">! </w:t>
      </w:r>
    </w:p>
    <w:p>
      <w:pPr>
        <w:pStyle w:val="38"/>
        <w:rPr>
          <w:ins w:id="93004" w:author="מנוע מכני" w:date="2026-10-11T12:04:39Z"/>
        </w:rPr>
      </w:pPr>
      <w:r>
        <w:t xml:space="preserve">- </w:t>
      </w:r>
      <w:r>
        <w:t xml:space="preserve">א</w:t>
      </w:r>
      <w:r>
        <w:t xml:space="preserve">"ל</w:t>
      </w:r>
      <w:r>
        <w:t xml:space="preserve"> </w:t>
      </w:r>
      <w:r w:rsidRPr="00B31B57">
        <w:t>רבא</w:t>
      </w:r>
      <w:r>
        <w:t xml:space="preserve">:</w:t>
      </w:r>
    </w:p>
    <w:p w:rsidR="00E403F0" w:rsidRPr="00AD695E" w:rsidRDefault="00E403F0" w:rsidP="00E403F0">
      <w:pPr>
        <w:pStyle w:val="affffb"/>
        <w:rPr>
          <w:rtl/>
        </w:rPr>
      </w:pPr>
      <w:del w:id="93005" w:author="מנוע מכני" w:date="2026-10-11T12:04:39Z">
        <w:r>
          <w:rPr>
            <w:rtl/>
          </w:rPr>
          <w:delText xml:space="preserve"> </w:delText>
        </w:r>
      </w:del>
      <w:r>
        <w:rPr>
          <w:rtl/>
        </w:rPr>
        <w:t xml:space="preserve">ממקום שנתרבו בעלי מומין לגבי מזבח, נתרבו תמימין לבדק הבית.</w:t>
      </w:r>
    </w:p>
    <w:p w:rsidR="00E403F0" w:rsidRPr="00AD695E" w:rsidRDefault="00E403F0" w:rsidP="00E403F0">
      <w:pPr>
        <w:ind w:left="0" w:firstLine="0"/>
        <w:rPr>
          <w:rtl/>
        </w:rPr>
      </w:pPr>
      <w:r>
        <w:rPr>
          <w:rFonts w:hint="cs"/>
          <w:rtl/>
        </w:rPr>
        <w:t xml:space="preserve">יג. </w:t>
      </w:r>
      <w:r>
        <w:rPr>
          <w:rtl/>
        </w:rPr>
        <w:t xml:space="preserve">והרי גזל, </w:t>
      </w:r>
      <w:r>
        <w:rPr>
          <w:rFonts w:hint="cs"/>
          <w:rtl/>
        </w:rPr>
        <w:t>'</w:t>
      </w:r>
      <w:ins w:id="90285" w:author="Claude - סמנטי" w:date="2026-10-11T12:20:38Z">
        <w:r>
          <w:rPr>
            <w:rStyle w:val="afffff0"/>
            <w:rtl/>
          </w:rPr>
          <w:t xml:space="preserve">לֹא תִגְזוֹל</w:t>
        </w:r>
      </w:ins>
      <w:del w:id="90286" w:author="Claude - סמנטי" w:date="2026-10-11T12:20:38Z">
        <w:r>
          <w:rPr>
            <w:rtl/>
          </w:rPr>
          <w:delText xml:space="preserve">לא תגזול</w:delText>
        </w:r>
      </w:del>
      <w:r>
        <w:rPr>
          <w:rFonts w:hint="cs"/>
          <w:rtl/>
        </w:rPr>
        <w:t>'</w:t>
      </w:r>
      <w:r>
        <w:rPr>
          <w:rtl/>
        </w:rPr>
        <w:t xml:space="preserve">, ותנן: הגוזל עצים ועשאן כלים, צמר ועשאן בגדים משלם כשעת הגזילה, </w:t>
      </w:r>
      <w:r w:rsidRPr="00217260">
        <w:rPr>
          <w:b/>
          <w:bCs/>
          <w:rtl/>
        </w:rPr>
        <w:t xml:space="preserve">תיובתא </w:t>
      </w:r>
      <w:r w:rsidRPr="00217260">
        <w:rPr>
          <w:rStyle w:val="2fb"/>
          <w:b/>
          <w:bCs/>
          <w:rtl/>
        </w:rPr>
        <w:t xml:space="preserve">דרבא</w:t>
      </w:r>
      <w:r w:rsidRPr="00217260">
        <w:rPr>
          <w:b/>
          <w:bCs/>
          <w:rtl/>
        </w:rPr>
        <w:t xml:space="preserve">!</w:t>
      </w:r>
      <w:r>
        <w:rPr>
          <w:rtl/>
        </w:rPr>
        <w:t xml:space="preserve"> </w:t>
      </w:r>
    </w:p>
    <w:p>
      <w:pPr>
        <w:pStyle w:val="38"/>
        <w:rPr>
          <w:ins w:id="93006" w:author="מנוע מכני" w:date="2026-10-11T12:04:39Z"/>
        </w:rPr>
      </w:pPr>
      <w:r>
        <w:t xml:space="preserve">- </w:t>
      </w:r>
      <w:r w:rsidRPr="001F76AA">
        <w:t xml:space="preserve">אמר</w:t>
      </w:r>
      <w:r w:rsidRPr="001F76AA">
        <w:t xml:space="preserve"> לך רבא:</w:t>
      </w:r>
    </w:p>
    <w:p w:rsidR="00E403F0" w:rsidRPr="00AD695E" w:rsidRDefault="00E403F0" w:rsidP="00E403F0">
      <w:pPr>
        <w:pStyle w:val="affffb"/>
        <w:rPr>
          <w:rtl/>
        </w:rPr>
      </w:pPr>
      <w:del w:id="93007" w:author="מנוע מכני" w:date="2026-10-11T12:04:39Z">
        <w:r w:rsidRPr="001F76AA">
          <w:rPr>
            <w:rtl/>
          </w:rPr>
          <w:delText xml:space="preserve"> </w:delText>
        </w:r>
      </w:del>
      <w:r w:rsidRPr="001F76AA">
        <w:rPr>
          <w:rtl/>
        </w:rPr>
        <w:t xml:space="preserve">שאני </w:t>
      </w:r>
      <w:ins w:id="90344" w:author="מנוע מכני" w:date="2026-10-11T12:04:39Z">
        <w:r>
          <w:rPr>
            <w:rtl/>
          </w:rPr>
          <w:t xml:space="preserve">שם</w:t>
        </w:r>
      </w:ins>
      <w:del w:id="90345" w:author="מנוע מכני" w:date="2026-10-11T12:04:39Z">
        <w:r w:rsidRPr="001F76AA">
          <w:rPr>
            <w:rtl/>
          </w:rPr>
          <w:delText xml:space="preserve">התם</w:delText>
        </w:r>
      </w:del>
      <w:r w:rsidRPr="001F76AA">
        <w:rPr>
          <w:rtl/>
        </w:rPr>
        <w:t xml:space="preserve">, </w:t>
      </w:r>
      <w:r w:rsidRPr="001F76AA">
        <w:rPr>
          <w:rFonts w:hint="cs"/>
          <w:rtl/>
        </w:rPr>
        <w:t>'</w:t>
      </w:r>
      <w:ins w:id="90287" w:author="Claude - סמנטי" w:date="2026-10-11T12:20:38Z">
        <w:r>
          <w:rPr>
            <w:rStyle w:val="afffff0"/>
            <w:rtl/>
          </w:rPr>
          <w:t xml:space="preserve">אֲשֶׁר גָּזָל</w:t>
        </w:r>
      </w:ins>
      <w:del w:id="90288" w:author="Claude - סמנטי" w:date="2026-10-11T12:20:38Z">
        <w:r w:rsidRPr="001F76AA">
          <w:rPr>
            <w:rtl/>
          </w:rPr>
          <w:delText xml:space="preserve">אשר גזל</w:delText>
        </w:r>
      </w:del>
      <w:r w:rsidRPr="001F76AA">
        <w:rPr>
          <w:rFonts w:hint="cs"/>
          <w:rtl/>
        </w:rPr>
        <w:t>'</w:t>
      </w:r>
      <w:r w:rsidRPr="001F76AA">
        <w:rPr>
          <w:rtl/>
        </w:rPr>
        <w:t xml:space="preserve"> - כמה שגזל.</w:t>
      </w:r>
    </w:p>
    <w:p>
      <w:pPr>
        <w:pStyle w:val="38"/>
        <w:rPr>
          <w:ins w:id="93008" w:author="מנוע מכני" w:date="2026-10-11T12:04:39Z"/>
        </w:rPr>
      </w:pPr>
      <w:r>
        <w:t xml:space="preserve">- </w:t>
      </w:r>
      <w:r w:rsidRPr="001F76AA">
        <w:t>ולאביי</w:t>
      </w:r>
      <w:r w:rsidRPr="001F76AA">
        <w:t>:</w:t>
      </w:r>
    </w:p>
    <w:p w:rsidR="00E403F0" w:rsidRPr="00AD695E" w:rsidRDefault="00E403F0" w:rsidP="00E403F0">
      <w:pPr>
        <w:pStyle w:val="affffb"/>
        <w:rPr>
          <w:rtl/>
        </w:rPr>
      </w:pPr>
      <w:del w:id="93009" w:author="מנוע מכני" w:date="2026-10-11T12:04:39Z">
        <w:r w:rsidRPr="001F76AA">
          <w:rPr>
            <w:rtl/>
          </w:rPr>
          <w:delText xml:space="preserve"> </w:delText>
        </w:r>
      </w:del>
      <w:r w:rsidRPr="001F76AA">
        <w:rPr>
          <w:rFonts w:hint="cs"/>
          <w:rtl/>
        </w:rPr>
        <w:t>'</w:t>
      </w:r>
      <w:ins w:id="90289" w:author="Claude - סמנטי" w:date="2026-10-11T12:20:38Z">
        <w:r>
          <w:rPr>
            <w:rStyle w:val="afffff0"/>
            <w:rtl/>
          </w:rPr>
          <w:t xml:space="preserve">אֲשֶׁר גָּזָל</w:t>
        </w:r>
      </w:ins>
      <w:del w:id="90290" w:author="Claude - סמנטי" w:date="2026-10-11T12:20:38Z">
        <w:r w:rsidRPr="001F76AA">
          <w:rPr>
            <w:rtl/>
          </w:rPr>
          <w:delText xml:space="preserve">אשר גזל</w:delText>
        </w:r>
      </w:del>
      <w:r w:rsidRPr="001F76AA">
        <w:rPr>
          <w:rFonts w:hint="cs"/>
          <w:rtl/>
        </w:rPr>
        <w:t>'</w:t>
      </w:r>
      <w:r w:rsidRPr="001F76AA">
        <w:rPr>
          <w:rtl/>
        </w:rPr>
        <w:t xml:space="preserve"> </w:t>
      </w:r>
      <w:r w:rsidRPr="001F76AA">
        <w:rPr>
          <w:rFonts w:hint="cs"/>
          <w:rtl/>
        </w:rPr>
        <w:t>ד</w:t>
      </w:r>
      <w:r w:rsidRPr="001F76AA">
        <w:rPr>
          <w:rtl/>
        </w:rPr>
        <w:t>על גזילו שלו מוסיף חומש, על גזילו של אביו - אינו מוסיף חומש.</w:t>
      </w:r>
    </w:p>
    <w:p w:rsidR="00E403F0" w:rsidRPr="00AD695E" w:rsidRDefault="00E403F0" w:rsidP="00E403F0">
      <w:pPr>
        <w:rPr>
          <w:rtl/>
        </w:rPr>
      </w:pPr>
      <w:r w:rsidRPr="00A757C8">
        <w:rPr>
          <w:rFonts w:hint="cs"/>
          <w:rtl/>
        </w:rPr>
        <w:t xml:space="preserve">יד. </w:t>
      </w:r>
      <w:r w:rsidRPr="00A757C8">
        <w:rPr>
          <w:rtl/>
        </w:rPr>
        <w:t>והרי משכון</w:t>
      </w:r>
      <w:r w:rsidRPr="00A757C8">
        <w:rPr>
          <w:rFonts w:hint="cs"/>
          <w:rtl/>
        </w:rPr>
        <w:t xml:space="preserve"> ד'</w:t>
      </w:r>
      <w:ins w:id="90291" w:author="Claude - סמנטי" w:date="2026-10-11T12:20:38Z">
        <w:r>
          <w:rPr>
            <w:rStyle w:val="afffff0"/>
            <w:rtl/>
          </w:rPr>
          <w:t xml:space="preserve">לֹא תָבֹא אֶל בֵּיתוֹ לַעֲבוֹט עֲבוֹטוֹ</w:t>
        </w:r>
      </w:ins>
      <w:del w:id="90292" w:author="Claude - סמנטי" w:date="2026-10-11T12:20:38Z">
        <w:r w:rsidRPr="00A757C8">
          <w:rPr>
            <w:rtl/>
          </w:rPr>
          <w:delText xml:space="preserve">לא תבא אל ביתו לעבוט עבוטו</w:delText>
        </w:r>
      </w:del>
      <w:r w:rsidRPr="00A757C8">
        <w:rPr>
          <w:rFonts w:hint="cs"/>
          <w:rtl/>
        </w:rPr>
        <w:t>'</w:t>
      </w:r>
      <w:r w:rsidRPr="00A757C8">
        <w:rPr>
          <w:rtl/>
        </w:rPr>
        <w:t>, ותנן: מחזיר את הכר בלילה ואת המחרישה ביום</w:t>
      </w:r>
    </w:p>
    <w:p w:rsidR="00E403F0" w:rsidRPr="00AD695E" w:rsidRDefault="00E403F0" w:rsidP="00E403F0">
      <w:pPr>
        <w:rPr>
          <w:rtl/>
        </w:rPr>
      </w:pPr>
      <w:r w:rsidRPr="00A757C8">
        <w:rPr>
          <w:rtl/>
        </w:rPr>
        <w:t xml:space="preserve">תיובתא </w:t>
      </w:r>
      <w:r w:rsidRPr="00A757C8">
        <w:rPr>
          <w:rStyle w:val="2fb"/>
          <w:rtl/>
        </w:rPr>
        <w:t xml:space="preserve">דרבא</w:t>
      </w:r>
    </w:p>
    <w:p>
      <w:pPr>
        <w:pStyle w:val="38"/>
        <w:rPr>
          <w:ins w:id="93010" w:author="מנוע מכני" w:date="2026-10-11T12:04:39Z"/>
        </w:rPr>
      </w:pPr>
      <w:r>
        <w:t xml:space="preserve">- </w:t>
      </w:r>
      <w:r>
        <w:t xml:space="preserve">אמר</w:t>
      </w:r>
      <w:r>
        <w:t xml:space="preserve"> לך רבא:</w:t>
      </w:r>
    </w:p>
    <w:p w:rsidR="00E403F0" w:rsidRPr="00AD695E" w:rsidRDefault="00E403F0" w:rsidP="00E403F0">
      <w:pPr>
        <w:pStyle w:val="affffb"/>
        <w:rPr>
          <w:rtl/>
        </w:rPr>
      </w:pPr>
      <w:del w:id="93011" w:author="מנוע מכני" w:date="2026-10-11T12:04:39Z">
        <w:r>
          <w:rPr>
            <w:rtl/>
          </w:rPr>
          <w:delText xml:space="preserve"> </w:delText>
        </w:r>
      </w:del>
      <w:r w:rsidRPr="001F76AA">
        <w:rPr>
          <w:rtl/>
        </w:rPr>
        <w:t xml:space="preserve">שאני </w:t>
      </w:r>
      <w:ins w:id="90346" w:author="מנוע מכני" w:date="2026-10-11T12:04:39Z">
        <w:r>
          <w:rPr>
            <w:rtl/>
          </w:rPr>
          <w:t xml:space="preserve">שם</w:t>
        </w:r>
      </w:ins>
      <w:del w:id="90347" w:author="מנוע מכני" w:date="2026-10-11T12:04:39Z">
        <w:r w:rsidRPr="001F76AA">
          <w:rPr>
            <w:rtl/>
          </w:rPr>
          <w:delText xml:space="preserve">התם</w:delText>
        </w:r>
      </w:del>
      <w:r w:rsidRPr="001F76AA">
        <w:rPr>
          <w:rtl/>
        </w:rPr>
        <w:t xml:space="preserve">, ד</w:t>
      </w:r>
      <w:r w:rsidRPr="001F76AA">
        <w:rPr>
          <w:rFonts w:hint="cs"/>
          <w:rtl/>
        </w:rPr>
        <w:t>'</w:t>
      </w:r>
      <w:ins w:id="90293" w:author="Claude - סמנטי" w:date="2026-10-11T12:20:38Z">
        <w:r>
          <w:rPr>
            <w:rStyle w:val="afffff0"/>
            <w:rtl/>
          </w:rPr>
          <w:t xml:space="preserve">הָשֵׁב תָּשִׁיב</w:t>
        </w:r>
      </w:ins>
      <w:del w:id="90294" w:author="Claude - סמנטי" w:date="2026-10-11T12:20:38Z">
        <w:r w:rsidRPr="001F76AA">
          <w:rPr>
            <w:rtl/>
          </w:rPr>
          <w:delText xml:space="preserve">השב תשיב</w:delText>
        </w:r>
      </w:del>
      <w:r w:rsidRPr="001F76AA">
        <w:rPr>
          <w:rFonts w:hint="cs"/>
          <w:rtl/>
        </w:rPr>
        <w:t>'</w:t>
      </w:r>
      <w:r w:rsidRPr="001F76AA">
        <w:rPr>
          <w:rtl/>
        </w:rPr>
        <w:t>.</w:t>
      </w:r>
    </w:p>
    <w:p w:rsidR="00E403F0" w:rsidRPr="00AD695E" w:rsidRDefault="00E403F0" w:rsidP="00E403F0">
      <w:pPr>
        <w:pStyle w:val="affffb"/>
      </w:pPr>
      <w:r>
        <w:rPr>
          <w:rtl/>
        </w:rPr>
        <w:t xml:space="preserve">- </w:t>
      </w:r>
      <w:r w:rsidRPr="001F76AA">
        <w:rPr>
          <w:rStyle w:val="2fb"/>
          <w:rtl/>
        </w:rPr>
        <w:t xml:space="preserve">ולאביי</w:t>
      </w:r>
      <w:r w:rsidRPr="001F76AA">
        <w:rPr>
          <w:rtl/>
        </w:rPr>
        <w:t xml:space="preserve"> </w:t>
      </w:r>
      <w:r w:rsidRPr="001F76AA">
        <w:rPr>
          <w:rFonts w:hint="cs"/>
          <w:rtl/>
        </w:rPr>
        <w:t>'</w:t>
      </w:r>
      <w:ins w:id="90295" w:author="Claude - סמנטי" w:date="2026-10-11T12:20:38Z">
        <w:r>
          <w:rPr>
            <w:rStyle w:val="afffff0"/>
            <w:rtl/>
          </w:rPr>
          <w:t xml:space="preserve">הָשֵׁב תָּשִׁיב</w:t>
        </w:r>
      </w:ins>
      <w:del w:id="90296" w:author="Claude - סמנטי" w:date="2026-10-11T12:20:38Z">
        <w:r w:rsidRPr="001F76AA">
          <w:rPr>
            <w:rtl/>
          </w:rPr>
          <w:delText xml:space="preserve">השב תשיב</w:delText>
        </w:r>
      </w:del>
      <w:r w:rsidRPr="001F76AA">
        <w:rPr>
          <w:rFonts w:hint="cs"/>
          <w:rtl/>
        </w:rPr>
        <w:t>' מ</w:t>
      </w:r>
      <w:r>
        <w:rPr>
          <w:rtl/>
        </w:rPr>
        <w:t>"</w:t>
      </w:r>
      <w:r w:rsidRPr="001F76AA">
        <w:rPr>
          <w:rFonts w:hint="cs"/>
          <w:rtl/>
        </w:rPr>
        <w:t xml:space="preserve">מ אפי' דאיסורא עבד </w:t>
      </w:r>
    </w:p>
    <w:p w:rsidR="00E403F0" w:rsidRPr="00AD695E" w:rsidRDefault="00E403F0" w:rsidP="00E403F0">
      <w:pPr>
        <w:ind w:left="0" w:firstLine="0"/>
        <w:rPr>
          <w:rtl/>
        </w:rPr>
      </w:pPr>
      <w:r>
        <w:rPr>
          <w:rFonts w:hint="cs"/>
          <w:rtl/>
        </w:rPr>
        <w:t xml:space="preserve">טו. </w:t>
      </w:r>
      <w:r>
        <w:rPr>
          <w:rtl/>
        </w:rPr>
        <w:t>והרי פאה</w:t>
      </w:r>
      <w:r>
        <w:rPr>
          <w:rFonts w:hint="cs"/>
          <w:rtl/>
        </w:rPr>
        <w:t xml:space="preserve"> ד'</w:t>
      </w:r>
      <w:ins w:id="90297" w:author="Claude - סמנטי" w:date="2026-10-11T12:20:38Z">
        <w:r>
          <w:rPr>
            <w:rStyle w:val="afffff0"/>
            <w:rtl/>
          </w:rPr>
          <w:t xml:space="preserve">לֹא תְכַלֶּה פְּאַת שָׂדְךָ בְּקוֹצְרְךָ</w:t>
        </w:r>
      </w:ins>
      <w:del w:id="90298" w:author="Claude - סמנטי" w:date="2026-10-11T12:20:38Z">
        <w:r>
          <w:rPr>
            <w:rtl/>
          </w:rPr>
          <w:delText xml:space="preserve">לא תכלה פאת שדך בקוצרך</w:delText>
        </w:r>
      </w:del>
      <w:r>
        <w:rPr>
          <w:rFonts w:hint="cs"/>
          <w:rtl/>
        </w:rPr>
        <w:t>'</w:t>
      </w:r>
      <w:r>
        <w:rPr>
          <w:rtl/>
        </w:rPr>
        <w:t xml:space="preserve">, </w:t>
      </w:r>
    </w:p>
    <w:p>
      <w:pPr>
        <w:pStyle w:val="38"/>
        <w:rPr>
          <w:ins w:id="93012" w:author="מנוע מכני" w:date="2026-10-11T12:04:39Z"/>
        </w:rPr>
      </w:pPr>
      <w:r>
        <w:t xml:space="preserve">- ותנן:</w:t>
      </w:r>
    </w:p>
    <w:p w:rsidR="00E403F0" w:rsidRPr="00AD695E" w:rsidRDefault="00E403F0" w:rsidP="00E403F0">
      <w:pPr>
        <w:pStyle w:val="affffb"/>
        <w:rPr>
          <w:rtl/>
        </w:rPr>
      </w:pPr>
      <w:del w:id="93013" w:author="מנוע מכני" w:date="2026-10-11T12:04:39Z">
        <w:r>
          <w:rPr>
            <w:rtl/>
          </w:rPr>
          <w:delText xml:space="preserve"> </w:delText>
        </w:r>
      </w:del>
      <w:r>
        <w:rPr>
          <w:rtl/>
        </w:rPr>
        <w:t xml:space="preserve">מצות פאה להפריש מן הקמה, </w:t>
      </w:r>
      <w:r>
        <w:rPr>
          <w:rtl/>
        </w:rPr>
        <w:t xml:space="preserve">לא</w:t>
      </w:r>
      <w:r>
        <w:rPr>
          <w:rtl/>
        </w:rPr>
        <w:t xml:space="preserve"> הפריש מן הקמה - יפריש מן העמרים, </w:t>
      </w:r>
    </w:p>
    <w:p w:rsidR="00E403F0" w:rsidRPr="00AD695E" w:rsidRDefault="00E403F0" w:rsidP="00E403F0">
      <w:pPr>
        <w:pStyle w:val="affffb"/>
        <w:rPr>
          <w:rtl/>
        </w:rPr>
      </w:pPr>
      <w:r>
        <w:rPr>
          <w:rtl/>
        </w:rPr>
        <w:t xml:space="preserve">- </w:t>
      </w:r>
      <w:r>
        <w:rPr>
          <w:rtl/>
        </w:rPr>
        <w:t xml:space="preserve">לא</w:t>
      </w:r>
      <w:r>
        <w:rPr>
          <w:rtl/>
        </w:rPr>
        <w:t xml:space="preserve"> הפריש מן העמרים - יפריש מן הכרי עד שלא מירחו, </w:t>
      </w:r>
    </w:p>
    <w:p w:rsidR="00E403F0" w:rsidRPr="00AD695E" w:rsidRDefault="00E403F0" w:rsidP="00E403F0">
      <w:pPr>
        <w:pStyle w:val="affffb"/>
        <w:rPr>
          <w:rtl/>
        </w:rPr>
      </w:pPr>
      <w:r>
        <w:rPr>
          <w:rtl/>
        </w:rPr>
        <w:t xml:space="preserve">- מירחו - מעשרו ונותן לו, משום </w:t>
      </w:r>
      <w:r>
        <w:rPr>
          <w:rStyle w:val="2fb"/>
          <w:rtl/>
        </w:rPr>
        <w:t xml:space="preserve">רבי ישמעאל</w:t>
      </w:r>
      <w:r>
        <w:rPr>
          <w:rtl/>
        </w:rPr>
        <w:t xml:space="preserve"> אמרו: אף מפריש מן העיסה.</w:t>
      </w:r>
    </w:p>
    <w:p w:rsidR="00E403F0" w:rsidRPr="00AD695E" w:rsidRDefault="00E403F0" w:rsidP="00E403F0">
      <w:pPr>
        <w:rPr>
          <w:rtl/>
        </w:rPr>
      </w:pPr>
      <w:r w:rsidRPr="00217260">
        <w:rPr>
          <w:b/>
          <w:bCs/>
          <w:rtl/>
        </w:rPr>
        <w:t xml:space="preserve">תיובתא </w:t>
      </w:r>
      <w:r w:rsidRPr="00217260">
        <w:rPr>
          <w:rStyle w:val="2fb"/>
          <w:b/>
          <w:bCs/>
          <w:rtl/>
        </w:rPr>
        <w:t xml:space="preserve">דאביי</w:t>
      </w:r>
      <w:r w:rsidRPr="00217260">
        <w:rPr>
          <w:b/>
          <w:bCs/>
          <w:rtl/>
        </w:rPr>
        <w:t xml:space="preserve">!</w:t>
      </w:r>
      <w:r>
        <w:rPr>
          <w:rtl/>
        </w:rPr>
        <w:t xml:space="preserve"> </w:t>
      </w:r>
    </w:p>
    <w:p>
      <w:pPr>
        <w:pStyle w:val="38"/>
        <w:rPr>
          <w:ins w:id="93014" w:author="מנוע מכני" w:date="2026-10-11T12:04:39Z"/>
        </w:rPr>
      </w:pPr>
      <w:r>
        <w:lastRenderedPageBreak/>
        <w:t xml:space="preserve">- </w:t>
      </w:r>
      <w:r>
        <w:t>א</w:t>
      </w:r>
      <w:r>
        <w:t>"</w:t>
      </w:r>
      <w:r>
        <w:t xml:space="preserve">ל</w:t>
      </w:r>
      <w:r>
        <w:t xml:space="preserve"> אביי</w:t>
      </w:r>
      <w:r>
        <w:t xml:space="preserve">:</w:t>
      </w:r>
    </w:p>
    <w:p w:rsidR="00E403F0" w:rsidRPr="00AD695E" w:rsidRDefault="00E403F0" w:rsidP="00E403F0">
      <w:pPr>
        <w:pStyle w:val="affffb"/>
        <w:rPr>
          <w:rtl/>
        </w:rPr>
      </w:pPr>
      <w:del w:id="93015" w:author="מנוע מכני" w:date="2026-10-11T12:04:39Z">
        <w:r>
          <w:rPr>
            <w:rtl/>
          </w:rPr>
          <w:delText xml:space="preserve"> </w:delText>
        </w:r>
      </w:del>
      <w:r>
        <w:rPr>
          <w:rtl/>
        </w:rPr>
        <w:t xml:space="preserve">שאני </w:t>
      </w:r>
      <w:ins w:id="90348" w:author="מנוע מכני" w:date="2026-10-11T12:04:39Z">
        <w:r>
          <w:rPr>
            <w:rtl/>
          </w:rPr>
          <w:t xml:space="preserve">שם</w:t>
        </w:r>
      </w:ins>
      <w:del w:id="90349" w:author="מנוע מכני" w:date="2026-10-11T12:04:39Z">
        <w:r>
          <w:rPr>
            <w:rtl/>
          </w:rPr>
          <w:delText xml:space="preserve">התם</w:delText>
        </w:r>
      </w:del>
      <w:r>
        <w:rPr>
          <w:rtl/>
        </w:rPr>
        <w:t xml:space="preserve">, ד</w:t>
      </w:r>
      <w:r>
        <w:rPr>
          <w:rFonts w:hint="cs"/>
          <w:rtl/>
        </w:rPr>
        <w:t>'</w:t>
      </w:r>
      <w:r>
        <w:rPr>
          <w:rtl/>
        </w:rPr>
        <w:t>תעזוב תעזוב יתירא</w:t>
      </w:r>
      <w:r>
        <w:rPr>
          <w:rFonts w:hint="cs"/>
          <w:rtl/>
        </w:rPr>
        <w:t>'</w:t>
      </w:r>
      <w:r>
        <w:rPr>
          <w:rtl/>
        </w:rPr>
        <w:t>.</w:t>
      </w:r>
    </w:p>
    <w:p>
      <w:pPr>
        <w:pStyle w:val="38"/>
        <w:rPr>
          <w:ins w:id="93016" w:author="מנוע מכני" w:date="2026-10-11T12:04:39Z"/>
        </w:rPr>
      </w:pPr>
      <w:r>
        <w:t xml:space="preserve">- </w:t>
      </w:r>
      <w:r w:rsidRPr="001C50F5">
        <w:t>ורבא</w:t>
      </w:r>
      <w:r>
        <w:t xml:space="preserve"> </w:t>
      </w:r>
      <w:r>
        <w:t xml:space="preserve">אמר</w:t>
      </w:r>
      <w:r>
        <w:t xml:space="preserve"> לך:</w:t>
      </w:r>
    </w:p>
    <w:p w:rsidR="00E403F0" w:rsidRPr="00AD695E" w:rsidRDefault="00E403F0" w:rsidP="00E403F0">
      <w:pPr>
        <w:pStyle w:val="affffb"/>
        <w:rPr>
          <w:rtl/>
        </w:rPr>
      </w:pPr>
      <w:del w:id="93017" w:author="מנוע מכני" w:date="2026-10-11T12:04:39Z">
        <w:r>
          <w:rPr>
            <w:rtl/>
          </w:rPr>
          <w:delText xml:space="preserve"> </w:delText>
        </w:r>
      </w:del>
      <w:r>
        <w:rPr>
          <w:rtl/>
        </w:rPr>
        <w:t xml:space="preserve">יש לך עזיבה אחרת שכזו, ואיזו - זה המפקיר כרמו</w:t>
      </w:r>
      <w:ins w:id="91710" w:author="מנוע מכני" w:date="2026-10-11T12:04:39Z">
        <w:r>
          <w:rPr>
            <w:rtl/>
          </w:rPr>
          <w:t xml:space="preserve">,</w:t>
        </w:r>
      </w:ins>
      <w:del w:id="91711" w:author="מנוע מכני" w:date="2026-10-11T12:04:39Z">
        <w:r>
          <w:rPr>
            <w:rtl/>
          </w:rPr>
          <w:delText xml:space="preserve">;</w:delText>
        </w:r>
      </w:del>
    </w:p>
    <w:p>
      <w:pPr>
        <w:pStyle w:val="38"/>
        <w:rPr>
          <w:ins w:id="93018" w:author="מנוע מכני" w:date="2026-10-11T12:04:39Z"/>
        </w:rPr>
      </w:pPr>
      <w:r w:rsidRPr="00DC5F70">
        <w:t xml:space="preserve">דתניא</w:t>
      </w:r>
      <w:r w:rsidRPr="00DC5F70">
        <w:t xml:space="preserve">:</w:t>
      </w:r>
    </w:p>
    <w:p w:rsidR="00E403F0" w:rsidRPr="00DC5F70" w:rsidRDefault="00E403F0" w:rsidP="00E403F0">
      <w:pPr>
        <w:rPr>
          <w:spacing w:val="-6"/>
          <w:rtl/>
        </w:rPr>
      </w:pPr>
      <w:del w:id="93019" w:author="מנוע מכני" w:date="2026-10-11T12:04:39Z">
        <w:r w:rsidRPr="00DC5F70">
          <w:rPr>
            <w:spacing w:val="-6"/>
            <w:rtl/>
          </w:rPr>
          <w:delText xml:space="preserve"> </w:delText>
        </w:r>
      </w:del>
      <w:r w:rsidRPr="00DC5F70">
        <w:rPr>
          <w:spacing w:val="-6"/>
          <w:rtl/>
        </w:rPr>
        <w:t xml:space="preserve">המפקיר כרמו, והשכי' לשחר ובצרו חייב בפרט ועוללות בשכחה ובפאה, ופטור מן המעשר.</w:t>
      </w:r>
    </w:p>
    <w:p w:rsidR="00E403F0" w:rsidRPr="00AD695E" w:rsidRDefault="00E403F0" w:rsidP="00E403F0">
      <w:pPr>
        <w:rPr>
          <w:rtl/>
        </w:rPr>
      </w:pPr>
    </w:p>
    <w:p>
      <w:pPr>
        <w:pStyle w:val="afffff8"/>
        <w:rPr>
          <w:ins w:id="90205" w:author="קלוד" w:date="2026-10-11T12:25:27Z"/>
        </w:rPr>
      </w:pPr>
      <w:ins w:id="90206" w:author="קלוד" w:date="2026-10-11T12:25:27Z">
        <w:r>
          <w:rPr>
            <w:color w:val="7B3F00"/>
          </w:rPr>
          <w:t xml:space="preserve">במה נחלקו אביי ורבא - ברבית קצוצה ושינוי קונה</w:t>
        </w:r>
      </w:ins>
    </w:p>
    <w:p>
      <w:pPr>
        <w:pStyle w:val="38"/>
        <w:rPr>
          <w:ins w:id="93020" w:author="מנוע מכני" w:date="2026-10-11T12:04:39Z"/>
        </w:rPr>
      </w:pPr>
      <w:del w:id="94233" w:author="מנוע מכני" w:date="2026-10-11T12:04:39Z">
        <w:r>
          <w:delText xml:space="preserve">א"</w:delText>
        </w:r>
        <w:r>
          <w:delText xml:space="preserve">ל </w:delText>
        </w:r>
      </w:del>
      <w:r>
        <w:t xml:space="preserve">ראבד</w:t>
      </w:r>
      <w:r>
        <w:t>"</w:t>
      </w:r>
      <w:r>
        <w:t>ר לר</w:t>
      </w:r>
      <w:r>
        <w:t>"</w:t>
      </w:r>
      <w:r>
        <w:t>א</w:t>
      </w:r>
      <w:r>
        <w:t xml:space="preserve">:</w:t>
      </w:r>
    </w:p>
    <w:p w:rsidR="00E403F0" w:rsidRPr="00AD695E" w:rsidRDefault="00E403F0" w:rsidP="00E403F0">
      <w:pPr>
        <w:rPr>
          <w:rtl/>
        </w:rPr>
      </w:pPr>
      <w:del w:id="93021" w:author="מנוע מכני" w:date="2026-10-11T12:04:39Z">
        <w:r>
          <w:rPr>
            <w:rtl/>
          </w:rPr>
          <w:delText xml:space="preserve"> </w:delText>
        </w:r>
      </w:del>
      <w:ins w:id="91004" w:author="מנוע מכני" w:date="2026-10-11T12:04:39Z">
        <w:r>
          <w:rPr>
            <w:rtl/>
          </w:rPr>
          <w:t xml:space="preserve">ועכשיו</w:t>
        </w:r>
      </w:ins>
      <w:del w:id="91005" w:author="מנוע מכני" w:date="2026-10-11T12:04:39Z">
        <w:r>
          <w:rPr>
            <w:rtl/>
          </w:rPr>
          <w:delText xml:space="preserve">והשתא</w:delText>
        </w:r>
      </w:del>
      <w:r>
        <w:rPr>
          <w:rtl/>
        </w:rPr>
        <w:t xml:space="preserve"> </w:t>
      </w:r>
      <w:ins w:id="90003" w:author="Claude - סמנטי" w:date="2026-10-11T12:20:38Z">
        <w:r>
          <w:rPr>
            <w:rtl/>
          </w:rPr>
          <w:t xml:space="preserve">ששינינו</w:t>
        </w:r>
      </w:ins>
      <w:del w:id="90004" w:author="Claude - סמנטי" w:date="2026-10-11T12:20:38Z">
        <w:r>
          <w:rPr>
            <w:rtl/>
          </w:rPr>
          <w:delText xml:space="preserve">דשנינן</w:delText>
        </w:r>
      </w:del>
      <w:r>
        <w:rPr>
          <w:rtl/>
        </w:rPr>
        <w:t xml:space="preserve"> כל </w:t>
      </w:r>
      <w:ins w:id="91006" w:author="מנוע מכני" w:date="2026-10-11T12:04:39Z">
        <w:r>
          <w:rPr>
            <w:rtl/>
          </w:rPr>
          <w:t xml:space="preserve">אלו</w:t>
        </w:r>
      </w:ins>
      <w:del w:id="91007" w:author="מנוע מכני" w:date="2026-10-11T12:04:39Z">
        <w:r>
          <w:rPr>
            <w:rtl/>
          </w:rPr>
          <w:delText xml:space="preserve">הני</w:delText>
        </w:r>
      </w:del>
      <w:r>
        <w:rPr>
          <w:rtl/>
        </w:rPr>
        <w:t xml:space="preserve"> שינויי, </w:t>
      </w:r>
      <w:r>
        <w:rPr>
          <w:rStyle w:val="2fb"/>
          <w:rtl/>
        </w:rPr>
        <w:t xml:space="preserve">דאביי</w:t>
      </w:r>
      <w:r>
        <w:rPr>
          <w:rtl/>
        </w:rPr>
        <w:t xml:space="preserve"> </w:t>
      </w:r>
      <w:r>
        <w:rPr>
          <w:rStyle w:val="2fb"/>
          <w:rtl/>
        </w:rPr>
        <w:t xml:space="preserve">ורבא</w:t>
      </w:r>
      <w:r>
        <w:rPr>
          <w:rtl/>
        </w:rPr>
        <w:t xml:space="preserve"> במאי </w:t>
      </w:r>
      <w:ins w:id="90350" w:author="מנוע מכני" w:date="2026-10-11T12:04:39Z">
        <w:r>
          <w:rPr>
            <w:rtl/>
          </w:rPr>
          <w:t xml:space="preserve">חלקו</w:t>
        </w:r>
      </w:ins>
      <w:del w:id="90351" w:author="מנוע מכני" w:date="2026-10-11T12:04:39Z">
        <w:r>
          <w:rPr>
            <w:rtl/>
          </w:rPr>
          <w:delText xml:space="preserve">פליגי</w:delText>
        </w:r>
      </w:del>
      <w:r>
        <w:rPr>
          <w:rtl/>
        </w:rPr>
        <w:t xml:space="preserve">? </w:t>
      </w:r>
    </w:p>
    <w:p>
      <w:pPr>
        <w:pStyle w:val="38"/>
        <w:rPr>
          <w:ins w:id="93022" w:author="מנוע מכני" w:date="2026-10-11T12:04:39Z"/>
        </w:rPr>
      </w:pPr>
      <w:r>
        <w:t xml:space="preserve">- </w:t>
      </w:r>
      <w:r w:rsidRPr="00E71F85">
        <w:t xml:space="preserve">ברבית קצוצה, </w:t>
      </w:r>
      <w:ins w:id="90092" w:author="מנוע מכני" w:date="2026-10-11T12:04:39Z">
        <w:r>
          <w:t xml:space="preserve">וכדר"א</w:t>
        </w:r>
      </w:ins>
      <w:del w:id="90093" w:author="מנוע מכני" w:date="2026-10-11T12:04:39Z">
        <w:r w:rsidRPr="001F76AA">
          <w:delText xml:space="preserve">וכדרבי אלעזר</w:delText>
        </w:r>
      </w:del>
      <w:r>
        <w:t>:</w:t>
      </w:r>
    </w:p>
    <w:p w:rsidR="00E403F0" w:rsidRPr="00AD695E" w:rsidRDefault="00E403F0" w:rsidP="00E403F0">
      <w:pPr>
        <w:pStyle w:val="affffb"/>
        <w:rPr>
          <w:rtl/>
        </w:rPr>
      </w:pPr>
      <w:del w:id="93023" w:author="מנוע מכני" w:date="2026-10-11T12:04:39Z">
        <w:r w:rsidRPr="001F76AA">
          <w:rPr>
            <w:rFonts w:hint="cs"/>
            <w:rtl/>
          </w:rPr>
          <w:delText xml:space="preserve"> </w:delText>
        </w:r>
      </w:del>
      <w:r w:rsidRPr="001F76AA">
        <w:rPr>
          <w:rFonts w:hint="cs"/>
          <w:rtl/>
        </w:rPr>
        <w:t xml:space="preserve">דיוצאה בדיינין ואבק ריבית אינה יוצאה בדיינין</w:t>
      </w:r>
    </w:p>
    <w:p w:rsidR="00E403F0" w:rsidRPr="00AD695E" w:rsidRDefault="00E403F0" w:rsidP="00E403F0">
      <w:pPr>
        <w:pStyle w:val="afff3"/>
        <w:framePr w:wrap="around"/>
        <w:spacing w:line="240" w:lineRule="exact"/>
        <w:rPr>
          <w:rtl/>
        </w:rPr>
      </w:pPr>
      <w:r w:rsidRPr="009239E9">
        <w:rPr>
          <w:rFonts w:hint="cs"/>
          <w:szCs w:val="18"/>
          <w:rtl/>
        </w:rPr>
        <w:t>ו:</w:t>
      </w:r>
    </w:p>
    <w:p>
      <w:pPr>
        <w:pStyle w:val="38"/>
        <w:rPr>
          <w:ins w:id="93024" w:author="מנוע מכני" w:date="2026-10-11T12:04:39Z"/>
        </w:rPr>
      </w:pPr>
      <w:r>
        <w:t xml:space="preserve">- </w:t>
      </w:r>
      <w:r>
        <w:tab/>
      </w:r>
      <w:r>
        <w:tab/>
      </w:r>
      <w:r>
        <w:tab/>
      </w:r>
      <w:r w:rsidRPr="001F76AA">
        <w:tab/>
        <w:t xml:space="preserve">ור' יוחנן:</w:t>
      </w:r>
    </w:p>
    <w:p w:rsidR="00E403F0" w:rsidRPr="00AD695E" w:rsidRDefault="00E403F0" w:rsidP="00E403F0">
      <w:pPr>
        <w:pStyle w:val="affffb"/>
        <w:rPr>
          <w:rtl/>
        </w:rPr>
      </w:pPr>
      <w:del w:id="93025" w:author="מנוע מכני" w:date="2026-10-11T12:04:39Z">
        <w:r w:rsidRPr="001F76AA">
          <w:rPr>
            <w:rtl/>
          </w:rPr>
          <w:tab/>
          <w:delText xml:space="preserve"> </w:delText>
        </w:r>
      </w:del>
      <w:r w:rsidRPr="001F76AA">
        <w:rPr>
          <w:rtl/>
        </w:rPr>
        <w:tab/>
        <w:t xml:space="preserve">אפי' רבית קצוצה אינה יוצאה בדיינין.</w:t>
      </w:r>
    </w:p>
    <w:p>
      <w:pPr>
        <w:pStyle w:val="38"/>
        <w:rPr>
          <w:ins w:id="93026" w:author="מנוע מכני" w:date="2026-10-11T12:04:39Z"/>
        </w:rPr>
      </w:pPr>
      <w:r>
        <w:t xml:space="preserve">א"ל</w:t>
      </w:r>
      <w:r>
        <w:t xml:space="preserve">:</w:t>
      </w:r>
    </w:p>
    <w:p w:rsidR="00E403F0" w:rsidRPr="00AD695E" w:rsidRDefault="00E403F0" w:rsidP="00E403F0">
      <w:pPr>
        <w:rPr>
          <w:rtl/>
        </w:rPr>
      </w:pPr>
      <w:del w:id="93027" w:author="מנוע מכני" w:date="2026-10-11T12:04:39Z">
        <w:r>
          <w:rPr>
            <w:rtl/>
          </w:rPr>
          <w:delText xml:space="preserve"> </w:delText>
        </w:r>
      </w:del>
      <w:r>
        <w:rPr>
          <w:rFonts w:hint="cs"/>
          <w:rtl/>
        </w:rPr>
        <w:t xml:space="preserve">והא </w:t>
      </w:r>
      <w:ins w:id="90354" w:author="מנוע מכני" w:date="2026-10-11T12:04:39Z">
        <w:r>
          <w:rPr>
            <w:rtl/>
          </w:rPr>
          <w:t xml:space="preserve">שם</w:t>
        </w:r>
      </w:ins>
      <w:del w:id="90355" w:author="מנוע מכני" w:date="2026-10-11T12:04:39Z">
        <w:r>
          <w:rPr>
            <w:rtl/>
          </w:rPr>
          <w:delText xml:space="preserve">התם</w:delText>
        </w:r>
      </w:del>
      <w:r>
        <w:rPr>
          <w:rtl/>
        </w:rPr>
        <w:t xml:space="preserve"> בקראי </w:t>
      </w:r>
      <w:ins w:id="90352" w:author="מנוע מכני" w:date="2026-10-11T12:04:39Z">
        <w:r>
          <w:rPr>
            <w:rtl/>
          </w:rPr>
          <w:t xml:space="preserve">חלקו</w:t>
        </w:r>
      </w:ins>
      <w:del w:id="90353" w:author="מנוע מכני" w:date="2026-10-11T12:04:39Z">
        <w:r>
          <w:rPr>
            <w:rtl/>
          </w:rPr>
          <w:delText xml:space="preserve">פליגי</w:delText>
        </w:r>
      </w:del>
      <w:r>
        <w:rPr>
          <w:rFonts w:hint="cs"/>
          <w:rtl/>
        </w:rPr>
        <w:t>[ולא בסברא]</w:t>
      </w:r>
      <w:r>
        <w:rPr>
          <w:rtl/>
        </w:rPr>
        <w:t xml:space="preserve"> </w:t>
      </w:r>
    </w:p>
    <w:p w:rsidR="00E403F0" w:rsidRPr="00AD695E" w:rsidRDefault="00E403F0" w:rsidP="00E403F0">
      <w:pPr>
        <w:rPr>
          <w:rtl/>
        </w:rPr>
      </w:pPr>
      <w:r w:rsidRPr="00217260">
        <w:rPr>
          <w:b/>
          <w:bCs/>
          <w:rtl/>
        </w:rPr>
        <w:t>דא"ר יצחק:</w:t>
      </w:r>
      <w:r>
        <w:rPr>
          <w:rtl/>
        </w:rPr>
        <w:t xml:space="preserve"> </w:t>
      </w:r>
      <w:r>
        <w:rPr>
          <w:rtl/>
        </w:rPr>
        <w:t xml:space="preserve">מ"ט</w:t>
      </w:r>
      <w:r>
        <w:rPr>
          <w:rtl/>
        </w:rPr>
        <w:t xml:space="preserve"> </w:t>
      </w:r>
      <w:r>
        <w:rPr>
          <w:rStyle w:val="2fb"/>
          <w:rtl/>
        </w:rPr>
        <w:t xml:space="preserve">דר</w:t>
      </w:r>
      <w:r>
        <w:rPr>
          <w:rStyle w:val="2fb"/>
          <w:rFonts w:hint="cs"/>
          <w:rtl/>
        </w:rPr>
        <w:t>י</w:t>
      </w:r>
      <w:r>
        <w:rPr>
          <w:rStyle w:val="2fb"/>
          <w:rtl/>
        </w:rPr>
        <w:t>"</w:t>
      </w:r>
      <w:r>
        <w:rPr>
          <w:rStyle w:val="2fb"/>
          <w:rFonts w:hint="cs"/>
          <w:rtl/>
        </w:rPr>
        <w:t xml:space="preserve">ו</w:t>
      </w:r>
      <w:r>
        <w:rPr>
          <w:rFonts w:hint="cs"/>
          <w:rtl/>
        </w:rPr>
        <w:t xml:space="preserve"> '</w:t>
      </w:r>
      <w:ins w:id="90005" w:author="Claude - סמנטי" w:date="2026-10-11T12:20:38Z">
        <w:r>
          <w:rPr>
            <w:rStyle w:val="afffff0"/>
            <w:rtl/>
          </w:rPr>
          <w:t xml:space="preserve">בַּנֶּשֶׁךְ נָתַן וְתַרְבִּית לָקַח וָחַי לֹא יִחְיֶה</w:t>
        </w:r>
      </w:ins>
      <w:del w:id="90006" w:author="Claude - סמנטי" w:date="2026-10-11T12:20:38Z">
        <w:r>
          <w:rPr>
            <w:rtl/>
          </w:rPr>
          <w:delText xml:space="preserve">בנשך נתן ותרבית לקח וחי </w:delText>
        </w:r>
        <w:r>
          <w:rPr>
            <w:rtl/>
          </w:rPr>
          <w:delText xml:space="preserve">לא</w:delText>
        </w:r>
        <w:r>
          <w:rPr>
            <w:rtl/>
          </w:rPr>
          <w:delText xml:space="preserve"> יחיה</w:delText>
        </w:r>
      </w:del>
      <w:r>
        <w:rPr>
          <w:rFonts w:hint="cs"/>
          <w:rtl/>
        </w:rPr>
        <w:t>'</w:t>
      </w:r>
      <w:r>
        <w:rPr>
          <w:rtl/>
        </w:rPr>
        <w:t xml:space="preserve"> - </w:t>
      </w:r>
      <w:r w:rsidRPr="00217260">
        <w:rPr>
          <w:b/>
          <w:bCs/>
          <w:rtl/>
        </w:rPr>
        <w:t>לחיים</w:t>
      </w:r>
      <w:r>
        <w:rPr>
          <w:rtl/>
        </w:rPr>
        <w:t xml:space="preserve"> ניתן ולא להישבון.</w:t>
      </w:r>
    </w:p>
    <w:p>
      <w:pPr>
        <w:pStyle w:val="38"/>
        <w:rPr>
          <w:ins w:id="93028" w:author="מנוע מכני" w:date="2026-10-11T12:04:39Z"/>
        </w:rPr>
      </w:pPr>
      <w:r w:rsidRPr="00217260">
        <w:t>ר</w:t>
      </w:r>
      <w:r w:rsidRPr="00217260">
        <w:t>אב</w:t>
      </w:r>
      <w:r w:rsidRPr="00217260">
        <w:t>"</w:t>
      </w:r>
      <w:r w:rsidRPr="00217260">
        <w:t>א</w:t>
      </w:r>
      <w:r>
        <w:t>:</w:t>
      </w:r>
    </w:p>
    <w:p w:rsidR="00E403F0" w:rsidRPr="00AD695E" w:rsidRDefault="00E403F0" w:rsidP="00E403F0">
      <w:pPr>
        <w:rPr>
          <w:rtl/>
        </w:rPr>
      </w:pPr>
      <w:del w:id="93029" w:author="מנוע מכני" w:date="2026-10-11T12:04:39Z">
        <w:r>
          <w:rPr>
            <w:rtl/>
          </w:rPr>
          <w:delText xml:space="preserve"> </w:delText>
        </w:r>
      </w:del>
      <w:r>
        <w:rPr>
          <w:rFonts w:hint="cs"/>
          <w:rtl/>
        </w:rPr>
        <w:t>מ'</w:t>
      </w:r>
      <w:r>
        <w:rPr>
          <w:rStyle w:val="afffff0"/>
          <w:rtl/>
        </w:rPr>
        <w:t>ויראת מאלהיך אני ה</w:t>
      </w:r>
      <w:r w:rsidR="00D64BA8">
        <w:rPr>
          <w:rtl/>
        </w:rPr>
        <w:t>'</w:t>
      </w:r>
      <w:r>
        <w:rPr>
          <w:rtl/>
        </w:rPr>
        <w:t xml:space="preserve"> - </w:t>
      </w:r>
      <w:r w:rsidRPr="00217260">
        <w:rPr>
          <w:b/>
          <w:bCs/>
          <w:rtl/>
        </w:rPr>
        <w:t>למורא</w:t>
      </w:r>
      <w:r>
        <w:rPr>
          <w:rtl/>
        </w:rPr>
        <w:t xml:space="preserve"> נתתיו ולא להישבון.</w:t>
      </w:r>
    </w:p>
    <w:p>
      <w:pPr>
        <w:pStyle w:val="38"/>
        <w:rPr>
          <w:ins w:id="93030" w:author="מנוע מכני" w:date="2026-10-11T12:04:39Z"/>
        </w:rPr>
      </w:pPr>
      <w:r w:rsidRPr="00217260">
        <w:t>רבא</w:t>
      </w:r>
      <w:r w:rsidRPr="00217260">
        <w:t>:</w:t>
      </w:r>
    </w:p>
    <w:p w:rsidR="00E403F0" w:rsidRPr="00AD695E" w:rsidRDefault="00E403F0" w:rsidP="00E403F0">
      <w:pPr>
        <w:rPr>
          <w:rtl/>
        </w:rPr>
      </w:pPr>
      <w:del w:id="93031" w:author="מנוע מכני" w:date="2026-10-11T12:04:39Z">
        <w:r>
          <w:rPr>
            <w:rFonts w:hint="cs"/>
            <w:rtl/>
          </w:rPr>
          <w:delText xml:space="preserve"> </w:delText>
        </w:r>
      </w:del>
      <w:r>
        <w:rPr>
          <w:rFonts w:hint="cs"/>
          <w:rtl/>
        </w:rPr>
        <w:t xml:space="preserve">מ'</w:t>
      </w:r>
      <w:r>
        <w:rPr>
          <w:rStyle w:val="afffff0"/>
          <w:rtl/>
        </w:rPr>
        <w:t>התועבות האל עשה מות יומת דמיו בו יהיה והוליד בן פריץ שופך דם</w:t>
      </w:r>
      <w:r>
        <w:rPr>
          <w:rFonts w:hint="cs"/>
          <w:rtl/>
        </w:rPr>
        <w:t>'</w:t>
      </w:r>
      <w:r>
        <w:rPr>
          <w:rtl/>
        </w:rPr>
        <w:t xml:space="preserve">, </w:t>
      </w:r>
    </w:p>
    <w:p w:rsidR="00E403F0" w:rsidRPr="00AD695E" w:rsidRDefault="00E403F0" w:rsidP="00E403F0">
      <w:pPr>
        <w:rPr>
          <w:rtl/>
        </w:rPr>
      </w:pPr>
      <w:r>
        <w:rPr>
          <w:rtl/>
        </w:rPr>
        <w:t xml:space="preserve">הוקשו מלוי רבית לשופכי דמים, </w:t>
      </w:r>
      <w:r>
        <w:rPr>
          <w:rFonts w:hint="cs"/>
          <w:rtl/>
        </w:rPr>
        <w:t>ד</w:t>
      </w:r>
      <w:r>
        <w:rPr>
          <w:rtl/>
        </w:rPr>
        <w:t xml:space="preserve">לא ניתנו להישבון, אף מלוי רבית - </w:t>
      </w:r>
      <w:r>
        <w:rPr>
          <w:rtl/>
        </w:rPr>
        <w:t xml:space="preserve">לא</w:t>
      </w:r>
      <w:r>
        <w:rPr>
          <w:rtl/>
        </w:rPr>
        <w:t xml:space="preserve"> ניתנו להישבון.</w:t>
      </w:r>
    </w:p>
    <w:p>
      <w:pPr>
        <w:pStyle w:val="38"/>
        <w:rPr>
          <w:ins w:id="93032" w:author="מנוע מכני" w:date="2026-10-11T12:04:39Z"/>
        </w:rPr>
      </w:pPr>
      <w:r>
        <w:t>וא</w:t>
      </w:r>
      <w:r>
        <w:t>רנב</w:t>
      </w:r>
      <w:r>
        <w:t>"</w:t>
      </w:r>
      <w:r>
        <w:t>י</w:t>
      </w:r>
      <w:r>
        <w:t xml:space="preserve">:</w:t>
      </w:r>
    </w:p>
    <w:p w:rsidR="00E403F0" w:rsidRPr="00AD695E" w:rsidRDefault="00E403F0" w:rsidP="00E403F0">
      <w:pPr>
        <w:rPr>
          <w:rtl/>
        </w:rPr>
      </w:pPr>
      <w:del w:id="93033" w:author="מנוע מכני" w:date="2026-10-11T12:04:39Z">
        <w:r>
          <w:rPr>
            <w:rtl/>
          </w:rPr>
          <w:delText xml:space="preserve"> </w:delText>
        </w:r>
      </w:del>
      <w:r>
        <w:rPr>
          <w:rtl/>
        </w:rPr>
        <w:t xml:space="preserve">מ"ט</w:t>
      </w:r>
      <w:r>
        <w:rPr>
          <w:rtl/>
        </w:rPr>
        <w:t xml:space="preserve"> </w:t>
      </w:r>
      <w:r>
        <w:rPr>
          <w:rStyle w:val="2fb"/>
          <w:rtl/>
        </w:rPr>
        <w:t xml:space="preserve">דר"</w:t>
      </w:r>
      <w:r>
        <w:rPr>
          <w:rStyle w:val="2fb"/>
          <w:rFonts w:hint="cs"/>
          <w:rtl/>
        </w:rPr>
        <w:t>א</w:t>
      </w:r>
      <w:r>
        <w:rPr>
          <w:rtl/>
        </w:rPr>
        <w:t xml:space="preserve"> </w:t>
      </w:r>
      <w:r>
        <w:rPr>
          <w:rFonts w:hint="cs"/>
          <w:rtl/>
        </w:rPr>
        <w:t>ד'</w:t>
      </w:r>
      <w:ins w:id="90299" w:author="Claude - סמנטי" w:date="2026-10-11T12:20:38Z">
        <w:r>
          <w:rPr>
            <w:rStyle w:val="afffff0"/>
            <w:rtl/>
          </w:rPr>
          <w:t xml:space="preserve">וְחֵי אָחִיךָ עִמָּךְ</w:t>
        </w:r>
      </w:ins>
      <w:del w:id="90300" w:author="Claude - סמנטי" w:date="2026-10-11T12:20:38Z">
        <w:r>
          <w:rPr>
            <w:rtl/>
          </w:rPr>
          <w:delText xml:space="preserve">וחי אחיך עמך</w:delText>
        </w:r>
      </w:del>
      <w:r>
        <w:rPr>
          <w:rFonts w:hint="cs"/>
          <w:rtl/>
        </w:rPr>
        <w:t>'</w:t>
      </w:r>
      <w:r>
        <w:rPr>
          <w:rtl/>
        </w:rPr>
        <w:t xml:space="preserve"> - אהדר </w:t>
      </w:r>
      <w:ins w:id="91008" w:author="מנוע מכני" w:date="2026-10-11T12:04:39Z">
        <w:r>
          <w:rPr>
            <w:rtl/>
          </w:rPr>
          <w:t xml:space="preserve">לו</w:t>
        </w:r>
      </w:ins>
      <w:del w:id="91009" w:author="מנוע מכני" w:date="2026-10-11T12:04:39Z">
        <w:r>
          <w:rPr>
            <w:rtl/>
          </w:rPr>
          <w:delText xml:space="preserve">ליה</w:delText>
        </w:r>
      </w:del>
      <w:r>
        <w:rPr>
          <w:rtl/>
        </w:rPr>
        <w:t xml:space="preserve"> כי </w:t>
      </w:r>
      <w:ins w:id="92652" w:author="מנוע מכני" w:date="2026-10-11T12:04:39Z">
        <w:r>
          <w:rPr>
            <w:rtl/>
          </w:rPr>
          <w:t xml:space="preserve">איך</w:t>
        </w:r>
      </w:ins>
      <w:del w:id="92653" w:author="מנוע מכני" w:date="2026-10-11T12:04:39Z">
        <w:r>
          <w:rPr>
            <w:rtl/>
          </w:rPr>
          <w:delText xml:space="preserve">היכי</w:delText>
        </w:r>
      </w:del>
      <w:r>
        <w:rPr>
          <w:rtl/>
        </w:rPr>
        <w:t xml:space="preserve"> דניחי עמך.</w:t>
      </w:r>
    </w:p>
    <w:p>
      <w:pPr>
        <w:pStyle w:val="38"/>
        <w:rPr>
          <w:ins w:id="93034" w:author="מנוע מכני" w:date="2026-10-11T12:04:39Z"/>
        </w:rPr>
      </w:pPr>
      <w:del w:id="90043" w:author="מנוע מכני" w:date="2026-10-11T12:04:39Z">
        <w:r w:rsidRPr="00217260">
          <w:delText xml:space="preserve"> </w:delText>
        </w:r>
      </w:del>
      <w:ins w:id="90356" w:author="מנוע מכני" w:date="2026-10-11T12:04:39Z">
        <w:r>
          <w:t xml:space="preserve">וחלקו</w:t>
        </w:r>
      </w:ins>
    </w:p>
    <w:p w:rsidR="00E403F0" w:rsidRPr="00AD695E" w:rsidRDefault="00E403F0" w:rsidP="00E403F0">
      <w:pPr>
        <w:rPr>
          <w:rtl/>
        </w:rPr>
      </w:pPr>
      <w:del w:id="90357" w:author="מנוע מכני" w:date="2026-10-11T12:04:39Z">
        <w:r w:rsidRPr="00217260">
          <w:rPr>
            <w:b/>
            <w:bCs/>
            <w:rtl/>
          </w:rPr>
          <w:delText xml:space="preserve">ו</w:delText>
        </w:r>
        <w:r w:rsidRPr="00217260">
          <w:rPr>
            <w:rFonts w:hint="cs"/>
            <w:b/>
            <w:bCs/>
            <w:rtl/>
          </w:rPr>
          <w:delText xml:space="preserve">פל</w:delText>
        </w:r>
        <w:r w:rsidRPr="00217260">
          <w:rPr>
            <w:b/>
            <w:bCs/>
            <w:rtl/>
          </w:rPr>
          <w:delText xml:space="preserve">י</w:delText>
        </w:r>
        <w:r w:rsidRPr="00217260">
          <w:rPr>
            <w:rFonts w:hint="cs"/>
            <w:b/>
            <w:bCs/>
            <w:rtl/>
          </w:rPr>
          <w:delText xml:space="preserve">גי</w:delText>
        </w:r>
      </w:del>
      <w:del w:id="93035" w:author="מנוע מכני" w:date="2026-10-11T12:04:39Z">
        <w:r w:rsidRPr="00217260">
          <w:rPr>
            <w:b/>
            <w:bCs/>
            <w:rtl/>
          </w:rPr>
          <w:delText xml:space="preserve"> </w:delText>
        </w:r>
      </w:del>
      <w:r w:rsidRPr="00217260">
        <w:rPr>
          <w:rStyle w:val="2fb"/>
          <w:b/>
          <w:bCs/>
          <w:rtl/>
        </w:rPr>
        <w:t xml:space="preserve">אביי</w:t>
      </w:r>
      <w:r w:rsidRPr="00217260">
        <w:rPr>
          <w:b/>
          <w:bCs/>
          <w:rtl/>
        </w:rPr>
        <w:t xml:space="preserve"> </w:t>
      </w:r>
      <w:r w:rsidRPr="00217260">
        <w:rPr>
          <w:rStyle w:val="2fb"/>
          <w:b/>
          <w:bCs/>
          <w:rtl/>
        </w:rPr>
        <w:t xml:space="preserve">ורבא</w:t>
      </w:r>
      <w:r w:rsidRPr="00217260">
        <w:rPr>
          <w:b/>
          <w:bCs/>
          <w:rtl/>
        </w:rPr>
        <w:t xml:space="preserve"> בשינוי קונה.</w:t>
      </w:r>
    </w:p>
    <w:p>
      <w:pPr>
        <w:pStyle w:val="38"/>
        <w:rPr>
          <w:ins w:id="93036" w:author="מנוע מכני" w:date="2026-10-11T12:04:39Z"/>
        </w:rPr>
      </w:pPr>
      <w:del w:id="90044" w:author="מנוע מכני" w:date="2026-10-11T12:04:39Z">
        <w:r w:rsidRPr="00217260">
          <w:delText xml:space="preserve"> </w:delText>
        </w:r>
      </w:del>
      <w:r w:rsidRPr="00217260">
        <w:t xml:space="preserve">ל"א:</w:t>
      </w:r>
    </w:p>
    <w:p w:rsidR="00E403F0" w:rsidRPr="00AD695E" w:rsidRDefault="00E403F0" w:rsidP="00E403F0">
      <w:pPr>
        <w:rPr>
          <w:rtl/>
        </w:rPr>
      </w:pPr>
      <w:del w:id="93037" w:author="מנוע מכני" w:date="2026-10-11T12:04:39Z">
        <w:r w:rsidRPr="00217260">
          <w:rPr>
            <w:b/>
            <w:bCs/>
            <w:rtl/>
          </w:rPr>
          <w:delText xml:space="preserve"> </w:delText>
        </w:r>
      </w:del>
      <w:r w:rsidRPr="00217260">
        <w:rPr>
          <w:b/>
          <w:bCs/>
          <w:rtl/>
        </w:rPr>
        <w:t xml:space="preserve">בהני שינויי </w:t>
      </w:r>
      <w:ins w:id="90007" w:author="Claude - סמנטי" w:date="2026-10-11T12:20:38Z">
        <w:r>
          <w:rPr>
            <w:b/>
            <w:bCs/>
            <w:rtl/>
          </w:rPr>
          <w:t xml:space="preserve">ששינינו</w:t>
        </w:r>
      </w:ins>
      <w:del w:id="90008" w:author="Claude - סמנטי" w:date="2026-10-11T12:20:38Z">
        <w:r w:rsidRPr="00217260">
          <w:rPr>
            <w:b/>
            <w:bCs/>
            <w:rtl/>
          </w:rPr>
          <w:delText xml:space="preserve">דשנינן</w:delText>
        </w:r>
      </w:del>
      <w:ins w:id="91712" w:author="מנוע מכני" w:date="2026-10-11T12:04:39Z">
        <w:r>
          <w:rPr>
            <w:b/>
            <w:bCs/>
            <w:rtl/>
          </w:rPr>
          <w:t xml:space="preserve"> </w:t>
        </w:r>
      </w:ins>
      <w:del w:id="91713" w:author="מנוע מכני" w:date="2026-10-11T12:04:39Z">
        <w:r w:rsidRPr="00217260">
          <w:rPr>
            <w:b/>
            <w:bCs/>
            <w:rtl/>
          </w:rPr>
          <w:delText xml:space="preserve">  </w:delText>
        </w:r>
      </w:del>
      <w:r w:rsidRPr="00217260">
        <w:rPr>
          <w:b/>
          <w:bCs/>
          <w:rtl/>
        </w:rPr>
        <w:t xml:space="preserve">ברבית קצוצה, </w:t>
      </w:r>
      <w:r w:rsidRPr="00217260">
        <w:rPr>
          <w:rStyle w:val="2fb"/>
          <w:b/>
          <w:bCs/>
          <w:rtl/>
        </w:rPr>
        <w:t xml:space="preserve">לאביי</w:t>
      </w:r>
      <w:r w:rsidRPr="00217260">
        <w:rPr>
          <w:b/>
          <w:bCs/>
          <w:rtl/>
        </w:rPr>
        <w:t xml:space="preserve"> - </w:t>
      </w:r>
      <w:r w:rsidRPr="00217260">
        <w:rPr>
          <w:b/>
          <w:bCs/>
          <w:rtl/>
        </w:rPr>
        <w:t xml:space="preserve">לא</w:t>
      </w:r>
      <w:r w:rsidRPr="00217260">
        <w:rPr>
          <w:b/>
          <w:bCs/>
          <w:rtl/>
        </w:rPr>
        <w:t xml:space="preserve"> מהדר רבית, </w:t>
      </w:r>
      <w:r w:rsidRPr="00217260">
        <w:rPr>
          <w:rStyle w:val="2fb"/>
          <w:b/>
          <w:bCs/>
          <w:rtl/>
        </w:rPr>
        <w:t xml:space="preserve">לרבא</w:t>
      </w:r>
      <w:r w:rsidRPr="00217260">
        <w:rPr>
          <w:b/>
          <w:bCs/>
          <w:rtl/>
        </w:rPr>
        <w:t xml:space="preserve"> - מהדר רבית.</w:t>
      </w:r>
    </w:p>
    <w:p w:rsidR="00E403F0" w:rsidRPr="00AD695E" w:rsidRDefault="00E403F0" w:rsidP="00E403F0">
      <w:pPr>
        <w:rPr>
          <w:rtl/>
        </w:rPr>
      </w:pPr>
      <w:r>
        <w:rPr>
          <w:rtl/>
        </w:rPr>
        <w:t xml:space="preserve">והא </w:t>
      </w:r>
      <w:r>
        <w:rPr>
          <w:rStyle w:val="2fb"/>
          <w:rtl/>
        </w:rPr>
        <w:t xml:space="preserve">אביי</w:t>
      </w:r>
      <w:r>
        <w:rPr>
          <w:rtl/>
        </w:rPr>
        <w:t xml:space="preserve"> </w:t>
      </w:r>
      <w:ins w:id="90358" w:author="מנוע מכני" w:date="2026-10-11T12:04:39Z">
        <w:r>
          <w:rPr>
            <w:rtl/>
          </w:rPr>
          <w:t xml:space="preserve">גם</w:t>
        </w:r>
      </w:ins>
      <w:del w:id="90359" w:author="מנוע מכני" w:date="2026-10-11T12:04:39Z">
        <w:r>
          <w:rPr>
            <w:rtl/>
          </w:rPr>
          <w:delText xml:space="preserve">נמי</w:delText>
        </w:r>
      </w:del>
      <w:r>
        <w:rPr>
          <w:rtl/>
        </w:rPr>
        <w:t xml:space="preserve"> סבר </w:t>
      </w:r>
      <w:ins w:id="90009" w:author="Claude - סמנטי" w:date="2026-10-11T12:20:38Z">
        <w:r>
          <w:rPr>
            <w:rtl/>
          </w:rPr>
          <w:t xml:space="preserve">מוציאים</w:t>
        </w:r>
      </w:ins>
      <w:del w:id="90010" w:author="Claude - סמנטי" w:date="2026-10-11T12:20:38Z">
        <w:r>
          <w:rPr>
            <w:rtl/>
          </w:rPr>
          <w:delText xml:space="preserve">מפקינן</w:delText>
        </w:r>
      </w:del>
      <w:r>
        <w:rPr>
          <w:rtl/>
        </w:rPr>
        <w:t xml:space="preserve"> ריבית קצוצה בדיינין! </w:t>
      </w:r>
      <w:r>
        <w:rPr>
          <w:rFonts w:hint="cs"/>
          <w:rtl/>
        </w:rPr>
        <w:t>כאותו שהלווה לחבירו ד' מאות זוז בריבית ונתן</w:t>
      </w:r>
      <w:r>
        <w:rPr>
          <w:rtl/>
        </w:rPr>
        <w:t xml:space="preserve"> למלוה בחנותיה גלימא </w:t>
      </w:r>
      <w:r>
        <w:rPr>
          <w:rFonts w:hint="cs"/>
          <w:rtl/>
        </w:rPr>
        <w:t>השווה חמש בארבעה</w:t>
      </w:r>
      <w:r>
        <w:rPr>
          <w:rtl/>
        </w:rPr>
        <w:t xml:space="preserve">, </w:t>
      </w:r>
    </w:p>
    <w:p w:rsidR="00E403F0" w:rsidRPr="00AD695E" w:rsidRDefault="00E403F0" w:rsidP="00E403F0">
      <w:pPr>
        <w:rPr>
          <w:rtl/>
        </w:rPr>
      </w:pPr>
      <w:r>
        <w:rPr>
          <w:rtl/>
        </w:rPr>
        <w:tab/>
      </w:r>
      <w:r>
        <w:rPr>
          <w:rFonts w:hint="cs"/>
          <w:rtl/>
        </w:rPr>
        <w:t>כש</w:t>
      </w:r>
      <w:r>
        <w:rPr>
          <w:rtl/>
        </w:rPr>
        <w:t>מ</w:t>
      </w:r>
      <w:r>
        <w:rPr>
          <w:rFonts w:hint="cs"/>
          <w:rtl/>
        </w:rPr>
        <w:t xml:space="preserve">וציאים ממנו </w:t>
      </w:r>
      <w:r>
        <w:rPr>
          <w:rtl/>
        </w:rPr>
        <w:t xml:space="preserve">ד' </w:t>
      </w:r>
      <w:r>
        <w:rPr>
          <w:rFonts w:hint="cs"/>
          <w:rtl/>
        </w:rPr>
        <w:t xml:space="preserve">מוציאים והזוז החמישי אומרים שבמתנה נתן </w:t>
      </w:r>
    </w:p>
    <w:p>
      <w:pPr>
        <w:pStyle w:val="38"/>
        <w:rPr>
          <w:ins w:id="93038" w:author="מנוע מכני" w:date="2026-10-11T12:04:39Z"/>
        </w:rPr>
      </w:pPr>
      <w:r>
        <w:t xml:space="preserve">ורבא:</w:t>
      </w:r>
    </w:p>
    <w:p w:rsidR="00E403F0" w:rsidRPr="00AD695E" w:rsidRDefault="00E403F0" w:rsidP="00E403F0">
      <w:pPr>
        <w:rPr>
          <w:rtl/>
        </w:rPr>
      </w:pPr>
      <w:del w:id="93039" w:author="מנוע מכני" w:date="2026-10-11T12:04:39Z">
        <w:r>
          <w:rPr>
            <w:rtl/>
          </w:rPr>
          <w:delText xml:space="preserve"> </w:delText>
        </w:r>
      </w:del>
      <w:r>
        <w:rPr>
          <w:rFonts w:hint="cs"/>
          <w:rtl/>
        </w:rPr>
        <w:t>מוציאים וחמש ממנו</w:t>
      </w:r>
      <w:r>
        <w:rPr>
          <w:rtl/>
        </w:rPr>
        <w:t xml:space="preserve">, </w:t>
      </w:r>
      <w:r>
        <w:rPr>
          <w:rFonts w:hint="cs"/>
          <w:rtl/>
        </w:rPr>
        <w:t>ד</w:t>
      </w:r>
      <w:r>
        <w:rPr>
          <w:rtl/>
        </w:rPr>
        <w:t xml:space="preserve">כולה בתורת ריבית אתי לידיה! </w:t>
      </w:r>
    </w:p>
    <w:p>
      <w:pPr>
        <w:pStyle w:val="38"/>
        <w:rPr>
          <w:ins w:id="94144" w:author="מנוע מכני" w:date="2026-10-11T12:04:39Z"/>
        </w:rPr>
      </w:pPr>
      <w:r>
        <w:t xml:space="preserve">- </w:t>
      </w:r>
      <w:r w:rsidRPr="004750EA">
        <w:t xml:space="preserve">אלא,</w:t>
      </w:r>
    </w:p>
    <w:p w:rsidR="00E403F0" w:rsidRPr="00AD695E" w:rsidRDefault="00E403F0" w:rsidP="00E403F0">
      <w:pPr>
        <w:pStyle w:val="affffb"/>
        <w:rPr>
          <w:rtl/>
        </w:rPr>
      </w:pPr>
      <w:del w:id="94145" w:author="מנוע מכני" w:date="2026-10-11T12:04:39Z">
        <w:r w:rsidRPr="004750EA">
          <w:rPr>
            <w:rtl/>
          </w:rPr>
          <w:delText xml:space="preserve"> </w:delText>
        </w:r>
      </w:del>
      <w:r w:rsidRPr="004750EA">
        <w:rPr>
          <w:rtl/>
        </w:rPr>
        <w:t xml:space="preserve">כ</w:t>
      </w:r>
      <w:r w:rsidRPr="004750EA">
        <w:rPr>
          <w:rFonts w:hint="cs"/>
          <w:rtl/>
        </w:rPr>
        <w:t xml:space="preserve">שנחלקו </w:t>
      </w:r>
      <w:r w:rsidRPr="004750EA">
        <w:rPr>
          <w:rStyle w:val="2fb"/>
          <w:rtl/>
        </w:rPr>
        <w:t xml:space="preserve">אביי</w:t>
      </w:r>
      <w:r w:rsidRPr="004750EA">
        <w:rPr>
          <w:rtl/>
        </w:rPr>
        <w:t xml:space="preserve"> </w:t>
      </w:r>
      <w:r w:rsidRPr="004750EA">
        <w:rPr>
          <w:rStyle w:val="2fb"/>
          <w:rtl/>
        </w:rPr>
        <w:t xml:space="preserve">ורבא</w:t>
      </w:r>
      <w:r w:rsidRPr="004750EA">
        <w:rPr>
          <w:rtl/>
        </w:rPr>
        <w:t xml:space="preserve"> - בשינוי קונה.</w:t>
      </w:r>
    </w:p>
    <w:p w:rsidR="00E403F0" w:rsidRPr="00AD695E" w:rsidRDefault="00E403F0" w:rsidP="00E403F0">
      <w:pPr>
        <w:rPr>
          <w:rtl/>
        </w:rPr>
      </w:pPr>
    </w:p>
    <w:p>
      <w:pPr>
        <w:pStyle w:val="afffff8"/>
        <w:rPr>
          <w:ins w:id="90203" w:author="קלוד" w:date="2026-10-11T12:25:27Z"/>
        </w:rPr>
      </w:pPr>
      <w:ins w:id="90204" w:author="קלוד" w:date="2026-10-11T12:25:27Z">
        <w:r>
          <w:rPr>
            <w:color w:val="7B3F00"/>
          </w:rPr>
          <w:t xml:space="preserve">המקדיש בעל מום לגבי מזבח - עובר משום חמשה שמות</w:t>
        </w:r>
      </w:ins>
    </w:p>
    <w:p>
      <w:pPr>
        <w:pStyle w:val="38"/>
        <w:rPr>
          <w:ins w:id="93040" w:author="מנוע מכני" w:date="2026-10-11T12:04:39Z"/>
        </w:rPr>
      </w:pPr>
      <w:r w:rsidRPr="00217260">
        <w:t>ת"ר</w:t>
      </w:r>
      <w:r>
        <w:t xml:space="preserve">:</w:t>
      </w:r>
    </w:p>
    <w:p w:rsidR="00E403F0" w:rsidRPr="00AD695E" w:rsidRDefault="00E403F0" w:rsidP="00E403F0">
      <w:pPr>
        <w:rPr>
          <w:rtl/>
        </w:rPr>
      </w:pPr>
      <w:del w:id="93041" w:author="מנוע מכני" w:date="2026-10-11T12:04:39Z">
        <w:r>
          <w:rPr>
            <w:rtl/>
          </w:rPr>
          <w:delText xml:space="preserve"> </w:delText>
        </w:r>
      </w:del>
      <w:r>
        <w:rPr>
          <w:rFonts w:hint="cs"/>
          <w:rtl/>
        </w:rPr>
        <w:t>'</w:t>
      </w:r>
      <w:ins w:id="90301" w:author="Claude - סמנטי" w:date="2026-10-11T12:20:38Z">
        <w:r>
          <w:rPr>
            <w:rStyle w:val="afffff0"/>
            <w:rtl/>
          </w:rPr>
          <w:t xml:space="preserve">כֹּל אֲשֶׁר בּוֹ מוּם לֹא תַקְרִיבוּ</w:t>
        </w:r>
      </w:ins>
      <w:del w:id="90302" w:author="Claude - סמנטי" w:date="2026-10-11T12:20:38Z">
        <w:r>
          <w:rPr>
            <w:rtl/>
          </w:rPr>
          <w:delText xml:space="preserve">כל אשר בו מום </w:delText>
        </w:r>
        <w:r>
          <w:rPr>
            <w:rtl/>
          </w:rPr>
          <w:delText xml:space="preserve">לא</w:delText>
        </w:r>
        <w:r>
          <w:rPr>
            <w:rtl/>
          </w:rPr>
          <w:delText xml:space="preserve"> תקריבו</w:delText>
        </w:r>
      </w:del>
      <w:r>
        <w:rPr>
          <w:rFonts w:hint="cs"/>
          <w:rtl/>
        </w:rPr>
        <w:t>'</w:t>
      </w:r>
      <w:r>
        <w:rPr>
          <w:rtl/>
        </w:rPr>
        <w:t xml:space="preserve"> מה </w:t>
      </w:r>
      <w:r>
        <w:rPr>
          <w:rtl/>
        </w:rPr>
        <w:t xml:space="preserve">ת"ל</w:t>
      </w:r>
      <w:r>
        <w:rPr>
          <w:rtl/>
        </w:rPr>
        <w:t xml:space="preserve">? אם בלא תשחטו - הרי כבר אמור למטה, </w:t>
      </w:r>
    </w:p>
    <w:p>
      <w:pPr>
        <w:pStyle w:val="38"/>
        <w:rPr>
          <w:ins w:id="93042" w:author="מנוע מכני" w:date="2026-10-11T12:04:39Z"/>
        </w:rPr>
      </w:pPr>
      <w:r>
        <w:t xml:space="preserve">אלא</w:t>
      </w:r>
    </w:p>
    <w:p w:rsidR="00E403F0" w:rsidRPr="00AD695E" w:rsidRDefault="00E403F0" w:rsidP="00E403F0">
      <w:pPr>
        <w:rPr>
          <w:rtl/>
        </w:rPr>
      </w:pPr>
      <w:del w:id="93043" w:author="מנוע מכני" w:date="2026-10-11T12:04:39Z">
        <w:r>
          <w:rPr>
            <w:rtl/>
          </w:rPr>
          <w:delText xml:space="preserve"> </w:delText>
        </w:r>
      </w:del>
      <w:r>
        <w:rPr>
          <w:rtl/>
        </w:rPr>
        <w:t xml:space="preserve">מה </w:t>
      </w:r>
      <w:r>
        <w:rPr>
          <w:rtl/>
        </w:rPr>
        <w:t xml:space="preserve">ת"ל</w:t>
      </w:r>
      <w:r>
        <w:rPr>
          <w:rtl/>
        </w:rPr>
        <w:t xml:space="preserve"> </w:t>
      </w:r>
      <w:r>
        <w:rPr>
          <w:rFonts w:hint="cs"/>
          <w:rtl/>
        </w:rPr>
        <w:t>'</w:t>
      </w:r>
      <w:r>
        <w:rPr>
          <w:rStyle w:val="afffff0"/>
          <w:rtl/>
        </w:rPr>
        <w:t>בל תקריבו</w:t>
      </w:r>
      <w:r>
        <w:rPr>
          <w:rFonts w:hint="cs"/>
          <w:rtl/>
        </w:rPr>
        <w:t>'</w:t>
      </w:r>
      <w:r>
        <w:rPr>
          <w:rtl/>
        </w:rPr>
        <w:t xml:space="preserve"> - בל תקדישו.</w:t>
      </w:r>
    </w:p>
    <w:p>
      <w:pPr>
        <w:pStyle w:val="38"/>
        <w:rPr>
          <w:ins w:id="93044" w:author="מנוע מכני" w:date="2026-10-11T12:04:39Z"/>
        </w:rPr>
      </w:pPr>
      <w:r>
        <w:t xml:space="preserve">מכאן אמרו:</w:t>
      </w:r>
    </w:p>
    <w:p w:rsidR="00E403F0" w:rsidRPr="00AD695E" w:rsidRDefault="00E403F0" w:rsidP="00E403F0">
      <w:pPr>
        <w:rPr>
          <w:rtl/>
        </w:rPr>
      </w:pPr>
      <w:del w:id="93045" w:author="מנוע מכני" w:date="2026-10-11T12:04:39Z">
        <w:r>
          <w:rPr>
            <w:rtl/>
          </w:rPr>
          <w:delText xml:space="preserve"> </w:delText>
        </w:r>
      </w:del>
      <w:r>
        <w:rPr>
          <w:rtl/>
        </w:rPr>
        <w:t xml:space="preserve">המקדיש בעלי מומין לגבי מזבח, עובר משום חמשה שמות</w:t>
      </w:r>
      <w:ins w:id="91714" w:author="מנוע מכני" w:date="2026-10-11T12:04:39Z">
        <w:r>
          <w:rPr>
            <w:rtl/>
          </w:rPr>
          <w:t xml:space="preserve">,</w:t>
        </w:r>
      </w:ins>
      <w:del w:id="91715" w:author="מנוע מכני" w:date="2026-10-11T12:04:39Z">
        <w:r>
          <w:rPr>
            <w:rtl/>
          </w:rPr>
          <w:delText xml:space="preserve">;</w:delText>
        </w:r>
      </w:del>
    </w:p>
    <w:p w:rsidR="00E403F0" w:rsidRPr="00AD695E" w:rsidRDefault="00E403F0" w:rsidP="00E403F0">
      <w:pPr>
        <w:rPr>
          <w:rtl/>
        </w:rPr>
      </w:pPr>
      <w:r>
        <w:rPr>
          <w:rtl/>
        </w:rPr>
        <w:t xml:space="preserve">משום </w:t>
      </w:r>
      <w:r>
        <w:rPr>
          <w:rFonts w:hint="cs"/>
          <w:rtl/>
        </w:rPr>
        <w:t xml:space="preserve">א. </w:t>
      </w:r>
      <w:r>
        <w:rPr>
          <w:rtl/>
        </w:rPr>
        <w:t xml:space="preserve">בל תקריבו </w:t>
      </w:r>
      <w:r>
        <w:rPr>
          <w:rFonts w:hint="cs"/>
          <w:rtl/>
        </w:rPr>
        <w:t xml:space="preserve">ב. </w:t>
      </w:r>
      <w:r>
        <w:rPr>
          <w:rtl/>
        </w:rPr>
        <w:t xml:space="preserve">בל תקדישו </w:t>
      </w:r>
      <w:r>
        <w:rPr>
          <w:rFonts w:hint="cs"/>
          <w:rtl/>
        </w:rPr>
        <w:t xml:space="preserve">ג. </w:t>
      </w:r>
      <w:r>
        <w:rPr>
          <w:rtl/>
        </w:rPr>
        <w:t xml:space="preserve">בל תשחטו </w:t>
      </w:r>
      <w:r>
        <w:rPr>
          <w:rFonts w:hint="cs"/>
          <w:rtl/>
        </w:rPr>
        <w:t xml:space="preserve">ד. </w:t>
      </w:r>
      <w:r>
        <w:rPr>
          <w:rtl/>
        </w:rPr>
        <w:t xml:space="preserve">ומשום בל תזרקו </w:t>
      </w:r>
      <w:r>
        <w:rPr>
          <w:rFonts w:hint="cs"/>
          <w:rtl/>
        </w:rPr>
        <w:t xml:space="preserve">ה. </w:t>
      </w:r>
      <w:r>
        <w:rPr>
          <w:rtl/>
        </w:rPr>
        <w:t xml:space="preserve">ומשום בל תקטירו כולו, ומשום בל תקטירו מקצתו </w:t>
      </w:r>
    </w:p>
    <w:p>
      <w:pPr>
        <w:pStyle w:val="38"/>
        <w:rPr>
          <w:ins w:id="93046" w:author="מנוע מכני" w:date="2026-10-11T12:04:39Z"/>
        </w:rPr>
      </w:pPr>
      <w:r>
        <w:t>משום ר</w:t>
      </w:r>
      <w:r>
        <w:t>יב</w:t>
      </w:r>
      <w:r>
        <w:t>"</w:t>
      </w:r>
      <w:r>
        <w:t xml:space="preserve">י</w:t>
      </w:r>
      <w:del w:id="94183" w:author="מנוע מכני" w:date="2026-10-11T12:04:39Z">
        <w:r>
          <w:delText xml:space="preserve"> </w:delText>
        </w:r>
        <w:r>
          <w:delText xml:space="preserve">אמרו</w:delText>
        </w:r>
      </w:del>
      <w:r>
        <w:t xml:space="preserve">:</w:t>
      </w:r>
    </w:p>
    <w:p w:rsidR="00E403F0" w:rsidRPr="00AD695E" w:rsidRDefault="00E403F0" w:rsidP="00E403F0">
      <w:pPr>
        <w:rPr>
          <w:rtl/>
        </w:rPr>
      </w:pPr>
      <w:del w:id="93047" w:author="מנוע מכני" w:date="2026-10-11T12:04:39Z">
        <w:r>
          <w:rPr>
            <w:rFonts w:hint="cs"/>
            <w:rtl/>
          </w:rPr>
          <w:delText xml:space="preserve"> </w:delText>
        </w:r>
      </w:del>
      <w:r>
        <w:rPr>
          <w:rtl/>
        </w:rPr>
        <w:t xml:space="preserve">אף קבלת הדם: </w:t>
      </w:r>
      <w:r>
        <w:rPr>
          <w:rtl/>
        </w:rPr>
        <w:t xml:space="preserve">אמר</w:t>
      </w:r>
      <w:r>
        <w:rPr>
          <w:rtl/>
        </w:rPr>
        <w:t xml:space="preserve"> מר אם בל תשחטו הרי אמור למטה.</w:t>
      </w:r>
    </w:p>
    <w:p w:rsidR="00E403F0" w:rsidRPr="00AD695E" w:rsidRDefault="00E403F0" w:rsidP="00E403F0">
      <w:pPr>
        <w:rPr>
          <w:rtl/>
        </w:rPr>
      </w:pPr>
      <w:r>
        <w:rPr>
          <w:rtl/>
        </w:rPr>
        <w:t xml:space="preserve">היכן אמור? </w:t>
      </w:r>
      <w:r>
        <w:rPr>
          <w:rtl/>
        </w:rPr>
        <w:t xml:space="preserve">דתניא</w:t>
      </w:r>
      <w:r>
        <w:rPr>
          <w:rtl/>
        </w:rPr>
        <w:t xml:space="preserve"> </w:t>
      </w:r>
      <w:r>
        <w:rPr>
          <w:rFonts w:hint="cs"/>
          <w:rtl/>
        </w:rPr>
        <w:t>'</w:t>
      </w:r>
      <w:ins w:id="90303" w:author="Claude - סמנטי" w:date="2026-10-11T12:20:38Z">
        <w:r>
          <w:rPr>
            <w:rStyle w:val="afffff0"/>
            <w:rtl/>
          </w:rPr>
          <w:t xml:space="preserve">עַוֶּרֶת אוֹ שָׁבוּר אוֹ חָרוּץ אוֹ יַבֶּלֶת</w:t>
        </w:r>
      </w:ins>
      <w:del w:id="90304" w:author="Claude - סמנטי" w:date="2026-10-11T12:20:38Z">
        <w:r>
          <w:rPr>
            <w:rtl/>
          </w:rPr>
          <w:delText xml:space="preserve">עורת או שבור או חרוץ או יבלת</w:delText>
        </w:r>
      </w:del>
      <w:r>
        <w:rPr>
          <w:rFonts w:hint="cs"/>
          <w:rtl/>
        </w:rPr>
        <w:t>'</w:t>
      </w:r>
      <w:r>
        <w:rPr>
          <w:rtl/>
        </w:rPr>
        <w:t xml:space="preserve"> </w:t>
      </w:r>
      <w:r>
        <w:rPr>
          <w:rtl/>
        </w:rPr>
        <w:t xml:space="preserve">לא</w:t>
      </w:r>
      <w:r>
        <w:rPr>
          <w:rtl/>
        </w:rPr>
        <w:t xml:space="preserve"> תקריבו </w:t>
      </w:r>
    </w:p>
    <w:p w:rsidR="00E403F0" w:rsidRPr="00AD695E" w:rsidRDefault="00E403F0" w:rsidP="00E403F0">
      <w:pPr>
        <w:rPr>
          <w:rtl/>
        </w:rPr>
      </w:pPr>
      <w:r>
        <w:rPr>
          <w:rtl/>
        </w:rPr>
        <w:t xml:space="preserve">מה </w:t>
      </w:r>
      <w:r>
        <w:rPr>
          <w:rtl/>
        </w:rPr>
        <w:t xml:space="preserve">ת"ל</w:t>
      </w:r>
      <w:r>
        <w:rPr>
          <w:rtl/>
        </w:rPr>
        <w:t xml:space="preserve"> – </w:t>
      </w:r>
      <w:r>
        <w:rPr>
          <w:rFonts w:hint="cs"/>
          <w:rtl/>
        </w:rPr>
        <w:t>'</w:t>
      </w:r>
      <w:r>
        <w:rPr>
          <w:rStyle w:val="afffff0"/>
          <w:rtl/>
        </w:rPr>
        <w:t>אם בל תקדישו</w:t>
      </w:r>
      <w:r>
        <w:rPr>
          <w:rFonts w:hint="cs"/>
          <w:rtl/>
        </w:rPr>
        <w:t>'</w:t>
      </w:r>
      <w:r>
        <w:rPr>
          <w:rtl/>
        </w:rPr>
        <w:t xml:space="preserve"> - הרי כבר אמור למעלה, אלא מה </w:t>
      </w:r>
      <w:r>
        <w:rPr>
          <w:rtl/>
        </w:rPr>
        <w:t xml:space="preserve">ת"ל</w:t>
      </w:r>
      <w:r>
        <w:rPr>
          <w:rtl/>
        </w:rPr>
        <w:t xml:space="preserve"> </w:t>
      </w:r>
      <w:r>
        <w:rPr>
          <w:rFonts w:hint="cs"/>
          <w:rtl/>
        </w:rPr>
        <w:t>'</w:t>
      </w:r>
      <w:r>
        <w:rPr>
          <w:rStyle w:val="afffff0"/>
          <w:rtl/>
        </w:rPr>
        <w:t>בל תקריבו</w:t>
      </w:r>
      <w:r>
        <w:rPr>
          <w:rFonts w:hint="cs"/>
          <w:rtl/>
        </w:rPr>
        <w:t>'</w:t>
      </w:r>
      <w:r>
        <w:rPr>
          <w:rtl/>
        </w:rPr>
        <w:t xml:space="preserve"> - בל תשחטו.</w:t>
      </w:r>
    </w:p>
    <w:p w:rsidR="00E403F0" w:rsidRPr="00DC5F70" w:rsidRDefault="00E403F0" w:rsidP="00E403F0">
      <w:pPr>
        <w:rPr>
          <w:rtl/>
        </w:rPr>
      </w:pPr>
      <w:r w:rsidRPr="00DC5F70">
        <w:rPr>
          <w:rFonts w:hint="cs"/>
          <w:rtl/>
        </w:rPr>
        <w:t>'</w:t>
      </w:r>
      <w:ins w:id="90307" w:author="Claude - סמנטי" w:date="2026-10-11T12:20:38Z">
        <w:r>
          <w:rPr>
            <w:rStyle w:val="afffff0"/>
            <w:rtl/>
          </w:rPr>
          <w:t xml:space="preserve">וְאִשֶּׁה לֹא תִתְּנוּ מֵהֶם</w:t>
        </w:r>
      </w:ins>
      <w:del w:id="90308" w:author="Claude - סמנטי" w:date="2026-10-11T12:20:38Z">
        <w:r w:rsidRPr="00DC5F70">
          <w:rPr>
            <w:rtl/>
          </w:rPr>
          <w:delText xml:space="preserve">ואשה </w:delText>
        </w:r>
        <w:r w:rsidRPr="00DC5F70">
          <w:rPr>
            <w:rtl/>
          </w:rPr>
          <w:delText xml:space="preserve">לא</w:delText>
        </w:r>
        <w:r w:rsidRPr="00DC5F70">
          <w:rPr>
            <w:rtl/>
          </w:rPr>
          <w:delText xml:space="preserve"> תתנו מהם</w:delText>
        </w:r>
      </w:del>
      <w:r w:rsidRPr="00DC5F70">
        <w:rPr>
          <w:rFonts w:hint="cs"/>
          <w:rtl/>
        </w:rPr>
        <w:t>'</w:t>
      </w:r>
      <w:r w:rsidRPr="00DC5F70">
        <w:rPr>
          <w:rtl/>
        </w:rPr>
        <w:t xml:space="preserve"> אלו אשים.</w:t>
      </w:r>
      <w:r w:rsidRPr="00DC5F70">
        <w:rPr>
          <w:rFonts w:hint="cs"/>
          <w:rtl/>
        </w:rPr>
        <w:t xml:space="preserve"> '</w:t>
      </w:r>
      <w:ins w:id="90305" w:author="Claude - סמנטי" w:date="2026-10-11T12:20:38Z">
        <w:r>
          <w:rPr>
            <w:rStyle w:val="afffff0"/>
            <w:rFonts w:hint="cs"/>
            <w:rtl/>
          </w:rPr>
          <w:t xml:space="preserve">מֵהֶם</w:t>
        </w:r>
      </w:ins>
      <w:del w:id="90306" w:author="Claude - סמנטי" w:date="2026-10-11T12:20:38Z">
        <w:r w:rsidRPr="00DC5F70">
          <w:rPr>
            <w:rFonts w:hint="cs"/>
            <w:rtl/>
          </w:rPr>
          <w:delText xml:space="preserve">מהם</w:delText>
        </w:r>
      </w:del>
      <w:r w:rsidRPr="00DC5F70">
        <w:rPr>
          <w:rFonts w:hint="cs"/>
          <w:rtl/>
        </w:rPr>
        <w:t xml:space="preserve">' דאפי' מקצתן 'על המזבח' לזריקת דמים '</w:t>
      </w:r>
      <w:r w:rsidRPr="00DC5F70">
        <w:rPr>
          <w:rtl/>
        </w:rPr>
        <w:t xml:space="preserve">לה' </w:t>
      </w:r>
      <w:r w:rsidRPr="00DC5F70">
        <w:rPr>
          <w:b/>
          <w:bCs/>
          <w:rtl/>
        </w:rPr>
        <w:t>לרבות</w:t>
      </w:r>
      <w:r w:rsidRPr="00DC5F70">
        <w:rPr>
          <w:rtl/>
        </w:rPr>
        <w:t xml:space="preserve"> שעיר המשתלח.</w:t>
      </w:r>
    </w:p>
    <w:p w:rsidR="00E403F0" w:rsidRPr="00AD695E" w:rsidRDefault="00E403F0" w:rsidP="00E403F0">
      <w:pPr>
        <w:rPr>
          <w:rtl/>
        </w:rPr>
      </w:pPr>
      <w:r>
        <w:rPr>
          <w:rtl/>
        </w:rPr>
        <w:t xml:space="preserve">ולה' לרבות הוא? </w:t>
      </w:r>
    </w:p>
    <w:p>
      <w:pPr>
        <w:pStyle w:val="38"/>
        <w:rPr>
          <w:ins w:id="93048" w:author="מנוע מכני" w:date="2026-10-11T12:04:39Z"/>
        </w:rPr>
      </w:pPr>
      <w:r w:rsidRPr="00E87E21">
        <w:t xml:space="preserve">והתניא:</w:t>
      </w:r>
    </w:p>
    <w:p w:rsidR="00E403F0" w:rsidRPr="00E87E21" w:rsidRDefault="00E403F0" w:rsidP="00E403F0">
      <w:pPr>
        <w:rPr>
          <w:spacing w:val="-4"/>
          <w:rtl/>
        </w:rPr>
      </w:pPr>
      <w:del w:id="93049" w:author="מנוע מכני" w:date="2026-10-11T12:04:39Z">
        <w:r w:rsidRPr="00E87E21">
          <w:rPr>
            <w:spacing w:val="-4"/>
            <w:rtl/>
          </w:rPr>
          <w:delText xml:space="preserve"> </w:delText>
        </w:r>
      </w:del>
      <w:ins w:id="92170" w:author="מנוע מכני" w:date="2026-10-11T12:04:39Z">
        <w:r>
          <w:rPr>
            <w:spacing w:val="-4"/>
            <w:rtl/>
          </w:rPr>
          <w:t xml:space="preserve">אם </w:t>
        </w:r>
      </w:ins>
      <w:del w:id="92171" w:author="מנוע מכני" w:date="2026-10-11T12:04:39Z">
        <w:r w:rsidRPr="00E87E21">
          <w:rPr>
            <w:spacing w:val="-4"/>
            <w:rtl/>
          </w:rPr>
          <w:delText xml:space="preserve">אי </w:delText>
        </w:r>
      </w:del>
      <w:r w:rsidRPr="00E87E21">
        <w:rPr>
          <w:spacing w:val="-4"/>
          <w:rtl/>
        </w:rPr>
        <w:t xml:space="preserve">קרבן שומע אני אף קדשי בדק הבית שנקראו קרבן, כענין שנאמר </w:t>
      </w:r>
      <w:r w:rsidRPr="00E87E21">
        <w:rPr>
          <w:rFonts w:hint="cs"/>
          <w:spacing w:val="-4"/>
          <w:rtl/>
        </w:rPr>
        <w:t>'</w:t>
      </w:r>
      <w:r w:rsidRPr="00E87E21">
        <w:rPr>
          <w:rStyle w:val="afffff0"/>
          <w:spacing w:val="-4"/>
          <w:rtl/>
        </w:rPr>
        <w:t xml:space="preserve">ונקרב את קרבן ה</w:t>
      </w:r>
      <w:r w:rsidRPr="00E87E21">
        <w:rPr>
          <w:spacing w:val="-4"/>
          <w:rtl/>
        </w:rPr>
        <w:t xml:space="preserve">', </w:t>
      </w:r>
    </w:p>
    <w:p w:rsidR="00E403F0" w:rsidRPr="00AD695E" w:rsidRDefault="00E403F0" w:rsidP="00E403F0">
      <w:pPr>
        <w:rPr>
          <w:rtl/>
        </w:rPr>
      </w:pPr>
      <w:r>
        <w:rPr>
          <w:rtl/>
        </w:rPr>
        <w:t xml:space="preserve">ת"ל</w:t>
      </w:r>
      <w:r>
        <w:rPr>
          <w:rtl/>
        </w:rPr>
        <w:t xml:space="preserve"> </w:t>
      </w:r>
      <w:r>
        <w:rPr>
          <w:rFonts w:hint="cs"/>
          <w:rtl/>
        </w:rPr>
        <w:t>'</w:t>
      </w:r>
      <w:r>
        <w:rPr>
          <w:rStyle w:val="afffff0"/>
          <w:rtl/>
        </w:rPr>
        <w:t xml:space="preserve">ואל פתח אהל מועד וגו</w:t>
      </w:r>
      <w:r>
        <w:rPr>
          <w:rtl/>
        </w:rPr>
        <w:t xml:space="preserve">' - הראוי לפתח אהל מועד חייבין עליו משום שוחטי חוץ, </w:t>
      </w:r>
    </w:p>
    <w:p w:rsidR="00E403F0" w:rsidRPr="00AD695E" w:rsidRDefault="00E403F0" w:rsidP="00E403F0">
      <w:pPr>
        <w:rPr>
          <w:rtl/>
        </w:rPr>
      </w:pPr>
      <w:r>
        <w:rPr>
          <w:rtl/>
        </w:rPr>
        <w:t>שאין ראוי לפתח אהל מועד - אין חייבין עליו משום שוחטי חוץ.</w:t>
      </w:r>
    </w:p>
    <w:p w:rsidR="00E403F0" w:rsidRPr="00AD695E" w:rsidRDefault="00E403F0" w:rsidP="00E403F0">
      <w:pPr>
        <w:rPr>
          <w:rtl/>
        </w:rPr>
      </w:pPr>
      <w:r>
        <w:rPr>
          <w:rtl/>
        </w:rPr>
        <w:t xml:space="preserve">אוציא אני את אלו, ולא פרת חטאת ושעיר המשתלח, שהן ראויין לפתח אהל מועד </w:t>
      </w:r>
    </w:p>
    <w:p w:rsidR="00E403F0" w:rsidRPr="00AD695E" w:rsidRDefault="00E403F0" w:rsidP="00E403F0">
      <w:pPr>
        <w:rPr>
          <w:rtl/>
        </w:rPr>
      </w:pPr>
      <w:r>
        <w:rPr>
          <w:rtl/>
        </w:rPr>
        <w:t xml:space="preserve">- </w:t>
      </w:r>
      <w:r>
        <w:rPr>
          <w:rtl/>
        </w:rPr>
        <w:t xml:space="preserve">ת"ל</w:t>
      </w:r>
      <w:r>
        <w:rPr>
          <w:rtl/>
        </w:rPr>
        <w:t xml:space="preserve"> לה' - מי שמיוחדין לה', יצאו אלו שאין מיוחדין לה'! </w:t>
      </w:r>
    </w:p>
    <w:p>
      <w:pPr>
        <w:pStyle w:val="38"/>
        <w:rPr>
          <w:ins w:id="93050" w:author="מנוע מכני" w:date="2026-10-11T12:04:39Z"/>
        </w:rPr>
      </w:pPr>
      <w:r>
        <w:t xml:space="preserve">רבא:</w:t>
      </w:r>
    </w:p>
    <w:p w:rsidR="00E403F0" w:rsidRPr="00AD695E" w:rsidRDefault="00E403F0" w:rsidP="00E403F0">
      <w:pPr>
        <w:rPr>
          <w:rtl/>
        </w:rPr>
      </w:pPr>
      <w:del w:id="93051" w:author="מנוע מכני" w:date="2026-10-11T12:04:39Z">
        <w:r>
          <w:rPr>
            <w:rtl/>
          </w:rPr>
          <w:delText xml:space="preserve"> </w:delText>
        </w:r>
      </w:del>
      <w:ins w:id="90360" w:author="מנוע מכני" w:date="2026-10-11T12:04:39Z">
        <w:r>
          <w:rPr>
            <w:rtl/>
          </w:rPr>
          <w:t xml:space="preserve">שם</w:t>
        </w:r>
      </w:ins>
      <w:del w:id="90361" w:author="מנוע מכני" w:date="2026-10-11T12:04:39Z">
        <w:r>
          <w:rPr>
            <w:rtl/>
          </w:rPr>
          <w:delText xml:space="preserve">התם</w:delText>
        </w:r>
      </w:del>
      <w:r>
        <w:rPr>
          <w:rtl/>
        </w:rPr>
        <w:t xml:space="preserve"> מעניינא דקרא, ואל פתח - לרבות, לה' - להוציא.</w:t>
      </w:r>
    </w:p>
    <w:p w:rsidR="00E403F0" w:rsidRPr="00AD695E" w:rsidRDefault="00E403F0" w:rsidP="00E403F0">
      <w:pPr>
        <w:rPr>
          <w:rtl/>
        </w:rPr>
      </w:pPr>
      <w:ins w:id="90362" w:author="מנוע מכני" w:date="2026-10-11T12:04:39Z">
        <w:r>
          <w:rPr>
            <w:rtl/>
          </w:rPr>
          <w:t xml:space="preserve">כאן</w:t>
        </w:r>
      </w:ins>
      <w:del w:id="90363" w:author="מנוע מכני" w:date="2026-10-11T12:04:39Z">
        <w:r>
          <w:rPr>
            <w:rtl/>
          </w:rPr>
          <w:delText xml:space="preserve">הכא</w:delText>
        </w:r>
      </w:del>
      <w:r>
        <w:rPr>
          <w:rtl/>
        </w:rPr>
        <w:t xml:space="preserve"> דאשה - להוציא לה' - לרבות.</w:t>
      </w:r>
    </w:p>
    <w:p w:rsidR="00E403F0" w:rsidRPr="00AD695E" w:rsidRDefault="00E403F0" w:rsidP="00E403F0">
      <w:pPr>
        <w:rPr>
          <w:rtl/>
        </w:rPr>
      </w:pPr>
      <w:r>
        <w:rPr>
          <w:rtl/>
        </w:rPr>
        <w:t xml:space="preserve">טעמא דקרא לה' הוא דלא </w:t>
      </w:r>
      <w:ins w:id="92654" w:author="מנוע מכני" w:date="2026-10-11T12:04:39Z">
        <w:r>
          <w:rPr>
            <w:rtl/>
          </w:rPr>
          <w:t xml:space="preserve">מביא</w:t>
        </w:r>
      </w:ins>
      <w:del w:id="92655" w:author="מנוע מכני" w:date="2026-10-11T12:04:39Z">
        <w:r>
          <w:rPr>
            <w:rtl/>
          </w:rPr>
          <w:delText xml:space="preserve">מייתי</w:delText>
        </w:r>
      </w:del>
      <w:r>
        <w:rPr>
          <w:rtl/>
        </w:rPr>
        <w:t xml:space="preserve"> שעיר המשתלח, הא </w:t>
      </w:r>
      <w:r>
        <w:rPr>
          <w:rtl/>
        </w:rPr>
        <w:t xml:space="preserve">לא</w:t>
      </w:r>
      <w:r>
        <w:rPr>
          <w:rtl/>
        </w:rPr>
        <w:t xml:space="preserve"> </w:t>
      </w:r>
      <w:r>
        <w:rPr>
          <w:rStyle w:val="2fb"/>
          <w:rtl/>
        </w:rPr>
        <w:t xml:space="preserve">רבי</w:t>
      </w:r>
      <w:r>
        <w:rPr>
          <w:rtl/>
        </w:rPr>
        <w:t xml:space="preserve"> קרא לה' </w:t>
      </w:r>
      <w:r>
        <w:rPr>
          <w:rtl/>
        </w:rPr>
        <w:t xml:space="preserve">הו"</w:t>
      </w:r>
      <w:r>
        <w:rPr>
          <w:rFonts w:hint="cs"/>
          <w:rtl/>
        </w:rPr>
        <w:t>א</w:t>
      </w:r>
      <w:r>
        <w:rPr>
          <w:rtl/>
        </w:rPr>
        <w:t xml:space="preserve">: שעיר המשתלח בעל מום - </w:t>
      </w:r>
      <w:ins w:id="92656" w:author="מנוע מכני" w:date="2026-10-11T12:04:39Z">
        <w:r>
          <w:rPr>
            <w:rtl/>
          </w:rPr>
          <w:t xml:space="preserve">יפה</w:t>
        </w:r>
      </w:ins>
      <w:del w:id="92657" w:author="מנוע מכני" w:date="2026-10-11T12:04:39Z">
        <w:r>
          <w:rPr>
            <w:rtl/>
          </w:rPr>
          <w:delText xml:space="preserve">שפיר</w:delText>
        </w:r>
      </w:del>
      <w:r>
        <w:rPr>
          <w:rtl/>
        </w:rPr>
        <w:t xml:space="preserve"> דמי? מכדי, אין הגורל קבוע אלא בדבר הראוי! </w:t>
      </w:r>
    </w:p>
    <w:p>
      <w:pPr>
        <w:pStyle w:val="38"/>
        <w:rPr>
          <w:ins w:id="93052" w:author="מנוע מכני" w:date="2026-10-11T12:04:39Z"/>
        </w:rPr>
      </w:pPr>
      <w:r w:rsidRPr="00217260">
        <w:t>א.</w:t>
      </w:r>
      <w:r>
        <w:t xml:space="preserve"> </w:t>
      </w:r>
      <w:r>
        <w:t xml:space="preserve">רב יוסף:</w:t>
      </w:r>
    </w:p>
    <w:p w:rsidR="00E403F0" w:rsidRPr="00AD695E" w:rsidRDefault="00E403F0" w:rsidP="00E403F0">
      <w:pPr>
        <w:rPr>
          <w:rtl/>
        </w:rPr>
      </w:pPr>
      <w:del w:id="93053" w:author="מנוע מכני" w:date="2026-10-11T12:04:39Z">
        <w:r>
          <w:rPr>
            <w:rtl/>
          </w:rPr>
          <w:delText xml:space="preserve"> </w:delText>
        </w:r>
      </w:del>
      <w:r>
        <w:rPr>
          <w:rtl/>
        </w:rPr>
        <w:t xml:space="preserve">הא מני - חנן המצרי היא, דאמר </w:t>
      </w:r>
      <w:ins w:id="90094" w:author="מנוע מכני" w:date="2026-10-11T12:04:39Z">
        <w:r>
          <w:rPr>
            <w:rtl/>
          </w:rPr>
          <w:t xml:space="preserve">אפי'</w:t>
        </w:r>
      </w:ins>
      <w:del w:id="90095" w:author="מנוע מכני" w:date="2026-10-11T12:04:39Z">
        <w:r>
          <w:rPr>
            <w:rtl/>
          </w:rPr>
          <w:delText xml:space="preserve">אפילו</w:delText>
        </w:r>
      </w:del>
      <w:r>
        <w:rPr>
          <w:rtl/>
        </w:rPr>
        <w:t xml:space="preserve"> דם בכוס - מביא חבירו ומזווג </w:t>
      </w:r>
      <w:ins w:id="91010" w:author="מנוע מכני" w:date="2026-10-11T12:04:39Z">
        <w:r>
          <w:rPr>
            <w:rtl/>
          </w:rPr>
          <w:t xml:space="preserve">לו</w:t>
        </w:r>
      </w:ins>
      <w:del w:id="91011" w:author="מנוע מכני" w:date="2026-10-11T12:04:39Z">
        <w:r>
          <w:rPr>
            <w:rtl/>
          </w:rPr>
          <w:delText xml:space="preserve">ליה</w:delText>
        </w:r>
      </w:del>
      <w:r>
        <w:rPr>
          <w:rtl/>
        </w:rPr>
        <w:t xml:space="preserve">.</w:t>
      </w:r>
    </w:p>
    <w:p w:rsidR="00E403F0" w:rsidRPr="00DC5F70" w:rsidRDefault="00E403F0" w:rsidP="00E403F0">
      <w:pPr>
        <w:rPr>
          <w:spacing w:val="-4"/>
          <w:rtl/>
        </w:rPr>
      </w:pPr>
      <w:r w:rsidRPr="00DC5F70">
        <w:rPr>
          <w:spacing w:val="-4"/>
          <w:rtl/>
        </w:rPr>
        <w:lastRenderedPageBreak/>
        <w:t xml:space="preserve">נהי דשמעת לחנן המצרי - דלא הוי דיחוי, דלא צריך הגרלה מי שמעת </w:t>
      </w:r>
      <w:ins w:id="91014" w:author="מנוע מכני" w:date="2026-10-11T12:04:39Z">
        <w:r>
          <w:rPr>
            <w:spacing w:val="-4"/>
            <w:rtl/>
          </w:rPr>
          <w:t xml:space="preserve">לו</w:t>
        </w:r>
      </w:ins>
      <w:del w:id="91015" w:author="מנוע מכני" w:date="2026-10-11T12:04:39Z">
        <w:r w:rsidRPr="00DC5F70">
          <w:rPr>
            <w:spacing w:val="-4"/>
            <w:rtl/>
          </w:rPr>
          <w:lastRenderedPageBreak/>
          <w:delText xml:space="preserve">ליה</w:delText>
        </w:r>
      </w:del>
      <w:r w:rsidRPr="00DC5F70">
        <w:rPr>
          <w:spacing w:val="-4"/>
          <w:rtl/>
        </w:rPr>
        <w:lastRenderedPageBreak/>
        <w:t xml:space="preserve">? </w:t>
      </w:r>
      <w:ins w:id="91012" w:author="מנוע מכני" w:date="2026-10-11T12:04:39Z">
        <w:r>
          <w:rPr>
            <w:spacing w:val="-4"/>
            <w:rtl/>
          </w:rPr>
          <w:t xml:space="preserve">שמא</w:t>
        </w:r>
      </w:ins>
      <w:del w:id="91013" w:author="מנוע מכני" w:date="2026-10-11T12:04:39Z">
        <w:r w:rsidRPr="00DC5F70">
          <w:rPr>
            <w:spacing w:val="-4"/>
            <w:rtl/>
          </w:rPr>
          <w:lastRenderedPageBreak/>
          <w:delText xml:space="preserve">דילמא</w:delText>
        </w:r>
      </w:del>
      <w:r w:rsidRPr="00DC5F70">
        <w:rPr>
          <w:spacing w:val="-4"/>
          <w:rtl/>
        </w:rPr>
        <w:lastRenderedPageBreak/>
        <w:t xml:space="preserve"> </w:t>
      </w:r>
      <w:ins w:id="92658" w:author="מנוע מכני" w:date="2026-10-11T12:04:39Z">
        <w:r>
          <w:rPr>
            <w:spacing w:val="-4"/>
            <w:rtl/>
          </w:rPr>
          <w:t xml:space="preserve">מביא</w:t>
        </w:r>
      </w:ins>
      <w:del w:id="92659" w:author="מנוע מכני" w:date="2026-10-11T12:04:39Z">
        <w:r w:rsidRPr="00DC5F70">
          <w:rPr>
            <w:spacing w:val="-4"/>
            <w:rtl/>
          </w:rPr>
          <w:lastRenderedPageBreak/>
          <w:delText xml:space="preserve">מייתי</w:delText>
        </w:r>
      </w:del>
      <w:r w:rsidRPr="00DC5F70">
        <w:rPr>
          <w:spacing w:val="-4"/>
          <w:rtl/>
        </w:rPr>
        <w:lastRenderedPageBreak/>
        <w:t xml:space="preserve"> ומגריל!</w:t>
      </w:r>
    </w:p>
    <w:p>
      <w:pPr>
        <w:pStyle w:val="38"/>
        <w:rPr>
          <w:ins w:id="93054" w:author="מנוע מכני" w:date="2026-10-11T12:04:39Z"/>
        </w:rPr>
      </w:pPr>
      <w:r w:rsidRPr="00217260">
        <w:t>ב.</w:t>
      </w:r>
      <w:r>
        <w:t xml:space="preserve"> </w:t>
      </w:r>
      <w:r>
        <w:t xml:space="preserve">אלא </w:t>
      </w:r>
      <w:r>
        <w:t xml:space="preserve">אמר</w:t>
      </w:r>
      <w:r>
        <w:t xml:space="preserve"> רב יוסף:</w:t>
      </w:r>
    </w:p>
    <w:p w:rsidR="00E403F0" w:rsidRPr="00AD695E" w:rsidRDefault="00E403F0" w:rsidP="00E403F0">
      <w:pPr>
        <w:ind w:left="0" w:firstLine="0"/>
        <w:rPr>
          <w:rtl/>
        </w:rPr>
      </w:pPr>
      <w:del w:id="93055" w:author="מנוע מכני" w:date="2026-10-11T12:04:39Z">
        <w:r>
          <w:rPr>
            <w:rtl/>
          </w:rPr>
          <w:delText xml:space="preserve"> </w:delText>
        </w:r>
      </w:del>
      <w:r>
        <w:rPr>
          <w:rtl/>
        </w:rPr>
        <w:t xml:space="preserve">הא מני </w:t>
      </w:r>
      <w:r>
        <w:rPr>
          <w:rStyle w:val="2fb"/>
          <w:rtl/>
        </w:rPr>
        <w:t xml:space="preserve">ר"ש</w:t>
      </w:r>
      <w:r>
        <w:rPr>
          <w:rtl/>
        </w:rPr>
        <w:t xml:space="preserve"> היא </w:t>
      </w:r>
      <w:r>
        <w:rPr>
          <w:rtl/>
        </w:rPr>
        <w:t xml:space="preserve">דתניא</w:t>
      </w:r>
      <w:r>
        <w:rPr>
          <w:rtl/>
        </w:rPr>
        <w:t xml:space="preserve">: מת אחד מהן</w:t>
      </w:r>
      <w:r>
        <w:rPr>
          <w:rFonts w:hint="cs"/>
          <w:rtl/>
        </w:rPr>
        <w:t xml:space="preserve"> </w:t>
      </w:r>
      <w:r>
        <w:rPr>
          <w:rStyle w:val="2fb"/>
          <w:rFonts w:hint="cs"/>
          <w:rtl/>
        </w:rPr>
        <w:t xml:space="preserve">לר</w:t>
      </w:r>
      <w:r>
        <w:rPr>
          <w:rStyle w:val="2fb"/>
          <w:rtl/>
        </w:rPr>
        <w:t>"</w:t>
      </w:r>
      <w:r>
        <w:rPr>
          <w:rStyle w:val="2fb"/>
          <w:rFonts w:hint="cs"/>
          <w:rtl/>
        </w:rPr>
        <w:t xml:space="preserve">ש</w:t>
      </w:r>
      <w:r>
        <w:rPr>
          <w:rFonts w:hint="cs"/>
          <w:rtl/>
        </w:rPr>
        <w:t xml:space="preserve">:</w:t>
      </w:r>
      <w:r>
        <w:rPr>
          <w:rtl/>
        </w:rPr>
        <w:t xml:space="preserve"> מביא חבירו בלא הגרלה </w:t>
      </w:r>
    </w:p>
    <w:p>
      <w:pPr>
        <w:pStyle w:val="38"/>
        <w:rPr>
          <w:ins w:id="93056" w:author="מנוע מכני" w:date="2026-10-11T12:04:39Z"/>
        </w:rPr>
      </w:pPr>
      <w:r w:rsidRPr="00217260">
        <w:t>ג.</w:t>
      </w:r>
      <w:r>
        <w:t xml:space="preserve"> </w:t>
      </w:r>
      <w:r>
        <w:t xml:space="preserve">רבא</w:t>
      </w:r>
      <w:del w:id="94184" w:author="מנוע מכני" w:date="2026-10-11T12:04:39Z">
        <w:r>
          <w:delText xml:space="preserve"> אמר</w:delText>
        </w:r>
      </w:del>
      <w:r>
        <w:t xml:space="preserve">:</w:t>
      </w:r>
    </w:p>
    <w:p w:rsidR="00E403F0" w:rsidRPr="00AD695E" w:rsidRDefault="00E403F0" w:rsidP="00E403F0">
      <w:pPr>
        <w:rPr>
          <w:rtl/>
        </w:rPr>
      </w:pPr>
      <w:del w:id="93057" w:author="מנוע מכני" w:date="2026-10-11T12:04:39Z">
        <w:r>
          <w:rPr>
            <w:rtl/>
          </w:rPr>
          <w:delText xml:space="preserve"> </w:delText>
        </w:r>
      </w:del>
      <w:r>
        <w:rPr>
          <w:rtl/>
        </w:rPr>
        <w:t xml:space="preserve">כגון שהומם בו ביום וחיללו על חבירו, </w:t>
      </w:r>
      <w:r>
        <w:rPr>
          <w:rFonts w:hint="cs"/>
          <w:rtl/>
        </w:rPr>
        <w:t>סד</w:t>
      </w:r>
      <w:r>
        <w:rPr>
          <w:rtl/>
        </w:rPr>
        <w:t>"</w:t>
      </w:r>
      <w:r>
        <w:rPr>
          <w:rFonts w:hint="cs"/>
          <w:rtl/>
        </w:rPr>
        <w:t xml:space="preserve">א</w:t>
      </w:r>
      <w:r>
        <w:rPr>
          <w:rFonts w:hint="cs"/>
          <w:rtl/>
        </w:rPr>
        <w:t xml:space="preserve"> מתחילה </w:t>
      </w:r>
      <w:r>
        <w:rPr>
          <w:rFonts w:hint="cs"/>
          <w:rtl/>
        </w:rPr>
        <w:t xml:space="preserve">לא</w:t>
      </w:r>
      <w:r>
        <w:rPr>
          <w:rFonts w:hint="cs"/>
          <w:rtl/>
        </w:rPr>
        <w:t xml:space="preserve"> ידע </w:t>
      </w:r>
      <w:ins w:id="92172" w:author="מנוע מכני" w:date="2026-10-11T12:04:39Z">
        <w:r>
          <w:rPr>
            <w:rtl/>
          </w:rPr>
          <w:t xml:space="preserve">אם </w:t>
        </w:r>
      </w:ins>
      <w:del w:id="92173" w:author="מנוע מכני" w:date="2026-10-11T12:04:39Z">
        <w:r>
          <w:rPr>
            <w:rtl/>
          </w:rPr>
          <w:delText xml:space="preserve">אי </w:delText>
        </w:r>
      </w:del>
      <w:ins w:id="91016" w:author="מנוע מכני" w:date="2026-10-11T12:04:39Z">
        <w:r>
          <w:rPr>
            <w:rtl/>
          </w:rPr>
          <w:t xml:space="preserve">זה</w:t>
        </w:r>
      </w:ins>
      <w:del w:id="91017" w:author="מנוע מכני" w:date="2026-10-11T12:04:39Z">
        <w:r>
          <w:rPr>
            <w:rtl/>
          </w:rPr>
          <w:delText xml:space="preserve">האי</w:delText>
        </w:r>
      </w:del>
      <w:r>
        <w:rPr>
          <w:rtl/>
        </w:rPr>
        <w:t xml:space="preserve"> מיקבע לשם, אבל </w:t>
      </w:r>
      <w:ins w:id="90364" w:author="מנוע מכני" w:date="2026-10-11T12:04:39Z">
        <w:r>
          <w:rPr>
            <w:rtl/>
          </w:rPr>
          <w:t xml:space="preserve">כאן</w:t>
        </w:r>
      </w:ins>
      <w:del w:id="90365" w:author="מנוע מכני" w:date="2026-10-11T12:04:39Z">
        <w:r>
          <w:rPr>
            <w:rtl/>
          </w:rPr>
          <w:delText xml:space="preserve">הכא</w:delText>
        </w:r>
      </w:del>
      <w:r>
        <w:rPr>
          <w:rtl/>
        </w:rPr>
        <w:t xml:space="preserve"> כיון דאינכר שם </w:t>
      </w:r>
      <w:r>
        <w:rPr>
          <w:rtl/>
        </w:rPr>
        <w:t xml:space="preserve">לא</w:t>
      </w:r>
      <w:r>
        <w:rPr>
          <w:rtl/>
        </w:rPr>
        <w:t xml:space="preserve"> לקי, </w:t>
      </w:r>
      <w:r w:rsidRPr="00217260">
        <w:rPr>
          <w:b/>
          <w:bCs/>
          <w:rtl/>
        </w:rPr>
        <w:t>קמ</w:t>
      </w:r>
      <w:r>
        <w:rPr>
          <w:rtl/>
        </w:rPr>
        <w:t xml:space="preserve">"ל</w:t>
      </w:r>
      <w:r>
        <w:rPr>
          <w:rtl/>
        </w:rPr>
        <w:t xml:space="preserve">.</w:t>
      </w:r>
    </w:p>
    <w:p w:rsidR="00E403F0" w:rsidRPr="00AD695E" w:rsidRDefault="00E403F0" w:rsidP="00E403F0">
      <w:pPr>
        <w:pStyle w:val="afff3"/>
        <w:framePr w:wrap="around"/>
        <w:spacing w:line="240" w:lineRule="exact"/>
        <w:rPr>
          <w:rtl/>
        </w:rPr>
      </w:pPr>
      <w:r w:rsidRPr="009239E9">
        <w:rPr>
          <w:rFonts w:hint="cs"/>
          <w:szCs w:val="18"/>
          <w:rtl/>
        </w:rPr>
        <w:t xml:space="preserve">ז. </w:t>
      </w:r>
    </w:p>
    <w:p w:rsidR="00E403F0" w:rsidRPr="00AD695E" w:rsidRDefault="00E403F0" w:rsidP="00E403F0">
      <w:pPr>
        <w:jc w:val="center"/>
        <w:rPr>
          <w:rtl/>
        </w:rPr>
      </w:pPr>
      <w:r w:rsidRPr="00E5675B">
        <w:rPr>
          <w:rFonts w:ascii="BA חניכי הישיבות" w:hAnsi="BA חניכי הישיבות" w:cs="BA חניכי הישיבות"/>
          <w:rtl/>
        </w:rPr>
        <w:t>׻</w:t>
      </w:r>
    </w:p>
    <w:p>
      <w:pPr>
        <w:pStyle w:val="afffff8"/>
        <w:rPr>
          <w:ins w:id="90201" w:author="קלוד" w:date="2026-10-11T12:25:27Z"/>
        </w:rPr>
      </w:pPr>
      <w:ins w:id="90202" w:author="קלוד" w:date="2026-10-11T12:25:27Z">
        <w:r>
          <w:rPr>
            <w:color w:val="7B3F00"/>
          </w:rPr>
          <w:t xml:space="preserve">קבלת הדם - 'לא תקריבו' דרבי יוסי ברבי יהודה</w:t>
        </w:r>
      </w:ins>
    </w:p>
    <w:p>
      <w:pPr>
        <w:pStyle w:val="38"/>
        <w:rPr>
          <w:ins w:id="93058" w:author="מנוע מכני" w:date="2026-10-11T12:04:39Z"/>
        </w:rPr>
      </w:pPr>
      <w:r w:rsidRPr="00217260">
        <w:t xml:space="preserve">אמר</w:t>
      </w:r>
      <w:r w:rsidRPr="00217260">
        <w:t xml:space="preserve"> מר</w:t>
      </w:r>
    </w:p>
    <w:p w:rsidR="00E403F0" w:rsidRPr="00AD695E" w:rsidRDefault="00E403F0" w:rsidP="00E403F0">
      <w:pPr>
        <w:rPr>
          <w:rtl/>
        </w:rPr>
      </w:pPr>
      <w:ins w:id="90021" w:author="מנוע מכני" w:date="2026-10-11T12:04:39Z">
        <w:r>
          <w:rPr>
            <w:b/>
            <w:bCs/>
            <w:rtl/>
          </w:rPr>
          <w:t xml:space="preserve">:</w:t>
        </w:r>
        <w:r>
          <w:rPr>
            <w:b/>
            <w:bCs/>
            <w:rtl/>
          </w:rPr>
          <w:t xml:space="preserve"> </w:t>
        </w:r>
        <w:r>
          <w:rPr>
            <w:rStyle w:val="2fb"/>
            <w:b/>
            <w:bCs/>
            <w:rtl/>
          </w:rPr>
          <w:t xml:space="preserve">מ</w:t>
        </w:r>
      </w:ins>
      <w:del w:id="90022" w:author="מנוע מכני" w:date="2026-10-11T12:04:39Z">
        <w:r w:rsidRPr="00217260">
          <w:rPr>
            <w:b/>
            <w:bCs/>
            <w:rtl/>
          </w:rPr>
          <w:delText xml:space="preserve">:</w:delText>
        </w:r>
        <w:r w:rsidRPr="00217260">
          <w:rPr>
            <w:rFonts w:hint="cs"/>
            <w:b/>
            <w:bCs/>
            <w:rtl/>
          </w:rPr>
          <w:delText xml:space="preserve">מ</w:delText>
        </w:r>
      </w:del>
      <w:r w:rsidRPr="00217260">
        <w:rPr>
          <w:rStyle w:val="2fb"/>
          <w:rFonts w:hint="cs"/>
          <w:b/>
          <w:bCs/>
          <w:rtl/>
        </w:rPr>
        <w:t xml:space="preserve">ריב</w:t>
      </w:r>
      <w:r w:rsidRPr="00217260">
        <w:rPr>
          <w:rStyle w:val="2fb"/>
          <w:b/>
          <w:bCs/>
          <w:rtl/>
        </w:rPr>
        <w:t>"</w:t>
      </w:r>
      <w:r w:rsidRPr="00217260">
        <w:rPr>
          <w:rStyle w:val="2fb"/>
          <w:rFonts w:hint="cs"/>
          <w:b/>
          <w:bCs/>
          <w:rtl/>
        </w:rPr>
        <w:t>י</w:t>
      </w:r>
      <w:r w:rsidRPr="00217260">
        <w:rPr>
          <w:b/>
          <w:bCs/>
          <w:rtl/>
        </w:rPr>
        <w:t>- אף קבלת הדם.</w:t>
      </w:r>
    </w:p>
    <w:p w:rsidR="00E403F0" w:rsidRPr="00DC5F70" w:rsidRDefault="00E403F0" w:rsidP="00E403F0">
      <w:pPr>
        <w:rPr>
          <w:spacing w:val="-4"/>
          <w:rtl/>
        </w:rPr>
      </w:pPr>
      <w:r w:rsidRPr="00DC5F70">
        <w:rPr>
          <w:rFonts w:hint="cs"/>
          <w:spacing w:val="-4"/>
          <w:rtl/>
        </w:rPr>
        <w:t xml:space="preserve">טעמא </w:t>
      </w:r>
      <w:r w:rsidRPr="00DC5F70">
        <w:rPr>
          <w:rStyle w:val="2fb"/>
          <w:rFonts w:hint="cs"/>
          <w:spacing w:val="-4"/>
          <w:rtl/>
        </w:rPr>
        <w:t xml:space="preserve">דריב</w:t>
      </w:r>
      <w:r w:rsidRPr="00DC5F70">
        <w:rPr>
          <w:rStyle w:val="2fb"/>
          <w:spacing w:val="-4"/>
          <w:rtl/>
        </w:rPr>
        <w:t>"</w:t>
      </w:r>
      <w:r w:rsidRPr="00DC5F70">
        <w:rPr>
          <w:rStyle w:val="2fb"/>
          <w:rFonts w:hint="cs"/>
          <w:spacing w:val="-4"/>
          <w:rtl/>
        </w:rPr>
        <w:t>י</w:t>
      </w:r>
      <w:r w:rsidRPr="00DC5F70">
        <w:rPr>
          <w:spacing w:val="-4"/>
          <w:rtl/>
        </w:rPr>
        <w:t xml:space="preserve"> </w:t>
      </w:r>
      <w:r w:rsidRPr="00DC5F70">
        <w:rPr>
          <w:spacing w:val="-4"/>
          <w:rtl/>
        </w:rPr>
        <w:t xml:space="preserve">אמר</w:t>
      </w:r>
      <w:r>
        <w:rPr>
          <w:spacing w:val="-4"/>
          <w:rtl/>
        </w:rPr>
        <w:t xml:space="preserve"> קרא </w:t>
      </w:r>
      <w:r>
        <w:rPr>
          <w:rStyle w:val="afffff0"/>
          <w:spacing w:val="-4"/>
          <w:rtl/>
          <w:rPrChange w:id="9007" w:author="מנוע פסוקים" w:date="2026-10-11T09:25:30Z">
            <w:rPr>
              <w:spacing w:val="-4"/>
              <w:rtl/>
            </w:rPr>
          </w:rPrChange>
        </w:rPr>
        <w:t xml:space="preserve">ומעוך וכתות ונתוק וכרות</w:t>
      </w:r>
      <w:r>
        <w:rPr>
          <w:spacing w:val="-4"/>
          <w:rtl/>
        </w:rPr>
        <w:t xml:space="preserve"> וגו' - זו קבלת הדם שאמר </w:t>
      </w:r>
      <w:r w:rsidRPr="00DC5F70">
        <w:rPr>
          <w:rStyle w:val="2fb"/>
          <w:spacing w:val="-4"/>
          <w:rtl/>
        </w:rPr>
        <w:t xml:space="preserve">רבי יוסי</w:t>
      </w:r>
      <w:r w:rsidRPr="00DC5F70">
        <w:rPr>
          <w:spacing w:val="-4"/>
          <w:rtl/>
        </w:rPr>
        <w:t xml:space="preserve"> בר' יהודה.</w:t>
      </w:r>
    </w:p>
    <w:p w:rsidR="00E403F0" w:rsidRPr="00AD695E" w:rsidRDefault="00E403F0" w:rsidP="00E403F0">
      <w:pPr>
        <w:rPr>
          <w:rtl/>
        </w:rPr>
      </w:pPr>
      <w:r>
        <w:rPr>
          <w:rtl/>
        </w:rPr>
        <w:t xml:space="preserve">ולתנא </w:t>
      </w:r>
      <w:ins w:id="92060" w:author="מנוע מכני" w:date="2026-10-11T12:04:39Z">
        <w:r>
          <w:rPr>
            <w:rtl/>
          </w:rPr>
          <w:t xml:space="preserve">ראשון</w:t>
        </w:r>
      </w:ins>
      <w:del w:id="92061" w:author="מנוע מכני" w:date="2026-10-11T12:04:39Z">
        <w:r>
          <w:rPr>
            <w:rtl/>
          </w:rPr>
          <w:delText xml:space="preserve">קמא</w:delText>
        </w:r>
      </w:del>
      <w:r>
        <w:rPr>
          <w:rtl/>
        </w:rPr>
        <w:t xml:space="preserve">, </w:t>
      </w:r>
      <w:r>
        <w:rPr>
          <w:rFonts w:hint="cs"/>
          <w:rtl/>
        </w:rPr>
        <w:t>'</w:t>
      </w:r>
      <w:ins w:id="90309" w:author="Claude - סמנטי" w:date="2026-10-11T12:20:38Z">
        <w:r>
          <w:rPr>
            <w:rStyle w:val="afffff0"/>
            <w:rtl/>
          </w:rPr>
          <w:t xml:space="preserve">לֹא תַקְרִיבוּ</w:t>
        </w:r>
      </w:ins>
      <w:del w:id="90310" w:author="Claude - סמנטי" w:date="2026-10-11T12:20:38Z">
        <w:r>
          <w:rPr>
            <w:rtl/>
          </w:rPr>
          <w:delText xml:space="preserve">לא תקריבו</w:delText>
        </w:r>
      </w:del>
      <w:r>
        <w:rPr>
          <w:rFonts w:hint="cs"/>
          <w:rtl/>
        </w:rPr>
        <w:t>'</w:t>
      </w:r>
      <w:r>
        <w:rPr>
          <w:rtl/>
        </w:rPr>
        <w:t xml:space="preserve"> </w:t>
      </w:r>
      <w:ins w:id="92662" w:author="מנוע מכני" w:date="2026-10-11T12:04:39Z">
        <w:r>
          <w:rPr>
            <w:rFonts w:hint="cs"/>
            <w:rtl/>
          </w:rPr>
          <w:t xml:space="preserve">צריך</w:t>
        </w:r>
      </w:ins>
      <w:del w:id="92663" w:author="מנוע מכני" w:date="2026-10-11T12:04:39Z">
        <w:r>
          <w:rPr>
            <w:rFonts w:hint="cs"/>
            <w:rtl/>
          </w:rPr>
          <w:delText xml:space="preserve">מיבעי</w:delText>
        </w:r>
      </w:del>
      <w:r>
        <w:rPr>
          <w:rFonts w:hint="cs"/>
          <w:rtl/>
        </w:rPr>
        <w:t xml:space="preserve"> </w:t>
      </w:r>
      <w:r>
        <w:rPr>
          <w:rtl/>
        </w:rPr>
        <w:t xml:space="preserve">לזריקת דמים: והא נפקא מעל המזבח! </w:t>
      </w:r>
      <w:ins w:id="92660" w:author="מנוע מכני" w:date="2026-10-11T12:04:39Z">
        <w:r>
          <w:rPr>
            <w:rtl/>
          </w:rPr>
          <w:t xml:space="preserve">דרכו</w:t>
        </w:r>
      </w:ins>
      <w:del w:id="92661" w:author="מנוע מכני" w:date="2026-10-11T12:04:39Z">
        <w:r>
          <w:rPr>
            <w:rtl/>
          </w:rPr>
          <w:delText xml:space="preserve">אורחיה</w:delText>
        </w:r>
      </w:del>
      <w:r>
        <w:rPr>
          <w:rtl/>
        </w:rPr>
        <w:t xml:space="preserve"> דקרא משתעי </w:t>
      </w:r>
      <w:ins w:id="91018" w:author="מנוע מכני" w:date="2026-10-11T12:04:39Z">
        <w:r>
          <w:rPr>
            <w:rtl/>
          </w:rPr>
          <w:t xml:space="preserve">כך</w:t>
        </w:r>
      </w:ins>
      <w:del w:id="91019" w:author="מנוע מכני" w:date="2026-10-11T12:04:39Z">
        <w:r>
          <w:rPr>
            <w:rtl/>
          </w:rPr>
          <w:delText xml:space="preserve">הכי</w:delText>
        </w:r>
      </w:del>
      <w:r>
        <w:rPr>
          <w:rtl/>
        </w:rPr>
        <w:t xml:space="preserve">.</w:t>
      </w:r>
    </w:p>
    <w:p w:rsidR="00E403F0" w:rsidRPr="00AD695E" w:rsidRDefault="00E403F0" w:rsidP="00E403F0">
      <w:pPr>
        <w:rPr>
          <w:rtl/>
        </w:rPr>
      </w:pPr>
      <w:r>
        <w:rPr>
          <w:rStyle w:val="2fb"/>
          <w:rtl/>
        </w:rPr>
        <w:t>ור</w:t>
      </w:r>
      <w:r>
        <w:rPr>
          <w:rStyle w:val="2fb"/>
          <w:rFonts w:hint="cs"/>
          <w:rtl/>
        </w:rPr>
        <w:t>יב</w:t>
      </w:r>
      <w:r>
        <w:rPr>
          <w:rStyle w:val="2fb"/>
          <w:rtl/>
        </w:rPr>
        <w:t>"</w:t>
      </w:r>
      <w:r>
        <w:rPr>
          <w:rStyle w:val="2fb"/>
          <w:rFonts w:hint="cs"/>
          <w:rtl/>
        </w:rPr>
        <w:t xml:space="preserve">י</w:t>
      </w:r>
      <w:r>
        <w:rPr>
          <w:rFonts w:hint="cs"/>
          <w:rtl/>
        </w:rPr>
        <w:t xml:space="preserve"> </w:t>
      </w:r>
      <w:ins w:id="90366" w:author="מנוע מכני" w:date="2026-10-11T12:04:39Z">
        <w:r>
          <w:rPr>
            <w:rtl/>
          </w:rPr>
          <w:t xml:space="preserve">גם</w:t>
        </w:r>
      </w:ins>
      <w:del w:id="90367" w:author="מנוע מכני" w:date="2026-10-11T12:04:39Z">
        <w:r>
          <w:rPr>
            <w:rtl/>
          </w:rPr>
          <w:delText xml:space="preserve">נמי</w:delText>
        </w:r>
      </w:del>
      <w:r>
        <w:rPr>
          <w:rtl/>
        </w:rPr>
        <w:t xml:space="preserve">, </w:t>
      </w:r>
      <w:ins w:id="92664" w:author="מנוע מכני" w:date="2026-10-11T12:04:39Z">
        <w:r>
          <w:rPr>
            <w:rtl/>
          </w:rPr>
          <w:t xml:space="preserve">דרכו</w:t>
        </w:r>
      </w:ins>
      <w:del w:id="92665" w:author="מנוע מכני" w:date="2026-10-11T12:04:39Z">
        <w:r>
          <w:rPr>
            <w:rtl/>
          </w:rPr>
          <w:delText xml:space="preserve">אורחיה</w:delText>
        </w:r>
      </w:del>
      <w:r>
        <w:rPr>
          <w:rtl/>
        </w:rPr>
        <w:t xml:space="preserve"> דקרא הוא! אין </w:t>
      </w:r>
      <w:r>
        <w:rPr>
          <w:rtl/>
        </w:rPr>
        <w:t xml:space="preserve">ה"נ</w:t>
      </w:r>
      <w:ins w:id="91716" w:author="מנוע מכני" w:date="2026-10-11T12:04:39Z">
        <w:r>
          <w:rPr>
            <w:rtl/>
          </w:rPr>
          <w:t xml:space="preserve">,</w:t>
        </w:r>
      </w:ins>
      <w:del w:id="91717" w:author="מנוע מכני" w:date="2026-10-11T12:04:39Z">
        <w:r>
          <w:rPr>
            <w:rtl/>
          </w:rPr>
          <w:delText xml:space="preserve">;</w:delText>
        </w:r>
      </w:del>
    </w:p>
    <w:p>
      <w:pPr>
        <w:pStyle w:val="38"/>
        <w:rPr>
          <w:ins w:id="93059" w:author="מנוע מכני" w:date="2026-10-11T12:04:39Z"/>
        </w:rPr>
      </w:pPr>
      <w:r>
        <w:t xml:space="preserve">אלא</w:t>
      </w:r>
    </w:p>
    <w:p w:rsidR="00E403F0" w:rsidRPr="00AD695E" w:rsidRDefault="00E403F0" w:rsidP="00E403F0">
      <w:pPr>
        <w:rPr>
          <w:rtl/>
        </w:rPr>
      </w:pPr>
      <w:del w:id="93060" w:author="מנוע מכני" w:date="2026-10-11T12:04:39Z">
        <w:r>
          <w:rPr>
            <w:rtl/>
          </w:rPr>
          <w:delText xml:space="preserve"> </w:delText>
        </w:r>
      </w:del>
      <w:r>
        <w:rPr>
          <w:rtl/>
        </w:rPr>
        <w:t xml:space="preserve">קבלת הדם נפקא </w:t>
      </w:r>
      <w:ins w:id="91020" w:author="מנוע מכני" w:date="2026-10-11T12:04:39Z">
        <w:r>
          <w:rPr>
            <w:rtl/>
          </w:rPr>
          <w:t xml:space="preserve">לו</w:t>
        </w:r>
      </w:ins>
      <w:del w:id="91021" w:author="מנוע מכני" w:date="2026-10-11T12:04:39Z">
        <w:r>
          <w:rPr>
            <w:rtl/>
          </w:rPr>
          <w:delText xml:space="preserve">ליה</w:delText>
        </w:r>
      </w:del>
      <w:r>
        <w:rPr>
          <w:rtl/>
        </w:rPr>
        <w:t xml:space="preserve"> מ</w:t>
      </w:r>
      <w:r>
        <w:rPr>
          <w:rFonts w:hint="cs"/>
          <w:rtl/>
        </w:rPr>
        <w:t>'</w:t>
      </w:r>
      <w:ins w:id="90311" w:author="Claude - סמנטי" w:date="2026-10-11T12:20:38Z">
        <w:r>
          <w:rPr>
            <w:rStyle w:val="afffff0"/>
            <w:rtl/>
          </w:rPr>
          <w:t xml:space="preserve">וּמִיַּד בֶּן נֵכָר לֹא תַקְרִיבוּ</w:t>
        </w:r>
      </w:ins>
      <w:del w:id="90312" w:author="Claude - סמנטי" w:date="2026-10-11T12:20:38Z">
        <w:r>
          <w:rPr>
            <w:rtl/>
          </w:rPr>
          <w:delText xml:space="preserve">ומיד בן נכר </w:delText>
        </w:r>
        <w:r>
          <w:rPr>
            <w:rtl/>
          </w:rPr>
          <w:delText xml:space="preserve">לא</w:delText>
        </w:r>
        <w:r>
          <w:rPr>
            <w:rtl/>
          </w:rPr>
          <w:delText xml:space="preserve"> תקריבו</w:delText>
        </w:r>
      </w:del>
      <w:r>
        <w:rPr>
          <w:rFonts w:hint="cs"/>
          <w:rtl/>
        </w:rPr>
        <w:t>'</w:t>
      </w:r>
      <w:r>
        <w:rPr>
          <w:rtl/>
        </w:rPr>
        <w:t xml:space="preserve"> זו היא קבלת הדם שאמר </w:t>
      </w:r>
      <w:r>
        <w:rPr>
          <w:rStyle w:val="2fb"/>
          <w:rtl/>
        </w:rPr>
        <w:t xml:space="preserve">ר</w:t>
      </w:r>
      <w:r>
        <w:rPr>
          <w:rStyle w:val="2fb"/>
          <w:rFonts w:hint="cs"/>
          <w:rtl/>
        </w:rPr>
        <w:t>יב</w:t>
      </w:r>
      <w:r>
        <w:rPr>
          <w:rStyle w:val="2fb"/>
          <w:rtl/>
        </w:rPr>
        <w:t>"</w:t>
      </w:r>
      <w:r>
        <w:rPr>
          <w:rStyle w:val="2fb"/>
          <w:rFonts w:hint="cs"/>
          <w:rtl/>
        </w:rPr>
        <w:t xml:space="preserve">י</w:t>
      </w:r>
      <w:r>
        <w:rPr>
          <w:rFonts w:hint="cs"/>
          <w:rtl/>
        </w:rPr>
        <w:t xml:space="preserve"> </w:t>
      </w:r>
    </w:p>
    <w:p w:rsidR="00E403F0" w:rsidRPr="00AD695E" w:rsidRDefault="00E403F0" w:rsidP="00E403F0">
      <w:pPr>
        <w:rPr>
          <w:rtl/>
        </w:rPr>
      </w:pPr>
      <w:r>
        <w:rPr>
          <w:rStyle w:val="2fb"/>
          <w:rtl/>
        </w:rPr>
        <w:t>ולת"</w:t>
      </w:r>
      <w:r>
        <w:rPr>
          <w:rStyle w:val="2fb"/>
          <w:rFonts w:hint="cs"/>
          <w:rtl/>
        </w:rPr>
        <w:t xml:space="preserve">ק</w:t>
      </w:r>
      <w:r>
        <w:rPr>
          <w:rFonts w:hint="cs"/>
          <w:rtl/>
        </w:rPr>
        <w:t xml:space="preserve"> </w:t>
      </w:r>
      <w:ins w:id="91026" w:author="מנוע מכני" w:date="2026-10-11T12:04:39Z">
        <w:r>
          <w:rPr>
            <w:rtl/>
          </w:rPr>
          <w:t xml:space="preserve">זה</w:t>
        </w:r>
      </w:ins>
      <w:del w:id="91027" w:author="מנוע מכני" w:date="2026-10-11T12:04:39Z">
        <w:r>
          <w:rPr>
            <w:rtl/>
          </w:rPr>
          <w:delText xml:space="preserve">האי</w:delText>
        </w:r>
      </w:del>
      <w:r>
        <w:rPr>
          <w:rtl/>
        </w:rPr>
        <w:t xml:space="preserve"> </w:t>
      </w:r>
      <w:r>
        <w:rPr>
          <w:rFonts w:hint="cs"/>
          <w:rtl/>
        </w:rPr>
        <w:t>'</w:t>
      </w:r>
      <w:ins w:id="90313" w:author="Claude - סמנטי" w:date="2026-10-11T12:20:38Z">
        <w:r>
          <w:rPr>
            <w:rStyle w:val="afffff0"/>
            <w:rtl/>
          </w:rPr>
          <w:t xml:space="preserve">לֹא תַקְרִיבוּ</w:t>
        </w:r>
      </w:ins>
      <w:del w:id="90314" w:author="Claude - סמנטי" w:date="2026-10-11T12:20:38Z">
        <w:r>
          <w:rPr>
            <w:rtl/>
          </w:rPr>
          <w:delText xml:space="preserve">לא תקריבו</w:delText>
        </w:r>
      </w:del>
      <w:r>
        <w:rPr>
          <w:rFonts w:hint="cs"/>
          <w:rtl/>
        </w:rPr>
        <w:t>'</w:t>
      </w:r>
      <w:r>
        <w:rPr>
          <w:rtl/>
        </w:rPr>
        <w:t xml:space="preserve"> </w:t>
      </w:r>
      <w:ins w:id="92666" w:author="מנוע מכני" w:date="2026-10-11T12:04:39Z">
        <w:r>
          <w:rPr>
            <w:rtl/>
          </w:rPr>
          <w:t xml:space="preserve">צריך</w:t>
        </w:r>
      </w:ins>
      <w:del w:id="92667" w:author="מנוע מכני" w:date="2026-10-11T12:04:39Z">
        <w:r>
          <w:rPr>
            <w:rtl/>
          </w:rPr>
          <w:delText xml:space="preserve">מיבעי</w:delText>
        </w:r>
      </w:del>
      <w:r>
        <w:rPr>
          <w:rtl/>
        </w:rPr>
        <w:t xml:space="preserve"> </w:t>
      </w:r>
      <w:ins w:id="91024" w:author="מנוע מכני" w:date="2026-10-11T12:04:39Z">
        <w:r>
          <w:rPr>
            <w:rtl/>
          </w:rPr>
          <w:t xml:space="preserve">לו</w:t>
        </w:r>
      </w:ins>
      <w:del w:id="91025" w:author="מנוע מכני" w:date="2026-10-11T12:04:39Z">
        <w:r>
          <w:rPr>
            <w:rtl/>
          </w:rPr>
          <w:delText xml:space="preserve">ליה</w:delText>
        </w:r>
      </w:del>
      <w:r>
        <w:rPr>
          <w:rtl/>
        </w:rPr>
        <w:t xml:space="preserve"> </w:t>
      </w:r>
      <w:ins w:id="91028" w:author="מנוע מכני" w:date="2026-10-11T12:04:39Z">
        <w:r>
          <w:rPr>
            <w:rtl/>
          </w:rPr>
          <w:t xml:space="preserve">לזה</w:t>
        </w:r>
      </w:ins>
      <w:del w:id="91029" w:author="מנוע מכני" w:date="2026-10-11T12:04:39Z">
        <w:r>
          <w:rPr>
            <w:rtl/>
          </w:rPr>
          <w:delText xml:space="preserve">להאי</w:delText>
        </w:r>
      </w:del>
      <w:r>
        <w:rPr>
          <w:rtl/>
        </w:rPr>
        <w:t xml:space="preserve">: </w:t>
      </w:r>
      <w:r>
        <w:rPr>
          <w:rtl/>
        </w:rPr>
        <w:t xml:space="preserve">ס"ד</w:t>
      </w:r>
      <w:r>
        <w:rPr>
          <w:rtl/>
        </w:rPr>
        <w:t xml:space="preserve"> אמינא הואיל ולא נצטוו בני נח אלא על מחוסר אברים, </w:t>
      </w:r>
      <w:r>
        <w:rPr>
          <w:rtl/>
        </w:rPr>
        <w:t xml:space="preserve">לא</w:t>
      </w:r>
      <w:r>
        <w:rPr>
          <w:rtl/>
        </w:rPr>
        <w:t xml:space="preserve"> שנא במזבח </w:t>
      </w:r>
      <w:ins w:id="91022" w:author="מנוע מכני" w:date="2026-10-11T12:04:39Z">
        <w:r>
          <w:rPr>
            <w:rtl/>
          </w:rPr>
          <w:t xml:space="preserve">שלהם</w:t>
        </w:r>
      </w:ins>
      <w:del w:id="91023" w:author="מנוע מכני" w:date="2026-10-11T12:04:39Z">
        <w:r>
          <w:rPr>
            <w:rtl/>
          </w:rPr>
          <w:delText xml:space="preserve">דידהו</w:delText>
        </w:r>
      </w:del>
      <w:r>
        <w:rPr>
          <w:rtl/>
        </w:rPr>
        <w:t xml:space="preserve">, ולא שנא במזבח דידן, </w:t>
      </w:r>
      <w:r>
        <w:rPr>
          <w:rtl/>
        </w:rPr>
        <w:t xml:space="preserve">קמ"ל</w:t>
      </w:r>
      <w:r>
        <w:rPr>
          <w:rtl/>
        </w:rPr>
        <w:t xml:space="preserve">: </w:t>
      </w:r>
    </w:p>
    <w:p>
      <w:pPr>
        <w:pStyle w:val="38"/>
        <w:rPr>
          <w:ins w:id="93061" w:author="מנוע מכני" w:date="2026-10-11T12:04:39Z"/>
        </w:rPr>
      </w:pPr>
      <w:r w:rsidRPr="00217260">
        <w:t xml:space="preserve">ל"א, </w:t>
      </w:r>
      <w:r>
        <w:t>ר</w:t>
      </w:r>
      <w:r>
        <w:t>יב</w:t>
      </w:r>
      <w:r>
        <w:t>"</w:t>
      </w:r>
      <w:r>
        <w:t>י</w:t>
      </w:r>
      <w:r>
        <w:t xml:space="preserve">:</w:t>
      </w:r>
    </w:p>
    <w:p w:rsidR="00E403F0" w:rsidRPr="00AD695E" w:rsidRDefault="00E403F0" w:rsidP="00E403F0">
      <w:pPr>
        <w:rPr>
          <w:rtl/>
        </w:rPr>
      </w:pPr>
      <w:del w:id="93062" w:author="מנוע מכני" w:date="2026-10-11T12:04:39Z">
        <w:r>
          <w:rPr>
            <w:rtl/>
          </w:rPr>
          <w:delText xml:space="preserve"> </w:delText>
        </w:r>
      </w:del>
      <w:r>
        <w:rPr>
          <w:rtl/>
        </w:rPr>
        <w:t xml:space="preserve">אף על קבלת הדם.</w:t>
      </w:r>
    </w:p>
    <w:p w:rsidR="00E403F0" w:rsidRPr="00AD695E" w:rsidRDefault="00E403F0" w:rsidP="00E403F0">
      <w:pPr>
        <w:rPr>
          <w:rtl/>
        </w:rPr>
      </w:pPr>
      <w:r>
        <w:rPr>
          <w:rFonts w:hint="cs"/>
          <w:rtl/>
        </w:rPr>
        <w:t>ד'</w:t>
      </w:r>
      <w:r>
        <w:rPr>
          <w:rStyle w:val="afffff0"/>
          <w:rtl/>
        </w:rPr>
        <w:t xml:space="preserve">ומעוך וכתות וגו</w:t>
      </w:r>
      <w:r>
        <w:rPr>
          <w:rtl/>
        </w:rPr>
        <w:t xml:space="preserve">'.</w:t>
      </w:r>
      <w:r>
        <w:rPr>
          <w:rFonts w:hint="cs"/>
          <w:rtl/>
        </w:rPr>
        <w:t xml:space="preserve"> ד</w:t>
      </w:r>
      <w:r>
        <w:rPr>
          <w:rtl/>
        </w:rPr>
        <w:t>לא תקריבו - זו קבלת הדם, וזריקה - נפקא מעל המזבח.</w:t>
      </w:r>
    </w:p>
    <w:p w:rsidR="00E403F0" w:rsidRPr="00AD695E" w:rsidRDefault="00E403F0" w:rsidP="00E403F0">
      <w:pPr>
        <w:rPr>
          <w:rtl/>
        </w:rPr>
      </w:pPr>
      <w:r>
        <w:rPr>
          <w:rtl/>
        </w:rPr>
        <w:t xml:space="preserve">ולרבנן </w:t>
      </w:r>
      <w:ins w:id="90368" w:author="מנוע מכני" w:date="2026-10-11T12:04:39Z">
        <w:r>
          <w:rPr>
            <w:rtl/>
          </w:rPr>
          <w:t xml:space="preserve">גם</w:t>
        </w:r>
      </w:ins>
      <w:del w:id="90369" w:author="מנוע מכני" w:date="2026-10-11T12:04:39Z">
        <w:r>
          <w:rPr>
            <w:rtl/>
          </w:rPr>
          <w:delText xml:space="preserve">נמי</w:delText>
        </w:r>
      </w:del>
      <w:r>
        <w:rPr>
          <w:rtl/>
        </w:rPr>
        <w:t xml:space="preserve">, תיפוק </w:t>
      </w:r>
      <w:ins w:id="92030" w:author="מנוע מכני" w:date="2026-10-11T12:04:39Z">
        <w:r>
          <w:rPr>
            <w:rtl/>
          </w:rPr>
          <w:t xml:space="preserve">להם</w:t>
        </w:r>
      </w:ins>
      <w:del w:id="92031" w:author="מנוע מכני" w:date="2026-10-11T12:04:39Z">
        <w:r>
          <w:rPr>
            <w:rtl/>
          </w:rPr>
          <w:delText xml:space="preserve">להו</w:delText>
        </w:r>
      </w:del>
      <w:r>
        <w:rPr>
          <w:rtl/>
        </w:rPr>
        <w:t xml:space="preserve"> זריקה מן על המזבח! </w:t>
      </w:r>
      <w:r>
        <w:rPr>
          <w:rtl/>
        </w:rPr>
        <w:t xml:space="preserve">ה"</w:t>
      </w:r>
      <w:r>
        <w:rPr>
          <w:rFonts w:hint="cs"/>
          <w:rtl/>
        </w:rPr>
        <w:t>נ</w:t>
      </w:r>
      <w:ins w:id="91718" w:author="מנוע מכני" w:date="2026-10-11T12:04:39Z">
        <w:r>
          <w:rPr>
            <w:rtl/>
          </w:rPr>
          <w:t xml:space="preserve">,</w:t>
        </w:r>
      </w:ins>
      <w:del w:id="91719" w:author="מנוע מכני" w:date="2026-10-11T12:04:39Z">
        <w:r>
          <w:rPr>
            <w:rtl/>
          </w:rPr>
          <w:delText xml:space="preserve">;</w:delText>
        </w:r>
      </w:del>
    </w:p>
    <w:p w:rsidR="00E403F0" w:rsidRPr="00AD695E" w:rsidRDefault="00E403F0" w:rsidP="00E403F0">
      <w:pPr>
        <w:rPr>
          <w:rtl/>
        </w:rPr>
      </w:pPr>
      <w:r>
        <w:rPr>
          <w:rtl/>
        </w:rPr>
        <w:t xml:space="preserve">ואלא </w:t>
      </w:r>
      <w:r>
        <w:rPr>
          <w:rtl/>
        </w:rPr>
        <w:t xml:space="preserve">לא</w:t>
      </w:r>
      <w:r>
        <w:rPr>
          <w:rtl/>
        </w:rPr>
        <w:t xml:space="preserve"> תקריבו דמעוך </w:t>
      </w:r>
      <w:ins w:id="90011" w:author="Claude - סמנטי" w:date="2026-10-11T12:20:38Z">
        <w:r>
          <w:rPr>
            <w:rtl/>
          </w:rPr>
          <w:t xml:space="preserve">מוציאים</w:t>
        </w:r>
      </w:ins>
      <w:del w:id="90012" w:author="Claude - סמנטי" w:date="2026-10-11T12:20:38Z">
        <w:r>
          <w:rPr>
            <w:rtl/>
          </w:rPr>
          <w:delText xml:space="preserve">מפקינן</w:delText>
        </w:r>
      </w:del>
      <w:r>
        <w:rPr>
          <w:rtl/>
        </w:rPr>
        <w:t xml:space="preserve"> לבמת יחיד</w:t>
      </w:r>
      <w:ins w:id="91720" w:author="מנוע מכני" w:date="2026-10-11T12:04:39Z">
        <w:r>
          <w:rPr>
            <w:rtl/>
          </w:rPr>
          <w:t xml:space="preserve">,</w:t>
        </w:r>
      </w:ins>
      <w:del w:id="91721" w:author="מנוע מכני" w:date="2026-10-11T12:04:39Z">
        <w:r>
          <w:rPr>
            <w:rtl/>
          </w:rPr>
          <w:delText xml:space="preserve">;</w:delText>
        </w:r>
      </w:del>
    </w:p>
    <w:p w:rsidR="00E403F0" w:rsidRPr="00DC5F70" w:rsidRDefault="00E403F0" w:rsidP="00E403F0">
      <w:pPr>
        <w:rPr>
          <w:spacing w:val="-2"/>
          <w:rtl/>
        </w:rPr>
      </w:pPr>
      <w:r w:rsidRPr="00DC5F70">
        <w:rPr>
          <w:rStyle w:val="2fb"/>
          <w:spacing w:val="-2"/>
          <w:rtl/>
        </w:rPr>
        <w:t>ולר</w:t>
      </w:r>
      <w:r w:rsidRPr="00DC5F70">
        <w:rPr>
          <w:rStyle w:val="2fb"/>
          <w:rFonts w:hint="cs"/>
          <w:spacing w:val="-2"/>
          <w:rtl/>
        </w:rPr>
        <w:t>יב</w:t>
      </w:r>
      <w:r w:rsidRPr="00DC5F70">
        <w:rPr>
          <w:rStyle w:val="2fb"/>
          <w:spacing w:val="-2"/>
          <w:rtl/>
        </w:rPr>
        <w:t>"</w:t>
      </w:r>
      <w:r w:rsidRPr="00DC5F70">
        <w:rPr>
          <w:rStyle w:val="2fb"/>
          <w:rFonts w:hint="cs"/>
          <w:spacing w:val="-2"/>
          <w:rtl/>
        </w:rPr>
        <w:t xml:space="preserve">י</w:t>
      </w:r>
      <w:r w:rsidRPr="00DC5F70">
        <w:rPr>
          <w:rFonts w:hint="cs"/>
          <w:spacing w:val="-2"/>
          <w:rtl/>
        </w:rPr>
        <w:t xml:space="preserve"> </w:t>
      </w:r>
      <w:ins w:id="91030" w:author="מנוע מכני" w:date="2026-10-11T12:04:39Z">
        <w:r>
          <w:rPr>
            <w:spacing w:val="-2"/>
            <w:rtl/>
          </w:rPr>
          <w:t xml:space="preserve">זה</w:t>
        </w:r>
      </w:ins>
      <w:del w:id="91031" w:author="מנוע מכני" w:date="2026-10-11T12:04:39Z">
        <w:r w:rsidRPr="00DC5F70">
          <w:rPr>
            <w:spacing w:val="-2"/>
            <w:rtl/>
          </w:rPr>
          <w:delText xml:space="preserve">האי</w:delText>
        </w:r>
      </w:del>
      <w:r w:rsidRPr="00DC5F70">
        <w:rPr>
          <w:spacing w:val="-2"/>
          <w:rtl/>
        </w:rPr>
        <w:t xml:space="preserve"> </w:t>
      </w:r>
      <w:ins w:id="92668" w:author="מנוע מכני" w:date="2026-10-11T12:04:39Z">
        <w:r>
          <w:rPr>
            <w:spacing w:val="-2"/>
            <w:rtl/>
          </w:rPr>
          <w:t xml:space="preserve">צריך</w:t>
        </w:r>
      </w:ins>
      <w:del w:id="92669" w:author="מנוע מכני" w:date="2026-10-11T12:04:39Z">
        <w:r w:rsidRPr="00DC5F70">
          <w:rPr>
            <w:spacing w:val="-2"/>
            <w:rtl/>
          </w:rPr>
          <w:delText xml:space="preserve">מיבעי</w:delText>
        </w:r>
      </w:del>
      <w:r w:rsidRPr="00DC5F70">
        <w:rPr>
          <w:spacing w:val="-2"/>
          <w:rtl/>
        </w:rPr>
        <w:t xml:space="preserve"> לבמת יחיד! </w:t>
      </w:r>
      <w:r w:rsidRPr="00DC5F70">
        <w:rPr>
          <w:rFonts w:hint="cs"/>
          <w:spacing w:val="-2"/>
          <w:rtl/>
        </w:rPr>
        <w:t xml:space="preserve">אלא </w:t>
      </w:r>
      <w:r w:rsidRPr="00DC5F70">
        <w:rPr>
          <w:spacing w:val="-2"/>
          <w:rtl/>
        </w:rPr>
        <w:t xml:space="preserve">תקריבו דקבלה </w:t>
      </w:r>
      <w:r w:rsidRPr="00DC5F70">
        <w:rPr>
          <w:rFonts w:hint="cs"/>
          <w:spacing w:val="-2"/>
          <w:rtl/>
        </w:rPr>
        <w:t>'</w:t>
      </w:r>
      <w:ins w:id="90315" w:author="Claude - סמנטי" w:date="2026-10-11T12:20:38Z">
        <w:r>
          <w:rPr>
            <w:rStyle w:val="afffff0"/>
            <w:spacing w:val="-2"/>
            <w:rtl/>
          </w:rPr>
          <w:t xml:space="preserve">מִיַּד בֶּן נֵכָר לֹא תַקְרִיבוּ</w:t>
        </w:r>
      </w:ins>
      <w:del w:id="90316" w:author="Claude - סמנטי" w:date="2026-10-11T12:20:38Z">
        <w:r w:rsidRPr="00DC5F70">
          <w:rPr>
            <w:spacing w:val="-2"/>
            <w:rtl/>
          </w:rPr>
          <w:delText xml:space="preserve">מיד בן נכר </w:delText>
        </w:r>
        <w:r w:rsidRPr="00DC5F70">
          <w:rPr>
            <w:spacing w:val="-2"/>
            <w:rtl/>
          </w:rPr>
          <w:delText xml:space="preserve">לא</w:delText>
        </w:r>
        <w:r w:rsidRPr="00DC5F70">
          <w:rPr>
            <w:spacing w:val="-2"/>
            <w:rtl/>
          </w:rPr>
          <w:delText xml:space="preserve"> תקריבו</w:delText>
        </w:r>
      </w:del>
      <w:r w:rsidRPr="00DC5F70">
        <w:rPr>
          <w:rFonts w:hint="cs"/>
          <w:spacing w:val="-2"/>
          <w:rtl/>
        </w:rPr>
        <w:t>'</w:t>
      </w:r>
      <w:r w:rsidRPr="00DC5F70">
        <w:rPr>
          <w:spacing w:val="-2"/>
          <w:rtl/>
        </w:rPr>
        <w:t xml:space="preserve"> - זו קבלת הדם.</w:t>
      </w:r>
    </w:p>
    <w:p>
      <w:pPr>
        <w:pStyle w:val="38"/>
        <w:rPr>
          <w:ins w:id="93063" w:author="מנוע מכני" w:date="2026-10-11T12:04:39Z"/>
        </w:rPr>
      </w:pPr>
      <w:r>
        <w:t xml:space="preserve">ורבנן - אצטריך, </w:t>
      </w:r>
      <w:r>
        <w:t xml:space="preserve">ס</w:t>
      </w:r>
      <w:r>
        <w:t>ד</w:t>
      </w:r>
      <w:r>
        <w:t>"</w:t>
      </w:r>
      <w:r>
        <w:t>א</w:t>
      </w:r>
      <w:r>
        <w:t xml:space="preserve">:</w:t>
      </w:r>
    </w:p>
    <w:p w:rsidR="00E403F0" w:rsidRPr="00AD695E" w:rsidRDefault="00E403F0" w:rsidP="00E403F0">
      <w:pPr>
        <w:rPr>
          <w:rtl/>
        </w:rPr>
      </w:pPr>
      <w:del w:id="93064" w:author="מנוע מכני" w:date="2026-10-11T12:04:39Z">
        <w:r>
          <w:rPr>
            <w:rtl/>
          </w:rPr>
          <w:delText xml:space="preserve"> </w:delText>
        </w:r>
      </w:del>
      <w:r>
        <w:rPr>
          <w:rtl/>
        </w:rPr>
        <w:t xml:space="preserve">הואיל ובני נח אין מצווין אלא על מחוסר אבר בבמה דלהון, שמא אנן </w:t>
      </w:r>
      <w:ins w:id="90370" w:author="מנוע מכני" w:date="2026-10-11T12:04:39Z">
        <w:r>
          <w:rPr>
            <w:rtl/>
          </w:rPr>
          <w:t xml:space="preserve">גם</w:t>
        </w:r>
      </w:ins>
      <w:del w:id="90371" w:author="מנוע מכני" w:date="2026-10-11T12:04:39Z">
        <w:r>
          <w:rPr>
            <w:rtl/>
          </w:rPr>
          <w:delText xml:space="preserve">נמי</w:delText>
        </w:r>
      </w:del>
      <w:r>
        <w:rPr>
          <w:rtl/>
        </w:rPr>
        <w:t xml:space="preserve"> נקביל מינהון? </w:t>
      </w:r>
      <w:r>
        <w:rPr>
          <w:rtl/>
        </w:rPr>
        <w:t xml:space="preserve">ק</w:t>
      </w:r>
      <w:r>
        <w:rPr>
          <w:rFonts w:hint="cs"/>
          <w:rtl/>
        </w:rPr>
        <w:t>מ</w:t>
      </w:r>
      <w:r>
        <w:rPr>
          <w:rtl/>
        </w:rPr>
        <w:t>"</w:t>
      </w:r>
      <w:r>
        <w:rPr>
          <w:rFonts w:hint="cs"/>
          <w:rtl/>
        </w:rPr>
        <w:t xml:space="preserve">ל</w:t>
      </w:r>
      <w:r>
        <w:rPr>
          <w:rFonts w:hint="cs"/>
          <w:rtl/>
        </w:rPr>
        <w:t xml:space="preserve"> </w:t>
      </w:r>
      <w:r>
        <w:rPr>
          <w:rtl/>
        </w:rPr>
        <w:t xml:space="preserve">מכל אלה דלא </w:t>
      </w:r>
      <w:ins w:id="90013" w:author="Claude - סמנטי" w:date="2026-10-11T12:20:38Z">
        <w:r>
          <w:rPr>
            <w:rtl/>
          </w:rPr>
          <w:t xml:space="preserve">מקבלים</w:t>
        </w:r>
      </w:ins>
      <w:del w:id="90014" w:author="Claude - סמנטי" w:date="2026-10-11T12:20:38Z">
        <w:r>
          <w:rPr>
            <w:rtl/>
          </w:rPr>
          <w:delText xml:space="preserve">מקבלינן</w:delText>
        </w:r>
      </w:del>
      <w:r>
        <w:rPr>
          <w:rtl/>
        </w:rPr>
        <w:t xml:space="preserve">.</w:t>
      </w:r>
    </w:p>
    <w:p>
      <w:pPr>
        <w:pStyle w:val="afffff8"/>
        <w:rPr>
          <w:ins w:id="90199" w:author="קלוד" w:date="2026-10-11T12:25:27Z"/>
        </w:rPr>
      </w:pPr>
      <w:ins w:id="90200" w:author="קלוד" w:date="2026-10-11T12:25:27Z">
        <w:r>
          <w:rPr>
            <w:color w:val="7B3F00"/>
          </w:rPr>
          <w:t xml:space="preserve">בעל מום מעיקרו - האם לוקה, והא 'דיקלא סתם הוא'</w:t>
        </w:r>
      </w:ins>
    </w:p>
    <w:p>
      <w:pPr>
        <w:pStyle w:val="38"/>
        <w:rPr>
          <w:ins w:id="93065" w:author="מנוע מכני" w:date="2026-10-11T12:04:39Z"/>
        </w:rPr>
      </w:pPr>
      <w:r>
        <w:t xml:space="preserve">מתקיף ר"ל:</w:t>
      </w:r>
    </w:p>
    <w:p w:rsidR="00E403F0" w:rsidRPr="00AD695E" w:rsidRDefault="00E403F0" w:rsidP="00E403F0">
      <w:pPr>
        <w:rPr>
          <w:rtl/>
        </w:rPr>
      </w:pPr>
      <w:del w:id="93066" w:author="מנוע מכני" w:date="2026-10-11T12:04:39Z">
        <w:r>
          <w:rPr>
            <w:rtl/>
          </w:rPr>
          <w:delText xml:space="preserve"> </w:delText>
        </w:r>
      </w:del>
      <w:r>
        <w:rPr>
          <w:rtl/>
        </w:rPr>
        <w:t xml:space="preserve">שמא </w:t>
      </w:r>
      <w:r>
        <w:rPr>
          <w:rtl/>
        </w:rPr>
        <w:t xml:space="preserve">לא</w:t>
      </w:r>
      <w:r>
        <w:rPr>
          <w:rtl/>
        </w:rPr>
        <w:t xml:space="preserve"> שנינו אלא בתם שנעשה בעל מום ועובר, </w:t>
      </w:r>
      <w:ins w:id="92174" w:author="מנוע מכני" w:date="2026-10-11T12:04:39Z">
        <w:r>
          <w:rPr>
            <w:rtl/>
          </w:rPr>
          <w:t xml:space="preserve">דאם </w:t>
        </w:r>
      </w:ins>
      <w:del w:id="92175" w:author="מנוע מכני" w:date="2026-10-11T12:04:39Z">
        <w:r>
          <w:rPr>
            <w:rtl/>
          </w:rPr>
          <w:delText xml:space="preserve">דאי </w:delText>
        </w:r>
      </w:del>
      <w:r>
        <w:rPr>
          <w:rtl/>
        </w:rPr>
        <w:t xml:space="preserve">בעל מום </w:t>
      </w:r>
      <w:ins w:id="92670" w:author="מנוע מכני" w:date="2026-10-11T12:04:39Z">
        <w:r>
          <w:rPr>
            <w:rtl/>
          </w:rPr>
          <w:t xml:space="preserve">מתחילה</w:t>
        </w:r>
      </w:ins>
      <w:del w:id="92671" w:author="מנוע מכני" w:date="2026-10-11T12:04:39Z">
        <w:r>
          <w:rPr>
            <w:rtl/>
          </w:rPr>
          <w:delText xml:space="preserve">מעיקרא</w:delText>
        </w:r>
      </w:del>
      <w:r>
        <w:rPr>
          <w:rtl/>
        </w:rPr>
        <w:t xml:space="preserve"> דיקלא </w:t>
      </w:r>
      <w:ins w:id="91032" w:author="מנוע מכני" w:date="2026-10-11T12:04:39Z">
        <w:r>
          <w:rPr>
            <w:rtl/>
          </w:rPr>
          <w:t xml:space="preserve">סתם</w:t>
        </w:r>
      </w:ins>
      <w:del w:id="91033" w:author="מנוע מכני" w:date="2026-10-11T12:04:39Z">
        <w:r>
          <w:rPr>
            <w:rtl/>
          </w:rPr>
          <w:delText xml:space="preserve">בעלמא</w:delText>
        </w:r>
      </w:del>
      <w:r>
        <w:rPr>
          <w:rtl/>
        </w:rPr>
        <w:t xml:space="preserve"> הוא! </w:t>
      </w:r>
    </w:p>
    <w:p>
      <w:pPr>
        <w:pStyle w:val="38"/>
        <w:rPr>
          <w:ins w:id="93067" w:author="מנוע מכני" w:date="2026-10-11T12:04:39Z"/>
        </w:rPr>
      </w:pPr>
      <w:r>
        <w:t>א</w:t>
      </w:r>
      <w:r>
        <w:t>"</w:t>
      </w:r>
      <w:r>
        <w:t xml:space="preserve">ל</w:t>
      </w:r>
      <w:r>
        <w:t xml:space="preserve"> רחב</w:t>
      </w:r>
      <w:r>
        <w:t>"</w:t>
      </w:r>
      <w:r>
        <w:t>י</w:t>
      </w:r>
      <w:r>
        <w:t xml:space="preserve">:</w:t>
      </w:r>
    </w:p>
    <w:p w:rsidR="00E403F0" w:rsidRPr="00AD695E" w:rsidRDefault="00E403F0" w:rsidP="00E403F0">
      <w:pPr>
        <w:rPr>
          <w:rtl/>
        </w:rPr>
      </w:pPr>
      <w:del w:id="93068" w:author="מנוע מכני" w:date="2026-10-11T12:04:39Z">
        <w:r>
          <w:rPr>
            <w:rtl/>
          </w:rPr>
          <w:delText xml:space="preserve"> </w:delText>
        </w:r>
      </w:del>
      <w:r>
        <w:rPr>
          <w:rtl/>
        </w:rPr>
        <w:t xml:space="preserve">שרוע וקלוט כתיב בפרשה, </w:t>
      </w:r>
      <w:ins w:id="91036" w:author="מנוע מכני" w:date="2026-10-11T12:04:39Z">
        <w:r>
          <w:rPr>
            <w:rtl/>
          </w:rPr>
          <w:t xml:space="preserve">ואלו</w:t>
        </w:r>
      </w:ins>
      <w:del w:id="91037" w:author="מנוע מכני" w:date="2026-10-11T12:04:39Z">
        <w:r>
          <w:rPr>
            <w:rtl/>
          </w:rPr>
          <w:delText xml:space="preserve">והני</w:delText>
        </w:r>
      </w:del>
      <w:r>
        <w:rPr>
          <w:rtl/>
        </w:rPr>
        <w:t xml:space="preserve"> בעלי מומין </w:t>
      </w:r>
      <w:ins w:id="92672" w:author="מנוע מכני" w:date="2026-10-11T12:04:39Z">
        <w:r>
          <w:rPr>
            <w:rtl/>
          </w:rPr>
          <w:t xml:space="preserve">מתחילה</w:t>
        </w:r>
      </w:ins>
      <w:del w:id="92673" w:author="מנוע מכני" w:date="2026-10-11T12:04:39Z">
        <w:r>
          <w:rPr>
            <w:rtl/>
          </w:rPr>
          <w:delText xml:space="preserve">מעיקרא</w:delText>
        </w:r>
      </w:del>
      <w:r>
        <w:rPr>
          <w:rtl/>
        </w:rPr>
        <w:t xml:space="preserve"> </w:t>
      </w:r>
      <w:ins w:id="91034" w:author="מנוע מכני" w:date="2026-10-11T12:04:39Z">
        <w:r>
          <w:rPr>
            <w:rtl/>
          </w:rPr>
          <w:t xml:space="preserve">הם</w:t>
        </w:r>
      </w:ins>
      <w:del w:id="91035" w:author="מנוע מכני" w:date="2026-10-11T12:04:39Z">
        <w:r>
          <w:rPr>
            <w:rtl/>
          </w:rPr>
          <w:delText xml:space="preserve">נינהו</w:delText>
        </w:r>
      </w:del>
      <w:r>
        <w:rPr>
          <w:rtl/>
        </w:rPr>
        <w:t xml:space="preserve">.</w:t>
      </w:r>
    </w:p>
    <w:p>
      <w:pPr>
        <w:pStyle w:val="38"/>
        <w:rPr>
          <w:ins w:id="93069" w:author="מנוע מכני" w:date="2026-10-11T12:04:39Z"/>
        </w:rPr>
      </w:pPr>
      <w:r>
        <w:t>א"</w:t>
      </w:r>
      <w:r>
        <w:t>ל</w:t>
      </w:r>
      <w:r>
        <w:t xml:space="preserve">:</w:t>
      </w:r>
    </w:p>
    <w:p w:rsidR="00E403F0" w:rsidRPr="00AD695E" w:rsidRDefault="00E403F0" w:rsidP="00E403F0">
      <w:pPr>
        <w:rPr>
          <w:rtl/>
        </w:rPr>
      </w:pPr>
      <w:del w:id="93070" w:author="מנוע מכני" w:date="2026-10-11T12:04:39Z">
        <w:r>
          <w:rPr>
            <w:rtl/>
          </w:rPr>
          <w:delText xml:space="preserve"> </w:delText>
        </w:r>
      </w:del>
      <w:r>
        <w:rPr>
          <w:rtl/>
        </w:rPr>
        <w:t xml:space="preserve">שמא </w:t>
      </w:r>
      <w:r>
        <w:rPr>
          <w:rtl/>
        </w:rPr>
        <w:t xml:space="preserve">לא</w:t>
      </w:r>
      <w:r>
        <w:rPr>
          <w:rtl/>
        </w:rPr>
        <w:t xml:space="preserve"> שנינו אלא בתמורה, </w:t>
      </w:r>
      <w:r>
        <w:rPr>
          <w:rtl/>
        </w:rPr>
        <w:t xml:space="preserve">דתנן</w:t>
      </w:r>
      <w:r>
        <w:rPr>
          <w:rtl/>
        </w:rPr>
        <w:t xml:space="preserve"> חומר בתמורה מבזבח שכן קדושה חלה </w:t>
      </w:r>
      <w:ins w:id="91038" w:author="מנוע מכני" w:date="2026-10-11T12:04:39Z">
        <w:r>
          <w:rPr>
            <w:rtl/>
          </w:rPr>
          <w:t xml:space="preserve">עליו</w:t>
        </w:r>
      </w:ins>
      <w:del w:id="91039" w:author="מנוע מכני" w:date="2026-10-11T12:04:39Z">
        <w:r>
          <w:rPr>
            <w:rtl/>
          </w:rPr>
          <w:delText xml:space="preserve">עליה</w:delText>
        </w:r>
      </w:del>
      <w:r>
        <w:rPr>
          <w:rtl/>
        </w:rPr>
        <w:t xml:space="preserve"> על בעל מום קבוע! </w:t>
      </w:r>
    </w:p>
    <w:p>
      <w:pPr>
        <w:pStyle w:val="38"/>
        <w:rPr>
          <w:ins w:id="93071" w:author="מנוע מכני" w:date="2026-10-11T12:04:39Z"/>
        </w:rPr>
      </w:pPr>
      <w:r>
        <w:t>א</w:t>
      </w:r>
      <w:r>
        <w:t>"</w:t>
      </w:r>
      <w:r>
        <w:t xml:space="preserve">ל</w:t>
      </w:r>
      <w:r>
        <w:t xml:space="preserve"> רי</w:t>
      </w:r>
      <w:r>
        <w:t>"</w:t>
      </w:r>
      <w:r>
        <w:t>ו</w:t>
      </w:r>
      <w:r>
        <w:t xml:space="preserve">:</w:t>
      </w:r>
    </w:p>
    <w:p w:rsidR="00E403F0" w:rsidRPr="00AD695E" w:rsidRDefault="00E403F0" w:rsidP="00E403F0">
      <w:pPr>
        <w:rPr>
          <w:rtl/>
        </w:rPr>
      </w:pPr>
      <w:del w:id="93072" w:author="מנוע מכני" w:date="2026-10-11T12:04:39Z">
        <w:r>
          <w:rPr>
            <w:rtl/>
          </w:rPr>
          <w:delText xml:space="preserve"> </w:delText>
        </w:r>
      </w:del>
      <w:r>
        <w:rPr>
          <w:rtl/>
        </w:rPr>
        <w:t xml:space="preserve">לא</w:t>
      </w:r>
      <w:r>
        <w:rPr>
          <w:rtl/>
        </w:rPr>
        <w:t xml:space="preserve"> שמיע לך הא דאמר </w:t>
      </w:r>
      <w:r>
        <w:rPr>
          <w:rStyle w:val="2fb"/>
          <w:rtl/>
        </w:rPr>
        <w:t xml:space="preserve">ר' ינאי</w:t>
      </w:r>
      <w:r>
        <w:rPr>
          <w:rtl/>
        </w:rPr>
        <w:t xml:space="preserve"> בחבורה נמנו וגמרו: המקדיש בעל מום לגבי מזבח עובר משום חמשה שמות, </w:t>
      </w:r>
      <w:ins w:id="92176" w:author="מנוע מכני" w:date="2026-10-11T12:04:39Z">
        <w:r>
          <w:rPr>
            <w:rtl/>
          </w:rPr>
          <w:t xml:space="preserve">ואם </w:t>
        </w:r>
      </w:ins>
      <w:del w:id="92177" w:author="מנוע מכני" w:date="2026-10-11T12:04:39Z">
        <w:r>
          <w:rPr>
            <w:rtl/>
          </w:rPr>
          <w:delText xml:space="preserve">ואי </w:delText>
        </w:r>
      </w:del>
      <w:r>
        <w:rPr>
          <w:rtl/>
        </w:rPr>
        <w:t xml:space="preserve">בתמורה </w:t>
      </w:r>
      <w:ins w:id="90374" w:author="מנוע מכני" w:date="2026-10-11T12:04:39Z">
        <w:r>
          <w:rPr>
            <w:rtl/>
          </w:rPr>
          <w:t xml:space="preserve">גם</w:t>
        </w:r>
      </w:ins>
      <w:del w:id="90375" w:author="מנוע מכני" w:date="2026-10-11T12:04:39Z">
        <w:r>
          <w:rPr>
            <w:rtl/>
          </w:rPr>
          <w:delText xml:space="preserve">נמי</w:delText>
        </w:r>
      </w:del>
      <w:r>
        <w:rPr>
          <w:rtl/>
        </w:rPr>
        <w:t xml:space="preserve">, ששה הוויין, </w:t>
      </w:r>
      <w:ins w:id="90372" w:author="מנוע מכני" w:date="2026-10-11T12:04:39Z">
        <w:r>
          <w:rPr>
            <w:rtl/>
          </w:rPr>
          <w:t xml:space="preserve">דיש</w:t>
        </w:r>
      </w:ins>
      <w:del w:id="90373" w:author="מנוע מכני" w:date="2026-10-11T12:04:39Z">
        <w:r>
          <w:rPr>
            <w:rtl/>
          </w:rPr>
          <w:delText xml:space="preserve">דאיכא</w:delText>
        </w:r>
      </w:del>
      <w:r>
        <w:rPr>
          <w:rtl/>
        </w:rPr>
        <w:t xml:space="preserve"> </w:t>
      </w:r>
      <w:ins w:id="90376" w:author="מנוע מכני" w:date="2026-10-11T12:04:39Z">
        <w:r>
          <w:rPr>
            <w:rtl/>
          </w:rPr>
          <w:t xml:space="preserve">גם</w:t>
        </w:r>
      </w:ins>
      <w:del w:id="90377" w:author="מנוע מכני" w:date="2026-10-11T12:04:39Z">
        <w:r>
          <w:rPr>
            <w:rtl/>
          </w:rPr>
          <w:delText xml:space="preserve">נמי</w:delText>
        </w:r>
      </w:del>
      <w:r>
        <w:rPr>
          <w:rtl/>
        </w:rPr>
        <w:t xml:space="preserve"> </w:t>
      </w:r>
      <w:ins w:id="90378" w:author="מנוע מכני" w:date="2026-10-11T12:04:39Z">
        <w:r>
          <w:rPr>
            <w:rtl/>
          </w:rPr>
          <w:t xml:space="preserve">לא</w:t>
        </w:r>
      </w:ins>
      <w:del w:id="90379" w:author="מנוע מכני" w:date="2026-10-11T12:04:39Z">
        <w:r>
          <w:rPr>
            <w:rtl/>
          </w:rPr>
          <w:delText xml:space="preserve">לאו</w:delText>
        </w:r>
      </w:del>
      <w:r>
        <w:rPr>
          <w:rtl/>
        </w:rPr>
        <w:t xml:space="preserve"> דתמורה! </w:t>
      </w:r>
    </w:p>
    <w:p>
      <w:pPr>
        <w:pStyle w:val="38"/>
        <w:rPr>
          <w:ins w:id="93073" w:author="מנוע מכני" w:date="2026-10-11T12:04:39Z"/>
        </w:rPr>
      </w:pPr>
      <w:r>
        <w:t xml:space="preserve">אלא</w:t>
      </w:r>
    </w:p>
    <w:p w:rsidR="00E403F0" w:rsidRPr="00AD695E" w:rsidRDefault="00E403F0" w:rsidP="00E403F0">
      <w:pPr>
        <w:rPr>
          <w:rtl/>
        </w:rPr>
      </w:pPr>
      <w:del w:id="93074" w:author="מנוע מכני" w:date="2026-10-11T12:04:39Z">
        <w:r>
          <w:rPr>
            <w:rtl/>
          </w:rPr>
          <w:delText xml:space="preserve"> </w:delText>
        </w:r>
      </w:del>
      <w:ins w:id="91044" w:author="מנוע מכני" w:date="2026-10-11T12:04:39Z">
        <w:r>
          <w:rPr>
            <w:rtl/>
          </w:rPr>
          <w:t xml:space="preserve">מה</w:t>
        </w:r>
      </w:ins>
      <w:del w:id="91045" w:author="מנוע מכני" w:date="2026-10-11T12:04:39Z">
        <w:r>
          <w:rPr>
            <w:rtl/>
          </w:rPr>
          <w:delText xml:space="preserve">מאי</w:delText>
        </w:r>
      </w:del>
      <w:r>
        <w:rPr>
          <w:rtl/>
        </w:rPr>
        <w:t xml:space="preserve"> - בבעל מום מעיקרו, </w:t>
      </w:r>
      <w:ins w:id="91042" w:author="מנוע מכני" w:date="2026-10-11T12:04:39Z">
        <w:r>
          <w:rPr>
            <w:rtl/>
          </w:rPr>
          <w:t xml:space="preserve">למה</w:t>
        </w:r>
      </w:ins>
      <w:del w:id="91043" w:author="מנוע מכני" w:date="2026-10-11T12:04:39Z">
        <w:r>
          <w:rPr>
            <w:rtl/>
          </w:rPr>
          <w:delText xml:space="preserve">אמאי</w:delText>
        </w:r>
      </w:del>
      <w:r>
        <w:rPr>
          <w:rtl/>
        </w:rPr>
        <w:t xml:space="preserve"> לקי? דיקלא </w:t>
      </w:r>
      <w:ins w:id="91040" w:author="מנוע מכני" w:date="2026-10-11T12:04:39Z">
        <w:r>
          <w:rPr>
            <w:rtl/>
          </w:rPr>
          <w:t xml:space="preserve">סתם</w:t>
        </w:r>
      </w:ins>
      <w:del w:id="91041" w:author="מנוע מכני" w:date="2026-10-11T12:04:39Z">
        <w:r>
          <w:rPr>
            <w:rtl/>
          </w:rPr>
          <w:delText xml:space="preserve">בעלמא</w:delText>
        </w:r>
      </w:del>
      <w:r>
        <w:rPr>
          <w:rtl/>
        </w:rPr>
        <w:t xml:space="preserve"> הוא! </w:t>
      </w:r>
    </w:p>
    <w:p>
      <w:pPr>
        <w:pStyle w:val="38"/>
        <w:rPr>
          <w:ins w:id="93075" w:author="מנוע מכני" w:date="2026-10-11T12:04:39Z"/>
        </w:rPr>
      </w:pPr>
      <w:r>
        <w:t>א"</w:t>
      </w:r>
      <w:r>
        <w:t>ל</w:t>
      </w:r>
      <w:r>
        <w:t xml:space="preserve">:</w:t>
      </w:r>
    </w:p>
    <w:p w:rsidR="00E403F0" w:rsidRPr="00AD695E" w:rsidRDefault="00E403F0" w:rsidP="00E403F0">
      <w:pPr>
        <w:rPr>
          <w:rtl/>
        </w:rPr>
      </w:pPr>
      <w:del w:id="93076" w:author="מנוע מכני" w:date="2026-10-11T12:04:39Z">
        <w:r>
          <w:rPr>
            <w:rtl/>
          </w:rPr>
          <w:delText xml:space="preserve"> </w:delText>
        </w:r>
      </w:del>
      <w:r>
        <w:rPr>
          <w:rtl/>
        </w:rPr>
        <w:t xml:space="preserve">דיקלא </w:t>
      </w:r>
      <w:ins w:id="90382" w:author="מנוע מכני" w:date="2026-10-11T12:04:39Z">
        <w:r>
          <w:rPr>
            <w:rtl/>
          </w:rPr>
          <w:t xml:space="preserve">לא</w:t>
        </w:r>
      </w:ins>
      <w:del w:id="90383" w:author="מנוע מכני" w:date="2026-10-11T12:04:39Z">
        <w:r>
          <w:rPr>
            <w:rtl/>
          </w:rPr>
          <w:delText xml:space="preserve">לאו</w:delText>
        </w:r>
      </w:del>
      <w:r>
        <w:rPr>
          <w:rtl/>
        </w:rPr>
        <w:t xml:space="preserve"> זילא </w:t>
      </w:r>
      <w:ins w:id="90380" w:author="מנוע מכני" w:date="2026-10-11T12:04:39Z">
        <w:r>
          <w:rPr>
            <w:rtl/>
          </w:rPr>
          <w:t xml:space="preserve">דבר</w:t>
        </w:r>
      </w:ins>
      <w:del w:id="90381" w:author="מנוע מכני" w:date="2026-10-11T12:04:39Z">
        <w:r>
          <w:rPr>
            <w:rtl/>
          </w:rPr>
          <w:delText xml:space="preserve">מילתא</w:delText>
        </w:r>
      </w:del>
      <w:r>
        <w:rPr>
          <w:rtl/>
        </w:rPr>
        <w:t xml:space="preserve"> - מין עצים הוא, </w:t>
      </w:r>
    </w:p>
    <w:p w:rsidR="00E403F0" w:rsidRPr="00AD695E" w:rsidRDefault="00E403F0" w:rsidP="00E403F0">
      <w:pPr>
        <w:rPr>
          <w:rtl/>
        </w:rPr>
      </w:pPr>
      <w:r>
        <w:rPr>
          <w:rtl/>
        </w:rPr>
        <w:t xml:space="preserve">בעל מום </w:t>
      </w:r>
      <w:ins w:id="92676" w:author="מנוע מכני" w:date="2026-10-11T12:04:39Z">
        <w:r>
          <w:rPr>
            <w:rtl/>
          </w:rPr>
          <w:t xml:space="preserve">מתחילה</w:t>
        </w:r>
      </w:ins>
      <w:del w:id="92677" w:author="מנוע מכני" w:date="2026-10-11T12:04:39Z">
        <w:r>
          <w:rPr>
            <w:rtl/>
          </w:rPr>
          <w:delText xml:space="preserve">מעיקרא</w:delText>
        </w:r>
      </w:del>
      <w:r>
        <w:rPr>
          <w:rtl/>
        </w:rPr>
        <w:t xml:space="preserve"> - זילא </w:t>
      </w:r>
      <w:ins w:id="90384" w:author="מנוע מכני" w:date="2026-10-11T12:04:39Z">
        <w:r>
          <w:rPr>
            <w:rtl/>
          </w:rPr>
          <w:t xml:space="preserve">דבר</w:t>
        </w:r>
      </w:ins>
      <w:del w:id="90385" w:author="מנוע מכני" w:date="2026-10-11T12:04:39Z">
        <w:r>
          <w:rPr>
            <w:rtl/>
          </w:rPr>
          <w:delText xml:space="preserve">מילתא</w:delText>
        </w:r>
      </w:del>
      <w:r>
        <w:rPr>
          <w:rtl/>
        </w:rPr>
        <w:t xml:space="preserve">, כיון דשביק תמים ואקדיש בעלי מומין - </w:t>
      </w:r>
      <w:ins w:id="92674" w:author="מנוע מכני" w:date="2026-10-11T12:04:39Z">
        <w:r>
          <w:rPr>
            <w:rtl/>
          </w:rPr>
          <w:t xml:space="preserve">מחוייב</w:t>
        </w:r>
      </w:ins>
      <w:del w:id="92675" w:author="מנוע מכני" w:date="2026-10-11T12:04:39Z">
        <w:r>
          <w:rPr>
            <w:rtl/>
          </w:rPr>
          <w:delText xml:space="preserve">מיחייב</w:delText>
        </w:r>
      </w:del>
      <w:r>
        <w:rPr>
          <w:rtl/>
        </w:rPr>
        <w:t xml:space="preserve">.</w:t>
      </w:r>
    </w:p>
    <w:p w:rsidR="00E403F0" w:rsidRPr="00AD695E" w:rsidRDefault="00E403F0" w:rsidP="00E403F0">
      <w:pPr>
        <w:rPr>
          <w:rtl/>
        </w:rPr>
      </w:pPr>
    </w:p>
    <w:p>
      <w:pPr>
        <w:pStyle w:val="38"/>
        <w:rPr>
          <w:ins w:id="93077" w:author="מנוע מכני" w:date="2026-10-11T12:04:39Z"/>
        </w:rPr>
      </w:pPr>
      <w:r w:rsidRPr="00A757C8">
        <w:t>ל</w:t>
      </w:r>
      <w:r w:rsidRPr="00A757C8">
        <w:t>"</w:t>
      </w:r>
      <w:r w:rsidRPr="00A757C8">
        <w:t xml:space="preserve">א </w:t>
      </w:r>
      <w:r w:rsidRPr="00A757C8">
        <w:t xml:space="preserve">א"ל</w:t>
      </w:r>
      <w:r w:rsidRPr="00A757C8">
        <w:t xml:space="preserve">:</w:t>
      </w:r>
    </w:p>
    <w:p w:rsidR="00E403F0" w:rsidRPr="00AD695E" w:rsidRDefault="00E403F0" w:rsidP="00E403F0">
      <w:pPr>
        <w:rPr>
          <w:rtl/>
        </w:rPr>
      </w:pPr>
      <w:del w:id="93078" w:author="מנוע מכני" w:date="2026-10-11T12:04:39Z">
        <w:r w:rsidRPr="00A757C8">
          <w:rPr>
            <w:rtl/>
          </w:rPr>
          <w:delText xml:space="preserve"> </w:delText>
        </w:r>
      </w:del>
      <w:ins w:id="90096" w:author="מנוע מכני" w:date="2026-10-11T12:04:39Z">
        <w:r>
          <w:rPr>
            <w:rtl/>
          </w:rPr>
          <w:t xml:space="preserve">אפי'</w:t>
        </w:r>
      </w:ins>
      <w:del w:id="90097" w:author="מנוע מכני" w:date="2026-10-11T12:04:39Z">
        <w:r w:rsidRPr="00A757C8">
          <w:rPr>
            <w:rtl/>
          </w:rPr>
          <w:delText xml:space="preserve">אפילו</w:delText>
        </w:r>
      </w:del>
      <w:r w:rsidRPr="00A757C8">
        <w:rPr>
          <w:rtl/>
        </w:rPr>
        <w:t xml:space="preserve"> </w:t>
      </w:r>
      <w:ins w:id="91046" w:author="מנוע מכני" w:date="2026-10-11T12:04:39Z">
        <w:r>
          <w:rPr>
            <w:rtl/>
          </w:rPr>
          <w:t xml:space="preserve">כך</w:t>
        </w:r>
      </w:ins>
      <w:del w:id="91047" w:author="מנוע מכני" w:date="2026-10-11T12:04:39Z">
        <w:r w:rsidRPr="00A757C8">
          <w:rPr>
            <w:rtl/>
          </w:rPr>
          <w:delText xml:space="preserve">הכי</w:delText>
        </w:r>
      </w:del>
      <w:r w:rsidRPr="00A757C8">
        <w:rPr>
          <w:rtl/>
        </w:rPr>
        <w:t xml:space="preserve"> בזיא </w:t>
      </w:r>
      <w:ins w:id="90386" w:author="מנוע מכני" w:date="2026-10-11T12:04:39Z">
        <w:r>
          <w:rPr>
            <w:rtl/>
          </w:rPr>
          <w:t xml:space="preserve">דבר</w:t>
        </w:r>
      </w:ins>
      <w:del w:id="90387" w:author="מנוע מכני" w:date="2026-10-11T12:04:39Z">
        <w:r w:rsidRPr="00A757C8">
          <w:rPr>
            <w:rtl/>
          </w:rPr>
          <w:delText xml:space="preserve">מילתא</w:delText>
        </w:r>
      </w:del>
      <w:r w:rsidRPr="00A757C8">
        <w:rPr>
          <w:rtl/>
        </w:rPr>
        <w:t xml:space="preserve">, דדקל </w:t>
      </w:r>
      <w:ins w:id="90390" w:author="מנוע מכני" w:date="2026-10-11T12:04:39Z">
        <w:r>
          <w:rPr>
            <w:rtl/>
          </w:rPr>
          <w:t xml:space="preserve">אין</w:t>
        </w:r>
      </w:ins>
      <w:del w:id="90391" w:author="מנוע מכני" w:date="2026-10-11T12:04:39Z">
        <w:r w:rsidRPr="00A757C8">
          <w:rPr>
            <w:rtl/>
          </w:rPr>
          <w:delText xml:space="preserve">ליכא</w:delText>
        </w:r>
      </w:del>
      <w:r w:rsidRPr="00A757C8">
        <w:rPr>
          <w:rtl/>
        </w:rPr>
        <w:t xml:space="preserve"> במינו </w:t>
      </w:r>
      <w:r w:rsidRPr="00A757C8">
        <w:rPr>
          <w:rtl/>
        </w:rPr>
        <w:t xml:space="preserve">לא</w:t>
      </w:r>
      <w:r w:rsidRPr="00A757C8">
        <w:rPr>
          <w:rtl/>
        </w:rPr>
        <w:t xml:space="preserve"> לקי, לאפוקי בעל מום, כיון </w:t>
      </w:r>
      <w:ins w:id="90388" w:author="מנוע מכני" w:date="2026-10-11T12:04:39Z">
        <w:r>
          <w:rPr>
            <w:rtl/>
          </w:rPr>
          <w:t xml:space="preserve">דיש</w:t>
        </w:r>
      </w:ins>
      <w:del w:id="90389" w:author="מנוע מכני" w:date="2026-10-11T12:04:39Z">
        <w:r w:rsidRPr="00A757C8">
          <w:rPr>
            <w:rtl/>
          </w:rPr>
          <w:delText xml:space="preserve">דאיכא</w:delText>
        </w:r>
      </w:del>
      <w:r w:rsidRPr="00A757C8">
        <w:rPr>
          <w:rtl/>
        </w:rPr>
        <w:t xml:space="preserve"> במינו - לקי.</w:t>
      </w:r>
    </w:p>
    <w:p>
      <w:pPr>
        <w:pStyle w:val="38"/>
        <w:rPr>
          <w:ins w:id="93079" w:author="מנוע מכני" w:date="2026-10-11T12:04:39Z"/>
        </w:rPr>
      </w:pPr>
      <w:r w:rsidRPr="00A757C8">
        <w:t xml:space="preserve">רבא:</w:t>
      </w:r>
    </w:p>
    <w:p w:rsidR="00E403F0" w:rsidRPr="00AD695E" w:rsidRDefault="00E403F0" w:rsidP="00E403F0">
      <w:pPr>
        <w:rPr>
          <w:rtl/>
        </w:rPr>
      </w:pPr>
      <w:del w:id="93080" w:author="מנוע מכני" w:date="2026-10-11T12:04:39Z">
        <w:r w:rsidRPr="00A757C8">
          <w:rPr>
            <w:rtl/>
          </w:rPr>
          <w:delText xml:space="preserve"> </w:delText>
        </w:r>
      </w:del>
      <w:ins w:id="91048" w:author="מנוע מכני" w:date="2026-10-11T12:04:39Z">
        <w:r>
          <w:rPr>
            <w:rtl/>
          </w:rPr>
          <w:t xml:space="preserve">עכשיו</w:t>
        </w:r>
      </w:ins>
      <w:del w:id="91049" w:author="מנוע מכני" w:date="2026-10-11T12:04:39Z">
        <w:r w:rsidRPr="00A757C8">
          <w:rPr>
            <w:rtl/>
          </w:rPr>
          <w:delText xml:space="preserve">השתא</w:delText>
        </w:r>
      </w:del>
      <w:r w:rsidRPr="00A757C8">
        <w:rPr>
          <w:rtl/>
        </w:rPr>
        <w:t xml:space="preserve"> דאמור טעמא דבעל מום דלקי משום דבזיא </w:t>
      </w:r>
      <w:ins w:id="90015" w:author="Claude - סמנטי" w:date="2026-10-11T12:20:38Z">
        <w:r>
          <w:rPr>
            <w:rtl/>
          </w:rPr>
          <w:t xml:space="preserve">דבריהם</w:t>
        </w:r>
      </w:ins>
      <w:del w:id="90016" w:author="Claude - סמנטי" w:date="2026-10-11T12:20:38Z">
        <w:r w:rsidRPr="00A757C8">
          <w:rPr>
            <w:rtl/>
          </w:rPr>
          <w:delText xml:space="preserve">מילתייהו</w:delText>
        </w:r>
      </w:del>
      <w:r w:rsidRPr="00A757C8">
        <w:rPr>
          <w:rtl/>
        </w:rPr>
        <w:t xml:space="preserve">, </w:t>
      </w:r>
      <w:ins w:id="90098" w:author="מנוע מכני" w:date="2026-10-11T12:04:39Z">
        <w:r>
          <w:rPr>
            <w:rtl/>
          </w:rPr>
          <w:t xml:space="preserve">אפי'</w:t>
        </w:r>
      </w:ins>
      <w:del w:id="90099" w:author="מנוע מכני" w:date="2026-10-11T12:04:39Z">
        <w:r w:rsidRPr="00A757C8">
          <w:rPr>
            <w:rtl/>
          </w:rPr>
          <w:delText xml:space="preserve">אפילו</w:delText>
        </w:r>
      </w:del>
      <w:r w:rsidRPr="00A757C8">
        <w:rPr>
          <w:rtl/>
        </w:rPr>
        <w:t xml:space="preserve"> למקדיש לדמי נסכים </w:t>
      </w:r>
      <w:ins w:id="90392" w:author="מנוע מכני" w:date="2026-10-11T12:04:39Z">
        <w:r>
          <w:rPr>
            <w:rtl/>
          </w:rPr>
          <w:t xml:space="preserve">גם</w:t>
        </w:r>
      </w:ins>
      <w:del w:id="90393" w:author="מנוע מכני" w:date="2026-10-11T12:04:39Z">
        <w:r w:rsidRPr="00A757C8">
          <w:rPr>
            <w:rtl/>
          </w:rPr>
          <w:delText xml:space="preserve">נמי</w:delText>
        </w:r>
      </w:del>
      <w:r w:rsidRPr="00A757C8">
        <w:rPr>
          <w:rtl/>
        </w:rPr>
        <w:t xml:space="preserve"> לקי.</w:t>
      </w:r>
    </w:p>
    <w:p w:rsidR="00E403F0" w:rsidRPr="00AD695E" w:rsidRDefault="00E403F0" w:rsidP="00E403F0">
      <w:pPr>
        <w:pStyle w:val="afff3"/>
        <w:framePr w:wrap="around"/>
        <w:spacing w:line="240" w:lineRule="exact"/>
        <w:rPr>
          <w:rtl/>
        </w:rPr>
      </w:pPr>
      <w:r w:rsidRPr="009239E9">
        <w:rPr>
          <w:rFonts w:hint="cs"/>
          <w:szCs w:val="18"/>
          <w:rtl/>
        </w:rPr>
        <w:t>ז:</w:t>
      </w:r>
    </w:p>
    <w:p>
      <w:pPr>
        <w:pStyle w:val="afffff8"/>
        <w:rPr>
          <w:ins w:id="90197" w:author="קלוד" w:date="2026-10-11T12:25:27Z"/>
        </w:rPr>
      </w:pPr>
      <w:ins w:id="90198" w:author="קלוד" w:date="2026-10-11T12:25:27Z">
        <w:r>
          <w:rPr>
            <w:color w:val="7B3F00"/>
          </w:rPr>
          <w:t xml:space="preserve">מקדיש תמימים לבדק הבית - עובר בעשה ואף בלאו</w:t>
        </w:r>
      </w:ins>
    </w:p>
    <w:p>
      <w:pPr>
        <w:pStyle w:val="38"/>
        <w:rPr>
          <w:ins w:id="93081" w:author="מנוע מכני" w:date="2026-10-11T12:04:39Z"/>
        </w:rPr>
      </w:pPr>
      <w:r>
        <w:t>ת</w:t>
      </w:r>
      <w:r>
        <w:t>"</w:t>
      </w:r>
      <w:r>
        <w:t>כ</w:t>
      </w:r>
      <w:r>
        <w:t xml:space="preserve"> דרבא:</w:t>
      </w:r>
    </w:p>
    <w:p w:rsidR="00E403F0" w:rsidRPr="00AD695E" w:rsidRDefault="00E403F0" w:rsidP="00E403F0">
      <w:pPr>
        <w:rPr>
          <w:rtl/>
        </w:rPr>
      </w:pPr>
      <w:del w:id="93082" w:author="מנוע מכני" w:date="2026-10-11T12:04:39Z">
        <w:r>
          <w:rPr>
            <w:rtl/>
          </w:rPr>
          <w:delText xml:space="preserve"> </w:delText>
        </w:r>
      </w:del>
      <w:r>
        <w:rPr>
          <w:rFonts w:hint="cs"/>
          <w:rtl/>
        </w:rPr>
        <w:t>'</w:t>
      </w:r>
      <w:ins w:id="90317" w:author="Claude - סמנטי" w:date="2026-10-11T12:20:38Z">
        <w:r>
          <w:rPr>
            <w:rStyle w:val="afffff0"/>
            <w:rtl/>
          </w:rPr>
          <w:t xml:space="preserve">נְדָבָה תַּעֲשֶׂה אוֹתוֹ</w:t>
        </w:r>
      </w:ins>
      <w:del w:id="90318" w:author="Claude - סמנטי" w:date="2026-10-11T12:20:38Z">
        <w:r>
          <w:rPr>
            <w:rtl/>
          </w:rPr>
          <w:delText xml:space="preserve">נדבה תעשה אותו</w:delText>
        </w:r>
      </w:del>
      <w:r>
        <w:rPr>
          <w:rFonts w:hint="cs"/>
          <w:rtl/>
        </w:rPr>
        <w:t>'</w:t>
      </w:r>
      <w:r>
        <w:rPr>
          <w:rtl/>
        </w:rPr>
        <w:t xml:space="preserve"> - זה קדשי בדק הבית</w:t>
      </w:r>
      <w:ins w:id="91722" w:author="מנוע מכני" w:date="2026-10-11T12:04:39Z">
        <w:r>
          <w:rPr>
            <w:rtl/>
          </w:rPr>
          <w:t xml:space="preserve">,</w:t>
        </w:r>
      </w:ins>
      <w:del w:id="91723" w:author="מנוע מכני" w:date="2026-10-11T12:04:39Z">
        <w:r>
          <w:rPr>
            <w:rtl/>
          </w:rPr>
          <w:delText xml:space="preserve">;</w:delText>
        </w:r>
      </w:del>
    </w:p>
    <w:p w:rsidR="00E403F0" w:rsidRPr="00AD695E" w:rsidRDefault="00E403F0" w:rsidP="00E403F0">
      <w:pPr>
        <w:rPr>
          <w:rtl/>
        </w:rPr>
      </w:pPr>
      <w:r>
        <w:rPr>
          <w:rtl/>
        </w:rPr>
        <w:t xml:space="preserve">ואין לי אלא נדבה, נדר מנין - </w:t>
      </w:r>
      <w:r>
        <w:rPr>
          <w:rtl/>
        </w:rPr>
        <w:t xml:space="preserve">ת"ל</w:t>
      </w:r>
      <w:r>
        <w:rPr>
          <w:rtl/>
        </w:rPr>
        <w:t xml:space="preserve"> </w:t>
      </w:r>
      <w:r>
        <w:rPr>
          <w:rFonts w:hint="cs"/>
          <w:rtl/>
        </w:rPr>
        <w:t>'</w:t>
      </w:r>
      <w:ins w:id="90319" w:author="Claude - סמנטי" w:date="2026-10-11T12:20:38Z">
        <w:r>
          <w:rPr>
            <w:rStyle w:val="afffff0"/>
            <w:rtl/>
          </w:rPr>
          <w:t xml:space="preserve">וּלְנֵדֶר</w:t>
        </w:r>
      </w:ins>
      <w:del w:id="90320" w:author="Claude - סמנטי" w:date="2026-10-11T12:20:38Z">
        <w:r>
          <w:rPr>
            <w:rtl/>
          </w:rPr>
          <w:delText xml:space="preserve">ולנדר</w:delText>
        </w:r>
      </w:del>
      <w:r>
        <w:rPr>
          <w:rFonts w:hint="cs"/>
          <w:rtl/>
        </w:rPr>
        <w:t>'</w:t>
      </w:r>
      <w:ins w:id="91724" w:author="מנוע מכני" w:date="2026-10-11T12:04:39Z">
        <w:r>
          <w:rPr>
            <w:rtl/>
          </w:rPr>
          <w:t xml:space="preserve">,</w:t>
        </w:r>
      </w:ins>
      <w:del w:id="91725" w:author="מנוע מכני" w:date="2026-10-11T12:04:39Z">
        <w:r>
          <w:rPr>
            <w:rtl/>
          </w:rPr>
          <w:delText xml:space="preserve">;</w:delText>
        </w:r>
      </w:del>
    </w:p>
    <w:p w:rsidR="00E403F0" w:rsidRPr="00DC5F70" w:rsidRDefault="00E403F0" w:rsidP="00E403F0">
      <w:pPr>
        <w:rPr>
          <w:spacing w:val="-4"/>
          <w:rtl/>
        </w:rPr>
      </w:pPr>
      <w:r w:rsidRPr="00DC5F70">
        <w:rPr>
          <w:spacing w:val="-4"/>
          <w:rtl/>
        </w:rPr>
        <w:t xml:space="preserve">יכול אפי' קדשי מזבח, </w:t>
      </w:r>
      <w:r w:rsidRPr="00DC5F70">
        <w:rPr>
          <w:spacing w:val="-4"/>
          <w:rtl/>
        </w:rPr>
        <w:t xml:space="preserve">ת"ל</w:t>
      </w:r>
      <w:r w:rsidRPr="00DC5F70">
        <w:rPr>
          <w:spacing w:val="-4"/>
          <w:rtl/>
        </w:rPr>
        <w:t xml:space="preserve"> </w:t>
      </w:r>
      <w:r w:rsidRPr="00DC5F70">
        <w:rPr>
          <w:rFonts w:hint="cs"/>
          <w:spacing w:val="-4"/>
          <w:rtl/>
        </w:rPr>
        <w:t>'</w:t>
      </w:r>
      <w:r w:rsidRPr="00DC5F70">
        <w:rPr>
          <w:spacing w:val="-4"/>
          <w:rtl/>
        </w:rPr>
        <w:t xml:space="preserve">ולנדר </w:t>
      </w:r>
      <w:r w:rsidRPr="00DC5F70">
        <w:rPr>
          <w:spacing w:val="-4"/>
          <w:rtl/>
        </w:rPr>
        <w:t xml:space="preserve">לא</w:t>
      </w:r>
      <w:r w:rsidRPr="00DC5F70">
        <w:rPr>
          <w:spacing w:val="-4"/>
          <w:rtl/>
        </w:rPr>
        <w:t xml:space="preserve"> ירצה</w:t>
      </w:r>
      <w:r w:rsidRPr="00DC5F70">
        <w:rPr>
          <w:rFonts w:hint="cs"/>
          <w:spacing w:val="-4"/>
          <w:rtl/>
        </w:rPr>
        <w:t>'</w:t>
      </w:r>
      <w:r w:rsidRPr="00DC5F70">
        <w:rPr>
          <w:spacing w:val="-4"/>
          <w:rtl/>
        </w:rPr>
        <w:t xml:space="preserve"> - זה קדשי מזבח, ואין לי אלא נדר, נדבה</w:t>
      </w:r>
      <w:r w:rsidRPr="00DC5F70">
        <w:rPr>
          <w:rFonts w:hint="cs"/>
          <w:spacing w:val="-4"/>
          <w:rtl/>
        </w:rPr>
        <w:t>-</w:t>
      </w:r>
      <w:ins w:id="91726" w:author="מנוע מכני" w:date="2026-10-11T12:04:39Z">
        <w:r>
          <w:rPr>
            <w:spacing w:val="-4"/>
            <w:rtl/>
          </w:rPr>
          <w:t xml:space="preserve"> </w:t>
        </w:r>
      </w:ins>
      <w:del w:id="91727" w:author="מנוע מכני" w:date="2026-10-11T12:04:39Z">
        <w:r w:rsidRPr="00DC5F70">
          <w:rPr>
            <w:spacing w:val="-4"/>
            <w:rtl/>
          </w:rPr>
          <w:delText xml:space="preserve">  </w:delText>
        </w:r>
      </w:del>
      <w:r w:rsidRPr="00DC5F70">
        <w:rPr>
          <w:spacing w:val="-4"/>
          <w:rtl/>
        </w:rPr>
        <w:t xml:space="preserve">ת"ל</w:t>
      </w:r>
      <w:r w:rsidRPr="00DC5F70">
        <w:rPr>
          <w:spacing w:val="-4"/>
          <w:rtl/>
        </w:rPr>
        <w:t xml:space="preserve"> נדבה.</w:t>
      </w:r>
    </w:p>
    <w:p w:rsidR="00E403F0" w:rsidRPr="00AD695E" w:rsidRDefault="00E403F0" w:rsidP="00E403F0">
      <w:pPr>
        <w:rPr>
          <w:rtl/>
        </w:rPr>
      </w:pPr>
    </w:p>
    <w:p>
      <w:pPr>
        <w:pStyle w:val="38"/>
        <w:rPr>
          <w:ins w:id="93083" w:author="מנוע מכני" w:date="2026-10-11T12:04:39Z"/>
        </w:rPr>
      </w:pPr>
      <w:r>
        <w:t xml:space="preserve">רבי</w:t>
      </w:r>
      <w:del w:id="94185" w:author="מנוע מכני" w:date="2026-10-11T12:04:39Z">
        <w:r>
          <w:delText xml:space="preserve"> אומר</w:delText>
        </w:r>
      </w:del>
      <w:r>
        <w:t xml:space="preserve">:</w:t>
      </w:r>
    </w:p>
    <w:p w:rsidR="00E403F0" w:rsidRPr="00AD695E" w:rsidRDefault="00E403F0" w:rsidP="00E403F0">
      <w:pPr>
        <w:rPr>
          <w:rtl/>
        </w:rPr>
      </w:pPr>
      <w:del w:id="93084" w:author="מנוע מכני" w:date="2026-10-11T12:04:39Z">
        <w:r>
          <w:rPr>
            <w:rtl/>
          </w:rPr>
          <w:delText xml:space="preserve"> </w:delText>
        </w:r>
      </w:del>
      <w:r>
        <w:rPr>
          <w:rFonts w:hint="cs"/>
          <w:rtl/>
        </w:rPr>
        <w:t>'</w:t>
      </w:r>
      <w:ins w:id="90321" w:author="Claude - סמנטי" w:date="2026-10-11T12:20:38Z">
        <w:r>
          <w:rPr>
            <w:rStyle w:val="afffff0"/>
            <w:rtl/>
          </w:rPr>
          <w:t xml:space="preserve">לֹא יֵרָצֶה</w:t>
        </w:r>
      </w:ins>
      <w:del w:id="90322" w:author="Claude - סמנטי" w:date="2026-10-11T12:20:38Z">
        <w:r>
          <w:rPr>
            <w:rtl/>
          </w:rPr>
          <w:delText xml:space="preserve">לא ירצה</w:delText>
        </w:r>
      </w:del>
      <w:r>
        <w:rPr>
          <w:rFonts w:hint="cs"/>
          <w:rtl/>
        </w:rPr>
        <w:t>'</w:t>
      </w:r>
      <w:r>
        <w:rPr>
          <w:rtl/>
        </w:rPr>
        <w:t xml:space="preserve"> - בהרצאת גופו הכתוב מדבר.</w:t>
      </w:r>
    </w:p>
    <w:p w:rsidR="00E403F0" w:rsidRPr="00AD695E" w:rsidRDefault="00E403F0" w:rsidP="00E403F0">
      <w:pPr>
        <w:rPr>
          <w:rtl/>
        </w:rPr>
      </w:pPr>
      <w:r>
        <w:rPr>
          <w:rtl/>
        </w:rPr>
        <w:t xml:space="preserve">היינו </w:t>
      </w:r>
      <w:r>
        <w:rPr>
          <w:rStyle w:val="2fb"/>
          <w:rtl/>
        </w:rPr>
        <w:t xml:space="preserve">ת"</w:t>
      </w:r>
      <w:r>
        <w:rPr>
          <w:rStyle w:val="2fb"/>
          <w:rFonts w:hint="cs"/>
          <w:rtl/>
        </w:rPr>
        <w:t>ק</w:t>
      </w:r>
      <w:r>
        <w:rPr>
          <w:rtl/>
        </w:rPr>
        <w:t xml:space="preserve"> </w:t>
      </w:r>
      <w:ins w:id="91050" w:author="מנוע מכני" w:date="2026-10-11T12:04:39Z">
        <w:r>
          <w:rPr>
            <w:rtl/>
          </w:rPr>
          <w:t xml:space="preserve">מה</w:t>
        </w:r>
      </w:ins>
      <w:del w:id="91051" w:author="מנוע מכני" w:date="2026-10-11T12:04:39Z">
        <w:r>
          <w:rPr>
            <w:rtl/>
          </w:rPr>
          <w:delText xml:space="preserve">מאי</w:delText>
        </w:r>
      </w:del>
      <w:r>
        <w:rPr>
          <w:rtl/>
        </w:rPr>
        <w:t xml:space="preserve"> </w:t>
      </w:r>
      <w:ins w:id="90394" w:author="מנוע מכני" w:date="2026-10-11T12:04:39Z">
        <w:r>
          <w:rPr>
            <w:rtl/>
          </w:rPr>
          <w:t xml:space="preserve">לא</w:t>
        </w:r>
      </w:ins>
      <w:del w:id="90395" w:author="מנוע מכני" w:date="2026-10-11T12:04:39Z">
        <w:r>
          <w:rPr>
            <w:rtl/>
          </w:rPr>
          <w:delText xml:space="preserve">לאו</w:delText>
        </w:r>
      </w:del>
      <w:r>
        <w:rPr>
          <w:rtl/>
        </w:rPr>
        <w:t xml:space="preserve"> </w:t>
      </w:r>
      <w:ins w:id="92394" w:author="מנוע מכני" w:date="2026-10-11T12:04:39Z">
        <w:r>
          <w:rPr>
            <w:rtl/>
          </w:rPr>
          <w:t xml:space="preserve">בזה</w:t>
        </w:r>
      </w:ins>
      <w:del w:id="92395" w:author="מנוע מכני" w:date="2026-10-11T12:04:39Z">
        <w:r>
          <w:rPr>
            <w:rtl/>
          </w:rPr>
          <w:delText xml:space="preserve">בהא</w:delText>
        </w:r>
      </w:del>
      <w:r>
        <w:rPr>
          <w:rtl/>
        </w:rPr>
        <w:t xml:space="preserve"> </w:t>
      </w:r>
      <w:ins w:id="92392" w:author="מנוע מכני" w:date="2026-10-11T12:04:39Z">
        <w:r>
          <w:rPr>
            <w:rtl/>
          </w:rPr>
          <w:t xml:space="preserve">חלקו</w:t>
        </w:r>
      </w:ins>
      <w:del w:id="92393" w:author="מנוע מכני" w:date="2026-10-11T12:04:39Z">
        <w:r>
          <w:rPr>
            <w:rtl/>
          </w:rPr>
          <w:delText xml:space="preserve">קמיפלגי</w:delText>
        </w:r>
      </w:del>
      <w:r>
        <w:rPr>
          <w:rtl/>
        </w:rPr>
        <w:t xml:space="preserve">.</w:t>
      </w:r>
    </w:p>
    <w:p>
      <w:pPr>
        <w:pStyle w:val="38"/>
        <w:rPr>
          <w:ins w:id="93085" w:author="מנוע מכני" w:date="2026-10-11T12:04:39Z"/>
        </w:rPr>
      </w:pPr>
      <w:r>
        <w:t>דת</w:t>
      </w:r>
      <w:r>
        <w:t>"</w:t>
      </w:r>
      <w:r>
        <w:t xml:space="preserve">ק </w:t>
      </w:r>
      <w:r>
        <w:t xml:space="preserve">סבר:</w:t>
      </w:r>
    </w:p>
    <w:p w:rsidR="00E403F0" w:rsidRPr="00AD695E" w:rsidRDefault="00E403F0" w:rsidP="00E403F0">
      <w:pPr>
        <w:rPr>
          <w:rtl/>
        </w:rPr>
      </w:pPr>
      <w:del w:id="93086" w:author="מנוע מכני" w:date="2026-10-11T12:04:39Z">
        <w:r>
          <w:rPr>
            <w:rtl/>
          </w:rPr>
          <w:delText xml:space="preserve"> </w:delText>
        </w:r>
      </w:del>
      <w:r>
        <w:rPr>
          <w:rtl/>
        </w:rPr>
        <w:t xml:space="preserve">אפי' אקדשיה לדמי נסכים - </w:t>
      </w:r>
      <w:ins w:id="90396" w:author="מנוע מכני" w:date="2026-10-11T12:04:39Z">
        <w:r>
          <w:rPr>
            <w:rtl/>
          </w:rPr>
          <w:t xml:space="preserve">גם</w:t>
        </w:r>
      </w:ins>
      <w:del w:id="90397" w:author="מנוע מכני" w:date="2026-10-11T12:04:39Z">
        <w:r>
          <w:rPr>
            <w:rtl/>
          </w:rPr>
          <w:delText xml:space="preserve">נמי</w:delText>
        </w:r>
      </w:del>
      <w:r>
        <w:rPr>
          <w:rtl/>
        </w:rPr>
        <w:t xml:space="preserve"> לקי</w:t>
      </w:r>
      <w:ins w:id="91728" w:author="מנוע מכני" w:date="2026-10-11T12:04:39Z">
        <w:r>
          <w:rPr>
            <w:rtl/>
          </w:rPr>
          <w:t xml:space="preserve">,</w:t>
        </w:r>
      </w:ins>
      <w:del w:id="91729" w:author="מנוע מכני" w:date="2026-10-11T12:04:39Z">
        <w:r>
          <w:rPr>
            <w:rtl/>
          </w:rPr>
          <w:delText xml:space="preserve">;</w:delText>
        </w:r>
      </w:del>
    </w:p>
    <w:p>
      <w:pPr>
        <w:pStyle w:val="38"/>
        <w:rPr>
          <w:ins w:id="93087" w:author="מנוע מכני" w:date="2026-10-11T12:04:39Z"/>
        </w:rPr>
      </w:pPr>
      <w:r>
        <w:lastRenderedPageBreak/>
        <w:t xml:space="preserve">ורבי סבר:</w:t>
      </w:r>
    </w:p>
    <w:p w:rsidR="00E403F0" w:rsidRPr="00AD695E" w:rsidRDefault="00E403F0" w:rsidP="00E403F0">
      <w:pPr>
        <w:rPr>
          <w:rtl/>
        </w:rPr>
      </w:pPr>
      <w:del w:id="93088" w:author="מנוע מכני" w:date="2026-10-11T12:04:39Z">
        <w:r>
          <w:rPr>
            <w:rtl/>
          </w:rPr>
          <w:lastRenderedPageBreak/>
          <w:delText xml:space="preserve"> </w:delText>
        </w:r>
      </w:del>
      <w:r>
        <w:rPr>
          <w:rtl/>
        </w:rPr>
        <w:lastRenderedPageBreak/>
        <w:t xml:space="preserve">בהרצאת גופו לקי, אבל בדמי נסכים - </w:t>
      </w:r>
      <w:r>
        <w:rPr>
          <w:rtl/>
        </w:rPr>
        <w:lastRenderedPageBreak/>
        <w:t xml:space="preserve">לא</w:t>
      </w:r>
      <w:r>
        <w:rPr>
          <w:rtl/>
        </w:rPr>
        <w:lastRenderedPageBreak/>
        <w:t xml:space="preserve"> לקי, </w:t>
      </w:r>
      <w:r>
        <w:rPr>
          <w:rtl/>
        </w:rPr>
        <w:lastRenderedPageBreak/>
        <w:t xml:space="preserve">ש"מ</w:t>
      </w:r>
      <w:r>
        <w:rPr>
          <w:rtl/>
        </w:rPr>
        <w:lastRenderedPageBreak/>
        <w:t xml:space="preserve">.</w:t>
      </w:r>
    </w:p>
    <w:p w:rsidR="00E403F0" w:rsidRPr="00AD695E" w:rsidRDefault="00E403F0" w:rsidP="00E403F0">
      <w:pPr>
        <w:rPr>
          <w:rtl/>
        </w:rPr>
      </w:pPr>
    </w:p>
    <w:p w:rsidR="00E403F0" w:rsidRPr="00DC5F70" w:rsidRDefault="00E403F0" w:rsidP="00E403F0">
      <w:pPr>
        <w:rPr>
          <w:spacing w:val="-2"/>
          <w:rtl/>
        </w:rPr>
      </w:pPr>
      <w:r w:rsidRPr="00DC5F70">
        <w:rPr>
          <w:rFonts w:hint="cs"/>
          <w:spacing w:val="-2"/>
          <w:rtl/>
        </w:rPr>
        <w:t>'</w:t>
      </w:r>
      <w:ins w:id="90323" w:author="Claude - סמנטי" w:date="2026-10-11T12:20:38Z">
        <w:r>
          <w:rPr>
            <w:rStyle w:val="afffff0"/>
            <w:spacing w:val="-2"/>
            <w:rtl/>
          </w:rPr>
          <w:t xml:space="preserve">אוֹתוֹ</w:t>
        </w:r>
      </w:ins>
      <w:del w:id="90324" w:author="Claude - סמנטי" w:date="2026-10-11T12:20:38Z">
        <w:r w:rsidRPr="00DC5F70">
          <w:rPr>
            <w:spacing w:val="-2"/>
            <w:rtl/>
          </w:rPr>
          <w:delText xml:space="preserve">אותו</w:delText>
        </w:r>
      </w:del>
      <w:r w:rsidRPr="00DC5F70">
        <w:rPr>
          <w:rFonts w:hint="cs"/>
          <w:spacing w:val="-2"/>
          <w:rtl/>
        </w:rPr>
        <w:t>'</w:t>
      </w:r>
      <w:r w:rsidRPr="00DC5F70">
        <w:rPr>
          <w:spacing w:val="-2"/>
          <w:rtl/>
        </w:rPr>
        <w:t xml:space="preserve"> לכדתניא: נדבה תעשה אותו - אותו תעשה נדבה, ואי אתה עושה תמים נדבה לבדק הבית.</w:t>
      </w:r>
    </w:p>
    <w:p w:rsidR="00E403F0" w:rsidRPr="00AD695E" w:rsidRDefault="00E403F0" w:rsidP="00E403F0">
      <w:pPr>
        <w:rPr>
          <w:rtl/>
        </w:rPr>
      </w:pPr>
      <w:r>
        <w:rPr>
          <w:rtl/>
        </w:rPr>
        <w:t>מיכן אמרו: המקדיש תמימים לבדק הבית - עובר בעשה.</w:t>
      </w:r>
    </w:p>
    <w:p w:rsidR="00E403F0" w:rsidRPr="00DC5F70" w:rsidRDefault="00E403F0" w:rsidP="00E403F0">
      <w:pPr>
        <w:rPr>
          <w:spacing w:val="-4"/>
          <w:rtl/>
        </w:rPr>
      </w:pPr>
      <w:r w:rsidRPr="00DC5F70">
        <w:rPr>
          <w:spacing w:val="-4"/>
          <w:rtl/>
        </w:rPr>
        <w:t xml:space="preserve">ואף בלא תעשה - שנאמר </w:t>
      </w:r>
      <w:r w:rsidRPr="00DC5F70">
        <w:rPr>
          <w:rFonts w:hint="cs"/>
          <w:spacing w:val="-4"/>
          <w:rtl/>
        </w:rPr>
        <w:t>'</w:t>
      </w:r>
      <w:r>
        <w:rPr>
          <w:rStyle w:val="afffff0"/>
          <w:spacing w:val="-4"/>
          <w:rtl/>
        </w:rPr>
        <w:t xml:space="preserve">וידבר </w:t>
      </w:r>
      <w:r>
        <w:rPr>
          <w:rStyle w:val="afffff0"/>
          <w:spacing w:val="-4"/>
          <w:rtl/>
          <w:rPrChange w:id="9008" w:author="מנוע פסוקים" w:date="2026-10-11T09:25:30Z">
            <w:rPr>
              <w:rStyle w:val="afffff0"/>
              <w:spacing w:val="-4"/>
              <w:rtl/>
            </w:rPr>
          </w:rPrChange>
        </w:rPr>
        <w:t xml:space="preserve">ה</w:t>
      </w:r>
      <w:r>
        <w:rPr>
          <w:rStyle w:val="afffff0"/>
          <w:spacing w:val="-4"/>
          <w:rtl/>
          <w:rPrChange w:id="9009" w:author="מנוע פסוקים" w:date="2026-10-11T09:25:30Z">
            <w:rPr>
              <w:spacing w:val="-4"/>
              <w:rtl/>
            </w:rPr>
          </w:rPrChange>
        </w:rPr>
        <w:t xml:space="preserve">'</w:t>
      </w:r>
      <w:r>
        <w:rPr>
          <w:rStyle w:val="afffff0"/>
          <w:spacing w:val="-4"/>
          <w:rtl/>
          <w:rPrChange w:id="9010" w:author="מנוע פסוקים" w:date="2026-10-11T09:25:30Z">
            <w:rPr>
              <w:spacing w:val="-4"/>
              <w:rtl/>
            </w:rPr>
          </w:rPrChange>
        </w:rPr>
        <w:t xml:space="preserve"> אל משה לאמר</w:t>
      </w:r>
      <w:r>
        <w:rPr>
          <w:spacing w:val="-4"/>
          <w:rtl/>
        </w:rPr>
        <w:t xml:space="preserve"> לימד על הפרשה שהיא בלאו - דברי ר' יהודה.</w:t>
      </w:r>
    </w:p>
    <w:p>
      <w:pPr>
        <w:pStyle w:val="38"/>
        <w:rPr>
          <w:ins w:id="93089" w:author="מנוע מכני" w:date="2026-10-11T12:04:39Z"/>
        </w:rPr>
      </w:pPr>
      <w:del w:id="94234" w:author="מנוע מכני" w:date="2026-10-11T12:04:39Z">
        <w:r>
          <w:delText xml:space="preserve">א"ל </w:delText>
        </w:r>
      </w:del>
      <w:r>
        <w:t xml:space="preserve">רבי לבר קפרא:</w:t>
      </w:r>
    </w:p>
    <w:p w:rsidR="00E403F0" w:rsidRPr="00AD695E" w:rsidRDefault="00E403F0" w:rsidP="00E403F0">
      <w:pPr>
        <w:rPr>
          <w:rtl/>
        </w:rPr>
      </w:pPr>
      <w:del w:id="93090" w:author="מנוע מכני" w:date="2026-10-11T12:04:39Z">
        <w:r>
          <w:rPr>
            <w:rtl/>
          </w:rPr>
          <w:delText xml:space="preserve"> </w:delText>
        </w:r>
      </w:del>
      <w:r>
        <w:rPr>
          <w:rtl/>
        </w:rPr>
        <w:t xml:space="preserve">א"ל</w:t>
      </w:r>
      <w:r>
        <w:rPr>
          <w:rtl/>
        </w:rPr>
        <w:t xml:space="preserve">: ד</w:t>
      </w:r>
      <w:r>
        <w:rPr>
          <w:rFonts w:hint="cs"/>
          <w:rtl/>
        </w:rPr>
        <w:t>'</w:t>
      </w:r>
      <w:ins w:id="90325" w:author="Claude - סמנטי" w:date="2026-10-11T12:20:38Z">
        <w:r>
          <w:rPr>
            <w:rStyle w:val="afffff0"/>
            <w:rtl/>
          </w:rPr>
          <w:t xml:space="preserve">לֵאמֹר</w:t>
        </w:r>
      </w:ins>
      <w:del w:id="90326" w:author="Claude - סמנטי" w:date="2026-10-11T12:20:38Z">
        <w:r>
          <w:rPr>
            <w:rtl/>
          </w:rPr>
          <w:delText xml:space="preserve">לאמר</w:delText>
        </w:r>
      </w:del>
      <w:r>
        <w:rPr>
          <w:rFonts w:hint="cs"/>
          <w:rtl/>
        </w:rPr>
        <w:t>'</w:t>
      </w:r>
      <w:r>
        <w:rPr>
          <w:rtl/>
        </w:rPr>
        <w:t xml:space="preserve"> - </w:t>
      </w:r>
      <w:r>
        <w:rPr>
          <w:rtl/>
        </w:rPr>
        <w:t xml:space="preserve">לא</w:t>
      </w:r>
      <w:r>
        <w:rPr>
          <w:rtl/>
        </w:rPr>
        <w:t xml:space="preserve"> נאמר בדברים.</w:t>
      </w:r>
    </w:p>
    <w:p w:rsidR="00E403F0" w:rsidRPr="00AD695E" w:rsidRDefault="00E403F0" w:rsidP="00E403F0">
      <w:pPr>
        <w:rPr>
          <w:rtl/>
        </w:rPr>
      </w:pPr>
      <w:r>
        <w:rPr>
          <w:rtl/>
        </w:rPr>
        <w:t xml:space="preserve">בי </w:t>
      </w:r>
      <w:r>
        <w:rPr>
          <w:rStyle w:val="2fb"/>
          <w:rtl/>
        </w:rPr>
        <w:t xml:space="preserve">רבי</w:t>
      </w:r>
      <w:r>
        <w:rPr>
          <w:rtl/>
        </w:rPr>
        <w:t xml:space="preserve"> </w:t>
      </w:r>
      <w:ins w:id="90398" w:author="מנוע מכני" w:date="2026-10-11T12:04:39Z">
        <w:r>
          <w:rPr>
            <w:rtl/>
          </w:rPr>
          <w:t xml:space="preserve">אמרו</w:t>
        </w:r>
      </w:ins>
      <w:del w:id="90399" w:author="מנוע מכני" w:date="2026-10-11T12:04:39Z">
        <w:r>
          <w:rPr>
            <w:rtl/>
          </w:rPr>
          <w:delText xml:space="preserve">אמרי</w:delText>
        </w:r>
      </w:del>
      <w:r>
        <w:rPr>
          <w:rtl/>
        </w:rPr>
        <w:t xml:space="preserve"> לאמר </w:t>
      </w:r>
      <w:ins w:id="90400" w:author="מנוע מכני" w:date="2026-10-11T12:04:39Z">
        <w:r>
          <w:rPr>
            <w:rtl/>
          </w:rPr>
          <w:t xml:space="preserve">לא</w:t>
        </w:r>
      </w:ins>
      <w:del w:id="90401" w:author="מנוע מכני" w:date="2026-10-11T12:04:39Z">
        <w:r>
          <w:rPr>
            <w:rtl/>
          </w:rPr>
          <w:delText xml:space="preserve">לאו</w:delText>
        </w:r>
      </w:del>
      <w:r>
        <w:rPr>
          <w:rtl/>
        </w:rPr>
        <w:t xml:space="preserve"> אמור.</w:t>
      </w:r>
    </w:p>
    <w:p>
      <w:pPr>
        <w:pStyle w:val="afffff8"/>
        <w:rPr>
          <w:ins w:id="90195" w:author="קלוד" w:date="2026-10-11T12:25:27Z"/>
        </w:rPr>
      </w:pPr>
      <w:ins w:id="90196" w:author="קלוד" w:date="2026-10-11T12:25:27Z">
        <w:r>
          <w:rPr>
            <w:color w:val="7B3F00"/>
          </w:rPr>
          <w:t xml:space="preserve">המעלה אברי בעלי מומין - לאו שבכללות</w:t>
        </w:r>
      </w:ins>
    </w:p>
    <w:p w:rsidR="00E403F0" w:rsidRPr="00AD695E" w:rsidRDefault="00E403F0" w:rsidP="00E403F0">
      <w:pPr>
        <w:rPr>
          <w:rtl/>
        </w:rPr>
      </w:pPr>
      <w:r w:rsidRPr="00EF0BB2">
        <w:rPr>
          <w:b/>
          <w:bCs/>
          <w:rtl/>
        </w:rPr>
        <w:t xml:space="preserve">איתמר המעלה אברי בעלי מומין לגבי מזבח</w:t>
      </w:r>
      <w:ins w:id="91730" w:author="מנוע מכני" w:date="2026-10-11T12:04:39Z">
        <w:r>
          <w:rPr>
            <w:b/>
            <w:bCs/>
            <w:rtl/>
          </w:rPr>
          <w:t xml:space="preserve">,</w:t>
        </w:r>
      </w:ins>
      <w:del w:id="91731" w:author="מנוע מכני" w:date="2026-10-11T12:04:39Z">
        <w:r w:rsidRPr="00EF0BB2">
          <w:rPr>
            <w:b/>
            <w:bCs/>
            <w:rtl/>
          </w:rPr>
          <w:delText xml:space="preserve">;</w:delText>
        </w:r>
      </w:del>
    </w:p>
    <w:p>
      <w:pPr>
        <w:pStyle w:val="38"/>
        <w:rPr>
          <w:ins w:id="93091" w:author="מנוע מכני" w:date="2026-10-11T12:04:39Z"/>
        </w:rPr>
      </w:pPr>
      <w:r w:rsidRPr="00DC5F70">
        <w:t>רבא</w:t>
      </w:r>
      <w:r w:rsidRPr="00DC5F70">
        <w:t xml:space="preserve">:</w:t>
      </w:r>
    </w:p>
    <w:p w:rsidR="00E403F0" w:rsidRPr="00DC5F70" w:rsidRDefault="00E403F0" w:rsidP="00E403F0">
      <w:pPr>
        <w:rPr>
          <w:spacing w:val="-2"/>
          <w:rtl/>
        </w:rPr>
      </w:pPr>
      <w:del w:id="93092" w:author="מנוע מכני" w:date="2026-10-11T12:04:39Z">
        <w:r w:rsidRPr="00DC5F70">
          <w:rPr>
            <w:spacing w:val="-2"/>
            <w:rtl/>
          </w:rPr>
          <w:delText xml:space="preserve"> </w:delText>
        </w:r>
      </w:del>
      <w:r w:rsidRPr="00DC5F70">
        <w:rPr>
          <w:spacing w:val="-2"/>
          <w:rtl/>
        </w:rPr>
        <w:t xml:space="preserve">עובר משום בל תקטירו כולו ומשום בל תקטירו מקצתו, </w:t>
      </w:r>
      <w:r w:rsidRPr="00DC5F70">
        <w:rPr>
          <w:rStyle w:val="2fb"/>
          <w:b/>
          <w:bCs/>
          <w:spacing w:val="-2"/>
          <w:rtl/>
        </w:rPr>
        <w:t>אביי</w:t>
      </w:r>
      <w:r w:rsidRPr="00DC5F70">
        <w:rPr>
          <w:spacing w:val="-2"/>
          <w:rtl/>
        </w:rPr>
        <w:t xml:space="preserve"> אין לוקין על </w:t>
      </w:r>
      <w:ins w:id="90402" w:author="מנוע מכני" w:date="2026-10-11T12:04:39Z">
        <w:r>
          <w:rPr>
            <w:spacing w:val="-2"/>
            <w:rtl/>
          </w:rPr>
          <w:t xml:space="preserve">לא</w:t>
        </w:r>
      </w:ins>
      <w:del w:id="90403" w:author="מנוע מכני" w:date="2026-10-11T12:04:39Z">
        <w:r w:rsidRPr="00DC5F70">
          <w:rPr>
            <w:spacing w:val="-2"/>
            <w:rtl/>
          </w:rPr>
          <w:delText xml:space="preserve">לאו</w:delText>
        </w:r>
      </w:del>
      <w:r w:rsidRPr="00DC5F70">
        <w:rPr>
          <w:spacing w:val="-2"/>
          <w:rtl/>
        </w:rPr>
        <w:t xml:space="preserve"> שבכללות.</w:t>
      </w:r>
    </w:p>
    <w:p>
      <w:pPr>
        <w:pStyle w:val="38"/>
        <w:rPr>
          <w:ins w:id="93093" w:author="מנוע מכני" w:date="2026-10-11T12:04:39Z"/>
        </w:rPr>
      </w:pPr>
      <w:r w:rsidRPr="00A757C8">
        <w:t xml:space="preserve">והך</w:t>
      </w:r>
    </w:p>
    <w:p w:rsidR="00E403F0" w:rsidRPr="00AD695E" w:rsidRDefault="00E403F0" w:rsidP="00E403F0">
      <w:pPr>
        <w:rPr>
          <w:rtl/>
        </w:rPr>
      </w:pPr>
      <w:del w:id="93094" w:author="מנוע מכני" w:date="2026-10-11T12:04:39Z">
        <w:r w:rsidRPr="00A757C8">
          <w:rPr>
            <w:rFonts w:hint="cs"/>
            <w:rtl/>
          </w:rPr>
          <w:delText xml:space="preserve"> </w:delText>
        </w:r>
      </w:del>
      <w:r w:rsidRPr="00A757C8">
        <w:rPr>
          <w:rFonts w:hint="cs"/>
          <w:rtl/>
        </w:rPr>
        <w:t xml:space="preserve">ד</w:t>
      </w:r>
      <w:r w:rsidRPr="00A757C8">
        <w:rPr>
          <w:rtl/>
        </w:rPr>
        <w:t xml:space="preserve">המקדיש בעלי מומין לגבי מזבח עובר משום חמשה שמות, תיובתא </w:t>
      </w:r>
      <w:r w:rsidRPr="00A757C8">
        <w:rPr>
          <w:rStyle w:val="2fb"/>
          <w:rtl/>
        </w:rPr>
        <w:t xml:space="preserve">דאביי</w:t>
      </w:r>
      <w:r w:rsidRPr="00A757C8">
        <w:rPr>
          <w:rtl/>
        </w:rPr>
        <w:t xml:space="preserve">! </w:t>
      </w:r>
      <w:r w:rsidRPr="00A757C8">
        <w:rPr>
          <w:rtl/>
        </w:rPr>
        <w:t xml:space="preserve">אמר</w:t>
      </w:r>
      <w:r w:rsidRPr="00A757C8">
        <w:rPr>
          <w:rtl/>
        </w:rPr>
        <w:t xml:space="preserve"> </w:t>
      </w:r>
      <w:r w:rsidRPr="00A757C8">
        <w:rPr>
          <w:rStyle w:val="2fb"/>
          <w:rtl/>
        </w:rPr>
        <w:t xml:space="preserve">אביי</w:t>
      </w:r>
      <w:r w:rsidRPr="00A757C8">
        <w:rPr>
          <w:rtl/>
        </w:rPr>
        <w:t xml:space="preserve">: בגברי קתני.</w:t>
      </w:r>
    </w:p>
    <w:p w:rsidR="00E403F0" w:rsidRPr="00AD695E" w:rsidRDefault="00E403F0" w:rsidP="00E403F0">
      <w:pPr>
        <w:rPr>
          <w:rtl/>
        </w:rPr>
      </w:pPr>
      <w:ins w:id="92178" w:author="מנוע מכני" w:date="2026-10-11T12:04:39Z">
        <w:r>
          <w:rPr>
            <w:rtl/>
          </w:rPr>
          <w:t xml:space="preserve">אם </w:t>
        </w:r>
      </w:ins>
      <w:del w:id="92179" w:author="מנוע מכני" w:date="2026-10-11T12:04:39Z">
        <w:r>
          <w:rPr>
            <w:rtl/>
          </w:rPr>
          <w:delText xml:space="preserve">אי </w:delText>
        </w:r>
      </w:del>
      <w:r>
        <w:rPr>
          <w:rtl/>
        </w:rPr>
        <w:t xml:space="preserve">בגברי - עובר, עוברין </w:t>
      </w:r>
      <w:ins w:id="92678" w:author="מנוע מכני" w:date="2026-10-11T12:04:39Z">
        <w:r>
          <w:rPr>
            <w:rtl/>
          </w:rPr>
          <w:t xml:space="preserve">צריך</w:t>
        </w:r>
      </w:ins>
      <w:del w:id="92679" w:author="מנוע מכני" w:date="2026-10-11T12:04:39Z">
        <w:r>
          <w:rPr>
            <w:rtl/>
          </w:rPr>
          <w:delText xml:space="preserve">מיבעי</w:delText>
        </w:r>
      </w:del>
      <w:r>
        <w:rPr>
          <w:rtl/>
        </w:rPr>
        <w:t xml:space="preserve"> </w:t>
      </w:r>
      <w:ins w:id="91052" w:author="מנוע מכני" w:date="2026-10-11T12:04:39Z">
        <w:r>
          <w:rPr>
            <w:rtl/>
          </w:rPr>
          <w:t xml:space="preserve">לו</w:t>
        </w:r>
      </w:ins>
      <w:del w:id="91053" w:author="מנוע מכני" w:date="2026-10-11T12:04:39Z">
        <w:r>
          <w:rPr>
            <w:rtl/>
          </w:rPr>
          <w:delText xml:space="preserve">ליה</w:delText>
        </w:r>
      </w:del>
      <w:r>
        <w:rPr>
          <w:rtl/>
        </w:rPr>
        <w:t xml:space="preserve">! אלא פשיטא בחד </w:t>
      </w:r>
      <w:ins w:id="92680" w:author="מנוע מכני" w:date="2026-10-11T12:04:39Z">
        <w:r>
          <w:rPr>
            <w:rtl/>
          </w:rPr>
          <w:t xml:space="preserve">אדם</w:t>
        </w:r>
      </w:ins>
      <w:del w:id="92681" w:author="מנוע מכני" w:date="2026-10-11T12:04:39Z">
        <w:r>
          <w:rPr>
            <w:rtl/>
          </w:rPr>
          <w:delText xml:space="preserve">גברא</w:delText>
        </w:r>
      </w:del>
      <w:r>
        <w:rPr>
          <w:rtl/>
        </w:rPr>
        <w:t xml:space="preserve">, ותיובתא </w:t>
      </w:r>
      <w:r>
        <w:rPr>
          <w:rStyle w:val="2fb"/>
          <w:rtl/>
        </w:rPr>
        <w:t xml:space="preserve">דאביי</w:t>
      </w:r>
      <w:r>
        <w:rPr>
          <w:rtl/>
        </w:rPr>
        <w:t xml:space="preserve">! </w:t>
      </w:r>
    </w:p>
    <w:p>
      <w:pPr>
        <w:pStyle w:val="38"/>
        <w:rPr>
          <w:ins w:id="93095" w:author="מנוע מכני" w:date="2026-10-11T12:04:39Z"/>
        </w:rPr>
      </w:pPr>
      <w:r>
        <w:t xml:space="preserve">- </w:t>
      </w:r>
      <w:r>
        <w:t xml:space="preserve">אמר</w:t>
      </w:r>
      <w:r>
        <w:t xml:space="preserve"> אביי:</w:t>
      </w:r>
    </w:p>
    <w:p w:rsidR="00E403F0" w:rsidRPr="00AD695E" w:rsidRDefault="00E403F0" w:rsidP="00E403F0">
      <w:pPr>
        <w:pStyle w:val="affffb"/>
        <w:rPr>
          <w:rtl/>
        </w:rPr>
      </w:pPr>
      <w:del w:id="93096" w:author="מנוע מכני" w:date="2026-10-11T12:04:39Z">
        <w:r>
          <w:rPr>
            <w:rtl/>
          </w:rPr>
          <w:delText xml:space="preserve"> </w:delText>
        </w:r>
      </w:del>
      <w:r>
        <w:rPr>
          <w:rtl/>
        </w:rPr>
        <w:t xml:space="preserve">אפיק הקטרת מקצתו, </w:t>
      </w:r>
      <w:ins w:id="92682" w:author="מנוע מכני" w:date="2026-10-11T12:04:39Z">
        <w:r>
          <w:rPr>
            <w:rtl/>
          </w:rPr>
          <w:t xml:space="preserve">ונכנס</w:t>
        </w:r>
      </w:ins>
      <w:del w:id="92683" w:author="מנוע מכני" w:date="2026-10-11T12:04:39Z">
        <w:r>
          <w:rPr>
            <w:rtl/>
          </w:rPr>
          <w:delText xml:space="preserve">ועייל</w:delText>
        </w:r>
      </w:del>
      <w:r>
        <w:rPr>
          <w:rtl/>
        </w:rPr>
        <w:t xml:space="preserve"> קבלת הדם.</w:t>
      </w:r>
    </w:p>
    <w:p w:rsidR="00E403F0" w:rsidRPr="00AD695E" w:rsidRDefault="00E403F0" w:rsidP="00E403F0">
      <w:pPr>
        <w:pStyle w:val="affffb"/>
        <w:rPr>
          <w:rtl/>
        </w:rPr>
      </w:pPr>
      <w:r>
        <w:rPr>
          <w:rtl/>
        </w:rPr>
        <w:t xml:space="preserve">- קבלת דם, </w:t>
      </w:r>
      <w:r>
        <w:rPr>
          <w:rStyle w:val="2fb"/>
          <w:rtl/>
        </w:rPr>
        <w:t xml:space="preserve">לר' יוסי</w:t>
      </w:r>
      <w:r>
        <w:rPr>
          <w:rtl/>
        </w:rPr>
        <w:t xml:space="preserve"> ברבי יהודה </w:t>
      </w:r>
      <w:ins w:id="91060" w:author="מנוע מכני" w:date="2026-10-11T12:04:39Z">
        <w:r>
          <w:rPr>
            <w:rtl/>
          </w:rPr>
          <w:t xml:space="preserve">יש</w:t>
        </w:r>
      </w:ins>
      <w:del w:id="91061" w:author="מנוע מכני" w:date="2026-10-11T12:04:39Z">
        <w:r>
          <w:rPr>
            <w:rtl/>
          </w:rPr>
          <w:delText xml:space="preserve">אית</w:delText>
        </w:r>
      </w:del>
      <w:r>
        <w:rPr>
          <w:rtl/>
        </w:rPr>
        <w:t xml:space="preserve"> </w:t>
      </w:r>
      <w:ins w:id="91054" w:author="מנוע מכני" w:date="2026-10-11T12:04:39Z">
        <w:r>
          <w:rPr>
            <w:rtl/>
          </w:rPr>
          <w:t xml:space="preserve">לו</w:t>
        </w:r>
      </w:ins>
      <w:del w:id="91055" w:author="מנוע מכני" w:date="2026-10-11T12:04:39Z">
        <w:r>
          <w:rPr>
            <w:rtl/>
          </w:rPr>
          <w:delText xml:space="preserve">ליה</w:delText>
        </w:r>
      </w:del>
      <w:r>
        <w:rPr>
          <w:rtl/>
        </w:rPr>
        <w:t xml:space="preserve">, לתנא </w:t>
      </w:r>
      <w:ins w:id="92064" w:author="מנוע מכני" w:date="2026-10-11T12:04:39Z">
        <w:r>
          <w:rPr>
            <w:rtl/>
          </w:rPr>
          <w:t xml:space="preserve">ראשון</w:t>
        </w:r>
      </w:ins>
      <w:del w:id="92065" w:author="מנוע מכני" w:date="2026-10-11T12:04:39Z">
        <w:r>
          <w:rPr>
            <w:rtl/>
          </w:rPr>
          <w:delText xml:space="preserve">קמא</w:delText>
        </w:r>
      </w:del>
      <w:r>
        <w:rPr>
          <w:rtl/>
        </w:rPr>
        <w:t xml:space="preserve"> </w:t>
      </w:r>
      <w:ins w:id="91058" w:author="מנוע מכני" w:date="2026-10-11T12:04:39Z">
        <w:r>
          <w:rPr>
            <w:rtl/>
          </w:rPr>
          <w:t xml:space="preserve">אין</w:t>
        </w:r>
      </w:ins>
      <w:del w:id="91059" w:author="מנוע מכני" w:date="2026-10-11T12:04:39Z">
        <w:r>
          <w:rPr>
            <w:rtl/>
          </w:rPr>
          <w:delText xml:space="preserve">לית</w:delText>
        </w:r>
      </w:del>
      <w:r>
        <w:rPr>
          <w:rtl/>
        </w:rPr>
        <w:t xml:space="preserve"> </w:t>
      </w:r>
      <w:ins w:id="91056" w:author="מנוע מכני" w:date="2026-10-11T12:04:39Z">
        <w:r>
          <w:rPr>
            <w:rtl/>
          </w:rPr>
          <w:t xml:space="preserve">לו</w:t>
        </w:r>
      </w:ins>
      <w:del w:id="91057" w:author="מנוע מכני" w:date="2026-10-11T12:04:39Z">
        <w:r>
          <w:rPr>
            <w:rtl/>
          </w:rPr>
          <w:delText xml:space="preserve">ליה</w:delText>
        </w:r>
      </w:del>
      <w:r>
        <w:rPr>
          <w:rtl/>
        </w:rPr>
        <w:t xml:space="preserve">! </w:t>
      </w:r>
      <w:ins w:id="92062" w:author="מנוע מכני" w:date="2026-10-11T12:04:39Z">
        <w:r>
          <w:rPr>
            <w:bCs/>
            <w:rtl/>
          </w:rPr>
          <w:t xml:space="preserve">קשה</w:t>
        </w:r>
      </w:ins>
      <w:del w:id="92063" w:author="מנוע מכני" w:date="2026-10-11T12:04:39Z">
        <w:r w:rsidRPr="00217260">
          <w:rPr>
            <w:bCs/>
            <w:rtl/>
          </w:rPr>
          <w:delText xml:space="preserve">קשיא</w:delText>
        </w:r>
      </w:del>
      <w:r>
        <w:rPr>
          <w:rtl/>
        </w:rPr>
        <w:t>.</w:t>
      </w:r>
    </w:p>
    <w:p>
      <w:pPr>
        <w:pStyle w:val="38"/>
        <w:rPr>
          <w:ins w:id="93097" w:author="מנוע מכני" w:date="2026-10-11T12:04:39Z"/>
        </w:rPr>
      </w:pPr>
      <w:r>
        <w:t xml:space="preserve">- ל"א:</w:t>
      </w:r>
    </w:p>
    <w:p w:rsidR="00E403F0" w:rsidRPr="00AD695E" w:rsidRDefault="00E403F0" w:rsidP="00E403F0">
      <w:pPr>
        <w:pStyle w:val="affffb"/>
        <w:rPr>
          <w:rtl/>
        </w:rPr>
      </w:pPr>
      <w:del w:id="93098" w:author="מנוע מכני" w:date="2026-10-11T12:04:39Z">
        <w:r>
          <w:rPr>
            <w:rtl/>
          </w:rPr>
          <w:delText xml:space="preserve"> </w:delText>
        </w:r>
      </w:del>
      <w:r>
        <w:rPr>
          <w:rtl/>
        </w:rPr>
        <w:t xml:space="preserve">והא מדסיפא </w:t>
      </w:r>
      <w:r>
        <w:rPr>
          <w:rStyle w:val="2fb"/>
          <w:rtl/>
        </w:rPr>
        <w:t xml:space="preserve">רבי יוסי</w:t>
      </w:r>
      <w:r>
        <w:rPr>
          <w:rtl/>
        </w:rPr>
        <w:t xml:space="preserve"> בר' יהודה היא, רישא רבנן!</w:t>
      </w:r>
      <w:r w:rsidRPr="00217260">
        <w:rPr>
          <w:bCs/>
          <w:rtl/>
        </w:rPr>
        <w:t xml:space="preserve"> תיובתא </w:t>
      </w:r>
      <w:r w:rsidRPr="00217260">
        <w:rPr>
          <w:rStyle w:val="2fb"/>
          <w:bCs/>
          <w:rtl/>
        </w:rPr>
        <w:t xml:space="preserve">דאביי</w:t>
      </w:r>
      <w:r w:rsidRPr="00217260">
        <w:rPr>
          <w:bCs/>
          <w:rtl/>
        </w:rPr>
        <w:t xml:space="preserve">, תיובתא.</w:t>
      </w:r>
    </w:p>
    <w:p w:rsidR="00E403F0" w:rsidRPr="00AD695E" w:rsidRDefault="00E403F0" w:rsidP="00E403F0">
      <w:pPr>
        <w:jc w:val="center"/>
        <w:rPr>
          <w:rtl/>
        </w:rPr>
      </w:pPr>
      <w:r w:rsidRPr="00E5675B">
        <w:rPr>
          <w:rFonts w:ascii="BA חניכי הישיבות" w:hAnsi="BA חניכי הישיבות" w:cs="BA חניכי הישיבות"/>
          <w:rtl/>
        </w:rPr>
        <w:t>׻</w:t>
      </w:r>
    </w:p>
    <w:p>
      <w:pPr>
        <w:pStyle w:val="MishnaBatzad"/>
        <w:rPr>
          <w:ins w:id="20121" w:author="קלוד" w:date="2026-10-11T09:07:18Z"/>
        </w:rPr>
      </w:pPr>
      <w:ins w:id="20120" w:author="קלוד" w:date="2026-10-11T09:07:18Z">
        <w:r>
          <w:t xml:space="preserve">משנה א</w:t>
        </w:r>
      </w:ins>
    </w:p>
    <w:p w:rsidR="00E403F0" w:rsidRPr="00D65BEC" w:rsidRDefault="00E403F0" w:rsidP="00E403F0">
      <w:pPr>
        <w:pStyle w:val="afff9"/>
        <w:rPr>
          <w:del w:id="20059" w:author="קלוד" w:date="2026-10-11T09:07:18Z"/>
          <w:rtl/>
        </w:rPr>
      </w:pPr>
      <w:del w:id="20058" w:author="קלוד" w:date="2026-10-11T09:07:18Z">
        <w:r w:rsidRPr="00D65BEC">
          <w:rPr>
            <w:rtl/>
          </w:rPr>
          <w:delText xml:space="preserve">מתני'.</w:delText>
        </w:r>
      </w:del>
    </w:p>
    <w:p w:rsidR="00E403F0" w:rsidRPr="00D65BEC" w:rsidRDefault="00E403F0" w:rsidP="00E403F0">
      <w:pPr>
        <w:pStyle w:val="afff9"/>
        <w:spacing w:before="120"/>
        <w:rPr>
          <w:rtl/>
        </w:rPr>
        <w:pPrChange w:id="90002" w:author="קלוד" w:date="2026-10-11T12:09:42Z">
          <w:pPr>
            <w:pStyle w:val="afff9"/>
          </w:pPr>
        </w:pPrChange>
      </w:pPr>
      <w:r w:rsidRPr="00D65BEC">
        <w:rPr>
          <w:rtl/>
        </w:rPr>
        <w:t>הכהנים ממירין בשלהן, וישראל ממירין בשלהן.</w:t>
      </w:r>
    </w:p>
    <w:p w:rsidR="00E403F0" w:rsidRPr="00D65BEC" w:rsidRDefault="00E403F0" w:rsidP="00E403F0">
      <w:pPr>
        <w:pStyle w:val="afff9"/>
        <w:rPr>
          <w:rtl/>
        </w:rPr>
      </w:pPr>
      <w:r w:rsidRPr="00D65BEC">
        <w:rPr>
          <w:rtl/>
        </w:rPr>
        <w:t>אין הכהנים ממירין לא בחטאת, ולא באשם, ולא בבכור.</w:t>
      </w:r>
    </w:p>
    <w:p w:rsidR="00E403F0" w:rsidRPr="00D65BEC" w:rsidRDefault="00E403F0" w:rsidP="00E403F0">
      <w:pPr>
        <w:pStyle w:val="afff9"/>
        <w:rPr>
          <w:rtl/>
        </w:rPr>
      </w:pPr>
      <w:r>
        <w:rPr>
          <w:rtl/>
        </w:rPr>
        <w:t xml:space="preserve">אמר </w:t>
      </w:r>
      <w:r>
        <w:rPr>
          <w:rStyle w:val="TanaimMishna"/>
          <w:rtl/>
          <w:rPrChange w:id="95247" w:author="Claude" w:date="2026-10-11T09:08:06Z">
            <w:rPr>
              <w:rtl/>
            </w:rPr>
          </w:rPrChange>
        </w:rPr>
        <w:t xml:space="preserve">רבי יוחנן בן נורי</w:t>
      </w:r>
      <w:r>
        <w:rPr>
          <w:rStyle w:val="TanaimMishna"/>
          <w:rtl/>
          <w:rPrChange w:id="95248" w:author="Claude" w:date="2026-10-11T09:08:06Z">
            <w:rPr>
              <w:rtl/>
            </w:rPr>
          </w:rPrChange>
        </w:rPr>
        <w:t xml:space="preserve">:</w:t>
      </w:r>
      <w:r>
        <w:rPr>
          <w:rtl/>
        </w:rPr>
        <w:t xml:space="preserve"> מפני מה אין ממירין בבכור? </w:t>
      </w:r>
    </w:p>
    <w:p w:rsidR="00E403F0" w:rsidRPr="00D65BEC" w:rsidRDefault="00E403F0" w:rsidP="00E403F0">
      <w:pPr>
        <w:pStyle w:val="afff9"/>
        <w:rPr>
          <w:rtl/>
        </w:rPr>
      </w:pPr>
      <w:r>
        <w:rPr>
          <w:rtl/>
        </w:rPr>
        <w:t xml:space="preserve">אמר לו </w:t>
      </w:r>
      <w:r>
        <w:rPr>
          <w:rStyle w:val="TanaimMishna"/>
          <w:rtl/>
          <w:rPrChange w:id="95249" w:author="Claude" w:date="2026-10-11T09:08:06Z">
            <w:rPr>
              <w:rtl/>
            </w:rPr>
          </w:rPrChange>
        </w:rPr>
        <w:t xml:space="preserve">ר' עקיבא</w:t>
      </w:r>
      <w:r>
        <w:rPr>
          <w:rStyle w:val="TanaimMishna"/>
          <w:rtl/>
          <w:rPrChange w:id="95250" w:author="Claude" w:date="2026-10-11T09:08:06Z">
            <w:rPr>
              <w:rtl/>
            </w:rPr>
          </w:rPrChange>
        </w:rPr>
        <w:t xml:space="preserve">:</w:t>
      </w:r>
      <w:r>
        <w:rPr>
          <w:rtl/>
        </w:rPr>
        <w:t xml:space="preserve"> חטאת ואשם - מתנה לכהן, ובכור - מתנה לכהן, </w:t>
      </w:r>
    </w:p>
    <w:p w:rsidR="00E403F0" w:rsidRPr="00D65BEC" w:rsidRDefault="00E403F0" w:rsidP="00E403F0">
      <w:pPr>
        <w:pStyle w:val="afff9"/>
        <w:rPr>
          <w:rtl/>
        </w:rPr>
      </w:pPr>
      <w:r w:rsidRPr="00D65BEC">
        <w:rPr>
          <w:rtl/>
        </w:rPr>
        <w:t>מה חטאת ואשם - אין ממירין בו, אף בכור - אין ממירין בו.</w:t>
      </w:r>
    </w:p>
    <w:p w:rsidR="00E403F0" w:rsidRPr="00C20F97" w:rsidRDefault="00E403F0" w:rsidP="00E403F0">
      <w:pPr>
        <w:pStyle w:val="afff9"/>
        <w:rPr>
          <w:spacing w:val="8"/>
          <w:rtl/>
        </w:rPr>
      </w:pPr>
      <w:r>
        <w:rPr>
          <w:spacing w:val="8"/>
          <w:rtl/>
        </w:rPr>
        <w:t xml:space="preserve">אמר </w:t>
      </w:r>
      <w:r>
        <w:rPr>
          <w:rStyle w:val="TanaimMishna"/>
          <w:spacing w:val="8"/>
          <w:rtl/>
          <w:rPrChange w:id="95251" w:author="Claude" w:date="2026-10-11T09:08:06Z">
            <w:rPr>
              <w:spacing w:val="8"/>
              <w:rtl/>
            </w:rPr>
          </w:rPrChange>
        </w:rPr>
        <w:t xml:space="preserve">רבי יוחנן בן נורי</w:t>
      </w:r>
      <w:r>
        <w:rPr>
          <w:rStyle w:val="TanaimMishna"/>
          <w:spacing w:val="8"/>
          <w:rtl/>
          <w:rPrChange w:id="95252" w:author="Claude" w:date="2026-10-11T09:08:06Z">
            <w:rPr>
              <w:spacing w:val="8"/>
              <w:rtl/>
            </w:rPr>
          </w:rPrChange>
        </w:rPr>
        <w:t xml:space="preserve">:</w:t>
      </w:r>
      <w:r>
        <w:rPr>
          <w:spacing w:val="8"/>
          <w:rtl/>
        </w:rPr>
        <w:t xml:space="preserve"> מה לו </w:t>
      </w:r>
      <w:r w:rsidRPr="00494739">
        <w:rPr>
          <w:spacing w:val="10"/>
          <w:rtl/>
        </w:rPr>
        <w:t>אם אינו ממיר בחטאת ואשם</w:t>
      </w:r>
      <w:r w:rsidRPr="00C20F97">
        <w:rPr>
          <w:spacing w:val="8"/>
          <w:rtl/>
        </w:rPr>
        <w:t xml:space="preserve"> שאין זכין בהן בחייהן, </w:t>
      </w:r>
    </w:p>
    <w:p w:rsidR="00E403F0" w:rsidRPr="00D65BEC" w:rsidRDefault="00E403F0" w:rsidP="00E403F0">
      <w:pPr>
        <w:pStyle w:val="afff9"/>
        <w:rPr>
          <w:rtl/>
        </w:rPr>
      </w:pPr>
      <w:r w:rsidRPr="00D65BEC">
        <w:rPr>
          <w:rtl/>
        </w:rPr>
        <w:t xml:space="preserve">תאמר בבכור - שזכין בו בחייו! </w:t>
      </w:r>
    </w:p>
    <w:p w:rsidR="00E403F0" w:rsidRPr="00D65BEC" w:rsidRDefault="00E403F0" w:rsidP="00E403F0">
      <w:pPr>
        <w:pStyle w:val="afff9"/>
        <w:rPr>
          <w:rtl/>
        </w:rPr>
      </w:pPr>
      <w:r>
        <w:rPr>
          <w:rtl/>
        </w:rPr>
        <w:t xml:space="preserve">אמר לו </w:t>
      </w:r>
      <w:r>
        <w:rPr>
          <w:rStyle w:val="TanaimMishna"/>
          <w:rtl/>
          <w:rPrChange w:id="20001" w:author="קלוד" w:date="2026-10-11T09:07:18Z">
            <w:rPr>
              <w:rtl/>
            </w:rPr>
          </w:rPrChange>
        </w:rPr>
        <w:t xml:space="preserve">רבי עקיבא</w:t>
      </w:r>
      <w:r>
        <w:rPr>
          <w:rStyle w:val="TanaimMishna"/>
          <w:rtl/>
          <w:rPrChange w:id="95253" w:author="Claude" w:date="2026-10-11T09:08:06Z">
            <w:rPr>
              <w:rtl/>
            </w:rPr>
          </w:rPrChange>
        </w:rPr>
        <w:t xml:space="preserve">:</w:t>
      </w:r>
      <w:r>
        <w:rPr>
          <w:rtl/>
        </w:rPr>
        <w:t xml:space="preserve"> והלא כבר נאמר </w:t>
      </w:r>
      <w:r w:rsidRPr="00D65BEC">
        <w:rPr>
          <w:rFonts w:hint="cs"/>
          <w:rtl/>
        </w:rPr>
        <w:t>'</w:t>
      </w:r>
      <w:r w:rsidRPr="00D65BEC">
        <w:rPr>
          <w:rtl/>
        </w:rPr>
        <w:t>והיה הוא ותמורתו יהיה קודש</w:t>
      </w:r>
      <w:r w:rsidRPr="00D65BEC">
        <w:rPr>
          <w:rFonts w:hint="cs"/>
          <w:rtl/>
        </w:rPr>
        <w:t>'</w:t>
      </w:r>
      <w:r w:rsidRPr="00D65BEC">
        <w:rPr>
          <w:rtl/>
        </w:rPr>
        <w:t xml:space="preserve">, </w:t>
      </w:r>
    </w:p>
    <w:p w:rsidR="00E403F0" w:rsidRPr="00D65BEC" w:rsidRDefault="00E403F0" w:rsidP="00E403F0">
      <w:pPr>
        <w:pStyle w:val="afff9"/>
        <w:rPr>
          <w:rtl/>
        </w:rPr>
      </w:pPr>
      <w:r w:rsidRPr="00D65BEC">
        <w:rPr>
          <w:rtl/>
        </w:rPr>
        <w:t>היכן קדושה חלה עליו - בבית הבעלים, אף תמורה - בבית הבעלים.</w:t>
      </w:r>
    </w:p>
    <w:p w:rsidR="00E403F0" w:rsidRPr="00AD695E" w:rsidRDefault="00E403F0" w:rsidP="00E403F0">
      <w:pPr>
        <w:jc w:val="center"/>
        <w:rPr>
          <w:rtl/>
        </w:rPr>
      </w:pPr>
      <w:r w:rsidRPr="00E5675B">
        <w:rPr>
          <w:rFonts w:ascii="BA חניכי הישיבות" w:hAnsi="BA חניכי הישיבות" w:cs="BA חניכי הישיבות"/>
          <w:rtl/>
        </w:rPr>
        <w:t>׻</w:t>
      </w:r>
    </w:p>
    <w:p>
      <w:pPr>
        <w:pStyle w:val="afffff8"/>
        <w:rPr>
          <w:ins w:id="90193" w:author="קלוד" w:date="2026-10-11T12:25:27Z"/>
        </w:rPr>
      </w:pPr>
      <w:ins w:id="90194" w:author="קלוד" w:date="2026-10-11T12:25:27Z">
        <w:r>
          <w:rPr>
            <w:color w:val="7B3F00"/>
          </w:rPr>
          <w:t xml:space="preserve">בכור - מכירתו תם חי בזמן הזה בלבד</w:t>
        </w:r>
      </w:ins>
    </w:p>
    <w:p>
      <w:pPr>
        <w:pStyle w:val="38"/>
        <w:rPr>
          <w:ins w:id="93099" w:author="מנוע מכני" w:date="2026-10-11T12:04:39Z"/>
        </w:rPr>
      </w:pPr>
      <w:r>
        <w:t xml:space="preserve">תנן</w:t>
      </w:r>
      <w:r>
        <w:t xml:space="preserve"> </w:t>
      </w:r>
      <w:ins w:id="90404" w:author="מנוע מכני" w:date="2026-10-11T12:04:39Z">
        <w:r>
          <w:t xml:space="preserve">שם</w:t>
        </w:r>
      </w:ins>
      <w:del w:id="90405" w:author="מנוע מכני" w:date="2026-10-11T12:04:39Z">
        <w:r>
          <w:delText xml:space="preserve">התם</w:delText>
        </w:r>
      </w:del>
      <w:r>
        <w:t xml:space="preserve">:</w:t>
      </w:r>
    </w:p>
    <w:p w:rsidR="00E403F0" w:rsidRPr="00AD695E" w:rsidRDefault="00E403F0" w:rsidP="00E403F0">
      <w:pPr>
        <w:rPr>
          <w:rtl/>
        </w:rPr>
      </w:pPr>
      <w:del w:id="93100" w:author="מנוע מכני" w:date="2026-10-11T12:04:39Z">
        <w:r>
          <w:rPr>
            <w:rtl/>
          </w:rPr>
          <w:delText xml:space="preserve"> </w:delText>
        </w:r>
      </w:del>
      <w:r>
        <w:rPr>
          <w:rtl/>
        </w:rPr>
        <w:t xml:space="preserve">בכור מוכרין אותו תם חי, ובעל מום חי ושחוט, ומקדשין בו האשה, </w:t>
      </w:r>
    </w:p>
    <w:p>
      <w:pPr>
        <w:pStyle w:val="38"/>
        <w:rPr>
          <w:ins w:id="93101" w:author="מנוע מכני" w:date="2026-10-11T12:04:39Z"/>
        </w:rPr>
      </w:pPr>
      <w:r w:rsidRPr="00217260">
        <w:t>ר</w:t>
      </w:r>
      <w:r w:rsidRPr="00217260">
        <w:t>"</w:t>
      </w:r>
      <w:r w:rsidRPr="00217260">
        <w:t>נ מרב</w:t>
      </w:r>
      <w:r w:rsidRPr="00217260">
        <w:t>"</w:t>
      </w:r>
      <w:r w:rsidRPr="00217260">
        <w:t>א</w:t>
      </w:r>
      <w:r w:rsidRPr="00217260">
        <w:t xml:space="preserve">:</w:t>
      </w:r>
    </w:p>
    <w:p w:rsidR="00E403F0" w:rsidRPr="00AD695E" w:rsidRDefault="00E403F0" w:rsidP="00E403F0">
      <w:pPr>
        <w:rPr>
          <w:rtl/>
        </w:rPr>
      </w:pPr>
      <w:del w:id="93102" w:author="מנוע מכני" w:date="2026-10-11T12:04:39Z">
        <w:r w:rsidRPr="00217260">
          <w:rPr>
            <w:b/>
            <w:bCs/>
            <w:rtl/>
          </w:rPr>
          <w:delText xml:space="preserve"> </w:delText>
        </w:r>
      </w:del>
      <w:r w:rsidRPr="00217260">
        <w:rPr>
          <w:rFonts w:hint="cs"/>
          <w:b/>
          <w:bCs/>
          <w:rtl/>
        </w:rPr>
        <w:t xml:space="preserve">רק </w:t>
      </w:r>
      <w:r w:rsidRPr="00217260">
        <w:rPr>
          <w:b/>
          <w:bCs/>
          <w:rtl/>
        </w:rPr>
        <w:t>בזמן הזה - הואיל ו</w:t>
      </w:r>
      <w:r w:rsidRPr="00217260">
        <w:rPr>
          <w:rFonts w:hint="cs"/>
          <w:b/>
          <w:bCs/>
          <w:rtl/>
        </w:rPr>
        <w:t>יש</w:t>
      </w:r>
      <w:r w:rsidRPr="00217260">
        <w:rPr>
          <w:b/>
          <w:bCs/>
          <w:rtl/>
        </w:rPr>
        <w:t xml:space="preserve"> לכהן </w:t>
      </w:r>
      <w:r w:rsidRPr="00217260">
        <w:rPr>
          <w:rFonts w:hint="cs"/>
          <w:b/>
          <w:bCs/>
          <w:rtl/>
        </w:rPr>
        <w:t xml:space="preserve">שותפות בו </w:t>
      </w:r>
    </w:p>
    <w:p w:rsidR="00E403F0" w:rsidRPr="00AD695E" w:rsidRDefault="00E403F0" w:rsidP="00E403F0">
      <w:pPr>
        <w:rPr>
          <w:rtl/>
        </w:rPr>
      </w:pPr>
      <w:r w:rsidRPr="00217260">
        <w:rPr>
          <w:b/>
          <w:bCs/>
          <w:rtl/>
        </w:rPr>
        <w:tab/>
      </w:r>
      <w:del w:id="90045" w:author="מנוע מכני" w:date="2026-10-11T12:04:39Z">
        <w:r w:rsidRPr="00217260">
          <w:rPr>
            <w:rFonts w:hint="cs"/>
            <w:b/>
            <w:bCs/>
            <w:rtl/>
          </w:rPr>
          <w:delText xml:space="preserve">    </w:delText>
        </w:r>
      </w:del>
      <w:r w:rsidRPr="00217260">
        <w:rPr>
          <w:b/>
          <w:bCs/>
          <w:rtl/>
        </w:rPr>
        <w:t>אבל בזמן שבי</w:t>
      </w:r>
      <w:r w:rsidRPr="00217260">
        <w:rPr>
          <w:rFonts w:hint="cs"/>
          <w:b/>
          <w:bCs/>
          <w:rtl/>
        </w:rPr>
        <w:t>המ</w:t>
      </w:r>
      <w:r w:rsidRPr="00217260">
        <w:rPr>
          <w:b/>
          <w:bCs/>
          <w:rtl/>
        </w:rPr>
        <w:t>"</w:t>
      </w:r>
      <w:r w:rsidRPr="00217260">
        <w:rPr>
          <w:rFonts w:hint="cs"/>
          <w:b/>
          <w:bCs/>
          <w:rtl/>
        </w:rPr>
        <w:t xml:space="preserve">ק </w:t>
      </w:r>
      <w:r w:rsidRPr="00217260">
        <w:rPr>
          <w:b/>
          <w:bCs/>
          <w:rtl/>
        </w:rPr>
        <w:t xml:space="preserve">קיים, כיון דתם להקרבה </w:t>
      </w:r>
      <w:ins w:id="92684" w:author="מנוע מכני" w:date="2026-10-11T12:04:39Z">
        <w:r>
          <w:rPr>
            <w:b/>
            <w:bCs/>
            <w:rtl/>
          </w:rPr>
          <w:t xml:space="preserve">עומד</w:t>
        </w:r>
      </w:ins>
      <w:del w:id="92685" w:author="מנוע מכני" w:date="2026-10-11T12:04:39Z">
        <w:r w:rsidRPr="00217260">
          <w:rPr>
            <w:b/>
            <w:bCs/>
            <w:rtl/>
          </w:rPr>
          <w:delText xml:space="preserve">קאי</w:delText>
        </w:r>
      </w:del>
      <w:r w:rsidRPr="00217260">
        <w:rPr>
          <w:b/>
          <w:bCs/>
          <w:rtl/>
        </w:rPr>
        <w:t xml:space="preserve"> אין מוכרין אותו תמים חי.</w:t>
      </w:r>
    </w:p>
    <w:p w:rsidR="00E403F0" w:rsidRPr="00AD695E" w:rsidRDefault="00E403F0" w:rsidP="00E403F0">
      <w:pPr>
        <w:rPr>
          <w:rtl/>
        </w:rPr>
      </w:pPr>
    </w:p>
    <w:p>
      <w:pPr>
        <w:pStyle w:val="38"/>
        <w:rPr>
          <w:ins w:id="93103" w:author="מנוע מכני" w:date="2026-10-11T12:04:39Z"/>
        </w:rPr>
      </w:pPr>
      <w:r w:rsidRPr="002B4E05">
        <w:t>א.</w:t>
      </w:r>
      <w:r w:rsidRPr="002B4E05">
        <w:t xml:space="preserve">• איתיביה רבא </w:t>
      </w:r>
      <w:ins w:id="90100" w:author="מנוע מכני" w:date="2026-10-11T12:04:39Z">
        <w:r>
          <w:t xml:space="preserve">לר"נ</w:t>
        </w:r>
      </w:ins>
      <w:del w:id="90101" w:author="מנוע מכני" w:date="2026-10-11T12:04:39Z">
        <w:r w:rsidRPr="002B4E05">
          <w:delText xml:space="preserve">לרב נחמן</w:delText>
        </w:r>
      </w:del>
      <w:r w:rsidRPr="002B4E05">
        <w:t xml:space="preserve">:</w:t>
      </w:r>
    </w:p>
    <w:p w:rsidR="00E403F0" w:rsidRPr="002B4E05" w:rsidRDefault="00E403F0" w:rsidP="00E403F0">
      <w:pPr>
        <w:rPr>
          <w:spacing w:val="-2"/>
          <w:rtl/>
        </w:rPr>
      </w:pPr>
      <w:del w:id="93104" w:author="מנוע מכני" w:date="2026-10-11T12:04:39Z">
        <w:r w:rsidRPr="002B4E05">
          <w:rPr>
            <w:spacing w:val="-2"/>
            <w:rtl/>
          </w:rPr>
          <w:delText xml:space="preserve"> </w:delText>
        </w:r>
      </w:del>
      <w:r w:rsidRPr="002B4E05">
        <w:rPr>
          <w:spacing w:val="-2"/>
          <w:rtl/>
        </w:rPr>
        <w:t xml:space="preserve">מוכרין אותו תמים חי.</w:t>
      </w:r>
      <w:r w:rsidRPr="002B4E05">
        <w:rPr>
          <w:rFonts w:hint="cs"/>
          <w:spacing w:val="-2"/>
          <w:rtl/>
        </w:rPr>
        <w:t xml:space="preserve"> אבל </w:t>
      </w:r>
      <w:r w:rsidRPr="002B4E05">
        <w:rPr>
          <w:rFonts w:hint="cs"/>
          <w:spacing w:val="-2"/>
          <w:rtl/>
        </w:rPr>
        <w:t xml:space="preserve">לא</w:t>
      </w:r>
      <w:r w:rsidRPr="002B4E05">
        <w:rPr>
          <w:spacing w:val="-2"/>
          <w:rtl/>
        </w:rPr>
        <w:t xml:space="preserve"> שחוט</w:t>
      </w:r>
      <w:ins w:id="91732" w:author="מנוע מכני" w:date="2026-10-11T12:04:39Z">
        <w:r>
          <w:rPr>
            <w:spacing w:val="-2"/>
            <w:rtl/>
          </w:rPr>
          <w:t xml:space="preserve"> </w:t>
        </w:r>
      </w:ins>
      <w:del w:id="91733" w:author="מנוע מכני" w:date="2026-10-11T12:04:39Z">
        <w:r w:rsidRPr="002B4E05">
          <w:rPr>
            <w:spacing w:val="-2"/>
            <w:rtl/>
          </w:rPr>
          <w:delText xml:space="preserve"> </w:delText>
        </w:r>
        <w:r w:rsidRPr="002B4E05">
          <w:rPr>
            <w:rFonts w:hint="cs"/>
            <w:spacing w:val="-2"/>
            <w:rtl/>
          </w:rPr>
          <w:delText xml:space="preserve"> </w:delText>
        </w:r>
      </w:del>
      <w:r w:rsidRPr="002B4E05">
        <w:rPr>
          <w:rFonts w:hint="cs"/>
          <w:spacing w:val="-2"/>
          <w:rtl/>
        </w:rPr>
        <w:t xml:space="preserve">והא בזמן הזה אין תמים חי </w:t>
      </w:r>
    </w:p>
    <w:p w:rsidR="00E403F0" w:rsidRPr="00AD695E" w:rsidRDefault="00E403F0" w:rsidP="00E403F0">
      <w:pPr>
        <w:rPr>
          <w:rtl/>
        </w:rPr>
      </w:pPr>
      <w:r>
        <w:rPr>
          <w:rFonts w:hint="cs"/>
          <w:rtl/>
        </w:rPr>
        <w:t>ואילו בזמן שביהמ</w:t>
      </w:r>
      <w:r>
        <w:rPr>
          <w:rtl/>
        </w:rPr>
        <w:t>"</w:t>
      </w:r>
      <w:r>
        <w:rPr>
          <w:rFonts w:hint="cs"/>
          <w:rtl/>
        </w:rPr>
        <w:t>ק אין מוכרין אותו תם חי</w:t>
      </w:r>
    </w:p>
    <w:p>
      <w:pPr>
        <w:pStyle w:val="38"/>
        <w:rPr>
          <w:ins w:id="93105" w:author="מנוע מכני" w:date="2026-10-11T12:04:39Z"/>
        </w:rPr>
      </w:pPr>
      <w:r>
        <w:t xml:space="preserve">- </w:t>
      </w:r>
      <w:r w:rsidRPr="00217260">
        <w:t>ודחי'</w:t>
      </w:r>
    </w:p>
    <w:p w:rsidR="00E403F0" w:rsidRPr="00AD695E" w:rsidRDefault="00E403F0" w:rsidP="00E403F0">
      <w:pPr>
        <w:pStyle w:val="affffb"/>
        <w:rPr>
          <w:rtl/>
        </w:rPr>
      </w:pPr>
      <w:del w:id="93106" w:author="מנוע מכני" w:date="2026-10-11T12:04:39Z">
        <w:r>
          <w:rPr>
            <w:rFonts w:hint="cs"/>
            <w:rtl/>
          </w:rPr>
          <w:delText xml:space="preserve"> </w:delText>
        </w:r>
      </w:del>
      <w:r>
        <w:rPr>
          <w:rFonts w:hint="cs"/>
          <w:rtl/>
        </w:rPr>
        <w:t xml:space="preserve">דמיירי </w:t>
      </w:r>
      <w:r>
        <w:rPr>
          <w:rtl/>
        </w:rPr>
        <w:t xml:space="preserve">בזמן הזה </w:t>
      </w:r>
      <w:r>
        <w:rPr>
          <w:rFonts w:hint="cs"/>
          <w:rtl/>
        </w:rPr>
        <w:t xml:space="preserve">והיא גופא </w:t>
      </w:r>
      <w:r>
        <w:rPr>
          <w:rFonts w:hint="cs"/>
          <w:rtl/>
        </w:rPr>
        <w:t xml:space="preserve">קמ</w:t>
      </w:r>
      <w:r>
        <w:rPr>
          <w:rtl/>
        </w:rPr>
        <w:t>"</w:t>
      </w:r>
      <w:r>
        <w:rPr>
          <w:rFonts w:hint="cs"/>
          <w:rtl/>
        </w:rPr>
        <w:t xml:space="preserve">ל</w:t>
      </w:r>
      <w:r>
        <w:rPr>
          <w:rFonts w:hint="cs"/>
          <w:rtl/>
        </w:rPr>
        <w:t xml:space="preserve"> ד</w:t>
      </w:r>
      <w:r>
        <w:rPr>
          <w:rtl/>
        </w:rPr>
        <w:t>מוכרין אותו תמים חי.</w:t>
      </w:r>
    </w:p>
    <w:p w:rsidR="00E403F0" w:rsidRPr="00AD695E" w:rsidRDefault="00E403F0" w:rsidP="00E403F0">
      <w:pPr>
        <w:pStyle w:val="afff3"/>
        <w:framePr w:wrap="around"/>
        <w:spacing w:line="240" w:lineRule="exact"/>
        <w:rPr>
          <w:rtl/>
        </w:rPr>
      </w:pPr>
      <w:r w:rsidRPr="009239E9">
        <w:rPr>
          <w:rFonts w:hint="cs"/>
          <w:szCs w:val="18"/>
          <w:rtl/>
        </w:rPr>
        <w:t xml:space="preserve">ח. </w:t>
      </w:r>
    </w:p>
    <w:p w:rsidR="00E403F0" w:rsidRPr="00AD695E" w:rsidRDefault="00E403F0" w:rsidP="00E403F0">
      <w:pPr>
        <w:rPr>
          <w:rtl/>
        </w:rPr>
      </w:pPr>
      <w:r w:rsidRPr="00217260">
        <w:rPr>
          <w:rFonts w:hint="cs"/>
          <w:b/>
          <w:bCs/>
          <w:rtl/>
        </w:rPr>
        <w:t>ב.</w:t>
      </w:r>
      <w:r>
        <w:rPr>
          <w:rFonts w:hint="cs"/>
          <w:rtl/>
        </w:rPr>
        <w:t xml:space="preserve"> </w:t>
      </w:r>
      <w:r>
        <w:rPr>
          <w:rtl/>
        </w:rPr>
        <w:t xml:space="preserve">• איתיביה: בבכור נאמר </w:t>
      </w:r>
      <w:r>
        <w:rPr>
          <w:rFonts w:hint="cs"/>
          <w:rtl/>
        </w:rPr>
        <w:t>'</w:t>
      </w:r>
      <w:ins w:id="90327" w:author="Claude - סמנטי" w:date="2026-10-11T12:20:38Z">
        <w:r>
          <w:rPr>
            <w:rStyle w:val="afffff0"/>
            <w:rtl/>
          </w:rPr>
          <w:t xml:space="preserve">לֹא תִפְדֶּה</w:t>
        </w:r>
      </w:ins>
      <w:del w:id="90328" w:author="Claude - סמנטי" w:date="2026-10-11T12:20:38Z">
        <w:r>
          <w:rPr>
            <w:rtl/>
          </w:rPr>
          <w:delText xml:space="preserve">לא תפדה</w:delText>
        </w:r>
      </w:del>
      <w:r>
        <w:rPr>
          <w:rFonts w:hint="cs"/>
          <w:rtl/>
        </w:rPr>
        <w:t>'</w:t>
      </w:r>
      <w:r>
        <w:rPr>
          <w:rtl/>
        </w:rPr>
        <w:t xml:space="preserve"> - ונמכר הוא.</w:t>
      </w:r>
    </w:p>
    <w:p>
      <w:pPr>
        <w:pStyle w:val="38"/>
        <w:rPr>
          <w:ins w:id="93107" w:author="מנוע מכני" w:date="2026-10-11T12:04:39Z"/>
        </w:rPr>
      </w:pPr>
      <w:r>
        <w:t>וא</w:t>
      </w:r>
      <w:r>
        <w:t>"</w:t>
      </w:r>
      <w:r>
        <w:t xml:space="preserve">א</w:t>
      </w:r>
    </w:p>
    <w:p w:rsidR="00E403F0" w:rsidRPr="00AD695E" w:rsidRDefault="00E403F0" w:rsidP="00E403F0">
      <w:pPr>
        <w:rPr>
          <w:rtl/>
        </w:rPr>
      </w:pPr>
      <w:del w:id="93108" w:author="מנוע מכני" w:date="2026-10-11T12:04:39Z">
        <w:r>
          <w:rPr>
            <w:rFonts w:hint="cs"/>
            <w:rtl/>
          </w:rPr>
          <w:delText xml:space="preserve"> </w:delText>
        </w:r>
      </w:del>
      <w:r>
        <w:rPr>
          <w:rFonts w:hint="cs"/>
          <w:rtl/>
        </w:rPr>
        <w:t xml:space="preserve">בזה</w:t>
      </w:r>
      <w:r>
        <w:rPr>
          <w:rtl/>
        </w:rPr>
        <w:t>"</w:t>
      </w:r>
      <w:r>
        <w:rPr>
          <w:rFonts w:hint="cs"/>
          <w:rtl/>
        </w:rPr>
        <w:t xml:space="preserve">ז </w:t>
      </w:r>
      <w:ins w:id="90406" w:author="מנוע מכני" w:date="2026-10-11T12:04:39Z">
        <w:r>
          <w:rPr>
            <w:rFonts w:hint="cs"/>
            <w:rtl/>
          </w:rPr>
          <w:t xml:space="preserve">שהרי</w:t>
        </w:r>
      </w:ins>
      <w:del w:id="90407" w:author="מנוע מכני" w:date="2026-10-11T12:04:39Z">
        <w:r>
          <w:rPr>
            <w:rFonts w:hint="cs"/>
            <w:rtl/>
          </w:rPr>
          <w:delText xml:space="preserve">דהא</w:delText>
        </w:r>
      </w:del>
      <w:r>
        <w:rPr>
          <w:rFonts w:hint="cs"/>
          <w:rtl/>
        </w:rPr>
        <w:t xml:space="preserve"> בסיפא </w:t>
      </w:r>
      <w:ins w:id="92686" w:author="מנוע מכני" w:date="2026-10-11T12:04:39Z">
        <w:r>
          <w:rPr>
            <w:rFonts w:hint="cs"/>
            <w:rtl/>
          </w:rPr>
          <w:t xml:space="preserve">ישנו</w:t>
        </w:r>
      </w:ins>
      <w:del w:id="92687" w:author="מנוע מכני" w:date="2026-10-11T12:04:39Z">
        <w:r>
          <w:rPr>
            <w:rFonts w:hint="cs"/>
            <w:rtl/>
          </w:rPr>
          <w:delText xml:space="preserve">איתא</w:delText>
        </w:r>
      </w:del>
      <w:r>
        <w:rPr>
          <w:rFonts w:hint="cs"/>
          <w:rtl/>
        </w:rPr>
        <w:t xml:space="preserve"> ד'</w:t>
      </w:r>
      <w:ins w:id="90329" w:author="Claude - סמנטי" w:date="2026-10-11T12:20:38Z">
        <w:r>
          <w:rPr>
            <w:rStyle w:val="afffff0"/>
            <w:rtl/>
          </w:rPr>
          <w:t xml:space="preserve">וְאֶת דָּמָם תִּזְרוֹק עַל הַמִּזְבֵּחַ</w:t>
        </w:r>
      </w:ins>
      <w:del w:id="90330" w:author="Claude - סמנטי" w:date="2026-10-11T12:20:38Z">
        <w:r>
          <w:rPr>
            <w:rtl/>
          </w:rPr>
          <w:delText xml:space="preserve">ואת דמם תזרוק על המזבח</w:delText>
        </w:r>
      </w:del>
      <w:r>
        <w:rPr>
          <w:rFonts w:hint="cs"/>
          <w:rtl/>
        </w:rPr>
        <w:t>'</w:t>
      </w:r>
    </w:p>
    <w:p>
      <w:pPr>
        <w:pStyle w:val="38"/>
        <w:rPr>
          <w:ins w:id="93109" w:author="מנוע מכני" w:date="2026-10-11T12:04:39Z"/>
        </w:rPr>
      </w:pPr>
      <w:r>
        <w:t xml:space="preserve">אלא</w:t>
      </w:r>
    </w:p>
    <w:p w:rsidR="00E403F0" w:rsidRPr="00AD695E" w:rsidRDefault="00E403F0" w:rsidP="00E403F0">
      <w:pPr>
        <w:rPr>
          <w:rtl/>
        </w:rPr>
      </w:pPr>
      <w:del w:id="93110" w:author="מנוע מכני" w:date="2026-10-11T12:04:39Z">
        <w:r>
          <w:rPr>
            <w:rFonts w:hint="cs"/>
            <w:rtl/>
          </w:rPr>
          <w:delText xml:space="preserve"> </w:delText>
        </w:r>
      </w:del>
      <w:r>
        <w:rPr>
          <w:rFonts w:hint="cs"/>
          <w:rtl/>
        </w:rPr>
        <w:t xml:space="preserve">בזמן שביהמ</w:t>
      </w:r>
      <w:r>
        <w:rPr>
          <w:rtl/>
        </w:rPr>
        <w:t>"</w:t>
      </w:r>
      <w:r>
        <w:rPr>
          <w:rFonts w:hint="cs"/>
          <w:rtl/>
        </w:rPr>
        <w:t xml:space="preserve">ק קיים </w:t>
      </w:r>
      <w:ins w:id="92180" w:author="מנוע מכני" w:date="2026-10-11T12:04:39Z">
        <w:r>
          <w:rPr>
            <w:rFonts w:hint="cs"/>
            <w:rtl/>
          </w:rPr>
          <w:t xml:space="preserve">ואם </w:t>
        </w:r>
      </w:ins>
      <w:del w:id="92181" w:author="מנוע מכני" w:date="2026-10-11T12:04:39Z">
        <w:r>
          <w:rPr>
            <w:rFonts w:hint="cs"/>
            <w:rtl/>
          </w:rPr>
          <w:delText xml:space="preserve">ואי </w:delText>
        </w:r>
      </w:del>
      <w:r>
        <w:rPr>
          <w:rFonts w:hint="cs"/>
          <w:rtl/>
        </w:rPr>
        <w:t xml:space="preserve">בבעל מום איך נקרב על המזבח. אלא בתם וקתני מכר </w:t>
      </w:r>
    </w:p>
    <w:p>
      <w:pPr>
        <w:pStyle w:val="38"/>
        <w:rPr>
          <w:ins w:id="93111" w:author="מנוע מכני" w:date="2026-10-11T12:04:39Z"/>
        </w:rPr>
      </w:pPr>
      <w:r>
        <w:t xml:space="preserve">- </w:t>
      </w:r>
      <w:r>
        <w:t xml:space="preserve">ודחי'</w:t>
      </w:r>
    </w:p>
    <w:p w:rsidR="00E403F0" w:rsidRPr="00AD695E" w:rsidRDefault="00E403F0" w:rsidP="00E403F0">
      <w:pPr>
        <w:pStyle w:val="affffb"/>
        <w:rPr>
          <w:rtl/>
        </w:rPr>
      </w:pPr>
      <w:del w:id="93112" w:author="מנוע מכני" w:date="2026-10-11T12:04:39Z">
        <w:r>
          <w:rPr>
            <w:rFonts w:hint="cs"/>
            <w:rtl/>
          </w:rPr>
          <w:delText xml:space="preserve"> </w:delText>
        </w:r>
      </w:del>
      <w:r>
        <w:rPr>
          <w:rFonts w:hint="cs"/>
          <w:rtl/>
        </w:rPr>
        <w:t xml:space="preserve">ד</w:t>
      </w:r>
      <w:r>
        <w:rPr>
          <w:rtl/>
        </w:rPr>
        <w:t>רישא - בבעל מום, סיפא - בתם.</w:t>
      </w:r>
    </w:p>
    <w:p>
      <w:pPr>
        <w:pStyle w:val="38"/>
        <w:rPr>
          <w:ins w:id="93113" w:author="מנוע מכני" w:date="2026-10-11T12:04:39Z"/>
        </w:rPr>
      </w:pPr>
      <w:r w:rsidRPr="00217260">
        <w:t>ג.</w:t>
      </w:r>
      <w:r>
        <w:t xml:space="preserve"> </w:t>
      </w:r>
      <w:r>
        <w:t>מ</w:t>
      </w:r>
      <w:r>
        <w:t>ר</w:t>
      </w:r>
      <w:r>
        <w:t>"</w:t>
      </w:r>
      <w:r>
        <w:t>מ</w:t>
      </w:r>
      <w:r>
        <w:t xml:space="preserve">:</w:t>
      </w:r>
    </w:p>
    <w:p w:rsidR="00E403F0" w:rsidRPr="00AD695E" w:rsidRDefault="00E403F0" w:rsidP="00E403F0">
      <w:pPr>
        <w:rPr>
          <w:rtl/>
        </w:rPr>
      </w:pPr>
      <w:del w:id="93114" w:author="מנוע מכני" w:date="2026-10-11T12:04:39Z">
        <w:r>
          <w:rPr>
            <w:rtl/>
          </w:rPr>
          <w:delText xml:space="preserve"> </w:delText>
        </w:r>
      </w:del>
      <w:r>
        <w:rPr>
          <w:rtl/>
        </w:rPr>
        <w:t xml:space="preserve">כהנת שנתערבה ולדה בולד שפחתה, הגדילו התערובות משחררין זה את זה, </w:t>
      </w:r>
    </w:p>
    <w:p w:rsidR="00E403F0" w:rsidRPr="00AD695E" w:rsidRDefault="00E403F0" w:rsidP="00E403F0">
      <w:pPr>
        <w:rPr>
          <w:rtl/>
        </w:rPr>
      </w:pPr>
      <w:r>
        <w:rPr>
          <w:rtl/>
        </w:rPr>
        <w:tab/>
        <w:t>ושניהם אוכלין בתרומה, וחולקין חלק אחד על הגורן.</w:t>
      </w:r>
    </w:p>
    <w:p w:rsidR="00E403F0" w:rsidRPr="00AD695E" w:rsidRDefault="00E403F0" w:rsidP="00E403F0">
      <w:pPr>
        <w:rPr>
          <w:rtl/>
        </w:rPr>
      </w:pPr>
      <w:r>
        <w:rPr>
          <w:rtl/>
        </w:rPr>
        <w:tab/>
        <w:t>בכורן ירעו עד שיסתאבו, ויאכלו במומן.</w:t>
      </w:r>
    </w:p>
    <w:p w:rsidR="00E403F0" w:rsidRPr="00AD695E" w:rsidRDefault="00E403F0" w:rsidP="00E403F0">
      <w:pPr>
        <w:rPr>
          <w:rtl/>
        </w:rPr>
      </w:pPr>
      <w:ins w:id="92182" w:author="מנוע מכני" w:date="2026-10-11T12:04:39Z">
        <w:r>
          <w:rPr>
            <w:rFonts w:hint="cs"/>
            <w:rtl/>
          </w:rPr>
          <w:t xml:space="preserve">אם </w:t>
        </w:r>
      </w:ins>
      <w:del w:id="92183" w:author="מנוע מכני" w:date="2026-10-11T12:04:39Z">
        <w:r>
          <w:rPr>
            <w:rFonts w:hint="cs"/>
            <w:rtl/>
          </w:rPr>
          <w:delText xml:space="preserve">אי </w:delText>
        </w:r>
      </w:del>
      <w:r>
        <w:rPr>
          <w:rFonts w:hint="cs"/>
          <w:rtl/>
        </w:rPr>
        <w:t xml:space="preserve">בזה</w:t>
      </w:r>
      <w:r>
        <w:rPr>
          <w:rtl/>
        </w:rPr>
        <w:t>"</w:t>
      </w:r>
      <w:r>
        <w:rPr>
          <w:rFonts w:hint="cs"/>
          <w:rtl/>
        </w:rPr>
        <w:t xml:space="preserve">ז </w:t>
      </w:r>
      <w:r>
        <w:rPr>
          <w:rFonts w:hint="cs"/>
          <w:rtl/>
        </w:rPr>
        <w:t xml:space="preserve">מ</w:t>
      </w:r>
      <w:r>
        <w:rPr>
          <w:rtl/>
        </w:rPr>
        <w:t>"</w:t>
      </w:r>
      <w:r>
        <w:rPr>
          <w:rFonts w:hint="cs"/>
          <w:rtl/>
        </w:rPr>
        <w:t xml:space="preserve">ש</w:t>
      </w:r>
      <w:r>
        <w:rPr>
          <w:rFonts w:hint="cs"/>
          <w:rtl/>
        </w:rPr>
        <w:t xml:space="preserve"> דידן </w:t>
      </w:r>
      <w:ins w:id="91062" w:author="מנוע מכני" w:date="2026-10-11T12:04:39Z">
        <w:r>
          <w:rPr>
            <w:rFonts w:hint="cs"/>
            <w:rtl/>
          </w:rPr>
          <w:t xml:space="preserve">משלהם</w:t>
        </w:r>
      </w:ins>
      <w:del w:id="91063" w:author="מנוע מכני" w:date="2026-10-11T12:04:39Z">
        <w:r>
          <w:rPr>
            <w:rFonts w:hint="cs"/>
            <w:rtl/>
          </w:rPr>
          <w:delText xml:space="preserve">מדידהו</w:delText>
        </w:r>
      </w:del>
      <w:r>
        <w:rPr>
          <w:rFonts w:hint="cs"/>
          <w:rtl/>
        </w:rPr>
        <w:t xml:space="preserve"> הא דידן </w:t>
      </w:r>
      <w:ins w:id="90408" w:author="מנוע מכני" w:date="2026-10-11T12:04:39Z">
        <w:r>
          <w:rPr>
            <w:rFonts w:hint="cs"/>
            <w:rtl/>
          </w:rPr>
          <w:t xml:space="preserve">גם</w:t>
        </w:r>
      </w:ins>
      <w:del w:id="90409" w:author="מנוע מכני" w:date="2026-10-11T12:04:39Z">
        <w:r>
          <w:rPr>
            <w:rFonts w:hint="cs"/>
            <w:rtl/>
          </w:rPr>
          <w:delText xml:space="preserve">נמי</w:delText>
        </w:r>
      </w:del>
      <w:r>
        <w:rPr>
          <w:rFonts w:hint="cs"/>
          <w:rtl/>
        </w:rPr>
        <w:t xml:space="preserve"> מומין בעי'</w:t>
      </w:r>
      <w:r>
        <w:rPr>
          <w:rtl/>
        </w:rPr>
        <w:t xml:space="preserve">! </w:t>
      </w:r>
    </w:p>
    <w:p w:rsidR="00E403F0" w:rsidRPr="00AD695E" w:rsidRDefault="00E403F0" w:rsidP="00E403F0">
      <w:pPr>
        <w:rPr>
          <w:rtl/>
        </w:rPr>
      </w:pPr>
      <w:ins w:id="92184" w:author="מנוע מכני" w:date="2026-10-11T12:04:39Z">
        <w:r>
          <w:rPr>
            <w:rFonts w:hint="cs"/>
            <w:rtl/>
          </w:rPr>
          <w:t xml:space="preserve">ואם </w:t>
        </w:r>
      </w:ins>
      <w:del w:id="92185" w:author="מנוע מכני" w:date="2026-10-11T12:04:39Z">
        <w:r w:rsidRPr="00886BF8">
          <w:rPr>
            <w:rFonts w:hint="cs"/>
            <w:rtl/>
          </w:rPr>
          <w:lastRenderedPageBreak/>
          <w:delText xml:space="preserve">ואי </w:delText>
        </w:r>
      </w:del>
      <w:r w:rsidRPr="00886BF8">
        <w:rPr>
          <w:rFonts w:hint="cs"/>
          <w:rtl/>
        </w:rPr>
        <w:lastRenderedPageBreak/>
        <w:t xml:space="preserve">בזמן שביהמ</w:t>
      </w:r>
      <w:r>
        <w:rPr>
          <w:rtl/>
        </w:rPr>
        <w:t>"</w:t>
      </w:r>
      <w:r w:rsidRPr="00886BF8">
        <w:rPr>
          <w:rFonts w:hint="cs"/>
          <w:rtl/>
        </w:rPr>
        <w:t xml:space="preserve">ק קיים </w:t>
      </w:r>
      <w:ins w:id="92186" w:author="מנוע מכני" w:date="2026-10-11T12:04:39Z">
        <w:r>
          <w:rPr>
            <w:rFonts w:hint="cs"/>
            <w:rtl/>
          </w:rPr>
          <w:t xml:space="preserve">אם </w:t>
        </w:r>
      </w:ins>
      <w:del w:id="92187" w:author="מנוע מכני" w:date="2026-10-11T12:04:39Z">
        <w:r w:rsidRPr="00886BF8">
          <w:rPr>
            <w:rFonts w:hint="cs"/>
            <w:rtl/>
          </w:rPr>
          <w:delText xml:space="preserve">אי </w:delText>
        </w:r>
      </w:del>
      <w:ins w:id="91068" w:author="מנוע מכני" w:date="2026-10-11T12:04:39Z">
        <w:r>
          <w:rPr>
            <w:rFonts w:hint="cs"/>
            <w:rtl/>
          </w:rPr>
          <w:t xml:space="preserve">יש</w:t>
        </w:r>
      </w:ins>
      <w:del w:id="91069" w:author="מנוע מכני" w:date="2026-10-11T12:04:39Z">
        <w:r w:rsidRPr="00886BF8">
          <w:rPr>
            <w:rFonts w:hint="cs"/>
            <w:rtl/>
          </w:rPr>
          <w:delText xml:space="preserve">אית</w:delText>
        </w:r>
      </w:del>
      <w:r w:rsidRPr="00886BF8">
        <w:rPr>
          <w:rFonts w:hint="cs"/>
          <w:rtl/>
        </w:rPr>
        <w:t xml:space="preserve"> לכהן זכייה בגוויה </w:t>
      </w:r>
      <w:ins w:id="92688" w:author="מנוע מכני" w:date="2026-10-11T12:04:39Z">
        <w:r>
          <w:rPr>
            <w:rFonts w:hint="cs"/>
            <w:rtl/>
          </w:rPr>
          <w:t xml:space="preserve">יפה</w:t>
        </w:r>
      </w:ins>
      <w:del w:id="92689" w:author="מנוע מכני" w:date="2026-10-11T12:04:39Z">
        <w:r w:rsidRPr="00886BF8">
          <w:rPr>
            <w:rFonts w:hint="cs"/>
            <w:rtl/>
          </w:rPr>
          <w:delText xml:space="preserve">שפיר</w:delText>
        </w:r>
      </w:del>
      <w:r w:rsidRPr="00886BF8">
        <w:rPr>
          <w:rFonts w:hint="cs"/>
          <w:rtl/>
        </w:rPr>
        <w:t xml:space="preserve"> </w:t>
      </w:r>
      <w:ins w:id="92188" w:author="מנוע מכני" w:date="2026-10-11T12:04:39Z">
        <w:r>
          <w:rPr>
            <w:rFonts w:hint="cs"/>
            <w:rtl/>
          </w:rPr>
          <w:t xml:space="preserve">ואם </w:t>
        </w:r>
      </w:ins>
      <w:del w:id="92189" w:author="מנוע מכני" w:date="2026-10-11T12:04:39Z">
        <w:r>
          <w:rPr>
            <w:rFonts w:hint="cs"/>
            <w:rtl/>
          </w:rPr>
          <w:delText xml:space="preserve">ואי </w:delText>
        </w:r>
      </w:del>
      <w:ins w:id="91066" w:author="מנוע מכני" w:date="2026-10-11T12:04:39Z">
        <w:r>
          <w:rPr>
            <w:rFonts w:hint="cs"/>
            <w:rtl/>
          </w:rPr>
          <w:t xml:space="preserve">אין</w:t>
        </w:r>
      </w:ins>
      <w:del w:id="91067" w:author="מנוע מכני" w:date="2026-10-11T12:04:39Z">
        <w:r>
          <w:rPr>
            <w:rFonts w:hint="cs"/>
            <w:rtl/>
          </w:rPr>
          <w:delText xml:space="preserve">לית</w:delText>
        </w:r>
      </w:del>
      <w:r>
        <w:rPr>
          <w:rFonts w:hint="cs"/>
          <w:rtl/>
        </w:rPr>
        <w:t xml:space="preserve"> </w:t>
      </w:r>
      <w:ins w:id="91064" w:author="מנוע מכני" w:date="2026-10-11T12:04:39Z">
        <w:r>
          <w:rPr>
            <w:rFonts w:hint="cs"/>
            <w:rtl/>
          </w:rPr>
          <w:t xml:space="preserve">לו</w:t>
        </w:r>
      </w:ins>
      <w:del w:id="91065" w:author="מנוע מכני" w:date="2026-10-11T12:04:39Z">
        <w:r>
          <w:rPr>
            <w:rFonts w:hint="cs"/>
            <w:rtl/>
          </w:rPr>
          <w:delText xml:space="preserve">ליה</w:delText>
        </w:r>
      </w:del>
      <w:r>
        <w:rPr>
          <w:rFonts w:hint="cs"/>
          <w:rtl/>
        </w:rPr>
        <w:t xml:space="preserve"> </w:t>
      </w:r>
      <w:r w:rsidRPr="00886BF8">
        <w:rPr>
          <w:rFonts w:hint="cs"/>
          <w:rtl/>
        </w:rPr>
        <w:t xml:space="preserve">יטלו הגזבר </w:t>
      </w:r>
    </w:p>
    <w:p w:rsidR="00E403F0" w:rsidRPr="00AD695E" w:rsidRDefault="00E403F0" w:rsidP="00E403F0">
      <w:pPr>
        <w:pStyle w:val="affffb"/>
        <w:rPr>
          <w:rtl/>
        </w:rPr>
      </w:pPr>
      <w:r>
        <w:rPr>
          <w:bCs/>
          <w:rtl/>
        </w:rPr>
        <w:t xml:space="preserve">- </w:t>
      </w:r>
      <w:r w:rsidRPr="00217260">
        <w:rPr>
          <w:bCs/>
          <w:rtl/>
        </w:rPr>
        <w:t>לעולם בז</w:t>
      </w:r>
      <w:r w:rsidRPr="00217260">
        <w:rPr>
          <w:rFonts w:hint="cs"/>
          <w:bCs/>
          <w:rtl/>
        </w:rPr>
        <w:t>ה</w:t>
      </w:r>
      <w:r w:rsidRPr="00217260">
        <w:rPr>
          <w:bCs/>
          <w:rtl/>
        </w:rPr>
        <w:t>"</w:t>
      </w:r>
      <w:r w:rsidRPr="00217260">
        <w:rPr>
          <w:rFonts w:hint="cs"/>
          <w:bCs/>
          <w:rtl/>
        </w:rPr>
        <w:t>ז</w:t>
      </w:r>
      <w:r>
        <w:rPr>
          <w:rtl/>
        </w:rPr>
        <w:t xml:space="preserve">, </w:t>
      </w:r>
      <w:r>
        <w:rPr>
          <w:rFonts w:hint="cs"/>
          <w:rtl/>
        </w:rPr>
        <w:t>ו</w:t>
      </w:r>
      <w:r>
        <w:rPr>
          <w:rtl/>
        </w:rPr>
        <w:t xml:space="preserve">אנן </w:t>
      </w:r>
      <w:r>
        <w:rPr>
          <w:rFonts w:hint="cs"/>
          <w:rtl/>
        </w:rPr>
        <w:t>מביאים</w:t>
      </w:r>
      <w:r>
        <w:rPr>
          <w:rtl/>
        </w:rPr>
        <w:t xml:space="preserve"> לכהן במומו, </w:t>
      </w:r>
      <w:r>
        <w:rPr>
          <w:rFonts w:hint="cs"/>
          <w:rtl/>
        </w:rPr>
        <w:t xml:space="preserve">והם </w:t>
      </w:r>
      <w:r>
        <w:rPr>
          <w:rtl/>
        </w:rPr>
        <w:t>כיון ד</w:t>
      </w:r>
      <w:r>
        <w:rPr>
          <w:rFonts w:hint="cs"/>
          <w:rtl/>
        </w:rPr>
        <w:t>יש</w:t>
      </w:r>
      <w:r>
        <w:rPr>
          <w:rtl/>
        </w:rPr>
        <w:t xml:space="preserve"> </w:t>
      </w:r>
      <w:ins w:id="91070" w:author="מנוע מכני" w:date="2026-10-11T12:04:39Z">
        <w:r>
          <w:rPr>
            <w:rtl/>
          </w:rPr>
          <w:t xml:space="preserve">בהם</w:t>
        </w:r>
      </w:ins>
      <w:del w:id="91071" w:author="מנוע מכני" w:date="2026-10-11T12:04:39Z">
        <w:r>
          <w:rPr>
            <w:rtl/>
          </w:rPr>
          <w:delText xml:space="preserve">בהו</w:delText>
        </w:r>
      </w:del>
      <w:r>
        <w:rPr>
          <w:rtl/>
        </w:rPr>
        <w:t xml:space="preserve"> מקצת כהן מפקע לכהנים.</w:t>
      </w:r>
    </w:p>
    <w:p>
      <w:pPr>
        <w:pStyle w:val="38"/>
        <w:rPr>
          <w:ins w:id="93115" w:author="מנוע מכני" w:date="2026-10-11T12:04:39Z"/>
        </w:rPr>
      </w:pPr>
      <w:r w:rsidRPr="00217260">
        <w:t>ל"א:</w:t>
      </w:r>
    </w:p>
    <w:p w:rsidR="00E403F0" w:rsidRPr="00AD695E" w:rsidRDefault="00E403F0" w:rsidP="00E403F0">
      <w:pPr>
        <w:rPr>
          <w:rtl/>
        </w:rPr>
      </w:pPr>
      <w:del w:id="93116" w:author="מנוע מכני" w:date="2026-10-11T12:04:39Z">
        <w:r>
          <w:rPr>
            <w:rtl/>
          </w:rPr>
          <w:delText xml:space="preserve"> </w:delText>
        </w:r>
      </w:del>
      <w:r>
        <w:rPr>
          <w:rtl/>
        </w:rPr>
        <w:t xml:space="preserve">בז</w:t>
      </w:r>
      <w:r>
        <w:rPr>
          <w:rFonts w:hint="cs"/>
          <w:rtl/>
        </w:rPr>
        <w:t>ה</w:t>
      </w:r>
      <w:r>
        <w:rPr>
          <w:rtl/>
        </w:rPr>
        <w:t>"</w:t>
      </w:r>
      <w:r>
        <w:rPr>
          <w:rFonts w:hint="cs"/>
          <w:rtl/>
        </w:rPr>
        <w:t xml:space="preserve">ז למה דווקא בכורות הא אפי' </w:t>
      </w:r>
      <w:r>
        <w:rPr>
          <w:rtl/>
        </w:rPr>
        <w:t xml:space="preserve">דידן </w:t>
      </w:r>
      <w:ins w:id="90410" w:author="מנוע מכני" w:date="2026-10-11T12:04:39Z">
        <w:r>
          <w:rPr>
            <w:rtl/>
          </w:rPr>
          <w:t xml:space="preserve">גם</w:t>
        </w:r>
      </w:ins>
      <w:del w:id="90411" w:author="מנוע מכני" w:date="2026-10-11T12:04:39Z">
        <w:r>
          <w:rPr>
            <w:rtl/>
          </w:rPr>
          <w:delText xml:space="preserve">נמי</w:delText>
        </w:r>
      </w:del>
      <w:r>
        <w:rPr>
          <w:rtl/>
        </w:rPr>
        <w:t xml:space="preserve"> ירעו! אלא פשיטא בזמן שבי</w:t>
      </w:r>
      <w:r>
        <w:rPr>
          <w:rFonts w:hint="cs"/>
          <w:rtl/>
        </w:rPr>
        <w:t>המ</w:t>
      </w:r>
      <w:r>
        <w:rPr>
          <w:rtl/>
        </w:rPr>
        <w:t>"</w:t>
      </w:r>
      <w:r>
        <w:rPr>
          <w:rFonts w:hint="cs"/>
          <w:rtl/>
        </w:rPr>
        <w:t xml:space="preserve">ק </w:t>
      </w:r>
      <w:r>
        <w:rPr>
          <w:rtl/>
        </w:rPr>
        <w:t xml:space="preserve">קיים</w:t>
      </w:r>
      <w:ins w:id="91734" w:author="מנוע מכני" w:date="2026-10-11T12:04:39Z">
        <w:r>
          <w:rPr>
            <w:rtl/>
          </w:rPr>
          <w:t xml:space="preserve">,</w:t>
        </w:r>
      </w:ins>
      <w:del w:id="91735" w:author="מנוע מכני" w:date="2026-10-11T12:04:39Z">
        <w:r>
          <w:rPr>
            <w:rtl/>
          </w:rPr>
          <w:delText xml:space="preserve">;</w:delText>
        </w:r>
      </w:del>
    </w:p>
    <w:p w:rsidR="00E403F0" w:rsidRPr="00AD695E" w:rsidRDefault="00E403F0" w:rsidP="00E403F0">
      <w:pPr>
        <w:rPr>
          <w:rtl/>
        </w:rPr>
      </w:pPr>
      <w:ins w:id="92190" w:author="מנוע מכני" w:date="2026-10-11T12:04:39Z">
        <w:r>
          <w:rPr>
            <w:rtl/>
          </w:rPr>
          <w:t xml:space="preserve">ואם </w:t>
        </w:r>
      </w:ins>
      <w:del w:id="92191" w:author="מנוע מכני" w:date="2026-10-11T12:04:39Z">
        <w:r>
          <w:rPr>
            <w:rtl/>
          </w:rPr>
          <w:tab/>
          <w:delText xml:space="preserve">ואי </w:delText>
        </w:r>
      </w:del>
      <w:r>
        <w:rPr>
          <w:rtl/>
        </w:rPr>
        <w:tab/>
        <w:t xml:space="preserve">בבעל מום ירעו עד שיסתאבו? </w:t>
      </w:r>
      <w:r>
        <w:rPr>
          <w:rFonts w:hint="cs"/>
          <w:rtl/>
        </w:rPr>
        <w:t xml:space="preserve">- </w:t>
      </w:r>
      <w:r>
        <w:rPr>
          <w:rtl/>
        </w:rPr>
        <w:t xml:space="preserve">הא מסואבין וקיימין! </w:t>
      </w:r>
    </w:p>
    <w:p>
      <w:pPr>
        <w:pStyle w:val="38"/>
        <w:rPr>
          <w:ins w:id="93117" w:author="מנוע מכני" w:date="2026-10-11T12:04:39Z"/>
        </w:rPr>
      </w:pPr>
      <w:r>
        <w:tab/>
        <w:t xml:space="preserve">אלא</w:t>
      </w:r>
    </w:p>
    <w:p w:rsidR="00E403F0" w:rsidRPr="00AD695E" w:rsidRDefault="00E403F0" w:rsidP="00E403F0">
      <w:pPr>
        <w:rPr>
          <w:rtl/>
        </w:rPr>
      </w:pPr>
      <w:del w:id="93118" w:author="מנוע מכני" w:date="2026-10-11T12:04:39Z">
        <w:r>
          <w:rPr>
            <w:rtl/>
          </w:rPr>
          <w:tab/>
          <w:delText xml:space="preserve"> </w:delText>
        </w:r>
      </w:del>
      <w:r>
        <w:rPr>
          <w:rtl/>
        </w:rPr>
        <w:tab/>
        <w:t xml:space="preserve">פשיטא בתמין ודאי! </w:t>
      </w:r>
      <w:r>
        <w:rPr>
          <w:rFonts w:hint="cs"/>
          <w:rtl/>
        </w:rPr>
        <w:t xml:space="preserve">ודוקא אלו </w:t>
      </w:r>
      <w:r>
        <w:rPr>
          <w:rFonts w:hint="cs"/>
          <w:rtl/>
        </w:rPr>
        <w:t xml:space="preserve">לא</w:t>
      </w:r>
      <w:r>
        <w:rPr>
          <w:rFonts w:hint="cs"/>
          <w:rtl/>
        </w:rPr>
        <w:t xml:space="preserve"> נמכרים אבל אחרים נמכרים</w:t>
      </w:r>
    </w:p>
    <w:p w:rsidR="00E403F0" w:rsidRPr="00AD695E" w:rsidRDefault="00E403F0" w:rsidP="00E403F0">
      <w:pPr>
        <w:pStyle w:val="affffb"/>
      </w:pPr>
      <w:r>
        <w:rPr>
          <w:rtl/>
        </w:rPr>
        <w:t xml:space="preserve">- </w:t>
      </w:r>
      <w:r w:rsidRPr="00220C27">
        <w:rPr>
          <w:rtl/>
        </w:rPr>
        <w:t>לעולם בז</w:t>
      </w:r>
      <w:r w:rsidRPr="00220C27">
        <w:rPr>
          <w:rFonts w:hint="cs"/>
          <w:rtl/>
        </w:rPr>
        <w:t>ה</w:t>
      </w:r>
      <w:r>
        <w:rPr>
          <w:rtl/>
        </w:rPr>
        <w:t>"</w:t>
      </w:r>
      <w:r w:rsidRPr="00220C27">
        <w:rPr>
          <w:rFonts w:hint="cs"/>
          <w:rtl/>
        </w:rPr>
        <w:t>ז</w:t>
      </w:r>
      <w:r w:rsidRPr="00220C27">
        <w:rPr>
          <w:rtl/>
        </w:rPr>
        <w:t xml:space="preserve"> </w:t>
      </w:r>
      <w:r w:rsidRPr="00220C27">
        <w:rPr>
          <w:rFonts w:hint="cs"/>
          <w:rtl/>
        </w:rPr>
        <w:t xml:space="preserve">ושלנו </w:t>
      </w:r>
      <w:r w:rsidRPr="00220C27">
        <w:rPr>
          <w:rFonts w:hint="cs"/>
          <w:rtl/>
        </w:rPr>
        <w:t xml:space="preserve">לא</w:t>
      </w:r>
      <w:r w:rsidRPr="00220C27">
        <w:rPr>
          <w:rFonts w:hint="cs"/>
          <w:rtl/>
        </w:rPr>
        <w:t xml:space="preserve"> רועים דא</w:t>
      </w:r>
      <w:r>
        <w:rPr>
          <w:rtl/>
        </w:rPr>
        <w:t>"</w:t>
      </w:r>
      <w:r w:rsidRPr="00220C27">
        <w:rPr>
          <w:rFonts w:hint="cs"/>
          <w:rtl/>
        </w:rPr>
        <w:t xml:space="preserve">א לדחות לכהן שאין בזה ספק כהונה </w:t>
      </w:r>
    </w:p>
    <w:p w:rsidR="00E403F0" w:rsidRPr="00AD695E" w:rsidRDefault="00E403F0" w:rsidP="00E403F0">
      <w:pPr>
        <w:pStyle w:val="affffb"/>
        <w:rPr>
          <w:rtl/>
        </w:rPr>
      </w:pPr>
      <w:r>
        <w:rPr>
          <w:rtl/>
        </w:rPr>
        <w:t xml:space="preserve">- </w:t>
      </w:r>
      <w:r w:rsidRPr="00220C27">
        <w:rPr>
          <w:rFonts w:hint="cs"/>
          <w:rtl/>
        </w:rPr>
        <w:t xml:space="preserve">אבל </w:t>
      </w:r>
      <w:ins w:id="91072" w:author="מנוע מכני" w:date="2026-10-11T12:04:39Z">
        <w:r>
          <w:rPr>
            <w:rtl/>
          </w:rPr>
          <w:t xml:space="preserve">אלו</w:t>
        </w:r>
      </w:ins>
      <w:del w:id="91073" w:author="מנוע מכני" w:date="2026-10-11T12:04:39Z">
        <w:r>
          <w:rPr>
            <w:rtl/>
          </w:rPr>
          <w:delText xml:space="preserve">הני</w:delText>
        </w:r>
      </w:del>
      <w:r>
        <w:rPr>
          <w:rtl/>
        </w:rPr>
        <w:t xml:space="preserve"> ספיקות </w:t>
      </w:r>
      <w:r w:rsidRPr="00220C27">
        <w:rPr>
          <w:rtl/>
        </w:rPr>
        <w:t xml:space="preserve">מדחו לכהן, כל חד וחד </w:t>
      </w:r>
      <w:r w:rsidRPr="00220C27">
        <w:rPr>
          <w:rtl/>
        </w:rPr>
        <w:t xml:space="preserve">א"ל</w:t>
      </w:r>
      <w:r w:rsidRPr="00220C27">
        <w:rPr>
          <w:rtl/>
        </w:rPr>
        <w:t xml:space="preserve"> לכהן: </w:t>
      </w:r>
      <w:ins w:id="92690" w:author="מנוע מכני" w:date="2026-10-11T12:04:39Z">
        <w:r>
          <w:rPr>
            <w:rtl/>
          </w:rPr>
          <w:t xml:space="preserve">דאני</w:t>
        </w:r>
      </w:ins>
      <w:del w:id="92691" w:author="מנוע מכני" w:date="2026-10-11T12:04:39Z">
        <w:r w:rsidRPr="00220C27">
          <w:rPr>
            <w:rtl/>
          </w:rPr>
          <w:delText xml:space="preserve">דאנא</w:delText>
        </w:r>
      </w:del>
      <w:r w:rsidRPr="00220C27">
        <w:rPr>
          <w:rtl/>
        </w:rPr>
        <w:t xml:space="preserve"> כהן</w:t>
      </w:r>
      <w:r>
        <w:rPr>
          <w:rFonts w:hint="cs"/>
          <w:rtl/>
        </w:rPr>
        <w:t>.</w:t>
      </w:r>
      <w:r w:rsidRPr="00220C27">
        <w:rPr>
          <w:rtl/>
        </w:rPr>
        <w:t xml:space="preserve"> </w:t>
      </w:r>
    </w:p>
    <w:p w:rsidR="00E403F0" w:rsidRPr="00AD695E" w:rsidRDefault="00E403F0" w:rsidP="00E403F0">
      <w:pPr>
        <w:rPr>
          <w:rtl/>
        </w:rPr>
      </w:pPr>
    </w:p>
    <w:p>
      <w:pPr>
        <w:pStyle w:val="38"/>
        <w:rPr>
          <w:ins w:id="93119" w:author="מנוע מכני" w:date="2026-10-11T12:04:39Z"/>
        </w:rPr>
      </w:pPr>
      <w:r w:rsidRPr="00DC5F70">
        <w:t>ד.</w:t>
      </w:r>
      <w:r w:rsidRPr="00DC5F70">
        <w:t xml:space="preserve"> </w:t>
      </w:r>
      <w:r w:rsidRPr="00DC5F70">
        <w:t xml:space="preserve">• מיתיבי, ר"ש</w:t>
      </w:r>
      <w:del w:id="94186" w:author="מנוע מכני" w:date="2026-10-11T12:04:39Z">
        <w:r w:rsidRPr="00DC5F70">
          <w:delText xml:space="preserve"> אומר</w:delText>
        </w:r>
      </w:del>
      <w:r w:rsidRPr="00DC5F70">
        <w:t xml:space="preserve">:</w:t>
      </w:r>
    </w:p>
    <w:p w:rsidR="00E403F0" w:rsidRPr="00DC5F70" w:rsidRDefault="00E403F0" w:rsidP="00E403F0">
      <w:pPr>
        <w:rPr>
          <w:spacing w:val="-6"/>
          <w:rtl/>
        </w:rPr>
      </w:pPr>
      <w:del w:id="93120" w:author="מנוע מכני" w:date="2026-10-11T12:04:39Z">
        <w:r w:rsidRPr="00DC5F70">
          <w:rPr>
            <w:spacing w:val="-6"/>
            <w:rtl/>
          </w:rPr>
          <w:delText xml:space="preserve"> </w:delText>
        </w:r>
      </w:del>
      <w:r w:rsidRPr="00DC5F70">
        <w:rPr>
          <w:rFonts w:hint="cs"/>
          <w:spacing w:val="-6"/>
          <w:rtl/>
        </w:rPr>
        <w:t>'</w:t>
      </w:r>
      <w:ins w:id="90333" w:author="Claude - סמנטי" w:date="2026-10-11T12:20:38Z">
        <w:r>
          <w:rPr>
            <w:rStyle w:val="afffff0"/>
            <w:spacing w:val="-6"/>
            <w:rtl/>
          </w:rPr>
          <w:t xml:space="preserve">בְּהֶמְתָּהּ</w:t>
        </w:r>
      </w:ins>
      <w:del w:id="90334" w:author="Claude - סמנטי" w:date="2026-10-11T12:20:38Z">
        <w:r w:rsidRPr="00DC5F70">
          <w:rPr>
            <w:spacing w:val="-6"/>
            <w:rtl/>
          </w:rPr>
          <w:delText xml:space="preserve">בהמתה</w:delText>
        </w:r>
      </w:del>
      <w:r w:rsidRPr="00DC5F70">
        <w:rPr>
          <w:rFonts w:hint="cs"/>
          <w:spacing w:val="-6"/>
          <w:rtl/>
        </w:rPr>
        <w:t>'</w:t>
      </w:r>
      <w:r w:rsidRPr="00DC5F70">
        <w:rPr>
          <w:spacing w:val="-6"/>
          <w:rtl/>
        </w:rPr>
        <w:t xml:space="preserve"> פרט לבהמת בכור ומעשר שבה, </w:t>
      </w:r>
      <w:r w:rsidRPr="00DC5F70">
        <w:rPr>
          <w:rFonts w:hint="cs"/>
          <w:spacing w:val="-6"/>
          <w:rtl/>
        </w:rPr>
        <w:t>'</w:t>
      </w:r>
      <w:ins w:id="90331" w:author="Claude - סמנטי" w:date="2026-10-11T12:20:38Z">
        <w:r>
          <w:rPr>
            <w:rStyle w:val="afffff0"/>
            <w:spacing w:val="-6"/>
            <w:rtl/>
          </w:rPr>
          <w:t xml:space="preserve">שְׁלָלָהּ</w:t>
        </w:r>
      </w:ins>
      <w:del w:id="90332" w:author="Claude - סמנטי" w:date="2026-10-11T12:20:38Z">
        <w:r w:rsidRPr="00DC5F70">
          <w:rPr>
            <w:spacing w:val="-6"/>
            <w:rtl/>
          </w:rPr>
          <w:delText xml:space="preserve">שללה</w:delText>
        </w:r>
      </w:del>
      <w:r w:rsidRPr="00DC5F70">
        <w:rPr>
          <w:rFonts w:hint="cs"/>
          <w:spacing w:val="-6"/>
          <w:rtl/>
        </w:rPr>
        <w:t>'</w:t>
      </w:r>
      <w:r w:rsidRPr="00DC5F70">
        <w:rPr>
          <w:spacing w:val="-6"/>
          <w:rtl/>
        </w:rPr>
        <w:t xml:space="preserve"> פרט לכסף מע"</w:t>
      </w:r>
      <w:r w:rsidRPr="00DC5F70">
        <w:rPr>
          <w:rFonts w:hint="cs"/>
          <w:spacing w:val="-6"/>
          <w:rtl/>
        </w:rPr>
        <w:t>ש</w:t>
      </w:r>
      <w:r w:rsidRPr="00DC5F70">
        <w:rPr>
          <w:spacing w:val="-6"/>
          <w:rtl/>
        </w:rPr>
        <w:t xml:space="preserve"> שבה.</w:t>
      </w:r>
    </w:p>
    <w:p>
      <w:pPr>
        <w:pStyle w:val="38"/>
        <w:rPr>
          <w:ins w:id="93121" w:author="מנוע מכני" w:date="2026-10-11T12:04:39Z"/>
        </w:rPr>
      </w:pPr>
      <w:r>
        <w:t xml:space="preserve">ו</w:t>
      </w:r>
      <w:ins w:id="90005" w:author="מנוע מכני" w:date="2026-10-11T12:04:39Z">
        <w:r>
          <w:t xml:space="preserve">א"א</w:t>
        </w:r>
      </w:ins>
    </w:p>
    <w:p w:rsidR="00E403F0" w:rsidRPr="00AD695E" w:rsidRDefault="00E403F0" w:rsidP="00E403F0">
      <w:pPr>
        <w:rPr>
          <w:rtl/>
        </w:rPr>
      </w:pPr>
      <w:del w:id="90006" w:author="מנוע מכני" w:date="2026-10-11T12:04:39Z">
        <w:r>
          <w:rPr>
            <w:rFonts w:hint="cs"/>
            <w:rtl/>
          </w:rPr>
          <w:delText xml:space="preserve">א</w:delText>
        </w:r>
        <w:r>
          <w:rPr>
            <w:rtl/>
          </w:rPr>
          <w:delText xml:space="preserve">"</w:delText>
        </w:r>
        <w:r>
          <w:rPr>
            <w:rFonts w:hint="cs"/>
            <w:rtl/>
          </w:rPr>
          <w:delText xml:space="preserve">'א</w:delText>
        </w:r>
      </w:del>
      <w:del w:id="93122" w:author="מנוע מכני" w:date="2026-10-11T12:04:39Z">
        <w:r>
          <w:rPr>
            <w:rFonts w:hint="cs"/>
            <w:rtl/>
          </w:rPr>
          <w:delText xml:space="preserve"> </w:delText>
        </w:r>
      </w:del>
      <w:r>
        <w:rPr>
          <w:rFonts w:hint="cs"/>
          <w:rtl/>
        </w:rPr>
        <w:t xml:space="preserve">דבזמן הזה דאין עושין ער הנדחת אלא בב</w:t>
      </w:r>
      <w:r>
        <w:rPr>
          <w:rtl/>
        </w:rPr>
        <w:t>"</w:t>
      </w:r>
      <w:r>
        <w:rPr>
          <w:rFonts w:hint="cs"/>
          <w:rtl/>
        </w:rPr>
        <w:t xml:space="preserve">ד של שבעים ואחד </w:t>
      </w:r>
    </w:p>
    <w:p>
      <w:pPr>
        <w:pStyle w:val="38"/>
        <w:rPr>
          <w:ins w:id="93123" w:author="מנוע מכני" w:date="2026-10-11T12:04:39Z"/>
        </w:rPr>
      </w:pPr>
      <w:r w:rsidRPr="00DC5F70">
        <w:t xml:space="preserve">אלא</w:t>
      </w:r>
    </w:p>
    <w:p w:rsidR="00E403F0" w:rsidRPr="00DC5F70" w:rsidRDefault="00E403F0" w:rsidP="00E403F0">
      <w:pPr>
        <w:rPr>
          <w:spacing w:val="-2"/>
          <w:rtl/>
        </w:rPr>
      </w:pPr>
      <w:del w:id="93124" w:author="מנוע מכני" w:date="2026-10-11T12:04:39Z">
        <w:r w:rsidRPr="00DC5F70">
          <w:rPr>
            <w:spacing w:val="-2"/>
            <w:rtl/>
          </w:rPr>
          <w:delText xml:space="preserve"> </w:delText>
        </w:r>
      </w:del>
      <w:r w:rsidRPr="00DC5F70">
        <w:rPr>
          <w:spacing w:val="-2"/>
          <w:rtl/>
        </w:rPr>
        <w:t xml:space="preserve">פשיטא בזמן שבי</w:t>
      </w:r>
      <w:r w:rsidRPr="00DC5F70">
        <w:rPr>
          <w:rFonts w:hint="cs"/>
          <w:spacing w:val="-2"/>
          <w:rtl/>
        </w:rPr>
        <w:t>המ</w:t>
      </w:r>
      <w:r w:rsidRPr="00DC5F70">
        <w:rPr>
          <w:spacing w:val="-2"/>
          <w:rtl/>
        </w:rPr>
        <w:t>"</w:t>
      </w:r>
      <w:r w:rsidRPr="00DC5F70">
        <w:rPr>
          <w:rFonts w:hint="cs"/>
          <w:spacing w:val="-2"/>
          <w:rtl/>
        </w:rPr>
        <w:t xml:space="preserve">ק </w:t>
      </w:r>
      <w:r w:rsidRPr="00DC5F70">
        <w:rPr>
          <w:spacing w:val="-2"/>
          <w:rtl/>
        </w:rPr>
        <w:t xml:space="preserve">קיים</w:t>
      </w:r>
      <w:ins w:id="91736" w:author="מנוע מכני" w:date="2026-10-11T12:04:39Z">
        <w:r>
          <w:rPr>
            <w:spacing w:val="-2"/>
            <w:rtl/>
          </w:rPr>
          <w:t xml:space="preserve">,</w:t>
        </w:r>
      </w:ins>
      <w:del w:id="91737" w:author="מנוע מכני" w:date="2026-10-11T12:04:39Z">
        <w:r w:rsidRPr="00DC5F70">
          <w:rPr>
            <w:spacing w:val="-2"/>
            <w:rtl/>
          </w:rPr>
          <w:delText xml:space="preserve">;</w:delText>
        </w:r>
      </w:del>
      <w:r w:rsidRPr="00DC5F70">
        <w:rPr>
          <w:rFonts w:hint="cs"/>
          <w:spacing w:val="-2"/>
          <w:rtl/>
        </w:rPr>
        <w:t xml:space="preserve"> ובתם, </w:t>
      </w:r>
      <w:ins w:id="92192" w:author="מנוע מכני" w:date="2026-10-11T12:04:39Z">
        <w:r>
          <w:rPr>
            <w:rFonts w:hint="cs"/>
            <w:spacing w:val="-2"/>
            <w:rtl/>
          </w:rPr>
          <w:t xml:space="preserve">ואם </w:t>
        </w:r>
      </w:ins>
      <w:del w:id="92193" w:author="מנוע מכני" w:date="2026-10-11T12:04:39Z">
        <w:r w:rsidRPr="00DC5F70">
          <w:rPr>
            <w:rFonts w:hint="cs"/>
            <w:spacing w:val="-2"/>
            <w:rtl/>
          </w:rPr>
          <w:delText xml:space="preserve">ואי </w:delText>
        </w:r>
      </w:del>
      <w:ins w:id="91076" w:author="מנוע מכני" w:date="2026-10-11T12:04:39Z">
        <w:r>
          <w:rPr>
            <w:rFonts w:hint="cs"/>
            <w:spacing w:val="-2"/>
            <w:rtl/>
          </w:rPr>
          <w:t xml:space="preserve">אין</w:t>
        </w:r>
      </w:ins>
      <w:del w:id="91077" w:author="מנוע מכני" w:date="2026-10-11T12:04:39Z">
        <w:r w:rsidRPr="00DC5F70">
          <w:rPr>
            <w:rFonts w:hint="cs"/>
            <w:spacing w:val="-2"/>
            <w:rtl/>
          </w:rPr>
          <w:delText xml:space="preserve">לית</w:delText>
        </w:r>
      </w:del>
      <w:r w:rsidRPr="00DC5F70">
        <w:rPr>
          <w:rFonts w:hint="cs"/>
          <w:spacing w:val="-2"/>
          <w:rtl/>
        </w:rPr>
        <w:t xml:space="preserve"> </w:t>
      </w:r>
      <w:ins w:id="91074" w:author="מנוע מכני" w:date="2026-10-11T12:04:39Z">
        <w:r>
          <w:rPr>
            <w:rFonts w:hint="cs"/>
            <w:spacing w:val="-2"/>
            <w:rtl/>
          </w:rPr>
          <w:t xml:space="preserve">לו</w:t>
        </w:r>
      </w:ins>
      <w:del w:id="91075" w:author="מנוע מכני" w:date="2026-10-11T12:04:39Z">
        <w:r w:rsidRPr="00DC5F70">
          <w:rPr>
            <w:rFonts w:hint="cs"/>
            <w:spacing w:val="-2"/>
            <w:rtl/>
          </w:rPr>
          <w:delText xml:space="preserve">ליה</w:delText>
        </w:r>
      </w:del>
      <w:r w:rsidRPr="00DC5F70">
        <w:rPr>
          <w:rFonts w:hint="cs"/>
          <w:spacing w:val="-2"/>
          <w:rtl/>
        </w:rPr>
        <w:t xml:space="preserve"> זכייה תיפו</w:t>
      </w:r>
      <w:r w:rsidRPr="00DC5F70">
        <w:rPr>
          <w:spacing w:val="-2"/>
          <w:rtl/>
        </w:rPr>
        <w:t>"</w:t>
      </w:r>
      <w:r w:rsidRPr="00DC5F70">
        <w:rPr>
          <w:rFonts w:hint="cs"/>
          <w:spacing w:val="-2"/>
          <w:rtl/>
        </w:rPr>
        <w:t xml:space="preserve">ל מ'</w:t>
      </w:r>
      <w:ins w:id="90335" w:author="Claude - סמנטי" w:date="2026-10-11T12:20:38Z">
        <w:r>
          <w:rPr>
            <w:rStyle w:val="afffff0"/>
            <w:rFonts w:hint="cs"/>
            <w:spacing w:val="-2"/>
            <w:rtl/>
          </w:rPr>
          <w:t xml:space="preserve">שְׁלָלָהּ</w:t>
        </w:r>
      </w:ins>
      <w:del w:id="90336" w:author="Claude - סמנטי" w:date="2026-10-11T12:20:38Z">
        <w:r w:rsidRPr="00DC5F70">
          <w:rPr>
            <w:rFonts w:hint="cs"/>
            <w:spacing w:val="-2"/>
            <w:rtl/>
          </w:rPr>
          <w:delText xml:space="preserve">שללה</w:delText>
        </w:r>
      </w:del>
      <w:r w:rsidRPr="00DC5F70">
        <w:rPr>
          <w:rFonts w:hint="cs"/>
          <w:spacing w:val="-2"/>
          <w:rtl/>
        </w:rPr>
        <w:t xml:space="preserve">' ולא שלל שמים.</w:t>
      </w:r>
    </w:p>
    <w:p w:rsidR="00E403F0" w:rsidRPr="00AD695E" w:rsidRDefault="00E403F0" w:rsidP="00E403F0">
      <w:pPr>
        <w:rPr>
          <w:rtl/>
        </w:rPr>
      </w:pPr>
      <w:ins w:id="92194" w:author="מנוע מכני" w:date="2026-10-11T12:04:39Z">
        <w:r>
          <w:rPr>
            <w:rFonts w:hint="cs"/>
            <w:rtl/>
          </w:rPr>
          <w:t xml:space="preserve">ואם </w:t>
        </w:r>
      </w:ins>
      <w:del w:id="92195" w:author="מנוע מכני" w:date="2026-10-11T12:04:39Z">
        <w:r>
          <w:rPr>
            <w:rFonts w:hint="cs"/>
            <w:rtl/>
          </w:rPr>
          <w:delText xml:space="preserve">ואי </w:delText>
        </w:r>
      </w:del>
      <w:r>
        <w:rPr>
          <w:rFonts w:hint="cs"/>
          <w:rtl/>
        </w:rPr>
        <w:t xml:space="preserve">בבעל מום היינו בהמתה </w:t>
      </w:r>
      <w:ins w:id="92196" w:author="מנוע מכני" w:date="2026-10-11T12:04:39Z">
        <w:r>
          <w:rPr>
            <w:rFonts w:hint="cs"/>
            <w:rtl/>
          </w:rPr>
          <w:t xml:space="preserve">ואם </w:t>
        </w:r>
      </w:ins>
      <w:del w:id="92197" w:author="מנוע מכני" w:date="2026-10-11T12:04:39Z">
        <w:r>
          <w:rPr>
            <w:rFonts w:hint="cs"/>
            <w:rtl/>
          </w:rPr>
          <w:delText xml:space="preserve">ואי </w:delText>
        </w:r>
      </w:del>
      <w:r>
        <w:rPr>
          <w:rFonts w:hint="cs"/>
          <w:rtl/>
        </w:rPr>
        <w:t xml:space="preserve">בתם </w:t>
      </w:r>
      <w:ins w:id="92198" w:author="מנוע מכני" w:date="2026-10-11T12:04:39Z">
        <w:r>
          <w:rPr>
            <w:rFonts w:hint="cs"/>
            <w:rtl/>
          </w:rPr>
          <w:t xml:space="preserve">אם </w:t>
        </w:r>
      </w:ins>
      <w:del w:id="92199" w:author="מנוע מכני" w:date="2026-10-11T12:04:39Z">
        <w:r>
          <w:rPr>
            <w:rFonts w:hint="cs"/>
            <w:rtl/>
          </w:rPr>
          <w:delText xml:space="preserve">אי </w:delText>
        </w:r>
      </w:del>
      <w:ins w:id="91080" w:author="מנוע מכני" w:date="2026-10-11T12:04:39Z">
        <w:r>
          <w:rPr>
            <w:rFonts w:hint="cs"/>
            <w:rtl/>
          </w:rPr>
          <w:t xml:space="preserve">אין</w:t>
        </w:r>
      </w:ins>
      <w:del w:id="91081" w:author="מנוע מכני" w:date="2026-10-11T12:04:39Z">
        <w:r>
          <w:rPr>
            <w:rFonts w:hint="cs"/>
            <w:rtl/>
          </w:rPr>
          <w:delText xml:space="preserve">לית</w:delText>
        </w:r>
      </w:del>
      <w:r>
        <w:rPr>
          <w:rFonts w:hint="cs"/>
          <w:rtl/>
        </w:rPr>
        <w:t xml:space="preserve"> </w:t>
      </w:r>
      <w:ins w:id="91078" w:author="מנוע מכני" w:date="2026-10-11T12:04:39Z">
        <w:r>
          <w:rPr>
            <w:rFonts w:hint="cs"/>
            <w:rtl/>
          </w:rPr>
          <w:t xml:space="preserve">לו</w:t>
        </w:r>
      </w:ins>
      <w:del w:id="91079" w:author="מנוע מכני" w:date="2026-10-11T12:04:39Z">
        <w:r>
          <w:rPr>
            <w:rFonts w:hint="cs"/>
            <w:rtl/>
          </w:rPr>
          <w:delText xml:space="preserve">ליה</w:delText>
        </w:r>
      </w:del>
      <w:r>
        <w:rPr>
          <w:rFonts w:hint="cs"/>
          <w:rtl/>
        </w:rPr>
        <w:t xml:space="preserve"> זכייה בזה תפו</w:t>
      </w:r>
      <w:r>
        <w:rPr>
          <w:rtl/>
        </w:rPr>
        <w:t>"</w:t>
      </w:r>
      <w:r>
        <w:rPr>
          <w:rFonts w:hint="cs"/>
          <w:rtl/>
        </w:rPr>
        <w:t>ל משללה ולא שלל שמים</w:t>
      </w:r>
    </w:p>
    <w:p w:rsidR="00E403F0" w:rsidRPr="00AD695E" w:rsidRDefault="00E403F0" w:rsidP="00E403F0">
      <w:r w:rsidRPr="00A757C8">
        <w:rPr>
          <w:rFonts w:hint="cs"/>
          <w:rtl/>
        </w:rPr>
        <w:t xml:space="preserve">- </w:t>
      </w:r>
      <w:r w:rsidRPr="00A757C8">
        <w:rPr>
          <w:rtl/>
        </w:rPr>
        <w:tab/>
        <w:t>לעולם בבעל מום, ו"</w:t>
      </w:r>
      <w:r w:rsidRPr="00A757C8">
        <w:rPr>
          <w:rFonts w:hint="cs"/>
          <w:rtl/>
        </w:rPr>
        <w:t>בה</w:t>
      </w:r>
      <w:r w:rsidRPr="00A757C8">
        <w:rPr>
          <w:rtl/>
        </w:rPr>
        <w:t>מתה</w:t>
      </w:r>
      <w:r w:rsidRPr="00A757C8">
        <w:rPr>
          <w:rFonts w:hint="cs"/>
          <w:rtl/>
        </w:rPr>
        <w:t>'</w:t>
      </w:r>
      <w:r w:rsidRPr="00A757C8">
        <w:rPr>
          <w:rtl/>
        </w:rPr>
        <w:t xml:space="preserve">, מי שנאכל בתורת בהמתה, יצאו בכור ומעשר שאינו בכלל בהמתה, </w:t>
      </w:r>
    </w:p>
    <w:p>
      <w:pPr>
        <w:pStyle w:val="38"/>
        <w:rPr>
          <w:ins w:id="93125" w:author="מנוע מכני" w:date="2026-10-11T12:04:39Z"/>
        </w:rPr>
      </w:pPr>
      <w:r w:rsidRPr="00A757C8">
        <w:tab/>
        <w:t xml:space="preserve">דתנן</w:t>
      </w:r>
      <w:del w:id="95254" w:author="Claude" w:date="2026-10-11T09:08:06Z">
        <w:r>
          <w:delText xml:space="preserve">	</w:delText>
        </w:r>
      </w:del>
      <w:r>
        <w:t xml:space="preserve">:</w:t>
      </w:r>
    </w:p>
    <w:p w:rsidR="00E403F0" w:rsidRPr="00AD695E" w:rsidRDefault="00E403F0" w:rsidP="00E403F0">
      <w:pPr>
        <w:rPr>
          <w:rtl/>
        </w:rPr>
      </w:pPr>
      <w:del w:id="93126" w:author="מנוע מכני" w:date="2026-10-11T12:04:39Z">
        <w:r w:rsidRPr="00A757C8">
          <w:rPr>
            <w:rtl/>
          </w:rPr>
          <w:tab/>
          <w:delText xml:space="preserve"> </w:delText>
        </w:r>
      </w:del>
      <w:r w:rsidRPr="00A757C8">
        <w:rPr>
          <w:rtl/>
        </w:rPr>
        <w:tab/>
        <w:t xml:space="preserve">כל פסולי המוקדשין נמכרין באיטליז, ונשקלין בליטרא, חוץ מבכור וממעשר שהנאתן לבעלים.</w:t>
      </w:r>
    </w:p>
    <w:p w:rsidR="00E403F0" w:rsidRPr="00AD695E" w:rsidRDefault="00E403F0" w:rsidP="00E403F0">
      <w:pPr>
        <w:ind w:left="720" w:firstLine="0"/>
        <w:rPr>
          <w:rtl/>
        </w:rPr>
      </w:pPr>
    </w:p>
    <w:p w:rsidR="00E403F0" w:rsidRPr="00494739" w:rsidRDefault="00E403F0" w:rsidP="00E403F0">
      <w:pPr>
        <w:rPr>
          <w:spacing w:val="-6"/>
          <w:rtl/>
        </w:rPr>
      </w:pPr>
      <w:r w:rsidRPr="00494739">
        <w:rPr>
          <w:rFonts w:hint="cs"/>
          <w:spacing w:val="-6"/>
          <w:rtl/>
        </w:rPr>
        <w:t>ה.</w:t>
      </w:r>
      <w:r w:rsidRPr="00494739">
        <w:rPr>
          <w:spacing w:val="-6"/>
          <w:rtl/>
        </w:rPr>
        <w:t xml:space="preserve">• מיתיבי: </w:t>
      </w:r>
      <w:r w:rsidRPr="00494739">
        <w:rPr>
          <w:rFonts w:hint="cs"/>
          <w:spacing w:val="-6"/>
          <w:rtl/>
        </w:rPr>
        <w:t>'</w:t>
      </w:r>
      <w:r w:rsidRPr="00494739">
        <w:rPr>
          <w:rStyle w:val="afffff0"/>
          <w:spacing w:val="-6"/>
          <w:rtl/>
        </w:rPr>
        <w:t xml:space="preserve">ומעלה מעל בה</w:t>
      </w:r>
      <w:r w:rsidRPr="00494739">
        <w:rPr>
          <w:spacing w:val="-6"/>
          <w:rtl/>
        </w:rPr>
        <w:t xml:space="preserve">' </w:t>
      </w:r>
      <w:r w:rsidRPr="00494739">
        <w:rPr>
          <w:rStyle w:val="2fb"/>
          <w:rFonts w:hint="cs"/>
          <w:spacing w:val="-6"/>
          <w:rtl/>
        </w:rPr>
        <w:t>לריה</w:t>
      </w:r>
      <w:r w:rsidRPr="00494739">
        <w:rPr>
          <w:rStyle w:val="2fb"/>
          <w:spacing w:val="-6"/>
          <w:rtl/>
        </w:rPr>
        <w:t>"</w:t>
      </w:r>
      <w:r w:rsidRPr="00494739">
        <w:rPr>
          <w:rStyle w:val="2fb"/>
          <w:rFonts w:hint="cs"/>
          <w:spacing w:val="-6"/>
          <w:rtl/>
        </w:rPr>
        <w:t xml:space="preserve">ג</w:t>
      </w:r>
      <w:r w:rsidRPr="00494739">
        <w:rPr>
          <w:rFonts w:hint="cs"/>
          <w:spacing w:val="-6"/>
          <w:rtl/>
        </w:rPr>
        <w:t xml:space="preserve"> </w:t>
      </w:r>
      <w:r w:rsidRPr="00494739">
        <w:rPr>
          <w:spacing w:val="-6"/>
          <w:rtl/>
        </w:rPr>
        <w:t>לרבות קדשים קלים שהן ממון בעלים</w:t>
      </w:r>
      <w:r w:rsidRPr="00494739">
        <w:rPr>
          <w:rFonts w:hint="cs"/>
          <w:spacing w:val="-6"/>
          <w:rtl/>
        </w:rPr>
        <w:t xml:space="preserve">,</w:t>
      </w:r>
      <w:ins w:id="91738" w:author="מנוע מכני" w:date="2026-10-11T12:04:39Z">
        <w:r>
          <w:rPr>
            <w:rFonts w:hint="cs"/>
            <w:spacing w:val="-6"/>
            <w:rtl/>
          </w:rPr>
          <w:t xml:space="preserve"> </w:t>
        </w:r>
      </w:ins>
      <w:del w:id="91739" w:author="מנוע מכני" w:date="2026-10-11T12:04:39Z">
        <w:r w:rsidRPr="00494739">
          <w:rPr>
            <w:rFonts w:hint="cs"/>
            <w:spacing w:val="-6"/>
            <w:rtl/>
          </w:rPr>
          <w:delText xml:space="preserve">  </w:delText>
        </w:r>
      </w:del>
      <w:r w:rsidRPr="00494739">
        <w:rPr>
          <w:spacing w:val="-6"/>
          <w:rtl/>
        </w:rPr>
        <w:t>ב</w:t>
      </w:r>
      <w:r w:rsidRPr="00494739">
        <w:rPr>
          <w:rFonts w:hint="cs"/>
          <w:spacing w:val="-6"/>
          <w:rtl/>
        </w:rPr>
        <w:t>ן עזאי</w:t>
      </w:r>
      <w:r w:rsidRPr="00494739">
        <w:rPr>
          <w:spacing w:val="-6"/>
          <w:rtl/>
        </w:rPr>
        <w:t xml:space="preserve">: לרבות שלמים, </w:t>
      </w:r>
    </w:p>
    <w:p w:rsidR="00E403F0" w:rsidRPr="00AD695E" w:rsidRDefault="00E403F0" w:rsidP="00E403F0">
      <w:pPr>
        <w:rPr>
          <w:rtl/>
        </w:rPr>
      </w:pPr>
      <w:r>
        <w:rPr>
          <w:rtl/>
        </w:rPr>
        <w:tab/>
      </w:r>
      <w:r>
        <w:rPr>
          <w:rtl/>
        </w:rPr>
        <w:tab/>
        <w:t xml:space="preserve">אבא יוסי בן דוסאי אומר: </w:t>
      </w:r>
      <w:r>
        <w:rPr>
          <w:rtl/>
        </w:rPr>
        <w:tab/>
        <w:t xml:space="preserve">לא</w:t>
      </w:r>
      <w:r>
        <w:rPr>
          <w:rtl/>
        </w:rPr>
        <w:tab/>
        <w:t xml:space="preserve"> </w:t>
      </w:r>
      <w:r>
        <w:rPr>
          <w:rtl/>
        </w:rPr>
        <w:tab/>
        <w:t xml:space="preserve">אמר</w:t>
      </w:r>
      <w:r>
        <w:rPr>
          <w:rtl/>
        </w:rPr>
        <w:tab/>
        <w:t xml:space="preserve"> בן עזאי אלא בבכור בלבד.</w:t>
      </w:r>
    </w:p>
    <w:p>
      <w:pPr>
        <w:pStyle w:val="38"/>
        <w:rPr>
          <w:ins w:id="93127" w:author="מנוע מכני" w:date="2026-10-11T12:04:39Z"/>
        </w:rPr>
      </w:pPr>
      <w:r>
        <w:t>וא</w:t>
      </w:r>
      <w:r>
        <w:t>"</w:t>
      </w:r>
      <w:r>
        <w:t xml:space="preserve">א</w:t>
      </w:r>
    </w:p>
    <w:p w:rsidR="00E403F0" w:rsidRPr="00AD695E" w:rsidRDefault="00E403F0" w:rsidP="00E403F0">
      <w:pPr>
        <w:rPr>
          <w:rtl/>
        </w:rPr>
      </w:pPr>
      <w:del w:id="93128" w:author="מנוע מכני" w:date="2026-10-11T12:04:39Z">
        <w:r>
          <w:rPr>
            <w:rFonts w:hint="cs"/>
            <w:rtl/>
          </w:rPr>
          <w:delText xml:space="preserve"> </w:delText>
        </w:r>
      </w:del>
      <w:r>
        <w:rPr>
          <w:rFonts w:hint="cs"/>
          <w:rtl/>
        </w:rPr>
        <w:t xml:space="preserve">בזה</w:t>
      </w:r>
      <w:r>
        <w:rPr>
          <w:rtl/>
        </w:rPr>
        <w:t>"</w:t>
      </w:r>
      <w:r>
        <w:rPr>
          <w:rFonts w:hint="cs"/>
          <w:rtl/>
        </w:rPr>
        <w:t>ז דד</w:t>
      </w:r>
      <w:r>
        <w:rPr>
          <w:rtl/>
        </w:rPr>
        <w:t>ומיא דשלמים קתני,</w:t>
      </w:r>
      <w:r>
        <w:rPr>
          <w:rFonts w:hint="cs"/>
          <w:rtl/>
        </w:rPr>
        <w:t xml:space="preserve"> </w:t>
      </w:r>
    </w:p>
    <w:p w:rsidR="00E403F0" w:rsidRPr="00494739" w:rsidRDefault="00E403F0" w:rsidP="00E403F0">
      <w:pPr>
        <w:rPr>
          <w:spacing w:val="-2"/>
          <w:rtl/>
        </w:rPr>
      </w:pPr>
      <w:ins w:id="92200" w:author="מנוע מכני" w:date="2026-10-11T12:04:39Z">
        <w:r>
          <w:rPr>
            <w:rFonts w:hint="cs"/>
            <w:spacing w:val="-2"/>
            <w:rtl/>
          </w:rPr>
          <w:t xml:space="preserve">ואם </w:t>
        </w:r>
      </w:ins>
      <w:del w:id="92201" w:author="מנוע מכני" w:date="2026-10-11T12:04:39Z">
        <w:r w:rsidRPr="00494739">
          <w:rPr>
            <w:rFonts w:hint="cs"/>
            <w:spacing w:val="-2"/>
            <w:rtl/>
          </w:rPr>
          <w:delText xml:space="preserve">ואי </w:delText>
        </w:r>
      </w:del>
      <w:r w:rsidRPr="00494739">
        <w:rPr>
          <w:rFonts w:hint="cs"/>
          <w:spacing w:val="-2"/>
          <w:rtl/>
        </w:rPr>
        <w:t xml:space="preserve">בזמן שביהמ</w:t>
      </w:r>
      <w:r w:rsidRPr="00494739">
        <w:rPr>
          <w:spacing w:val="-2"/>
          <w:rtl/>
        </w:rPr>
        <w:t>"</w:t>
      </w:r>
      <w:r w:rsidRPr="00494739">
        <w:rPr>
          <w:rFonts w:hint="cs"/>
          <w:spacing w:val="-2"/>
          <w:rtl/>
        </w:rPr>
        <w:t>ק קיים א</w:t>
      </w:r>
      <w:r w:rsidRPr="00494739">
        <w:rPr>
          <w:spacing w:val="-2"/>
          <w:rtl/>
        </w:rPr>
        <w:t>"</w:t>
      </w:r>
      <w:r w:rsidRPr="00494739">
        <w:rPr>
          <w:rFonts w:hint="cs"/>
          <w:spacing w:val="-2"/>
          <w:rtl/>
        </w:rPr>
        <w:t xml:space="preserve">א בבעל מום דבשלמים קתני, אלא בתם, </w:t>
      </w:r>
      <w:r w:rsidRPr="00494739">
        <w:rPr>
          <w:rFonts w:hint="cs"/>
          <w:b/>
          <w:bCs/>
          <w:spacing w:val="-2"/>
          <w:rtl/>
        </w:rPr>
        <w:t>וש</w:t>
      </w:r>
      <w:r w:rsidRPr="00494739">
        <w:rPr>
          <w:b/>
          <w:bCs/>
          <w:spacing w:val="-2"/>
          <w:rtl/>
        </w:rPr>
        <w:t>"</w:t>
      </w:r>
      <w:r w:rsidRPr="00494739">
        <w:rPr>
          <w:rFonts w:hint="cs"/>
          <w:b/>
          <w:bCs/>
          <w:spacing w:val="-2"/>
          <w:rtl/>
        </w:rPr>
        <w:t>מ</w:t>
      </w:r>
      <w:r w:rsidRPr="00494739">
        <w:rPr>
          <w:rFonts w:hint="cs"/>
          <w:spacing w:val="-2"/>
          <w:rtl/>
        </w:rPr>
        <w:t xml:space="preserve"> יש בזה לכהן זכייה </w:t>
      </w:r>
    </w:p>
    <w:p>
      <w:pPr>
        <w:pStyle w:val="38"/>
        <w:rPr>
          <w:ins w:id="93129" w:author="מנוע מכני" w:date="2026-10-11T12:04:39Z"/>
        </w:rPr>
      </w:pPr>
      <w:r>
        <w:t xml:space="preserve">- </w:t>
      </w:r>
      <w:r w:rsidRPr="00217260">
        <w:t xml:space="preserve">אמר</w:t>
      </w:r>
      <w:r w:rsidRPr="00217260">
        <w:t xml:space="preserve"> אביי:</w:t>
      </w:r>
    </w:p>
    <w:p w:rsidR="00E403F0" w:rsidRPr="00AD695E" w:rsidRDefault="00E403F0" w:rsidP="00E403F0">
      <w:pPr>
        <w:pStyle w:val="affffb"/>
        <w:rPr>
          <w:rtl/>
        </w:rPr>
      </w:pPr>
      <w:del w:id="93130" w:author="מנוע מכני" w:date="2026-10-11T12:04:39Z">
        <w:r w:rsidRPr="00217260">
          <w:rPr>
            <w:bCs/>
            <w:rtl/>
          </w:rPr>
          <w:delText xml:space="preserve"> </w:delText>
        </w:r>
      </w:del>
      <w:r w:rsidRPr="00217260">
        <w:rPr>
          <w:bCs/>
          <w:rtl/>
        </w:rPr>
        <w:t xml:space="preserve">לעולם בתם,</w:t>
      </w:r>
      <w:r w:rsidRPr="00C33203">
        <w:rPr>
          <w:rtl/>
        </w:rPr>
        <w:t xml:space="preserve"> ובבכור בחו</w:t>
      </w:r>
      <w:r>
        <w:rPr>
          <w:rtl/>
        </w:rPr>
        <w:t>"</w:t>
      </w:r>
      <w:r w:rsidRPr="00C33203">
        <w:rPr>
          <w:rFonts w:hint="cs"/>
          <w:rtl/>
        </w:rPr>
        <w:t xml:space="preserve">ל </w:t>
      </w:r>
      <w:r w:rsidRPr="00C33203">
        <w:rPr>
          <w:rStyle w:val="2fb"/>
          <w:rFonts w:hint="cs"/>
          <w:rtl/>
        </w:rPr>
        <w:t xml:space="preserve">ולר</w:t>
      </w:r>
      <w:r>
        <w:rPr>
          <w:rStyle w:val="2fb"/>
          <w:rtl/>
        </w:rPr>
        <w:t>"</w:t>
      </w:r>
      <w:r w:rsidRPr="00C33203">
        <w:rPr>
          <w:rStyle w:val="2fb"/>
          <w:rFonts w:hint="cs"/>
          <w:rtl/>
        </w:rPr>
        <w:t xml:space="preserve">ש</w:t>
      </w:r>
      <w:r w:rsidRPr="00C33203">
        <w:rPr>
          <w:rFonts w:hint="cs"/>
          <w:rtl/>
        </w:rPr>
        <w:t xml:space="preserve"> ד</w:t>
      </w:r>
      <w:r w:rsidRPr="00C33203">
        <w:rPr>
          <w:rtl/>
        </w:rPr>
        <w:t>אם באו תמימין - יקרבו.</w:t>
      </w:r>
    </w:p>
    <w:p w:rsidR="00E403F0" w:rsidRPr="00AD695E" w:rsidRDefault="00E403F0" w:rsidP="00E403F0">
      <w:pPr>
        <w:pStyle w:val="afff3"/>
        <w:framePr w:wrap="around"/>
        <w:spacing w:line="240" w:lineRule="exact"/>
        <w:rPr>
          <w:rtl/>
        </w:rPr>
      </w:pPr>
      <w:r w:rsidRPr="009239E9">
        <w:rPr>
          <w:rFonts w:hint="cs"/>
          <w:szCs w:val="18"/>
          <w:rtl/>
        </w:rPr>
        <w:t>ח:</w:t>
      </w:r>
    </w:p>
    <w:p w:rsidR="00E403F0" w:rsidRPr="00AD695E" w:rsidRDefault="00E403F0" w:rsidP="00E403F0">
      <w:pPr>
        <w:ind w:left="720" w:firstLine="0"/>
        <w:rPr>
          <w:rtl/>
        </w:rPr>
      </w:pPr>
    </w:p>
    <w:p>
      <w:pPr>
        <w:pStyle w:val="38"/>
        <w:rPr>
          <w:ins w:id="93131" w:author="מנוע מכני" w:date="2026-10-11T12:04:39Z"/>
        </w:rPr>
      </w:pPr>
      <w:r w:rsidRPr="00A757C8">
        <w:t xml:space="preserve">ו. </w:t>
      </w:r>
      <w:r w:rsidRPr="00A757C8">
        <w:t xml:space="preserve">מיתיבי </w:t>
      </w:r>
      <w:r w:rsidRPr="00A757C8">
        <w:t xml:space="preserve">א"</w:t>
      </w:r>
      <w:r w:rsidRPr="00A757C8">
        <w:t xml:space="preserve">ל</w:t>
      </w:r>
      <w:r w:rsidRPr="00A757C8">
        <w:t xml:space="preserve"> ריב</w:t>
      </w:r>
      <w:r w:rsidRPr="00A757C8">
        <w:t>"</w:t>
      </w:r>
      <w:r w:rsidRPr="00A757C8">
        <w:t>נ</w:t>
      </w:r>
      <w:r w:rsidRPr="00A757C8">
        <w:t xml:space="preserve">:</w:t>
      </w:r>
    </w:p>
    <w:p w:rsidR="00E403F0" w:rsidRPr="00AD695E" w:rsidRDefault="00E403F0" w:rsidP="00E403F0">
      <w:pPr>
        <w:rPr>
          <w:rtl/>
        </w:rPr>
      </w:pPr>
      <w:del w:id="93132" w:author="מנוע מכני" w:date="2026-10-11T12:04:39Z">
        <w:r w:rsidRPr="00A757C8">
          <w:rPr>
            <w:rtl/>
          </w:rPr>
          <w:delText xml:space="preserve"> </w:delText>
        </w:r>
      </w:del>
      <w:r w:rsidRPr="00A757C8">
        <w:rPr>
          <w:rtl/>
        </w:rPr>
        <w:t xml:space="preserve">מה לי אם אינו </w:t>
      </w:r>
      <w:ins w:id="92692" w:author="מנוע מכני" w:date="2026-10-11T12:04:39Z">
        <w:r>
          <w:rPr>
            <w:rtl/>
          </w:rPr>
          <w:t xml:space="preserve">לומר</w:t>
        </w:r>
      </w:ins>
      <w:del w:id="92693" w:author="מנוע מכני" w:date="2026-10-11T12:04:39Z">
        <w:r w:rsidRPr="00A757C8">
          <w:rPr>
            <w:rtl/>
          </w:rPr>
          <w:delText xml:space="preserve">מימר</w:delText>
        </w:r>
      </w:del>
      <w:r w:rsidRPr="00A757C8">
        <w:rPr>
          <w:rtl/>
        </w:rPr>
        <w:t xml:space="preserve"> בחטאת ואשם שאין זכין בהן בחייהן, תאמר בבכור שזכין בחייו.</w:t>
      </w:r>
    </w:p>
    <w:p w:rsidR="00E403F0" w:rsidRPr="00AD695E" w:rsidRDefault="00E403F0" w:rsidP="00E403F0">
      <w:pPr>
        <w:rPr>
          <w:rtl/>
        </w:rPr>
      </w:pPr>
      <w:ins w:id="92202" w:author="מנוע מכני" w:date="2026-10-11T12:04:39Z">
        <w:r>
          <w:rPr>
            <w:rFonts w:hint="cs"/>
            <w:rtl/>
          </w:rPr>
          <w:t xml:space="preserve">אם </w:t>
        </w:r>
      </w:ins>
      <w:del w:id="92203" w:author="מנוע מכני" w:date="2026-10-11T12:04:39Z">
        <w:r>
          <w:rPr>
            <w:rFonts w:hint="cs"/>
            <w:rtl/>
          </w:rPr>
          <w:delText xml:space="preserve">אי</w:delText>
        </w:r>
        <w:r>
          <w:rPr>
            <w:rtl/>
          </w:rPr>
          <w:delText xml:space="preserve"> </w:delText>
        </w:r>
      </w:del>
      <w:r>
        <w:rPr>
          <w:rtl/>
        </w:rPr>
        <w:t xml:space="preserve">בבעל מום - הא דומיא דחטאת ואשם </w:t>
      </w:r>
      <w:ins w:id="91082" w:author="מנוע מכני" w:date="2026-10-11T12:04:39Z">
        <w:r>
          <w:rPr>
            <w:rtl/>
          </w:rPr>
          <w:t xml:space="preserve">אומר</w:t>
        </w:r>
      </w:ins>
      <w:del w:id="91083" w:author="מנוע מכני" w:date="2026-10-11T12:04:39Z">
        <w:r>
          <w:rPr>
            <w:rtl/>
          </w:rPr>
          <w:delText xml:space="preserve">קאמר</w:delText>
        </w:r>
      </w:del>
      <w:r>
        <w:rPr>
          <w:rtl/>
        </w:rPr>
        <w:t xml:space="preserve">, </w:t>
      </w:r>
      <w:r>
        <w:rPr>
          <w:rFonts w:hint="cs"/>
          <w:rtl/>
        </w:rPr>
        <w:t xml:space="preserve">אלא בתם וקתני זכין בו בחייו </w:t>
      </w:r>
    </w:p>
    <w:p w:rsidR="00E403F0" w:rsidRPr="00AD695E" w:rsidRDefault="00E403F0" w:rsidP="00E403F0">
      <w:pPr>
        <w:pStyle w:val="affffb"/>
        <w:rPr>
          <w:rtl/>
        </w:rPr>
      </w:pPr>
      <w:r>
        <w:rPr>
          <w:rtl/>
        </w:rPr>
        <w:t xml:space="preserve">- </w:t>
      </w:r>
      <w:r>
        <w:rPr>
          <w:rStyle w:val="2fb"/>
          <w:rFonts w:hint="cs"/>
          <w:rtl/>
        </w:rPr>
        <w:t xml:space="preserve">רבינא</w:t>
      </w:r>
      <w:r>
        <w:rPr>
          <w:rFonts w:hint="cs"/>
          <w:rtl/>
        </w:rPr>
        <w:t xml:space="preserve"> </w:t>
      </w:r>
      <w:r w:rsidRPr="00217260">
        <w:rPr>
          <w:rFonts w:hint="cs"/>
          <w:bCs/>
          <w:rtl/>
        </w:rPr>
        <w:t>ה</w:t>
      </w:r>
      <w:r w:rsidRPr="00217260">
        <w:rPr>
          <w:bCs/>
          <w:rtl/>
        </w:rPr>
        <w:t>"</w:t>
      </w:r>
      <w:r w:rsidRPr="00217260">
        <w:rPr>
          <w:rFonts w:hint="cs"/>
          <w:bCs/>
          <w:rtl/>
        </w:rPr>
        <w:t>נ</w:t>
      </w:r>
      <w:r>
        <w:rPr>
          <w:rtl/>
        </w:rPr>
        <w:t xml:space="preserve"> בבכור בחוצה לארץ, </w:t>
      </w:r>
      <w:r>
        <w:rPr>
          <w:rStyle w:val="2fb"/>
          <w:rtl/>
        </w:rPr>
        <w:t xml:space="preserve">ו</w:t>
      </w:r>
      <w:r>
        <w:rPr>
          <w:rStyle w:val="2fb"/>
          <w:rFonts w:hint="cs"/>
          <w:rtl/>
        </w:rPr>
        <w:t>כר</w:t>
      </w:r>
      <w:r>
        <w:rPr>
          <w:rStyle w:val="2fb"/>
          <w:rtl/>
        </w:rPr>
        <w:t>"</w:t>
      </w:r>
      <w:r>
        <w:rPr>
          <w:rStyle w:val="2fb"/>
          <w:rFonts w:hint="cs"/>
          <w:rtl/>
        </w:rPr>
        <w:t xml:space="preserve">ש</w:t>
      </w:r>
      <w:r>
        <w:rPr>
          <w:rFonts w:hint="cs"/>
          <w:rtl/>
        </w:rPr>
        <w:t xml:space="preserve"> ד</w:t>
      </w:r>
      <w:r>
        <w:rPr>
          <w:rtl/>
        </w:rPr>
        <w:t>אם באו תמימים - יקרבו.</w:t>
      </w:r>
    </w:p>
    <w:p w:rsidR="00E403F0" w:rsidRPr="00AD695E" w:rsidRDefault="00E403F0" w:rsidP="00E403F0">
      <w:pPr>
        <w:rPr>
          <w:rtl/>
        </w:rPr>
      </w:pPr>
    </w:p>
    <w:p>
      <w:pPr>
        <w:pStyle w:val="38"/>
        <w:rPr>
          <w:ins w:id="93133" w:author="מנוע מכני" w:date="2026-10-11T12:04:39Z"/>
        </w:rPr>
      </w:pPr>
      <w:r w:rsidRPr="00217260">
        <w:t>ז.</w:t>
      </w:r>
      <w:r>
        <w:t xml:space="preserve"> </w:t>
      </w:r>
      <w:r>
        <w:t xml:space="preserve">לימא כתנאי:</w:t>
      </w:r>
    </w:p>
    <w:p w:rsidR="00E403F0" w:rsidRPr="00AD695E" w:rsidRDefault="00E403F0" w:rsidP="00E403F0">
      <w:pPr>
        <w:rPr>
          <w:rtl/>
        </w:rPr>
      </w:pPr>
      <w:del w:id="93134" w:author="מנוע מכני" w:date="2026-10-11T12:04:39Z">
        <w:r>
          <w:rPr>
            <w:rtl/>
          </w:rPr>
          <w:delText xml:space="preserve"> </w:delText>
        </w:r>
      </w:del>
      <w:r>
        <w:rPr>
          <w:rtl/>
        </w:rPr>
        <w:t xml:space="preserve">בכור, בבית הבעלים - עושין תמורה, בבית הכהן אין עושין תמורה.</w:t>
      </w:r>
    </w:p>
    <w:p>
      <w:pPr>
        <w:pStyle w:val="38"/>
        <w:rPr>
          <w:ins w:id="93135" w:author="מנוע מכני" w:date="2026-10-11T12:04:39Z"/>
        </w:rPr>
      </w:pPr>
      <w:r>
        <w:t>ר</w:t>
      </w:r>
      <w:r>
        <w:t>שב</w:t>
      </w:r>
      <w:r>
        <w:t>"</w:t>
      </w:r>
      <w:r>
        <w:t>א</w:t>
      </w:r>
      <w:del w:id="94187" w:author="מנוע מכני" w:date="2026-10-11T12:04:39Z">
        <w:r>
          <w:delText xml:space="preserve"> אומר</w:delText>
        </w:r>
      </w:del>
      <w:r>
        <w:t xml:space="preserve">:</w:t>
      </w:r>
    </w:p>
    <w:p w:rsidR="00E403F0" w:rsidRPr="00AD695E" w:rsidRDefault="00E403F0" w:rsidP="00E403F0">
      <w:pPr>
        <w:rPr>
          <w:rtl/>
        </w:rPr>
      </w:pPr>
      <w:del w:id="93136" w:author="מנוע מכני" w:date="2026-10-11T12:04:39Z">
        <w:r>
          <w:rPr>
            <w:rtl/>
          </w:rPr>
          <w:delText xml:space="preserve"> </w:delText>
        </w:r>
      </w:del>
      <w:r>
        <w:rPr>
          <w:rtl/>
        </w:rPr>
        <w:t xml:space="preserve">כיון שבא לידי כהן אין עושין תמורה.</w:t>
      </w:r>
    </w:p>
    <w:p>
      <w:pPr>
        <w:pStyle w:val="38"/>
        <w:rPr>
          <w:ins w:id="93137" w:author="מנוע מכני" w:date="2026-10-11T12:04:39Z"/>
        </w:rPr>
      </w:pPr>
      <w:r>
        <w:t>היינו ת"</w:t>
      </w:r>
      <w:r>
        <w:t>ק</w:t>
      </w:r>
      <w:r>
        <w:t xml:space="preserve">! </w:t>
      </w:r>
      <w:r>
        <w:t>וה</w:t>
      </w:r>
      <w:r>
        <w:t>"</w:t>
      </w:r>
      <w:r>
        <w:t>ק</w:t>
      </w:r>
      <w:r>
        <w:t xml:space="preserve">:</w:t>
      </w:r>
    </w:p>
    <w:p w:rsidR="00E403F0" w:rsidRPr="00AD695E" w:rsidRDefault="00E403F0" w:rsidP="00E403F0">
      <w:pPr>
        <w:rPr>
          <w:rtl/>
        </w:rPr>
      </w:pPr>
      <w:del w:id="93138" w:author="מנוע מכני" w:date="2026-10-11T12:04:39Z">
        <w:r>
          <w:rPr>
            <w:rtl/>
          </w:rPr>
          <w:delText xml:space="preserve"> </w:delText>
        </w:r>
      </w:del>
      <w:r>
        <w:rPr>
          <w:rtl/>
        </w:rPr>
        <w:t xml:space="preserve">בבית כהן - </w:t>
      </w:r>
      <w:r w:rsidRPr="00217260">
        <w:rPr>
          <w:b/>
          <w:bCs/>
          <w:rtl/>
        </w:rPr>
        <w:t>הוא</w:t>
      </w:r>
      <w:r>
        <w:rPr>
          <w:rtl/>
        </w:rPr>
        <w:t xml:space="preserve"> עושה תמורה, ואין בעל עושה תמורה,</w:t>
      </w:r>
      <w:r>
        <w:rPr>
          <w:rFonts w:hint="cs"/>
          <w:rtl/>
        </w:rPr>
        <w:t xml:space="preserve"> </w:t>
      </w:r>
      <w:ins w:id="92018" w:author="מנוע מכני" w:date="2026-10-11T12:04:39Z">
        <w:r>
          <w:rPr>
            <w:rFonts w:hint="cs"/>
            <w:rtl/>
          </w:rPr>
          <w:t xml:space="preserve">ומשמע ש</w:t>
        </w:r>
      </w:ins>
      <w:del w:id="92019" w:author="מנוע מכני" w:date="2026-10-11T12:04:39Z">
        <w:r>
          <w:rPr>
            <w:rFonts w:hint="cs"/>
            <w:rtl/>
          </w:rPr>
          <w:delText xml:space="preserve">אלמא </w:delText>
        </w:r>
      </w:del>
      <w:r>
        <w:rPr>
          <w:rFonts w:hint="cs"/>
          <w:rtl/>
        </w:rPr>
        <w:t xml:space="preserve">יש לכהן זכייה בזה</w:t>
      </w:r>
      <w:r>
        <w:rPr>
          <w:rtl/>
        </w:rPr>
        <w:t xml:space="preserve"> </w:t>
      </w:r>
    </w:p>
    <w:p>
      <w:pPr>
        <w:pStyle w:val="38"/>
        <w:rPr>
          <w:ins w:id="94146" w:author="מנוע מכני" w:date="2026-10-11T12:04:39Z"/>
        </w:rPr>
      </w:pPr>
      <w:r>
        <w:t xml:space="preserve">- </w:t>
      </w:r>
      <w:r w:rsidRPr="00414EBD">
        <w:t xml:space="preserve">לא</w:t>
      </w:r>
      <w:r w:rsidRPr="00414EBD">
        <w:t xml:space="preserve"> </w:t>
      </w:r>
      <w:ins w:id="92066" w:author="מנוע מכני" w:date="2026-10-11T12:04:39Z">
        <w:r>
          <w:t xml:space="preserve">קשה</w:t>
        </w:r>
      </w:ins>
      <w:del w:id="92067" w:author="מנוע מכני" w:date="2026-10-11T12:04:39Z">
        <w:r w:rsidRPr="00414EBD">
          <w:delText xml:space="preserve">קשיא</w:delText>
        </w:r>
      </w:del>
      <w:r w:rsidRPr="00414EBD">
        <w:t xml:space="preserve">,</w:t>
      </w:r>
    </w:p>
    <w:p w:rsidR="00E403F0" w:rsidRPr="00AD695E" w:rsidRDefault="00E403F0" w:rsidP="00E403F0">
      <w:pPr>
        <w:pStyle w:val="affffb"/>
      </w:pPr>
      <w:del w:id="94147" w:author="מנוע מכני" w:date="2026-10-11T12:04:39Z">
        <w:r w:rsidRPr="00414EBD">
          <w:rPr>
            <w:rtl/>
          </w:rPr>
          <w:delText xml:space="preserve"> </w:delText>
        </w:r>
      </w:del>
      <w:r w:rsidRPr="00414EBD">
        <w:rPr>
          <w:rtl/>
        </w:rPr>
        <w:t xml:space="preserve">הא - </w:t>
      </w:r>
      <w:ins w:id="90102" w:author="מנוע מכני" w:date="2026-10-11T12:04:39Z">
        <w:r>
          <w:rPr>
            <w:rStyle w:val="2fb"/>
            <w:rtl/>
          </w:rPr>
          <w:t xml:space="preserve">רי"ו</w:t>
        </w:r>
      </w:ins>
      <w:del w:id="90103" w:author="מנוע מכני" w:date="2026-10-11T12:04:39Z">
        <w:r w:rsidRPr="00414EBD">
          <w:rPr>
            <w:rtl/>
          </w:rPr>
          <w:delText xml:space="preserve">רבי יוחנן</w:delText>
        </w:r>
      </w:del>
      <w:r w:rsidRPr="00414EBD">
        <w:rPr>
          <w:rtl/>
        </w:rPr>
        <w:t xml:space="preserve"> בן נורי, הא - </w:t>
      </w:r>
      <w:ins w:id="90104" w:author="מנוע מכני" w:date="2026-10-11T12:04:39Z">
        <w:r>
          <w:rPr>
            <w:rStyle w:val="2fb"/>
            <w:rtl/>
          </w:rPr>
          <w:t xml:space="preserve">ר"ע</w:t>
        </w:r>
      </w:ins>
      <w:del w:id="90105" w:author="מנוע מכני" w:date="2026-10-11T12:04:39Z">
        <w:r w:rsidRPr="00414EBD">
          <w:rPr>
            <w:rtl/>
          </w:rPr>
          <w:delText xml:space="preserve">רבי עקיבא</w:delText>
        </w:r>
      </w:del>
      <w:r w:rsidRPr="00414EBD">
        <w:rPr>
          <w:rtl/>
        </w:rPr>
        <w:t xml:space="preserve">.</w:t>
      </w:r>
    </w:p>
    <w:p>
      <w:pPr>
        <w:pStyle w:val="afffff8"/>
        <w:rPr>
          <w:ins w:id="90191" w:author="קלוד" w:date="2026-10-11T12:25:27Z"/>
        </w:rPr>
      </w:pPr>
      <w:ins w:id="90192" w:author="קלוד" w:date="2026-10-11T12:25:27Z">
        <w:r>
          <w:rPr>
            <w:color w:val="7B3F00"/>
          </w:rPr>
          <w:t xml:space="preserve">כהן המוכר בכור לישראל - חשש 'ככהן המסייע בבית הגרנות'</w:t>
        </w:r>
      </w:ins>
    </w:p>
    <w:p>
      <w:pPr>
        <w:pStyle w:val="38"/>
        <w:rPr>
          <w:ins w:id="93140" w:author="מנוע מכני" w:date="2026-10-11T12:04:39Z"/>
        </w:rPr>
      </w:pPr>
      <w:del w:id="93139" w:author="מנוע מכני" w:date="2026-10-11T12:04:39Z">
        <w:r>
          <w:delText xml:space="preserve">•</w:delText>
        </w:r>
      </w:del>
      <w:r>
        <w:t xml:space="preserve"> א</w:t>
      </w:r>
      <w:r>
        <w:t>ר</w:t>
      </w:r>
      <w:r>
        <w:t>"</w:t>
      </w:r>
      <w:r>
        <w:t>ח</w:t>
      </w:r>
      <w:r>
        <w:t xml:space="preserve">:</w:t>
      </w:r>
    </w:p>
    <w:p w:rsidR="00E403F0" w:rsidRPr="00AD695E" w:rsidRDefault="00E403F0" w:rsidP="00E403F0">
      <w:pPr>
        <w:rPr>
          <w:rtl/>
        </w:rPr>
      </w:pPr>
      <w:del w:id="93141" w:author="מנוע מכני" w:date="2026-10-11T12:04:39Z">
        <w:r>
          <w:rPr>
            <w:rtl/>
          </w:rPr>
          <w:delText xml:space="preserve"> </w:delText>
        </w:r>
      </w:del>
      <w:ins w:id="92456" w:author="מנוע מכני" w:date="2026-10-11T12:04:39Z">
        <w:r>
          <w:rPr>
            <w:rtl/>
          </w:rPr>
          <w:t xml:space="preserve">דווקא </w:t>
        </w:r>
      </w:ins>
      <w:del w:id="92457" w:author="מנוע מכני" w:date="2026-10-11T12:04:39Z">
        <w:r>
          <w:rPr>
            <w:rtl/>
          </w:rPr>
          <w:delText xml:space="preserve">לא שנו אלא </w:delText>
        </w:r>
      </w:del>
      <w:r>
        <w:rPr>
          <w:rtl/>
        </w:rPr>
        <w:t xml:space="preserve">כהן לכהן, אבל כהן לישראל - אסור.</w:t>
      </w:r>
    </w:p>
    <w:p w:rsidR="00E403F0" w:rsidRPr="00AD695E" w:rsidRDefault="00E403F0" w:rsidP="00E403F0">
      <w:pPr>
        <w:rPr>
          <w:rtl/>
        </w:rPr>
      </w:pPr>
      <w:r>
        <w:rPr>
          <w:rFonts w:hint="cs"/>
          <w:rtl/>
        </w:rPr>
        <w:t xml:space="preserve">שמא ילך </w:t>
      </w:r>
      <w:r>
        <w:rPr>
          <w:rtl/>
        </w:rPr>
        <w:t>ישראל ו</w:t>
      </w:r>
      <w:r>
        <w:rPr>
          <w:rFonts w:hint="cs"/>
          <w:rtl/>
        </w:rPr>
        <w:t xml:space="preserve">יטיל בו מום ויביאו לחכם </w:t>
      </w:r>
      <w:r>
        <w:rPr>
          <w:rtl/>
        </w:rPr>
        <w:t>ואומר לו: בכור זה נתן לי כהן במומו.</w:t>
      </w:r>
    </w:p>
    <w:p>
      <w:pPr>
        <w:pStyle w:val="38"/>
        <w:rPr>
          <w:ins w:id="93142" w:author="מנוע מכני" w:date="2026-10-11T12:04:39Z"/>
        </w:rPr>
      </w:pPr>
      <w:r>
        <w:t xml:space="preserve">ומי שרי חכם </w:t>
      </w:r>
      <w:ins w:id="91084" w:author="מנוע מכני" w:date="2026-10-11T12:04:39Z">
        <w:r>
          <w:t xml:space="preserve">כך</w:t>
        </w:r>
      </w:ins>
      <w:del w:id="91085" w:author="מנוע מכני" w:date="2026-10-11T12:04:39Z">
        <w:r>
          <w:delText xml:space="preserve">הכי</w:delText>
        </w:r>
      </w:del>
      <w:r>
        <w:t xml:space="preserve">?</w:t>
      </w:r>
      <w:ins w:id="91740" w:author="מנוע מכני" w:date="2026-10-11T12:04:39Z">
        <w:r>
          <w:t xml:space="preserve"> </w:t>
        </w:r>
      </w:ins>
      <w:del w:id="91741" w:author="מנוע מכני" w:date="2026-10-11T12:04:39Z">
        <w:r>
          <w:delText xml:space="preserve"> </w:delText>
        </w:r>
        <w:r>
          <w:delText xml:space="preserve"> </w:delText>
        </w:r>
      </w:del>
      <w:r>
        <w:t xml:space="preserve">והא </w:t>
      </w:r>
      <w:r>
        <w:t xml:space="preserve">אמר</w:t>
      </w:r>
      <w:r>
        <w:t xml:space="preserve"> רב:</w:t>
      </w:r>
    </w:p>
    <w:p w:rsidR="00E403F0" w:rsidRPr="00AD695E" w:rsidRDefault="00E403F0" w:rsidP="00E403F0">
      <w:pPr>
        <w:rPr>
          <w:rtl/>
        </w:rPr>
      </w:pPr>
      <w:del w:id="93143" w:author="מנוע מכני" w:date="2026-10-11T12:04:39Z">
        <w:r>
          <w:rPr>
            <w:rtl/>
          </w:rPr>
          <w:delText xml:space="preserve"> </w:delText>
        </w:r>
      </w:del>
      <w:r>
        <w:rPr>
          <w:rtl/>
        </w:rPr>
        <w:t xml:space="preserve">אין רואין בכור לישראל אלא </w:t>
      </w:r>
      <w:r>
        <w:rPr>
          <w:rtl/>
        </w:rPr>
        <w:t xml:space="preserve">א"כ</w:t>
      </w:r>
      <w:r>
        <w:rPr>
          <w:rtl/>
        </w:rPr>
        <w:t xml:space="preserve"> כהן עמו! </w:t>
      </w:r>
    </w:p>
    <w:p>
      <w:pPr>
        <w:pStyle w:val="38"/>
        <w:rPr>
          <w:ins w:id="93144" w:author="מנוע מכני" w:date="2026-10-11T12:04:39Z"/>
        </w:rPr>
      </w:pPr>
      <w:r>
        <w:t xml:space="preserve">- </w:t>
      </w:r>
      <w:r w:rsidRPr="00414EBD">
        <w:t>א</w:t>
      </w:r>
      <w:r w:rsidRPr="00414EBD">
        <w:t>רהבדר</w:t>
      </w:r>
      <w:r>
        <w:t>"</w:t>
      </w:r>
      <w:r w:rsidRPr="00414EBD">
        <w:t>י:</w:t>
      </w:r>
    </w:p>
    <w:p w:rsidR="00E403F0" w:rsidRPr="00AD695E" w:rsidRDefault="00E403F0" w:rsidP="00E403F0">
      <w:pPr>
        <w:pStyle w:val="affffb"/>
        <w:rPr>
          <w:rtl/>
        </w:rPr>
      </w:pPr>
      <w:del w:id="93145" w:author="מנוע מכני" w:date="2026-10-11T12:04:39Z">
        <w:r w:rsidRPr="00414EBD">
          <w:rPr>
            <w:rtl/>
          </w:rPr>
          <w:delText xml:space="preserve"> </w:delText>
        </w:r>
      </w:del>
      <w:r w:rsidRPr="00414EBD">
        <w:rPr>
          <w:rFonts w:hint="cs"/>
          <w:rtl/>
        </w:rPr>
        <w:t xml:space="preserve">אלא </w:t>
      </w:r>
      <w:r w:rsidRPr="00414EBD">
        <w:rPr>
          <w:rtl/>
        </w:rPr>
        <w:t>היינו טעמא דישראל אסור מפני שנראה ככהן המסייע בבית הגרנות.</w:t>
      </w:r>
    </w:p>
    <w:p w:rsidR="00E403F0" w:rsidRPr="00AD695E" w:rsidRDefault="00E403F0" w:rsidP="00E403F0">
      <w:pPr>
        <w:rPr>
          <w:rtl/>
        </w:rPr>
      </w:pPr>
      <w:del w:id="90046" w:author="מנוע מכני" w:date="2026-10-11T12:04:39Z">
        <w:r>
          <w:rPr>
            <w:rFonts w:hint="cs"/>
            <w:rtl/>
          </w:rPr>
          <w:delText xml:space="preserve"> </w:delText>
        </w:r>
      </w:del>
      <w:r>
        <w:rPr>
          <w:rtl/>
        </w:rPr>
        <w:t xml:space="preserve">מר זוטרא </w:t>
      </w:r>
      <w:r>
        <w:rPr>
          <w:rFonts w:hint="cs"/>
          <w:rtl/>
        </w:rPr>
        <w:t xml:space="preserve">הזדמן </w:t>
      </w:r>
      <w:r>
        <w:rPr>
          <w:rStyle w:val="2fb"/>
          <w:rFonts w:hint="cs"/>
          <w:rtl/>
        </w:rPr>
        <w:t xml:space="preserve">ל</w:t>
      </w:r>
      <w:r>
        <w:rPr>
          <w:rStyle w:val="2fb"/>
          <w:rtl/>
        </w:rPr>
        <w:t xml:space="preserve">רב אשי</w:t>
      </w:r>
      <w:r>
        <w:rPr>
          <w:rtl/>
        </w:rPr>
        <w:t xml:space="preserve">, אמרו ל</w:t>
      </w:r>
      <w:r>
        <w:rPr>
          <w:rFonts w:hint="cs"/>
          <w:rtl/>
        </w:rPr>
        <w:t>ו</w:t>
      </w:r>
      <w:r>
        <w:rPr>
          <w:rtl/>
        </w:rPr>
        <w:t xml:space="preserve">: לטעום </w:t>
      </w:r>
      <w:r>
        <w:rPr>
          <w:rFonts w:hint="cs"/>
          <w:rtl/>
        </w:rPr>
        <w:t xml:space="preserve">משהו והביאו לפניו בשר </w:t>
      </w:r>
    </w:p>
    <w:p w:rsidR="00E403F0" w:rsidRPr="00AD695E" w:rsidRDefault="00E403F0" w:rsidP="00E403F0">
      <w:pPr>
        <w:rPr>
          <w:rtl/>
        </w:rPr>
      </w:pPr>
      <w:r>
        <w:rPr>
          <w:rFonts w:hint="cs"/>
          <w:rtl/>
        </w:rPr>
        <w:t>א</w:t>
      </w:r>
      <w:r>
        <w:rPr>
          <w:rtl/>
        </w:rPr>
        <w:t>"</w:t>
      </w:r>
      <w:r>
        <w:rPr>
          <w:rFonts w:hint="cs"/>
          <w:rtl/>
        </w:rPr>
        <w:t xml:space="preserve">ל</w:t>
      </w:r>
      <w:r>
        <w:rPr>
          <w:rFonts w:hint="cs"/>
          <w:rtl/>
        </w:rPr>
        <w:t xml:space="preserve"> יאכל דבר המבריא משום דבכור הוא שמכר לנו פלוני כהן. </w:t>
      </w:r>
    </w:p>
    <w:p w:rsidR="00E403F0" w:rsidRPr="00AD695E" w:rsidRDefault="00E403F0" w:rsidP="00E403F0">
      <w:pPr>
        <w:rPr>
          <w:rtl/>
        </w:rPr>
      </w:pPr>
      <w:r>
        <w:rPr>
          <w:rFonts w:hint="cs"/>
          <w:rtl/>
        </w:rPr>
        <w:t>א</w:t>
      </w:r>
      <w:r>
        <w:rPr>
          <w:rtl/>
        </w:rPr>
        <w:t>"</w:t>
      </w:r>
      <w:r>
        <w:rPr>
          <w:rFonts w:hint="cs"/>
          <w:rtl/>
        </w:rPr>
        <w:t xml:space="preserve">ל</w:t>
      </w:r>
      <w:r>
        <w:rPr>
          <w:rFonts w:hint="cs"/>
          <w:rtl/>
        </w:rPr>
        <w:t xml:space="preserve"> </w:t>
      </w:r>
      <w:r>
        <w:rPr>
          <w:rFonts w:hint="cs"/>
          <w:rtl/>
        </w:rPr>
        <w:t xml:space="preserve">לא</w:t>
      </w:r>
      <w:r>
        <w:rPr>
          <w:rFonts w:hint="cs"/>
          <w:rtl/>
        </w:rPr>
        <w:t xml:space="preserve"> </w:t>
      </w:r>
      <w:ins w:id="92324" w:author="מנוע מכני" w:date="2026-10-11T12:04:39Z">
        <w:r>
          <w:rPr>
            <w:rFonts w:hint="cs"/>
            <w:rtl/>
          </w:rPr>
          <w:t xml:space="preserve">סבר</w:t>
        </w:r>
      </w:ins>
      <w:del w:id="92325" w:author="מנוע מכני" w:date="2026-10-11T12:04:39Z">
        <w:r>
          <w:rPr>
            <w:rFonts w:hint="cs"/>
            <w:rtl/>
          </w:rPr>
          <w:delText xml:space="preserve">ס</w:delText>
        </w:r>
        <w:r>
          <w:rPr>
            <w:rtl/>
          </w:rPr>
          <w:delText xml:space="preserve">"</w:delText>
        </w:r>
        <w:r>
          <w:rPr>
            <w:rFonts w:hint="cs"/>
            <w:rtl/>
          </w:rPr>
          <w:delText xml:space="preserve">ל</w:delText>
        </w:r>
      </w:del>
      <w:r>
        <w:rPr>
          <w:rFonts w:hint="cs"/>
          <w:rtl/>
        </w:rPr>
        <w:t xml:space="preserve"> הך </w:t>
      </w:r>
      <w:r>
        <w:rPr>
          <w:rStyle w:val="2fb"/>
          <w:rFonts w:hint="cs"/>
          <w:rtl/>
        </w:rPr>
        <w:t xml:space="preserve">דארהבדר</w:t>
      </w:r>
      <w:r>
        <w:rPr>
          <w:rStyle w:val="2fb"/>
          <w:rtl/>
        </w:rPr>
        <w:t>"</w:t>
      </w:r>
      <w:r>
        <w:rPr>
          <w:rStyle w:val="2fb"/>
          <w:rFonts w:hint="cs"/>
          <w:rtl/>
        </w:rPr>
        <w:t xml:space="preserve">י</w:t>
      </w:r>
      <w:r>
        <w:rPr>
          <w:rFonts w:hint="cs"/>
          <w:rtl/>
        </w:rPr>
        <w:t xml:space="preserve"> מפני </w:t>
      </w:r>
      <w:r>
        <w:rPr>
          <w:rtl/>
        </w:rPr>
        <w:t>שנראה ככהן המסייע בבית הגרנות?</w:t>
      </w:r>
      <w:r>
        <w:rPr>
          <w:rFonts w:hint="cs"/>
          <w:rtl/>
        </w:rPr>
        <w:t xml:space="preserve">[</w:t>
      </w:r>
      <w:ins w:id="91086" w:author="מנוע מכני" w:date="2026-10-11T12:04:39Z">
        <w:r>
          <w:rPr>
            <w:rFonts w:hint="cs"/>
            <w:rtl/>
          </w:rPr>
          <w:t xml:space="preserve">ולכך</w:t>
        </w:r>
      </w:ins>
      <w:del w:id="91087" w:author="מנוע מכני" w:date="2026-10-11T12:04:39Z">
        <w:r>
          <w:rPr>
            <w:rFonts w:hint="cs"/>
            <w:rtl/>
          </w:rPr>
          <w:delText xml:space="preserve">ולהכי</w:delText>
        </w:r>
      </w:del>
      <w:r>
        <w:rPr>
          <w:rFonts w:hint="cs"/>
          <w:rtl/>
        </w:rPr>
        <w:t xml:space="preserve"> </w:t>
      </w:r>
      <w:r>
        <w:rPr>
          <w:rFonts w:hint="cs"/>
          <w:rtl/>
        </w:rPr>
        <w:t xml:space="preserve">לא</w:t>
      </w:r>
      <w:r>
        <w:rPr>
          <w:rFonts w:hint="cs"/>
          <w:rtl/>
        </w:rPr>
        <w:t xml:space="preserve"> יקנו מכהן]</w:t>
      </w:r>
    </w:p>
    <w:p w:rsidR="00E403F0" w:rsidRPr="00AD695E" w:rsidRDefault="00E403F0" w:rsidP="00E403F0">
      <w:pPr>
        <w:rPr>
          <w:rtl/>
        </w:rPr>
      </w:pPr>
      <w:r>
        <w:rPr>
          <w:rFonts w:hint="cs"/>
          <w:rtl/>
        </w:rPr>
        <w:t xml:space="preserve">אמרו לו </w:t>
      </w:r>
      <w:r>
        <w:rPr>
          <w:rtl/>
        </w:rPr>
        <w:t>–</w:t>
      </w:r>
      <w:r>
        <w:rPr>
          <w:rFonts w:hint="cs"/>
          <w:rtl/>
        </w:rPr>
        <w:t xml:space="preserve"> </w:t>
      </w:r>
      <w:r>
        <w:rPr>
          <w:rFonts w:hint="cs"/>
          <w:rtl/>
        </w:rPr>
        <w:t xml:space="preserve">לא</w:t>
      </w:r>
      <w:r>
        <w:rPr>
          <w:rFonts w:hint="cs"/>
          <w:rtl/>
        </w:rPr>
        <w:t xml:space="preserve">, דאנחנו קנינו בכסף </w:t>
      </w:r>
    </w:p>
    <w:p>
      <w:pPr>
        <w:pStyle w:val="38"/>
        <w:rPr>
          <w:ins w:id="93146" w:author="מנוע מכני" w:date="2026-10-11T12:04:39Z"/>
        </w:rPr>
      </w:pPr>
      <w:r w:rsidRPr="00A757C8">
        <w:lastRenderedPageBreak/>
        <w:t xml:space="preserve">אמר</w:t>
      </w:r>
      <w:r w:rsidRPr="00A757C8">
        <w:lastRenderedPageBreak/>
        <w:t xml:space="preserve"> </w:t>
      </w:r>
      <w:ins w:id="92032" w:author="מנוע מכני" w:date="2026-10-11T12:04:39Z">
        <w:r>
          <w:t xml:space="preserve">להם</w:t>
        </w:r>
      </w:ins>
      <w:del w:id="92033" w:author="מנוע מכני" w:date="2026-10-11T12:04:39Z">
        <w:r w:rsidRPr="00A757C8">
          <w:lastRenderedPageBreak/>
          <w:delText xml:space="preserve">להו</w:delText>
        </w:r>
      </w:del>
      <w:r w:rsidRPr="00A757C8">
        <w:lastRenderedPageBreak/>
        <w:t xml:space="preserve">:</w:t>
      </w:r>
    </w:p>
    <w:p w:rsidR="00E403F0" w:rsidRPr="00AD695E" w:rsidRDefault="00E403F0" w:rsidP="00E403F0">
      <w:pPr>
        <w:rPr>
          <w:rtl/>
        </w:rPr>
      </w:pPr>
      <w:del w:id="93147" w:author="מנוע מכני" w:date="2026-10-11T12:04:39Z">
        <w:r w:rsidRPr="00A757C8">
          <w:rPr>
            <w:rtl/>
          </w:rPr>
          <w:lastRenderedPageBreak/>
          <w:delText xml:space="preserve"> </w:delText>
        </w:r>
      </w:del>
      <w:r w:rsidRPr="00A757C8">
        <w:rPr>
          <w:rtl/>
        </w:rPr>
        <w:lastRenderedPageBreak/>
        <w:t xml:space="preserve">ולא סבירא לכו, ה</w:t>
      </w:r>
      <w:r w:rsidRPr="00A757C8">
        <w:rPr>
          <w:rFonts w:hint="cs"/>
          <w:rtl/>
        </w:rPr>
        <w:t xml:space="preserve">ך </w:t>
      </w:r>
      <w:r w:rsidRPr="00A757C8">
        <w:rPr>
          <w:rtl/>
        </w:rPr>
        <w:t xml:space="preserve">דתנן</w:t>
      </w:r>
      <w:r w:rsidRPr="00A757C8">
        <w:rPr>
          <w:rtl/>
        </w:rPr>
        <w:t xml:space="preserve"> עד כמה ישראל חייב </w:t>
      </w:r>
      <w:ins w:id="90017" w:author="Claude - סמנטי" w:date="2026-10-11T12:20:38Z">
        <w:r>
          <w:rPr>
            <w:rtl/>
          </w:rPr>
          <w:t xml:space="preserve">לטפל</w:t>
        </w:r>
      </w:ins>
      <w:del w:id="90018" w:author="Claude - סמנטי" w:date="2026-10-11T12:20:38Z">
        <w:r w:rsidRPr="00A757C8">
          <w:rPr>
            <w:rtl/>
          </w:rPr>
          <w:delText xml:space="preserve">ליטפל</w:delText>
        </w:r>
      </w:del>
      <w:r w:rsidRPr="00A757C8">
        <w:rPr>
          <w:rtl/>
        </w:rPr>
        <w:t xml:space="preserve"> בבכור, בדקה שלשים, ובגסה</w:t>
      </w:r>
      <w:r w:rsidRPr="00A757C8">
        <w:rPr>
          <w:rFonts w:hint="cs"/>
          <w:rtl/>
        </w:rPr>
        <w:t xml:space="preserve"> </w:t>
      </w:r>
      <w:r w:rsidRPr="00A757C8">
        <w:rPr>
          <w:rtl/>
        </w:rPr>
        <w:t xml:space="preserve">חמשים יום, ואם </w:t>
      </w:r>
      <w:r w:rsidRPr="00A757C8">
        <w:rPr>
          <w:rtl/>
        </w:rPr>
        <w:t xml:space="preserve">א"</w:t>
      </w:r>
      <w:r w:rsidRPr="00A757C8">
        <w:rPr>
          <w:rFonts w:hint="cs"/>
          <w:rtl/>
        </w:rPr>
        <w:t>ל</w:t>
      </w:r>
      <w:r w:rsidRPr="00A757C8">
        <w:rPr>
          <w:rtl/>
        </w:rPr>
        <w:t xml:space="preserve"> תנהו לי בתוך זמנו </w:t>
      </w:r>
      <w:r w:rsidRPr="00A757C8">
        <w:rPr>
          <w:rtl/>
        </w:rPr>
        <w:t xml:space="preserve">הר"</w:t>
      </w:r>
      <w:r w:rsidRPr="00A757C8">
        <w:rPr>
          <w:rFonts w:hint="cs"/>
          <w:rtl/>
        </w:rPr>
        <w:t>ז</w:t>
      </w:r>
      <w:r w:rsidRPr="00A757C8">
        <w:rPr>
          <w:rtl/>
        </w:rPr>
        <w:t xml:space="preserve"> </w:t>
      </w:r>
      <w:r w:rsidRPr="00A757C8">
        <w:rPr>
          <w:rtl/>
        </w:rPr>
        <w:t xml:space="preserve">לא</w:t>
      </w:r>
      <w:r w:rsidRPr="00A757C8">
        <w:rPr>
          <w:rtl/>
        </w:rPr>
        <w:t xml:space="preserve"> יתננו לו.</w:t>
      </w:r>
      <w:r w:rsidRPr="00A757C8">
        <w:rPr>
          <w:rFonts w:hint="cs"/>
          <w:rtl/>
        </w:rPr>
        <w:t xml:space="preserve"> </w:t>
      </w:r>
      <w:r w:rsidRPr="00A757C8">
        <w:rPr>
          <w:rStyle w:val="2fb"/>
          <w:rFonts w:hint="cs"/>
          <w:rtl/>
        </w:rPr>
        <w:t xml:space="preserve">ואר</w:t>
      </w:r>
      <w:r w:rsidRPr="00A757C8">
        <w:rPr>
          <w:rStyle w:val="2fb"/>
          <w:rtl/>
        </w:rPr>
        <w:t>"</w:t>
      </w:r>
      <w:r w:rsidRPr="00A757C8">
        <w:rPr>
          <w:rStyle w:val="2fb"/>
          <w:rFonts w:hint="cs"/>
          <w:rtl/>
        </w:rPr>
        <w:t xml:space="preserve">ש</w:t>
      </w:r>
      <w:r w:rsidRPr="00A757C8">
        <w:rPr>
          <w:rFonts w:hint="cs"/>
          <w:rtl/>
        </w:rPr>
        <w:t xml:space="preserve"> </w:t>
      </w:r>
      <w:r w:rsidRPr="00A757C8">
        <w:rPr>
          <w:rtl/>
        </w:rPr>
        <w:t xml:space="preserve">מפני שנראה ככהן המסייע בבית הגרנות! </w:t>
      </w:r>
    </w:p>
    <w:p>
      <w:pPr>
        <w:pStyle w:val="38"/>
        <w:rPr>
          <w:ins w:id="93148" w:author="מנוע מכני" w:date="2026-10-11T12:04:39Z"/>
        </w:rPr>
      </w:pPr>
      <w:r>
        <w:t>- א</w:t>
      </w:r>
      <w:r>
        <w:t>מרו לו</w:t>
      </w:r>
      <w:r>
        <w:t xml:space="preserve">:</w:t>
      </w:r>
    </w:p>
    <w:p w:rsidR="00E403F0" w:rsidRPr="00AD695E" w:rsidRDefault="00E403F0" w:rsidP="00E403F0">
      <w:pPr>
        <w:pStyle w:val="affffb"/>
        <w:rPr>
          <w:rtl/>
        </w:rPr>
      </w:pPr>
      <w:del w:id="93149" w:author="מנוע מכני" w:date="2026-10-11T12:04:39Z">
        <w:r>
          <w:rPr>
            <w:rtl/>
          </w:rPr>
          <w:delText xml:space="preserve"> </w:delText>
        </w:r>
      </w:del>
      <w:ins w:id="90414" w:author="מנוע מכני" w:date="2026-10-11T12:04:39Z">
        <w:r>
          <w:rPr>
            <w:rtl/>
          </w:rPr>
          <w:t xml:space="preserve">שם</w:t>
        </w:r>
      </w:ins>
      <w:del w:id="90415" w:author="מנוע מכני" w:date="2026-10-11T12:04:39Z">
        <w:r>
          <w:rPr>
            <w:rtl/>
          </w:rPr>
          <w:delText xml:space="preserve">התם</w:delText>
        </w:r>
      </w:del>
      <w:r>
        <w:rPr>
          <w:rtl/>
        </w:rPr>
        <w:t xml:space="preserve"> - מוכחא </w:t>
      </w:r>
      <w:ins w:id="90412" w:author="מנוע מכני" w:date="2026-10-11T12:04:39Z">
        <w:r>
          <w:rPr>
            <w:rtl/>
          </w:rPr>
          <w:t xml:space="preserve">דבר</w:t>
        </w:r>
      </w:ins>
      <w:del w:id="90413" w:author="מנוע מכני" w:date="2026-10-11T12:04:39Z">
        <w:r>
          <w:rPr>
            <w:rtl/>
          </w:rPr>
          <w:delText xml:space="preserve">מילתא</w:delText>
        </w:r>
      </w:del>
      <w:r>
        <w:rPr>
          <w:rtl/>
        </w:rPr>
        <w:t xml:space="preserve">, </w:t>
      </w:r>
      <w:ins w:id="90416" w:author="מנוע מכני" w:date="2026-10-11T12:04:39Z">
        <w:r>
          <w:rPr>
            <w:rtl/>
          </w:rPr>
          <w:t xml:space="preserve">כאן</w:t>
        </w:r>
      </w:ins>
      <w:del w:id="90417" w:author="מנוע מכני" w:date="2026-10-11T12:04:39Z">
        <w:r>
          <w:rPr>
            <w:rtl/>
          </w:rPr>
          <w:delText xml:space="preserve">הכא</w:delText>
        </w:r>
      </w:del>
      <w:r>
        <w:rPr>
          <w:rtl/>
        </w:rPr>
        <w:t xml:space="preserve"> – </w:t>
      </w:r>
      <w:r>
        <w:rPr>
          <w:rFonts w:hint="cs"/>
          <w:rtl/>
        </w:rPr>
        <w:t>קנינו בכסף</w:t>
      </w:r>
      <w:r>
        <w:rPr>
          <w:rtl/>
        </w:rPr>
        <w:t>.</w:t>
      </w:r>
    </w:p>
    <w:p>
      <w:pPr>
        <w:pStyle w:val="38"/>
        <w:rPr>
          <w:ins w:id="93150" w:author="מנוע מכני" w:date="2026-10-11T12:04:39Z"/>
        </w:rPr>
      </w:pPr>
      <w:r w:rsidRPr="00217260">
        <w:tab/>
      </w:r>
      <w:r w:rsidRPr="00217260">
        <w:t>ל</w:t>
      </w:r>
      <w:r w:rsidRPr="00217260">
        <w:t>"</w:t>
      </w:r>
      <w:r w:rsidRPr="00217260">
        <w:t xml:space="preserve">א </w:t>
      </w:r>
      <w:r>
        <w:t xml:space="preserve">אמרו לו:</w:t>
      </w:r>
    </w:p>
    <w:p w:rsidR="00E403F0" w:rsidRPr="00AD695E" w:rsidRDefault="00E403F0" w:rsidP="00E403F0">
      <w:pPr>
        <w:rPr>
          <w:rtl/>
        </w:rPr>
      </w:pPr>
      <w:del w:id="93151" w:author="מנוע מכני" w:date="2026-10-11T12:04:39Z">
        <w:r>
          <w:rPr>
            <w:rFonts w:hint="cs"/>
            <w:rtl/>
          </w:rPr>
          <w:delText xml:space="preserve"> </w:delText>
        </w:r>
      </w:del>
      <w:r>
        <w:rPr>
          <w:rFonts w:hint="cs"/>
          <w:rtl/>
        </w:rPr>
        <w:t xml:space="preserve">כאן </w:t>
      </w:r>
      <w:r>
        <w:rPr>
          <w:rFonts w:hint="cs"/>
          <w:rtl/>
        </w:rPr>
        <w:t xml:space="preserve">לא</w:t>
      </w:r>
      <w:r>
        <w:rPr>
          <w:rFonts w:hint="cs"/>
          <w:rtl/>
        </w:rPr>
        <w:t xml:space="preserve"> הביא מעות וכאן הביאו מעות, ואין לחשוש שימכור בזול דכישמכור לו בכור אחר .. דהכהן סבור דעדיף דלעת קטנה ביד מגדולה עתידית </w:t>
      </w:r>
    </w:p>
    <w:p w:rsidR="00E403F0" w:rsidRPr="00AD695E" w:rsidRDefault="00E403F0" w:rsidP="00E403F0">
      <w:pPr>
        <w:jc w:val="center"/>
        <w:rPr>
          <w:rtl/>
        </w:rPr>
      </w:pPr>
      <w:r w:rsidRPr="00E5675B">
        <w:rPr>
          <w:rFonts w:ascii="BA חניכי הישיבות" w:hAnsi="BA חניכי הישיבות" w:cs="BA חניכי הישיבות"/>
          <w:rtl/>
        </w:rPr>
        <w:t>׻</w:t>
      </w:r>
    </w:p>
    <w:p w:rsidR="00E403F0" w:rsidRPr="00AD695E" w:rsidRDefault="00E403F0" w:rsidP="00E403F0">
      <w:pPr>
        <w:pStyle w:val="afff3"/>
        <w:framePr w:wrap="around"/>
        <w:spacing w:line="240" w:lineRule="exact"/>
        <w:rPr>
          <w:rtl/>
        </w:rPr>
      </w:pPr>
      <w:r w:rsidRPr="009239E9">
        <w:rPr>
          <w:rFonts w:hint="cs"/>
          <w:szCs w:val="18"/>
          <w:rtl/>
        </w:rPr>
        <w:t xml:space="preserve">ט. </w:t>
      </w:r>
    </w:p>
    <w:p>
      <w:pPr>
        <w:pStyle w:val="MishnaBatzad"/>
        <w:rPr>
          <w:ins w:id="20123" w:author="קלוד" w:date="2026-10-11T09:07:18Z"/>
        </w:rPr>
      </w:pPr>
      <w:ins w:id="20122" w:author="קלוד" w:date="2026-10-11T09:07:18Z">
        <w:r>
          <w:t xml:space="preserve">משנה ב</w:t>
        </w:r>
      </w:ins>
    </w:p>
    <w:p w:rsidR="00E403F0" w:rsidRPr="00D65BEC" w:rsidRDefault="00E403F0" w:rsidP="00E403F0">
      <w:pPr>
        <w:pStyle w:val="afff9"/>
        <w:rPr>
          <w:del w:id="20061" w:author="קלוד" w:date="2026-10-11T09:07:18Z"/>
          <w:rtl/>
        </w:rPr>
      </w:pPr>
      <w:del w:id="20060" w:author="קלוד" w:date="2026-10-11T09:07:18Z">
        <w:r w:rsidRPr="00D65BEC">
          <w:rPr>
            <w:rtl/>
          </w:rPr>
          <w:delText xml:space="preserve">מתני'.</w:delText>
        </w:r>
      </w:del>
    </w:p>
    <w:p w:rsidR="00E403F0" w:rsidRPr="00D65BEC" w:rsidRDefault="00E403F0" w:rsidP="00E403F0">
      <w:pPr>
        <w:pStyle w:val="afff9"/>
        <w:spacing w:before="120"/>
        <w:rPr>
          <w:rtl/>
        </w:rPr>
        <w:pPrChange w:id="90003" w:author="קלוד" w:date="2026-10-11T12:09:42Z">
          <w:pPr>
            <w:pStyle w:val="afff9"/>
          </w:pPr>
        </w:pPrChange>
      </w:pPr>
      <w:r w:rsidRPr="00D65BEC">
        <w:rPr>
          <w:rtl/>
        </w:rPr>
        <w:t>ממירין מן הצאן על הבקר, ומן הבקר על הצאן, ומן הכבשים על העזים, ומן העזים על הכבשים, מן הזכרים על הנקבות, ומן הנקבות על הזכרים.</w:t>
      </w:r>
    </w:p>
    <w:p w:rsidR="00E403F0" w:rsidRPr="00D65BEC" w:rsidRDefault="00E403F0" w:rsidP="00E403F0">
      <w:pPr>
        <w:pStyle w:val="afff9"/>
        <w:rPr>
          <w:rtl/>
        </w:rPr>
      </w:pPr>
      <w:r w:rsidRPr="00D65BEC">
        <w:rPr>
          <w:rtl/>
        </w:rPr>
        <w:t>מן התמימים על בעלי מומין, מן בעלי מומין על התמימים.</w:t>
      </w:r>
    </w:p>
    <w:p w:rsidR="00E403F0" w:rsidRPr="00D65BEC" w:rsidRDefault="00E403F0" w:rsidP="00E403F0">
      <w:pPr>
        <w:pStyle w:val="afff9"/>
        <w:rPr>
          <w:rtl/>
        </w:rPr>
      </w:pPr>
      <w:r w:rsidRPr="00D65BEC">
        <w:rPr>
          <w:rtl/>
        </w:rPr>
        <w:t xml:space="preserve">שנאמר: לא יחליפנו ולא ימיר אותו טוב ברע או רע בטוב, </w:t>
      </w:r>
    </w:p>
    <w:p w:rsidR="00E403F0" w:rsidRPr="00D65BEC" w:rsidRDefault="00E403F0" w:rsidP="00E403F0">
      <w:pPr>
        <w:pStyle w:val="afff9"/>
        <w:rPr>
          <w:rtl/>
        </w:rPr>
      </w:pPr>
      <w:r w:rsidRPr="00D65BEC">
        <w:rPr>
          <w:rtl/>
        </w:rPr>
        <w:tab/>
      </w:r>
      <w:r w:rsidRPr="00D65BEC">
        <w:rPr>
          <w:rFonts w:hint="cs"/>
          <w:rtl/>
        </w:rPr>
        <w:t xml:space="preserve">   </w:t>
      </w:r>
      <w:r w:rsidRPr="00D65BEC">
        <w:rPr>
          <w:rtl/>
        </w:rPr>
        <w:t>ואיזהו טוב ברע - בעלי מומין שקדם הקדישן את מומן.</w:t>
      </w:r>
    </w:p>
    <w:p w:rsidR="00E403F0" w:rsidRPr="00AD695E" w:rsidRDefault="00E403F0" w:rsidP="00E403F0">
      <w:pPr>
        <w:jc w:val="center"/>
        <w:rPr>
          <w:rtl/>
        </w:rPr>
      </w:pPr>
      <w:r w:rsidRPr="00E5675B">
        <w:rPr>
          <w:rFonts w:ascii="BA חניכי הישיבות" w:hAnsi="BA חניכי הישיבות" w:cs="BA חניכי הישיבות"/>
          <w:rtl/>
        </w:rPr>
        <w:t>׻</w:t>
      </w:r>
    </w:p>
    <w:p>
      <w:pPr>
        <w:pStyle w:val="afffff8"/>
        <w:rPr>
          <w:ins w:id="90189" w:author="קלוד" w:date="2026-10-11T12:25:27Z"/>
        </w:rPr>
      </w:pPr>
      <w:ins w:id="90190" w:author="קלוד" w:date="2026-10-11T12:25:27Z">
        <w:r>
          <w:rPr>
            <w:color w:val="7B3F00"/>
          </w:rPr>
          <w:t xml:space="preserve">ממירין מין במין - מ'בהמה בבהמה'</w:t>
        </w:r>
      </w:ins>
    </w:p>
    <w:p>
      <w:pPr>
        <w:pStyle w:val="38"/>
        <w:rPr>
          <w:ins w:id="93152" w:author="מנוע מכני" w:date="2026-10-11T12:04:39Z"/>
        </w:rPr>
      </w:pPr>
      <w:r>
        <w:t>מה</w:t>
      </w:r>
      <w:r>
        <w:t>"</w:t>
      </w:r>
      <w:r>
        <w:t>מ ד</w:t>
      </w:r>
      <w:r w:rsidRPr="00217260">
        <w:t>ת</w:t>
      </w:r>
      <w:r w:rsidRPr="00217260">
        <w:t>"</w:t>
      </w:r>
      <w:r w:rsidRPr="00217260">
        <w:t>ר</w:t>
      </w:r>
      <w:r>
        <w:t xml:space="preserve">:</w:t>
      </w:r>
    </w:p>
    <w:p w:rsidR="00E403F0" w:rsidRPr="00AD695E" w:rsidRDefault="00E403F0" w:rsidP="00E403F0">
      <w:pPr>
        <w:rPr>
          <w:rtl/>
        </w:rPr>
      </w:pPr>
      <w:del w:id="93153" w:author="מנוע מכני" w:date="2026-10-11T12:04:39Z">
        <w:r>
          <w:rPr>
            <w:rtl/>
          </w:rPr>
          <w:delText xml:space="preserve"> </w:delText>
        </w:r>
      </w:del>
      <w:r>
        <w:rPr>
          <w:rtl/>
        </w:rPr>
        <w:t xml:space="preserve">בהמה בבהמה - מכאן שממירין מן הצאן על הבקר, ומן הבקר על הצאן, מן הכבשים על העזים, ומן העזים על הכבשים, ומן הזכרים על הנקבות, ומן הנקבות על הזכרים, ומן בעלי מומין על התמימים, ומן התמימים על בעלי מומין.</w:t>
      </w:r>
    </w:p>
    <w:p w:rsidR="00E403F0" w:rsidRPr="00AD695E" w:rsidRDefault="00E403F0" w:rsidP="00E403F0">
      <w:pPr>
        <w:rPr>
          <w:rtl/>
        </w:rPr>
      </w:pPr>
      <w:r>
        <w:rPr>
          <w:rtl/>
        </w:rPr>
        <w:t xml:space="preserve">יכול </w:t>
      </w:r>
      <w:ins w:id="90106" w:author="מנוע מכני" w:date="2026-10-11T12:04:39Z">
        <w:r>
          <w:rPr>
            <w:rtl/>
          </w:rPr>
          <w:t xml:space="preserve">אפי'</w:t>
        </w:r>
      </w:ins>
      <w:del w:id="90107" w:author="מנוע מכני" w:date="2026-10-11T12:04:39Z">
        <w:r>
          <w:rPr>
            <w:rtl/>
          </w:rPr>
          <w:delText xml:space="preserve">אפילו</w:delText>
        </w:r>
      </w:del>
      <w:r>
        <w:rPr>
          <w:rtl/>
        </w:rPr>
        <w:t xml:space="preserve"> קדם מום להקדישן - </w:t>
      </w:r>
      <w:r>
        <w:rPr>
          <w:rtl/>
        </w:rPr>
        <w:t xml:space="preserve">ת"ל</w:t>
      </w:r>
      <w:r>
        <w:rPr>
          <w:rtl/>
        </w:rPr>
        <w:t xml:space="preserve"> </w:t>
      </w:r>
      <w:r>
        <w:rPr>
          <w:rFonts w:hint="cs"/>
          <w:rtl/>
        </w:rPr>
        <w:t>'</w:t>
      </w:r>
      <w:r>
        <w:rPr>
          <w:rStyle w:val="afffff0"/>
          <w:rtl/>
          <w:rPrChange w:id="9011" w:author="מנוע פסוקים" w:date="2026-10-11T09:25:30Z">
            <w:rPr>
              <w:rtl/>
            </w:rPr>
          </w:rPrChange>
        </w:rPr>
        <w:t xml:space="preserve">לא יחליפנו ולא ימיר אותו טוב ברע או רע בטוב</w:t>
      </w:r>
      <w:r>
        <w:rPr>
          <w:rFonts w:hint="cs"/>
          <w:rtl/>
        </w:rPr>
        <w:t>'</w:t>
      </w:r>
      <w:r>
        <w:rPr>
          <w:rtl/>
        </w:rPr>
        <w:t xml:space="preserve">, </w:t>
      </w:r>
    </w:p>
    <w:p w:rsidR="00E403F0" w:rsidRPr="00AD695E" w:rsidRDefault="00E403F0" w:rsidP="00E403F0">
      <w:pPr>
        <w:rPr>
          <w:rtl/>
        </w:rPr>
      </w:pPr>
      <w:r>
        <w:rPr>
          <w:rtl/>
        </w:rPr>
        <w:t>ואיזהו טוב ברע - בעלי מומין שקדם הקדישן את מומן.</w:t>
      </w:r>
    </w:p>
    <w:p>
      <w:pPr>
        <w:pStyle w:val="afffff8"/>
        <w:rPr>
          <w:ins w:id="90187" w:author="קלוד" w:date="2026-10-11T12:25:27Z"/>
        </w:rPr>
      </w:pPr>
      <w:ins w:id="90188" w:author="קלוד" w:date="2026-10-11T12:25:27Z">
        <w:r>
          <w:rPr>
            <w:color w:val="7B3F00"/>
          </w:rPr>
          <w:t xml:space="preserve">'טוב ברע' - טוב מעיקרו עושה תמורה, רע מעיקרו לא</w:t>
        </w:r>
      </w:ins>
    </w:p>
    <w:p>
      <w:pPr>
        <w:pStyle w:val="38"/>
        <w:rPr>
          <w:ins w:id="93154" w:author="מנוע מכני" w:date="2026-10-11T12:04:39Z"/>
        </w:rPr>
      </w:pPr>
      <w:ins w:id="91088" w:author="מנוע מכני" w:date="2026-10-11T12:04:39Z">
        <w:r>
          <w:t xml:space="preserve">מה</w:t>
        </w:r>
      </w:ins>
      <w:del w:id="91089" w:author="מנוע מכני" w:date="2026-10-11T12:04:39Z">
        <w:r>
          <w:delText xml:space="preserve">מ</w:delText>
        </w:r>
        <w:r w:rsidRPr="00A757C8">
          <w:delText xml:space="preserve">אי</w:delText>
        </w:r>
      </w:del>
      <w:r w:rsidRPr="00A757C8">
        <w:t xml:space="preserve"> תלמודא? </w:t>
      </w:r>
      <w:r w:rsidRPr="00A757C8">
        <w:t xml:space="preserve">אמר</w:t>
      </w:r>
      <w:r w:rsidRPr="00A757C8">
        <w:t xml:space="preserve"> אביי:</w:t>
      </w:r>
    </w:p>
    <w:p w:rsidR="00E403F0" w:rsidRPr="00AD695E" w:rsidRDefault="00E403F0" w:rsidP="00E403F0">
      <w:pPr>
        <w:rPr>
          <w:rtl/>
        </w:rPr>
      </w:pPr>
      <w:del w:id="93155" w:author="מנוע מכני" w:date="2026-10-11T12:04:39Z">
        <w:r w:rsidRPr="00A757C8">
          <w:rPr>
            <w:rtl/>
          </w:rPr>
          <w:delText xml:space="preserve"> </w:delText>
        </w:r>
      </w:del>
      <w:r w:rsidRPr="00A757C8">
        <w:rPr>
          <w:rtl/>
        </w:rPr>
        <w:t xml:space="preserve">נימא קרא </w:t>
      </w:r>
      <w:r w:rsidRPr="00A757C8">
        <w:rPr>
          <w:rFonts w:hint="cs"/>
          <w:rtl/>
        </w:rPr>
        <w:t>'</w:t>
      </w:r>
      <w:r w:rsidRPr="00A757C8">
        <w:rPr>
          <w:rStyle w:val="afffff0"/>
          <w:rtl/>
        </w:rPr>
        <w:t>לא יחליפנו ולא ימיר אותו טוב ברע או רע בו</w:t>
      </w:r>
      <w:r w:rsidRPr="00A757C8">
        <w:rPr>
          <w:rFonts w:hint="cs"/>
          <w:rtl/>
        </w:rPr>
        <w:t>'</w:t>
      </w:r>
      <w:r w:rsidRPr="00A757C8">
        <w:rPr>
          <w:rtl/>
        </w:rPr>
        <w:t xml:space="preserve">, בטוב אחרינא ל"ל? </w:t>
      </w:r>
    </w:p>
    <w:p>
      <w:pPr>
        <w:pStyle w:val="38"/>
        <w:rPr>
          <w:ins w:id="93156" w:author="מנוע מכני" w:date="2026-10-11T12:04:39Z"/>
        </w:rPr>
      </w:pPr>
      <w:r>
        <w:t xml:space="preserve">- </w:t>
      </w:r>
      <w:ins w:id="90108" w:author="מנוע מכני" w:date="2026-10-11T12:04:39Z">
        <w:r>
          <w:t xml:space="preserve">ש"מ</w:t>
        </w:r>
      </w:ins>
      <w:del w:id="90109" w:author="מנוע מכני" w:date="2026-10-11T12:04:39Z">
        <w:r>
          <w:delText xml:space="preserve">שמע מינה</w:delText>
        </w:r>
      </w:del>
      <w:r>
        <w:t xml:space="preserve">:</w:t>
      </w:r>
    </w:p>
    <w:p w:rsidR="00E403F0" w:rsidRPr="00AD695E" w:rsidRDefault="00E403F0" w:rsidP="00E403F0">
      <w:pPr>
        <w:pStyle w:val="affffb"/>
        <w:rPr>
          <w:rtl/>
        </w:rPr>
      </w:pPr>
      <w:del w:id="93157" w:author="מנוע מכני" w:date="2026-10-11T12:04:39Z">
        <w:r>
          <w:rPr>
            <w:rtl/>
          </w:rPr>
          <w:delText xml:space="preserve"> </w:delText>
        </w:r>
      </w:del>
      <w:r>
        <w:rPr>
          <w:rtl/>
        </w:rPr>
        <w:t xml:space="preserve">טוב מעיקרו - עושה תמורה, רע מעיקרו - אין עושה תמורה.</w:t>
      </w:r>
    </w:p>
    <w:p w:rsidR="00E403F0" w:rsidRPr="00AD695E" w:rsidRDefault="00E403F0" w:rsidP="00E403F0">
      <w:pPr>
        <w:rPr>
          <w:rtl/>
        </w:rPr>
      </w:pPr>
    </w:p>
    <w:p>
      <w:pPr>
        <w:pStyle w:val="38"/>
        <w:rPr>
          <w:ins w:id="93158" w:author="מנוע מכני" w:date="2026-10-11T12:04:39Z"/>
        </w:rPr>
      </w:pPr>
      <w:r w:rsidRPr="00217260">
        <w:t>רבא</w:t>
      </w:r>
      <w:r>
        <w:t xml:space="preserve">:</w:t>
      </w:r>
    </w:p>
    <w:p w:rsidR="00E403F0" w:rsidRPr="00AD695E" w:rsidRDefault="00E403F0" w:rsidP="00E403F0">
      <w:pPr>
        <w:rPr>
          <w:rtl/>
        </w:rPr>
      </w:pPr>
      <w:del w:id="93159" w:author="מנוע מכני" w:date="2026-10-11T12:04:39Z">
        <w:r>
          <w:rPr>
            <w:rtl/>
          </w:rPr>
          <w:delText xml:space="preserve"> </w:delText>
        </w:r>
      </w:del>
      <w:ins w:id="90019" w:author="Claude - סמנטי" w:date="2026-10-11T12:20:38Z">
        <w:r>
          <w:rPr>
            <w:rtl/>
          </w:rPr>
          <w:t xml:space="preserve">שניהם</w:t>
        </w:r>
      </w:ins>
      <w:del w:id="90020" w:author="Claude - סמנטי" w:date="2026-10-11T12:20:38Z">
        <w:r>
          <w:rPr>
            <w:rtl/>
          </w:rPr>
          <w:delText xml:space="preserve">תרווייהו</w:delText>
        </w:r>
      </w:del>
      <w:r>
        <w:rPr>
          <w:rtl/>
        </w:rPr>
        <w:t xml:space="preserve"> טוב ייתורי מייתרי, </w:t>
      </w:r>
      <w:r>
        <w:rPr>
          <w:rFonts w:hint="cs"/>
          <w:rtl/>
        </w:rPr>
        <w:t xml:space="preserve">א'כ </w:t>
      </w:r>
      <w:r>
        <w:rPr>
          <w:rtl/>
        </w:rPr>
        <w:t xml:space="preserve">נכתוב קרא </w:t>
      </w:r>
      <w:r>
        <w:rPr>
          <w:rFonts w:hint="cs"/>
          <w:rtl/>
        </w:rPr>
        <w:t>'</w:t>
      </w:r>
      <w:r>
        <w:rPr>
          <w:rtl/>
        </w:rPr>
        <w:t>לא יחליפנו ולא ימיר אותו ברע או רע בו</w:t>
      </w:r>
      <w:r>
        <w:rPr>
          <w:rFonts w:hint="cs"/>
          <w:rtl/>
        </w:rPr>
        <w:t>'</w:t>
      </w:r>
      <w:r>
        <w:rPr>
          <w:rtl/>
        </w:rPr>
        <w:t xml:space="preserve"> ל</w:t>
      </w:r>
      <w:r>
        <w:rPr>
          <w:rFonts w:hint="cs"/>
          <w:rtl/>
        </w:rPr>
        <w:t>"ל</w:t>
      </w:r>
      <w:r>
        <w:rPr>
          <w:rtl/>
        </w:rPr>
        <w:t xml:space="preserve"> למכתב </w:t>
      </w:r>
      <w:ins w:id="90418" w:author="מנוע מכני" w:date="2026-10-11T12:04:39Z">
        <w:r>
          <w:rPr>
            <w:rtl/>
          </w:rPr>
          <w:t xml:space="preserve">שניהם</w:t>
        </w:r>
      </w:ins>
      <w:del w:id="90419" w:author="מנוע מכני" w:date="2026-10-11T12:04:39Z">
        <w:r>
          <w:rPr>
            <w:rtl/>
          </w:rPr>
          <w:delText xml:space="preserve">תרוייהו</w:delText>
        </w:r>
      </w:del>
      <w:r>
        <w:rPr>
          <w:rtl/>
        </w:rPr>
        <w:t xml:space="preserve"> טוב? </w:t>
      </w:r>
    </w:p>
    <w:p w:rsidR="00E403F0" w:rsidRPr="00E87E21" w:rsidRDefault="00E403F0" w:rsidP="00E403F0">
      <w:pPr>
        <w:rPr>
          <w:spacing w:val="-4"/>
          <w:rtl/>
        </w:rPr>
      </w:pPr>
      <w:r w:rsidRPr="00E87E21">
        <w:rPr>
          <w:spacing w:val="-4"/>
          <w:rtl/>
        </w:rPr>
        <w:t xml:space="preserve">חד טוב</w:t>
      </w:r>
      <w:ins w:id="91742" w:author="מנוע מכני" w:date="2026-10-11T12:04:39Z">
        <w:r>
          <w:rPr>
            <w:spacing w:val="-4"/>
            <w:rtl/>
          </w:rPr>
          <w:t xml:space="preserve"> </w:t>
        </w:r>
      </w:ins>
      <w:del w:id="91743" w:author="מנוע מכני" w:date="2026-10-11T12:04:39Z">
        <w:r w:rsidRPr="00E87E21">
          <w:rPr>
            <w:spacing w:val="-4"/>
            <w:rtl/>
          </w:rPr>
          <w:delText xml:space="preserve">  </w:delText>
        </w:r>
      </w:del>
      <w:r w:rsidRPr="00E87E21">
        <w:rPr>
          <w:spacing w:val="-4"/>
          <w:rtl/>
        </w:rPr>
        <w:t xml:space="preserve">אפי' בטוב </w:t>
      </w:r>
      <w:ins w:id="92204" w:author="מנוע מכני" w:date="2026-10-11T12:04:39Z">
        <w:r>
          <w:rPr>
            <w:rFonts w:hint="cs"/>
            <w:spacing w:val="-4"/>
            <w:rtl/>
          </w:rPr>
          <w:t xml:space="preserve">אם </w:t>
        </w:r>
      </w:ins>
      <w:del w:id="92205" w:author="מנוע מכני" w:date="2026-10-11T12:04:39Z">
        <w:r w:rsidRPr="00E87E21">
          <w:rPr>
            <w:rFonts w:hint="cs"/>
            <w:spacing w:val="-4"/>
            <w:rtl/>
          </w:rPr>
          <w:delText xml:space="preserve">א</w:delText>
        </w:r>
        <w:r w:rsidRPr="00E87E21">
          <w:rPr>
            <w:spacing w:val="-4"/>
            <w:rtl/>
          </w:rPr>
          <w:delText xml:space="preserve">י </w:delText>
        </w:r>
      </w:del>
      <w:r w:rsidRPr="00E87E21">
        <w:rPr>
          <w:spacing w:val="-4"/>
          <w:rtl/>
        </w:rPr>
        <w:t xml:space="preserve">ממיר לקי,</w:t>
      </w:r>
      <w:r w:rsidRPr="00E87E21">
        <w:rPr>
          <w:rFonts w:hint="cs"/>
          <w:spacing w:val="-4"/>
          <w:rtl/>
        </w:rPr>
        <w:t>|</w:t>
      </w:r>
      <w:r w:rsidRPr="00E87E21">
        <w:rPr>
          <w:b/>
          <w:bCs/>
          <w:spacing w:val="-4"/>
          <w:rtl/>
        </w:rPr>
        <w:t>ואידך</w:t>
      </w:r>
      <w:r w:rsidRPr="00E87E21">
        <w:rPr>
          <w:rFonts w:hint="cs"/>
          <w:b/>
          <w:bCs/>
          <w:spacing w:val="-4"/>
          <w:rtl/>
        </w:rPr>
        <w:t>:</w:t>
      </w:r>
      <w:r w:rsidRPr="00E87E21">
        <w:rPr>
          <w:spacing w:val="-4"/>
          <w:rtl/>
        </w:rPr>
        <w:t xml:space="preserve"> טוב מעיקרו</w:t>
      </w:r>
      <w:r w:rsidRPr="00E87E21">
        <w:rPr>
          <w:rFonts w:hint="cs"/>
          <w:spacing w:val="-4"/>
          <w:rtl/>
        </w:rPr>
        <w:t xml:space="preserve"> </w:t>
      </w:r>
      <w:r w:rsidRPr="00E87E21">
        <w:rPr>
          <w:spacing w:val="-4"/>
          <w:rtl/>
        </w:rPr>
        <w:t>עושה תמורה, רע מעיקרו אין עושה תמורה.</w:t>
      </w:r>
    </w:p>
    <w:p>
      <w:pPr>
        <w:pStyle w:val="38"/>
        <w:rPr>
          <w:ins w:id="93160" w:author="מנוע מכני" w:date="2026-10-11T12:04:39Z"/>
        </w:rPr>
      </w:pPr>
      <w:r w:rsidRPr="00217260">
        <w:t>ואביי</w:t>
      </w:r>
      <w:r>
        <w:t xml:space="preserve">:</w:t>
      </w:r>
    </w:p>
    <w:p w:rsidR="00E403F0" w:rsidRPr="00AD695E" w:rsidRDefault="00E403F0" w:rsidP="00E403F0">
      <w:pPr>
        <w:rPr>
          <w:rtl/>
        </w:rPr>
      </w:pPr>
      <w:del w:id="93161" w:author="מנוע מכני" w:date="2026-10-11T12:04:39Z">
        <w:r>
          <w:rPr>
            <w:rtl/>
          </w:rPr>
          <w:delText xml:space="preserve"> </w:delText>
        </w:r>
      </w:del>
      <w:ins w:id="90110" w:author="מנוע מכני" w:date="2026-10-11T12:04:39Z">
        <w:r>
          <w:rPr>
            <w:rtl/>
          </w:rPr>
          <w:t xml:space="preserve">ק"ו</w:t>
        </w:r>
      </w:ins>
      <w:del w:id="90111" w:author="מנוע מכני" w:date="2026-10-11T12:04:39Z">
        <w:r>
          <w:rPr>
            <w:rtl/>
          </w:rPr>
          <w:delText xml:space="preserve">קל וחומר</w:delText>
        </w:r>
      </w:del>
      <w:r>
        <w:rPr>
          <w:rtl/>
        </w:rPr>
        <w:t xml:space="preserve"> הוא, ומה טוב ברע דעלויי מעלי </w:t>
      </w:r>
      <w:ins w:id="91090" w:author="מנוע מכני" w:date="2026-10-11T12:04:39Z">
        <w:r>
          <w:rPr>
            <w:rtl/>
          </w:rPr>
          <w:t xml:space="preserve">לו</w:t>
        </w:r>
      </w:ins>
      <w:del w:id="91091" w:author="מנוע מכני" w:date="2026-10-11T12:04:39Z">
        <w:r>
          <w:rPr>
            <w:rtl/>
          </w:rPr>
          <w:delText xml:space="preserve">ליה</w:delText>
        </w:r>
      </w:del>
      <w:r>
        <w:rPr>
          <w:rtl/>
        </w:rPr>
        <w:t xml:space="preserve"> - לקי, </w:t>
      </w:r>
    </w:p>
    <w:p w:rsidR="00E403F0" w:rsidRPr="00AD695E" w:rsidRDefault="00E403F0" w:rsidP="00E403F0">
      <w:pPr>
        <w:rPr>
          <w:rtl/>
        </w:rPr>
      </w:pPr>
      <w:r>
        <w:rPr>
          <w:rtl/>
        </w:rPr>
        <w:t xml:space="preserve">טוב בטוב, דכי הדדי </w:t>
      </w:r>
      <w:ins w:id="91092" w:author="מנוע מכני" w:date="2026-10-11T12:04:39Z">
        <w:r>
          <w:rPr>
            <w:rtl/>
          </w:rPr>
          <w:t xml:space="preserve">הם</w:t>
        </w:r>
      </w:ins>
      <w:del w:id="91093" w:author="מנוע מכני" w:date="2026-10-11T12:04:39Z">
        <w:r>
          <w:rPr>
            <w:rtl/>
          </w:rPr>
          <w:delText xml:space="preserve">נינהו</w:delText>
        </w:r>
      </w:del>
      <w:r>
        <w:rPr>
          <w:rtl/>
        </w:rPr>
        <w:t xml:space="preserve"> – </w:t>
      </w:r>
      <w:r>
        <w:rPr>
          <w:rFonts w:hint="cs"/>
          <w:rtl/>
        </w:rPr>
        <w:t>כ</w:t>
      </w:r>
      <w:r>
        <w:rPr>
          <w:rtl/>
        </w:rPr>
        <w:t>"</w:t>
      </w:r>
      <w:r>
        <w:rPr>
          <w:rFonts w:hint="cs"/>
          <w:rtl/>
        </w:rPr>
        <w:t xml:space="preserve">ש</w:t>
      </w:r>
      <w:r>
        <w:rPr>
          <w:rFonts w:hint="cs"/>
          <w:rtl/>
        </w:rPr>
        <w:t xml:space="preserve"> </w:t>
      </w:r>
      <w:r>
        <w:rPr>
          <w:rtl/>
        </w:rPr>
        <w:t xml:space="preserve">דלקי! </w:t>
      </w:r>
      <w:r>
        <w:rPr>
          <w:rStyle w:val="2fb"/>
          <w:rtl/>
        </w:rPr>
        <w:t xml:space="preserve">ורבא</w:t>
      </w:r>
      <w:r>
        <w:rPr>
          <w:rtl/>
        </w:rPr>
        <w:t xml:space="preserve"> - אין עונשין מן הדין.</w:t>
      </w:r>
    </w:p>
    <w:p>
      <w:pPr>
        <w:pStyle w:val="38"/>
        <w:rPr>
          <w:ins w:id="93162" w:author="מנוע מכני" w:date="2026-10-11T12:04:39Z"/>
        </w:rPr>
      </w:pPr>
      <w:r>
        <w:t xml:space="preserve">ואביי </w:t>
      </w:r>
      <w:r>
        <w:t xml:space="preserve">אמר</w:t>
      </w:r>
      <w:r>
        <w:t xml:space="preserve"> לך:</w:t>
      </w:r>
    </w:p>
    <w:p w:rsidR="00E403F0" w:rsidRPr="00AD695E" w:rsidRDefault="00E403F0" w:rsidP="00E403F0">
      <w:pPr>
        <w:rPr>
          <w:rtl/>
        </w:rPr>
      </w:pPr>
      <w:del w:id="93163" w:author="מנוע מכני" w:date="2026-10-11T12:04:39Z">
        <w:r>
          <w:rPr>
            <w:rtl/>
          </w:rPr>
          <w:delText xml:space="preserve"> </w:delText>
        </w:r>
      </w:del>
      <w:r>
        <w:rPr>
          <w:rtl/>
        </w:rPr>
        <w:t xml:space="preserve">הא </w:t>
      </w:r>
      <w:ins w:id="90420" w:author="מנוע מכני" w:date="2026-10-11T12:04:39Z">
        <w:r>
          <w:rPr>
            <w:rtl/>
          </w:rPr>
          <w:t xml:space="preserve">לא</w:t>
        </w:r>
      </w:ins>
      <w:del w:id="90421" w:author="מנוע מכני" w:date="2026-10-11T12:04:39Z">
        <w:r>
          <w:rPr>
            <w:rtl/>
          </w:rPr>
          <w:delText xml:space="preserve">לאו</w:delText>
        </w:r>
      </w:del>
      <w:r>
        <w:rPr>
          <w:rtl/>
        </w:rPr>
        <w:t xml:space="preserve"> דינא הוא, מי גרע טוב מרע? </w:t>
      </w:r>
    </w:p>
    <w:p>
      <w:pPr>
        <w:pStyle w:val="afffff8"/>
        <w:rPr>
          <w:ins w:id="90185" w:author="קלוד" w:date="2026-10-11T12:25:27Z"/>
        </w:rPr>
      </w:pPr>
      <w:ins w:id="90186" w:author="קלוד" w:date="2026-10-11T12:25:27Z">
        <w:r>
          <w:rPr>
            <w:color w:val="7B3F00"/>
          </w:rPr>
          <w:t xml:space="preserve">'לא יחליפנו' בשל אחרים, 'ולא ימיר' בשל עצמו</w:t>
        </w:r>
      </w:ins>
    </w:p>
    <w:p>
      <w:pPr>
        <w:pStyle w:val="38"/>
        <w:rPr>
          <w:ins w:id="93164" w:author="מנוע מכני" w:date="2026-10-11T12:04:39Z"/>
        </w:rPr>
      </w:pPr>
      <w:del w:id="90047" w:author="מנוע מכני" w:date="2026-10-11T12:04:39Z">
        <w:r>
          <w:delText xml:space="preserve"> </w:delText>
        </w:r>
      </w:del>
      <w:r w:rsidRPr="00217260">
        <w:t>תנו רבנן</w:t>
      </w:r>
      <w:r>
        <w:t xml:space="preserve">:</w:t>
      </w:r>
    </w:p>
    <w:p w:rsidR="00E403F0" w:rsidRPr="00AD695E" w:rsidRDefault="00E403F0" w:rsidP="00E403F0">
      <w:pPr>
        <w:rPr>
          <w:rtl/>
        </w:rPr>
      </w:pPr>
      <w:del w:id="93165" w:author="מנוע מכני" w:date="2026-10-11T12:04:39Z">
        <w:r>
          <w:rPr>
            <w:rtl/>
          </w:rPr>
          <w:delText xml:space="preserve"> </w:delText>
        </w:r>
      </w:del>
      <w:r>
        <w:rPr>
          <w:rtl/>
        </w:rPr>
        <w:t xml:space="preserve">לא</w:t>
      </w:r>
      <w:r>
        <w:rPr>
          <w:rtl/>
        </w:rPr>
        <w:t xml:space="preserve"> יחליפנו - בשל אחרים, ולא ימיר אותו - בשל עצמו.</w:t>
      </w:r>
    </w:p>
    <w:p w:rsidR="00E403F0" w:rsidRPr="00AD695E" w:rsidRDefault="00E403F0" w:rsidP="00E403F0">
      <w:pPr>
        <w:rPr>
          <w:rtl/>
        </w:rPr>
      </w:pPr>
      <w:r>
        <w:rPr>
          <w:rtl/>
        </w:rPr>
        <w:t xml:space="preserve">ולכתוב </w:t>
      </w:r>
      <w:r>
        <w:rPr>
          <w:rtl/>
        </w:rPr>
        <w:t xml:space="preserve">לא</w:t>
      </w:r>
      <w:r>
        <w:rPr>
          <w:rtl/>
        </w:rPr>
        <w:t xml:space="preserve"> יחליפנו, </w:t>
      </w:r>
      <w:ins w:id="92206" w:author="מנוע מכני" w:date="2026-10-11T12:04:39Z">
        <w:r>
          <w:rPr>
            <w:rtl/>
          </w:rPr>
          <w:t xml:space="preserve">ולא צריך</w:t>
        </w:r>
      </w:ins>
      <w:del w:id="92207" w:author="מנוע מכני" w:date="2026-10-11T12:04:39Z">
        <w:r>
          <w:rPr>
            <w:rtl/>
          </w:rPr>
          <w:delText xml:space="preserve">ולא בעי</w:delText>
        </w:r>
      </w:del>
      <w:r>
        <w:rPr>
          <w:rtl/>
        </w:rPr>
        <w:t xml:space="preserve"> </w:t>
      </w:r>
      <w:r>
        <w:rPr>
          <w:rtl/>
        </w:rPr>
        <w:t xml:space="preserve">לא</w:t>
      </w:r>
      <w:r>
        <w:rPr>
          <w:rtl/>
        </w:rPr>
        <w:t xml:space="preserve"> ימיר אותו! </w:t>
      </w:r>
    </w:p>
    <w:p w:rsidR="00E403F0" w:rsidRPr="00AD695E" w:rsidRDefault="00E403F0" w:rsidP="00E403F0">
      <w:pPr>
        <w:rPr>
          <w:rtl/>
        </w:rPr>
      </w:pPr>
      <w:ins w:id="92208" w:author="מנוע מכני" w:date="2026-10-11T12:04:39Z">
        <w:r>
          <w:rPr>
            <w:rtl/>
          </w:rPr>
          <w:t xml:space="preserve">אם </w:t>
        </w:r>
      </w:ins>
      <w:del w:id="92209" w:author="מנוע מכני" w:date="2026-10-11T12:04:39Z">
        <w:r w:rsidRPr="00A757C8">
          <w:rPr>
            <w:rtl/>
          </w:rPr>
          <w:delText xml:space="preserve">אי </w:delText>
        </w:r>
      </w:del>
      <w:r w:rsidRPr="00A757C8">
        <w:rPr>
          <w:rtl/>
        </w:rPr>
        <w:t xml:space="preserve">כתב </w:t>
      </w:r>
      <w:ins w:id="91094" w:author="מנוע מכני" w:date="2026-10-11T12:04:39Z">
        <w:r>
          <w:rPr>
            <w:rtl/>
          </w:rPr>
          <w:t xml:space="preserve">כך</w:t>
        </w:r>
      </w:ins>
      <w:del w:id="91095" w:author="מנוע מכני" w:date="2026-10-11T12:04:39Z">
        <w:r w:rsidRPr="00A757C8">
          <w:rPr>
            <w:rtl/>
          </w:rPr>
          <w:delText xml:space="preserve">הכי</w:delText>
        </w:r>
      </w:del>
      <w:r w:rsidRPr="00A757C8">
        <w:rPr>
          <w:rtl/>
        </w:rPr>
        <w:t xml:space="preserve"> </w:t>
      </w:r>
      <w:r w:rsidRPr="00A757C8">
        <w:rPr>
          <w:rtl/>
        </w:rPr>
        <w:t xml:space="preserve">הו"</w:t>
      </w:r>
      <w:r w:rsidRPr="00A757C8">
        <w:rPr>
          <w:rFonts w:hint="cs"/>
          <w:rtl/>
        </w:rPr>
        <w:t>א</w:t>
      </w:r>
      <w:r w:rsidRPr="00A757C8">
        <w:rPr>
          <w:rtl/>
        </w:rPr>
        <w:t xml:space="preserve"> תצא זו ותכנס זו הוא דתילקי אבל ממיר, </w:t>
      </w:r>
      <w:ins w:id="90021" w:author="Claude - סמנטי" w:date="2026-10-11T12:20:38Z">
        <w:r>
          <w:rPr>
            <w:rtl/>
          </w:rPr>
          <w:t xml:space="preserve">ששניהם</w:t>
        </w:r>
      </w:ins>
      <w:del w:id="90022" w:author="Claude - סמנטי" w:date="2026-10-11T12:20:38Z">
        <w:r w:rsidRPr="00A757C8">
          <w:rPr>
            <w:rtl/>
          </w:rPr>
          <w:delText xml:space="preserve">דתרווייהו</w:delText>
        </w:r>
      </w:del>
      <w:r w:rsidRPr="00A757C8">
        <w:rPr>
          <w:rtl/>
        </w:rPr>
        <w:t xml:space="preserve"> מקדיש </w:t>
      </w:r>
      <w:ins w:id="92034" w:author="מנוע מכני" w:date="2026-10-11T12:04:39Z">
        <w:r>
          <w:rPr>
            <w:rtl/>
          </w:rPr>
          <w:t xml:space="preserve">להם</w:t>
        </w:r>
      </w:ins>
      <w:del w:id="92035" w:author="מנוע מכני" w:date="2026-10-11T12:04:39Z">
        <w:r w:rsidRPr="00A757C8">
          <w:rPr>
            <w:rtl/>
          </w:rPr>
          <w:delText xml:space="preserve">להו</w:delText>
        </w:r>
      </w:del>
      <w:r w:rsidRPr="00A757C8">
        <w:rPr>
          <w:rtl/>
        </w:rPr>
        <w:t xml:space="preserve"> אימא </w:t>
      </w:r>
      <w:r w:rsidRPr="00A757C8">
        <w:rPr>
          <w:rtl/>
        </w:rPr>
        <w:t xml:space="preserve">לא</w:t>
      </w:r>
      <w:r w:rsidRPr="00A757C8">
        <w:rPr>
          <w:rtl/>
        </w:rPr>
        <w:t xml:space="preserve"> לקי, </w:t>
      </w:r>
      <w:r w:rsidRPr="00A757C8">
        <w:rPr>
          <w:rtl/>
        </w:rPr>
        <w:t xml:space="preserve">ק</w:t>
      </w:r>
      <w:r w:rsidRPr="00A757C8">
        <w:rPr>
          <w:rFonts w:hint="cs"/>
          <w:rtl/>
        </w:rPr>
        <w:t>מ</w:t>
      </w:r>
      <w:r w:rsidRPr="00A757C8">
        <w:rPr>
          <w:rtl/>
        </w:rPr>
        <w:t>"</w:t>
      </w:r>
      <w:r w:rsidRPr="00A757C8">
        <w:rPr>
          <w:rFonts w:hint="cs"/>
          <w:rtl/>
        </w:rPr>
        <w:t>ל</w:t>
      </w:r>
      <w:r w:rsidRPr="00A757C8">
        <w:rPr>
          <w:rtl/>
        </w:rPr>
        <w:t>.</w:t>
      </w:r>
    </w:p>
    <w:p w:rsidR="00E403F0" w:rsidRPr="00AD695E" w:rsidRDefault="00E403F0" w:rsidP="00E403F0">
      <w:pPr>
        <w:rPr>
          <w:rtl/>
        </w:rPr>
      </w:pPr>
      <w:ins w:id="91098" w:author="מנוע מכני" w:date="2026-10-11T12:04:39Z">
        <w:r>
          <w:rPr>
            <w:rtl/>
          </w:rPr>
          <w:t xml:space="preserve">זה</w:t>
        </w:r>
      </w:ins>
      <w:del w:id="91099" w:author="מנוע מכני" w:date="2026-10-11T12:04:39Z">
        <w:r>
          <w:rPr>
            <w:rtl/>
          </w:rPr>
          <w:delText xml:space="preserve">האי</w:delText>
        </w:r>
      </w:del>
      <w:r>
        <w:rPr>
          <w:rtl/>
        </w:rPr>
        <w:t xml:space="preserve"> בשל אחרים </w:t>
      </w:r>
      <w:ins w:id="92694" w:author="מנוע מכני" w:date="2026-10-11T12:04:39Z">
        <w:r>
          <w:rPr>
            <w:rtl/>
          </w:rPr>
          <w:t xml:space="preserve">איך</w:t>
        </w:r>
      </w:ins>
      <w:del w:id="92695" w:author="מנוע מכני" w:date="2026-10-11T12:04:39Z">
        <w:r>
          <w:rPr>
            <w:rtl/>
          </w:rPr>
          <w:delText xml:space="preserve">היכי</w:delText>
        </w:r>
      </w:del>
      <w:r>
        <w:rPr>
          <w:rtl/>
        </w:rPr>
        <w:t xml:space="preserve"> דמי? </w:t>
      </w:r>
      <w:ins w:id="92210" w:author="מנוע מכני" w:date="2026-10-11T12:04:39Z">
        <w:r>
          <w:rPr>
            <w:rtl/>
          </w:rPr>
          <w:t xml:space="preserve">אם </w:t>
        </w:r>
      </w:ins>
      <w:del w:id="92211" w:author="מנוע מכני" w:date="2026-10-11T12:04:39Z">
        <w:r>
          <w:rPr>
            <w:rtl/>
          </w:rPr>
          <w:delText xml:space="preserve">אי </w:delText>
        </w:r>
      </w:del>
      <w:r>
        <w:rPr>
          <w:rtl/>
        </w:rPr>
        <w:t xml:space="preserve">נימא בהמה דהקדש </w:t>
      </w:r>
      <w:ins w:id="91096" w:author="מנוע מכני" w:date="2026-10-11T12:04:39Z">
        <w:r>
          <w:rPr>
            <w:rtl/>
          </w:rPr>
          <w:t xml:space="preserve">שלו</w:t>
        </w:r>
      </w:ins>
      <w:del w:id="91097" w:author="מנוע מכני" w:date="2026-10-11T12:04:39Z">
        <w:r>
          <w:rPr>
            <w:rtl/>
          </w:rPr>
          <w:delText xml:space="preserve">דידיה</w:delText>
        </w:r>
      </w:del>
      <w:r>
        <w:rPr>
          <w:rtl/>
        </w:rPr>
        <w:t xml:space="preserve"> וחולין </w:t>
      </w:r>
      <w:ins w:id="92068" w:author="מנוע מכני" w:date="2026-10-11T12:04:39Z">
        <w:r>
          <w:rPr>
            <w:rtl/>
          </w:rPr>
          <w:t xml:space="preserve">דעולם</w:t>
        </w:r>
      </w:ins>
      <w:del w:id="92069" w:author="מנוע מכני" w:date="2026-10-11T12:04:39Z">
        <w:r>
          <w:rPr>
            <w:rtl/>
          </w:rPr>
          <w:delText xml:space="preserve">דעלמא</w:delText>
        </w:r>
      </w:del>
      <w:r>
        <w:rPr>
          <w:rtl/>
        </w:rPr>
        <w:t xml:space="preserve"> - מי מצי מקדיש? </w:t>
      </w:r>
    </w:p>
    <w:p w:rsidR="00E403F0" w:rsidRPr="00AD695E" w:rsidRDefault="00E403F0" w:rsidP="00E403F0">
      <w:pPr>
        <w:rPr>
          <w:rtl/>
        </w:rPr>
      </w:pPr>
      <w:r>
        <w:rPr>
          <w:rtl/>
        </w:rPr>
        <w:t xml:space="preserve">איש כי יקדיש את ביתו קדש לה' </w:t>
      </w:r>
      <w:r>
        <w:rPr>
          <w:rtl/>
        </w:rPr>
        <w:t xml:space="preserve">אמר</w:t>
      </w:r>
      <w:r>
        <w:rPr>
          <w:rtl/>
        </w:rPr>
        <w:t xml:space="preserve"> </w:t>
      </w:r>
      <w:ins w:id="91100" w:author="מנוע מכני" w:date="2026-10-11T12:04:39Z">
        <w:r>
          <w:rPr>
            <w:rtl/>
          </w:rPr>
          <w:t xml:space="preserve">התורה</w:t>
        </w:r>
      </w:ins>
      <w:del w:id="91101" w:author="מנוע מכני" w:date="2026-10-11T12:04:39Z">
        <w:r>
          <w:rPr>
            <w:rtl/>
          </w:rPr>
          <w:delText xml:space="preserve">רחמנא</w:delText>
        </w:r>
      </w:del>
      <w:r>
        <w:rPr>
          <w:rtl/>
        </w:rPr>
        <w:t xml:space="preserve">, מה ביתו - ברשותו, אף כל - ברשותו! </w:t>
      </w:r>
    </w:p>
    <w:p w:rsidR="00E403F0" w:rsidRPr="00AD695E" w:rsidRDefault="00E403F0" w:rsidP="00E403F0">
      <w:pPr>
        <w:rPr>
          <w:rtl/>
        </w:rPr>
      </w:pPr>
      <w:r>
        <w:rPr>
          <w:rtl/>
        </w:rPr>
        <w:t xml:space="preserve">ואלא - בהמה דהקדש </w:t>
      </w:r>
      <w:ins w:id="92070" w:author="מנוע מכני" w:date="2026-10-11T12:04:39Z">
        <w:r>
          <w:rPr>
            <w:rtl/>
          </w:rPr>
          <w:t xml:space="preserve">דעולם</w:t>
        </w:r>
      </w:ins>
      <w:del w:id="92071" w:author="מנוע מכני" w:date="2026-10-11T12:04:39Z">
        <w:r>
          <w:rPr>
            <w:rtl/>
          </w:rPr>
          <w:delText xml:space="preserve">דעלמא</w:delText>
        </w:r>
      </w:del>
      <w:r>
        <w:rPr>
          <w:rtl/>
        </w:rPr>
        <w:t xml:space="preserve">, </w:t>
      </w:r>
    </w:p>
    <w:p w:rsidR="00E403F0" w:rsidRPr="00AD695E" w:rsidRDefault="00E403F0" w:rsidP="00E403F0">
      <w:pPr>
        <w:rPr>
          <w:rtl/>
        </w:rPr>
      </w:pPr>
      <w:r>
        <w:rPr>
          <w:rtl/>
        </w:rPr>
        <w:t xml:space="preserve">וחולין </w:t>
      </w:r>
      <w:ins w:id="91102" w:author="מנוע מכני" w:date="2026-10-11T12:04:39Z">
        <w:r>
          <w:rPr>
            <w:rtl/>
          </w:rPr>
          <w:t xml:space="preserve">שלו</w:t>
        </w:r>
      </w:ins>
      <w:del w:id="91103" w:author="מנוע מכני" w:date="2026-10-11T12:04:39Z">
        <w:r>
          <w:rPr>
            <w:rtl/>
          </w:rPr>
          <w:delText xml:space="preserve">דידיה</w:delText>
        </w:r>
      </w:del>
      <w:r>
        <w:rPr>
          <w:rtl/>
        </w:rPr>
        <w:t xml:space="preserve"> - מי מתפיס בדבר שאינו שלו? </w:t>
      </w:r>
    </w:p>
    <w:p w:rsidR="00E403F0" w:rsidRPr="00AD695E" w:rsidRDefault="00E403F0" w:rsidP="00E403F0">
      <w:pPr>
        <w:pStyle w:val="affffb"/>
        <w:rPr>
          <w:rtl/>
        </w:rPr>
      </w:pPr>
      <w:r>
        <w:rPr>
          <w:rtl/>
        </w:rPr>
        <w:t xml:space="preserve">- לעולם בבהמה דהקדש </w:t>
      </w:r>
      <w:ins w:id="92072" w:author="מנוע מכני" w:date="2026-10-11T12:04:39Z">
        <w:r>
          <w:rPr>
            <w:rtl/>
          </w:rPr>
          <w:t xml:space="preserve">דעולם</w:t>
        </w:r>
      </w:ins>
      <w:del w:id="92073" w:author="מנוע מכני" w:date="2026-10-11T12:04:39Z">
        <w:r>
          <w:rPr>
            <w:rtl/>
          </w:rPr>
          <w:delText xml:space="preserve">דעלמא</w:delText>
        </w:r>
      </w:del>
      <w:r>
        <w:rPr>
          <w:rtl/>
        </w:rPr>
        <w:t xml:space="preserve"> וחולין </w:t>
      </w:r>
      <w:ins w:id="91104" w:author="מנוע מכני" w:date="2026-10-11T12:04:39Z">
        <w:r>
          <w:rPr>
            <w:rtl/>
          </w:rPr>
          <w:t xml:space="preserve">שלו</w:t>
        </w:r>
      </w:ins>
      <w:del w:id="91105" w:author="מנוע מכני" w:date="2026-10-11T12:04:39Z">
        <w:r>
          <w:rPr>
            <w:rtl/>
          </w:rPr>
          <w:delText xml:space="preserve">דידיה</w:delText>
        </w:r>
      </w:del>
      <w:r>
        <w:rPr>
          <w:rtl/>
        </w:rPr>
        <w:t xml:space="preserve">, כגון דאמר מריה דבהמה דהקדש: כל הרוצה להמיר בבהמתו - יבא וימיר.</w:t>
      </w:r>
    </w:p>
    <w:p w:rsidR="00E403F0" w:rsidRPr="00AD695E" w:rsidRDefault="00E403F0" w:rsidP="00E403F0">
      <w:pPr>
        <w:jc w:val="center"/>
        <w:rPr>
          <w:rtl/>
        </w:rPr>
      </w:pPr>
      <w:r w:rsidRPr="00E5675B">
        <w:rPr>
          <w:rFonts w:ascii="BA חניכי הישיבות" w:hAnsi="BA חניכי הישיבות" w:cs="BA חניכי הישיבות"/>
          <w:rtl/>
        </w:rPr>
        <w:t>׻</w:t>
      </w:r>
    </w:p>
    <w:p>
      <w:pPr>
        <w:pStyle w:val="MishnaBatzad"/>
        <w:rPr>
          <w:ins w:id="20125" w:author="קלוד" w:date="2026-10-11T09:07:18Z"/>
        </w:rPr>
      </w:pPr>
      <w:ins w:id="20124" w:author="קלוד" w:date="2026-10-11T09:07:18Z">
        <w:r>
          <w:t xml:space="preserve">משנה ב</w:t>
        </w:r>
      </w:ins>
    </w:p>
    <w:p w:rsidR="00E403F0" w:rsidRPr="00D65BEC" w:rsidRDefault="00E403F0" w:rsidP="00E403F0">
      <w:pPr>
        <w:pStyle w:val="afff9"/>
        <w:rPr>
          <w:del w:id="20063" w:author="קלוד" w:date="2026-10-11T09:07:18Z"/>
          <w:rtl/>
        </w:rPr>
      </w:pPr>
      <w:del w:id="20062" w:author="קלוד" w:date="2026-10-11T09:07:18Z">
        <w:r w:rsidRPr="00D65BEC">
          <w:rPr>
            <w:rtl/>
          </w:rPr>
          <w:delText xml:space="preserve">מתני'.</w:delText>
        </w:r>
      </w:del>
    </w:p>
    <w:p w:rsidR="00E403F0" w:rsidRPr="00D65BEC" w:rsidRDefault="00E403F0" w:rsidP="00E403F0">
      <w:pPr>
        <w:pStyle w:val="afff9"/>
        <w:spacing w:before="120"/>
        <w:rPr>
          <w:rtl/>
        </w:rPr>
        <w:pPrChange w:id="90004" w:author="קלוד" w:date="2026-10-11T12:09:42Z">
          <w:pPr>
            <w:pStyle w:val="afff9"/>
          </w:pPr>
        </w:pPrChange>
      </w:pPr>
      <w:r w:rsidRPr="00D65BEC">
        <w:rPr>
          <w:rtl/>
        </w:rPr>
        <w:t>ממירין אחד בשנים, ושנים באחד, אחד במאה, ומאה באחד.</w:t>
      </w:r>
    </w:p>
    <w:p w:rsidR="00E403F0" w:rsidRPr="00D65BEC" w:rsidRDefault="00E403F0" w:rsidP="00E403F0">
      <w:pPr>
        <w:pStyle w:val="afff9"/>
        <w:rPr>
          <w:rtl/>
        </w:rPr>
      </w:pPr>
      <w:r>
        <w:rPr>
          <w:rStyle w:val="TanaimMishna"/>
          <w:rtl/>
          <w:rPrChange w:id="95255" w:author="Claude" w:date="2026-10-11T09:08:06Z">
            <w:rPr>
              <w:rtl/>
            </w:rPr>
          </w:rPrChange>
        </w:rPr>
        <w:t xml:space="preserve">ר"ש</w:t>
      </w:r>
      <w:r>
        <w:rPr>
          <w:rtl/>
        </w:rPr>
        <w:t xml:space="preserve"> אומר</w:t>
      </w:r>
      <w:r>
        <w:rPr>
          <w:rStyle w:val="TanaimMishna"/>
          <w:rtl/>
          <w:rPrChange w:id="95256" w:author="Claude" w:date="2026-10-11T09:08:06Z">
            <w:rPr>
              <w:rtl/>
            </w:rPr>
          </w:rPrChange>
        </w:rPr>
        <w:t xml:space="preserve">:</w:t>
      </w:r>
      <w:r>
        <w:rPr>
          <w:rtl/>
        </w:rPr>
        <w:t xml:space="preserve"> אין ממירין אלא אחד באחד, שנאמר והיה הוא ותמורתו יהיה קדש, מה הוא - מיוחד, אף היא - מיוחדת.</w:t>
      </w:r>
    </w:p>
    <w:p w:rsidR="00E403F0" w:rsidRPr="00AD695E" w:rsidRDefault="00E403F0" w:rsidP="00E403F0">
      <w:pPr>
        <w:jc w:val="center"/>
        <w:rPr>
          <w:rtl/>
        </w:rPr>
      </w:pPr>
      <w:r w:rsidRPr="00E5675B">
        <w:rPr>
          <w:rFonts w:ascii="BA חניכי הישיבות" w:hAnsi="BA חניכי הישיבות" w:cs="BA חניכי הישיבות"/>
          <w:rtl/>
        </w:rPr>
        <w:t>׻</w:t>
      </w:r>
    </w:p>
    <w:p>
      <w:pPr>
        <w:pStyle w:val="afffff8"/>
        <w:rPr>
          <w:ins w:id="90183" w:author="קלוד" w:date="2026-10-11T12:25:27Z"/>
        </w:rPr>
      </w:pPr>
      <w:ins w:id="90184" w:author="קלוד" w:date="2026-10-11T12:25:27Z">
        <w:r>
          <w:rPr>
            <w:color w:val="7B3F00"/>
          </w:rPr>
          <w:t xml:space="preserve">ממירין אחד בשנים - ור"ש: אחד באחד בלבד</w:t>
        </w:r>
      </w:ins>
    </w:p>
    <w:p>
      <w:pPr>
        <w:pStyle w:val="38"/>
        <w:rPr>
          <w:ins w:id="93166" w:author="מנוע מכני" w:date="2026-10-11T12:04:39Z"/>
        </w:rPr>
      </w:pPr>
      <w:r>
        <w:t>מה"מ? ד</w:t>
      </w:r>
      <w:r w:rsidRPr="00217260">
        <w:t>ת"ר</w:t>
      </w:r>
      <w:r>
        <w:t xml:space="preserve">:</w:t>
      </w:r>
    </w:p>
    <w:p w:rsidR="00E403F0" w:rsidRPr="00AD695E" w:rsidRDefault="00E403F0" w:rsidP="00E403F0">
      <w:pPr>
        <w:rPr>
          <w:rtl/>
        </w:rPr>
      </w:pPr>
      <w:del w:id="93167" w:author="מנוע מכני" w:date="2026-10-11T12:04:39Z">
        <w:r>
          <w:rPr>
            <w:rtl/>
          </w:rPr>
          <w:delText xml:space="preserve"> </w:delText>
        </w:r>
      </w:del>
      <w:r>
        <w:rPr>
          <w:rtl/>
        </w:rPr>
        <w:t xml:space="preserve">בהמה בבהמה - מכאן שממירין אחד בב', וב' באחד, אחד במאה, ומאה באחד.</w:t>
      </w:r>
    </w:p>
    <w:p>
      <w:pPr>
        <w:pStyle w:val="38"/>
        <w:rPr>
          <w:ins w:id="93168" w:author="מנוע מכני" w:date="2026-10-11T12:04:39Z"/>
        </w:rPr>
      </w:pPr>
      <w:r w:rsidRPr="00DC5F70">
        <w:t xml:space="preserve">ר"ש</w:t>
      </w:r>
      <w:del w:id="94188" w:author="מנוע מכני" w:date="2026-10-11T12:04:39Z">
        <w:r w:rsidRPr="00DC5F70">
          <w:delText xml:space="preserve"> אומר</w:delText>
        </w:r>
      </w:del>
      <w:r w:rsidRPr="00DC5F70">
        <w:t xml:space="preserve">:</w:t>
      </w:r>
    </w:p>
    <w:p w:rsidR="00E403F0" w:rsidRPr="00DC5F70" w:rsidRDefault="00E403F0" w:rsidP="00E403F0">
      <w:pPr>
        <w:rPr>
          <w:spacing w:val="-8"/>
          <w:rtl/>
        </w:rPr>
      </w:pPr>
      <w:del w:id="93169" w:author="מנוע מכני" w:date="2026-10-11T12:04:39Z">
        <w:r w:rsidRPr="00DC5F70">
          <w:rPr>
            <w:spacing w:val="-8"/>
            <w:rtl/>
          </w:rPr>
          <w:delText xml:space="preserve"> </w:delText>
        </w:r>
      </w:del>
      <w:r w:rsidRPr="00DC5F70">
        <w:rPr>
          <w:spacing w:val="-8"/>
          <w:rtl/>
        </w:rPr>
        <w:t xml:space="preserve">אין ממירין אלא אחד באחד, שנא</w:t>
      </w:r>
      <w:r w:rsidRPr="00DC5F70">
        <w:rPr>
          <w:rFonts w:hint="cs"/>
          <w:spacing w:val="-8"/>
          <w:rtl/>
        </w:rPr>
        <w:t>'</w:t>
      </w:r>
      <w:r w:rsidRPr="00DC5F70">
        <w:rPr>
          <w:spacing w:val="-8"/>
          <w:rtl/>
        </w:rPr>
        <w:t xml:space="preserve"> בהמה בבהמה ולא בהמה בבהמות, ולא בהמות בבהמה.</w:t>
      </w:r>
    </w:p>
    <w:p>
      <w:pPr>
        <w:pStyle w:val="38"/>
        <w:rPr>
          <w:ins w:id="93170" w:author="מנוע מכני" w:date="2026-10-11T12:04:39Z"/>
        </w:rPr>
      </w:pPr>
      <w:r>
        <w:t xml:space="preserve">אמר</w:t>
      </w:r>
      <w:r>
        <w:t xml:space="preserve"> לו:</w:t>
      </w:r>
    </w:p>
    <w:p w:rsidR="00E403F0" w:rsidRPr="00AD695E" w:rsidRDefault="00E403F0" w:rsidP="00E403F0">
      <w:pPr>
        <w:rPr>
          <w:rtl/>
        </w:rPr>
      </w:pPr>
      <w:del w:id="93171" w:author="מנוע מכני" w:date="2026-10-11T12:04:39Z">
        <w:r>
          <w:rPr>
            <w:rtl/>
          </w:rPr>
          <w:delText xml:space="preserve"> </w:delText>
        </w:r>
      </w:del>
      <w:r>
        <w:rPr>
          <w:rtl/>
        </w:rPr>
        <w:t xml:space="preserve">מצינו בהמות שקרויה </w:t>
      </w:r>
      <w:r>
        <w:rPr>
          <w:rFonts w:hint="cs"/>
          <w:rtl/>
        </w:rPr>
        <w:t>'</w:t>
      </w:r>
      <w:r>
        <w:rPr>
          <w:rStyle w:val="afffff0"/>
          <w:rtl/>
        </w:rPr>
        <w:t>בהמה</w:t>
      </w:r>
      <w:r>
        <w:rPr>
          <w:rFonts w:hint="cs"/>
          <w:rtl/>
        </w:rPr>
        <w:t>'</w:t>
      </w:r>
      <w:r>
        <w:rPr>
          <w:rtl/>
        </w:rPr>
        <w:t xml:space="preserve">, שנאמר ובהמה </w:t>
      </w:r>
      <w:r>
        <w:rPr>
          <w:rStyle w:val="2fb"/>
          <w:rtl/>
        </w:rPr>
        <w:t xml:space="preserve">רבה</w:t>
      </w:r>
      <w:r>
        <w:rPr>
          <w:rtl/>
        </w:rPr>
        <w:t xml:space="preserve">, </w:t>
      </w:r>
    </w:p>
    <w:p>
      <w:pPr>
        <w:pStyle w:val="38"/>
        <w:rPr>
          <w:ins w:id="94148" w:author="מנוע מכני" w:date="2026-10-11T12:04:39Z"/>
        </w:rPr>
      </w:pPr>
      <w:r>
        <w:t xml:space="preserve">ור"ש בהמה רבה איקרי,</w:t>
      </w:r>
    </w:p>
    <w:p w:rsidR="00E403F0" w:rsidRPr="00AD695E" w:rsidRDefault="00E403F0" w:rsidP="00E403F0">
      <w:pPr>
        <w:rPr>
          <w:rtl/>
        </w:rPr>
      </w:pPr>
      <w:del w:id="94149" w:author="מנוע מכני" w:date="2026-10-11T12:04:39Z">
        <w:r>
          <w:rPr>
            <w:rtl/>
          </w:rPr>
          <w:delText xml:space="preserve"> </w:delText>
        </w:r>
      </w:del>
      <w:r>
        <w:rPr>
          <w:rtl/>
        </w:rPr>
        <w:t xml:space="preserve">בהמה סתם </w:t>
      </w:r>
      <w:r>
        <w:rPr>
          <w:rtl/>
        </w:rPr>
        <w:t xml:space="preserve">לא</w:t>
      </w:r>
      <w:r>
        <w:rPr>
          <w:rtl/>
        </w:rPr>
        <w:t xml:space="preserve"> איקרי.</w:t>
      </w:r>
    </w:p>
    <w:p w:rsidR="00E403F0" w:rsidRPr="00AD695E" w:rsidRDefault="00E403F0" w:rsidP="00E403F0">
      <w:pPr>
        <w:rPr>
          <w:rtl/>
        </w:rPr>
      </w:pPr>
      <w:ins w:id="92696" w:author="מנוע מכני" w:date="2026-10-11T12:04:39Z">
        <w:r>
          <w:rPr>
            <w:rtl/>
          </w:rPr>
          <w:t xml:space="preserve">מתחילה</w:t>
        </w:r>
      </w:ins>
      <w:del w:id="92697" w:author="מנוע מכני" w:date="2026-10-11T12:04:39Z">
        <w:r>
          <w:rPr>
            <w:rtl/>
          </w:rPr>
          <w:delText xml:space="preserve">מעיקרא</w:delText>
        </w:r>
      </w:del>
      <w:r>
        <w:rPr>
          <w:rtl/>
        </w:rPr>
        <w:t xml:space="preserve"> </w:t>
      </w:r>
      <w:r>
        <w:rPr>
          <w:rtl/>
        </w:rPr>
        <w:t xml:space="preserve">אמר</w:t>
      </w:r>
      <w:r>
        <w:rPr>
          <w:rtl/>
        </w:rPr>
        <w:t xml:space="preserve"> להן </w:t>
      </w:r>
      <w:r>
        <w:rPr>
          <w:rStyle w:val="2fb"/>
          <w:rtl/>
        </w:rPr>
        <w:t xml:space="preserve">ר"ש</w:t>
      </w:r>
      <w:r>
        <w:rPr>
          <w:rtl/>
        </w:rPr>
        <w:t xml:space="preserve"> מן </w:t>
      </w:r>
      <w:r>
        <w:rPr>
          <w:rFonts w:hint="cs"/>
          <w:rtl/>
        </w:rPr>
        <w:t>'</w:t>
      </w:r>
      <w:ins w:id="90337" w:author="Claude - סמנטי" w:date="2026-10-11T12:20:38Z">
        <w:r>
          <w:rPr>
            <w:rStyle w:val="afffff0"/>
            <w:rtl/>
          </w:rPr>
          <w:t xml:space="preserve">וְהָיָה הוּא וּתְמוּרָתוֹ</w:t>
        </w:r>
      </w:ins>
      <w:del w:id="90338" w:author="Claude - סמנטי" w:date="2026-10-11T12:20:38Z">
        <w:r>
          <w:rPr>
            <w:rtl/>
          </w:rPr>
          <w:delText xml:space="preserve">והיה הוא ותמורתו</w:delText>
        </w:r>
      </w:del>
      <w:r>
        <w:rPr>
          <w:rFonts w:hint="cs"/>
          <w:rtl/>
        </w:rPr>
        <w:t>'</w:t>
      </w:r>
      <w:r>
        <w:rPr>
          <w:rtl/>
        </w:rPr>
        <w:t xml:space="preserve">, </w:t>
      </w:r>
      <w:r>
        <w:rPr>
          <w:rFonts w:hint="cs"/>
          <w:rtl/>
        </w:rPr>
        <w:t>- דמיוחד אף תמורתו מיוחדת</w:t>
      </w:r>
    </w:p>
    <w:p w:rsidR="00E403F0" w:rsidRPr="00AD695E" w:rsidRDefault="00E403F0" w:rsidP="00E403F0">
      <w:pPr>
        <w:rPr>
          <w:rtl/>
        </w:rPr>
      </w:pPr>
      <w:r>
        <w:rPr>
          <w:rtl/>
        </w:rPr>
        <w:t>ו</w:t>
      </w:r>
      <w:r>
        <w:rPr>
          <w:rFonts w:hint="cs"/>
          <w:rtl/>
        </w:rPr>
        <w:t xml:space="preserve">כשראה </w:t>
      </w:r>
      <w:r>
        <w:rPr>
          <w:rtl/>
        </w:rPr>
        <w:t xml:space="preserve">דדרשי רבנן מבהמה בבהמה </w:t>
      </w:r>
      <w:r>
        <w:rPr>
          <w:rtl/>
        </w:rPr>
        <w:t xml:space="preserve">א"</w:t>
      </w:r>
      <w:r>
        <w:rPr>
          <w:rFonts w:hint="cs"/>
          <w:rtl/>
        </w:rPr>
        <w:t xml:space="preserve">ל</w:t>
      </w:r>
      <w:r>
        <w:rPr>
          <w:rFonts w:hint="cs"/>
          <w:rtl/>
        </w:rPr>
        <w:t xml:space="preserve"> דגם משם אפשר ללמוד טעמו </w:t>
      </w:r>
    </w:p>
    <w:p w:rsidR="00E403F0" w:rsidRPr="00AD695E" w:rsidRDefault="00E403F0" w:rsidP="00E403F0">
      <w:pPr>
        <w:rPr>
          <w:rtl/>
        </w:rPr>
      </w:pPr>
    </w:p>
    <w:p>
      <w:pPr>
        <w:pStyle w:val="afffff8"/>
        <w:rPr>
          <w:ins w:id="90181" w:author="קלוד" w:date="2026-10-11T12:25:27Z"/>
        </w:rPr>
      </w:pPr>
      <w:ins w:id="90182" w:author="קלוד" w:date="2026-10-11T12:25:27Z">
        <w:r>
          <w:rPr>
            <w:color w:val="7B3F00"/>
          </w:rPr>
          <w:t xml:space="preserve">ר"ש - האם ממירין וחוזרין וממירין</w:t>
        </w:r>
      </w:ins>
    </w:p>
    <w:p>
      <w:pPr>
        <w:pStyle w:val="38"/>
        <w:rPr>
          <w:ins w:id="93172" w:author="מנוע מכני" w:date="2026-10-11T12:04:39Z"/>
        </w:rPr>
      </w:pPr>
      <w:r>
        <w:t xml:space="preserve">אר"ל:</w:t>
      </w:r>
    </w:p>
    <w:p w:rsidR="00E403F0" w:rsidRPr="00AD695E" w:rsidRDefault="00E403F0" w:rsidP="00E403F0">
      <w:pPr>
        <w:rPr>
          <w:rtl/>
        </w:rPr>
      </w:pPr>
      <w:del w:id="93173" w:author="מנוע מכני" w:date="2026-10-11T12:04:39Z">
        <w:r>
          <w:rPr>
            <w:rtl/>
          </w:rPr>
          <w:delText xml:space="preserve"> </w:delText>
        </w:r>
      </w:del>
      <w:r>
        <w:rPr>
          <w:rtl/>
        </w:rPr>
        <w:t xml:space="preserve">מודה </w:t>
      </w:r>
      <w:r>
        <w:rPr>
          <w:rStyle w:val="2fb"/>
          <w:rtl/>
        </w:rPr>
        <w:t xml:space="preserve">ר"ש</w:t>
      </w:r>
      <w:r>
        <w:rPr>
          <w:rtl/>
        </w:rPr>
        <w:t xml:space="preserve"> שממירין וחוזרין וממירין, </w:t>
      </w:r>
      <w:r>
        <w:rPr>
          <w:rFonts w:hint="cs"/>
          <w:rtl/>
        </w:rPr>
        <w:t>ד</w:t>
      </w:r>
      <w:r>
        <w:rPr>
          <w:rtl/>
        </w:rPr>
        <w:t xml:space="preserve">קדושה ראשונה דהקדש להיכן הלכה? </w:t>
      </w:r>
    </w:p>
    <w:p>
      <w:pPr>
        <w:pStyle w:val="38"/>
        <w:rPr>
          <w:ins w:id="93174" w:author="מנוע מכני" w:date="2026-10-11T12:04:39Z"/>
        </w:rPr>
      </w:pPr>
      <w:r>
        <w:t>ור</w:t>
      </w:r>
      <w:r>
        <w:t>י</w:t>
      </w:r>
      <w:r>
        <w:t>"</w:t>
      </w:r>
      <w:r>
        <w:t xml:space="preserve">ו</w:t>
      </w:r>
      <w:del w:id="94189" w:author="מנוע מכני" w:date="2026-10-11T12:04:39Z">
        <w:r>
          <w:delText xml:space="preserve"> </w:delText>
        </w:r>
        <w:r>
          <w:delText xml:space="preserve">אמר</w:delText>
        </w:r>
      </w:del>
      <w:r>
        <w:t xml:space="preserve">:</w:t>
      </w:r>
    </w:p>
    <w:p w:rsidR="00E403F0" w:rsidRPr="00AD695E" w:rsidRDefault="00E403F0" w:rsidP="00E403F0">
      <w:pPr>
        <w:rPr>
          <w:rtl/>
        </w:rPr>
      </w:pPr>
      <w:del w:id="93175" w:author="מנוע מכני" w:date="2026-10-11T12:04:39Z">
        <w:r>
          <w:rPr>
            <w:rtl/>
          </w:rPr>
          <w:delText xml:space="preserve"> </w:delText>
        </w:r>
      </w:del>
      <w:r>
        <w:rPr>
          <w:rtl/>
        </w:rPr>
        <w:t xml:space="preserve">כשם שאין ממירין ב' באחד - כן אין ממירין וחוזרין וממירין.</w:t>
      </w:r>
    </w:p>
    <w:p>
      <w:pPr>
        <w:pStyle w:val="38"/>
        <w:rPr>
          <w:ins w:id="93176" w:author="מנוע מכני" w:date="2026-10-11T12:04:39Z"/>
        </w:rPr>
      </w:pPr>
      <w:r w:rsidRPr="00217260">
        <w:t>ת"</w:t>
      </w:r>
      <w:r w:rsidRPr="00217260">
        <w:t>כ דרי</w:t>
      </w:r>
      <w:r w:rsidRPr="00217260">
        <w:t>"</w:t>
      </w:r>
      <w:r w:rsidRPr="00217260">
        <w:t>ו</w:t>
      </w:r>
      <w:r>
        <w:t xml:space="preserve">:</w:t>
      </w:r>
    </w:p>
    <w:p w:rsidR="00E403F0" w:rsidRPr="00AD695E" w:rsidRDefault="00E403F0" w:rsidP="00E403F0">
      <w:pPr>
        <w:rPr>
          <w:rtl/>
        </w:rPr>
      </w:pPr>
      <w:del w:id="93177" w:author="מנוע מכני" w:date="2026-10-11T12:04:39Z">
        <w:r>
          <w:rPr>
            <w:rtl/>
          </w:rPr>
          <w:delText xml:space="preserve"> </w:delText>
        </w:r>
      </w:del>
      <w:r>
        <w:rPr>
          <w:rtl/>
        </w:rPr>
        <w:t xml:space="preserve">כשם שאין ממירין אחד בשנים - כך אין ממירין וחוזרין וממירין.</w:t>
      </w:r>
    </w:p>
    <w:p>
      <w:pPr>
        <w:pStyle w:val="38"/>
        <w:rPr>
          <w:ins w:id="93178" w:author="מנוע מכני" w:date="2026-10-11T12:04:39Z"/>
        </w:rPr>
      </w:pPr>
      <w:r w:rsidRPr="00217260">
        <w:t>ת</w:t>
      </w:r>
      <w:r w:rsidRPr="00217260">
        <w:t>"</w:t>
      </w:r>
      <w:r w:rsidRPr="00217260">
        <w:t>כ</w:t>
      </w:r>
      <w:r w:rsidRPr="00217260">
        <w:t xml:space="preserve"> דר"ל:</w:t>
      </w:r>
    </w:p>
    <w:p w:rsidR="00E403F0" w:rsidRPr="00AD695E" w:rsidRDefault="00E403F0" w:rsidP="00E403F0">
      <w:pPr>
        <w:rPr>
          <w:rtl/>
        </w:rPr>
      </w:pPr>
      <w:del w:id="93179" w:author="מנוע מכני" w:date="2026-10-11T12:04:39Z">
        <w:r>
          <w:rPr>
            <w:rtl/>
          </w:rPr>
          <w:delText xml:space="preserve"> </w:delText>
        </w:r>
      </w:del>
      <w:r>
        <w:rPr>
          <w:rtl/>
        </w:rPr>
        <w:t xml:space="preserve">יכול כשם </w:t>
      </w:r>
      <w:r>
        <w:rPr>
          <w:rStyle w:val="2fb"/>
          <w:rtl/>
        </w:rPr>
        <w:t xml:space="preserve">שאר"ש</w:t>
      </w:r>
      <w:r>
        <w:rPr>
          <w:rtl/>
        </w:rPr>
        <w:t xml:space="preserve"> שאין ממירין שנים באחד, כך אין ממירין וחוזרין וממירין </w:t>
      </w:r>
    </w:p>
    <w:p w:rsidR="00E403F0" w:rsidRPr="00AD695E" w:rsidRDefault="00E403F0" w:rsidP="00E403F0">
      <w:pPr>
        <w:rPr>
          <w:rtl/>
        </w:rPr>
      </w:pPr>
      <w:r w:rsidRPr="00217260">
        <w:rPr>
          <w:b/>
          <w:bCs/>
          <w:rtl/>
        </w:rPr>
        <w:tab/>
      </w:r>
      <w:del w:id="90048" w:author="מנוע מכני" w:date="2026-10-11T12:04:39Z">
        <w:r w:rsidRPr="00217260">
          <w:rPr>
            <w:rFonts w:hint="cs"/>
            <w:b/>
            <w:bCs/>
            <w:rtl/>
          </w:rPr>
          <w:delText xml:space="preserve">   </w:delText>
        </w:r>
      </w:del>
      <w:r>
        <w:rPr>
          <w:rtl/>
        </w:rPr>
        <w:t xml:space="preserve">- </w:t>
      </w:r>
      <w:r>
        <w:rPr>
          <w:rtl/>
        </w:rPr>
        <w:t xml:space="preserve">ת"ל</w:t>
      </w:r>
      <w:r>
        <w:rPr>
          <w:rtl/>
        </w:rPr>
        <w:t xml:space="preserve"> </w:t>
      </w:r>
      <w:r>
        <w:rPr>
          <w:rFonts w:hint="cs"/>
          <w:rtl/>
        </w:rPr>
        <w:t>'</w:t>
      </w:r>
      <w:ins w:id="90339" w:author="Claude - סמנטי" w:date="2026-10-11T12:20:38Z">
        <w:r>
          <w:rPr>
            <w:rStyle w:val="afffff0"/>
            <w:rtl/>
          </w:rPr>
          <w:t xml:space="preserve">וְהָיָה הוּא וּתְמוּרָתוֹ</w:t>
        </w:r>
      </w:ins>
      <w:del w:id="90340" w:author="Claude - סמנטי" w:date="2026-10-11T12:20:38Z">
        <w:r>
          <w:rPr>
            <w:rtl/>
          </w:rPr>
          <w:delText xml:space="preserve">והיה הוא ותמורתו</w:delText>
        </w:r>
      </w:del>
      <w:r>
        <w:rPr>
          <w:rFonts w:hint="cs"/>
          <w:rtl/>
        </w:rPr>
        <w:t>'</w:t>
      </w:r>
      <w:r>
        <w:rPr>
          <w:rtl/>
        </w:rPr>
        <w:t xml:space="preserve"> - </w:t>
      </w:r>
      <w:ins w:id="90112" w:author="מנוע מכני" w:date="2026-10-11T12:04:39Z">
        <w:r>
          <w:rPr>
            <w:rtl/>
          </w:rPr>
          <w:t xml:space="preserve">אפי'</w:t>
        </w:r>
      </w:ins>
      <w:del w:id="90113" w:author="מנוע מכני" w:date="2026-10-11T12:04:39Z">
        <w:r>
          <w:rPr>
            <w:rtl/>
          </w:rPr>
          <w:delText xml:space="preserve">אפילו</w:delText>
        </w:r>
      </w:del>
      <w:r>
        <w:rPr>
          <w:rtl/>
        </w:rPr>
        <w:t xml:space="preserve"> במאה.</w:t>
      </w:r>
    </w:p>
    <w:p w:rsidR="00E403F0" w:rsidRPr="00AD695E" w:rsidRDefault="00E403F0" w:rsidP="00E403F0">
      <w:pPr>
        <w:pStyle w:val="afff3"/>
        <w:framePr w:wrap="around"/>
        <w:spacing w:line="240" w:lineRule="exact"/>
        <w:rPr>
          <w:rtl/>
        </w:rPr>
      </w:pPr>
      <w:r w:rsidRPr="009239E9">
        <w:rPr>
          <w:rFonts w:hint="cs"/>
          <w:szCs w:val="18"/>
          <w:rtl/>
        </w:rPr>
        <w:t>ט:</w:t>
      </w:r>
    </w:p>
    <w:p w:rsidR="00E403F0" w:rsidRPr="00AD695E" w:rsidRDefault="00E403F0" w:rsidP="00E403F0">
      <w:pPr>
        <w:rPr>
          <w:rtl/>
        </w:rPr>
      </w:pPr>
    </w:p>
    <w:p>
      <w:pPr>
        <w:pStyle w:val="afffff8"/>
        <w:rPr>
          <w:ins w:id="90179" w:author="קלוד" w:date="2026-10-11T12:25:27Z"/>
        </w:rPr>
      </w:pPr>
      <w:ins w:id="90180" w:author="קלוד" w:date="2026-10-11T12:25:27Z">
        <w:r>
          <w:rPr>
            <w:color w:val="7B3F00"/>
          </w:rPr>
          <w:t xml:space="preserve">בעיא ר' אבין - אשם שהומם וניתק לעולה, האם ממיר בו</w:t>
        </w:r>
      </w:ins>
    </w:p>
    <w:p>
      <w:pPr>
        <w:pStyle w:val="38"/>
        <w:rPr>
          <w:ins w:id="93180" w:author="מנוע מכני" w:date="2026-10-11T12:04:39Z"/>
        </w:rPr>
      </w:pPr>
      <w:r w:rsidRPr="00494739">
        <w:t xml:space="preserve">בעי רבי אבין:</w:t>
      </w:r>
    </w:p>
    <w:p w:rsidR="00E403F0" w:rsidRPr="00494739" w:rsidRDefault="00E403F0" w:rsidP="00E403F0">
      <w:pPr>
        <w:rPr>
          <w:spacing w:val="-2"/>
          <w:rtl/>
        </w:rPr>
      </w:pPr>
      <w:del w:id="93181" w:author="מנוע מכני" w:date="2026-10-11T12:04:39Z">
        <w:r w:rsidRPr="00494739">
          <w:rPr>
            <w:spacing w:val="-2"/>
            <w:rtl/>
          </w:rPr>
          <w:delText xml:space="preserve"> </w:delText>
        </w:r>
      </w:del>
      <w:r w:rsidRPr="00494739">
        <w:rPr>
          <w:spacing w:val="-2"/>
          <w:rtl/>
        </w:rPr>
        <w:t xml:space="preserve">לדברי האומר אין ממירין וחוזרין וממירין, הפריש אשם להתכפר בו, והמיר בו, </w:t>
      </w:r>
    </w:p>
    <w:p w:rsidR="00E403F0" w:rsidRPr="00AD695E" w:rsidRDefault="00E403F0" w:rsidP="00E403F0">
      <w:pPr>
        <w:rPr>
          <w:rtl/>
        </w:rPr>
      </w:pPr>
      <w:del w:id="90049" w:author="מנוע מכני" w:date="2026-10-11T12:04:39Z">
        <w:r>
          <w:rPr>
            <w:rtl/>
          </w:rPr>
          <w:delText xml:space="preserve"> </w:delText>
        </w:r>
      </w:del>
      <w:r>
        <w:rPr>
          <w:rtl/>
        </w:rPr>
        <w:t xml:space="preserve">והומם וחללו על אחר, ונתכפר באשם אחר, וניתק לעולה, מהו שימיר בו? </w:t>
      </w:r>
    </w:p>
    <w:p>
      <w:pPr>
        <w:pStyle w:val="38"/>
        <w:rPr>
          <w:ins w:id="93182" w:author="מנוע מכני" w:date="2026-10-11T12:04:39Z"/>
        </w:rPr>
      </w:pPr>
      <w:del w:id="94190" w:author="מנוע מכני" w:date="2026-10-11T12:04:39Z">
        <w:r>
          <w:delText xml:space="preserve">אמר </w:delText>
        </w:r>
      </w:del>
      <w:r>
        <w:t xml:space="preserve">אביי:</w:t>
      </w:r>
    </w:p>
    <w:p w:rsidR="00E403F0" w:rsidRPr="00AD695E" w:rsidRDefault="00E403F0" w:rsidP="00E403F0">
      <w:pPr>
        <w:rPr>
          <w:rtl/>
        </w:rPr>
      </w:pPr>
      <w:del w:id="93183" w:author="מנוע מכני" w:date="2026-10-11T12:04:39Z">
        <w:r>
          <w:rPr>
            <w:rtl/>
          </w:rPr>
          <w:delText xml:space="preserve"> </w:delText>
        </w:r>
      </w:del>
      <w:ins w:id="91110" w:author="מנוע מכני" w:date="2026-10-11T12:04:39Z">
        <w:r>
          <w:rPr>
            <w:rtl/>
          </w:rPr>
          <w:t xml:space="preserve">מה</w:t>
        </w:r>
      </w:ins>
      <w:del w:id="91111" w:author="מנוע מכני" w:date="2026-10-11T12:04:39Z">
        <w:r>
          <w:rPr>
            <w:rtl/>
          </w:rPr>
          <w:delText xml:space="preserve">מאי</w:delText>
        </w:r>
      </w:del>
      <w:r>
        <w:rPr>
          <w:rFonts w:hint="cs"/>
          <w:rtl/>
        </w:rPr>
        <w:t xml:space="preserve"> </w:t>
      </w:r>
      <w:r>
        <w:rPr>
          <w:rtl/>
        </w:rPr>
        <w:t xml:space="preserve">בעיא </w:t>
      </w:r>
      <w:ins w:id="91106" w:author="מנוע מכני" w:date="2026-10-11T12:04:39Z">
        <w:r>
          <w:rPr>
            <w:rtl/>
          </w:rPr>
          <w:t xml:space="preserve">לו</w:t>
        </w:r>
      </w:ins>
      <w:del w:id="91107" w:author="מנוע מכני" w:date="2026-10-11T12:04:39Z">
        <w:r>
          <w:rPr>
            <w:rtl/>
          </w:rPr>
          <w:delText xml:space="preserve">ליה</w:delText>
        </w:r>
      </w:del>
      <w:r>
        <w:rPr>
          <w:rtl/>
        </w:rPr>
        <w:t xml:space="preserve">? </w:t>
      </w:r>
      <w:ins w:id="92212" w:author="מנוע מכני" w:date="2026-10-11T12:04:39Z">
        <w:r>
          <w:rPr>
            <w:rtl/>
          </w:rPr>
          <w:t xml:space="preserve">אם </w:t>
        </w:r>
      </w:ins>
      <w:del w:id="92213" w:author="מנוע מכני" w:date="2026-10-11T12:04:39Z">
        <w:r>
          <w:rPr>
            <w:rtl/>
          </w:rPr>
          <w:delText xml:space="preserve">אי </w:delText>
        </w:r>
      </w:del>
      <w:r>
        <w:rPr>
          <w:rtl/>
        </w:rPr>
        <w:t xml:space="preserve">ב' גופים וקדושה אחת תיבעי בלא מתכפר </w:t>
      </w:r>
      <w:ins w:id="92214" w:author="מנוע מכני" w:date="2026-10-11T12:04:39Z">
        <w:r>
          <w:rPr>
            <w:rtl/>
          </w:rPr>
          <w:t xml:space="preserve">אם </w:t>
        </w:r>
      </w:ins>
      <w:del w:id="92215" w:author="מנוע מכני" w:date="2026-10-11T12:04:39Z">
        <w:r>
          <w:rPr>
            <w:rtl/>
          </w:rPr>
          <w:delText xml:space="preserve">אי </w:delText>
        </w:r>
      </w:del>
      <w:r>
        <w:rPr>
          <w:rtl/>
        </w:rPr>
        <w:t xml:space="preserve">ב' קדושות וגוף אחד - תיבעי </w:t>
      </w:r>
      <w:ins w:id="91108" w:author="מנוע מכני" w:date="2026-10-11T12:04:39Z">
        <w:r>
          <w:rPr>
            <w:rtl/>
          </w:rPr>
          <w:t xml:space="preserve">לו</w:t>
        </w:r>
      </w:ins>
      <w:del w:id="91109" w:author="מנוע מכני" w:date="2026-10-11T12:04:39Z">
        <w:r>
          <w:rPr>
            <w:rtl/>
          </w:rPr>
          <w:delText xml:space="preserve">ליה</w:delText>
        </w:r>
      </w:del>
      <w:r>
        <w:rPr>
          <w:rtl/>
        </w:rPr>
        <w:t xml:space="preserve"> בלא הומם, </w:t>
      </w:r>
    </w:p>
    <w:p w:rsidR="00E403F0" w:rsidRPr="00AD695E" w:rsidRDefault="00E403F0" w:rsidP="00E403F0">
      <w:pPr>
        <w:rPr>
          <w:rtl/>
        </w:rPr>
      </w:pPr>
      <w:r>
        <w:rPr>
          <w:rtl/>
        </w:rPr>
        <w:t xml:space="preserve">ור' אבין - </w:t>
      </w:r>
      <w:ins w:id="91114" w:author="מנוע מכני" w:date="2026-10-11T12:04:39Z">
        <w:r>
          <w:rPr>
            <w:rtl/>
          </w:rPr>
          <w:t xml:space="preserve">אחת</w:t>
        </w:r>
      </w:ins>
      <w:del w:id="91115" w:author="מנוע מכני" w:date="2026-10-11T12:04:39Z">
        <w:r>
          <w:rPr>
            <w:rtl/>
          </w:rPr>
          <w:delText xml:space="preserve">חדא</w:delText>
        </w:r>
      </w:del>
      <w:r>
        <w:rPr>
          <w:rtl/>
        </w:rPr>
        <w:t xml:space="preserve"> מגו </w:t>
      </w:r>
      <w:ins w:id="91116" w:author="מנוע מכני" w:date="2026-10-11T12:04:39Z">
        <w:r>
          <w:rPr>
            <w:rtl/>
          </w:rPr>
          <w:t xml:space="preserve">אחת</w:t>
        </w:r>
      </w:ins>
      <w:del w:id="91117" w:author="מנוע מכני" w:date="2026-10-11T12:04:39Z">
        <w:r>
          <w:rPr>
            <w:rtl/>
          </w:rPr>
          <w:delText xml:space="preserve">חדא</w:delText>
        </w:r>
      </w:del>
      <w:r>
        <w:rPr>
          <w:rtl/>
        </w:rPr>
        <w:t xml:space="preserve"> קמיבעיא </w:t>
      </w:r>
      <w:ins w:id="91112" w:author="מנוע מכני" w:date="2026-10-11T12:04:39Z">
        <w:r>
          <w:rPr>
            <w:rtl/>
          </w:rPr>
          <w:t xml:space="preserve">לו</w:t>
        </w:r>
      </w:ins>
      <w:del w:id="91113" w:author="מנוע מכני" w:date="2026-10-11T12:04:39Z">
        <w:r>
          <w:rPr>
            <w:rtl/>
          </w:rPr>
          <w:delText xml:space="preserve">ליה</w:delText>
        </w:r>
      </w:del>
      <w:r>
        <w:rPr>
          <w:rtl/>
        </w:rPr>
        <w:t xml:space="preserve">: ואת"ל שני גופין וקדושה אחת </w:t>
      </w:r>
      <w:r>
        <w:rPr>
          <w:rtl/>
        </w:rPr>
        <w:t xml:space="preserve">לא</w:t>
      </w:r>
      <w:r>
        <w:rPr>
          <w:rtl/>
        </w:rPr>
        <w:t xml:space="preserve"> משום דבההיא קדושה הא איתמר בה </w:t>
      </w:r>
      <w:ins w:id="91118" w:author="מנוע מכני" w:date="2026-10-11T12:04:39Z">
        <w:r>
          <w:rPr>
            <w:rtl/>
          </w:rPr>
          <w:t xml:space="preserve">אחת</w:t>
        </w:r>
      </w:ins>
      <w:del w:id="91119" w:author="מנוע מכני" w:date="2026-10-11T12:04:39Z">
        <w:r>
          <w:rPr>
            <w:rtl/>
          </w:rPr>
          <w:delText xml:space="preserve">חדא</w:delText>
        </w:r>
      </w:del>
      <w:r>
        <w:rPr>
          <w:rtl/>
        </w:rPr>
        <w:t xml:space="preserve"> </w:t>
      </w:r>
      <w:ins w:id="92074" w:author="מנוע מכני" w:date="2026-10-11T12:04:39Z">
        <w:r>
          <w:rPr>
            <w:rtl/>
          </w:rPr>
          <w:t xml:space="preserve">פעם</w:t>
        </w:r>
      </w:ins>
      <w:del w:id="92075" w:author="מנוע מכני" w:date="2026-10-11T12:04:39Z">
        <w:r>
          <w:rPr>
            <w:rtl/>
          </w:rPr>
          <w:delText xml:space="preserve">זימנא</w:delText>
        </w:r>
      </w:del>
      <w:r>
        <w:rPr>
          <w:rtl/>
        </w:rPr>
        <w:t xml:space="preserve">, שני גופין ושתי קדושות מהו? </w:t>
      </w:r>
      <w:r w:rsidRPr="00217260">
        <w:rPr>
          <w:b/>
          <w:bCs/>
          <w:rtl/>
        </w:rPr>
        <w:t>תיקו</w:t>
      </w:r>
      <w:r>
        <w:rPr>
          <w:rtl/>
        </w:rPr>
        <w:t>.</w:t>
      </w:r>
    </w:p>
    <w:p w:rsidR="00E403F0" w:rsidRPr="00AD695E" w:rsidRDefault="00E403F0" w:rsidP="00E403F0">
      <w:pPr>
        <w:rPr>
          <w:rtl/>
        </w:rPr>
      </w:pPr>
    </w:p>
    <w:p>
      <w:pPr>
        <w:pStyle w:val="38"/>
        <w:rPr>
          <w:ins w:id="93184" w:author="מנוע מכני" w:date="2026-10-11T12:04:39Z"/>
        </w:rPr>
      </w:pPr>
      <w:r w:rsidRPr="00217260">
        <w:t>לישנא אחרינא, בעי ר' אבין</w:t>
      </w:r>
      <w:r>
        <w:t xml:space="preserve">:</w:t>
      </w:r>
    </w:p>
    <w:p w:rsidR="00E403F0" w:rsidRPr="00AD695E" w:rsidRDefault="00E403F0" w:rsidP="00E403F0">
      <w:pPr>
        <w:rPr>
          <w:rtl/>
        </w:rPr>
      </w:pPr>
      <w:del w:id="93185" w:author="מנוע מכני" w:date="2026-10-11T12:04:39Z">
        <w:r>
          <w:rPr>
            <w:rtl/>
          </w:rPr>
          <w:delText xml:space="preserve"> </w:delText>
        </w:r>
      </w:del>
      <w:r>
        <w:rPr>
          <w:rStyle w:val="2fb"/>
          <w:rtl/>
        </w:rPr>
        <w:t xml:space="preserve">לר</w:t>
      </w:r>
      <w:r>
        <w:rPr>
          <w:rStyle w:val="2fb"/>
          <w:rFonts w:hint="cs"/>
          <w:rtl/>
        </w:rPr>
        <w:t>י</w:t>
      </w:r>
      <w:r>
        <w:rPr>
          <w:rStyle w:val="2fb"/>
          <w:rtl/>
        </w:rPr>
        <w:t>"</w:t>
      </w:r>
      <w:r>
        <w:rPr>
          <w:rStyle w:val="2fb"/>
          <w:rFonts w:hint="cs"/>
          <w:rtl/>
        </w:rPr>
        <w:t xml:space="preserve">ו</w:t>
      </w:r>
      <w:r>
        <w:rPr>
          <w:rFonts w:hint="cs"/>
          <w:rtl/>
        </w:rPr>
        <w:t xml:space="preserve"> </w:t>
      </w:r>
      <w:r>
        <w:rPr>
          <w:rtl/>
        </w:rPr>
        <w:t xml:space="preserve">דאין ממירין וחוזרין וממירין, הפריש אשם להתכפר בו, והמיר בו, והומם וחללו על אחר, מהו שיחזור וימיר? </w:t>
      </w:r>
    </w:p>
    <w:p w:rsidR="00E403F0" w:rsidRPr="00AD695E" w:rsidRDefault="00E403F0" w:rsidP="00E403F0">
      <w:pPr>
        <w:rPr>
          <w:rtl/>
        </w:rPr>
      </w:pPr>
      <w:r>
        <w:rPr>
          <w:rtl/>
        </w:rPr>
        <w:t xml:space="preserve">נתכפר באשם אחר, וניתק זה לעולה מהו שיחזיר וימיר? </w:t>
      </w:r>
    </w:p>
    <w:p>
      <w:pPr>
        <w:pStyle w:val="38"/>
        <w:rPr>
          <w:ins w:id="93187" w:author="מנוע מכני" w:date="2026-10-11T12:04:39Z"/>
        </w:rPr>
      </w:pPr>
      <w:del w:id="93186" w:author="מנוע מכני" w:date="2026-10-11T12:04:39Z">
        <w:r>
          <w:delText xml:space="preserve">•</w:delText>
        </w:r>
      </w:del>
      <w:ins w:id="91744" w:author="מנוע מכני" w:date="2026-10-11T12:04:39Z">
        <w:r>
          <w:t xml:space="preserve"> </w:t>
        </w:r>
      </w:ins>
      <w:del w:id="91745" w:author="מנוע מכני" w:date="2026-10-11T12:04:39Z">
        <w:r>
          <w:delText xml:space="preserve">  </w:delText>
        </w:r>
      </w:del>
      <w:r>
        <w:t xml:space="preserve">אביי:</w:t>
      </w:r>
    </w:p>
    <w:p w:rsidR="00E403F0" w:rsidRPr="00AD695E" w:rsidRDefault="00E403F0" w:rsidP="00E403F0">
      <w:pPr>
        <w:rPr>
          <w:rtl/>
        </w:rPr>
      </w:pPr>
      <w:del w:id="93188" w:author="מנוע מכני" w:date="2026-10-11T12:04:39Z">
        <w:r>
          <w:rPr>
            <w:rtl/>
          </w:rPr>
          <w:delText xml:space="preserve"> </w:delText>
        </w:r>
      </w:del>
      <w:r>
        <w:rPr>
          <w:rtl/>
        </w:rPr>
        <w:t xml:space="preserve">הימיבעיא </w:t>
      </w:r>
      <w:ins w:id="91120" w:author="מנוע מכני" w:date="2026-10-11T12:04:39Z">
        <w:r>
          <w:rPr>
            <w:rtl/>
          </w:rPr>
          <w:t xml:space="preserve">לו</w:t>
        </w:r>
      </w:ins>
      <w:del w:id="91121" w:author="מנוע מכני" w:date="2026-10-11T12:04:39Z">
        <w:r>
          <w:rPr>
            <w:rtl/>
          </w:rPr>
          <w:delText xml:space="preserve">ליה</w:delText>
        </w:r>
      </w:del>
      <w:r>
        <w:rPr>
          <w:rtl/>
        </w:rPr>
        <w:t xml:space="preserve">? קדושה אחרת באותו הגוף - </w:t>
      </w:r>
      <w:r>
        <w:rPr>
          <w:rtl/>
        </w:rPr>
        <w:t xml:space="preserve">לא</w:t>
      </w:r>
      <w:r>
        <w:rPr>
          <w:rtl/>
        </w:rPr>
        <w:t xml:space="preserve"> ניבעי הומם וחללו באחר! </w:t>
      </w:r>
    </w:p>
    <w:p w:rsidR="00E403F0" w:rsidRPr="00AD695E" w:rsidRDefault="00E403F0" w:rsidP="00E403F0">
      <w:pPr>
        <w:rPr>
          <w:rtl/>
        </w:rPr>
      </w:pPr>
      <w:r>
        <w:rPr>
          <w:rtl/>
        </w:rPr>
        <w:tab/>
      </w:r>
      <w:r>
        <w:rPr>
          <w:rtl/>
        </w:rPr>
        <w:tab/>
      </w:r>
      <w:r>
        <w:rPr>
          <w:rtl/>
        </w:rPr>
        <w:tab/>
      </w:r>
      <w:r>
        <w:rPr>
          <w:rtl/>
        </w:rPr>
        <w:tab/>
      </w:r>
      <w:ins w:id="92216" w:author="מנוע מכני" w:date="2026-10-11T12:04:39Z">
        <w:r>
          <w:rPr>
            <w:rtl/>
          </w:rPr>
          <w:t xml:space="preserve">אם </w:t>
        </w:r>
      </w:ins>
      <w:del w:id="92217" w:author="מנוע מכני" w:date="2026-10-11T12:04:39Z">
        <w:r>
          <w:rPr>
            <w:rtl/>
          </w:rPr>
          <w:tab/>
          <w:delText xml:space="preserve">אי </w:delText>
        </w:r>
      </w:del>
      <w:r>
        <w:rPr>
          <w:rtl/>
        </w:rPr>
        <w:tab/>
        <w:t xml:space="preserve">גוף אחד באותה קדושה - </w:t>
      </w:r>
      <w:r>
        <w:rPr>
          <w:rtl/>
        </w:rPr>
        <w:tab/>
        <w:t xml:space="preserve">לא</w:t>
      </w:r>
      <w:r>
        <w:rPr>
          <w:rtl/>
        </w:rPr>
        <w:tab/>
        <w:t xml:space="preserve"> ניבעי נתכפר באשם אחר! </w:t>
      </w:r>
    </w:p>
    <w:p w:rsidR="00E403F0" w:rsidRPr="00AD695E" w:rsidRDefault="00E403F0" w:rsidP="00E403F0">
      <w:pPr>
        <w:rPr>
          <w:rtl/>
        </w:rPr>
      </w:pPr>
    </w:p>
    <w:p w:rsidR="00E403F0" w:rsidRPr="00AD695E" w:rsidRDefault="00E403F0" w:rsidP="00E403F0">
      <w:pPr>
        <w:rPr>
          <w:rtl/>
        </w:rPr>
      </w:pPr>
      <w:r>
        <w:rPr>
          <w:rStyle w:val="2fb"/>
          <w:rtl/>
        </w:rPr>
        <w:t xml:space="preserve">ורבי</w:t>
      </w:r>
      <w:r>
        <w:rPr>
          <w:rtl/>
        </w:rPr>
        <w:t xml:space="preserve"> אבין - </w:t>
      </w:r>
      <w:ins w:id="91124" w:author="מנוע מכני" w:date="2026-10-11T12:04:39Z">
        <w:r>
          <w:rPr>
            <w:rtl/>
          </w:rPr>
          <w:t xml:space="preserve">אחת</w:t>
        </w:r>
      </w:ins>
      <w:del w:id="91125" w:author="מנוע מכני" w:date="2026-10-11T12:04:39Z">
        <w:r>
          <w:rPr>
            <w:rtl/>
          </w:rPr>
          <w:delText xml:space="preserve">חדא</w:delText>
        </w:r>
      </w:del>
      <w:r>
        <w:rPr>
          <w:rtl/>
        </w:rPr>
        <w:t xml:space="preserve"> מגו </w:t>
      </w:r>
      <w:ins w:id="91126" w:author="מנוע מכני" w:date="2026-10-11T12:04:39Z">
        <w:r>
          <w:rPr>
            <w:rtl/>
          </w:rPr>
          <w:t xml:space="preserve">אחת</w:t>
        </w:r>
      </w:ins>
      <w:del w:id="91127" w:author="מנוע מכני" w:date="2026-10-11T12:04:39Z">
        <w:r>
          <w:rPr>
            <w:rtl/>
          </w:rPr>
          <w:delText xml:space="preserve">חדא</w:delText>
        </w:r>
      </w:del>
      <w:r>
        <w:rPr>
          <w:rtl/>
        </w:rPr>
        <w:t xml:space="preserve"> בעיא </w:t>
      </w:r>
      <w:ins w:id="91122" w:author="מנוע מכני" w:date="2026-10-11T12:04:39Z">
        <w:r>
          <w:rPr>
            <w:rtl/>
          </w:rPr>
          <w:t xml:space="preserve">לו</w:t>
        </w:r>
      </w:ins>
      <w:del w:id="91123" w:author="מנוע מכני" w:date="2026-10-11T12:04:39Z">
        <w:r>
          <w:rPr>
            <w:rtl/>
          </w:rPr>
          <w:delText xml:space="preserve">ליה</w:delText>
        </w:r>
      </w:del>
      <w:r>
        <w:rPr>
          <w:rtl/>
        </w:rPr>
        <w:t xml:space="preserve">: הומם וחללו על אחר מהו שיחזור וימיר? </w:t>
      </w:r>
    </w:p>
    <w:p w:rsidR="00E403F0" w:rsidRPr="00DC5F70" w:rsidRDefault="00E403F0" w:rsidP="00E403F0">
      <w:pPr>
        <w:rPr>
          <w:rtl/>
        </w:rPr>
      </w:pPr>
      <w:r w:rsidRPr="00DC5F70">
        <w:rPr>
          <w:rtl/>
        </w:rPr>
        <w:t xml:space="preserve">מי </w:t>
      </w:r>
      <w:ins w:id="90422" w:author="מנוע מכני" w:date="2026-10-11T12:04:39Z">
        <w:r>
          <w:rPr>
            <w:rtl/>
          </w:rPr>
          <w:t xml:space="preserve">אומרים</w:t>
        </w:r>
      </w:ins>
      <w:del w:id="90423" w:author="מנוע מכני" w:date="2026-10-11T12:04:39Z">
        <w:r w:rsidRPr="00DC5F70">
          <w:rPr>
            <w:rtl/>
          </w:rPr>
          <w:delText xml:space="preserve">אמרינן</w:delText>
        </w:r>
      </w:del>
      <w:r w:rsidRPr="00DC5F70">
        <w:rPr>
          <w:rtl/>
        </w:rPr>
        <w:t xml:space="preserve"> באשם ראשון הוא דאין חוזר וממיר אבל בגוף אחד, </w:t>
      </w:r>
      <w:ins w:id="91644" w:author="מנוע מכני" w:date="2026-10-11T12:04:39Z">
        <w:r>
          <w:rPr>
            <w:rtl/>
          </w:rPr>
          <w:t xml:space="preserve">אף</w:t>
        </w:r>
      </w:ins>
      <w:del w:id="91645" w:author="מנוע מכני" w:date="2026-10-11T12:04:39Z">
        <w:r w:rsidRPr="00DC5F70">
          <w:rPr>
            <w:rtl/>
          </w:rPr>
          <w:delText xml:space="preserve">א</w:delText>
        </w:r>
        <w:r w:rsidRPr="00DC5F70">
          <w:rPr>
            <w:rFonts w:hint="cs"/>
            <w:rtl/>
          </w:rPr>
          <w:delText xml:space="preserve">ע</w:delText>
        </w:r>
        <w:r w:rsidRPr="00DC5F70">
          <w:rPr>
            <w:rtl/>
          </w:rPr>
          <w:delText xml:space="preserve">"</w:delText>
        </w:r>
        <w:r w:rsidRPr="00DC5F70">
          <w:rPr>
            <w:rFonts w:hint="cs"/>
            <w:rtl/>
          </w:rPr>
          <w:delText xml:space="preserve">ג</w:delText>
        </w:r>
      </w:del>
      <w:r w:rsidRPr="00DC5F70">
        <w:rPr>
          <w:rFonts w:hint="cs"/>
          <w:rtl/>
        </w:rPr>
        <w:t xml:space="preserve"> </w:t>
      </w:r>
      <w:r w:rsidRPr="00DC5F70">
        <w:rPr>
          <w:rtl/>
        </w:rPr>
        <w:t xml:space="preserve">דקדיש אותה קדושה חוזר וממיר, </w:t>
      </w:r>
    </w:p>
    <w:p>
      <w:pPr>
        <w:pStyle w:val="38"/>
        <w:rPr>
          <w:ins w:id="93189" w:author="מנוע מכני" w:date="2026-10-11T12:04:39Z"/>
        </w:rPr>
      </w:pPr>
      <w:r w:rsidRPr="00217260">
        <w:t xml:space="preserve">או"ד</w:t>
      </w:r>
      <w:r w:rsidRPr="00217260">
        <w:t xml:space="preserve">:</w:t>
      </w:r>
    </w:p>
    <w:p w:rsidR="00E403F0" w:rsidRPr="00AD695E" w:rsidRDefault="00E403F0" w:rsidP="00E403F0">
      <w:pPr>
        <w:rPr>
          <w:rtl/>
        </w:rPr>
      </w:pPr>
      <w:del w:id="93190" w:author="מנוע מכני" w:date="2026-10-11T12:04:39Z">
        <w:r>
          <w:rPr>
            <w:rtl/>
          </w:rPr>
          <w:delText xml:space="preserve"> </w:delText>
        </w:r>
      </w:del>
      <w:r>
        <w:rPr>
          <w:rtl/>
        </w:rPr>
        <w:t xml:space="preserve">כל באותה קדושה אין חוזר וממיר? </w:t>
      </w:r>
      <w:r>
        <w:rPr>
          <w:rFonts w:hint="cs"/>
          <w:rtl/>
        </w:rPr>
        <w:t>ואת</w:t>
      </w:r>
      <w:r>
        <w:rPr>
          <w:rtl/>
        </w:rPr>
        <w:t>"</w:t>
      </w:r>
      <w:r>
        <w:rPr>
          <w:rFonts w:hint="cs"/>
          <w:rtl/>
        </w:rPr>
        <w:t>ל</w:t>
      </w:r>
      <w:r>
        <w:rPr>
          <w:rtl/>
        </w:rPr>
        <w:t xml:space="preserve"> הדין גוף אחד, כיון דבאותה קדושה </w:t>
      </w:r>
      <w:ins w:id="90023" w:author="Claude - סמנטי" w:date="2026-10-11T12:20:38Z">
        <w:r>
          <w:rPr>
            <w:rtl/>
          </w:rPr>
          <w:t xml:space="preserve">עומד</w:t>
        </w:r>
      </w:ins>
      <w:del w:id="90024" w:author="Claude - סמנטי" w:date="2026-10-11T12:20:38Z">
        <w:r>
          <w:rPr>
            <w:rtl/>
          </w:rPr>
          <w:delText xml:space="preserve">קאים</w:delText>
        </w:r>
      </w:del>
      <w:r>
        <w:rPr>
          <w:rtl/>
        </w:rPr>
        <w:t xml:space="preserve"> </w:t>
      </w:r>
      <w:r w:rsidRPr="00DC5F70">
        <w:rPr>
          <w:spacing w:val="-4"/>
          <w:rtl/>
        </w:rPr>
        <w:t xml:space="preserve">- אין חוזר וממיר, אלא נתכפר באשם אחר וניתק זה ראשון לעולה - מהו שיחזיר וימיר בו? </w:t>
      </w:r>
    </w:p>
    <w:p w:rsidR="00E403F0" w:rsidRPr="00AD695E" w:rsidRDefault="00E403F0" w:rsidP="00E403F0">
      <w:pPr>
        <w:rPr>
          <w:rtl/>
        </w:rPr>
      </w:pPr>
      <w:r>
        <w:rPr>
          <w:rtl/>
        </w:rPr>
        <w:t xml:space="preserve">מי </w:t>
      </w:r>
      <w:ins w:id="90424" w:author="מנוע מכני" w:date="2026-10-11T12:04:39Z">
        <w:r>
          <w:rPr>
            <w:rtl/>
          </w:rPr>
          <w:t xml:space="preserve">אומרים</w:t>
        </w:r>
      </w:ins>
      <w:del w:id="90425" w:author="מנוע מכני" w:date="2026-10-11T12:04:39Z">
        <w:r>
          <w:rPr>
            <w:rtl/>
          </w:rPr>
          <w:delText xml:space="preserve">אמרינן</w:delText>
        </w:r>
      </w:del>
      <w:r>
        <w:rPr>
          <w:rFonts w:hint="cs"/>
          <w:rtl/>
        </w:rPr>
        <w:t xml:space="preserve"> ד</w:t>
      </w:r>
      <w:r>
        <w:rPr>
          <w:rtl/>
        </w:rPr>
        <w:t xml:space="preserve">אין ממיר וחוזר וממיר </w:t>
      </w:r>
      <w:r>
        <w:rPr>
          <w:rtl/>
        </w:rPr>
        <w:t xml:space="preserve">ה"</w:t>
      </w:r>
      <w:r>
        <w:rPr>
          <w:rFonts w:hint="cs"/>
          <w:rtl/>
        </w:rPr>
        <w:t xml:space="preserve">מ</w:t>
      </w:r>
      <w:r>
        <w:rPr>
          <w:rFonts w:hint="cs"/>
          <w:rtl/>
        </w:rPr>
        <w:t xml:space="preserve"> </w:t>
      </w:r>
      <w:r>
        <w:rPr>
          <w:rtl/>
        </w:rPr>
        <w:t xml:space="preserve">אותו הגוף באותה קדושה, אבל אותו הגוף בקדושה אחרת חוזר וממיר, </w:t>
      </w:r>
    </w:p>
    <w:p>
      <w:pPr>
        <w:pStyle w:val="38"/>
        <w:rPr>
          <w:ins w:id="93191" w:author="מנוע מכני" w:date="2026-10-11T12:04:39Z"/>
        </w:rPr>
      </w:pPr>
      <w:r w:rsidRPr="00217260">
        <w:t xml:space="preserve">או"ד</w:t>
      </w:r>
      <w:r w:rsidRPr="00217260">
        <w:t xml:space="preserve">:</w:t>
      </w:r>
    </w:p>
    <w:p w:rsidR="00E403F0" w:rsidRPr="00AD695E" w:rsidRDefault="00E403F0" w:rsidP="00E403F0">
      <w:pPr>
        <w:rPr>
          <w:rtl/>
        </w:rPr>
      </w:pPr>
      <w:del w:id="93192" w:author="מנוע מכני" w:date="2026-10-11T12:04:39Z">
        <w:r>
          <w:rPr>
            <w:rtl/>
          </w:rPr>
          <w:delText xml:space="preserve"> </w:delText>
        </w:r>
      </w:del>
      <w:r>
        <w:rPr>
          <w:rtl/>
        </w:rPr>
        <w:t xml:space="preserve">אף על קדושה אחרת, כיון דאותו הגוף הוא - אין חוזר וממיר? </w:t>
      </w:r>
      <w:r w:rsidRPr="00217260">
        <w:rPr>
          <w:b/>
          <w:bCs/>
          <w:rtl/>
        </w:rPr>
        <w:t>תיקו</w:t>
      </w:r>
      <w:r>
        <w:rPr>
          <w:rtl/>
        </w:rPr>
        <w:t>.</w:t>
      </w:r>
    </w:p>
    <w:p w:rsidR="00E403F0" w:rsidRPr="00AD695E" w:rsidRDefault="00E403F0" w:rsidP="00E403F0">
      <w:pPr>
        <w:rPr>
          <w:rtl/>
        </w:rPr>
      </w:pPr>
    </w:p>
    <w:p>
      <w:pPr>
        <w:pStyle w:val="afffff8"/>
        <w:rPr>
          <w:ins w:id="90177" w:author="קלוד" w:date="2026-10-11T12:25:27Z"/>
        </w:rPr>
      </w:pPr>
      <w:ins w:id="90178" w:author="קלוד" w:date="2026-10-11T12:25:27Z">
        <w:r>
          <w:rPr>
            <w:color w:val="7B3F00"/>
          </w:rPr>
          <w:t xml:space="preserve">חומש - הקדש ראשון מוסיף ולא שני</w:t>
        </w:r>
      </w:ins>
    </w:p>
    <w:p>
      <w:pPr>
        <w:pStyle w:val="38"/>
        <w:rPr>
          <w:ins w:id="93194" w:author="מנוע מכני" w:date="2026-10-11T12:04:39Z"/>
        </w:rPr>
      </w:pPr>
      <w:del w:id="93193" w:author="מנוע מכני" w:date="2026-10-11T12:04:39Z">
        <w:r>
          <w:delText xml:space="preserve">•</w:delText>
        </w:r>
      </w:del>
      <w:ins w:id="91746" w:author="מנוע מכני" w:date="2026-10-11T12:04:39Z">
        <w:r>
          <w:t xml:space="preserve"> </w:t>
        </w:r>
      </w:ins>
      <w:del w:id="91747" w:author="מנוע מכני" w:date="2026-10-11T12:04:39Z">
        <w:r>
          <w:delText xml:space="preserve">  </w:delText>
        </w:r>
      </w:del>
      <w:r>
        <w:t>אריב</w:t>
      </w:r>
      <w:r>
        <w:t>"</w:t>
      </w:r>
      <w:r>
        <w:t>ל</w:t>
      </w:r>
      <w:r>
        <w:t xml:space="preserve">:</w:t>
      </w:r>
    </w:p>
    <w:p w:rsidR="00E403F0" w:rsidRPr="00AD695E" w:rsidRDefault="00E403F0" w:rsidP="00E403F0">
      <w:pPr>
        <w:rPr>
          <w:rtl/>
        </w:rPr>
      </w:pPr>
      <w:del w:id="93195" w:author="מנוע מכני" w:date="2026-10-11T12:04:39Z">
        <w:r>
          <w:rPr>
            <w:rtl/>
          </w:rPr>
          <w:delText xml:space="preserve"> </w:delText>
        </w:r>
      </w:del>
      <w:r>
        <w:rPr>
          <w:rtl/>
        </w:rPr>
        <w:t xml:space="preserve">הקדש ראשון מוסיף חומש, ואין הקדש שני מוסיף חומש.</w:t>
      </w:r>
    </w:p>
    <w:p>
      <w:pPr>
        <w:pStyle w:val="38"/>
        <w:rPr>
          <w:ins w:id="93196" w:author="מנוע מכני" w:date="2026-10-11T12:04:39Z"/>
        </w:rPr>
      </w:pPr>
      <w:r>
        <w:t>א</w:t>
      </w:r>
      <w:r>
        <w:t>ר</w:t>
      </w:r>
      <w:r>
        <w:t>"</w:t>
      </w:r>
      <w:r>
        <w:t>פ</w:t>
      </w:r>
      <w:r>
        <w:t xml:space="preserve">:</w:t>
      </w:r>
    </w:p>
    <w:p w:rsidR="00E403F0" w:rsidRPr="00AD695E" w:rsidRDefault="00E403F0" w:rsidP="00E403F0">
      <w:pPr>
        <w:rPr>
          <w:rtl/>
        </w:rPr>
      </w:pPr>
      <w:del w:id="93197" w:author="מנוע מכני" w:date="2026-10-11T12:04:39Z">
        <w:r>
          <w:rPr>
            <w:rtl/>
          </w:rPr>
          <w:delText xml:space="preserve"> </w:delText>
        </w:r>
      </w:del>
      <w:r>
        <w:rPr>
          <w:rtl/>
        </w:rPr>
        <w:t xml:space="preserve">מ"</w:t>
      </w:r>
      <w:r>
        <w:rPr>
          <w:rFonts w:hint="cs"/>
          <w:rtl/>
        </w:rPr>
        <w:t xml:space="preserve">ט</w:t>
      </w:r>
      <w:r>
        <w:rPr>
          <w:rFonts w:hint="cs"/>
          <w:rtl/>
        </w:rPr>
        <w:t xml:space="preserve"> </w:t>
      </w:r>
      <w:r>
        <w:rPr>
          <w:rStyle w:val="2fb"/>
          <w:rFonts w:hint="cs"/>
          <w:rtl/>
        </w:rPr>
        <w:t xml:space="preserve">דריב</w:t>
      </w:r>
      <w:r>
        <w:rPr>
          <w:rStyle w:val="2fb"/>
          <w:rtl/>
        </w:rPr>
        <w:t>"</w:t>
      </w:r>
      <w:r>
        <w:rPr>
          <w:rStyle w:val="2fb"/>
          <w:rFonts w:hint="cs"/>
          <w:rtl/>
        </w:rPr>
        <w:t xml:space="preserve">ל</w:t>
      </w:r>
      <w:r>
        <w:rPr>
          <w:rFonts w:hint="cs"/>
          <w:rtl/>
        </w:rPr>
        <w:t xml:space="preserve"> ד'</w:t>
      </w:r>
      <w:ins w:id="90341" w:author="Claude - סמנטי" w:date="2026-10-11T12:20:38Z">
        <w:r>
          <w:rPr>
            <w:rStyle w:val="afffff0"/>
            <w:rtl/>
          </w:rPr>
          <w:t xml:space="preserve">וְאִם הַמַּקְדִּישׁ יִגְאַל אֶת בֵּיתוֹ וְיָסַף חֲמִישִׁית</w:t>
        </w:r>
      </w:ins>
      <w:del w:id="90342" w:author="Claude - סמנטי" w:date="2026-10-11T12:20:38Z">
        <w:r>
          <w:rPr>
            <w:rtl/>
          </w:rPr>
          <w:delText xml:space="preserve">ואם המקדיש יגאל את ביתו ויסף חמישית</w:delText>
        </w:r>
      </w:del>
      <w:r>
        <w:rPr>
          <w:rFonts w:hint="cs"/>
          <w:rtl/>
        </w:rPr>
        <w:t>'</w:t>
      </w:r>
      <w:r>
        <w:rPr>
          <w:rtl/>
        </w:rPr>
        <w:t>, מקדיש ולא המתפיס.</w:t>
      </w:r>
    </w:p>
    <w:p w:rsidR="00E403F0" w:rsidRPr="00AD695E" w:rsidRDefault="00E403F0" w:rsidP="00E403F0">
      <w:pPr>
        <w:rPr>
          <w:rtl/>
        </w:rPr>
      </w:pPr>
    </w:p>
    <w:p>
      <w:pPr>
        <w:pStyle w:val="38"/>
        <w:rPr>
          <w:ins w:id="93199" w:author="מנוע מכני" w:date="2026-10-11T12:04:39Z"/>
        </w:rPr>
      </w:pPr>
      <w:del w:id="93198" w:author="מנוע מכני" w:date="2026-10-11T12:04:39Z">
        <w:r w:rsidRPr="00217260">
          <w:lastRenderedPageBreak/>
          <w:delText xml:space="preserve">•</w:delText>
        </w:r>
      </w:del>
      <w:ins w:id="91748" w:author="מנוע מכני" w:date="2026-10-11T12:04:39Z">
        <w:r>
          <w:t xml:space="preserve"> </w:t>
        </w:r>
      </w:ins>
      <w:del w:id="91749" w:author="מנוע מכני" w:date="2026-10-11T12:04:39Z">
        <w:r w:rsidRPr="00217260">
          <w:lastRenderedPageBreak/>
          <w:delText xml:space="preserve">  </w:delText>
        </w:r>
      </w:del>
      <w:r w:rsidRPr="00217260">
        <w:lastRenderedPageBreak/>
        <w:t xml:space="preserve">בעי רבי אבין</w:t>
      </w:r>
      <w:r>
        <w:t xml:space="preserve">:</w:t>
      </w:r>
    </w:p>
    <w:p w:rsidR="00E403F0" w:rsidRPr="00AD695E" w:rsidRDefault="00E403F0" w:rsidP="00E403F0">
      <w:pPr>
        <w:rPr>
          <w:rtl/>
        </w:rPr>
      </w:pPr>
      <w:del w:id="93200" w:author="מנוע מכני" w:date="2026-10-11T12:04:39Z">
        <w:r>
          <w:rPr>
            <w:rtl/>
          </w:rPr>
          <w:delText xml:space="preserve"> </w:delText>
        </w:r>
      </w:del>
      <w:r>
        <w:rPr>
          <w:rtl/>
        </w:rPr>
        <w:t xml:space="preserve">הפריש אשם להתכפר בו, והומם, והוסיף עליו חומש וחללו חבירו, ונתכפר באשם אחר, וניתק זה לעולה, מהו שיוסיף עליו חומש? </w:t>
      </w:r>
    </w:p>
    <w:p>
      <w:pPr>
        <w:pStyle w:val="38"/>
        <w:rPr>
          <w:ins w:id="93201" w:author="מנוע מכני" w:date="2026-10-11T12:04:39Z"/>
        </w:rPr>
      </w:pPr>
      <w:r>
        <w:t xml:space="preserve">אביי:</w:t>
      </w:r>
    </w:p>
    <w:p w:rsidR="00E403F0" w:rsidRPr="00AD695E" w:rsidRDefault="00E403F0" w:rsidP="00E403F0">
      <w:pPr>
        <w:rPr>
          <w:rtl/>
        </w:rPr>
      </w:pPr>
      <w:del w:id="93202" w:author="מנוע מכני" w:date="2026-10-11T12:04:39Z">
        <w:r>
          <w:rPr>
            <w:rtl/>
          </w:rPr>
          <w:delText xml:space="preserve"> </w:delText>
        </w:r>
      </w:del>
      <w:ins w:id="91132" w:author="מנוע מכני" w:date="2026-10-11T12:04:39Z">
        <w:r>
          <w:rPr>
            <w:rtl/>
          </w:rPr>
          <w:t xml:space="preserve">מה</w:t>
        </w:r>
      </w:ins>
      <w:del w:id="91133" w:author="מנוע מכני" w:date="2026-10-11T12:04:39Z">
        <w:r>
          <w:rPr>
            <w:rtl/>
          </w:rPr>
          <w:delText xml:space="preserve">מאי</w:delText>
        </w:r>
      </w:del>
      <w:r>
        <w:rPr>
          <w:rtl/>
        </w:rPr>
        <w:t xml:space="preserve"> </w:t>
      </w:r>
      <w:ins w:id="92698" w:author="מנוע מכני" w:date="2026-10-11T12:04:39Z">
        <w:r>
          <w:rPr>
            <w:rtl/>
          </w:rPr>
          <w:t xml:space="preserve">צריכה</w:t>
        </w:r>
      </w:ins>
      <w:del w:id="92699" w:author="מנוע מכני" w:date="2026-10-11T12:04:39Z">
        <w:r>
          <w:rPr>
            <w:rtl/>
          </w:rPr>
          <w:delText xml:space="preserve">מיבעיא</w:delText>
        </w:r>
      </w:del>
      <w:r>
        <w:rPr>
          <w:rtl/>
        </w:rPr>
        <w:t xml:space="preserve">? </w:t>
      </w:r>
      <w:ins w:id="92218" w:author="מנוע מכני" w:date="2026-10-11T12:04:39Z">
        <w:r>
          <w:rPr>
            <w:rtl/>
          </w:rPr>
          <w:t xml:space="preserve">אם </w:t>
        </w:r>
      </w:ins>
      <w:del w:id="92219" w:author="מנוע מכני" w:date="2026-10-11T12:04:39Z">
        <w:r>
          <w:rPr>
            <w:rtl/>
          </w:rPr>
          <w:delText xml:space="preserve">אי </w:delText>
        </w:r>
      </w:del>
      <w:r>
        <w:rPr>
          <w:rtl/>
        </w:rPr>
        <w:t xml:space="preserve">שני גופין וקדושה אחת </w:t>
      </w:r>
      <w:ins w:id="92700" w:author="מנוע מכני" w:date="2026-10-11T12:04:39Z">
        <w:r>
          <w:rPr>
            <w:rtl/>
          </w:rPr>
          <w:t xml:space="preserve">צריכה</w:t>
        </w:r>
      </w:ins>
      <w:del w:id="92701" w:author="מנוע מכני" w:date="2026-10-11T12:04:39Z">
        <w:r>
          <w:rPr>
            <w:rtl/>
          </w:rPr>
          <w:delText xml:space="preserve">מיבעיא</w:delText>
        </w:r>
      </w:del>
      <w:r>
        <w:rPr>
          <w:rtl/>
        </w:rPr>
        <w:t xml:space="preserve"> </w:t>
      </w:r>
      <w:ins w:id="91128" w:author="מנוע מכני" w:date="2026-10-11T12:04:39Z">
        <w:r>
          <w:rPr>
            <w:rtl/>
          </w:rPr>
          <w:t xml:space="preserve">לו</w:t>
        </w:r>
      </w:ins>
      <w:del w:id="91129" w:author="מנוע מכני" w:date="2026-10-11T12:04:39Z">
        <w:r>
          <w:rPr>
            <w:rtl/>
          </w:rPr>
          <w:delText xml:space="preserve">ליה</w:delText>
        </w:r>
      </w:del>
      <w:r>
        <w:rPr>
          <w:rtl/>
        </w:rPr>
        <w:t xml:space="preserve"> - תיבעי </w:t>
      </w:r>
      <w:ins w:id="91130" w:author="מנוע מכני" w:date="2026-10-11T12:04:39Z">
        <w:r>
          <w:rPr>
            <w:rtl/>
          </w:rPr>
          <w:t xml:space="preserve">לו</w:t>
        </w:r>
      </w:ins>
      <w:del w:id="91131" w:author="מנוע מכני" w:date="2026-10-11T12:04:39Z">
        <w:r>
          <w:rPr>
            <w:rtl/>
          </w:rPr>
          <w:delText xml:space="preserve">ליה</w:delText>
        </w:r>
      </w:del>
      <w:r>
        <w:rPr>
          <w:rtl/>
        </w:rPr>
        <w:t xml:space="preserve"> בלא נתכפר! </w:t>
      </w:r>
    </w:p>
    <w:p w:rsidR="00E403F0" w:rsidRPr="00AD695E" w:rsidRDefault="00E403F0" w:rsidP="00E403F0">
      <w:pPr>
        <w:rPr>
          <w:rtl/>
        </w:rPr>
      </w:pPr>
      <w:r>
        <w:rPr>
          <w:rtl/>
        </w:rPr>
        <w:tab/>
      </w:r>
      <w:r>
        <w:rPr>
          <w:rtl/>
        </w:rPr>
        <w:tab/>
      </w:r>
      <w:r>
        <w:rPr>
          <w:rtl/>
        </w:rPr>
        <w:tab/>
      </w:r>
      <w:del w:id="90050" w:author="מנוע מכני" w:date="2026-10-11T12:04:39Z">
        <w:r>
          <w:rPr>
            <w:rFonts w:hint="cs"/>
            <w:rtl/>
          </w:rPr>
          <w:delText xml:space="preserve">    </w:delText>
        </w:r>
      </w:del>
      <w:ins w:id="92220" w:author="מנוע מכני" w:date="2026-10-11T12:04:39Z">
        <w:r>
          <w:rPr>
            <w:rtl/>
          </w:rPr>
          <w:t xml:space="preserve">אם </w:t>
        </w:r>
      </w:ins>
      <w:del w:id="92221" w:author="מנוע מכני" w:date="2026-10-11T12:04:39Z">
        <w:r>
          <w:rPr>
            <w:rtl/>
          </w:rPr>
          <w:delText xml:space="preserve">אי </w:delText>
        </w:r>
      </w:del>
      <w:r>
        <w:rPr>
          <w:rtl/>
        </w:rPr>
        <w:t xml:space="preserve">שתי קדושות וגוף אחד </w:t>
      </w:r>
      <w:ins w:id="92702" w:author="מנוע מכני" w:date="2026-10-11T12:04:39Z">
        <w:r>
          <w:rPr>
            <w:rtl/>
          </w:rPr>
          <w:t xml:space="preserve">צריכה</w:t>
        </w:r>
      </w:ins>
      <w:del w:id="92703" w:author="מנוע מכני" w:date="2026-10-11T12:04:39Z">
        <w:r>
          <w:rPr>
            <w:rtl/>
          </w:rPr>
          <w:delText xml:space="preserve">מיבעיא</w:delText>
        </w:r>
      </w:del>
      <w:r>
        <w:rPr>
          <w:rtl/>
        </w:rPr>
        <w:t xml:space="preserve"> </w:t>
      </w:r>
      <w:ins w:id="91134" w:author="מנוע מכני" w:date="2026-10-11T12:04:39Z">
        <w:r>
          <w:rPr>
            <w:rtl/>
          </w:rPr>
          <w:t xml:space="preserve">לו</w:t>
        </w:r>
      </w:ins>
      <w:del w:id="91135" w:author="מנוע מכני" w:date="2026-10-11T12:04:39Z">
        <w:r>
          <w:rPr>
            <w:rtl/>
          </w:rPr>
          <w:delText xml:space="preserve">ליה</w:delText>
        </w:r>
      </w:del>
      <w:r>
        <w:rPr>
          <w:rtl/>
        </w:rPr>
        <w:t xml:space="preserve"> - תיבעי בלא הומם! </w:t>
      </w:r>
    </w:p>
    <w:p>
      <w:pPr>
        <w:pStyle w:val="38"/>
        <w:rPr>
          <w:ins w:id="93203" w:author="מנוע מכני" w:date="2026-10-11T12:04:39Z"/>
        </w:rPr>
      </w:pPr>
      <w:r>
        <w:t>ור"</w:t>
      </w:r>
      <w:r>
        <w:t>א</w:t>
      </w:r>
      <w:r>
        <w:t xml:space="preserve"> - </w:t>
      </w:r>
      <w:ins w:id="91140" w:author="מנוע מכני" w:date="2026-10-11T12:04:39Z">
        <w:r>
          <w:t xml:space="preserve">אחת</w:t>
        </w:r>
      </w:ins>
      <w:del w:id="91141" w:author="מנוע מכני" w:date="2026-10-11T12:04:39Z">
        <w:r>
          <w:delText xml:space="preserve">חדא</w:delText>
        </w:r>
      </w:del>
      <w:r>
        <w:t xml:space="preserve"> מגו </w:t>
      </w:r>
      <w:ins w:id="91142" w:author="מנוע מכני" w:date="2026-10-11T12:04:39Z">
        <w:r>
          <w:t xml:space="preserve">אחת</w:t>
        </w:r>
      </w:ins>
      <w:del w:id="91143" w:author="מנוע מכני" w:date="2026-10-11T12:04:39Z">
        <w:r>
          <w:delText xml:space="preserve">חדא</w:delText>
        </w:r>
      </w:del>
      <w:r>
        <w:t xml:space="preserve"> בעיא </w:t>
      </w:r>
      <w:ins w:id="91136" w:author="מנוע מכני" w:date="2026-10-11T12:04:39Z">
        <w:r>
          <w:t xml:space="preserve">לו</w:t>
        </w:r>
      </w:ins>
      <w:del w:id="91137" w:author="מנוע מכני" w:date="2026-10-11T12:04:39Z">
        <w:r>
          <w:delText xml:space="preserve">ליה</w:delText>
        </w:r>
      </w:del>
      <w:r>
        <w:t xml:space="preserve">:</w:t>
      </w:r>
    </w:p>
    <w:p w:rsidR="00E403F0" w:rsidRPr="00AD695E" w:rsidRDefault="00E403F0" w:rsidP="00E403F0">
      <w:pPr>
        <w:rPr>
          <w:rtl/>
        </w:rPr>
      </w:pPr>
      <w:del w:id="93204" w:author="מנוע מכני" w:date="2026-10-11T12:04:39Z">
        <w:r>
          <w:rPr>
            <w:rtl/>
          </w:rPr>
          <w:delText xml:space="preserve"> </w:delText>
        </w:r>
      </w:del>
      <w:r>
        <w:rPr>
          <w:rtl/>
        </w:rPr>
        <w:t xml:space="preserve">א</w:t>
      </w:r>
      <w:r>
        <w:rPr>
          <w:rFonts w:hint="cs"/>
          <w:rtl/>
        </w:rPr>
        <w:t>ת</w:t>
      </w:r>
      <w:r>
        <w:rPr>
          <w:rtl/>
        </w:rPr>
        <w:t>"</w:t>
      </w:r>
      <w:r>
        <w:rPr>
          <w:rFonts w:hint="cs"/>
          <w:rtl/>
        </w:rPr>
        <w:t xml:space="preserve">ל</w:t>
      </w:r>
      <w:r>
        <w:rPr>
          <w:rFonts w:hint="cs"/>
          <w:rtl/>
        </w:rPr>
        <w:t xml:space="preserve"> </w:t>
      </w:r>
      <w:r>
        <w:rPr>
          <w:rtl/>
        </w:rPr>
        <w:t xml:space="preserve">שני גופין וקדושה אחת </w:t>
      </w:r>
      <w:r>
        <w:rPr>
          <w:rtl/>
        </w:rPr>
        <w:t xml:space="preserve">לא</w:t>
      </w:r>
      <w:r>
        <w:rPr>
          <w:rtl/>
        </w:rPr>
        <w:t xml:space="preserve"> - משום דבההיא קדושה </w:t>
      </w:r>
      <w:ins w:id="90025" w:author="Claude - סמנטי" w:date="2026-10-11T12:20:38Z">
        <w:r>
          <w:rPr>
            <w:rtl/>
          </w:rPr>
          <w:t xml:space="preserve">נוסף</w:t>
        </w:r>
      </w:ins>
      <w:del w:id="90026" w:author="Claude - סמנטי" w:date="2026-10-11T12:20:38Z">
        <w:r>
          <w:rPr>
            <w:rtl/>
          </w:rPr>
          <w:delText xml:space="preserve">איתוסף</w:delText>
        </w:r>
      </w:del>
      <w:r>
        <w:rPr>
          <w:rtl/>
        </w:rPr>
        <w:t xml:space="preserve"> בה </w:t>
      </w:r>
      <w:ins w:id="91144" w:author="מנוע מכני" w:date="2026-10-11T12:04:39Z">
        <w:r>
          <w:rPr>
            <w:rtl/>
          </w:rPr>
          <w:t xml:space="preserve">אחת</w:t>
        </w:r>
      </w:ins>
      <w:del w:id="91145" w:author="מנוע מכני" w:date="2026-10-11T12:04:39Z">
        <w:r>
          <w:rPr>
            <w:rtl/>
          </w:rPr>
          <w:delText xml:space="preserve">חדא</w:delText>
        </w:r>
      </w:del>
      <w:r>
        <w:rPr>
          <w:rtl/>
        </w:rPr>
        <w:t xml:space="preserve"> </w:t>
      </w:r>
      <w:ins w:id="92076" w:author="מנוע מכני" w:date="2026-10-11T12:04:39Z">
        <w:r>
          <w:rPr>
            <w:rtl/>
          </w:rPr>
          <w:t xml:space="preserve">פעם</w:t>
        </w:r>
      </w:ins>
      <w:del w:id="92077" w:author="מנוע מכני" w:date="2026-10-11T12:04:39Z">
        <w:r>
          <w:rPr>
            <w:rtl/>
          </w:rPr>
          <w:delText xml:space="preserve">זימנא</w:delText>
        </w:r>
      </w:del>
      <w:r>
        <w:rPr>
          <w:rtl/>
        </w:rPr>
        <w:t xml:space="preserve"> חומש, שני גופין ושתי קדושות </w:t>
      </w:r>
      <w:ins w:id="91138" w:author="מנוע מכני" w:date="2026-10-11T12:04:39Z">
        <w:r>
          <w:rPr>
            <w:rtl/>
          </w:rPr>
          <w:t xml:space="preserve">מה</w:t>
        </w:r>
      </w:ins>
      <w:del w:id="91139" w:author="מנוע מכני" w:date="2026-10-11T12:04:39Z">
        <w:r>
          <w:rPr>
            <w:rtl/>
          </w:rPr>
          <w:delText xml:space="preserve">מאי</w:delText>
        </w:r>
      </w:del>
      <w:r>
        <w:rPr>
          <w:rtl/>
        </w:rPr>
        <w:t xml:space="preserve">? </w:t>
      </w:r>
      <w:r w:rsidRPr="00217260">
        <w:rPr>
          <w:b/>
          <w:bCs/>
          <w:rtl/>
        </w:rPr>
        <w:t>תיקו</w:t>
      </w:r>
      <w:r>
        <w:rPr>
          <w:rtl/>
        </w:rPr>
        <w:t>.</w:t>
      </w:r>
    </w:p>
    <w:p w:rsidR="00E403F0" w:rsidRPr="00AD695E" w:rsidRDefault="00E403F0" w:rsidP="00E403F0">
      <w:pPr>
        <w:rPr>
          <w:rtl/>
        </w:rPr>
      </w:pPr>
    </w:p>
    <w:p>
      <w:pPr>
        <w:pStyle w:val="38"/>
        <w:rPr>
          <w:ins w:id="93206" w:author="מנוע מכני" w:date="2026-10-11T12:04:39Z"/>
        </w:rPr>
      </w:pPr>
      <w:del w:id="93205" w:author="מנוע מכני" w:date="2026-10-11T12:04:39Z">
        <w:r w:rsidRPr="00217260">
          <w:delText xml:space="preserve">•</w:delText>
        </w:r>
      </w:del>
      <w:ins w:id="91750" w:author="מנוע מכני" w:date="2026-10-11T12:04:39Z">
        <w:r>
          <w:t xml:space="preserve"> </w:t>
        </w:r>
      </w:ins>
      <w:del w:id="91751" w:author="מנוע מכני" w:date="2026-10-11T12:04:39Z">
        <w:r w:rsidRPr="00217260">
          <w:delText xml:space="preserve">  </w:delText>
        </w:r>
      </w:del>
      <w:r w:rsidRPr="00217260">
        <w:t xml:space="preserve">לישנא אחרינא:</w:t>
      </w:r>
    </w:p>
    <w:p w:rsidR="00E403F0" w:rsidRPr="00AD695E" w:rsidRDefault="00E403F0" w:rsidP="00E403F0">
      <w:pPr>
        <w:rPr>
          <w:rtl/>
        </w:rPr>
      </w:pPr>
      <w:del w:id="93207" w:author="מנוע מכני" w:date="2026-10-11T12:04:39Z">
        <w:r w:rsidRPr="00217260">
          <w:rPr>
            <w:b/>
            <w:bCs/>
            <w:rtl/>
          </w:rPr>
          <w:delText xml:space="preserve"> </w:delText>
        </w:r>
      </w:del>
      <w:r w:rsidRPr="00217260">
        <w:rPr>
          <w:b/>
          <w:bCs/>
          <w:rtl/>
        </w:rPr>
        <w:t xml:space="preserve">בעי </w:t>
      </w:r>
      <w:r w:rsidRPr="00217260">
        <w:rPr>
          <w:rStyle w:val="2fb"/>
          <w:b/>
          <w:bCs/>
          <w:rtl/>
        </w:rPr>
        <w:t xml:space="preserve">רבי</w:t>
      </w:r>
      <w:r w:rsidRPr="00217260">
        <w:rPr>
          <w:b/>
          <w:bCs/>
          <w:rtl/>
        </w:rPr>
        <w:t xml:space="preserve"> אבין</w:t>
      </w:r>
      <w:r>
        <w:rPr>
          <w:rtl/>
        </w:rPr>
        <w:t xml:space="preserve">: הפריש אשם להתכפר בו, והומם וחללו על אחר, והוסיף חומש, נתכפרו באשם אחר, וניתק זה לעולה, מהו שיוסיף עליו חומש? </w:t>
      </w:r>
    </w:p>
    <w:p>
      <w:pPr>
        <w:pStyle w:val="38"/>
        <w:rPr>
          <w:ins w:id="93208" w:author="מנוע מכני" w:date="2026-10-11T12:04:39Z"/>
        </w:rPr>
      </w:pPr>
      <w:del w:id="94191" w:author="מנוע מכני" w:date="2026-10-11T12:04:39Z">
        <w:r w:rsidRPr="00DC5F70">
          <w:delText xml:space="preserve">אמר </w:delText>
        </w:r>
      </w:del>
      <w:r w:rsidRPr="00DC5F70">
        <w:t xml:space="preserve">אביי:</w:t>
      </w:r>
    </w:p>
    <w:p w:rsidR="00E403F0" w:rsidRPr="00DC5F70" w:rsidRDefault="00E403F0" w:rsidP="00E403F0">
      <w:pPr>
        <w:rPr>
          <w:spacing w:val="-2"/>
          <w:rtl/>
        </w:rPr>
      </w:pPr>
      <w:del w:id="93209" w:author="מנוע מכני" w:date="2026-10-11T12:04:39Z">
        <w:r w:rsidRPr="00DC5F70">
          <w:rPr>
            <w:spacing w:val="-2"/>
            <w:rtl/>
          </w:rPr>
          <w:delText xml:space="preserve"> </w:delText>
        </w:r>
      </w:del>
      <w:r w:rsidRPr="00DC5F70">
        <w:rPr>
          <w:spacing w:val="-2"/>
          <w:rtl/>
        </w:rPr>
        <w:t xml:space="preserve">הדין </w:t>
      </w:r>
      <w:ins w:id="92704" w:author="מנוע מכני" w:date="2026-10-11T12:04:39Z">
        <w:r>
          <w:rPr>
            <w:spacing w:val="-2"/>
            <w:rtl/>
          </w:rPr>
          <w:t xml:space="preserve">צריכה</w:t>
        </w:r>
      </w:ins>
      <w:del w:id="92705" w:author="מנוע מכני" w:date="2026-10-11T12:04:39Z">
        <w:r w:rsidRPr="00DC5F70">
          <w:rPr>
            <w:spacing w:val="-2"/>
            <w:rtl/>
          </w:rPr>
          <w:delText xml:space="preserve">מיבעיא</w:delText>
        </w:r>
      </w:del>
      <w:r w:rsidRPr="00DC5F70">
        <w:rPr>
          <w:spacing w:val="-2"/>
          <w:rtl/>
        </w:rPr>
        <w:t xml:space="preserve"> </w:t>
      </w:r>
      <w:ins w:id="91146" w:author="מנוע מכני" w:date="2026-10-11T12:04:39Z">
        <w:r>
          <w:rPr>
            <w:spacing w:val="-2"/>
            <w:rtl/>
          </w:rPr>
          <w:t xml:space="preserve">לו</w:t>
        </w:r>
      </w:ins>
      <w:del w:id="91147" w:author="מנוע מכני" w:date="2026-10-11T12:04:39Z">
        <w:r w:rsidRPr="00DC5F70">
          <w:rPr>
            <w:spacing w:val="-2"/>
            <w:rtl/>
          </w:rPr>
          <w:delText xml:space="preserve">ליה</w:delText>
        </w:r>
      </w:del>
      <w:r w:rsidRPr="00DC5F70">
        <w:rPr>
          <w:spacing w:val="-2"/>
          <w:rtl/>
        </w:rPr>
        <w:t xml:space="preserve">? </w:t>
      </w:r>
      <w:ins w:id="92222" w:author="מנוע מכני" w:date="2026-10-11T12:04:39Z">
        <w:r>
          <w:rPr>
            <w:spacing w:val="-2"/>
            <w:rtl/>
          </w:rPr>
          <w:t xml:space="preserve">אם </w:t>
        </w:r>
      </w:ins>
      <w:del w:id="92223" w:author="מנוע מכני" w:date="2026-10-11T12:04:39Z">
        <w:r w:rsidRPr="00DC5F70">
          <w:rPr>
            <w:spacing w:val="-2"/>
            <w:rtl/>
          </w:rPr>
          <w:delText xml:space="preserve">אי </w:delText>
        </w:r>
      </w:del>
      <w:r w:rsidRPr="00DC5F70">
        <w:rPr>
          <w:spacing w:val="-2"/>
          <w:rtl/>
        </w:rPr>
        <w:t xml:space="preserve">קדושה אחרת באותו הגוף</w:t>
      </w:r>
      <w:r w:rsidRPr="00DC5F70">
        <w:rPr>
          <w:rFonts w:hint="cs"/>
          <w:spacing w:val="-2"/>
          <w:rtl/>
        </w:rPr>
        <w:t xml:space="preserve"> </w:t>
      </w:r>
      <w:ins w:id="92706" w:author="מנוע מכני" w:date="2026-10-11T12:04:39Z">
        <w:r>
          <w:rPr>
            <w:spacing w:val="-2"/>
            <w:rtl/>
          </w:rPr>
          <w:t xml:space="preserve">צריכה</w:t>
        </w:r>
      </w:ins>
      <w:del w:id="92707" w:author="מנוע מכני" w:date="2026-10-11T12:04:39Z">
        <w:r w:rsidRPr="00DC5F70">
          <w:rPr>
            <w:spacing w:val="-2"/>
            <w:rtl/>
          </w:rPr>
          <w:delText xml:space="preserve">מיבעיא</w:delText>
        </w:r>
      </w:del>
      <w:r w:rsidRPr="00DC5F70">
        <w:rPr>
          <w:spacing w:val="-2"/>
          <w:rtl/>
        </w:rPr>
        <w:t xml:space="preserve"> </w:t>
      </w:r>
      <w:ins w:id="91148" w:author="מנוע מכני" w:date="2026-10-11T12:04:39Z">
        <w:r>
          <w:rPr>
            <w:spacing w:val="-2"/>
            <w:rtl/>
          </w:rPr>
          <w:t xml:space="preserve">לו</w:t>
        </w:r>
      </w:ins>
      <w:del w:id="91149" w:author="מנוע מכני" w:date="2026-10-11T12:04:39Z">
        <w:r w:rsidRPr="00DC5F70">
          <w:rPr>
            <w:spacing w:val="-2"/>
            <w:rtl/>
          </w:rPr>
          <w:delText xml:space="preserve">ליה</w:delText>
        </w:r>
      </w:del>
      <w:r w:rsidRPr="00DC5F70">
        <w:rPr>
          <w:spacing w:val="-2"/>
          <w:rtl/>
        </w:rPr>
        <w:t xml:space="preserve"> - </w:t>
      </w:r>
      <w:r w:rsidRPr="00DC5F70">
        <w:rPr>
          <w:spacing w:val="-2"/>
          <w:rtl/>
        </w:rPr>
        <w:t xml:space="preserve">לא</w:t>
      </w:r>
      <w:r w:rsidRPr="00DC5F70">
        <w:rPr>
          <w:spacing w:val="-2"/>
          <w:rtl/>
        </w:rPr>
        <w:t xml:space="preserve"> ניבעי </w:t>
      </w:r>
      <w:ins w:id="91150" w:author="מנוע מכני" w:date="2026-10-11T12:04:39Z">
        <w:r>
          <w:rPr>
            <w:spacing w:val="-2"/>
            <w:rtl/>
          </w:rPr>
          <w:t xml:space="preserve">לו</w:t>
        </w:r>
      </w:ins>
      <w:del w:id="91151" w:author="מנוע מכני" w:date="2026-10-11T12:04:39Z">
        <w:r w:rsidRPr="00DC5F70">
          <w:rPr>
            <w:spacing w:val="-2"/>
            <w:rtl/>
          </w:rPr>
          <w:delText xml:space="preserve">ליה</w:delText>
        </w:r>
      </w:del>
      <w:r w:rsidRPr="00DC5F70">
        <w:rPr>
          <w:spacing w:val="-2"/>
          <w:rtl/>
        </w:rPr>
        <w:t xml:space="preserve"> הומם! </w:t>
      </w:r>
    </w:p>
    <w:p w:rsidR="00E403F0" w:rsidRPr="00AD695E" w:rsidRDefault="00E403F0" w:rsidP="00E403F0">
      <w:pPr>
        <w:rPr>
          <w:rtl/>
        </w:rPr>
      </w:pPr>
      <w:ins w:id="92224" w:author="מנוע מכני" w:date="2026-10-11T12:04:39Z">
        <w:r>
          <w:rPr>
            <w:rtl/>
          </w:rPr>
          <w:t xml:space="preserve">אם </w:t>
        </w:r>
      </w:ins>
      <w:del w:id="92225" w:author="מנוע מכני" w:date="2026-10-11T12:04:39Z">
        <w:r>
          <w:rPr>
            <w:rtl/>
          </w:rPr>
          <w:delText xml:space="preserve">אי </w:delText>
        </w:r>
      </w:del>
      <w:r>
        <w:rPr>
          <w:rtl/>
        </w:rPr>
        <w:t xml:space="preserve">גוף אחד באותה קדושה כו', וחללו על אחר מהו שיוסיף עליו חומש?</w:t>
      </w:r>
    </w:p>
    <w:p w:rsidR="00E403F0" w:rsidRPr="00AD695E" w:rsidRDefault="00E403F0" w:rsidP="00E403F0">
      <w:pPr>
        <w:rPr>
          <w:rtl/>
        </w:rPr>
      </w:pPr>
      <w:r>
        <w:rPr>
          <w:rtl/>
        </w:rPr>
        <w:t xml:space="preserve">מי אמרי' באשם </w:t>
      </w:r>
      <w:ins w:id="92078" w:author="מנוע מכני" w:date="2026-10-11T12:04:39Z">
        <w:r>
          <w:rPr>
            <w:rtl/>
          </w:rPr>
          <w:t xml:space="preserve">ראשון</w:t>
        </w:r>
      </w:ins>
      <w:del w:id="92079" w:author="מנוע מכני" w:date="2026-10-11T12:04:39Z">
        <w:r>
          <w:rPr>
            <w:rtl/>
          </w:rPr>
          <w:delText xml:space="preserve">קמא</w:delText>
        </w:r>
      </w:del>
      <w:r>
        <w:rPr>
          <w:rtl/>
        </w:rPr>
        <w:t xml:space="preserve"> הוא דמוסיף, אבל בגוף אחד </w:t>
      </w:r>
      <w:ins w:id="91646" w:author="מנוע מכני" w:date="2026-10-11T12:04:39Z">
        <w:r>
          <w:rPr>
            <w:rtl/>
          </w:rPr>
          <w:t xml:space="preserve">אף</w:t>
        </w:r>
      </w:ins>
      <w:del w:id="91647" w:author="מנוע מכני" w:date="2026-10-11T12:04:39Z">
        <w:r>
          <w:rPr>
            <w:rtl/>
          </w:rPr>
          <w:delText xml:space="preserve">א</w:delText>
        </w:r>
        <w:r>
          <w:rPr>
            <w:rFonts w:hint="cs"/>
            <w:rtl/>
          </w:rPr>
          <w:delText xml:space="preserve">ע</w:delText>
        </w:r>
        <w:r>
          <w:rPr>
            <w:rtl/>
          </w:rPr>
          <w:delText xml:space="preserve">"</w:delText>
        </w:r>
        <w:r>
          <w:rPr>
            <w:rFonts w:hint="cs"/>
            <w:rtl/>
          </w:rPr>
          <w:delText xml:space="preserve">ג</w:delText>
        </w:r>
      </w:del>
      <w:r>
        <w:rPr>
          <w:rFonts w:hint="cs"/>
          <w:rtl/>
        </w:rPr>
        <w:t xml:space="preserve"> </w:t>
      </w:r>
      <w:r>
        <w:rPr>
          <w:rtl/>
        </w:rPr>
        <w:t xml:space="preserve">דקאים באותה קדושה </w:t>
      </w:r>
      <w:r>
        <w:rPr>
          <w:rFonts w:hint="cs"/>
          <w:rtl/>
        </w:rPr>
        <w:t>א</w:t>
      </w:r>
      <w:r>
        <w:rPr>
          <w:rtl/>
        </w:rPr>
        <w:t xml:space="preserve">ין מוסיף חומש, </w:t>
      </w:r>
      <w:r w:rsidRPr="00217260">
        <w:rPr>
          <w:rFonts w:hint="cs"/>
          <w:b/>
          <w:bCs/>
          <w:rtl/>
        </w:rPr>
        <w:t>או</w:t>
      </w:r>
      <w:r w:rsidRPr="00217260">
        <w:rPr>
          <w:b/>
          <w:bCs/>
          <w:rtl/>
        </w:rPr>
        <w:t>"</w:t>
      </w:r>
      <w:r w:rsidRPr="00217260">
        <w:rPr>
          <w:rFonts w:hint="cs"/>
          <w:b/>
          <w:bCs/>
          <w:rtl/>
        </w:rPr>
        <w:t>ד</w:t>
      </w:r>
      <w:r>
        <w:rPr>
          <w:rtl/>
        </w:rPr>
        <w:t xml:space="preserve">: כל אותה קדושה אינו מוסיף חומש</w:t>
      </w:r>
      <w:ins w:id="91752" w:author="מנוע מכני" w:date="2026-10-11T12:04:39Z">
        <w:r>
          <w:rPr>
            <w:rtl/>
          </w:rPr>
          <w:t xml:space="preserve">,</w:t>
        </w:r>
      </w:ins>
      <w:del w:id="91753" w:author="מנוע מכני" w:date="2026-10-11T12:04:39Z">
        <w:r>
          <w:rPr>
            <w:rtl/>
          </w:rPr>
          <w:delText xml:space="preserve">;</w:delText>
        </w:r>
      </w:del>
    </w:p>
    <w:p w:rsidR="00E403F0" w:rsidRPr="00AD695E" w:rsidRDefault="00E403F0" w:rsidP="00E403F0">
      <w:pPr>
        <w:pStyle w:val="afff3"/>
        <w:framePr w:wrap="around"/>
        <w:spacing w:line="240" w:lineRule="exact"/>
        <w:rPr>
          <w:rtl/>
        </w:rPr>
      </w:pPr>
      <w:r w:rsidRPr="009239E9">
        <w:rPr>
          <w:rFonts w:hint="cs"/>
          <w:szCs w:val="18"/>
          <w:rtl/>
        </w:rPr>
        <w:t>י.</w:t>
      </w:r>
    </w:p>
    <w:p w:rsidR="00E403F0" w:rsidRPr="00AD695E" w:rsidRDefault="00E403F0" w:rsidP="00E403F0">
      <w:pPr>
        <w:rPr>
          <w:rtl/>
        </w:rPr>
      </w:pPr>
      <w:r w:rsidRPr="00A757C8">
        <w:rPr>
          <w:rFonts w:hint="cs"/>
          <w:rtl/>
        </w:rPr>
        <w:t>ואת</w:t>
      </w:r>
      <w:r w:rsidRPr="00A757C8">
        <w:rPr>
          <w:rtl/>
        </w:rPr>
        <w:t>"</w:t>
      </w:r>
      <w:r w:rsidRPr="00A757C8">
        <w:rPr>
          <w:rFonts w:hint="cs"/>
          <w:rtl/>
        </w:rPr>
        <w:t>ל</w:t>
      </w:r>
      <w:r w:rsidRPr="00A757C8">
        <w:rPr>
          <w:rtl/>
        </w:rPr>
        <w:t xml:space="preserve"> הדין גוף אחד, כיון דבאותה קדושה </w:t>
      </w:r>
      <w:ins w:id="90027" w:author="Claude - סמנטי" w:date="2026-10-11T12:20:38Z">
        <w:r>
          <w:rPr>
            <w:rtl/>
          </w:rPr>
          <w:t xml:space="preserve">עומד</w:t>
        </w:r>
      </w:ins>
      <w:del w:id="90028" w:author="Claude - סמנטי" w:date="2026-10-11T12:20:38Z">
        <w:r w:rsidRPr="00A757C8">
          <w:rPr>
            <w:rtl/>
          </w:rPr>
          <w:delText xml:space="preserve">קאים</w:delText>
        </w:r>
      </w:del>
      <w:r w:rsidRPr="00A757C8">
        <w:rPr>
          <w:rtl/>
        </w:rPr>
        <w:t xml:space="preserve"> מוסיף חומש, אלא נתכפר באחר, וניתק זה לעולה מהו? </w:t>
      </w:r>
    </w:p>
    <w:p w:rsidR="00E403F0" w:rsidRPr="00AD695E" w:rsidRDefault="00E403F0" w:rsidP="00E403F0">
      <w:pPr>
        <w:rPr>
          <w:rtl/>
        </w:rPr>
      </w:pPr>
      <w:r>
        <w:rPr>
          <w:rtl/>
        </w:rPr>
        <w:t>כ</w:t>
      </w:r>
      <w:r>
        <w:rPr>
          <w:rFonts w:hint="cs"/>
          <w:rtl/>
        </w:rPr>
        <w:t>ש</w:t>
      </w:r>
      <w:r>
        <w:rPr>
          <w:rtl/>
        </w:rPr>
        <w:t xml:space="preserve">מוסיף חומש - באותו הגוף באותה קדושה, אבל בקדושה אחרת - </w:t>
      </w:r>
      <w:r>
        <w:rPr>
          <w:rtl/>
        </w:rPr>
        <w:t xml:space="preserve">לא</w:t>
      </w:r>
      <w:r>
        <w:rPr>
          <w:rtl/>
        </w:rPr>
        <w:t xml:space="preserve">, </w:t>
      </w:r>
    </w:p>
    <w:p>
      <w:pPr>
        <w:pStyle w:val="38"/>
        <w:rPr>
          <w:ins w:id="93210" w:author="מנוע מכני" w:date="2026-10-11T12:04:39Z"/>
        </w:rPr>
      </w:pPr>
      <w:r>
        <w:t>או</w:t>
      </w:r>
      <w:r>
        <w:t>"</w:t>
      </w:r>
      <w:r>
        <w:t>ד</w:t>
      </w:r>
      <w:r>
        <w:t xml:space="preserve">:</w:t>
      </w:r>
    </w:p>
    <w:p w:rsidR="00E403F0" w:rsidRPr="00AD695E" w:rsidRDefault="00E403F0" w:rsidP="00E403F0">
      <w:pPr>
        <w:rPr>
          <w:rtl/>
        </w:rPr>
      </w:pPr>
      <w:del w:id="93211" w:author="מנוע מכני" w:date="2026-10-11T12:04:39Z">
        <w:r>
          <w:rPr>
            <w:rtl/>
          </w:rPr>
          <w:delText xml:space="preserve"> </w:delText>
        </w:r>
      </w:del>
      <w:r>
        <w:rPr>
          <w:rtl/>
        </w:rPr>
        <w:t xml:space="preserve">כיון דאותו הגוף - הוא מוסיף חומש? </w:t>
      </w:r>
      <w:r w:rsidRPr="00217260">
        <w:rPr>
          <w:b/>
          <w:bCs/>
          <w:rtl/>
        </w:rPr>
        <w:t>תיקו</w:t>
      </w:r>
      <w:r>
        <w:rPr>
          <w:rtl/>
        </w:rPr>
        <w:t>.</w:t>
      </w:r>
    </w:p>
    <w:p>
      <w:pPr>
        <w:pStyle w:val="afffff8"/>
        <w:rPr>
          <w:ins w:id="90175" w:author="קלוד" w:date="2026-10-11T12:25:27Z"/>
        </w:rPr>
      </w:pPr>
      <w:ins w:id="90176" w:author="קלוד" w:date="2026-10-11T12:25:27Z">
        <w:r>
          <w:rPr>
            <w:color w:val="7B3F00"/>
          </w:rPr>
          <w:t xml:space="preserve">האם מקדיש או מתכפר מוסיף חומש ועושה תמורה?</w:t>
        </w:r>
      </w:ins>
    </w:p>
    <w:p>
      <w:pPr>
        <w:pStyle w:val="38"/>
        <w:rPr>
          <w:ins w:id="93213" w:author="מנוע מכני" w:date="2026-10-11T12:04:39Z"/>
        </w:rPr>
      </w:pPr>
      <w:del w:id="93212" w:author="מנוע מכני" w:date="2026-10-11T12:04:39Z">
        <w:r w:rsidRPr="00217260">
          <w:delText xml:space="preserve">•</w:delText>
        </w:r>
      </w:del>
      <w:r w:rsidRPr="00217260">
        <w:t xml:space="preserve"> בעי ר</w:t>
      </w:r>
      <w:r w:rsidRPr="00217260">
        <w:t>ב</w:t>
      </w:r>
      <w:r w:rsidRPr="00217260">
        <w:t>"</w:t>
      </w:r>
      <w:r w:rsidRPr="00217260">
        <w:t>ח</w:t>
      </w:r>
      <w:r w:rsidRPr="00217260">
        <w:t xml:space="preserve">:</w:t>
      </w:r>
    </w:p>
    <w:p w:rsidR="00E403F0" w:rsidRPr="00AD695E" w:rsidRDefault="00E403F0" w:rsidP="00E403F0">
      <w:pPr>
        <w:rPr>
          <w:rtl/>
        </w:rPr>
      </w:pPr>
      <w:del w:id="93214" w:author="מנוע מכני" w:date="2026-10-11T12:04:39Z">
        <w:r w:rsidRPr="00217260">
          <w:rPr>
            <w:b/>
            <w:bCs/>
            <w:rtl/>
          </w:rPr>
          <w:delText xml:space="preserve"> </w:delText>
        </w:r>
      </w:del>
      <w:r w:rsidRPr="00217260">
        <w:rPr>
          <w:b/>
          <w:bCs/>
          <w:rtl/>
        </w:rPr>
        <w:t xml:space="preserve">מקדיש מוסיף חומש, </w:t>
      </w:r>
      <w:r>
        <w:rPr>
          <w:rtl/>
        </w:rPr>
        <w:t xml:space="preserve">או מכפר מוסיף חומש? </w:t>
      </w:r>
    </w:p>
    <w:p>
      <w:pPr>
        <w:pStyle w:val="38"/>
        <w:rPr>
          <w:ins w:id="93215" w:author="מנוע מכני" w:date="2026-10-11T12:04:39Z"/>
        </w:rPr>
      </w:pPr>
      <w:r>
        <w:t xml:space="preserve">- רבא:</w:t>
      </w:r>
    </w:p>
    <w:p w:rsidR="00E403F0" w:rsidRPr="00AD695E" w:rsidRDefault="00E403F0" w:rsidP="00E403F0">
      <w:pPr>
        <w:pStyle w:val="affffb"/>
        <w:rPr>
          <w:rtl/>
        </w:rPr>
      </w:pPr>
      <w:del w:id="93216" w:author="מנוע מכני" w:date="2026-10-11T12:04:39Z">
        <w:r>
          <w:rPr>
            <w:rtl/>
          </w:rPr>
          <w:delText xml:space="preserve"> </w:delText>
        </w:r>
      </w:del>
      <w:r>
        <w:rPr>
          <w:rFonts w:hint="cs"/>
          <w:rtl/>
        </w:rPr>
        <w:t>'</w:t>
      </w:r>
      <w:ins w:id="90343" w:author="Claude - סמנטי" w:date="2026-10-11T12:20:38Z">
        <w:r>
          <w:rPr>
            <w:rStyle w:val="afffff0"/>
            <w:rtl/>
          </w:rPr>
          <w:t xml:space="preserve">וְאִם הַמַּקְדִּישׁ יִגְאַל אֶת בֵּיתוֹ</w:t>
        </w:r>
      </w:ins>
      <w:del w:id="90344" w:author="Claude - סמנטי" w:date="2026-10-11T12:20:38Z">
        <w:r>
          <w:rPr>
            <w:rtl/>
          </w:rPr>
          <w:delText xml:space="preserve">ואם המקדיש יגאל את ביתו</w:delText>
        </w:r>
      </w:del>
      <w:r>
        <w:rPr>
          <w:rFonts w:hint="cs"/>
          <w:rtl/>
        </w:rPr>
        <w:t>'</w:t>
      </w:r>
      <w:r>
        <w:rPr>
          <w:rtl/>
        </w:rPr>
        <w:t xml:space="preserve"> - מקדיש ולא מתכפר, </w:t>
      </w:r>
    </w:p>
    <w:p>
      <w:pPr>
        <w:pStyle w:val="38"/>
        <w:rPr>
          <w:ins w:id="93218" w:author="מנוע מכני" w:date="2026-10-11T12:04:39Z"/>
        </w:rPr>
      </w:pPr>
      <w:del w:id="93217" w:author="מנוע מכני" w:date="2026-10-11T12:04:39Z">
        <w:r w:rsidRPr="00217260">
          <w:delText xml:space="preserve">•</w:delText>
        </w:r>
      </w:del>
      <w:ins w:id="91754" w:author="מנוע מכני" w:date="2026-10-11T12:04:39Z">
        <w:r>
          <w:t xml:space="preserve"> </w:t>
        </w:r>
      </w:ins>
      <w:del w:id="91755" w:author="מנוע מכני" w:date="2026-10-11T12:04:39Z">
        <w:r w:rsidRPr="00217260">
          <w:delText xml:space="preserve">  </w:delText>
        </w:r>
      </w:del>
      <w:r w:rsidRPr="00217260">
        <w:t xml:space="preserve">בעי ר</w:t>
      </w:r>
      <w:r w:rsidRPr="00217260">
        <w:t>ב</w:t>
      </w:r>
      <w:r w:rsidRPr="00217260">
        <w:t>"</w:t>
      </w:r>
      <w:r w:rsidRPr="00217260">
        <w:t>ח</w:t>
      </w:r>
      <w:r w:rsidRPr="00217260">
        <w:t xml:space="preserve">:</w:t>
      </w:r>
    </w:p>
    <w:p w:rsidR="00E403F0" w:rsidRPr="00AD695E" w:rsidRDefault="00E403F0" w:rsidP="00E403F0">
      <w:pPr>
        <w:rPr>
          <w:rtl/>
        </w:rPr>
      </w:pPr>
      <w:del w:id="93219" w:author="מנוע מכני" w:date="2026-10-11T12:04:39Z">
        <w:r w:rsidRPr="00217260">
          <w:rPr>
            <w:b/>
            <w:bCs/>
            <w:rtl/>
          </w:rPr>
          <w:delText xml:space="preserve"> </w:delText>
        </w:r>
      </w:del>
      <w:r w:rsidRPr="00217260">
        <w:rPr>
          <w:b/>
          <w:bCs/>
          <w:rtl/>
        </w:rPr>
        <w:t xml:space="preserve">מקדיש עושה תמורה</w:t>
      </w:r>
      <w:r>
        <w:rPr>
          <w:rtl/>
        </w:rPr>
        <w:t xml:space="preserve">, או מתכפר עושה תמורה? </w:t>
      </w:r>
    </w:p>
    <w:p>
      <w:pPr>
        <w:pStyle w:val="38"/>
        <w:rPr>
          <w:ins w:id="93220" w:author="מנוע מכני" w:date="2026-10-11T12:04:39Z"/>
        </w:rPr>
      </w:pPr>
      <w:r>
        <w:t xml:space="preserve">-</w:t>
      </w:r>
      <w:ins w:id="91758" w:author="מנוע מכני" w:date="2026-10-11T12:04:39Z">
        <w:r>
          <w:t xml:space="preserve"> </w:t>
        </w:r>
      </w:ins>
      <w:del w:id="91759" w:author="מנוע מכני" w:date="2026-10-11T12:04:39Z">
        <w:r>
          <w:delText xml:space="preserve"> </w:delText>
        </w:r>
        <w:r>
          <w:delText xml:space="preserve"> </w:delText>
        </w:r>
      </w:del>
      <w:r>
        <w:t xml:space="preserve">רבא:</w:t>
      </w:r>
    </w:p>
    <w:p w:rsidR="00E403F0" w:rsidRPr="00AD695E" w:rsidRDefault="00E403F0" w:rsidP="00E403F0">
      <w:pPr>
        <w:pStyle w:val="affffb"/>
      </w:pPr>
      <w:del w:id="93221" w:author="מנוע מכני" w:date="2026-10-11T12:04:39Z">
        <w:r>
          <w:rPr>
            <w:rtl/>
          </w:rPr>
          <w:delText xml:space="preserve"> </w:delText>
        </w:r>
      </w:del>
      <w:r>
        <w:rPr>
          <w:rtl/>
        </w:rPr>
        <w:t xml:space="preserve">אם כן, מצינו ציבור ושותפין עושין תמורה, כגון דשוו שליח לאקדושי</w:t>
      </w:r>
      <w:ins w:id="91756" w:author="מנוע מכני" w:date="2026-10-11T12:04:39Z">
        <w:r>
          <w:rPr>
            <w:rtl/>
          </w:rPr>
          <w:t xml:space="preserve">,</w:t>
        </w:r>
      </w:ins>
      <w:del w:id="91757" w:author="מנוע מכני" w:date="2026-10-11T12:04:39Z">
        <w:r>
          <w:rPr>
            <w:rtl/>
          </w:rPr>
          <w:delText xml:space="preserve">;</w:delText>
        </w:r>
      </w:del>
    </w:p>
    <w:p>
      <w:pPr>
        <w:pStyle w:val="38"/>
        <w:rPr>
          <w:ins w:id="93222" w:author="מנוע מכני" w:date="2026-10-11T12:04:39Z"/>
        </w:rPr>
      </w:pPr>
      <w:r w:rsidRPr="00E87E21">
        <w:t xml:space="preserve">-</w:t>
      </w:r>
      <w:ins w:id="91760" w:author="מנוע מכני" w:date="2026-10-11T12:04:39Z">
        <w:r>
          <w:t xml:space="preserve"> </w:t>
        </w:r>
      </w:ins>
      <w:del w:id="91761" w:author="מנוע מכני" w:date="2026-10-11T12:04:39Z">
        <w:r w:rsidRPr="00E87E21">
          <w:delText xml:space="preserve"> </w:delText>
        </w:r>
        <w:r w:rsidRPr="00E87E21">
          <w:delText xml:space="preserve"> </w:delText>
        </w:r>
      </w:del>
      <w:r w:rsidRPr="00E87E21">
        <w:t>ועוד, דא</w:t>
      </w:r>
      <w:r w:rsidRPr="00E87E21">
        <w:t>ר</w:t>
      </w:r>
      <w:r w:rsidRPr="00E87E21">
        <w:t>"</w:t>
      </w:r>
      <w:r w:rsidRPr="00E87E21">
        <w:t>נ מר</w:t>
      </w:r>
      <w:r w:rsidRPr="00E87E21">
        <w:t>"</w:t>
      </w:r>
      <w:r w:rsidRPr="00E87E21">
        <w:t>ה</w:t>
      </w:r>
      <w:r w:rsidRPr="00E87E21">
        <w:t xml:space="preserve"> תנא:</w:t>
      </w:r>
    </w:p>
    <w:p w:rsidR="00E403F0" w:rsidRPr="00E87E21" w:rsidRDefault="00E403F0" w:rsidP="00E403F0">
      <w:pPr>
        <w:pStyle w:val="affffb"/>
        <w:rPr>
          <w:spacing w:val="-4"/>
          <w:rtl/>
        </w:rPr>
      </w:pPr>
      <w:del w:id="93223" w:author="מנוע מכני" w:date="2026-10-11T12:04:39Z">
        <w:r w:rsidRPr="00E87E21">
          <w:rPr>
            <w:spacing w:val="-4"/>
            <w:rtl/>
          </w:rPr>
          <w:delText xml:space="preserve"> </w:delText>
        </w:r>
      </w:del>
      <w:r w:rsidRPr="00E87E21">
        <w:rPr>
          <w:spacing w:val="-4"/>
          <w:rtl/>
        </w:rPr>
        <w:t xml:space="preserve">קרבנו לה'</w:t>
      </w:r>
      <w:ins w:id="90345" w:author="Claude - סמנטי" w:date="2026-10-11T12:20:38Z">
        <w:r>
          <w:rPr>
            <w:rStyle w:val="afffff0"/>
            <w:spacing w:val="-4"/>
            <w:rtl/>
          </w:rPr>
          <w:t xml:space="preserve"> עַל נִזְרוֹ מִלְּבַד אֲשֶׁר תַּשִּׂיג יָדוֹ</w:t>
        </w:r>
      </w:ins>
      <w:del w:id="90346" w:author="Claude - סמנטי" w:date="2026-10-11T12:20:38Z">
        <w:r w:rsidRPr="00E87E21">
          <w:rPr>
            <w:spacing w:val="-4"/>
            <w:rtl/>
          </w:rPr>
          <w:delText xml:space="preserve"> על נזרו מלבד אשר תשיג ידו</w:delText>
        </w:r>
      </w:del>
      <w:r w:rsidRPr="00E87E21">
        <w:rPr>
          <w:rFonts w:hint="cs"/>
          <w:spacing w:val="-4"/>
          <w:rtl/>
        </w:rPr>
        <w:t>'</w:t>
      </w:r>
      <w:r w:rsidRPr="00E87E21">
        <w:rPr>
          <w:spacing w:val="-4"/>
          <w:rtl/>
        </w:rPr>
        <w:t xml:space="preserve">, וכי נזיר נידון בהשג יד? </w:t>
      </w:r>
    </w:p>
    <w:p>
      <w:pPr>
        <w:pStyle w:val="38"/>
        <w:rPr>
          <w:ins w:id="93224" w:author="מנוע מכני" w:date="2026-10-11T12:04:39Z"/>
        </w:rPr>
      </w:pPr>
      <w:r w:rsidRPr="00E87E21">
        <w:tab/>
        <w:t xml:space="preserve">הא כיצד:</w:t>
      </w:r>
    </w:p>
    <w:p w:rsidR="00E403F0" w:rsidRPr="00E87E21" w:rsidRDefault="00E403F0" w:rsidP="00E403F0">
      <w:pPr>
        <w:rPr>
          <w:spacing w:val="-6"/>
          <w:rtl/>
        </w:rPr>
      </w:pPr>
      <w:del w:id="93225" w:author="מנוע מכני" w:date="2026-10-11T12:04:39Z">
        <w:r w:rsidRPr="00E87E21">
          <w:rPr>
            <w:spacing w:val="-6"/>
            <w:rtl/>
          </w:rPr>
          <w:tab/>
          <w:delText xml:space="preserve"> </w:delText>
        </w:r>
      </w:del>
      <w:r w:rsidRPr="00E87E21">
        <w:rPr>
          <w:spacing w:val="-6"/>
          <w:rtl/>
        </w:rPr>
        <w:tab/>
        <w:t xml:space="preserve">קרבנו לה'</w:t>
      </w:r>
      <w:ins w:id="90349" w:author="Claude - סמנטי" w:date="2026-10-11T12:20:38Z">
        <w:r>
          <w:rPr>
            <w:rStyle w:val="afffff0"/>
            <w:spacing w:val="-6"/>
            <w:rtl/>
          </w:rPr>
          <w:t xml:space="preserve"> עַל נִזְרוֹ</w:t>
        </w:r>
      </w:ins>
      <w:del w:id="90350" w:author="Claude - סמנטי" w:date="2026-10-11T12:20:38Z">
        <w:r w:rsidRPr="00E87E21">
          <w:rPr>
            <w:spacing w:val="-6"/>
            <w:rtl/>
          </w:rPr>
          <w:tab/>
          <w:delText xml:space="preserve"> על נזרו</w:delText>
        </w:r>
      </w:del>
      <w:r w:rsidRPr="00E87E21">
        <w:rPr>
          <w:rFonts w:hint="cs"/>
          <w:spacing w:val="-6"/>
          <w:rtl/>
        </w:rPr>
        <w:t>'</w:t>
      </w:r>
      <w:r w:rsidRPr="00E87E21">
        <w:rPr>
          <w:spacing w:val="-6"/>
          <w:rtl/>
        </w:rPr>
        <w:t xml:space="preserve"> - שהפריש משלו, </w:t>
      </w:r>
      <w:r w:rsidRPr="00E87E21">
        <w:rPr>
          <w:rFonts w:hint="cs"/>
          <w:spacing w:val="-6"/>
          <w:rtl/>
        </w:rPr>
        <w:t>'</w:t>
      </w:r>
      <w:ins w:id="90347" w:author="Claude - סמנטי" w:date="2026-10-11T12:20:38Z">
        <w:r>
          <w:rPr>
            <w:rStyle w:val="afffff0"/>
            <w:spacing w:val="-6"/>
            <w:rtl/>
          </w:rPr>
          <w:t xml:space="preserve">מִלְּבַד אֲשֶׁר תַּשִּׂיג יָדוֹ</w:t>
        </w:r>
      </w:ins>
      <w:del w:id="90348" w:author="Claude - סמנטי" w:date="2026-10-11T12:20:38Z">
        <w:r w:rsidRPr="00E87E21">
          <w:rPr>
            <w:spacing w:val="-6"/>
            <w:rtl/>
          </w:rPr>
          <w:delText xml:space="preserve">מלבד אשר תשיג ידו</w:delText>
        </w:r>
      </w:del>
      <w:r w:rsidRPr="00E87E21">
        <w:rPr>
          <w:rFonts w:hint="cs"/>
          <w:spacing w:val="-6"/>
          <w:rtl/>
        </w:rPr>
        <w:t xml:space="preserve">'</w:t>
      </w:r>
      <w:ins w:id="91762" w:author="מנוע מכני" w:date="2026-10-11T12:04:39Z">
        <w:r>
          <w:rPr>
            <w:rFonts w:hint="cs"/>
            <w:spacing w:val="-6"/>
            <w:rtl/>
          </w:rPr>
          <w:t xml:space="preserve"> </w:t>
        </w:r>
      </w:ins>
      <w:del w:id="91763" w:author="מנוע מכני" w:date="2026-10-11T12:04:39Z">
        <w:r w:rsidRPr="00E87E21">
          <w:rPr>
            <w:rFonts w:hint="cs"/>
            <w:spacing w:val="-6"/>
            <w:rtl/>
          </w:rPr>
          <w:delText xml:space="preserve"> </w:delText>
        </w:r>
        <w:r w:rsidRPr="00E87E21">
          <w:rPr>
            <w:spacing w:val="-6"/>
            <w:rtl/>
          </w:rPr>
          <w:delText xml:space="preserve"> </w:delText>
        </w:r>
      </w:del>
      <w:r w:rsidRPr="00E87E21">
        <w:rPr>
          <w:spacing w:val="-6"/>
          <w:rtl/>
        </w:rPr>
        <w:t xml:space="preserve">שהפרישו לו אחרים.</w:t>
      </w:r>
    </w:p>
    <w:p w:rsidR="00E403F0" w:rsidRPr="00AD695E" w:rsidRDefault="00E403F0" w:rsidP="00E403F0">
      <w:pPr>
        <w:rPr>
          <w:rtl/>
        </w:rPr>
      </w:pPr>
      <w:r w:rsidRPr="00217260">
        <w:rPr>
          <w:rFonts w:hint="cs"/>
          <w:b/>
          <w:bCs/>
          <w:rtl/>
        </w:rPr>
        <w:t>והילכתא</w:t>
      </w:r>
      <w:r>
        <w:rPr>
          <w:rFonts w:hint="cs"/>
          <w:rtl/>
        </w:rPr>
        <w:t xml:space="preserve"> </w:t>
      </w:r>
      <w:ins w:id="90426" w:author="מנוע מכני" w:date="2026-10-11T12:04:39Z">
        <w:r>
          <w:rPr>
            <w:rFonts w:hint="cs"/>
            <w:rtl/>
          </w:rPr>
          <w:t xml:space="preserve">לא</w:t>
        </w:r>
      </w:ins>
      <w:del w:id="90427" w:author="מנוע מכני" w:date="2026-10-11T12:04:39Z">
        <w:r>
          <w:rPr>
            <w:rFonts w:hint="cs"/>
            <w:rtl/>
          </w:rPr>
          <w:delText xml:space="preserve">לאו</w:delText>
        </w:r>
      </w:del>
      <w:r>
        <w:rPr>
          <w:rFonts w:hint="cs"/>
          <w:rtl/>
        </w:rPr>
        <w:t xml:space="preserve"> לענין כפרה דפשיטא דמכפר אלא לענין תמורה </w:t>
      </w:r>
    </w:p>
    <w:p>
      <w:pPr>
        <w:pStyle w:val="38"/>
        <w:rPr>
          <w:ins w:id="93226" w:author="מנוע מכני" w:date="2026-10-11T12:04:39Z"/>
        </w:rPr>
      </w:pPr>
      <w:r w:rsidRPr="00217260">
        <w:t>וה</w:t>
      </w:r>
      <w:r w:rsidRPr="00217260">
        <w:t>"</w:t>
      </w:r>
      <w:r w:rsidRPr="00217260">
        <w:t>ק</w:t>
      </w:r>
      <w:r>
        <w:t xml:space="preserve">:</w:t>
      </w:r>
    </w:p>
    <w:p w:rsidR="00E403F0" w:rsidRPr="00AD695E" w:rsidRDefault="00E403F0" w:rsidP="00E403F0">
      <w:pPr>
        <w:rPr>
          <w:rtl/>
        </w:rPr>
      </w:pPr>
      <w:del w:id="93227" w:author="מנוע מכני" w:date="2026-10-11T12:04:39Z">
        <w:r>
          <w:rPr>
            <w:rtl/>
          </w:rPr>
          <w:delText xml:space="preserve"> </w:delText>
        </w:r>
      </w:del>
      <w:r>
        <w:rPr>
          <w:rtl/>
        </w:rPr>
        <w:t xml:space="preserve">אף כשהפרישו לו אחרים - עושה תמורה, </w:t>
      </w:r>
      <w:r>
        <w:rPr>
          <w:rtl/>
        </w:rPr>
        <w:t xml:space="preserve">ש"מ</w:t>
      </w:r>
      <w:r>
        <w:rPr>
          <w:rFonts w:hint="cs"/>
          <w:rtl/>
        </w:rPr>
        <w:t xml:space="preserve"> </w:t>
      </w:r>
      <w:ins w:id="92524" w:author="מנוע מכני" w:date="2026-10-11T12:04:39Z">
        <w:r>
          <w:rPr>
            <w:rtl/>
          </w:rPr>
          <w:t xml:space="preserve">אחר</w:t>
        </w:r>
      </w:ins>
      <w:del w:id="92525" w:author="מנוע מכני" w:date="2026-10-11T12:04:39Z">
        <w:r>
          <w:rPr>
            <w:rtl/>
          </w:rPr>
          <w:delText xml:space="preserve">בתר</w:delText>
        </w:r>
      </w:del>
      <w:r>
        <w:rPr>
          <w:rtl/>
        </w:rPr>
        <w:t xml:space="preserve"> מתכפר </w:t>
      </w:r>
      <w:ins w:id="90428" w:author="מנוע מכני" w:date="2026-10-11T12:04:39Z">
        <w:r>
          <w:rPr>
            <w:rtl/>
          </w:rPr>
          <w:t xml:space="preserve">הולכים</w:t>
        </w:r>
      </w:ins>
      <w:del w:id="90429" w:author="מנוע מכני" w:date="2026-10-11T12:04:39Z">
        <w:r>
          <w:rPr>
            <w:rtl/>
          </w:rPr>
          <w:delText xml:space="preserve">אזלינן</w:delText>
        </w:r>
      </w:del>
      <w:r>
        <w:rPr>
          <w:rtl/>
        </w:rPr>
        <w:t xml:space="preserve">! </w:t>
      </w:r>
    </w:p>
    <w:p>
      <w:pPr>
        <w:pStyle w:val="38"/>
        <w:rPr>
          <w:ins w:id="93228" w:author="מנוע מכני" w:date="2026-10-11T12:04:39Z"/>
        </w:rPr>
      </w:pPr>
      <w:r w:rsidRPr="00217260">
        <w:t>ודחי'</w:t>
      </w:r>
    </w:p>
    <w:p w:rsidR="00E403F0" w:rsidRPr="00AD695E" w:rsidRDefault="00E403F0" w:rsidP="00E403F0">
      <w:pPr>
        <w:rPr>
          <w:rtl/>
        </w:rPr>
      </w:pPr>
      <w:del w:id="93229" w:author="מנוע מכני" w:date="2026-10-11T12:04:39Z">
        <w:r>
          <w:rPr>
            <w:rFonts w:hint="cs"/>
            <w:rtl/>
          </w:rPr>
          <w:delText xml:space="preserve"> </w:delText>
        </w:r>
      </w:del>
      <w:r>
        <w:rPr>
          <w:rtl/>
        </w:rPr>
        <w:t xml:space="preserve">לא</w:t>
      </w:r>
      <w:r>
        <w:rPr>
          <w:rtl/>
        </w:rPr>
        <w:t xml:space="preserve"> לענין תמורה, </w:t>
      </w:r>
      <w:ins w:id="92080" w:author="מנוע מכני" w:date="2026-10-11T12:04:39Z">
        <w:r>
          <w:rPr>
            <w:rtl/>
          </w:rPr>
          <w:t xml:space="preserve">ודקשה</w:t>
        </w:r>
      </w:ins>
      <w:del w:id="92081" w:author="מנוע מכני" w:date="2026-10-11T12:04:39Z">
        <w:r>
          <w:rPr>
            <w:rtl/>
          </w:rPr>
          <w:delText xml:space="preserve">וד</w:delText>
        </w:r>
        <w:r>
          <w:rPr>
            <w:rFonts w:hint="cs"/>
            <w:rtl/>
          </w:rPr>
          <w:delText xml:space="preserve">ק</w:delText>
        </w:r>
        <w:r>
          <w:rPr>
            <w:rtl/>
          </w:rPr>
          <w:delText xml:space="preserve">שיא</w:delText>
        </w:r>
      </w:del>
      <w:r>
        <w:rPr>
          <w:rtl/>
        </w:rPr>
        <w:t xml:space="preserve"> לך - מתנה דקא יהבין </w:t>
      </w:r>
      <w:ins w:id="91156" w:author="מנוע מכני" w:date="2026-10-11T12:04:39Z">
        <w:r>
          <w:rPr>
            <w:rtl/>
          </w:rPr>
          <w:t xml:space="preserve">לו</w:t>
        </w:r>
      </w:ins>
      <w:del w:id="91157" w:author="מנוע מכני" w:date="2026-10-11T12:04:39Z">
        <w:r>
          <w:rPr>
            <w:rtl/>
          </w:rPr>
          <w:delText xml:space="preserve">ליה</w:delText>
        </w:r>
      </w:del>
      <w:r>
        <w:rPr>
          <w:rtl/>
        </w:rPr>
        <w:t xml:space="preserve">, </w:t>
      </w:r>
      <w:ins w:id="92226" w:author="מנוע מכני" w:date="2026-10-11T12:04:39Z">
        <w:r>
          <w:rPr>
            <w:rtl/>
          </w:rPr>
          <w:t xml:space="preserve">אם </w:t>
        </w:r>
      </w:ins>
      <w:del w:id="92227" w:author="מנוע מכני" w:date="2026-10-11T12:04:39Z">
        <w:r>
          <w:rPr>
            <w:rtl/>
          </w:rPr>
          <w:delText xml:space="preserve">אי </w:delText>
        </w:r>
      </w:del>
      <w:ins w:id="90430" w:author="מנוע מכני" w:date="2026-10-11T12:04:39Z">
        <w:r>
          <w:rPr>
            <w:rtl/>
          </w:rPr>
          <w:t xml:space="preserve">לא</w:t>
        </w:r>
      </w:ins>
      <w:del w:id="90431" w:author="מנוע מכני" w:date="2026-10-11T12:04:39Z">
        <w:r>
          <w:rPr>
            <w:rtl/>
          </w:rPr>
          <w:delText xml:space="preserve">לאו</w:delText>
        </w:r>
      </w:del>
      <w:r>
        <w:rPr>
          <w:rtl/>
        </w:rPr>
        <w:t xml:space="preserve"> </w:t>
      </w:r>
      <w:r>
        <w:rPr>
          <w:rStyle w:val="2fb"/>
          <w:rtl/>
        </w:rPr>
        <w:t xml:space="preserve">דרבי</w:t>
      </w:r>
      <w:r>
        <w:rPr>
          <w:rtl/>
        </w:rPr>
        <w:t xml:space="preserve"> </w:t>
      </w:r>
      <w:ins w:id="91154" w:author="מנוע מכני" w:date="2026-10-11T12:04:39Z">
        <w:r>
          <w:rPr>
            <w:rtl/>
          </w:rPr>
          <w:t xml:space="preserve">התורה</w:t>
        </w:r>
      </w:ins>
      <w:del w:id="91155" w:author="מנוע מכני" w:date="2026-10-11T12:04:39Z">
        <w:r>
          <w:rPr>
            <w:rtl/>
          </w:rPr>
          <w:delText xml:space="preserve">רחמנא</w:delText>
        </w:r>
      </w:del>
      <w:r>
        <w:rPr>
          <w:rtl/>
        </w:rPr>
        <w:t xml:space="preserve"> </w:t>
      </w:r>
      <w:r>
        <w:rPr>
          <w:rFonts w:hint="cs"/>
          <w:rtl/>
        </w:rPr>
        <w:t>'</w:t>
      </w:r>
      <w:ins w:id="90353" w:author="Claude - סמנטי" w:date="2026-10-11T12:20:38Z">
        <w:r>
          <w:rPr>
            <w:rStyle w:val="afffff0"/>
            <w:rtl/>
          </w:rPr>
          <w:t xml:space="preserve">מִלְּבַד אֲשֶׁר תַּשִּׂיג יָדוֹ</w:t>
        </w:r>
      </w:ins>
      <w:del w:id="90354" w:author="Claude - סמנטי" w:date="2026-10-11T12:20:38Z">
        <w:r>
          <w:rPr>
            <w:rtl/>
          </w:rPr>
          <w:delText xml:space="preserve">מלבד אשר </w:delText>
        </w:r>
        <w:r w:rsidRPr="002B4E05">
          <w:rPr>
            <w:spacing w:val="-2"/>
            <w:rtl/>
          </w:rPr>
          <w:delText xml:space="preserve">תשיג ידו</w:delText>
        </w:r>
      </w:del>
      <w:r w:rsidRPr="002B4E05">
        <w:rPr>
          <w:rFonts w:hint="cs"/>
          <w:spacing w:val="-2"/>
          <w:rtl/>
        </w:rPr>
        <w:t>'</w:t>
      </w:r>
      <w:r w:rsidRPr="002B4E05">
        <w:rPr>
          <w:spacing w:val="-2"/>
          <w:rtl/>
        </w:rPr>
        <w:t xml:space="preserve">, </w:t>
      </w:r>
      <w:r w:rsidRPr="002B4E05">
        <w:rPr>
          <w:spacing w:val="-2"/>
          <w:rtl/>
        </w:rPr>
        <w:t xml:space="preserve">הו"</w:t>
      </w:r>
      <w:r w:rsidRPr="002B4E05">
        <w:rPr>
          <w:rFonts w:hint="cs"/>
          <w:spacing w:val="-2"/>
          <w:rtl/>
        </w:rPr>
        <w:t>א</w:t>
      </w:r>
      <w:r w:rsidRPr="002B4E05">
        <w:rPr>
          <w:spacing w:val="-2"/>
          <w:rtl/>
        </w:rPr>
        <w:t xml:space="preserve">: גזירת הכתוב הוא </w:t>
      </w:r>
      <w:r w:rsidRPr="002B4E05">
        <w:rPr>
          <w:rFonts w:hint="cs"/>
          <w:spacing w:val="-2"/>
          <w:rtl/>
        </w:rPr>
        <w:t>'</w:t>
      </w:r>
      <w:ins w:id="90351" w:author="Claude - סמנטי" w:date="2026-10-11T12:20:38Z">
        <w:r>
          <w:rPr>
            <w:rStyle w:val="afffff0"/>
            <w:spacing w:val="-2"/>
            <w:rtl/>
          </w:rPr>
          <w:t xml:space="preserve">קָרְבָּנוֹ</w:t>
        </w:r>
      </w:ins>
      <w:del w:id="90352" w:author="Claude - סמנטי" w:date="2026-10-11T12:20:38Z">
        <w:r w:rsidRPr="002B4E05">
          <w:rPr>
            <w:spacing w:val="-2"/>
            <w:rtl/>
          </w:rPr>
          <w:delText xml:space="preserve">קרבנו</w:delText>
        </w:r>
      </w:del>
      <w:r w:rsidRPr="002B4E05">
        <w:rPr>
          <w:rFonts w:hint="cs"/>
          <w:spacing w:val="-2"/>
          <w:rtl/>
        </w:rPr>
        <w:t>'</w:t>
      </w:r>
      <w:r w:rsidRPr="002B4E05">
        <w:rPr>
          <w:spacing w:val="-2"/>
          <w:rtl/>
        </w:rPr>
        <w:t xml:space="preserve"> - </w:t>
      </w:r>
      <w:ins w:id="91152" w:author="מנוע מכני" w:date="2026-10-11T12:04:39Z">
        <w:r>
          <w:rPr>
            <w:spacing w:val="-2"/>
            <w:rtl/>
          </w:rPr>
          <w:t xml:space="preserve">משלו</w:t>
        </w:r>
      </w:ins>
      <w:del w:id="91153" w:author="מנוע מכני" w:date="2026-10-11T12:04:39Z">
        <w:r w:rsidRPr="002B4E05">
          <w:rPr>
            <w:spacing w:val="-2"/>
            <w:rtl/>
          </w:rPr>
          <w:delText xml:space="preserve">מדידיה</w:delText>
        </w:r>
      </w:del>
      <w:r w:rsidRPr="002B4E05">
        <w:rPr>
          <w:spacing w:val="-2"/>
          <w:rtl/>
        </w:rPr>
        <w:t xml:space="preserve"> הוא דמכפר, מדאחרים </w:t>
      </w:r>
      <w:r w:rsidRPr="002B4E05">
        <w:rPr>
          <w:spacing w:val="-2"/>
          <w:rtl/>
        </w:rPr>
        <w:t xml:space="preserve">לא</w:t>
      </w:r>
      <w:r w:rsidRPr="002B4E05">
        <w:rPr>
          <w:spacing w:val="-2"/>
          <w:rtl/>
        </w:rPr>
        <w:t xml:space="preserve">, </w:t>
      </w:r>
      <w:r w:rsidRPr="002B4E05">
        <w:rPr>
          <w:spacing w:val="-2"/>
          <w:rtl/>
        </w:rPr>
        <w:t xml:space="preserve">קמ"ל</w:t>
      </w:r>
      <w:r w:rsidRPr="002B4E05">
        <w:rPr>
          <w:spacing w:val="-2"/>
          <w:rtl/>
        </w:rPr>
        <w:t xml:space="preserve">.</w:t>
      </w:r>
    </w:p>
    <w:p>
      <w:pPr>
        <w:pStyle w:val="38"/>
        <w:rPr>
          <w:ins w:id="93230" w:author="מנוע מכני" w:date="2026-10-11T12:04:39Z"/>
        </w:rPr>
      </w:pPr>
      <w:r>
        <w:t xml:space="preserve">- </w:t>
      </w:r>
      <w:r>
        <w:t>ת</w:t>
      </w:r>
      <w:r>
        <w:t>"</w:t>
      </w:r>
      <w:r>
        <w:t>ש דאר</w:t>
      </w:r>
      <w:r>
        <w:t>"</w:t>
      </w:r>
      <w:r>
        <w:t>א מרי</w:t>
      </w:r>
      <w:r>
        <w:t>"</w:t>
      </w:r>
      <w:r>
        <w:t>ו</w:t>
      </w:r>
      <w:r>
        <w:t xml:space="preserve">:</w:t>
      </w:r>
    </w:p>
    <w:p w:rsidR="00E403F0" w:rsidRPr="00AD695E" w:rsidRDefault="00E403F0" w:rsidP="00E403F0">
      <w:pPr>
        <w:pStyle w:val="affffb"/>
      </w:pPr>
      <w:del w:id="93231" w:author="מנוע מכני" w:date="2026-10-11T12:04:39Z">
        <w:r>
          <w:rPr>
            <w:rtl/>
          </w:rPr>
          <w:delText xml:space="preserve"> </w:delText>
        </w:r>
      </w:del>
      <w:r>
        <w:rPr>
          <w:rtl/>
        </w:rPr>
        <w:t xml:space="preserve">מקדיש מוסיף חומש ומתכפר עושה תמורה, </w:t>
      </w:r>
    </w:p>
    <w:p w:rsidR="00E403F0" w:rsidRPr="00AD695E" w:rsidRDefault="00E403F0" w:rsidP="00E403F0">
      <w:pPr>
        <w:pStyle w:val="affffb"/>
        <w:rPr>
          <w:rtl/>
        </w:rPr>
      </w:pPr>
      <w:r>
        <w:rPr>
          <w:rtl/>
        </w:rPr>
        <w:t xml:space="preserve">- </w:t>
      </w:r>
      <w:r>
        <w:rPr>
          <w:rtl/>
        </w:rPr>
        <w:tab/>
      </w:r>
      <w:r>
        <w:rPr>
          <w:rtl/>
        </w:rPr>
        <w:tab/>
        <w:t>תורם משלו על של אחרים טובת הנאה שלו</w:t>
      </w:r>
      <w:r>
        <w:rPr>
          <w:rFonts w:hint="cs"/>
          <w:rtl/>
        </w:rPr>
        <w:t xml:space="preserve"> ד'</w:t>
      </w:r>
      <w:r>
        <w:rPr>
          <w:rStyle w:val="afffff0"/>
          <w:rFonts w:hint="cs"/>
          <w:rtl/>
        </w:rPr>
        <w:t xml:space="preserve">את כל מעשר תבואתך ונתת וגו</w:t>
      </w:r>
      <w:r>
        <w:rPr>
          <w:rFonts w:hint="cs"/>
          <w:rtl/>
        </w:rPr>
        <w:t xml:space="preserve">' </w:t>
      </w:r>
    </w:p>
    <w:p w:rsidR="00E403F0" w:rsidRPr="00AD695E" w:rsidRDefault="00E403F0" w:rsidP="00E403F0">
      <w:pPr>
        <w:jc w:val="center"/>
        <w:rPr>
          <w:rtl/>
        </w:rPr>
      </w:pPr>
      <w:r w:rsidRPr="00E5675B">
        <w:rPr>
          <w:rFonts w:ascii="BA חניכי הישיבות" w:hAnsi="BA חניכי הישיבות" w:cs="BA חניכי הישיבות"/>
          <w:rtl/>
        </w:rPr>
        <w:t>׻</w:t>
      </w:r>
    </w:p>
    <w:p>
      <w:pPr>
        <w:pStyle w:val="MishnaBatzad"/>
        <w:rPr>
          <w:ins w:id="20127" w:author="קלוד" w:date="2026-10-11T09:07:18Z"/>
        </w:rPr>
      </w:pPr>
      <w:ins w:id="20126" w:author="קלוד" w:date="2026-10-11T09:07:18Z">
        <w:r>
          <w:t xml:space="preserve">משנה ג</w:t>
        </w:r>
      </w:ins>
    </w:p>
    <w:p w:rsidR="00E403F0" w:rsidRPr="00D65BEC" w:rsidRDefault="00E403F0" w:rsidP="00E403F0">
      <w:pPr>
        <w:pStyle w:val="afff9"/>
        <w:rPr>
          <w:del w:id="20065" w:author="קלוד" w:date="2026-10-11T09:07:18Z"/>
          <w:rtl/>
        </w:rPr>
      </w:pPr>
      <w:del w:id="20064" w:author="קלוד" w:date="2026-10-11T09:07:18Z">
        <w:r w:rsidRPr="00D65BEC">
          <w:rPr>
            <w:rtl/>
          </w:rPr>
          <w:delText xml:space="preserve">מתני'.</w:delText>
        </w:r>
      </w:del>
    </w:p>
    <w:p w:rsidR="00E403F0" w:rsidRPr="00D65BEC" w:rsidRDefault="00E403F0" w:rsidP="00E403F0">
      <w:pPr>
        <w:pStyle w:val="afff9"/>
        <w:spacing w:before="120"/>
        <w:rPr>
          <w:rtl/>
        </w:rPr>
        <w:pPrChange w:id="90005" w:author="קלוד" w:date="2026-10-11T12:09:42Z">
          <w:pPr>
            <w:pStyle w:val="afff9"/>
          </w:pPr>
        </w:pPrChange>
      </w:pPr>
      <w:r w:rsidRPr="00D65BEC">
        <w:rPr>
          <w:rtl/>
        </w:rPr>
        <w:t>אין ממירין לא אברין בעוברין, ולא עוברין באברים, ולא עוברין ואברים בשלימים, ולא שלימים בהן.</w:t>
      </w:r>
    </w:p>
    <w:p w:rsidR="00E403F0" w:rsidRPr="00D65BEC" w:rsidRDefault="00E403F0" w:rsidP="00E403F0">
      <w:pPr>
        <w:pStyle w:val="afff9"/>
        <w:rPr>
          <w:rtl/>
        </w:rPr>
      </w:pPr>
      <w:r>
        <w:rPr>
          <w:rStyle w:val="TanaimMishna"/>
          <w:rtl/>
          <w:rPrChange w:id="20002" w:author="קלוד" w:date="2026-10-11T09:07:18Z">
            <w:rPr>
              <w:rtl/>
            </w:rPr>
          </w:rPrChange>
        </w:rPr>
        <w:t xml:space="preserve">רבי יוסי</w:t>
      </w:r>
      <w:r>
        <w:rPr>
          <w:rtl/>
        </w:rPr>
        <w:t xml:space="preserve"> אומר</w:t>
      </w:r>
      <w:r>
        <w:rPr>
          <w:rStyle w:val="TanaimMishna"/>
          <w:rtl/>
          <w:rPrChange w:id="95257" w:author="Claude" w:date="2026-10-11T09:08:06Z">
            <w:rPr>
              <w:rtl/>
            </w:rPr>
          </w:rPrChange>
        </w:rPr>
        <w:t xml:space="preserve">:</w:t>
      </w:r>
      <w:r>
        <w:rPr>
          <w:rtl/>
        </w:rPr>
        <w:t xml:space="preserve"> ממירין אברים בשלימים, אבל לא שלימים בהן.</w:t>
      </w:r>
    </w:p>
    <w:p w:rsidR="00E403F0" w:rsidRPr="00D65BEC" w:rsidRDefault="00E403F0" w:rsidP="00E403F0">
      <w:pPr>
        <w:pStyle w:val="afff9"/>
        <w:rPr>
          <w:rtl/>
        </w:rPr>
      </w:pPr>
      <w:r w:rsidRPr="00D65BEC">
        <w:rPr>
          <w:rtl/>
        </w:rPr>
        <w:t xml:space="preserve">א"ר יוסי: והלא במוקדשין, האומר רגלה של זו עולה - כולה עולה, </w:t>
      </w:r>
    </w:p>
    <w:p w:rsidR="00E403F0" w:rsidRPr="00D65BEC" w:rsidRDefault="00E403F0" w:rsidP="00E403F0">
      <w:pPr>
        <w:pStyle w:val="afff9"/>
        <w:rPr>
          <w:rtl/>
        </w:rPr>
      </w:pPr>
      <w:r w:rsidRPr="00D65BEC">
        <w:rPr>
          <w:rtl/>
        </w:rPr>
        <w:tab/>
      </w:r>
      <w:r w:rsidRPr="00D65BEC">
        <w:rPr>
          <w:rtl/>
        </w:rPr>
        <w:tab/>
        <w:t>אף כשיאמר רגלה של זו תחת זו - תהא כולה תמורה תחתיה.</w:t>
      </w:r>
    </w:p>
    <w:p w:rsidR="00E403F0" w:rsidRPr="00AD695E" w:rsidRDefault="00E403F0" w:rsidP="00E403F0">
      <w:pPr>
        <w:jc w:val="center"/>
        <w:rPr>
          <w:rtl/>
        </w:rPr>
      </w:pPr>
      <w:r w:rsidRPr="00E5675B">
        <w:rPr>
          <w:rFonts w:ascii="BA חניכי הישיבות" w:hAnsi="BA חניכי הישיבות" w:cs="BA חניכי הישיבות"/>
          <w:rtl/>
        </w:rPr>
        <w:t>׻</w:t>
      </w:r>
    </w:p>
    <w:p>
      <w:pPr>
        <w:pStyle w:val="afffff8"/>
        <w:rPr>
          <w:ins w:id="90173" w:author="קלוד" w:date="2026-10-11T12:25:27Z"/>
        </w:rPr>
      </w:pPr>
      <w:ins w:id="90174" w:author="קלוד" w:date="2026-10-11T12:25:27Z">
        <w:r>
          <w:rPr>
            <w:color w:val="7B3F00"/>
          </w:rPr>
          <w:t xml:space="preserve">קדושה חלה על עוברין - בר פדא ורי"ו</w:t>
        </w:r>
      </w:ins>
    </w:p>
    <w:p>
      <w:pPr>
        <w:pStyle w:val="38"/>
        <w:rPr>
          <w:ins w:id="93232" w:author="מנוע מכני" w:date="2026-10-11T12:04:39Z"/>
        </w:rPr>
      </w:pPr>
      <w:r>
        <w:t xml:space="preserve">אתמר, בר פדא</w:t>
      </w:r>
      <w:del w:id="94192" w:author="מנוע מכני" w:date="2026-10-11T12:04:39Z">
        <w:r>
          <w:delText xml:space="preserve"> אמר</w:delText>
        </w:r>
      </w:del>
      <w:r>
        <w:t xml:space="preserve">:</w:t>
      </w:r>
    </w:p>
    <w:p w:rsidR="00E403F0" w:rsidRPr="00AD695E" w:rsidRDefault="00E403F0" w:rsidP="00E403F0">
      <w:pPr>
        <w:rPr>
          <w:rtl/>
        </w:rPr>
      </w:pPr>
      <w:del w:id="93233" w:author="מנוע מכני" w:date="2026-10-11T12:04:39Z">
        <w:r>
          <w:rPr>
            <w:rtl/>
          </w:rPr>
          <w:delText xml:space="preserve"> </w:delText>
        </w:r>
      </w:del>
      <w:r>
        <w:rPr>
          <w:rtl/>
        </w:rPr>
        <w:t xml:space="preserve">אין קדושה חלה על עוברין, </w:t>
      </w:r>
      <w:ins w:id="90114" w:author="מנוע מכני" w:date="2026-10-11T12:04:39Z">
        <w:r>
          <w:rPr>
            <w:rStyle w:val="2fb"/>
            <w:rtl/>
          </w:rPr>
          <w:t xml:space="preserve">ורי"ו</w:t>
        </w:r>
      </w:ins>
      <w:del w:id="90115" w:author="מנוע מכני" w:date="2026-10-11T12:04:39Z">
        <w:r>
          <w:rPr>
            <w:rtl/>
          </w:rPr>
          <w:delText xml:space="preserve">ורבי יוחנן</w:delText>
        </w:r>
      </w:del>
      <w:r>
        <w:rPr>
          <w:rtl/>
        </w:rPr>
        <w:t xml:space="preserve"> </w:t>
      </w:r>
      <w:r>
        <w:rPr>
          <w:rtl/>
        </w:rPr>
        <w:t xml:space="preserve">אמר</w:t>
      </w:r>
      <w:r>
        <w:rPr>
          <w:rtl/>
        </w:rPr>
        <w:t xml:space="preserve">: קדושה חלה על עוברין.</w:t>
      </w:r>
    </w:p>
    <w:p w:rsidR="00E403F0" w:rsidRPr="00DC5F70" w:rsidRDefault="00E403F0" w:rsidP="00E403F0">
      <w:pPr>
        <w:rPr>
          <w:spacing w:val="-2"/>
          <w:rtl/>
        </w:rPr>
      </w:pPr>
      <w:r w:rsidRPr="00DC5F70">
        <w:rPr>
          <w:spacing w:val="-2"/>
          <w:rtl/>
        </w:rPr>
        <w:t xml:space="preserve">ואזדא </w:t>
      </w:r>
      <w:r w:rsidRPr="00DC5F70">
        <w:rPr>
          <w:rStyle w:val="2fb"/>
          <w:spacing w:val="-2"/>
          <w:rtl/>
        </w:rPr>
        <w:t xml:space="preserve">ר</w:t>
      </w:r>
      <w:r w:rsidRPr="00DC5F70">
        <w:rPr>
          <w:rStyle w:val="2fb"/>
          <w:rFonts w:hint="cs"/>
          <w:spacing w:val="-2"/>
          <w:rtl/>
        </w:rPr>
        <w:t>י</w:t>
      </w:r>
      <w:r w:rsidRPr="00DC5F70">
        <w:rPr>
          <w:rStyle w:val="2fb"/>
          <w:spacing w:val="-2"/>
          <w:rtl/>
        </w:rPr>
        <w:t>"</w:t>
      </w:r>
      <w:r w:rsidRPr="00DC5F70">
        <w:rPr>
          <w:rStyle w:val="2fb"/>
          <w:rFonts w:hint="cs"/>
          <w:spacing w:val="-2"/>
          <w:rtl/>
        </w:rPr>
        <w:t xml:space="preserve">ו</w:t>
      </w:r>
      <w:r w:rsidRPr="00DC5F70">
        <w:rPr>
          <w:rFonts w:hint="cs"/>
          <w:spacing w:val="-2"/>
          <w:rtl/>
        </w:rPr>
        <w:t xml:space="preserve"> </w:t>
      </w:r>
      <w:ins w:id="90432" w:author="מנוע מכני" w:date="2026-10-11T12:04:39Z">
        <w:r>
          <w:rPr>
            <w:rFonts w:hint="cs"/>
            <w:spacing w:val="-2"/>
            <w:rtl/>
          </w:rPr>
          <w:t xml:space="preserve">לשיטתו</w:t>
        </w:r>
      </w:ins>
      <w:del w:id="90433" w:author="מנוע מכני" w:date="2026-10-11T12:04:39Z">
        <w:r w:rsidRPr="00DC5F70">
          <w:rPr>
            <w:rFonts w:hint="cs"/>
            <w:spacing w:val="-2"/>
            <w:rtl/>
          </w:rPr>
          <w:delText xml:space="preserve">לטעמיה</w:delText>
        </w:r>
      </w:del>
      <w:r w:rsidRPr="00DC5F70">
        <w:rPr>
          <w:rFonts w:hint="cs"/>
          <w:spacing w:val="-2"/>
          <w:rtl/>
        </w:rPr>
        <w:t xml:space="preserve"> ד</w:t>
      </w:r>
      <w:r w:rsidRPr="00DC5F70">
        <w:rPr>
          <w:spacing w:val="-2"/>
          <w:rtl/>
        </w:rPr>
        <w:t>הקדיש חטאת מעוברת וילדה, רצה - בה מתכפר, רצה - בוולדה מתכפר.</w:t>
      </w:r>
    </w:p>
    <w:p w:rsidR="00E403F0" w:rsidRPr="00AD695E" w:rsidRDefault="00E403F0" w:rsidP="00E403F0">
      <w:pPr>
        <w:pStyle w:val="afff3"/>
        <w:framePr w:wrap="around"/>
        <w:spacing w:line="240" w:lineRule="exact"/>
        <w:rPr>
          <w:rtl/>
        </w:rPr>
      </w:pPr>
      <w:r w:rsidRPr="009239E9">
        <w:rPr>
          <w:rFonts w:hint="cs"/>
          <w:szCs w:val="18"/>
          <w:rtl/>
        </w:rPr>
        <w:t>י:</w:t>
      </w:r>
    </w:p>
    <w:p>
      <w:pPr>
        <w:pStyle w:val="38"/>
        <w:rPr>
          <w:ins w:id="94150" w:author="מנוע מכני" w:date="2026-10-11T12:04:39Z"/>
        </w:rPr>
      </w:pPr>
      <w:r w:rsidRPr="00217260">
        <w:t>וצריכא</w:t>
      </w:r>
      <w:r>
        <w:t xml:space="preserve">,</w:t>
      </w:r>
    </w:p>
    <w:p w:rsidR="00E403F0" w:rsidRPr="00AD695E" w:rsidRDefault="00E403F0" w:rsidP="00E403F0">
      <w:pPr>
        <w:rPr>
          <w:rtl/>
        </w:rPr>
      </w:pPr>
      <w:del w:id="94151" w:author="מנוע מכני" w:date="2026-10-11T12:04:39Z">
        <w:r>
          <w:rPr>
            <w:rtl/>
          </w:rPr>
          <w:delText xml:space="preserve"> </w:delText>
        </w:r>
      </w:del>
      <w:ins w:id="90029" w:author="Claude - סמנטי" w:date="2026-10-11T12:20:38Z">
        <w:r>
          <w:rPr>
            <w:rFonts w:hint="cs"/>
            <w:rtl/>
          </w:rPr>
          <w:t xml:space="preserve">בראשונה</w:t>
        </w:r>
      </w:ins>
      <w:del w:id="90030" w:author="Claude - סמנטי" w:date="2026-10-11T12:20:38Z">
        <w:r>
          <w:rPr>
            <w:rFonts w:hint="cs"/>
            <w:rtl/>
          </w:rPr>
          <w:delText xml:space="preserve">בקמייתא</w:delText>
        </w:r>
      </w:del>
      <w:r>
        <w:rPr>
          <w:rFonts w:hint="cs"/>
          <w:rtl/>
        </w:rPr>
        <w:t xml:space="preserve"> אפי' </w:t>
      </w:r>
      <w:ins w:id="92326" w:author="מנוע מכני" w:date="2026-10-11T12:04:39Z">
        <w:r>
          <w:rPr>
            <w:rFonts w:hint="cs"/>
            <w:rtl/>
          </w:rPr>
          <w:t xml:space="preserve">דאינו</w:t>
        </w:r>
      </w:ins>
      <w:del w:id="92327" w:author="מנוע מכני" w:date="2026-10-11T12:04:39Z">
        <w:r>
          <w:rPr>
            <w:rFonts w:hint="cs"/>
            <w:rtl/>
          </w:rPr>
          <w:delText xml:space="preserve">דליתיה</w:delText>
        </w:r>
      </w:del>
      <w:r>
        <w:rPr>
          <w:rFonts w:hint="cs"/>
          <w:rtl/>
        </w:rPr>
        <w:t xml:space="preserve"> אבראי </w:t>
      </w:r>
      <w:ins w:id="92082" w:author="מנוע מכני" w:date="2026-10-11T12:04:39Z">
        <w:r>
          <w:rPr>
            <w:rFonts w:hint="cs"/>
            <w:rtl/>
          </w:rPr>
          <w:t xml:space="preserve">ואחרונה</w:t>
        </w:r>
      </w:ins>
      <w:del w:id="92083" w:author="מנוע מכני" w:date="2026-10-11T12:04:39Z">
        <w:r>
          <w:rPr>
            <w:rFonts w:hint="cs"/>
            <w:rtl/>
          </w:rPr>
          <w:delText xml:space="preserve">ובתרייתא</w:delText>
        </w:r>
      </w:del>
      <w:r>
        <w:rPr>
          <w:rFonts w:hint="cs"/>
          <w:rtl/>
        </w:rPr>
        <w:t xml:space="preserve"> אפי' דאקדשיה לאימיה </w:t>
      </w:r>
    </w:p>
    <w:p>
      <w:pPr>
        <w:pStyle w:val="38"/>
        <w:rPr>
          <w:ins w:id="93234" w:author="מנוע מכני" w:date="2026-10-11T12:04:39Z"/>
        </w:rPr>
      </w:pPr>
      <w:r>
        <w:t>ל</w:t>
      </w:r>
      <w:r>
        <w:t>"</w:t>
      </w:r>
      <w:r>
        <w:t>א</w:t>
      </w:r>
      <w:r>
        <w:t xml:space="preserve">:</w:t>
      </w:r>
    </w:p>
    <w:p w:rsidR="00E403F0" w:rsidRPr="00AD695E" w:rsidRDefault="00E403F0" w:rsidP="00E403F0">
      <w:pPr>
        <w:rPr>
          <w:rtl/>
        </w:rPr>
      </w:pPr>
      <w:del w:id="93235" w:author="מנוע מכני" w:date="2026-10-11T12:04:39Z">
        <w:r>
          <w:rPr>
            <w:rtl/>
          </w:rPr>
          <w:delText xml:space="preserve"> </w:delText>
        </w:r>
      </w:del>
      <w:r>
        <w:rPr>
          <w:rFonts w:hint="cs"/>
          <w:rtl/>
        </w:rPr>
        <w:t>קמ</w:t>
      </w:r>
      <w:r>
        <w:rPr>
          <w:rtl/>
        </w:rPr>
        <w:t>"</w:t>
      </w:r>
      <w:r>
        <w:rPr>
          <w:rFonts w:hint="cs"/>
          <w:rtl/>
        </w:rPr>
        <w:t xml:space="preserve">ל</w:t>
      </w:r>
      <w:r>
        <w:rPr>
          <w:rFonts w:hint="cs"/>
          <w:rtl/>
        </w:rPr>
        <w:t xml:space="preserve"> דעובר </w:t>
      </w:r>
      <w:ins w:id="90436" w:author="מנוע מכני" w:date="2026-10-11T12:04:39Z">
        <w:r>
          <w:rPr>
            <w:rFonts w:hint="cs"/>
            <w:rtl/>
          </w:rPr>
          <w:t xml:space="preserve">לא</w:t>
        </w:r>
      </w:ins>
      <w:del w:id="90437" w:author="מנוע מכני" w:date="2026-10-11T12:04:39Z">
        <w:r>
          <w:rPr>
            <w:rFonts w:hint="cs"/>
            <w:rtl/>
          </w:rPr>
          <w:delText xml:space="preserve">לאו</w:delText>
        </w:r>
      </w:del>
      <w:r>
        <w:rPr>
          <w:rFonts w:hint="cs"/>
          <w:rtl/>
        </w:rPr>
        <w:t xml:space="preserve"> ירך אמו </w:t>
      </w:r>
      <w:ins w:id="92228" w:author="מנוע מכני" w:date="2026-10-11T12:04:39Z">
        <w:r>
          <w:rPr>
            <w:rFonts w:hint="cs"/>
            <w:rtl/>
          </w:rPr>
          <w:t xml:space="preserve">ואם </w:t>
        </w:r>
      </w:ins>
      <w:del w:id="92229" w:author="מנוע מכני" w:date="2026-10-11T12:04:39Z">
        <w:r>
          <w:rPr>
            <w:rFonts w:hint="cs"/>
            <w:rtl/>
          </w:rPr>
          <w:delText xml:space="preserve">ואי </w:delText>
        </w:r>
      </w:del>
      <w:r>
        <w:rPr>
          <w:rFonts w:hint="cs"/>
          <w:rtl/>
        </w:rPr>
        <w:t xml:space="preserve">שיירו משוייר </w:t>
      </w:r>
      <w:r>
        <w:rPr>
          <w:rFonts w:hint="cs"/>
          <w:rtl/>
        </w:rPr>
        <w:t xml:space="preserve">וקמ</w:t>
      </w:r>
      <w:r>
        <w:rPr>
          <w:rtl/>
        </w:rPr>
        <w:t>"</w:t>
      </w:r>
      <w:r>
        <w:rPr>
          <w:rFonts w:hint="cs"/>
          <w:rtl/>
        </w:rPr>
        <w:t xml:space="preserve">ל</w:t>
      </w:r>
      <w:r>
        <w:rPr>
          <w:rFonts w:hint="cs"/>
          <w:rtl/>
        </w:rPr>
        <w:t xml:space="preserve"> </w:t>
      </w:r>
      <w:ins w:id="92396" w:author="מנוע מכני" w:date="2026-10-11T12:04:39Z">
        <w:r>
          <w:rPr>
            <w:rFonts w:hint="cs"/>
            <w:rtl/>
          </w:rPr>
          <w:t xml:space="preserve">בזה</w:t>
        </w:r>
      </w:ins>
      <w:del w:id="92397" w:author="מנוע מכני" w:date="2026-10-11T12:04:39Z">
        <w:r>
          <w:rPr>
            <w:rFonts w:hint="cs"/>
            <w:rtl/>
          </w:rPr>
          <w:delText xml:space="preserve">בהא</w:delText>
        </w:r>
      </w:del>
      <w:r>
        <w:rPr>
          <w:rFonts w:hint="cs"/>
          <w:rtl/>
        </w:rPr>
        <w:t xml:space="preserve"> דאימיה חזיא </w:t>
      </w:r>
      <w:ins w:id="92328" w:author="מנוע מכני" w:date="2026-10-11T12:04:39Z">
        <w:r>
          <w:rPr>
            <w:rFonts w:hint="cs"/>
            <w:rtl/>
          </w:rPr>
          <w:t xml:space="preserve">לגופו</w:t>
        </w:r>
      </w:ins>
      <w:del w:id="92329" w:author="מנוע מכני" w:date="2026-10-11T12:04:39Z">
        <w:r>
          <w:rPr>
            <w:rFonts w:hint="cs"/>
            <w:rtl/>
          </w:rPr>
          <w:delText xml:space="preserve">לגופיה</w:delText>
        </w:r>
      </w:del>
      <w:r>
        <w:rPr>
          <w:rFonts w:hint="cs"/>
          <w:rtl/>
        </w:rPr>
        <w:t xml:space="preserve"> ומגו </w:t>
      </w:r>
      <w:ins w:id="90033" w:author="Claude - סמנטי" w:date="2026-10-11T12:20:38Z">
        <w:r>
          <w:rPr>
            <w:rFonts w:hint="cs"/>
            <w:rtl/>
          </w:rPr>
          <w:t xml:space="preserve">שירדה</w:t>
        </w:r>
      </w:ins>
      <w:del w:id="90034" w:author="Claude - סמנטי" w:date="2026-10-11T12:20:38Z">
        <w:r>
          <w:rPr>
            <w:rFonts w:hint="cs"/>
            <w:rtl/>
          </w:rPr>
          <w:delText xml:space="preserve">דנחתא</w:delText>
        </w:r>
      </w:del>
      <w:r>
        <w:rPr>
          <w:rFonts w:hint="cs"/>
          <w:rtl/>
        </w:rPr>
        <w:t xml:space="preserve"> קדושה לה </w:t>
      </w:r>
      <w:ins w:id="90031" w:author="Claude - סמנטי" w:date="2026-10-11T12:20:38Z">
        <w:r>
          <w:rPr>
            <w:rFonts w:hint="cs"/>
            <w:rtl/>
          </w:rPr>
          <w:t xml:space="preserve">ירדה</w:t>
        </w:r>
      </w:ins>
      <w:del w:id="90032" w:author="Claude - סמנטי" w:date="2026-10-11T12:20:38Z">
        <w:r>
          <w:rPr>
            <w:rFonts w:hint="cs"/>
            <w:rtl/>
          </w:rPr>
          <w:delText xml:space="preserve">נחתא</w:delText>
        </w:r>
      </w:del>
      <w:r>
        <w:rPr>
          <w:rFonts w:hint="cs"/>
          <w:rtl/>
        </w:rPr>
        <w:t xml:space="preserve"> </w:t>
      </w:r>
      <w:ins w:id="90434" w:author="מנוע מכני" w:date="2026-10-11T12:04:39Z">
        <w:r>
          <w:rPr>
            <w:rFonts w:hint="cs"/>
            <w:rtl/>
          </w:rPr>
          <w:t xml:space="preserve">גם</w:t>
        </w:r>
      </w:ins>
      <w:del w:id="90435" w:author="מנוע מכני" w:date="2026-10-11T12:04:39Z">
        <w:r>
          <w:rPr>
            <w:rFonts w:hint="cs"/>
            <w:rtl/>
          </w:rPr>
          <w:delText xml:space="preserve">נמי</w:delText>
        </w:r>
      </w:del>
      <w:r>
        <w:rPr>
          <w:rFonts w:hint="cs"/>
          <w:rtl/>
        </w:rPr>
        <w:t xml:space="preserve"> לולד אבל אידך </w:t>
      </w:r>
      <w:r>
        <w:rPr>
          <w:rFonts w:hint="cs"/>
          <w:rtl/>
        </w:rPr>
        <w:t xml:space="preserve">לא</w:t>
      </w:r>
      <w:r>
        <w:rPr>
          <w:rFonts w:hint="cs"/>
          <w:rtl/>
        </w:rPr>
        <w:t xml:space="preserve"> </w:t>
      </w:r>
      <w:r>
        <w:rPr>
          <w:rFonts w:hint="cs"/>
          <w:rtl/>
        </w:rPr>
        <w:t xml:space="preserve">קמ</w:t>
      </w:r>
      <w:r>
        <w:rPr>
          <w:rtl/>
        </w:rPr>
        <w:t>"</w:t>
      </w:r>
      <w:r>
        <w:rPr>
          <w:rFonts w:hint="cs"/>
          <w:rtl/>
        </w:rPr>
        <w:t xml:space="preserve">ל</w:t>
      </w:r>
      <w:r>
        <w:rPr>
          <w:rFonts w:hint="cs"/>
          <w:rtl/>
        </w:rPr>
        <w:t xml:space="preserve"> </w:t>
      </w:r>
    </w:p>
    <w:p w:rsidR="00E403F0" w:rsidRPr="00AD695E" w:rsidRDefault="00E403F0" w:rsidP="00E403F0">
      <w:pPr>
        <w:rPr>
          <w:rtl/>
        </w:rPr>
      </w:pPr>
      <w:ins w:id="92398" w:author="מנוע מכני" w:date="2026-10-11T12:04:39Z">
        <w:r>
          <w:rPr>
            <w:rFonts w:hint="cs"/>
            <w:rtl/>
          </w:rPr>
          <w:t xml:space="preserve">ובזה</w:t>
        </w:r>
      </w:ins>
      <w:del w:id="92399" w:author="מנוע מכני" w:date="2026-10-11T12:04:39Z">
        <w:r>
          <w:rPr>
            <w:rFonts w:hint="cs"/>
            <w:rtl/>
          </w:rPr>
          <w:lastRenderedPageBreak/>
          <w:delText xml:space="preserve">ובהא</w:delText>
        </w:r>
      </w:del>
      <w:r>
        <w:rPr>
          <w:rFonts w:hint="cs"/>
          <w:rtl/>
        </w:rPr>
        <w:lastRenderedPageBreak/>
        <w:t xml:space="preserve"> משום ד</w:t>
      </w:r>
      <w:r>
        <w:rPr>
          <w:rtl/>
        </w:rPr>
        <w:t xml:space="preserve">מפרש קדושה על הולד, אבל ההיא - </w:t>
      </w:r>
      <w:r>
        <w:rPr>
          <w:rtl/>
        </w:rPr>
        <w:t xml:space="preserve">לא</w:t>
      </w:r>
      <w:r>
        <w:rPr>
          <w:rtl/>
        </w:rPr>
        <w:t xml:space="preserve">, צריכא.</w:t>
      </w:r>
    </w:p>
    <w:p w:rsidR="00E403F0" w:rsidRPr="00AD695E" w:rsidRDefault="00E403F0" w:rsidP="00E403F0">
      <w:pPr>
        <w:rPr>
          <w:rtl/>
        </w:rPr>
      </w:pPr>
      <w:del w:id="90051" w:author="מנוע מכני" w:date="2026-10-11T12:04:39Z">
        <w:r>
          <w:rPr>
            <w:rFonts w:hint="cs"/>
            <w:rtl/>
          </w:rPr>
          <w:delText xml:space="preserve"> </w:delText>
        </w:r>
      </w:del>
      <w:ins w:id="92400" w:author="מנוע מכני" w:date="2026-10-11T12:04:39Z">
        <w:r>
          <w:rPr>
            <w:rtl/>
          </w:rPr>
          <w:t xml:space="preserve">ישב</w:t>
        </w:r>
      </w:ins>
      <w:del w:id="92401" w:author="מנוע מכני" w:date="2026-10-11T12:04:39Z">
        <w:r>
          <w:rPr>
            <w:rtl/>
          </w:rPr>
          <w:delText xml:space="preserve">יתיב</w:delText>
        </w:r>
      </w:del>
      <w:r>
        <w:rPr>
          <w:rtl/>
        </w:rPr>
        <w:t xml:space="preserve"> </w:t>
      </w:r>
      <w:r>
        <w:rPr>
          <w:rStyle w:val="2fb"/>
          <w:rtl/>
        </w:rPr>
        <w:t xml:space="preserve">ר"</w:t>
      </w:r>
      <w:r>
        <w:rPr>
          <w:rStyle w:val="2fb"/>
          <w:rFonts w:hint="cs"/>
          <w:rtl/>
        </w:rPr>
        <w:t>ז</w:t>
      </w:r>
      <w:r>
        <w:rPr>
          <w:rtl/>
        </w:rPr>
        <w:t xml:space="preserve"> וקא"</w:t>
      </w:r>
      <w:r>
        <w:rPr>
          <w:rFonts w:hint="cs"/>
          <w:rtl/>
        </w:rPr>
        <w:t xml:space="preserve">ל </w:t>
      </w:r>
      <w:ins w:id="92084" w:author="מנוע מכני" w:date="2026-10-11T12:04:39Z">
        <w:r>
          <w:rPr>
            <w:rtl/>
          </w:rPr>
          <w:t xml:space="preserve">שמועה</w:t>
        </w:r>
      </w:ins>
      <w:del w:id="92085" w:author="מנוע מכני" w:date="2026-10-11T12:04:39Z">
        <w:r>
          <w:rPr>
            <w:rtl/>
          </w:rPr>
          <w:delText xml:space="preserve">שמעתא</w:delText>
        </w:r>
      </w:del>
      <w:r>
        <w:rPr>
          <w:rtl/>
        </w:rPr>
        <w:t xml:space="preserve">, איתיביה </w:t>
      </w:r>
      <w:r>
        <w:rPr>
          <w:rStyle w:val="2fb"/>
          <w:rtl/>
        </w:rPr>
        <w:t xml:space="preserve">ר</w:t>
      </w:r>
      <w:r>
        <w:rPr>
          <w:rStyle w:val="2fb"/>
          <w:rFonts w:hint="cs"/>
          <w:rtl/>
        </w:rPr>
        <w:t>י</w:t>
      </w:r>
      <w:r>
        <w:rPr>
          <w:rStyle w:val="2fb"/>
          <w:rtl/>
        </w:rPr>
        <w:t>"</w:t>
      </w:r>
      <w:r>
        <w:rPr>
          <w:rStyle w:val="2fb"/>
          <w:rFonts w:hint="cs"/>
          <w:rtl/>
        </w:rPr>
        <w:t xml:space="preserve">ר</w:t>
      </w:r>
      <w:r>
        <w:rPr>
          <w:rFonts w:hint="cs"/>
          <w:rtl/>
        </w:rPr>
        <w:t xml:space="preserve"> </w:t>
      </w:r>
      <w:r>
        <w:rPr>
          <w:rStyle w:val="2fb"/>
          <w:rFonts w:hint="cs"/>
          <w:rtl/>
        </w:rPr>
        <w:t xml:space="preserve">לר</w:t>
      </w:r>
      <w:r>
        <w:rPr>
          <w:rStyle w:val="2fb"/>
          <w:rtl/>
        </w:rPr>
        <w:t>"</w:t>
      </w:r>
      <w:r>
        <w:rPr>
          <w:rStyle w:val="2fb"/>
          <w:rFonts w:hint="cs"/>
          <w:rtl/>
        </w:rPr>
        <w:t>ז</w:t>
      </w:r>
      <w:r>
        <w:rPr>
          <w:rtl/>
        </w:rPr>
        <w:t>: כיצד מערימין על הבכור? המבכרת שהיתה מעוברת, אומר מה שבמעיה של זו עולה, ילדה זכר הרי זו עולה.</w:t>
      </w:r>
    </w:p>
    <w:p w:rsidR="00E403F0" w:rsidRPr="00AD695E" w:rsidRDefault="00E403F0" w:rsidP="00E403F0">
      <w:pPr>
        <w:rPr>
          <w:rtl/>
        </w:rPr>
      </w:pPr>
      <w:r>
        <w:rPr>
          <w:rtl/>
        </w:rPr>
        <w:t xml:space="preserve">אלמא: קדוש עובר! </w:t>
      </w:r>
      <w:r>
        <w:rPr>
          <w:rtl/>
        </w:rPr>
        <w:t xml:space="preserve">א"</w:t>
      </w:r>
      <w:r>
        <w:rPr>
          <w:rFonts w:hint="cs"/>
          <w:rtl/>
        </w:rPr>
        <w:t>ל</w:t>
      </w:r>
      <w:r>
        <w:rPr>
          <w:rtl/>
        </w:rPr>
        <w:t>: כי מתניא ההיא - בקדושת דמים.</w:t>
      </w:r>
    </w:p>
    <w:p w:rsidR="00E403F0" w:rsidRPr="00AD695E" w:rsidRDefault="00E403F0" w:rsidP="00E403F0">
      <w:pPr>
        <w:rPr>
          <w:rtl/>
        </w:rPr>
      </w:pPr>
      <w:r>
        <w:rPr>
          <w:rtl/>
        </w:rPr>
        <w:t xml:space="preserve">אלימא קדושת דמים </w:t>
      </w:r>
      <w:r>
        <w:rPr>
          <w:rFonts w:hint="cs"/>
          <w:rtl/>
        </w:rPr>
        <w:t xml:space="preserve">להפקיע מבכורה </w:t>
      </w:r>
      <w:r>
        <w:rPr>
          <w:rFonts w:hint="cs"/>
          <w:rtl/>
        </w:rPr>
        <w:t xml:space="preserve">דתנן</w:t>
      </w:r>
      <w:r>
        <w:rPr>
          <w:rFonts w:hint="cs"/>
          <w:rtl/>
        </w:rPr>
        <w:t xml:space="preserve"> כל </w:t>
      </w:r>
      <w:r>
        <w:rPr>
          <w:rtl/>
        </w:rPr>
        <w:t xml:space="preserve">קדשים שקדם מום קבוע להקדישן ונפדו חייבין בבכורה ובמתנות, טעמא דלאחר שנפדו דחייבין, אבל קודם שנפדו פטורין, </w:t>
      </w:r>
    </w:p>
    <w:p w:rsidR="00E403F0" w:rsidRPr="00AD695E" w:rsidRDefault="00E403F0" w:rsidP="00E403F0">
      <w:pPr>
        <w:rPr>
          <w:rtl/>
        </w:rPr>
      </w:pPr>
      <w:ins w:id="92020" w:author="מנוע מכני" w:date="2026-10-11T12:04:39Z">
        <w:r>
          <w:rPr>
            <w:b/>
            <w:bCs/>
            <w:rtl/>
          </w:rPr>
          <w:t xml:space="preserve">ומשמע</w:t>
        </w:r>
        <w:r>
          <w:rPr>
            <w:b/>
            <w:bCs/>
            <w:rtl/>
          </w:rPr>
          <w:t xml:space="preserve"> ש</w:t>
        </w:r>
      </w:ins>
      <w:del w:id="92021" w:author="מנוע מכני" w:date="2026-10-11T12:04:39Z">
        <w:r w:rsidRPr="00217260">
          <w:rPr>
            <w:b/>
            <w:bCs/>
            <w:rtl/>
          </w:rPr>
          <w:tab/>
          <w:delText xml:space="preserve">אלמא</w:delText>
        </w:r>
        <w:r w:rsidRPr="00217260">
          <w:rPr>
            <w:rFonts w:hint="cs"/>
            <w:b/>
            <w:bCs/>
            <w:rtl/>
          </w:rPr>
          <w:delText xml:space="preserve"> </w:delText>
        </w:r>
      </w:del>
      <w:r w:rsidRPr="00217260">
        <w:rPr>
          <w:b/>
          <w:bCs/>
          <w:rtl/>
        </w:rPr>
        <w:t xml:space="preserve">דאלימא קדושת דמים, </w:t>
      </w:r>
      <w:ins w:id="92526" w:author="מנוע מכני" w:date="2026-10-11T12:04:39Z">
        <w:r>
          <w:rPr>
            <w:b/>
            <w:bCs/>
            <w:rtl/>
          </w:rPr>
          <w:t xml:space="preserve">שמפקיע</w:t>
        </w:r>
      </w:ins>
      <w:del w:id="92527" w:author="מנוע מכני" w:date="2026-10-11T12:04:39Z">
        <w:r w:rsidRPr="00217260">
          <w:rPr>
            <w:b/>
            <w:bCs/>
            <w:rtl/>
          </w:rPr>
          <w:delText xml:space="preserve">דמפקע</w:delText>
        </w:r>
      </w:del>
      <w:r w:rsidRPr="00217260">
        <w:rPr>
          <w:b/>
          <w:bCs/>
          <w:rtl/>
        </w:rPr>
        <w:t xml:space="preserve"> </w:t>
      </w:r>
      <w:ins w:id="91158" w:author="מנוע מכני" w:date="2026-10-11T12:04:39Z">
        <w:r>
          <w:rPr>
            <w:b/>
            <w:bCs/>
            <w:rtl/>
          </w:rPr>
          <w:t xml:space="preserve">לו</w:t>
        </w:r>
      </w:ins>
      <w:del w:id="91159" w:author="מנוע מכני" w:date="2026-10-11T12:04:39Z">
        <w:r w:rsidRPr="00217260">
          <w:rPr>
            <w:b/>
            <w:bCs/>
            <w:rtl/>
          </w:rPr>
          <w:delText xml:space="preserve">ליה</w:delText>
        </w:r>
      </w:del>
      <w:r w:rsidRPr="00217260">
        <w:rPr>
          <w:b/>
          <w:bCs/>
          <w:rtl/>
        </w:rPr>
        <w:t xml:space="preserve"> מבכורה.</w:t>
      </w:r>
    </w:p>
    <w:p w:rsidR="00E403F0" w:rsidRPr="00AD695E" w:rsidRDefault="00E403F0" w:rsidP="00E403F0">
      <w:pPr>
        <w:rPr>
          <w:rtl/>
        </w:rPr>
      </w:pPr>
    </w:p>
    <w:p>
      <w:pPr>
        <w:pStyle w:val="38"/>
        <w:rPr>
          <w:ins w:id="93237" w:author="מנוע מכני" w:date="2026-10-11T12:04:39Z"/>
        </w:rPr>
      </w:pPr>
      <w:r>
        <w:t xml:space="preserve">איתיביה:</w:t>
      </w:r>
    </w:p>
    <w:p w:rsidR="00E403F0" w:rsidRPr="00AD695E" w:rsidRDefault="00E403F0" w:rsidP="00E403F0">
      <w:pPr>
        <w:rPr>
          <w:rtl/>
        </w:rPr>
      </w:pPr>
      <w:del w:id="93238" w:author="מנוע מכני" w:date="2026-10-11T12:04:39Z">
        <w:r>
          <w:rPr>
            <w:rtl/>
          </w:rPr>
          <w:delText xml:space="preserve"> </w:delText>
        </w:r>
      </w:del>
      <w:r>
        <w:rPr>
          <w:rtl/>
        </w:rPr>
        <w:t xml:space="preserve">האומר מה שבמעיה של זו עולה מותרת בגיזה ואסורה בעבודה, משום כחוש עובר שבה! </w:t>
      </w:r>
      <w:r>
        <w:rPr>
          <w:rFonts w:hint="cs"/>
          <w:rtl/>
        </w:rPr>
        <w:t>א</w:t>
      </w:r>
      <w:r>
        <w:rPr>
          <w:rtl/>
        </w:rPr>
        <w:t>"</w:t>
      </w:r>
      <w:r>
        <w:rPr>
          <w:rFonts w:hint="cs"/>
          <w:rtl/>
        </w:rPr>
        <w:t>ל</w:t>
      </w:r>
      <w:r>
        <w:rPr>
          <w:rtl/>
        </w:rPr>
        <w:t xml:space="preserve">: הא </w:t>
      </w:r>
      <w:ins w:id="90438" w:author="מנוע מכני" w:date="2026-10-11T12:04:39Z">
        <w:r>
          <w:rPr>
            <w:rtl/>
          </w:rPr>
          <w:t xml:space="preserve">גם</w:t>
        </w:r>
      </w:ins>
      <w:del w:id="90439" w:author="מנוע מכני" w:date="2026-10-11T12:04:39Z">
        <w:r>
          <w:rPr>
            <w:rtl/>
          </w:rPr>
          <w:delText xml:space="preserve">נמי</w:delText>
        </w:r>
      </w:del>
      <w:r>
        <w:rPr>
          <w:rtl/>
        </w:rPr>
        <w:t xml:space="preserve"> - קדושת דמים.</w:t>
      </w:r>
    </w:p>
    <w:p w:rsidR="00E403F0" w:rsidRPr="00AD695E" w:rsidRDefault="00E403F0" w:rsidP="00E403F0">
      <w:pPr>
        <w:rPr>
          <w:rtl/>
        </w:rPr>
      </w:pPr>
      <w:r>
        <w:rPr>
          <w:rtl/>
        </w:rPr>
        <w:t xml:space="preserve">ומי אלימא קדושת דמים דאסירא בעבודה? </w:t>
      </w:r>
    </w:p>
    <w:p>
      <w:pPr>
        <w:pStyle w:val="38"/>
        <w:rPr>
          <w:ins w:id="93239" w:author="מנוע מכני" w:date="2026-10-11T12:04:39Z"/>
        </w:rPr>
      </w:pPr>
      <w:r>
        <w:t>א</w:t>
      </w:r>
      <w:r>
        <w:t>"</w:t>
      </w:r>
      <w:r>
        <w:t>ל</w:t>
      </w:r>
      <w:r>
        <w:t xml:space="preserve">:</w:t>
      </w:r>
    </w:p>
    <w:p w:rsidR="00E403F0" w:rsidRPr="00AD695E" w:rsidRDefault="00E403F0" w:rsidP="00E403F0">
      <w:pPr>
        <w:rPr>
          <w:rtl/>
        </w:rPr>
      </w:pPr>
      <w:del w:id="93240" w:author="מנוע מכני" w:date="2026-10-11T12:04:39Z">
        <w:r>
          <w:rPr>
            <w:rtl/>
          </w:rPr>
          <w:delText xml:space="preserve"> </w:delText>
        </w:r>
      </w:del>
      <w:r>
        <w:rPr>
          <w:rtl/>
        </w:rPr>
        <w:t xml:space="preserve">אין, והתנן יוצאין לחולין ליגזז וליעבד, טעמא משום דנפדו, הא קודם שנפדו אסורין בעבודה, </w:t>
      </w:r>
      <w:ins w:id="92022" w:author="מנוע מכני" w:date="2026-10-11T12:04:39Z">
        <w:r>
          <w:rPr>
            <w:rtl/>
          </w:rPr>
          <w:t xml:space="preserve">ומשמע ש</w:t>
        </w:r>
      </w:ins>
      <w:del w:id="92023" w:author="מנוע מכני" w:date="2026-10-11T12:04:39Z">
        <w:r>
          <w:rPr>
            <w:rtl/>
          </w:rPr>
          <w:delText xml:space="preserve">אלמא </w:delText>
        </w:r>
      </w:del>
      <w:r>
        <w:rPr>
          <w:rtl/>
        </w:rPr>
        <w:t xml:space="preserve">קדושת דמים אסורין </w:t>
      </w:r>
      <w:ins w:id="91160" w:author="מנוע מכני" w:date="2026-10-11T12:04:39Z">
        <w:r>
          <w:rPr>
            <w:rtl/>
          </w:rPr>
          <w:t xml:space="preserve">לו</w:t>
        </w:r>
      </w:ins>
      <w:del w:id="91161" w:author="מנוע מכני" w:date="2026-10-11T12:04:39Z">
        <w:r>
          <w:rPr>
            <w:rtl/>
          </w:rPr>
          <w:delText xml:space="preserve">ליה</w:delText>
        </w:r>
      </w:del>
      <w:r>
        <w:rPr>
          <w:rtl/>
        </w:rPr>
        <w:t xml:space="preserve"> בעבודה.</w:t>
      </w:r>
    </w:p>
    <w:p w:rsidR="00E403F0" w:rsidRPr="00AD695E" w:rsidRDefault="00E403F0" w:rsidP="00E403F0">
      <w:pPr>
        <w:rPr>
          <w:rtl/>
        </w:rPr>
      </w:pPr>
    </w:p>
    <w:p>
      <w:pPr>
        <w:pStyle w:val="38"/>
        <w:rPr>
          <w:ins w:id="93241" w:author="מנוע מכני" w:date="2026-10-11T12:04:39Z"/>
        </w:rPr>
      </w:pPr>
      <w:del w:id="90052" w:author="מנוע מכני" w:date="2026-10-11T12:04:39Z">
        <w:r>
          <w:delText xml:space="preserve"> </w:delText>
        </w:r>
      </w:del>
      <w:r>
        <w:t xml:space="preserve">איתיביה:</w:t>
      </w:r>
    </w:p>
    <w:p w:rsidR="00E403F0" w:rsidRPr="00AD695E" w:rsidRDefault="00E403F0" w:rsidP="00E403F0">
      <w:pPr>
        <w:rPr>
          <w:rtl/>
        </w:rPr>
      </w:pPr>
      <w:del w:id="93242" w:author="מנוע מכני" w:date="2026-10-11T12:04:39Z">
        <w:r>
          <w:rPr>
            <w:rtl/>
          </w:rPr>
          <w:delText xml:space="preserve"> </w:delText>
        </w:r>
      </w:del>
      <w:r>
        <w:rPr>
          <w:rtl/>
        </w:rPr>
        <w:t xml:space="preserve">אין ממירין </w:t>
      </w:r>
      <w:r>
        <w:rPr>
          <w:rtl/>
        </w:rPr>
        <w:t xml:space="preserve">לא</w:t>
      </w:r>
      <w:r>
        <w:rPr>
          <w:rtl/>
        </w:rPr>
        <w:t xml:space="preserve"> אברין בעוברין, ולא עוברין באברין, - הא מיקדש קדשי! </w:t>
      </w:r>
    </w:p>
    <w:p>
      <w:pPr>
        <w:pStyle w:val="38"/>
        <w:rPr>
          <w:ins w:id="93243" w:author="מנוע מכני" w:date="2026-10-11T12:04:39Z"/>
        </w:rPr>
      </w:pPr>
      <w:r>
        <w:t xml:space="preserve">- </w:t>
      </w:r>
      <w:r>
        <w:t xml:space="preserve">א"</w:t>
      </w:r>
      <w:r>
        <w:t>ל</w:t>
      </w:r>
      <w:r>
        <w:t xml:space="preserve">:</w:t>
      </w:r>
    </w:p>
    <w:p w:rsidR="00E403F0" w:rsidRPr="00AD695E" w:rsidRDefault="00E403F0" w:rsidP="00E403F0">
      <w:pPr>
        <w:pStyle w:val="affffb"/>
        <w:rPr>
          <w:rtl/>
        </w:rPr>
      </w:pPr>
      <w:del w:id="93244" w:author="מנוע מכני" w:date="2026-10-11T12:04:39Z">
        <w:r>
          <w:rPr>
            <w:rtl/>
          </w:rPr>
          <w:delText xml:space="preserve"> </w:delText>
        </w:r>
      </w:del>
      <w:r>
        <w:rPr>
          <w:rtl/>
        </w:rPr>
        <w:t xml:space="preserve">בולדי קדשים הוא - דקדישי וקיימי.</w:t>
      </w:r>
    </w:p>
    <w:p w:rsidR="00E403F0" w:rsidRPr="00AD695E" w:rsidRDefault="00E403F0" w:rsidP="00E403F0">
      <w:pPr>
        <w:rPr>
          <w:rtl/>
        </w:rPr>
      </w:pPr>
      <w:ins w:id="92230" w:author="מנוע מכני" w:date="2026-10-11T12:04:39Z">
        <w:r>
          <w:rPr>
            <w:rtl/>
          </w:rPr>
          <w:t xml:space="preserve">אם </w:t>
        </w:r>
      </w:ins>
      <w:del w:id="92231" w:author="מנוע מכני" w:date="2026-10-11T12:04:39Z">
        <w:r>
          <w:rPr>
            <w:rtl/>
          </w:rPr>
          <w:delText xml:space="preserve">אי </w:delText>
        </w:r>
      </w:del>
      <w:r>
        <w:rPr>
          <w:rtl/>
        </w:rPr>
        <w:t xml:space="preserve">ולד קדשים, במעי אמן הוא דלא עבדין, הא אבראי - עבדין, </w:t>
      </w:r>
    </w:p>
    <w:p w:rsidR="00E403F0" w:rsidRPr="00AD695E" w:rsidRDefault="00E403F0" w:rsidP="00E403F0">
      <w:pPr>
        <w:rPr>
          <w:rtl/>
        </w:rPr>
      </w:pPr>
      <w:r>
        <w:rPr>
          <w:rStyle w:val="2fb"/>
          <w:rFonts w:hint="cs"/>
          <w:rtl/>
        </w:rPr>
        <w:t>ו</w:t>
      </w:r>
      <w:r>
        <w:rPr>
          <w:rStyle w:val="2fb"/>
          <w:rtl/>
        </w:rPr>
        <w:t>ר"</w:t>
      </w:r>
      <w:r>
        <w:rPr>
          <w:rStyle w:val="2fb"/>
          <w:rFonts w:hint="cs"/>
          <w:rtl/>
        </w:rPr>
        <w:t>י</w:t>
      </w:r>
      <w:r>
        <w:rPr>
          <w:rtl/>
        </w:rPr>
        <w:t xml:space="preserve"> היא </w:t>
      </w:r>
      <w:ins w:id="90035" w:author="Claude - סמנטי" w:date="2026-10-11T12:20:38Z">
        <w:r>
          <w:rPr>
            <w:rtl/>
          </w:rPr>
          <w:t xml:space="preserve">שהולד</w:t>
        </w:r>
      </w:ins>
      <w:del w:id="90036" w:author="Claude - סמנטי" w:date="2026-10-11T12:20:38Z">
        <w:r>
          <w:rPr>
            <w:rtl/>
          </w:rPr>
          <w:delText xml:space="preserve">דהולד</w:delText>
        </w:r>
      </w:del>
      <w:r>
        <w:rPr>
          <w:rtl/>
        </w:rPr>
        <w:t xml:space="preserve"> עושה תמורה.</w:t>
      </w:r>
      <w:r>
        <w:rPr>
          <w:rFonts w:hint="cs"/>
          <w:rtl/>
        </w:rPr>
        <w:t xml:space="preserve"> ואפי' </w:t>
      </w:r>
      <w:r>
        <w:rPr>
          <w:rStyle w:val="2fb"/>
          <w:rFonts w:hint="cs"/>
          <w:rtl/>
        </w:rPr>
        <w:t xml:space="preserve">דלר</w:t>
      </w:r>
      <w:r>
        <w:rPr>
          <w:rStyle w:val="2fb"/>
          <w:rtl/>
        </w:rPr>
        <w:t>"</w:t>
      </w:r>
      <w:r>
        <w:rPr>
          <w:rStyle w:val="2fb"/>
          <w:rFonts w:hint="cs"/>
          <w:rtl/>
        </w:rPr>
        <w:t xml:space="preserve">י</w:t>
      </w:r>
      <w:r>
        <w:rPr>
          <w:rFonts w:hint="cs"/>
          <w:rtl/>
        </w:rPr>
        <w:t xml:space="preserve"> אברין </w:t>
      </w:r>
      <w:r>
        <w:rPr>
          <w:rFonts w:hint="cs"/>
          <w:rtl/>
        </w:rPr>
        <w:t xml:space="preserve">לא</w:t>
      </w:r>
      <w:r>
        <w:rPr>
          <w:rFonts w:hint="cs"/>
          <w:rtl/>
        </w:rPr>
        <w:t xml:space="preserve"> קדשי מיירי באבר שהנשמה תלוי בו</w:t>
      </w:r>
    </w:p>
    <w:p w:rsidR="00E403F0" w:rsidRPr="00AD695E" w:rsidRDefault="00E403F0" w:rsidP="00E403F0">
      <w:pPr>
        <w:rPr>
          <w:rtl/>
        </w:rPr>
      </w:pPr>
    </w:p>
    <w:p>
      <w:pPr>
        <w:pStyle w:val="38"/>
        <w:rPr>
          <w:ins w:id="93245" w:author="מנוע מכני" w:date="2026-10-11T12:04:39Z"/>
        </w:rPr>
      </w:pPr>
      <w:r>
        <w:t xml:space="preserve">איתיביה:</w:t>
      </w:r>
    </w:p>
    <w:p w:rsidR="00E403F0" w:rsidRPr="00AD695E" w:rsidRDefault="00E403F0" w:rsidP="00E403F0">
      <w:pPr>
        <w:rPr>
          <w:rtl/>
        </w:rPr>
      </w:pPr>
      <w:del w:id="93246" w:author="מנוע מכני" w:date="2026-10-11T12:04:39Z">
        <w:r>
          <w:rPr>
            <w:rtl/>
          </w:rPr>
          <w:delText xml:space="preserve"> </w:delText>
        </w:r>
      </w:del>
      <w:r>
        <w:rPr>
          <w:rtl/>
        </w:rPr>
        <w:t xml:space="preserve">מקדישין אברין ועוברין, אבל </w:t>
      </w:r>
      <w:r>
        <w:rPr>
          <w:rtl/>
        </w:rPr>
        <w:t xml:space="preserve">לא</w:t>
      </w:r>
      <w:r>
        <w:rPr>
          <w:rtl/>
        </w:rPr>
        <w:t xml:space="preserve"> ממירין! </w:t>
      </w:r>
      <w:r>
        <w:rPr>
          <w:rtl/>
        </w:rPr>
        <w:t xml:space="preserve">ה"</w:t>
      </w:r>
      <w:r>
        <w:rPr>
          <w:rFonts w:hint="cs"/>
          <w:rtl/>
        </w:rPr>
        <w:t xml:space="preserve">נ</w:t>
      </w:r>
      <w:r>
        <w:rPr>
          <w:rFonts w:hint="cs"/>
          <w:rtl/>
        </w:rPr>
        <w:t xml:space="preserve"> </w:t>
      </w:r>
      <w:r>
        <w:rPr>
          <w:rtl/>
        </w:rPr>
        <w:t>- בולדי קדשים.</w:t>
      </w:r>
    </w:p>
    <w:p w:rsidR="00E403F0" w:rsidRPr="00AD695E" w:rsidRDefault="00E403F0" w:rsidP="00E403F0">
      <w:pPr>
        <w:rPr>
          <w:rtl/>
        </w:rPr>
      </w:pPr>
      <w:ins w:id="92232" w:author="מנוע מכני" w:date="2026-10-11T12:04:39Z">
        <w:r>
          <w:rPr>
            <w:rtl/>
          </w:rPr>
          <w:t xml:space="preserve">אם </w:t>
        </w:r>
      </w:ins>
      <w:del w:id="92233" w:author="מנוע מכני" w:date="2026-10-11T12:04:39Z">
        <w:r>
          <w:rPr>
            <w:rtl/>
          </w:rPr>
          <w:delText xml:space="preserve">אי </w:delText>
        </w:r>
      </w:del>
      <w:r>
        <w:rPr>
          <w:rtl/>
        </w:rPr>
        <w:t xml:space="preserve">בולדי קדשים, </w:t>
      </w:r>
      <w:ins w:id="91162" w:author="מנוע מכני" w:date="2026-10-11T12:04:39Z">
        <w:r>
          <w:rPr>
            <w:rtl/>
          </w:rPr>
          <w:t xml:space="preserve">מה</w:t>
        </w:r>
      </w:ins>
      <w:del w:id="91163" w:author="מנוע מכני" w:date="2026-10-11T12:04:39Z">
        <w:r>
          <w:rPr>
            <w:rtl/>
          </w:rPr>
          <w:delText xml:space="preserve">מאי</w:delText>
        </w:r>
      </w:del>
      <w:r>
        <w:rPr>
          <w:rtl/>
        </w:rPr>
        <w:t xml:space="preserve"> מקדישין? הא קדישי וקיימי! </w:t>
      </w:r>
    </w:p>
    <w:p w:rsidR="00E403F0" w:rsidRPr="00AD695E" w:rsidRDefault="00E403F0" w:rsidP="00E403F0">
      <w:pPr>
        <w:pStyle w:val="afff3"/>
        <w:framePr w:wrap="around"/>
        <w:spacing w:line="240" w:lineRule="exact"/>
        <w:rPr>
          <w:rtl/>
        </w:rPr>
      </w:pPr>
      <w:r w:rsidRPr="009239E9">
        <w:rPr>
          <w:rFonts w:hint="cs"/>
          <w:szCs w:val="18"/>
          <w:rtl/>
        </w:rPr>
        <w:t>יא.</w:t>
      </w:r>
    </w:p>
    <w:p>
      <w:pPr>
        <w:pStyle w:val="38"/>
        <w:rPr>
          <w:ins w:id="93247" w:author="מנוע מכני" w:date="2026-10-11T12:04:39Z"/>
        </w:rPr>
      </w:pPr>
      <w:r>
        <w:t>ה</w:t>
      </w:r>
      <w:r>
        <w:t>"</w:t>
      </w:r>
      <w:r>
        <w:t>ק</w:t>
      </w:r>
      <w:r>
        <w:t xml:space="preserve">:</w:t>
      </w:r>
    </w:p>
    <w:p w:rsidR="00E403F0" w:rsidRPr="00AD695E" w:rsidRDefault="00E403F0" w:rsidP="00E403F0">
      <w:pPr>
        <w:rPr>
          <w:rtl/>
        </w:rPr>
      </w:pPr>
      <w:del w:id="93248" w:author="מנוע מכני" w:date="2026-10-11T12:04:39Z">
        <w:r>
          <w:rPr>
            <w:rtl/>
          </w:rPr>
          <w:delText xml:space="preserve"> </w:delText>
        </w:r>
      </w:del>
      <w:r>
        <w:rPr>
          <w:rtl/>
        </w:rPr>
        <w:t xml:space="preserve">מקדישין איברין וממירין בהן, אבל </w:t>
      </w:r>
      <w:r>
        <w:rPr>
          <w:rtl/>
        </w:rPr>
        <w:t xml:space="preserve">לא</w:t>
      </w:r>
      <w:r>
        <w:rPr>
          <w:rtl/>
        </w:rPr>
        <w:t xml:space="preserve"> ממירין</w:t>
      </w:r>
      <w:r>
        <w:rPr>
          <w:rFonts w:hint="cs"/>
          <w:rtl/>
        </w:rPr>
        <w:t xml:space="preserve"> א</w:t>
      </w:r>
      <w:r>
        <w:rPr>
          <w:rtl/>
        </w:rPr>
        <w:t>ברים בהן.</w:t>
      </w:r>
    </w:p>
    <w:p w:rsidR="00E403F0" w:rsidRPr="00AD695E" w:rsidRDefault="00E403F0" w:rsidP="00E403F0">
      <w:pPr>
        <w:rPr>
          <w:rtl/>
        </w:rPr>
      </w:pPr>
      <w:r>
        <w:rPr>
          <w:rtl/>
        </w:rPr>
        <w:t xml:space="preserve">ועוברים שקדשו במעי אמן אין ממירין בהן בולדי קדשים, </w:t>
      </w:r>
    </w:p>
    <w:p w:rsidR="00E403F0" w:rsidRPr="00AD695E" w:rsidRDefault="00E403F0" w:rsidP="00E403F0">
      <w:pPr>
        <w:rPr>
          <w:rtl/>
        </w:rPr>
      </w:pPr>
      <w:r>
        <w:rPr>
          <w:rtl/>
        </w:rPr>
        <w:t xml:space="preserve">במעי אמן הוא דלא עבדין תמורה, הא אבראי - עבדי? והא </w:t>
      </w:r>
      <w:r>
        <w:rPr>
          <w:rtl/>
        </w:rPr>
        <w:t xml:space="preserve">תנן</w:t>
      </w:r>
      <w:r>
        <w:rPr>
          <w:rtl/>
        </w:rPr>
        <w:t xml:space="preserve">: אין הוולדות עושין תמורה! </w:t>
      </w:r>
    </w:p>
    <w:p w:rsidR="00E403F0" w:rsidRPr="00AD695E" w:rsidRDefault="00E403F0" w:rsidP="00E403F0">
      <w:pPr>
        <w:pStyle w:val="affffb"/>
        <w:rPr>
          <w:rtl/>
        </w:rPr>
      </w:pPr>
      <w:r>
        <w:rPr>
          <w:rtl/>
        </w:rPr>
        <w:t xml:space="preserve">- הא מני – </w:t>
      </w:r>
      <w:r>
        <w:rPr>
          <w:rStyle w:val="2fb"/>
          <w:rtl/>
        </w:rPr>
        <w:t xml:space="preserve">ר"</w:t>
      </w:r>
      <w:r>
        <w:rPr>
          <w:rStyle w:val="2fb"/>
          <w:rFonts w:hint="cs"/>
          <w:rtl/>
        </w:rPr>
        <w:t xml:space="preserve">י</w:t>
      </w:r>
      <w:r>
        <w:rPr>
          <w:rFonts w:hint="cs"/>
          <w:rtl/>
        </w:rPr>
        <w:t xml:space="preserve"> </w:t>
      </w:r>
      <w:r>
        <w:rPr>
          <w:rtl/>
        </w:rPr>
        <w:t xml:space="preserve">היא </w:t>
      </w:r>
      <w:r>
        <w:rPr>
          <w:rFonts w:hint="cs"/>
          <w:rtl/>
        </w:rPr>
        <w:t>ו</w:t>
      </w:r>
      <w:r>
        <w:rPr>
          <w:rtl/>
        </w:rPr>
        <w:t>בדבר העושה אותה טרפה.</w:t>
      </w:r>
    </w:p>
    <w:p>
      <w:pPr>
        <w:pStyle w:val="38"/>
        <w:rPr>
          <w:ins w:id="93249" w:author="מנוע מכני" w:date="2026-10-11T12:04:39Z"/>
        </w:rPr>
      </w:pPr>
      <w:del w:id="90053" w:author="מנוע מכני" w:date="2026-10-11T12:04:39Z">
        <w:r>
          <w:delText xml:space="preserve"> </w:delText>
        </w:r>
      </w:del>
      <w:r w:rsidRPr="00217260">
        <w:t>לימא כתנאי:</w:t>
      </w:r>
    </w:p>
    <w:p w:rsidR="00E403F0" w:rsidRPr="00AD695E" w:rsidRDefault="00E403F0" w:rsidP="00E403F0">
      <w:pPr>
        <w:rPr>
          <w:rtl/>
        </w:rPr>
      </w:pPr>
      <w:del w:id="93250" w:author="מנוע מכני" w:date="2026-10-11T12:04:39Z">
        <w:r>
          <w:rPr>
            <w:rtl/>
          </w:rPr>
          <w:delText xml:space="preserve"> </w:delText>
        </w:r>
      </w:del>
      <w:r>
        <w:rPr>
          <w:rtl/>
        </w:rPr>
        <w:t xml:space="preserve">השוחט את החטאת ומצא בה בן ארבע חי, </w:t>
      </w:r>
    </w:p>
    <w:p w:rsidR="00E403F0" w:rsidRPr="00AD695E" w:rsidRDefault="00E403F0" w:rsidP="00E403F0">
      <w:pPr>
        <w:rPr>
          <w:rtl/>
        </w:rPr>
      </w:pPr>
      <w:r>
        <w:rPr>
          <w:rtl/>
        </w:rPr>
        <w:t xml:space="preserve">קתני </w:t>
      </w:r>
      <w:ins w:id="91164" w:author="מנוע מכני" w:date="2026-10-11T12:04:39Z">
        <w:r>
          <w:rPr>
            <w:rtl/>
          </w:rPr>
          <w:t xml:space="preserve">אחת</w:t>
        </w:r>
      </w:ins>
      <w:del w:id="91165" w:author="מנוע מכני" w:date="2026-10-11T12:04:39Z">
        <w:r>
          <w:rPr>
            <w:rtl/>
          </w:rPr>
          <w:delText xml:space="preserve">חדא</w:delText>
        </w:r>
      </w:del>
      <w:r>
        <w:rPr>
          <w:rtl/>
        </w:rPr>
        <w:t xml:space="preserve">: אינה נאכלת אלא לזכרי כהונה</w:t>
      </w:r>
      <w:r>
        <w:rPr>
          <w:rFonts w:hint="cs"/>
          <w:rtl/>
        </w:rPr>
        <w:t>,</w:t>
      </w:r>
      <w:r>
        <w:rPr>
          <w:rtl/>
        </w:rPr>
        <w:t xml:space="preserve"> </w:t>
      </w:r>
      <w:r>
        <w:rPr>
          <w:rFonts w:hint="cs"/>
          <w:rtl/>
        </w:rPr>
        <w:t>ו</w:t>
      </w:r>
      <w:r>
        <w:rPr>
          <w:rtl/>
        </w:rPr>
        <w:t>לפנים מן הקלעים, וליום אחד.</w:t>
      </w:r>
    </w:p>
    <w:p>
      <w:pPr>
        <w:pStyle w:val="38"/>
        <w:rPr>
          <w:ins w:id="93251" w:author="מנוע מכני" w:date="2026-10-11T12:04:39Z"/>
        </w:rPr>
      </w:pPr>
      <w:r>
        <w:t xml:space="preserve">ותניא אידך:</w:t>
      </w:r>
    </w:p>
    <w:p w:rsidR="00E403F0" w:rsidRPr="00AD695E" w:rsidRDefault="00E403F0" w:rsidP="00E403F0">
      <w:pPr>
        <w:rPr>
          <w:rtl/>
        </w:rPr>
      </w:pPr>
      <w:del w:id="93252" w:author="מנוע מכני" w:date="2026-10-11T12:04:39Z">
        <w:r>
          <w:rPr>
            <w:rtl/>
          </w:rPr>
          <w:delText xml:space="preserve"> </w:delText>
        </w:r>
      </w:del>
      <w:r>
        <w:rPr>
          <w:rtl/>
        </w:rPr>
        <w:t xml:space="preserve">נאכלת לכל אדם, ונאכלין בכל מקום ואינן נאכלין בעזרה.</w:t>
      </w:r>
    </w:p>
    <w:p w:rsidR="00E403F0" w:rsidRPr="00AD695E" w:rsidRDefault="00E403F0" w:rsidP="00E403F0">
      <w:pPr>
        <w:rPr>
          <w:rtl/>
        </w:rPr>
      </w:pPr>
      <w:ins w:id="91166" w:author="מנוע מכני" w:date="2026-10-11T12:04:39Z">
        <w:r>
          <w:rPr>
            <w:rtl/>
          </w:rPr>
          <w:t xml:space="preserve">מה</w:t>
        </w:r>
      </w:ins>
      <w:del w:id="91167" w:author="מנוע מכני" w:date="2026-10-11T12:04:39Z">
        <w:r>
          <w:rPr>
            <w:rtl/>
          </w:rPr>
          <w:delText xml:space="preserve">מאי</w:delText>
        </w:r>
      </w:del>
      <w:r>
        <w:rPr>
          <w:rtl/>
        </w:rPr>
        <w:t xml:space="preserve"> </w:t>
      </w:r>
      <w:ins w:id="90440" w:author="מנוע מכני" w:date="2026-10-11T12:04:39Z">
        <w:r>
          <w:rPr>
            <w:rtl/>
          </w:rPr>
          <w:t xml:space="preserve">לא</w:t>
        </w:r>
      </w:ins>
      <w:del w:id="90441" w:author="מנוע מכני" w:date="2026-10-11T12:04:39Z">
        <w:r>
          <w:rPr>
            <w:rtl/>
          </w:rPr>
          <w:delText xml:space="preserve">לאו</w:delText>
        </w:r>
      </w:del>
      <w:r>
        <w:rPr>
          <w:rtl/>
        </w:rPr>
        <w:t xml:space="preserve"> תנאי היא? דמר סבר: קדושה חלה על עוברין, ומר סבר: אין קדושה חלה על עוברין? </w:t>
      </w:r>
    </w:p>
    <w:p>
      <w:pPr>
        <w:pStyle w:val="38"/>
        <w:rPr>
          <w:ins w:id="93253" w:author="מנוע מכני" w:date="2026-10-11T12:04:39Z"/>
        </w:rPr>
      </w:pPr>
      <w:r w:rsidRPr="00DC5F70">
        <w:t xml:space="preserve">- </w:t>
      </w:r>
      <w:r w:rsidRPr="00DC5F70">
        <w:t>ודחי'</w:t>
      </w:r>
      <w:r w:rsidRPr="00DC5F70">
        <w:t xml:space="preserve"> </w:t>
      </w:r>
      <w:ins w:id="91168" w:author="מנוע מכני" w:date="2026-10-11T12:04:39Z">
        <w:r>
          <w:t xml:space="preserve">דאלו</w:t>
        </w:r>
      </w:ins>
      <w:del w:id="91169" w:author="מנוע מכני" w:date="2026-10-11T12:04:39Z">
        <w:r w:rsidRPr="00DC5F70">
          <w:delText xml:space="preserve">דהני</w:delText>
        </w:r>
      </w:del>
      <w:r w:rsidRPr="00DC5F70">
        <w:t xml:space="preserve"> </w:t>
      </w:r>
      <w:r w:rsidRPr="00DC5F70">
        <w:t xml:space="preserve">תנאי </w:t>
      </w:r>
      <w:ins w:id="90442" w:author="מנוע מכני" w:date="2026-10-11T12:04:39Z">
        <w:r>
          <w:t xml:space="preserve">חלקו</w:t>
        </w:r>
      </w:ins>
      <w:del w:id="90443" w:author="מנוע מכני" w:date="2026-10-11T12:04:39Z">
        <w:r w:rsidRPr="00DC5F70">
          <w:delText xml:space="preserve">פליגי</w:delText>
        </w:r>
      </w:del>
      <w:r w:rsidRPr="00DC5F70">
        <w:t xml:space="preserve"> דמ"</w:t>
      </w:r>
      <w:r w:rsidRPr="00DC5F70">
        <w:t>ס</w:t>
      </w:r>
      <w:r w:rsidRPr="00DC5F70">
        <w:t xml:space="preserve">:</w:t>
      </w:r>
    </w:p>
    <w:p w:rsidR="00E403F0" w:rsidRPr="00DC5F70" w:rsidRDefault="00E403F0" w:rsidP="00E403F0">
      <w:pPr>
        <w:pStyle w:val="affffb"/>
        <w:rPr>
          <w:spacing w:val="-6"/>
          <w:rtl/>
        </w:rPr>
      </w:pPr>
      <w:del w:id="93254" w:author="מנוע מכני" w:date="2026-10-11T12:04:39Z">
        <w:r w:rsidRPr="00DC5F70">
          <w:rPr>
            <w:spacing w:val="-6"/>
            <w:rtl/>
          </w:rPr>
          <w:delText xml:space="preserve"> </w:delText>
        </w:r>
      </w:del>
      <w:r w:rsidRPr="00DC5F70">
        <w:rPr>
          <w:spacing w:val="-6"/>
          <w:rtl/>
        </w:rPr>
        <w:t xml:space="preserve">ולדות קדשים בהוייתן הן קדושים, ומ"</w:t>
      </w:r>
      <w:r w:rsidRPr="00DC5F70">
        <w:rPr>
          <w:rFonts w:hint="cs"/>
          <w:spacing w:val="-6"/>
          <w:rtl/>
        </w:rPr>
        <w:t>ס</w:t>
      </w:r>
      <w:r w:rsidRPr="00DC5F70">
        <w:rPr>
          <w:spacing w:val="-6"/>
          <w:rtl/>
        </w:rPr>
        <w:t>: במעי אמן הן קדושים.</w:t>
      </w:r>
    </w:p>
    <w:p>
      <w:pPr>
        <w:pStyle w:val="38"/>
        <w:rPr>
          <w:ins w:id="93255" w:author="מנוע מכני" w:date="2026-10-11T12:04:39Z"/>
        </w:rPr>
      </w:pPr>
      <w:r w:rsidRPr="00DC5F70">
        <w:t xml:space="preserve">ואב"א:</w:t>
      </w:r>
    </w:p>
    <w:p w:rsidR="00E403F0" w:rsidRPr="00DC5F70" w:rsidRDefault="00E403F0" w:rsidP="00E403F0">
      <w:pPr>
        <w:rPr>
          <w:spacing w:val="-8"/>
          <w:rtl/>
        </w:rPr>
      </w:pPr>
      <w:del w:id="93256" w:author="מנוע מכני" w:date="2026-10-11T12:04:39Z">
        <w:r w:rsidRPr="00DC5F70">
          <w:rPr>
            <w:spacing w:val="-8"/>
            <w:rtl/>
          </w:rPr>
          <w:delText xml:space="preserve"> </w:delText>
        </w:r>
      </w:del>
      <w:r w:rsidRPr="00DC5F70">
        <w:rPr>
          <w:spacing w:val="-8"/>
          <w:rtl/>
        </w:rPr>
        <w:t xml:space="preserve">חד תנא הוא, </w:t>
      </w:r>
      <w:ins w:id="91170" w:author="מנוע מכני" w:date="2026-10-11T12:04:39Z">
        <w:r>
          <w:rPr>
            <w:spacing w:val="-8"/>
            <w:rtl/>
          </w:rPr>
          <w:t xml:space="preserve">אחת</w:t>
        </w:r>
      </w:ins>
      <w:del w:id="91171" w:author="מנוע מכני" w:date="2026-10-11T12:04:39Z">
        <w:r w:rsidRPr="00DC5F70">
          <w:rPr>
            <w:spacing w:val="-8"/>
            <w:rtl/>
          </w:rPr>
          <w:delText xml:space="preserve">חדא</w:delText>
        </w:r>
      </w:del>
      <w:r w:rsidRPr="00DC5F70">
        <w:rPr>
          <w:spacing w:val="-8"/>
          <w:rtl/>
        </w:rPr>
        <w:t xml:space="preserve"> מהלין </w:t>
      </w:r>
      <w:ins w:id="90037" w:author="Claude - סמנטי" w:date="2026-10-11T12:20:38Z">
        <w:r>
          <w:rPr>
            <w:spacing w:val="-8"/>
            <w:rtl/>
          </w:rPr>
          <w:t xml:space="preserve">משניות</w:t>
        </w:r>
      </w:ins>
      <w:del w:id="90038" w:author="Claude - סמנטי" w:date="2026-10-11T12:20:38Z">
        <w:r w:rsidRPr="00DC5F70">
          <w:rPr>
            <w:spacing w:val="-8"/>
            <w:rtl/>
          </w:rPr>
          <w:delText xml:space="preserve">מתנייתא</w:delText>
        </w:r>
      </w:del>
      <w:r w:rsidRPr="00DC5F70">
        <w:rPr>
          <w:spacing w:val="-8"/>
          <w:rtl/>
        </w:rPr>
        <w:t xml:space="preserve"> במקדיש בהמה </w:t>
      </w:r>
      <w:r w:rsidRPr="00DC5F70">
        <w:rPr>
          <w:spacing w:val="-8"/>
          <w:rtl/>
        </w:rPr>
        <w:t xml:space="preserve">ואח"כ</w:t>
      </w:r>
      <w:r w:rsidRPr="00DC5F70">
        <w:rPr>
          <w:spacing w:val="-8"/>
          <w:rtl/>
        </w:rPr>
        <w:t xml:space="preserve"> נתעברה, </w:t>
      </w:r>
      <w:ins w:id="91172" w:author="מנוע מכני" w:date="2026-10-11T12:04:39Z">
        <w:r>
          <w:rPr>
            <w:spacing w:val="-8"/>
            <w:rtl/>
          </w:rPr>
          <w:t xml:space="preserve">ואחת</w:t>
        </w:r>
      </w:ins>
      <w:del w:id="91173" w:author="מנוע מכני" w:date="2026-10-11T12:04:39Z">
        <w:r w:rsidRPr="00DC5F70">
          <w:rPr>
            <w:spacing w:val="-8"/>
            <w:rtl/>
          </w:rPr>
          <w:delText xml:space="preserve">וחדא</w:delText>
        </w:r>
      </w:del>
      <w:r w:rsidRPr="00DC5F70">
        <w:rPr>
          <w:spacing w:val="-8"/>
          <w:rtl/>
        </w:rPr>
        <w:t xml:space="preserve"> שהקדישה מעוברת.</w:t>
      </w:r>
    </w:p>
    <w:p w:rsidR="00E403F0" w:rsidRPr="00AD695E" w:rsidRDefault="00E403F0" w:rsidP="00E403F0">
      <w:pPr>
        <w:rPr>
          <w:rtl/>
        </w:rPr>
      </w:pPr>
    </w:p>
    <w:p>
      <w:pPr>
        <w:pStyle w:val="afffff8"/>
        <w:rPr>
          <w:ins w:id="90171" w:author="קלוד" w:date="2026-10-11T12:25:27Z"/>
        </w:rPr>
      </w:pPr>
      <w:ins w:id="90172" w:author="קלוד" w:date="2026-10-11T12:25:27Z">
        <w:r>
          <w:rPr>
            <w:color w:val="7B3F00"/>
          </w:rPr>
          <w:t xml:space="preserve">כלאים וטרפה ויוצא דופן - לא קדושין ולא מקדישין</w:t>
        </w:r>
      </w:ins>
    </w:p>
    <w:p>
      <w:pPr>
        <w:pStyle w:val="38"/>
        <w:rPr>
          <w:ins w:id="93257" w:author="מנוע מכני" w:date="2026-10-11T12:04:39Z"/>
        </w:rPr>
      </w:pPr>
      <w:del w:id="90054" w:author="מנוע מכני" w:date="2026-10-11T12:04:39Z">
        <w:r w:rsidRPr="00DC5F70">
          <w:delText xml:space="preserve"> </w:delText>
        </w:r>
      </w:del>
      <w:r w:rsidRPr="00DC5F70">
        <w:t xml:space="preserve">תניא</w:t>
      </w:r>
      <w:r w:rsidRPr="00DC5F70">
        <w:t xml:space="preserve"> ר"</w:t>
      </w:r>
      <w:r w:rsidRPr="00DC5F70">
        <w:t>א</w:t>
      </w:r>
      <w:del w:id="94193" w:author="מנוע מכני" w:date="2026-10-11T12:04:39Z">
        <w:r w:rsidRPr="00DC5F70">
          <w:delText xml:space="preserve"> אומר</w:delText>
        </w:r>
      </w:del>
      <w:r w:rsidRPr="00DC5F70">
        <w:t xml:space="preserve">:</w:t>
      </w:r>
    </w:p>
    <w:p w:rsidR="00E403F0" w:rsidRPr="00DC5F70" w:rsidRDefault="00E403F0" w:rsidP="00E403F0">
      <w:pPr>
        <w:rPr>
          <w:spacing w:val="-2"/>
          <w:rtl/>
        </w:rPr>
      </w:pPr>
      <w:del w:id="93258" w:author="מנוע מכני" w:date="2026-10-11T12:04:39Z">
        <w:r w:rsidRPr="00DC5F70">
          <w:rPr>
            <w:spacing w:val="-2"/>
            <w:rtl/>
          </w:rPr>
          <w:delText xml:space="preserve"> </w:delText>
        </w:r>
      </w:del>
      <w:r w:rsidRPr="00DC5F70">
        <w:rPr>
          <w:spacing w:val="-2"/>
          <w:rtl/>
        </w:rPr>
        <w:t xml:space="preserve">כלאים, וטרפה, ויוצא דופן, טומטום ואנדרוגינוס - </w:t>
      </w:r>
      <w:r w:rsidRPr="00DC5F70">
        <w:rPr>
          <w:spacing w:val="-2"/>
          <w:rtl/>
        </w:rPr>
        <w:t xml:space="preserve">לא</w:t>
      </w:r>
      <w:r w:rsidRPr="00DC5F70">
        <w:rPr>
          <w:spacing w:val="-2"/>
          <w:rtl/>
        </w:rPr>
        <w:t xml:space="preserve"> קדושין ולא מקדישין.</w:t>
      </w:r>
    </w:p>
    <w:p>
      <w:pPr>
        <w:pStyle w:val="38"/>
        <w:rPr>
          <w:ins w:id="93259" w:author="מנוע מכני" w:date="2026-10-11T12:04:39Z"/>
        </w:rPr>
      </w:pPr>
      <w:r w:rsidRPr="00217260">
        <w:t>ול</w:t>
      </w:r>
      <w:r w:rsidRPr="00217260">
        <w:t>שמואל</w:t>
      </w:r>
      <w:r>
        <w:t xml:space="preserve">:</w:t>
      </w:r>
    </w:p>
    <w:p w:rsidR="00E403F0" w:rsidRPr="00AD695E" w:rsidRDefault="00E403F0" w:rsidP="00E403F0">
      <w:pPr>
        <w:rPr>
          <w:rtl/>
        </w:rPr>
      </w:pPr>
      <w:del w:id="93260" w:author="מנוע מכני" w:date="2026-10-11T12:04:39Z">
        <w:r>
          <w:rPr>
            <w:rtl/>
          </w:rPr>
          <w:delText xml:space="preserve"> </w:delText>
        </w:r>
      </w:del>
      <w:r>
        <w:rPr>
          <w:rtl/>
        </w:rPr>
        <w:t xml:space="preserve">לא</w:t>
      </w:r>
      <w:r>
        <w:rPr>
          <w:rtl/>
        </w:rPr>
        <w:t xml:space="preserve"> קדושין - בתמורה, ולא מקדישין - [לעשות] תמורה.</w:t>
      </w:r>
    </w:p>
    <w:p>
      <w:pPr>
        <w:pStyle w:val="38"/>
        <w:rPr>
          <w:ins w:id="93261" w:author="מנוע מכני" w:date="2026-10-11T12:04:39Z"/>
        </w:rPr>
      </w:pPr>
      <w:r>
        <w:t>ותניא א</w:t>
      </w:r>
      <w:r>
        <w:t>ר</w:t>
      </w:r>
      <w:r>
        <w:t>"</w:t>
      </w:r>
      <w:r>
        <w:t>מ</w:t>
      </w:r>
      <w:r>
        <w:t xml:space="preserve">:</w:t>
      </w:r>
    </w:p>
    <w:p w:rsidR="00E403F0" w:rsidRPr="00AD695E" w:rsidRDefault="00E403F0" w:rsidP="00E403F0">
      <w:pPr>
        <w:rPr>
          <w:rtl/>
        </w:rPr>
      </w:pPr>
      <w:del w:id="93262" w:author="מנוע מכני" w:date="2026-10-11T12:04:39Z">
        <w:r>
          <w:rPr>
            <w:rtl/>
          </w:rPr>
          <w:delText xml:space="preserve"> </w:delText>
        </w:r>
      </w:del>
      <w:r>
        <w:rPr>
          <w:rtl/>
        </w:rPr>
        <w:t xml:space="preserve">מאחר שאינן קדושין היאך מקדישין? </w:t>
      </w:r>
    </w:p>
    <w:p w:rsidR="00E403F0" w:rsidRPr="00AD695E" w:rsidRDefault="00E403F0" w:rsidP="00E403F0">
      <w:pPr>
        <w:rPr>
          <w:rtl/>
        </w:rPr>
      </w:pPr>
      <w:r>
        <w:rPr>
          <w:rtl/>
        </w:rPr>
        <w:tab/>
      </w:r>
      <w:r>
        <w:rPr>
          <w:rtl/>
        </w:rPr>
        <w:tab/>
        <w:t xml:space="preserve">אי אתה מוצא אלא במקדיש בהמה </w:t>
      </w:r>
      <w:r>
        <w:rPr>
          <w:rtl/>
        </w:rPr>
        <w:tab/>
        <w:t xml:space="preserve">ואח"</w:t>
      </w:r>
      <w:r>
        <w:rPr>
          <w:rFonts w:hint="cs"/>
          <w:rtl/>
        </w:rPr>
        <w:t>כ</w:t>
      </w:r>
      <w:r>
        <w:rPr>
          <w:rtl/>
        </w:rPr>
        <w:t xml:space="preserve"> נטרפה, במקדיש ולד ויצא דרך דופן.</w:t>
      </w:r>
    </w:p>
    <w:p w:rsidR="00E403F0" w:rsidRPr="00AD695E" w:rsidRDefault="00E403F0" w:rsidP="00E403F0">
      <w:pPr>
        <w:rPr>
          <w:rtl/>
        </w:rPr>
      </w:pPr>
      <w:r>
        <w:rPr>
          <w:rtl/>
        </w:rPr>
        <w:t xml:space="preserve">אלמא: קדיש ולד! </w:t>
      </w:r>
      <w:ins w:id="90444" w:author="מנוע מכני" w:date="2026-10-11T12:04:39Z">
        <w:r>
          <w:rPr>
            <w:rtl/>
          </w:rPr>
          <w:t xml:space="preserve">אמרו</w:t>
        </w:r>
      </w:ins>
      <w:del w:id="90445" w:author="מנוע מכני" w:date="2026-10-11T12:04:39Z">
        <w:r>
          <w:rPr>
            <w:rtl/>
          </w:rPr>
          <w:delText xml:space="preserve">אמרי</w:delText>
        </w:r>
      </w:del>
      <w:r>
        <w:rPr>
          <w:rtl/>
        </w:rPr>
        <w:t xml:space="preserve">: בתם במעי תמימה </w:t>
      </w:r>
      <w:ins w:id="90116" w:author="מנוע מכני" w:date="2026-10-11T12:04:39Z">
        <w:r>
          <w:rPr>
            <w:rtl/>
          </w:rPr>
          <w:t xml:space="preserve">אפי'</w:t>
        </w:r>
      </w:ins>
      <w:del w:id="90117" w:author="מנוע מכני" w:date="2026-10-11T12:04:39Z">
        <w:r>
          <w:rPr>
            <w:rtl/>
          </w:rPr>
          <w:delText xml:space="preserve">אפילו</w:delText>
        </w:r>
      </w:del>
      <w:r>
        <w:rPr>
          <w:rtl/>
        </w:rPr>
        <w:t xml:space="preserve"> בר פדא </w:t>
      </w:r>
      <w:ins w:id="90446" w:author="מנוע מכני" w:date="2026-10-11T12:04:39Z">
        <w:r>
          <w:rPr>
            <w:rtl/>
          </w:rPr>
          <w:t xml:space="preserve">גם</w:t>
        </w:r>
      </w:ins>
      <w:del w:id="90447" w:author="מנוע מכני" w:date="2026-10-11T12:04:39Z">
        <w:r>
          <w:rPr>
            <w:rtl/>
          </w:rPr>
          <w:delText xml:space="preserve">נמי</w:delText>
        </w:r>
      </w:del>
      <w:r>
        <w:rPr>
          <w:rtl/>
        </w:rPr>
        <w:t xml:space="preserve"> מודי דקדיש, </w:t>
      </w:r>
    </w:p>
    <w:p w:rsidR="00E403F0" w:rsidRPr="00AD695E" w:rsidRDefault="00E403F0" w:rsidP="00E403F0">
      <w:pPr>
        <w:rPr>
          <w:rtl/>
        </w:rPr>
      </w:pPr>
      <w:r>
        <w:rPr>
          <w:rFonts w:hint="cs"/>
          <w:rtl/>
        </w:rPr>
        <w:t>ו</w:t>
      </w:r>
      <w:r>
        <w:rPr>
          <w:rtl/>
        </w:rPr>
        <w:t xml:space="preserve">נחלקו בתם במעי בעלת מום</w:t>
      </w:r>
      <w:ins w:id="91764" w:author="מנוע מכני" w:date="2026-10-11T12:04:39Z">
        <w:r>
          <w:rPr>
            <w:rtl/>
          </w:rPr>
          <w:t xml:space="preserve">,</w:t>
        </w:r>
      </w:ins>
      <w:del w:id="91765" w:author="מנוע מכני" w:date="2026-10-11T12:04:39Z">
        <w:r>
          <w:rPr>
            <w:rtl/>
          </w:rPr>
          <w:delText xml:space="preserve">;</w:delText>
        </w:r>
      </w:del>
    </w:p>
    <w:p w:rsidR="00E403F0" w:rsidRPr="00AD695E" w:rsidRDefault="00E403F0" w:rsidP="00E403F0">
      <w:pPr>
        <w:rPr>
          <w:rtl/>
        </w:rPr>
      </w:pPr>
      <w:r>
        <w:rPr>
          <w:rtl/>
        </w:rPr>
        <w:t xml:space="preserve">בר פדא סבר: כיון דאימיה </w:t>
      </w:r>
      <w:r>
        <w:rPr>
          <w:rtl/>
        </w:rPr>
        <w:t xml:space="preserve">לא</w:t>
      </w:r>
      <w:r>
        <w:rPr>
          <w:rtl/>
        </w:rPr>
        <w:t xml:space="preserve"> מקדישין קדושת הגוף </w:t>
      </w:r>
      <w:ins w:id="90448" w:author="מנוע מכני" w:date="2026-10-11T12:04:39Z">
        <w:r>
          <w:rPr>
            <w:rtl/>
          </w:rPr>
          <w:t xml:space="preserve">גם</w:t>
        </w:r>
      </w:ins>
      <w:del w:id="90449" w:author="מנוע מכני" w:date="2026-10-11T12:04:39Z">
        <w:r>
          <w:rPr>
            <w:rtl/>
          </w:rPr>
          <w:delText xml:space="preserve">נמי</w:delText>
        </w:r>
      </w:del>
      <w:r>
        <w:rPr>
          <w:rtl/>
        </w:rPr>
        <w:t xml:space="preserve"> </w:t>
      </w:r>
      <w:r>
        <w:rPr>
          <w:rtl/>
        </w:rPr>
        <w:t xml:space="preserve">לא</w:t>
      </w:r>
      <w:r>
        <w:rPr>
          <w:rtl/>
        </w:rPr>
        <w:t xml:space="preserve"> קדיש, </w:t>
      </w:r>
    </w:p>
    <w:p>
      <w:pPr>
        <w:pStyle w:val="38"/>
        <w:rPr>
          <w:ins w:id="93263" w:author="מנוע מכני" w:date="2026-10-11T12:04:39Z"/>
        </w:rPr>
      </w:pPr>
      <w:ins w:id="90118" w:author="מנוע מכני" w:date="2026-10-11T12:04:39Z">
        <w:r>
          <w:t xml:space="preserve">ורי"ו</w:t>
        </w:r>
      </w:ins>
      <w:del w:id="90119" w:author="מנוע מכני" w:date="2026-10-11T12:04:39Z">
        <w:r>
          <w:delText xml:space="preserve">ורבי יוחנן</w:delText>
        </w:r>
      </w:del>
      <w:r>
        <w:t xml:space="preserve"> סבר:</w:t>
      </w:r>
    </w:p>
    <w:p w:rsidR="00E403F0" w:rsidRPr="00AD695E" w:rsidRDefault="00E403F0" w:rsidP="00E403F0">
      <w:pPr>
        <w:rPr>
          <w:rtl/>
        </w:rPr>
      </w:pPr>
      <w:del w:id="93264" w:author="מנוע מכני" w:date="2026-10-11T12:04:39Z">
        <w:r>
          <w:rPr>
            <w:rtl/>
          </w:rPr>
          <w:delText xml:space="preserve"> </w:delText>
        </w:r>
      </w:del>
      <w:ins w:id="91176" w:author="מנוע מכני" w:date="2026-10-11T12:04:39Z">
        <w:r>
          <w:rPr>
            <w:rtl/>
          </w:rPr>
          <w:t xml:space="preserve">אלו</w:t>
        </w:r>
      </w:ins>
      <w:del w:id="91177" w:author="מנוע מכני" w:date="2026-10-11T12:04:39Z">
        <w:r>
          <w:rPr>
            <w:rtl/>
          </w:rPr>
          <w:delText xml:space="preserve">הני</w:delText>
        </w:r>
      </w:del>
      <w:r>
        <w:rPr>
          <w:rtl/>
        </w:rPr>
        <w:t xml:space="preserve"> כב' בהמות </w:t>
      </w:r>
      <w:ins w:id="91174" w:author="מנוע מכני" w:date="2026-10-11T12:04:39Z">
        <w:r>
          <w:rPr>
            <w:rtl/>
          </w:rPr>
          <w:t xml:space="preserve">הם</w:t>
        </w:r>
      </w:ins>
      <w:del w:id="91175" w:author="מנוע מכני" w:date="2026-10-11T12:04:39Z">
        <w:r>
          <w:rPr>
            <w:rtl/>
          </w:rPr>
          <w:delText xml:space="preserve">נינהו</w:delText>
        </w:r>
      </w:del>
      <w:r>
        <w:rPr>
          <w:rtl/>
        </w:rPr>
        <w:t xml:space="preserve">, </w:t>
      </w:r>
      <w:ins w:id="90039" w:author="Claude - סמנטי" w:date="2026-10-11T12:20:38Z">
        <w:r>
          <w:rPr>
            <w:rtl/>
          </w:rPr>
          <w:t xml:space="preserve">אמה</w:t>
        </w:r>
      </w:ins>
      <w:del w:id="90040" w:author="Claude - סמנטי" w:date="2026-10-11T12:20:38Z">
        <w:r>
          <w:rPr>
            <w:rtl/>
          </w:rPr>
          <w:delText xml:space="preserve">אימיה</w:delText>
        </w:r>
      </w:del>
      <w:r>
        <w:rPr>
          <w:rtl/>
        </w:rPr>
        <w:t xml:space="preserve"> היא דלא מיקדשא - אבל הוא קדוש.</w:t>
      </w:r>
    </w:p>
    <w:p>
      <w:pPr>
        <w:pStyle w:val="38"/>
        <w:rPr>
          <w:ins w:id="93265" w:author="מנוע מכני" w:date="2026-10-11T12:04:39Z"/>
        </w:rPr>
      </w:pPr>
      <w:r w:rsidRPr="00217260">
        <w:t>לישנא אחרינא:</w:t>
      </w:r>
    </w:p>
    <w:p w:rsidR="00E403F0" w:rsidRPr="00AD695E" w:rsidRDefault="00E403F0" w:rsidP="00E403F0">
      <w:pPr>
        <w:rPr>
          <w:rtl/>
        </w:rPr>
      </w:pPr>
      <w:del w:id="93266" w:author="מנוע מכני" w:date="2026-10-11T12:04:39Z">
        <w:r>
          <w:rPr>
            <w:rtl/>
          </w:rPr>
          <w:delText xml:space="preserve"> </w:delText>
        </w:r>
      </w:del>
      <w:r>
        <w:rPr>
          <w:rtl/>
        </w:rPr>
        <w:t xml:space="preserve">אבל כלאים וטומטום ואנדרוגינוס - אי אתה מוצא אלא בולדי קדשים, </w:t>
      </w:r>
    </w:p>
    <w:p w:rsidR="00E403F0" w:rsidRPr="00DC5F70" w:rsidRDefault="00E403F0" w:rsidP="00E403F0">
      <w:pPr>
        <w:rPr>
          <w:spacing w:val="-4"/>
          <w:rtl/>
        </w:rPr>
      </w:pPr>
      <w:r w:rsidRPr="00DC5F70">
        <w:rPr>
          <w:rStyle w:val="2fb"/>
          <w:spacing w:val="-4"/>
          <w:rtl/>
        </w:rPr>
        <w:t>וכר"</w:t>
      </w:r>
      <w:r w:rsidRPr="00DC5F70">
        <w:rPr>
          <w:rStyle w:val="2fb"/>
          <w:rFonts w:hint="cs"/>
          <w:spacing w:val="-4"/>
          <w:rtl/>
        </w:rPr>
        <w:t>י</w:t>
      </w:r>
      <w:r w:rsidRPr="00DC5F70">
        <w:rPr>
          <w:spacing w:val="-4"/>
          <w:rtl/>
        </w:rPr>
        <w:t xml:space="preserve"> שהיה אומר הולד עושה תמורה.</w:t>
      </w:r>
      <w:r w:rsidRPr="00DC5F70">
        <w:rPr>
          <w:rFonts w:hint="cs"/>
          <w:spacing w:val="-4"/>
          <w:rtl/>
        </w:rPr>
        <w:t xml:space="preserve"> </w:t>
      </w:r>
      <w:r w:rsidRPr="00DC5F70">
        <w:rPr>
          <w:spacing w:val="-4"/>
          <w:rtl/>
        </w:rPr>
        <w:t xml:space="preserve">הלין הוא דלא קדשי </w:t>
      </w:r>
      <w:ins w:id="90041" w:author="Claude - סמנטי" w:date="2026-10-11T12:20:38Z">
        <w:r>
          <w:rPr>
            <w:spacing w:val="-4"/>
            <w:rtl/>
          </w:rPr>
          <w:t xml:space="preserve">גופם</w:t>
        </w:r>
      </w:ins>
      <w:del w:id="90042" w:author="Claude - סמנטי" w:date="2026-10-11T12:20:38Z">
        <w:r w:rsidRPr="00DC5F70">
          <w:rPr>
            <w:spacing w:val="-4"/>
            <w:rtl/>
          </w:rPr>
          <w:delText xml:space="preserve">גופייהו</w:delText>
        </w:r>
      </w:del>
      <w:r w:rsidRPr="00DC5F70">
        <w:rPr>
          <w:spacing w:val="-4"/>
          <w:rtl/>
        </w:rPr>
        <w:t xml:space="preserve">, אבל עוברין אחרים - קדושין! </w:t>
      </w:r>
    </w:p>
    <w:p>
      <w:pPr>
        <w:pStyle w:val="38"/>
        <w:rPr>
          <w:ins w:id="93267" w:author="מנוע מכני" w:date="2026-10-11T12:04:39Z"/>
        </w:rPr>
      </w:pPr>
      <w:r w:rsidRPr="00217260">
        <w:lastRenderedPageBreak/>
        <w:t>אביי</w:t>
      </w:r>
      <w:r>
        <w:t xml:space="preserve">:</w:t>
      </w:r>
    </w:p>
    <w:p w:rsidR="00E403F0" w:rsidRPr="00AD695E" w:rsidRDefault="00E403F0" w:rsidP="00E403F0">
      <w:pPr>
        <w:rPr>
          <w:rtl/>
        </w:rPr>
      </w:pPr>
      <w:del w:id="93268" w:author="מנוע מכני" w:date="2026-10-11T12:04:39Z">
        <w:r>
          <w:rPr>
            <w:rtl/>
          </w:rPr>
          <w:delText xml:space="preserve"> </w:delText>
        </w:r>
      </w:del>
      <w:r>
        <w:rPr>
          <w:rtl/>
        </w:rPr>
        <w:t xml:space="preserve">תם במעי תמימה - קדיש </w:t>
      </w:r>
      <w:ins w:id="92330" w:author="מנוע מכני" w:date="2026-10-11T12:04:39Z">
        <w:r>
          <w:rPr>
            <w:rtl/>
          </w:rPr>
          <w:t xml:space="preserve">גופו</w:t>
        </w:r>
      </w:ins>
      <w:del w:id="92331" w:author="מנוע מכני" w:date="2026-10-11T12:04:39Z">
        <w:r>
          <w:rPr>
            <w:rtl/>
          </w:rPr>
          <w:delText xml:space="preserve">גופיה</w:delText>
        </w:r>
      </w:del>
      <w:r>
        <w:rPr>
          <w:rtl/>
        </w:rPr>
        <w:t xml:space="preserve">, </w:t>
      </w:r>
    </w:p>
    <w:p>
      <w:pPr>
        <w:pStyle w:val="38"/>
        <w:rPr>
          <w:ins w:id="93269" w:author="מנוע מכני" w:date="2026-10-11T12:04:39Z"/>
        </w:rPr>
      </w:pPr>
      <w:ins w:id="90450" w:author="מנוע מכני" w:date="2026-10-11T12:04:39Z">
        <w:r>
          <w:t xml:space="preserve">וחלקו</w:t>
        </w:r>
      </w:ins>
    </w:p>
    <w:p w:rsidR="00E403F0" w:rsidRPr="00AD695E" w:rsidRDefault="00E403F0" w:rsidP="00E403F0">
      <w:pPr>
        <w:rPr>
          <w:rtl/>
        </w:rPr>
      </w:pPr>
      <w:del w:id="90451" w:author="מנוע מכני" w:date="2026-10-11T12:04:39Z">
        <w:r w:rsidRPr="00F36DA9">
          <w:rPr>
            <w:rFonts w:hint="cs"/>
            <w:b/>
            <w:bCs/>
            <w:rtl/>
          </w:rPr>
          <w:delText xml:space="preserve">ופליגי</w:delText>
        </w:r>
      </w:del>
      <w:del w:id="93270" w:author="מנוע מכני" w:date="2026-10-11T12:04:39Z">
        <w:r w:rsidRPr="00F36DA9">
          <w:rPr>
            <w:rFonts w:hint="cs"/>
            <w:b/>
            <w:bCs/>
            <w:rtl/>
          </w:rPr>
          <w:delText xml:space="preserve"> </w:delText>
        </w:r>
      </w:del>
      <w:r w:rsidRPr="00F36DA9">
        <w:rPr>
          <w:rFonts w:hint="cs"/>
          <w:b/>
          <w:bCs/>
          <w:rtl/>
        </w:rPr>
        <w:t xml:space="preserve">במעי </w:t>
      </w:r>
      <w:r w:rsidRPr="00F36DA9">
        <w:rPr>
          <w:b/>
          <w:bCs/>
          <w:rtl/>
        </w:rPr>
        <w:t>בעלת מום</w:t>
      </w:r>
      <w:r>
        <w:rPr>
          <w:rFonts w:hint="cs"/>
          <w:rtl/>
        </w:rPr>
        <w:t>- ל</w:t>
      </w:r>
      <w:r>
        <w:rPr>
          <w:rtl/>
        </w:rPr>
        <w:t>בר פד</w:t>
      </w:r>
      <w:r>
        <w:rPr>
          <w:rFonts w:hint="cs"/>
          <w:rtl/>
        </w:rPr>
        <w:t>א</w:t>
      </w:r>
      <w:r>
        <w:rPr>
          <w:rtl/>
        </w:rPr>
        <w:t>: כיון דאימ</w:t>
      </w:r>
      <w:r>
        <w:rPr>
          <w:rFonts w:hint="cs"/>
          <w:rtl/>
        </w:rPr>
        <w:t xml:space="preserve">ו </w:t>
      </w:r>
      <w:r>
        <w:rPr>
          <w:rFonts w:hint="cs"/>
          <w:rtl/>
        </w:rPr>
        <w:t xml:space="preserve">לא</w:t>
      </w:r>
      <w:r>
        <w:rPr>
          <w:rFonts w:hint="cs"/>
          <w:rtl/>
        </w:rPr>
        <w:t xml:space="preserve"> קדיש גופה </w:t>
      </w:r>
      <w:r>
        <w:rPr>
          <w:rFonts w:hint="cs"/>
          <w:rtl/>
        </w:rPr>
        <w:t xml:space="preserve">ה</w:t>
      </w:r>
      <w:r>
        <w:rPr>
          <w:rtl/>
        </w:rPr>
        <w:t>"</w:t>
      </w:r>
      <w:r>
        <w:rPr>
          <w:rFonts w:hint="cs"/>
          <w:rtl/>
        </w:rPr>
        <w:t xml:space="preserve">נ</w:t>
      </w:r>
      <w:r>
        <w:rPr>
          <w:rFonts w:hint="cs"/>
          <w:rtl/>
        </w:rPr>
        <w:t xml:space="preserve"> </w:t>
      </w:r>
      <w:r>
        <w:rPr>
          <w:rFonts w:hint="cs"/>
          <w:rtl/>
        </w:rPr>
        <w:t xml:space="preserve">לא</w:t>
      </w:r>
      <w:r>
        <w:rPr>
          <w:rFonts w:hint="cs"/>
          <w:rtl/>
        </w:rPr>
        <w:t xml:space="preserve"> קדיש אלא לדמי </w:t>
      </w:r>
    </w:p>
    <w:p>
      <w:pPr>
        <w:pStyle w:val="38"/>
        <w:rPr>
          <w:ins w:id="93271" w:author="מנוע מכני" w:date="2026-10-11T12:04:39Z"/>
        </w:rPr>
      </w:pPr>
      <w:r w:rsidRPr="00A757C8">
        <w:tab/>
      </w:r>
      <w:r w:rsidRPr="00A757C8">
        <w:tab/>
      </w:r>
      <w:r w:rsidRPr="00A757C8">
        <w:tab/>
      </w:r>
      <w:del w:id="90055" w:author="מנוע מכני" w:date="2026-10-11T12:04:39Z">
        <w:r w:rsidRPr="00A757C8">
          <w:delText xml:space="preserve">             </w:delText>
        </w:r>
      </w:del>
      <w:r w:rsidRPr="00A757C8">
        <w:t xml:space="preserve">ולרי</w:t>
      </w:r>
      <w:r w:rsidRPr="00A757C8">
        <w:t>"</w:t>
      </w:r>
      <w:r w:rsidRPr="00A757C8">
        <w:t>ו</w:t>
      </w:r>
      <w:r w:rsidRPr="00A757C8">
        <w:t xml:space="preserve">:</w:t>
      </w:r>
    </w:p>
    <w:p w:rsidR="00E403F0" w:rsidRPr="00AD695E" w:rsidRDefault="00E403F0" w:rsidP="00E403F0">
      <w:pPr>
        <w:rPr>
          <w:rtl/>
        </w:rPr>
      </w:pPr>
      <w:del w:id="93272" w:author="מנוע מכני" w:date="2026-10-11T12:04:39Z">
        <w:r w:rsidRPr="00A757C8">
          <w:rPr>
            <w:rtl/>
          </w:rPr>
          <w:delText xml:space="preserve"> </w:delText>
        </w:r>
      </w:del>
      <w:r w:rsidRPr="00A757C8">
        <w:rPr>
          <w:rtl/>
        </w:rPr>
        <w:t xml:space="preserve">עובר </w:t>
      </w:r>
      <w:ins w:id="90452" w:author="מנוע מכני" w:date="2026-10-11T12:04:39Z">
        <w:r>
          <w:rPr>
            <w:rtl/>
          </w:rPr>
          <w:t xml:space="preserve">לא</w:t>
        </w:r>
      </w:ins>
      <w:del w:id="90453" w:author="מנוע מכני" w:date="2026-10-11T12:04:39Z">
        <w:r w:rsidRPr="00A757C8">
          <w:rPr>
            <w:rtl/>
          </w:rPr>
          <w:delText xml:space="preserve">לאו</w:delText>
        </w:r>
      </w:del>
      <w:r w:rsidRPr="00A757C8">
        <w:rPr>
          <w:rtl/>
        </w:rPr>
        <w:t xml:space="preserve"> ירך אמו הוא.</w:t>
      </w:r>
      <w:r w:rsidRPr="00A757C8">
        <w:rPr>
          <w:rFonts w:hint="cs"/>
          <w:rtl/>
        </w:rPr>
        <w:t xml:space="preserve"> ואפי' דאמו </w:t>
      </w:r>
      <w:r w:rsidRPr="00A757C8">
        <w:rPr>
          <w:rFonts w:hint="cs"/>
          <w:rtl/>
        </w:rPr>
        <w:t xml:space="preserve">לא</w:t>
      </w:r>
      <w:r w:rsidRPr="00A757C8">
        <w:rPr>
          <w:rFonts w:hint="cs"/>
          <w:rtl/>
        </w:rPr>
        <w:t xml:space="preserve"> קדיש לגופה ולד מיהא קדיש </w:t>
      </w:r>
    </w:p>
    <w:p w:rsidR="00E403F0" w:rsidRPr="00AD695E" w:rsidRDefault="00E403F0" w:rsidP="00E403F0">
      <w:pPr>
        <w:jc w:val="center"/>
        <w:rPr>
          <w:del w:id="90002" w:author="מנוע עיצוב" w:date="2026-10-11T12:09:26Z"/>
          <w:rtl/>
        </w:rPr>
      </w:pPr>
      <w:del w:id="90001" w:author="מנוע עיצוב" w:date="2026-10-11T12:09:26Z">
        <w:r w:rsidRPr="00E5675B">
          <w:rPr>
            <w:rFonts w:ascii="BA חניכי הישיבות" w:hAnsi="BA חניכי הישיבות" w:cs="BA חניכי הישיבות"/>
            <w:rtl/>
          </w:rPr>
          <w:delText xml:space="preserve">׻</w:delText>
        </w:r>
      </w:del>
    </w:p>
    <w:p w:rsidR="00E403F0" w:rsidRPr="00AD695E" w:rsidRDefault="00E403F0" w:rsidP="00E403F0">
      <w:pPr>
        <w:pStyle w:val="affff1"/>
        <w:ind w:end="0"/>
        <w:rPr>
          <w:rtl/>
        </w:rPr>
        <w:pPrChange w:id="20013" w:author="קלוד" w:date="2026-10-11T09:07:18Z">
          <w:pPr>
            <w:pStyle w:val="affff1"/>
            <w:rPr>
              <w:rtl/>
            </w:rPr>
          </w:pPr>
        </w:pPrChange>
      </w:pPr>
      <w:ins w:id="9801" w:author="מספור קטעי משנה" w:date="2026-10-11T09:35:05Z">
        <w:r>
          <w:rPr>
            <w:rStyle w:val="MisparKeta"/>
          </w:rPr>
          <w:t xml:space="preserve">ד. </w:t>
        </w:r>
      </w:ins>
      <w:r>
        <w:rPr>
          <w:rtl/>
        </w:rPr>
        <w:t>א"ר יוסי והלא במוקדשין האומר רגלה של זו כו'.</w:t>
      </w:r>
    </w:p>
    <w:p w:rsidR="00E403F0" w:rsidRPr="00AD695E" w:rsidRDefault="00E403F0" w:rsidP="00E403F0">
      <w:pPr>
        <w:pStyle w:val="afff3"/>
        <w:framePr w:wrap="around"/>
        <w:spacing w:line="240" w:lineRule="exact"/>
        <w:rPr>
          <w:rtl/>
        </w:rPr>
      </w:pPr>
      <w:r w:rsidRPr="009239E9">
        <w:rPr>
          <w:rFonts w:hint="cs"/>
          <w:szCs w:val="18"/>
          <w:rtl/>
        </w:rPr>
        <w:t>יא:</w:t>
      </w:r>
    </w:p>
    <w:p>
      <w:pPr>
        <w:pStyle w:val="38"/>
        <w:rPr>
          <w:ins w:id="93273" w:author="מנוע מכני" w:date="2026-10-11T12:04:39Z"/>
        </w:rPr>
      </w:pPr>
      <w:r w:rsidRPr="00217260">
        <w:t>ת</w:t>
      </w:r>
      <w:r w:rsidRPr="00217260">
        <w:t>"</w:t>
      </w:r>
      <w:r w:rsidRPr="00217260">
        <w:t>ר</w:t>
      </w:r>
      <w:r>
        <w:t>:</w:t>
      </w:r>
    </w:p>
    <w:p w:rsidR="00E403F0" w:rsidRPr="00AD695E" w:rsidRDefault="00E403F0" w:rsidP="00E403F0">
      <w:pPr>
        <w:rPr>
          <w:rtl/>
        </w:rPr>
      </w:pPr>
      <w:del w:id="93274" w:author="מנוע מכני" w:date="2026-10-11T12:04:39Z">
        <w:r>
          <w:rPr>
            <w:rtl/>
          </w:rPr>
          <w:delText xml:space="preserve"> </w:delText>
        </w:r>
      </w:del>
      <w:r>
        <w:rPr>
          <w:rtl/>
        </w:rPr>
        <w:t xml:space="preserve">יכול האומר רגלה של זו עולה תהא כולה עולה - </w:t>
      </w:r>
      <w:r>
        <w:rPr>
          <w:rtl/>
        </w:rPr>
        <w:t xml:space="preserve">ת"ל</w:t>
      </w:r>
      <w:r>
        <w:rPr>
          <w:rtl/>
        </w:rPr>
        <w:t xml:space="preserve"> </w:t>
      </w:r>
      <w:r>
        <w:rPr>
          <w:rStyle w:val="afffff0"/>
          <w:rtl/>
          <w:rPrChange w:id="9012" w:author="מנוע פסוקים" w:date="2026-10-11T09:25:30Z">
            <w:rPr>
              <w:rtl/>
            </w:rPr>
          </w:rPrChange>
        </w:rPr>
        <w:t xml:space="preserve">כל אשר יתן ממנו</w:t>
      </w:r>
      <w:r>
        <w:rPr>
          <w:rtl/>
        </w:rPr>
        <w:t xml:space="preserve"> לה'</w:t>
      </w:r>
      <w:ins w:id="90355" w:author="Claude - סמנטי" w:date="2026-10-11T12:20:38Z">
        <w:r>
          <w:rPr>
            <w:rStyle w:val="afffff0"/>
            <w:rtl/>
          </w:rPr>
          <w:t xml:space="preserve"> יִהְיֶה קֹדֶשׁ </w:t>
        </w:r>
      </w:ins>
      <w:del w:id="90356" w:author="Claude - סמנטי" w:date="2026-10-11T12:20:38Z">
        <w:r>
          <w:rPr>
            <w:rtl/>
          </w:rPr>
          <w:delText xml:space="preserve"> יהיה קדש </w:delText>
        </w:r>
      </w:del>
      <w:r>
        <w:rPr>
          <w:rFonts w:hint="cs"/>
          <w:rtl/>
        </w:rPr>
        <w:t>'</w:t>
      </w:r>
      <w:r>
        <w:rPr>
          <w:rtl/>
        </w:rPr>
        <w:t>ממנו לה', ולא כולו לה'.</w:t>
      </w:r>
    </w:p>
    <w:p w:rsidR="00E403F0" w:rsidRPr="00AD695E" w:rsidRDefault="00E403F0" w:rsidP="00E403F0">
      <w:pPr>
        <w:rPr>
          <w:rtl/>
        </w:rPr>
      </w:pPr>
      <w:r w:rsidRPr="00A757C8">
        <w:rPr>
          <w:rFonts w:hint="cs"/>
          <w:rtl/>
        </w:rPr>
        <w:t>'</w:t>
      </w:r>
      <w:ins w:id="90357" w:author="Claude - סמנטי" w:date="2026-10-11T12:20:38Z">
        <w:r>
          <w:rPr>
            <w:rStyle w:val="afffff0"/>
            <w:rtl/>
          </w:rPr>
          <w:t xml:space="preserve">יִהְיֶה קֹדֶשׁ</w:t>
        </w:r>
      </w:ins>
      <w:del w:id="90358" w:author="Claude - סמנטי" w:date="2026-10-11T12:20:38Z">
        <w:r w:rsidRPr="00A757C8">
          <w:rPr>
            <w:rtl/>
          </w:rPr>
          <w:delText xml:space="preserve">יהיה קדש</w:delText>
        </w:r>
      </w:del>
      <w:r w:rsidRPr="00A757C8">
        <w:rPr>
          <w:rFonts w:hint="cs"/>
          <w:rtl/>
        </w:rPr>
        <w:t xml:space="preserve">' </w:t>
      </w:r>
      <w:r w:rsidRPr="00A757C8">
        <w:rPr>
          <w:rtl/>
        </w:rPr>
        <w:t>–</w:t>
      </w:r>
      <w:r w:rsidRPr="00A757C8">
        <w:rPr>
          <w:rFonts w:hint="cs"/>
          <w:rtl/>
        </w:rPr>
        <w:t xml:space="preserve"> ולא תצא לחולין</w:t>
      </w:r>
      <w:r w:rsidRPr="00A757C8">
        <w:rPr>
          <w:rtl/>
        </w:rPr>
        <w:t xml:space="preserve">, </w:t>
      </w:r>
      <w:r w:rsidRPr="00A757C8">
        <w:rPr>
          <w:rStyle w:val="2fb"/>
          <w:rFonts w:hint="cs"/>
          <w:rtl/>
        </w:rPr>
        <w:t>ר</w:t>
      </w:r>
      <w:r w:rsidRPr="00A757C8">
        <w:rPr>
          <w:rStyle w:val="2fb"/>
          <w:rtl/>
        </w:rPr>
        <w:t>"</w:t>
      </w:r>
      <w:r w:rsidRPr="00A757C8">
        <w:rPr>
          <w:rStyle w:val="2fb"/>
          <w:rFonts w:hint="cs"/>
          <w:rtl/>
        </w:rPr>
        <w:t xml:space="preserve">מ</w:t>
      </w:r>
      <w:r w:rsidRPr="00A757C8">
        <w:rPr>
          <w:rFonts w:hint="cs"/>
          <w:rtl/>
        </w:rPr>
        <w:t xml:space="preserve"> </w:t>
      </w:r>
      <w:r w:rsidRPr="00A757C8">
        <w:rPr>
          <w:rStyle w:val="2fb"/>
          <w:rFonts w:hint="cs"/>
          <w:rtl/>
        </w:rPr>
        <w:t xml:space="preserve">ור</w:t>
      </w:r>
      <w:r w:rsidRPr="00A757C8">
        <w:rPr>
          <w:rStyle w:val="2fb"/>
          <w:rtl/>
        </w:rPr>
        <w:t>"</w:t>
      </w:r>
      <w:r w:rsidRPr="00A757C8">
        <w:rPr>
          <w:rStyle w:val="2fb"/>
          <w:rFonts w:hint="cs"/>
          <w:rtl/>
        </w:rPr>
        <w:t xml:space="preserve">י</w:t>
      </w:r>
      <w:r w:rsidRPr="00A757C8">
        <w:rPr>
          <w:rFonts w:hint="cs"/>
          <w:rtl/>
        </w:rPr>
        <w:t xml:space="preserve">: </w:t>
      </w:r>
      <w:r w:rsidRPr="00A757C8">
        <w:rPr>
          <w:rtl/>
        </w:rPr>
        <w:t xml:space="preserve">הא כיצד תמכר לצרכי עולות, </w:t>
      </w:r>
      <w:ins w:id="92528" w:author="מנוע מכני" w:date="2026-10-11T12:04:39Z">
        <w:r>
          <w:rPr>
            <w:rtl/>
          </w:rPr>
          <w:t xml:space="preserve">וושנה</w:t>
        </w:r>
      </w:ins>
      <w:del w:id="92529" w:author="מנוע מכני" w:date="2026-10-11T12:04:39Z">
        <w:r w:rsidRPr="00A757C8">
          <w:rPr>
            <w:rtl/>
          </w:rPr>
          <w:delText xml:space="preserve">ודמיה</w:delText>
        </w:r>
      </w:del>
      <w:r w:rsidRPr="00A757C8">
        <w:rPr>
          <w:rtl/>
        </w:rPr>
        <w:t xml:space="preserve"> חולין, חוץ מדמי אבר שבה </w:t>
      </w:r>
    </w:p>
    <w:p>
      <w:pPr>
        <w:pStyle w:val="38"/>
        <w:rPr>
          <w:ins w:id="93275" w:author="מנוע מכני" w:date="2026-10-11T12:04:39Z"/>
        </w:rPr>
      </w:pPr>
      <w:r w:rsidRPr="002B4E05">
        <w:t>ור' יוסי ור"</w:t>
      </w:r>
      <w:r w:rsidRPr="002B4E05">
        <w:t>ש</w:t>
      </w:r>
      <w:del w:id="94194" w:author="מנוע מכני" w:date="2026-10-11T12:04:39Z">
        <w:r w:rsidRPr="002B4E05">
          <w:delText xml:space="preserve"> אומר</w:delText>
        </w:r>
      </w:del>
      <w:r w:rsidRPr="002B4E05">
        <w:t xml:space="preserve">:</w:t>
      </w:r>
    </w:p>
    <w:p w:rsidR="00E403F0" w:rsidRPr="002B4E05" w:rsidRDefault="00E403F0" w:rsidP="00E403F0">
      <w:pPr>
        <w:rPr>
          <w:spacing w:val="-2"/>
          <w:rtl/>
        </w:rPr>
      </w:pPr>
      <w:del w:id="93276" w:author="מנוע מכני" w:date="2026-10-11T12:04:39Z">
        <w:r w:rsidRPr="002B4E05">
          <w:rPr>
            <w:spacing w:val="-2"/>
            <w:rtl/>
          </w:rPr>
          <w:delText xml:space="preserve"> </w:delText>
        </w:r>
      </w:del>
      <w:r w:rsidRPr="002B4E05">
        <w:rPr>
          <w:rFonts w:hint="cs"/>
          <w:spacing w:val="-2"/>
          <w:rtl/>
        </w:rPr>
        <w:t xml:space="preserve">כל אשר יתן ממנו לה' יהיה קודש לרבות את כולה אפי' רגלה של זו עולה </w:t>
      </w:r>
    </w:p>
    <w:p w:rsidR="00E403F0" w:rsidRPr="00AD695E" w:rsidRDefault="00E403F0" w:rsidP="00E403F0">
      <w:pPr>
        <w:rPr>
          <w:rtl/>
        </w:rPr>
      </w:pPr>
    </w:p>
    <w:p>
      <w:pPr>
        <w:pStyle w:val="38"/>
        <w:rPr>
          <w:ins w:id="93277" w:author="מנוע מכני" w:date="2026-10-11T12:04:39Z"/>
        </w:rPr>
      </w:pPr>
      <w:r w:rsidRPr="00217260">
        <w:t xml:space="preserve">אמר</w:t>
      </w:r>
      <w:r w:rsidRPr="00217260">
        <w:t xml:space="preserve"> מר:</w:t>
      </w:r>
    </w:p>
    <w:p w:rsidR="00E403F0" w:rsidRPr="00AD695E" w:rsidRDefault="00E403F0" w:rsidP="00E403F0">
      <w:pPr>
        <w:rPr>
          <w:rtl/>
        </w:rPr>
      </w:pPr>
      <w:del w:id="93278" w:author="מנוע מכני" w:date="2026-10-11T12:04:39Z">
        <w:r w:rsidRPr="00217260">
          <w:rPr>
            <w:b/>
            <w:bCs/>
            <w:rtl/>
          </w:rPr>
          <w:delText xml:space="preserve"> </w:delText>
        </w:r>
      </w:del>
      <w:r w:rsidRPr="00217260">
        <w:rPr>
          <w:b/>
          <w:bCs/>
          <w:rtl/>
        </w:rPr>
        <w:t xml:space="preserve">תמכר לצרכי עולות, והא קמייתי בהמה מחוסרת אבר? </w:t>
      </w:r>
    </w:p>
    <w:p>
      <w:pPr>
        <w:pStyle w:val="38"/>
        <w:rPr>
          <w:ins w:id="93279" w:author="מנוע מכני" w:date="2026-10-11T12:04:39Z"/>
        </w:rPr>
      </w:pPr>
      <w:del w:id="94195" w:author="מנוע מכני" w:date="2026-10-11T12:04:39Z">
        <w:r>
          <w:delText xml:space="preserve">אמר </w:delText>
        </w:r>
      </w:del>
      <w:r>
        <w:t xml:space="preserve">רבא:</w:t>
      </w:r>
    </w:p>
    <w:p w:rsidR="00E403F0" w:rsidRPr="00AD695E" w:rsidRDefault="00E403F0" w:rsidP="00E403F0">
      <w:pPr>
        <w:rPr>
          <w:rtl/>
        </w:rPr>
      </w:pPr>
      <w:del w:id="93280" w:author="מנוע מכני" w:date="2026-10-11T12:04:39Z">
        <w:r>
          <w:rPr>
            <w:rtl/>
          </w:rPr>
          <w:delText xml:space="preserve"> </w:delText>
        </w:r>
      </w:del>
      <w:r>
        <w:rPr>
          <w:rtl/>
        </w:rPr>
        <w:t xml:space="preserve">באומר הרי עלי עולה בחייה.</w:t>
      </w:r>
    </w:p>
    <w:p>
      <w:pPr>
        <w:pStyle w:val="afffff8"/>
        <w:rPr>
          <w:ins w:id="90169" w:author="קלוד" w:date="2026-10-11T12:25:27Z"/>
        </w:rPr>
      </w:pPr>
      <w:ins w:id="90170" w:author="קלוד" w:date="2026-10-11T12:25:27Z">
        <w:r>
          <w:rPr>
            <w:color w:val="7B3F00"/>
          </w:rPr>
          <w:t xml:space="preserve">במה מודה ר"י לר' יוסי - טרפה, נבילה או מתה</w:t>
        </w:r>
      </w:ins>
    </w:p>
    <w:p>
      <w:pPr>
        <w:pStyle w:val="38"/>
        <w:rPr>
          <w:ins w:id="93281" w:author="מנוע מכני" w:date="2026-10-11T12:04:39Z"/>
        </w:rPr>
      </w:pPr>
      <w:r w:rsidRPr="00217260">
        <w:t>אר</w:t>
      </w:r>
      <w:r w:rsidRPr="00217260">
        <w:t>"</w:t>
      </w:r>
      <w:r w:rsidRPr="00217260">
        <w:t>ח</w:t>
      </w:r>
      <w:r>
        <w:t xml:space="preserve">:</w:t>
      </w:r>
    </w:p>
    <w:p w:rsidR="00E403F0" w:rsidRPr="00AD695E" w:rsidRDefault="00E403F0" w:rsidP="00E403F0">
      <w:pPr>
        <w:rPr>
          <w:rtl/>
        </w:rPr>
      </w:pPr>
      <w:del w:id="93282" w:author="מנוע מכני" w:date="2026-10-11T12:04:39Z">
        <w:r>
          <w:rPr>
            <w:rtl/>
          </w:rPr>
          <w:delText xml:space="preserve"> </w:delText>
        </w:r>
      </w:del>
      <w:r>
        <w:rPr>
          <w:rtl/>
        </w:rPr>
        <w:t xml:space="preserve">מודה </w:t>
      </w:r>
      <w:ins w:id="90120" w:author="מנוע מכני" w:date="2026-10-11T12:04:39Z">
        <w:r>
          <w:rPr>
            <w:rStyle w:val="2fb"/>
            <w:rtl/>
          </w:rPr>
          <w:t xml:space="preserve">ר"י</w:t>
        </w:r>
      </w:ins>
      <w:del w:id="90121" w:author="מנוע מכני" w:date="2026-10-11T12:04:39Z">
        <w:r>
          <w:rPr>
            <w:rtl/>
          </w:rPr>
          <w:delText xml:space="preserve">רבי יהודה</w:delText>
        </w:r>
      </w:del>
      <w:r>
        <w:rPr>
          <w:rtl/>
        </w:rPr>
        <w:t xml:space="preserve"> בדבר שעושה אותה טרפה, </w:t>
      </w:r>
    </w:p>
    <w:p>
      <w:pPr>
        <w:pStyle w:val="38"/>
        <w:rPr>
          <w:ins w:id="93283" w:author="מנוע מכני" w:date="2026-10-11T12:04:39Z"/>
        </w:rPr>
      </w:pPr>
      <w:r>
        <w:tab/>
        <w:t xml:space="preserve">רבא:</w:t>
      </w:r>
    </w:p>
    <w:p w:rsidR="00E403F0" w:rsidRPr="00AD695E" w:rsidRDefault="00E403F0" w:rsidP="00E403F0">
      <w:pPr>
        <w:rPr>
          <w:rtl/>
        </w:rPr>
      </w:pPr>
      <w:del w:id="93284" w:author="מנוע מכני" w:date="2026-10-11T12:04:39Z">
        <w:r>
          <w:rPr>
            <w:rtl/>
          </w:rPr>
          <w:tab/>
          <w:delText xml:space="preserve"> </w:delText>
        </w:r>
      </w:del>
      <w:r>
        <w:rPr>
          <w:rtl/>
        </w:rPr>
        <w:tab/>
        <w:t xml:space="preserve">בדבר שעושה אותה נבילה, </w:t>
      </w:r>
    </w:p>
    <w:p>
      <w:pPr>
        <w:pStyle w:val="38"/>
        <w:rPr>
          <w:ins w:id="93285" w:author="מנוע מכני" w:date="2026-10-11T12:04:39Z"/>
        </w:rPr>
      </w:pPr>
      <w:r>
        <w:tab/>
        <w:t>ורב שש</w:t>
      </w:r>
      <w:r>
        <w:t>ת</w:t>
      </w:r>
      <w:r>
        <w:t xml:space="preserve">:</w:t>
      </w:r>
    </w:p>
    <w:p w:rsidR="00E403F0" w:rsidRPr="00AD695E" w:rsidRDefault="00E403F0" w:rsidP="00E403F0">
      <w:pPr>
        <w:rPr>
          <w:rtl/>
        </w:rPr>
      </w:pPr>
      <w:del w:id="93286" w:author="מנוע מכני" w:date="2026-10-11T12:04:39Z">
        <w:r>
          <w:rPr>
            <w:rtl/>
          </w:rPr>
          <w:delText xml:space="preserve"> </w:delText>
        </w:r>
      </w:del>
      <w:r>
        <w:rPr>
          <w:rtl/>
        </w:rPr>
        <w:t xml:space="preserve">בדבר שהיא מתה.</w:t>
      </w:r>
    </w:p>
    <w:p w:rsidR="00E403F0" w:rsidRPr="00AD695E" w:rsidRDefault="00E403F0" w:rsidP="00E403F0">
      <w:pPr>
        <w:rPr>
          <w:rtl/>
        </w:rPr>
      </w:pPr>
      <w:ins w:id="90454" w:author="מנוע מכני" w:date="2026-10-11T12:04:39Z">
        <w:r>
          <w:rPr>
            <w:rFonts w:hint="cs"/>
            <w:b/>
            <w:bCs/>
            <w:rtl/>
          </w:rPr>
          <w:t xml:space="preserve">יש</w:t>
        </w:r>
      </w:ins>
      <w:del w:id="90455" w:author="מנוע מכני" w:date="2026-10-11T12:04:39Z">
        <w:r w:rsidRPr="00217260">
          <w:rPr>
            <w:rFonts w:hint="cs"/>
            <w:b/>
            <w:bCs/>
            <w:rtl/>
          </w:rPr>
          <w:delText xml:space="preserve">איכא</w:delText>
        </w:r>
      </w:del>
      <w:r>
        <w:rPr>
          <w:rFonts w:hint="cs"/>
          <w:rtl/>
        </w:rPr>
        <w:t xml:space="preserve"> </w:t>
      </w:r>
      <w:r>
        <w:rPr>
          <w:rtl/>
        </w:rPr>
        <w:t xml:space="preserve">בין </w:t>
      </w:r>
      <w:r>
        <w:rPr>
          <w:rStyle w:val="2fb"/>
          <w:rtl/>
        </w:rPr>
        <w:t xml:space="preserve">רב חסדא</w:t>
      </w:r>
      <w:r>
        <w:rPr>
          <w:rtl/>
        </w:rPr>
        <w:t xml:space="preserve"> </w:t>
      </w:r>
      <w:r>
        <w:rPr>
          <w:rStyle w:val="2fb"/>
          <w:rtl/>
        </w:rPr>
        <w:t xml:space="preserve">לרבא</w:t>
      </w:r>
      <w:r>
        <w:rPr>
          <w:rtl/>
        </w:rPr>
        <w:t xml:space="preserve">?</w:t>
      </w:r>
      <w:r>
        <w:rPr>
          <w:rFonts w:hint="cs"/>
          <w:rtl/>
        </w:rPr>
        <w:t>-</w:t>
      </w:r>
      <w:r>
        <w:rPr>
          <w:rtl/>
        </w:rPr>
        <w:t xml:space="preserve"> טרפה חיה</w:t>
      </w:r>
      <w:ins w:id="91766" w:author="מנוע מכני" w:date="2026-10-11T12:04:39Z">
        <w:r>
          <w:rPr>
            <w:rtl/>
          </w:rPr>
          <w:t xml:space="preserve">,</w:t>
        </w:r>
      </w:ins>
      <w:del w:id="91767" w:author="מנוע מכני" w:date="2026-10-11T12:04:39Z">
        <w:r>
          <w:rPr>
            <w:rtl/>
          </w:rPr>
          <w:delText xml:space="preserve">;</w:delText>
        </w:r>
      </w:del>
      <w:r>
        <w:rPr>
          <w:rFonts w:hint="cs"/>
          <w:rtl/>
        </w:rPr>
        <w:t xml:space="preserve"> </w:t>
      </w:r>
      <w:r>
        <w:rPr>
          <w:rStyle w:val="2fb"/>
          <w:rFonts w:hint="cs"/>
          <w:rtl/>
        </w:rPr>
        <w:t xml:space="preserve">דרבא</w:t>
      </w:r>
      <w:r>
        <w:rPr>
          <w:rFonts w:hint="cs"/>
          <w:rtl/>
        </w:rPr>
        <w:t xml:space="preserve"> </w:t>
      </w:r>
      <w:ins w:id="92332" w:author="מנוע מכני" w:date="2026-10-11T12:04:39Z">
        <w:r>
          <w:rPr>
            <w:rFonts w:hint="cs"/>
            <w:rtl/>
          </w:rPr>
          <w:t xml:space="preserve">סבר</w:t>
        </w:r>
      </w:ins>
      <w:del w:id="92333" w:author="מנוע מכני" w:date="2026-10-11T12:04:39Z">
        <w:r>
          <w:rPr>
            <w:rFonts w:hint="cs"/>
            <w:rtl/>
          </w:rPr>
          <w:delText xml:space="preserve">ס</w:delText>
        </w:r>
        <w:r>
          <w:rPr>
            <w:rtl/>
          </w:rPr>
          <w:delText xml:space="preserve">"</w:delText>
        </w:r>
        <w:r>
          <w:rPr>
            <w:rFonts w:hint="cs"/>
            <w:rtl/>
          </w:rPr>
          <w:delText xml:space="preserve">ל</w:delText>
        </w:r>
      </w:del>
      <w:r>
        <w:rPr>
          <w:rFonts w:hint="cs"/>
          <w:rtl/>
        </w:rPr>
        <w:t xml:space="preserve"> כמ'ד טרפה חיה </w:t>
      </w:r>
    </w:p>
    <w:p>
      <w:pPr>
        <w:pStyle w:val="38"/>
        <w:rPr>
          <w:ins w:id="93287" w:author="מנוע מכני" w:date="2026-10-11T12:04:39Z"/>
        </w:rPr>
      </w:pPr>
      <w:ins w:id="90456" w:author="מנוע מכני" w:date="2026-10-11T12:04:39Z">
        <w:r>
          <w:t xml:space="preserve">יש</w:t>
        </w:r>
      </w:ins>
      <w:del w:id="90457" w:author="מנוע מכני" w:date="2026-10-11T12:04:39Z">
        <w:r>
          <w:delText xml:space="preserve">א</w:delText>
        </w:r>
        <w:r>
          <w:delText xml:space="preserve">יכא</w:delText>
        </w:r>
      </w:del>
      <w:r>
        <w:t xml:space="preserve"> בין רבא לרב ששת?</w:t>
      </w:r>
    </w:p>
    <w:p w:rsidR="00E403F0" w:rsidRPr="00AD695E" w:rsidRDefault="00E403F0" w:rsidP="00E403F0">
      <w:pPr>
        <w:rPr>
          <w:rtl/>
        </w:rPr>
      </w:pPr>
      <w:del w:id="93288" w:author="מנוע מכני" w:date="2026-10-11T12:04:39Z">
        <w:r>
          <w:rPr>
            <w:rtl/>
          </w:rPr>
          <w:delText xml:space="preserve"> </w:delText>
        </w:r>
      </w:del>
      <w:r>
        <w:rPr>
          <w:rtl/>
        </w:rPr>
        <w:t xml:space="preserve">–</w:t>
      </w:r>
      <w:r>
        <w:rPr>
          <w:rFonts w:hint="cs"/>
          <w:rtl/>
        </w:rPr>
        <w:t xml:space="preserve"> </w:t>
      </w:r>
      <w:r>
        <w:rPr>
          <w:rStyle w:val="2fb"/>
          <w:rFonts w:hint="cs"/>
          <w:rtl/>
        </w:rPr>
        <w:t xml:space="preserve">דר</w:t>
      </w:r>
      <w:r>
        <w:rPr>
          <w:rStyle w:val="2fb"/>
          <w:rtl/>
        </w:rPr>
        <w:t>"</w:t>
      </w:r>
      <w:r>
        <w:rPr>
          <w:rStyle w:val="2fb"/>
          <w:rFonts w:hint="cs"/>
          <w:rtl/>
        </w:rPr>
        <w:t xml:space="preserve">א</w:t>
      </w:r>
      <w:r>
        <w:rPr>
          <w:rFonts w:hint="cs"/>
          <w:rtl/>
        </w:rPr>
        <w:t xml:space="preserve"> ניטלה ירך וחלל שלה נבילה </w:t>
      </w:r>
      <w:r>
        <w:rPr>
          <w:rStyle w:val="2fb"/>
          <w:rFonts w:hint="cs"/>
          <w:rtl/>
        </w:rPr>
        <w:t xml:space="preserve">רבא</w:t>
      </w:r>
      <w:r>
        <w:rPr>
          <w:rFonts w:hint="cs"/>
          <w:rtl/>
        </w:rPr>
        <w:t xml:space="preserve"> </w:t>
      </w:r>
      <w:r>
        <w:rPr>
          <w:rStyle w:val="2fb"/>
          <w:rFonts w:hint="cs"/>
          <w:rtl/>
        </w:rPr>
        <w:t xml:space="preserve">כר</w:t>
      </w:r>
      <w:r>
        <w:rPr>
          <w:rStyle w:val="2fb"/>
          <w:rtl/>
        </w:rPr>
        <w:t>"</w:t>
      </w:r>
      <w:r>
        <w:rPr>
          <w:rStyle w:val="2fb"/>
          <w:rFonts w:hint="cs"/>
          <w:rtl/>
        </w:rPr>
        <w:t xml:space="preserve">א</w:t>
      </w:r>
      <w:r>
        <w:rPr>
          <w:rFonts w:hint="cs"/>
          <w:rtl/>
        </w:rPr>
        <w:t xml:space="preserve"> </w:t>
      </w:r>
      <w:r>
        <w:rPr>
          <w:rStyle w:val="2fb"/>
          <w:rFonts w:hint="cs"/>
          <w:rtl/>
        </w:rPr>
        <w:t xml:space="preserve">ור</w:t>
      </w:r>
      <w:r>
        <w:rPr>
          <w:rStyle w:val="2fb"/>
          <w:rtl/>
        </w:rPr>
        <w:t>"</w:t>
      </w:r>
      <w:r>
        <w:rPr>
          <w:rStyle w:val="2fb"/>
          <w:rFonts w:hint="cs"/>
          <w:rtl/>
        </w:rPr>
        <w:t xml:space="preserve">ש</w:t>
      </w:r>
      <w:r>
        <w:rPr>
          <w:rFonts w:hint="cs"/>
          <w:rtl/>
        </w:rPr>
        <w:t xml:space="preserve"> פליג </w:t>
      </w:r>
    </w:p>
    <w:p w:rsidR="00E403F0" w:rsidRPr="00AD695E" w:rsidRDefault="00E403F0" w:rsidP="00E403F0">
      <w:pPr>
        <w:rPr>
          <w:rtl/>
        </w:rPr>
      </w:pPr>
    </w:p>
    <w:p>
      <w:pPr>
        <w:pStyle w:val="38"/>
        <w:rPr>
          <w:ins w:id="93289" w:author="מנוע מכני" w:date="2026-10-11T12:04:39Z"/>
        </w:rPr>
      </w:pPr>
      <w:r w:rsidRPr="00A757C8">
        <w:t xml:space="preserve">מיתיבי:</w:t>
      </w:r>
    </w:p>
    <w:p w:rsidR="00E403F0" w:rsidRPr="00AD695E" w:rsidRDefault="00E403F0" w:rsidP="00E403F0">
      <w:pPr>
        <w:rPr>
          <w:rtl/>
        </w:rPr>
      </w:pPr>
      <w:del w:id="93290" w:author="מנוע מכני" w:date="2026-10-11T12:04:39Z">
        <w:r w:rsidRPr="00A757C8">
          <w:rPr>
            <w:rtl/>
          </w:rPr>
          <w:delText xml:space="preserve"> </w:delText>
        </w:r>
      </w:del>
      <w:r w:rsidRPr="00A757C8">
        <w:rPr>
          <w:rStyle w:val="2fb"/>
          <w:rtl/>
        </w:rPr>
        <w:t xml:space="preserve">רבי</w:t>
      </w:r>
      <w:r w:rsidRPr="00A757C8">
        <w:rPr>
          <w:rtl/>
        </w:rPr>
        <w:t xml:space="preserve"> נראין דברי </w:t>
      </w:r>
      <w:r w:rsidRPr="00A757C8">
        <w:rPr>
          <w:rStyle w:val="2fb"/>
          <w:rtl/>
        </w:rPr>
        <w:t xml:space="preserve">ר"</w:t>
      </w:r>
      <w:r w:rsidRPr="00A757C8">
        <w:rPr>
          <w:rStyle w:val="2fb"/>
          <w:rFonts w:hint="cs"/>
          <w:rtl/>
        </w:rPr>
        <w:t xml:space="preserve">י</w:t>
      </w:r>
      <w:r w:rsidRPr="00A757C8">
        <w:rPr>
          <w:rFonts w:hint="cs"/>
          <w:rtl/>
        </w:rPr>
        <w:t xml:space="preserve"> </w:t>
      </w:r>
      <w:r w:rsidRPr="00A757C8">
        <w:rPr>
          <w:rtl/>
        </w:rPr>
        <w:t xml:space="preserve">בדבר שאין הנשמה תלויה ב</w:t>
      </w:r>
      <w:ins w:id="90023" w:author="מנוע מכני" w:date="2026-10-11T12:04:39Z">
        <w:r>
          <w:rPr>
            <w:rtl/>
          </w:rPr>
          <w:t xml:space="preserve">ו, ו</w:t>
        </w:r>
      </w:ins>
      <w:del w:id="90024" w:author="מנוע מכני" w:date="2026-10-11T12:04:39Z">
        <w:r w:rsidRPr="00A757C8">
          <w:rPr>
            <w:rtl/>
          </w:rPr>
          <w:delText xml:space="preserve">ו</w:delText>
        </w:r>
        <w:r w:rsidRPr="00A757C8">
          <w:rPr>
            <w:rFonts w:hint="cs"/>
            <w:rtl/>
          </w:rPr>
          <w:delText xml:space="preserve">,</w:delText>
        </w:r>
        <w:r w:rsidRPr="00A757C8">
          <w:rPr>
            <w:rtl/>
          </w:rPr>
          <w:delText xml:space="preserve">ו</w:delText>
        </w:r>
      </w:del>
      <w:r w:rsidRPr="00A757C8">
        <w:rPr>
          <w:rtl/>
        </w:rPr>
        <w:t xml:space="preserve">דברי </w:t>
      </w:r>
      <w:r w:rsidRPr="00A757C8">
        <w:rPr>
          <w:rStyle w:val="2fb"/>
          <w:rtl/>
        </w:rPr>
        <w:t xml:space="preserve">רבי יוסי</w:t>
      </w:r>
      <w:r w:rsidRPr="00A757C8">
        <w:rPr>
          <w:rtl/>
        </w:rPr>
        <w:t xml:space="preserve"> בדבר שהנשמה תלויה </w:t>
      </w:r>
      <w:r w:rsidRPr="00A757C8">
        <w:rPr>
          <w:rFonts w:hint="cs"/>
          <w:rtl/>
        </w:rPr>
        <w:t>בו</w:t>
      </w:r>
    </w:p>
    <w:p w:rsidR="00E403F0" w:rsidRPr="00AD695E" w:rsidRDefault="00E403F0" w:rsidP="00E403F0">
      <w:pPr>
        <w:rPr>
          <w:rtl/>
        </w:rPr>
      </w:pPr>
      <w:ins w:id="90458" w:author="מנוע מכני" w:date="2026-10-11T12:04:39Z">
        <w:r>
          <w:rPr>
            <w:rtl/>
          </w:rPr>
          <w:t xml:space="preserve">לא</w:t>
        </w:r>
      </w:ins>
      <w:del w:id="90459" w:author="מנוע מכני" w:date="2026-10-11T12:04:39Z">
        <w:r>
          <w:rPr>
            <w:rtl/>
          </w:rPr>
          <w:delText xml:space="preserve">לאו</w:delText>
        </w:r>
      </w:del>
      <w:r>
        <w:rPr>
          <w:rtl/>
        </w:rPr>
        <w:t xml:space="preserve"> מכלל דפליג </w:t>
      </w:r>
      <w:ins w:id="91178" w:author="מנוע מכני" w:date="2026-10-11T12:04:39Z">
        <w:r>
          <w:rPr>
            <w:rtl/>
          </w:rPr>
          <w:t xml:space="preserve">עליו</w:t>
        </w:r>
      </w:ins>
      <w:del w:id="91179" w:author="מנוע מכני" w:date="2026-10-11T12:04:39Z">
        <w:r>
          <w:rPr>
            <w:rtl/>
          </w:rPr>
          <w:delText xml:space="preserve">עליה</w:delText>
        </w:r>
      </w:del>
      <w:r>
        <w:rPr>
          <w:rtl/>
        </w:rPr>
        <w:t xml:space="preserve"> </w:t>
      </w:r>
      <w:ins w:id="90122" w:author="מנוע מכני" w:date="2026-10-11T12:04:39Z">
        <w:r>
          <w:rPr>
            <w:rStyle w:val="2fb"/>
            <w:rtl/>
          </w:rPr>
          <w:t xml:space="preserve">דר"י</w:t>
        </w:r>
      </w:ins>
      <w:del w:id="90123" w:author="מנוע מכני" w:date="2026-10-11T12:04:39Z">
        <w:r>
          <w:rPr>
            <w:rtl/>
          </w:rPr>
          <w:delText xml:space="preserve">דרבי יהודה</w:delText>
        </w:r>
      </w:del>
      <w:r>
        <w:rPr>
          <w:rtl/>
        </w:rPr>
        <w:t xml:space="preserve">? </w:t>
      </w:r>
    </w:p>
    <w:p w:rsidR="00E403F0" w:rsidRPr="00AD695E" w:rsidRDefault="00E403F0" w:rsidP="00E403F0">
      <w:pPr>
        <w:rPr>
          <w:rtl/>
        </w:rPr>
      </w:pPr>
      <w:r>
        <w:rPr>
          <w:rtl/>
        </w:rPr>
        <w:t xml:space="preserve">בשלמא נראין דברי </w:t>
      </w:r>
      <w:ins w:id="90124" w:author="מנוע מכני" w:date="2026-10-11T12:04:39Z">
        <w:r>
          <w:rPr>
            <w:rStyle w:val="2fb"/>
            <w:rtl/>
          </w:rPr>
          <w:t xml:space="preserve">ר"י</w:t>
        </w:r>
      </w:ins>
      <w:del w:id="90125" w:author="מנוע מכני" w:date="2026-10-11T12:04:39Z">
        <w:r>
          <w:rPr>
            <w:rtl/>
          </w:rPr>
          <w:delText xml:space="preserve">רבי יהודה</w:delText>
        </w:r>
      </w:del>
      <w:r>
        <w:rPr>
          <w:rtl/>
        </w:rPr>
        <w:t xml:space="preserve"> בדבר שאין הנשמה תלויה בו - מכלל דפליג </w:t>
      </w:r>
      <w:ins w:id="91180" w:author="מנוע מכני" w:date="2026-10-11T12:04:39Z">
        <w:r>
          <w:rPr>
            <w:rtl/>
          </w:rPr>
          <w:t xml:space="preserve">עליו</w:t>
        </w:r>
      </w:ins>
      <w:del w:id="91181" w:author="מנוע מכני" w:date="2026-10-11T12:04:39Z">
        <w:r>
          <w:rPr>
            <w:rtl/>
          </w:rPr>
          <w:delText xml:space="preserve">עליה</w:delText>
        </w:r>
      </w:del>
      <w:r>
        <w:rPr>
          <w:rtl/>
        </w:rPr>
        <w:t xml:space="preserve"> </w:t>
      </w:r>
      <w:r>
        <w:rPr>
          <w:rStyle w:val="2fb"/>
          <w:rtl/>
        </w:rPr>
        <w:t xml:space="preserve">דר' יוסי</w:t>
      </w:r>
      <w:r>
        <w:rPr>
          <w:rtl/>
        </w:rPr>
        <w:t xml:space="preserve">, </w:t>
      </w:r>
    </w:p>
    <w:p>
      <w:pPr>
        <w:pStyle w:val="38"/>
        <w:rPr>
          <w:ins w:id="93291" w:author="מנוע מכני" w:date="2026-10-11T12:04:39Z"/>
        </w:rPr>
      </w:pPr>
      <w:r>
        <w:t xml:space="preserve">אלא</w:t>
      </w:r>
    </w:p>
    <w:p w:rsidR="00E403F0" w:rsidRPr="00AD695E" w:rsidRDefault="00E403F0" w:rsidP="00E403F0">
      <w:pPr>
        <w:rPr>
          <w:rtl/>
        </w:rPr>
      </w:pPr>
      <w:del w:id="93292" w:author="מנוע מכני" w:date="2026-10-11T12:04:39Z">
        <w:r>
          <w:rPr>
            <w:rtl/>
          </w:rPr>
          <w:delText xml:space="preserve"> </w:delText>
        </w:r>
      </w:del>
      <w:r>
        <w:rPr>
          <w:rtl/>
        </w:rPr>
        <w:t xml:space="preserve">נראין דברי </w:t>
      </w:r>
      <w:r>
        <w:rPr>
          <w:rStyle w:val="2fb"/>
          <w:rtl/>
        </w:rPr>
        <w:t xml:space="preserve">רבי יוסי</w:t>
      </w:r>
      <w:r>
        <w:rPr>
          <w:rtl/>
        </w:rPr>
        <w:t xml:space="preserve"> בדבר שהנשמה תלויה בו </w:t>
      </w:r>
      <w:ins w:id="90460" w:author="מנוע מכני" w:date="2026-10-11T12:04:39Z">
        <w:r>
          <w:rPr>
            <w:rtl/>
          </w:rPr>
          <w:t xml:space="preserve">לא</w:t>
        </w:r>
      </w:ins>
      <w:del w:id="90461" w:author="מנוע מכני" w:date="2026-10-11T12:04:39Z">
        <w:r>
          <w:rPr>
            <w:rtl/>
          </w:rPr>
          <w:delText xml:space="preserve">לאו</w:delText>
        </w:r>
      </w:del>
      <w:r>
        <w:rPr>
          <w:rtl/>
        </w:rPr>
        <w:t xml:space="preserve"> מכלל דפליג </w:t>
      </w:r>
      <w:ins w:id="91182" w:author="מנוע מכני" w:date="2026-10-11T12:04:39Z">
        <w:r>
          <w:rPr>
            <w:rtl/>
          </w:rPr>
          <w:t xml:space="preserve">עליו</w:t>
        </w:r>
      </w:ins>
      <w:del w:id="91183" w:author="מנוע מכני" w:date="2026-10-11T12:04:39Z">
        <w:r>
          <w:rPr>
            <w:rtl/>
          </w:rPr>
          <w:delText xml:space="preserve">עליה</w:delText>
        </w:r>
      </w:del>
      <w:r>
        <w:rPr>
          <w:rtl/>
        </w:rPr>
        <w:t xml:space="preserve"> </w:t>
      </w:r>
      <w:ins w:id="90126" w:author="מנוע מכני" w:date="2026-10-11T12:04:39Z">
        <w:r>
          <w:rPr>
            <w:rStyle w:val="2fb"/>
            <w:rtl/>
          </w:rPr>
          <w:t xml:space="preserve">דר"י</w:t>
        </w:r>
      </w:ins>
      <w:del w:id="90127" w:author="מנוע מכני" w:date="2026-10-11T12:04:39Z">
        <w:r>
          <w:rPr>
            <w:rtl/>
          </w:rPr>
          <w:delText xml:space="preserve">דרבי יהודה</w:delText>
        </w:r>
      </w:del>
      <w:r>
        <w:rPr>
          <w:rtl/>
        </w:rPr>
        <w:t xml:space="preserve">? </w:t>
      </w:r>
    </w:p>
    <w:p w:rsidR="00E403F0" w:rsidRPr="00AD695E" w:rsidRDefault="00E403F0" w:rsidP="00E403F0">
      <w:pPr>
        <w:rPr>
          <w:rtl/>
        </w:rPr>
      </w:pPr>
      <w:r w:rsidRPr="00217260">
        <w:rPr>
          <w:b/>
          <w:bCs/>
          <w:rtl/>
        </w:rPr>
        <w:t xml:space="preserve">ותיובתא </w:t>
      </w:r>
      <w:ins w:id="90462" w:author="מנוע מכני" w:date="2026-10-11T12:04:39Z">
        <w:r>
          <w:rPr>
            <w:b/>
            <w:bCs/>
            <w:rtl/>
          </w:rPr>
          <w:t xml:space="preserve">דכולם</w:t>
        </w:r>
      </w:ins>
      <w:del w:id="90463" w:author="מנוע מכני" w:date="2026-10-11T12:04:39Z">
        <w:r w:rsidRPr="00217260">
          <w:rPr>
            <w:b/>
            <w:bCs/>
            <w:rtl/>
          </w:rPr>
          <w:delText xml:space="preserve">דכולהו</w:delText>
        </w:r>
      </w:del>
      <w:r w:rsidRPr="00217260">
        <w:rPr>
          <w:b/>
          <w:bCs/>
          <w:rtl/>
        </w:rPr>
        <w:t xml:space="preserve">! </w:t>
      </w:r>
    </w:p>
    <w:p>
      <w:pPr>
        <w:pStyle w:val="38"/>
        <w:rPr>
          <w:ins w:id="93293" w:author="מנוע מכני" w:date="2026-10-11T12:04:39Z"/>
        </w:rPr>
      </w:pPr>
      <w:r>
        <w:t xml:space="preserve">- </w:t>
      </w:r>
      <w:r>
        <w:t xml:space="preserve">לא</w:t>
      </w:r>
      <w:r>
        <w:t xml:space="preserve">, חסורי מיחסרא, וה"</w:t>
      </w:r>
      <w:r>
        <w:t>ק</w:t>
      </w:r>
      <w:r>
        <w:t xml:space="preserve">:</w:t>
      </w:r>
    </w:p>
    <w:p w:rsidR="00E403F0" w:rsidRPr="00AD695E" w:rsidRDefault="00E403F0" w:rsidP="00E403F0">
      <w:pPr>
        <w:pStyle w:val="affffb"/>
        <w:rPr>
          <w:rtl/>
        </w:rPr>
      </w:pPr>
      <w:del w:id="93294" w:author="מנוע מכני" w:date="2026-10-11T12:04:39Z">
        <w:r>
          <w:rPr>
            <w:rtl/>
          </w:rPr>
          <w:delText xml:space="preserve"> </w:delText>
        </w:r>
      </w:del>
      <w:r>
        <w:rPr>
          <w:rtl/>
        </w:rPr>
        <w:t xml:space="preserve">נראין דברי </w:t>
      </w:r>
      <w:r>
        <w:rPr>
          <w:rStyle w:val="2fb"/>
          <w:rtl/>
        </w:rPr>
        <w:t xml:space="preserve">רבי יוסי</w:t>
      </w:r>
      <w:r>
        <w:rPr>
          <w:rtl/>
        </w:rPr>
        <w:t xml:space="preserve"> </w:t>
      </w:r>
      <w:r>
        <w:rPr>
          <w:rStyle w:val="2fb"/>
          <w:rtl/>
        </w:rPr>
        <w:t xml:space="preserve">לר"</w:t>
      </w:r>
      <w:r>
        <w:rPr>
          <w:rStyle w:val="2fb"/>
          <w:rFonts w:hint="cs"/>
          <w:rtl/>
        </w:rPr>
        <w:t>י</w:t>
      </w:r>
      <w:r>
        <w:rPr>
          <w:rtl/>
        </w:rPr>
        <w:t xml:space="preserve"> בדבר שהנשמה תלויה בו, שאף </w:t>
      </w:r>
      <w:r>
        <w:rPr>
          <w:rStyle w:val="2fb"/>
          <w:rtl/>
        </w:rPr>
        <w:t xml:space="preserve">ר"</w:t>
      </w:r>
      <w:r>
        <w:rPr>
          <w:rStyle w:val="2fb"/>
          <w:rFonts w:hint="cs"/>
          <w:rtl/>
        </w:rPr>
        <w:t xml:space="preserve">י</w:t>
      </w:r>
      <w:r>
        <w:rPr>
          <w:rFonts w:hint="cs"/>
          <w:rtl/>
        </w:rPr>
        <w:t xml:space="preserve"> </w:t>
      </w:r>
      <w:r>
        <w:rPr>
          <w:rFonts w:hint="cs"/>
          <w:rtl/>
        </w:rPr>
        <w:t xml:space="preserve">לא</w:t>
      </w:r>
      <w:r>
        <w:rPr>
          <w:rFonts w:hint="cs"/>
          <w:rtl/>
        </w:rPr>
        <w:t xml:space="preserve"> נחלק עליו </w:t>
      </w:r>
      <w:r>
        <w:rPr>
          <w:rtl/>
        </w:rPr>
        <w:t xml:space="preserve">- אלא בדבר שאין הנשמה תלויה בו, אבל בדבר שהנשמה תלויה בו - מודי </w:t>
      </w:r>
      <w:ins w:id="91184" w:author="מנוע מכני" w:date="2026-10-11T12:04:39Z">
        <w:r>
          <w:rPr>
            <w:rtl/>
          </w:rPr>
          <w:t xml:space="preserve">לו</w:t>
        </w:r>
      </w:ins>
      <w:del w:id="91185" w:author="מנוע מכני" w:date="2026-10-11T12:04:39Z">
        <w:r>
          <w:rPr>
            <w:rtl/>
          </w:rPr>
          <w:delText xml:space="preserve">ליה</w:delText>
        </w:r>
      </w:del>
      <w:r>
        <w:rPr>
          <w:rtl/>
        </w:rPr>
        <w:t xml:space="preserve">.</w:t>
      </w:r>
    </w:p>
    <w:p>
      <w:pPr>
        <w:pStyle w:val="38"/>
        <w:rPr>
          <w:ins w:id="93296" w:author="מנוע מכני" w:date="2026-10-11T12:04:39Z"/>
        </w:rPr>
      </w:pPr>
      <w:del w:id="93295" w:author="מנוע מכני" w:date="2026-10-11T12:04:39Z">
        <w:r>
          <w:delText xml:space="preserve">•</w:delText>
        </w:r>
      </w:del>
      <w:r>
        <w:t xml:space="preserve"> בעי רבא:</w:t>
      </w:r>
    </w:p>
    <w:p w:rsidR="00E403F0" w:rsidRPr="00AD695E" w:rsidRDefault="00E403F0" w:rsidP="00E403F0">
      <w:pPr>
        <w:rPr>
          <w:rtl/>
        </w:rPr>
      </w:pPr>
      <w:del w:id="93297" w:author="מנוע מכני" w:date="2026-10-11T12:04:39Z">
        <w:r>
          <w:rPr>
            <w:rtl/>
          </w:rPr>
          <w:delText xml:space="preserve"> </w:delText>
        </w:r>
      </w:del>
      <w:r>
        <w:rPr>
          <w:rtl/>
        </w:rPr>
        <w:t xml:space="preserve">בעוף מהו? בהמה </w:t>
      </w:r>
      <w:r>
        <w:rPr>
          <w:rtl/>
        </w:rPr>
        <w:t xml:space="preserve">אמר</w:t>
      </w:r>
      <w:r>
        <w:rPr>
          <w:rtl/>
        </w:rPr>
        <w:t xml:space="preserve"> </w:t>
      </w:r>
      <w:ins w:id="91186" w:author="מנוע מכני" w:date="2026-10-11T12:04:39Z">
        <w:r>
          <w:rPr>
            <w:rtl/>
          </w:rPr>
          <w:t xml:space="preserve">התורה</w:t>
        </w:r>
      </w:ins>
      <w:del w:id="91187" w:author="מנוע מכני" w:date="2026-10-11T12:04:39Z">
        <w:r>
          <w:rPr>
            <w:rtl/>
          </w:rPr>
          <w:delText xml:space="preserve">רחמנא</w:delText>
        </w:r>
      </w:del>
      <w:r>
        <w:rPr>
          <w:rtl/>
        </w:rPr>
        <w:t xml:space="preserve"> - והא </w:t>
      </w:r>
      <w:ins w:id="90464" w:author="מנוע מכני" w:date="2026-10-11T12:04:39Z">
        <w:r>
          <w:rPr>
            <w:rtl/>
          </w:rPr>
          <w:t xml:space="preserve">לא</w:t>
        </w:r>
      </w:ins>
      <w:del w:id="90465" w:author="מנוע מכני" w:date="2026-10-11T12:04:39Z">
        <w:r>
          <w:rPr>
            <w:rtl/>
          </w:rPr>
          <w:delText xml:space="preserve">לאו</w:delText>
        </w:r>
      </w:del>
      <w:r>
        <w:rPr>
          <w:rtl/>
        </w:rPr>
        <w:t xml:space="preserve"> בהמה היא,</w:t>
      </w:r>
      <w:r w:rsidRPr="00217260">
        <w:rPr>
          <w:b/>
          <w:bCs/>
          <w:rtl/>
        </w:rPr>
        <w:t xml:space="preserve"> </w:t>
      </w:r>
    </w:p>
    <w:p>
      <w:pPr>
        <w:pStyle w:val="38"/>
        <w:rPr>
          <w:ins w:id="93298" w:author="מנוע מכני" w:date="2026-10-11T12:04:39Z"/>
        </w:rPr>
      </w:pPr>
      <w:r w:rsidRPr="00217260">
        <w:t>או"ד</w:t>
      </w:r>
      <w:r>
        <w:t xml:space="preserve">:</w:t>
      </w:r>
    </w:p>
    <w:p w:rsidR="00E403F0" w:rsidRPr="00AD695E" w:rsidRDefault="00E403F0" w:rsidP="00E403F0">
      <w:pPr>
        <w:rPr>
          <w:rtl/>
        </w:rPr>
      </w:pPr>
      <w:del w:id="93299" w:author="מנוע מכני" w:date="2026-10-11T12:04:39Z">
        <w:r>
          <w:rPr>
            <w:rtl/>
          </w:rPr>
          <w:delText xml:space="preserve"> </w:delText>
        </w:r>
      </w:del>
      <w:r>
        <w:rPr>
          <w:rtl/>
        </w:rPr>
        <w:t xml:space="preserve">קרבן </w:t>
      </w:r>
      <w:r>
        <w:rPr>
          <w:rtl/>
        </w:rPr>
        <w:t xml:space="preserve">אמר</w:t>
      </w:r>
      <w:r>
        <w:rPr>
          <w:rtl/>
        </w:rPr>
        <w:t xml:space="preserve"> </w:t>
      </w:r>
      <w:ins w:id="91188" w:author="מנוע מכני" w:date="2026-10-11T12:04:39Z">
        <w:r>
          <w:rPr>
            <w:rtl/>
          </w:rPr>
          <w:t xml:space="preserve">התורה</w:t>
        </w:r>
      </w:ins>
      <w:del w:id="91189" w:author="מנוע מכני" w:date="2026-10-11T12:04:39Z">
        <w:r>
          <w:rPr>
            <w:rtl/>
          </w:rPr>
          <w:delText xml:space="preserve">רחמנא</w:delText>
        </w:r>
      </w:del>
      <w:r>
        <w:rPr>
          <w:rtl/>
        </w:rPr>
        <w:t xml:space="preserve"> - </w:t>
      </w:r>
      <w:ins w:id="91190" w:author="מנוע מכני" w:date="2026-10-11T12:04:39Z">
        <w:r>
          <w:rPr>
            <w:rtl/>
          </w:rPr>
          <w:t xml:space="preserve">וזה</w:t>
        </w:r>
      </w:ins>
      <w:del w:id="91191" w:author="מנוע מכני" w:date="2026-10-11T12:04:39Z">
        <w:r>
          <w:rPr>
            <w:rtl/>
          </w:rPr>
          <w:delText xml:space="preserve">והאי</w:delText>
        </w:r>
      </w:del>
      <w:r>
        <w:rPr>
          <w:rtl/>
        </w:rPr>
        <w:t xml:space="preserve"> </w:t>
      </w:r>
      <w:ins w:id="90466" w:author="מנוע מכני" w:date="2026-10-11T12:04:39Z">
        <w:r>
          <w:rPr>
            <w:rtl/>
          </w:rPr>
          <w:t xml:space="preserve">גם</w:t>
        </w:r>
      </w:ins>
      <w:del w:id="90467" w:author="מנוע מכני" w:date="2026-10-11T12:04:39Z">
        <w:r>
          <w:rPr>
            <w:rtl/>
          </w:rPr>
          <w:delText xml:space="preserve">נמי</w:delText>
        </w:r>
      </w:del>
      <w:r>
        <w:rPr>
          <w:rtl/>
        </w:rPr>
        <w:t xml:space="preserve"> קרבן הוא? </w:t>
      </w:r>
      <w:r w:rsidRPr="00217260">
        <w:rPr>
          <w:b/>
          <w:bCs/>
          <w:rtl/>
        </w:rPr>
        <w:t>תיקו</w:t>
      </w:r>
      <w:r>
        <w:rPr>
          <w:rtl/>
        </w:rPr>
        <w:t>.</w:t>
      </w:r>
    </w:p>
    <w:p>
      <w:pPr>
        <w:pStyle w:val="afffff8"/>
        <w:rPr>
          <w:ins w:id="90167" w:author="קלוד" w:date="2026-10-11T12:25:27Z"/>
        </w:rPr>
      </w:pPr>
      <w:ins w:id="90168" w:author="קלוד" w:date="2026-10-11T12:25:27Z">
        <w:r>
          <w:rPr>
            <w:color w:val="7B3F00"/>
          </w:rPr>
          <w:t xml:space="preserve">הקדיש אבר לדמיו - האם תחול קדושת הגוף</w:t>
        </w:r>
      </w:ins>
    </w:p>
    <w:p>
      <w:pPr>
        <w:pStyle w:val="38"/>
        <w:rPr>
          <w:ins w:id="93301" w:author="מנוע מכני" w:date="2026-10-11T12:04:39Z"/>
        </w:rPr>
      </w:pPr>
      <w:del w:id="93300" w:author="מנוע מכני" w:date="2026-10-11T12:04:39Z">
        <w:r>
          <w:delText xml:space="preserve">•</w:delText>
        </w:r>
      </w:del>
      <w:r>
        <w:t xml:space="preserve"> בעי רבא:</w:t>
      </w:r>
    </w:p>
    <w:p w:rsidR="00E403F0" w:rsidRPr="00AD695E" w:rsidRDefault="00E403F0" w:rsidP="00E403F0">
      <w:pPr>
        <w:rPr>
          <w:rtl/>
        </w:rPr>
      </w:pPr>
      <w:del w:id="93302" w:author="מנוע מכני" w:date="2026-10-11T12:04:39Z">
        <w:r>
          <w:rPr>
            <w:rtl/>
          </w:rPr>
          <w:delText xml:space="preserve"> </w:delText>
        </w:r>
      </w:del>
      <w:r>
        <w:rPr>
          <w:rtl/>
        </w:rPr>
        <w:t xml:space="preserve">הקדיש אבר לדמיו, מהו דתיחות </w:t>
      </w:r>
      <w:ins w:id="91192" w:author="מנוע מכני" w:date="2026-10-11T12:04:39Z">
        <w:r>
          <w:rPr>
            <w:rtl/>
          </w:rPr>
          <w:t xml:space="preserve">לו</w:t>
        </w:r>
      </w:ins>
      <w:del w:id="91193" w:author="מנוע מכני" w:date="2026-10-11T12:04:39Z">
        <w:r>
          <w:rPr>
            <w:rtl/>
          </w:rPr>
          <w:delText xml:space="preserve">ליה</w:delText>
        </w:r>
      </w:del>
      <w:r>
        <w:rPr>
          <w:rtl/>
        </w:rPr>
        <w:t xml:space="preserve"> קדושת הגוף? </w:t>
      </w:r>
      <w:ins w:id="92234" w:author="מנוע מכני" w:date="2026-10-11T12:04:39Z">
        <w:r>
          <w:rPr>
            <w:rFonts w:hint="cs"/>
            <w:rtl/>
          </w:rPr>
          <w:t xml:space="preserve">אם </w:t>
        </w:r>
      </w:ins>
      <w:del w:id="92235" w:author="מנוע מכני" w:date="2026-10-11T12:04:39Z">
        <w:r>
          <w:rPr>
            <w:rFonts w:hint="cs"/>
            <w:rtl/>
          </w:rPr>
          <w:delText xml:space="preserve">אי </w:delText>
        </w:r>
      </w:del>
      <w:r>
        <w:rPr>
          <w:rFonts w:hint="cs"/>
          <w:rtl/>
        </w:rPr>
        <w:t xml:space="preserve">כיון </w:t>
      </w:r>
      <w:ins w:id="90045" w:author="Claude - סמנטי" w:date="2026-10-11T12:20:38Z">
        <w:r>
          <w:rPr>
            <w:rFonts w:hint="cs"/>
            <w:rtl/>
          </w:rPr>
          <w:t xml:space="preserve">שירדה</w:t>
        </w:r>
      </w:ins>
      <w:del w:id="90046" w:author="Claude - סמנטי" w:date="2026-10-11T12:20:38Z">
        <w:r>
          <w:rPr>
            <w:rFonts w:hint="cs"/>
            <w:rtl/>
          </w:rPr>
          <w:delText xml:space="preserve">דנחתא</w:delText>
        </w:r>
      </w:del>
      <w:r>
        <w:rPr>
          <w:rFonts w:hint="cs"/>
          <w:rtl/>
        </w:rPr>
        <w:t xml:space="preserve"> קדושת דמים </w:t>
      </w:r>
      <w:ins w:id="90043" w:author="Claude - סמנטי" w:date="2026-10-11T12:20:38Z">
        <w:r>
          <w:rPr>
            <w:rFonts w:hint="cs"/>
            <w:rtl/>
          </w:rPr>
          <w:t xml:space="preserve">ירדה</w:t>
        </w:r>
      </w:ins>
      <w:del w:id="90044" w:author="Claude - סמנטי" w:date="2026-10-11T12:20:38Z">
        <w:r>
          <w:rPr>
            <w:rFonts w:hint="cs"/>
            <w:rtl/>
          </w:rPr>
          <w:delText xml:space="preserve">נחתא</w:delText>
        </w:r>
      </w:del>
      <w:r>
        <w:rPr>
          <w:rFonts w:hint="cs"/>
          <w:rtl/>
        </w:rPr>
        <w:t xml:space="preserve"> קדושת הגוף ומדאקדשיה לחד אבר אקדשיה לכולה </w:t>
      </w:r>
    </w:p>
    <w:p>
      <w:pPr>
        <w:pStyle w:val="38"/>
        <w:rPr>
          <w:ins w:id="93303" w:author="מנוע מכני" w:date="2026-10-11T12:04:39Z"/>
        </w:rPr>
      </w:pPr>
      <w:r w:rsidRPr="00217260">
        <w:tab/>
      </w:r>
      <w:r w:rsidRPr="00217260">
        <w:t>או</w:t>
      </w:r>
      <w:r w:rsidRPr="00217260">
        <w:t>"</w:t>
      </w:r>
      <w:r w:rsidRPr="00217260">
        <w:t>ד</w:t>
      </w:r>
      <w:r>
        <w:t xml:space="preserve">:</w:t>
      </w:r>
    </w:p>
    <w:p w:rsidR="00E403F0" w:rsidRPr="00AD695E" w:rsidRDefault="00E403F0" w:rsidP="00E403F0">
      <w:pPr>
        <w:rPr>
          <w:rtl/>
        </w:rPr>
      </w:pPr>
      <w:del w:id="93304" w:author="מנוע מכני" w:date="2026-10-11T12:04:39Z">
        <w:r>
          <w:rPr>
            <w:rtl/>
          </w:rPr>
          <w:delText xml:space="preserve"> </w:delText>
        </w:r>
      </w:del>
      <w:r>
        <w:rPr>
          <w:rtl/>
        </w:rPr>
        <w:t xml:space="preserve">חד מגו </w:t>
      </w:r>
      <w:r>
        <w:rPr>
          <w:rtl/>
        </w:rPr>
        <w:t xml:space="preserve">אמר</w:t>
      </w:r>
      <w:r>
        <w:rPr>
          <w:rtl/>
        </w:rPr>
        <w:t xml:space="preserve">, </w:t>
      </w:r>
      <w:ins w:id="91196" w:author="מנוע מכני" w:date="2026-10-11T12:04:39Z">
        <w:r>
          <w:rPr>
            <w:rtl/>
          </w:rPr>
          <w:t xml:space="preserve">שני</w:t>
        </w:r>
      </w:ins>
      <w:del w:id="91197" w:author="מנוע מכני" w:date="2026-10-11T12:04:39Z">
        <w:r>
          <w:rPr>
            <w:rtl/>
          </w:rPr>
          <w:delText xml:space="preserve">תרי</w:delText>
        </w:r>
      </w:del>
      <w:r>
        <w:rPr>
          <w:rtl/>
        </w:rPr>
        <w:t xml:space="preserve"> מגו </w:t>
      </w:r>
      <w:r>
        <w:rPr>
          <w:rtl/>
        </w:rPr>
        <w:t xml:space="preserve">לא</w:t>
      </w:r>
      <w:r>
        <w:rPr>
          <w:rtl/>
        </w:rPr>
        <w:t xml:space="preserve"> </w:t>
      </w:r>
      <w:r>
        <w:rPr>
          <w:rtl/>
        </w:rPr>
        <w:t xml:space="preserve">אמר</w:t>
      </w:r>
      <w:r>
        <w:rPr>
          <w:rtl/>
        </w:rPr>
        <w:t xml:space="preserve">? תפשוט </w:t>
      </w:r>
      <w:ins w:id="91194" w:author="מנוע מכני" w:date="2026-10-11T12:04:39Z">
        <w:r>
          <w:rPr>
            <w:rtl/>
          </w:rPr>
          <w:t xml:space="preserve">משלו</w:t>
        </w:r>
      </w:ins>
      <w:del w:id="91195" w:author="מנוע מכני" w:date="2026-10-11T12:04:39Z">
        <w:r>
          <w:rPr>
            <w:rtl/>
          </w:rPr>
          <w:delText xml:space="preserve">מדידיה</w:delText>
        </w:r>
      </w:del>
      <w:r>
        <w:rPr>
          <w:rtl/>
        </w:rPr>
        <w:t xml:space="preserve">, </w:t>
      </w:r>
    </w:p>
    <w:p>
      <w:pPr>
        <w:pStyle w:val="38"/>
        <w:rPr>
          <w:ins w:id="93305" w:author="מנוע מכני" w:date="2026-10-11T12:04:39Z"/>
        </w:rPr>
      </w:pPr>
      <w:r>
        <w:t xml:space="preserve">דרבא:</w:t>
      </w:r>
    </w:p>
    <w:p w:rsidR="00E403F0" w:rsidRPr="00AD695E" w:rsidRDefault="00E403F0" w:rsidP="00E403F0">
      <w:pPr>
        <w:rPr>
          <w:rtl/>
        </w:rPr>
      </w:pPr>
      <w:del w:id="93306" w:author="מנוע מכני" w:date="2026-10-11T12:04:39Z">
        <w:r>
          <w:rPr>
            <w:rtl/>
          </w:rPr>
          <w:delText xml:space="preserve"> </w:delText>
        </w:r>
      </w:del>
      <w:r>
        <w:rPr>
          <w:rtl/>
        </w:rPr>
        <w:t xml:space="preserve">הקדיש זכר לדמיו קדוש קדושת הגוף! </w:t>
      </w:r>
      <w:ins w:id="90468" w:author="מנוע מכני" w:date="2026-10-11T12:04:39Z">
        <w:r>
          <w:rPr>
            <w:rtl/>
          </w:rPr>
          <w:t xml:space="preserve">שם</w:t>
        </w:r>
      </w:ins>
      <w:del w:id="90469" w:author="מנוע מכני" w:date="2026-10-11T12:04:39Z">
        <w:r>
          <w:rPr>
            <w:rtl/>
          </w:rPr>
          <w:delText xml:space="preserve">התם</w:delText>
        </w:r>
      </w:del>
      <w:r>
        <w:rPr>
          <w:rtl/>
        </w:rPr>
        <w:t xml:space="preserve"> </w:t>
      </w:r>
      <w:r>
        <w:rPr>
          <w:rFonts w:hint="cs"/>
          <w:rtl/>
        </w:rPr>
        <w:t>הקדיש להכל</w:t>
      </w:r>
      <w:r>
        <w:rPr>
          <w:rtl/>
        </w:rPr>
        <w:t xml:space="preserve">, </w:t>
      </w:r>
      <w:ins w:id="90470" w:author="מנוע מכני" w:date="2026-10-11T12:04:39Z">
        <w:r>
          <w:rPr>
            <w:rtl/>
          </w:rPr>
          <w:t xml:space="preserve">כאן</w:t>
        </w:r>
      </w:ins>
      <w:del w:id="90471" w:author="מנוע מכני" w:date="2026-10-11T12:04:39Z">
        <w:r>
          <w:rPr>
            <w:rtl/>
          </w:rPr>
          <w:delText xml:space="preserve">הכא</w:delText>
        </w:r>
      </w:del>
      <w:r>
        <w:rPr>
          <w:rtl/>
        </w:rPr>
        <w:t xml:space="preserve"> </w:t>
      </w:r>
      <w:r>
        <w:rPr>
          <w:rFonts w:hint="cs"/>
          <w:rtl/>
        </w:rPr>
        <w:t>הקדיש ל</w:t>
      </w:r>
      <w:r>
        <w:rPr>
          <w:rtl/>
        </w:rPr>
        <w:t>אבר</w:t>
      </w:r>
      <w:r>
        <w:rPr>
          <w:rFonts w:hint="cs"/>
          <w:rtl/>
        </w:rPr>
        <w:t xml:space="preserve"> אחד </w:t>
      </w:r>
      <w:ins w:id="91198" w:author="מנוע מכני" w:date="2026-10-11T12:04:39Z">
        <w:r>
          <w:rPr>
            <w:rtl/>
          </w:rPr>
          <w:t xml:space="preserve">מה</w:t>
        </w:r>
      </w:ins>
      <w:del w:id="91199" w:author="מנוע מכני" w:date="2026-10-11T12:04:39Z">
        <w:r>
          <w:rPr>
            <w:rtl/>
          </w:rPr>
          <w:delText xml:space="preserve">מאי</w:delText>
        </w:r>
      </w:del>
      <w:r>
        <w:rPr>
          <w:rtl/>
        </w:rPr>
        <w:t xml:space="preserve">?</w:t>
      </w:r>
      <w:r>
        <w:rPr>
          <w:rFonts w:hint="cs"/>
          <w:rtl/>
        </w:rPr>
        <w:t xml:space="preserve"> </w:t>
      </w:r>
      <w:r w:rsidRPr="00217260">
        <w:rPr>
          <w:b/>
          <w:bCs/>
          <w:rtl/>
        </w:rPr>
        <w:t>תיקו</w:t>
      </w:r>
      <w:r>
        <w:rPr>
          <w:rtl/>
        </w:rPr>
        <w:t>.</w:t>
      </w:r>
    </w:p>
    <w:p w:rsidR="00E403F0" w:rsidRPr="00AD695E" w:rsidRDefault="00E403F0" w:rsidP="00E403F0">
      <w:pPr>
        <w:rPr>
          <w:rtl/>
        </w:rPr>
      </w:pPr>
    </w:p>
    <w:p>
      <w:pPr>
        <w:pStyle w:val="38"/>
        <w:rPr>
          <w:ins w:id="93308" w:author="מנוע מכני" w:date="2026-10-11T12:04:39Z"/>
        </w:rPr>
      </w:pPr>
      <w:del w:id="93307" w:author="מנוע מכני" w:date="2026-10-11T12:04:39Z">
        <w:r>
          <w:delText xml:space="preserve">•</w:delText>
        </w:r>
      </w:del>
      <w:r>
        <w:t xml:space="preserve"> בעי מרבא:</w:t>
      </w:r>
    </w:p>
    <w:p w:rsidR="00E403F0" w:rsidRPr="00AD695E" w:rsidRDefault="00E403F0" w:rsidP="00E403F0">
      <w:pPr>
        <w:rPr>
          <w:rtl/>
        </w:rPr>
      </w:pPr>
      <w:del w:id="93309" w:author="מנוע מכני" w:date="2026-10-11T12:04:39Z">
        <w:r>
          <w:rPr>
            <w:rtl/>
          </w:rPr>
          <w:delText xml:space="preserve"> </w:delText>
        </w:r>
      </w:del>
      <w:r>
        <w:rPr>
          <w:rtl/>
        </w:rPr>
        <w:t xml:space="preserve">הקדיש חד אבר, מהו בגיזה? </w:t>
      </w:r>
    </w:p>
    <w:p>
      <w:pPr>
        <w:pStyle w:val="38"/>
        <w:rPr>
          <w:ins w:id="93310" w:author="מנוע מכני" w:date="2026-10-11T12:04:39Z"/>
        </w:rPr>
      </w:pPr>
      <w:r>
        <w:t>וא</w:t>
      </w:r>
      <w:r>
        <w:t>"</w:t>
      </w:r>
      <w:r>
        <w:t xml:space="preserve">א</w:t>
      </w:r>
    </w:p>
    <w:p w:rsidR="00E403F0" w:rsidRPr="00AD695E" w:rsidRDefault="00E403F0" w:rsidP="00E403F0">
      <w:pPr>
        <w:rPr>
          <w:rtl/>
        </w:rPr>
      </w:pPr>
      <w:del w:id="93311" w:author="מנוע מכני" w:date="2026-10-11T12:04:39Z">
        <w:r>
          <w:rPr>
            <w:rFonts w:hint="cs"/>
            <w:rtl/>
          </w:rPr>
          <w:delText xml:space="preserve"> </w:delText>
        </w:r>
      </w:del>
      <w:r>
        <w:rPr>
          <w:rFonts w:hint="cs"/>
          <w:rtl/>
        </w:rPr>
        <w:t xml:space="preserve">לפשוט מהך ד'</w:t>
      </w:r>
      <w:ins w:id="90359" w:author="Claude - סמנטי" w:date="2026-10-11T12:20:38Z">
        <w:r>
          <w:rPr>
            <w:rStyle w:val="afffff0"/>
            <w:rtl/>
          </w:rPr>
          <w:t xml:space="preserve">לֹא תָגוֹז בְּכוֹר צֹאנֶךָ</w:t>
        </w:r>
      </w:ins>
      <w:del w:id="90360" w:author="Claude - סמנטי" w:date="2026-10-11T12:20:38Z">
        <w:r>
          <w:rPr>
            <w:rtl/>
          </w:rPr>
          <w:delText xml:space="preserve">לא תגוז בכור צאנך</w:delText>
        </w:r>
      </w:del>
      <w:r>
        <w:rPr>
          <w:rFonts w:hint="cs"/>
          <w:rtl/>
        </w:rPr>
        <w:t>'</w:t>
      </w:r>
      <w:r>
        <w:rPr>
          <w:rtl/>
        </w:rPr>
        <w:t xml:space="preserve"> אבל אתה גוזז בשלך ושל אחרים </w:t>
      </w:r>
    </w:p>
    <w:p w:rsidR="00E403F0" w:rsidRPr="00AD695E" w:rsidRDefault="00E403F0" w:rsidP="00E403F0">
      <w:pPr>
        <w:rPr>
          <w:rtl/>
        </w:rPr>
      </w:pPr>
      <w:ins w:id="90472" w:author="מנוע מכני" w:date="2026-10-11T12:04:39Z">
        <w:r>
          <w:rPr>
            <w:rFonts w:hint="cs"/>
            <w:rtl/>
          </w:rPr>
          <w:t xml:space="preserve">דשם</w:t>
        </w:r>
      </w:ins>
      <w:del w:id="90473" w:author="מנוע מכני" w:date="2026-10-11T12:04:39Z">
        <w:r>
          <w:rPr>
            <w:rFonts w:hint="cs"/>
            <w:rtl/>
          </w:rPr>
          <w:delText xml:space="preserve">ד</w:delText>
        </w:r>
        <w:r>
          <w:rPr>
            <w:rtl/>
          </w:rPr>
          <w:delText xml:space="preserve">התם</w:delText>
        </w:r>
      </w:del>
      <w:r>
        <w:rPr>
          <w:rtl/>
        </w:rPr>
        <w:t xml:space="preserve"> - </w:t>
      </w:r>
      <w:r>
        <w:rPr>
          <w:rtl/>
        </w:rPr>
        <w:t xml:space="preserve">לא</w:t>
      </w:r>
      <w:r>
        <w:rPr>
          <w:rtl/>
        </w:rPr>
        <w:t xml:space="preserve"> </w:t>
      </w:r>
      <w:ins w:id="90049" w:author="Claude - סמנטי" w:date="2026-10-11T12:20:38Z">
        <w:r>
          <w:rPr>
            <w:rtl/>
          </w:rPr>
          <w:t xml:space="preserve">ירדה</w:t>
        </w:r>
      </w:ins>
      <w:del w:id="90050" w:author="Claude - סמנטי" w:date="2026-10-11T12:20:38Z">
        <w:r>
          <w:rPr>
            <w:rtl/>
          </w:rPr>
          <w:delText xml:space="preserve">נחתא</w:delText>
        </w:r>
      </w:del>
      <w:r>
        <w:rPr>
          <w:rtl/>
        </w:rPr>
        <w:t xml:space="preserve"> קדושה כלל, </w:t>
      </w:r>
      <w:ins w:id="90474" w:author="מנוע מכני" w:date="2026-10-11T12:04:39Z">
        <w:r>
          <w:rPr>
            <w:rtl/>
          </w:rPr>
          <w:t xml:space="preserve">כאן</w:t>
        </w:r>
      </w:ins>
      <w:del w:id="90475" w:author="מנוע מכני" w:date="2026-10-11T12:04:39Z">
        <w:r>
          <w:rPr>
            <w:rtl/>
          </w:rPr>
          <w:delText xml:space="preserve">הכא</w:delText>
        </w:r>
      </w:del>
      <w:r>
        <w:rPr>
          <w:rtl/>
        </w:rPr>
        <w:t xml:space="preserve"> - </w:t>
      </w:r>
      <w:ins w:id="90047" w:author="Claude - סמנטי" w:date="2026-10-11T12:20:38Z">
        <w:r>
          <w:rPr>
            <w:rtl/>
          </w:rPr>
          <w:t xml:space="preserve">ירדה</w:t>
        </w:r>
      </w:ins>
      <w:del w:id="90048" w:author="Claude - סמנטי" w:date="2026-10-11T12:20:38Z">
        <w:r>
          <w:rPr>
            <w:rtl/>
          </w:rPr>
          <w:delText xml:space="preserve">נחתא</w:delText>
        </w:r>
      </w:del>
      <w:r>
        <w:rPr>
          <w:rtl/>
        </w:rPr>
        <w:t xml:space="preserve"> </w:t>
      </w:r>
      <w:ins w:id="91200" w:author="מנוע מכני" w:date="2026-10-11T12:04:39Z">
        <w:r>
          <w:rPr>
            <w:rtl/>
          </w:rPr>
          <w:t xml:space="preserve">לו</w:t>
        </w:r>
      </w:ins>
      <w:del w:id="91201" w:author="מנוע מכני" w:date="2026-10-11T12:04:39Z">
        <w:r>
          <w:rPr>
            <w:rtl/>
          </w:rPr>
          <w:delText xml:space="preserve">ליה</w:delText>
        </w:r>
      </w:del>
      <w:r>
        <w:rPr>
          <w:rtl/>
        </w:rPr>
        <w:t xml:space="preserve"> קדושה.</w:t>
      </w:r>
    </w:p>
    <w:p>
      <w:pPr>
        <w:pStyle w:val="38"/>
        <w:rPr>
          <w:ins w:id="93312" w:author="מנוע מכני" w:date="2026-10-11T12:04:39Z"/>
        </w:rPr>
      </w:pPr>
      <w:r>
        <w:t>ל</w:t>
      </w:r>
      <w:r>
        <w:t>"</w:t>
      </w:r>
      <w:r>
        <w:t>א</w:t>
      </w:r>
      <w:r>
        <w:t xml:space="preserve">:</w:t>
      </w:r>
    </w:p>
    <w:p w:rsidR="00E403F0" w:rsidRPr="00AD695E" w:rsidRDefault="00E403F0" w:rsidP="00E403F0">
      <w:pPr>
        <w:rPr>
          <w:rtl/>
        </w:rPr>
      </w:pPr>
      <w:del w:id="93313" w:author="מנוע מכני" w:date="2026-10-11T12:04:39Z">
        <w:r>
          <w:rPr>
            <w:rtl/>
          </w:rPr>
          <w:delText xml:space="preserve"> </w:delText>
        </w:r>
      </w:del>
      <w:ins w:id="90476" w:author="מנוע מכני" w:date="2026-10-11T12:04:39Z">
        <w:r>
          <w:rPr>
            <w:rtl/>
          </w:rPr>
          <w:t xml:space="preserve">שם</w:t>
        </w:r>
      </w:ins>
      <w:del w:id="90477" w:author="מנוע מכני" w:date="2026-10-11T12:04:39Z">
        <w:r>
          <w:rPr>
            <w:rtl/>
          </w:rPr>
          <w:delText xml:space="preserve">התם</w:delText>
        </w:r>
      </w:del>
      <w:r>
        <w:rPr>
          <w:rtl/>
        </w:rPr>
        <w:t xml:space="preserve"> - אין בידו להקדישו, </w:t>
      </w:r>
      <w:ins w:id="90478" w:author="מנוע מכני" w:date="2026-10-11T12:04:39Z">
        <w:r>
          <w:rPr>
            <w:rtl/>
          </w:rPr>
          <w:t xml:space="preserve">כאן</w:t>
        </w:r>
      </w:ins>
      <w:del w:id="90479" w:author="מנוע מכני" w:date="2026-10-11T12:04:39Z">
        <w:r>
          <w:rPr>
            <w:rtl/>
          </w:rPr>
          <w:delText xml:space="preserve">הכא</w:delText>
        </w:r>
      </w:del>
      <w:r>
        <w:rPr>
          <w:rtl/>
        </w:rPr>
        <w:t xml:space="preserve"> - בידו להקדישו.</w:t>
      </w:r>
    </w:p>
    <w:p w:rsidR="00E403F0" w:rsidRPr="00AD695E" w:rsidRDefault="00E403F0" w:rsidP="00E403F0">
      <w:pPr>
        <w:rPr>
          <w:rtl/>
        </w:rPr>
      </w:pPr>
    </w:p>
    <w:p>
      <w:pPr>
        <w:pStyle w:val="38"/>
        <w:rPr>
          <w:ins w:id="93314" w:author="מנוע מכני" w:date="2026-10-11T12:04:39Z"/>
        </w:rPr>
      </w:pPr>
      <w:del w:id="90056" w:author="מנוע מכני" w:date="2026-10-11T12:04:39Z">
        <w:r w:rsidRPr="00217260">
          <w:lastRenderedPageBreak/>
          <w:delText xml:space="preserve"> </w:delText>
        </w:r>
      </w:del>
      <w:r w:rsidRPr="00217260">
        <w:t xml:space="preserve">בעא אביי מרבא:</w:t>
      </w:r>
    </w:p>
    <w:p w:rsidR="00E403F0" w:rsidRPr="00AD695E" w:rsidRDefault="00E403F0" w:rsidP="00E403F0">
      <w:pPr>
        <w:rPr>
          <w:rtl/>
        </w:rPr>
      </w:pPr>
      <w:del w:id="93315" w:author="מנוע מכני" w:date="2026-10-11T12:04:39Z">
        <w:r w:rsidRPr="00217260">
          <w:rPr>
            <w:b/>
            <w:bCs/>
            <w:rtl/>
          </w:rPr>
          <w:delText xml:space="preserve"> </w:delText>
        </w:r>
      </w:del>
      <w:r w:rsidRPr="00217260">
        <w:rPr>
          <w:b/>
          <w:bCs/>
          <w:rtl/>
        </w:rPr>
        <w:t xml:space="preserve">הקדיש עורה מהו בעבודה? </w:t>
      </w:r>
    </w:p>
    <w:p>
      <w:pPr>
        <w:pStyle w:val="38"/>
        <w:rPr>
          <w:ins w:id="93316" w:author="מנוע מכני" w:date="2026-10-11T12:04:39Z"/>
        </w:rPr>
      </w:pPr>
      <w:r w:rsidRPr="00DC5F70">
        <w:t>ת</w:t>
      </w:r>
      <w:r w:rsidRPr="00DC5F70">
        <w:t>"</w:t>
      </w:r>
      <w:r w:rsidRPr="00DC5F70">
        <w:t>ש</w:t>
      </w:r>
      <w:r w:rsidRPr="00DC5F70">
        <w:t xml:space="preserve">:</w:t>
      </w:r>
    </w:p>
    <w:p w:rsidR="00E403F0" w:rsidRPr="00DC5F70" w:rsidRDefault="00E403F0" w:rsidP="00E403F0">
      <w:pPr>
        <w:rPr>
          <w:spacing w:val="-2"/>
          <w:rtl/>
        </w:rPr>
      </w:pPr>
      <w:del w:id="93317" w:author="מנוע מכני" w:date="2026-10-11T12:04:39Z">
        <w:r w:rsidRPr="00DC5F70">
          <w:rPr>
            <w:spacing w:val="-2"/>
            <w:rtl/>
          </w:rPr>
          <w:delText xml:space="preserve"> </w:delText>
        </w:r>
      </w:del>
      <w:r w:rsidRPr="00DC5F70">
        <w:rPr>
          <w:spacing w:val="-2"/>
          <w:rtl/>
        </w:rPr>
        <w:t xml:space="preserve">האומר מה שבמעיה של זו עולה - מותרת בגיזה ואסורה בעבודה, מפני כחוש עובר שבה.</w:t>
      </w:r>
    </w:p>
    <w:p>
      <w:pPr>
        <w:pStyle w:val="38"/>
        <w:rPr>
          <w:ins w:id="93318" w:author="מנוע מכני" w:date="2026-10-11T12:04:39Z"/>
        </w:rPr>
      </w:pPr>
      <w:r w:rsidRPr="00DC5F70">
        <w:t>א</w:t>
      </w:r>
      <w:r w:rsidRPr="00DC5F70">
        <w:t>"</w:t>
      </w:r>
      <w:r w:rsidRPr="00DC5F70">
        <w:t>ל</w:t>
      </w:r>
      <w:r w:rsidRPr="00DC5F70">
        <w:t xml:space="preserve">:</w:t>
      </w:r>
    </w:p>
    <w:p w:rsidR="00E403F0" w:rsidRPr="00DC5F70" w:rsidRDefault="00E403F0" w:rsidP="00E403F0">
      <w:pPr>
        <w:rPr>
          <w:spacing w:val="-2"/>
          <w:rtl/>
        </w:rPr>
      </w:pPr>
      <w:del w:id="93319" w:author="מנוע מכני" w:date="2026-10-11T12:04:39Z">
        <w:r w:rsidRPr="00DC5F70">
          <w:rPr>
            <w:spacing w:val="-2"/>
            <w:rtl/>
          </w:rPr>
          <w:delText xml:space="preserve"> </w:delText>
        </w:r>
      </w:del>
      <w:r w:rsidRPr="00DC5F70">
        <w:rPr>
          <w:spacing w:val="-2"/>
          <w:rtl/>
        </w:rPr>
        <w:t xml:space="preserve">כי קתני אסורה בעבודה</w:t>
      </w:r>
      <w:ins w:id="91768" w:author="מנוע מכני" w:date="2026-10-11T12:04:39Z">
        <w:r>
          <w:rPr>
            <w:spacing w:val="-2"/>
            <w:rtl/>
          </w:rPr>
          <w:t xml:space="preserve"> </w:t>
        </w:r>
      </w:ins>
      <w:del w:id="91769" w:author="מנוע מכני" w:date="2026-10-11T12:04:39Z">
        <w:r w:rsidRPr="00DC5F70">
          <w:rPr>
            <w:spacing w:val="-2"/>
            <w:rtl/>
          </w:rPr>
          <w:delText xml:space="preserve">  </w:delText>
        </w:r>
      </w:del>
      <w:r w:rsidRPr="00DC5F70">
        <w:rPr>
          <w:spacing w:val="-2"/>
          <w:rtl/>
        </w:rPr>
        <w:t xml:space="preserve">מדרבנן</w:t>
      </w:r>
      <w:r w:rsidRPr="00DC5F70">
        <w:rPr>
          <w:rFonts w:hint="cs"/>
          <w:spacing w:val="-2"/>
          <w:rtl/>
        </w:rPr>
        <w:t xml:space="preserve"> דמיכחשה וגזרו בה רבנן </w:t>
      </w:r>
      <w:r w:rsidRPr="00DC5F70">
        <w:rPr>
          <w:rFonts w:hint="cs"/>
          <w:spacing w:val="-2"/>
          <w:rtl/>
        </w:rPr>
        <w:t xml:space="preserve">משא</w:t>
      </w:r>
      <w:r w:rsidRPr="00DC5F70">
        <w:rPr>
          <w:spacing w:val="-2"/>
          <w:rtl/>
        </w:rPr>
        <w:t>"</w:t>
      </w:r>
      <w:r w:rsidRPr="00DC5F70">
        <w:rPr>
          <w:rFonts w:hint="cs"/>
          <w:spacing w:val="-2"/>
          <w:rtl/>
        </w:rPr>
        <w:t xml:space="preserve">כ</w:t>
      </w:r>
      <w:r w:rsidRPr="00DC5F70">
        <w:rPr>
          <w:rFonts w:hint="cs"/>
          <w:spacing w:val="-2"/>
          <w:rtl/>
        </w:rPr>
        <w:t xml:space="preserve"> בגיזה דלא מיכחשה</w:t>
      </w:r>
      <w:r w:rsidRPr="00DC5F70">
        <w:rPr>
          <w:spacing w:val="-2"/>
          <w:rtl/>
        </w:rPr>
        <w:t>.</w:t>
      </w:r>
      <w:r w:rsidRPr="00DC5F70">
        <w:rPr>
          <w:rFonts w:hint="cs"/>
          <w:spacing w:val="-2"/>
          <w:rtl/>
        </w:rPr>
        <w:t>-</w:t>
      </w:r>
    </w:p>
    <w:p w:rsidR="00E403F0" w:rsidRPr="00AD695E" w:rsidRDefault="00E403F0" w:rsidP="00E403F0">
      <w:pPr>
        <w:rPr>
          <w:rtl/>
        </w:rPr>
      </w:pPr>
    </w:p>
    <w:p>
      <w:pPr>
        <w:pStyle w:val="afffff8"/>
        <w:rPr>
          <w:ins w:id="90165" w:author="קלוד" w:date="2026-10-11T12:25:27Z"/>
        </w:rPr>
      </w:pPr>
      <w:ins w:id="90166" w:author="קלוד" w:date="2026-10-11T12:25:27Z">
        <w:r>
          <w:rPr>
            <w:color w:val="7B3F00"/>
          </w:rPr>
          <w:t xml:space="preserve">ולד קדשים - שחיטת האם בפנים ובחוץ</w:t>
        </w:r>
      </w:ins>
    </w:p>
    <w:p>
      <w:pPr>
        <w:pStyle w:val="38"/>
        <w:rPr>
          <w:ins w:id="93320" w:author="מנוע מכני" w:date="2026-10-11T12:04:39Z"/>
        </w:rPr>
      </w:pPr>
      <w:del w:id="90057" w:author="מנוע מכני" w:date="2026-10-11T12:04:39Z">
        <w:r>
          <w:delText xml:space="preserve"> </w:delText>
        </w:r>
      </w:del>
      <w:r w:rsidRPr="00217260">
        <w:t>בעא אביי מרב יוסף</w:t>
      </w:r>
      <w:r>
        <w:t xml:space="preserve">:</w:t>
      </w:r>
    </w:p>
    <w:p w:rsidR="00E403F0" w:rsidRPr="00AD695E" w:rsidRDefault="00E403F0" w:rsidP="00E403F0">
      <w:pPr>
        <w:rPr>
          <w:rtl/>
        </w:rPr>
      </w:pPr>
      <w:del w:id="93321" w:author="מנוע מכני" w:date="2026-10-11T12:04:39Z">
        <w:r>
          <w:rPr>
            <w:rtl/>
          </w:rPr>
          <w:delText xml:space="preserve"> </w:delText>
        </w:r>
      </w:del>
      <w:r>
        <w:rPr>
          <w:rtl/>
        </w:rPr>
        <w:t xml:space="preserve">היא שלמ</w:t>
      </w:r>
      <w:r>
        <w:rPr>
          <w:rFonts w:hint="cs"/>
          <w:rtl/>
        </w:rPr>
        <w:t>ים</w:t>
      </w:r>
      <w:r>
        <w:rPr>
          <w:rtl/>
        </w:rPr>
        <w:t xml:space="preserve"> וולדה חולין, ושחטה בפנים, מהו? </w:t>
      </w:r>
    </w:p>
    <w:p w:rsidR="00E403F0" w:rsidRPr="00AD695E" w:rsidRDefault="00E403F0" w:rsidP="00E403F0">
      <w:pPr>
        <w:rPr>
          <w:rtl/>
        </w:rPr>
      </w:pPr>
      <w:r>
        <w:rPr>
          <w:rtl/>
        </w:rPr>
        <w:t xml:space="preserve">למ"ד</w:t>
      </w:r>
      <w:r>
        <w:rPr>
          <w:rtl/>
        </w:rPr>
        <w:t xml:space="preserve"> ולדי קדשים בהוייתן הן קדושין, מי הוי חולין בעזרה או </w:t>
      </w:r>
      <w:r>
        <w:rPr>
          <w:rtl/>
        </w:rPr>
        <w:t xml:space="preserve">לא</w:t>
      </w:r>
      <w:r>
        <w:rPr>
          <w:rtl/>
        </w:rPr>
        <w:t xml:space="preserve">? </w:t>
      </w:r>
    </w:p>
    <w:p w:rsidR="00E403F0" w:rsidRPr="00AD695E" w:rsidRDefault="00E403F0" w:rsidP="00E403F0">
      <w:pPr>
        <w:pStyle w:val="afff3"/>
        <w:framePr w:wrap="around"/>
        <w:spacing w:line="240" w:lineRule="exact"/>
        <w:rPr>
          <w:rtl/>
        </w:rPr>
      </w:pPr>
      <w:r w:rsidRPr="009239E9">
        <w:rPr>
          <w:rFonts w:hint="cs"/>
          <w:szCs w:val="18"/>
          <w:rtl/>
        </w:rPr>
        <w:t>יב.</w:t>
      </w:r>
    </w:p>
    <w:p>
      <w:pPr>
        <w:pStyle w:val="38"/>
        <w:rPr>
          <w:ins w:id="93322" w:author="מנוע מכני" w:date="2026-10-11T12:04:39Z"/>
        </w:rPr>
      </w:pPr>
      <w:r>
        <w:t xml:space="preserve">א"ל</w:t>
      </w:r>
      <w:r>
        <w:t xml:space="preserve">:</w:t>
      </w:r>
    </w:p>
    <w:p w:rsidR="00E403F0" w:rsidRPr="00AD695E" w:rsidRDefault="00E403F0" w:rsidP="00E403F0">
      <w:pPr>
        <w:rPr>
          <w:rtl/>
        </w:rPr>
      </w:pPr>
      <w:del w:id="93323" w:author="מנוע מכני" w:date="2026-10-11T12:04:39Z">
        <w:r>
          <w:rPr>
            <w:rtl/>
          </w:rPr>
          <w:delText xml:space="preserve"> </w:delText>
        </w:r>
      </w:del>
      <w:r>
        <w:rPr>
          <w:rtl/>
        </w:rPr>
        <w:t xml:space="preserve">מי קרינא </w:t>
      </w:r>
      <w:ins w:id="91202" w:author="מנוע מכני" w:date="2026-10-11T12:04:39Z">
        <w:r>
          <w:rPr>
            <w:rtl/>
          </w:rPr>
          <w:t xml:space="preserve">בו</w:t>
        </w:r>
      </w:ins>
      <w:del w:id="91203" w:author="מנוע מכני" w:date="2026-10-11T12:04:39Z">
        <w:r>
          <w:rPr>
            <w:rtl/>
          </w:rPr>
          <w:delText xml:space="preserve">ביה</w:delText>
        </w:r>
      </w:del>
      <w:r>
        <w:rPr>
          <w:rtl/>
        </w:rPr>
        <w:t xml:space="preserve"> </w:t>
      </w:r>
      <w:r>
        <w:rPr>
          <w:rFonts w:hint="cs"/>
          <w:rtl/>
        </w:rPr>
        <w:t>'</w:t>
      </w:r>
      <w:ins w:id="90361" w:author="Claude - סמנטי" w:date="2026-10-11T12:20:38Z">
        <w:r>
          <w:rPr>
            <w:rStyle w:val="afffff0"/>
            <w:rtl/>
          </w:rPr>
          <w:t xml:space="preserve">כִּי יִרְחַק מִמְּךָ הַמָּקוֹם וְזָבַחְתָּ</w:t>
        </w:r>
      </w:ins>
      <w:del w:id="90362" w:author="Claude - סמנטי" w:date="2026-10-11T12:20:38Z">
        <w:r>
          <w:rPr>
            <w:rtl/>
          </w:rPr>
          <w:delText xml:space="preserve">כי ירחק ממך המקום וזבחת</w:delText>
        </w:r>
      </w:del>
      <w:r>
        <w:rPr>
          <w:rFonts w:hint="cs"/>
          <w:rtl/>
        </w:rPr>
        <w:t>'</w:t>
      </w:r>
      <w:r>
        <w:rPr>
          <w:rtl/>
        </w:rPr>
        <w:t xml:space="preserve">? </w:t>
      </w:r>
    </w:p>
    <w:p w:rsidR="00E403F0" w:rsidRPr="00AD695E" w:rsidRDefault="00E403F0" w:rsidP="00E403F0">
      <w:pPr>
        <w:rPr>
          <w:rtl/>
        </w:rPr>
      </w:pPr>
    </w:p>
    <w:p>
      <w:pPr>
        <w:pStyle w:val="38"/>
        <w:rPr>
          <w:ins w:id="93324" w:author="מנוע מכני" w:date="2026-10-11T12:04:39Z"/>
        </w:rPr>
      </w:pPr>
      <w:del w:id="90058" w:author="מנוע מכני" w:date="2026-10-11T12:04:39Z">
        <w:r>
          <w:delText xml:space="preserve"> </w:delText>
        </w:r>
      </w:del>
      <w:r w:rsidRPr="00217260">
        <w:t>בעי אביי מרב יוסף</w:t>
      </w:r>
      <w:r>
        <w:t xml:space="preserve">:</w:t>
      </w:r>
    </w:p>
    <w:p w:rsidR="00E403F0" w:rsidRPr="00AD695E" w:rsidRDefault="00E403F0" w:rsidP="00E403F0">
      <w:pPr>
        <w:rPr>
          <w:rtl/>
        </w:rPr>
      </w:pPr>
      <w:del w:id="93325" w:author="מנוע מכני" w:date="2026-10-11T12:04:39Z">
        <w:r>
          <w:rPr>
            <w:rtl/>
          </w:rPr>
          <w:delText xml:space="preserve"> </w:delText>
        </w:r>
      </w:del>
      <w:r>
        <w:rPr>
          <w:rtl/>
        </w:rPr>
        <w:t xml:space="preserve">היא חולין וולדה שלמים.</w:t>
      </w:r>
      <w:r>
        <w:rPr>
          <w:rFonts w:hint="cs"/>
          <w:rtl/>
        </w:rPr>
        <w:t xml:space="preserve"> </w:t>
      </w:r>
      <w:r>
        <w:rPr>
          <w:rtl/>
        </w:rPr>
        <w:t xml:space="preserve">ושחטה בחוץ, מי מחייב משום שחוטי חוץ או </w:t>
      </w:r>
      <w:r>
        <w:rPr>
          <w:rtl/>
        </w:rPr>
        <w:t xml:space="preserve">לא</w:t>
      </w:r>
      <w:r>
        <w:rPr>
          <w:rtl/>
        </w:rPr>
        <w:t xml:space="preserve">? </w:t>
      </w:r>
    </w:p>
    <w:p>
      <w:pPr>
        <w:pStyle w:val="38"/>
        <w:rPr>
          <w:ins w:id="93326" w:author="מנוע מכני" w:date="2026-10-11T12:04:39Z"/>
        </w:rPr>
      </w:pPr>
      <w:r>
        <w:t xml:space="preserve">א"ל</w:t>
      </w:r>
      <w:r>
        <w:t xml:space="preserve">:</w:t>
      </w:r>
    </w:p>
    <w:p w:rsidR="00E403F0" w:rsidRPr="00AD695E" w:rsidRDefault="00E403F0" w:rsidP="00E403F0">
      <w:pPr>
        <w:rPr>
          <w:rtl/>
        </w:rPr>
      </w:pPr>
      <w:del w:id="93327" w:author="מנוע מכני" w:date="2026-10-11T12:04:39Z">
        <w:r>
          <w:rPr>
            <w:rtl/>
          </w:rPr>
          <w:delText xml:space="preserve"> </w:delText>
        </w:r>
      </w:del>
      <w:r>
        <w:rPr>
          <w:rtl/>
        </w:rPr>
        <w:t xml:space="preserve">מי קרינא </w:t>
      </w:r>
      <w:ins w:id="91204" w:author="מנוע מכני" w:date="2026-10-11T12:04:39Z">
        <w:r>
          <w:rPr>
            <w:rtl/>
          </w:rPr>
          <w:t xml:space="preserve">בו</w:t>
        </w:r>
      </w:ins>
      <w:del w:id="91205" w:author="מנוע מכני" w:date="2026-10-11T12:04:39Z">
        <w:r>
          <w:rPr>
            <w:rtl/>
          </w:rPr>
          <w:delText xml:space="preserve">ביה</w:delText>
        </w:r>
      </w:del>
      <w:r>
        <w:rPr>
          <w:rtl/>
        </w:rPr>
        <w:t xml:space="preserve"> </w:t>
      </w:r>
      <w:r>
        <w:rPr>
          <w:rFonts w:hint="cs"/>
          <w:rtl/>
        </w:rPr>
        <w:t>'</w:t>
      </w:r>
      <w:r>
        <w:rPr>
          <w:rStyle w:val="afffff0"/>
          <w:rtl/>
        </w:rPr>
        <w:t xml:space="preserve">והביאום לה</w:t>
      </w:r>
      <w:r>
        <w:rPr>
          <w:rtl/>
        </w:rPr>
        <w:t xml:space="preserve">' </w:t>
      </w:r>
      <w:r>
        <w:rPr>
          <w:rtl/>
        </w:rPr>
        <w:tab/>
      </w:r>
      <w:r>
        <w:rPr>
          <w:rtl/>
        </w:rPr>
        <w:tab/>
      </w:r>
      <w:r>
        <w:rPr>
          <w:rtl/>
        </w:rPr>
        <w:tab/>
      </w:r>
      <w:r w:rsidRPr="00217260">
        <w:rPr>
          <w:b/>
          <w:bCs/>
          <w:rtl/>
        </w:rPr>
        <w:t>ל"א</w:t>
      </w:r>
      <w:r>
        <w:rPr>
          <w:rtl/>
        </w:rPr>
        <w:t xml:space="preserve"> </w:t>
      </w:r>
      <w:r>
        <w:rPr>
          <w:rtl/>
        </w:rPr>
        <w:t xml:space="preserve">א"ל</w:t>
      </w:r>
      <w:r>
        <w:rPr>
          <w:rtl/>
        </w:rPr>
        <w:t xml:space="preserve">: ראוי לפתח אהל מועד חייבין עליו בחוץ.</w:t>
      </w:r>
    </w:p>
    <w:p w:rsidR="00E403F0" w:rsidRPr="00AD695E" w:rsidRDefault="00E403F0" w:rsidP="00E403F0">
      <w:pPr>
        <w:jc w:val="center"/>
        <w:rPr>
          <w:rtl/>
        </w:rPr>
      </w:pPr>
      <w:r w:rsidRPr="00E5675B">
        <w:rPr>
          <w:rFonts w:ascii="BA חניכי הישיבות" w:hAnsi="BA חניכי הישיבות" w:cs="BA חניכי הישיבות"/>
          <w:rtl/>
        </w:rPr>
        <w:t>׻</w:t>
      </w:r>
    </w:p>
    <w:p>
      <w:pPr>
        <w:pStyle w:val="MishnaBatzad"/>
        <w:rPr>
          <w:ins w:id="20129" w:author="קלוד" w:date="2026-10-11T09:07:18Z"/>
        </w:rPr>
      </w:pPr>
      <w:ins w:id="20128" w:author="קלוד" w:date="2026-10-11T09:07:18Z">
        <w:r>
          <w:t xml:space="preserve">משנה ד</w:t>
        </w:r>
      </w:ins>
    </w:p>
    <w:p w:rsidR="00E403F0" w:rsidRPr="00D65BEC" w:rsidRDefault="00E403F0" w:rsidP="00E403F0">
      <w:pPr>
        <w:pStyle w:val="afff9"/>
        <w:rPr>
          <w:del w:id="20067" w:author="קלוד" w:date="2026-10-11T09:07:18Z"/>
          <w:rtl/>
        </w:rPr>
      </w:pPr>
      <w:del w:id="20066" w:author="קלוד" w:date="2026-10-11T09:07:18Z">
        <w:r w:rsidRPr="00D65BEC">
          <w:rPr>
            <w:rtl/>
          </w:rPr>
          <w:delText xml:space="preserve">מתני'.</w:delText>
        </w:r>
      </w:del>
    </w:p>
    <w:p w:rsidR="00E403F0" w:rsidRPr="00D65BEC" w:rsidRDefault="00E403F0" w:rsidP="00E403F0">
      <w:pPr>
        <w:pStyle w:val="afff9"/>
        <w:spacing w:before="120"/>
        <w:rPr>
          <w:rtl/>
        </w:rPr>
        <w:pPrChange w:id="90006" w:author="קלוד" w:date="2026-10-11T12:09:42Z">
          <w:pPr>
            <w:pStyle w:val="afff9"/>
          </w:pPr>
        </w:pPrChange>
      </w:pPr>
      <w:r w:rsidRPr="00D65BEC">
        <w:rPr>
          <w:rtl/>
        </w:rPr>
        <w:t xml:space="preserve">אין המדומע מדמע אלא לפי חשבון, </w:t>
      </w:r>
    </w:p>
    <w:p w:rsidR="00E403F0" w:rsidRPr="00D65BEC" w:rsidRDefault="00E403F0" w:rsidP="00E403F0">
      <w:pPr>
        <w:pStyle w:val="afff9"/>
        <w:rPr>
          <w:rtl/>
        </w:rPr>
      </w:pPr>
      <w:r w:rsidRPr="00D65BEC">
        <w:rPr>
          <w:rtl/>
        </w:rPr>
        <w:t xml:space="preserve">ואין המחומץ מחמץ אלא לפי חשבון, </w:t>
      </w:r>
    </w:p>
    <w:p w:rsidR="00E403F0" w:rsidRPr="00D65BEC" w:rsidRDefault="00E403F0" w:rsidP="00E403F0">
      <w:pPr>
        <w:pStyle w:val="afff9"/>
        <w:rPr>
          <w:rtl/>
        </w:rPr>
      </w:pPr>
      <w:r w:rsidRPr="00D65BEC">
        <w:rPr>
          <w:rtl/>
        </w:rPr>
        <w:t>ואין המים שאובין פוסלין את המקוה אלא לפי חשבון.</w:t>
      </w:r>
    </w:p>
    <w:p w:rsidR="00E403F0" w:rsidRPr="00D65BEC" w:rsidRDefault="00E403F0" w:rsidP="00E403F0">
      <w:pPr>
        <w:pStyle w:val="afff9"/>
        <w:rPr>
          <w:rtl/>
        </w:rPr>
      </w:pPr>
      <w:r w:rsidRPr="00D65BEC">
        <w:rPr>
          <w:rtl/>
        </w:rPr>
        <w:t>ואין מי חטאת עושין מי חטאת אלא עם מתן אפר.</w:t>
      </w:r>
    </w:p>
    <w:p w:rsidR="00E403F0" w:rsidRPr="00D65BEC" w:rsidRDefault="00E403F0" w:rsidP="00E403F0">
      <w:pPr>
        <w:pStyle w:val="afff9"/>
        <w:rPr>
          <w:rtl/>
        </w:rPr>
      </w:pPr>
      <w:r w:rsidRPr="00D65BEC">
        <w:rPr>
          <w:rtl/>
        </w:rPr>
        <w:t xml:space="preserve">ואין בית הפרס עושין בית הפרס, </w:t>
      </w:r>
    </w:p>
    <w:p w:rsidR="00E403F0" w:rsidRPr="00D65BEC" w:rsidRDefault="00E403F0" w:rsidP="00E403F0">
      <w:pPr>
        <w:pStyle w:val="afff9"/>
        <w:rPr>
          <w:rtl/>
        </w:rPr>
      </w:pPr>
      <w:r w:rsidRPr="00D65BEC">
        <w:rPr>
          <w:rtl/>
        </w:rPr>
        <w:t xml:space="preserve">ואין תרומה אחר תרומה, </w:t>
      </w:r>
    </w:p>
    <w:p w:rsidR="00E403F0" w:rsidRPr="00D65BEC" w:rsidRDefault="00E403F0" w:rsidP="00E403F0">
      <w:pPr>
        <w:pStyle w:val="afff9"/>
        <w:rPr>
          <w:rtl/>
        </w:rPr>
      </w:pPr>
      <w:r w:rsidRPr="00D65BEC">
        <w:rPr>
          <w:rtl/>
        </w:rPr>
        <w:t xml:space="preserve">ואין תמורה עושה תמורה, </w:t>
      </w:r>
    </w:p>
    <w:p w:rsidR="00E403F0" w:rsidRPr="00D65BEC" w:rsidRDefault="00E403F0" w:rsidP="00E403F0">
      <w:pPr>
        <w:pStyle w:val="afff9"/>
        <w:rPr>
          <w:rtl/>
        </w:rPr>
      </w:pPr>
      <w:r w:rsidRPr="00D65BEC">
        <w:rPr>
          <w:rtl/>
        </w:rPr>
        <w:t>ולא הולד עושה תמורה.</w:t>
      </w:r>
      <w:r w:rsidRPr="00D65BEC">
        <w:rPr>
          <w:rFonts w:hint="cs"/>
          <w:rtl/>
        </w:rPr>
        <w:t xml:space="preserve">  </w:t>
      </w:r>
    </w:p>
    <w:p w:rsidR="00E403F0" w:rsidRPr="00D65BEC" w:rsidRDefault="00E403F0" w:rsidP="00E403F0">
      <w:pPr>
        <w:pStyle w:val="afff9"/>
        <w:rPr>
          <w:rtl/>
        </w:rPr>
      </w:pPr>
      <w:r>
        <w:rPr>
          <w:rStyle w:val="TanaimMishna"/>
          <w:rtl/>
          <w:rPrChange w:id="95258" w:author="Claude" w:date="2026-10-11T09:08:06Z">
            <w:rPr>
              <w:rtl/>
            </w:rPr>
          </w:rPrChange>
        </w:rPr>
        <w:t xml:space="preserve">ר' יהודה</w:t>
      </w:r>
      <w:r>
        <w:rPr>
          <w:rtl/>
        </w:rPr>
        <w:t xml:space="preserve"> אומר</w:t>
      </w:r>
      <w:r>
        <w:rPr>
          <w:rStyle w:val="TanaimMishna"/>
          <w:rtl/>
          <w:rPrChange w:id="95259" w:author="Claude" w:date="2026-10-11T09:08:06Z">
            <w:rPr>
              <w:rtl/>
            </w:rPr>
          </w:rPrChange>
        </w:rPr>
        <w:t xml:space="preserve">:</w:t>
      </w:r>
      <w:r>
        <w:rPr>
          <w:rtl/>
        </w:rPr>
        <w:t xml:space="preserve"> הולד עושה תמורה.</w:t>
      </w:r>
    </w:p>
    <w:p w:rsidR="00E403F0" w:rsidRPr="00D65BEC" w:rsidRDefault="00E403F0" w:rsidP="00E403F0">
      <w:pPr>
        <w:pStyle w:val="afff9"/>
        <w:rPr>
          <w:rtl/>
        </w:rPr>
      </w:pPr>
      <w:r w:rsidRPr="00D65BEC">
        <w:rPr>
          <w:rtl/>
        </w:rPr>
        <w:t>אמרו לו: הקדש - עושה תמורה, ואין הולד עושה תמורה.</w:t>
      </w:r>
    </w:p>
    <w:p w:rsidR="00E403F0" w:rsidRPr="00AD695E" w:rsidRDefault="00E403F0" w:rsidP="00E403F0">
      <w:pPr>
        <w:jc w:val="center"/>
        <w:rPr>
          <w:rtl/>
        </w:rPr>
      </w:pPr>
      <w:r w:rsidRPr="00E5675B">
        <w:rPr>
          <w:rFonts w:ascii="BA חניכי הישיבות" w:hAnsi="BA חניכי הישיבות" w:cs="BA חניכי הישיבות"/>
          <w:rtl/>
        </w:rPr>
        <w:t>׻</w:t>
      </w:r>
    </w:p>
    <w:p>
      <w:pPr>
        <w:pStyle w:val="afffff8"/>
        <w:rPr>
          <w:ins w:id="90163" w:author="קלוד" w:date="2026-10-11T12:25:27Z"/>
        </w:rPr>
      </w:pPr>
      <w:ins w:id="90164" w:author="קלוד" w:date="2026-10-11T12:25:27Z">
        <w:r>
          <w:rPr>
            <w:color w:val="7B3F00"/>
          </w:rPr>
          <w:t xml:space="preserve">'אין המדומע מדמע אלא לפי חשבון' - דלא כר"א</w:t>
        </w:r>
      </w:ins>
    </w:p>
    <w:p>
      <w:pPr>
        <w:pStyle w:val="38"/>
        <w:rPr>
          <w:ins w:id="93328" w:author="מנוע מכני" w:date="2026-10-11T12:04:39Z"/>
        </w:rPr>
      </w:pPr>
      <w:r>
        <w:t>ארי</w:t>
      </w:r>
      <w:r>
        <w:t>"</w:t>
      </w:r>
      <w:r>
        <w:t>ו</w:t>
      </w:r>
      <w:r>
        <w:t xml:space="preserve">:</w:t>
      </w:r>
    </w:p>
    <w:p w:rsidR="00E403F0" w:rsidRPr="00AD695E" w:rsidRDefault="00E403F0" w:rsidP="00E403F0">
      <w:pPr>
        <w:rPr>
          <w:rtl/>
        </w:rPr>
      </w:pPr>
      <w:del w:id="93329" w:author="מנוע מכני" w:date="2026-10-11T12:04:39Z">
        <w:r>
          <w:rPr>
            <w:rtl/>
          </w:rPr>
          <w:delText xml:space="preserve"> </w:delText>
        </w:r>
      </w:del>
      <w:r>
        <w:rPr>
          <w:rFonts w:hint="cs"/>
          <w:rtl/>
        </w:rPr>
        <w:t xml:space="preserve">תנא דמתני' </w:t>
      </w:r>
      <w:r>
        <w:rPr>
          <w:rtl/>
        </w:rPr>
        <w:t xml:space="preserve">דלא </w:t>
      </w:r>
      <w:r>
        <w:rPr>
          <w:rStyle w:val="2fb"/>
          <w:rtl/>
        </w:rPr>
        <w:t xml:space="preserve">כר"</w:t>
      </w:r>
      <w:r>
        <w:rPr>
          <w:rStyle w:val="2fb"/>
          <w:rFonts w:hint="cs"/>
          <w:rtl/>
        </w:rPr>
        <w:t>א</w:t>
      </w:r>
      <w:r>
        <w:rPr>
          <w:rtl/>
        </w:rPr>
        <w:t xml:space="preserve">, </w:t>
      </w:r>
      <w:r>
        <w:rPr>
          <w:rtl/>
        </w:rPr>
        <w:t xml:space="preserve">דתנן</w:t>
      </w:r>
      <w:r>
        <w:rPr>
          <w:rtl/>
        </w:rPr>
        <w:t xml:space="preserve">: סאה של תרומה שנפלה לפחות ממאה חולין ונדמעו, ונפל מן המדומע למקום אחר, </w:t>
      </w:r>
    </w:p>
    <w:p w:rsidR="00E403F0" w:rsidRPr="00AD695E" w:rsidRDefault="00E403F0" w:rsidP="00E403F0">
      <w:pPr>
        <w:rPr>
          <w:rtl/>
        </w:rPr>
      </w:pPr>
      <w:ins w:id="90128" w:author="מנוע מכני" w:date="2026-10-11T12:04:39Z">
        <w:r>
          <w:rPr>
            <w:rStyle w:val="2fb"/>
            <w:rtl/>
          </w:rPr>
          <w:t xml:space="preserve">ר"א</w:t>
        </w:r>
      </w:ins>
      <w:del w:id="90129" w:author="מנוע מכני" w:date="2026-10-11T12:04:39Z">
        <w:r>
          <w:rPr>
            <w:rtl/>
          </w:rPr>
          <w:delText xml:space="preserve">רבי אליעזר</w:delText>
        </w:r>
      </w:del>
      <w:r>
        <w:rPr>
          <w:rtl/>
        </w:rPr>
        <w:t xml:space="preserve"> אומר מדמע כתרומה ודאי (שאני אומר סאה שנפלה היא שעלתה), </w:t>
      </w:r>
    </w:p>
    <w:p w:rsidR="00E403F0" w:rsidRPr="00AD695E" w:rsidRDefault="00E403F0" w:rsidP="00E403F0">
      <w:pPr>
        <w:rPr>
          <w:rtl/>
        </w:rPr>
      </w:pPr>
      <w:r>
        <w:rPr>
          <w:rtl/>
        </w:rPr>
        <w:t>וחכ"א אינה מדמעת אלא לפי חשבון שבה.</w:t>
      </w:r>
    </w:p>
    <w:p w:rsidR="00E403F0" w:rsidRPr="00AD695E" w:rsidRDefault="00E403F0" w:rsidP="00E403F0">
      <w:pPr>
        <w:jc w:val="center"/>
        <w:rPr>
          <w:del w:id="90004" w:author="מנוע עיצוב" w:date="2026-10-11T12:09:26Z"/>
          <w:rtl/>
        </w:rPr>
      </w:pPr>
      <w:del w:id="90003" w:author="מנוע עיצוב" w:date="2026-10-11T12:09:26Z">
        <w:r w:rsidRPr="00E5675B">
          <w:rPr>
            <w:rFonts w:ascii="BA חניכי הישיבות" w:hAnsi="BA חניכי הישיבות" w:cs="BA חניכי הישיבות"/>
            <w:rtl/>
          </w:rPr>
          <w:delText xml:space="preserve">׻</w:delText>
        </w:r>
      </w:del>
    </w:p>
    <w:p w:rsidR="00E403F0" w:rsidRPr="00AD695E" w:rsidRDefault="00E403F0" w:rsidP="00E403F0">
      <w:pPr>
        <w:pStyle w:val="affff1"/>
        <w:ind w:end="0"/>
        <w:rPr>
          <w:rtl/>
        </w:rPr>
        <w:pPrChange w:id="20014" w:author="קלוד" w:date="2026-10-11T09:07:18Z">
          <w:pPr>
            <w:pStyle w:val="affff1"/>
            <w:rPr>
              <w:rtl/>
            </w:rPr>
          </w:pPr>
        </w:pPrChange>
      </w:pPr>
      <w:ins w:id="9802" w:author="מספור קטעי משנה" w:date="2026-10-11T09:35:05Z">
        <w:r>
          <w:rPr>
            <w:rStyle w:val="MisparKeta"/>
          </w:rPr>
          <w:t xml:space="preserve">ד. </w:t>
        </w:r>
      </w:ins>
      <w:r>
        <w:rPr>
          <w:rtl/>
        </w:rPr>
        <w:t>ואין המחומץ מחמץ כו'.</w:t>
      </w:r>
    </w:p>
    <w:p>
      <w:pPr>
        <w:pStyle w:val="38"/>
        <w:rPr>
          <w:ins w:id="93330" w:author="מנוע מכני" w:date="2026-10-11T12:04:39Z"/>
        </w:rPr>
      </w:pPr>
      <w:r>
        <w:t>אר</w:t>
      </w:r>
      <w:r>
        <w:t>"</w:t>
      </w:r>
      <w:r>
        <w:t>א ארי</w:t>
      </w:r>
      <w:r>
        <w:t>"</w:t>
      </w:r>
      <w:r>
        <w:t>ו</w:t>
      </w:r>
      <w:r>
        <w:t xml:space="preserve">:</w:t>
      </w:r>
    </w:p>
    <w:p w:rsidR="00E403F0" w:rsidRPr="00AD695E" w:rsidRDefault="00E403F0" w:rsidP="00E403F0">
      <w:pPr>
        <w:rPr>
          <w:rtl/>
        </w:rPr>
      </w:pPr>
      <w:del w:id="93331" w:author="מנוע מכני" w:date="2026-10-11T12:04:39Z">
        <w:r>
          <w:rPr>
            <w:rtl/>
          </w:rPr>
          <w:delText xml:space="preserve"> </w:delText>
        </w:r>
      </w:del>
      <w:r>
        <w:rPr>
          <w:rtl/>
        </w:rPr>
        <w:t xml:space="preserve">מתני</w:t>
      </w:r>
      <w:r>
        <w:rPr>
          <w:rFonts w:hint="cs"/>
          <w:rtl/>
        </w:rPr>
        <w:t>'</w:t>
      </w:r>
      <w:r>
        <w:rPr>
          <w:rtl/>
        </w:rPr>
        <w:t xml:space="preserve"> דלא </w:t>
      </w:r>
      <w:r>
        <w:rPr>
          <w:rStyle w:val="2fb"/>
          <w:rtl/>
        </w:rPr>
        <w:t xml:space="preserve">כר"</w:t>
      </w:r>
      <w:r>
        <w:rPr>
          <w:rStyle w:val="2fb"/>
          <w:rFonts w:hint="cs"/>
          <w:rtl/>
        </w:rPr>
        <w:t>א</w:t>
      </w:r>
      <w:r>
        <w:rPr>
          <w:rtl/>
        </w:rPr>
        <w:t xml:space="preserve">, </w:t>
      </w:r>
      <w:r>
        <w:rPr>
          <w:rtl/>
        </w:rPr>
        <w:t xml:space="preserve">דתנן</w:t>
      </w:r>
      <w:r>
        <w:rPr>
          <w:rtl/>
        </w:rPr>
        <w:t xml:space="preserve">: שאור של חולין ושל תרומה שנפלו לתוך העיסה, ולא בזה כדי להחמיץ ולא בזה כדי להחמיץ, ונצטרפו וחימצו, </w:t>
      </w:r>
      <w:ins w:id="90130" w:author="מנוע מכני" w:date="2026-10-11T12:04:39Z">
        <w:r>
          <w:rPr>
            <w:rStyle w:val="2fb"/>
            <w:rtl/>
          </w:rPr>
          <w:t xml:space="preserve">ר"א</w:t>
        </w:r>
      </w:ins>
      <w:del w:id="90131" w:author="מנוע מכני" w:date="2026-10-11T12:04:39Z">
        <w:r>
          <w:rPr>
            <w:rtl/>
          </w:rPr>
          <w:delText xml:space="preserve">רבי אליעזר</w:delText>
        </w:r>
      </w:del>
      <w:r>
        <w:rPr>
          <w:rtl/>
        </w:rPr>
        <w:t xml:space="preserve"> אומר אחר אחרון אני בא, </w:t>
      </w:r>
    </w:p>
    <w:p w:rsidR="00E403F0" w:rsidRPr="00DC5F70" w:rsidRDefault="00E403F0" w:rsidP="00E403F0">
      <w:pPr>
        <w:rPr>
          <w:spacing w:val="-6"/>
          <w:rtl/>
        </w:rPr>
      </w:pPr>
      <w:r w:rsidRPr="00DC5F70">
        <w:rPr>
          <w:rFonts w:hint="cs"/>
          <w:spacing w:val="-6"/>
          <w:rtl/>
        </w:rPr>
        <w:t>וחכ</w:t>
      </w:r>
      <w:r w:rsidRPr="00DC5F70">
        <w:rPr>
          <w:spacing w:val="-6"/>
          <w:rtl/>
        </w:rPr>
        <w:t>"</w:t>
      </w:r>
      <w:r w:rsidRPr="00DC5F70">
        <w:rPr>
          <w:rFonts w:hint="cs"/>
          <w:spacing w:val="-6"/>
          <w:rtl/>
        </w:rPr>
        <w:t>א</w:t>
      </w:r>
      <w:r w:rsidRPr="00DC5F70">
        <w:rPr>
          <w:spacing w:val="-6"/>
          <w:rtl/>
        </w:rPr>
        <w:t xml:space="preserve"> בין שנפל איסור לכתחילה, ובין שנפלה איסור בסוף לעולם אין אסור עד שיהא בו כדי להחמיץ.</w:t>
      </w:r>
    </w:p>
    <w:p w:rsidR="00E403F0" w:rsidRPr="00AD695E" w:rsidRDefault="00E403F0" w:rsidP="00E403F0">
      <w:pPr>
        <w:jc w:val="center"/>
        <w:rPr>
          <w:del w:id="90006" w:author="מנוע עיצוב" w:date="2026-10-11T12:09:26Z"/>
          <w:rtl/>
        </w:rPr>
      </w:pPr>
      <w:del w:id="90005" w:author="מנוע עיצוב" w:date="2026-10-11T12:09:26Z">
        <w:r w:rsidRPr="00E5675B">
          <w:rPr>
            <w:rFonts w:ascii="BA חניכי הישיבות" w:hAnsi="BA חניכי הישיבות" w:cs="BA חניכי הישיבות"/>
            <w:rtl/>
          </w:rPr>
          <w:delText xml:space="preserve">׻</w:delText>
        </w:r>
      </w:del>
    </w:p>
    <w:p w:rsidR="00E403F0" w:rsidRPr="00AD695E" w:rsidRDefault="00E403F0" w:rsidP="00E403F0">
      <w:pPr>
        <w:pStyle w:val="affff1"/>
        <w:ind w:end="0"/>
        <w:rPr>
          <w:rtl/>
        </w:rPr>
        <w:pPrChange w:id="20015" w:author="קלוד" w:date="2026-10-11T09:07:18Z">
          <w:pPr>
            <w:pStyle w:val="affff1"/>
            <w:rPr>
              <w:rtl/>
            </w:rPr>
          </w:pPr>
        </w:pPrChange>
      </w:pPr>
      <w:ins w:id="9803" w:author="מספור קטעי משנה" w:date="2026-10-11T09:35:05Z">
        <w:r>
          <w:rPr>
            <w:rStyle w:val="MisparKeta"/>
          </w:rPr>
          <w:t xml:space="preserve">ב. </w:t>
        </w:r>
      </w:ins>
      <w:r>
        <w:rPr>
          <w:rtl/>
        </w:rPr>
        <w:t>ואין המים שאובין פוסלין את המקוה.</w:t>
      </w:r>
    </w:p>
    <w:p>
      <w:pPr>
        <w:pStyle w:val="38"/>
        <w:rPr>
          <w:ins w:id="93332" w:author="מנוע מכני" w:date="2026-10-11T12:04:39Z"/>
        </w:rPr>
      </w:pPr>
      <w:r>
        <w:t>רחב</w:t>
      </w:r>
      <w:r>
        <w:t>"</w:t>
      </w:r>
      <w:r>
        <w:t>א מרי</w:t>
      </w:r>
      <w:r>
        <w:t>"</w:t>
      </w:r>
      <w:r>
        <w:t>ו</w:t>
      </w:r>
      <w:r>
        <w:t xml:space="preserve">:</w:t>
      </w:r>
    </w:p>
    <w:p w:rsidR="00E403F0" w:rsidRPr="00AD695E" w:rsidRDefault="00E403F0" w:rsidP="00E403F0">
      <w:pPr>
        <w:rPr>
          <w:rtl/>
        </w:rPr>
      </w:pPr>
      <w:del w:id="93333" w:author="מנוע מכני" w:date="2026-10-11T12:04:39Z">
        <w:r>
          <w:rPr>
            <w:rtl/>
          </w:rPr>
          <w:delText xml:space="preserve"> </w:delText>
        </w:r>
      </w:del>
      <w:r>
        <w:rPr>
          <w:rStyle w:val="2fb"/>
          <w:rtl/>
        </w:rPr>
        <w:t xml:space="preserve">ר</w:t>
      </w:r>
      <w:r>
        <w:rPr>
          <w:rStyle w:val="2fb"/>
          <w:rFonts w:hint="cs"/>
          <w:rtl/>
        </w:rPr>
        <w:t>אב</w:t>
      </w:r>
      <w:r>
        <w:rPr>
          <w:rStyle w:val="2fb"/>
          <w:rtl/>
        </w:rPr>
        <w:t>"</w:t>
      </w:r>
      <w:r>
        <w:rPr>
          <w:rStyle w:val="2fb"/>
          <w:rFonts w:hint="cs"/>
          <w:rtl/>
        </w:rPr>
        <w:t xml:space="preserve">י</w:t>
      </w:r>
      <w:r>
        <w:rPr>
          <w:rFonts w:hint="cs"/>
          <w:rtl/>
        </w:rPr>
        <w:t xml:space="preserve"> היא דאמר מקווה:</w:t>
      </w:r>
      <w:r>
        <w:rPr>
          <w:rtl/>
        </w:rPr>
        <w:t xml:space="preserve"> מקוה שיש בו עשרים ואחת סאה מי גשמים, ממלא </w:t>
      </w:r>
      <w:r w:rsidRPr="00DC5F70">
        <w:rPr>
          <w:spacing w:val="-4"/>
          <w:rtl/>
        </w:rPr>
        <w:t>בכתף תשע עשרה סאה ופותקן למקוה והן טהורין, שהשאיבה מטהרת ברבייה ובהמשכה.</w:t>
      </w:r>
    </w:p>
    <w:p w:rsidR="00E403F0" w:rsidRPr="00AD695E" w:rsidRDefault="00E403F0" w:rsidP="00E403F0">
      <w:pPr>
        <w:pStyle w:val="afff3"/>
        <w:framePr w:wrap="around"/>
        <w:spacing w:line="240" w:lineRule="exact"/>
        <w:rPr>
          <w:rtl/>
        </w:rPr>
      </w:pPr>
      <w:r w:rsidRPr="009239E9">
        <w:rPr>
          <w:rFonts w:hint="cs"/>
          <w:szCs w:val="18"/>
          <w:rtl/>
        </w:rPr>
        <w:t>יב:</w:t>
      </w:r>
    </w:p>
    <w:p>
      <w:pPr>
        <w:pStyle w:val="38"/>
        <w:rPr>
          <w:ins w:id="93334" w:author="מנוע מכני" w:date="2026-10-11T12:04:39Z"/>
        </w:rPr>
      </w:pPr>
      <w:r>
        <w:t xml:space="preserve">מכלל</w:t>
      </w:r>
    </w:p>
    <w:p w:rsidR="00E403F0" w:rsidRPr="00AD695E" w:rsidRDefault="00E403F0" w:rsidP="00E403F0">
      <w:pPr>
        <w:rPr>
          <w:rtl/>
        </w:rPr>
      </w:pPr>
      <w:del w:id="93335" w:author="מנוע מכני" w:date="2026-10-11T12:04:39Z">
        <w:r>
          <w:rPr>
            <w:rtl/>
          </w:rPr>
          <w:delText xml:space="preserve"> </w:delText>
        </w:r>
      </w:del>
      <w:r>
        <w:rPr>
          <w:rtl/>
        </w:rPr>
        <w:t xml:space="preserve">דרבנן סברי דברבייה ובהמשכה </w:t>
      </w:r>
      <w:r>
        <w:rPr>
          <w:rtl/>
        </w:rPr>
        <w:t xml:space="preserve">לא</w:t>
      </w:r>
      <w:r>
        <w:rPr>
          <w:rtl/>
        </w:rPr>
        <w:t xml:space="preserve">? </w:t>
      </w:r>
    </w:p>
    <w:p>
      <w:pPr>
        <w:pStyle w:val="38"/>
        <w:rPr>
          <w:ins w:id="93336" w:author="מנוע מכני" w:date="2026-10-11T12:04:39Z"/>
        </w:rPr>
      </w:pPr>
      <w:r>
        <w:t xml:space="preserve">אלא הא </w:t>
      </w:r>
      <w:r>
        <w:t>ד</w:t>
      </w:r>
      <w:r>
        <w:t xml:space="preserve">רבין </w:t>
      </w:r>
      <w:r>
        <w:t>מרי</w:t>
      </w:r>
      <w:r>
        <w:t>"</w:t>
      </w:r>
      <w:r>
        <w:t>ו</w:t>
      </w:r>
      <w:r>
        <w:t xml:space="preserve">:</w:t>
      </w:r>
    </w:p>
    <w:p w:rsidR="00E403F0" w:rsidRPr="00AD695E" w:rsidRDefault="00E403F0" w:rsidP="00E403F0">
      <w:pPr>
        <w:rPr>
          <w:rtl/>
        </w:rPr>
      </w:pPr>
      <w:del w:id="93337" w:author="מנוע מכני" w:date="2026-10-11T12:04:39Z">
        <w:r>
          <w:rPr>
            <w:rtl/>
          </w:rPr>
          <w:delText xml:space="preserve"> </w:delText>
        </w:r>
      </w:del>
      <w:r>
        <w:rPr>
          <w:rtl/>
        </w:rPr>
        <w:t xml:space="preserve">שאובה שהמשיכוה כולה טהורה, מני? </w:t>
      </w:r>
      <w:r>
        <w:rPr>
          <w:rtl/>
        </w:rPr>
        <w:t xml:space="preserve">לא</w:t>
      </w:r>
      <w:r>
        <w:rPr>
          <w:rtl/>
        </w:rPr>
        <w:t xml:space="preserve"> רבנן ולא </w:t>
      </w:r>
      <w:r>
        <w:rPr>
          <w:rStyle w:val="2fb"/>
          <w:rFonts w:hint="cs"/>
          <w:rtl/>
        </w:rPr>
        <w:t>ר</w:t>
      </w:r>
      <w:r>
        <w:rPr>
          <w:rStyle w:val="2fb"/>
          <w:rtl/>
        </w:rPr>
        <w:t>"</w:t>
      </w:r>
      <w:r>
        <w:rPr>
          <w:rStyle w:val="2fb"/>
          <w:rFonts w:hint="cs"/>
          <w:rtl/>
        </w:rPr>
        <w:t>א</w:t>
      </w:r>
      <w:r>
        <w:rPr>
          <w:rtl/>
        </w:rPr>
        <w:t xml:space="preserve">! </w:t>
      </w:r>
    </w:p>
    <w:p>
      <w:pPr>
        <w:pStyle w:val="afffff8"/>
        <w:rPr>
          <w:ins w:id="90161" w:author="קלוד" w:date="2026-10-11T12:25:27Z"/>
        </w:rPr>
      </w:pPr>
      <w:ins w:id="90162" w:author="קלוד" w:date="2026-10-11T12:25:27Z">
        <w:r>
          <w:rPr>
            <w:color w:val="7B3F00"/>
          </w:rPr>
          <w:t xml:space="preserve">מים שאובין לפי חשבון כלים - יוסף בן חוני</w:t>
        </w:r>
      </w:ins>
    </w:p>
    <w:p>
      <w:pPr>
        <w:pStyle w:val="38"/>
        <w:rPr>
          <w:ins w:id="93338" w:author="מנוע מכני" w:date="2026-10-11T12:04:39Z"/>
        </w:rPr>
      </w:pPr>
      <w:r>
        <w:t xml:space="preserve">אלא </w:t>
      </w:r>
      <w:r>
        <w:t xml:space="preserve">אמר</w:t>
      </w:r>
      <w:r>
        <w:t xml:space="preserve"> רבה:</w:t>
      </w:r>
    </w:p>
    <w:p w:rsidR="00E403F0" w:rsidRPr="00AD695E" w:rsidRDefault="00E403F0" w:rsidP="00E403F0">
      <w:pPr>
        <w:rPr>
          <w:rtl/>
        </w:rPr>
      </w:pPr>
      <w:del w:id="93339" w:author="מנוע מכני" w:date="2026-10-11T12:04:39Z">
        <w:r>
          <w:rPr>
            <w:rtl/>
          </w:rPr>
          <w:delText xml:space="preserve"> </w:delText>
        </w:r>
      </w:del>
      <w:r>
        <w:rPr>
          <w:rtl/>
        </w:rPr>
        <w:t xml:space="preserve">לפי חשבון כלים, ויוסף בן חוני היא</w:t>
      </w:r>
      <w:ins w:id="91770" w:author="מנוע מכני" w:date="2026-10-11T12:04:39Z">
        <w:r>
          <w:rPr>
            <w:rtl/>
          </w:rPr>
          <w:t xml:space="preserve">,</w:t>
        </w:r>
      </w:ins>
      <w:del w:id="91771" w:author="מנוע מכני" w:date="2026-10-11T12:04:39Z">
        <w:r>
          <w:rPr>
            <w:rtl/>
          </w:rPr>
          <w:delText xml:space="preserve">;</w:delText>
        </w:r>
      </w:del>
    </w:p>
    <w:p w:rsidR="00E403F0" w:rsidRPr="00AD695E" w:rsidRDefault="00E403F0" w:rsidP="00E403F0">
      <w:pPr>
        <w:rPr>
          <w:rtl/>
        </w:rPr>
      </w:pPr>
      <w:r>
        <w:rPr>
          <w:rtl/>
        </w:rPr>
        <w:lastRenderedPageBreak/>
        <w:t xml:space="preserve">דתניא</w:t>
      </w:r>
      <w:r>
        <w:rPr>
          <w:rtl/>
        </w:rPr>
        <w:lastRenderedPageBreak/>
        <w:t xml:space="preserve">, שלשת לוגין מים שאובין שנפלו למים בשנים ושלשה כלים, ואפי' בארבעה וחמשה כלים - פוסלים את המקוה, </w:t>
      </w:r>
    </w:p>
    <w:p w:rsidR="00E403F0" w:rsidRPr="00E87E21" w:rsidRDefault="00E403F0" w:rsidP="00E403F0">
      <w:pPr>
        <w:rPr>
          <w:spacing w:val="-4"/>
          <w:rtl/>
        </w:rPr>
      </w:pPr>
      <w:r w:rsidRPr="00E87E21">
        <w:rPr>
          <w:spacing w:val="-4"/>
          <w:rtl/>
        </w:rPr>
        <w:t>יוסף בן חוני אומר: בשנים ושלשה כלים פוסל את המקוה, בארבעה וחמשה אין פוסלין את המקוה.</w:t>
      </w:r>
    </w:p>
    <w:p w:rsidR="00E403F0" w:rsidRPr="00AD695E" w:rsidRDefault="00E403F0" w:rsidP="00E403F0">
      <w:pPr>
        <w:jc w:val="center"/>
        <w:rPr>
          <w:del w:id="90008" w:author="מנוע עיצוב" w:date="2026-10-11T12:09:26Z"/>
          <w:rtl/>
        </w:rPr>
      </w:pPr>
      <w:del w:id="90007" w:author="מנוע עיצוב" w:date="2026-10-11T12:09:26Z">
        <w:r w:rsidRPr="00E5675B">
          <w:rPr>
            <w:rFonts w:ascii="BA חניכי הישיבות" w:hAnsi="BA חניכי הישיבות" w:cs="BA חניכי הישיבות"/>
            <w:rtl/>
          </w:rPr>
          <w:delText xml:space="preserve">׻</w:delText>
        </w:r>
      </w:del>
    </w:p>
    <w:p w:rsidR="00E403F0" w:rsidRPr="00AD695E" w:rsidRDefault="00E403F0" w:rsidP="00E403F0">
      <w:pPr>
        <w:pStyle w:val="affff1"/>
        <w:ind w:end="0"/>
        <w:rPr>
          <w:rtl/>
        </w:rPr>
        <w:pPrChange w:id="20016" w:author="קלוד" w:date="2026-10-11T09:07:18Z">
          <w:pPr>
            <w:pStyle w:val="affff1"/>
            <w:rPr>
              <w:rtl/>
            </w:rPr>
          </w:pPr>
        </w:pPrChange>
      </w:pPr>
      <w:ins w:id="9804" w:author="מספור קטעי משנה" w:date="2026-10-11T09:35:05Z">
        <w:r>
          <w:rPr>
            <w:rStyle w:val="MisparKeta"/>
          </w:rPr>
          <w:t xml:space="preserve">א. </w:t>
        </w:r>
      </w:ins>
      <w:r>
        <w:rPr>
          <w:rtl/>
        </w:rPr>
        <w:t>ואין מי חטאת נעשה מי חטאת כו'.</w:t>
      </w:r>
    </w:p>
    <w:p>
      <w:pPr>
        <w:pStyle w:val="38"/>
        <w:rPr>
          <w:ins w:id="93340" w:author="מנוע מכני" w:date="2026-10-11T12:04:39Z"/>
        </w:rPr>
      </w:pPr>
      <w:r>
        <w:t>רחב</w:t>
      </w:r>
      <w:r>
        <w:t>"</w:t>
      </w:r>
      <w:r>
        <w:t>א מרי</w:t>
      </w:r>
      <w:r>
        <w:t>"</w:t>
      </w:r>
      <w:r>
        <w:t>ו</w:t>
      </w:r>
      <w:r>
        <w:t xml:space="preserve">:</w:t>
      </w:r>
    </w:p>
    <w:p w:rsidR="00E403F0" w:rsidRPr="00AD695E" w:rsidRDefault="00E403F0" w:rsidP="00E403F0">
      <w:pPr>
        <w:rPr>
          <w:rtl/>
        </w:rPr>
      </w:pPr>
      <w:del w:id="93341" w:author="מנוע מכני" w:date="2026-10-11T12:04:39Z">
        <w:r>
          <w:rPr>
            <w:rtl/>
          </w:rPr>
          <w:delText xml:space="preserve"> </w:delText>
        </w:r>
      </w:del>
      <w:r>
        <w:rPr>
          <w:rtl/>
        </w:rPr>
        <w:t xml:space="preserve">דלא </w:t>
      </w:r>
      <w:ins w:id="90132" w:author="מנוע מכני" w:date="2026-10-11T12:04:39Z">
        <w:r>
          <w:rPr>
            <w:rStyle w:val="2fb"/>
            <w:rtl/>
          </w:rPr>
          <w:t xml:space="preserve">כר"ש</w:t>
        </w:r>
      </w:ins>
      <w:del w:id="90133" w:author="מנוע מכני" w:date="2026-10-11T12:04:39Z">
        <w:r>
          <w:rPr>
            <w:rtl/>
          </w:rPr>
          <w:delText xml:space="preserve">כרבי שמעון</w:delText>
        </w:r>
      </w:del>
      <w:r>
        <w:rPr>
          <w:rtl/>
        </w:rPr>
        <w:t xml:space="preserve">, </w:t>
      </w:r>
      <w:r>
        <w:rPr>
          <w:rtl/>
        </w:rPr>
        <w:t xml:space="preserve">דתניא</w:t>
      </w:r>
      <w:r>
        <w:rPr>
          <w:rtl/>
        </w:rPr>
        <w:t xml:space="preserve">: הקדים עפר למים - פסול, </w:t>
      </w:r>
      <w:ins w:id="90134" w:author="מנוע מכני" w:date="2026-10-11T12:04:39Z">
        <w:r>
          <w:rPr>
            <w:rStyle w:val="2fb"/>
            <w:rtl/>
          </w:rPr>
          <w:t xml:space="preserve">ור"ש</w:t>
        </w:r>
      </w:ins>
      <w:del w:id="90135" w:author="מנוע מכני" w:date="2026-10-11T12:04:39Z">
        <w:r>
          <w:rPr>
            <w:rtl/>
          </w:rPr>
          <w:delText xml:space="preserve">ורבי שמעון</w:delText>
        </w:r>
      </w:del>
      <w:r>
        <w:rPr>
          <w:rtl/>
        </w:rPr>
        <w:t xml:space="preserve"> מכשיר.</w:t>
      </w:r>
    </w:p>
    <w:p>
      <w:pPr>
        <w:pStyle w:val="38"/>
        <w:rPr>
          <w:ins w:id="93342" w:author="מנוע מכני" w:date="2026-10-11T12:04:39Z"/>
        </w:rPr>
      </w:pPr>
      <w:r>
        <w:t>מ"</w:t>
      </w:r>
      <w:r>
        <w:t>ט</w:t>
      </w:r>
      <w:r>
        <w:t xml:space="preserve"> דר"ש?</w:t>
      </w:r>
    </w:p>
    <w:p w:rsidR="00E403F0" w:rsidRPr="00AD695E" w:rsidRDefault="00E403F0" w:rsidP="00E403F0">
      <w:pPr>
        <w:rPr>
          <w:rtl/>
        </w:rPr>
      </w:pPr>
      <w:del w:id="93343" w:author="מנוע מכני" w:date="2026-10-11T12:04:39Z">
        <w:r>
          <w:rPr>
            <w:rtl/>
          </w:rPr>
          <w:delText xml:space="preserve"> </w:delText>
        </w:r>
      </w:del>
      <w:r>
        <w:rPr>
          <w:rtl/>
        </w:rPr>
        <w:t xml:space="preserve">ד</w:t>
      </w:r>
      <w:r>
        <w:rPr>
          <w:rFonts w:hint="cs"/>
          <w:rtl/>
        </w:rPr>
        <w:t>'</w:t>
      </w:r>
      <w:ins w:id="90363" w:author="Claude - סמנטי" w:date="2026-10-11T12:20:38Z">
        <w:r>
          <w:rPr>
            <w:rStyle w:val="afffff0"/>
            <w:rtl/>
          </w:rPr>
          <w:t xml:space="preserve">וְלָקְחוּ לַטָּמֵא מֵעֲפַר שְׂרֵפַת הַחַטָּאת וְנָתַן עָלָיו מַיִם חַיִּים</w:t>
        </w:r>
      </w:ins>
      <w:del w:id="90364" w:author="Claude - סמנטי" w:date="2026-10-11T12:20:38Z">
        <w:r>
          <w:rPr>
            <w:rtl/>
          </w:rPr>
          <w:delText xml:space="preserve">ולקחו לטמא מעפר שרפת החטאת ונתן עליו מים חיים</w:delText>
        </w:r>
      </w:del>
      <w:r>
        <w:rPr>
          <w:rFonts w:hint="cs"/>
          <w:rtl/>
        </w:rPr>
        <w:t>'</w:t>
      </w:r>
      <w:r>
        <w:rPr>
          <w:rtl/>
        </w:rPr>
        <w:t xml:space="preserve">, </w:t>
      </w:r>
    </w:p>
    <w:p>
      <w:pPr>
        <w:pStyle w:val="38"/>
        <w:rPr>
          <w:ins w:id="93344" w:author="מנוע מכני" w:date="2026-10-11T12:04:39Z"/>
        </w:rPr>
      </w:pPr>
      <w:r>
        <w:t>ותניא</w:t>
      </w:r>
      <w:r>
        <w:t xml:space="preserve"> ר</w:t>
      </w:r>
      <w:r>
        <w:t>"</w:t>
      </w:r>
      <w:r>
        <w:t xml:space="preserve">ש</w:t>
      </w:r>
      <w:del w:id="94196" w:author="מנוע מכני" w:date="2026-10-11T12:04:39Z">
        <w:r>
          <w:delText xml:space="preserve"> אומר</w:delText>
        </w:r>
      </w:del>
      <w:r>
        <w:t xml:space="preserve">:</w:t>
      </w:r>
    </w:p>
    <w:p w:rsidR="00E403F0" w:rsidRPr="00AD695E" w:rsidRDefault="00E403F0" w:rsidP="00E403F0">
      <w:pPr>
        <w:rPr>
          <w:rtl/>
        </w:rPr>
      </w:pPr>
      <w:del w:id="93345" w:author="מנוע מכני" w:date="2026-10-11T12:04:39Z">
        <w:r>
          <w:rPr>
            <w:rtl/>
          </w:rPr>
          <w:delText xml:space="preserve"> </w:delText>
        </w:r>
      </w:del>
      <w:r>
        <w:rPr>
          <w:rtl/>
        </w:rPr>
        <w:t xml:space="preserve">וכי עפר הוא? והלא אפר הוא! שינה הכתוב ממשמעו לדון הימנו גז"</w:t>
      </w:r>
      <w:r>
        <w:rPr>
          <w:rFonts w:hint="cs"/>
          <w:rtl/>
        </w:rPr>
        <w:t>ש מה להלן אף כאן עפר, ו</w:t>
      </w:r>
      <w:r>
        <w:rPr>
          <w:rtl/>
        </w:rPr>
        <w:t xml:space="preserve">מה להלן עפר </w:t>
      </w:r>
      <w:r>
        <w:rPr>
          <w:rtl/>
        </w:rPr>
        <w:t xml:space="preserve">ע"ג</w:t>
      </w:r>
      <w:r>
        <w:rPr>
          <w:rtl/>
        </w:rPr>
        <w:t xml:space="preserve"> המים אף כאן</w:t>
      </w:r>
      <w:r>
        <w:rPr>
          <w:rFonts w:hint="cs"/>
          <w:rtl/>
        </w:rPr>
        <w:t xml:space="preserve">, </w:t>
      </w:r>
      <w:r>
        <w:rPr>
          <w:rtl/>
        </w:rPr>
        <w:t>ומה כאן הקדים עפר למים כשר</w:t>
      </w:r>
      <w:r>
        <w:rPr>
          <w:rFonts w:hint="cs"/>
          <w:rtl/>
        </w:rPr>
        <w:t xml:space="preserve"> </w:t>
      </w:r>
      <w:r>
        <w:rPr>
          <w:rtl/>
        </w:rPr>
        <w:t xml:space="preserve">אף כאן </w:t>
      </w:r>
    </w:p>
    <w:p w:rsidR="00E403F0" w:rsidRPr="00AD695E" w:rsidRDefault="00E403F0" w:rsidP="00E403F0">
      <w:pPr>
        <w:rPr>
          <w:rtl/>
        </w:rPr>
      </w:pPr>
      <w:ins w:id="90480" w:author="מנוע מכני" w:date="2026-10-11T12:04:39Z">
        <w:r>
          <w:rPr>
            <w:rFonts w:hint="cs"/>
            <w:rtl/>
          </w:rPr>
          <w:t xml:space="preserve">וכאן</w:t>
        </w:r>
      </w:ins>
      <w:del w:id="90481" w:author="מנוע מכני" w:date="2026-10-11T12:04:39Z">
        <w:r>
          <w:rPr>
            <w:rFonts w:hint="cs"/>
            <w:rtl/>
          </w:rPr>
          <w:delText xml:space="preserve">וה</w:delText>
        </w:r>
        <w:r>
          <w:rPr>
            <w:rtl/>
          </w:rPr>
          <w:delText xml:space="preserve">כא</w:delText>
        </w:r>
      </w:del>
      <w:r>
        <w:rPr>
          <w:rtl/>
        </w:rPr>
        <w:t xml:space="preserve"> </w:t>
      </w:r>
      <w:ins w:id="91206" w:author="מנוע מכני" w:date="2026-10-11T12:04:39Z">
        <w:r>
          <w:rPr>
            <w:rFonts w:hint="cs"/>
            <w:rtl/>
          </w:rPr>
          <w:t xml:space="preserve">משני</w:t>
        </w:r>
      </w:ins>
      <w:del w:id="91207" w:author="מנוע מכני" w:date="2026-10-11T12:04:39Z">
        <w:r>
          <w:rPr>
            <w:rFonts w:hint="cs"/>
            <w:rtl/>
          </w:rPr>
          <w:delText xml:space="preserve">מ</w:delText>
        </w:r>
        <w:r>
          <w:rPr>
            <w:rtl/>
          </w:rPr>
          <w:delText xml:space="preserve">תרי</w:delText>
        </w:r>
      </w:del>
      <w:r>
        <w:rPr>
          <w:rtl/>
        </w:rPr>
        <w:t xml:space="preserve"> קראי </w:t>
      </w:r>
      <w:r>
        <w:rPr>
          <w:rFonts w:hint="cs"/>
          <w:rtl/>
        </w:rPr>
        <w:t>ד</w:t>
      </w:r>
      <w:r>
        <w:rPr>
          <w:rtl/>
        </w:rPr>
        <w:t xml:space="preserve">כתיבי, </w:t>
      </w:r>
      <w:r>
        <w:rPr>
          <w:rFonts w:hint="cs"/>
          <w:rtl/>
        </w:rPr>
        <w:t>'</w:t>
      </w:r>
      <w:ins w:id="90365" w:author="Claude - סמנטי" w:date="2026-10-11T12:20:38Z">
        <w:r>
          <w:rPr>
            <w:rStyle w:val="afffff0"/>
            <w:rtl/>
          </w:rPr>
          <w:t xml:space="preserve">וְנָתַן עָלָיו</w:t>
        </w:r>
      </w:ins>
      <w:del w:id="90366" w:author="Claude - סמנטי" w:date="2026-10-11T12:20:38Z">
        <w:r>
          <w:rPr>
            <w:rtl/>
          </w:rPr>
          <w:delText xml:space="preserve">ונתן עליו</w:delText>
        </w:r>
      </w:del>
      <w:r>
        <w:rPr>
          <w:rFonts w:hint="cs"/>
          <w:rtl/>
        </w:rPr>
        <w:t>'</w:t>
      </w:r>
      <w:r>
        <w:rPr>
          <w:rtl/>
        </w:rPr>
        <w:t xml:space="preserve"> - </w:t>
      </w:r>
      <w:ins w:id="92024" w:author="מנוע מכני" w:date="2026-10-11T12:04:39Z">
        <w:r>
          <w:rPr>
            <w:rtl/>
          </w:rPr>
          <w:t xml:space="preserve">ומשמע ש</w:t>
        </w:r>
      </w:ins>
      <w:del w:id="92025" w:author="מנוע מכני" w:date="2026-10-11T12:04:39Z">
        <w:r>
          <w:rPr>
            <w:rtl/>
          </w:rPr>
          <w:delText xml:space="preserve">אלמא </w:delText>
        </w:r>
      </w:del>
      <w:r>
        <w:rPr>
          <w:rtl/>
        </w:rPr>
        <w:t xml:space="preserve">אפר ברישא, </w:t>
      </w:r>
    </w:p>
    <w:p w:rsidR="00E403F0" w:rsidRPr="00E87E21" w:rsidRDefault="00E403F0" w:rsidP="00E403F0">
      <w:pPr>
        <w:rPr>
          <w:spacing w:val="-8"/>
          <w:rtl/>
        </w:rPr>
      </w:pPr>
      <w:r w:rsidRPr="00E87E21">
        <w:rPr>
          <w:spacing w:val="-8"/>
          <w:rtl/>
        </w:rPr>
        <w:tab/>
      </w:r>
      <w:r w:rsidRPr="00E87E21">
        <w:rPr>
          <w:spacing w:val="-8"/>
          <w:rtl/>
        </w:rPr>
        <w:tab/>
      </w:r>
      <w:ins w:id="90482" w:author="מנוע מכני" w:date="2026-10-11T12:04:39Z">
        <w:r>
          <w:rPr>
            <w:spacing w:val="-8"/>
            <w:rtl/>
          </w:rPr>
          <w:t xml:space="preserve">ואח"כ</w:t>
        </w:r>
      </w:ins>
      <w:del w:id="90483" w:author="מנוע מכני" w:date="2026-10-11T12:04:39Z">
        <w:r w:rsidRPr="00E87E21">
          <w:rPr>
            <w:spacing w:val="-8"/>
            <w:rtl/>
          </w:rPr>
          <w:tab/>
          <w:delText xml:space="preserve">והדר</w:delText>
        </w:r>
      </w:del>
      <w:r w:rsidRPr="00E87E21">
        <w:rPr>
          <w:spacing w:val="-8"/>
          <w:rtl/>
        </w:rPr>
        <w:tab/>
        <w:t xml:space="preserve"> כתיב </w:t>
      </w:r>
      <w:r w:rsidRPr="00E87E21">
        <w:rPr>
          <w:rFonts w:hint="cs"/>
          <w:spacing w:val="-8"/>
          <w:rtl/>
        </w:rPr>
        <w:t>'</w:t>
      </w:r>
      <w:ins w:id="90367" w:author="Claude - סמנטי" w:date="2026-10-11T12:20:38Z">
        <w:r>
          <w:rPr>
            <w:rStyle w:val="afffff0"/>
            <w:spacing w:val="-8"/>
            <w:rtl/>
          </w:rPr>
          <w:t xml:space="preserve">מַיִם חַיִּים אֶל כֶּלִי</w:t>
        </w:r>
      </w:ins>
      <w:del w:id="90368" w:author="Claude - סמנטי" w:date="2026-10-11T12:20:38Z">
        <w:r w:rsidRPr="00E87E21">
          <w:rPr>
            <w:spacing w:val="-8"/>
            <w:rtl/>
          </w:rPr>
          <w:delText xml:space="preserve">מים חיים אל כלי</w:delText>
        </w:r>
      </w:del>
      <w:r w:rsidRPr="00E87E21">
        <w:rPr>
          <w:rFonts w:hint="cs"/>
          <w:spacing w:val="-8"/>
          <w:rtl/>
        </w:rPr>
        <w:t>'</w:t>
      </w:r>
      <w:r w:rsidRPr="00E87E21">
        <w:rPr>
          <w:spacing w:val="-8"/>
          <w:rtl/>
        </w:rPr>
        <w:t>, הא כיצד: רצה - עפר למטה רצה עפר למעלה.</w:t>
      </w:r>
    </w:p>
    <w:p>
      <w:pPr>
        <w:pStyle w:val="38"/>
        <w:rPr>
          <w:ins w:id="93346" w:author="מנוע מכני" w:date="2026-10-11T12:04:39Z"/>
        </w:rPr>
      </w:pPr>
      <w:r w:rsidRPr="00A757C8">
        <w:t>ותנא דידן</w:t>
      </w:r>
      <w:r w:rsidRPr="00A757C8">
        <w:t xml:space="preserve"> </w:t>
      </w:r>
      <w:r w:rsidRPr="00A757C8">
        <w:t xml:space="preserve">אמר</w:t>
      </w:r>
      <w:r w:rsidRPr="00A757C8">
        <w:t xml:space="preserve"> לך:</w:t>
      </w:r>
    </w:p>
    <w:p w:rsidR="00E403F0" w:rsidRPr="00AD695E" w:rsidRDefault="00E403F0" w:rsidP="00E403F0">
      <w:pPr>
        <w:rPr>
          <w:rtl/>
        </w:rPr>
      </w:pPr>
      <w:del w:id="93347" w:author="מנוע מכני" w:date="2026-10-11T12:04:39Z">
        <w:r w:rsidRPr="00A757C8">
          <w:rPr>
            <w:rtl/>
          </w:rPr>
          <w:delText xml:space="preserve"> </w:delText>
        </w:r>
      </w:del>
      <w:r w:rsidRPr="00A757C8">
        <w:rPr>
          <w:rtl/>
        </w:rPr>
        <w:t xml:space="preserve">סיפיה דקרא דוקא, </w:t>
      </w:r>
      <w:r w:rsidRPr="00A757C8">
        <w:rPr>
          <w:rFonts w:hint="cs"/>
          <w:rtl/>
        </w:rPr>
        <w:t>'</w:t>
      </w:r>
      <w:ins w:id="90369" w:author="Claude - סמנטי" w:date="2026-10-11T12:20:38Z">
        <w:r>
          <w:rPr>
            <w:rStyle w:val="afffff0"/>
            <w:rtl/>
          </w:rPr>
          <w:t xml:space="preserve">וְנָתַן עָלָיו</w:t>
        </w:r>
      </w:ins>
      <w:del w:id="90370" w:author="Claude - סמנטי" w:date="2026-10-11T12:20:38Z">
        <w:r w:rsidRPr="00A757C8">
          <w:rPr>
            <w:rtl/>
          </w:rPr>
          <w:delText xml:space="preserve">ונתן עליו</w:delText>
        </w:r>
      </w:del>
      <w:r w:rsidRPr="00A757C8">
        <w:rPr>
          <w:rFonts w:hint="cs"/>
          <w:rtl/>
        </w:rPr>
        <w:t xml:space="preserve">' </w:t>
      </w:r>
      <w:r w:rsidRPr="00A757C8">
        <w:rPr>
          <w:rtl/>
        </w:rPr>
        <w:t>לערבן.</w:t>
      </w:r>
      <w:r w:rsidRPr="00A757C8">
        <w:rPr>
          <w:rFonts w:hint="cs"/>
          <w:rtl/>
        </w:rPr>
        <w:t xml:space="preserve"> דמה מצינו בכל מקום אף כאן מכשיר למעלה. </w:t>
      </w:r>
    </w:p>
    <w:p w:rsidR="00E403F0" w:rsidRPr="00AD695E" w:rsidRDefault="00E403F0" w:rsidP="00E403F0">
      <w:pPr>
        <w:jc w:val="center"/>
        <w:rPr>
          <w:del w:id="90010" w:author="מנוע עיצוב" w:date="2026-10-11T12:09:26Z"/>
          <w:rtl/>
        </w:rPr>
      </w:pPr>
      <w:del w:id="90009" w:author="מנוע עיצוב" w:date="2026-10-11T12:09:26Z">
        <w:r w:rsidRPr="00E5675B">
          <w:rPr>
            <w:rFonts w:ascii="BA חניכי הישיבות" w:hAnsi="BA חניכי הישיבות" w:cs="BA חניכי הישיבות"/>
            <w:rtl/>
          </w:rPr>
          <w:delText xml:space="preserve">׻</w:delText>
        </w:r>
      </w:del>
    </w:p>
    <w:p w:rsidR="00E403F0" w:rsidRPr="00AD695E" w:rsidRDefault="00E403F0" w:rsidP="00E403F0">
      <w:pPr>
        <w:pStyle w:val="affff1"/>
        <w:ind w:end="0"/>
        <w:rPr>
          <w:rtl/>
        </w:rPr>
        <w:pPrChange w:id="20017" w:author="קלוד" w:date="2026-10-11T09:07:18Z">
          <w:pPr>
            <w:pStyle w:val="affff1"/>
            <w:rPr>
              <w:rtl/>
            </w:rPr>
          </w:pPr>
        </w:pPrChange>
      </w:pPr>
      <w:ins w:id="9805" w:author="מספור קטעי משנה" w:date="2026-10-11T09:35:05Z">
        <w:r>
          <w:rPr>
            <w:rStyle w:val="MisparKeta"/>
          </w:rPr>
          <w:t xml:space="preserve">ב. </w:t>
        </w:r>
      </w:ins>
      <w:r>
        <w:rPr>
          <w:rtl/>
        </w:rPr>
        <w:t>ואין בית הפרס עושה בית הפרס כו'.</w:t>
      </w:r>
    </w:p>
    <w:p w:rsidR="00E403F0" w:rsidRPr="00AD695E" w:rsidRDefault="00E403F0" w:rsidP="00E403F0">
      <w:pPr>
        <w:rPr>
          <w:rtl/>
        </w:rPr>
      </w:pPr>
      <w:r>
        <w:rPr>
          <w:rtl/>
        </w:rPr>
        <w:t xml:space="preserve">מתניתין דלא </w:t>
      </w:r>
      <w:r>
        <w:rPr>
          <w:rStyle w:val="2fb"/>
          <w:rtl/>
        </w:rPr>
        <w:t xml:space="preserve">כר"</w:t>
      </w:r>
      <w:r>
        <w:rPr>
          <w:rStyle w:val="2fb"/>
          <w:rFonts w:hint="cs"/>
          <w:rtl/>
        </w:rPr>
        <w:t xml:space="preserve">א</w:t>
      </w:r>
      <w:r>
        <w:rPr>
          <w:rFonts w:hint="cs"/>
          <w:rtl/>
        </w:rPr>
        <w:t xml:space="preserve"> שאמר </w:t>
      </w:r>
      <w:r>
        <w:rPr>
          <w:rtl/>
        </w:rPr>
        <w:t>בית הפרס עושה בית הפרס.</w:t>
      </w:r>
    </w:p>
    <w:p>
      <w:pPr>
        <w:pStyle w:val="38"/>
        <w:rPr>
          <w:ins w:id="93348" w:author="מנוע מכני" w:date="2026-10-11T12:04:39Z"/>
        </w:rPr>
      </w:pPr>
      <w:r>
        <w:t>כשבא ר</w:t>
      </w:r>
      <w:r>
        <w:t>"</w:t>
      </w:r>
      <w:r>
        <w:t>ד מר</w:t>
      </w:r>
      <w:r>
        <w:t>"</w:t>
      </w:r>
      <w:r>
        <w:t>ל מרשב</w:t>
      </w:r>
      <w:r>
        <w:t>"</w:t>
      </w:r>
      <w:r>
        <w:t>א</w:t>
      </w:r>
      <w:r>
        <w:t xml:space="preserve">:</w:t>
      </w:r>
    </w:p>
    <w:p w:rsidR="00E403F0" w:rsidRPr="00AD695E" w:rsidRDefault="00E403F0" w:rsidP="00E403F0">
      <w:pPr>
        <w:rPr>
          <w:rtl/>
        </w:rPr>
      </w:pPr>
      <w:del w:id="93349" w:author="מנוע מכני" w:date="2026-10-11T12:04:39Z">
        <w:r>
          <w:rPr>
            <w:rtl/>
          </w:rPr>
          <w:delText xml:space="preserve"> </w:delText>
        </w:r>
      </w:del>
      <w:r>
        <w:rPr>
          <w:rtl/>
        </w:rPr>
        <w:t xml:space="preserve">שלש שדות ושתי מענות.</w:t>
      </w:r>
    </w:p>
    <w:p w:rsidR="00E403F0" w:rsidRPr="00AD695E" w:rsidRDefault="00E403F0" w:rsidP="00E403F0">
      <w:pPr>
        <w:pStyle w:val="afff3"/>
        <w:framePr w:wrap="around"/>
        <w:spacing w:line="240" w:lineRule="exact"/>
        <w:rPr>
          <w:rtl/>
        </w:rPr>
      </w:pPr>
      <w:r w:rsidRPr="009239E9">
        <w:rPr>
          <w:rFonts w:hint="cs"/>
          <w:szCs w:val="18"/>
          <w:rtl/>
        </w:rPr>
        <w:t>יג.</w:t>
      </w:r>
    </w:p>
    <w:p w:rsidR="00E403F0" w:rsidRPr="00AD695E" w:rsidRDefault="00E403F0" w:rsidP="00E403F0">
      <w:pPr>
        <w:rPr>
          <w:rtl/>
        </w:rPr>
      </w:pPr>
      <w:r>
        <w:rPr>
          <w:rtl/>
        </w:rPr>
        <w:t>מלא מענה - מאה אמה, כדתניא: החורש את הקבר עושה בית הפרס מלא מענה, מאה אמה.</w:t>
      </w:r>
    </w:p>
    <w:p w:rsidR="00E403F0" w:rsidRPr="00AD695E" w:rsidRDefault="00E403F0" w:rsidP="00E403F0">
      <w:pPr>
        <w:jc w:val="center"/>
        <w:rPr>
          <w:del w:id="90012" w:author="מנוע עיצוב" w:date="2026-10-11T12:09:26Z"/>
          <w:rtl/>
        </w:rPr>
      </w:pPr>
      <w:del w:id="90011" w:author="מנוע עיצוב" w:date="2026-10-11T12:09:26Z">
        <w:r w:rsidRPr="00E5675B">
          <w:rPr>
            <w:rFonts w:ascii="BA חניכי הישיבות" w:hAnsi="BA חניכי הישיבות" w:cs="BA חניכי הישיבות"/>
            <w:rtl/>
          </w:rPr>
          <w:delText xml:space="preserve">׻</w:delText>
        </w:r>
      </w:del>
    </w:p>
    <w:p w:rsidR="00E403F0" w:rsidRPr="00AD695E" w:rsidRDefault="00E403F0" w:rsidP="00E403F0">
      <w:pPr>
        <w:pStyle w:val="affff1"/>
        <w:ind w:end="0"/>
        <w:rPr>
          <w:rtl/>
        </w:rPr>
        <w:pPrChange w:id="20018" w:author="קלוד" w:date="2026-10-11T09:07:18Z">
          <w:pPr>
            <w:pStyle w:val="affff1"/>
            <w:rPr>
              <w:rtl/>
            </w:rPr>
          </w:pPr>
        </w:pPrChange>
      </w:pPr>
      <w:ins w:id="9806" w:author="מספור קטעי משנה" w:date="2026-10-11T09:35:05Z">
        <w:r>
          <w:rPr>
            <w:rStyle w:val="MisparKeta"/>
          </w:rPr>
          <w:t xml:space="preserve">א. </w:t>
        </w:r>
      </w:ins>
      <w:r>
        <w:rPr>
          <w:rtl/>
        </w:rPr>
        <w:t>ואין תרומה אחר תרומה כו'.</w:t>
      </w:r>
    </w:p>
    <w:p w:rsidR="00E403F0" w:rsidRPr="00AD695E" w:rsidRDefault="00E403F0" w:rsidP="00E403F0">
      <w:pPr>
        <w:rPr>
          <w:rtl/>
        </w:rPr>
      </w:pPr>
      <w:r>
        <w:rPr>
          <w:rtl/>
        </w:rPr>
        <w:t xml:space="preserve">מתניתין </w:t>
      </w:r>
      <w:r>
        <w:rPr>
          <w:rStyle w:val="2fb"/>
          <w:rtl/>
        </w:rPr>
        <w:t xml:space="preserve">ר"ע</w:t>
      </w:r>
      <w:r>
        <w:rPr>
          <w:rtl/>
        </w:rPr>
        <w:t xml:space="preserve"> היא</w:t>
      </w:r>
      <w:r>
        <w:rPr>
          <w:rFonts w:hint="cs"/>
          <w:rtl/>
        </w:rPr>
        <w:t xml:space="preserve"> </w:t>
      </w:r>
      <w:r>
        <w:rPr>
          <w:rtl/>
        </w:rPr>
        <w:t xml:space="preserve">דתנן</w:t>
      </w:r>
      <w:r>
        <w:rPr>
          <w:rtl/>
        </w:rPr>
        <w:t xml:space="preserve">, השותפין שתרמו זה אחר זה, </w:t>
      </w:r>
      <w:r>
        <w:rPr>
          <w:rStyle w:val="2fb"/>
          <w:rtl/>
        </w:rPr>
        <w:t xml:space="preserve">ר"</w:t>
      </w:r>
      <w:r>
        <w:rPr>
          <w:rStyle w:val="2fb"/>
          <w:rFonts w:hint="cs"/>
          <w:rtl/>
        </w:rPr>
        <w:t>א</w:t>
      </w:r>
      <w:r>
        <w:rPr>
          <w:rtl/>
        </w:rPr>
        <w:t xml:space="preserve"> אומר: תרומת שניהם תרומה, </w:t>
      </w:r>
    </w:p>
    <w:p>
      <w:pPr>
        <w:pStyle w:val="38"/>
        <w:rPr>
          <w:ins w:id="93350" w:author="מנוע מכני" w:date="2026-10-11T12:04:39Z"/>
        </w:rPr>
      </w:pPr>
      <w:r>
        <w:t xml:space="preserve">ר"ע</w:t>
      </w:r>
      <w:del w:id="94197" w:author="מנוע מכני" w:date="2026-10-11T12:04:39Z">
        <w:r>
          <w:delText xml:space="preserve"> אומר</w:delText>
        </w:r>
      </w:del>
      <w:r>
        <w:t xml:space="preserve">:</w:t>
      </w:r>
    </w:p>
    <w:p w:rsidR="00E403F0" w:rsidRPr="00AD695E" w:rsidRDefault="00E403F0" w:rsidP="00E403F0">
      <w:pPr>
        <w:rPr>
          <w:rtl/>
        </w:rPr>
      </w:pPr>
      <w:del w:id="93351" w:author="מנוע מכני" w:date="2026-10-11T12:04:39Z">
        <w:r>
          <w:rPr>
            <w:rtl/>
          </w:rPr>
          <w:delText xml:space="preserve"> </w:delText>
        </w:r>
      </w:del>
      <w:r>
        <w:rPr>
          <w:rtl/>
        </w:rPr>
        <w:t xml:space="preserve">אין תרומת שניהם תרומה, </w:t>
      </w:r>
    </w:p>
    <w:p w:rsidR="00E403F0" w:rsidRPr="00AD695E" w:rsidRDefault="00E403F0" w:rsidP="00E403F0">
      <w:pPr>
        <w:rPr>
          <w:rtl/>
        </w:rPr>
      </w:pPr>
      <w:r>
        <w:rPr>
          <w:rtl/>
        </w:rPr>
        <w:t xml:space="preserve">וחכמים אומרים: אם תרם הראשון כשיעור אין תרומת השני תרומה, </w:t>
      </w:r>
    </w:p>
    <w:p w:rsidR="00E403F0" w:rsidRPr="00AD695E" w:rsidRDefault="00E403F0" w:rsidP="00E403F0">
      <w:pPr>
        <w:rPr>
          <w:rtl/>
        </w:rPr>
      </w:pPr>
      <w:r>
        <w:rPr>
          <w:rtl/>
        </w:rPr>
        <w:t xml:space="preserve">ואם </w:t>
      </w:r>
      <w:r>
        <w:rPr>
          <w:rtl/>
        </w:rPr>
        <w:t xml:space="preserve">לא</w:t>
      </w:r>
      <w:r>
        <w:rPr>
          <w:rtl/>
        </w:rPr>
        <w:t xml:space="preserve"> תרם כשיעור - תרומת השני תרומה.</w:t>
      </w:r>
    </w:p>
    <w:p w:rsidR="00E403F0" w:rsidRPr="00AD695E" w:rsidRDefault="00E403F0" w:rsidP="00E403F0">
      <w:pPr>
        <w:pStyle w:val="affff1"/>
        <w:ind w:end="0"/>
        <w:rPr>
          <w:rtl/>
        </w:rPr>
        <w:pPrChange w:id="20019" w:author="קלוד" w:date="2026-10-11T09:07:18Z">
          <w:pPr>
            <w:pStyle w:val="affff1"/>
            <w:rPr>
              <w:rtl/>
            </w:rPr>
          </w:pPr>
        </w:pPrChange>
      </w:pPr>
      <w:ins w:id="9807" w:author="מספור קטעי משנה" w:date="2026-10-11T09:35:05Z">
        <w:r>
          <w:rPr>
            <w:rStyle w:val="MisparKeta"/>
          </w:rPr>
          <w:t xml:space="preserve">ב. </w:t>
        </w:r>
      </w:ins>
      <w:r>
        <w:rPr>
          <w:rtl/>
        </w:rPr>
        <w:t>ואין תמורה עושה תמורה כו'.</w:t>
      </w:r>
    </w:p>
    <w:p w:rsidR="00E403F0" w:rsidRPr="00AD695E" w:rsidRDefault="00E403F0" w:rsidP="00E403F0">
      <w:pPr>
        <w:rPr>
          <w:rtl/>
        </w:rPr>
      </w:pPr>
      <w:r>
        <w:rPr>
          <w:rFonts w:hint="cs"/>
          <w:rtl/>
        </w:rPr>
        <w:t>ד'</w:t>
      </w:r>
      <w:ins w:id="90371" w:author="Claude - סמנטי" w:date="2026-10-11T12:20:38Z">
        <w:r>
          <w:rPr>
            <w:rStyle w:val="afffff0"/>
            <w:rtl/>
          </w:rPr>
          <w:t xml:space="preserve">וּתְמוּרָתוֹ</w:t>
        </w:r>
      </w:ins>
      <w:del w:id="90372" w:author="Claude - סמנטי" w:date="2026-10-11T12:20:38Z">
        <w:r>
          <w:rPr>
            <w:rtl/>
          </w:rPr>
          <w:delText xml:space="preserve">ותמורתו</w:delText>
        </w:r>
      </w:del>
      <w:r>
        <w:rPr>
          <w:rFonts w:hint="cs"/>
          <w:rtl/>
        </w:rPr>
        <w:t>'</w:t>
      </w:r>
      <w:r>
        <w:rPr>
          <w:rtl/>
        </w:rPr>
        <w:t xml:space="preserve"> - ולא תמורת תמורתו.</w:t>
      </w:r>
    </w:p>
    <w:p w:rsidR="00E403F0" w:rsidRPr="00AD695E" w:rsidRDefault="00E403F0" w:rsidP="00E403F0">
      <w:pPr>
        <w:pStyle w:val="affff1"/>
        <w:ind w:end="0"/>
        <w:rPr>
          <w:rtl/>
        </w:rPr>
        <w:pPrChange w:id="20020" w:author="קלוד" w:date="2026-10-11T09:07:18Z">
          <w:pPr>
            <w:pStyle w:val="affff1"/>
            <w:rPr>
              <w:rtl/>
            </w:rPr>
          </w:pPr>
        </w:pPrChange>
      </w:pPr>
      <w:ins w:id="9808" w:author="מספור קטעי משנה" w:date="2026-10-11T09:35:05Z">
        <w:r>
          <w:rPr>
            <w:rStyle w:val="MisparKeta"/>
          </w:rPr>
          <w:t xml:space="preserve">ג. </w:t>
        </w:r>
      </w:ins>
      <w:r>
        <w:rPr>
          <w:rtl/>
        </w:rPr>
        <w:t>ואין הולד עושה תמורה.</w:t>
      </w:r>
    </w:p>
    <w:p w:rsidR="00E403F0" w:rsidRPr="00AD695E" w:rsidRDefault="00E403F0" w:rsidP="00E403F0">
      <w:pPr>
        <w:rPr>
          <w:rtl/>
        </w:rPr>
      </w:pPr>
      <w:r>
        <w:rPr>
          <w:rtl/>
        </w:rPr>
        <w:t>ד</w:t>
      </w:r>
      <w:r>
        <w:rPr>
          <w:rFonts w:hint="cs"/>
          <w:rtl/>
        </w:rPr>
        <w:t>'</w:t>
      </w:r>
      <w:ins w:id="90373" w:author="Claude - סמנטי" w:date="2026-10-11T12:20:38Z">
        <w:r>
          <w:rPr>
            <w:rStyle w:val="afffff0"/>
            <w:rtl/>
          </w:rPr>
          <w:t xml:space="preserve">הוּא</w:t>
        </w:r>
      </w:ins>
      <w:del w:id="90374" w:author="Claude - סמנטי" w:date="2026-10-11T12:20:38Z">
        <w:r>
          <w:rPr>
            <w:rtl/>
          </w:rPr>
          <w:delText xml:space="preserve">הוא</w:delText>
        </w:r>
      </w:del>
      <w:r>
        <w:rPr>
          <w:rFonts w:hint="cs"/>
          <w:rtl/>
        </w:rPr>
        <w:t>'</w:t>
      </w:r>
      <w:r>
        <w:rPr>
          <w:rtl/>
        </w:rPr>
        <w:t xml:space="preserve"> ולא ולד.</w:t>
      </w:r>
    </w:p>
    <w:p w:rsidR="00E403F0" w:rsidRPr="00AD695E" w:rsidRDefault="00E403F0" w:rsidP="00E403F0">
      <w:pPr>
        <w:pStyle w:val="affff1"/>
        <w:ind w:end="0"/>
        <w:rPr>
          <w:rtl/>
        </w:rPr>
        <w:pPrChange w:id="20021" w:author="קלוד" w:date="2026-10-11T09:07:18Z">
          <w:pPr>
            <w:pStyle w:val="affff1"/>
            <w:rPr>
              <w:rtl/>
            </w:rPr>
          </w:pPr>
        </w:pPrChange>
      </w:pPr>
      <w:ins w:id="9809" w:author="מספור קטעי משנה" w:date="2026-10-11T09:35:05Z">
        <w:r>
          <w:rPr>
            <w:rStyle w:val="MisparKeta"/>
          </w:rPr>
          <w:t xml:space="preserve">ג. </w:t>
        </w:r>
      </w:ins>
      <w:r>
        <w:rPr>
          <w:rtl/>
        </w:rPr>
        <w:t>ר' יהודה אומר: הולד עושה תמורה.</w:t>
      </w:r>
    </w:p>
    <w:p w:rsidR="00E403F0" w:rsidRPr="00AD695E" w:rsidRDefault="00E403F0" w:rsidP="00E403F0">
      <w:pPr>
        <w:rPr>
          <w:rtl/>
        </w:rPr>
      </w:pPr>
      <w:r>
        <w:rPr>
          <w:rtl/>
        </w:rPr>
        <w:t>ד</w:t>
      </w:r>
      <w:r>
        <w:rPr>
          <w:rFonts w:hint="cs"/>
          <w:rtl/>
        </w:rPr>
        <w:t>'</w:t>
      </w:r>
      <w:ins w:id="90375" w:author="Claude - סמנטי" w:date="2026-10-11T12:20:38Z">
        <w:r>
          <w:rPr>
            <w:rStyle w:val="afffff0"/>
            <w:rtl/>
          </w:rPr>
          <w:t xml:space="preserve">יִהְיֶה</w:t>
        </w:r>
      </w:ins>
      <w:del w:id="90376" w:author="Claude - סמנטי" w:date="2026-10-11T12:20:38Z">
        <w:r>
          <w:rPr>
            <w:rtl/>
          </w:rPr>
          <w:delText xml:space="preserve">יהיה</w:delText>
        </w:r>
      </w:del>
      <w:r>
        <w:rPr>
          <w:rFonts w:hint="cs"/>
          <w:rtl/>
        </w:rPr>
        <w:t>'</w:t>
      </w:r>
      <w:r>
        <w:rPr>
          <w:rtl/>
        </w:rPr>
        <w:t xml:space="preserve"> - לרבות את הולד.</w:t>
      </w:r>
    </w:p>
    <w:p w:rsidR="00E403F0" w:rsidRPr="00AD695E" w:rsidRDefault="00E403F0" w:rsidP="00E403F0">
      <w:pPr>
        <w:rPr>
          <w:rtl/>
        </w:rPr>
      </w:pPr>
      <w:r>
        <w:rPr>
          <w:rtl/>
        </w:rPr>
        <w:t>ורבנן - לרבות שוגג כמזיד.</w:t>
      </w:r>
    </w:p>
    <w:p w:rsidR="00E403F0" w:rsidRPr="00AD695E" w:rsidRDefault="00E403F0" w:rsidP="00E403F0">
      <w:pPr>
        <w:jc w:val="center"/>
        <w:rPr>
          <w:rtl/>
        </w:rPr>
      </w:pPr>
      <w:r w:rsidRPr="00E5675B">
        <w:rPr>
          <w:rFonts w:ascii="BA חניכי הישיבות" w:hAnsi="BA חניכי הישיבות" w:cs="BA חניכי הישיבות"/>
          <w:rtl/>
        </w:rPr>
        <w:t>׻</w:t>
      </w:r>
    </w:p>
    <w:p>
      <w:pPr>
        <w:pStyle w:val="MishnaBatzad"/>
        <w:rPr>
          <w:ins w:id="20131" w:author="קלוד" w:date="2026-10-11T09:07:18Z"/>
        </w:rPr>
      </w:pPr>
      <w:ins w:id="20130" w:author="קלוד" w:date="2026-10-11T09:07:18Z">
        <w:r>
          <w:t xml:space="preserve">משנה ו</w:t>
        </w:r>
      </w:ins>
    </w:p>
    <w:p w:rsidR="00E403F0" w:rsidRPr="00D65BEC" w:rsidRDefault="00E403F0" w:rsidP="00E403F0">
      <w:pPr>
        <w:pStyle w:val="afff9"/>
        <w:rPr>
          <w:del w:id="20069" w:author="קלוד" w:date="2026-10-11T09:07:18Z"/>
          <w:rtl/>
        </w:rPr>
      </w:pPr>
      <w:del w:id="20068" w:author="קלוד" w:date="2026-10-11T09:07:18Z">
        <w:r w:rsidRPr="00D65BEC">
          <w:rPr>
            <w:rtl/>
          </w:rPr>
          <w:delText xml:space="preserve">מתני'.</w:delText>
        </w:r>
      </w:del>
    </w:p>
    <w:p w:rsidR="00E403F0" w:rsidRPr="00D65BEC" w:rsidRDefault="00E403F0" w:rsidP="00E403F0">
      <w:pPr>
        <w:pStyle w:val="afff9"/>
        <w:spacing w:before="120"/>
        <w:rPr>
          <w:rtl/>
        </w:rPr>
        <w:pPrChange w:id="90007" w:author="קלוד" w:date="2026-10-11T12:09:42Z">
          <w:pPr>
            <w:pStyle w:val="afff9"/>
          </w:pPr>
        </w:pPrChange>
      </w:pPr>
      <w:r w:rsidRPr="00D65BEC">
        <w:rPr>
          <w:rtl/>
        </w:rPr>
        <w:t>העופות והמנחות - אין עושין תמורה, שלא נאמר אלא בהמה.</w:t>
      </w:r>
    </w:p>
    <w:p w:rsidR="00E403F0" w:rsidRPr="00D65BEC" w:rsidRDefault="00E403F0" w:rsidP="00E403F0">
      <w:pPr>
        <w:pStyle w:val="afff9"/>
        <w:rPr>
          <w:rtl/>
        </w:rPr>
      </w:pPr>
      <w:r w:rsidRPr="00D65BEC">
        <w:rPr>
          <w:rtl/>
        </w:rPr>
        <w:t xml:space="preserve">הציבור והשותפין - אין עושין תמורה, שנאמר לא יחליפנו ולא ימיר – </w:t>
      </w:r>
    </w:p>
    <w:p w:rsidR="00E403F0" w:rsidRPr="00D65BEC" w:rsidRDefault="00E403F0" w:rsidP="00E403F0">
      <w:pPr>
        <w:pStyle w:val="afff9"/>
        <w:rPr>
          <w:rtl/>
        </w:rPr>
      </w:pPr>
      <w:r w:rsidRPr="00D65BEC">
        <w:rPr>
          <w:rtl/>
        </w:rPr>
        <w:t>יחיד עושה תמורה, ואין הצבור והשותפין עושין תמורה.</w:t>
      </w:r>
    </w:p>
    <w:p w:rsidR="00E403F0" w:rsidRPr="00D65BEC" w:rsidRDefault="00E403F0" w:rsidP="00E403F0">
      <w:pPr>
        <w:pStyle w:val="afff9"/>
        <w:rPr>
          <w:rtl/>
        </w:rPr>
      </w:pPr>
      <w:r w:rsidRPr="00D65BEC">
        <w:rPr>
          <w:rtl/>
        </w:rPr>
        <w:t>קדשי בדק הבית - אין עושין תמורה.</w:t>
      </w:r>
    </w:p>
    <w:p w:rsidR="00E403F0" w:rsidRPr="00D65BEC" w:rsidRDefault="00E403F0" w:rsidP="00E403F0">
      <w:pPr>
        <w:pStyle w:val="afff9"/>
        <w:rPr>
          <w:rtl/>
        </w:rPr>
      </w:pPr>
      <w:r>
        <w:rPr>
          <w:rtl/>
        </w:rPr>
        <w:t xml:space="preserve">אמר </w:t>
      </w:r>
      <w:r>
        <w:rPr>
          <w:rStyle w:val="TanaimMishna"/>
          <w:rtl/>
          <w:rPrChange w:id="95260" w:author="Claude" w:date="2026-10-11T09:08:06Z">
            <w:rPr>
              <w:rtl/>
            </w:rPr>
          </w:rPrChange>
        </w:rPr>
        <w:t xml:space="preserve">ר"ש</w:t>
      </w:r>
      <w:r>
        <w:rPr>
          <w:rStyle w:val="TanaimMishna"/>
          <w:rtl/>
          <w:rPrChange w:id="95261" w:author="Claude" w:date="2026-10-11T09:08:06Z">
            <w:rPr>
              <w:rtl/>
            </w:rPr>
          </w:rPrChange>
        </w:rPr>
        <w:t xml:space="preserve">:</w:t>
      </w:r>
      <w:r>
        <w:rPr>
          <w:rtl/>
        </w:rPr>
        <w:t xml:space="preserve"> והרי מעשר בכלל היה, ולמה יצא לומר לך, מה מעשר קרבן יחיד, יצאו קרבנות צבור, </w:t>
      </w:r>
    </w:p>
    <w:p w:rsidR="00E403F0" w:rsidRPr="00D65BEC" w:rsidRDefault="00E403F0" w:rsidP="00E403F0">
      <w:pPr>
        <w:pStyle w:val="afff9"/>
        <w:rPr>
          <w:rtl/>
        </w:rPr>
      </w:pPr>
      <w:r w:rsidRPr="00D65BEC">
        <w:rPr>
          <w:rtl/>
        </w:rPr>
        <w:t>ומה מעשר - קרבן מזבח, יצאו קרבנות בדק הבית.</w:t>
      </w:r>
    </w:p>
    <w:p w:rsidR="00E403F0" w:rsidRPr="00AD695E" w:rsidRDefault="00E403F0" w:rsidP="00E403F0">
      <w:pPr>
        <w:jc w:val="center"/>
        <w:rPr>
          <w:rtl/>
        </w:rPr>
      </w:pPr>
      <w:r w:rsidRPr="00E5675B">
        <w:rPr>
          <w:rFonts w:ascii="BA חניכי הישיבות" w:hAnsi="BA חניכי הישיבות" w:cs="BA חניכי הישיבות"/>
          <w:rtl/>
        </w:rPr>
        <w:t>׻</w:t>
      </w:r>
    </w:p>
    <w:p>
      <w:pPr>
        <w:pStyle w:val="afffff8"/>
        <w:rPr>
          <w:ins w:id="90159" w:author="קלוד" w:date="2026-10-11T12:25:27Z"/>
        </w:rPr>
      </w:pPr>
      <w:ins w:id="90160" w:author="קלוד" w:date="2026-10-11T12:25:27Z">
        <w:r>
          <w:rPr>
            <w:color w:val="7B3F00"/>
          </w:rPr>
          <w:t xml:space="preserve">קדשי בדק הבית - אין עושין תמורה, שלא נקראו 'קרבן'</w:t>
        </w:r>
      </w:ins>
    </w:p>
    <w:p>
      <w:pPr>
        <w:pStyle w:val="38"/>
        <w:rPr>
          <w:ins w:id="93353" w:author="מנוע מכני" w:date="2026-10-11T12:04:39Z"/>
        </w:rPr>
      </w:pPr>
      <w:del w:id="93352" w:author="מנוע מכני" w:date="2026-10-11T12:04:39Z">
        <w:r>
          <w:lastRenderedPageBreak/>
          <w:delText xml:space="preserve">•</w:delText>
        </w:r>
      </w:del>
      <w:r>
        <w:t xml:space="preserve"> </w:t>
      </w:r>
      <w:r w:rsidRPr="00217260">
        <w:t>ת"ר</w:t>
      </w:r>
      <w:r>
        <w:t xml:space="preserve">:</w:t>
      </w:r>
    </w:p>
    <w:p w:rsidR="00E403F0" w:rsidRPr="00AD695E" w:rsidRDefault="00E403F0" w:rsidP="00E403F0">
      <w:pPr>
        <w:rPr>
          <w:rtl/>
        </w:rPr>
      </w:pPr>
      <w:del w:id="93354" w:author="מנוע מכני" w:date="2026-10-11T12:04:39Z">
        <w:r>
          <w:rPr>
            <w:rtl/>
          </w:rPr>
          <w:delText xml:space="preserve"> </w:delText>
        </w:r>
      </w:del>
      <w:r>
        <w:rPr>
          <w:rtl/>
        </w:rPr>
        <w:t xml:space="preserve">יכול יהו קדשי בדק הבית עושין תמורה, </w:t>
      </w:r>
    </w:p>
    <w:p w:rsidR="00E403F0" w:rsidRPr="00AD695E" w:rsidRDefault="00E403F0" w:rsidP="00E403F0">
      <w:pPr>
        <w:rPr>
          <w:rtl/>
        </w:rPr>
      </w:pPr>
      <w:r>
        <w:rPr>
          <w:rtl/>
        </w:rPr>
        <w:t xml:space="preserve">ת"ל</w:t>
      </w:r>
      <w:r>
        <w:rPr>
          <w:rtl/>
        </w:rPr>
        <w:t xml:space="preserve"> </w:t>
      </w:r>
      <w:r>
        <w:rPr>
          <w:rFonts w:hint="cs"/>
          <w:rtl/>
        </w:rPr>
        <w:t>'</w:t>
      </w:r>
      <w:ins w:id="90377" w:author="Claude - סמנטי" w:date="2026-10-11T12:20:38Z">
        <w:r>
          <w:rPr>
            <w:rStyle w:val="afffff0"/>
            <w:rtl/>
          </w:rPr>
          <w:t xml:space="preserve">קָרְבָּן</w:t>
        </w:r>
      </w:ins>
      <w:del w:id="90378" w:author="Claude - סמנטי" w:date="2026-10-11T12:20:38Z">
        <w:r>
          <w:rPr>
            <w:rtl/>
          </w:rPr>
          <w:delText xml:space="preserve">קרבן</w:delText>
        </w:r>
      </w:del>
      <w:r>
        <w:rPr>
          <w:rFonts w:hint="cs"/>
          <w:rtl/>
        </w:rPr>
        <w:t>'</w:t>
      </w:r>
      <w:r>
        <w:rPr>
          <w:rtl/>
        </w:rPr>
        <w:t xml:space="preserve"> מי שנקראו קרבן, יצאו קדשי בדק הבית - שלא נקראו קרבן.</w:t>
      </w:r>
    </w:p>
    <w:p w:rsidR="00E403F0" w:rsidRPr="00AD695E" w:rsidRDefault="00E403F0" w:rsidP="00E403F0">
      <w:pPr>
        <w:rPr>
          <w:rtl/>
        </w:rPr>
      </w:pPr>
      <w:r w:rsidRPr="00A757C8">
        <w:rPr>
          <w:rtl/>
        </w:rPr>
        <w:t xml:space="preserve">ולא? והתניא: </w:t>
      </w:r>
      <w:r w:rsidRPr="00A757C8">
        <w:rPr>
          <w:rFonts w:hint="cs"/>
          <w:rtl/>
        </w:rPr>
        <w:t>'</w:t>
      </w:r>
      <w:r>
        <w:rPr>
          <w:rStyle w:val="afffff0"/>
          <w:rtl/>
          <w:rPrChange w:id="9013" w:author="מנוע פסוקים" w:date="2026-10-11T09:25:30Z">
            <w:rPr>
              <w:rtl/>
            </w:rPr>
          </w:rPrChange>
        </w:rPr>
        <w:t xml:space="preserve">ואל פתח אהל מועד </w:t>
      </w:r>
      <w:r>
        <w:rPr>
          <w:rStyle w:val="afffff0"/>
          <w:rtl/>
          <w:rPrChange w:id="9014" w:author="מנוע פסוקים" w:date="2026-10-11T09:25:30Z">
            <w:rPr>
              <w:rtl/>
            </w:rPr>
          </w:rPrChange>
        </w:rPr>
        <w:t xml:space="preserve">לא</w:t>
      </w:r>
      <w:r>
        <w:rPr>
          <w:rStyle w:val="afffff0"/>
          <w:rtl/>
          <w:rPrChange w:id="9015" w:author="מנוע פסוקים" w:date="2026-10-11T09:25:30Z">
            <w:rPr>
              <w:rtl/>
            </w:rPr>
          </w:rPrChange>
        </w:rPr>
        <w:t xml:space="preserve"> הביאו</w:t>
      </w:r>
      <w:r>
        <w:rPr>
          <w:rtl/>
        </w:rPr>
        <w:t xml:space="preserve"> –</w:t>
      </w:r>
      <w:r w:rsidRPr="00A757C8">
        <w:rPr>
          <w:rFonts w:hint="cs"/>
          <w:rtl/>
        </w:rPr>
        <w:t xml:space="preserve">רק </w:t>
      </w:r>
      <w:r w:rsidRPr="00A757C8">
        <w:rPr>
          <w:rtl/>
        </w:rPr>
        <w:t>הבא אל פתח אהל מועד חייבין עליו משום שחוטי חוץ, וכל שאינו בא לפתח אהל מועד אין חייבין עליו משום שחוטי חוץ.</w:t>
      </w:r>
      <w:r w:rsidRPr="00A757C8">
        <w:rPr>
          <w:rFonts w:hint="cs"/>
          <w:rtl/>
        </w:rPr>
        <w:t xml:space="preserve"> </w:t>
      </w:r>
      <w:r w:rsidRPr="00A757C8">
        <w:rPr>
          <w:rtl/>
        </w:rPr>
        <w:t xml:space="preserve">אלמא: איקרו קרבן! </w:t>
      </w:r>
    </w:p>
    <w:p>
      <w:pPr>
        <w:pStyle w:val="38"/>
        <w:rPr>
          <w:ins w:id="93355" w:author="מנוע מכני" w:date="2026-10-11T12:04:39Z"/>
        </w:rPr>
      </w:pPr>
      <w:r>
        <w:t>א</w:t>
      </w:r>
      <w:r>
        <w:t>ר</w:t>
      </w:r>
      <w:r>
        <w:t>"</w:t>
      </w:r>
      <w:r>
        <w:t>ח</w:t>
      </w:r>
      <w:r>
        <w:t xml:space="preserve">:</w:t>
      </w:r>
    </w:p>
    <w:p w:rsidR="00E403F0" w:rsidRPr="00AD695E" w:rsidRDefault="00E403F0" w:rsidP="00E403F0">
      <w:pPr>
        <w:rPr>
          <w:rtl/>
        </w:rPr>
      </w:pPr>
      <w:del w:id="93356" w:author="מנוע מכני" w:date="2026-10-11T12:04:39Z">
        <w:r>
          <w:rPr>
            <w:rtl/>
          </w:rPr>
          <w:delText xml:space="preserve"> </w:delText>
        </w:r>
      </w:del>
      <w:r>
        <w:rPr>
          <w:rtl/>
        </w:rPr>
        <w:t xml:space="preserve">ל"</w:t>
      </w:r>
      <w:r>
        <w:rPr>
          <w:rFonts w:hint="cs"/>
          <w:rtl/>
        </w:rPr>
        <w:t>ק</w:t>
      </w:r>
      <w:r>
        <w:rPr>
          <w:rtl/>
        </w:rPr>
        <w:t xml:space="preserve"> הא </w:t>
      </w:r>
      <w:r>
        <w:rPr>
          <w:rStyle w:val="2fb"/>
          <w:rtl/>
        </w:rPr>
        <w:t xml:space="preserve">ר"ש</w:t>
      </w:r>
      <w:r>
        <w:rPr>
          <w:rtl/>
        </w:rPr>
        <w:t xml:space="preserve">, הא רבנן</w:t>
      </w:r>
      <w:ins w:id="91772" w:author="מנוע מכני" w:date="2026-10-11T12:04:39Z">
        <w:r>
          <w:rPr>
            <w:rtl/>
          </w:rPr>
          <w:t xml:space="preserve">,</w:t>
        </w:r>
      </w:ins>
      <w:del w:id="91773" w:author="מנוע מכני" w:date="2026-10-11T12:04:39Z">
        <w:r>
          <w:rPr>
            <w:rtl/>
          </w:rPr>
          <w:delText xml:space="preserve">;</w:delText>
        </w:r>
      </w:del>
      <w:r>
        <w:rPr>
          <w:rFonts w:hint="cs"/>
          <w:rtl/>
        </w:rPr>
        <w:t xml:space="preserve"> </w:t>
      </w:r>
      <w:r>
        <w:rPr>
          <w:rStyle w:val="2fb"/>
          <w:rtl/>
        </w:rPr>
        <w:t xml:space="preserve">לר"ש</w:t>
      </w:r>
      <w:r>
        <w:rPr>
          <w:rtl/>
        </w:rPr>
        <w:t xml:space="preserve"> - איקרי קרבן, לרבנן - </w:t>
      </w:r>
      <w:r>
        <w:rPr>
          <w:rtl/>
        </w:rPr>
        <w:t xml:space="preserve">לא</w:t>
      </w:r>
      <w:r>
        <w:rPr>
          <w:rtl/>
        </w:rPr>
        <w:t xml:space="preserve"> איקרי קרבן.</w:t>
      </w:r>
    </w:p>
    <w:p w:rsidR="00E403F0" w:rsidRPr="00AD695E" w:rsidRDefault="00E403F0" w:rsidP="00E403F0">
      <w:pPr>
        <w:rPr>
          <w:rtl/>
        </w:rPr>
      </w:pPr>
      <w:r>
        <w:rPr>
          <w:rtl/>
        </w:rPr>
        <w:tab/>
        <w:t xml:space="preserve">ולא? והכתיב </w:t>
      </w:r>
      <w:r>
        <w:rPr>
          <w:rFonts w:hint="cs"/>
          <w:rtl/>
        </w:rPr>
        <w:t>'</w:t>
      </w:r>
      <w:r>
        <w:rPr>
          <w:rStyle w:val="afffff0"/>
          <w:rtl/>
        </w:rPr>
        <w:t xml:space="preserve">ונקרב את קרבן ה</w:t>
      </w:r>
      <w:r>
        <w:rPr>
          <w:rtl/>
        </w:rPr>
        <w:t xml:space="preserve">'! קרבן ה</w:t>
      </w:r>
      <w:r w:rsidR="00D64BA8">
        <w:rPr>
          <w:rtl/>
        </w:rPr>
        <w:t>'</w:t>
      </w:r>
      <w:r>
        <w:rPr>
          <w:rtl/>
        </w:rPr>
        <w:t xml:space="preserve"> - איקרי, קרבן </w:t>
      </w:r>
      <w:r w:rsidRPr="00217260">
        <w:rPr>
          <w:b/>
          <w:bCs/>
          <w:rtl/>
        </w:rPr>
        <w:t>ל</w:t>
      </w:r>
      <w:r>
        <w:rPr>
          <w:rtl/>
        </w:rPr>
        <w:t xml:space="preserve">ה' - </w:t>
      </w:r>
      <w:r>
        <w:rPr>
          <w:rtl/>
        </w:rPr>
        <w:t xml:space="preserve">לא</w:t>
      </w:r>
      <w:r>
        <w:rPr>
          <w:rtl/>
        </w:rPr>
        <w:t xml:space="preserve"> איקרי.</w:t>
      </w:r>
    </w:p>
    <w:p w:rsidR="00E403F0" w:rsidRPr="00AD695E" w:rsidRDefault="00E403F0" w:rsidP="00E403F0">
      <w:pPr>
        <w:rPr>
          <w:rtl/>
        </w:rPr>
      </w:pPr>
    </w:p>
    <w:p>
      <w:pPr>
        <w:pStyle w:val="afffff8"/>
        <w:rPr>
          <w:ins w:id="90157" w:author="קלוד" w:date="2026-10-11T12:25:27Z"/>
        </w:rPr>
      </w:pPr>
      <w:ins w:id="90158" w:author="קלוד" w:date="2026-10-11T12:25:27Z">
        <w:r>
          <w:rPr>
            <w:color w:val="7B3F00"/>
          </w:rPr>
          <w:t xml:space="preserve">קרבן צבור ובדק הבית - האם עושין תמורה</w:t>
        </w:r>
      </w:ins>
    </w:p>
    <w:p>
      <w:pPr>
        <w:pStyle w:val="38"/>
        <w:rPr>
          <w:ins w:id="93358" w:author="מנוע מכני" w:date="2026-10-11T12:04:39Z"/>
        </w:rPr>
      </w:pPr>
      <w:del w:id="93357" w:author="מנוע מכני" w:date="2026-10-11T12:04:39Z">
        <w:r>
          <w:delText xml:space="preserve">•</w:delText>
        </w:r>
      </w:del>
      <w:r>
        <w:t xml:space="preserve"> </w:t>
      </w:r>
      <w:r w:rsidRPr="00217260">
        <w:t>ת"ר</w:t>
      </w:r>
      <w:r>
        <w:t xml:space="preserve">:</w:t>
      </w:r>
    </w:p>
    <w:p w:rsidR="00E403F0" w:rsidRPr="00AD695E" w:rsidRDefault="00E403F0" w:rsidP="00E403F0">
      <w:pPr>
        <w:rPr>
          <w:rtl/>
        </w:rPr>
      </w:pPr>
      <w:del w:id="93359" w:author="מנוע מכני" w:date="2026-10-11T12:04:39Z">
        <w:r>
          <w:rPr>
            <w:rtl/>
          </w:rPr>
          <w:delText xml:space="preserve"> </w:delText>
        </w:r>
      </w:del>
      <w:r>
        <w:rPr>
          <w:rFonts w:hint="cs"/>
          <w:rtl/>
        </w:rPr>
        <w:t>'</w:t>
      </w:r>
      <w:ins w:id="90381" w:author="Claude - סמנטי" w:date="2026-10-11T12:20:38Z">
        <w:r>
          <w:rPr>
            <w:rStyle w:val="afffff0"/>
            <w:rtl/>
          </w:rPr>
          <w:t xml:space="preserve">לֹא יְבַקֵּר בֵּין טוֹב לָרַע וְלֹא יְמִירֶנּוּ</w:t>
        </w:r>
      </w:ins>
      <w:del w:id="90382" w:author="Claude - סמנטי" w:date="2026-10-11T12:20:38Z">
        <w:r>
          <w:rPr>
            <w:rtl/>
          </w:rPr>
          <w:delText xml:space="preserve">לא יבקר בין טוב לרע ולא ימירנו</w:delText>
        </w:r>
      </w:del>
      <w:r>
        <w:rPr>
          <w:rFonts w:hint="cs"/>
          <w:rtl/>
        </w:rPr>
        <w:t>'</w:t>
      </w:r>
      <w:r>
        <w:rPr>
          <w:rtl/>
        </w:rPr>
        <w:t xml:space="preserve"> לפי שנא</w:t>
      </w:r>
      <w:r>
        <w:rPr>
          <w:rFonts w:hint="cs"/>
          <w:rtl/>
        </w:rPr>
        <w:t>'</w:t>
      </w:r>
      <w:r>
        <w:rPr>
          <w:rtl/>
        </w:rPr>
        <w:t xml:space="preserve"> </w:t>
      </w:r>
      <w:r>
        <w:rPr>
          <w:rFonts w:hint="cs"/>
          <w:rtl/>
        </w:rPr>
        <w:t>'</w:t>
      </w:r>
      <w:ins w:id="90379" w:author="Claude - סמנטי" w:date="2026-10-11T12:20:38Z">
        <w:r>
          <w:rPr>
            <w:rStyle w:val="afffff0"/>
            <w:rtl/>
          </w:rPr>
          <w:t xml:space="preserve">לֹא יַחֲלִיפֶנּוּ וְלֹא יָמִיר אוֹתוֹ</w:t>
        </w:r>
      </w:ins>
      <w:del w:id="90380" w:author="Claude - סמנטי" w:date="2026-10-11T12:20:38Z">
        <w:r>
          <w:rPr>
            <w:rtl/>
          </w:rPr>
          <w:delText xml:space="preserve">לא יחליפנו ולא ימיר אותו</w:delText>
        </w:r>
      </w:del>
      <w:r>
        <w:rPr>
          <w:rFonts w:hint="cs"/>
          <w:rtl/>
        </w:rPr>
        <w:t>'</w:t>
      </w:r>
      <w:ins w:id="91774" w:author="מנוע מכני" w:date="2026-10-11T12:04:39Z">
        <w:r>
          <w:rPr>
            <w:rtl/>
          </w:rPr>
          <w:t xml:space="preserve"> </w:t>
        </w:r>
      </w:ins>
      <w:del w:id="91775" w:author="מנוע מכני" w:date="2026-10-11T12:04:39Z">
        <w:r>
          <w:rPr>
            <w:rtl/>
          </w:rPr>
          <w:delText xml:space="preserve">  </w:delText>
        </w:r>
      </w:del>
      <w:r>
        <w:rPr>
          <w:rtl/>
        </w:rPr>
        <w:t xml:space="preserve">משמע קרבן יחיד</w:t>
      </w:r>
    </w:p>
    <w:p w:rsidR="00E403F0" w:rsidRPr="00AD695E" w:rsidRDefault="00E403F0" w:rsidP="00E403F0">
      <w:pPr>
        <w:rPr>
          <w:rtl/>
        </w:rPr>
      </w:pPr>
      <w:r>
        <w:rPr>
          <w:rtl/>
        </w:rPr>
        <w:t xml:space="preserve">קרבן צבור, וקרבן מזבח, וקרבן בדק הבית - </w:t>
      </w:r>
      <w:r>
        <w:rPr>
          <w:rtl/>
        </w:rPr>
        <w:t xml:space="preserve">ת"ל</w:t>
      </w:r>
      <w:r>
        <w:rPr>
          <w:rtl/>
        </w:rPr>
        <w:t xml:space="preserve"> </w:t>
      </w:r>
      <w:r>
        <w:rPr>
          <w:rFonts w:hint="cs"/>
          <w:rtl/>
        </w:rPr>
        <w:t>'</w:t>
      </w:r>
      <w:ins w:id="90383" w:author="Claude - סמנטי" w:date="2026-10-11T12:20:38Z">
        <w:r>
          <w:rPr>
            <w:rStyle w:val="afffff0"/>
            <w:rtl/>
          </w:rPr>
          <w:t xml:space="preserve">לֹא יְבַקֵּר</w:t>
        </w:r>
      </w:ins>
      <w:del w:id="90384" w:author="Claude - סמנטי" w:date="2026-10-11T12:20:38Z">
        <w:r>
          <w:rPr>
            <w:rtl/>
          </w:rPr>
          <w:delText xml:space="preserve">לא יבקר</w:delText>
        </w:r>
      </w:del>
      <w:r>
        <w:rPr>
          <w:rFonts w:hint="cs"/>
          <w:rtl/>
        </w:rPr>
        <w:t>'</w:t>
      </w:r>
      <w:r>
        <w:rPr>
          <w:rtl/>
        </w:rPr>
        <w:t>.</w:t>
      </w:r>
    </w:p>
    <w:p w:rsidR="00E403F0" w:rsidRPr="00AD695E" w:rsidRDefault="00E403F0" w:rsidP="00E403F0">
      <w:pPr>
        <w:rPr>
          <w:rtl/>
        </w:rPr>
      </w:pPr>
    </w:p>
    <w:p>
      <w:pPr>
        <w:pStyle w:val="38"/>
        <w:rPr>
          <w:ins w:id="93361" w:author="מנוע מכני" w:date="2026-10-11T12:04:39Z"/>
        </w:rPr>
      </w:pPr>
      <w:del w:id="93360" w:author="מנוע מכני" w:date="2026-10-11T12:04:39Z">
        <w:r>
          <w:delText xml:space="preserve">•</w:delText>
        </w:r>
      </w:del>
      <w:r>
        <w:t xml:space="preserve"> א</w:t>
      </w:r>
      <w:r>
        <w:t xml:space="preserve">ר"ש:</w:t>
      </w:r>
    </w:p>
    <w:p w:rsidR="00E403F0" w:rsidRPr="00AD695E" w:rsidRDefault="00E403F0" w:rsidP="00E403F0">
      <w:pPr>
        <w:rPr>
          <w:rtl/>
        </w:rPr>
      </w:pPr>
      <w:del w:id="93362" w:author="מנוע מכני" w:date="2026-10-11T12:04:39Z">
        <w:r>
          <w:rPr>
            <w:rtl/>
          </w:rPr>
          <w:delText xml:space="preserve"> </w:delText>
        </w:r>
      </w:del>
      <w:r>
        <w:rPr>
          <w:rtl/>
        </w:rPr>
        <w:t xml:space="preserve">והרי מעשר בכלל היה, ויצא לומר לך, מה מעשר קרבן יחיד, וקרבן מזבח, ודבר שבא בחובה, ודבר שאינו בשותפות אף כל קרבן יחיד, וקרבן מזבח, ודבר שבא בחובה, ודבר שאינו בא בשותפות.</w:t>
      </w:r>
    </w:p>
    <w:p w:rsidR="00E403F0" w:rsidRPr="00AD695E" w:rsidRDefault="00E403F0" w:rsidP="00E403F0">
      <w:pPr>
        <w:pStyle w:val="afff3"/>
        <w:framePr w:wrap="around"/>
        <w:spacing w:line="240" w:lineRule="exact"/>
        <w:rPr>
          <w:rtl/>
        </w:rPr>
      </w:pPr>
      <w:r w:rsidRPr="009239E9">
        <w:rPr>
          <w:rFonts w:hint="cs"/>
          <w:szCs w:val="18"/>
          <w:rtl/>
        </w:rPr>
        <w:t>יג:</w:t>
      </w:r>
    </w:p>
    <w:p>
      <w:pPr>
        <w:pStyle w:val="afffff8"/>
        <w:rPr>
          <w:ins w:id="90155" w:author="קלוד" w:date="2026-10-11T12:25:27Z"/>
        </w:rPr>
      </w:pPr>
      <w:ins w:id="90156" w:author="קלוד" w:date="2026-10-11T12:25:27Z">
        <w:r>
          <w:rPr>
            <w:color w:val="7B3F00"/>
          </w:rPr>
          <w:t xml:space="preserve">מעשר - תמורת שמו קריבה, תמורת גופו אינה קריבה</w:t>
        </w:r>
      </w:ins>
    </w:p>
    <w:p>
      <w:pPr>
        <w:pStyle w:val="38"/>
        <w:rPr>
          <w:ins w:id="93363" w:author="מנוע מכני" w:date="2026-10-11T12:04:39Z"/>
        </w:rPr>
      </w:pPr>
      <w:r>
        <w:t xml:space="preserve">רבי:</w:t>
      </w:r>
    </w:p>
    <w:p w:rsidR="00E403F0" w:rsidRPr="00AD695E" w:rsidRDefault="00E403F0" w:rsidP="00E403F0">
      <w:pPr>
        <w:rPr>
          <w:rtl/>
        </w:rPr>
      </w:pPr>
      <w:del w:id="93364" w:author="מנוע מכני" w:date="2026-10-11T12:04:39Z">
        <w:r>
          <w:rPr>
            <w:rtl/>
          </w:rPr>
          <w:delText xml:space="preserve"> </w:delText>
        </w:r>
      </w:del>
      <w:r>
        <w:rPr>
          <w:rtl/>
        </w:rPr>
        <w:t xml:space="preserve">למה יצאת מעשר מעתה לידון בתמורת שמו ובתמורת גופו, </w:t>
      </w:r>
    </w:p>
    <w:p w:rsidR="00E403F0" w:rsidRPr="00AD695E" w:rsidRDefault="00E403F0" w:rsidP="00E403F0">
      <w:pPr>
        <w:rPr>
          <w:rtl/>
        </w:rPr>
      </w:pPr>
      <w:r>
        <w:rPr>
          <w:rtl/>
        </w:rPr>
        <w:t xml:space="preserve">לומר לך: תמורת שמו קריבה, תמורת גופו - אינה קריבה, </w:t>
      </w:r>
    </w:p>
    <w:p w:rsidR="00E403F0" w:rsidRPr="00AD695E" w:rsidRDefault="00E403F0" w:rsidP="00E403F0">
      <w:pPr>
        <w:rPr>
          <w:rtl/>
        </w:rPr>
      </w:pPr>
      <w:r>
        <w:rPr>
          <w:rtl/>
        </w:rPr>
        <w:t xml:space="preserve">תמורת שמו - נגאלת, </w:t>
      </w:r>
      <w:r>
        <w:rPr>
          <w:rtl/>
        </w:rPr>
        <w:tab/>
      </w:r>
      <w:r>
        <w:rPr>
          <w:rtl/>
        </w:rPr>
        <w:tab/>
        <w:t xml:space="preserve">תמורת גופו - אינה נגאלת, </w:t>
      </w:r>
    </w:p>
    <w:p w:rsidR="00E403F0" w:rsidRPr="00E87E21" w:rsidRDefault="00E403F0" w:rsidP="00E403F0">
      <w:pPr>
        <w:rPr>
          <w:spacing w:val="-4"/>
          <w:rtl/>
        </w:rPr>
      </w:pPr>
      <w:r w:rsidRPr="00E87E21">
        <w:rPr>
          <w:spacing w:val="-4"/>
          <w:rtl/>
        </w:rPr>
        <w:t xml:space="preserve">תמורת גופו - חלה </w:t>
      </w:r>
      <w:r w:rsidRPr="00E87E21">
        <w:rPr>
          <w:rFonts w:hint="cs"/>
          <w:spacing w:val="-4"/>
          <w:rtl/>
        </w:rPr>
        <w:t xml:space="preserve">אף </w:t>
      </w:r>
      <w:r w:rsidRPr="00E87E21">
        <w:rPr>
          <w:spacing w:val="-4"/>
          <w:rtl/>
        </w:rPr>
        <w:t xml:space="preserve">על דבר שאינו ראוי,</w:t>
      </w:r>
      <w:ins w:id="91776" w:author="מנוע מכני" w:date="2026-10-11T12:04:39Z">
        <w:ins w:id="91778" w:author="מנוע מכני" w:date="2026-10-11T12:04:39Z">
          <w:r>
            <w:rPr>
              <w:spacing w:val="-4"/>
              <w:rtl/>
            </w:rPr>
            <w:t xml:space="preserve"> </w:t>
          </w:r>
        </w:ins>
        <w:del w:id="91779" w:author="מנוע מכני" w:date="2026-10-11T12:04:39Z">
          <w:r>
            <w:rPr>
              <w:spacing w:val="-4"/>
              <w:rtl/>
            </w:rPr>
            <w:delText xml:space="preserve"> </w:delText>
          </w:r>
          <w:r w:rsidRPr="00E87E21">
            <w:rPr>
              <w:rFonts w:hint="cs"/>
              <w:spacing w:val="-4"/>
              <w:rtl/>
            </w:rPr>
            <w:delText xml:space="preserve"> </w:delText>
          </w:r>
        </w:del>
      </w:ins>
      <w:del w:id="91777" w:author="מנוע מכני" w:date="2026-10-11T12:04:39Z">
        <w:r w:rsidRPr="00E87E21">
          <w:rPr>
            <w:spacing w:val="-4"/>
            <w:rtl/>
          </w:rPr>
          <w:delText xml:space="preserve"> </w:delText>
        </w:r>
        <w:r w:rsidRPr="00E87E21">
          <w:rPr>
            <w:rFonts w:hint="cs"/>
            <w:spacing w:val="-4"/>
            <w:rtl/>
          </w:rPr>
          <w:delText xml:space="preserve"> </w:delText>
        </w:r>
      </w:del>
      <w:r w:rsidRPr="00E87E21">
        <w:rPr>
          <w:spacing w:val="-4"/>
          <w:rtl/>
        </w:rPr>
        <w:t>ותמורת שמו - אינה חלה אלא על דבר הראוי בלבד.</w:t>
      </w:r>
    </w:p>
    <w:p w:rsidR="00E403F0" w:rsidRPr="00AD695E" w:rsidRDefault="00E403F0" w:rsidP="00E403F0">
      <w:pPr>
        <w:rPr>
          <w:rtl/>
        </w:rPr>
      </w:pPr>
      <w:r>
        <w:rPr>
          <w:rFonts w:hint="cs"/>
          <w:rtl/>
        </w:rPr>
        <w:t xml:space="preserve">ומשום שריבתתו תורה דיש בו תמורת שמו נגרע, </w:t>
      </w:r>
      <w:ins w:id="91208" w:author="מנוע מכני" w:date="2026-10-11T12:04:39Z">
        <w:r>
          <w:rPr>
            <w:rFonts w:hint="cs"/>
            <w:rtl/>
          </w:rPr>
          <w:t xml:space="preserve">דמה</w:t>
        </w:r>
      </w:ins>
      <w:del w:id="91209" w:author="מנוע מכני" w:date="2026-10-11T12:04:39Z">
        <w:r>
          <w:rPr>
            <w:rFonts w:hint="cs"/>
            <w:rtl/>
          </w:rPr>
          <w:delText xml:space="preserve">דמאי</w:delText>
        </w:r>
      </w:del>
      <w:r>
        <w:rPr>
          <w:rFonts w:hint="cs"/>
          <w:rtl/>
        </w:rPr>
        <w:t xml:space="preserve"> דלא </w:t>
      </w:r>
      <w:r>
        <w:rPr>
          <w:rStyle w:val="2fb"/>
          <w:rFonts w:hint="cs"/>
          <w:rtl/>
        </w:rPr>
        <w:t xml:space="preserve">רבי</w:t>
      </w:r>
      <w:r>
        <w:rPr>
          <w:rFonts w:hint="cs"/>
          <w:rtl/>
        </w:rPr>
        <w:t xml:space="preserve"> </w:t>
      </w:r>
      <w:r>
        <w:rPr>
          <w:rFonts w:hint="cs"/>
          <w:rtl/>
        </w:rPr>
        <w:t xml:space="preserve">לא</w:t>
      </w:r>
      <w:r>
        <w:rPr>
          <w:rFonts w:hint="cs"/>
          <w:rtl/>
        </w:rPr>
        <w:t xml:space="preserve"> </w:t>
      </w:r>
      <w:r>
        <w:rPr>
          <w:rStyle w:val="2fb"/>
          <w:rFonts w:hint="cs"/>
          <w:rtl/>
        </w:rPr>
        <w:t xml:space="preserve">רבי</w:t>
      </w:r>
    </w:p>
    <w:p>
      <w:pPr>
        <w:pStyle w:val="38"/>
        <w:rPr>
          <w:ins w:id="93365" w:author="מנוע מכני" w:date="2026-10-11T12:04:39Z"/>
        </w:rPr>
      </w:pPr>
      <w:r w:rsidRPr="002B4E05">
        <w:t xml:space="preserve">ואפי' דידעי' מרהבד</w:t>
      </w:r>
      <w:ins w:id="90007" w:author="מנוע מכני" w:date="2026-10-11T12:04:39Z">
        <w:r>
          <w:t xml:space="preserve">ר"י</w:t>
        </w:r>
      </w:ins>
      <w:del w:id="90008" w:author="מנוע מכני" w:date="2026-10-11T12:04:39Z">
        <w:r w:rsidRPr="002B4E05">
          <w:delText xml:space="preserve">ר</w:delText>
        </w:r>
        <w:r w:rsidRPr="002B4E05">
          <w:delText xml:space="preserve">"</w:delText>
        </w:r>
        <w:r w:rsidRPr="002B4E05">
          <w:delText xml:space="preserve">'י</w:delText>
        </w:r>
      </w:del>
      <w:r w:rsidRPr="002B4E05">
        <w:t xml:space="preserve">:</w:t>
      </w:r>
    </w:p>
    <w:p w:rsidR="00E403F0" w:rsidRPr="002B4E05" w:rsidRDefault="00E403F0" w:rsidP="00E403F0">
      <w:pPr>
        <w:rPr>
          <w:spacing w:val="-2"/>
          <w:rtl/>
        </w:rPr>
      </w:pPr>
      <w:del w:id="93366" w:author="מנוע מכני" w:date="2026-10-11T12:04:39Z">
        <w:r w:rsidRPr="002B4E05">
          <w:rPr>
            <w:spacing w:val="-2"/>
            <w:rtl/>
          </w:rPr>
          <w:delText xml:space="preserve"> </w:delText>
        </w:r>
      </w:del>
      <w:r w:rsidRPr="002B4E05">
        <w:rPr>
          <w:spacing w:val="-2"/>
          <w:rtl/>
        </w:rPr>
        <w:t xml:space="preserve">משום </w:t>
      </w:r>
      <w:ins w:id="92402" w:author="מנוע מכני" w:date="2026-10-11T12:04:39Z">
        <w:r>
          <w:rPr>
            <w:spacing w:val="-2"/>
            <w:rtl/>
          </w:rPr>
          <w:t xml:space="preserve">דהיה</w:t>
        </w:r>
      </w:ins>
      <w:del w:id="92403" w:author="מנוע מכני" w:date="2026-10-11T12:04:39Z">
        <w:r w:rsidRPr="002B4E05">
          <w:rPr>
            <w:spacing w:val="-2"/>
            <w:rtl/>
          </w:rPr>
          <w:delText xml:space="preserve">דהוה</w:delText>
        </w:r>
      </w:del>
      <w:r w:rsidRPr="002B4E05">
        <w:rPr>
          <w:spacing w:val="-2"/>
          <w:rtl/>
        </w:rPr>
        <w:t xml:space="preserve"> דבר הבא לידון בדבר החדש - ואין בו אלא חידושו בלבד.</w:t>
      </w:r>
    </w:p>
    <w:p>
      <w:pPr>
        <w:pStyle w:val="afffff8"/>
        <w:rPr>
          <w:ins w:id="90153" w:author="קלוד" w:date="2026-10-11T12:25:27Z"/>
        </w:rPr>
      </w:pPr>
      <w:ins w:id="90154" w:author="קלוד" w:date="2026-10-11T12:25:27Z">
        <w:r>
          <w:rPr>
            <w:color w:val="7B3F00"/>
          </w:rPr>
          <w:t xml:space="preserve">עולת נדבה - האם עושה תמורה לר"ש</w:t>
        </w:r>
      </w:ins>
    </w:p>
    <w:p>
      <w:pPr>
        <w:pStyle w:val="38"/>
        <w:rPr>
          <w:ins w:id="93368" w:author="מנוע מכני" w:date="2026-10-11T12:04:39Z"/>
        </w:rPr>
      </w:pPr>
      <w:del w:id="93367" w:author="מנוע מכני" w:date="2026-10-11T12:04:39Z">
        <w:r>
          <w:delText xml:space="preserve">•</w:delText>
        </w:r>
      </w:del>
      <w:del w:id="94235" w:author="מנוע מכני" w:date="2026-10-11T12:04:39Z">
        <w:r>
          <w:delText xml:space="preserve">א</w:delText>
        </w:r>
        <w:r>
          <w:delText xml:space="preserve">"</w:delText>
        </w:r>
        <w:r>
          <w:delText xml:space="preserve">ל </w:delText>
        </w:r>
      </w:del>
      <w:r>
        <w:t xml:space="preserve">רנב</w:t>
      </w:r>
      <w:r>
        <w:t>"</w:t>
      </w:r>
      <w:r>
        <w:t>י</w:t>
      </w:r>
      <w:r>
        <w:t xml:space="preserve"> לרבא:</w:t>
      </w:r>
    </w:p>
    <w:p w:rsidR="00E403F0" w:rsidRPr="00AD695E" w:rsidRDefault="00E403F0" w:rsidP="00E403F0">
      <w:pPr>
        <w:rPr>
          <w:rtl/>
        </w:rPr>
      </w:pPr>
      <w:del w:id="93369" w:author="מנוע מכני" w:date="2026-10-11T12:04:39Z">
        <w:r>
          <w:rPr>
            <w:rtl/>
          </w:rPr>
          <w:delText xml:space="preserve"> </w:delText>
        </w:r>
      </w:del>
      <w:r>
        <w:rPr>
          <w:rStyle w:val="2fb"/>
          <w:rtl/>
        </w:rPr>
        <w:t xml:space="preserve">לר"</w:t>
      </w:r>
      <w:r>
        <w:rPr>
          <w:rStyle w:val="2fb"/>
          <w:rFonts w:hint="cs"/>
          <w:rtl/>
        </w:rPr>
        <w:t xml:space="preserve">ש</w:t>
      </w:r>
      <w:r>
        <w:rPr>
          <w:rFonts w:hint="cs"/>
          <w:rtl/>
        </w:rPr>
        <w:t xml:space="preserve"> ד</w:t>
      </w:r>
      <w:r>
        <w:rPr>
          <w:rtl/>
        </w:rPr>
        <w:t xml:space="preserve">דבר הבא בחובה, עולת חובה היא דעבדה תמורה, הא עולת נדבה - </w:t>
      </w:r>
      <w:r>
        <w:rPr>
          <w:rtl/>
        </w:rPr>
        <w:t xml:space="preserve">לא</w:t>
      </w:r>
      <w:r>
        <w:rPr>
          <w:rtl/>
        </w:rPr>
        <w:t xml:space="preserve">? </w:t>
      </w:r>
    </w:p>
    <w:p>
      <w:pPr>
        <w:pStyle w:val="38"/>
        <w:rPr>
          <w:ins w:id="93370" w:author="מנוע מכני" w:date="2026-10-11T12:04:39Z"/>
        </w:rPr>
      </w:pPr>
      <w:r w:rsidRPr="00E87E21">
        <w:t>א</w:t>
      </w:r>
      <w:r w:rsidRPr="00E87E21">
        <w:t>"</w:t>
      </w:r>
      <w:r w:rsidRPr="00E87E21">
        <w:t>ל</w:t>
      </w:r>
      <w:r w:rsidRPr="00E87E21">
        <w:t>:</w:t>
      </w:r>
    </w:p>
    <w:p w:rsidR="00E403F0" w:rsidRPr="00E87E21" w:rsidRDefault="00E403F0" w:rsidP="00E403F0">
      <w:pPr>
        <w:rPr>
          <w:spacing w:val="-4"/>
          <w:rtl/>
        </w:rPr>
      </w:pPr>
      <w:del w:id="93371" w:author="מנוע מכני" w:date="2026-10-11T12:04:39Z">
        <w:r w:rsidRPr="00E87E21">
          <w:rPr>
            <w:spacing w:val="-4"/>
            <w:rtl/>
          </w:rPr>
          <w:delText xml:space="preserve"> </w:delText>
        </w:r>
      </w:del>
      <w:r w:rsidRPr="00E87E21">
        <w:rPr>
          <w:spacing w:val="-4"/>
          <w:rtl/>
        </w:rPr>
        <w:t xml:space="preserve">עולת נדבה </w:t>
      </w:r>
      <w:ins w:id="90484" w:author="מנוע מכני" w:date="2026-10-11T12:04:39Z">
        <w:r>
          <w:rPr>
            <w:spacing w:val="-4"/>
            <w:rtl/>
          </w:rPr>
          <w:t xml:space="preserve">גם</w:t>
        </w:r>
      </w:ins>
      <w:del w:id="90485" w:author="מנוע מכני" w:date="2026-10-11T12:04:39Z">
        <w:r w:rsidRPr="00E87E21">
          <w:rPr>
            <w:spacing w:val="-4"/>
            <w:rtl/>
          </w:rPr>
          <w:delText xml:space="preserve">נמי</w:delText>
        </w:r>
      </w:del>
      <w:r w:rsidRPr="00E87E21">
        <w:rPr>
          <w:spacing w:val="-4"/>
          <w:rtl/>
        </w:rPr>
        <w:t xml:space="preserve">, כיון דקבלה </w:t>
      </w:r>
      <w:ins w:id="91210" w:author="מנוע מכני" w:date="2026-10-11T12:04:39Z">
        <w:r>
          <w:rPr>
            <w:spacing w:val="-4"/>
            <w:rtl/>
          </w:rPr>
          <w:t xml:space="preserve">עליו</w:t>
        </w:r>
      </w:ins>
      <w:del w:id="91211" w:author="מנוע מכני" w:date="2026-10-11T12:04:39Z">
        <w:r w:rsidRPr="00E87E21">
          <w:rPr>
            <w:spacing w:val="-4"/>
            <w:rtl/>
          </w:rPr>
          <w:delText xml:space="preserve">עליה</w:delText>
        </w:r>
      </w:del>
      <w:r w:rsidRPr="00E87E21">
        <w:rPr>
          <w:spacing w:val="-4"/>
          <w:rtl/>
        </w:rPr>
        <w:t xml:space="preserve"> עבדה תמורה, ולא נצרכה אלא לעולה הבאה מן המותרות.</w:t>
      </w:r>
    </w:p>
    <w:p w:rsidR="00E403F0" w:rsidRPr="00AD695E" w:rsidRDefault="00E403F0" w:rsidP="00E403F0">
      <w:pPr>
        <w:rPr>
          <w:rtl/>
        </w:rPr>
      </w:pPr>
      <w:ins w:id="92334" w:author="מנוע מכני" w:date="2026-10-11T12:04:39Z">
        <w:r>
          <w:rPr>
            <w:rFonts w:hint="cs"/>
            <w:b/>
            <w:bCs/>
            <w:rtl/>
          </w:rPr>
          <w:t xml:space="preserve">וסבר</w:t>
        </w:r>
      </w:ins>
      <w:del w:id="92335" w:author="מנוע מכני" w:date="2026-10-11T12:04:39Z">
        <w:r w:rsidRPr="00217260">
          <w:rPr>
            <w:rFonts w:hint="cs"/>
            <w:b/>
            <w:bCs/>
            <w:rtl/>
          </w:rPr>
          <w:delText xml:space="preserve">וס</w:delText>
        </w:r>
        <w:r w:rsidRPr="00217260">
          <w:rPr>
            <w:b/>
            <w:bCs/>
            <w:rtl/>
          </w:rPr>
          <w:delText xml:space="preserve">"</w:delText>
        </w:r>
        <w:r w:rsidRPr="00217260">
          <w:rPr>
            <w:rFonts w:hint="cs"/>
            <w:b/>
            <w:bCs/>
            <w:rtl/>
          </w:rPr>
          <w:delText xml:space="preserve">ל</w:delText>
        </w:r>
      </w:del>
      <w:r>
        <w:rPr>
          <w:rFonts w:hint="cs"/>
          <w:rtl/>
        </w:rPr>
        <w:t xml:space="preserve"> </w:t>
      </w:r>
      <w:r>
        <w:rPr>
          <w:rtl/>
        </w:rPr>
        <w:t xml:space="preserve">כמ"ד מותרות לנדבת צבור אזלי - פשיטא דלא עבדה תמורה, הא אין תמורה בצבור! </w:t>
      </w:r>
    </w:p>
    <w:p>
      <w:pPr>
        <w:pStyle w:val="38"/>
        <w:rPr>
          <w:ins w:id="93372" w:author="מנוע מכני" w:date="2026-10-11T12:04:39Z"/>
        </w:rPr>
      </w:pPr>
      <w:r>
        <w:t xml:space="preserve">אלא</w:t>
      </w:r>
    </w:p>
    <w:p w:rsidR="00E403F0" w:rsidRPr="00AD695E" w:rsidRDefault="00E403F0" w:rsidP="00E403F0">
      <w:pPr>
        <w:rPr>
          <w:rtl/>
        </w:rPr>
      </w:pPr>
      <w:del w:id="93373" w:author="מנוע מכני" w:date="2026-10-11T12:04:39Z">
        <w:r>
          <w:rPr>
            <w:rtl/>
          </w:rPr>
          <w:delText xml:space="preserve"> </w:delText>
        </w:r>
      </w:del>
      <w:r>
        <w:rPr>
          <w:rStyle w:val="2fb"/>
          <w:rtl/>
        </w:rPr>
        <w:t xml:space="preserve">ר"</w:t>
      </w:r>
      <w:r>
        <w:rPr>
          <w:rStyle w:val="2fb"/>
          <w:rFonts w:hint="cs"/>
          <w:rtl/>
        </w:rPr>
        <w:t>ש</w:t>
      </w:r>
      <w:r>
        <w:rPr>
          <w:rtl/>
        </w:rPr>
        <w:t xml:space="preserve"> סבירא </w:t>
      </w:r>
      <w:ins w:id="91212" w:author="מנוע מכני" w:date="2026-10-11T12:04:39Z">
        <w:r>
          <w:rPr>
            <w:rtl/>
          </w:rPr>
          <w:t xml:space="preserve">לו</w:t>
        </w:r>
      </w:ins>
      <w:del w:id="91213" w:author="מנוע מכני" w:date="2026-10-11T12:04:39Z">
        <w:r>
          <w:rPr>
            <w:rtl/>
          </w:rPr>
          <w:delText xml:space="preserve">ליה</w:delText>
        </w:r>
      </w:del>
      <w:r>
        <w:rPr>
          <w:rtl/>
        </w:rPr>
        <w:t xml:space="preserve"> כמ"ד מותרות לנדבת יחיד אזלי, </w:t>
      </w:r>
      <w:r>
        <w:rPr>
          <w:rFonts w:hint="cs"/>
          <w:rtl/>
        </w:rPr>
        <w:t>והיינו</w:t>
      </w:r>
      <w:r>
        <w:rPr>
          <w:rtl/>
        </w:rPr>
        <w:t xml:space="preserve"> </w:t>
      </w:r>
      <w:r>
        <w:rPr>
          <w:rStyle w:val="2fb"/>
          <w:rFonts w:hint="cs"/>
          <w:rtl/>
        </w:rPr>
        <w:t>כ</w:t>
      </w:r>
      <w:r>
        <w:rPr>
          <w:rStyle w:val="2fb"/>
          <w:rtl/>
        </w:rPr>
        <w:t>ר"</w:t>
      </w:r>
      <w:r>
        <w:rPr>
          <w:rStyle w:val="2fb"/>
          <w:rFonts w:hint="cs"/>
          <w:rtl/>
        </w:rPr>
        <w:t>א</w:t>
      </w:r>
      <w:r>
        <w:rPr>
          <w:rtl/>
        </w:rPr>
        <w:t>,</w:t>
      </w:r>
    </w:p>
    <w:p w:rsidR="00E403F0" w:rsidRPr="00AD695E" w:rsidRDefault="00E403F0" w:rsidP="00E403F0">
      <w:pPr>
        <w:rPr>
          <w:rtl/>
        </w:rPr>
      </w:pPr>
      <w:r>
        <w:rPr>
          <w:rFonts w:hint="cs"/>
          <w:rtl/>
        </w:rPr>
        <w:t xml:space="preserve">ואפי' דכבר שמעי' </w:t>
      </w:r>
      <w:r>
        <w:rPr>
          <w:rStyle w:val="2fb"/>
          <w:rFonts w:hint="cs"/>
          <w:rtl/>
        </w:rPr>
        <w:t xml:space="preserve">מר</w:t>
      </w:r>
      <w:r>
        <w:rPr>
          <w:rStyle w:val="2fb"/>
          <w:rtl/>
        </w:rPr>
        <w:t>"</w:t>
      </w:r>
      <w:r>
        <w:rPr>
          <w:rStyle w:val="2fb"/>
          <w:rFonts w:hint="cs"/>
          <w:rtl/>
        </w:rPr>
        <w:t xml:space="preserve">א</w:t>
      </w:r>
      <w:r>
        <w:rPr>
          <w:rFonts w:hint="cs"/>
          <w:rtl/>
        </w:rPr>
        <w:t xml:space="preserve"> דעולה הבאה מן המותרות עושה תמורה </w:t>
      </w:r>
    </w:p>
    <w:p w:rsidR="00E403F0" w:rsidRPr="00AD695E" w:rsidRDefault="00E403F0" w:rsidP="00E403F0">
      <w:pPr>
        <w:rPr>
          <w:rtl/>
        </w:rPr>
      </w:pPr>
      <w:r>
        <w:rPr>
          <w:rStyle w:val="2fb"/>
          <w:rFonts w:hint="cs"/>
          <w:rtl/>
        </w:rPr>
        <w:t>ר</w:t>
      </w:r>
      <w:r>
        <w:rPr>
          <w:rStyle w:val="2fb"/>
          <w:rtl/>
        </w:rPr>
        <w:t>"</w:t>
      </w:r>
      <w:r>
        <w:rPr>
          <w:rStyle w:val="2fb"/>
          <w:rFonts w:hint="cs"/>
          <w:rtl/>
        </w:rPr>
        <w:t xml:space="preserve">ש</w:t>
      </w:r>
      <w:r>
        <w:rPr>
          <w:rFonts w:hint="cs"/>
          <w:rtl/>
        </w:rPr>
        <w:t xml:space="preserve"> </w:t>
      </w:r>
      <w:ins w:id="92336" w:author="מנוע מכני" w:date="2026-10-11T12:04:39Z">
        <w:r>
          <w:rPr>
            <w:rFonts w:hint="cs"/>
            <w:rtl/>
          </w:rPr>
          <w:t xml:space="preserve">סבר</w:t>
        </w:r>
      </w:ins>
      <w:del w:id="92337" w:author="מנוע מכני" w:date="2026-10-11T12:04:39Z">
        <w:r>
          <w:rPr>
            <w:rFonts w:hint="cs"/>
            <w:rtl/>
          </w:rPr>
          <w:delText xml:space="preserve">ס</w:delText>
        </w:r>
        <w:r>
          <w:rPr>
            <w:rtl/>
          </w:rPr>
          <w:delText xml:space="preserve">"</w:delText>
        </w:r>
        <w:r>
          <w:rPr>
            <w:rFonts w:hint="cs"/>
            <w:rtl/>
          </w:rPr>
          <w:delText xml:space="preserve">ל</w:delText>
        </w:r>
      </w:del>
      <w:r>
        <w:rPr>
          <w:rtl/>
        </w:rPr>
        <w:t xml:space="preserve"> כותיה </w:t>
      </w:r>
      <w:ins w:id="92532" w:author="מנוע מכני" w:date="2026-10-11T12:04:39Z">
        <w:r>
          <w:rPr>
            <w:rtl/>
          </w:rPr>
          <w:t xml:space="preserve">באחת</w:t>
        </w:r>
      </w:ins>
      <w:del w:id="92533" w:author="מנוע מכני" w:date="2026-10-11T12:04:39Z">
        <w:r>
          <w:rPr>
            <w:rtl/>
          </w:rPr>
          <w:delText xml:space="preserve">בחדא</w:delText>
        </w:r>
      </w:del>
      <w:r>
        <w:rPr>
          <w:rtl/>
        </w:rPr>
        <w:t xml:space="preserve">, </w:t>
      </w:r>
      <w:ins w:id="92530" w:author="מנוע מכני" w:date="2026-10-11T12:04:39Z">
        <w:r>
          <w:rPr>
            <w:rtl/>
          </w:rPr>
          <w:t xml:space="preserve">וחולק</w:t>
        </w:r>
      </w:ins>
      <w:del w:id="92531" w:author="מנוע מכני" w:date="2026-10-11T12:04:39Z">
        <w:r>
          <w:rPr>
            <w:rtl/>
          </w:rPr>
          <w:delText xml:space="preserve">ופליג</w:delText>
        </w:r>
      </w:del>
      <w:r>
        <w:rPr>
          <w:rtl/>
        </w:rPr>
        <w:t xml:space="preserve"> </w:t>
      </w:r>
      <w:ins w:id="91214" w:author="מנוע מכני" w:date="2026-10-11T12:04:39Z">
        <w:r>
          <w:rPr>
            <w:rtl/>
          </w:rPr>
          <w:t xml:space="preserve">עליו</w:t>
        </w:r>
      </w:ins>
      <w:del w:id="91215" w:author="מנוע מכני" w:date="2026-10-11T12:04:39Z">
        <w:r>
          <w:rPr>
            <w:rtl/>
          </w:rPr>
          <w:delText xml:space="preserve">עליה</w:delText>
        </w:r>
      </w:del>
      <w:r>
        <w:rPr>
          <w:rtl/>
        </w:rPr>
        <w:t xml:space="preserve"> </w:t>
      </w:r>
      <w:ins w:id="92534" w:author="מנוע מכני" w:date="2026-10-11T12:04:39Z">
        <w:r>
          <w:rPr>
            <w:rtl/>
          </w:rPr>
          <w:t xml:space="preserve">באחת</w:t>
        </w:r>
      </w:ins>
      <w:del w:id="92535" w:author="מנוע מכני" w:date="2026-10-11T12:04:39Z">
        <w:r>
          <w:rPr>
            <w:rtl/>
          </w:rPr>
          <w:delText xml:space="preserve">בחדא</w:delText>
        </w:r>
      </w:del>
      <w:ins w:id="91780" w:author="מנוע מכני" w:date="2026-10-11T12:04:39Z">
        <w:r>
          <w:rPr>
            <w:rtl/>
          </w:rPr>
          <w:t xml:space="preserve">,</w:t>
        </w:r>
      </w:ins>
      <w:del w:id="91781" w:author="מנוע מכני" w:date="2026-10-11T12:04:39Z">
        <w:r>
          <w:rPr>
            <w:rtl/>
          </w:rPr>
          <w:delText xml:space="preserve">;</w:delText>
        </w:r>
      </w:del>
    </w:p>
    <w:p>
      <w:pPr>
        <w:pStyle w:val="38"/>
        <w:rPr>
          <w:ins w:id="93374" w:author="מנוע מכני" w:date="2026-10-11T12:04:39Z"/>
        </w:rPr>
      </w:pPr>
      <w:r>
        <w:t>דר"</w:t>
      </w:r>
      <w:r>
        <w:t>א</w:t>
      </w:r>
      <w:r>
        <w:t xml:space="preserve"> סבר:</w:t>
      </w:r>
    </w:p>
    <w:p w:rsidR="00E403F0" w:rsidRPr="00AD695E" w:rsidRDefault="00E403F0" w:rsidP="00E403F0">
      <w:pPr>
        <w:rPr>
          <w:rtl/>
        </w:rPr>
      </w:pPr>
      <w:del w:id="93375" w:author="מנוע מכני" w:date="2026-10-11T12:04:39Z">
        <w:r>
          <w:rPr>
            <w:rtl/>
          </w:rPr>
          <w:delText xml:space="preserve"> </w:delText>
        </w:r>
      </w:del>
      <w:r>
        <w:rPr>
          <w:rtl/>
        </w:rPr>
        <w:t xml:space="preserve">עולה הבאה מן המותרות - עושה תמורה, </w:t>
      </w:r>
      <w:ins w:id="92708" w:author="מנוע מכני" w:date="2026-10-11T12:04:39Z">
        <w:r>
          <w:rPr>
            <w:rtl/>
          </w:rPr>
          <w:t xml:space="preserve">והוא</w:t>
        </w:r>
      </w:ins>
      <w:del w:id="92709" w:author="מנוע מכני" w:date="2026-10-11T12:04:39Z">
        <w:r>
          <w:rPr>
            <w:rtl/>
          </w:rPr>
          <w:delText xml:space="preserve">ואיהו</w:delText>
        </w:r>
      </w:del>
      <w:r>
        <w:rPr>
          <w:rtl/>
        </w:rPr>
        <w:t xml:space="preserve"> סבר: אין עושה תמורה.</w:t>
      </w:r>
    </w:p>
    <w:p>
      <w:pPr>
        <w:pStyle w:val="38"/>
        <w:rPr>
          <w:ins w:id="93376" w:author="מנוע מכני" w:date="2026-10-11T12:04:39Z"/>
        </w:rPr>
      </w:pPr>
      <w:r>
        <w:t>והך דרבי</w:t>
      </w:r>
      <w:r>
        <w:t xml:space="preserve"> אבין </w:t>
      </w:r>
      <w:ins w:id="91218" w:author="מנוע מכני" w:date="2026-10-11T12:04:39Z">
        <w:r>
          <w:t xml:space="preserve">כך</w:t>
        </w:r>
      </w:ins>
      <w:del w:id="91219" w:author="מנוע מכני" w:date="2026-10-11T12:04:39Z">
        <w:r>
          <w:delText xml:space="preserve">הכי</w:delText>
        </w:r>
      </w:del>
      <w:r>
        <w:t xml:space="preserve"> </w:t>
      </w:r>
      <w:r>
        <w:t>בעי</w:t>
      </w:r>
      <w:r>
        <w:t xml:space="preserve">:</w:t>
      </w:r>
    </w:p>
    <w:p w:rsidR="00E403F0" w:rsidRPr="00AD695E" w:rsidRDefault="00E403F0" w:rsidP="00E403F0">
      <w:pPr>
        <w:rPr>
          <w:rtl/>
        </w:rPr>
      </w:pPr>
      <w:del w:id="93377" w:author="מנוע מכני" w:date="2026-10-11T12:04:39Z">
        <w:r>
          <w:rPr>
            <w:rtl/>
          </w:rPr>
          <w:delText xml:space="preserve"> </w:delText>
        </w:r>
      </w:del>
      <w:ins w:id="92236" w:author="מנוע מכני" w:date="2026-10-11T12:04:39Z">
        <w:r>
          <w:rPr>
            <w:rtl/>
          </w:rPr>
          <w:t xml:space="preserve">אם </w:t>
        </w:r>
      </w:ins>
      <w:del w:id="92237" w:author="מנוע מכני" w:date="2026-10-11T12:04:39Z">
        <w:r>
          <w:rPr>
            <w:rtl/>
          </w:rPr>
          <w:delText xml:space="preserve">אי </w:delText>
        </w:r>
      </w:del>
      <w:r>
        <w:rPr>
          <w:rFonts w:hint="cs"/>
          <w:rtl/>
        </w:rPr>
        <w:t xml:space="preserve">יש תנא </w:t>
      </w:r>
      <w:r>
        <w:rPr>
          <w:rStyle w:val="2fb"/>
          <w:rFonts w:hint="cs"/>
          <w:rtl/>
        </w:rPr>
        <w:t xml:space="preserve">כר</w:t>
      </w:r>
      <w:r>
        <w:rPr>
          <w:rStyle w:val="2fb"/>
          <w:rtl/>
        </w:rPr>
        <w:t>"</w:t>
      </w:r>
      <w:r>
        <w:rPr>
          <w:rStyle w:val="2fb"/>
          <w:rFonts w:hint="cs"/>
          <w:rtl/>
        </w:rPr>
        <w:t xml:space="preserve">ש</w:t>
      </w:r>
      <w:r>
        <w:rPr>
          <w:rFonts w:hint="cs"/>
          <w:rtl/>
        </w:rPr>
        <w:t xml:space="preserve"> </w:t>
      </w:r>
      <w:r>
        <w:rPr>
          <w:rtl/>
        </w:rPr>
        <w:t xml:space="preserve">דאמר אין ממירין וחוזרין וממירין, </w:t>
      </w:r>
      <w:ins w:id="92338" w:author="מנוע מכני" w:date="2026-10-11T12:04:39Z">
        <w:r>
          <w:rPr>
            <w:rtl/>
          </w:rPr>
          <w:t xml:space="preserve">וסבר</w:t>
        </w:r>
      </w:ins>
      <w:del w:id="92339" w:author="מנוע מכני" w:date="2026-10-11T12:04:39Z">
        <w:r>
          <w:rPr>
            <w:rtl/>
          </w:rPr>
          <w:delText xml:space="preserve">וס"ל</w:delText>
        </w:r>
      </w:del>
      <w:r>
        <w:rPr>
          <w:rtl/>
        </w:rPr>
        <w:t xml:space="preserve"> </w:t>
      </w:r>
      <w:r>
        <w:rPr>
          <w:rStyle w:val="2fb"/>
          <w:rtl/>
        </w:rPr>
        <w:t xml:space="preserve">כר"</w:t>
      </w:r>
      <w:r>
        <w:rPr>
          <w:rStyle w:val="2fb"/>
          <w:rFonts w:hint="cs"/>
          <w:rtl/>
        </w:rPr>
        <w:t xml:space="preserve">א</w:t>
      </w:r>
      <w:r>
        <w:rPr>
          <w:rFonts w:hint="cs"/>
          <w:rtl/>
        </w:rPr>
        <w:t xml:space="preserve"> ד</w:t>
      </w:r>
      <w:r>
        <w:rPr>
          <w:rtl/>
        </w:rPr>
        <w:t xml:space="preserve">עולה הבאה מן המותרות עושה תמורה, מהו שיחזור וימיר בו? בשני גופין וקדושה אחת </w:t>
      </w:r>
      <w:ins w:id="91216" w:author="מנוע מכני" w:date="2026-10-11T12:04:39Z">
        <w:r>
          <w:rPr>
            <w:rtl/>
          </w:rPr>
          <w:t xml:space="preserve">מה</w:t>
        </w:r>
      </w:ins>
      <w:del w:id="91217" w:author="מנוע מכני" w:date="2026-10-11T12:04:39Z">
        <w:r>
          <w:rPr>
            <w:rtl/>
          </w:rPr>
          <w:delText xml:space="preserve">מאי</w:delText>
        </w:r>
      </w:del>
      <w:r>
        <w:rPr>
          <w:rtl/>
        </w:rPr>
        <w:t xml:space="preserve">? </w:t>
      </w:r>
    </w:p>
    <w:p w:rsidR="00E403F0" w:rsidRPr="00AD695E" w:rsidRDefault="00E403F0" w:rsidP="00E403F0">
      <w:pPr>
        <w:rPr>
          <w:rtl/>
        </w:rPr>
      </w:pPr>
      <w:r>
        <w:rPr>
          <w:rtl/>
        </w:rPr>
        <w:tab/>
      </w:r>
      <w:r w:rsidRPr="00217260">
        <w:rPr>
          <w:rFonts w:hint="cs"/>
          <w:b/>
          <w:bCs/>
          <w:rtl/>
        </w:rPr>
        <w:t>ואת</w:t>
      </w:r>
      <w:r w:rsidRPr="00217260">
        <w:rPr>
          <w:b/>
          <w:bCs/>
          <w:rtl/>
        </w:rPr>
        <w:t>"</w:t>
      </w:r>
      <w:r w:rsidRPr="00217260">
        <w:rPr>
          <w:rFonts w:hint="cs"/>
          <w:b/>
          <w:bCs/>
          <w:rtl/>
        </w:rPr>
        <w:t>ל</w:t>
      </w:r>
      <w:r>
        <w:rPr>
          <w:rFonts w:hint="cs"/>
          <w:rtl/>
        </w:rPr>
        <w:t xml:space="preserve"> </w:t>
      </w:r>
      <w:r>
        <w:rPr>
          <w:rtl/>
        </w:rPr>
        <w:t xml:space="preserve">קדושה אחת</w:t>
      </w:r>
      <w:ins w:id="91782" w:author="מנוע מכני" w:date="2026-10-11T12:04:39Z">
        <w:r>
          <w:rPr>
            <w:rtl/>
          </w:rPr>
          <w:t xml:space="preserve"> </w:t>
        </w:r>
      </w:ins>
      <w:del w:id="91783" w:author="מנוע מכני" w:date="2026-10-11T12:04:39Z">
        <w:r>
          <w:rPr>
            <w:rtl/>
          </w:rPr>
          <w:delText xml:space="preserve">  </w:delText>
        </w:r>
      </w:del>
      <w:r>
        <w:rPr>
          <w:rtl/>
        </w:rPr>
        <w:t xml:space="preserve">אלא שתי קדושות וגוף אחד </w:t>
      </w:r>
      <w:ins w:id="91220" w:author="מנוע מכני" w:date="2026-10-11T12:04:39Z">
        <w:r>
          <w:rPr>
            <w:rtl/>
          </w:rPr>
          <w:t xml:space="preserve">מה</w:t>
        </w:r>
      </w:ins>
      <w:del w:id="91221" w:author="מנוע מכני" w:date="2026-10-11T12:04:39Z">
        <w:r>
          <w:rPr>
            <w:rtl/>
          </w:rPr>
          <w:delText xml:space="preserve">מאי</w:delText>
        </w:r>
      </w:del>
      <w:r>
        <w:rPr>
          <w:rtl/>
        </w:rPr>
        <w:t xml:space="preserve">? תיבעי.</w:t>
      </w:r>
    </w:p>
    <w:p w:rsidR="00E403F0" w:rsidRPr="00AD695E" w:rsidRDefault="00E403F0" w:rsidP="00E403F0">
      <w:pPr>
        <w:pStyle w:val="Hadran"/>
        <w:jc w:val="center"/>
        <w:rPr>
          <w:rtl/>
        </w:rPr>
        <w:pPrChange w:id="97355" w:author="Claude" w:date="2026-10-11T09:09:24Z">
          <w:pPr>
            <w:jc w:val="center"/>
            <w:rPr>
              <w:rtl/>
            </w:rPr>
          </w:pPr>
        </w:pPrChange>
      </w:pPr>
      <w:r w:rsidRPr="00217260">
        <w:rPr>
          <w:rFonts w:hint="cs"/>
          <w:b/>
          <w:bCs/>
          <w:rtl/>
        </w:rPr>
        <w:t>הדרן עלך הכל ממירין</w:t>
      </w:r>
    </w:p>
    <w:p w:rsidR="00E403F0" w:rsidRPr="00AD695E" w:rsidRDefault="00E403F0" w:rsidP="00E403F0">
      <w:pPr>
        <w:pStyle w:val="afff6"/>
        <w:framePr w:wrap="around"/>
        <w:spacing w:line="240" w:lineRule="exact"/>
        <w:rPr>
          <w:del w:id="95316" w:author="Claude" w:date="2026-10-11T09:08:06Z"/>
          <w:rtl/>
        </w:rPr>
      </w:pPr>
      <w:del w:id="95315" w:author="Claude" w:date="2026-10-11T09:08:06Z">
        <w:r>
          <w:rPr>
            <w:rFonts w:hint="cs"/>
            <w:rtl/>
          </w:rPr>
          <w:lastRenderedPageBreak/>
          <w:delText xml:space="preserve">פרק שני</w:delText>
        </w:r>
      </w:del>
    </w:p>
    <w:p w:rsidR="00E403F0" w:rsidRPr="00AD695E" w:rsidRDefault="00E403F0" w:rsidP="00E403F0">
      <w:pPr>
        <w:pStyle w:val="afff7"/>
        <w:framePr w:wrap="around"/>
        <w:spacing w:line="240" w:lineRule="exact"/>
        <w:rPr>
          <w:del w:id="95318" w:author="Claude" w:date="2026-10-11T09:08:06Z"/>
          <w:rtl/>
        </w:rPr>
      </w:pPr>
      <w:del w:id="95317" w:author="Claude" w:date="2026-10-11T09:08:06Z">
        <w:r>
          <w:rPr>
            <w:rFonts w:hint="cs"/>
            <w:rtl/>
          </w:rPr>
          <w:delText xml:space="preserve">יש בקורבנות</w:delText>
        </w:r>
      </w:del>
    </w:p>
    <w:p w:rsidR="00E403F0" w:rsidRPr="00AD695E" w:rsidRDefault="00E403F0" w:rsidP="00E403F0">
      <w:pPr>
        <w:pStyle w:val="afff3"/>
        <w:framePr w:wrap="around"/>
        <w:spacing w:line="240" w:lineRule="exact"/>
        <w:rPr>
          <w:rtl/>
        </w:rPr>
      </w:pPr>
      <w:r w:rsidRPr="009239E9">
        <w:rPr>
          <w:rFonts w:hint="cs"/>
          <w:szCs w:val="18"/>
          <w:rtl/>
        </w:rPr>
        <w:t>יד.</w:t>
      </w:r>
    </w:p>
    <w:p w:rsidR="00E403F0" w:rsidRPr="00AD695E" w:rsidRDefault="00E403F0" w:rsidP="00E403F0">
      <w:pPr>
        <w:pStyle w:val="afff8"/>
        <w:framePr w:wrap="around"/>
        <w:rPr>
          <w:rtl/>
        </w:rPr>
      </w:pPr>
      <w:r>
        <w:rPr>
          <w:rFonts w:hint="cs"/>
          <w:rtl/>
        </w:rPr>
        <w:t>יד.-יז.</w:t>
      </w:r>
    </w:p>
    <w:p w:rsidR="00E403F0" w:rsidRPr="00D65BEC" w:rsidRDefault="00E403F0" w:rsidP="00E403F0">
      <w:pPr>
        <w:pStyle w:val="afff9"/>
        <w:rPr>
          <w:del w:id="20071" w:author="קלוד" w:date="2026-10-11T09:07:18Z"/>
          <w:rtl/>
        </w:rPr>
      </w:pPr>
      <w:del w:id="20070" w:author="קלוד" w:date="2026-10-11T09:07:18Z">
        <w:r w:rsidRPr="00D65BEC">
          <w:rPr>
            <w:rtl/>
          </w:rPr>
          <w:delText xml:space="preserve">מתני</w:delText>
        </w:r>
      </w:del>
    </w:p>
    <w:p>
      <w:pPr>
        <w:pStyle w:val="PetichatPerek"/>
        <w:rPr>
          <w:ins w:id="95314" w:author="Claude" w:date="2026-10-11T09:08:06Z"/>
        </w:rPr>
      </w:pPr>
      <w:ins w:id="95313" w:author="Claude" w:date="2026-10-11T09:08:06Z">
        <w:r>
          <w:rPr>
            <w:rFonts w:hint="cs"/>
            <w:rtl/>
          </w:rPr>
          <w:t xml:space="preserve">פרק שני</w:t>
        </w:r>
        <w:r>
          <w:rPr>
            <w:rFonts w:hint="cs"/>
            <w:rtl/>
          </w:rPr>
          <w:t xml:space="preserve"> - </w:t>
        </w:r>
        <w:r>
          <w:rPr>
            <w:rFonts w:hint="cs"/>
            <w:rtl/>
          </w:rPr>
          <w:t xml:space="preserve">יש בקורבנות</w:t>
        </w:r>
      </w:ins>
    </w:p>
    <w:p w:rsidR="00E403F0" w:rsidRPr="00D65BEC" w:rsidRDefault="00E403F0" w:rsidP="00E403F0">
      <w:pPr>
        <w:pStyle w:val="afff9"/>
        <w:spacing w:before="120"/>
        <w:rPr>
          <w:rtl/>
        </w:rPr>
        <w:pPrChange w:id="90008" w:author="קלוד" w:date="2026-10-11T12:09:42Z">
          <w:pPr>
            <w:pStyle w:val="afff9"/>
          </w:pPr>
        </w:pPrChange>
      </w:pPr>
      <w:r w:rsidRPr="00D65BEC">
        <w:rPr>
          <w:rtl/>
        </w:rPr>
        <w:t xml:space="preserve">יש בקרבנות יחיד שאין בקרבנות הציבור, </w:t>
      </w:r>
    </w:p>
    <w:p w:rsidR="00E403F0" w:rsidRPr="00D65BEC" w:rsidRDefault="00E403F0" w:rsidP="00E403F0">
      <w:pPr>
        <w:pStyle w:val="afff9"/>
        <w:rPr>
          <w:rtl/>
        </w:rPr>
      </w:pPr>
      <w:r w:rsidRPr="00D65BEC">
        <w:rPr>
          <w:rtl/>
        </w:rPr>
        <w:t>ויש בקרבנות הציבור שאין בקרבנות היחיד.</w:t>
      </w:r>
    </w:p>
    <w:p w:rsidR="00E403F0" w:rsidRPr="00D65BEC" w:rsidRDefault="00E403F0" w:rsidP="00E403F0">
      <w:pPr>
        <w:pStyle w:val="afff9"/>
        <w:rPr>
          <w:rtl/>
        </w:rPr>
      </w:pPr>
      <w:r w:rsidRPr="00D65BEC">
        <w:rPr>
          <w:rtl/>
        </w:rPr>
        <w:t>שקרבנות היחיד עושין תמורה, ואין קרבנות הציבור עושין תמורה.</w:t>
      </w:r>
    </w:p>
    <w:p w:rsidR="00E403F0" w:rsidRPr="00AD695E" w:rsidRDefault="00E403F0" w:rsidP="00E403F0">
      <w:pPr>
        <w:pStyle w:val="afff9"/>
        <w:rPr>
          <w:rtl/>
        </w:rPr>
      </w:pPr>
      <w:r>
        <w:rPr>
          <w:rtl/>
        </w:rPr>
        <w:t>קרבנות היחיד נוהגות בין בזכרים בין בנקבות, וקרבנות הציבור אין נוהגין אלא בזכרים.</w:t>
      </w:r>
    </w:p>
    <w:p w:rsidR="00E403F0" w:rsidRPr="00D65BEC" w:rsidRDefault="00E403F0" w:rsidP="00E403F0">
      <w:pPr>
        <w:pStyle w:val="afff9"/>
        <w:rPr>
          <w:rtl/>
        </w:rPr>
      </w:pPr>
      <w:r w:rsidRPr="00D65BEC">
        <w:rPr>
          <w:rtl/>
        </w:rPr>
        <w:t xml:space="preserve">קרבנות היחיד חייבין באחריותן ובאחריות נסכיהם, </w:t>
      </w:r>
    </w:p>
    <w:p w:rsidR="00E403F0" w:rsidRPr="00D65BEC" w:rsidRDefault="00E403F0" w:rsidP="00E403F0">
      <w:pPr>
        <w:pStyle w:val="afff9"/>
        <w:rPr>
          <w:rtl/>
        </w:rPr>
      </w:pPr>
      <w:r w:rsidRPr="00D65BEC">
        <w:rPr>
          <w:rtl/>
        </w:rPr>
        <w:t xml:space="preserve">וקרבנות הציבור </w:t>
      </w:r>
      <w:r w:rsidRPr="00D65BEC">
        <w:rPr>
          <w:rtl/>
        </w:rPr>
        <w:tab/>
        <w:t xml:space="preserve">אין חייבין באחריותן ולא באחריות נסכיהן, </w:t>
      </w:r>
    </w:p>
    <w:p w:rsidR="00E403F0" w:rsidRPr="00D65BEC" w:rsidRDefault="00E403F0" w:rsidP="00E403F0">
      <w:pPr>
        <w:pStyle w:val="afff9"/>
        <w:rPr>
          <w:rtl/>
        </w:rPr>
      </w:pPr>
      <w:r w:rsidRPr="00D65BEC">
        <w:rPr>
          <w:rtl/>
        </w:rPr>
        <w:tab/>
      </w:r>
      <w:r w:rsidRPr="00D65BEC">
        <w:rPr>
          <w:rtl/>
        </w:rPr>
        <w:tab/>
      </w:r>
      <w:r w:rsidRPr="00D65BEC">
        <w:rPr>
          <w:rtl/>
        </w:rPr>
        <w:tab/>
      </w:r>
      <w:r w:rsidRPr="00D65BEC">
        <w:rPr>
          <w:rtl/>
        </w:rPr>
        <w:tab/>
        <w:t>אבל חייבין באחריות נסכיהן משקרב הזבח.</w:t>
      </w:r>
    </w:p>
    <w:p w:rsidR="00E403F0" w:rsidRPr="00D65BEC" w:rsidRDefault="00E403F0" w:rsidP="00E403F0">
      <w:pPr>
        <w:pStyle w:val="afff9"/>
        <w:rPr>
          <w:rtl/>
        </w:rPr>
      </w:pPr>
      <w:r w:rsidRPr="00D65BEC">
        <w:rPr>
          <w:rtl/>
        </w:rPr>
        <w:t>יש בקרבנות הציבור מה שאין בקרבנות יחיד;</w:t>
      </w:r>
    </w:p>
    <w:p w:rsidR="00E403F0" w:rsidRPr="00D65BEC" w:rsidRDefault="00E403F0" w:rsidP="00E403F0">
      <w:pPr>
        <w:pStyle w:val="afff9"/>
        <w:rPr>
          <w:rtl/>
        </w:rPr>
      </w:pPr>
      <w:r w:rsidRPr="00D65BEC">
        <w:rPr>
          <w:rtl/>
        </w:rPr>
        <w:t xml:space="preserve">שקרבנות הציבור דוחין את השבת ואת הטומאה, </w:t>
      </w:r>
    </w:p>
    <w:p w:rsidR="00E403F0" w:rsidRPr="00D65BEC" w:rsidRDefault="00E403F0" w:rsidP="00E403F0">
      <w:pPr>
        <w:pStyle w:val="afff9"/>
        <w:rPr>
          <w:rtl/>
        </w:rPr>
      </w:pPr>
      <w:r w:rsidRPr="00D65BEC">
        <w:rPr>
          <w:rtl/>
        </w:rPr>
        <w:t>וקרבנות יחיד אינן דוחות לא את השבת ולא את הטומאה.</w:t>
      </w:r>
    </w:p>
    <w:p w:rsidR="00E403F0" w:rsidRPr="00D65BEC" w:rsidRDefault="00E403F0" w:rsidP="00E403F0">
      <w:pPr>
        <w:pStyle w:val="afff9"/>
        <w:rPr>
          <w:rtl/>
        </w:rPr>
      </w:pPr>
      <w:r w:rsidRPr="00D65BEC">
        <w:rPr>
          <w:rtl/>
        </w:rPr>
        <w:t>א"ר מאיר: והלא חביתי כ"ג, ופר של יוה"כ, קרבנות היחיד הן ודוחין את השבת ואת הטומאה! אלא - שזמנו קבוע.</w:t>
      </w:r>
    </w:p>
    <w:p w:rsidR="00E403F0" w:rsidRPr="00AD695E" w:rsidRDefault="00E403F0" w:rsidP="00E403F0">
      <w:pPr>
        <w:jc w:val="center"/>
        <w:rPr>
          <w:del w:id="90014" w:author="מנוע עיצוב" w:date="2026-10-11T12:09:26Z"/>
          <w:rtl/>
        </w:rPr>
      </w:pPr>
      <w:del w:id="90013" w:author="מנוע עיצוב" w:date="2026-10-11T12:09:26Z">
        <w:r w:rsidRPr="00E5675B">
          <w:rPr>
            <w:rFonts w:ascii="BA חניכי הישיבות" w:hAnsi="BA חניכי הישיבות" w:cs="BA חניכי הישיבות"/>
            <w:rtl/>
          </w:rPr>
          <w:delText xml:space="preserve">׻</w:delText>
        </w:r>
      </w:del>
    </w:p>
    <w:p w:rsidR="00E403F0" w:rsidRPr="00AD695E" w:rsidRDefault="00E403F0" w:rsidP="00E403F0">
      <w:pPr>
        <w:pStyle w:val="affff1"/>
        <w:ind w:end="0"/>
        <w:rPr>
          <w:rtl/>
        </w:rPr>
        <w:pPrChange w:id="20022" w:author="קלוד" w:date="2026-10-11T09:07:18Z">
          <w:pPr>
            <w:pStyle w:val="affff1"/>
            <w:rPr>
              <w:rtl/>
            </w:rPr>
          </w:pPr>
        </w:pPrChange>
      </w:pPr>
      <w:ins w:id="9810" w:author="מספור קטעי משנה" w:date="2026-10-11T09:35:05Z">
        <w:r>
          <w:rPr>
            <w:rStyle w:val="MisparKeta"/>
          </w:rPr>
          <w:t xml:space="preserve">ב. </w:t>
        </w:r>
      </w:ins>
      <w:r>
        <w:rPr>
          <w:rtl/>
        </w:rPr>
        <w:t xml:space="preserve">קרבן יחיד עושה תמורה כו': </w:t>
      </w:r>
    </w:p>
    <w:p w:rsidR="00E403F0" w:rsidRPr="00AD695E" w:rsidRDefault="00E403F0" w:rsidP="00E403F0">
      <w:pPr>
        <w:rPr>
          <w:rtl/>
        </w:rPr>
      </w:pPr>
      <w:r>
        <w:rPr>
          <w:rtl/>
        </w:rPr>
        <w:t>וכללא הוא? והרי עופות, דקרבן יחיד - ואין עושה תמורה! - בבהמה קתני.</w:t>
      </w:r>
    </w:p>
    <w:p w:rsidR="00E403F0" w:rsidRPr="00AD695E" w:rsidRDefault="00E403F0" w:rsidP="00E403F0">
      <w:pPr>
        <w:rPr>
          <w:rtl/>
        </w:rPr>
      </w:pPr>
      <w:r>
        <w:rPr>
          <w:rtl/>
        </w:rPr>
        <w:t>והרי ולד - דקרבן יחיד הוא ואין עושה תמורה!</w:t>
      </w:r>
      <w:r>
        <w:rPr>
          <w:rFonts w:hint="cs"/>
          <w:rtl/>
        </w:rPr>
        <w:t xml:space="preserve"> </w:t>
      </w:r>
      <w:r>
        <w:rPr>
          <w:rStyle w:val="2fb"/>
          <w:rFonts w:hint="cs"/>
          <w:rtl/>
        </w:rPr>
        <w:t xml:space="preserve">ר</w:t>
      </w:r>
      <w:r>
        <w:rPr>
          <w:rStyle w:val="2fb"/>
          <w:rtl/>
        </w:rPr>
        <w:t>"</w:t>
      </w:r>
      <w:r>
        <w:rPr>
          <w:rStyle w:val="2fb"/>
          <w:rFonts w:hint="cs"/>
          <w:rtl/>
        </w:rPr>
        <w:t xml:space="preserve">י</w:t>
      </w:r>
      <w:r>
        <w:rPr>
          <w:rFonts w:hint="cs"/>
          <w:rtl/>
        </w:rPr>
        <w:t xml:space="preserve"> </w:t>
      </w:r>
      <w:ins w:id="90051" w:author="Claude - סמנטי" w:date="2026-10-11T12:20:38Z">
        <w:r>
          <w:rPr>
            <w:rtl/>
          </w:rPr>
          <w:t xml:space="preserve">שהולד</w:t>
        </w:r>
      </w:ins>
      <w:del w:id="90052" w:author="Claude - סמנטי" w:date="2026-10-11T12:20:38Z">
        <w:r>
          <w:rPr>
            <w:rtl/>
          </w:rPr>
          <w:delText xml:space="preserve">דהולד</w:delText>
        </w:r>
      </w:del>
      <w:r>
        <w:rPr>
          <w:rtl/>
        </w:rPr>
        <w:t xml:space="preserve"> עושה תמורה.</w:t>
      </w:r>
    </w:p>
    <w:p w:rsidR="00E403F0" w:rsidRPr="00AD695E" w:rsidRDefault="00E403F0" w:rsidP="00E403F0">
      <w:pPr>
        <w:rPr>
          <w:rtl/>
        </w:rPr>
      </w:pPr>
      <w:r>
        <w:rPr>
          <w:rtl/>
        </w:rPr>
        <w:t xml:space="preserve">והרי תמורה עצמה, דקרבן יחיד היא - ואין תמורה עושה תמורה! </w:t>
      </w:r>
      <w:r w:rsidRPr="00217260">
        <w:rPr>
          <w:b/>
          <w:bCs/>
          <w:rtl/>
        </w:rPr>
        <w:t xml:space="preserve">- בעיקר </w:t>
      </w:r>
      <w:ins w:id="92474" w:author="מנוע מכני" w:date="2026-10-11T12:04:39Z">
        <w:r>
          <w:rPr>
            <w:b/>
            <w:bCs/>
            <w:rtl/>
          </w:rPr>
          <w:t xml:space="preserve">זבח</w:t>
        </w:r>
      </w:ins>
      <w:del w:id="92475" w:author="מנוע מכני" w:date="2026-10-11T12:04:39Z">
        <w:r w:rsidRPr="00217260">
          <w:rPr>
            <w:b/>
            <w:bCs/>
            <w:rtl/>
          </w:rPr>
          <w:delText xml:space="preserve">זיבחא</w:delText>
        </w:r>
      </w:del>
      <w:r w:rsidRPr="00217260">
        <w:rPr>
          <w:b/>
          <w:bCs/>
          <w:rtl/>
        </w:rPr>
        <w:t xml:space="preserve"> קתני</w:t>
      </w:r>
      <w:r>
        <w:rPr>
          <w:rtl/>
        </w:rPr>
        <w:t>.</w:t>
      </w:r>
    </w:p>
    <w:p w:rsidR="00E403F0" w:rsidRPr="00AD695E" w:rsidRDefault="00E403F0" w:rsidP="00E403F0">
      <w:pPr>
        <w:rPr>
          <w:rtl/>
        </w:rPr>
      </w:pPr>
      <w:ins w:id="91222" w:author="מנוע מכני" w:date="2026-10-11T12:04:39Z">
        <w:r>
          <w:rPr>
            <w:b/>
            <w:bCs/>
            <w:rtl/>
          </w:rPr>
          <w:t xml:space="preserve">עכשיו</w:t>
        </w:r>
      </w:ins>
      <w:del w:id="91223" w:author="מנוע מכני" w:date="2026-10-11T12:04:39Z">
        <w:r w:rsidRPr="00217260">
          <w:rPr>
            <w:b/>
            <w:bCs/>
            <w:rtl/>
          </w:rPr>
          <w:delText xml:space="preserve">השתא</w:delText>
        </w:r>
      </w:del>
      <w:r w:rsidRPr="00217260">
        <w:rPr>
          <w:b/>
          <w:bCs/>
          <w:rtl/>
        </w:rPr>
        <w:t xml:space="preserve"> דאתית </w:t>
      </w:r>
      <w:ins w:id="91224" w:author="מנוע מכני" w:date="2026-10-11T12:04:39Z">
        <w:r>
          <w:rPr>
            <w:b/>
            <w:bCs/>
            <w:rtl/>
          </w:rPr>
          <w:t xml:space="preserve">לכך</w:t>
        </w:r>
      </w:ins>
      <w:del w:id="91225" w:author="מנוע מכני" w:date="2026-10-11T12:04:39Z">
        <w:r w:rsidRPr="00217260">
          <w:rPr>
            <w:b/>
            <w:bCs/>
            <w:rtl/>
          </w:rPr>
          <w:delText xml:space="preserve">להכי</w:delText>
        </w:r>
      </w:del>
      <w:r w:rsidRPr="00217260">
        <w:rPr>
          <w:b/>
          <w:bCs/>
          <w:rtl/>
        </w:rPr>
        <w:t xml:space="preserve">, </w:t>
      </w:r>
      <w:ins w:id="90136" w:author="מנוע מכני" w:date="2026-10-11T12:04:39Z">
        <w:r>
          <w:rPr>
            <w:b/>
            <w:bCs/>
            <w:rtl/>
          </w:rPr>
          <w:t xml:space="preserve">אפי'</w:t>
        </w:r>
      </w:ins>
      <w:del w:id="90137" w:author="מנוע מכני" w:date="2026-10-11T12:04:39Z">
        <w:r w:rsidRPr="00217260">
          <w:rPr>
            <w:b/>
            <w:bCs/>
            <w:rtl/>
          </w:rPr>
          <w:delText xml:space="preserve">אפילו</w:delText>
        </w:r>
      </w:del>
      <w:r w:rsidRPr="00217260">
        <w:rPr>
          <w:b/>
          <w:bCs/>
          <w:rtl/>
        </w:rPr>
        <w:t xml:space="preserve"> </w:t>
      </w:r>
      <w:ins w:id="92536" w:author="מנוע מכני" w:date="2026-10-11T12:04:39Z">
        <w:r>
          <w:rPr>
            <w:b/>
            <w:bCs/>
            <w:rtl/>
          </w:rPr>
          <w:t xml:space="preserve">תאמר</w:t>
        </w:r>
      </w:ins>
      <w:del w:id="92537" w:author="מנוע מכני" w:date="2026-10-11T12:04:39Z">
        <w:r w:rsidRPr="00217260">
          <w:rPr>
            <w:b/>
            <w:bCs/>
            <w:rtl/>
          </w:rPr>
          <w:delText xml:space="preserve">תימא</w:delText>
        </w:r>
      </w:del>
      <w:r w:rsidRPr="00217260">
        <w:rPr>
          <w:b/>
          <w:bCs/>
          <w:rtl/>
        </w:rPr>
        <w:t xml:space="preserve"> רבנן - בעיקר </w:t>
      </w:r>
      <w:ins w:id="92476" w:author="מנוע מכני" w:date="2026-10-11T12:04:39Z">
        <w:r>
          <w:rPr>
            <w:b/>
            <w:bCs/>
            <w:rtl/>
          </w:rPr>
          <w:t xml:space="preserve">זבח</w:t>
        </w:r>
      </w:ins>
      <w:del w:id="92477" w:author="מנוע מכני" w:date="2026-10-11T12:04:39Z">
        <w:r w:rsidRPr="00217260">
          <w:rPr>
            <w:b/>
            <w:bCs/>
            <w:rtl/>
          </w:rPr>
          <w:delText xml:space="preserve">זיבחא</w:delText>
        </w:r>
      </w:del>
      <w:r w:rsidRPr="00217260">
        <w:rPr>
          <w:b/>
          <w:bCs/>
          <w:rtl/>
        </w:rPr>
        <w:t xml:space="preserve"> קתני.</w:t>
      </w:r>
    </w:p>
    <w:p w:rsidR="00E403F0" w:rsidRPr="00AD695E" w:rsidRDefault="00E403F0" w:rsidP="00E403F0">
      <w:pPr>
        <w:jc w:val="center"/>
        <w:rPr>
          <w:del w:id="90016" w:author="מנוע עיצוב" w:date="2026-10-11T12:09:26Z"/>
          <w:rtl/>
        </w:rPr>
      </w:pPr>
      <w:del w:id="90015" w:author="מנוע עיצוב" w:date="2026-10-11T12:09:26Z">
        <w:r w:rsidRPr="00E5675B">
          <w:rPr>
            <w:rFonts w:ascii="BA חניכי הישיבות" w:hAnsi="BA חניכי הישיבות" w:cs="BA חניכי הישיבות"/>
            <w:rtl/>
          </w:rPr>
          <w:delText xml:space="preserve">׻</w:delText>
        </w:r>
      </w:del>
    </w:p>
    <w:p w:rsidR="00E403F0" w:rsidRPr="00AD695E" w:rsidRDefault="00E403F0" w:rsidP="00E403F0">
      <w:pPr>
        <w:pStyle w:val="affff1"/>
        <w:ind w:end="0"/>
        <w:rPr>
          <w:rtl/>
        </w:rPr>
        <w:pPrChange w:id="20023" w:author="קלוד" w:date="2026-10-11T09:07:18Z">
          <w:pPr>
            <w:pStyle w:val="affff1"/>
            <w:rPr>
              <w:rtl/>
            </w:rPr>
          </w:pPr>
        </w:pPrChange>
      </w:pPr>
      <w:ins w:id="9811" w:author="מספור קטעי משנה" w:date="2026-10-11T09:35:05Z">
        <w:r>
          <w:rPr>
            <w:rStyle w:val="MisparKeta"/>
          </w:rPr>
          <w:t xml:space="preserve">ג. </w:t>
        </w:r>
      </w:ins>
      <w:r>
        <w:rPr>
          <w:rtl/>
        </w:rPr>
        <w:t>קרבנות היחיד נוהגות בין בזכרים בין בנקבות.</w:t>
      </w:r>
    </w:p>
    <w:p w:rsidR="00E403F0" w:rsidRPr="00AD695E" w:rsidRDefault="00E403F0" w:rsidP="00E403F0">
      <w:pPr>
        <w:rPr>
          <w:rtl/>
        </w:rPr>
      </w:pPr>
      <w:r>
        <w:rPr>
          <w:rtl/>
        </w:rPr>
        <w:t xml:space="preserve">וכללא הוא? </w:t>
      </w:r>
    </w:p>
    <w:p w:rsidR="00E403F0" w:rsidRPr="00AD695E" w:rsidRDefault="00E403F0" w:rsidP="00E403F0">
      <w:pPr>
        <w:rPr>
          <w:rtl/>
        </w:rPr>
      </w:pPr>
      <w:r w:rsidRPr="00217260">
        <w:rPr>
          <w:rFonts w:hint="cs"/>
          <w:b/>
          <w:bCs/>
          <w:rtl/>
        </w:rPr>
        <w:t>א.</w:t>
      </w:r>
      <w:r>
        <w:rPr>
          <w:rFonts w:hint="cs"/>
          <w:rtl/>
        </w:rPr>
        <w:t xml:space="preserve"> </w:t>
      </w:r>
      <w:r>
        <w:rPr>
          <w:rtl/>
        </w:rPr>
        <w:t xml:space="preserve">והרי </w:t>
      </w:r>
      <w:r w:rsidRPr="00217260">
        <w:rPr>
          <w:b/>
          <w:bCs/>
          <w:rtl/>
        </w:rPr>
        <w:t>עולה</w:t>
      </w:r>
      <w:r>
        <w:rPr>
          <w:rtl/>
        </w:rPr>
        <w:t xml:space="preserve">, דקרבן יחיד - וזכר </w:t>
      </w:r>
      <w:ins w:id="92710" w:author="מנוע מכני" w:date="2026-10-11T12:04:39Z">
        <w:r>
          <w:rPr>
            <w:rtl/>
          </w:rPr>
          <w:t xml:space="preserve">באה</w:t>
        </w:r>
      </w:ins>
      <w:del w:id="92711" w:author="מנוע מכני" w:date="2026-10-11T12:04:39Z">
        <w:r>
          <w:rPr>
            <w:rtl/>
          </w:rPr>
          <w:delText xml:space="preserve">אתיא</w:delText>
        </w:r>
      </w:del>
      <w:r>
        <w:rPr>
          <w:rtl/>
        </w:rPr>
        <w:t xml:space="preserve"> נקבה </w:t>
      </w:r>
      <w:r>
        <w:rPr>
          <w:rtl/>
        </w:rPr>
        <w:t xml:space="preserve">לא</w:t>
      </w:r>
      <w:r>
        <w:rPr>
          <w:rtl/>
        </w:rPr>
        <w:t xml:space="preserve"> </w:t>
      </w:r>
      <w:ins w:id="92712" w:author="מנוע מכני" w:date="2026-10-11T12:04:39Z">
        <w:r>
          <w:rPr>
            <w:rtl/>
          </w:rPr>
          <w:t xml:space="preserve">באה</w:t>
        </w:r>
      </w:ins>
      <w:del w:id="92713" w:author="מנוע מכני" w:date="2026-10-11T12:04:39Z">
        <w:r>
          <w:rPr>
            <w:rtl/>
          </w:rPr>
          <w:delText xml:space="preserve">אתיא</w:delText>
        </w:r>
      </w:del>
      <w:r>
        <w:rPr>
          <w:rtl/>
        </w:rPr>
        <w:t xml:space="preserve">! </w:t>
      </w:r>
    </w:p>
    <w:p w:rsidR="00E403F0" w:rsidRPr="00AD695E" w:rsidRDefault="00E403F0" w:rsidP="00E403F0">
      <w:pPr>
        <w:pStyle w:val="affffb"/>
        <w:rPr>
          <w:rtl/>
        </w:rPr>
      </w:pPr>
      <w:r>
        <w:rPr>
          <w:rtl/>
        </w:rPr>
        <w:t xml:space="preserve">- האיכא עולת העוף, </w:t>
      </w:r>
      <w:r>
        <w:rPr>
          <w:rtl/>
        </w:rPr>
        <w:t xml:space="preserve">דתניא</w:t>
      </w:r>
      <w:r>
        <w:rPr>
          <w:rtl/>
        </w:rPr>
        <w:t xml:space="preserve">: תמות וזכרות - בבהמה, ואין תמות וזכרות בעופות.</w:t>
      </w:r>
    </w:p>
    <w:p w:rsidR="00E403F0" w:rsidRPr="002B4E05" w:rsidRDefault="00E403F0" w:rsidP="00E403F0">
      <w:pPr>
        <w:rPr>
          <w:spacing w:val="-2"/>
          <w:rtl/>
        </w:rPr>
      </w:pPr>
      <w:r w:rsidRPr="002B4E05">
        <w:rPr>
          <w:rFonts w:hint="cs"/>
          <w:b/>
          <w:bCs/>
          <w:spacing w:val="-2"/>
          <w:rtl/>
        </w:rPr>
        <w:t>ב.</w:t>
      </w:r>
      <w:r w:rsidRPr="002B4E05">
        <w:rPr>
          <w:rFonts w:hint="cs"/>
          <w:spacing w:val="-2"/>
          <w:rtl/>
        </w:rPr>
        <w:t xml:space="preserve"> </w:t>
      </w:r>
      <w:r w:rsidRPr="002B4E05">
        <w:rPr>
          <w:spacing w:val="-2"/>
          <w:rtl/>
        </w:rPr>
        <w:t xml:space="preserve">והרי </w:t>
      </w:r>
      <w:r w:rsidRPr="002B4E05">
        <w:rPr>
          <w:b/>
          <w:bCs/>
          <w:spacing w:val="-2"/>
          <w:rtl/>
        </w:rPr>
        <w:t>חטאת</w:t>
      </w:r>
      <w:r w:rsidRPr="002B4E05">
        <w:rPr>
          <w:spacing w:val="-2"/>
          <w:rtl/>
        </w:rPr>
        <w:t xml:space="preserve">, דקרבן יחיד היא - ונקבה </w:t>
      </w:r>
      <w:ins w:id="92716" w:author="מנוע מכני" w:date="2026-10-11T12:04:39Z">
        <w:r>
          <w:rPr>
            <w:spacing w:val="-2"/>
            <w:rtl/>
          </w:rPr>
          <w:t xml:space="preserve">באה</w:t>
        </w:r>
      </w:ins>
      <w:del w:id="92717" w:author="מנוע מכני" w:date="2026-10-11T12:04:39Z">
        <w:r w:rsidRPr="002B4E05">
          <w:rPr>
            <w:spacing w:val="-2"/>
            <w:rtl/>
          </w:rPr>
          <w:delText xml:space="preserve">אתיא</w:delText>
        </w:r>
      </w:del>
      <w:r w:rsidRPr="002B4E05">
        <w:rPr>
          <w:spacing w:val="-2"/>
          <w:rtl/>
        </w:rPr>
        <w:t xml:space="preserve"> זכר </w:t>
      </w:r>
      <w:r w:rsidRPr="002B4E05">
        <w:rPr>
          <w:spacing w:val="-2"/>
          <w:rtl/>
        </w:rPr>
        <w:t xml:space="preserve">לא</w:t>
      </w:r>
      <w:r w:rsidRPr="002B4E05">
        <w:rPr>
          <w:spacing w:val="-2"/>
          <w:rtl/>
        </w:rPr>
        <w:t xml:space="preserve"> </w:t>
      </w:r>
      <w:ins w:id="92718" w:author="מנוע מכני" w:date="2026-10-11T12:04:39Z">
        <w:r>
          <w:rPr>
            <w:spacing w:val="-2"/>
            <w:rtl/>
          </w:rPr>
          <w:t xml:space="preserve">באה</w:t>
        </w:r>
      </w:ins>
      <w:del w:id="92719" w:author="מנוע מכני" w:date="2026-10-11T12:04:39Z">
        <w:r w:rsidRPr="002B4E05">
          <w:rPr>
            <w:spacing w:val="-2"/>
            <w:rtl/>
          </w:rPr>
          <w:delText xml:space="preserve">אתיא</w:delText>
        </w:r>
      </w:del>
      <w:r w:rsidRPr="002B4E05">
        <w:rPr>
          <w:spacing w:val="-2"/>
          <w:rtl/>
        </w:rPr>
        <w:t xml:space="preserve">?</w:t>
      </w:r>
      <w:ins w:id="91784" w:author="מנוע מכני" w:date="2026-10-11T12:04:39Z">
        <w:r>
          <w:rPr>
            <w:spacing w:val="-2"/>
            <w:rtl/>
          </w:rPr>
          <w:t xml:space="preserve"> </w:t>
        </w:r>
      </w:ins>
      <w:del w:id="91785" w:author="מנוע מכני" w:date="2026-10-11T12:04:39Z">
        <w:r w:rsidRPr="002B4E05">
          <w:rPr>
            <w:spacing w:val="-2"/>
            <w:rtl/>
          </w:rPr>
          <w:delText xml:space="preserve"> </w:delText>
        </w:r>
        <w:r w:rsidRPr="002B4E05">
          <w:rPr>
            <w:rFonts w:hint="cs"/>
            <w:spacing w:val="-2"/>
            <w:rtl/>
          </w:rPr>
          <w:delText xml:space="preserve"> </w:delText>
        </w:r>
      </w:del>
      <w:r w:rsidRPr="002B4E05">
        <w:rPr>
          <w:rFonts w:hint="cs"/>
          <w:spacing w:val="-2"/>
          <w:rtl/>
        </w:rPr>
        <w:t xml:space="preserve">- </w:t>
      </w:r>
      <w:ins w:id="90486" w:author="מנוע מכני" w:date="2026-10-11T12:04:39Z">
        <w:r>
          <w:rPr>
            <w:spacing w:val="-2"/>
            <w:rtl/>
          </w:rPr>
          <w:t xml:space="preserve">יש</w:t>
        </w:r>
      </w:ins>
      <w:del w:id="90487" w:author="מנוע מכני" w:date="2026-10-11T12:04:39Z">
        <w:r w:rsidRPr="002B4E05">
          <w:rPr>
            <w:spacing w:val="-2"/>
            <w:rtl/>
          </w:rPr>
          <w:delText xml:space="preserve">איכא</w:delText>
        </w:r>
      </w:del>
      <w:r w:rsidRPr="002B4E05">
        <w:rPr>
          <w:spacing w:val="-2"/>
          <w:rtl/>
        </w:rPr>
        <w:t xml:space="preserve"> שעיר נשיא, </w:t>
      </w:r>
      <w:ins w:id="92714" w:author="מנוע מכני" w:date="2026-10-11T12:04:39Z">
        <w:r>
          <w:rPr>
            <w:spacing w:val="-2"/>
            <w:rtl/>
          </w:rPr>
          <w:t xml:space="preserve">דמביא</w:t>
        </w:r>
      </w:ins>
      <w:del w:id="92715" w:author="מנוע מכני" w:date="2026-10-11T12:04:39Z">
        <w:r w:rsidRPr="002B4E05">
          <w:rPr>
            <w:spacing w:val="-2"/>
            <w:rtl/>
          </w:rPr>
          <w:delText xml:space="preserve">דמייתי</w:delText>
        </w:r>
      </w:del>
      <w:r w:rsidRPr="002B4E05">
        <w:rPr>
          <w:spacing w:val="-2"/>
          <w:rtl/>
        </w:rPr>
        <w:t xml:space="preserve"> זכר.</w:t>
      </w:r>
    </w:p>
    <w:p w:rsidR="00E403F0" w:rsidRPr="00AD695E" w:rsidRDefault="00E403F0" w:rsidP="00E403F0">
      <w:pPr>
        <w:rPr>
          <w:rtl/>
        </w:rPr>
      </w:pPr>
      <w:r w:rsidRPr="00217260">
        <w:rPr>
          <w:rFonts w:hint="cs"/>
          <w:b/>
          <w:bCs/>
          <w:rtl/>
        </w:rPr>
        <w:t>ג.</w:t>
      </w:r>
      <w:r>
        <w:rPr>
          <w:rFonts w:hint="cs"/>
          <w:rtl/>
        </w:rPr>
        <w:t xml:space="preserve"> </w:t>
      </w:r>
      <w:r>
        <w:rPr>
          <w:rtl/>
        </w:rPr>
        <w:t xml:space="preserve">והאיכא </w:t>
      </w:r>
      <w:r w:rsidRPr="00217260">
        <w:rPr>
          <w:b/>
          <w:bCs/>
          <w:rtl/>
        </w:rPr>
        <w:t>אשם</w:t>
      </w:r>
      <w:r>
        <w:rPr>
          <w:rtl/>
        </w:rPr>
        <w:t xml:space="preserve"> יחיד - דזכר אתי נקבה </w:t>
      </w:r>
      <w:r>
        <w:rPr>
          <w:rtl/>
        </w:rPr>
        <w:t xml:space="preserve">לא</w:t>
      </w:r>
      <w:r>
        <w:rPr>
          <w:rtl/>
        </w:rPr>
        <w:t xml:space="preserve"> אתי? </w:t>
      </w:r>
    </w:p>
    <w:p w:rsidR="00E403F0" w:rsidRPr="00AD695E" w:rsidRDefault="00E403F0" w:rsidP="00E403F0">
      <w:pPr>
        <w:rPr>
          <w:rtl/>
        </w:rPr>
      </w:pPr>
      <w:r>
        <w:rPr>
          <w:rFonts w:hint="cs"/>
          <w:rtl/>
        </w:rPr>
        <w:t xml:space="preserve">- א. </w:t>
      </w:r>
      <w:r>
        <w:rPr>
          <w:rtl/>
        </w:rPr>
        <w:t xml:space="preserve">כי </w:t>
      </w:r>
      <w:ins w:id="92720" w:author="מנוע מכני" w:date="2026-10-11T12:04:39Z">
        <w:r>
          <w:rPr>
            <w:rtl/>
          </w:rPr>
          <w:t xml:space="preserve">אומרים</w:t>
        </w:r>
      </w:ins>
      <w:del w:id="92721" w:author="מנוע מכני" w:date="2026-10-11T12:04:39Z">
        <w:r>
          <w:rPr>
            <w:rtl/>
          </w:rPr>
          <w:delText xml:space="preserve">קאמרי</w:delText>
        </w:r>
      </w:del>
      <w:r>
        <w:rPr>
          <w:rtl/>
        </w:rPr>
        <w:t xml:space="preserve"> רבנן - קרבן דשוי בין ביחיד בין בציבור, אשם - ביחיד </w:t>
      </w:r>
      <w:ins w:id="92340" w:author="מנוע מכני" w:date="2026-10-11T12:04:39Z">
        <w:r>
          <w:rPr>
            <w:rtl/>
          </w:rPr>
          <w:t xml:space="preserve">ישנו</w:t>
        </w:r>
      </w:ins>
      <w:del w:id="92341" w:author="מנוע מכני" w:date="2026-10-11T12:04:39Z">
        <w:r>
          <w:rPr>
            <w:rtl/>
          </w:rPr>
          <w:delText xml:space="preserve">איתיה</w:delText>
        </w:r>
      </w:del>
      <w:r>
        <w:rPr>
          <w:rtl/>
        </w:rPr>
        <w:t xml:space="preserve"> בצבור </w:t>
      </w:r>
      <w:ins w:id="92342" w:author="מנוע מכני" w:date="2026-10-11T12:04:39Z">
        <w:r>
          <w:rPr>
            <w:rtl/>
          </w:rPr>
          <w:t xml:space="preserve">אינו</w:t>
        </w:r>
      </w:ins>
      <w:del w:id="92343" w:author="מנוע מכני" w:date="2026-10-11T12:04:39Z">
        <w:r>
          <w:rPr>
            <w:rtl/>
          </w:rPr>
          <w:delText xml:space="preserve">ליתיה</w:delText>
        </w:r>
      </w:del>
      <w:ins w:id="91786" w:author="מנוע מכני" w:date="2026-10-11T12:04:39Z">
        <w:r>
          <w:rPr>
            <w:rtl/>
          </w:rPr>
          <w:t xml:space="preserve">,</w:t>
        </w:r>
      </w:ins>
      <w:del w:id="91787" w:author="מנוע מכני" w:date="2026-10-11T12:04:39Z">
        <w:r>
          <w:rPr>
            <w:rtl/>
          </w:rPr>
          <w:delText xml:space="preserve">;</w:delText>
        </w:r>
      </w:del>
    </w:p>
    <w:p>
      <w:pPr>
        <w:pStyle w:val="38"/>
        <w:rPr>
          <w:ins w:id="93378" w:author="מנוע מכני" w:date="2026-10-11T12:04:39Z"/>
        </w:rPr>
      </w:pPr>
      <w:r>
        <w:t xml:space="preserve">- ב. </w:t>
      </w:r>
      <w:r>
        <w:t>ו</w:t>
      </w:r>
      <w:r w:rsidRPr="00217260">
        <w:t>אב"א</w:t>
      </w:r>
      <w:r>
        <w:t xml:space="preserve">:</w:t>
      </w:r>
    </w:p>
    <w:p w:rsidR="00E403F0" w:rsidRPr="00AD695E" w:rsidRDefault="00E403F0" w:rsidP="00E403F0">
      <w:pPr>
        <w:rPr>
          <w:rtl/>
        </w:rPr>
      </w:pPr>
      <w:del w:id="93379" w:author="מנוע מכני" w:date="2026-10-11T12:04:39Z">
        <w:r>
          <w:rPr>
            <w:rtl/>
          </w:rPr>
          <w:delText xml:space="preserve"> </w:delText>
        </w:r>
      </w:del>
      <w:r>
        <w:rPr>
          <w:rtl/>
        </w:rPr>
        <w:t xml:space="preserve">מי קתני כל קרבנות? </w:t>
      </w:r>
      <w:r w:rsidRPr="00217260">
        <w:rPr>
          <w:b/>
          <w:bCs/>
          <w:rtl/>
        </w:rPr>
        <w:t>יש בקרבנות קתני,</w:t>
      </w:r>
      <w:r>
        <w:rPr>
          <w:rtl/>
        </w:rPr>
        <w:t xml:space="preserve"> ו</w:t>
      </w:r>
      <w:r>
        <w:rPr>
          <w:rFonts w:hint="cs"/>
          <w:rtl/>
        </w:rPr>
        <w:t>היינו שלמים דאו מזכר או מנקבה.</w:t>
      </w:r>
    </w:p>
    <w:p w:rsidR="00E403F0" w:rsidRPr="00AD695E" w:rsidRDefault="00E403F0" w:rsidP="00E403F0">
      <w:pPr>
        <w:jc w:val="center"/>
        <w:rPr>
          <w:del w:id="90018" w:author="מנוע עיצוב" w:date="2026-10-11T12:09:26Z"/>
          <w:rtl/>
        </w:rPr>
      </w:pPr>
      <w:del w:id="90017" w:author="מנוע עיצוב" w:date="2026-10-11T12:09:26Z">
        <w:r w:rsidRPr="00E5675B">
          <w:rPr>
            <w:rFonts w:ascii="BA חניכי הישיבות" w:hAnsi="BA חניכי הישיבות" w:cs="BA חניכי הישיבות"/>
            <w:rtl/>
          </w:rPr>
          <w:delText xml:space="preserve">׻</w:delText>
        </w:r>
      </w:del>
    </w:p>
    <w:p w:rsidR="00E403F0" w:rsidRPr="00AD695E" w:rsidRDefault="00E403F0" w:rsidP="00E403F0">
      <w:pPr>
        <w:pStyle w:val="affff1"/>
        <w:ind w:end="0"/>
        <w:rPr>
          <w:rtl/>
        </w:rPr>
        <w:pPrChange w:id="20024" w:author="קלוד" w:date="2026-10-11T09:07:18Z">
          <w:pPr>
            <w:pStyle w:val="affff1"/>
            <w:rPr>
              <w:rtl/>
            </w:rPr>
          </w:pPr>
        </w:pPrChange>
      </w:pPr>
      <w:ins w:id="9812" w:author="מספור קטעי משנה" w:date="2026-10-11T09:35:05Z">
        <w:r>
          <w:rPr>
            <w:rStyle w:val="MisparKeta"/>
          </w:rPr>
          <w:t xml:space="preserve">ד. </w:t>
        </w:r>
      </w:ins>
      <w:r>
        <w:rPr>
          <w:rtl/>
        </w:rPr>
        <w:t>קרבנות יחיד חייבין באחריותן [כו'].</w:t>
      </w:r>
    </w:p>
    <w:p w:rsidR="00E403F0" w:rsidRPr="00AD695E" w:rsidRDefault="00E403F0" w:rsidP="00E403F0">
      <w:pPr>
        <w:rPr>
          <w:rtl/>
        </w:rPr>
      </w:pPr>
      <w:r>
        <w:rPr>
          <w:rtl/>
        </w:rPr>
        <w:t>ד</w:t>
      </w:r>
      <w:r w:rsidRPr="00217260">
        <w:rPr>
          <w:b/>
          <w:bCs/>
          <w:rtl/>
        </w:rPr>
        <w:t>ת"ר</w:t>
      </w:r>
      <w:r>
        <w:rPr>
          <w:rtl/>
        </w:rPr>
        <w:t xml:space="preserve">: </w:t>
      </w:r>
      <w:r>
        <w:rPr>
          <w:rFonts w:hint="cs"/>
          <w:rtl/>
        </w:rPr>
        <w:t>'</w:t>
      </w:r>
      <w:ins w:id="90385" w:author="Claude - סמנטי" w:date="2026-10-11T12:20:38Z">
        <w:r>
          <w:rPr>
            <w:rStyle w:val="afffff0"/>
            <w:rtl/>
          </w:rPr>
          <w:t xml:space="preserve">דְּבַר יוֹם בְּיוֹמוֹ</w:t>
        </w:r>
      </w:ins>
      <w:del w:id="90386" w:author="Claude - סמנטי" w:date="2026-10-11T12:20:38Z">
        <w:r>
          <w:rPr>
            <w:rtl/>
          </w:rPr>
          <w:delText xml:space="preserve">דבר יום ביומו</w:delText>
        </w:r>
      </w:del>
      <w:r>
        <w:rPr>
          <w:rFonts w:hint="cs"/>
          <w:rtl/>
        </w:rPr>
        <w:t>'</w:t>
      </w:r>
      <w:r>
        <w:rPr>
          <w:rtl/>
        </w:rPr>
        <w:t xml:space="preserve"> - מלמד שכל היום כשר למוספין,</w:t>
      </w:r>
    </w:p>
    <w:p w:rsidR="00E403F0" w:rsidRPr="00AD695E" w:rsidRDefault="00E403F0" w:rsidP="00E403F0">
      <w:pPr>
        <w:rPr>
          <w:rtl/>
        </w:rPr>
      </w:pPr>
      <w:del w:id="90059" w:author="מנוע מכני" w:date="2026-10-11T12:04:39Z">
        <w:r>
          <w:rPr>
            <w:rtl/>
          </w:rPr>
          <w:delText xml:space="preserve"> </w:delText>
        </w:r>
      </w:del>
      <w:r>
        <w:rPr>
          <w:rFonts w:hint="cs"/>
          <w:rtl/>
        </w:rPr>
        <w:t>'</w:t>
      </w:r>
      <w:ins w:id="90387" w:author="Claude - סמנטי" w:date="2026-10-11T12:20:38Z">
        <w:r>
          <w:rPr>
            <w:rStyle w:val="afffff0"/>
            <w:rtl/>
          </w:rPr>
          <w:t xml:space="preserve">בְּיוֹמוֹ</w:t>
        </w:r>
      </w:ins>
      <w:del w:id="90388" w:author="Claude - סמנטי" w:date="2026-10-11T12:20:38Z">
        <w:r>
          <w:rPr>
            <w:rtl/>
          </w:rPr>
          <w:delText xml:space="preserve">ביומו</w:delText>
        </w:r>
      </w:del>
      <w:r>
        <w:rPr>
          <w:rFonts w:hint="cs"/>
          <w:rtl/>
        </w:rPr>
        <w:t>'</w:t>
      </w:r>
      <w:r>
        <w:rPr>
          <w:rtl/>
        </w:rPr>
        <w:t xml:space="preserve"> - מלמד שאם עבר היום ולא הביאן אינו חייב באחריותן,</w:t>
      </w:r>
    </w:p>
    <w:p w:rsidR="00E403F0" w:rsidRPr="00AD695E" w:rsidRDefault="00E403F0" w:rsidP="00E403F0">
      <w:pPr>
        <w:rPr>
          <w:rtl/>
        </w:rPr>
      </w:pPr>
      <w:del w:id="90060" w:author="מנוע מכני" w:date="2026-10-11T12:04:39Z">
        <w:r>
          <w:rPr>
            <w:rtl/>
          </w:rPr>
          <w:delText xml:space="preserve"> </w:delText>
        </w:r>
      </w:del>
      <w:r>
        <w:rPr>
          <w:rFonts w:hint="cs"/>
          <w:rtl/>
        </w:rPr>
        <w:t>'מנחתם ונסכיהם בלילה ולמחר' - ש</w:t>
      </w:r>
      <w:r>
        <w:rPr>
          <w:rtl/>
        </w:rPr>
        <w:t>יהא חייב באחריות נסכיהם וא</w:t>
      </w:r>
      <w:r>
        <w:rPr>
          <w:rFonts w:hint="cs"/>
          <w:rtl/>
        </w:rPr>
        <w:t>ע</w:t>
      </w:r>
      <w:r>
        <w:rPr>
          <w:rtl/>
        </w:rPr>
        <w:t>"</w:t>
      </w:r>
      <w:r>
        <w:rPr>
          <w:rFonts w:hint="cs"/>
          <w:rtl/>
        </w:rPr>
        <w:t xml:space="preserve">פ </w:t>
      </w:r>
      <w:r>
        <w:rPr>
          <w:rtl/>
        </w:rPr>
        <w:t>שקרב הזבח</w:t>
      </w:r>
    </w:p>
    <w:p>
      <w:pPr>
        <w:pStyle w:val="38"/>
        <w:rPr>
          <w:ins w:id="93380" w:author="מנוע מכני" w:date="2026-10-11T12:04:39Z"/>
        </w:rPr>
      </w:pPr>
      <w:r w:rsidRPr="00217260">
        <w:t>ב.</w:t>
      </w:r>
      <w:r>
        <w:t xml:space="preserve"> </w:t>
      </w:r>
      <w:r>
        <w:t xml:space="preserve">ר"ל </w:t>
      </w:r>
      <w:r>
        <w:t xml:space="preserve">אמר</w:t>
      </w:r>
      <w:r>
        <w:t xml:space="preserve"> </w:t>
      </w:r>
      <w:ins w:id="90488" w:author="מנוע מכני" w:date="2026-10-11T12:04:39Z">
        <w:r>
          <w:t xml:space="preserve">מכאן</w:t>
        </w:r>
      </w:ins>
      <w:del w:id="90489" w:author="מנוע מכני" w:date="2026-10-11T12:04:39Z">
        <w:r>
          <w:delText xml:space="preserve">מהכא</w:delText>
        </w:r>
      </w:del>
      <w:r>
        <w:t xml:space="preserve">:</w:t>
      </w:r>
    </w:p>
    <w:p w:rsidR="00E403F0" w:rsidRPr="00AD695E" w:rsidRDefault="00E403F0" w:rsidP="00E403F0">
      <w:pPr>
        <w:rPr>
          <w:rtl/>
        </w:rPr>
      </w:pPr>
      <w:del w:id="93381" w:author="מנוע מכני" w:date="2026-10-11T12:04:39Z">
        <w:r>
          <w:rPr>
            <w:rtl/>
          </w:rPr>
          <w:delText xml:space="preserve"> </w:delText>
        </w:r>
      </w:del>
      <w:r>
        <w:rPr>
          <w:rFonts w:hint="cs"/>
          <w:rtl/>
        </w:rPr>
        <w:t>'</w:t>
      </w:r>
      <w:r>
        <w:rPr>
          <w:rStyle w:val="afffff0"/>
          <w:rtl/>
        </w:rPr>
        <w:t xml:space="preserve">מלבד שבתות ה</w:t>
      </w:r>
      <w:r>
        <w:rPr>
          <w:rtl/>
        </w:rPr>
        <w:t xml:space="preserve">'.</w:t>
      </w:r>
    </w:p>
    <w:p w:rsidR="00E403F0" w:rsidRPr="00AD695E" w:rsidRDefault="00E403F0" w:rsidP="00E403F0">
      <w:pPr>
        <w:rPr>
          <w:rtl/>
        </w:rPr>
      </w:pPr>
      <w:r>
        <w:rPr>
          <w:rtl/>
        </w:rPr>
        <w:tab/>
      </w:r>
      <w:r w:rsidRPr="00217260">
        <w:rPr>
          <w:rFonts w:hint="cs"/>
          <w:b/>
          <w:bCs/>
          <w:rtl/>
        </w:rPr>
        <w:t>וצריכא</w:t>
      </w:r>
      <w:r>
        <w:rPr>
          <w:rFonts w:hint="cs"/>
          <w:rtl/>
        </w:rPr>
        <w:t xml:space="preserve"> '</w:t>
      </w:r>
      <w:ins w:id="90389" w:author="Claude - סמנטי" w:date="2026-10-11T12:20:38Z">
        <w:r>
          <w:rPr>
            <w:rStyle w:val="afffff0"/>
            <w:rFonts w:hint="cs"/>
            <w:rtl/>
          </w:rPr>
          <w:t xml:space="preserve">וּמִנְחָתָם וְנִסְכֵּיהֶם</w:t>
        </w:r>
      </w:ins>
      <w:del w:id="90390" w:author="Claude - סמנטי" w:date="2026-10-11T12:20:38Z">
        <w:r>
          <w:rPr>
            <w:rFonts w:hint="cs"/>
            <w:rtl/>
          </w:rPr>
          <w:delText xml:space="preserve">ומנחתם ונסכיהם</w:delText>
        </w:r>
      </w:del>
      <w:r>
        <w:rPr>
          <w:rFonts w:hint="cs"/>
          <w:rtl/>
        </w:rPr>
        <w:t xml:space="preserve">' דלא לימא דבלילה </w:t>
      </w:r>
      <w:r>
        <w:rPr>
          <w:rFonts w:hint="cs"/>
          <w:rtl/>
        </w:rPr>
        <w:t xml:space="preserve">לא</w:t>
      </w:r>
      <w:r>
        <w:rPr>
          <w:rFonts w:hint="cs"/>
          <w:rtl/>
        </w:rPr>
        <w:t xml:space="preserve"> </w:t>
      </w:r>
    </w:p>
    <w:p w:rsidR="00E403F0" w:rsidRPr="00AD695E" w:rsidRDefault="00E403F0" w:rsidP="00E403F0">
      <w:pPr>
        <w:rPr>
          <w:rtl/>
        </w:rPr>
      </w:pPr>
      <w:r>
        <w:rPr>
          <w:rtl/>
        </w:rPr>
        <w:tab/>
      </w:r>
      <w:r>
        <w:rPr>
          <w:rtl/>
        </w:rPr>
        <w:tab/>
      </w:r>
      <w:del w:id="90061" w:author="מנוע מכני" w:date="2026-10-11T12:04:39Z">
        <w:r>
          <w:rPr>
            <w:rFonts w:hint="cs"/>
            <w:rtl/>
          </w:rPr>
          <w:delText xml:space="preserve">  </w:delText>
        </w:r>
      </w:del>
      <w:r>
        <w:rPr>
          <w:rFonts w:hint="cs"/>
          <w:rtl/>
        </w:rPr>
        <w:t xml:space="preserve">'</w:t>
      </w:r>
      <w:r>
        <w:rPr>
          <w:rStyle w:val="afffff0"/>
          <w:rFonts w:hint="cs"/>
          <w:rtl/>
        </w:rPr>
        <w:t xml:space="preserve">ו</w:t>
      </w:r>
      <w:r>
        <w:rPr>
          <w:rStyle w:val="afffff0"/>
          <w:rtl/>
        </w:rPr>
        <w:t xml:space="preserve">מלבד שבתות ה</w:t>
      </w:r>
      <w:r>
        <w:rPr>
          <w:rtl/>
        </w:rPr>
        <w:t xml:space="preserve">', </w:t>
      </w:r>
      <w:r>
        <w:rPr>
          <w:rFonts w:hint="cs"/>
          <w:rtl/>
        </w:rPr>
        <w:t xml:space="preserve">דלא לימא דבלילה אין וביממא </w:t>
      </w:r>
      <w:r>
        <w:rPr>
          <w:rFonts w:hint="cs"/>
          <w:rtl/>
        </w:rPr>
        <w:t xml:space="preserve">לא</w:t>
      </w:r>
      <w:r>
        <w:rPr>
          <w:rFonts w:hint="cs"/>
          <w:rtl/>
        </w:rPr>
        <w:t xml:space="preserve"> בקודשים לילה הולך אחר היום</w:t>
      </w:r>
    </w:p>
    <w:p w:rsidR="00E403F0" w:rsidRPr="00AD695E" w:rsidRDefault="00E403F0" w:rsidP="00E403F0">
      <w:pPr>
        <w:rPr>
          <w:rtl/>
        </w:rPr>
      </w:pPr>
    </w:p>
    <w:p>
      <w:pPr>
        <w:pStyle w:val="afffff8"/>
        <w:rPr>
          <w:ins w:id="90151" w:author="קלוד" w:date="2026-10-11T12:25:27Z"/>
        </w:rPr>
      </w:pPr>
      <w:ins w:id="90152" w:author="קלוד" w:date="2026-10-11T12:25:27Z">
        <w:r>
          <w:rPr>
            <w:color w:val="7B3F00"/>
          </w:rPr>
          <w:t xml:space="preserve">נסכים - האם קרבין בלילה</w:t>
        </w:r>
      </w:ins>
    </w:p>
    <w:p w:rsidR="00E403F0" w:rsidRPr="00AD695E" w:rsidRDefault="00E403F0" w:rsidP="00E403F0">
      <w:pPr>
        <w:rPr>
          <w:rtl/>
        </w:rPr>
      </w:pPr>
      <w:del w:id="90062" w:author="מנוע מכני" w:date="2026-10-11T12:04:39Z">
        <w:r>
          <w:rPr>
            <w:rFonts w:hint="cs"/>
            <w:rtl/>
          </w:rPr>
          <w:delText xml:space="preserve"> </w:delText>
        </w:r>
      </w:del>
      <w:r>
        <w:rPr>
          <w:rtl/>
        </w:rPr>
        <w:t xml:space="preserve">ונסכים מי קרבי בלילה? </w:t>
      </w:r>
    </w:p>
    <w:p>
      <w:pPr>
        <w:pStyle w:val="38"/>
        <w:rPr>
          <w:ins w:id="93382" w:author="מנוע מכני" w:date="2026-10-11T12:04:39Z"/>
        </w:rPr>
      </w:pPr>
      <w:r>
        <w:t xml:space="preserve">והתנן:</w:t>
      </w:r>
    </w:p>
    <w:p w:rsidR="00E403F0" w:rsidRPr="00AD695E" w:rsidRDefault="00E403F0" w:rsidP="00E403F0">
      <w:pPr>
        <w:rPr>
          <w:rtl/>
        </w:rPr>
      </w:pPr>
      <w:del w:id="93383" w:author="מנוע מכני" w:date="2026-10-11T12:04:39Z">
        <w:r>
          <w:rPr>
            <w:rtl/>
          </w:rPr>
          <w:delText xml:space="preserve"> </w:delText>
        </w:r>
      </w:del>
      <w:r>
        <w:rPr>
          <w:rtl/>
        </w:rPr>
        <w:t xml:space="preserve">אין לי אלא דברים שדרכן ליקרב בלילה, כגון אברים ופדרים שמקריבין מבוא השמש, ומתעכלין והולכין כל הלילה כולו</w:t>
      </w:r>
      <w:ins w:id="91788" w:author="מנוע מכני" w:date="2026-10-11T12:04:39Z">
        <w:r>
          <w:rPr>
            <w:rtl/>
          </w:rPr>
          <w:t xml:space="preserve">,</w:t>
        </w:r>
      </w:ins>
      <w:del w:id="91789" w:author="מנוע מכני" w:date="2026-10-11T12:04:39Z">
        <w:r>
          <w:rPr>
            <w:rtl/>
          </w:rPr>
          <w:delText xml:space="preserve">;</w:delText>
        </w:r>
      </w:del>
    </w:p>
    <w:p w:rsidR="00E403F0" w:rsidRPr="00AD695E" w:rsidRDefault="00E403F0" w:rsidP="00E403F0">
      <w:pPr>
        <w:rPr>
          <w:rtl/>
        </w:rPr>
      </w:pPr>
      <w:r>
        <w:rPr>
          <w:rtl/>
        </w:rPr>
        <w:lastRenderedPageBreak/>
        <w:tab/>
        <w:t xml:space="preserve">דברים שדרכן ליקרב ביום, כגון הקומץ הלבונה ומנחת נסכים, שמעלן מבוא השמש </w:t>
      </w:r>
      <w:r w:rsidRPr="00E87E21">
        <w:rPr>
          <w:spacing w:val="-6"/>
          <w:rtl/>
        </w:rPr>
        <w:t xml:space="preserve">מבוא השמש </w:t>
      </w:r>
      <w:ins w:id="90138" w:author="מנוע מכני" w:date="2026-10-11T12:04:39Z">
        <w:r>
          <w:rPr>
            <w:spacing w:val="-6"/>
            <w:rtl/>
          </w:rPr>
          <w:t xml:space="preserve">ס"ד</w:t>
        </w:r>
      </w:ins>
      <w:del w:id="90139" w:author="מנוע מכני" w:date="2026-10-11T12:04:39Z">
        <w:r w:rsidRPr="00E87E21">
          <w:rPr>
            <w:spacing w:val="-6"/>
            <w:rtl/>
          </w:rPr>
          <w:delText xml:space="preserve">סלקא דעתך</w:delText>
        </w:r>
      </w:del>
      <w:r w:rsidRPr="00E87E21">
        <w:rPr>
          <w:spacing w:val="-6"/>
          <w:rtl/>
        </w:rPr>
        <w:t xml:space="preserve">? והאמרת: דברים שדרכן ליקרב ביום </w:t>
      </w:r>
      <w:ins w:id="91226" w:author="מנוע מכני" w:date="2026-10-11T12:04:39Z">
        <w:r>
          <w:rPr>
            <w:spacing w:val="-6"/>
            <w:rtl/>
          </w:rPr>
          <w:t xml:space="preserve">הם</w:t>
        </w:r>
      </w:ins>
      <w:del w:id="91227" w:author="מנוע מכני" w:date="2026-10-11T12:04:39Z">
        <w:r w:rsidRPr="00E87E21">
          <w:rPr>
            <w:spacing w:val="-6"/>
            <w:rtl/>
          </w:rPr>
          <w:delText xml:space="preserve">נינהו</w:delText>
        </w:r>
      </w:del>
      <w:r w:rsidRPr="00E87E21">
        <w:rPr>
          <w:spacing w:val="-6"/>
          <w:rtl/>
        </w:rPr>
        <w:t xml:space="preserve">, אלא: </w:t>
      </w:r>
      <w:r w:rsidRPr="00E87E21">
        <w:rPr>
          <w:rFonts w:hint="cs"/>
          <w:spacing w:val="-6"/>
          <w:rtl/>
        </w:rPr>
        <w:t>'</w:t>
      </w:r>
      <w:r w:rsidRPr="00E87E21">
        <w:rPr>
          <w:spacing w:val="-6"/>
          <w:rtl/>
        </w:rPr>
        <w:t>עם בא השמש</w:t>
      </w:r>
      <w:r w:rsidRPr="00E87E21">
        <w:rPr>
          <w:rFonts w:hint="cs"/>
          <w:spacing w:val="-6"/>
          <w:rtl/>
        </w:rPr>
        <w:t>'</w:t>
      </w:r>
      <w:r w:rsidRPr="00E87E21">
        <w:rPr>
          <w:spacing w:val="-6"/>
          <w:rtl/>
        </w:rPr>
        <w:t>.</w:t>
      </w:r>
    </w:p>
    <w:p w:rsidR="00E403F0" w:rsidRPr="00AD695E" w:rsidRDefault="00E403F0" w:rsidP="00E403F0">
      <w:pPr>
        <w:rPr>
          <w:rtl/>
        </w:rPr>
      </w:pPr>
      <w:del w:id="90063" w:author="מנוע מכני" w:date="2026-10-11T12:04:39Z">
        <w:r>
          <w:rPr>
            <w:rFonts w:hint="cs"/>
            <w:rtl/>
          </w:rPr>
          <w:delText xml:space="preserve"> </w:delText>
        </w:r>
      </w:del>
      <w:r>
        <w:rPr>
          <w:rtl/>
        </w:rPr>
        <w:t xml:space="preserve">שמתעכלין והולכין כל הלילה, מנין? </w:t>
      </w:r>
      <w:r>
        <w:rPr>
          <w:rtl/>
        </w:rPr>
        <w:t xml:space="preserve">ת"ל</w:t>
      </w:r>
      <w:r>
        <w:rPr>
          <w:rtl/>
        </w:rPr>
        <w:t xml:space="preserve">: </w:t>
      </w:r>
      <w:r>
        <w:rPr>
          <w:rFonts w:hint="cs"/>
          <w:rtl/>
        </w:rPr>
        <w:t>'</w:t>
      </w:r>
      <w:ins w:id="90391" w:author="Claude - סמנטי" w:date="2026-10-11T12:20:38Z">
        <w:r>
          <w:rPr>
            <w:rStyle w:val="afffff0"/>
            <w:rtl/>
          </w:rPr>
          <w:t xml:space="preserve">זֹאת תּוֹרַת הָעוֹלָה</w:t>
        </w:r>
      </w:ins>
      <w:del w:id="90392" w:author="Claude - סמנטי" w:date="2026-10-11T12:20:38Z">
        <w:r>
          <w:rPr>
            <w:rtl/>
          </w:rPr>
          <w:delText xml:space="preserve">זאת תורת העולה</w:delText>
        </w:r>
      </w:del>
      <w:r>
        <w:rPr>
          <w:rFonts w:hint="cs"/>
          <w:rtl/>
        </w:rPr>
        <w:t>'</w:t>
      </w:r>
      <w:r>
        <w:rPr>
          <w:rtl/>
        </w:rPr>
        <w:t xml:space="preserve"> - ריבה.</w:t>
      </w:r>
    </w:p>
    <w:p w:rsidR="00E403F0" w:rsidRPr="00AD695E" w:rsidRDefault="00E403F0" w:rsidP="00E403F0">
      <w:pPr>
        <w:rPr>
          <w:rtl/>
        </w:rPr>
      </w:pPr>
      <w:del w:id="90064" w:author="מנוע מכני" w:date="2026-10-11T12:04:39Z">
        <w:r>
          <w:rPr>
            <w:rFonts w:hint="cs"/>
            <w:rtl/>
          </w:rPr>
          <w:delText xml:space="preserve"> </w:delText>
        </w:r>
      </w:del>
      <w:r>
        <w:rPr>
          <w:rtl/>
        </w:rPr>
        <w:t xml:space="preserve">קתני מיהא נסכים ביום! </w:t>
      </w:r>
      <w:r>
        <w:rPr>
          <w:rStyle w:val="2fb"/>
          <w:rtl/>
        </w:rPr>
        <w:t xml:space="preserve">א</w:t>
      </w:r>
      <w:r>
        <w:rPr>
          <w:rStyle w:val="2fb"/>
          <w:rFonts w:hint="cs"/>
          <w:rtl/>
        </w:rPr>
        <w:t>רב</w:t>
      </w:r>
      <w:r>
        <w:rPr>
          <w:rStyle w:val="2fb"/>
          <w:rtl/>
        </w:rPr>
        <w:t>"</w:t>
      </w:r>
      <w:r>
        <w:rPr>
          <w:rStyle w:val="2fb"/>
          <w:rFonts w:hint="cs"/>
          <w:rtl/>
        </w:rPr>
        <w:t>ח</w:t>
      </w:r>
      <w:r>
        <w:rPr>
          <w:rtl/>
        </w:rPr>
        <w:t xml:space="preserve">: </w:t>
      </w:r>
      <w:r>
        <w:rPr>
          <w:rtl/>
        </w:rPr>
        <w:t xml:space="preserve">ל"</w:t>
      </w:r>
      <w:r>
        <w:rPr>
          <w:rFonts w:hint="cs"/>
          <w:rtl/>
        </w:rPr>
        <w:t>ק</w:t>
      </w:r>
      <w:r>
        <w:rPr>
          <w:rtl/>
        </w:rPr>
        <w:t xml:space="preserve"> כאן ליקדש, כאן - ליקרב.</w:t>
      </w:r>
    </w:p>
    <w:p>
      <w:pPr>
        <w:pStyle w:val="38"/>
        <w:rPr>
          <w:ins w:id="93384" w:author="מנוע מכני" w:date="2026-10-11T12:04:39Z"/>
        </w:rPr>
      </w:pPr>
      <w:r>
        <w:t>א"</w:t>
      </w:r>
      <w:r>
        <w:t xml:space="preserve">ל</w:t>
      </w:r>
      <w:r>
        <w:t xml:space="preserve"> </w:t>
      </w:r>
      <w:r>
        <w:t xml:space="preserve">רבא:</w:t>
      </w:r>
    </w:p>
    <w:p w:rsidR="00E403F0" w:rsidRPr="00AD695E" w:rsidRDefault="00E403F0" w:rsidP="00E403F0">
      <w:pPr>
        <w:rPr>
          <w:rtl/>
        </w:rPr>
      </w:pPr>
      <w:del w:id="93385" w:author="מנוע מכני" w:date="2026-10-11T12:04:39Z">
        <w:r>
          <w:rPr>
            <w:rtl/>
          </w:rPr>
          <w:delText xml:space="preserve"> </w:delText>
        </w:r>
      </w:del>
      <w:ins w:id="92238" w:author="מנוע מכני" w:date="2026-10-11T12:04:39Z">
        <w:r>
          <w:rPr>
            <w:rtl/>
          </w:rPr>
          <w:t xml:space="preserve">אם </w:t>
        </w:r>
      </w:ins>
      <w:del w:id="92239" w:author="מנוע מכני" w:date="2026-10-11T12:04:39Z">
        <w:r>
          <w:rPr>
            <w:rtl/>
          </w:rPr>
          <w:delText xml:space="preserve">אי </w:delText>
        </w:r>
      </w:del>
      <w:r>
        <w:rPr>
          <w:rtl/>
        </w:rPr>
        <w:t xml:space="preserve">קדשי מיקרבי, ו</w:t>
      </w:r>
      <w:r>
        <w:rPr>
          <w:rFonts w:hint="cs"/>
          <w:rtl/>
        </w:rPr>
        <w:t>כד</w:t>
      </w:r>
      <w:r>
        <w:rPr>
          <w:rtl/>
        </w:rPr>
        <w:t xml:space="preserve">תניא: זה הכלל, כל הקרב ביום - אין קדוש אלא ביום, </w:t>
      </w:r>
    </w:p>
    <w:p w:rsidR="00E403F0" w:rsidRPr="00AD695E" w:rsidRDefault="00E403F0" w:rsidP="00E403F0">
      <w:pPr>
        <w:rPr>
          <w:rtl/>
        </w:rPr>
      </w:pPr>
      <w:r>
        <w:rPr>
          <w:rtl/>
        </w:rPr>
        <w:t xml:space="preserve">וכל הקרב בלילה - קדוש בלילה, </w:t>
      </w:r>
    </w:p>
    <w:p w:rsidR="00E403F0" w:rsidRPr="00AD695E" w:rsidRDefault="00E403F0" w:rsidP="00E403F0">
      <w:pPr>
        <w:rPr>
          <w:rtl/>
        </w:rPr>
      </w:pPr>
      <w:r>
        <w:rPr>
          <w:rtl/>
        </w:rPr>
        <w:t xml:space="preserve">בין ביום בין בלילה - קדוש בין ביום בין בלילה? </w:t>
      </w:r>
    </w:p>
    <w:p>
      <w:pPr>
        <w:pStyle w:val="38"/>
        <w:rPr>
          <w:ins w:id="93386" w:author="מנוע מכני" w:date="2026-10-11T12:04:39Z"/>
        </w:rPr>
      </w:pPr>
      <w:r>
        <w:t xml:space="preserve">- אלא </w:t>
      </w:r>
      <w:r>
        <w:t xml:space="preserve">אמר</w:t>
      </w:r>
      <w:r>
        <w:t xml:space="preserve"> רב יוסף:</w:t>
      </w:r>
    </w:p>
    <w:p w:rsidR="00E403F0" w:rsidRPr="00AD695E" w:rsidRDefault="00E403F0" w:rsidP="00E403F0">
      <w:pPr>
        <w:pStyle w:val="affffb"/>
      </w:pPr>
      <w:del w:id="93387" w:author="מנוע מכני" w:date="2026-10-11T12:04:39Z">
        <w:r>
          <w:rPr>
            <w:rtl/>
          </w:rPr>
          <w:delText xml:space="preserve"> </w:delText>
        </w:r>
      </w:del>
      <w:r>
        <w:rPr>
          <w:rtl/>
        </w:rPr>
        <w:t xml:space="preserve">סמי מנחת נסכים מהא </w:t>
      </w:r>
      <w:ins w:id="92086" w:author="מנוע מכני" w:date="2026-10-11T12:04:39Z">
        <w:r>
          <w:rPr>
            <w:rtl/>
          </w:rPr>
          <w:t xml:space="preserve">ברייתא</w:t>
        </w:r>
      </w:ins>
      <w:del w:id="92087" w:author="מנוע מכני" w:date="2026-10-11T12:04:39Z">
        <w:r>
          <w:rPr>
            <w:rtl/>
          </w:rPr>
          <w:delText xml:space="preserve">מתניתא</w:delText>
        </w:r>
      </w:del>
      <w:r>
        <w:rPr>
          <w:rtl/>
        </w:rPr>
        <w:t xml:space="preserve">.</w:t>
      </w:r>
    </w:p>
    <w:p w:rsidR="00E403F0" w:rsidRPr="00AD695E" w:rsidRDefault="00E403F0" w:rsidP="00E403F0">
      <w:pPr>
        <w:ind w:left="283" w:firstLine="0"/>
        <w:rPr>
          <w:rtl/>
        </w:rPr>
      </w:pPr>
    </w:p>
    <w:p w:rsidR="00E403F0" w:rsidRPr="00AD695E" w:rsidRDefault="00E403F0" w:rsidP="00E403F0">
      <w:pPr>
        <w:rPr>
          <w:rtl/>
        </w:rPr>
      </w:pPr>
      <w:del w:id="90065" w:author="מנוע מכני" w:date="2026-10-11T12:04:39Z">
        <w:r>
          <w:rPr>
            <w:rFonts w:hint="cs"/>
            <w:rtl/>
          </w:rPr>
          <w:delText xml:space="preserve"> </w:delText>
        </w:r>
      </w:del>
      <w:r>
        <w:rPr>
          <w:rtl/>
        </w:rPr>
        <w:t>כ</w:t>
      </w:r>
      <w:r>
        <w:rPr>
          <w:rFonts w:hint="cs"/>
          <w:rtl/>
        </w:rPr>
        <w:t xml:space="preserve">שעלה </w:t>
      </w:r>
      <w:r>
        <w:rPr>
          <w:rStyle w:val="2fb"/>
          <w:rFonts w:hint="cs"/>
          <w:rtl/>
        </w:rPr>
        <w:t xml:space="preserve">ר</w:t>
      </w:r>
      <w:r>
        <w:rPr>
          <w:rStyle w:val="2fb"/>
          <w:rtl/>
        </w:rPr>
        <w:t>"</w:t>
      </w:r>
      <w:r>
        <w:rPr>
          <w:rStyle w:val="2fb"/>
          <w:rFonts w:hint="cs"/>
          <w:rtl/>
        </w:rPr>
        <w:t xml:space="preserve">ד</w:t>
      </w:r>
      <w:r>
        <w:rPr>
          <w:rFonts w:hint="cs"/>
          <w:rtl/>
        </w:rPr>
        <w:t xml:space="preserve"> מצאו </w:t>
      </w:r>
      <w:r>
        <w:rPr>
          <w:rStyle w:val="2fb"/>
          <w:rFonts w:hint="cs"/>
          <w:rtl/>
        </w:rPr>
        <w:t xml:space="preserve">לרי</w:t>
      </w:r>
      <w:r>
        <w:rPr>
          <w:rStyle w:val="2fb"/>
          <w:rtl/>
        </w:rPr>
        <w:t>"</w:t>
      </w:r>
      <w:r>
        <w:rPr>
          <w:rStyle w:val="2fb"/>
          <w:rFonts w:hint="cs"/>
          <w:rtl/>
        </w:rPr>
        <w:t xml:space="preserve">ר</w:t>
      </w:r>
      <w:r>
        <w:rPr>
          <w:rFonts w:hint="cs"/>
          <w:rtl/>
        </w:rPr>
        <w:t xml:space="preserve"> </w:t>
      </w:r>
      <w:ins w:id="92404" w:author="מנוע מכני" w:date="2026-10-11T12:04:39Z">
        <w:r>
          <w:rPr>
            <w:rtl/>
          </w:rPr>
          <w:t xml:space="preserve">דישב</w:t>
        </w:r>
      </w:ins>
      <w:del w:id="92405" w:author="מנוע מכני" w:date="2026-10-11T12:04:39Z">
        <w:r>
          <w:rPr>
            <w:rtl/>
          </w:rPr>
          <w:delText xml:space="preserve">דיתיב</w:delText>
        </w:r>
      </w:del>
      <w:r>
        <w:rPr>
          <w:rtl/>
        </w:rPr>
        <w:t xml:space="preserve"> ואמר </w:t>
      </w:r>
      <w:r>
        <w:rPr>
          <w:rStyle w:val="2fb"/>
          <w:rtl/>
        </w:rPr>
        <w:t xml:space="preserve">מ</w:t>
      </w:r>
      <w:r>
        <w:rPr>
          <w:rStyle w:val="2fb"/>
          <w:rFonts w:hint="cs"/>
          <w:rtl/>
        </w:rPr>
        <w:t>דריב</w:t>
      </w:r>
      <w:r>
        <w:rPr>
          <w:rStyle w:val="2fb"/>
          <w:rtl/>
        </w:rPr>
        <w:t>"</w:t>
      </w:r>
      <w:r>
        <w:rPr>
          <w:rStyle w:val="2fb"/>
          <w:rFonts w:hint="cs"/>
          <w:rtl/>
        </w:rPr>
        <w:t>ל</w:t>
      </w:r>
      <w:r>
        <w:rPr>
          <w:rtl/>
        </w:rPr>
        <w:t xml:space="preserve">: מנין לנסכים הבאים עם הזבח שאין קריבין אלא ביום - </w:t>
      </w:r>
      <w:r>
        <w:rPr>
          <w:rtl/>
        </w:rPr>
        <w:t xml:space="preserve">ת"ל</w:t>
      </w:r>
      <w:r>
        <w:rPr>
          <w:rtl/>
        </w:rPr>
        <w:t xml:space="preserve"> </w:t>
      </w:r>
      <w:r>
        <w:rPr>
          <w:rFonts w:hint="cs"/>
          <w:rtl/>
        </w:rPr>
        <w:t>'</w:t>
      </w:r>
      <w:ins w:id="90393" w:author="Claude - סמנטי" w:date="2026-10-11T12:20:38Z">
        <w:r>
          <w:rPr>
            <w:rStyle w:val="afffff0"/>
            <w:rtl/>
          </w:rPr>
          <w:t xml:space="preserve">וּלְנִסְכֵּיכֶם וּלְשַׁלְמֵיכֶם</w:t>
        </w:r>
      </w:ins>
      <w:del w:id="90394" w:author="Claude - סמנטי" w:date="2026-10-11T12:20:38Z">
        <w:r>
          <w:rPr>
            <w:rtl/>
          </w:rPr>
          <w:delText xml:space="preserve">ולנסכיכם ולשלמיכם</w:delText>
        </w:r>
      </w:del>
      <w:r>
        <w:rPr>
          <w:rFonts w:hint="cs"/>
          <w:rtl/>
        </w:rPr>
        <w:t>'</w:t>
      </w:r>
      <w:r>
        <w:rPr>
          <w:rtl/>
        </w:rPr>
        <w:t>, מה שלמים - ביום, אף נסכים - ביום.</w:t>
      </w:r>
    </w:p>
    <w:p>
      <w:pPr>
        <w:pStyle w:val="38"/>
        <w:rPr>
          <w:ins w:id="93388" w:author="מנוע מכני" w:date="2026-10-11T12:04:39Z"/>
        </w:rPr>
      </w:pPr>
      <w:r>
        <w:t xml:space="preserve">אמר</w:t>
      </w:r>
      <w:r>
        <w:t xml:space="preserve">:</w:t>
      </w:r>
    </w:p>
    <w:p w:rsidR="00E403F0" w:rsidRPr="00AD695E" w:rsidRDefault="00E403F0" w:rsidP="00E403F0">
      <w:pPr>
        <w:rPr>
          <w:rtl/>
        </w:rPr>
      </w:pPr>
      <w:del w:id="93389" w:author="מנוע מכני" w:date="2026-10-11T12:04:39Z">
        <w:r>
          <w:rPr>
            <w:rtl/>
          </w:rPr>
          <w:delText xml:space="preserve"> </w:delText>
        </w:r>
      </w:del>
      <w:ins w:id="92240" w:author="מנוע מכני" w:date="2026-10-11T12:04:39Z">
        <w:r>
          <w:rPr>
            <w:rtl/>
          </w:rPr>
          <w:t xml:space="preserve">אם </w:t>
        </w:r>
      </w:ins>
      <w:del w:id="92241" w:author="מנוע מכני" w:date="2026-10-11T12:04:39Z">
        <w:r>
          <w:rPr>
            <w:rtl/>
          </w:rPr>
          <w:delText xml:space="preserve">אי </w:delText>
        </w:r>
      </w:del>
      <w:r>
        <w:rPr>
          <w:rtl/>
        </w:rPr>
        <w:t xml:space="preserve">אשכחיה דכתיב </w:t>
      </w:r>
      <w:ins w:id="90053" w:author="Claude - סמנטי" w:date="2026-10-11T12:20:38Z">
        <w:r>
          <w:rPr>
            <w:rtl/>
          </w:rPr>
          <w:t xml:space="preserve">אגרת</w:t>
        </w:r>
      </w:ins>
      <w:del w:id="90054" w:author="Claude - סמנטי" w:date="2026-10-11T12:20:38Z">
        <w:r>
          <w:rPr>
            <w:rtl/>
          </w:rPr>
          <w:delText xml:space="preserve">איגרתא</w:delText>
        </w:r>
      </w:del>
      <w:r>
        <w:rPr>
          <w:rtl/>
        </w:rPr>
        <w:t xml:space="preserve">, שלחי </w:t>
      </w:r>
      <w:r>
        <w:rPr>
          <w:rStyle w:val="2fb"/>
          <w:rtl/>
        </w:rPr>
        <w:t xml:space="preserve">לרב יוסף</w:t>
      </w:r>
      <w:r>
        <w:rPr>
          <w:rtl/>
        </w:rPr>
        <w:t xml:space="preserve"> ולא תיסמי מנחת נסכים ממתני'</w:t>
      </w:r>
      <w:ins w:id="91790" w:author="מנוע מכני" w:date="2026-10-11T12:04:39Z">
        <w:r>
          <w:rPr>
            <w:rtl/>
          </w:rPr>
          <w:t xml:space="preserve">,</w:t>
        </w:r>
      </w:ins>
      <w:del w:id="91791" w:author="מנוע מכני" w:date="2026-10-11T12:04:39Z">
        <w:r>
          <w:rPr>
            <w:rtl/>
          </w:rPr>
          <w:delText xml:space="preserve">;</w:delText>
        </w:r>
      </w:del>
    </w:p>
    <w:p w:rsidR="00E403F0" w:rsidRPr="00AD695E" w:rsidRDefault="00E403F0" w:rsidP="00E403F0">
      <w:pPr>
        <w:pStyle w:val="afff3"/>
        <w:framePr w:wrap="around"/>
        <w:spacing w:line="240" w:lineRule="exact"/>
        <w:rPr>
          <w:rtl/>
        </w:rPr>
      </w:pPr>
      <w:r w:rsidRPr="009239E9">
        <w:rPr>
          <w:rFonts w:hint="cs"/>
          <w:szCs w:val="18"/>
          <w:rtl/>
        </w:rPr>
        <w:t>יד:</w:t>
      </w:r>
    </w:p>
    <w:p w:rsidR="00E403F0" w:rsidRPr="00AD695E" w:rsidRDefault="00E403F0" w:rsidP="00E403F0">
      <w:pPr>
        <w:rPr>
          <w:rtl/>
        </w:rPr>
      </w:pPr>
      <w:r>
        <w:rPr>
          <w:rtl/>
        </w:rPr>
        <w:t xml:space="preserve">ולא </w:t>
      </w:r>
      <w:ins w:id="92088" w:author="מנוע מכני" w:date="2026-10-11T12:04:39Z">
        <w:r>
          <w:rPr>
            <w:rtl/>
          </w:rPr>
          <w:t xml:space="preserve">קשה</w:t>
        </w:r>
      </w:ins>
      <w:del w:id="92089" w:author="מנוע מכני" w:date="2026-10-11T12:04:39Z">
        <w:r>
          <w:rPr>
            <w:rtl/>
          </w:rPr>
          <w:delText xml:space="preserve">קשיא</w:delText>
        </w:r>
      </w:del>
      <w:r>
        <w:rPr>
          <w:rtl/>
        </w:rPr>
        <w:t xml:space="preserve">, כאן - בנסכים הבאין עם הזבח, כאן - בנסכים הבאין בפני עצמן.</w:t>
      </w:r>
    </w:p>
    <w:p w:rsidR="00E403F0" w:rsidRPr="00AD695E" w:rsidRDefault="00E403F0" w:rsidP="00E403F0">
      <w:pPr>
        <w:rPr>
          <w:rtl/>
        </w:rPr>
      </w:pPr>
      <w:r>
        <w:rPr>
          <w:rtl/>
        </w:rPr>
        <w:t>ו</w:t>
      </w:r>
      <w:r>
        <w:rPr>
          <w:rFonts w:hint="cs"/>
          <w:rtl/>
        </w:rPr>
        <w:t xml:space="preserve">אפי' </w:t>
      </w:r>
      <w:ins w:id="92242" w:author="מנוע מכני" w:date="2026-10-11T12:04:39Z">
        <w:r>
          <w:rPr>
            <w:rFonts w:hint="cs"/>
            <w:rtl/>
          </w:rPr>
          <w:t xml:space="preserve">דאם </w:t>
        </w:r>
      </w:ins>
      <w:del w:id="92243" w:author="מנוע מכני" w:date="2026-10-11T12:04:39Z">
        <w:r>
          <w:rPr>
            <w:rFonts w:hint="cs"/>
            <w:rtl/>
          </w:rPr>
          <w:delText xml:space="preserve">דאי </w:delText>
        </w:r>
      </w:del>
      <w:r>
        <w:rPr>
          <w:rFonts w:hint="cs"/>
          <w:rtl/>
        </w:rPr>
        <w:t xml:space="preserve">היה לו אגרת </w:t>
      </w:r>
      <w:r>
        <w:rPr>
          <w:rFonts w:hint="cs"/>
          <w:rtl/>
        </w:rPr>
        <w:t xml:space="preserve">לא</w:t>
      </w:r>
      <w:r>
        <w:rPr>
          <w:rFonts w:hint="cs"/>
          <w:rtl/>
        </w:rPr>
        <w:t xml:space="preserve"> יכל לשלוח </w:t>
      </w:r>
    </w:p>
    <w:p>
      <w:pPr>
        <w:pStyle w:val="afffff8"/>
        <w:rPr>
          <w:ins w:id="90149" w:author="קלוד" w:date="2026-10-11T12:25:27Z"/>
        </w:rPr>
      </w:pPr>
      <w:ins w:id="90150" w:author="קלוד" w:date="2026-10-11T12:25:27Z">
        <w:r>
          <w:rPr>
            <w:color w:val="7B3F00"/>
          </w:rPr>
          <w:t xml:space="preserve">כותבי הלכות - כשורף התורה</w:t>
        </w:r>
      </w:ins>
    </w:p>
    <w:p>
      <w:pPr>
        <w:pStyle w:val="38"/>
        <w:rPr>
          <w:ins w:id="93390" w:author="מנוע מכני" w:date="2026-10-11T12:04:39Z"/>
        </w:rPr>
      </w:pPr>
      <w:r>
        <w:t>דאראבדרחב</w:t>
      </w:r>
      <w:r>
        <w:t>"</w:t>
      </w:r>
      <w:r>
        <w:t>א מרי</w:t>
      </w:r>
      <w:r>
        <w:t>"</w:t>
      </w:r>
      <w:r>
        <w:t>ו</w:t>
      </w:r>
      <w:r>
        <w:t xml:space="preserve">:</w:t>
      </w:r>
    </w:p>
    <w:p w:rsidR="00E403F0" w:rsidRPr="00AD695E" w:rsidRDefault="00E403F0" w:rsidP="00E403F0">
      <w:pPr>
        <w:rPr>
          <w:rtl/>
        </w:rPr>
      </w:pPr>
      <w:del w:id="93391" w:author="מנוע מכני" w:date="2026-10-11T12:04:39Z">
        <w:r>
          <w:rPr>
            <w:rtl/>
          </w:rPr>
          <w:delText xml:space="preserve"> </w:delText>
        </w:r>
      </w:del>
      <w:r>
        <w:rPr>
          <w:rtl/>
        </w:rPr>
        <w:t xml:space="preserve">כותבי הלכות כשורף התורה, והלמד מהן - אינו נוטל שכר.</w:t>
      </w:r>
    </w:p>
    <w:p>
      <w:pPr>
        <w:pStyle w:val="38"/>
        <w:rPr>
          <w:ins w:id="93392" w:author="מנוע מכני" w:date="2026-10-11T12:04:39Z"/>
        </w:rPr>
      </w:pPr>
      <w:r>
        <w:t>ו</w:t>
      </w:r>
      <w:r>
        <w:t>דרש ר</w:t>
      </w:r>
      <w:r>
        <w:t>יב</w:t>
      </w:r>
      <w:r>
        <w:t>"</w:t>
      </w:r>
      <w:r>
        <w:t xml:space="preserve">נ </w:t>
      </w:r>
      <w:r>
        <w:t xml:space="preserve">מתורגמניה דר"ל:</w:t>
      </w:r>
    </w:p>
    <w:p w:rsidR="00E403F0" w:rsidRPr="00AD695E" w:rsidRDefault="00E403F0" w:rsidP="00E403F0">
      <w:pPr>
        <w:rPr>
          <w:rtl/>
        </w:rPr>
      </w:pPr>
      <w:del w:id="93393" w:author="מנוע מכני" w:date="2026-10-11T12:04:39Z">
        <w:r>
          <w:rPr>
            <w:rtl/>
          </w:rPr>
          <w:delText xml:space="preserve"> </w:delText>
        </w:r>
      </w:del>
      <w:r>
        <w:rPr>
          <w:rtl/>
        </w:rPr>
        <w:t xml:space="preserve">כתוב אחד אומר </w:t>
      </w:r>
      <w:r>
        <w:rPr>
          <w:rFonts w:hint="cs"/>
          <w:rtl/>
        </w:rPr>
        <w:t>'</w:t>
      </w:r>
      <w:r>
        <w:rPr>
          <w:rStyle w:val="afffff0"/>
          <w:rtl/>
        </w:rPr>
        <w:t>כתוב לך את הדברים האלה</w:t>
      </w:r>
      <w:r>
        <w:rPr>
          <w:rFonts w:hint="cs"/>
          <w:rtl/>
        </w:rPr>
        <w:t>'</w:t>
      </w:r>
      <w:r>
        <w:rPr>
          <w:rtl/>
        </w:rPr>
        <w:t xml:space="preserve">, וכתוב אחד אומר </w:t>
      </w:r>
      <w:r>
        <w:rPr>
          <w:rFonts w:hint="cs"/>
          <w:rtl/>
        </w:rPr>
        <w:t>'</w:t>
      </w:r>
      <w:ins w:id="90395" w:author="Claude - סמנטי" w:date="2026-10-11T12:20:38Z">
        <w:r>
          <w:rPr>
            <w:rStyle w:val="afffff0"/>
            <w:rtl/>
          </w:rPr>
          <w:t xml:space="preserve">כִּי עַל פִּי הַדְּבָרִים הָאֵלֶּה</w:t>
        </w:r>
      </w:ins>
      <w:del w:id="90396" w:author="Claude - סמנטי" w:date="2026-10-11T12:20:38Z">
        <w:r>
          <w:rPr>
            <w:rtl/>
          </w:rPr>
          <w:delText xml:space="preserve">כי על פי הדברים האלה</w:delText>
        </w:r>
      </w:del>
      <w:r>
        <w:rPr>
          <w:rFonts w:hint="cs"/>
          <w:rtl/>
        </w:rPr>
        <w:t>'</w:t>
      </w:r>
      <w:r>
        <w:rPr>
          <w:rtl/>
        </w:rPr>
        <w:t xml:space="preserve">, </w:t>
      </w:r>
    </w:p>
    <w:p w:rsidR="00E403F0" w:rsidRPr="002B4E05" w:rsidRDefault="00E403F0" w:rsidP="00E403F0">
      <w:pPr>
        <w:rPr>
          <w:spacing w:val="-2"/>
          <w:rtl/>
        </w:rPr>
      </w:pPr>
      <w:r w:rsidRPr="002B4E05">
        <w:rPr>
          <w:spacing w:val="-2"/>
          <w:rtl/>
        </w:rPr>
        <w:t>לומר לך דברים שעל פה - אי אתה רשאי לאומרן בכתב, ושבכתב אי אתה רשאי לאומרן על פה.</w:t>
      </w:r>
    </w:p>
    <w:p>
      <w:pPr>
        <w:pStyle w:val="38"/>
        <w:rPr>
          <w:ins w:id="93394" w:author="מנוע מכני" w:date="2026-10-11T12:04:39Z"/>
        </w:rPr>
      </w:pPr>
      <w:r w:rsidRPr="00E87E21">
        <w:t xml:space="preserve">ותנא דבי רבי ישמעאל:</w:t>
      </w:r>
    </w:p>
    <w:p w:rsidR="00E403F0" w:rsidRPr="00E87E21" w:rsidRDefault="00E403F0" w:rsidP="00E403F0">
      <w:pPr>
        <w:rPr>
          <w:spacing w:val="-6"/>
          <w:rtl/>
        </w:rPr>
      </w:pPr>
      <w:del w:id="93395" w:author="מנוע מכני" w:date="2026-10-11T12:04:39Z">
        <w:r w:rsidRPr="00E87E21">
          <w:rPr>
            <w:spacing w:val="-6"/>
            <w:rtl/>
          </w:rPr>
          <w:delText xml:space="preserve"> </w:delText>
        </w:r>
      </w:del>
      <w:r w:rsidRPr="00E87E21">
        <w:rPr>
          <w:rFonts w:hint="cs"/>
          <w:spacing w:val="-6"/>
          <w:rtl/>
        </w:rPr>
        <w:t>'</w:t>
      </w:r>
      <w:r w:rsidRPr="00E87E21">
        <w:rPr>
          <w:rStyle w:val="afffff0"/>
          <w:spacing w:val="-6"/>
          <w:rtl/>
        </w:rPr>
        <w:t>כתוב לך את הדברים האלה</w:t>
      </w:r>
      <w:r w:rsidRPr="00E87E21">
        <w:rPr>
          <w:rFonts w:hint="cs"/>
          <w:spacing w:val="-6"/>
          <w:rtl/>
        </w:rPr>
        <w:t>'</w:t>
      </w:r>
      <w:r w:rsidRPr="00E87E21">
        <w:rPr>
          <w:spacing w:val="-6"/>
          <w:rtl/>
        </w:rPr>
        <w:t xml:space="preserve"> - אלה אתה כותב, אבל אין אתה כותב הלכות! </w:t>
      </w:r>
    </w:p>
    <w:p>
      <w:pPr>
        <w:pStyle w:val="38"/>
        <w:rPr>
          <w:ins w:id="93396" w:author="מנוע מכני" w:date="2026-10-11T12:04:39Z"/>
        </w:rPr>
      </w:pPr>
      <w:r>
        <w:t xml:space="preserve">- </w:t>
      </w:r>
      <w:ins w:id="90490" w:author="מנוע מכני" w:date="2026-10-11T12:04:39Z">
        <w:r>
          <w:t xml:space="preserve">אמרו</w:t>
        </w:r>
      </w:ins>
      <w:del w:id="90491" w:author="מנוע מכני" w:date="2026-10-11T12:04:39Z">
        <w:r>
          <w:delText xml:space="preserve">אמרי</w:delText>
        </w:r>
      </w:del>
      <w:r>
        <w:t xml:space="preserve">:</w:t>
      </w:r>
    </w:p>
    <w:p w:rsidR="00E403F0" w:rsidRPr="00AD695E" w:rsidRDefault="00E403F0" w:rsidP="00E403F0">
      <w:pPr>
        <w:pStyle w:val="affffb"/>
        <w:rPr>
          <w:rtl/>
        </w:rPr>
      </w:pPr>
      <w:del w:id="93397" w:author="מנוע מכני" w:date="2026-10-11T12:04:39Z">
        <w:r>
          <w:rPr>
            <w:rtl/>
          </w:rPr>
          <w:delText xml:space="preserve"> </w:delText>
        </w:r>
      </w:del>
      <w:r>
        <w:rPr>
          <w:rFonts w:hint="cs"/>
          <w:rtl/>
        </w:rPr>
        <w:t xml:space="preserve">שמא שאני דבר חדש </w:t>
      </w:r>
      <w:ins w:id="90492" w:author="מנוע מכני" w:date="2026-10-11T12:04:39Z">
        <w:r>
          <w:rPr>
            <w:rtl/>
          </w:rPr>
          <w:t xml:space="preserve">שהרי</w:t>
        </w:r>
      </w:ins>
      <w:del w:id="90493" w:author="מנוע מכני" w:date="2026-10-11T12:04:39Z">
        <w:r>
          <w:rPr>
            <w:rtl/>
          </w:rPr>
          <w:delText xml:space="preserve">דהא</w:delText>
        </w:r>
      </w:del>
      <w:r>
        <w:rPr>
          <w:rtl/>
        </w:rPr>
        <w:t xml:space="preserve"> </w:t>
      </w:r>
      <w:r>
        <w:rPr>
          <w:rStyle w:val="2fb"/>
          <w:rtl/>
        </w:rPr>
        <w:t xml:space="preserve">ר</w:t>
      </w:r>
      <w:r>
        <w:rPr>
          <w:rStyle w:val="2fb"/>
          <w:rFonts w:hint="cs"/>
          <w:rtl/>
        </w:rPr>
        <w:t>י</w:t>
      </w:r>
      <w:r>
        <w:rPr>
          <w:rStyle w:val="2fb"/>
          <w:rtl/>
        </w:rPr>
        <w:t>"</w:t>
      </w:r>
      <w:r>
        <w:rPr>
          <w:rStyle w:val="2fb"/>
          <w:rFonts w:hint="cs"/>
          <w:rtl/>
        </w:rPr>
        <w:t xml:space="preserve">ו</w:t>
      </w:r>
      <w:r>
        <w:rPr>
          <w:rFonts w:hint="cs"/>
          <w:rtl/>
        </w:rPr>
        <w:t xml:space="preserve"> </w:t>
      </w:r>
      <w:r>
        <w:rPr>
          <w:rStyle w:val="2fb"/>
          <w:rtl/>
        </w:rPr>
        <w:t xml:space="preserve">ור"ל</w:t>
      </w:r>
      <w:r>
        <w:rPr>
          <w:rtl/>
        </w:rPr>
        <w:t xml:space="preserve"> מעייני בסיפרא </w:t>
      </w:r>
      <w:ins w:id="90057" w:author="Claude - סמנטי" w:date="2026-10-11T12:20:38Z">
        <w:r>
          <w:rPr>
            <w:rtl/>
          </w:rPr>
          <w:t xml:space="preserve">של אגדה</w:t>
        </w:r>
      </w:ins>
      <w:del w:id="90058" w:author="Claude - סמנטי" w:date="2026-10-11T12:20:38Z">
        <w:r>
          <w:rPr>
            <w:rtl/>
          </w:rPr>
          <w:delText xml:space="preserve">דאגדתא</w:delText>
        </w:r>
      </w:del>
      <w:r>
        <w:rPr>
          <w:rtl/>
        </w:rPr>
        <w:t xml:space="preserve"> </w:t>
      </w:r>
      <w:ins w:id="90055" w:author="Claude - סמנטי" w:date="2026-10-11T12:20:38Z">
        <w:r>
          <w:rPr>
            <w:rtl/>
          </w:rPr>
          <w:t xml:space="preserve">בשבת</w:t>
        </w:r>
      </w:ins>
      <w:del w:id="90056" w:author="Claude - סמנטי" w:date="2026-10-11T12:20:38Z">
        <w:r>
          <w:rPr>
            <w:rtl/>
          </w:rPr>
          <w:delText xml:space="preserve">בשבתא</w:delText>
        </w:r>
      </w:del>
      <w:r>
        <w:rPr>
          <w:rFonts w:hint="cs"/>
          <w:rtl/>
        </w:rPr>
        <w:t xml:space="preserve"> </w:t>
      </w:r>
    </w:p>
    <w:p w:rsidR="00E403F0" w:rsidRPr="002B4E05" w:rsidRDefault="00E403F0" w:rsidP="00E403F0">
      <w:pPr>
        <w:rPr>
          <w:spacing w:val="-2"/>
          <w:rtl/>
        </w:rPr>
      </w:pPr>
      <w:r w:rsidRPr="002B4E05">
        <w:rPr>
          <w:spacing w:val="-2"/>
          <w:rtl/>
        </w:rPr>
        <w:t xml:space="preserve">ודרשי </w:t>
      </w:r>
      <w:ins w:id="91228" w:author="מנוע מכני" w:date="2026-10-11T12:04:39Z">
        <w:r>
          <w:rPr>
            <w:spacing w:val="-2"/>
            <w:rtl/>
          </w:rPr>
          <w:t xml:space="preserve">כך</w:t>
        </w:r>
      </w:ins>
      <w:del w:id="91229" w:author="מנוע מכני" w:date="2026-10-11T12:04:39Z">
        <w:r w:rsidRPr="002B4E05">
          <w:rPr>
            <w:spacing w:val="-2"/>
            <w:rtl/>
          </w:rPr>
          <w:delText xml:space="preserve">הכי</w:delText>
        </w:r>
      </w:del>
      <w:r w:rsidRPr="002B4E05">
        <w:rPr>
          <w:spacing w:val="-2"/>
          <w:rtl/>
        </w:rPr>
        <w:t xml:space="preserve">: עת לעשות לה' הפרו תורתך, </w:t>
      </w:r>
      <w:ins w:id="90494" w:author="מנוע מכני" w:date="2026-10-11T12:04:39Z">
        <w:r>
          <w:rPr>
            <w:spacing w:val="-2"/>
            <w:rtl/>
          </w:rPr>
          <w:t xml:space="preserve">אמרו</w:t>
        </w:r>
      </w:ins>
      <w:del w:id="90495" w:author="מנוע מכני" w:date="2026-10-11T12:04:39Z">
        <w:r w:rsidRPr="002B4E05">
          <w:rPr>
            <w:spacing w:val="-2"/>
            <w:rtl/>
          </w:rPr>
          <w:delText xml:space="preserve">אמרי</w:delText>
        </w:r>
      </w:del>
      <w:r w:rsidRPr="002B4E05">
        <w:rPr>
          <w:spacing w:val="-2"/>
          <w:rtl/>
        </w:rPr>
        <w:t xml:space="preserve">: מוטב תיעקר תורה, ואל תשתכח תורה מישראל.</w:t>
      </w:r>
    </w:p>
    <w:p>
      <w:pPr>
        <w:pStyle w:val="38"/>
        <w:rPr>
          <w:ins w:id="93398" w:author="מנוע מכני" w:date="2026-10-11T12:04:39Z"/>
        </w:rPr>
      </w:pPr>
      <w:r w:rsidRPr="00A757C8">
        <w:t>א</w:t>
      </w:r>
      <w:r w:rsidRPr="00A757C8">
        <w:t>ר</w:t>
      </w:r>
      <w:r w:rsidRPr="00A757C8">
        <w:t>"</w:t>
      </w:r>
      <w:r w:rsidRPr="00A757C8">
        <w:t>פ</w:t>
      </w:r>
      <w:r w:rsidRPr="00A757C8">
        <w:t xml:space="preserve">:</w:t>
      </w:r>
    </w:p>
    <w:p w:rsidR="00E403F0" w:rsidRPr="00AD695E" w:rsidRDefault="00E403F0" w:rsidP="00E403F0">
      <w:pPr>
        <w:rPr>
          <w:rtl/>
        </w:rPr>
      </w:pPr>
      <w:del w:id="93399" w:author="מנוע מכני" w:date="2026-10-11T12:04:39Z">
        <w:r w:rsidRPr="00A757C8">
          <w:rPr>
            <w:rtl/>
          </w:rPr>
          <w:delText xml:space="preserve"> </w:delText>
        </w:r>
      </w:del>
      <w:ins w:id="91230" w:author="מנוע מכני" w:date="2026-10-11T12:04:39Z">
        <w:r>
          <w:rPr>
            <w:rtl/>
          </w:rPr>
          <w:t xml:space="preserve">עכשיו</w:t>
        </w:r>
      </w:ins>
      <w:del w:id="91231" w:author="מנוע מכני" w:date="2026-10-11T12:04:39Z">
        <w:r w:rsidRPr="00A757C8">
          <w:rPr>
            <w:rtl/>
          </w:rPr>
          <w:delText xml:space="preserve">השתא</w:delText>
        </w:r>
      </w:del>
      <w:r w:rsidRPr="00A757C8">
        <w:rPr>
          <w:rtl/>
        </w:rPr>
        <w:t xml:space="preserve"> דאמרת נסכים הבאין בפני עצמן קריבין אפי' בלילה,</w:t>
      </w:r>
      <w:r w:rsidRPr="00A757C8">
        <w:rPr>
          <w:rFonts w:hint="cs"/>
          <w:rtl/>
        </w:rPr>
        <w:t xml:space="preserve"> </w:t>
      </w:r>
      <w:r w:rsidRPr="00A757C8">
        <w:rPr>
          <w:rtl/>
        </w:rPr>
        <w:t>נזדמנו נסכים בלילה מקדישין בלילה ומקריבין.</w:t>
      </w:r>
    </w:p>
    <w:p w:rsidR="00E403F0" w:rsidRPr="00AD695E" w:rsidRDefault="00E403F0" w:rsidP="00E403F0">
      <w:pPr>
        <w:rPr>
          <w:rtl/>
        </w:rPr>
      </w:pPr>
      <w:r>
        <w:rPr>
          <w:rFonts w:hint="cs"/>
          <w:rtl/>
        </w:rPr>
        <w:t>א</w:t>
      </w:r>
      <w:r>
        <w:rPr>
          <w:rtl/>
        </w:rPr>
        <w:t>"</w:t>
      </w:r>
      <w:r>
        <w:rPr>
          <w:rFonts w:hint="cs"/>
          <w:rtl/>
        </w:rPr>
        <w:t>ל</w:t>
      </w:r>
      <w:r>
        <w:rPr>
          <w:rtl/>
        </w:rPr>
        <w:t xml:space="preserve"> </w:t>
      </w:r>
      <w:r>
        <w:rPr>
          <w:rStyle w:val="2fb"/>
          <w:rtl/>
        </w:rPr>
        <w:t xml:space="preserve">רב יוסף</w:t>
      </w:r>
      <w:r>
        <w:rPr>
          <w:rtl/>
        </w:rPr>
        <w:t xml:space="preserve"> בריה </w:t>
      </w:r>
      <w:r>
        <w:rPr>
          <w:rStyle w:val="2fb"/>
          <w:rtl/>
        </w:rPr>
        <w:t xml:space="preserve">דר"</w:t>
      </w:r>
      <w:r>
        <w:rPr>
          <w:rStyle w:val="2fb"/>
          <w:rFonts w:hint="cs"/>
          <w:rtl/>
        </w:rPr>
        <w:t xml:space="preserve">ש</w:t>
      </w:r>
      <w:r>
        <w:rPr>
          <w:rFonts w:hint="cs"/>
          <w:rtl/>
        </w:rPr>
        <w:t xml:space="preserve"> </w:t>
      </w:r>
      <w:r>
        <w:rPr>
          <w:rStyle w:val="2fb"/>
          <w:rFonts w:hint="cs"/>
          <w:rtl/>
        </w:rPr>
        <w:t xml:space="preserve">לר</w:t>
      </w:r>
      <w:r>
        <w:rPr>
          <w:rStyle w:val="2fb"/>
          <w:rtl/>
        </w:rPr>
        <w:t>"</w:t>
      </w:r>
      <w:r>
        <w:rPr>
          <w:rStyle w:val="2fb"/>
          <w:rFonts w:hint="cs"/>
          <w:rtl/>
        </w:rPr>
        <w:t>פ</w:t>
      </w:r>
      <w:r>
        <w:rPr>
          <w:rtl/>
        </w:rPr>
        <w:t xml:space="preserve"> </w:t>
      </w:r>
      <w:r>
        <w:rPr>
          <w:rtl/>
        </w:rPr>
        <w:t xml:space="preserve">תניא</w:t>
      </w:r>
      <w:r>
        <w:rPr>
          <w:rtl/>
        </w:rPr>
        <w:t xml:space="preserve"> דמסייע לך: זה הכלל כל הקרב ביום - אינו קדוש אלא ביום, וכל הקרב בלילה - קדוש בלילה.</w:t>
      </w:r>
    </w:p>
    <w:p>
      <w:pPr>
        <w:pStyle w:val="38"/>
        <w:rPr>
          <w:ins w:id="93400" w:author="מנוע מכני" w:date="2026-10-11T12:04:39Z"/>
        </w:rPr>
      </w:pPr>
      <w:del w:id="94198" w:author="מנוע מכני" w:date="2026-10-11T12:04:39Z">
        <w:r>
          <w:delText xml:space="preserve">אמר </w:delText>
        </w:r>
      </w:del>
      <w:r>
        <w:t xml:space="preserve">רב אדא בר אהבה:</w:t>
      </w:r>
    </w:p>
    <w:p w:rsidR="00E403F0" w:rsidRPr="00AD695E" w:rsidRDefault="00E403F0" w:rsidP="00E403F0">
      <w:pPr>
        <w:rPr>
          <w:rtl/>
        </w:rPr>
      </w:pPr>
      <w:del w:id="93401" w:author="מנוע מכני" w:date="2026-10-11T12:04:39Z">
        <w:r>
          <w:rPr>
            <w:rtl/>
          </w:rPr>
          <w:delText xml:space="preserve"> </w:delText>
        </w:r>
      </w:del>
      <w:r>
        <w:rPr>
          <w:rtl/>
        </w:rPr>
        <w:t xml:space="preserve">ועלות השחר פוסלת בהן כאברין.</w:t>
      </w:r>
    </w:p>
    <w:p>
      <w:pPr>
        <w:pStyle w:val="afffff8"/>
        <w:rPr>
          <w:ins w:id="90147" w:author="קלוד" w:date="2026-10-11T12:25:27Z"/>
        </w:rPr>
      </w:pPr>
      <w:ins w:id="90148" w:author="קלוד" w:date="2026-10-11T12:25:27Z">
        <w:r>
          <w:rPr>
            <w:color w:val="7B3F00"/>
          </w:rPr>
          <w:t xml:space="preserve">'ולנסכיכם ולשלמיכם' - נסכים כשלמים, ביום</w:t>
        </w:r>
      </w:ins>
    </w:p>
    <w:p w:rsidR="00E403F0" w:rsidRPr="00AD695E" w:rsidRDefault="00E403F0" w:rsidP="00E403F0">
      <w:pPr>
        <w:rPr>
          <w:rtl/>
        </w:rPr>
      </w:pPr>
      <w:r>
        <w:rPr>
          <w:rtl/>
        </w:rPr>
        <w:t>•</w:t>
      </w:r>
      <w:r>
        <w:rPr>
          <w:rFonts w:hint="cs"/>
          <w:rtl/>
        </w:rPr>
        <w:t xml:space="preserve"> </w:t>
      </w:r>
      <w:r>
        <w:rPr>
          <w:rtl/>
        </w:rPr>
        <w:t>כ</w:t>
      </w:r>
      <w:r>
        <w:rPr>
          <w:rFonts w:hint="cs"/>
          <w:rtl/>
        </w:rPr>
        <w:t xml:space="preserve">שעלה </w:t>
      </w:r>
      <w:r>
        <w:rPr>
          <w:rStyle w:val="2fb"/>
          <w:rFonts w:hint="cs"/>
          <w:rtl/>
        </w:rPr>
        <w:t xml:space="preserve">ר</w:t>
      </w:r>
      <w:r>
        <w:rPr>
          <w:rStyle w:val="2fb"/>
          <w:rtl/>
        </w:rPr>
        <w:t>"</w:t>
      </w:r>
      <w:r>
        <w:rPr>
          <w:rStyle w:val="2fb"/>
          <w:rFonts w:hint="cs"/>
          <w:rtl/>
        </w:rPr>
        <w:t xml:space="preserve">ד</w:t>
      </w:r>
      <w:r>
        <w:rPr>
          <w:rFonts w:hint="cs"/>
          <w:rtl/>
        </w:rPr>
        <w:t xml:space="preserve"> </w:t>
      </w:r>
      <w:r>
        <w:rPr>
          <w:rStyle w:val="2fb"/>
          <w:rFonts w:hint="cs"/>
          <w:rtl/>
        </w:rPr>
        <w:t xml:space="preserve">מרי</w:t>
      </w:r>
      <w:r>
        <w:rPr>
          <w:rStyle w:val="2fb"/>
          <w:rtl/>
        </w:rPr>
        <w:t>"</w:t>
      </w:r>
      <w:r>
        <w:rPr>
          <w:rStyle w:val="2fb"/>
          <w:rFonts w:hint="cs"/>
          <w:rtl/>
        </w:rPr>
        <w:t xml:space="preserve">ו</w:t>
      </w:r>
      <w:r>
        <w:rPr>
          <w:rFonts w:hint="cs"/>
          <w:rtl/>
        </w:rPr>
        <w:t xml:space="preserve"> </w:t>
      </w:r>
      <w:r>
        <w:rPr>
          <w:rStyle w:val="2fb"/>
          <w:rFonts w:hint="cs"/>
          <w:rtl/>
        </w:rPr>
        <w:t xml:space="preserve">מר</w:t>
      </w:r>
      <w:r>
        <w:rPr>
          <w:rStyle w:val="2fb"/>
          <w:rtl/>
        </w:rPr>
        <w:t>"</w:t>
      </w:r>
      <w:r>
        <w:rPr>
          <w:rStyle w:val="2fb"/>
          <w:rFonts w:hint="cs"/>
          <w:rtl/>
        </w:rPr>
        <w:t xml:space="preserve">ש</w:t>
      </w:r>
      <w:r>
        <w:rPr>
          <w:rFonts w:hint="cs"/>
          <w:rtl/>
        </w:rPr>
        <w:t xml:space="preserve"> בן יהוצדק</w:t>
      </w:r>
      <w:r>
        <w:rPr>
          <w:rtl/>
        </w:rPr>
        <w:t xml:space="preserve">: </w:t>
      </w:r>
      <w:r>
        <w:rPr>
          <w:rFonts w:hint="cs"/>
          <w:rtl/>
        </w:rPr>
        <w:t>'</w:t>
      </w:r>
      <w:r>
        <w:rPr>
          <w:rStyle w:val="afffff0"/>
          <w:rtl/>
        </w:rPr>
        <w:t xml:space="preserve">אלה תעשו לה</w:t>
      </w:r>
      <w:r>
        <w:rPr>
          <w:rtl/>
        </w:rPr>
        <w:t xml:space="preserve">' במועדיכם</w:t>
      </w:r>
      <w:r>
        <w:rPr>
          <w:rFonts w:hint="cs"/>
          <w:rtl/>
        </w:rPr>
        <w:t>'</w:t>
      </w:r>
      <w:r>
        <w:rPr>
          <w:rtl/>
        </w:rPr>
        <w:t xml:space="preserve"> - אלו חובות הבאות חובה ברגל, </w:t>
      </w:r>
    </w:p>
    <w:p w:rsidR="00E403F0" w:rsidRPr="00AD695E" w:rsidRDefault="00E403F0" w:rsidP="00E403F0">
      <w:pPr>
        <w:rPr>
          <w:rtl/>
        </w:rPr>
      </w:pPr>
      <w:r>
        <w:rPr>
          <w:rFonts w:hint="cs"/>
          <w:rtl/>
        </w:rPr>
        <w:t>'</w:t>
      </w:r>
      <w:ins w:id="90397" w:author="Claude - סמנטי" w:date="2026-10-11T12:20:38Z">
        <w:r>
          <w:rPr>
            <w:rStyle w:val="afffff0"/>
            <w:rtl/>
          </w:rPr>
          <w:t xml:space="preserve">לְבַד מִנִּדְרֵיכֶם וְנִדְבוֹתֵיכֶם</w:t>
        </w:r>
      </w:ins>
      <w:del w:id="90398" w:author="Claude - סמנטי" w:date="2026-10-11T12:20:38Z">
        <w:r>
          <w:rPr>
            <w:rtl/>
          </w:rPr>
          <w:delText xml:space="preserve">לבד מנדריכם ונדבותיכם</w:delText>
        </w:r>
      </w:del>
      <w:r>
        <w:rPr>
          <w:rFonts w:hint="cs"/>
          <w:rtl/>
        </w:rPr>
        <w:t>'</w:t>
      </w:r>
      <w:r>
        <w:rPr>
          <w:rtl/>
        </w:rPr>
        <w:t xml:space="preserve"> - לימד על נדרים ונדבות שקרבין בחולו של מועד.</w:t>
      </w:r>
    </w:p>
    <w:p w:rsidR="00E403F0" w:rsidRPr="00AD695E" w:rsidRDefault="00E403F0" w:rsidP="00E403F0">
      <w:pPr>
        <w:rPr>
          <w:rtl/>
        </w:rPr>
      </w:pPr>
      <w:r>
        <w:rPr>
          <w:rFonts w:hint="cs"/>
          <w:rtl/>
        </w:rPr>
        <w:t>'</w:t>
      </w:r>
      <w:ins w:id="90399" w:author="Claude - סמנטי" w:date="2026-10-11T12:20:38Z">
        <w:r>
          <w:rPr>
            <w:rStyle w:val="afffff0"/>
            <w:rtl/>
          </w:rPr>
          <w:t xml:space="preserve">וּלְעוֹלוֹתֵיכֶם</w:t>
        </w:r>
      </w:ins>
      <w:del w:id="90400" w:author="Claude - סמנטי" w:date="2026-10-11T12:20:38Z">
        <w:r>
          <w:rPr>
            <w:rtl/>
          </w:rPr>
          <w:delText xml:space="preserve">ולעולותיכם</w:delText>
        </w:r>
      </w:del>
      <w:r>
        <w:rPr>
          <w:rFonts w:hint="cs"/>
          <w:rtl/>
        </w:rPr>
        <w:t>'</w:t>
      </w:r>
      <w:r>
        <w:rPr>
          <w:rtl/>
        </w:rPr>
        <w:t xml:space="preserve"> </w:t>
      </w:r>
      <w:r>
        <w:rPr>
          <w:rFonts w:hint="cs"/>
          <w:rtl/>
        </w:rPr>
        <w:t xml:space="preserve">הכתוב מדבר </w:t>
      </w:r>
      <w:r>
        <w:rPr>
          <w:rtl/>
        </w:rPr>
        <w:t>בעולת יולדת ועולת מצורע.</w:t>
      </w:r>
    </w:p>
    <w:p w:rsidR="00E403F0" w:rsidRPr="00AD695E" w:rsidRDefault="00E403F0" w:rsidP="00E403F0">
      <w:pPr>
        <w:rPr>
          <w:rtl/>
        </w:rPr>
      </w:pPr>
      <w:r>
        <w:rPr>
          <w:rFonts w:hint="cs"/>
          <w:rtl/>
        </w:rPr>
        <w:t>'</w:t>
      </w:r>
      <w:ins w:id="90401" w:author="Claude - סמנטי" w:date="2026-10-11T12:20:38Z">
        <w:r>
          <w:rPr>
            <w:rStyle w:val="afffff0"/>
            <w:rtl/>
          </w:rPr>
          <w:t xml:space="preserve">וּלְמִנְחוֹתֵיכֶם</w:t>
        </w:r>
      </w:ins>
      <w:del w:id="90402" w:author="Claude - סמנטי" w:date="2026-10-11T12:20:38Z">
        <w:r>
          <w:rPr>
            <w:rtl/>
          </w:rPr>
          <w:delText xml:space="preserve">ולמנחותיכם</w:delText>
        </w:r>
      </w:del>
      <w:r>
        <w:rPr>
          <w:rFonts w:hint="cs"/>
          <w:rtl/>
        </w:rPr>
        <w:t>'</w:t>
      </w:r>
      <w:r>
        <w:rPr>
          <w:rtl/>
        </w:rPr>
        <w:t xml:space="preserve">, </w:t>
      </w:r>
      <w:r>
        <w:rPr>
          <w:rFonts w:hint="cs"/>
          <w:rtl/>
        </w:rPr>
        <w:t xml:space="preserve">הכתוב מדבר </w:t>
      </w:r>
      <w:r>
        <w:rPr>
          <w:rtl/>
        </w:rPr>
        <w:t>במנחת סוטה ובמנחת קנאות.</w:t>
      </w:r>
    </w:p>
    <w:p w:rsidR="00E403F0" w:rsidRPr="00AD695E" w:rsidRDefault="00E403F0" w:rsidP="00E403F0">
      <w:pPr>
        <w:rPr>
          <w:rtl/>
        </w:rPr>
      </w:pPr>
      <w:r>
        <w:rPr>
          <w:rFonts w:hint="cs"/>
          <w:rtl/>
        </w:rPr>
        <w:t>'</w:t>
      </w:r>
      <w:ins w:id="90405" w:author="Claude - סמנטי" w:date="2026-10-11T12:20:38Z">
        <w:r>
          <w:rPr>
            <w:rStyle w:val="afffff0"/>
            <w:rtl/>
          </w:rPr>
          <w:t xml:space="preserve">וּלְנִסְכֵּיכֶם וּלְשַׁלְמֵיכֶם</w:t>
        </w:r>
      </w:ins>
      <w:del w:id="90406" w:author="Claude - סמנטי" w:date="2026-10-11T12:20:38Z">
        <w:r>
          <w:rPr>
            <w:rtl/>
          </w:rPr>
          <w:delText xml:space="preserve">ולנסכיכם ולשלמיכם</w:delText>
        </w:r>
      </w:del>
      <w:r>
        <w:rPr>
          <w:rFonts w:hint="cs"/>
          <w:rtl/>
        </w:rPr>
        <w:t>'</w:t>
      </w:r>
      <w:r>
        <w:rPr>
          <w:rtl/>
        </w:rPr>
        <w:t xml:space="preserve"> - מקיש נסכים לשלמים, </w:t>
      </w:r>
      <w:r>
        <w:rPr>
          <w:rFonts w:hint="cs"/>
          <w:rtl/>
        </w:rPr>
        <w:t>ד</w:t>
      </w:r>
      <w:r>
        <w:rPr>
          <w:rtl/>
        </w:rPr>
        <w:t xml:space="preserve">ביום, </w:t>
      </w:r>
      <w:r>
        <w:rPr>
          <w:rFonts w:hint="cs"/>
          <w:rtl/>
        </w:rPr>
        <w:t>'</w:t>
      </w:r>
      <w:ins w:id="90403" w:author="Claude - סמנטי" w:date="2026-10-11T12:20:38Z">
        <w:r>
          <w:rPr>
            <w:rStyle w:val="afffff0"/>
            <w:rtl/>
          </w:rPr>
          <w:t xml:space="preserve">וּלְשַׁלְמֵיכֶם</w:t>
        </w:r>
      </w:ins>
      <w:del w:id="90404" w:author="Claude - סמנטי" w:date="2026-10-11T12:20:38Z">
        <w:r>
          <w:rPr>
            <w:rtl/>
          </w:rPr>
          <w:delText xml:space="preserve">ולשלמיכם</w:delText>
        </w:r>
      </w:del>
      <w:r>
        <w:rPr>
          <w:rFonts w:hint="cs"/>
          <w:rtl/>
        </w:rPr>
        <w:t>'</w:t>
      </w:r>
      <w:r>
        <w:rPr>
          <w:rtl/>
        </w:rPr>
        <w:t xml:space="preserve"> - לרבות שלמי נזיר.</w:t>
      </w:r>
    </w:p>
    <w:p>
      <w:pPr>
        <w:pStyle w:val="38"/>
        <w:rPr>
          <w:ins w:id="93402" w:author="מנוע מכני" w:date="2026-10-11T12:04:39Z"/>
        </w:rPr>
      </w:pPr>
      <w:r>
        <w:t xml:space="preserve">א"ל</w:t>
      </w:r>
      <w:r>
        <w:t xml:space="preserve"> אביי:</w:t>
      </w:r>
    </w:p>
    <w:p w:rsidR="00E403F0" w:rsidRPr="00AD695E" w:rsidRDefault="00E403F0" w:rsidP="00E403F0">
      <w:pPr>
        <w:rPr>
          <w:rtl/>
        </w:rPr>
      </w:pPr>
      <w:del w:id="93403" w:author="מנוע מכני" w:date="2026-10-11T12:04:39Z">
        <w:r>
          <w:rPr>
            <w:rtl/>
          </w:rPr>
          <w:delText xml:space="preserve"> </w:delText>
        </w:r>
      </w:del>
      <w:r>
        <w:rPr>
          <w:rtl/>
        </w:rPr>
        <w:t xml:space="preserve">ולימא מר שלמי פסח, </w:t>
      </w:r>
      <w:ins w:id="92244" w:author="מנוע מכני" w:date="2026-10-11T12:04:39Z">
        <w:r>
          <w:rPr>
            <w:rtl/>
          </w:rPr>
          <w:t xml:space="preserve">דאם </w:t>
        </w:r>
      </w:ins>
      <w:del w:id="92245" w:author="מנוע מכני" w:date="2026-10-11T12:04:39Z">
        <w:r>
          <w:rPr>
            <w:rtl/>
          </w:rPr>
          <w:delText xml:space="preserve">דאי </w:delText>
        </w:r>
      </w:del>
      <w:r>
        <w:rPr>
          <w:rtl/>
        </w:rPr>
        <w:t xml:space="preserve">שלמי נזיר - נידר ונידב הוא דהתניא: זה הכלל, כל שהוא נידב ונידר - קרב בבמת יחיד, ושאינו נידב ונידר - אינו קרב בבמת יחיד</w:t>
      </w:r>
      <w:ins w:id="91792" w:author="מנוע מכני" w:date="2026-10-11T12:04:39Z">
        <w:r>
          <w:rPr>
            <w:rtl/>
          </w:rPr>
          <w:t xml:space="preserve">,</w:t>
        </w:r>
      </w:ins>
      <w:del w:id="91793" w:author="מנוע מכני" w:date="2026-10-11T12:04:39Z">
        <w:r>
          <w:rPr>
            <w:rtl/>
          </w:rPr>
          <w:delText xml:space="preserve">;</w:delText>
        </w:r>
      </w:del>
    </w:p>
    <w:p>
      <w:pPr>
        <w:pStyle w:val="38"/>
        <w:rPr>
          <w:ins w:id="93404" w:author="מנוע מכני" w:date="2026-10-11T12:04:39Z"/>
        </w:rPr>
      </w:pPr>
      <w:r>
        <w:t xml:space="preserve">ותנן:</w:t>
      </w:r>
    </w:p>
    <w:p w:rsidR="00E403F0" w:rsidRPr="00AD695E" w:rsidRDefault="00E403F0" w:rsidP="00E403F0">
      <w:pPr>
        <w:rPr>
          <w:rtl/>
        </w:rPr>
      </w:pPr>
      <w:del w:id="93405" w:author="מנוע מכני" w:date="2026-10-11T12:04:39Z">
        <w:r>
          <w:rPr>
            <w:rtl/>
          </w:rPr>
          <w:delText xml:space="preserve"> </w:delText>
        </w:r>
      </w:del>
      <w:r>
        <w:rPr>
          <w:rtl/>
        </w:rPr>
        <w:t xml:space="preserve">המנחות והנזירות קריבין בבמת יחיד - דברי </w:t>
      </w:r>
      <w:r>
        <w:rPr>
          <w:rStyle w:val="2fb"/>
          <w:rtl/>
        </w:rPr>
        <w:t xml:space="preserve">ר"מ</w:t>
      </w:r>
      <w:r>
        <w:rPr>
          <w:rtl/>
        </w:rPr>
        <w:t xml:space="preserve">! סמי מכאן נזירות</w:t>
      </w:r>
      <w:ins w:id="91794" w:author="מנוע מכני" w:date="2026-10-11T12:04:39Z">
        <w:r>
          <w:rPr>
            <w:rtl/>
          </w:rPr>
          <w:t xml:space="preserve">,</w:t>
        </w:r>
      </w:ins>
      <w:del w:id="91795" w:author="מנוע מכני" w:date="2026-10-11T12:04:39Z">
        <w:r>
          <w:rPr>
            <w:rtl/>
          </w:rPr>
          <w:delText xml:space="preserve">;</w:delText>
        </w:r>
      </w:del>
    </w:p>
    <w:p w:rsidR="00E403F0" w:rsidRPr="00AD695E" w:rsidRDefault="00E403F0" w:rsidP="00E403F0">
      <w:pPr>
        <w:rPr>
          <w:rtl/>
        </w:rPr>
      </w:pPr>
    </w:p>
    <w:p w:rsidR="00E403F0" w:rsidRPr="00AD695E" w:rsidRDefault="00E403F0" w:rsidP="00E403F0">
      <w:pPr>
        <w:rPr>
          <w:rtl/>
        </w:rPr>
      </w:pPr>
      <w:r>
        <w:rPr>
          <w:rtl/>
        </w:rPr>
        <w:t xml:space="preserve">מי </w:t>
      </w:r>
      <w:ins w:id="90496" w:author="מנוע מכני" w:date="2026-10-11T12:04:39Z">
        <w:r>
          <w:rPr>
            <w:rtl/>
          </w:rPr>
          <w:t xml:space="preserve">יש</w:t>
        </w:r>
      </w:ins>
      <w:del w:id="90497" w:author="מנוע מכני" w:date="2026-10-11T12:04:39Z">
        <w:r>
          <w:rPr>
            <w:rtl/>
          </w:rPr>
          <w:delText xml:space="preserve">איכא</w:delText>
        </w:r>
      </w:del>
      <w:r>
        <w:rPr>
          <w:rtl/>
        </w:rPr>
        <w:t xml:space="preserve"> </w:t>
      </w:r>
      <w:r>
        <w:rPr>
          <w:rtl/>
        </w:rPr>
        <w:t xml:space="preserve">למ"ד</w:t>
      </w:r>
      <w:r>
        <w:rPr>
          <w:rtl/>
        </w:rPr>
        <w:t xml:space="preserve"> דנזיר </w:t>
      </w:r>
      <w:ins w:id="90498" w:author="מנוע מכני" w:date="2026-10-11T12:04:39Z">
        <w:r>
          <w:rPr>
            <w:rtl/>
          </w:rPr>
          <w:t xml:space="preserve">לא</w:t>
        </w:r>
      </w:ins>
      <w:del w:id="90499" w:author="מנוע מכני" w:date="2026-10-11T12:04:39Z">
        <w:r>
          <w:rPr>
            <w:rtl/>
          </w:rPr>
          <w:delText xml:space="preserve">לאו</w:delText>
        </w:r>
      </w:del>
      <w:r>
        <w:rPr>
          <w:rtl/>
        </w:rPr>
        <w:t xml:space="preserve"> נידר ונידב הוא? </w:t>
      </w:r>
    </w:p>
    <w:p>
      <w:pPr>
        <w:pStyle w:val="afffff8"/>
        <w:rPr>
          <w:ins w:id="90145" w:author="קלוד" w:date="2026-10-11T12:25:27Z"/>
        </w:rPr>
      </w:pPr>
      <w:ins w:id="90146" w:author="קלוד" w:date="2026-10-11T12:25:27Z">
        <w:r>
          <w:rPr>
            <w:color w:val="7B3F00"/>
          </w:rPr>
          <w:t xml:space="preserve">נדרו של אבשלום - להקריב בחברון</w:t>
        </w:r>
      </w:ins>
    </w:p>
    <w:p>
      <w:pPr>
        <w:pStyle w:val="38"/>
        <w:rPr>
          <w:ins w:id="93406" w:author="מנוע מכני" w:date="2026-10-11T12:04:39Z"/>
        </w:rPr>
      </w:pPr>
      <w:r>
        <w:t xml:space="preserve">והך</w:t>
      </w:r>
    </w:p>
    <w:p w:rsidR="00E403F0" w:rsidRPr="00AD695E" w:rsidRDefault="00E403F0" w:rsidP="00E403F0">
      <w:pPr>
        <w:rPr>
          <w:rtl/>
        </w:rPr>
      </w:pPr>
      <w:del w:id="93407" w:author="מנוע מכני" w:date="2026-10-11T12:04:39Z">
        <w:r>
          <w:rPr>
            <w:rFonts w:hint="cs"/>
            <w:rtl/>
          </w:rPr>
          <w:delText xml:space="preserve"> </w:delText>
        </w:r>
      </w:del>
      <w:r>
        <w:rPr>
          <w:rFonts w:hint="cs"/>
          <w:rtl/>
        </w:rPr>
        <w:t xml:space="preserve">ד'</w:t>
      </w:r>
      <w:r>
        <w:rPr>
          <w:rStyle w:val="afffff0"/>
          <w:rtl/>
        </w:rPr>
        <w:t xml:space="preserve">מקץ ארבעים שנה ויאמר אבשלום אל המלך אלכה נא ואשלם את נדרי אשר נדרתי לה</w:t>
      </w:r>
      <w:r>
        <w:rPr>
          <w:rtl/>
        </w:rPr>
        <w:t xml:space="preserve">' בחברון כי נדר נדר עבדך וגו', </w:t>
      </w:r>
      <w:r>
        <w:rPr>
          <w:rFonts w:hint="cs"/>
          <w:rtl/>
        </w:rPr>
        <w:t xml:space="preserve">- </w:t>
      </w:r>
      <w:ins w:id="90500" w:author="מנוע מכני" w:date="2026-10-11T12:04:39Z">
        <w:r>
          <w:rPr>
            <w:rFonts w:hint="cs"/>
            <w:rtl/>
          </w:rPr>
          <w:t xml:space="preserve">לא</w:t>
        </w:r>
      </w:ins>
      <w:del w:id="90501" w:author="מנוע מכני" w:date="2026-10-11T12:04:39Z">
        <w:r>
          <w:rPr>
            <w:rFonts w:hint="cs"/>
            <w:rtl/>
          </w:rPr>
          <w:delText xml:space="preserve">לאו</w:delText>
        </w:r>
      </w:del>
      <w:r>
        <w:rPr>
          <w:rFonts w:hint="cs"/>
          <w:rtl/>
        </w:rPr>
        <w:t xml:space="preserve"> אקרבן אלא </w:t>
      </w:r>
      <w:r>
        <w:rPr>
          <w:rtl/>
        </w:rPr>
        <w:t xml:space="preserve">אעיקר נדרו </w:t>
      </w:r>
      <w:r>
        <w:rPr>
          <w:rtl/>
        </w:rPr>
        <w:t xml:space="preserve">אמר</w:t>
      </w:r>
      <w:r>
        <w:rPr>
          <w:rtl/>
        </w:rPr>
        <w:t xml:space="preserve">.</w:t>
      </w:r>
    </w:p>
    <w:p>
      <w:pPr>
        <w:pStyle w:val="38"/>
        <w:rPr>
          <w:ins w:id="93408" w:author="מנוע מכני" w:date="2026-10-11T12:04:39Z"/>
        </w:rPr>
      </w:pPr>
      <w:r>
        <w:t xml:space="preserve">ויקשה</w:t>
      </w:r>
    </w:p>
    <w:p w:rsidR="00E403F0" w:rsidRPr="00AD695E" w:rsidRDefault="00E403F0" w:rsidP="00E403F0">
      <w:pPr>
        <w:rPr>
          <w:rtl/>
        </w:rPr>
      </w:pPr>
      <w:del w:id="93409" w:author="מנוע מכני" w:date="2026-10-11T12:04:39Z">
        <w:r>
          <w:rPr>
            <w:rFonts w:hint="cs"/>
            <w:rtl/>
          </w:rPr>
          <w:delText xml:space="preserve"> </w:delText>
        </w:r>
      </w:del>
      <w:ins w:id="90502" w:author="מנוע מכני" w:date="2026-10-11T12:04:39Z">
        <w:r>
          <w:rPr>
            <w:rFonts w:hint="cs"/>
            <w:rtl/>
          </w:rPr>
          <w:t xml:space="preserve">שהרי</w:t>
        </w:r>
      </w:ins>
      <w:del w:id="90503" w:author="מנוע מכני" w:date="2026-10-11T12:04:39Z">
        <w:r>
          <w:rPr>
            <w:rFonts w:hint="cs"/>
            <w:rtl/>
          </w:rPr>
          <w:delText xml:space="preserve">דהא</w:delText>
        </w:r>
      </w:del>
      <w:r>
        <w:rPr>
          <w:rFonts w:hint="cs"/>
          <w:rtl/>
        </w:rPr>
        <w:t xml:space="preserve"> </w:t>
      </w:r>
      <w:r>
        <w:rPr>
          <w:rtl/>
        </w:rPr>
        <w:t xml:space="preserve">עיקר נדרו </w:t>
      </w:r>
      <w:r>
        <w:rPr>
          <w:rFonts w:hint="cs"/>
          <w:rtl/>
        </w:rPr>
        <w:t xml:space="preserve">היה בגשור ולא בחברון </w:t>
      </w:r>
    </w:p>
    <w:p>
      <w:pPr>
        <w:pStyle w:val="38"/>
        <w:rPr>
          <w:ins w:id="93410" w:author="מנוע מכני" w:date="2026-10-11T12:04:39Z"/>
        </w:rPr>
      </w:pPr>
      <w:r w:rsidRPr="00E87E21">
        <w:t xml:space="preserve">ואין לומר</w:t>
      </w:r>
    </w:p>
    <w:p w:rsidR="00E403F0" w:rsidRPr="00E87E21" w:rsidRDefault="00E403F0" w:rsidP="00E403F0">
      <w:pPr>
        <w:rPr>
          <w:spacing w:val="-6"/>
          <w:rtl/>
        </w:rPr>
      </w:pPr>
      <w:del w:id="93411" w:author="מנוע מכני" w:date="2026-10-11T12:04:39Z">
        <w:r w:rsidRPr="00E87E21">
          <w:rPr>
            <w:rFonts w:hint="cs"/>
            <w:spacing w:val="-6"/>
            <w:rtl/>
          </w:rPr>
          <w:delText xml:space="preserve"> </w:delText>
        </w:r>
      </w:del>
      <w:r w:rsidRPr="00E87E21">
        <w:rPr>
          <w:rFonts w:hint="cs"/>
          <w:spacing w:val="-6"/>
          <w:rtl/>
        </w:rPr>
        <w:t xml:space="preserve">ד</w:t>
      </w:r>
      <w:r w:rsidRPr="00E87E21">
        <w:rPr>
          <w:spacing w:val="-6"/>
          <w:rtl/>
        </w:rPr>
        <w:t xml:space="preserve">אבשלום </w:t>
      </w:r>
      <w:r w:rsidRPr="00E87E21">
        <w:rPr>
          <w:rFonts w:hint="cs"/>
          <w:spacing w:val="-6"/>
          <w:rtl/>
        </w:rPr>
        <w:t xml:space="preserve">הלך רק </w:t>
      </w:r>
      <w:r w:rsidRPr="00E87E21">
        <w:rPr>
          <w:spacing w:val="-6"/>
          <w:rtl/>
        </w:rPr>
        <w:t>להביא כבשים מחברון.</w:t>
      </w:r>
      <w:r w:rsidRPr="00E87E21">
        <w:rPr>
          <w:rFonts w:hint="cs"/>
          <w:spacing w:val="-6"/>
          <w:rtl/>
        </w:rPr>
        <w:t xml:space="preserve"> </w:t>
      </w:r>
      <w:ins w:id="92246" w:author="מנוע מכני" w:date="2026-10-11T12:04:39Z">
        <w:r>
          <w:rPr>
            <w:rFonts w:hint="cs"/>
            <w:spacing w:val="-6"/>
            <w:rtl/>
          </w:rPr>
          <w:t xml:space="preserve">דאם </w:t>
        </w:r>
      </w:ins>
      <w:del w:id="92247" w:author="מנוע מכני" w:date="2026-10-11T12:04:39Z">
        <w:r w:rsidRPr="00E87E21">
          <w:rPr>
            <w:rFonts w:hint="cs"/>
            <w:spacing w:val="-6"/>
            <w:rtl/>
          </w:rPr>
          <w:delText xml:space="preserve">דאי </w:delText>
        </w:r>
      </w:del>
      <w:r w:rsidRPr="00E87E21">
        <w:rPr>
          <w:rFonts w:hint="cs"/>
          <w:spacing w:val="-6"/>
          <w:rtl/>
        </w:rPr>
        <w:t xml:space="preserve">להקריב וכי עזב </w:t>
      </w:r>
      <w:r w:rsidRPr="00E87E21">
        <w:rPr>
          <w:spacing w:val="-6"/>
          <w:rtl/>
        </w:rPr>
        <w:t xml:space="preserve">ירושלים </w:t>
      </w:r>
      <w:r w:rsidRPr="00E87E21">
        <w:rPr>
          <w:rFonts w:hint="cs"/>
          <w:spacing w:val="-6"/>
          <w:rtl/>
        </w:rPr>
        <w:t xml:space="preserve">להקריב </w:t>
      </w:r>
      <w:r w:rsidRPr="00E87E21">
        <w:rPr>
          <w:spacing w:val="-6"/>
          <w:rtl/>
        </w:rPr>
        <w:t xml:space="preserve">בחברון? </w:t>
      </w:r>
    </w:p>
    <w:p w:rsidR="00E403F0" w:rsidRPr="00AD695E" w:rsidRDefault="00E403F0" w:rsidP="00E403F0">
      <w:pPr>
        <w:pStyle w:val="affffb"/>
      </w:pPr>
      <w:r>
        <w:rPr>
          <w:rtl/>
        </w:rPr>
        <w:t xml:space="preserve">- </w:t>
      </w:r>
      <w:r>
        <w:rPr>
          <w:rFonts w:hint="cs"/>
          <w:rtl/>
        </w:rPr>
        <w:t>דא</w:t>
      </w:r>
      <w:r>
        <w:rPr>
          <w:rtl/>
        </w:rPr>
        <w:t>"</w:t>
      </w:r>
      <w:r>
        <w:rPr>
          <w:rFonts w:hint="cs"/>
          <w:rtl/>
        </w:rPr>
        <w:t>ה היה צ</w:t>
      </w:r>
      <w:r>
        <w:rPr>
          <w:rtl/>
        </w:rPr>
        <w:t>"</w:t>
      </w:r>
      <w:r>
        <w:rPr>
          <w:rFonts w:hint="cs"/>
          <w:rtl/>
        </w:rPr>
        <w:t xml:space="preserve">ל '</w:t>
      </w:r>
      <w:r>
        <w:rPr>
          <w:rStyle w:val="afffff0"/>
          <w:rFonts w:hint="cs"/>
          <w:rtl/>
        </w:rPr>
        <w:t xml:space="preserve">אשר נדרת לה</w:t>
      </w:r>
      <w:r>
        <w:rPr>
          <w:rFonts w:hint="cs"/>
          <w:rtl/>
        </w:rPr>
        <w:t xml:space="preserve">' מחברון' </w:t>
      </w:r>
      <w:r w:rsidRPr="00217260">
        <w:rPr>
          <w:rFonts w:hint="cs"/>
          <w:bCs/>
          <w:rtl/>
        </w:rPr>
        <w:t>אלא לעולם להקריב</w:t>
      </w:r>
      <w:r>
        <w:rPr>
          <w:rFonts w:hint="cs"/>
          <w:rtl/>
        </w:rPr>
        <w:t xml:space="preserve"> </w:t>
      </w:r>
    </w:p>
    <w:p w:rsidR="00E403F0" w:rsidRPr="00AD695E" w:rsidRDefault="00E403F0" w:rsidP="00E403F0">
      <w:pPr>
        <w:pStyle w:val="affffb"/>
        <w:rPr>
          <w:rtl/>
        </w:rPr>
      </w:pPr>
      <w:r>
        <w:rPr>
          <w:rtl/>
        </w:rPr>
        <w:lastRenderedPageBreak/>
        <w:t xml:space="preserve">- </w:t>
      </w:r>
      <w:r>
        <w:rPr>
          <w:rFonts w:hint="cs"/>
          <w:rtl/>
        </w:rPr>
        <w:t xml:space="preserve">וכיוון שהותרו הבמות בכל מקום שרוצים שבק ירושלים והלך לחברון </w:t>
      </w:r>
    </w:p>
    <w:p w:rsidR="00E403F0" w:rsidRPr="00AD695E" w:rsidRDefault="00E403F0" w:rsidP="00E403F0">
      <w:pPr>
        <w:rPr>
          <w:rtl/>
        </w:rPr>
      </w:pPr>
    </w:p>
    <w:p>
      <w:pPr>
        <w:pStyle w:val="38"/>
        <w:rPr>
          <w:ins w:id="93412" w:author="מנוע מכני" w:date="2026-10-11T12:04:39Z"/>
        </w:rPr>
      </w:pPr>
      <w:del w:id="90066" w:author="מנוע מכני" w:date="2026-10-11T12:04:39Z">
        <w:r>
          <w:delText xml:space="preserve"> </w:delText>
        </w:r>
      </w:del>
      <w:r>
        <w:t xml:space="preserve">ארבעים שנה למאן?</w:t>
      </w:r>
    </w:p>
    <w:p w:rsidR="00E403F0" w:rsidRPr="00AD695E" w:rsidRDefault="00E403F0" w:rsidP="00E403F0">
      <w:pPr>
        <w:rPr>
          <w:rtl/>
        </w:rPr>
      </w:pPr>
      <w:del w:id="93413" w:author="מנוע מכני" w:date="2026-10-11T12:04:39Z">
        <w:r>
          <w:rPr>
            <w:rtl/>
          </w:rPr>
          <w:delText xml:space="preserve"> </w:delText>
        </w:r>
      </w:del>
      <w:r>
        <w:rPr>
          <w:rtl/>
        </w:rPr>
        <w:t xml:space="preserve">תניא</w:t>
      </w:r>
      <w:r>
        <w:rPr>
          <w:rtl/>
        </w:rPr>
        <w:t xml:space="preserve">, </w:t>
      </w:r>
      <w:r>
        <w:rPr>
          <w:rStyle w:val="2fb"/>
          <w:rtl/>
        </w:rPr>
        <w:t xml:space="preserve">ר"</w:t>
      </w:r>
      <w:r>
        <w:rPr>
          <w:rStyle w:val="2fb"/>
          <w:rFonts w:hint="cs"/>
          <w:rtl/>
        </w:rPr>
        <w:t xml:space="preserve">נ</w:t>
      </w:r>
      <w:r>
        <w:rPr>
          <w:rFonts w:hint="cs"/>
          <w:rtl/>
        </w:rPr>
        <w:t xml:space="preserve"> </w:t>
      </w:r>
      <w:r>
        <w:rPr>
          <w:rStyle w:val="2fb"/>
          <w:rFonts w:hint="cs"/>
          <w:rtl/>
        </w:rPr>
        <w:t xml:space="preserve">מרי</w:t>
      </w:r>
      <w:r>
        <w:rPr>
          <w:rStyle w:val="2fb"/>
          <w:rtl/>
        </w:rPr>
        <w:t>"</w:t>
      </w:r>
      <w:r>
        <w:rPr>
          <w:rStyle w:val="2fb"/>
          <w:rFonts w:hint="cs"/>
          <w:rtl/>
        </w:rPr>
        <w:t xml:space="preserve">ה</w:t>
      </w:r>
      <w:ins w:id="92140" w:author="מנוע מכני" w:date="2026-10-11T12:04:39Z">
        <w:r>
          <w:rPr>
            <w:rFonts w:hint="cs"/>
            <w:rtl/>
          </w:rPr>
          <w:t xml:space="preserve">:</w:t>
        </w:r>
      </w:ins>
      <w:del w:id="92141" w:author="מנוע מכני" w:date="2026-10-11T12:04:39Z">
        <w:r>
          <w:rPr>
            <w:rFonts w:hint="cs"/>
            <w:rtl/>
          </w:rPr>
          <w:delText xml:space="preserve"> </w:delText>
        </w:r>
        <w:r>
          <w:rPr>
            <w:rtl/>
          </w:rPr>
          <w:delText xml:space="preserve">:</w:delText>
        </w:r>
      </w:del>
      <w:r>
        <w:rPr>
          <w:rtl/>
        </w:rPr>
        <w:t xml:space="preserve"> </w:t>
      </w:r>
      <w:r>
        <w:rPr>
          <w:rFonts w:hint="cs"/>
          <w:rtl/>
        </w:rPr>
        <w:t>'</w:t>
      </w:r>
      <w:r>
        <w:rPr>
          <w:rtl/>
        </w:rPr>
        <w:t>מקץ ארבעים שנה ששאלו להם מלך</w:t>
      </w:r>
      <w:r>
        <w:rPr>
          <w:rFonts w:hint="cs"/>
          <w:rtl/>
        </w:rPr>
        <w:t>'</w:t>
      </w:r>
      <w:r>
        <w:rPr>
          <w:rtl/>
        </w:rPr>
        <w:t>.</w:t>
      </w:r>
    </w:p>
    <w:p>
      <w:pPr>
        <w:pStyle w:val="38"/>
        <w:rPr>
          <w:ins w:id="93414" w:author="מנוע מכני" w:date="2026-10-11T12:04:39Z"/>
        </w:rPr>
      </w:pPr>
      <w:r>
        <w:t xml:space="preserve">דתניא</w:t>
      </w:r>
      <w:r>
        <w:t xml:space="preserve">:</w:t>
      </w:r>
    </w:p>
    <w:p w:rsidR="00E403F0" w:rsidRPr="00AD695E" w:rsidRDefault="00E403F0" w:rsidP="00E403F0">
      <w:pPr>
        <w:rPr>
          <w:rtl/>
        </w:rPr>
      </w:pPr>
      <w:del w:id="93415" w:author="מנוע מכני" w:date="2026-10-11T12:04:39Z">
        <w:r>
          <w:rPr>
            <w:rtl/>
          </w:rPr>
          <w:delText xml:space="preserve"> </w:delText>
        </w:r>
      </w:del>
      <w:r>
        <w:rPr>
          <w:rtl/>
        </w:rPr>
        <w:t xml:space="preserve">אותה שנה ששאלו להם מלך, אותה שנה עשירית של </w:t>
      </w:r>
      <w:r>
        <w:rPr>
          <w:rStyle w:val="2fb"/>
          <w:rtl/>
        </w:rPr>
        <w:t xml:space="preserve">שמואל</w:t>
      </w:r>
      <w:r>
        <w:rPr>
          <w:rtl/>
        </w:rPr>
        <w:t xml:space="preserve"> היתה.</w:t>
      </w:r>
    </w:p>
    <w:p w:rsidR="00E403F0" w:rsidRPr="00AD695E" w:rsidRDefault="00E403F0" w:rsidP="00E403F0">
      <w:pPr>
        <w:pStyle w:val="afff3"/>
        <w:framePr w:wrap="around"/>
        <w:spacing w:line="240" w:lineRule="exact"/>
        <w:rPr>
          <w:rtl/>
        </w:rPr>
      </w:pPr>
      <w:r w:rsidRPr="009239E9">
        <w:rPr>
          <w:rFonts w:hint="cs"/>
          <w:szCs w:val="18"/>
          <w:rtl/>
        </w:rPr>
        <w:t xml:space="preserve">טו. </w:t>
      </w:r>
    </w:p>
    <w:p w:rsidR="00E403F0" w:rsidRPr="00AD695E" w:rsidRDefault="00E403F0" w:rsidP="00E403F0">
      <w:pPr>
        <w:rPr>
          <w:rtl/>
        </w:rPr>
      </w:pPr>
      <w:r>
        <w:rPr>
          <w:rtl/>
        </w:rPr>
        <w:t xml:space="preserve">עשר שנים מלך </w:t>
      </w:r>
      <w:r>
        <w:rPr>
          <w:rStyle w:val="2fb"/>
          <w:rtl/>
        </w:rPr>
        <w:t xml:space="preserve">שמואל</w:t>
      </w:r>
      <w:r>
        <w:rPr>
          <w:rtl/>
        </w:rPr>
        <w:t xml:space="preserve"> בעצמו, שנה אחת שמלך שאול </w:t>
      </w:r>
      <w:r>
        <w:rPr>
          <w:rStyle w:val="2fb"/>
          <w:rtl/>
        </w:rPr>
        <w:t xml:space="preserve">ושמואל</w:t>
      </w:r>
      <w:r>
        <w:rPr>
          <w:rtl/>
        </w:rPr>
        <w:t xml:space="preserve">, </w:t>
      </w:r>
    </w:p>
    <w:p w:rsidR="00E403F0" w:rsidRPr="00AD695E" w:rsidRDefault="00E403F0" w:rsidP="00E403F0">
      <w:pPr>
        <w:rPr>
          <w:rtl/>
        </w:rPr>
      </w:pPr>
      <w:r>
        <w:rPr>
          <w:rtl/>
        </w:rPr>
        <w:t>ושתים שמלך שאול בעצמו, ושלשים ושבע שמלך דוד.</w:t>
      </w:r>
    </w:p>
    <w:p w:rsidR="00E403F0" w:rsidRPr="00AD695E" w:rsidRDefault="00E403F0" w:rsidP="00E403F0">
      <w:pPr>
        <w:jc w:val="center"/>
        <w:rPr>
          <w:rtl/>
        </w:rPr>
      </w:pPr>
      <w:r w:rsidRPr="00E5675B">
        <w:rPr>
          <w:rFonts w:ascii="BA חניכי הישיבות" w:hAnsi="BA חניכי הישיבות" w:cs="BA חניכי הישיבות"/>
          <w:rtl/>
        </w:rPr>
        <w:t>׻</w:t>
      </w:r>
    </w:p>
    <w:p>
      <w:pPr>
        <w:pStyle w:val="MishnaBatzad"/>
        <w:rPr>
          <w:ins w:id="20133" w:author="קלוד" w:date="2026-10-11T09:07:18Z"/>
        </w:rPr>
      </w:pPr>
      <w:ins w:id="20132" w:author="קלוד" w:date="2026-10-11T09:07:18Z">
        <w:r>
          <w:t xml:space="preserve">משנה ה</w:t>
        </w:r>
      </w:ins>
    </w:p>
    <w:p w:rsidR="00E403F0" w:rsidRPr="00D65BEC" w:rsidRDefault="00E403F0" w:rsidP="00E403F0">
      <w:pPr>
        <w:pStyle w:val="afff9"/>
        <w:rPr>
          <w:del w:id="20073" w:author="קלוד" w:date="2026-10-11T09:07:18Z"/>
          <w:rtl/>
        </w:rPr>
      </w:pPr>
      <w:del w:id="20072" w:author="קלוד" w:date="2026-10-11T09:07:18Z">
        <w:r w:rsidRPr="00D65BEC">
          <w:rPr>
            <w:rtl/>
          </w:rPr>
          <w:delText xml:space="preserve">מתני'.</w:delText>
        </w:r>
      </w:del>
    </w:p>
    <w:p w:rsidR="00E403F0" w:rsidRPr="00D65BEC" w:rsidRDefault="00E403F0" w:rsidP="00E403F0">
      <w:pPr>
        <w:pStyle w:val="afff9"/>
        <w:spacing w:before="120"/>
        <w:rPr>
          <w:rtl/>
        </w:rPr>
        <w:pPrChange w:id="90009" w:author="קלוד" w:date="2026-10-11T12:09:42Z">
          <w:pPr>
            <w:pStyle w:val="afff9"/>
          </w:pPr>
        </w:pPrChange>
      </w:pPr>
      <w:r w:rsidRPr="00D65BEC">
        <w:rPr>
          <w:rtl/>
        </w:rPr>
        <w:t>חטאת היחיד שכפרו בעליה - מתה, ושל צבור - אינה מתה.</w:t>
      </w:r>
    </w:p>
    <w:p w:rsidR="00E403F0" w:rsidRPr="00D65BEC" w:rsidRDefault="00E403F0" w:rsidP="00E403F0">
      <w:pPr>
        <w:pStyle w:val="afff9"/>
        <w:rPr>
          <w:rtl/>
        </w:rPr>
      </w:pPr>
      <w:r>
        <w:rPr>
          <w:rStyle w:val="TanaimMishna"/>
          <w:rtl/>
          <w:rPrChange w:id="20003" w:author="קלוד" w:date="2026-10-11T09:07:18Z">
            <w:rPr>
              <w:rtl/>
            </w:rPr>
          </w:rPrChange>
        </w:rPr>
        <w:t xml:space="preserve">רבי יהודה</w:t>
      </w:r>
      <w:r>
        <w:rPr>
          <w:rtl/>
        </w:rPr>
        <w:t xml:space="preserve"> אומר</w:t>
      </w:r>
      <w:r>
        <w:rPr>
          <w:rStyle w:val="TanaimMishna"/>
          <w:rtl/>
          <w:rPrChange w:id="95262" w:author="Claude" w:date="2026-10-11T09:08:06Z">
            <w:rPr>
              <w:rtl/>
            </w:rPr>
          </w:rPrChange>
        </w:rPr>
        <w:t xml:space="preserve">:</w:t>
      </w:r>
      <w:r>
        <w:rPr>
          <w:rtl/>
        </w:rPr>
        <w:t xml:space="preserve"> תמות.</w:t>
      </w:r>
    </w:p>
    <w:p w:rsidR="00E403F0" w:rsidRPr="00D65BEC" w:rsidRDefault="00E403F0" w:rsidP="00E403F0">
      <w:pPr>
        <w:pStyle w:val="afff9"/>
        <w:rPr>
          <w:rtl/>
        </w:rPr>
      </w:pPr>
      <w:r>
        <w:rPr>
          <w:rStyle w:val="TanaimMishna"/>
          <w:rtl/>
          <w:rPrChange w:id="95263" w:author="Claude" w:date="2026-10-11T09:08:06Z">
            <w:rPr>
              <w:rtl/>
            </w:rPr>
          </w:rPrChange>
        </w:rPr>
        <w:t xml:space="preserve">ר"ש</w:t>
      </w:r>
      <w:r>
        <w:rPr>
          <w:rtl/>
        </w:rPr>
        <w:t xml:space="preserve"> אומר</w:t>
      </w:r>
      <w:r>
        <w:rPr>
          <w:rStyle w:val="TanaimMishna"/>
          <w:rtl/>
          <w:rPrChange w:id="95264" w:author="Claude" w:date="2026-10-11T09:08:06Z">
            <w:rPr>
              <w:rtl/>
            </w:rPr>
          </w:rPrChange>
        </w:rPr>
        <w:t xml:space="preserve">:</w:t>
      </w:r>
      <w:r>
        <w:rPr>
          <w:rtl/>
        </w:rPr>
        <w:t xml:space="preserve"> מה מצינו בולד חטאת, ובתמורת חטאת, </w:t>
      </w:r>
    </w:p>
    <w:p w:rsidR="00E403F0" w:rsidRPr="00D65BEC" w:rsidRDefault="00E403F0" w:rsidP="00E403F0">
      <w:pPr>
        <w:pStyle w:val="afff9"/>
        <w:rPr>
          <w:rtl/>
        </w:rPr>
      </w:pPr>
      <w:r w:rsidRPr="00D65BEC">
        <w:rPr>
          <w:rtl/>
        </w:rPr>
        <w:t xml:space="preserve">ובחטאת שמתו בעליה - דברים אמורים ביחיד ולא בצבור, </w:t>
      </w:r>
    </w:p>
    <w:p w:rsidR="00E403F0" w:rsidRPr="00D65BEC" w:rsidRDefault="00E403F0" w:rsidP="00E403F0">
      <w:pPr>
        <w:pStyle w:val="afff9"/>
        <w:rPr>
          <w:rtl/>
        </w:rPr>
      </w:pPr>
      <w:r w:rsidRPr="00D65BEC">
        <w:rPr>
          <w:rtl/>
        </w:rPr>
        <w:t>אף שכפרו בעליה ועיברה שנתה - ביחיד דברים אמורים, ולא בציבור.</w:t>
      </w:r>
    </w:p>
    <w:p w:rsidR="00E403F0" w:rsidRPr="00AD695E" w:rsidRDefault="00E403F0" w:rsidP="00E403F0">
      <w:pPr>
        <w:jc w:val="center"/>
        <w:rPr>
          <w:rtl/>
        </w:rPr>
      </w:pPr>
      <w:r w:rsidRPr="00E5675B">
        <w:rPr>
          <w:rFonts w:ascii="BA חניכי הישיבות" w:hAnsi="BA חניכי הישיבות" w:cs="BA חניכי הישיבות"/>
          <w:rtl/>
        </w:rPr>
        <w:t>׻</w:t>
      </w:r>
    </w:p>
    <w:p>
      <w:pPr>
        <w:pStyle w:val="afffff8"/>
        <w:rPr>
          <w:ins w:id="90143" w:author="קלוד" w:date="2026-10-11T12:25:27Z"/>
        </w:rPr>
      </w:pPr>
      <w:ins w:id="90144" w:author="קלוד" w:date="2026-10-11T12:25:27Z">
        <w:r>
          <w:rPr>
            <w:color w:val="7B3F00"/>
          </w:rPr>
          <w:t xml:space="preserve">חטאת שאבדה ונמצאה - האחת מביא, והשניה תרעה או תמות</w:t>
        </w:r>
      </w:ins>
    </w:p>
    <w:p>
      <w:pPr>
        <w:pStyle w:val="38"/>
        <w:rPr>
          <w:ins w:id="93416" w:author="מנוע מכני" w:date="2026-10-11T12:04:39Z"/>
        </w:rPr>
      </w:pPr>
      <w:r w:rsidRPr="00217260">
        <w:t>ת"ר</w:t>
      </w:r>
      <w:r>
        <w:t xml:space="preserve">:</w:t>
      </w:r>
    </w:p>
    <w:p w:rsidR="00E403F0" w:rsidRPr="00AD695E" w:rsidRDefault="00E403F0" w:rsidP="00E403F0">
      <w:pPr>
        <w:rPr>
          <w:rtl/>
        </w:rPr>
      </w:pPr>
      <w:del w:id="93417" w:author="מנוע מכני" w:date="2026-10-11T12:04:39Z">
        <w:r>
          <w:rPr>
            <w:rtl/>
          </w:rPr>
          <w:delText xml:space="preserve"> </w:delText>
        </w:r>
      </w:del>
      <w:r>
        <w:rPr>
          <w:rtl/>
        </w:rPr>
        <w:t xml:space="preserve">מהו אומר חטאת יביא? מנין למקדיש חטאתו ואבדה, והפריש אחרת תחתיה, ונמצאת הראשונה קיימת, והרי שתיהן עומדות, מנין שאיזו מהן שירצה יביא </w:t>
      </w:r>
    </w:p>
    <w:p w:rsidR="00E403F0" w:rsidRPr="00AD695E" w:rsidRDefault="00E403F0" w:rsidP="00E403F0">
      <w:pPr>
        <w:rPr>
          <w:rtl/>
        </w:rPr>
      </w:pPr>
      <w:r>
        <w:rPr>
          <w:rtl/>
        </w:rPr>
        <w:t xml:space="preserve">- </w:t>
      </w:r>
      <w:r>
        <w:rPr>
          <w:rtl/>
        </w:rPr>
        <w:t xml:space="preserve">ת"ל</w:t>
      </w:r>
      <w:r>
        <w:rPr>
          <w:rtl/>
        </w:rPr>
        <w:t xml:space="preserve"> </w:t>
      </w:r>
      <w:r>
        <w:rPr>
          <w:rFonts w:hint="cs"/>
          <w:rtl/>
        </w:rPr>
        <w:t>'</w:t>
      </w:r>
      <w:ins w:id="90407" w:author="Claude - סמנטי" w:date="2026-10-11T12:20:38Z">
        <w:r>
          <w:rPr>
            <w:rStyle w:val="afffff0"/>
            <w:rtl/>
          </w:rPr>
          <w:t xml:space="preserve">חַטָּאת</w:t>
        </w:r>
      </w:ins>
      <w:del w:id="90408" w:author="Claude - סמנטי" w:date="2026-10-11T12:20:38Z">
        <w:r>
          <w:rPr>
            <w:rtl/>
          </w:rPr>
          <w:delText xml:space="preserve">חטאת</w:delText>
        </w:r>
      </w:del>
      <w:r>
        <w:rPr>
          <w:rFonts w:hint="cs"/>
          <w:rtl/>
        </w:rPr>
        <w:t>'</w:t>
      </w:r>
      <w:r>
        <w:rPr>
          <w:rtl/>
        </w:rPr>
        <w:t xml:space="preserve">, יכול יביא שתיהן - </w:t>
      </w:r>
      <w:r>
        <w:rPr>
          <w:rtl/>
        </w:rPr>
        <w:t xml:space="preserve">ת"ל</w:t>
      </w:r>
      <w:r>
        <w:rPr>
          <w:rtl/>
        </w:rPr>
        <w:t xml:space="preserve"> </w:t>
      </w:r>
      <w:r>
        <w:rPr>
          <w:rFonts w:hint="cs"/>
          <w:rtl/>
        </w:rPr>
        <w:t>'</w:t>
      </w:r>
      <w:r>
        <w:rPr>
          <w:rStyle w:val="afffff0"/>
          <w:rtl/>
        </w:rPr>
        <w:t>יביאנה</w:t>
      </w:r>
      <w:r>
        <w:rPr>
          <w:rFonts w:hint="cs"/>
          <w:rtl/>
        </w:rPr>
        <w:t>'</w:t>
      </w:r>
      <w:r>
        <w:rPr>
          <w:rtl/>
        </w:rPr>
        <w:t xml:space="preserve"> - אחת ולא שתים.</w:t>
      </w:r>
    </w:p>
    <w:p w:rsidR="00E403F0" w:rsidRPr="00AD695E" w:rsidRDefault="00E403F0" w:rsidP="00E403F0">
      <w:pPr>
        <w:rPr>
          <w:rtl/>
        </w:rPr>
      </w:pPr>
      <w:r>
        <w:rPr>
          <w:rtl/>
        </w:rPr>
        <w:t xml:space="preserve">ואותה שניה מה תהא </w:t>
      </w:r>
      <w:ins w:id="91232" w:author="מנוע מכני" w:date="2026-10-11T12:04:39Z">
        <w:r>
          <w:rPr>
            <w:rtl/>
          </w:rPr>
          <w:t xml:space="preserve">עליו</w:t>
        </w:r>
      </w:ins>
      <w:del w:id="91233" w:author="מנוע מכני" w:date="2026-10-11T12:04:39Z">
        <w:r>
          <w:rPr>
            <w:rtl/>
          </w:rPr>
          <w:delText xml:space="preserve">עליה</w:delText>
        </w:r>
      </w:del>
      <w:r>
        <w:rPr>
          <w:rtl/>
        </w:rPr>
        <w:t xml:space="preserve">? </w:t>
      </w:r>
      <w:r>
        <w:rPr>
          <w:rStyle w:val="2fb"/>
          <w:rtl/>
        </w:rPr>
        <w:t xml:space="preserve">א</w:t>
      </w:r>
      <w:r>
        <w:rPr>
          <w:rStyle w:val="2fb"/>
          <w:rFonts w:hint="cs"/>
          <w:rtl/>
        </w:rPr>
        <w:t>רה</w:t>
      </w:r>
      <w:r>
        <w:rPr>
          <w:rStyle w:val="2fb"/>
          <w:rtl/>
        </w:rPr>
        <w:t>"</w:t>
      </w:r>
      <w:r>
        <w:rPr>
          <w:rStyle w:val="2fb"/>
          <w:rFonts w:hint="cs"/>
          <w:rtl/>
        </w:rPr>
        <w:t>מ</w:t>
      </w:r>
      <w:r>
        <w:rPr>
          <w:rtl/>
        </w:rPr>
        <w:t xml:space="preserve"> </w:t>
      </w:r>
      <w:r>
        <w:rPr>
          <w:rtl/>
        </w:rPr>
        <w:t xml:space="preserve">תניא</w:t>
      </w:r>
      <w:r>
        <w:rPr>
          <w:rtl/>
        </w:rPr>
        <w:t xml:space="preserve">, ר' יהודה אומר: תרעה, </w:t>
      </w:r>
      <w:ins w:id="90140" w:author="מנוע מכני" w:date="2026-10-11T12:04:39Z">
        <w:r>
          <w:rPr>
            <w:rStyle w:val="2fb"/>
            <w:rtl/>
          </w:rPr>
          <w:t xml:space="preserve">ר"ש</w:t>
        </w:r>
      </w:ins>
      <w:del w:id="90141" w:author="מנוע מכני" w:date="2026-10-11T12:04:39Z">
        <w:r>
          <w:rPr>
            <w:rtl/>
          </w:rPr>
          <w:delText xml:space="preserve">רבי שמעון</w:delText>
        </w:r>
      </w:del>
      <w:r>
        <w:rPr>
          <w:rtl/>
        </w:rPr>
        <w:t xml:space="preserve"> אומר: תמות.</w:t>
      </w:r>
    </w:p>
    <w:p w:rsidR="00E403F0" w:rsidRPr="00AD695E" w:rsidRDefault="00E403F0" w:rsidP="00E403F0">
      <w:pPr>
        <w:rPr>
          <w:rtl/>
        </w:rPr>
      </w:pPr>
    </w:p>
    <w:p>
      <w:pPr>
        <w:pStyle w:val="38"/>
        <w:rPr>
          <w:ins w:id="93418" w:author="מנוע מכני" w:date="2026-10-11T12:04:39Z"/>
        </w:rPr>
      </w:pPr>
      <w:r>
        <w:t>ומי א</w:t>
      </w:r>
      <w:r>
        <w:t>ר</w:t>
      </w:r>
      <w:r>
        <w:t>"</w:t>
      </w:r>
      <w:r>
        <w:t xml:space="preserve">י </w:t>
      </w:r>
      <w:r>
        <w:t xml:space="preserve">תרעה?</w:t>
      </w:r>
    </w:p>
    <w:p w:rsidR="00E403F0" w:rsidRPr="00AD695E" w:rsidRDefault="00E403F0" w:rsidP="00E403F0">
      <w:pPr>
        <w:rPr>
          <w:rtl/>
        </w:rPr>
      </w:pPr>
      <w:del w:id="93419" w:author="מנוע מכני" w:date="2026-10-11T12:04:39Z">
        <w:r>
          <w:rPr>
            <w:rtl/>
          </w:rPr>
          <w:delText xml:space="preserve"> </w:delText>
        </w:r>
      </w:del>
      <w:r>
        <w:rPr>
          <w:rtl/>
        </w:rPr>
        <w:t xml:space="preserve">והא </w:t>
      </w:r>
      <w:r>
        <w:rPr>
          <w:rStyle w:val="2fb"/>
          <w:rtl/>
        </w:rPr>
        <w:t xml:space="preserve">ר"</w:t>
      </w:r>
      <w:r>
        <w:rPr>
          <w:rStyle w:val="2fb"/>
          <w:rFonts w:hint="cs"/>
          <w:rtl/>
        </w:rPr>
        <w:t>י</w:t>
      </w:r>
      <w:r>
        <w:rPr>
          <w:rtl/>
        </w:rPr>
        <w:t xml:space="preserve">, תמות </w:t>
      </w:r>
      <w:ins w:id="90059" w:author="Claude - סמנטי" w:date="2026-10-11T12:20:38Z">
        <w:r>
          <w:rPr>
            <w:rtl/>
          </w:rPr>
          <w:t xml:space="preserve">שמענו</w:t>
        </w:r>
      </w:ins>
      <w:del w:id="90060" w:author="Claude - סמנטי" w:date="2026-10-11T12:20:38Z">
        <w:r>
          <w:rPr>
            <w:rtl/>
          </w:rPr>
          <w:delText xml:space="preserve">שמעינן</w:delText>
        </w:r>
      </w:del>
      <w:r>
        <w:rPr>
          <w:rtl/>
        </w:rPr>
        <w:t xml:space="preserve"> </w:t>
      </w:r>
      <w:ins w:id="91234" w:author="מנוע מכני" w:date="2026-10-11T12:04:39Z">
        <w:r>
          <w:rPr>
            <w:rtl/>
          </w:rPr>
          <w:t xml:space="preserve">לו</w:t>
        </w:r>
      </w:ins>
      <w:del w:id="91235" w:author="מנוע מכני" w:date="2026-10-11T12:04:39Z">
        <w:r>
          <w:rPr>
            <w:rtl/>
          </w:rPr>
          <w:delText xml:space="preserve">ליה</w:delText>
        </w:r>
      </w:del>
      <w:r>
        <w:rPr>
          <w:rtl/>
        </w:rPr>
        <w:t xml:space="preserve">! </w:t>
      </w:r>
      <w:r w:rsidRPr="00217260">
        <w:rPr>
          <w:b/>
          <w:bCs/>
          <w:rtl/>
        </w:rPr>
        <w:t>איפוך</w:t>
      </w:r>
      <w:r>
        <w:rPr>
          <w:rtl/>
        </w:rPr>
        <w:t xml:space="preserve">: </w:t>
      </w:r>
      <w:r>
        <w:rPr>
          <w:rStyle w:val="2fb"/>
          <w:rtl/>
        </w:rPr>
        <w:t xml:space="preserve">ר"</w:t>
      </w:r>
      <w:r>
        <w:rPr>
          <w:rStyle w:val="2fb"/>
          <w:rFonts w:hint="cs"/>
          <w:rtl/>
        </w:rPr>
        <w:t xml:space="preserve">י</w:t>
      </w:r>
      <w:r>
        <w:rPr>
          <w:rFonts w:hint="cs"/>
          <w:rtl/>
        </w:rPr>
        <w:t xml:space="preserve"> </w:t>
      </w:r>
      <w:r>
        <w:rPr>
          <w:rtl/>
        </w:rPr>
        <w:t xml:space="preserve">אומר תמות, </w:t>
      </w:r>
      <w:r>
        <w:rPr>
          <w:rStyle w:val="2fb"/>
          <w:rtl/>
        </w:rPr>
        <w:t xml:space="preserve">ר"</w:t>
      </w:r>
      <w:r>
        <w:rPr>
          <w:rStyle w:val="2fb"/>
          <w:rFonts w:hint="cs"/>
          <w:rtl/>
        </w:rPr>
        <w:t>ש</w:t>
      </w:r>
      <w:r>
        <w:rPr>
          <w:rtl/>
        </w:rPr>
        <w:t xml:space="preserve"> אומר תרעה.</w:t>
      </w:r>
    </w:p>
    <w:p>
      <w:pPr>
        <w:pStyle w:val="38"/>
        <w:rPr>
          <w:ins w:id="93420" w:author="מנוע מכני" w:date="2026-10-11T12:04:39Z"/>
        </w:rPr>
      </w:pPr>
      <w:r w:rsidRPr="00217260">
        <w:t>ודחי'</w:t>
      </w:r>
    </w:p>
    <w:p w:rsidR="00E403F0" w:rsidRPr="00AD695E" w:rsidRDefault="00E403F0" w:rsidP="00E403F0">
      <w:pPr>
        <w:rPr>
          <w:rtl/>
        </w:rPr>
      </w:pPr>
      <w:del w:id="93421" w:author="מנוע מכני" w:date="2026-10-11T12:04:39Z">
        <w:r>
          <w:rPr>
            <w:rFonts w:hint="cs"/>
            <w:rtl/>
          </w:rPr>
          <w:delText xml:space="preserve"> </w:delText>
        </w:r>
      </w:del>
      <w:ins w:id="90504" w:author="מנוע מכני" w:date="2026-10-11T12:04:39Z">
        <w:r>
          <w:rPr>
            <w:rFonts w:hint="cs"/>
            <w:rtl/>
          </w:rPr>
          <w:t xml:space="preserve">שהרי</w:t>
        </w:r>
      </w:ins>
      <w:del w:id="90505" w:author="מנוע מכני" w:date="2026-10-11T12:04:39Z">
        <w:r>
          <w:rPr>
            <w:rFonts w:hint="cs"/>
            <w:rtl/>
          </w:rPr>
          <w:delText xml:space="preserve">דהא</w:delText>
        </w:r>
      </w:del>
      <w:r>
        <w:rPr>
          <w:rFonts w:hint="cs"/>
          <w:rtl/>
        </w:rPr>
        <w:t xml:space="preserve"> </w:t>
      </w:r>
      <w:r>
        <w:rPr>
          <w:rStyle w:val="2fb"/>
          <w:rFonts w:hint="cs"/>
          <w:rtl/>
        </w:rPr>
        <w:t xml:space="preserve">ר</w:t>
      </w:r>
      <w:r>
        <w:rPr>
          <w:rStyle w:val="2fb"/>
          <w:rtl/>
        </w:rPr>
        <w:t>"</w:t>
      </w:r>
      <w:r>
        <w:rPr>
          <w:rStyle w:val="2fb"/>
          <w:rFonts w:hint="cs"/>
          <w:rtl/>
        </w:rPr>
        <w:t xml:space="preserve">ש</w:t>
      </w:r>
      <w:r>
        <w:rPr>
          <w:rFonts w:hint="cs"/>
          <w:rtl/>
        </w:rPr>
        <w:t xml:space="preserve"> הוא דאמר </w:t>
      </w:r>
      <w:r>
        <w:rPr>
          <w:rtl/>
        </w:rPr>
        <w:t xml:space="preserve">חמש חטאות מתות! </w:t>
      </w:r>
    </w:p>
    <w:p>
      <w:pPr>
        <w:pStyle w:val="38"/>
        <w:rPr>
          <w:ins w:id="93422" w:author="מנוע מכני" w:date="2026-10-11T12:04:39Z"/>
        </w:rPr>
      </w:pPr>
      <w:r>
        <w:t xml:space="preserve">אלא</w:t>
      </w:r>
    </w:p>
    <w:p w:rsidR="00E403F0" w:rsidRPr="00AD695E" w:rsidRDefault="00E403F0" w:rsidP="00E403F0">
      <w:pPr>
        <w:rPr>
          <w:rtl/>
        </w:rPr>
      </w:pPr>
      <w:del w:id="93423" w:author="מנוע מכני" w:date="2026-10-11T12:04:39Z">
        <w:r>
          <w:rPr>
            <w:rFonts w:hint="cs"/>
            <w:rtl/>
          </w:rPr>
          <w:delText xml:space="preserve"> </w:delText>
        </w:r>
      </w:del>
      <w:r>
        <w:rPr>
          <w:rFonts w:hint="cs"/>
          <w:rtl/>
        </w:rPr>
        <w:t xml:space="preserve">א</w:t>
      </w:r>
      <w:r>
        <w:rPr>
          <w:rtl/>
        </w:rPr>
        <w:t>"</w:t>
      </w:r>
      <w:r>
        <w:rPr>
          <w:rFonts w:hint="cs"/>
          <w:rtl/>
        </w:rPr>
        <w:t xml:space="preserve">ל</w:t>
      </w:r>
      <w:r>
        <w:rPr>
          <w:rFonts w:hint="cs"/>
          <w:rtl/>
        </w:rPr>
        <w:t xml:space="preserve"> </w:t>
      </w:r>
      <w:r>
        <w:rPr>
          <w:rFonts w:hint="cs"/>
          <w:rtl/>
        </w:rPr>
        <w:t xml:space="preserve">לא</w:t>
      </w:r>
      <w:r>
        <w:rPr>
          <w:rFonts w:hint="cs"/>
          <w:rtl/>
        </w:rPr>
        <w:t xml:space="preserve"> תיפוך כאן </w:t>
      </w:r>
      <w:r>
        <w:rPr>
          <w:rtl/>
        </w:rPr>
        <w:t>- באבודה בשעת הפרשה, כאן - באבודה בשעת כפרה.</w:t>
      </w:r>
    </w:p>
    <w:p>
      <w:pPr>
        <w:pStyle w:val="38"/>
        <w:rPr>
          <w:ins w:id="93424" w:author="מנוע מכני" w:date="2026-10-11T12:04:39Z"/>
        </w:rPr>
      </w:pPr>
      <w:r w:rsidRPr="00217260">
        <w:t>ואב</w:t>
      </w:r>
      <w:r w:rsidRPr="00217260">
        <w:t>"</w:t>
      </w:r>
      <w:r w:rsidRPr="00217260">
        <w:t>א</w:t>
      </w:r>
      <w:r>
        <w:t xml:space="preserve">:</w:t>
      </w:r>
    </w:p>
    <w:p w:rsidR="00E403F0" w:rsidRPr="00AD695E" w:rsidRDefault="00E403F0" w:rsidP="00E403F0">
      <w:pPr>
        <w:rPr>
          <w:rtl/>
        </w:rPr>
      </w:pPr>
      <w:del w:id="93425" w:author="מנוע מכני" w:date="2026-10-11T12:04:39Z">
        <w:r>
          <w:rPr>
            <w:rtl/>
          </w:rPr>
          <w:delText xml:space="preserve"> </w:delText>
        </w:r>
      </w:del>
      <w:r>
        <w:rPr>
          <w:rtl/>
        </w:rPr>
        <w:t xml:space="preserve">אידי ואידי בשעת הפרשה, </w:t>
      </w:r>
    </w:p>
    <w:p w:rsidR="00E403F0" w:rsidRPr="00AD695E" w:rsidRDefault="00E403F0" w:rsidP="00E403F0">
      <w:pPr>
        <w:rPr>
          <w:rtl/>
        </w:rPr>
      </w:pPr>
      <w:r>
        <w:rPr>
          <w:rFonts w:hint="cs"/>
          <w:rtl/>
        </w:rPr>
        <w:t>ו</w:t>
      </w:r>
      <w:r>
        <w:rPr>
          <w:rtl/>
        </w:rPr>
        <w:t xml:space="preserve">הא </w:t>
      </w:r>
      <w:r>
        <w:rPr>
          <w:rStyle w:val="2fb"/>
          <w:rtl/>
        </w:rPr>
        <w:t xml:space="preserve">ר"</w:t>
      </w:r>
      <w:r>
        <w:rPr>
          <w:rStyle w:val="2fb"/>
          <w:rFonts w:hint="cs"/>
          <w:rtl/>
        </w:rPr>
        <w:t xml:space="preserve">י</w:t>
      </w:r>
      <w:r>
        <w:rPr>
          <w:rFonts w:hint="cs"/>
          <w:rtl/>
        </w:rPr>
        <w:t xml:space="preserve"> </w:t>
      </w:r>
      <w:r>
        <w:rPr>
          <w:rtl/>
        </w:rPr>
        <w:t xml:space="preserve">אליבא </w:t>
      </w:r>
      <w:r>
        <w:rPr>
          <w:rStyle w:val="2fb"/>
          <w:rtl/>
        </w:rPr>
        <w:t xml:space="preserve">דרבי</w:t>
      </w:r>
      <w:r>
        <w:rPr>
          <w:rtl/>
        </w:rPr>
        <w:t xml:space="preserve">, הא </w:t>
      </w:r>
      <w:ins w:id="90142" w:author="מנוע מכני" w:date="2026-10-11T12:04:39Z">
        <w:r>
          <w:rPr>
            <w:rStyle w:val="2fb"/>
            <w:rtl/>
          </w:rPr>
          <w:t xml:space="preserve">ר"י</w:t>
        </w:r>
      </w:ins>
      <w:del w:id="90143" w:author="מנוע מכני" w:date="2026-10-11T12:04:39Z">
        <w:r>
          <w:rPr>
            <w:rtl/>
          </w:rPr>
          <w:delText xml:space="preserve">רבי יהודה</w:delText>
        </w:r>
      </w:del>
      <w:r>
        <w:rPr>
          <w:rtl/>
        </w:rPr>
        <w:t xml:space="preserve"> אליבא דרבנן.</w:t>
      </w:r>
    </w:p>
    <w:p>
      <w:pPr>
        <w:pStyle w:val="afffff8"/>
        <w:rPr>
          <w:ins w:id="90141" w:author="קלוד" w:date="2026-10-11T12:25:27Z"/>
        </w:rPr>
      </w:pPr>
      <w:ins w:id="90142" w:author="קלוד" w:date="2026-10-11T12:25:27Z">
        <w:r>
          <w:rPr>
            <w:color w:val="7B3F00"/>
          </w:rPr>
          <w:t xml:space="preserve">חטאת צבור שכפרו בעליה - האם מתה</w:t>
        </w:r>
      </w:ins>
    </w:p>
    <w:p w:rsidR="00E403F0" w:rsidRPr="00AD695E" w:rsidRDefault="00E403F0" w:rsidP="00E403F0">
      <w:pPr>
        <w:rPr>
          <w:rtl/>
        </w:rPr>
      </w:pPr>
      <w:r>
        <w:rPr>
          <w:rtl/>
        </w:rPr>
        <w:t xml:space="preserve">ומי </w:t>
      </w:r>
      <w:ins w:id="90506" w:author="מנוע מכני" w:date="2026-10-11T12:04:39Z">
        <w:r>
          <w:rPr>
            <w:rtl/>
          </w:rPr>
          <w:t xml:space="preserve">יש</w:t>
        </w:r>
      </w:ins>
      <w:del w:id="90507" w:author="מנוע מכני" w:date="2026-10-11T12:04:39Z">
        <w:r>
          <w:rPr>
            <w:rtl/>
          </w:rPr>
          <w:delText xml:space="preserve">איכא</w:delText>
        </w:r>
      </w:del>
      <w:r>
        <w:rPr>
          <w:rtl/>
        </w:rPr>
        <w:t xml:space="preserve"> </w:t>
      </w:r>
      <w:r>
        <w:rPr>
          <w:rtl/>
        </w:rPr>
        <w:t xml:space="preserve">למ"ד</w:t>
      </w:r>
      <w:r>
        <w:rPr>
          <w:rtl/>
        </w:rPr>
        <w:t xml:space="preserve"> חטאת ציבור שכפרו בעלים - מתה? </w:t>
      </w:r>
    </w:p>
    <w:p w:rsidR="00E403F0" w:rsidRPr="00AD695E" w:rsidRDefault="00E403F0" w:rsidP="00E403F0">
      <w:pPr>
        <w:pStyle w:val="afff3"/>
        <w:framePr w:wrap="around"/>
        <w:spacing w:line="240" w:lineRule="exact"/>
        <w:rPr>
          <w:rtl/>
        </w:rPr>
      </w:pPr>
      <w:r w:rsidRPr="009239E9">
        <w:rPr>
          <w:rFonts w:hint="cs"/>
          <w:szCs w:val="18"/>
          <w:rtl/>
        </w:rPr>
        <w:t>טו:</w:t>
      </w:r>
    </w:p>
    <w:p w:rsidR="00E403F0" w:rsidRPr="00AD695E" w:rsidRDefault="00E403F0" w:rsidP="00E403F0">
      <w:pPr>
        <w:rPr>
          <w:rtl/>
        </w:rPr>
      </w:pPr>
      <w:r>
        <w:rPr>
          <w:rtl/>
        </w:rPr>
        <w:t xml:space="preserve">והתניא, כיוצא בו א"ר יוסי? </w:t>
      </w:r>
      <w:r>
        <w:rPr>
          <w:rStyle w:val="afffff0"/>
          <w:rtl/>
          <w:rPrChange w:id="9016" w:author="מנוע פסוקים" w:date="2026-10-11T09:25:30Z">
            <w:rPr>
              <w:rtl/>
            </w:rPr>
          </w:rPrChange>
        </w:rPr>
        <w:t xml:space="preserve">והבאים מהשבי בני הגולה הקריבו עולות</w:t>
      </w:r>
      <w:r>
        <w:rPr>
          <w:rtl/>
        </w:rPr>
        <w:t xml:space="preserve"> פרים שנים עשר אילים תשעים ותשעה כבשים שבעים ושבעה שעירי חטאת שנים עשר הכל עולה לה'.</w:t>
      </w:r>
    </w:p>
    <w:p w:rsidR="00E403F0" w:rsidRPr="00AD695E" w:rsidRDefault="00E403F0" w:rsidP="00E403F0">
      <w:pPr>
        <w:rPr>
          <w:rtl/>
        </w:rPr>
      </w:pPr>
      <w:r>
        <w:rPr>
          <w:rtl/>
        </w:rPr>
        <w:t xml:space="preserve">וחטאת מי קרבה עולה? </w:t>
      </w:r>
    </w:p>
    <w:p>
      <w:pPr>
        <w:pStyle w:val="38"/>
        <w:rPr>
          <w:ins w:id="93426" w:author="מנוע מכני" w:date="2026-10-11T12:04:39Z"/>
        </w:rPr>
      </w:pPr>
      <w:r w:rsidRPr="00E87E21">
        <w:t xml:space="preserve">רבא:</w:t>
      </w:r>
    </w:p>
    <w:p w:rsidR="00E403F0" w:rsidRPr="00E87E21" w:rsidRDefault="00E403F0" w:rsidP="00E403F0">
      <w:pPr>
        <w:rPr>
          <w:spacing w:val="-4"/>
          <w:rtl/>
        </w:rPr>
      </w:pPr>
      <w:del w:id="93427" w:author="מנוע מכני" w:date="2026-10-11T12:04:39Z">
        <w:r w:rsidRPr="00E87E21">
          <w:rPr>
            <w:spacing w:val="-4"/>
            <w:rtl/>
          </w:rPr>
          <w:delText xml:space="preserve"> </w:delText>
        </w:r>
      </w:del>
      <w:r w:rsidRPr="00E87E21">
        <w:rPr>
          <w:spacing w:val="-4"/>
          <w:rtl/>
        </w:rPr>
        <w:t xml:space="preserve">כעולה</w:t>
      </w:r>
      <w:r w:rsidRPr="00E87E21">
        <w:rPr>
          <w:rFonts w:hint="cs"/>
          <w:spacing w:val="-4"/>
          <w:rtl/>
        </w:rPr>
        <w:t xml:space="preserve"> ד</w:t>
      </w:r>
      <w:r w:rsidRPr="00E87E21">
        <w:rPr>
          <w:spacing w:val="-4"/>
          <w:rtl/>
        </w:rPr>
        <w:t xml:space="preserve">אינה נאכלת - אף חטאת אינה נאכלת, שהיה </w:t>
      </w:r>
      <w:r w:rsidRPr="00E87E21">
        <w:rPr>
          <w:rStyle w:val="2fb"/>
          <w:spacing w:val="-4"/>
          <w:rtl/>
        </w:rPr>
        <w:t xml:space="preserve">רבי יוסי</w:t>
      </w:r>
      <w:r w:rsidRPr="00E87E21">
        <w:rPr>
          <w:spacing w:val="-4"/>
          <w:rtl/>
        </w:rPr>
        <w:t xml:space="preserve"> אומר: על </w:t>
      </w:r>
      <w:ins w:id="92090" w:author="מנוע מכני" w:date="2026-10-11T12:04:39Z">
        <w:r>
          <w:rPr>
            <w:spacing w:val="-4"/>
            <w:rtl/>
          </w:rPr>
          <w:t xml:space="preserve">ע"ז</w:t>
        </w:r>
      </w:ins>
      <w:del w:id="92091" w:author="מנוע מכני" w:date="2026-10-11T12:04:39Z">
        <w:r w:rsidRPr="00E87E21">
          <w:rPr>
            <w:spacing w:val="-4"/>
            <w:rtl/>
          </w:rPr>
          <w:delText xml:space="preserve">עבודה זרה</w:delText>
        </w:r>
      </w:del>
      <w:r w:rsidRPr="00E87E21">
        <w:rPr>
          <w:spacing w:val="-4"/>
          <w:rtl/>
        </w:rPr>
        <w:t xml:space="preserve"> הביאום.</w:t>
      </w:r>
    </w:p>
    <w:p w:rsidR="00E403F0" w:rsidRPr="00AD695E" w:rsidRDefault="00E403F0" w:rsidP="00E403F0">
      <w:pPr>
        <w:rPr>
          <w:rtl/>
        </w:rPr>
      </w:pPr>
    </w:p>
    <w:p>
      <w:pPr>
        <w:pStyle w:val="38"/>
        <w:rPr>
          <w:ins w:id="93428" w:author="מנוע מכני" w:date="2026-10-11T12:04:39Z"/>
        </w:rPr>
      </w:pPr>
      <w:r>
        <w:t>וא</w:t>
      </w:r>
      <w:r>
        <w:t>ריא</w:t>
      </w:r>
      <w:r>
        <w:t>"</w:t>
      </w:r>
      <w:r>
        <w:t>ש</w:t>
      </w:r>
      <w:r>
        <w:t xml:space="preserve">:</w:t>
      </w:r>
    </w:p>
    <w:p w:rsidR="00E403F0" w:rsidRPr="00AD695E" w:rsidRDefault="00E403F0" w:rsidP="00E403F0">
      <w:pPr>
        <w:rPr>
          <w:rtl/>
        </w:rPr>
      </w:pPr>
      <w:del w:id="93429" w:author="מנוע מכני" w:date="2026-10-11T12:04:39Z">
        <w:r>
          <w:rPr>
            <w:rtl/>
          </w:rPr>
          <w:delText xml:space="preserve"> </w:delText>
        </w:r>
      </w:del>
      <w:r>
        <w:rPr>
          <w:rtl/>
        </w:rPr>
        <w:t xml:space="preserve">על </w:t>
      </w:r>
      <w:ins w:id="92092" w:author="מנוע מכני" w:date="2026-10-11T12:04:39Z">
        <w:r>
          <w:rPr>
            <w:rtl/>
          </w:rPr>
          <w:t xml:space="preserve">ע"ז</w:t>
        </w:r>
      </w:ins>
      <w:del w:id="92093" w:author="מנוע מכני" w:date="2026-10-11T12:04:39Z">
        <w:r>
          <w:rPr>
            <w:rtl/>
          </w:rPr>
          <w:delText xml:space="preserve">עבודה זרה</w:delText>
        </w:r>
      </w:del>
      <w:r>
        <w:rPr>
          <w:rtl/>
        </w:rPr>
        <w:t xml:space="preserve"> שעשו בימי צדקיהו.</w:t>
      </w:r>
    </w:p>
    <w:p w:rsidR="00E403F0" w:rsidRPr="00AD695E" w:rsidRDefault="00E403F0" w:rsidP="00E403F0">
      <w:pPr>
        <w:rPr>
          <w:rtl/>
        </w:rPr>
      </w:pPr>
      <w:r>
        <w:rPr>
          <w:rFonts w:hint="cs"/>
          <w:rtl/>
        </w:rPr>
        <w:t>קס</w:t>
      </w:r>
      <w:r>
        <w:rPr>
          <w:rtl/>
        </w:rPr>
        <w:t>"</w:t>
      </w:r>
      <w:r>
        <w:rPr>
          <w:rFonts w:hint="cs"/>
          <w:rtl/>
        </w:rPr>
        <w:t xml:space="preserve">ד </w:t>
      </w:r>
      <w:r>
        <w:rPr>
          <w:rtl/>
        </w:rPr>
        <w:t xml:space="preserve">למאן </w:t>
      </w:r>
      <w:ins w:id="91238" w:author="מנוע מכני" w:date="2026-10-11T12:04:39Z">
        <w:r>
          <w:rPr>
            <w:rtl/>
          </w:rPr>
          <w:t xml:space="preserve">דיש</w:t>
        </w:r>
      </w:ins>
      <w:del w:id="91239" w:author="מנוע מכני" w:date="2026-10-11T12:04:39Z">
        <w:r>
          <w:rPr>
            <w:rtl/>
          </w:rPr>
          <w:delText xml:space="preserve">דאית</w:delText>
        </w:r>
      </w:del>
      <w:r>
        <w:rPr>
          <w:rtl/>
        </w:rPr>
        <w:t xml:space="preserve"> לחטאת צבור שנתכפרו בעליה מתה, </w:t>
      </w:r>
      <w:ins w:id="91240" w:author="מנוע מכני" w:date="2026-10-11T12:04:39Z">
        <w:r>
          <w:rPr>
            <w:rtl/>
          </w:rPr>
          <w:t xml:space="preserve">יש</w:t>
        </w:r>
      </w:ins>
      <w:del w:id="91241" w:author="מנוע מכני" w:date="2026-10-11T12:04:39Z">
        <w:r>
          <w:rPr>
            <w:rtl/>
          </w:rPr>
          <w:delText xml:space="preserve">אית</w:delText>
        </w:r>
      </w:del>
      <w:r>
        <w:rPr>
          <w:rtl/>
        </w:rPr>
        <w:t xml:space="preserve"> </w:t>
      </w:r>
      <w:ins w:id="91236" w:author="מנוע מכני" w:date="2026-10-11T12:04:39Z">
        <w:r>
          <w:rPr>
            <w:rtl/>
          </w:rPr>
          <w:t xml:space="preserve">לו</w:t>
        </w:r>
      </w:ins>
      <w:del w:id="91237" w:author="מנוע מכני" w:date="2026-10-11T12:04:39Z">
        <w:r>
          <w:rPr>
            <w:rtl/>
          </w:rPr>
          <w:delText xml:space="preserve">ליה</w:delText>
        </w:r>
      </w:del>
      <w:r>
        <w:rPr>
          <w:rtl/>
        </w:rPr>
        <w:t xml:space="preserve"> </w:t>
      </w:r>
      <w:ins w:id="90512" w:author="מנוע מכני" w:date="2026-10-11T12:04:39Z">
        <w:r>
          <w:rPr>
            <w:rtl/>
          </w:rPr>
          <w:t xml:space="preserve">גם</w:t>
        </w:r>
      </w:ins>
      <w:del w:id="90513" w:author="מנוע מכני" w:date="2026-10-11T12:04:39Z">
        <w:r>
          <w:rPr>
            <w:rtl/>
          </w:rPr>
          <w:delText xml:space="preserve">נמי</w:delText>
        </w:r>
      </w:del>
      <w:r>
        <w:rPr>
          <w:rtl/>
        </w:rPr>
        <w:t xml:space="preserve"> חטאת צבור שמתו בעליה מתה, והא </w:t>
      </w:r>
      <w:ins w:id="90510" w:author="מנוע מכני" w:date="2026-10-11T12:04:39Z">
        <w:r>
          <w:rPr>
            <w:rtl/>
          </w:rPr>
          <w:t xml:space="preserve">כאן</w:t>
        </w:r>
      </w:ins>
      <w:del w:id="90511" w:author="מנוע מכני" w:date="2026-10-11T12:04:39Z">
        <w:r>
          <w:rPr>
            <w:rtl/>
          </w:rPr>
          <w:delText xml:space="preserve">הכא</w:delText>
        </w:r>
      </w:del>
      <w:r>
        <w:rPr>
          <w:rtl/>
        </w:rPr>
        <w:t xml:space="preserve"> </w:t>
      </w:r>
      <w:ins w:id="90508" w:author="מנוע מכני" w:date="2026-10-11T12:04:39Z">
        <w:r>
          <w:rPr>
            <w:rtl/>
          </w:rPr>
          <w:t xml:space="preserve">דיש</w:t>
        </w:r>
      </w:ins>
      <w:del w:id="90509" w:author="מנוע מכני" w:date="2026-10-11T12:04:39Z">
        <w:r>
          <w:rPr>
            <w:rtl/>
          </w:rPr>
          <w:delText xml:space="preserve">דאיכא</w:delText>
        </w:r>
      </w:del>
      <w:r>
        <w:rPr>
          <w:rtl/>
        </w:rPr>
        <w:t xml:space="preserve"> דמתו בעליה, וקרבה! </w:t>
      </w:r>
    </w:p>
    <w:p>
      <w:pPr>
        <w:pStyle w:val="38"/>
        <w:rPr>
          <w:ins w:id="93430" w:author="מנוע מכני" w:date="2026-10-11T12:04:39Z"/>
        </w:rPr>
      </w:pPr>
      <w:r w:rsidRPr="00E87E21">
        <w:t xml:space="preserve">- </w:t>
      </w:r>
      <w:r w:rsidRPr="00E87E21">
        <w:t>אר</w:t>
      </w:r>
      <w:r w:rsidRPr="00E87E21">
        <w:t>"</w:t>
      </w:r>
      <w:r w:rsidRPr="00E87E21">
        <w:t>פ</w:t>
      </w:r>
      <w:r w:rsidRPr="00E87E21">
        <w:t xml:space="preserve">:</w:t>
      </w:r>
    </w:p>
    <w:p w:rsidR="00E403F0" w:rsidRPr="00E87E21" w:rsidRDefault="00E403F0" w:rsidP="00E403F0">
      <w:pPr>
        <w:pStyle w:val="affffb"/>
        <w:rPr>
          <w:spacing w:val="-4"/>
        </w:rPr>
      </w:pPr>
      <w:del w:id="93431" w:author="מנוע מכני" w:date="2026-10-11T12:04:39Z">
        <w:r w:rsidRPr="00E87E21">
          <w:rPr>
            <w:spacing w:val="-4"/>
            <w:rtl/>
          </w:rPr>
          <w:delText xml:space="preserve"> </w:delText>
        </w:r>
      </w:del>
      <w:ins w:id="90144" w:author="מנוע מכני" w:date="2026-10-11T12:04:39Z">
        <w:r>
          <w:rPr>
            <w:spacing w:val="-4"/>
            <w:rtl/>
          </w:rPr>
          <w:t xml:space="preserve">אפי'</w:t>
        </w:r>
      </w:ins>
      <w:del w:id="90145" w:author="מנוע מכני" w:date="2026-10-11T12:04:39Z">
        <w:r w:rsidRPr="00E87E21">
          <w:rPr>
            <w:spacing w:val="-4"/>
            <w:rtl/>
          </w:rPr>
          <w:delText xml:space="preserve">אפילו</w:delText>
        </w:r>
      </w:del>
      <w:r w:rsidRPr="00E87E21">
        <w:rPr>
          <w:spacing w:val="-4"/>
          <w:rtl/>
        </w:rPr>
        <w:t xml:space="preserve"> </w:t>
      </w:r>
      <w:r w:rsidRPr="00E87E21">
        <w:rPr>
          <w:spacing w:val="-4"/>
          <w:rtl/>
        </w:rPr>
        <w:t xml:space="preserve">למ"ד</w:t>
      </w:r>
      <w:r w:rsidRPr="00E87E21">
        <w:rPr>
          <w:spacing w:val="-4"/>
          <w:rtl/>
        </w:rPr>
        <w:t xml:space="preserve"> חטאת צבור שכפרו בעליה מתה, חטאת צבור שמתו בעליה אינה מתה </w:t>
      </w:r>
    </w:p>
    <w:p w:rsidR="00E403F0" w:rsidRPr="00AD695E" w:rsidRDefault="00E403F0" w:rsidP="00E403F0">
      <w:pPr>
        <w:ind w:left="283" w:firstLine="0"/>
        <w:rPr>
          <w:rtl/>
        </w:rPr>
      </w:pPr>
      <w:r w:rsidRPr="00217260">
        <w:rPr>
          <w:b/>
          <w:bCs/>
          <w:rtl/>
        </w:rPr>
        <w:t>לפי שאין הצבור מתים.</w:t>
      </w:r>
      <w:r w:rsidRPr="00217260">
        <w:rPr>
          <w:rFonts w:hint="cs"/>
          <w:b/>
          <w:bCs/>
          <w:rtl/>
        </w:rPr>
        <w:t xml:space="preserve"> </w:t>
      </w:r>
      <w:ins w:id="90518" w:author="מנוע מכני" w:date="2026-10-11T12:04:39Z">
        <w:r>
          <w:rPr>
            <w:rFonts w:hint="cs"/>
            <w:rtl/>
          </w:rPr>
          <w:t xml:space="preserve">ולא</w:t>
        </w:r>
      </w:ins>
      <w:del w:id="90519" w:author="מנוע מכני" w:date="2026-10-11T12:04:39Z">
        <w:r>
          <w:rPr>
            <w:rFonts w:hint="cs"/>
            <w:rtl/>
          </w:rPr>
          <w:delText xml:space="preserve">ולאו</w:delText>
        </w:r>
      </w:del>
      <w:r>
        <w:rPr>
          <w:rFonts w:hint="cs"/>
          <w:rtl/>
        </w:rPr>
        <w:t xml:space="preserve"> מ'</w:t>
      </w:r>
      <w:ins w:id="90409" w:author="Claude - סמנטי" w:date="2026-10-11T12:20:38Z">
        <w:r>
          <w:rPr>
            <w:rStyle w:val="afffff0"/>
            <w:rtl/>
          </w:rPr>
          <w:t xml:space="preserve">תַּחַת אֲבוֹתֶיךָ יִהְיוּ בָנֶיךָ</w:t>
        </w:r>
      </w:ins>
      <w:del w:id="90410" w:author="Claude - סמנטי" w:date="2026-10-11T12:20:38Z">
        <w:r>
          <w:rPr>
            <w:rtl/>
          </w:rPr>
          <w:delText xml:space="preserve">תחת אבותיך יהיו בניך</w:delText>
        </w:r>
      </w:del>
      <w:r>
        <w:rPr>
          <w:rFonts w:hint="cs"/>
          <w:rtl/>
        </w:rPr>
        <w:t>'</w:t>
      </w:r>
      <w:r>
        <w:rPr>
          <w:rtl/>
        </w:rPr>
        <w:t xml:space="preserve"> - </w:t>
      </w:r>
      <w:ins w:id="90514" w:author="מנוע מכני" w:date="2026-10-11T12:04:39Z">
        <w:r>
          <w:rPr>
            <w:rFonts w:hint="cs"/>
            <w:rtl/>
          </w:rPr>
          <w:t xml:space="preserve">דא"כ</w:t>
        </w:r>
      </w:ins>
      <w:del w:id="90515" w:author="מנוע מכני" w:date="2026-10-11T12:04:39Z">
        <w:r>
          <w:rPr>
            <w:rFonts w:hint="cs"/>
            <w:rtl/>
          </w:rPr>
          <w:delText xml:space="preserve">ד</w:delText>
        </w:r>
        <w:r>
          <w:rPr>
            <w:rtl/>
          </w:rPr>
          <w:delText xml:space="preserve">אי הכי</w:delText>
        </w:r>
      </w:del>
      <w:r>
        <w:rPr>
          <w:rtl/>
        </w:rPr>
        <w:t xml:space="preserve">, אפי' יחיד </w:t>
      </w:r>
      <w:ins w:id="90516" w:author="מנוע מכני" w:date="2026-10-11T12:04:39Z">
        <w:r>
          <w:rPr>
            <w:rtl/>
          </w:rPr>
          <w:t xml:space="preserve">גם</w:t>
        </w:r>
      </w:ins>
      <w:del w:id="90517" w:author="מנוע מכני" w:date="2026-10-11T12:04:39Z">
        <w:r>
          <w:rPr>
            <w:rtl/>
          </w:rPr>
          <w:delText xml:space="preserve">נמי</w:delText>
        </w:r>
      </w:del>
      <w:r>
        <w:rPr>
          <w:rtl/>
        </w:rPr>
        <w:t xml:space="preserve">! </w:t>
      </w:r>
    </w:p>
    <w:p>
      <w:pPr>
        <w:pStyle w:val="38"/>
        <w:rPr>
          <w:ins w:id="93432" w:author="מנוע מכני" w:date="2026-10-11T12:04:39Z"/>
        </w:rPr>
      </w:pPr>
      <w:r>
        <w:tab/>
        <w:t xml:space="preserve">אלא</w:t>
      </w:r>
    </w:p>
    <w:p w:rsidR="00E403F0" w:rsidRPr="00AD695E" w:rsidRDefault="00E403F0" w:rsidP="00E403F0">
      <w:pPr>
        <w:rPr>
          <w:rtl/>
        </w:rPr>
      </w:pPr>
      <w:del w:id="93433" w:author="מנוע מכני" w:date="2026-10-11T12:04:39Z">
        <w:r>
          <w:rPr>
            <w:rtl/>
          </w:rPr>
          <w:tab/>
          <w:delText xml:space="preserve"> </w:delText>
        </w:r>
      </w:del>
      <w:r>
        <w:rPr>
          <w:rFonts w:hint="cs"/>
          <w:rtl/>
        </w:rPr>
        <w:t>מ</w:t>
      </w:r>
      <w:r>
        <w:rPr>
          <w:rtl/>
        </w:rPr>
        <w:t xml:space="preserve">טעמא שאין הציבור מתים - משעירי רגלים וראשי חדשים, דאמר </w:t>
      </w:r>
      <w:ins w:id="91242" w:author="מנוע מכני" w:date="2026-10-11T12:04:39Z">
        <w:r>
          <w:rPr>
            <w:rtl/>
          </w:rPr>
          <w:t xml:space="preserve">התורה</w:t>
        </w:r>
      </w:ins>
      <w:del w:id="91243" w:author="מנוע מכני" w:date="2026-10-11T12:04:39Z">
        <w:r>
          <w:rPr>
            <w:rtl/>
          </w:rPr>
          <w:delText xml:space="preserve">רחמנא</w:delText>
        </w:r>
      </w:del>
      <w:r>
        <w:rPr>
          <w:rtl/>
        </w:rPr>
        <w:t xml:space="preserve"> אייתינהו מתרומת הלשכה, ו</w:t>
      </w:r>
      <w:r>
        <w:rPr>
          <w:rFonts w:hint="cs"/>
          <w:rtl/>
        </w:rPr>
        <w:t xml:space="preserve">שמא מתו בעלי אותם זוזים </w:t>
      </w:r>
    </w:p>
    <w:p>
      <w:pPr>
        <w:pStyle w:val="38"/>
        <w:rPr>
          <w:ins w:id="93434" w:author="מנוע מכני" w:date="2026-10-11T12:04:39Z"/>
        </w:rPr>
      </w:pPr>
      <w:r>
        <w:tab/>
        <w:t xml:space="preserve">אלא</w:t>
      </w:r>
    </w:p>
    <w:p w:rsidR="00E403F0" w:rsidRPr="00AD695E" w:rsidRDefault="00E403F0" w:rsidP="00E403F0">
      <w:pPr>
        <w:rPr>
          <w:rtl/>
        </w:rPr>
      </w:pPr>
      <w:del w:id="93435" w:author="מנוע מכני" w:date="2026-10-11T12:04:39Z">
        <w:r>
          <w:rPr>
            <w:rtl/>
          </w:rPr>
          <w:tab/>
          <w:delText xml:space="preserve"> </w:delText>
        </w:r>
      </w:del>
      <w:ins w:id="90520" w:author="מנוע מכני" w:date="2026-10-11T12:04:39Z">
        <w:r>
          <w:rPr>
            <w:rtl/>
          </w:rPr>
          <w:t xml:space="preserve">לא</w:t>
        </w:r>
      </w:ins>
      <w:del w:id="90521" w:author="מנוע מכני" w:date="2026-10-11T12:04:39Z">
        <w:r>
          <w:rPr>
            <w:rtl/>
          </w:rPr>
          <w:tab/>
          <w:delText xml:space="preserve">לאו</w:delText>
        </w:r>
      </w:del>
      <w:r>
        <w:rPr>
          <w:rtl/>
        </w:rPr>
        <w:tab/>
        <w:t xml:space="preserve"> </w:t>
      </w:r>
      <w:r>
        <w:rPr>
          <w:rtl/>
        </w:rPr>
        <w:tab/>
        <w:t xml:space="preserve">ש"מ</w:t>
      </w:r>
      <w:r>
        <w:rPr>
          <w:rtl/>
        </w:rPr>
        <w:tab/>
        <w:t xml:space="preserve"> - אין הצבור מתים.</w:t>
      </w:r>
    </w:p>
    <w:p>
      <w:pPr>
        <w:pStyle w:val="38"/>
        <w:rPr>
          <w:ins w:id="93436" w:author="מנוע מכני" w:date="2026-10-11T12:04:39Z"/>
        </w:rPr>
      </w:pPr>
      <w:r w:rsidRPr="00217260">
        <w:t>ואב"א</w:t>
      </w:r>
      <w:r>
        <w:t xml:space="preserve">:</w:t>
      </w:r>
    </w:p>
    <w:p w:rsidR="00E403F0" w:rsidRPr="00AD695E" w:rsidRDefault="00E403F0" w:rsidP="00E403F0">
      <w:pPr>
        <w:rPr>
          <w:rtl/>
        </w:rPr>
      </w:pPr>
      <w:del w:id="93437" w:author="מנוע מכני" w:date="2026-10-11T12:04:39Z">
        <w:r>
          <w:rPr>
            <w:rtl/>
          </w:rPr>
          <w:delText xml:space="preserve"> </w:delText>
        </w:r>
      </w:del>
      <w:r>
        <w:rPr>
          <w:rtl/>
        </w:rPr>
        <w:t xml:space="preserve">כי אקרובינהו </w:t>
      </w:r>
      <w:ins w:id="91244" w:author="מנוע מכני" w:date="2026-10-11T12:04:39Z">
        <w:r>
          <w:rPr>
            <w:rtl/>
          </w:rPr>
          <w:t xml:space="preserve">לאלו</w:t>
        </w:r>
      </w:ins>
      <w:del w:id="91245" w:author="מנוע מכני" w:date="2026-10-11T12:04:39Z">
        <w:r>
          <w:rPr>
            <w:rtl/>
          </w:rPr>
          <w:delText xml:space="preserve">להני</w:delText>
        </w:r>
      </w:del>
      <w:r>
        <w:rPr>
          <w:rtl/>
        </w:rPr>
        <w:t xml:space="preserve"> חטאות - אחיי אקרבינהו, ד</w:t>
      </w:r>
      <w:r>
        <w:rPr>
          <w:rFonts w:hint="cs"/>
          <w:rtl/>
        </w:rPr>
        <w:t>'</w:t>
      </w:r>
      <w:r>
        <w:rPr>
          <w:rStyle w:val="afffff0"/>
          <w:rtl/>
        </w:rPr>
        <w:t>ורבים מהכהנים הלוים וראשי האבות הזקנים אשר ראו את הבית הראשון ביסדו זה הבית בוכים בקול גדול ורבים בתרועה</w:t>
      </w:r>
      <w:r>
        <w:rPr>
          <w:rFonts w:hint="cs"/>
          <w:rtl/>
        </w:rPr>
        <w:t>'</w:t>
      </w:r>
      <w:r>
        <w:rPr>
          <w:rtl/>
        </w:rPr>
        <w:t>.</w:t>
      </w:r>
    </w:p>
    <w:p>
      <w:pPr>
        <w:pStyle w:val="38"/>
        <w:rPr>
          <w:ins w:id="93438" w:author="מנוע מכני" w:date="2026-10-11T12:04:39Z"/>
        </w:rPr>
      </w:pPr>
      <w:ins w:id="91246" w:author="מנוע מכני" w:date="2026-10-11T12:04:39Z">
        <w:r>
          <w:t xml:space="preserve">ושמא</w:t>
        </w:r>
      </w:ins>
      <w:del w:id="91247" w:author="מנוע מכני" w:date="2026-10-11T12:04:39Z">
        <w:r w:rsidRPr="002B4E05">
          <w:delText xml:space="preserve">ודילמא</w:delText>
        </w:r>
      </w:del>
      <w:r w:rsidRPr="002B4E05">
        <w:t xml:space="preserve"> הנך </w:t>
      </w:r>
      <w:ins w:id="90522" w:author="מנוע מכני" w:date="2026-10-11T12:04:39Z">
        <w:r>
          <w:t xml:space="preserve">מיעוט</w:t>
        </w:r>
      </w:ins>
      <w:del w:id="90523" w:author="מנוע מכני" w:date="2026-10-11T12:04:39Z">
        <w:r w:rsidRPr="002B4E05">
          <w:delText xml:space="preserve">מיעוטא</w:delText>
        </w:r>
      </w:del>
      <w:r w:rsidRPr="002B4E05">
        <w:t xml:space="preserve">?</w:t>
      </w:r>
    </w:p>
    <w:p w:rsidR="00E403F0" w:rsidRPr="002B4E05" w:rsidRDefault="00E403F0" w:rsidP="00E403F0">
      <w:pPr>
        <w:rPr>
          <w:spacing w:val="-2"/>
          <w:rtl/>
        </w:rPr>
      </w:pPr>
      <w:del w:id="93439" w:author="מנוע מכני" w:date="2026-10-11T12:04:39Z">
        <w:r w:rsidRPr="002B4E05">
          <w:rPr>
            <w:spacing w:val="-2"/>
            <w:rtl/>
          </w:rPr>
          <w:delText xml:space="preserve"> </w:delText>
        </w:r>
      </w:del>
      <w:r w:rsidRPr="002B4E05">
        <w:rPr>
          <w:spacing w:val="-2"/>
          <w:rtl/>
        </w:rPr>
        <w:t xml:space="preserve">לא</w:t>
      </w:r>
      <w:r w:rsidRPr="002B4E05">
        <w:rPr>
          <w:spacing w:val="-2"/>
          <w:rtl/>
        </w:rPr>
        <w:t xml:space="preserve"> מצית אמרת, ד</w:t>
      </w:r>
      <w:r w:rsidRPr="002B4E05">
        <w:rPr>
          <w:rFonts w:hint="cs"/>
          <w:spacing w:val="-2"/>
          <w:rtl/>
        </w:rPr>
        <w:t>'</w:t>
      </w:r>
      <w:ins w:id="90411" w:author="Claude - סמנטי" w:date="2026-10-11T12:20:38Z">
        <w:r>
          <w:rPr>
            <w:rStyle w:val="afffff0"/>
            <w:spacing w:val="-2"/>
            <w:rtl/>
          </w:rPr>
          <w:t xml:space="preserve">וְאֵין הָעָם מַכִּירִים קוֹל תְּרוּעַת הַשִּׂמְחָה לְקוֹל בְּכִי הָעָם</w:t>
        </w:r>
      </w:ins>
      <w:del w:id="90412" w:author="Claude - סמנטי" w:date="2026-10-11T12:20:38Z">
        <w:r w:rsidRPr="002B4E05">
          <w:rPr>
            <w:spacing w:val="-2"/>
            <w:rtl/>
          </w:rPr>
          <w:delText xml:space="preserve">ואין העם מכירים קול תרועת השמחה לקול בכי העם</w:delText>
        </w:r>
      </w:del>
      <w:r w:rsidRPr="002B4E05">
        <w:rPr>
          <w:rFonts w:hint="cs"/>
          <w:spacing w:val="-2"/>
          <w:rtl/>
        </w:rPr>
        <w:t>'</w:t>
      </w:r>
      <w:r w:rsidRPr="002B4E05">
        <w:rPr>
          <w:spacing w:val="-2"/>
          <w:rtl/>
        </w:rPr>
        <w:t>.</w:t>
      </w:r>
    </w:p>
    <w:p>
      <w:pPr>
        <w:pStyle w:val="38"/>
        <w:rPr>
          <w:ins w:id="93440" w:author="מנוע מכני" w:date="2026-10-11T12:04:39Z"/>
        </w:rPr>
      </w:pPr>
      <w:ins w:id="92722" w:author="מנוע מכני" w:date="2026-10-11T12:04:39Z">
        <w:r>
          <w:t xml:space="preserve">ואיך</w:t>
        </w:r>
      </w:ins>
      <w:del w:id="92723" w:author="מנוע מכני" w:date="2026-10-11T12:04:39Z">
        <w:r>
          <w:delText xml:space="preserve">והיכי</w:delText>
        </w:r>
      </w:del>
      <w:r>
        <w:t xml:space="preserve"> מקרבי </w:t>
      </w:r>
      <w:ins w:id="92036" w:author="מנוע מכני" w:date="2026-10-11T12:04:39Z">
        <w:r>
          <w:t xml:space="preserve">להם</w:t>
        </w:r>
      </w:ins>
      <w:del w:id="92037" w:author="מנוע מכני" w:date="2026-10-11T12:04:39Z">
        <w:r>
          <w:delText xml:space="preserve">להו</w:delText>
        </w:r>
      </w:del>
      <w:r>
        <w:t xml:space="preserve">?</w:t>
      </w:r>
    </w:p>
    <w:p w:rsidR="00E403F0" w:rsidRPr="00AD695E" w:rsidRDefault="00E403F0" w:rsidP="00E403F0">
      <w:pPr>
        <w:rPr>
          <w:rtl/>
        </w:rPr>
      </w:pPr>
      <w:del w:id="93441" w:author="מנוע מכני" w:date="2026-10-11T12:04:39Z">
        <w:r>
          <w:rPr>
            <w:rtl/>
          </w:rPr>
          <w:delText xml:space="preserve"> </w:delText>
        </w:r>
      </w:del>
      <w:r>
        <w:rPr>
          <w:rtl/>
        </w:rPr>
        <w:t xml:space="preserve">והרי מזידין </w:t>
      </w:r>
      <w:ins w:id="92406" w:author="מנוע מכני" w:date="2026-10-11T12:04:39Z">
        <w:r>
          <w:rPr>
            <w:rtl/>
          </w:rPr>
          <w:t xml:space="preserve">היו</w:t>
        </w:r>
      </w:ins>
      <w:del w:id="92407" w:author="מנוע מכני" w:date="2026-10-11T12:04:39Z">
        <w:r>
          <w:rPr>
            <w:rtl/>
          </w:rPr>
          <w:delText xml:space="preserve">הוו</w:delText>
        </w:r>
      </w:del>
      <w:r>
        <w:rPr>
          <w:rtl/>
        </w:rPr>
        <w:t xml:space="preserve">! </w:t>
      </w:r>
    </w:p>
    <w:p>
      <w:pPr>
        <w:pStyle w:val="38"/>
        <w:rPr>
          <w:ins w:id="93442" w:author="מנוע מכני" w:date="2026-10-11T12:04:39Z"/>
        </w:rPr>
      </w:pPr>
      <w:r>
        <w:lastRenderedPageBreak/>
        <w:t>ארי</w:t>
      </w:r>
      <w:r>
        <w:t>"</w:t>
      </w:r>
      <w:r>
        <w:t>ו</w:t>
      </w:r>
      <w:r>
        <w:t xml:space="preserve">:</w:t>
      </w:r>
    </w:p>
    <w:p w:rsidR="00E403F0" w:rsidRPr="00AD695E" w:rsidRDefault="00E403F0" w:rsidP="00E403F0">
      <w:pPr>
        <w:rPr>
          <w:rtl/>
        </w:rPr>
      </w:pPr>
      <w:del w:id="93443" w:author="מנוע מכני" w:date="2026-10-11T12:04:39Z">
        <w:r>
          <w:rPr>
            <w:rtl/>
          </w:rPr>
          <w:delText xml:space="preserve"> </w:delText>
        </w:r>
      </w:del>
      <w:r>
        <w:rPr>
          <w:rtl/>
        </w:rPr>
        <w:t xml:space="preserve">הוראת שעה היתה</w:t>
      </w:r>
      <w:ins w:id="91796" w:author="מנוע מכני" w:date="2026-10-11T12:04:39Z">
        <w:r>
          <w:rPr>
            <w:rtl/>
          </w:rPr>
          <w:t xml:space="preserve">,</w:t>
        </w:r>
      </w:ins>
      <w:del w:id="91797" w:author="מנוע מכני" w:date="2026-10-11T12:04:39Z">
        <w:r>
          <w:rPr>
            <w:rtl/>
          </w:rPr>
          <w:delText xml:space="preserve">;</w:delText>
        </w:r>
      </w:del>
      <w:r>
        <w:rPr>
          <w:rFonts w:hint="cs"/>
          <w:rtl/>
        </w:rPr>
        <w:t xml:space="preserve"> דאלת</w:t>
      </w:r>
      <w:r>
        <w:rPr>
          <w:rtl/>
        </w:rPr>
        <w:t>"</w:t>
      </w:r>
      <w:r>
        <w:rPr>
          <w:rFonts w:hint="cs"/>
          <w:rtl/>
        </w:rPr>
        <w:t xml:space="preserve">ה </w:t>
      </w:r>
      <w:r>
        <w:rPr>
          <w:rtl/>
        </w:rPr>
        <w:t>פרים ושעירי</w:t>
      </w:r>
      <w:r>
        <w:rPr>
          <w:rFonts w:hint="cs"/>
          <w:rtl/>
        </w:rPr>
        <w:t>ם</w:t>
      </w:r>
      <w:r>
        <w:rPr>
          <w:rtl/>
        </w:rPr>
        <w:t xml:space="preserve"> - כנגד </w:t>
      </w:r>
      <w:r>
        <w:rPr>
          <w:rFonts w:hint="cs"/>
          <w:rtl/>
        </w:rPr>
        <w:t>י</w:t>
      </w:r>
      <w:r>
        <w:rPr>
          <w:rtl/>
        </w:rPr>
        <w:t>"</w:t>
      </w:r>
      <w:r>
        <w:rPr>
          <w:rFonts w:hint="cs"/>
          <w:rtl/>
        </w:rPr>
        <w:t>ב</w:t>
      </w:r>
      <w:r>
        <w:rPr>
          <w:rtl/>
        </w:rPr>
        <w:t xml:space="preserve"> שבטים, אלא כבשים כנגד מי </w:t>
      </w:r>
    </w:p>
    <w:p>
      <w:pPr>
        <w:pStyle w:val="38"/>
        <w:rPr>
          <w:ins w:id="93444" w:author="מנוע מכני" w:date="2026-10-11T12:04:39Z"/>
        </w:rPr>
      </w:pPr>
      <w:r>
        <w:t xml:space="preserve">- אלא</w:t>
      </w:r>
    </w:p>
    <w:p w:rsidR="00E403F0" w:rsidRPr="00AD695E" w:rsidRDefault="00E403F0" w:rsidP="00E403F0">
      <w:pPr>
        <w:pStyle w:val="affffb"/>
        <w:rPr>
          <w:rtl/>
        </w:rPr>
      </w:pPr>
      <w:del w:id="93445" w:author="מנוע מכני" w:date="2026-10-11T12:04:39Z">
        <w:r>
          <w:rPr>
            <w:rtl/>
          </w:rPr>
          <w:delText xml:space="preserve"> </w:delText>
        </w:r>
      </w:del>
      <w:r>
        <w:rPr>
          <w:rtl/>
        </w:rPr>
        <w:t xml:space="preserve">הוראת שעה היתה.</w:t>
      </w:r>
    </w:p>
    <w:p>
      <w:pPr>
        <w:pStyle w:val="afffff8"/>
        <w:rPr>
          <w:ins w:id="90139" w:author="קלוד" w:date="2026-10-11T12:25:27Z"/>
        </w:rPr>
      </w:pPr>
      <w:ins w:id="90140" w:author="קלוד" w:date="2026-10-11T12:25:27Z">
        <w:r>
          <w:rPr>
            <w:color w:val="7B3F00"/>
          </w:rPr>
          <w:t xml:space="preserve">משמת יוסף בן יועזר - בטלו האשכולות</w:t>
        </w:r>
      </w:ins>
    </w:p>
    <w:p>
      <w:pPr>
        <w:pStyle w:val="38"/>
        <w:rPr>
          <w:ins w:id="93446" w:author="מנוע מכני" w:date="2026-10-11T12:04:39Z"/>
        </w:rPr>
      </w:pPr>
      <w:del w:id="90067" w:author="מנוע מכני" w:date="2026-10-11T12:04:39Z">
        <w:r w:rsidRPr="00A757C8">
          <w:delText xml:space="preserve"> </w:delText>
        </w:r>
      </w:del>
      <w:r w:rsidRPr="00A757C8">
        <w:t xml:space="preserve">תנן</w:t>
      </w:r>
      <w:r w:rsidRPr="00A757C8">
        <w:t xml:space="preserve"> </w:t>
      </w:r>
      <w:ins w:id="90524" w:author="מנוע מכני" w:date="2026-10-11T12:04:39Z">
        <w:r>
          <w:t xml:space="preserve">שם</w:t>
        </w:r>
      </w:ins>
      <w:del w:id="90525" w:author="מנוע מכני" w:date="2026-10-11T12:04:39Z">
        <w:r w:rsidRPr="00A757C8">
          <w:delText xml:space="preserve">התם</w:delText>
        </w:r>
      </w:del>
      <w:r w:rsidRPr="00A757C8">
        <w:t xml:space="preserve">:</w:t>
      </w:r>
    </w:p>
    <w:p w:rsidR="00E403F0" w:rsidRPr="00AD695E" w:rsidRDefault="00E403F0" w:rsidP="00E403F0">
      <w:pPr>
        <w:rPr>
          <w:rtl/>
        </w:rPr>
      </w:pPr>
      <w:del w:id="93447" w:author="מנוע מכני" w:date="2026-10-11T12:04:39Z">
        <w:r w:rsidRPr="00A757C8">
          <w:rPr>
            <w:rtl/>
          </w:rPr>
          <w:delText xml:space="preserve"> </w:delText>
        </w:r>
      </w:del>
      <w:r w:rsidRPr="00A757C8">
        <w:rPr>
          <w:rtl/>
        </w:rPr>
        <w:t xml:space="preserve">משמת יוסף בן יועזר איש צרידה ויוסף בן יוחנן איש ירושלים בטלו האשכולות איש שהכל בו, </w:t>
      </w:r>
    </w:p>
    <w:p>
      <w:pPr>
        <w:pStyle w:val="38"/>
        <w:rPr>
          <w:ins w:id="93448" w:author="מנוע מכני" w:date="2026-10-11T12:04:39Z"/>
        </w:rPr>
      </w:pPr>
      <w:r>
        <w:t>וא</w:t>
      </w:r>
      <w:r>
        <w:t>ריא</w:t>
      </w:r>
      <w:r>
        <w:t>"</w:t>
      </w:r>
      <w:r>
        <w:t>ש</w:t>
      </w:r>
      <w:r>
        <w:t xml:space="preserve">:</w:t>
      </w:r>
    </w:p>
    <w:p w:rsidR="00E403F0" w:rsidRPr="00AD695E" w:rsidRDefault="00E403F0" w:rsidP="00E403F0">
      <w:pPr>
        <w:rPr>
          <w:rtl/>
        </w:rPr>
      </w:pPr>
      <w:del w:id="93449" w:author="מנוע מכני" w:date="2026-10-11T12:04:39Z">
        <w:r>
          <w:rPr>
            <w:rtl/>
          </w:rPr>
          <w:delText xml:space="preserve"> </w:delText>
        </w:r>
      </w:del>
      <w:r>
        <w:rPr>
          <w:rtl/>
        </w:rPr>
        <w:t xml:space="preserve">כל אשכולות שעמדו להן לישראל מימות משה עד שמת יוסף בן יועזר היו למדין תורה כמשה רבינו, מכאן ואילך </w:t>
      </w:r>
      <w:r>
        <w:rPr>
          <w:rtl/>
        </w:rPr>
        <w:t xml:space="preserve">לא</w:t>
      </w:r>
      <w:r>
        <w:rPr>
          <w:rtl/>
        </w:rPr>
        <w:t xml:space="preserve"> היו למדין תורה כמשה רבינו.</w:t>
      </w:r>
    </w:p>
    <w:p>
      <w:pPr>
        <w:pStyle w:val="38"/>
        <w:rPr>
          <w:ins w:id="93450" w:author="מנוע מכני" w:date="2026-10-11T12:04:39Z"/>
        </w:rPr>
      </w:pPr>
      <w:r>
        <w:t>והאמר ר</w:t>
      </w:r>
      <w:r>
        <w:t>יא</w:t>
      </w:r>
      <w:r>
        <w:t>"</w:t>
      </w:r>
      <w:r>
        <w:t>ש</w:t>
      </w:r>
      <w:r>
        <w:t xml:space="preserve">:</w:t>
      </w:r>
    </w:p>
    <w:p w:rsidR="00E403F0" w:rsidRPr="00AD695E" w:rsidRDefault="00E403F0" w:rsidP="00E403F0">
      <w:pPr>
        <w:rPr>
          <w:rtl/>
        </w:rPr>
      </w:pPr>
      <w:del w:id="93451" w:author="מנוע מכני" w:date="2026-10-11T12:04:39Z">
        <w:r>
          <w:rPr>
            <w:rtl/>
          </w:rPr>
          <w:delText xml:space="preserve"> </w:delText>
        </w:r>
      </w:del>
      <w:r>
        <w:rPr>
          <w:rtl/>
        </w:rPr>
        <w:t xml:space="preserve">שלשת אלפים הלכות נשתכחו בימי אבלו של משה! דאישתכח </w:t>
      </w:r>
      <w:ins w:id="92038" w:author="מנוע מכני" w:date="2026-10-11T12:04:39Z">
        <w:r>
          <w:rPr>
            <w:rtl/>
          </w:rPr>
          <w:t xml:space="preserve">להם</w:t>
        </w:r>
      </w:ins>
      <w:del w:id="92039" w:author="מנוע מכני" w:date="2026-10-11T12:04:39Z">
        <w:r>
          <w:rPr>
            <w:rtl/>
          </w:rPr>
          <w:delText xml:space="preserve">להו</w:delText>
        </w:r>
      </w:del>
      <w:r>
        <w:rPr>
          <w:rtl/>
        </w:rPr>
        <w:t xml:space="preserve"> - אישתכח, ודגמירן </w:t>
      </w:r>
      <w:ins w:id="92040" w:author="מנוע מכני" w:date="2026-10-11T12:04:39Z">
        <w:r>
          <w:rPr>
            <w:rtl/>
          </w:rPr>
          <w:t xml:space="preserve">להם</w:t>
        </w:r>
      </w:ins>
      <w:del w:id="92041" w:author="מנוע מכני" w:date="2026-10-11T12:04:39Z">
        <w:r>
          <w:rPr>
            <w:rtl/>
          </w:rPr>
          <w:delText xml:space="preserve">להו</w:delText>
        </w:r>
      </w:del>
      <w:r>
        <w:rPr>
          <w:rtl/>
        </w:rPr>
        <w:t xml:space="preserve"> </w:t>
      </w:r>
      <w:ins w:id="92408" w:author="מנוע מכני" w:date="2026-10-11T12:04:39Z">
        <w:r>
          <w:rPr>
            <w:rtl/>
          </w:rPr>
          <w:t xml:space="preserve">היו</w:t>
        </w:r>
      </w:ins>
      <w:del w:id="92409" w:author="מנוע מכני" w:date="2026-10-11T12:04:39Z">
        <w:r>
          <w:rPr>
            <w:rtl/>
          </w:rPr>
          <w:delText xml:space="preserve">הוו</w:delText>
        </w:r>
      </w:del>
      <w:r>
        <w:rPr>
          <w:rtl/>
        </w:rPr>
        <w:t xml:space="preserve"> גמירי כמשה רבינו.</w:t>
      </w:r>
    </w:p>
    <w:p>
      <w:pPr>
        <w:pStyle w:val="38"/>
        <w:rPr>
          <w:ins w:id="93452" w:author="מנוע מכני" w:date="2026-10-11T12:04:39Z"/>
        </w:rPr>
      </w:pPr>
      <w:r>
        <w:t xml:space="preserve">והא </w:t>
      </w:r>
      <w:r>
        <w:t xml:space="preserve">תניא</w:t>
      </w:r>
      <w:r>
        <w:t xml:space="preserve">:</w:t>
      </w:r>
    </w:p>
    <w:p w:rsidR="00E403F0" w:rsidRPr="00AD695E" w:rsidRDefault="00E403F0" w:rsidP="00E403F0">
      <w:pPr>
        <w:rPr>
          <w:rtl/>
        </w:rPr>
      </w:pPr>
      <w:del w:id="93453" w:author="מנוע מכני" w:date="2026-10-11T12:04:39Z">
        <w:r>
          <w:rPr>
            <w:rtl/>
          </w:rPr>
          <w:delText xml:space="preserve"> </w:delText>
        </w:r>
      </w:del>
      <w:r>
        <w:rPr>
          <w:rtl/>
        </w:rPr>
        <w:t xml:space="preserve">משמת משה, אם רבו מטמאין טמאו, אם רבו טהורין טיהרו! ליבא דאימעיט, </w:t>
      </w:r>
    </w:p>
    <w:p w:rsidR="00E403F0" w:rsidRPr="00AD695E" w:rsidRDefault="00E403F0" w:rsidP="00E403F0">
      <w:pPr>
        <w:rPr>
          <w:rtl/>
        </w:rPr>
      </w:pPr>
      <w:r>
        <w:rPr>
          <w:rtl/>
        </w:rPr>
        <w:tab/>
        <w:t xml:space="preserve">מיגמר - </w:t>
      </w:r>
      <w:ins w:id="92410" w:author="מנוע מכני" w:date="2026-10-11T12:04:39Z">
        <w:r>
          <w:rPr>
            <w:rtl/>
          </w:rPr>
          <w:t xml:space="preserve">היו</w:t>
        </w:r>
      </w:ins>
      <w:del w:id="92411" w:author="מנוע מכני" w:date="2026-10-11T12:04:39Z">
        <w:r>
          <w:rPr>
            <w:rtl/>
          </w:rPr>
          <w:tab/>
          <w:delText xml:space="preserve">הוו</w:delText>
        </w:r>
      </w:del>
      <w:r>
        <w:rPr>
          <w:rtl/>
        </w:rPr>
        <w:tab/>
        <w:t xml:space="preserve"> גמירי </w:t>
      </w:r>
      <w:ins w:id="92042" w:author="מנוע מכני" w:date="2026-10-11T12:04:39Z">
        <w:r>
          <w:rPr>
            <w:rtl/>
          </w:rPr>
          <w:t xml:space="preserve">להם</w:t>
        </w:r>
      </w:ins>
      <w:del w:id="92043" w:author="מנוע מכני" w:date="2026-10-11T12:04:39Z">
        <w:r>
          <w:rPr>
            <w:rtl/>
          </w:rPr>
          <w:tab/>
          <w:delText xml:space="preserve">להו</w:delText>
        </w:r>
      </w:del>
      <w:r>
        <w:rPr>
          <w:rtl/>
        </w:rPr>
        <w:tab/>
        <w:t xml:space="preserve"> כמשה רבינו.</w:t>
      </w:r>
    </w:p>
    <w:p w:rsidR="00E403F0" w:rsidRPr="00AD695E" w:rsidRDefault="00E403F0" w:rsidP="00E403F0">
      <w:pPr>
        <w:rPr>
          <w:rtl/>
        </w:rPr>
      </w:pPr>
      <w:r>
        <w:rPr>
          <w:rtl/>
        </w:rPr>
        <w:t xml:space="preserve">במתניתא תנא: כל אשכולות שעמדו לישראל מימות משה עד שמת יוסף בן יועזר איש צרידה </w:t>
      </w:r>
      <w:r>
        <w:rPr>
          <w:rtl/>
        </w:rPr>
        <w:t xml:space="preserve">לא</w:t>
      </w:r>
      <w:r>
        <w:rPr>
          <w:rtl/>
        </w:rPr>
        <w:t xml:space="preserve"> היה בהם שום דופי, מכאן ואילך היה בהן שום דופי.</w:t>
      </w:r>
    </w:p>
    <w:p>
      <w:pPr>
        <w:pStyle w:val="afffff8"/>
        <w:rPr>
          <w:ins w:id="90137" w:author="קלוד" w:date="2026-10-11T12:25:27Z"/>
        </w:rPr>
      </w:pPr>
      <w:ins w:id="90138" w:author="קלוד" w:date="2026-10-11T12:25:27Z">
        <w:r>
          <w:rPr>
            <w:color w:val="7B3F00"/>
          </w:rPr>
          <w:t xml:space="preserve">חסיד שנענש על עז - אין מגדלין בהמה דקה בארץ ישראל</w:t>
        </w:r>
      </w:ins>
    </w:p>
    <w:p>
      <w:pPr>
        <w:pStyle w:val="38"/>
        <w:rPr>
          <w:ins w:id="93454" w:author="מנוע מכני" w:date="2026-10-11T12:04:39Z"/>
        </w:rPr>
      </w:pPr>
      <w:r>
        <w:t xml:space="preserve">והתניא:</w:t>
      </w:r>
    </w:p>
    <w:p w:rsidR="00E403F0" w:rsidRPr="00AD695E" w:rsidRDefault="00E403F0" w:rsidP="00E403F0">
      <w:pPr>
        <w:rPr>
          <w:rtl/>
        </w:rPr>
      </w:pPr>
      <w:del w:id="93455" w:author="מנוע מכני" w:date="2026-10-11T12:04:39Z">
        <w:r>
          <w:rPr>
            <w:rtl/>
          </w:rPr>
          <w:delText xml:space="preserve"> </w:delText>
        </w:r>
      </w:del>
      <w:r>
        <w:rPr>
          <w:rtl/>
        </w:rPr>
        <w:t xml:space="preserve">מעשה בחסיד אחד שהיה גונח מלבו, ושאלו לרופאים ואמרו אין לו תקנה עד שיינק חלב רותח שחרית, והביאו עז וקשרו לו בכרעי מיטתו, והיה יונק ממנה חלב, למחר </w:t>
      </w:r>
      <w:r w:rsidRPr="00E87E21">
        <w:rPr>
          <w:spacing w:val="-4"/>
          <w:rtl/>
        </w:rPr>
        <w:t xml:space="preserve">נכנסו חביריו לבקרו, כיון שראו העז אמרו ליסטים מזויין בתוך ביתו, ואנו נכנסים לבקרו? </w:t>
      </w:r>
    </w:p>
    <w:p w:rsidR="00E403F0" w:rsidRPr="00AD695E" w:rsidRDefault="00E403F0" w:rsidP="00E403F0">
      <w:pPr>
        <w:rPr>
          <w:rtl/>
        </w:rPr>
      </w:pPr>
      <w:r>
        <w:rPr>
          <w:rtl/>
        </w:rPr>
        <w:tab/>
        <w:t>ישבו ובדקו ולא מצאו בו עון אלא של אותה העז בלבד.</w:t>
      </w:r>
    </w:p>
    <w:p w:rsidR="00E403F0" w:rsidRPr="00AD695E" w:rsidRDefault="00E403F0" w:rsidP="00E403F0">
      <w:pPr>
        <w:rPr>
          <w:rtl/>
        </w:rPr>
      </w:pPr>
      <w:r>
        <w:rPr>
          <w:rtl/>
        </w:rPr>
        <w:t xml:space="preserve">ואף הוא בשעת מיתתו </w:t>
      </w:r>
      <w:r>
        <w:rPr>
          <w:rtl/>
        </w:rPr>
        <w:t xml:space="preserve">אמר</w:t>
      </w:r>
      <w:r>
        <w:rPr>
          <w:rtl/>
        </w:rPr>
        <w:t xml:space="preserve"> יודע אני בעצמי שאין בי עון, אלא של אותה העז בלבד, </w:t>
      </w:r>
    </w:p>
    <w:p w:rsidR="00E403F0" w:rsidRPr="00AD695E" w:rsidRDefault="00E403F0" w:rsidP="00E403F0">
      <w:pPr>
        <w:rPr>
          <w:rtl/>
        </w:rPr>
      </w:pPr>
      <w:r>
        <w:rPr>
          <w:rtl/>
        </w:rPr>
        <w:t>שעברתי על דברי חבירי, שהרי אמרו חכמים אין מגדלין בהמה דקה בארץ ישראל.</w:t>
      </w:r>
    </w:p>
    <w:p w:rsidR="00E403F0" w:rsidRPr="00AD695E" w:rsidRDefault="00E403F0" w:rsidP="00E403F0">
      <w:pPr>
        <w:rPr>
          <w:rtl/>
        </w:rPr>
      </w:pPr>
      <w:r>
        <w:rPr>
          <w:rtl/>
        </w:rPr>
        <w:t xml:space="preserve">וקי"ל, כל </w:t>
      </w:r>
      <w:ins w:id="90526" w:author="מנוע מכני" w:date="2026-10-11T12:04:39Z">
        <w:r>
          <w:rPr>
            <w:rtl/>
          </w:rPr>
          <w:t xml:space="preserve">מקום</w:t>
        </w:r>
      </w:ins>
      <w:del w:id="90527" w:author="מנוע מכני" w:date="2026-10-11T12:04:39Z">
        <w:r>
          <w:rPr>
            <w:rtl/>
          </w:rPr>
          <w:delText xml:space="preserve">היכא</w:delText>
        </w:r>
      </w:del>
      <w:r>
        <w:rPr>
          <w:rtl/>
        </w:rPr>
        <w:t xml:space="preserve"> דאמר מעשה בחסיד אחד - או </w:t>
      </w:r>
      <w:r>
        <w:rPr>
          <w:rStyle w:val="2fb"/>
          <w:rtl/>
        </w:rPr>
        <w:t xml:space="preserve">ר</w:t>
      </w:r>
      <w:r>
        <w:rPr>
          <w:rStyle w:val="2fb"/>
          <w:rFonts w:hint="cs"/>
          <w:rtl/>
        </w:rPr>
        <w:t>יב</w:t>
      </w:r>
      <w:r>
        <w:rPr>
          <w:rStyle w:val="2fb"/>
          <w:rtl/>
        </w:rPr>
        <w:t>"</w:t>
      </w:r>
      <w:r>
        <w:rPr>
          <w:rStyle w:val="2fb"/>
          <w:rFonts w:hint="cs"/>
          <w:rtl/>
        </w:rPr>
        <w:t xml:space="preserve">ב</w:t>
      </w:r>
      <w:r>
        <w:rPr>
          <w:rFonts w:hint="cs"/>
          <w:rtl/>
        </w:rPr>
        <w:t xml:space="preserve"> או </w:t>
      </w:r>
      <w:r>
        <w:rPr>
          <w:rStyle w:val="2fb"/>
          <w:rFonts w:hint="cs"/>
          <w:rtl/>
        </w:rPr>
        <w:t xml:space="preserve">ריב</w:t>
      </w:r>
      <w:r>
        <w:rPr>
          <w:rStyle w:val="2fb"/>
          <w:rtl/>
        </w:rPr>
        <w:t>"</w:t>
      </w:r>
      <w:r>
        <w:rPr>
          <w:rStyle w:val="2fb"/>
          <w:rFonts w:hint="cs"/>
          <w:rtl/>
        </w:rPr>
        <w:t>א</w:t>
      </w:r>
      <w:r>
        <w:rPr>
          <w:rtl/>
        </w:rPr>
        <w:t xml:space="preserve">, ורבנן </w:t>
      </w:r>
      <w:ins w:id="92538" w:author="מנוע מכני" w:date="2026-10-11T12:04:39Z">
        <w:r>
          <w:rPr>
            <w:rtl/>
          </w:rPr>
          <w:t xml:space="preserve">אחר</w:t>
        </w:r>
      </w:ins>
      <w:del w:id="92539" w:author="מנוע מכני" w:date="2026-10-11T12:04:39Z">
        <w:r>
          <w:rPr>
            <w:rtl/>
          </w:rPr>
          <w:delText xml:space="preserve">בתר</w:delText>
        </w:r>
      </w:del>
      <w:r>
        <w:rPr>
          <w:rtl/>
        </w:rPr>
        <w:t xml:space="preserve"> יוסף בן יועזר איש צרידה דרי דרי </w:t>
      </w:r>
      <w:ins w:id="92412" w:author="מנוע מכני" w:date="2026-10-11T12:04:39Z">
        <w:r>
          <w:rPr>
            <w:rtl/>
          </w:rPr>
          <w:t xml:space="preserve">היו</w:t>
        </w:r>
      </w:ins>
      <w:del w:id="92413" w:author="מנוע מכני" w:date="2026-10-11T12:04:39Z">
        <w:r>
          <w:rPr>
            <w:rtl/>
          </w:rPr>
          <w:delText xml:space="preserve">הוו</w:delText>
        </w:r>
      </w:del>
      <w:r>
        <w:rPr>
          <w:rtl/>
        </w:rPr>
        <w:t xml:space="preserve">! </w:t>
      </w:r>
    </w:p>
    <w:p w:rsidR="00E403F0" w:rsidRPr="00AD695E" w:rsidRDefault="00E403F0" w:rsidP="00E403F0">
      <w:pPr>
        <w:pStyle w:val="afff3"/>
        <w:framePr w:wrap="around"/>
        <w:spacing w:line="240" w:lineRule="exact"/>
        <w:rPr>
          <w:rtl/>
        </w:rPr>
      </w:pPr>
      <w:r w:rsidRPr="009239E9">
        <w:rPr>
          <w:rFonts w:hint="cs"/>
          <w:szCs w:val="18"/>
          <w:rtl/>
        </w:rPr>
        <w:t>טז.</w:t>
      </w:r>
    </w:p>
    <w:p>
      <w:pPr>
        <w:pStyle w:val="38"/>
        <w:rPr>
          <w:ins w:id="93456" w:author="מנוע מכני" w:date="2026-10-11T12:04:39Z"/>
        </w:rPr>
      </w:pPr>
      <w:del w:id="94199" w:author="מנוע מכני" w:date="2026-10-11T12:04:39Z">
        <w:r>
          <w:delText xml:space="preserve">אמר </w:delText>
        </w:r>
      </w:del>
      <w:r>
        <w:t xml:space="preserve">רב יוסף:</w:t>
      </w:r>
    </w:p>
    <w:p w:rsidR="00E403F0" w:rsidRPr="00AD695E" w:rsidRDefault="00E403F0" w:rsidP="00E403F0">
      <w:pPr>
        <w:rPr>
          <w:rtl/>
        </w:rPr>
      </w:pPr>
      <w:del w:id="93457" w:author="מנוע מכני" w:date="2026-10-11T12:04:39Z">
        <w:r>
          <w:rPr>
            <w:rtl/>
          </w:rPr>
          <w:delText xml:space="preserve"> </w:delText>
        </w:r>
      </w:del>
      <w:r>
        <w:rPr>
          <w:rtl/>
        </w:rPr>
        <w:t xml:space="preserve">דופי של סמיכה קתני.</w:t>
      </w:r>
    </w:p>
    <w:p w:rsidR="00E403F0" w:rsidRPr="00AD695E" w:rsidRDefault="00E403F0" w:rsidP="00E403F0">
      <w:pPr>
        <w:rPr>
          <w:rtl/>
        </w:rPr>
      </w:pPr>
      <w:r>
        <w:rPr>
          <w:rtl/>
        </w:rPr>
        <w:t xml:space="preserve">והא יוסף בן יועזר </w:t>
      </w:r>
      <w:ins w:id="92344" w:author="מנוע מכני" w:date="2026-10-11T12:04:39Z">
        <w:r>
          <w:rPr>
            <w:rtl/>
          </w:rPr>
          <w:t xml:space="preserve">גופו</w:t>
        </w:r>
      </w:ins>
      <w:del w:id="92345" w:author="מנוע מכני" w:date="2026-10-11T12:04:39Z">
        <w:r>
          <w:rPr>
            <w:rtl/>
          </w:rPr>
          <w:delText xml:space="preserve">גופיה</w:delText>
        </w:r>
      </w:del>
      <w:r>
        <w:rPr>
          <w:rtl/>
        </w:rPr>
        <w:t xml:space="preserve"> מיפליג פליג בסמיכה! כי איפליג בה - בסוף שנ</w:t>
      </w:r>
      <w:r>
        <w:rPr>
          <w:rFonts w:hint="cs"/>
          <w:rtl/>
        </w:rPr>
        <w:t>ותיו שנתמעט הלב</w:t>
      </w:r>
      <w:r>
        <w:rPr>
          <w:rtl/>
        </w:rPr>
        <w:t>.</w:t>
      </w:r>
    </w:p>
    <w:p w:rsidR="00E403F0" w:rsidRPr="00AD695E" w:rsidRDefault="00E403F0" w:rsidP="00E403F0">
      <w:pPr>
        <w:jc w:val="center"/>
        <w:rPr>
          <w:rtl/>
        </w:rPr>
      </w:pPr>
      <w:r w:rsidRPr="00E5675B">
        <w:rPr>
          <w:rFonts w:ascii="BA חניכי הישיבות" w:hAnsi="BA חניכי הישיבות" w:cs="BA חניכי הישיבות"/>
          <w:rtl/>
        </w:rPr>
        <w:t>׻</w:t>
      </w:r>
    </w:p>
    <w:p>
      <w:pPr>
        <w:pStyle w:val="afffff8"/>
        <w:rPr>
          <w:ins w:id="90135" w:author="קלוד" w:date="2026-10-11T12:25:27Z"/>
        </w:rPr>
      </w:pPr>
      <w:ins w:id="90136" w:author="קלוד" w:date="2026-10-11T12:25:27Z">
        <w:r>
          <w:rPr>
            <w:color w:val="7B3F00"/>
          </w:rPr>
          <w:t xml:space="preserve">שלשת אלפים הלכות נשתכחו בימי אבלו של משה</w:t>
        </w:r>
      </w:ins>
    </w:p>
    <w:p>
      <w:pPr>
        <w:pStyle w:val="38"/>
        <w:rPr>
          <w:ins w:id="93458" w:author="מנוע מכני" w:date="2026-10-11T12:04:39Z"/>
        </w:rPr>
      </w:pPr>
      <w:r w:rsidRPr="00217260">
        <w:t>גופא</w:t>
      </w:r>
      <w:r w:rsidRPr="00591043">
        <w:t xml:space="preserve"> אריא</w:t>
      </w:r>
      <w:r w:rsidRPr="00591043">
        <w:t>"</w:t>
      </w:r>
      <w:r w:rsidRPr="00591043">
        <w:t>ש</w:t>
      </w:r>
      <w:r w:rsidRPr="00591043">
        <w:t xml:space="preserve">:</w:t>
      </w:r>
    </w:p>
    <w:p w:rsidR="00E403F0" w:rsidRPr="00AD695E" w:rsidRDefault="00E403F0" w:rsidP="00E403F0">
      <w:pPr>
        <w:rPr>
          <w:rtl/>
        </w:rPr>
      </w:pPr>
      <w:del w:id="93459" w:author="מנוע מכני" w:date="2026-10-11T12:04:39Z">
        <w:r w:rsidRPr="00591043">
          <w:rPr>
            <w:b/>
            <w:bCs/>
            <w:rtl/>
          </w:rPr>
          <w:delText xml:space="preserve"> </w:delText>
        </w:r>
      </w:del>
      <w:r w:rsidRPr="00591043">
        <w:rPr>
          <w:b/>
          <w:bCs/>
          <w:rtl/>
        </w:rPr>
        <w:t xml:space="preserve">שלשת אלפים הלכות נשתכחו בימי אבלו של משה.</w:t>
      </w:r>
    </w:p>
    <w:p>
      <w:pPr>
        <w:pStyle w:val="38"/>
        <w:rPr>
          <w:ins w:id="93460" w:author="מנוע מכני" w:date="2026-10-11T12:04:39Z"/>
        </w:rPr>
      </w:pPr>
      <w:r>
        <w:t xml:space="preserve">אמרו לו ליהושע:</w:t>
      </w:r>
    </w:p>
    <w:p w:rsidR="00E403F0" w:rsidRPr="00AD695E" w:rsidRDefault="00E403F0" w:rsidP="00E403F0">
      <w:pPr>
        <w:rPr>
          <w:rtl/>
        </w:rPr>
      </w:pPr>
      <w:del w:id="93461" w:author="מנוע מכני" w:date="2026-10-11T12:04:39Z">
        <w:r>
          <w:rPr>
            <w:rtl/>
          </w:rPr>
          <w:delText xml:space="preserve"> </w:delText>
        </w:r>
      </w:del>
      <w:r>
        <w:rPr>
          <w:rtl/>
        </w:rPr>
        <w:t xml:space="preserve">שאל! </w:t>
      </w:r>
      <w:r>
        <w:rPr>
          <w:rtl/>
        </w:rPr>
        <w:t xml:space="preserve">א"ל</w:t>
      </w:r>
      <w:r>
        <w:rPr>
          <w:rtl/>
        </w:rPr>
        <w:t xml:space="preserve">: </w:t>
      </w:r>
      <w:r>
        <w:rPr>
          <w:rtl/>
        </w:rPr>
        <w:t xml:space="preserve">לא</w:t>
      </w:r>
      <w:r>
        <w:rPr>
          <w:rtl/>
        </w:rPr>
        <w:t xml:space="preserve"> בשמים היא.</w:t>
      </w:r>
    </w:p>
    <w:p>
      <w:pPr>
        <w:pStyle w:val="38"/>
        <w:rPr>
          <w:ins w:id="93462" w:author="מנוע מכני" w:date="2026-10-11T12:04:39Z"/>
        </w:rPr>
      </w:pPr>
      <w:r>
        <w:t xml:space="preserve">אמרו לו לשמואל:</w:t>
      </w:r>
    </w:p>
    <w:p w:rsidR="00E403F0" w:rsidRPr="00AD695E" w:rsidRDefault="00E403F0" w:rsidP="00E403F0">
      <w:pPr>
        <w:rPr>
          <w:rtl/>
        </w:rPr>
      </w:pPr>
      <w:del w:id="93463" w:author="מנוע מכני" w:date="2026-10-11T12:04:39Z">
        <w:r>
          <w:rPr>
            <w:rtl/>
          </w:rPr>
          <w:delText xml:space="preserve"> </w:delText>
        </w:r>
      </w:del>
      <w:r>
        <w:rPr>
          <w:rtl/>
        </w:rPr>
        <w:t xml:space="preserve">שאל! </w:t>
      </w:r>
      <w:r>
        <w:rPr>
          <w:rtl/>
        </w:rPr>
        <w:t xml:space="preserve">אמר</w:t>
      </w:r>
      <w:r>
        <w:rPr>
          <w:rtl/>
        </w:rPr>
        <w:t xml:space="preserve"> להם: אלה המצות - שאין הנביא רשאי לחדש דבר מעתה.</w:t>
      </w:r>
    </w:p>
    <w:p>
      <w:pPr>
        <w:pStyle w:val="38"/>
        <w:rPr>
          <w:ins w:id="93464" w:author="מנוע מכני" w:date="2026-10-11T12:04:39Z"/>
        </w:rPr>
      </w:pPr>
      <w:del w:id="94200" w:author="מנוע מכני" w:date="2026-10-11T12:04:39Z">
        <w:r>
          <w:delText xml:space="preserve">אמר </w:delText>
        </w:r>
      </w:del>
      <w:r>
        <w:t xml:space="preserve">ר' יצחק נפחא:</w:t>
      </w:r>
    </w:p>
    <w:p w:rsidR="00E403F0" w:rsidRPr="00AD695E" w:rsidRDefault="00E403F0" w:rsidP="00E403F0">
      <w:pPr>
        <w:rPr>
          <w:rtl/>
        </w:rPr>
      </w:pPr>
      <w:del w:id="93465" w:author="מנוע מכני" w:date="2026-10-11T12:04:39Z">
        <w:r>
          <w:rPr>
            <w:rtl/>
          </w:rPr>
          <w:delText xml:space="preserve"> </w:delText>
        </w:r>
      </w:del>
      <w:r>
        <w:rPr>
          <w:rtl/>
        </w:rPr>
        <w:t xml:space="preserve">אף חטאת שמתו בעליה נשתכחה בימי אבלו של משה.</w:t>
      </w:r>
    </w:p>
    <w:p>
      <w:pPr>
        <w:pStyle w:val="38"/>
        <w:rPr>
          <w:ins w:id="93466" w:author="מנוע מכני" w:date="2026-10-11T12:04:39Z"/>
        </w:rPr>
      </w:pPr>
      <w:r>
        <w:t xml:space="preserve">אמרו לפנחס:</w:t>
      </w:r>
    </w:p>
    <w:p w:rsidR="00E403F0" w:rsidRPr="00AD695E" w:rsidRDefault="00E403F0" w:rsidP="00E403F0">
      <w:pPr>
        <w:rPr>
          <w:rtl/>
        </w:rPr>
      </w:pPr>
      <w:del w:id="93467" w:author="מנוע מכני" w:date="2026-10-11T12:04:39Z">
        <w:r>
          <w:rPr>
            <w:rtl/>
          </w:rPr>
          <w:delText xml:space="preserve"> </w:delText>
        </w:r>
      </w:del>
      <w:r>
        <w:rPr>
          <w:rtl/>
        </w:rPr>
        <w:t xml:space="preserve">שאל! </w:t>
      </w:r>
      <w:r>
        <w:rPr>
          <w:rtl/>
        </w:rPr>
        <w:t xml:space="preserve">אמר</w:t>
      </w:r>
      <w:r>
        <w:rPr>
          <w:rtl/>
        </w:rPr>
        <w:t xml:space="preserve"> </w:t>
      </w:r>
      <w:ins w:id="91248" w:author="מנוע מכני" w:date="2026-10-11T12:04:39Z">
        <w:r>
          <w:rPr>
            <w:rtl/>
          </w:rPr>
          <w:t xml:space="preserve">לו</w:t>
        </w:r>
      </w:ins>
      <w:del w:id="91249" w:author="מנוע מכני" w:date="2026-10-11T12:04:39Z">
        <w:r>
          <w:rPr>
            <w:rtl/>
          </w:rPr>
          <w:delText xml:space="preserve">ליה</w:delText>
        </w:r>
      </w:del>
      <w:r>
        <w:rPr>
          <w:rtl/>
        </w:rPr>
        <w:t xml:space="preserve"> </w:t>
      </w:r>
      <w:r>
        <w:rPr>
          <w:rtl/>
        </w:rPr>
        <w:t xml:space="preserve">לא</w:t>
      </w:r>
      <w:r>
        <w:rPr>
          <w:rtl/>
        </w:rPr>
        <w:t xml:space="preserve"> בשמים היא.</w:t>
      </w:r>
    </w:p>
    <w:p>
      <w:pPr>
        <w:pStyle w:val="38"/>
        <w:rPr>
          <w:ins w:id="93468" w:author="מנוע מכני" w:date="2026-10-11T12:04:39Z"/>
        </w:rPr>
      </w:pPr>
      <w:r>
        <w:t xml:space="preserve">א"ל</w:t>
      </w:r>
      <w:r>
        <w:t xml:space="preserve"> לאלעזר:</w:t>
      </w:r>
    </w:p>
    <w:p w:rsidR="00E403F0" w:rsidRPr="00AD695E" w:rsidRDefault="00E403F0" w:rsidP="00E403F0">
      <w:pPr>
        <w:rPr>
          <w:rtl/>
        </w:rPr>
      </w:pPr>
      <w:del w:id="93469" w:author="מנוע מכני" w:date="2026-10-11T12:04:39Z">
        <w:r>
          <w:rPr>
            <w:rtl/>
          </w:rPr>
          <w:delText xml:space="preserve"> </w:delText>
        </w:r>
      </w:del>
      <w:r>
        <w:rPr>
          <w:rtl/>
        </w:rPr>
        <w:t xml:space="preserve">שאל! </w:t>
      </w:r>
      <w:r>
        <w:rPr>
          <w:rtl/>
        </w:rPr>
        <w:t xml:space="preserve">אמר</w:t>
      </w:r>
      <w:r>
        <w:rPr>
          <w:rtl/>
        </w:rPr>
        <w:t xml:space="preserve"> להם: אלה המצות שאין נביא רשאי לחדש דבר מעתה.</w:t>
      </w:r>
    </w:p>
    <w:p>
      <w:pPr>
        <w:pStyle w:val="38"/>
        <w:rPr>
          <w:ins w:id="93470" w:author="מנוע מכני" w:date="2026-10-11T12:04:39Z"/>
        </w:rPr>
      </w:pPr>
      <w:r>
        <w:t xml:space="preserve">ארי</w:t>
      </w:r>
      <w:ins w:id="90009" w:author="מנוע מכני" w:date="2026-10-11T12:04:39Z">
        <w:r>
          <w:t xml:space="preserve">א"ר</w:t>
        </w:r>
      </w:ins>
      <w:del w:id="90010" w:author="מנוע מכני" w:date="2026-10-11T12:04:39Z">
        <w:r>
          <w:delText xml:space="preserve">א</w:delText>
        </w:r>
        <w:r>
          <w:delText xml:space="preserve">"</w:delText>
        </w:r>
        <w:r>
          <w:delText xml:space="preserve">'ר</w:delText>
        </w:r>
      </w:del>
      <w:r>
        <w:t xml:space="preserve">:</w:t>
      </w:r>
    </w:p>
    <w:p w:rsidR="00E403F0" w:rsidRPr="00AD695E" w:rsidRDefault="00E403F0" w:rsidP="00E403F0">
      <w:pPr>
        <w:rPr>
          <w:rtl/>
        </w:rPr>
      </w:pPr>
      <w:del w:id="93471" w:author="מנוע מכני" w:date="2026-10-11T12:04:39Z">
        <w:r>
          <w:rPr>
            <w:rtl/>
          </w:rPr>
          <w:delText xml:space="preserve"> </w:delText>
        </w:r>
      </w:del>
      <w:r>
        <w:rPr>
          <w:rtl/>
        </w:rPr>
        <w:t xml:space="preserve">בשעה שנפטר משה רבינו לגן עדן, </w:t>
      </w:r>
      <w:r>
        <w:rPr>
          <w:rtl/>
        </w:rPr>
        <w:t xml:space="preserve">אמר</w:t>
      </w:r>
      <w:r>
        <w:rPr>
          <w:rtl/>
        </w:rPr>
        <w:t xml:space="preserve"> לו ליהושע: שאל ממני כל ספיקות שיש לך! </w:t>
      </w:r>
      <w:r>
        <w:rPr>
          <w:rtl/>
        </w:rPr>
        <w:t xml:space="preserve">אמר</w:t>
      </w:r>
      <w:r>
        <w:rPr>
          <w:rtl/>
        </w:rPr>
        <w:t xml:space="preserve"> לו: </w:t>
      </w:r>
      <w:r>
        <w:rPr>
          <w:rStyle w:val="2fb"/>
          <w:rtl/>
        </w:rPr>
        <w:t xml:space="preserve">רבי</w:t>
      </w:r>
      <w:r>
        <w:rPr>
          <w:rtl/>
        </w:rPr>
        <w:t xml:space="preserve">, כלום הנחתיך שעה אחת והלכתי למקום אחר? </w:t>
      </w:r>
    </w:p>
    <w:p w:rsidR="00E403F0" w:rsidRPr="00AD695E" w:rsidRDefault="00E403F0" w:rsidP="00E403F0">
      <w:pPr>
        <w:rPr>
          <w:rtl/>
        </w:rPr>
      </w:pPr>
      <w:r>
        <w:rPr>
          <w:rtl/>
        </w:rPr>
        <w:tab/>
        <w:t xml:space="preserve">לא</w:t>
      </w:r>
      <w:r>
        <w:rPr>
          <w:rtl/>
        </w:rPr>
        <w:t xml:space="preserve">	 כך כתבת בי </w:t>
      </w:r>
      <w:r>
        <w:rPr>
          <w:rStyle w:val="afffff0"/>
          <w:rtl/>
          <w:rPrChange w:id="9017" w:author="מנוע פסוקים" w:date="2026-10-11T09:25:30Z">
            <w:rPr>
              <w:rtl/>
            </w:rPr>
          </w:rPrChange>
        </w:rPr>
        <w:t xml:space="preserve">ומשרתו יהושע בן נון נער </w:t>
      </w:r>
      <w:r>
        <w:rPr>
          <w:rStyle w:val="afffff0"/>
          <w:rtl/>
          <w:rPrChange w:id="9018" w:author="מנוע פסוקים" w:date="2026-10-11T09:25:30Z">
            <w:rPr>
              <w:rtl/>
            </w:rPr>
          </w:rPrChange>
        </w:rPr>
        <w:t xml:space="preserve">	לא</w:t>
      </w:r>
      <w:r>
        <w:rPr>
          <w:rStyle w:val="afffff0"/>
          <w:rtl/>
          <w:rPrChange w:id="9019" w:author="מנוע פסוקים" w:date="2026-10-11T09:25:30Z">
            <w:rPr>
              <w:rtl/>
            </w:rPr>
          </w:rPrChange>
        </w:rPr>
        <w:t xml:space="preserve">	 ימיש מתוך האהל</w:t>
      </w:r>
      <w:r>
        <w:rPr>
          <w:rtl/>
        </w:rPr>
        <w:t xml:space="preserve">? </w:t>
      </w:r>
    </w:p>
    <w:p w:rsidR="00E403F0" w:rsidRPr="00AD695E" w:rsidRDefault="00E403F0" w:rsidP="00E403F0">
      <w:pPr>
        <w:rPr>
          <w:rtl/>
        </w:rPr>
      </w:pPr>
      <w:r>
        <w:rPr>
          <w:rtl/>
        </w:rPr>
        <w:t>מיד תשש כחו של יהושע, ונשתכחו ממנו שלש מאות הלכות, ונולדו לו שבע מאות ספיקות, ועמדו כל ישראל להרגו.</w:t>
      </w:r>
    </w:p>
    <w:p>
      <w:pPr>
        <w:pStyle w:val="38"/>
        <w:rPr>
          <w:ins w:id="93472" w:author="מנוע מכני" w:date="2026-10-11T12:04:39Z"/>
        </w:rPr>
      </w:pPr>
      <w:r>
        <w:t>א"ל</w:t>
      </w:r>
      <w:r>
        <w:t xml:space="preserve"> </w:t>
      </w:r>
      <w:r>
        <w:t xml:space="preserve">הקב"ה</w:t>
      </w:r>
      <w:r>
        <w:t xml:space="preserve">:</w:t>
      </w:r>
    </w:p>
    <w:p w:rsidR="00E403F0" w:rsidRPr="00AD695E" w:rsidRDefault="00E403F0" w:rsidP="00E403F0">
      <w:pPr>
        <w:rPr>
          <w:rtl/>
        </w:rPr>
      </w:pPr>
      <w:del w:id="93473" w:author="מנוע מכני" w:date="2026-10-11T12:04:39Z">
        <w:r>
          <w:rPr>
            <w:rtl/>
          </w:rPr>
          <w:delText xml:space="preserve"> </w:delText>
        </w:r>
      </w:del>
      <w:r>
        <w:rPr>
          <w:rtl/>
        </w:rPr>
        <w:t xml:space="preserve">לומר לך </w:t>
      </w:r>
      <w:r>
        <w:rPr>
          <w:rFonts w:hint="cs"/>
          <w:rtl/>
        </w:rPr>
        <w:t>א</w:t>
      </w:r>
      <w:r>
        <w:rPr>
          <w:rtl/>
        </w:rPr>
        <w:t>"</w:t>
      </w:r>
      <w:r>
        <w:rPr>
          <w:rFonts w:hint="cs"/>
          <w:rtl/>
        </w:rPr>
        <w:t>א</w:t>
      </w:r>
      <w:r>
        <w:rPr>
          <w:rtl/>
        </w:rPr>
        <w:t xml:space="preserve"> לך וטורדן במלחמה, שנאמר </w:t>
      </w:r>
      <w:r>
        <w:rPr>
          <w:rFonts w:hint="cs"/>
          <w:rtl/>
        </w:rPr>
        <w:t>'</w:t>
      </w:r>
      <w:r>
        <w:rPr>
          <w:rStyle w:val="afffff0"/>
          <w:rtl/>
        </w:rPr>
        <w:t>ויהי אחרי מות משה עבד ה</w:t>
      </w:r>
      <w:r w:rsidR="00D64BA8">
        <w:rPr>
          <w:rtl/>
        </w:rPr>
        <w:t>'</w:t>
      </w:r>
      <w:r>
        <w:rPr>
          <w:rtl/>
        </w:rPr>
        <w:t xml:space="preserve"> ויאמר ה</w:t>
      </w:r>
      <w:r w:rsidR="00D64BA8">
        <w:rPr>
          <w:rtl/>
        </w:rPr>
        <w:t>'</w:t>
      </w:r>
      <w:r>
        <w:rPr>
          <w:rtl/>
        </w:rPr>
        <w:t xml:space="preserve"> </w:t>
      </w:r>
      <w:r>
        <w:rPr>
          <w:rFonts w:hint="cs"/>
          <w:rtl/>
        </w:rPr>
        <w:t>וגו</w:t>
      </w:r>
    </w:p>
    <w:p w:rsidR="00E403F0" w:rsidRPr="00AD695E" w:rsidRDefault="00E403F0" w:rsidP="00E403F0">
      <w:pPr>
        <w:rPr>
          <w:rtl/>
        </w:rPr>
      </w:pPr>
      <w:r w:rsidRPr="00A757C8">
        <w:rPr>
          <w:rtl/>
        </w:rPr>
        <w:t>במתניתין: אלף ושבע מאות קלין וחמורין, וגזירות שוות, ודקדוקי סופרים נשתכחו בימי אבלו של משה.</w:t>
      </w:r>
    </w:p>
    <w:p>
      <w:pPr>
        <w:pStyle w:val="afffff8"/>
        <w:rPr>
          <w:ins w:id="90133" w:author="קלוד" w:date="2026-10-11T12:25:27Z"/>
        </w:rPr>
      </w:pPr>
      <w:ins w:id="90134" w:author="קלוד" w:date="2026-10-11T12:25:27Z">
        <w:r>
          <w:rPr>
            <w:color w:val="7B3F00"/>
          </w:rPr>
          <w:t xml:space="preserve">עתניאל בן קנז - החזירן בפלפולו</w:t>
        </w:r>
      </w:ins>
    </w:p>
    <w:p>
      <w:pPr>
        <w:pStyle w:val="38"/>
        <w:rPr>
          <w:ins w:id="93474" w:author="מנוע מכני" w:date="2026-10-11T12:04:39Z"/>
        </w:rPr>
      </w:pPr>
      <w:r>
        <w:t>א</w:t>
      </w:r>
      <w:ins w:id="90011" w:author="מנוע מכני" w:date="2026-10-11T12:04:39Z">
        <w:r>
          <w:t xml:space="preserve">ר"א</w:t>
        </w:r>
      </w:ins>
      <w:del w:id="90012" w:author="מנוע מכני" w:date="2026-10-11T12:04:39Z">
        <w:r>
          <w:delText xml:space="preserve">ר</w:delText>
        </w:r>
        <w:r>
          <w:delText xml:space="preserve">"</w:delText>
        </w:r>
        <w:r>
          <w:delText xml:space="preserve">'א</w:delText>
        </w:r>
      </w:del>
      <w:r>
        <w:t xml:space="preserve">:</w:t>
      </w:r>
    </w:p>
    <w:p w:rsidR="00E403F0" w:rsidRPr="00AD695E" w:rsidRDefault="00E403F0" w:rsidP="00E403F0">
      <w:pPr>
        <w:rPr>
          <w:rtl/>
        </w:rPr>
      </w:pPr>
      <w:del w:id="93475" w:author="מנוע מכני" w:date="2026-10-11T12:04:39Z">
        <w:r>
          <w:rPr>
            <w:rtl/>
          </w:rPr>
          <w:delText xml:space="preserve"> </w:delText>
        </w:r>
      </w:del>
      <w:r>
        <w:rPr>
          <w:rtl/>
        </w:rPr>
        <w:t xml:space="preserve">אעפ"כ</w:t>
      </w:r>
      <w:r>
        <w:rPr>
          <w:rtl/>
        </w:rPr>
        <w:t xml:space="preserve"> החזירן עתניאל בן קנז מתוך פלפולו, שנא</w:t>
      </w:r>
      <w:r>
        <w:rPr>
          <w:rFonts w:hint="cs"/>
          <w:rtl/>
        </w:rPr>
        <w:t>'</w:t>
      </w:r>
      <w:r>
        <w:rPr>
          <w:rtl/>
        </w:rPr>
        <w:t xml:space="preserve"> </w:t>
      </w:r>
      <w:r>
        <w:rPr>
          <w:rStyle w:val="afffff0"/>
          <w:rtl/>
          <w:rPrChange w:id="9020" w:author="מנוע פסוקים" w:date="2026-10-11T09:25:30Z">
            <w:rPr>
              <w:rtl/>
            </w:rPr>
          </w:rPrChange>
        </w:rPr>
        <w:t xml:space="preserve">וילכדה עתניאל בן קנז אחי כלב ויתן לו את עכסה בתו לאשה</w:t>
      </w:r>
      <w:r>
        <w:rPr>
          <w:rtl/>
        </w:rPr>
        <w:t xml:space="preserve">.</w:t>
      </w:r>
    </w:p>
    <w:p w:rsidR="00E403F0" w:rsidRPr="00AD695E" w:rsidRDefault="00E403F0" w:rsidP="00E403F0">
      <w:pPr>
        <w:rPr>
          <w:rtl/>
        </w:rPr>
      </w:pPr>
      <w:r>
        <w:rPr>
          <w:rtl/>
        </w:rPr>
        <w:t>ולמה נקרא שמה עכסה - שכל הרואה אותה כועס על אשתו.</w:t>
      </w:r>
    </w:p>
    <w:p w:rsidR="00E403F0" w:rsidRPr="00AD695E" w:rsidRDefault="00E403F0" w:rsidP="00E403F0">
      <w:pPr>
        <w:rPr>
          <w:rtl/>
        </w:rPr>
      </w:pPr>
      <w:r>
        <w:rPr>
          <w:rFonts w:hint="cs"/>
          <w:rtl/>
        </w:rPr>
        <w:t>'</w:t>
      </w:r>
      <w:r>
        <w:rPr>
          <w:rStyle w:val="afffff0"/>
          <w:rtl/>
        </w:rPr>
        <w:t>ויהי בבואה ותסיתהו לשאל מאת אביה שדה ותצנח מעל החמור</w:t>
      </w:r>
      <w:r>
        <w:rPr>
          <w:rFonts w:hint="cs"/>
          <w:rtl/>
        </w:rPr>
        <w:t>'</w:t>
      </w:r>
      <w:r>
        <w:rPr>
          <w:rtl/>
        </w:rPr>
        <w:t xml:space="preserve">, </w:t>
      </w:r>
    </w:p>
    <w:p w:rsidR="00E403F0" w:rsidRPr="00AD695E" w:rsidRDefault="00E403F0" w:rsidP="00E403F0">
      <w:pPr>
        <w:rPr>
          <w:rtl/>
        </w:rPr>
      </w:pPr>
      <w:r>
        <w:rPr>
          <w:rFonts w:hint="cs"/>
          <w:rtl/>
        </w:rPr>
        <w:lastRenderedPageBreak/>
        <w:t>'</w:t>
      </w:r>
      <w:ins w:id="90413" w:author="Claude - סמנטי" w:date="2026-10-11T12:20:38Z">
        <w:r>
          <w:rPr>
            <w:rStyle w:val="afffff0"/>
            <w:rtl/>
          </w:rPr>
          <w:t xml:space="preserve">וַתִּצְנַח</w:t>
        </w:r>
      </w:ins>
      <w:del w:id="90414" w:author="Claude - סמנטי" w:date="2026-10-11T12:20:38Z">
        <w:r>
          <w:rPr>
            <w:rtl/>
          </w:rPr>
          <w:delText xml:space="preserve">ותצנח</w:delText>
        </w:r>
      </w:del>
      <w:r>
        <w:rPr>
          <w:rFonts w:hint="cs"/>
          <w:rtl/>
        </w:rPr>
        <w:t>'</w:t>
      </w:r>
      <w:r>
        <w:rPr>
          <w:rtl/>
        </w:rPr>
        <w:t xml:space="preserve"> </w:t>
      </w:r>
      <w:r>
        <w:rPr>
          <w:rStyle w:val="2fb"/>
          <w:rtl/>
        </w:rPr>
        <w:t xml:space="preserve">רבא</w:t>
      </w:r>
      <w:r>
        <w:rPr>
          <w:rtl/>
        </w:rPr>
        <w:t xml:space="preserve"> א"ר יצחק, אמרה לו: מה חמור זה, כיון שאין לו מאכל באבוסו - מיד צועק</w:t>
      </w:r>
      <w:ins w:id="91798" w:author="מנוע מכני" w:date="2026-10-11T12:04:39Z">
        <w:r>
          <w:rPr>
            <w:rtl/>
          </w:rPr>
          <w:t xml:space="preserve">,</w:t>
        </w:r>
      </w:ins>
      <w:del w:id="91799" w:author="מנוע מכני" w:date="2026-10-11T12:04:39Z">
        <w:r>
          <w:rPr>
            <w:rtl/>
          </w:rPr>
          <w:delText xml:space="preserve">;</w:delText>
        </w:r>
      </w:del>
    </w:p>
    <w:p w:rsidR="00E403F0" w:rsidRPr="00AD695E" w:rsidRDefault="00E403F0" w:rsidP="00E403F0">
      <w:pPr>
        <w:rPr>
          <w:rtl/>
        </w:rPr>
      </w:pPr>
      <w:r>
        <w:rPr>
          <w:rtl/>
        </w:rPr>
        <w:t>כך אשה, כיון שאין לה תבואה בתוך ביתה - מיד צועקת.</w:t>
      </w:r>
    </w:p>
    <w:p w:rsidR="00E403F0" w:rsidRPr="00AD695E" w:rsidRDefault="00E403F0" w:rsidP="00E403F0">
      <w:pPr>
        <w:rPr>
          <w:rtl/>
        </w:rPr>
      </w:pPr>
      <w:r>
        <w:rPr>
          <w:rFonts w:hint="cs"/>
          <w:rtl/>
        </w:rPr>
        <w:t>'</w:t>
      </w:r>
      <w:ins w:id="90415" w:author="Claude - סמנטי" w:date="2026-10-11T12:20:38Z">
        <w:r>
          <w:rPr>
            <w:rStyle w:val="afffff0"/>
            <w:rtl/>
          </w:rPr>
          <w:t xml:space="preserve">וַתֹּאמֶר תְּנָה לִּי בְרָכָה כִּי אֶרֶץ הַנֶּגֶב נְתַתָּנִי</w:t>
        </w:r>
      </w:ins>
      <w:del w:id="90416" w:author="Claude - סמנטי" w:date="2026-10-11T12:20:38Z">
        <w:r>
          <w:rPr>
            <w:rtl/>
          </w:rPr>
          <w:delText xml:space="preserve">ותאמר תנה לי ברכה כי ארץ הנגב נתתני</w:delText>
        </w:r>
      </w:del>
      <w:r>
        <w:rPr>
          <w:rFonts w:hint="cs"/>
          <w:rtl/>
        </w:rPr>
        <w:t>'</w:t>
      </w:r>
      <w:r>
        <w:rPr>
          <w:rtl/>
        </w:rPr>
        <w:t xml:space="preserve"> - בית שמנוגב מכל טובה.</w:t>
      </w:r>
    </w:p>
    <w:p w:rsidR="00E403F0" w:rsidRPr="00AD695E" w:rsidRDefault="00E403F0" w:rsidP="00E403F0">
      <w:pPr>
        <w:rPr>
          <w:rtl/>
        </w:rPr>
      </w:pPr>
      <w:r>
        <w:rPr>
          <w:rFonts w:hint="cs"/>
          <w:rtl/>
        </w:rPr>
        <w:t>'</w:t>
      </w:r>
      <w:ins w:id="90417" w:author="Claude - סמנטי" w:date="2026-10-11T12:20:38Z">
        <w:r>
          <w:rPr>
            <w:rStyle w:val="afffff0"/>
            <w:rtl/>
          </w:rPr>
          <w:t xml:space="preserve">וְנָתַתָּה לִּי גּוּלּוֹת מָיִם</w:t>
        </w:r>
      </w:ins>
      <w:del w:id="90418" w:author="Claude - סמנטי" w:date="2026-10-11T12:20:38Z">
        <w:r>
          <w:rPr>
            <w:rtl/>
          </w:rPr>
          <w:delText xml:space="preserve">ונתתה לי גולות מים</w:delText>
        </w:r>
      </w:del>
      <w:r>
        <w:rPr>
          <w:rFonts w:hint="cs"/>
          <w:rtl/>
        </w:rPr>
        <w:t>'</w:t>
      </w:r>
      <w:r>
        <w:rPr>
          <w:rtl/>
        </w:rPr>
        <w:t xml:space="preserve"> - אדם שאין בו אלא תורה בלבד.</w:t>
      </w:r>
    </w:p>
    <w:p w:rsidR="00E403F0" w:rsidRPr="00AD695E" w:rsidRDefault="00E403F0" w:rsidP="00E403F0">
      <w:pPr>
        <w:rPr>
          <w:rtl/>
        </w:rPr>
      </w:pPr>
      <w:r w:rsidRPr="00A757C8">
        <w:rPr>
          <w:rFonts w:hint="cs"/>
          <w:rtl/>
        </w:rPr>
        <w:t>'</w:t>
      </w:r>
      <w:r w:rsidRPr="00A757C8">
        <w:rPr>
          <w:rStyle w:val="afffff0"/>
          <w:rtl/>
        </w:rPr>
        <w:t>ויתן לה כלב את גולות עליות ואת גולות תחתיות</w:t>
      </w:r>
      <w:r w:rsidRPr="00A757C8">
        <w:rPr>
          <w:rFonts w:hint="cs"/>
          <w:rtl/>
        </w:rPr>
        <w:t>'</w:t>
      </w:r>
      <w:r w:rsidRPr="00A757C8">
        <w:rPr>
          <w:rtl/>
        </w:rPr>
        <w:t>,</w:t>
      </w:r>
      <w:r w:rsidRPr="00A757C8">
        <w:rPr>
          <w:rFonts w:hint="cs"/>
          <w:rtl/>
        </w:rPr>
        <w:t xml:space="preserve"> </w:t>
      </w:r>
      <w:r w:rsidRPr="00A757C8">
        <w:rPr>
          <w:rFonts w:hint="cs"/>
          <w:rtl/>
        </w:rPr>
        <w:t xml:space="preserve">א</w:t>
      </w:r>
      <w:r w:rsidRPr="00A757C8">
        <w:rPr>
          <w:rtl/>
        </w:rPr>
        <w:t>"</w:t>
      </w:r>
      <w:r w:rsidRPr="00A757C8">
        <w:rPr>
          <w:rFonts w:hint="cs"/>
          <w:rtl/>
        </w:rPr>
        <w:t>ל</w:t>
      </w:r>
      <w:r w:rsidRPr="00A757C8">
        <w:rPr>
          <w:rtl/>
        </w:rPr>
        <w:t>: מי שדר עליונים ותחתונים יבקש ממנו מזונות.</w:t>
      </w:r>
    </w:p>
    <w:p w:rsidR="00E403F0" w:rsidRPr="00AD695E" w:rsidRDefault="00E403F0" w:rsidP="00E403F0">
      <w:pPr>
        <w:rPr>
          <w:rtl/>
        </w:rPr>
      </w:pPr>
      <w:del w:id="90068" w:author="מנוע מכני" w:date="2026-10-11T12:04:39Z">
        <w:r>
          <w:rPr>
            <w:rFonts w:hint="cs"/>
            <w:rtl/>
          </w:rPr>
          <w:delText xml:space="preserve"> </w:delText>
        </w:r>
      </w:del>
      <w:r>
        <w:rPr>
          <w:rtl/>
        </w:rPr>
        <w:t xml:space="preserve">וכלב, בן קנז הוא? והלא כלב בן יפונה הוא! </w:t>
      </w:r>
      <w:ins w:id="91250" w:author="מנוע מכני" w:date="2026-10-11T12:04:39Z">
        <w:r>
          <w:rPr>
            <w:rtl/>
          </w:rPr>
          <w:t xml:space="preserve">מה</w:t>
        </w:r>
      </w:ins>
      <w:del w:id="91251" w:author="מנוע מכני" w:date="2026-10-11T12:04:39Z">
        <w:r>
          <w:rPr>
            <w:rtl/>
          </w:rPr>
          <w:delText xml:space="preserve">מאי</w:delText>
        </w:r>
      </w:del>
      <w:r>
        <w:rPr>
          <w:rtl/>
        </w:rPr>
        <w:t xml:space="preserve"> יפונה - שפנה מעצת מרגלים.</w:t>
      </w:r>
    </w:p>
    <w:p w:rsidR="00E403F0" w:rsidRPr="00AD695E" w:rsidRDefault="00E403F0" w:rsidP="00E403F0">
      <w:pPr>
        <w:rPr>
          <w:rtl/>
        </w:rPr>
      </w:pPr>
      <w:r>
        <w:rPr>
          <w:rtl/>
        </w:rPr>
        <w:t xml:space="preserve">ואכתי, בן קנז הוא? בן חצרון הוא, דכתיב </w:t>
      </w:r>
      <w:r>
        <w:rPr>
          <w:rStyle w:val="afffff0"/>
          <w:rtl/>
          <w:rPrChange w:id="9021" w:author="מנוע פסוקים" w:date="2026-10-11T09:25:30Z">
            <w:rPr>
              <w:rtl/>
            </w:rPr>
          </w:rPrChange>
        </w:rPr>
        <w:t xml:space="preserve">וכלב בן חצרון הוליד את עזובה</w:t>
      </w:r>
      <w:r>
        <w:rPr>
          <w:rtl/>
        </w:rPr>
        <w:t xml:space="preserve">! </w:t>
      </w:r>
      <w:r>
        <w:rPr>
          <w:rStyle w:val="2fb"/>
          <w:rtl/>
        </w:rPr>
        <w:t xml:space="preserve">רבא</w:t>
      </w:r>
      <w:r>
        <w:rPr>
          <w:rtl/>
        </w:rPr>
        <w:t xml:space="preserve"> </w:t>
      </w:r>
      <w:r w:rsidRPr="00217260">
        <w:rPr>
          <w:b/>
          <w:bCs/>
          <w:rtl/>
        </w:rPr>
        <w:t>חורגיה</w:t>
      </w:r>
      <w:r>
        <w:rPr>
          <w:rtl/>
        </w:rPr>
        <w:t xml:space="preserve"> דקנז הוא.</w:t>
      </w:r>
    </w:p>
    <w:p>
      <w:pPr>
        <w:pStyle w:val="afffff8"/>
        <w:rPr>
          <w:ins w:id="90131" w:author="קלוד" w:date="2026-10-11T12:25:27Z"/>
        </w:rPr>
      </w:pPr>
      <w:ins w:id="90132" w:author="קלוד" w:date="2026-10-11T12:25:27Z">
        <w:r>
          <w:rPr>
            <w:color w:val="7B3F00"/>
          </w:rPr>
          <w:t xml:space="preserve">עתניאל הוא יעבץ - 'אם ברך תברכני'</w:t>
        </w:r>
      </w:ins>
    </w:p>
    <w:p w:rsidR="00E403F0" w:rsidRPr="00AD695E" w:rsidRDefault="00E403F0" w:rsidP="00E403F0">
      <w:pPr>
        <w:rPr>
          <w:rtl/>
        </w:rPr>
      </w:pPr>
      <w:del w:id="90069" w:author="מנוע מכני" w:date="2026-10-11T12:04:39Z">
        <w:r>
          <w:rPr>
            <w:rFonts w:hint="cs"/>
            <w:rtl/>
          </w:rPr>
          <w:delText xml:space="preserve"> </w:delText>
        </w:r>
      </w:del>
      <w:r>
        <w:rPr>
          <w:rtl/>
        </w:rPr>
        <w:t xml:space="preserve">תנא הוא </w:t>
      </w:r>
      <w:r w:rsidRPr="00217260">
        <w:rPr>
          <w:b/>
          <w:bCs/>
          <w:rtl/>
        </w:rPr>
        <w:t>עתניאל</w:t>
      </w:r>
      <w:r>
        <w:rPr>
          <w:rFonts w:hint="cs"/>
          <w:rtl/>
        </w:rPr>
        <w:t xml:space="preserve"> שענאו אל,</w:t>
      </w:r>
      <w:r>
        <w:rPr>
          <w:rtl/>
        </w:rPr>
        <w:t xml:space="preserve"> הוא </w:t>
      </w:r>
      <w:r w:rsidRPr="00217260">
        <w:rPr>
          <w:b/>
          <w:bCs/>
          <w:rtl/>
        </w:rPr>
        <w:t>יעבץ</w:t>
      </w:r>
      <w:r>
        <w:rPr>
          <w:rFonts w:hint="cs"/>
          <w:rtl/>
        </w:rPr>
        <w:t xml:space="preserve"> שיעץ וריבץ תורה בישראל</w:t>
      </w:r>
      <w:r>
        <w:rPr>
          <w:rtl/>
        </w:rPr>
        <w:t>, ויהודה אחי שמעון שמו.</w:t>
      </w:r>
    </w:p>
    <w:p w:rsidR="00E403F0" w:rsidRPr="00AD695E" w:rsidRDefault="00E403F0" w:rsidP="00E403F0">
      <w:pPr>
        <w:rPr>
          <w:rtl/>
        </w:rPr>
      </w:pPr>
      <w:r>
        <w:rPr>
          <w:rFonts w:hint="cs"/>
          <w:rtl/>
        </w:rPr>
        <w:t>ע</w:t>
      </w:r>
      <w:r>
        <w:rPr>
          <w:rtl/>
        </w:rPr>
        <w:t>נאו אל – ד</w:t>
      </w:r>
      <w:r>
        <w:rPr>
          <w:rFonts w:hint="cs"/>
          <w:rtl/>
        </w:rPr>
        <w:t>'</w:t>
      </w:r>
      <w:r>
        <w:rPr>
          <w:rStyle w:val="afffff0"/>
          <w:rtl/>
        </w:rPr>
        <w:t>ויקרא יעבץ לאלהי ישראל לאמור אם ברך תברכני והרבית את גבולי והיתה ידך לבלתי עצבי ויבא אלהים את אשר שאל</w:t>
      </w:r>
      <w:r>
        <w:rPr>
          <w:rFonts w:hint="cs"/>
          <w:rtl/>
        </w:rPr>
        <w:t>'</w:t>
      </w:r>
      <w:r>
        <w:rPr>
          <w:rtl/>
        </w:rPr>
        <w:t>.</w:t>
      </w:r>
    </w:p>
    <w:p w:rsidR="00E403F0" w:rsidRPr="00AD695E" w:rsidRDefault="00E403F0" w:rsidP="00E403F0">
      <w:pPr>
        <w:rPr>
          <w:rtl/>
        </w:rPr>
      </w:pPr>
      <w:r>
        <w:rPr>
          <w:rFonts w:hint="cs"/>
          <w:rtl/>
        </w:rPr>
        <w:t>'</w:t>
      </w:r>
      <w:ins w:id="90421" w:author="Claude - סמנטי" w:date="2026-10-11T12:20:38Z">
        <w:r>
          <w:rPr>
            <w:rStyle w:val="afffff0"/>
            <w:rtl/>
          </w:rPr>
          <w:t xml:space="preserve">אִם בָּרֵךְ תְּבָרְכֵנִי</w:t>
        </w:r>
      </w:ins>
      <w:del w:id="90422" w:author="Claude - סמנטי" w:date="2026-10-11T12:20:38Z">
        <w:r>
          <w:rPr>
            <w:rtl/>
          </w:rPr>
          <w:delText xml:space="preserve">אם ברך תברכני</w:delText>
        </w:r>
      </w:del>
      <w:r>
        <w:rPr>
          <w:rFonts w:hint="cs"/>
          <w:rtl/>
        </w:rPr>
        <w:t>'</w:t>
      </w:r>
      <w:r>
        <w:rPr>
          <w:rtl/>
        </w:rPr>
        <w:t xml:space="preserve"> - בתורה, </w:t>
      </w:r>
      <w:r>
        <w:rPr>
          <w:rFonts w:hint="cs"/>
          <w:rtl/>
        </w:rPr>
        <w:t>'</w:t>
      </w:r>
      <w:ins w:id="90419" w:author="Claude - סמנטי" w:date="2026-10-11T12:20:38Z">
        <w:r>
          <w:rPr>
            <w:rStyle w:val="afffff0"/>
            <w:rtl/>
          </w:rPr>
          <w:t xml:space="preserve">וְהִרְבִּיתָ אֶת גְּבוּלִי</w:t>
        </w:r>
      </w:ins>
      <w:del w:id="90420" w:author="Claude - סמנטי" w:date="2026-10-11T12:20:38Z">
        <w:r>
          <w:rPr>
            <w:rtl/>
          </w:rPr>
          <w:delText xml:space="preserve">והרבית את גבולי</w:delText>
        </w:r>
      </w:del>
      <w:r>
        <w:rPr>
          <w:rFonts w:hint="cs"/>
          <w:rtl/>
        </w:rPr>
        <w:t>'</w:t>
      </w:r>
      <w:r>
        <w:rPr>
          <w:rtl/>
        </w:rPr>
        <w:t xml:space="preserve"> - בתלמידים, </w:t>
      </w:r>
    </w:p>
    <w:p w:rsidR="00E403F0" w:rsidRPr="00AD695E" w:rsidRDefault="00E403F0" w:rsidP="00E403F0">
      <w:pPr>
        <w:rPr>
          <w:rtl/>
        </w:rPr>
      </w:pPr>
      <w:r>
        <w:rPr>
          <w:rFonts w:hint="cs"/>
          <w:rtl/>
        </w:rPr>
        <w:t>'</w:t>
      </w:r>
      <w:r>
        <w:rPr>
          <w:rStyle w:val="afffff0"/>
          <w:rtl/>
        </w:rPr>
        <w:t>והיתה ידך עמדי</w:t>
      </w:r>
      <w:r>
        <w:rPr>
          <w:rFonts w:hint="cs"/>
          <w:rtl/>
        </w:rPr>
        <w:t>'</w:t>
      </w:r>
      <w:r>
        <w:rPr>
          <w:rtl/>
        </w:rPr>
        <w:t xml:space="preserve"> - שלא ישתכח תלמודי מלבי, </w:t>
      </w:r>
    </w:p>
    <w:p w:rsidR="00E403F0" w:rsidRPr="00AD695E" w:rsidRDefault="00E403F0" w:rsidP="00E403F0">
      <w:pPr>
        <w:rPr>
          <w:rtl/>
        </w:rPr>
      </w:pPr>
      <w:r>
        <w:rPr>
          <w:rFonts w:hint="cs"/>
          <w:rtl/>
        </w:rPr>
        <w:t>'</w:t>
      </w:r>
      <w:r>
        <w:rPr>
          <w:rStyle w:val="afffff0"/>
          <w:rtl/>
        </w:rPr>
        <w:t>ועשה מרעתי</w:t>
      </w:r>
      <w:r>
        <w:rPr>
          <w:rFonts w:hint="cs"/>
          <w:rtl/>
        </w:rPr>
        <w:t>'</w:t>
      </w:r>
      <w:r>
        <w:rPr>
          <w:rtl/>
        </w:rPr>
        <w:t xml:space="preserve"> - שיזדמנו לי ריעים כמותי, </w:t>
      </w:r>
    </w:p>
    <w:p w:rsidR="00E403F0" w:rsidRPr="00AD695E" w:rsidRDefault="00E403F0" w:rsidP="00E403F0">
      <w:pPr>
        <w:rPr>
          <w:rtl/>
        </w:rPr>
      </w:pPr>
      <w:r>
        <w:rPr>
          <w:rFonts w:hint="cs"/>
          <w:rtl/>
        </w:rPr>
        <w:t>'</w:t>
      </w:r>
      <w:ins w:id="90423" w:author="Claude - סמנטי" w:date="2026-10-11T12:20:38Z">
        <w:r>
          <w:rPr>
            <w:rStyle w:val="afffff0"/>
            <w:rtl/>
          </w:rPr>
          <w:t xml:space="preserve">לְבִלְתִּי עָצְבִי</w:t>
        </w:r>
      </w:ins>
      <w:del w:id="90424" w:author="Claude - סמנטי" w:date="2026-10-11T12:20:38Z">
        <w:r>
          <w:rPr>
            <w:rtl/>
          </w:rPr>
          <w:delText xml:space="preserve">לבלתי עצבי</w:delText>
        </w:r>
      </w:del>
      <w:r>
        <w:rPr>
          <w:rFonts w:hint="cs"/>
          <w:rtl/>
        </w:rPr>
        <w:t>'</w:t>
      </w:r>
      <w:r>
        <w:rPr>
          <w:rtl/>
        </w:rPr>
        <w:t xml:space="preserve"> - שלא ישגבני יצה"ר מלשנות, </w:t>
      </w:r>
    </w:p>
    <w:p w:rsidR="00E403F0" w:rsidRPr="00AD695E" w:rsidRDefault="00E403F0" w:rsidP="00E403F0">
      <w:pPr>
        <w:rPr>
          <w:rtl/>
        </w:rPr>
      </w:pPr>
      <w:r>
        <w:rPr>
          <w:rFonts w:hint="cs"/>
          <w:rtl/>
        </w:rPr>
        <w:t>'</w:t>
      </w:r>
      <w:r>
        <w:rPr>
          <w:rtl/>
        </w:rPr>
        <w:t>אם אתה עושה כן</w:t>
      </w:r>
      <w:r>
        <w:rPr>
          <w:rFonts w:hint="cs"/>
          <w:rtl/>
        </w:rPr>
        <w:t>'</w:t>
      </w:r>
      <w:r>
        <w:rPr>
          <w:rtl/>
        </w:rPr>
        <w:t xml:space="preserve"> - מוטב,</w:t>
      </w:r>
      <w:ins w:id="91800" w:author="מנוע מכני" w:date="2026-10-11T12:04:39Z">
        <w:r>
          <w:rPr>
            <w:rtl/>
          </w:rPr>
          <w:t xml:space="preserve"> </w:t>
        </w:r>
      </w:ins>
      <w:del w:id="91801" w:author="מנוע מכני" w:date="2026-10-11T12:04:39Z">
        <w:r>
          <w:rPr>
            <w:rtl/>
          </w:rPr>
          <w:delText xml:space="preserve"> </w:delText>
        </w:r>
        <w:r>
          <w:rPr>
            <w:rFonts w:hint="cs"/>
            <w:rtl/>
          </w:rPr>
          <w:delText xml:space="preserve"> </w:delText>
        </w:r>
      </w:del>
      <w:r>
        <w:rPr>
          <w:rtl/>
        </w:rPr>
        <w:t xml:space="preserve">ואם </w:t>
      </w:r>
      <w:ins w:id="90528" w:author="מנוע מכני" w:date="2026-10-11T12:04:39Z">
        <w:r>
          <w:rPr>
            <w:rtl/>
          </w:rPr>
          <w:t xml:space="preserve">לא</w:t>
        </w:r>
      </w:ins>
      <w:del w:id="90529" w:author="מנוע מכני" w:date="2026-10-11T12:04:39Z">
        <w:r>
          <w:rPr>
            <w:rtl/>
          </w:rPr>
          <w:delText xml:space="preserve">לאו</w:delText>
        </w:r>
      </w:del>
      <w:r>
        <w:rPr>
          <w:rtl/>
        </w:rPr>
        <w:t xml:space="preserve"> - הריני הולך לנסיסי לשאול, </w:t>
      </w:r>
    </w:p>
    <w:p w:rsidR="00E403F0" w:rsidRPr="00AD695E" w:rsidRDefault="00E403F0" w:rsidP="00E403F0">
      <w:pPr>
        <w:rPr>
          <w:rtl/>
        </w:rPr>
      </w:pPr>
      <w:r>
        <w:rPr>
          <w:rtl/>
        </w:rPr>
        <w:t xml:space="preserve">מיד – </w:t>
      </w:r>
      <w:r>
        <w:rPr>
          <w:rFonts w:hint="cs"/>
          <w:rtl/>
        </w:rPr>
        <w:t>'</w:t>
      </w:r>
      <w:ins w:id="90425" w:author="Claude - סמנטי" w:date="2026-10-11T12:20:38Z">
        <w:r>
          <w:rPr>
            <w:rStyle w:val="afffff0"/>
            <w:rtl/>
          </w:rPr>
          <w:t xml:space="preserve">וַיָּבֵא אֱלֹהִים אֵת אֲשֶׁר שָׁאָל</w:t>
        </w:r>
      </w:ins>
      <w:del w:id="90426" w:author="Claude - סמנטי" w:date="2026-10-11T12:20:38Z">
        <w:r>
          <w:rPr>
            <w:rtl/>
          </w:rPr>
          <w:delText xml:space="preserve">ויבא אלהים את אשר שאל</w:delText>
        </w:r>
      </w:del>
      <w:r>
        <w:rPr>
          <w:rFonts w:hint="cs"/>
          <w:rtl/>
        </w:rPr>
        <w:t>'</w:t>
      </w:r>
      <w:r>
        <w:rPr>
          <w:rtl/>
        </w:rPr>
        <w:t>.</w:t>
      </w:r>
    </w:p>
    <w:p w:rsidR="00E403F0" w:rsidRPr="00AD695E" w:rsidRDefault="00E403F0" w:rsidP="00E403F0">
      <w:pPr>
        <w:rPr>
          <w:rtl/>
        </w:rPr>
      </w:pPr>
      <w:r>
        <w:rPr>
          <w:rtl/>
        </w:rPr>
        <w:t xml:space="preserve">כיוצא בדבר אתה אומר: </w:t>
      </w:r>
      <w:r>
        <w:rPr>
          <w:rFonts w:hint="cs"/>
          <w:rtl/>
        </w:rPr>
        <w:t>'</w:t>
      </w:r>
      <w:r>
        <w:rPr>
          <w:rStyle w:val="afffff0"/>
          <w:rtl/>
        </w:rPr>
        <w:t xml:space="preserve">רש ואיש תככים נפגשו מאיר עיני שניהם ה</w:t>
      </w:r>
      <w:r>
        <w:rPr>
          <w:rtl/>
        </w:rPr>
        <w:t xml:space="preserve">', </w:t>
      </w:r>
    </w:p>
    <w:p w:rsidR="00E403F0" w:rsidRPr="00AD695E" w:rsidRDefault="00E403F0" w:rsidP="00E403F0">
      <w:pPr>
        <w:rPr>
          <w:rtl/>
        </w:rPr>
      </w:pPr>
      <w:r>
        <w:rPr>
          <w:rtl/>
        </w:rPr>
        <w:t xml:space="preserve">בשעה שהתלמיד הולך אצל רבו ואומר לו: למדני תורה! אם מלמדו - מאיר עיני שניהם ה', </w:t>
      </w:r>
    </w:p>
    <w:p w:rsidR="00E403F0" w:rsidRPr="00AD695E" w:rsidRDefault="00E403F0" w:rsidP="00E403F0">
      <w:pPr>
        <w:rPr>
          <w:rtl/>
        </w:rPr>
      </w:pPr>
      <w:r>
        <w:rPr>
          <w:rtl/>
        </w:rPr>
        <w:t xml:space="preserve">ואם </w:t>
      </w:r>
      <w:ins w:id="90530" w:author="מנוע מכני" w:date="2026-10-11T12:04:39Z">
        <w:r>
          <w:rPr>
            <w:rtl/>
          </w:rPr>
          <w:t xml:space="preserve">לא</w:t>
        </w:r>
      </w:ins>
      <w:del w:id="90531" w:author="מנוע מכני" w:date="2026-10-11T12:04:39Z">
        <w:r>
          <w:rPr>
            <w:rtl/>
          </w:rPr>
          <w:delText xml:space="preserve">לאו</w:delText>
        </w:r>
      </w:del>
      <w:r>
        <w:rPr>
          <w:rtl/>
        </w:rPr>
        <w:t xml:space="preserve">, </w:t>
      </w:r>
      <w:r>
        <w:rPr>
          <w:rStyle w:val="afffff0"/>
          <w:rtl/>
          <w:rPrChange w:id="9022" w:author="מנוע פסוקים" w:date="2026-10-11T09:25:30Z">
            <w:rPr>
              <w:rtl/>
            </w:rPr>
          </w:rPrChange>
        </w:rPr>
        <w:t xml:space="preserve">עשיר ורש נפגשו עושה כולם ה</w:t>
      </w:r>
      <w:r>
        <w:rPr>
          <w:rtl/>
        </w:rPr>
        <w:t xml:space="preserve">', מי שעשאו חכם לזה - עושה אותו טיפש, </w:t>
      </w:r>
    </w:p>
    <w:p w:rsidR="00E403F0" w:rsidRPr="00AD695E" w:rsidRDefault="00E403F0" w:rsidP="00E403F0">
      <w:pPr>
        <w:rPr>
          <w:rtl/>
        </w:rPr>
      </w:pPr>
      <w:r>
        <w:rPr>
          <w:rtl/>
        </w:rPr>
        <w:t xml:space="preserve">טיפש לזה - עושה אותו חכם, זו משנת </w:t>
      </w:r>
      <w:r>
        <w:rPr>
          <w:rStyle w:val="2fb"/>
          <w:rtl/>
        </w:rPr>
        <w:t xml:space="preserve">ר' נתן</w:t>
      </w:r>
      <w:r>
        <w:rPr>
          <w:rtl/>
        </w:rPr>
        <w:t xml:space="preserve">.</w:t>
      </w:r>
    </w:p>
    <w:p w:rsidR="00E403F0" w:rsidRPr="00AD695E" w:rsidRDefault="00E403F0" w:rsidP="00E403F0">
      <w:pPr>
        <w:rPr>
          <w:rtl/>
        </w:rPr>
      </w:pPr>
    </w:p>
    <w:p>
      <w:pPr>
        <w:pStyle w:val="38"/>
        <w:rPr>
          <w:ins w:id="93476" w:author="מנוע מכני" w:date="2026-10-11T12:04:39Z"/>
        </w:rPr>
      </w:pPr>
      <w:del w:id="90070" w:author="מנוע מכני" w:date="2026-10-11T12:04:39Z">
        <w:r>
          <w:delText xml:space="preserve"> </w:delText>
        </w:r>
      </w:del>
      <w:r>
        <w:t xml:space="preserve">ר' יהודה הנשיא</w:t>
      </w:r>
      <w:del w:id="94201" w:author="מנוע מכני" w:date="2026-10-11T12:04:39Z">
        <w:r>
          <w:delText xml:space="preserve"> אומר</w:delText>
        </w:r>
      </w:del>
      <w:r>
        <w:t xml:space="preserve">:</w:t>
      </w:r>
    </w:p>
    <w:p w:rsidR="00E403F0" w:rsidRPr="00AD695E" w:rsidRDefault="00E403F0" w:rsidP="00E403F0">
      <w:pPr>
        <w:rPr>
          <w:rtl/>
        </w:rPr>
      </w:pPr>
      <w:del w:id="93477" w:author="מנוע מכני" w:date="2026-10-11T12:04:39Z">
        <w:r>
          <w:rPr>
            <w:rtl/>
          </w:rPr>
          <w:delText xml:space="preserve"> </w:delText>
        </w:r>
      </w:del>
      <w:r>
        <w:rPr>
          <w:rFonts w:hint="cs"/>
          <w:rtl/>
        </w:rPr>
        <w:t>'</w:t>
      </w:r>
      <w:ins w:id="90427" w:author="Claude - סמנטי" w:date="2026-10-11T12:20:38Z">
        <w:r>
          <w:rPr>
            <w:rStyle w:val="afffff0"/>
            <w:rtl/>
          </w:rPr>
          <w:t xml:space="preserve">אִם בָּרֵךְ תְּבָרְכֵנִי</w:t>
        </w:r>
      </w:ins>
      <w:del w:id="90428" w:author="Claude - סמנטי" w:date="2026-10-11T12:20:38Z">
        <w:r>
          <w:rPr>
            <w:rtl/>
          </w:rPr>
          <w:delText xml:space="preserve">אם ברך תברכני</w:delText>
        </w:r>
      </w:del>
      <w:r>
        <w:rPr>
          <w:rFonts w:hint="cs"/>
          <w:rtl/>
        </w:rPr>
        <w:t>'</w:t>
      </w:r>
      <w:r>
        <w:rPr>
          <w:rtl/>
        </w:rPr>
        <w:t xml:space="preserve"> - בפריה ורביה, </w:t>
      </w:r>
    </w:p>
    <w:p w:rsidR="00E403F0" w:rsidRPr="00AD695E" w:rsidRDefault="00E403F0" w:rsidP="00E403F0">
      <w:pPr>
        <w:rPr>
          <w:rtl/>
        </w:rPr>
      </w:pPr>
      <w:r>
        <w:rPr>
          <w:rtl/>
        </w:rPr>
        <w:t xml:space="preserve">והרבית את גבולי - בבנים ובבנות, </w:t>
      </w:r>
      <w:r>
        <w:rPr>
          <w:rFonts w:hint="cs"/>
          <w:rtl/>
        </w:rPr>
        <w:t>'</w:t>
      </w:r>
      <w:r>
        <w:rPr>
          <w:rStyle w:val="afffff0"/>
          <w:rtl/>
        </w:rPr>
        <w:t>והיתה ידך עמדי</w:t>
      </w:r>
      <w:r>
        <w:rPr>
          <w:rFonts w:hint="cs"/>
          <w:rtl/>
        </w:rPr>
        <w:t>'</w:t>
      </w:r>
      <w:r>
        <w:rPr>
          <w:rtl/>
        </w:rPr>
        <w:t xml:space="preserve"> - במשא ובמתן.</w:t>
      </w:r>
    </w:p>
    <w:p w:rsidR="00E403F0" w:rsidRPr="00AD695E" w:rsidRDefault="00E403F0" w:rsidP="00E403F0">
      <w:pPr>
        <w:rPr>
          <w:rtl/>
        </w:rPr>
      </w:pPr>
      <w:r>
        <w:rPr>
          <w:rtl/>
        </w:rPr>
        <w:t xml:space="preserve">ועשית מרעתי - שלא יהא בי מיחוש ראש ומיחוש אזנים ומיחוש עינים, </w:t>
      </w:r>
    </w:p>
    <w:p w:rsidR="00E403F0" w:rsidRPr="00AD695E" w:rsidRDefault="00E403F0" w:rsidP="00E403F0">
      <w:pPr>
        <w:rPr>
          <w:rtl/>
        </w:rPr>
      </w:pPr>
      <w:r>
        <w:rPr>
          <w:rtl/>
        </w:rPr>
        <w:t xml:space="preserve">לבלתי עצבי - שלא ישגבני יצה"ר מלשנות, </w:t>
      </w:r>
    </w:p>
    <w:p w:rsidR="00E403F0" w:rsidRPr="002B4E05" w:rsidRDefault="00E403F0" w:rsidP="00E403F0">
      <w:pPr>
        <w:rPr>
          <w:spacing w:val="-2"/>
          <w:rtl/>
        </w:rPr>
      </w:pPr>
      <w:r w:rsidRPr="002B4E05">
        <w:rPr>
          <w:spacing w:val="-2"/>
          <w:rtl/>
        </w:rPr>
        <w:t xml:space="preserve">אם אתה עושה כן - מוטב, ואם </w:t>
      </w:r>
      <w:ins w:id="90532" w:author="מנוע מכני" w:date="2026-10-11T12:04:39Z">
        <w:r>
          <w:rPr>
            <w:spacing w:val="-2"/>
            <w:rtl/>
          </w:rPr>
          <w:t xml:space="preserve">לא</w:t>
        </w:r>
      </w:ins>
      <w:del w:id="90533" w:author="מנוע מכני" w:date="2026-10-11T12:04:39Z">
        <w:r w:rsidRPr="002B4E05">
          <w:rPr>
            <w:spacing w:val="-2"/>
            <w:rtl/>
          </w:rPr>
          <w:delText xml:space="preserve">לאו</w:delText>
        </w:r>
      </w:del>
      <w:r w:rsidRPr="002B4E05">
        <w:rPr>
          <w:spacing w:val="-2"/>
          <w:rtl/>
        </w:rPr>
        <w:t xml:space="preserve"> - הריני הולך בנסיסי לשאול, ויבא לו אלהים את אשר שאל.</w:t>
      </w:r>
    </w:p>
    <w:p w:rsidR="00E403F0" w:rsidRPr="00AD695E" w:rsidRDefault="00E403F0" w:rsidP="00E403F0">
      <w:pPr>
        <w:rPr>
          <w:rtl/>
        </w:rPr>
      </w:pPr>
      <w:r>
        <w:rPr>
          <w:rtl/>
        </w:rPr>
        <w:t xml:space="preserve">כיוצא בדבר אתה אומר: </w:t>
      </w:r>
      <w:r>
        <w:rPr>
          <w:rFonts w:hint="cs"/>
          <w:rtl/>
        </w:rPr>
        <w:t>'</w:t>
      </w:r>
      <w:r>
        <w:rPr>
          <w:rStyle w:val="afffff0"/>
          <w:rtl/>
        </w:rPr>
        <w:t xml:space="preserve">רש ואיש תככים נפגשו מאיר עיני שניהם ה</w:t>
      </w:r>
      <w:r>
        <w:rPr>
          <w:rtl/>
        </w:rPr>
        <w:t xml:space="preserve">', בשעה שעני הולך אצל </w:t>
      </w:r>
      <w:ins w:id="90146" w:author="מנוע מכני" w:date="2026-10-11T12:04:39Z">
        <w:r>
          <w:rPr>
            <w:rtl/>
          </w:rPr>
          <w:t xml:space="preserve">בעה"ב</w:t>
        </w:r>
      </w:ins>
      <w:del w:id="90147" w:author="מנוע מכני" w:date="2026-10-11T12:04:39Z">
        <w:r>
          <w:rPr>
            <w:rtl/>
          </w:rPr>
          <w:delText xml:space="preserve">בעל הבית</w:delText>
        </w:r>
      </w:del>
      <w:r>
        <w:rPr>
          <w:rtl/>
        </w:rPr>
        <w:t xml:space="preserve"> ואמר: פרנסני! אם מפרנסו - מוטב, ואם </w:t>
      </w:r>
      <w:ins w:id="90534" w:author="מנוע מכני" w:date="2026-10-11T12:04:39Z">
        <w:r>
          <w:rPr>
            <w:rtl/>
          </w:rPr>
          <w:t xml:space="preserve">לא</w:t>
        </w:r>
      </w:ins>
      <w:del w:id="90535" w:author="מנוע מכני" w:date="2026-10-11T12:04:39Z">
        <w:r>
          <w:rPr>
            <w:rtl/>
          </w:rPr>
          <w:delText xml:space="preserve">לאו</w:delText>
        </w:r>
      </w:del>
      <w:r>
        <w:rPr>
          <w:rtl/>
        </w:rPr>
        <w:t xml:space="preserve"> - </w:t>
      </w:r>
      <w:r>
        <w:rPr>
          <w:rStyle w:val="afffff0"/>
          <w:rtl/>
          <w:rPrChange w:id="9023" w:author="מנוע פסוקים" w:date="2026-10-11T09:25:30Z">
            <w:rPr>
              <w:rtl/>
            </w:rPr>
          </w:rPrChange>
        </w:rPr>
        <w:t xml:space="preserve">עשיר ורש נפגשו עושה כולם ה</w:t>
      </w:r>
      <w:r>
        <w:rPr>
          <w:rtl/>
        </w:rPr>
        <w:t xml:space="preserve">', </w:t>
      </w:r>
    </w:p>
    <w:p w:rsidR="00E403F0" w:rsidRPr="00AD695E" w:rsidRDefault="00E403F0" w:rsidP="00E403F0">
      <w:pPr>
        <w:rPr>
          <w:rtl/>
        </w:rPr>
      </w:pPr>
      <w:r>
        <w:rPr>
          <w:rtl/>
        </w:rPr>
        <w:t>מי שעשאו עשיר לזה - עושה אותו עני, עני לזה - עושה אותו עשיר.</w:t>
      </w:r>
    </w:p>
    <w:p w:rsidR="00E403F0" w:rsidRPr="00AD695E" w:rsidRDefault="00E403F0" w:rsidP="00E403F0">
      <w:pPr>
        <w:jc w:val="center"/>
        <w:rPr>
          <w:del w:id="90020" w:author="מנוע עיצוב" w:date="2026-10-11T12:09:26Z"/>
          <w:rtl/>
        </w:rPr>
      </w:pPr>
      <w:del w:id="90019" w:author="מנוע עיצוב" w:date="2026-10-11T12:09:26Z">
        <w:r w:rsidRPr="00E5675B">
          <w:rPr>
            <w:rFonts w:ascii="BA חניכי הישיבות" w:hAnsi="BA חניכי הישיבות" w:cs="BA חניכי הישיבות"/>
            <w:rtl/>
          </w:rPr>
          <w:delText xml:space="preserve">׻</w:delText>
        </w:r>
      </w:del>
    </w:p>
    <w:p w:rsidR="00E403F0" w:rsidRPr="00AD695E" w:rsidRDefault="00E403F0" w:rsidP="00E403F0">
      <w:pPr>
        <w:pStyle w:val="affff1"/>
        <w:ind w:end="0"/>
        <w:rPr>
          <w:rtl/>
        </w:rPr>
        <w:pPrChange w:id="20025" w:author="קלוד" w:date="2026-10-11T09:07:18Z">
          <w:pPr>
            <w:pStyle w:val="affff1"/>
            <w:rPr>
              <w:rtl/>
            </w:rPr>
          </w:pPr>
        </w:pPrChange>
      </w:pPr>
      <w:ins w:id="9813" w:author="מספור קטעי משנה" w:date="2026-10-11T09:35:05Z">
        <w:r>
          <w:rPr>
            <w:rStyle w:val="MisparKeta"/>
          </w:rPr>
          <w:t xml:space="preserve">ו. </w:t>
        </w:r>
      </w:ins>
      <w:r>
        <w:rPr>
          <w:rtl/>
        </w:rPr>
        <w:t>אר"ש מה מצינו כו'.</w:t>
      </w:r>
    </w:p>
    <w:p>
      <w:pPr>
        <w:pStyle w:val="38"/>
        <w:rPr>
          <w:ins w:id="93478" w:author="מנוע מכני" w:date="2026-10-11T12:04:39Z"/>
        </w:rPr>
      </w:pPr>
      <w:r w:rsidRPr="00217260">
        <w:t>ת"ר</w:t>
      </w:r>
      <w:r>
        <w:t xml:space="preserve">, </w:t>
      </w:r>
      <w:ins w:id="90148" w:author="מנוע מכני" w:date="2026-10-11T12:04:39Z">
        <w:r>
          <w:t xml:space="preserve">ר"ש</w:t>
        </w:r>
      </w:ins>
      <w:del w:id="90149" w:author="מנוע מכני" w:date="2026-10-11T12:04:39Z">
        <w:r>
          <w:delText xml:space="preserve">רבי שמעון</w:delText>
        </w:r>
      </w:del>
      <w:del w:id="94202" w:author="מנוע מכני" w:date="2026-10-11T12:04:39Z">
        <w:r>
          <w:delText xml:space="preserve"> אומר</w:delText>
        </w:r>
      </w:del>
      <w:r>
        <w:t xml:space="preserve">:</w:t>
      </w:r>
    </w:p>
    <w:p w:rsidR="00E403F0" w:rsidRPr="00AD695E" w:rsidRDefault="00E403F0" w:rsidP="00E403F0">
      <w:pPr>
        <w:rPr>
          <w:rtl/>
        </w:rPr>
      </w:pPr>
      <w:del w:id="93479" w:author="מנוע מכני" w:date="2026-10-11T12:04:39Z">
        <w:r>
          <w:rPr>
            <w:rtl/>
          </w:rPr>
          <w:delText xml:space="preserve"> </w:delText>
        </w:r>
      </w:del>
      <w:r>
        <w:rPr>
          <w:rtl/>
        </w:rPr>
        <w:t xml:space="preserve">חמש חטאות מתות</w:t>
      </w:r>
      <w:ins w:id="91802" w:author="מנוע מכני" w:date="2026-10-11T12:04:39Z">
        <w:r>
          <w:rPr>
            <w:rtl/>
          </w:rPr>
          <w:t xml:space="preserve">,</w:t>
        </w:r>
      </w:ins>
      <w:del w:id="91803" w:author="מנוע מכני" w:date="2026-10-11T12:04:39Z">
        <w:r>
          <w:rPr>
            <w:rtl/>
          </w:rPr>
          <w:delText xml:space="preserve">;</w:delText>
        </w:r>
      </w:del>
    </w:p>
    <w:p w:rsidR="00E403F0" w:rsidRPr="00E87E21" w:rsidRDefault="00E403F0" w:rsidP="00E403F0">
      <w:pPr>
        <w:rPr>
          <w:spacing w:val="-4"/>
          <w:rtl/>
        </w:rPr>
      </w:pPr>
      <w:r w:rsidRPr="00E87E21">
        <w:rPr>
          <w:spacing w:val="-4"/>
          <w:rtl/>
        </w:rPr>
        <w:t>ולד חטאת, ותמורת חטאת, וחטאת שמתו בעליה, וחטאת שכפרו בעליה, וחטאת שעיברה שנתה.</w:t>
      </w:r>
    </w:p>
    <w:p w:rsidR="00E403F0" w:rsidRPr="00AD695E" w:rsidRDefault="00E403F0" w:rsidP="00E403F0">
      <w:pPr>
        <w:rPr>
          <w:rtl/>
        </w:rPr>
      </w:pPr>
      <w:r>
        <w:rPr>
          <w:rtl/>
        </w:rPr>
        <w:t xml:space="preserve">אי אתה יכול לומר ולד חטאת בציבור - לפי שאין חטאת נקבה בציבור, </w:t>
      </w:r>
    </w:p>
    <w:p w:rsidR="00E403F0" w:rsidRPr="00AD695E" w:rsidRDefault="00E403F0" w:rsidP="00E403F0">
      <w:pPr>
        <w:rPr>
          <w:rtl/>
        </w:rPr>
      </w:pPr>
      <w:r>
        <w:rPr>
          <w:rtl/>
        </w:rPr>
        <w:t xml:space="preserve">ואי אתה יכול לומר תמורת חטאת בציבור - לפי שאין ציבור עושין תמורה, </w:t>
      </w:r>
    </w:p>
    <w:p w:rsidR="00E403F0" w:rsidRPr="00AD695E" w:rsidRDefault="00E403F0" w:rsidP="00E403F0">
      <w:pPr>
        <w:rPr>
          <w:rtl/>
        </w:rPr>
      </w:pPr>
      <w:r>
        <w:rPr>
          <w:rtl/>
        </w:rPr>
        <w:t>ואי אתה יכול לומר חטאת שמתו בעליה בציבור - לפי שאין הציבור מתים.</w:t>
      </w:r>
    </w:p>
    <w:p w:rsidR="00E403F0" w:rsidRPr="00AD695E" w:rsidRDefault="00E403F0" w:rsidP="00E403F0">
      <w:pPr>
        <w:rPr>
          <w:rtl/>
        </w:rPr>
      </w:pPr>
      <w:r w:rsidRPr="00A757C8">
        <w:rPr>
          <w:rtl/>
        </w:rPr>
        <w:t xml:space="preserve">שכיפרו בעליה ושעיברה שנתה </w:t>
      </w:r>
      <w:r w:rsidRPr="00A757C8">
        <w:rPr>
          <w:rtl/>
        </w:rPr>
        <w:t xml:space="preserve">לא</w:t>
      </w:r>
      <w:r w:rsidRPr="00A757C8">
        <w:rPr>
          <w:rtl/>
        </w:rPr>
        <w:t xml:space="preserve"> מצינו, יכול יהו נוהגות בין ביחיד בין בציבור אמרת: ילמד סתום ממפורש</w:t>
      </w:r>
      <w:ins w:id="91804" w:author="מנוע מכני" w:date="2026-10-11T12:04:39Z">
        <w:r>
          <w:rPr>
            <w:rtl/>
          </w:rPr>
          <w:t xml:space="preserve">,</w:t>
        </w:r>
      </w:ins>
      <w:del w:id="91805" w:author="מנוע מכני" w:date="2026-10-11T12:04:39Z">
        <w:r w:rsidRPr="00A757C8">
          <w:rPr>
            <w:rtl/>
          </w:rPr>
          <w:delText xml:space="preserve">;</w:delText>
        </w:r>
      </w:del>
    </w:p>
    <w:p w:rsidR="00E403F0" w:rsidRPr="00E87E21" w:rsidRDefault="00E403F0" w:rsidP="00E403F0">
      <w:pPr>
        <w:rPr>
          <w:spacing w:val="-6"/>
          <w:rtl/>
        </w:rPr>
      </w:pPr>
      <w:r w:rsidRPr="00E87E21">
        <w:rPr>
          <w:spacing w:val="-6"/>
          <w:rtl/>
        </w:rPr>
        <w:t>מה מפורש ביחיד ולא בצבור, אף בשכיפרו בעליה ושעיברה שנתה ביחיד דברים אמורים ולא בציבור.</w:t>
      </w:r>
    </w:p>
    <w:p w:rsidR="00E403F0" w:rsidRPr="00AD695E" w:rsidRDefault="00E403F0" w:rsidP="00E403F0">
      <w:pPr>
        <w:pStyle w:val="afff3"/>
        <w:framePr w:wrap="around"/>
        <w:spacing w:line="240" w:lineRule="exact"/>
        <w:rPr>
          <w:rtl/>
        </w:rPr>
      </w:pPr>
      <w:r w:rsidRPr="009239E9">
        <w:rPr>
          <w:rFonts w:hint="cs"/>
          <w:szCs w:val="18"/>
          <w:rtl/>
        </w:rPr>
        <w:lastRenderedPageBreak/>
        <w:t>טז:</w:t>
      </w:r>
    </w:p>
    <w:p w:rsidR="00E403F0" w:rsidRPr="00AD695E" w:rsidRDefault="00E403F0" w:rsidP="00E403F0">
      <w:pPr>
        <w:rPr>
          <w:rtl/>
        </w:rPr>
      </w:pPr>
      <w:r>
        <w:rPr>
          <w:rtl/>
        </w:rPr>
        <w:t xml:space="preserve">וכי דנין אפשר משאי </w:t>
      </w:r>
      <w:r>
        <w:rPr>
          <w:rFonts w:hint="cs"/>
          <w:rtl/>
        </w:rPr>
        <w:t>אפשר</w:t>
      </w:r>
    </w:p>
    <w:p>
      <w:pPr>
        <w:pStyle w:val="afffff8"/>
        <w:rPr>
          <w:ins w:id="90129" w:author="קלוד" w:date="2026-10-11T12:25:27Z"/>
        </w:rPr>
      </w:pPr>
      <w:ins w:id="90130" w:author="קלוד" w:date="2026-10-11T12:25:27Z">
        <w:r>
          <w:rPr>
            <w:color w:val="7B3F00"/>
          </w:rPr>
          <w:t xml:space="preserve">חמש חטאות מתות - ילמד סתום ממפורש</w:t>
        </w:r>
      </w:ins>
    </w:p>
    <w:p>
      <w:pPr>
        <w:pStyle w:val="38"/>
        <w:rPr>
          <w:ins w:id="93480" w:author="מנוע מכני" w:date="2026-10-11T12:04:39Z"/>
        </w:rPr>
      </w:pPr>
      <w:del w:id="94203" w:author="מנוע מכני" w:date="2026-10-11T12:04:39Z">
        <w:r>
          <w:delText xml:space="preserve">אמר </w:delText>
        </w:r>
      </w:del>
      <w:r>
        <w:t xml:space="preserve">ר"ל:</w:t>
      </w:r>
    </w:p>
    <w:p w:rsidR="00E403F0" w:rsidRPr="00AD695E" w:rsidRDefault="00E403F0" w:rsidP="00E403F0">
      <w:pPr>
        <w:rPr>
          <w:rtl/>
        </w:rPr>
      </w:pPr>
      <w:del w:id="93481" w:author="מנוע מכני" w:date="2026-10-11T12:04:39Z">
        <w:r>
          <w:rPr>
            <w:rtl/>
          </w:rPr>
          <w:delText xml:space="preserve"> </w:delText>
        </w:r>
      </w:del>
      <w:r>
        <w:rPr>
          <w:rtl/>
        </w:rPr>
        <w:t xml:space="preserve">ארבעה נתנו להן.</w:t>
      </w:r>
      <w:r>
        <w:rPr>
          <w:rFonts w:hint="cs"/>
          <w:rtl/>
        </w:rPr>
        <w:t xml:space="preserve"> </w:t>
      </w:r>
      <w:r>
        <w:rPr>
          <w:rtl/>
        </w:rPr>
        <w:t>והעמידום על חמש.</w:t>
      </w:r>
    </w:p>
    <w:p w:rsidR="00E403F0" w:rsidRPr="00AD695E" w:rsidRDefault="00E403F0" w:rsidP="00E403F0">
      <w:pPr>
        <w:rPr>
          <w:rtl/>
        </w:rPr>
      </w:pPr>
      <w:ins w:id="92248" w:author="מנוע מכני" w:date="2026-10-11T12:04:39Z">
        <w:r>
          <w:rPr>
            <w:rtl/>
          </w:rPr>
          <w:t xml:space="preserve">ואם </w:t>
        </w:r>
      </w:ins>
      <w:del w:id="92249" w:author="מנוע מכני" w:date="2026-10-11T12:04:39Z">
        <w:r>
          <w:rPr>
            <w:rtl/>
          </w:rPr>
          <w:delText xml:space="preserve">ואי </w:delText>
        </w:r>
      </w:del>
      <w:r>
        <w:rPr>
          <w:rtl/>
        </w:rPr>
        <w:t xml:space="preserve">ס"ד</w:t>
      </w:r>
      <w:r>
        <w:rPr>
          <w:rtl/>
        </w:rPr>
        <w:t xml:space="preserve"> - בצבור, הנך מי </w:t>
      </w:r>
      <w:ins w:id="92724" w:author="מנוע מכני" w:date="2026-10-11T12:04:39Z">
        <w:r>
          <w:rPr>
            <w:rtl/>
          </w:rPr>
          <w:t xml:space="preserve">ישנם</w:t>
        </w:r>
      </w:ins>
      <w:del w:id="92725" w:author="מנוע מכני" w:date="2026-10-11T12:04:39Z">
        <w:r>
          <w:rPr>
            <w:rtl/>
          </w:rPr>
          <w:delText xml:space="preserve">איתנהו</w:delText>
        </w:r>
      </w:del>
      <w:r>
        <w:rPr>
          <w:rtl/>
        </w:rPr>
        <w:t xml:space="preserve"> בצבור? אלא על כרחיך - ילמד סתום ממפורש.</w:t>
      </w:r>
    </w:p>
    <w:p>
      <w:pPr>
        <w:pStyle w:val="38"/>
        <w:rPr>
          <w:ins w:id="93482" w:author="מנוע מכני" w:date="2026-10-11T12:04:39Z"/>
        </w:rPr>
      </w:pPr>
      <w:r w:rsidRPr="00217260">
        <w:t>ב.</w:t>
      </w:r>
      <w:r>
        <w:t xml:space="preserve"> </w:t>
      </w:r>
      <w:r>
        <w:t xml:space="preserve">ר' נתן</w:t>
      </w:r>
      <w:del w:id="94204" w:author="מנוע מכני" w:date="2026-10-11T12:04:39Z">
        <w:r>
          <w:delText xml:space="preserve"> אומר</w:delText>
        </w:r>
      </w:del>
      <w:r>
        <w:t xml:space="preserve">:</w:t>
      </w:r>
    </w:p>
    <w:p w:rsidR="00E403F0" w:rsidRPr="00AD695E" w:rsidRDefault="00E403F0" w:rsidP="00E403F0">
      <w:pPr>
        <w:rPr>
          <w:rtl/>
        </w:rPr>
      </w:pPr>
      <w:del w:id="93483" w:author="מנוע מכני" w:date="2026-10-11T12:04:39Z">
        <w:r>
          <w:rPr>
            <w:rtl/>
          </w:rPr>
          <w:delText xml:space="preserve"> </w:delText>
        </w:r>
      </w:del>
      <w:r>
        <w:rPr>
          <w:rtl/>
        </w:rPr>
        <w:t xml:space="preserve">אחת נתנה להן, והעמידוה על חמש.</w:t>
      </w:r>
    </w:p>
    <w:p w:rsidR="00E403F0" w:rsidRPr="00AD695E" w:rsidRDefault="00E403F0" w:rsidP="00E403F0">
      <w:pPr>
        <w:rPr>
          <w:rtl/>
        </w:rPr>
      </w:pPr>
      <w:r>
        <w:rPr>
          <w:rtl/>
        </w:rPr>
        <w:t xml:space="preserve">וליחזי בהי סידרא גמירי </w:t>
      </w:r>
      <w:ins w:id="92044" w:author="מנוע מכני" w:date="2026-10-11T12:04:39Z">
        <w:r>
          <w:rPr>
            <w:rtl/>
          </w:rPr>
          <w:t xml:space="preserve">להם</w:t>
        </w:r>
      </w:ins>
      <w:del w:id="92045" w:author="מנוע מכני" w:date="2026-10-11T12:04:39Z">
        <w:r>
          <w:rPr>
            <w:rtl/>
          </w:rPr>
          <w:delText xml:space="preserve">להו</w:delText>
        </w:r>
      </w:del>
      <w:r>
        <w:rPr>
          <w:rtl/>
        </w:rPr>
        <w:t xml:space="preserve">, </w:t>
      </w:r>
      <w:ins w:id="92250" w:author="מנוע מכני" w:date="2026-10-11T12:04:39Z">
        <w:r>
          <w:rPr>
            <w:rtl/>
          </w:rPr>
          <w:t xml:space="preserve">אם </w:t>
        </w:r>
      </w:ins>
      <w:del w:id="92251" w:author="מנוע מכני" w:date="2026-10-11T12:04:39Z">
        <w:r>
          <w:rPr>
            <w:rtl/>
          </w:rPr>
          <w:delText xml:space="preserve">אי </w:delText>
        </w:r>
      </w:del>
      <w:r>
        <w:rPr>
          <w:rtl/>
        </w:rPr>
        <w:t xml:space="preserve">ביחיד </w:t>
      </w:r>
      <w:ins w:id="92252" w:author="מנוע מכני" w:date="2026-10-11T12:04:39Z">
        <w:r>
          <w:rPr>
            <w:rtl/>
          </w:rPr>
          <w:t xml:space="preserve">אם </w:t>
        </w:r>
      </w:ins>
      <w:del w:id="92253" w:author="מנוע מכני" w:date="2026-10-11T12:04:39Z">
        <w:r>
          <w:rPr>
            <w:rtl/>
          </w:rPr>
          <w:delText xml:space="preserve">אי </w:delText>
        </w:r>
      </w:del>
      <w:r>
        <w:rPr>
          <w:rtl/>
        </w:rPr>
        <w:t xml:space="preserve">בצבור? שתי שכחיות שכחו, </w:t>
      </w:r>
    </w:p>
    <w:p>
      <w:pPr>
        <w:pStyle w:val="38"/>
        <w:rPr>
          <w:ins w:id="93484" w:author="מנוע מכני" w:date="2026-10-11T12:04:39Z"/>
        </w:rPr>
      </w:pPr>
      <w:ins w:id="92094" w:author="מנוע מכני" w:date="2026-10-11T12:04:39Z">
        <w:r>
          <w:t xml:space="preserve">וקשה</w:t>
        </w:r>
      </w:ins>
      <w:del w:id="92095" w:author="מנוע מכני" w:date="2026-10-11T12:04:39Z">
        <w:r>
          <w:delText xml:space="preserve">וקשיא</w:delText>
        </w:r>
      </w:del>
      <w:r>
        <w:t xml:space="preserve"> </w:t>
      </w:r>
      <w:ins w:id="92046" w:author="מנוע מכני" w:date="2026-10-11T12:04:39Z">
        <w:r>
          <w:t xml:space="preserve">להם</w:t>
        </w:r>
      </w:ins>
      <w:del w:id="92047" w:author="מנוע מכני" w:date="2026-10-11T12:04:39Z">
        <w:r>
          <w:delText xml:space="preserve">להו</w:delText>
        </w:r>
      </w:del>
      <w:r>
        <w:t xml:space="preserve">:</w:t>
      </w:r>
    </w:p>
    <w:p w:rsidR="00E403F0" w:rsidRPr="00AD695E" w:rsidRDefault="00E403F0" w:rsidP="00E403F0">
      <w:pPr>
        <w:rPr>
          <w:rtl/>
        </w:rPr>
      </w:pPr>
      <w:del w:id="93485" w:author="מנוע מכני" w:date="2026-10-11T12:04:39Z">
        <w:r>
          <w:rPr>
            <w:rtl/>
          </w:rPr>
          <w:delText xml:space="preserve"> </w:delText>
        </w:r>
      </w:del>
      <w:ins w:id="92254" w:author="מנוע מכני" w:date="2026-10-11T12:04:39Z">
        <w:r>
          <w:rPr>
            <w:rtl/>
          </w:rPr>
          <w:t xml:space="preserve">ואם </w:t>
        </w:r>
      </w:ins>
      <w:del w:id="92255" w:author="מנוע מכני" w:date="2026-10-11T12:04:39Z">
        <w:r>
          <w:rPr>
            <w:rtl/>
          </w:rPr>
          <w:delText xml:space="preserve">ואי </w:delText>
        </w:r>
      </w:del>
      <w:r>
        <w:rPr>
          <w:rtl/>
        </w:rPr>
        <w:t xml:space="preserve">ס"ד</w:t>
      </w:r>
      <w:r>
        <w:rPr>
          <w:rtl/>
        </w:rPr>
        <w:t xml:space="preserve"> בצבור - הנך מי </w:t>
      </w:r>
      <w:ins w:id="92726" w:author="מנוע מכני" w:date="2026-10-11T12:04:39Z">
        <w:r>
          <w:rPr>
            <w:rtl/>
          </w:rPr>
          <w:t xml:space="preserve">ישנם</w:t>
        </w:r>
      </w:ins>
      <w:del w:id="92727" w:author="מנוע מכני" w:date="2026-10-11T12:04:39Z">
        <w:r>
          <w:rPr>
            <w:rtl/>
          </w:rPr>
          <w:delText xml:space="preserve">איתנהו</w:delText>
        </w:r>
      </w:del>
      <w:r>
        <w:rPr>
          <w:rtl/>
        </w:rPr>
        <w:t xml:space="preserve"> בצבור? </w:t>
      </w:r>
    </w:p>
    <w:p>
      <w:pPr>
        <w:pStyle w:val="38"/>
        <w:rPr>
          <w:ins w:id="93486" w:author="מנוע מכני" w:date="2026-10-11T12:04:39Z"/>
        </w:rPr>
      </w:pPr>
      <w:r w:rsidRPr="002B4E05">
        <w:t xml:space="preserve">אלא</w:t>
      </w:r>
    </w:p>
    <w:p w:rsidR="00E403F0" w:rsidRPr="002B4E05" w:rsidRDefault="00E403F0" w:rsidP="00E403F0">
      <w:pPr>
        <w:rPr>
          <w:spacing w:val="-2"/>
          <w:rtl/>
        </w:rPr>
      </w:pPr>
      <w:del w:id="93487" w:author="מנוע מכני" w:date="2026-10-11T12:04:39Z">
        <w:r w:rsidRPr="002B4E05">
          <w:rPr>
            <w:spacing w:val="-2"/>
            <w:rtl/>
          </w:rPr>
          <w:delText xml:space="preserve"> </w:delText>
        </w:r>
      </w:del>
      <w:r w:rsidRPr="002B4E05">
        <w:rPr>
          <w:spacing w:val="-2"/>
          <w:rtl/>
        </w:rPr>
        <w:t xml:space="preserve">ש"מ</w:t>
      </w:r>
      <w:r w:rsidRPr="002B4E05">
        <w:rPr>
          <w:spacing w:val="-2"/>
          <w:rtl/>
        </w:rPr>
        <w:t xml:space="preserve"> - ילמד סתום ממפורש, מה מפורש - ביחיד ולא בצבור, אף סתום - ביחיד ולא בצבור.</w:t>
      </w:r>
    </w:p>
    <w:p w:rsidR="00E403F0" w:rsidRPr="00AD695E" w:rsidRDefault="00E403F0" w:rsidP="00E403F0">
      <w:pPr>
        <w:jc w:val="center"/>
      </w:pPr>
      <w:r w:rsidRPr="00E5675B">
        <w:rPr>
          <w:rFonts w:ascii="BA חניכי הישיבות" w:hAnsi="BA חניכי הישיבות" w:cs="BA חניכי הישיבות"/>
          <w:rtl/>
        </w:rPr>
        <w:t>׻</w:t>
      </w:r>
    </w:p>
    <w:p w:rsidR="00E403F0" w:rsidRPr="00D65BEC" w:rsidRDefault="00E403F0" w:rsidP="00E403F0">
      <w:pPr>
        <w:pStyle w:val="afff9"/>
        <w:rPr>
          <w:del w:id="20075" w:author="קלוד" w:date="2026-10-11T09:07:18Z"/>
          <w:rtl/>
        </w:rPr>
      </w:pPr>
      <w:del w:id="20074" w:author="קלוד" w:date="2026-10-11T09:07:18Z">
        <w:r w:rsidRPr="00D65BEC">
          <w:rPr>
            <w:rtl/>
          </w:rPr>
          <w:delText xml:space="preserve">מתני'.</w:delText>
        </w:r>
      </w:del>
    </w:p>
    <w:p w:rsidR="00E403F0" w:rsidRPr="00D65BEC" w:rsidRDefault="00E403F0" w:rsidP="00E403F0">
      <w:pPr>
        <w:pStyle w:val="afff9"/>
        <w:spacing w:before="120"/>
        <w:rPr>
          <w:rtl/>
        </w:rPr>
        <w:pPrChange w:id="90010" w:author="קלוד" w:date="2026-10-11T12:09:42Z">
          <w:pPr>
            <w:pStyle w:val="afff9"/>
          </w:pPr>
        </w:pPrChange>
      </w:pPr>
      <w:r w:rsidRPr="00D65BEC">
        <w:rPr>
          <w:rtl/>
        </w:rPr>
        <w:t>חומר בקדשים מבתמורה, וחומר בתמורה מבקדשים.</w:t>
      </w:r>
    </w:p>
    <w:p w:rsidR="00E403F0" w:rsidRPr="00D65BEC" w:rsidRDefault="00E403F0" w:rsidP="00E403F0">
      <w:pPr>
        <w:pStyle w:val="afff9"/>
        <w:rPr>
          <w:rtl/>
        </w:rPr>
      </w:pPr>
      <w:r w:rsidRPr="00D65BEC">
        <w:rPr>
          <w:rtl/>
        </w:rPr>
        <w:t>חומר בקדשים מבתמורה;</w:t>
      </w:r>
    </w:p>
    <w:p w:rsidR="00E403F0" w:rsidRPr="00D65BEC" w:rsidRDefault="00E403F0" w:rsidP="00E403F0">
      <w:pPr>
        <w:pStyle w:val="afff9"/>
        <w:rPr>
          <w:rtl/>
        </w:rPr>
      </w:pPr>
      <w:r w:rsidRPr="00D65BEC">
        <w:rPr>
          <w:rtl/>
        </w:rPr>
        <w:tab/>
      </w:r>
      <w:r w:rsidRPr="00D65BEC">
        <w:rPr>
          <w:rtl/>
        </w:rPr>
        <w:tab/>
        <w:t>שהקדשים עושין תמורה, ואין תמורה עושה תמורה.</w:t>
      </w:r>
    </w:p>
    <w:p w:rsidR="00E403F0" w:rsidRPr="00D65BEC" w:rsidRDefault="00E403F0" w:rsidP="00E403F0">
      <w:pPr>
        <w:pStyle w:val="afff9"/>
        <w:rPr>
          <w:rtl/>
        </w:rPr>
      </w:pPr>
      <w:r w:rsidRPr="00D65BEC">
        <w:rPr>
          <w:rtl/>
        </w:rPr>
        <w:tab/>
      </w:r>
      <w:r w:rsidRPr="00D65BEC">
        <w:rPr>
          <w:rtl/>
        </w:rPr>
        <w:tab/>
        <w:t>הצבור והשותפין מקדישין, אבל לא ממירין.</w:t>
      </w:r>
    </w:p>
    <w:p w:rsidR="00E403F0" w:rsidRPr="00D65BEC" w:rsidRDefault="00E403F0" w:rsidP="00E403F0">
      <w:pPr>
        <w:pStyle w:val="afff9"/>
        <w:rPr>
          <w:rtl/>
        </w:rPr>
      </w:pPr>
      <w:r w:rsidRPr="00D65BEC">
        <w:rPr>
          <w:rtl/>
        </w:rPr>
        <w:tab/>
      </w:r>
      <w:r w:rsidRPr="00D65BEC">
        <w:rPr>
          <w:rtl/>
        </w:rPr>
        <w:tab/>
        <w:t>ומקדישין עוברין ואברים - אבל לא ממירין.</w:t>
      </w:r>
    </w:p>
    <w:p w:rsidR="00E403F0" w:rsidRPr="00D65BEC" w:rsidRDefault="00E403F0" w:rsidP="00E403F0">
      <w:pPr>
        <w:pStyle w:val="afff9"/>
        <w:rPr>
          <w:rtl/>
        </w:rPr>
      </w:pPr>
      <w:r w:rsidRPr="00D65BEC">
        <w:rPr>
          <w:rtl/>
        </w:rPr>
        <w:t>חומר בתמורה מבקדשים: שהקדושה חלה על בעלת מום קבוע, ואין יוצא לחולין  לגזוז וליעבד.</w:t>
      </w:r>
    </w:p>
    <w:p w:rsidR="00E403F0" w:rsidRPr="00AD695E" w:rsidRDefault="00E403F0" w:rsidP="00E403F0">
      <w:pPr>
        <w:pStyle w:val="afff3"/>
        <w:framePr w:wrap="around"/>
        <w:spacing w:line="240" w:lineRule="exact"/>
        <w:rPr>
          <w:rtl/>
        </w:rPr>
      </w:pPr>
      <w:r w:rsidRPr="009239E9">
        <w:rPr>
          <w:rFonts w:hint="cs"/>
          <w:szCs w:val="18"/>
          <w:rtl/>
        </w:rPr>
        <w:t>יז.</w:t>
      </w:r>
    </w:p>
    <w:p>
      <w:pPr>
        <w:pStyle w:val="MishnaBatzad"/>
        <w:rPr>
          <w:ins w:id="20135" w:author="קלוד" w:date="2026-10-11T09:07:18Z"/>
        </w:rPr>
      </w:pPr>
      <w:ins w:id="20134" w:author="קלוד" w:date="2026-10-11T09:07:18Z">
        <w:r>
          <w:t xml:space="preserve">משנה ה</w:t>
        </w:r>
      </w:ins>
    </w:p>
    <w:p w:rsidR="00E403F0" w:rsidRPr="00C20F97" w:rsidRDefault="00E403F0" w:rsidP="00E403F0">
      <w:pPr>
        <w:pStyle w:val="afff9"/>
        <w:rPr>
          <w:spacing w:val="8"/>
          <w:rtl/>
        </w:rPr>
      </w:pPr>
      <w:r>
        <w:rPr>
          <w:rStyle w:val="TanaimMishna"/>
          <w:spacing w:val="8"/>
          <w:rtl/>
          <w:rPrChange w:id="95265" w:author="Claude" w:date="2026-10-11T09:08:06Z">
            <w:rPr>
              <w:spacing w:val="8"/>
              <w:rtl/>
            </w:rPr>
          </w:rPrChange>
        </w:rPr>
        <w:t xml:space="preserve">ר' יוסי</w:t>
      </w:r>
      <w:r>
        <w:rPr>
          <w:spacing w:val="8"/>
          <w:rtl/>
        </w:rPr>
        <w:t xml:space="preserve"> בר' יהודה אומר: עשה שוגג כמזיד בתמורה, ולא עשה שוגג כמזיד במוקדשין.</w:t>
      </w:r>
    </w:p>
    <w:p w:rsidR="00E403F0" w:rsidRPr="00D65BEC" w:rsidRDefault="00E403F0" w:rsidP="00E403F0">
      <w:pPr>
        <w:pStyle w:val="afff9"/>
        <w:rPr>
          <w:rtl/>
        </w:rPr>
      </w:pPr>
      <w:r>
        <w:rPr>
          <w:rStyle w:val="TanaimMishna"/>
          <w:rtl/>
          <w:rPrChange w:id="95266" w:author="Claude" w:date="2026-10-11T09:08:06Z">
            <w:rPr>
              <w:rtl/>
            </w:rPr>
          </w:rPrChange>
        </w:rPr>
        <w:t xml:space="preserve">ר' אלעזר</w:t>
      </w:r>
      <w:r>
        <w:rPr>
          <w:rtl/>
        </w:rPr>
        <w:t xml:space="preserve"> אומר</w:t>
      </w:r>
      <w:r>
        <w:rPr>
          <w:rStyle w:val="TanaimMishna"/>
          <w:rtl/>
          <w:rPrChange w:id="95267" w:author="Claude" w:date="2026-10-11T09:08:06Z">
            <w:rPr>
              <w:rtl/>
            </w:rPr>
          </w:rPrChange>
        </w:rPr>
        <w:t xml:space="preserve">:</w:t>
      </w:r>
      <w:r>
        <w:rPr>
          <w:rtl/>
        </w:rPr>
        <w:t xml:space="preserve"> הכלאי', והטרפה, והיוצא דופן, וטומטום ואנדרוגינוס </w:t>
      </w:r>
    </w:p>
    <w:p w:rsidR="00E403F0" w:rsidRPr="00D65BEC" w:rsidRDefault="00E403F0" w:rsidP="00E403F0">
      <w:pPr>
        <w:pStyle w:val="afff9"/>
        <w:rPr>
          <w:rtl/>
        </w:rPr>
      </w:pPr>
      <w:r w:rsidRPr="00D65BEC">
        <w:rPr>
          <w:rtl/>
        </w:rPr>
        <w:t>- לא קדושין ולא מקדישין.</w:t>
      </w:r>
    </w:p>
    <w:p w:rsidR="00E403F0" w:rsidRPr="00AD695E" w:rsidRDefault="00E403F0" w:rsidP="00E403F0">
      <w:pPr>
        <w:jc w:val="center"/>
        <w:rPr>
          <w:rtl/>
        </w:rPr>
      </w:pPr>
      <w:r w:rsidRPr="00E5675B">
        <w:rPr>
          <w:rFonts w:ascii="BA חניכי הישיבות" w:hAnsi="BA חניכי הישיבות" w:cs="BA חניכי הישיבות"/>
          <w:rtl/>
        </w:rPr>
        <w:t>׻</w:t>
      </w:r>
    </w:p>
    <w:p>
      <w:pPr>
        <w:pStyle w:val="afffff8"/>
        <w:rPr>
          <w:ins w:id="90127" w:author="קלוד" w:date="2026-10-11T12:25:27Z"/>
        </w:rPr>
      </w:pPr>
      <w:ins w:id="90128" w:author="קלוד" w:date="2026-10-11T12:25:27Z">
        <w:r>
          <w:rPr>
            <w:color w:val="7B3F00"/>
          </w:rPr>
          <w:t xml:space="preserve">ר' יוסי בר' יהודה - עשה שוגג כמזיד בתמורה</w:t>
        </w:r>
      </w:ins>
    </w:p>
    <w:p w:rsidR="00E403F0" w:rsidRPr="00AD695E" w:rsidRDefault="00E403F0" w:rsidP="00E403F0">
      <w:pPr>
        <w:rPr>
          <w:rtl/>
        </w:rPr>
      </w:pPr>
      <w:r>
        <w:rPr>
          <w:rFonts w:hint="cs"/>
          <w:rtl/>
        </w:rPr>
        <w:t>טעמא דריב'י דעשה שוגג כמזיד בתמורה '</w:t>
      </w:r>
      <w:r>
        <w:rPr>
          <w:rtl/>
        </w:rPr>
        <w:t>יהיה קודש</w:t>
      </w:r>
      <w:r>
        <w:rPr>
          <w:rFonts w:hint="cs"/>
          <w:rtl/>
        </w:rPr>
        <w:t>'</w:t>
      </w:r>
      <w:r>
        <w:rPr>
          <w:rtl/>
        </w:rPr>
        <w:t xml:space="preserve"> - לרבות שוגג כמזיד.</w:t>
      </w:r>
    </w:p>
    <w:p>
      <w:pPr>
        <w:pStyle w:val="38"/>
        <w:rPr>
          <w:ins w:id="93488" w:author="מנוע מכני" w:date="2026-10-11T12:04:39Z"/>
        </w:rPr>
      </w:pPr>
      <w:r w:rsidRPr="00E87E21">
        <w:t xml:space="preserve">ה"ד שוגג כמזיד? </w:t>
      </w:r>
      <w:r w:rsidRPr="00E87E21">
        <w:t xml:space="preserve">אמר</w:t>
      </w:r>
      <w:r w:rsidRPr="00E87E21">
        <w:t xml:space="preserve"> חזקיה:</w:t>
      </w:r>
    </w:p>
    <w:p w:rsidR="00E403F0" w:rsidRPr="00E87E21" w:rsidRDefault="00E403F0" w:rsidP="00E403F0">
      <w:pPr>
        <w:rPr>
          <w:spacing w:val="-4"/>
          <w:rtl/>
        </w:rPr>
      </w:pPr>
      <w:del w:id="93489" w:author="מנוע מכני" w:date="2026-10-11T12:04:39Z">
        <w:r w:rsidRPr="00E87E21">
          <w:rPr>
            <w:spacing w:val="-4"/>
            <w:rtl/>
          </w:rPr>
          <w:delText xml:space="preserve"> </w:delText>
        </w:r>
      </w:del>
      <w:r w:rsidRPr="00E87E21">
        <w:rPr>
          <w:spacing w:val="-4"/>
          <w:rtl/>
        </w:rPr>
        <w:t xml:space="preserve">כסבור שהוא מותר להמיר, גבי תמורה - לקי, גבי קדשי' - </w:t>
      </w:r>
      <w:r w:rsidRPr="00E87E21">
        <w:rPr>
          <w:spacing w:val="-4"/>
          <w:rtl/>
        </w:rPr>
        <w:t xml:space="preserve">לא</w:t>
      </w:r>
      <w:r w:rsidRPr="00E87E21">
        <w:rPr>
          <w:spacing w:val="-4"/>
          <w:rtl/>
        </w:rPr>
        <w:t xml:space="preserve"> לקי.</w:t>
      </w:r>
    </w:p>
    <w:p w:rsidR="00E403F0" w:rsidRPr="00AD695E" w:rsidRDefault="00E403F0" w:rsidP="00E403F0">
      <w:pPr>
        <w:rPr>
          <w:rtl/>
        </w:rPr>
      </w:pPr>
      <w:r>
        <w:rPr>
          <w:rtl/>
        </w:rPr>
        <w:t xml:space="preserve">[לישנא אחרינא: גבי תמורה - קדיש, גבי קדשים - </w:t>
      </w:r>
      <w:r>
        <w:rPr>
          <w:rtl/>
        </w:rPr>
        <w:t xml:space="preserve">לא</w:t>
      </w:r>
      <w:r>
        <w:rPr>
          <w:rtl/>
        </w:rPr>
        <w:t xml:space="preserve"> קדיש].</w:t>
      </w:r>
    </w:p>
    <w:p>
      <w:pPr>
        <w:pStyle w:val="38"/>
        <w:rPr>
          <w:ins w:id="93490" w:author="מנוע מכני" w:date="2026-10-11T12:04:39Z"/>
        </w:rPr>
      </w:pPr>
      <w:r w:rsidRPr="00A757C8">
        <w:t>ר"ל ור</w:t>
      </w:r>
      <w:r w:rsidRPr="00A757C8">
        <w:t>י</w:t>
      </w:r>
      <w:r w:rsidRPr="00A757C8">
        <w:t>"</w:t>
      </w:r>
      <w:r w:rsidRPr="00A757C8">
        <w:t>ו</w:t>
      </w:r>
      <w:r w:rsidRPr="00A757C8">
        <w:t xml:space="preserve">:</w:t>
      </w:r>
    </w:p>
    <w:p w:rsidR="00E403F0" w:rsidRPr="00AD695E" w:rsidRDefault="00E403F0" w:rsidP="00E403F0">
      <w:pPr>
        <w:rPr>
          <w:rtl/>
        </w:rPr>
      </w:pPr>
      <w:del w:id="93491" w:author="מנוע מכני" w:date="2026-10-11T12:04:39Z">
        <w:r w:rsidRPr="00A757C8">
          <w:rPr>
            <w:rtl/>
          </w:rPr>
          <w:delText xml:space="preserve"> </w:delText>
        </w:r>
      </w:del>
      <w:r w:rsidRPr="00A757C8">
        <w:rPr>
          <w:rtl/>
        </w:rPr>
        <w:t xml:space="preserve">כסבור לומר תמורת עולה, ואמר תמורת שלמים, גבי תמורת שלמים קדיש, גבי קדשים</w:t>
      </w:r>
      <w:r w:rsidRPr="00A757C8">
        <w:rPr>
          <w:rFonts w:hint="cs"/>
          <w:rtl/>
        </w:rPr>
        <w:t xml:space="preserve"> </w:t>
      </w:r>
      <w:r w:rsidRPr="00A757C8">
        <w:rPr>
          <w:rtl/>
        </w:rPr>
        <w:t xml:space="preserve">לא</w:t>
      </w:r>
      <w:r w:rsidRPr="00A757C8">
        <w:rPr>
          <w:rtl/>
        </w:rPr>
        <w:t xml:space="preserve"> קדיש.</w:t>
      </w:r>
    </w:p>
    <w:p>
      <w:pPr>
        <w:pStyle w:val="38"/>
        <w:rPr>
          <w:ins w:id="93492" w:author="מנוע מכני" w:date="2026-10-11T12:04:39Z"/>
        </w:rPr>
      </w:pPr>
      <w:del w:id="90071" w:author="מנוע מכני" w:date="2026-10-11T12:04:39Z">
        <w:r>
          <w:delText xml:space="preserve">    </w:delText>
        </w:r>
      </w:del>
      <w:r>
        <w:t>ל"א</w:t>
      </w:r>
      <w:r>
        <w:t>:</w:t>
      </w:r>
    </w:p>
    <w:p w:rsidR="00E403F0" w:rsidRPr="00AD695E" w:rsidRDefault="00E403F0" w:rsidP="00E403F0">
      <w:pPr>
        <w:rPr>
          <w:rtl/>
        </w:rPr>
      </w:pPr>
      <w:del w:id="93493" w:author="מנוע מכני" w:date="2026-10-11T12:04:39Z">
        <w:r>
          <w:rPr>
            <w:rtl/>
          </w:rPr>
          <w:delText xml:space="preserve"> </w:delText>
        </w:r>
      </w:del>
      <w:r>
        <w:rPr>
          <w:rtl/>
        </w:rPr>
        <w:t xml:space="preserve">כסבור לומר שחור ואמר לבן, גבי תמורה - לקי, גבי קדשים - </w:t>
      </w:r>
      <w:r>
        <w:rPr>
          <w:rtl/>
        </w:rPr>
        <w:t xml:space="preserve">לא</w:t>
      </w:r>
      <w:r>
        <w:rPr>
          <w:rtl/>
        </w:rPr>
        <w:t xml:space="preserve"> לקי.</w:t>
      </w:r>
    </w:p>
    <w:p>
      <w:pPr>
        <w:pStyle w:val="38"/>
        <w:rPr>
          <w:ins w:id="93494" w:author="מנוע מכני" w:date="2026-10-11T12:04:39Z"/>
        </w:rPr>
      </w:pPr>
      <w:r w:rsidRPr="00A757C8">
        <w:t>רי</w:t>
      </w:r>
      <w:r w:rsidRPr="00A757C8">
        <w:t>"</w:t>
      </w:r>
      <w:r w:rsidRPr="00A757C8">
        <w:t>ו</w:t>
      </w:r>
      <w:r w:rsidRPr="00A757C8">
        <w:t xml:space="preserve">:</w:t>
      </w:r>
    </w:p>
    <w:p w:rsidR="00E403F0" w:rsidRPr="00AD695E" w:rsidRDefault="00E403F0" w:rsidP="00E403F0">
      <w:pPr>
        <w:rPr>
          <w:rtl/>
        </w:rPr>
      </w:pPr>
      <w:del w:id="93495" w:author="מנוע מכני" w:date="2026-10-11T12:04:39Z">
        <w:r w:rsidRPr="00A757C8">
          <w:rPr>
            <w:rtl/>
          </w:rPr>
          <w:delText xml:space="preserve"> </w:delText>
        </w:r>
      </w:del>
      <w:r w:rsidRPr="00A757C8">
        <w:rPr>
          <w:rtl/>
        </w:rPr>
        <w:t xml:space="preserve">באומר תצא זו ותיכנס זו, גבי קדשים שנולד בהם מום נאכלין בלא פדיון </w:t>
      </w:r>
      <w:r w:rsidRPr="00A757C8">
        <w:rPr>
          <w:rtl/>
        </w:rPr>
        <w:t xml:space="preserve">לא</w:t>
      </w:r>
      <w:r w:rsidRPr="00A757C8">
        <w:rPr>
          <w:rtl/>
        </w:rPr>
        <w:t xml:space="preserve"> לקי, גבי תמורה לקי.</w:t>
      </w:r>
    </w:p>
    <w:p>
      <w:pPr>
        <w:pStyle w:val="38"/>
        <w:rPr>
          <w:ins w:id="93496" w:author="מנוע מכני" w:date="2026-10-11T12:04:39Z"/>
        </w:rPr>
      </w:pPr>
      <w:r>
        <w:t>ר"</w:t>
      </w:r>
      <w:r>
        <w:t xml:space="preserve">ש</w:t>
      </w:r>
      <w:del w:id="94205" w:author="מנוע מכני" w:date="2026-10-11T12:04:39Z">
        <w:r>
          <w:delText xml:space="preserve"> </w:delText>
        </w:r>
        <w:r>
          <w:delText xml:space="preserve">אמר</w:delText>
        </w:r>
      </w:del>
      <w:r>
        <w:t xml:space="preserve">:</w:t>
      </w:r>
    </w:p>
    <w:p w:rsidR="00E403F0" w:rsidRPr="00AD695E" w:rsidRDefault="00E403F0" w:rsidP="00E403F0">
      <w:pPr>
        <w:rPr>
          <w:rtl/>
        </w:rPr>
      </w:pPr>
      <w:del w:id="93497" w:author="מנוע מכני" w:date="2026-10-11T12:04:39Z">
        <w:r>
          <w:rPr>
            <w:rtl/>
          </w:rPr>
          <w:delText xml:space="preserve"> </w:delText>
        </w:r>
      </w:del>
      <w:r>
        <w:rPr>
          <w:rtl/>
        </w:rPr>
        <w:t xml:space="preserve">באומר אכנס לבית זה ואקדיש ואמיר מדעתי, ונכנס והמיר והקדיש שלא מדעתו, גבי תמורה לקי, גבי קדשים - </w:t>
      </w:r>
      <w:r>
        <w:rPr>
          <w:rtl/>
        </w:rPr>
        <w:t xml:space="preserve">לא</w:t>
      </w:r>
      <w:r>
        <w:rPr>
          <w:rtl/>
        </w:rPr>
        <w:t xml:space="preserve"> לקי.</w:t>
      </w:r>
    </w:p>
    <w:p w:rsidR="00E403F0" w:rsidRPr="00AD695E" w:rsidRDefault="00E403F0" w:rsidP="00E403F0">
      <w:pPr>
        <w:jc w:val="center"/>
        <w:rPr>
          <w:del w:id="90022" w:author="מנוע עיצוב" w:date="2026-10-11T12:09:26Z"/>
          <w:rtl/>
        </w:rPr>
      </w:pPr>
      <w:del w:id="90021" w:author="מנוע עיצוב" w:date="2026-10-11T12:09:26Z">
        <w:r w:rsidRPr="00E5675B">
          <w:rPr>
            <w:rFonts w:ascii="BA חניכי הישיבות" w:hAnsi="BA חניכי הישיבות" w:cs="BA חניכי הישיבות"/>
            <w:rtl/>
          </w:rPr>
          <w:delText xml:space="preserve">׻</w:delText>
        </w:r>
      </w:del>
    </w:p>
    <w:p w:rsidR="00E403F0" w:rsidRPr="00AD695E" w:rsidRDefault="00E403F0" w:rsidP="00E403F0">
      <w:pPr>
        <w:pStyle w:val="affff1"/>
        <w:ind w:end="0"/>
        <w:rPr>
          <w:rtl/>
        </w:rPr>
        <w:pPrChange w:id="20026" w:author="קלוד" w:date="2026-10-11T09:07:18Z">
          <w:pPr>
            <w:pStyle w:val="affff1"/>
            <w:rPr>
              <w:rtl/>
            </w:rPr>
          </w:pPr>
        </w:pPrChange>
      </w:pPr>
      <w:ins w:id="9814" w:author="מספור קטעי משנה" w:date="2026-10-11T09:35:05Z">
        <w:r>
          <w:rPr>
            <w:rStyle w:val="MisparKeta"/>
          </w:rPr>
          <w:t xml:space="preserve">ב. </w:t>
        </w:r>
      </w:ins>
      <w:r>
        <w:rPr>
          <w:rtl/>
        </w:rPr>
        <w:t>ר"א אומר הכלאים והטרפה וכו'.</w:t>
      </w:r>
    </w:p>
    <w:p>
      <w:pPr>
        <w:pStyle w:val="38"/>
        <w:rPr>
          <w:ins w:id="93498" w:author="מנוע מכני" w:date="2026-10-11T12:04:39Z"/>
        </w:rPr>
      </w:pPr>
      <w:r w:rsidRPr="00217260">
        <w:t>שמואל</w:t>
      </w:r>
      <w:r>
        <w:t xml:space="preserve">:</w:t>
      </w:r>
    </w:p>
    <w:p w:rsidR="00E403F0" w:rsidRPr="00AD695E" w:rsidRDefault="00E403F0" w:rsidP="00E403F0">
      <w:pPr>
        <w:rPr>
          <w:rtl/>
        </w:rPr>
      </w:pPr>
      <w:del w:id="93499" w:author="מנוע מכני" w:date="2026-10-11T12:04:39Z">
        <w:r>
          <w:rPr>
            <w:rtl/>
          </w:rPr>
          <w:delText xml:space="preserve"> </w:delText>
        </w:r>
      </w:del>
      <w:r>
        <w:rPr>
          <w:rtl/>
        </w:rPr>
        <w:t xml:space="preserve">לא</w:t>
      </w:r>
      <w:r>
        <w:rPr>
          <w:rtl/>
        </w:rPr>
        <w:t xml:space="preserve"> קדושין - בתמורה, ולא מקדישין - לעשות תמורה.</w:t>
      </w:r>
    </w:p>
    <w:p>
      <w:pPr>
        <w:pStyle w:val="38"/>
        <w:rPr>
          <w:ins w:id="93500" w:author="מנוע מכני" w:date="2026-10-11T12:04:39Z"/>
        </w:rPr>
      </w:pPr>
      <w:r>
        <w:t>תניא</w:t>
      </w:r>
      <w:r>
        <w:t xml:space="preserve"> אר</w:t>
      </w:r>
      <w:r>
        <w:t>"</w:t>
      </w:r>
      <w:r>
        <w:t>מ</w:t>
      </w:r>
      <w:r>
        <w:t xml:space="preserve">:</w:t>
      </w:r>
    </w:p>
    <w:p w:rsidR="00E403F0" w:rsidRPr="00AD695E" w:rsidRDefault="00E403F0" w:rsidP="00E403F0">
      <w:pPr>
        <w:rPr>
          <w:rtl/>
        </w:rPr>
      </w:pPr>
      <w:del w:id="93501" w:author="מנוע מכני" w:date="2026-10-11T12:04:39Z">
        <w:r>
          <w:rPr>
            <w:rtl/>
          </w:rPr>
          <w:delText xml:space="preserve"> </w:delText>
        </w:r>
      </w:del>
      <w:r>
        <w:rPr>
          <w:rtl/>
        </w:rPr>
        <w:t xml:space="preserve">ומאחר שאין קדושין, מהיכן מקדישין? </w:t>
      </w:r>
    </w:p>
    <w:p>
      <w:pPr>
        <w:pStyle w:val="38"/>
        <w:rPr>
          <w:ins w:id="93502" w:author="מנוע מכני" w:date="2026-10-11T12:04:39Z"/>
        </w:rPr>
      </w:pPr>
      <w:r>
        <w:t xml:space="preserve">אלא</w:t>
      </w:r>
    </w:p>
    <w:p w:rsidR="00E403F0" w:rsidRPr="00AD695E" w:rsidRDefault="00E403F0" w:rsidP="00E403F0">
      <w:pPr>
        <w:rPr>
          <w:rtl/>
        </w:rPr>
      </w:pPr>
      <w:del w:id="93503" w:author="מנוע מכני" w:date="2026-10-11T12:04:39Z">
        <w:r>
          <w:rPr>
            <w:rtl/>
          </w:rPr>
          <w:delText xml:space="preserve"> </w:delText>
        </w:r>
      </w:del>
      <w:r>
        <w:rPr>
          <w:rtl/>
        </w:rPr>
        <w:t xml:space="preserve">אי אתה מוצא אלא במקדיש בהמה </w:t>
      </w:r>
      <w:r>
        <w:rPr>
          <w:rtl/>
        </w:rPr>
        <w:t xml:space="preserve">ואח"כ</w:t>
      </w:r>
      <w:r>
        <w:rPr>
          <w:rtl/>
        </w:rPr>
        <w:t xml:space="preserve"> נטרפה, במקדיש ולד - ויצא דרך דופן, </w:t>
      </w:r>
    </w:p>
    <w:p w:rsidR="00E403F0" w:rsidRPr="00AD695E" w:rsidRDefault="00E403F0" w:rsidP="00E403F0">
      <w:pPr>
        <w:rPr>
          <w:rtl/>
        </w:rPr>
      </w:pPr>
      <w:r>
        <w:rPr>
          <w:rtl/>
        </w:rPr>
        <w:tab/>
        <w:t>אבל כלאים וטומטום ואנדרוגינוס אי אתה מוצא אלא בולדי קדשים,</w:t>
      </w:r>
    </w:p>
    <w:p w:rsidR="00E403F0" w:rsidRPr="00AD695E" w:rsidRDefault="00E403F0" w:rsidP="00E403F0">
      <w:pPr>
        <w:rPr>
          <w:rtl/>
        </w:rPr>
      </w:pPr>
      <w:r>
        <w:rPr>
          <w:rtl/>
        </w:rPr>
        <w:tab/>
        <w:t xml:space="preserve">ואליבא </w:t>
      </w:r>
      <w:r>
        <w:rPr>
          <w:rStyle w:val="2fb"/>
          <w:rtl/>
        </w:rPr>
        <w:tab/>
        <w:t xml:space="preserve">דר"</w:t>
      </w:r>
      <w:r>
        <w:rPr>
          <w:rStyle w:val="2fb"/>
          <w:rFonts w:hint="cs"/>
          <w:rtl/>
        </w:rPr>
        <w:t>י</w:t>
      </w:r>
      <w:r>
        <w:rPr>
          <w:rtl/>
        </w:rPr>
        <w:t xml:space="preserve"> דאמר הולד עושה תמורה.</w:t>
      </w:r>
    </w:p>
    <w:p>
      <w:pPr>
        <w:pStyle w:val="afffff8"/>
        <w:rPr>
          <w:ins w:id="90125" w:author="קלוד" w:date="2026-10-11T12:25:27Z"/>
        </w:rPr>
      </w:pPr>
      <w:ins w:id="90126" w:author="קלוד" w:date="2026-10-11T12:25:27Z">
        <w:r>
          <w:rPr>
            <w:color w:val="7B3F00"/>
          </w:rPr>
          <w:t xml:space="preserve">טרפה ויוצא דופן - כבהמה טמאה שלא ירדה לה קדושת הגוף</w:t>
        </w:r>
      </w:ins>
    </w:p>
    <w:p>
      <w:pPr>
        <w:pStyle w:val="38"/>
        <w:rPr>
          <w:ins w:id="93504" w:author="מנוע מכני" w:date="2026-10-11T12:04:39Z"/>
        </w:rPr>
      </w:pPr>
      <w:r>
        <w:t>א</w:t>
      </w:r>
      <w:r>
        <w:t>ר</w:t>
      </w:r>
      <w:r>
        <w:t>"</w:t>
      </w:r>
      <w:r>
        <w:t>פ</w:t>
      </w:r>
      <w:r>
        <w:t xml:space="preserve">:</w:t>
      </w:r>
    </w:p>
    <w:p w:rsidR="00E403F0" w:rsidRPr="00AD695E" w:rsidRDefault="00E403F0" w:rsidP="00E403F0">
      <w:pPr>
        <w:rPr>
          <w:rtl/>
        </w:rPr>
      </w:pPr>
      <w:del w:id="93505" w:author="מנוע מכני" w:date="2026-10-11T12:04:39Z">
        <w:r>
          <w:rPr>
            <w:rtl/>
          </w:rPr>
          <w:delText xml:space="preserve"> </w:delText>
        </w:r>
      </w:del>
      <w:r>
        <w:rPr>
          <w:rtl/>
        </w:rPr>
        <w:t xml:space="preserve">מ"ט</w:t>
      </w:r>
      <w:r>
        <w:rPr>
          <w:rtl/>
        </w:rPr>
        <w:t xml:space="preserve"> </w:t>
      </w:r>
      <w:r>
        <w:rPr>
          <w:rStyle w:val="2fb"/>
          <w:rtl/>
        </w:rPr>
        <w:t xml:space="preserve">דר"</w:t>
      </w:r>
      <w:r>
        <w:rPr>
          <w:rStyle w:val="2fb"/>
          <w:rFonts w:hint="cs"/>
          <w:rtl/>
        </w:rPr>
        <w:t>א</w:t>
      </w:r>
      <w:r>
        <w:rPr>
          <w:rtl/>
        </w:rPr>
        <w:t xml:space="preserve"> - כבהמה טמאה, </w:t>
      </w:r>
      <w:r>
        <w:rPr>
          <w:rFonts w:hint="cs"/>
          <w:rtl/>
        </w:rPr>
        <w:t>ד</w:t>
      </w:r>
      <w:r>
        <w:rPr>
          <w:rtl/>
        </w:rPr>
        <w:t xml:space="preserve">לא קרבה ולא </w:t>
      </w:r>
      <w:ins w:id="90061" w:author="Claude - סמנטי" w:date="2026-10-11T12:20:38Z">
        <w:r>
          <w:rPr>
            <w:rtl/>
          </w:rPr>
          <w:t xml:space="preserve">ירדה</w:t>
        </w:r>
      </w:ins>
      <w:del w:id="90062" w:author="Claude - סמנטי" w:date="2026-10-11T12:20:38Z">
        <w:r>
          <w:rPr>
            <w:rtl/>
          </w:rPr>
          <w:delText xml:space="preserve">נחתא</w:delText>
        </w:r>
      </w:del>
      <w:r>
        <w:rPr>
          <w:rtl/>
        </w:rPr>
        <w:t xml:space="preserve"> לה קדושת הגוף, </w:t>
      </w:r>
    </w:p>
    <w:p w:rsidR="00E403F0" w:rsidRPr="00AD695E" w:rsidRDefault="00E403F0" w:rsidP="00E403F0">
      <w:pPr>
        <w:rPr>
          <w:rtl/>
        </w:rPr>
      </w:pPr>
    </w:p>
    <w:p>
      <w:pPr>
        <w:pStyle w:val="38"/>
        <w:rPr>
          <w:ins w:id="93506" w:author="מנוע מכני" w:date="2026-10-11T12:04:39Z"/>
        </w:rPr>
      </w:pPr>
      <w:del w:id="94236" w:author="מנוע מכני" w:date="2026-10-11T12:04:39Z">
        <w:r w:rsidRPr="00E87E21">
          <w:delText xml:space="preserve">א</w:delText>
        </w:r>
        <w:r w:rsidRPr="00E87E21">
          <w:delText xml:space="preserve">"</w:delText>
        </w:r>
        <w:r w:rsidRPr="00E87E21">
          <w:delText xml:space="preserve">ל</w:delText>
        </w:r>
        <w:r w:rsidRPr="00E87E21">
          <w:delText xml:space="preserve"> </w:delText>
        </w:r>
      </w:del>
      <w:ins w:id="90150" w:author="מנוע מכני" w:date="2026-10-11T12:04:39Z">
        <w:r>
          <w:t xml:space="preserve">ר"פ</w:t>
        </w:r>
      </w:ins>
      <w:del w:id="90151" w:author="מנוע מכני" w:date="2026-10-11T12:04:39Z">
        <w:r w:rsidRPr="00E87E21">
          <w:delText xml:space="preserve">רב פפא</w:delText>
        </w:r>
      </w:del>
      <w:r w:rsidRPr="00E87E21">
        <w:t xml:space="preserve"> לרבא:</w:t>
      </w:r>
    </w:p>
    <w:p w:rsidR="00E403F0" w:rsidRPr="00E87E21" w:rsidRDefault="00E403F0" w:rsidP="00E403F0">
      <w:pPr>
        <w:rPr>
          <w:spacing w:val="-4"/>
          <w:rtl/>
        </w:rPr>
      </w:pPr>
      <w:del w:id="93507" w:author="מנוע מכני" w:date="2026-10-11T12:04:39Z">
        <w:r w:rsidRPr="00E87E21">
          <w:rPr>
            <w:spacing w:val="-4"/>
            <w:rtl/>
          </w:rPr>
          <w:delText xml:space="preserve"> </w:delText>
        </w:r>
      </w:del>
      <w:r w:rsidRPr="00E87E21">
        <w:rPr>
          <w:spacing w:val="-4"/>
          <w:rtl/>
        </w:rPr>
        <w:t xml:space="preserve">והרי בעל מום, דלא קריב </w:t>
      </w:r>
      <w:ins w:id="90063" w:author="Claude - סמנטי" w:date="2026-10-11T12:20:38Z">
        <w:r>
          <w:rPr>
            <w:spacing w:val="-4"/>
            <w:rtl/>
          </w:rPr>
          <w:t xml:space="preserve">וירדה</w:t>
        </w:r>
      </w:ins>
      <w:del w:id="90064" w:author="Claude - סמנטי" w:date="2026-10-11T12:20:38Z">
        <w:r w:rsidRPr="00E87E21">
          <w:rPr>
            <w:spacing w:val="-4"/>
            <w:rtl/>
          </w:rPr>
          <w:delText xml:space="preserve">ונחתא</w:delText>
        </w:r>
      </w:del>
      <w:r w:rsidRPr="00E87E21">
        <w:rPr>
          <w:spacing w:val="-4"/>
          <w:rtl/>
        </w:rPr>
        <w:t xml:space="preserve"> </w:t>
      </w:r>
      <w:ins w:id="91252" w:author="מנוע מכני" w:date="2026-10-11T12:04:39Z">
        <w:r>
          <w:rPr>
            <w:spacing w:val="-4"/>
            <w:rtl/>
          </w:rPr>
          <w:t xml:space="preserve">לו</w:t>
        </w:r>
      </w:ins>
      <w:del w:id="91253" w:author="מנוע מכני" w:date="2026-10-11T12:04:39Z">
        <w:r w:rsidRPr="00E87E21">
          <w:rPr>
            <w:spacing w:val="-4"/>
            <w:rtl/>
          </w:rPr>
          <w:delText xml:space="preserve">ליה</w:delText>
        </w:r>
      </w:del>
      <w:r w:rsidRPr="00E87E21">
        <w:rPr>
          <w:spacing w:val="-4"/>
          <w:rtl/>
        </w:rPr>
        <w:t xml:space="preserve"> קדושת הגוף! </w:t>
      </w:r>
      <w:r w:rsidRPr="00E87E21">
        <w:rPr>
          <w:spacing w:val="-4"/>
          <w:rtl/>
        </w:rPr>
        <w:t xml:space="preserve">א"ל</w:t>
      </w:r>
      <w:r w:rsidRPr="00E87E21">
        <w:rPr>
          <w:spacing w:val="-4"/>
          <w:rtl/>
        </w:rPr>
        <w:t xml:space="preserve">: בעל מום קרב במינו.</w:t>
      </w:r>
    </w:p>
    <w:p w:rsidR="00E403F0" w:rsidRPr="00AD695E" w:rsidRDefault="00E403F0" w:rsidP="00E403F0">
      <w:pPr>
        <w:rPr>
          <w:rtl/>
        </w:rPr>
      </w:pPr>
      <w:r>
        <w:rPr>
          <w:rtl/>
        </w:rPr>
        <w:t xml:space="preserve">א"ה, טרפה </w:t>
      </w:r>
      <w:ins w:id="90536" w:author="מנוע מכני" w:date="2026-10-11T12:04:39Z">
        <w:r>
          <w:rPr>
            <w:rtl/>
          </w:rPr>
          <w:t xml:space="preserve">גם</w:t>
        </w:r>
      </w:ins>
      <w:del w:id="90537" w:author="מנוע מכני" w:date="2026-10-11T12:04:39Z">
        <w:r>
          <w:rPr>
            <w:rtl/>
          </w:rPr>
          <w:delText xml:space="preserve">נמי</w:delText>
        </w:r>
      </w:del>
      <w:r>
        <w:rPr>
          <w:rtl/>
        </w:rPr>
        <w:t xml:space="preserve"> קרבה במינה! </w:t>
      </w:r>
    </w:p>
    <w:p>
      <w:pPr>
        <w:pStyle w:val="38"/>
        <w:rPr>
          <w:ins w:id="93508" w:author="מנוע מכני" w:date="2026-10-11T12:04:39Z"/>
        </w:rPr>
      </w:pPr>
      <w:r w:rsidRPr="00E87E21">
        <w:t xml:space="preserve">אלא </w:t>
      </w:r>
      <w:r w:rsidRPr="00E87E21">
        <w:t xml:space="preserve">אמר</w:t>
      </w:r>
      <w:r w:rsidRPr="00E87E21">
        <w:t xml:space="preserve"> רבא:</w:t>
      </w:r>
    </w:p>
    <w:p w:rsidR="00E403F0" w:rsidRPr="00E87E21" w:rsidRDefault="00E403F0" w:rsidP="00E403F0">
      <w:pPr>
        <w:rPr>
          <w:spacing w:val="-6"/>
          <w:rtl/>
        </w:rPr>
      </w:pPr>
      <w:del w:id="93509" w:author="מנוע מכני" w:date="2026-10-11T12:04:39Z">
        <w:r w:rsidRPr="00E87E21">
          <w:rPr>
            <w:spacing w:val="-6"/>
            <w:rtl/>
          </w:rPr>
          <w:delText xml:space="preserve"> </w:delText>
        </w:r>
      </w:del>
      <w:r w:rsidRPr="00E87E21">
        <w:rPr>
          <w:spacing w:val="-6"/>
          <w:rtl/>
        </w:rPr>
        <w:t xml:space="preserve">כבהמה טמאה, פסול הגוף, אף כל פסול הגוף, לאפוקי בעל מום דפסול חסרון </w:t>
      </w:r>
      <w:ins w:id="91254" w:author="מנוע מכני" w:date="2026-10-11T12:04:39Z">
        <w:r>
          <w:rPr>
            <w:spacing w:val="-6"/>
            <w:rtl/>
          </w:rPr>
          <w:t xml:space="preserve">הם</w:t>
        </w:r>
      </w:ins>
      <w:del w:id="91255" w:author="מנוע מכני" w:date="2026-10-11T12:04:39Z">
        <w:r w:rsidRPr="00E87E21">
          <w:rPr>
            <w:spacing w:val="-6"/>
            <w:rtl/>
          </w:rPr>
          <w:delText xml:space="preserve">נינהו</w:delText>
        </w:r>
      </w:del>
      <w:r w:rsidRPr="00E87E21">
        <w:rPr>
          <w:spacing w:val="-6"/>
          <w:rtl/>
        </w:rPr>
        <w:t xml:space="preserve">.</w:t>
      </w:r>
    </w:p>
    <w:p>
      <w:pPr>
        <w:pStyle w:val="38"/>
        <w:rPr>
          <w:ins w:id="93510" w:author="מנוע מכני" w:date="2026-10-11T12:04:39Z"/>
        </w:rPr>
      </w:pPr>
      <w:del w:id="94237" w:author="מנוע מכני" w:date="2026-10-11T12:04:39Z">
        <w:r>
          <w:lastRenderedPageBreak/>
          <w:delText xml:space="preserve">א"ל </w:delText>
        </w:r>
      </w:del>
      <w:r>
        <w:lastRenderedPageBreak/>
        <w:t xml:space="preserve">ר"</w:t>
      </w:r>
      <w:r>
        <w:t xml:space="preserve">א </w:t>
      </w:r>
      <w:r>
        <w:t xml:space="preserve">לרבא:</w:t>
      </w:r>
    </w:p>
    <w:p w:rsidR="00E403F0" w:rsidRPr="00AD695E" w:rsidRDefault="00E403F0" w:rsidP="00E403F0">
      <w:pPr>
        <w:rPr>
          <w:rtl/>
        </w:rPr>
      </w:pPr>
      <w:del w:id="93511" w:author="מנוע מכני" w:date="2026-10-11T12:04:39Z">
        <w:r>
          <w:rPr>
            <w:rtl/>
          </w:rPr>
          <w:delText xml:space="preserve"> </w:delText>
        </w:r>
      </w:del>
      <w:r>
        <w:rPr>
          <w:rtl/>
        </w:rPr>
        <w:t xml:space="preserve">והלא שרוע וקלוט כתיב בפרשה, והא </w:t>
      </w:r>
      <w:ins w:id="91258" w:author="מנוע מכני" w:date="2026-10-11T12:04:39Z">
        <w:r>
          <w:rPr>
            <w:rtl/>
          </w:rPr>
          <w:t xml:space="preserve">אלו</w:t>
        </w:r>
      </w:ins>
      <w:del w:id="91259" w:author="מנוע מכני" w:date="2026-10-11T12:04:39Z">
        <w:r>
          <w:rPr>
            <w:rtl/>
          </w:rPr>
          <w:delText xml:space="preserve">הני</w:delText>
        </w:r>
      </w:del>
      <w:r>
        <w:rPr>
          <w:rtl/>
        </w:rPr>
        <w:t xml:space="preserve"> פסול הגוף </w:t>
      </w:r>
      <w:ins w:id="91256" w:author="מנוע מכני" w:date="2026-10-11T12:04:39Z">
        <w:r>
          <w:rPr>
            <w:rtl/>
          </w:rPr>
          <w:t xml:space="preserve">הם</w:t>
        </w:r>
      </w:ins>
      <w:del w:id="91257" w:author="מנוע מכני" w:date="2026-10-11T12:04:39Z">
        <w:r>
          <w:rPr>
            <w:rtl/>
          </w:rPr>
          <w:delText xml:space="preserve">נינהו</w:delText>
        </w:r>
      </w:del>
      <w:r>
        <w:rPr>
          <w:rtl/>
        </w:rPr>
        <w:t xml:space="preserve">! </w:t>
      </w:r>
    </w:p>
    <w:p>
      <w:pPr>
        <w:pStyle w:val="38"/>
        <w:rPr>
          <w:ins w:id="93512" w:author="מנוע מכני" w:date="2026-10-11T12:04:39Z"/>
        </w:rPr>
      </w:pPr>
      <w:r w:rsidRPr="00E87E21">
        <w:t xml:space="preserve">אלא </w:t>
      </w:r>
      <w:r w:rsidRPr="00E87E21">
        <w:t xml:space="preserve">אמר</w:t>
      </w:r>
      <w:r w:rsidRPr="00E87E21">
        <w:t xml:space="preserve"> רבא:</w:t>
      </w:r>
    </w:p>
    <w:p w:rsidR="00E403F0" w:rsidRPr="00E87E21" w:rsidRDefault="00E403F0" w:rsidP="00E403F0">
      <w:pPr>
        <w:rPr>
          <w:spacing w:val="-6"/>
          <w:rtl/>
        </w:rPr>
      </w:pPr>
      <w:del w:id="93513" w:author="מנוע מכני" w:date="2026-10-11T12:04:39Z">
        <w:r w:rsidRPr="00E87E21">
          <w:rPr>
            <w:spacing w:val="-6"/>
            <w:rtl/>
          </w:rPr>
          <w:delText xml:space="preserve"> </w:delText>
        </w:r>
      </w:del>
      <w:r w:rsidRPr="00E87E21">
        <w:rPr>
          <w:spacing w:val="-6"/>
          <w:rtl/>
        </w:rPr>
        <w:t xml:space="preserve">כבהמה טמאה, </w:t>
      </w:r>
      <w:ins w:id="90540" w:author="מנוע מכני" w:date="2026-10-11T12:04:39Z">
        <w:r>
          <w:rPr>
            <w:spacing w:val="-6"/>
            <w:rtl/>
          </w:rPr>
          <w:t xml:space="preserve">דאין</w:t>
        </w:r>
      </w:ins>
      <w:del w:id="90541" w:author="מנוע מכני" w:date="2026-10-11T12:04:39Z">
        <w:r w:rsidRPr="00E87E21">
          <w:rPr>
            <w:spacing w:val="-6"/>
            <w:rtl/>
          </w:rPr>
          <w:delText xml:space="preserve">דליכא</w:delText>
        </w:r>
      </w:del>
      <w:r w:rsidRPr="00E87E21">
        <w:rPr>
          <w:spacing w:val="-6"/>
          <w:rtl/>
        </w:rPr>
        <w:t xml:space="preserve"> במינה, אף כל </w:t>
      </w:r>
      <w:ins w:id="90542" w:author="מנוע מכני" w:date="2026-10-11T12:04:39Z">
        <w:r>
          <w:rPr>
            <w:spacing w:val="-6"/>
            <w:rtl/>
          </w:rPr>
          <w:t xml:space="preserve">דאין</w:t>
        </w:r>
      </w:ins>
      <w:del w:id="90543" w:author="מנוע מכני" w:date="2026-10-11T12:04:39Z">
        <w:r w:rsidRPr="00E87E21">
          <w:rPr>
            <w:spacing w:val="-6"/>
            <w:rtl/>
          </w:rPr>
          <w:delText xml:space="preserve">דליכא</w:delText>
        </w:r>
      </w:del>
      <w:r w:rsidRPr="00E87E21">
        <w:rPr>
          <w:spacing w:val="-6"/>
          <w:rtl/>
        </w:rPr>
        <w:t xml:space="preserve"> במינה, לאפוקי בעל מום </w:t>
      </w:r>
      <w:ins w:id="90538" w:author="מנוע מכני" w:date="2026-10-11T12:04:39Z">
        <w:r>
          <w:rPr>
            <w:rFonts w:hint="cs"/>
            <w:spacing w:val="-6"/>
            <w:rtl/>
          </w:rPr>
          <w:t xml:space="preserve">דיש</w:t>
        </w:r>
      </w:ins>
      <w:del w:id="90539" w:author="מנוע מכני" w:date="2026-10-11T12:04:39Z">
        <w:r w:rsidRPr="00E87E21">
          <w:rPr>
            <w:rFonts w:hint="cs"/>
            <w:spacing w:val="-6"/>
            <w:rtl/>
          </w:rPr>
          <w:delText xml:space="preserve">ד</w:delText>
        </w:r>
        <w:r w:rsidRPr="00E87E21">
          <w:rPr>
            <w:spacing w:val="-6"/>
            <w:rtl/>
          </w:rPr>
          <w:delText xml:space="preserve">איכא</w:delText>
        </w:r>
      </w:del>
      <w:r w:rsidRPr="00E87E21">
        <w:rPr>
          <w:spacing w:val="-6"/>
          <w:rtl/>
        </w:rPr>
        <w:t xml:space="preserve"> במינה.</w:t>
      </w:r>
    </w:p>
    <w:p w:rsidR="00E403F0" w:rsidRPr="00AD695E" w:rsidRDefault="00E403F0" w:rsidP="00E403F0">
      <w:pPr>
        <w:rPr>
          <w:rtl/>
        </w:rPr>
      </w:pPr>
      <w:ins w:id="91260" w:author="מנוע מכני" w:date="2026-10-11T12:04:39Z">
        <w:r>
          <w:rPr>
            <w:rtl/>
          </w:rPr>
          <w:t xml:space="preserve">מה</w:t>
        </w:r>
      </w:ins>
      <w:del w:id="91261" w:author="מנוע מכני" w:date="2026-10-11T12:04:39Z">
        <w:r>
          <w:rPr>
            <w:rtl/>
          </w:rPr>
          <w:delText xml:space="preserve">מאי</w:delText>
        </w:r>
      </w:del>
      <w:r>
        <w:rPr>
          <w:rtl/>
        </w:rPr>
        <w:t xml:space="preserve"> אמרת - טרפה </w:t>
      </w:r>
      <w:ins w:id="90544" w:author="מנוע מכני" w:date="2026-10-11T12:04:39Z">
        <w:r>
          <w:rPr>
            <w:rtl/>
          </w:rPr>
          <w:t xml:space="preserve">יש</w:t>
        </w:r>
      </w:ins>
      <w:del w:id="90545" w:author="מנוע מכני" w:date="2026-10-11T12:04:39Z">
        <w:r>
          <w:rPr>
            <w:rtl/>
          </w:rPr>
          <w:delText xml:space="preserve">איכא</w:delText>
        </w:r>
      </w:del>
      <w:r>
        <w:rPr>
          <w:rtl/>
        </w:rPr>
        <w:t xml:space="preserve"> במינה, </w:t>
      </w:r>
      <w:r>
        <w:rPr>
          <w:rtl/>
        </w:rPr>
        <w:t xml:space="preserve">לא</w:t>
      </w:r>
      <w:r>
        <w:rPr>
          <w:rtl/>
        </w:rPr>
        <w:t xml:space="preserve"> דמיא לבעל מום: </w:t>
      </w:r>
    </w:p>
    <w:p w:rsidR="00E403F0" w:rsidRPr="00AD695E" w:rsidRDefault="00E403F0" w:rsidP="00E403F0">
      <w:pPr>
        <w:rPr>
          <w:rtl/>
        </w:rPr>
      </w:pPr>
      <w:r>
        <w:rPr>
          <w:rtl/>
        </w:rPr>
        <w:t>בהמה טמאה - אסורה באכילה, וטרפה אסורה באכילה, לאפוקי בעל מום דמותר באכילה.</w:t>
      </w:r>
    </w:p>
    <w:p w:rsidR="00E403F0" w:rsidRPr="00AD695E" w:rsidRDefault="00E403F0" w:rsidP="00E403F0">
      <w:pPr>
        <w:rPr>
          <w:rtl/>
        </w:rPr>
      </w:pPr>
    </w:p>
    <w:p>
      <w:pPr>
        <w:pStyle w:val="afffff8"/>
        <w:rPr>
          <w:ins w:id="90123" w:author="קלוד" w:date="2026-10-11T12:25:27Z"/>
        </w:rPr>
      </w:pPr>
      <w:ins w:id="90124" w:author="קלוד" w:date="2026-10-11T12:25:27Z">
        <w:r>
          <w:rPr>
            <w:color w:val="7B3F00"/>
          </w:rPr>
          <w:t xml:space="preserve">המקדיש טרפה - האם צריכה מום קבוע לפדות</w:t>
        </w:r>
      </w:ins>
    </w:p>
    <w:p>
      <w:pPr>
        <w:pStyle w:val="38"/>
        <w:rPr>
          <w:ins w:id="93514" w:author="מנוע מכני" w:date="2026-10-11T12:04:39Z"/>
        </w:rPr>
      </w:pPr>
      <w:del w:id="94206" w:author="מנוע מכני" w:date="2026-10-11T12:04:39Z">
        <w:r>
          <w:delText xml:space="preserve">אמר </w:delText>
        </w:r>
      </w:del>
      <w:r>
        <w:t xml:space="preserve">שמואל:</w:t>
      </w:r>
    </w:p>
    <w:p w:rsidR="00E403F0" w:rsidRPr="00AD695E" w:rsidRDefault="00E403F0" w:rsidP="00E403F0">
      <w:pPr>
        <w:rPr>
          <w:rtl/>
        </w:rPr>
      </w:pPr>
      <w:del w:id="93515" w:author="מנוע מכני" w:date="2026-10-11T12:04:39Z">
        <w:r>
          <w:rPr>
            <w:rtl/>
          </w:rPr>
          <w:delText xml:space="preserve"> </w:delText>
        </w:r>
      </w:del>
      <w:r>
        <w:rPr>
          <w:rtl/>
        </w:rPr>
        <w:t xml:space="preserve">המקדיש את הטריפה - צריכה מום קבוע לפדות עליו.</w:t>
      </w:r>
    </w:p>
    <w:p>
      <w:pPr>
        <w:pStyle w:val="38"/>
        <w:rPr>
          <w:ins w:id="93516" w:author="מנוע מכני" w:date="2026-10-11T12:04:39Z"/>
        </w:rPr>
      </w:pPr>
      <w:r>
        <w:t xml:space="preserve">ש"מ</w:t>
      </w:r>
      <w:r>
        <w:t xml:space="preserve">:</w:t>
      </w:r>
    </w:p>
    <w:p w:rsidR="00E403F0" w:rsidRPr="00AD695E" w:rsidRDefault="00E403F0" w:rsidP="00E403F0">
      <w:pPr>
        <w:rPr>
          <w:rtl/>
        </w:rPr>
      </w:pPr>
      <w:del w:id="93517" w:author="מנוע מכני" w:date="2026-10-11T12:04:39Z">
        <w:r>
          <w:rPr>
            <w:rtl/>
          </w:rPr>
          <w:delText xml:space="preserve"> </w:delText>
        </w:r>
      </w:del>
      <w:r>
        <w:rPr>
          <w:rtl/>
        </w:rPr>
        <w:t xml:space="preserve">פודין את הקדשים להאכילן לכלבים! אלא אימא: עושה קדושה למות.</w:t>
      </w:r>
    </w:p>
    <w:p w:rsidR="00E403F0" w:rsidRPr="00AD695E" w:rsidRDefault="00E403F0" w:rsidP="00E403F0">
      <w:pPr>
        <w:rPr>
          <w:rtl/>
        </w:rPr>
      </w:pPr>
      <w:r>
        <w:rPr>
          <w:rtl/>
        </w:rPr>
        <w:t>ור' אושעיא אומר: אינה אלא כמקדיש עצים ואבנים בלבד.</w:t>
      </w:r>
    </w:p>
    <w:p>
      <w:pPr>
        <w:pStyle w:val="38"/>
        <w:rPr>
          <w:ins w:id="93518" w:author="מנוע מכני" w:date="2026-10-11T12:04:39Z"/>
        </w:rPr>
      </w:pPr>
      <w:r>
        <w:t xml:space="preserve">תנן</w:t>
      </w:r>
      <w:r>
        <w:t xml:space="preserve">:</w:t>
      </w:r>
    </w:p>
    <w:p w:rsidR="00E403F0" w:rsidRPr="00AD695E" w:rsidRDefault="00E403F0" w:rsidP="00E403F0">
      <w:pPr>
        <w:rPr>
          <w:rtl/>
        </w:rPr>
      </w:pPr>
      <w:del w:id="93519" w:author="מנוע מכני" w:date="2026-10-11T12:04:39Z">
        <w:r>
          <w:rPr>
            <w:rtl/>
          </w:rPr>
          <w:delText xml:space="preserve"> </w:delText>
        </w:r>
      </w:del>
      <w:r>
        <w:rPr>
          <w:rtl/>
        </w:rPr>
        <w:t xml:space="preserve">כל הקדשים שנעשו טרפה - אין פודין אותן, לפי שאין פודין הקדשים להאכילן לכלבים.</w:t>
      </w:r>
    </w:p>
    <w:p w:rsidR="00E403F0" w:rsidRPr="00AD695E" w:rsidRDefault="00E403F0" w:rsidP="00E403F0">
      <w:pPr>
        <w:rPr>
          <w:rtl/>
        </w:rPr>
      </w:pPr>
      <w:r>
        <w:rPr>
          <w:rtl/>
        </w:rPr>
        <w:t xml:space="preserve">טעמא - שנעשו, הא היו </w:t>
      </w:r>
      <w:ins w:id="92728" w:author="מנוע מכני" w:date="2026-10-11T12:04:39Z">
        <w:r>
          <w:rPr>
            <w:rtl/>
          </w:rPr>
          <w:t xml:space="preserve">מתחילה</w:t>
        </w:r>
      </w:ins>
      <w:del w:id="92729" w:author="מנוע מכני" w:date="2026-10-11T12:04:39Z">
        <w:r>
          <w:rPr>
            <w:rtl/>
          </w:rPr>
          <w:delText xml:space="preserve">מעיקרא</w:delText>
        </w:r>
      </w:del>
      <w:r>
        <w:rPr>
          <w:rtl/>
        </w:rPr>
        <w:t xml:space="preserve"> - פודין אותן! </w:t>
      </w:r>
    </w:p>
    <w:p w:rsidR="00E403F0" w:rsidRPr="00AD695E" w:rsidRDefault="00E403F0" w:rsidP="00E403F0">
      <w:pPr>
        <w:rPr>
          <w:rtl/>
        </w:rPr>
      </w:pPr>
      <w:r>
        <w:rPr>
          <w:rtl/>
        </w:rPr>
        <w:t xml:space="preserve">שמא </w:t>
      </w:r>
      <w:ins w:id="91262" w:author="מנוע מכני" w:date="2026-10-11T12:04:39Z">
        <w:r>
          <w:rPr>
            <w:rtl/>
          </w:rPr>
          <w:t xml:space="preserve">זה</w:t>
        </w:r>
      </w:ins>
      <w:del w:id="91263" w:author="מנוע מכני" w:date="2026-10-11T12:04:39Z">
        <w:r>
          <w:rPr>
            <w:rtl/>
          </w:rPr>
          <w:delText xml:space="preserve">האי</w:delText>
        </w:r>
      </w:del>
      <w:r>
        <w:rPr>
          <w:rtl/>
        </w:rPr>
        <w:t xml:space="preserve"> תנא סבר: כל </w:t>
      </w:r>
      <w:ins w:id="90546" w:author="מנוע מכני" w:date="2026-10-11T12:04:39Z">
        <w:r>
          <w:rPr>
            <w:rtl/>
          </w:rPr>
          <w:t xml:space="preserve">מקום</w:t>
        </w:r>
      </w:ins>
      <w:del w:id="90547" w:author="מנוע מכני" w:date="2026-10-11T12:04:39Z">
        <w:r>
          <w:rPr>
            <w:rtl/>
          </w:rPr>
          <w:delText xml:space="preserve">היכא</w:delText>
        </w:r>
      </w:del>
      <w:r>
        <w:rPr>
          <w:rtl/>
        </w:rPr>
        <w:t xml:space="preserve"> דלא חזי לגופה </w:t>
      </w:r>
      <w:r>
        <w:rPr>
          <w:rtl/>
        </w:rPr>
        <w:t xml:space="preserve">לא</w:t>
      </w:r>
      <w:r>
        <w:rPr>
          <w:rtl/>
        </w:rPr>
        <w:t xml:space="preserve"> </w:t>
      </w:r>
      <w:ins w:id="90065" w:author="Claude - סמנטי" w:date="2026-10-11T12:20:38Z">
        <w:r>
          <w:rPr>
            <w:rtl/>
          </w:rPr>
          <w:t xml:space="preserve">ירדה</w:t>
        </w:r>
      </w:ins>
      <w:del w:id="90066" w:author="Claude - סמנטי" w:date="2026-10-11T12:20:38Z">
        <w:r>
          <w:rPr>
            <w:rtl/>
          </w:rPr>
          <w:delText xml:space="preserve">נחתא</w:delText>
        </w:r>
      </w:del>
      <w:r>
        <w:rPr>
          <w:rtl/>
        </w:rPr>
        <w:t xml:space="preserve"> לה קדושת הגוף.</w:t>
      </w:r>
    </w:p>
    <w:p w:rsidR="00E403F0" w:rsidRPr="00AD695E" w:rsidRDefault="00E403F0" w:rsidP="00E403F0">
      <w:pPr>
        <w:rPr>
          <w:rtl/>
        </w:rPr>
      </w:pPr>
    </w:p>
    <w:p>
      <w:pPr>
        <w:pStyle w:val="38"/>
        <w:rPr>
          <w:ins w:id="93520" w:author="מנוע מכני" w:date="2026-10-11T12:04:39Z"/>
        </w:rPr>
      </w:pPr>
      <w:r w:rsidRPr="00DC5F70">
        <w:t>ת</w:t>
      </w:r>
      <w:r w:rsidRPr="00DC5F70">
        <w:t>"</w:t>
      </w:r>
      <w:r w:rsidRPr="00DC5F70">
        <w:t>ש</w:t>
      </w:r>
      <w:r w:rsidRPr="00DC5F70">
        <w:t xml:space="preserve"> ר"</w:t>
      </w:r>
      <w:r w:rsidRPr="00DC5F70">
        <w:t>א</w:t>
      </w:r>
      <w:del w:id="94207" w:author="מנוע מכני" w:date="2026-10-11T12:04:39Z">
        <w:r w:rsidRPr="00DC5F70">
          <w:delText xml:space="preserve"> אומר</w:delText>
        </w:r>
      </w:del>
      <w:r w:rsidRPr="00DC5F70">
        <w:t xml:space="preserve">:</w:t>
      </w:r>
    </w:p>
    <w:p w:rsidR="00E403F0" w:rsidRPr="00DC5F70" w:rsidRDefault="00E403F0" w:rsidP="00E403F0">
      <w:pPr>
        <w:rPr>
          <w:spacing w:val="-4"/>
          <w:rtl/>
        </w:rPr>
      </w:pPr>
      <w:del w:id="93521" w:author="מנוע מכני" w:date="2026-10-11T12:04:39Z">
        <w:r w:rsidRPr="00DC5F70">
          <w:rPr>
            <w:spacing w:val="-4"/>
            <w:rtl/>
          </w:rPr>
          <w:delText xml:space="preserve"> </w:delText>
        </w:r>
      </w:del>
      <w:r w:rsidRPr="00DC5F70">
        <w:rPr>
          <w:spacing w:val="-4"/>
          <w:rtl/>
        </w:rPr>
        <w:t xml:space="preserve">הכלאים, ויוצא דופן, וטריפה, וטומטום ואנדרוגינוס - </w:t>
      </w:r>
      <w:r w:rsidRPr="00DC5F70">
        <w:rPr>
          <w:spacing w:val="-4"/>
          <w:rtl/>
        </w:rPr>
        <w:t xml:space="preserve">לא</w:t>
      </w:r>
      <w:r w:rsidRPr="00DC5F70">
        <w:rPr>
          <w:spacing w:val="-4"/>
          <w:rtl/>
        </w:rPr>
        <w:t xml:space="preserve"> קדושין ולא מקדישין.</w:t>
      </w:r>
    </w:p>
    <w:p>
      <w:pPr>
        <w:pStyle w:val="38"/>
        <w:rPr>
          <w:ins w:id="93522" w:author="מנוע מכני" w:date="2026-10-11T12:04:39Z"/>
        </w:rPr>
      </w:pPr>
      <w:r>
        <w:t xml:space="preserve">ואמר שמואל:</w:t>
      </w:r>
    </w:p>
    <w:p w:rsidR="00E403F0" w:rsidRPr="00AD695E" w:rsidRDefault="00E403F0" w:rsidP="00E403F0">
      <w:pPr>
        <w:rPr>
          <w:rtl/>
        </w:rPr>
      </w:pPr>
      <w:del w:id="93523" w:author="מנוע מכני" w:date="2026-10-11T12:04:39Z">
        <w:r>
          <w:rPr>
            <w:rtl/>
          </w:rPr>
          <w:delText xml:space="preserve"> </w:delText>
        </w:r>
      </w:del>
      <w:r>
        <w:rPr>
          <w:rtl/>
        </w:rPr>
        <w:t xml:space="preserve">לא</w:t>
      </w:r>
      <w:r>
        <w:rPr>
          <w:rtl/>
        </w:rPr>
        <w:t xml:space="preserve"> קדושין - בתמורה, ולא מקדישין - לעשות תמורה.</w:t>
      </w:r>
    </w:p>
    <w:p>
      <w:pPr>
        <w:pStyle w:val="38"/>
        <w:rPr>
          <w:ins w:id="93524" w:author="מנוע מכני" w:date="2026-10-11T12:04:39Z"/>
        </w:rPr>
      </w:pPr>
      <w:r w:rsidRPr="00A757C8">
        <w:t>ותניא א</w:t>
      </w:r>
      <w:r w:rsidRPr="00A757C8">
        <w:t>ר</w:t>
      </w:r>
      <w:r w:rsidRPr="00A757C8">
        <w:t>"</w:t>
      </w:r>
      <w:r w:rsidRPr="00A757C8">
        <w:t>מ</w:t>
      </w:r>
      <w:r w:rsidRPr="00A757C8">
        <w:t xml:space="preserve">:</w:t>
      </w:r>
    </w:p>
    <w:p w:rsidR="00E403F0" w:rsidRPr="00AD695E" w:rsidRDefault="00E403F0" w:rsidP="00E403F0">
      <w:pPr>
        <w:rPr>
          <w:rtl/>
        </w:rPr>
      </w:pPr>
      <w:del w:id="93525" w:author="מנוע מכני" w:date="2026-10-11T12:04:39Z">
        <w:r w:rsidRPr="00A757C8">
          <w:rPr>
            <w:rtl/>
          </w:rPr>
          <w:delText xml:space="preserve"> </w:delText>
        </w:r>
      </w:del>
      <w:r w:rsidRPr="00A757C8">
        <w:rPr>
          <w:rtl/>
        </w:rPr>
        <w:t xml:space="preserve">וכי מאחר שאין קדושין, מהיכן מקדישין אלא אי אתה מוצא אלא במקדיש בהמה </w:t>
      </w:r>
      <w:r w:rsidRPr="00A757C8">
        <w:rPr>
          <w:rtl/>
        </w:rPr>
        <w:t xml:space="preserve">ואח"כ</w:t>
      </w:r>
      <w:r w:rsidRPr="00A757C8">
        <w:rPr>
          <w:rtl/>
        </w:rPr>
        <w:t xml:space="preserve"> נטרפה.</w:t>
      </w:r>
    </w:p>
    <w:p w:rsidR="00E403F0" w:rsidRPr="00AD695E" w:rsidRDefault="00E403F0" w:rsidP="00E403F0">
      <w:pPr>
        <w:pStyle w:val="afff3"/>
        <w:framePr w:wrap="around"/>
        <w:spacing w:line="240" w:lineRule="exact"/>
        <w:rPr>
          <w:rtl/>
        </w:rPr>
      </w:pPr>
      <w:r w:rsidRPr="009239E9">
        <w:rPr>
          <w:rFonts w:hint="cs"/>
          <w:szCs w:val="18"/>
          <w:rtl/>
        </w:rPr>
        <w:t>יז:</w:t>
      </w:r>
    </w:p>
    <w:p w:rsidR="00E403F0" w:rsidRPr="00AD695E" w:rsidRDefault="00E403F0" w:rsidP="00E403F0">
      <w:pPr>
        <w:rPr>
          <w:rtl/>
        </w:rPr>
      </w:pPr>
      <w:r>
        <w:rPr>
          <w:rtl/>
        </w:rPr>
        <w:t xml:space="preserve">הא היתה טרפה </w:t>
      </w:r>
      <w:ins w:id="92730" w:author="מנוע מכני" w:date="2026-10-11T12:04:39Z">
        <w:r>
          <w:rPr>
            <w:rtl/>
          </w:rPr>
          <w:t xml:space="preserve">מתחילה</w:t>
        </w:r>
      </w:ins>
      <w:del w:id="92731" w:author="מנוע מכני" w:date="2026-10-11T12:04:39Z">
        <w:r>
          <w:rPr>
            <w:rtl/>
          </w:rPr>
          <w:delText xml:space="preserve">מעיקרא</w:delText>
        </w:r>
      </w:del>
      <w:r>
        <w:rPr>
          <w:rtl/>
        </w:rPr>
        <w:t xml:space="preserve"> </w:t>
      </w:r>
      <w:r>
        <w:rPr>
          <w:rtl/>
        </w:rPr>
        <w:t xml:space="preserve">לא</w:t>
      </w:r>
      <w:r>
        <w:rPr>
          <w:rtl/>
        </w:rPr>
        <w:t xml:space="preserve"> </w:t>
      </w:r>
      <w:ins w:id="90067" w:author="Claude - סמנטי" w:date="2026-10-11T12:20:38Z">
        <w:r>
          <w:rPr>
            <w:rtl/>
          </w:rPr>
          <w:t xml:space="preserve">ירדה</w:t>
        </w:r>
      </w:ins>
      <w:del w:id="90068" w:author="Claude - סמנטי" w:date="2026-10-11T12:20:38Z">
        <w:r>
          <w:rPr>
            <w:rtl/>
          </w:rPr>
          <w:delText xml:space="preserve">נחתא</w:delText>
        </w:r>
      </w:del>
      <w:r>
        <w:rPr>
          <w:rtl/>
        </w:rPr>
        <w:t xml:space="preserve"> </w:t>
      </w:r>
      <w:ins w:id="91264" w:author="מנוע מכני" w:date="2026-10-11T12:04:39Z">
        <w:r>
          <w:rPr>
            <w:rtl/>
          </w:rPr>
          <w:t xml:space="preserve">לו</w:t>
        </w:r>
      </w:ins>
      <w:del w:id="91265" w:author="מנוע מכני" w:date="2026-10-11T12:04:39Z">
        <w:r>
          <w:rPr>
            <w:rtl/>
          </w:rPr>
          <w:delText xml:space="preserve">ליה</w:delText>
        </w:r>
      </w:del>
      <w:r>
        <w:rPr>
          <w:rtl/>
        </w:rPr>
        <w:t xml:space="preserve"> קדושת הגוף! </w:t>
      </w:r>
    </w:p>
    <w:p>
      <w:pPr>
        <w:pStyle w:val="38"/>
        <w:rPr>
          <w:ins w:id="93526" w:author="מנוע מכני" w:date="2026-10-11T12:04:39Z"/>
        </w:rPr>
      </w:pPr>
      <w:r w:rsidRPr="00DC5F70">
        <w:t xml:space="preserve">אמר</w:t>
      </w:r>
      <w:r w:rsidRPr="00DC5F70">
        <w:t xml:space="preserve"> לך שמואל:</w:t>
      </w:r>
    </w:p>
    <w:p w:rsidR="00E403F0" w:rsidRPr="00DC5F70" w:rsidRDefault="00E403F0" w:rsidP="00E403F0">
      <w:pPr>
        <w:rPr>
          <w:spacing w:val="-4"/>
          <w:rtl/>
        </w:rPr>
      </w:pPr>
      <w:del w:id="93527" w:author="מנוע מכני" w:date="2026-10-11T12:04:39Z">
        <w:r w:rsidRPr="00DC5F70">
          <w:rPr>
            <w:spacing w:val="-4"/>
            <w:rtl/>
          </w:rPr>
          <w:delText xml:space="preserve"> </w:delText>
        </w:r>
      </w:del>
      <w:r w:rsidRPr="00DC5F70">
        <w:rPr>
          <w:spacing w:val="-4"/>
          <w:rtl/>
        </w:rPr>
        <w:t xml:space="preserve">שמא הך תנא </w:t>
      </w:r>
      <w:ins w:id="90550" w:author="מנוע מכני" w:date="2026-10-11T12:04:39Z">
        <w:r>
          <w:rPr>
            <w:spacing w:val="-4"/>
            <w:rtl/>
          </w:rPr>
          <w:t xml:space="preserve">גם</w:t>
        </w:r>
      </w:ins>
      <w:del w:id="90551" w:author="מנוע מכני" w:date="2026-10-11T12:04:39Z">
        <w:r w:rsidRPr="00DC5F70">
          <w:rPr>
            <w:spacing w:val="-4"/>
            <w:rtl/>
          </w:rPr>
          <w:delText xml:space="preserve">נמי</w:delText>
        </w:r>
      </w:del>
      <w:r w:rsidRPr="00DC5F70">
        <w:rPr>
          <w:spacing w:val="-4"/>
          <w:rtl/>
        </w:rPr>
        <w:t xml:space="preserve"> סבר</w:t>
      </w:r>
      <w:ins w:id="91806" w:author="מנוע מכני" w:date="2026-10-11T12:04:39Z">
        <w:r>
          <w:rPr>
            <w:spacing w:val="-4"/>
            <w:rtl/>
          </w:rPr>
          <w:t xml:space="preserve">,</w:t>
        </w:r>
      </w:ins>
      <w:del w:id="91807" w:author="מנוע מכני" w:date="2026-10-11T12:04:39Z">
        <w:r w:rsidRPr="00DC5F70">
          <w:rPr>
            <w:spacing w:val="-4"/>
            <w:rtl/>
          </w:rPr>
          <w:delText xml:space="preserve">;</w:delText>
        </w:r>
      </w:del>
      <w:r w:rsidRPr="00DC5F70">
        <w:rPr>
          <w:rFonts w:hint="cs"/>
          <w:spacing w:val="-4"/>
          <w:rtl/>
        </w:rPr>
        <w:t xml:space="preserve"> ד</w:t>
      </w:r>
      <w:r w:rsidRPr="00DC5F70">
        <w:rPr>
          <w:spacing w:val="-4"/>
          <w:rtl/>
        </w:rPr>
        <w:t xml:space="preserve">כל </w:t>
      </w:r>
      <w:ins w:id="90548" w:author="מנוע מכני" w:date="2026-10-11T12:04:39Z">
        <w:r>
          <w:rPr>
            <w:spacing w:val="-4"/>
            <w:rtl/>
          </w:rPr>
          <w:t xml:space="preserve">מקום</w:t>
        </w:r>
      </w:ins>
      <w:del w:id="90549" w:author="מנוע מכני" w:date="2026-10-11T12:04:39Z">
        <w:r w:rsidRPr="00DC5F70">
          <w:rPr>
            <w:spacing w:val="-4"/>
            <w:rtl/>
          </w:rPr>
          <w:delText xml:space="preserve">היכא</w:delText>
        </w:r>
      </w:del>
      <w:r w:rsidRPr="00DC5F70">
        <w:rPr>
          <w:spacing w:val="-4"/>
          <w:rtl/>
        </w:rPr>
        <w:t xml:space="preserve"> דלא חזיא לגופה - </w:t>
      </w:r>
      <w:r w:rsidRPr="00DC5F70">
        <w:rPr>
          <w:spacing w:val="-4"/>
          <w:rtl/>
        </w:rPr>
        <w:t xml:space="preserve">לא</w:t>
      </w:r>
      <w:r w:rsidRPr="00DC5F70">
        <w:rPr>
          <w:spacing w:val="-4"/>
          <w:rtl/>
        </w:rPr>
        <w:t xml:space="preserve"> </w:t>
      </w:r>
      <w:ins w:id="90069" w:author="Claude - סמנטי" w:date="2026-10-11T12:20:38Z">
        <w:r>
          <w:rPr>
            <w:spacing w:val="-4"/>
            <w:rtl/>
          </w:rPr>
          <w:t xml:space="preserve">ירדה</w:t>
        </w:r>
      </w:ins>
      <w:del w:id="90070" w:author="Claude - סמנטי" w:date="2026-10-11T12:20:38Z">
        <w:r w:rsidRPr="00DC5F70">
          <w:rPr>
            <w:spacing w:val="-4"/>
            <w:rtl/>
          </w:rPr>
          <w:delText xml:space="preserve">נחתא</w:delText>
        </w:r>
      </w:del>
      <w:r w:rsidRPr="00DC5F70">
        <w:rPr>
          <w:spacing w:val="-4"/>
          <w:rtl/>
        </w:rPr>
        <w:t xml:space="preserve"> לה קדושת הגוף.</w:t>
      </w:r>
    </w:p>
    <w:p w:rsidR="00E403F0" w:rsidRPr="00AD695E" w:rsidRDefault="00E403F0" w:rsidP="00D07C84">
      <w:pPr>
        <w:pStyle w:val="Hadran"/>
        <w:rPr>
          <w:rtl/>
        </w:rPr>
        <w:pPrChange w:id="96349" w:author="Claude" w:date="2026-10-11T09:08:24Z">
          <w:pPr>
            <w:pStyle w:val="affff"/>
            <w:rPr>
              <w:rtl/>
            </w:rPr>
          </w:pPr>
        </w:pPrChange>
      </w:pPr>
      <w:r>
        <w:rPr>
          <w:rtl/>
        </w:rPr>
        <w:t>הדרן עלך יש בקרבנות.</w:t>
      </w:r>
    </w:p>
    <w:p w:rsidR="00E403F0" w:rsidRPr="00AD695E" w:rsidRDefault="00E403F0" w:rsidP="00E403F0">
      <w:r>
        <w:br w:type="page"/>
      </w:r>
    </w:p>
    <w:p w:rsidR="00E403F0" w:rsidRPr="00AD695E" w:rsidRDefault="00E403F0" w:rsidP="00E403F0">
      <w:pPr>
        <w:pStyle w:val="afff6"/>
        <w:framePr w:wrap="around"/>
        <w:spacing w:line="240" w:lineRule="exact"/>
        <w:rPr>
          <w:del w:id="95322" w:author="Claude" w:date="2026-10-11T09:08:06Z"/>
          <w:rtl/>
        </w:rPr>
      </w:pPr>
      <w:del w:id="95321" w:author="Claude" w:date="2026-10-11T09:08:06Z">
        <w:r>
          <w:rPr>
            <w:rFonts w:hint="cs"/>
            <w:rtl/>
          </w:rPr>
          <w:lastRenderedPageBreak/>
          <w:delText xml:space="preserve">פרק שלישי </w:delText>
        </w:r>
      </w:del>
    </w:p>
    <w:p w:rsidR="00E403F0" w:rsidRPr="00AD695E" w:rsidRDefault="00E403F0" w:rsidP="00E403F0">
      <w:pPr>
        <w:pStyle w:val="afff7"/>
        <w:framePr w:wrap="around"/>
        <w:spacing w:line="240" w:lineRule="exact"/>
        <w:rPr>
          <w:del w:id="95324" w:author="Claude" w:date="2026-10-11T09:08:06Z"/>
          <w:rtl/>
        </w:rPr>
      </w:pPr>
      <w:del w:id="95323" w:author="Claude" w:date="2026-10-11T09:08:06Z">
        <w:r>
          <w:rPr>
            <w:rFonts w:hint="cs"/>
            <w:rtl/>
          </w:rPr>
          <w:delText xml:space="preserve">אלו קדשים</w:delText>
        </w:r>
      </w:del>
    </w:p>
    <w:p w:rsidR="00E403F0" w:rsidRPr="00AD695E" w:rsidRDefault="00E403F0" w:rsidP="00E403F0">
      <w:pPr>
        <w:pStyle w:val="afff8"/>
        <w:framePr w:wrap="around"/>
        <w:rPr>
          <w:rtl/>
        </w:rPr>
      </w:pPr>
      <w:r>
        <w:rPr>
          <w:rFonts w:hint="cs"/>
          <w:rtl/>
        </w:rPr>
        <w:t xml:space="preserve">יח.- כא: </w:t>
      </w:r>
    </w:p>
    <w:p>
      <w:pPr>
        <w:pStyle w:val="PetichatPerek"/>
        <w:rPr>
          <w:ins w:id="95320" w:author="Claude" w:date="2026-10-11T09:08:06Z"/>
        </w:rPr>
      </w:pPr>
      <w:ins w:id="95319" w:author="Claude" w:date="2026-10-11T09:08:06Z">
        <w:r>
          <w:rPr>
            <w:rFonts w:hint="cs"/>
            <w:rtl/>
          </w:rPr>
          <w:t xml:space="preserve">פרק שלישי</w:t>
        </w:r>
        <w:r>
          <w:rPr>
            <w:rFonts w:hint="cs"/>
            <w:rtl/>
          </w:rPr>
          <w:t xml:space="preserve"> - </w:t>
        </w:r>
        <w:r>
          <w:rPr>
            <w:rFonts w:hint="cs"/>
            <w:rtl/>
          </w:rPr>
          <w:t xml:space="preserve">אלו קדשים</w:t>
        </w:r>
      </w:ins>
    </w:p>
    <w:p>
      <w:pPr>
        <w:pStyle w:val="MishnaBatzad"/>
        <w:rPr>
          <w:ins w:id="20137" w:author="קלוד" w:date="2026-10-11T09:07:18Z"/>
        </w:rPr>
      </w:pPr>
      <w:ins w:id="20136" w:author="קלוד" w:date="2026-10-11T09:07:18Z">
        <w:r>
          <w:t xml:space="preserve">משנה א</w:t>
        </w:r>
      </w:ins>
    </w:p>
    <w:p w:rsidR="00E403F0" w:rsidRPr="00D65BEC" w:rsidRDefault="00E403F0" w:rsidP="00E403F0">
      <w:pPr>
        <w:pStyle w:val="afff9"/>
        <w:rPr>
          <w:del w:id="20077" w:author="קלוד" w:date="2026-10-11T09:07:18Z"/>
          <w:rtl/>
        </w:rPr>
      </w:pPr>
      <w:del w:id="20076" w:author="קלוד" w:date="2026-10-11T09:07:18Z">
        <w:r w:rsidRPr="00D65BEC">
          <w:rPr>
            <w:rtl/>
          </w:rPr>
          <w:delText xml:space="preserve">מתני'.</w:delText>
        </w:r>
      </w:del>
    </w:p>
    <w:p w:rsidR="00E403F0" w:rsidRPr="00D65BEC" w:rsidRDefault="00E403F0" w:rsidP="00E403F0">
      <w:pPr>
        <w:pStyle w:val="afff9"/>
        <w:spacing w:before="120"/>
        <w:rPr>
          <w:rtl/>
        </w:rPr>
        <w:pPrChange w:id="90011" w:author="קלוד" w:date="2026-10-11T12:09:42Z">
          <w:pPr>
            <w:pStyle w:val="afff9"/>
          </w:pPr>
        </w:pPrChange>
      </w:pPr>
      <w:r w:rsidRPr="00D65BEC">
        <w:rPr>
          <w:rtl/>
        </w:rPr>
        <w:t xml:space="preserve">אלו קדשים שוולדותיהן ותמורותיהן כיוצא בהן: ולד שלמים, ותמורתן, ולדן וולד </w:t>
      </w:r>
      <w:r w:rsidRPr="00DC5F70">
        <w:rPr>
          <w:spacing w:val="0"/>
          <w:rtl/>
        </w:rPr>
        <w:t>ולדן עד סוף כל העולם - הרי הן שלמים, וטעונין סמיכה, ונסכים, ותנופת חזה ושוק.</w:t>
      </w:r>
    </w:p>
    <w:p w:rsidR="00E403F0" w:rsidRPr="00AD695E" w:rsidRDefault="00E403F0" w:rsidP="00E403F0">
      <w:pPr>
        <w:jc w:val="center"/>
        <w:rPr>
          <w:rtl/>
        </w:rPr>
      </w:pPr>
      <w:r w:rsidRPr="00E5675B">
        <w:rPr>
          <w:rFonts w:ascii="BA חניכי הישיבות" w:hAnsi="BA חניכי הישיבות" w:cs="BA חניכי הישיבות"/>
          <w:rtl/>
        </w:rPr>
        <w:t>׻</w:t>
      </w:r>
    </w:p>
    <w:p w:rsidR="00E403F0" w:rsidRPr="00AD695E" w:rsidRDefault="00E403F0" w:rsidP="00E403F0">
      <w:pPr>
        <w:rPr>
          <w:rtl/>
        </w:rPr>
      </w:pPr>
      <w:r w:rsidRPr="009239E9">
        <w:rPr>
          <w:rStyle w:val="affff2"/>
          <w:szCs w:val="18"/>
          <w:rtl/>
        </w:rPr>
        <w:t>עד סוף כל העולם</w:t>
      </w:r>
      <w:r>
        <w:rPr>
          <w:rtl/>
        </w:rPr>
        <w:t xml:space="preserve"> </w:t>
      </w:r>
    </w:p>
    <w:p>
      <w:pPr>
        <w:pStyle w:val="afffff8"/>
        <w:rPr>
          <w:ins w:id="90121" w:author="קלוד" w:date="2026-10-11T12:25:27Z"/>
        </w:rPr>
      </w:pPr>
      <w:ins w:id="90122" w:author="קלוד" w:date="2026-10-11T12:25:27Z">
        <w:r>
          <w:rPr>
            <w:color w:val="7B3F00"/>
          </w:rPr>
          <w:t xml:space="preserve">ולד ולד שלמים - 'עד סוף כל העולם' דלא כר"א</w:t>
        </w:r>
      </w:ins>
    </w:p>
    <w:p w:rsidR="00E403F0" w:rsidRPr="00AD695E" w:rsidRDefault="00E403F0" w:rsidP="00E403F0">
      <w:pPr>
        <w:rPr>
          <w:rtl/>
        </w:rPr>
      </w:pPr>
      <w:r>
        <w:rPr>
          <w:rtl/>
        </w:rPr>
        <w:t xml:space="preserve">תנא דידן שמעיה </w:t>
      </w:r>
      <w:r>
        <w:rPr>
          <w:rStyle w:val="2fb"/>
          <w:rtl/>
        </w:rPr>
        <w:t xml:space="preserve">לר"א</w:t>
      </w:r>
      <w:r>
        <w:rPr>
          <w:rtl/>
        </w:rPr>
        <w:t xml:space="preserve"> דאמר ולד שלמים </w:t>
      </w:r>
      <w:r>
        <w:rPr>
          <w:rtl/>
        </w:rPr>
        <w:t xml:space="preserve">לא</w:t>
      </w:r>
      <w:r>
        <w:rPr>
          <w:rtl/>
        </w:rPr>
        <w:t xml:space="preserve"> יקרב שלמים, </w:t>
      </w:r>
    </w:p>
    <w:p w:rsidR="00E403F0" w:rsidRPr="00AD695E" w:rsidRDefault="00E403F0" w:rsidP="00E403F0">
      <w:pPr>
        <w:rPr>
          <w:rtl/>
        </w:rPr>
      </w:pPr>
      <w:r>
        <w:rPr>
          <w:rtl/>
        </w:rPr>
        <w:t xml:space="preserve">וא"ל</w:t>
      </w:r>
      <w:r>
        <w:rPr>
          <w:rtl/>
        </w:rPr>
        <w:t xml:space="preserve"> תנא דידן: </w:t>
      </w:r>
      <w:r>
        <w:rPr>
          <w:rtl/>
        </w:rPr>
        <w:t xml:space="preserve">לא</w:t>
      </w:r>
      <w:r>
        <w:rPr>
          <w:rtl/>
        </w:rPr>
        <w:t xml:space="preserve"> </w:t>
      </w:r>
      <w:ins w:id="92732" w:author="מנוע מכני" w:date="2026-10-11T12:04:39Z">
        <w:r>
          <w:rPr>
            <w:rtl/>
          </w:rPr>
          <w:t xml:space="preserve">צריכה</w:t>
        </w:r>
      </w:ins>
      <w:del w:id="92733" w:author="מנוע מכני" w:date="2026-10-11T12:04:39Z">
        <w:r>
          <w:rPr>
            <w:rtl/>
          </w:rPr>
          <w:delText xml:space="preserve">מיבעיא</w:delText>
        </w:r>
      </w:del>
      <w:r>
        <w:rPr>
          <w:rtl/>
        </w:rPr>
        <w:t xml:space="preserve"> בוולדן - דלא מודינא, אלא אפי' עד סוף העולם - </w:t>
      </w:r>
      <w:r>
        <w:rPr>
          <w:rtl/>
        </w:rPr>
        <w:t xml:space="preserve">לא</w:t>
      </w:r>
      <w:r>
        <w:rPr>
          <w:rtl/>
        </w:rPr>
        <w:t xml:space="preserve"> מודינא לך.</w:t>
      </w:r>
    </w:p>
    <w:p w:rsidR="00E403F0" w:rsidRPr="00AD695E" w:rsidRDefault="00E403F0" w:rsidP="00E403F0">
      <w:pPr>
        <w:rPr>
          <w:rtl/>
        </w:rPr>
      </w:pPr>
    </w:p>
    <w:p>
      <w:pPr>
        <w:pStyle w:val="38"/>
        <w:rPr>
          <w:ins w:id="93528" w:author="מנוע מכני" w:date="2026-10-11T12:04:39Z"/>
        </w:rPr>
      </w:pPr>
      <w:r>
        <w:t>מה"מ? ד</w:t>
      </w:r>
      <w:r w:rsidRPr="00217260">
        <w:t>ת"ר</w:t>
      </w:r>
      <w:r>
        <w:t xml:space="preserve">:</w:t>
      </w:r>
    </w:p>
    <w:p w:rsidR="00E403F0" w:rsidRPr="00AD695E" w:rsidRDefault="00E403F0" w:rsidP="00E403F0">
      <w:pPr>
        <w:rPr>
          <w:rtl/>
        </w:rPr>
      </w:pPr>
      <w:del w:id="93529" w:author="מנוע מכני" w:date="2026-10-11T12:04:39Z">
        <w:r>
          <w:rPr>
            <w:rtl/>
          </w:rPr>
          <w:delText xml:space="preserve"> </w:delText>
        </w:r>
      </w:del>
      <w:r>
        <w:rPr>
          <w:rFonts w:hint="cs"/>
          <w:rtl/>
        </w:rPr>
        <w:t>'</w:t>
      </w:r>
      <w:ins w:id="90429" w:author="Claude - סמנטי" w:date="2026-10-11T12:20:38Z">
        <w:r>
          <w:rPr>
            <w:rStyle w:val="afffff0"/>
            <w:rtl/>
          </w:rPr>
          <w:t xml:space="preserve">זָכָר</w:t>
        </w:r>
      </w:ins>
      <w:del w:id="90430" w:author="Claude - סמנטי" w:date="2026-10-11T12:20:38Z">
        <w:r>
          <w:rPr>
            <w:rtl/>
          </w:rPr>
          <w:delText xml:space="preserve">זכר</w:delText>
        </w:r>
      </w:del>
      <w:r>
        <w:rPr>
          <w:rFonts w:hint="cs"/>
          <w:rtl/>
        </w:rPr>
        <w:t>'</w:t>
      </w:r>
      <w:r>
        <w:rPr>
          <w:rtl/>
        </w:rPr>
        <w:t xml:space="preserve"> - לרבות את הולד, </w:t>
      </w:r>
    </w:p>
    <w:p>
      <w:pPr>
        <w:pStyle w:val="38"/>
        <w:rPr>
          <w:ins w:id="93530" w:author="מנוע מכני" w:date="2026-10-11T12:04:39Z"/>
        </w:rPr>
      </w:pPr>
      <w:r>
        <w:t xml:space="preserve">ואין לומר</w:t>
      </w:r>
    </w:p>
    <w:p w:rsidR="00E403F0" w:rsidRPr="00AD695E" w:rsidRDefault="00E403F0" w:rsidP="00E403F0">
      <w:pPr>
        <w:rPr>
          <w:rtl/>
        </w:rPr>
      </w:pPr>
      <w:del w:id="93531" w:author="מנוע מכני" w:date="2026-10-11T12:04:39Z">
        <w:r>
          <w:rPr>
            <w:rFonts w:hint="cs"/>
            <w:rtl/>
          </w:rPr>
          <w:delText xml:space="preserve"> </w:delText>
        </w:r>
      </w:del>
      <w:r>
        <w:rPr>
          <w:rFonts w:hint="cs"/>
          <w:rtl/>
        </w:rPr>
        <w:t xml:space="preserve">ק</w:t>
      </w:r>
      <w:r>
        <w:rPr>
          <w:rtl/>
        </w:rPr>
        <w:t>"</w:t>
      </w:r>
      <w:r>
        <w:rPr>
          <w:rFonts w:hint="cs"/>
          <w:rtl/>
        </w:rPr>
        <w:t xml:space="preserve">ו</w:t>
      </w:r>
      <w:r>
        <w:rPr>
          <w:rFonts w:hint="cs"/>
          <w:rtl/>
        </w:rPr>
        <w:t xml:space="preserve"> מתמורה</w:t>
      </w:r>
      <w:r>
        <w:rPr>
          <w:rtl/>
        </w:rPr>
        <w:t xml:space="preserve"> שאין </w:t>
      </w:r>
      <w:r w:rsidRPr="00217260">
        <w:rPr>
          <w:b/>
          <w:bCs/>
          <w:rtl/>
        </w:rPr>
        <w:t>גידולי הקדש</w:t>
      </w:r>
      <w:r>
        <w:rPr>
          <w:rtl/>
        </w:rPr>
        <w:t xml:space="preserve"> קריבה: </w:t>
      </w:r>
      <w:r>
        <w:rPr>
          <w:rFonts w:hint="cs"/>
          <w:rtl/>
        </w:rPr>
        <w:t>כ</w:t>
      </w:r>
      <w:r>
        <w:rPr>
          <w:rtl/>
        </w:rPr>
        <w:t>"</w:t>
      </w:r>
      <w:r>
        <w:rPr>
          <w:rFonts w:hint="cs"/>
          <w:rtl/>
        </w:rPr>
        <w:t xml:space="preserve">ש</w:t>
      </w:r>
      <w:r>
        <w:rPr>
          <w:rFonts w:hint="cs"/>
          <w:rtl/>
        </w:rPr>
        <w:t xml:space="preserve"> </w:t>
      </w:r>
      <w:r>
        <w:rPr>
          <w:rtl/>
        </w:rPr>
        <w:t xml:space="preserve">ולד, שגידולי הקדש שיקרב </w:t>
      </w:r>
    </w:p>
    <w:p w:rsidR="00E403F0" w:rsidRPr="00AD695E" w:rsidRDefault="00E403F0" w:rsidP="00E403F0">
      <w:pPr>
        <w:rPr>
          <w:rtl/>
        </w:rPr>
      </w:pPr>
      <w:r>
        <w:rPr>
          <w:rFonts w:hint="cs"/>
          <w:rtl/>
        </w:rPr>
        <w:t>ד</w:t>
      </w:r>
      <w:r>
        <w:rPr>
          <w:rtl/>
        </w:rPr>
        <w:t>מה לתמורה שכן נוהגת בכל הקדשים</w:t>
      </w:r>
      <w:r>
        <w:rPr>
          <w:rFonts w:hint="cs"/>
          <w:rtl/>
        </w:rPr>
        <w:t>.</w:t>
      </w:r>
    </w:p>
    <w:p w:rsidR="00E403F0" w:rsidRPr="00AD695E" w:rsidRDefault="00E403F0" w:rsidP="00E403F0">
      <w:pPr>
        <w:rPr>
          <w:rtl/>
        </w:rPr>
      </w:pPr>
      <w:r>
        <w:rPr>
          <w:rtl/>
        </w:rPr>
        <w:t xml:space="preserve">ת"ל</w:t>
      </w:r>
      <w:r>
        <w:rPr>
          <w:rtl/>
        </w:rPr>
        <w:t xml:space="preserve"> </w:t>
      </w:r>
      <w:r>
        <w:rPr>
          <w:rFonts w:hint="cs"/>
          <w:rtl/>
        </w:rPr>
        <w:t>'</w:t>
      </w:r>
      <w:ins w:id="90433" w:author="Claude - סמנטי" w:date="2026-10-11T12:20:38Z">
        <w:r>
          <w:rPr>
            <w:rStyle w:val="afffff0"/>
            <w:rtl/>
          </w:rPr>
          <w:t xml:space="preserve">זָכָר</w:t>
        </w:r>
      </w:ins>
      <w:del w:id="90434" w:author="Claude - סמנטי" w:date="2026-10-11T12:20:38Z">
        <w:r>
          <w:rPr>
            <w:rtl/>
          </w:rPr>
          <w:delText xml:space="preserve">זכר</w:delText>
        </w:r>
      </w:del>
      <w:r>
        <w:rPr>
          <w:rFonts w:hint="cs"/>
          <w:rtl/>
        </w:rPr>
        <w:t>'</w:t>
      </w:r>
      <w:r>
        <w:rPr>
          <w:rtl/>
        </w:rPr>
        <w:t xml:space="preserve"> - לרבות את הולד.</w:t>
      </w:r>
      <w:r>
        <w:rPr>
          <w:rFonts w:hint="cs"/>
          <w:rtl/>
        </w:rPr>
        <w:t xml:space="preserve"> '</w:t>
      </w:r>
      <w:ins w:id="90431" w:author="Claude - סמנטי" w:date="2026-10-11T12:20:38Z">
        <w:r>
          <w:rPr>
            <w:rStyle w:val="afffff0"/>
            <w:rtl/>
          </w:rPr>
          <w:t xml:space="preserve">נְקֵבָה</w:t>
        </w:r>
      </w:ins>
      <w:del w:id="90432" w:author="Claude - סמנטי" w:date="2026-10-11T12:20:38Z">
        <w:r>
          <w:rPr>
            <w:rtl/>
          </w:rPr>
          <w:delText xml:space="preserve">נקבה</w:delText>
        </w:r>
      </w:del>
      <w:r>
        <w:rPr>
          <w:rFonts w:hint="cs"/>
          <w:rtl/>
        </w:rPr>
        <w:t>'</w:t>
      </w:r>
      <w:r>
        <w:rPr>
          <w:rtl/>
        </w:rPr>
        <w:t xml:space="preserve"> - לרבות התמורה</w:t>
      </w:r>
      <w:ins w:id="91808" w:author="מנוע מכני" w:date="2026-10-11T12:04:39Z">
        <w:r>
          <w:rPr>
            <w:rtl/>
          </w:rPr>
          <w:t xml:space="preserve">,</w:t>
        </w:r>
      </w:ins>
      <w:del w:id="91809" w:author="מנוע מכני" w:date="2026-10-11T12:04:39Z">
        <w:r>
          <w:rPr>
            <w:rtl/>
          </w:rPr>
          <w:delText xml:space="preserve">;</w:delText>
        </w:r>
      </w:del>
    </w:p>
    <w:p w:rsidR="00E403F0" w:rsidRPr="00AD695E" w:rsidRDefault="00E403F0" w:rsidP="00E403F0">
      <w:pPr>
        <w:rPr>
          <w:rtl/>
        </w:rPr>
      </w:pPr>
      <w:r>
        <w:rPr>
          <w:rFonts w:hint="cs"/>
          <w:rtl/>
        </w:rPr>
        <w:t xml:space="preserve">'</w:t>
      </w:r>
      <w:ins w:id="90435" w:author="Claude - סמנטי" w:date="2026-10-11T12:20:38Z">
        <w:r>
          <w:rPr>
            <w:rStyle w:val="afffff0"/>
            <w:rFonts w:hint="cs"/>
            <w:rtl/>
          </w:rPr>
          <w:t xml:space="preserve">אִם זָכָר</w:t>
        </w:r>
      </w:ins>
      <w:del w:id="90436" w:author="Claude - סמנטי" w:date="2026-10-11T12:20:38Z">
        <w:r>
          <w:rPr>
            <w:rFonts w:hint="cs"/>
            <w:rtl/>
          </w:rPr>
          <w:delText xml:space="preserve">אם זכר</w:delText>
        </w:r>
      </w:del>
      <w:r>
        <w:rPr>
          <w:rFonts w:hint="cs"/>
          <w:rtl/>
        </w:rPr>
        <w:t xml:space="preserve">' </w:t>
      </w:r>
      <w:r>
        <w:rPr>
          <w:rtl/>
        </w:rPr>
        <w:t>לרבות ולד בעלי מומין, אם נקבה - לרבות תמורת בעלי מומין.</w:t>
      </w:r>
    </w:p>
    <w:p w:rsidR="00E403F0" w:rsidRPr="00AD695E" w:rsidRDefault="00E403F0" w:rsidP="00E403F0">
      <w:pPr>
        <w:rPr>
          <w:rtl/>
        </w:rPr>
      </w:pPr>
    </w:p>
    <w:p>
      <w:pPr>
        <w:pStyle w:val="38"/>
        <w:rPr>
          <w:ins w:id="93532" w:author="מנוע מכני" w:date="2026-10-11T12:04:39Z"/>
        </w:rPr>
      </w:pPr>
      <w:del w:id="94238" w:author="מנוע מכני" w:date="2026-10-11T12:04:39Z">
        <w:r>
          <w:delText xml:space="preserve">א</w:delText>
        </w:r>
        <w:r>
          <w:delText xml:space="preserve">"</w:delText>
        </w:r>
        <w:r>
          <w:delText xml:space="preserve">ל </w:delText>
        </w:r>
      </w:del>
      <w:r>
        <w:t xml:space="preserve">ר</w:t>
      </w:r>
      <w:r>
        <w:t>"</w:t>
      </w:r>
      <w:r>
        <w:t xml:space="preserve">ס </w:t>
      </w:r>
      <w:r>
        <w:t xml:space="preserve">לאביי:</w:t>
      </w:r>
    </w:p>
    <w:p w:rsidR="00E403F0" w:rsidRPr="00AD695E" w:rsidRDefault="00E403F0" w:rsidP="00E403F0">
      <w:pPr>
        <w:rPr>
          <w:rtl/>
        </w:rPr>
      </w:pPr>
      <w:del w:id="93533" w:author="מנוע מכני" w:date="2026-10-11T12:04:39Z">
        <w:r>
          <w:rPr>
            <w:rtl/>
          </w:rPr>
          <w:delText xml:space="preserve"> </w:delText>
        </w:r>
      </w:del>
      <w:r>
        <w:rPr>
          <w:rtl/>
        </w:rPr>
        <w:t xml:space="preserve">ואיפוך </w:t>
      </w:r>
      <w:ins w:id="92734" w:author="מנוע מכני" w:date="2026-10-11T12:04:39Z">
        <w:r>
          <w:rPr>
            <w:rtl/>
          </w:rPr>
          <w:t xml:space="preserve">אני</w:t>
        </w:r>
      </w:ins>
      <w:del w:id="92735" w:author="מנוע מכני" w:date="2026-10-11T12:04:39Z">
        <w:r>
          <w:rPr>
            <w:rtl/>
          </w:rPr>
          <w:delText xml:space="preserve">אנא</w:delText>
        </w:r>
      </w:del>
      <w:r>
        <w:rPr>
          <w:rtl/>
        </w:rPr>
        <w:t xml:space="preserve">! </w:t>
      </w:r>
    </w:p>
    <w:p w:rsidR="00E403F0" w:rsidRPr="00AD695E" w:rsidRDefault="00E403F0" w:rsidP="00E403F0">
      <w:pPr>
        <w:rPr>
          <w:rtl/>
        </w:rPr>
      </w:pPr>
      <w:ins w:id="92736" w:author="מנוע מכני" w:date="2026-10-11T12:04:39Z">
        <w:r>
          <w:rPr>
            <w:rtl/>
          </w:rPr>
          <w:t xml:space="preserve">מסתבר</w:t>
        </w:r>
      </w:ins>
      <w:del w:id="92737" w:author="מנוע מכני" w:date="2026-10-11T12:04:39Z">
        <w:r>
          <w:rPr>
            <w:rtl/>
          </w:rPr>
          <w:delText xml:space="preserve">מסתברא</w:delText>
        </w:r>
      </w:del>
      <w:r>
        <w:rPr>
          <w:rtl/>
        </w:rPr>
        <w:t xml:space="preserve"> ממקום שנתרבתה תמורת תמימין - נתרבתה תמורת בעלי מומין.</w:t>
      </w:r>
    </w:p>
    <w:p w:rsidR="00E403F0" w:rsidRPr="00AD695E" w:rsidRDefault="00E403F0" w:rsidP="00E403F0">
      <w:pPr>
        <w:rPr>
          <w:rtl/>
        </w:rPr>
      </w:pPr>
      <w:ins w:id="92738" w:author="מנוע מכני" w:date="2026-10-11T12:04:39Z">
        <w:r>
          <w:rPr>
            <w:rFonts w:hint="cs"/>
            <w:rtl/>
          </w:rPr>
          <w:t xml:space="preserve">ומסתבר</w:t>
        </w:r>
      </w:ins>
      <w:del w:id="92739" w:author="מנוע מכני" w:date="2026-10-11T12:04:39Z">
        <w:r>
          <w:rPr>
            <w:rFonts w:hint="cs"/>
            <w:rtl/>
          </w:rPr>
          <w:delText xml:space="preserve">ומסתברא</w:delText>
        </w:r>
      </w:del>
      <w:r>
        <w:rPr>
          <w:rFonts w:hint="cs"/>
          <w:rtl/>
        </w:rPr>
        <w:t xml:space="preserve"> ולד לשון זכר ותמורה לשון נקבה </w:t>
      </w:r>
    </w:p>
    <w:p>
      <w:pPr>
        <w:pStyle w:val="afffff8"/>
        <w:rPr>
          <w:ins w:id="90119" w:author="קלוד" w:date="2026-10-11T12:25:27Z"/>
        </w:rPr>
      </w:pPr>
      <w:ins w:id="90120" w:author="קלוד" w:date="2026-10-11T12:25:27Z">
        <w:r>
          <w:rPr>
            <w:color w:val="7B3F00"/>
          </w:rPr>
          <w:t xml:space="preserve">ולד שלמים - הלכתא ליקרב או לרעיה</w:t>
        </w:r>
      </w:ins>
    </w:p>
    <w:p>
      <w:pPr>
        <w:pStyle w:val="38"/>
        <w:rPr>
          <w:ins w:id="93534" w:author="מנוע מכני" w:date="2026-10-11T12:04:39Z"/>
        </w:rPr>
      </w:pPr>
      <w:r w:rsidRPr="00217260">
        <w:t>ו</w:t>
      </w:r>
      <w:r w:rsidRPr="00217260">
        <w:t>הלכתא</w:t>
      </w:r>
    </w:p>
    <w:p w:rsidR="00E403F0" w:rsidRPr="00AD695E" w:rsidRDefault="00E403F0" w:rsidP="00E403F0">
      <w:pPr>
        <w:rPr>
          <w:rtl/>
        </w:rPr>
      </w:pPr>
      <w:ins w:id="90025" w:author="מנוע מכני" w:date="2026-10-11T12:04:39Z">
        <w:r>
          <w:rPr>
            <w:rFonts w:hint="cs"/>
            <w:rtl/>
          </w:rPr>
          <w:t xml:space="preserve">:</w:t>
        </w:r>
        <w:r>
          <w:rPr>
            <w:rFonts w:hint="cs"/>
            <w:rtl/>
          </w:rPr>
          <w:t xml:space="preserve"> א</w:t>
        </w:r>
      </w:ins>
      <w:del w:id="90026" w:author="מנוע מכני" w:date="2026-10-11T12:04:39Z">
        <w:r>
          <w:rPr>
            <w:rFonts w:hint="cs"/>
            <w:rtl/>
          </w:rPr>
          <w:delText xml:space="preserve">:א</w:delText>
        </w:r>
      </w:del>
      <w:r>
        <w:rPr>
          <w:rFonts w:hint="cs"/>
          <w:rtl/>
        </w:rPr>
        <w:t xml:space="preserve">. </w:t>
      </w:r>
      <w:r>
        <w:rPr>
          <w:rStyle w:val="2fb"/>
          <w:rtl/>
        </w:rPr>
        <w:t xml:space="preserve">שמואל</w:t>
      </w:r>
      <w:r>
        <w:rPr>
          <w:rtl/>
        </w:rPr>
        <w:t xml:space="preserve">: ליקרב, ואליבא </w:t>
      </w:r>
      <w:r>
        <w:rPr>
          <w:rStyle w:val="2fb"/>
          <w:rtl/>
        </w:rPr>
        <w:t xml:space="preserve">דר"א</w:t>
      </w:r>
      <w:r>
        <w:rPr>
          <w:rtl/>
        </w:rPr>
        <w:t xml:space="preserve">, דמ"</w:t>
      </w:r>
      <w:r>
        <w:rPr>
          <w:rFonts w:hint="cs"/>
          <w:rtl/>
        </w:rPr>
        <w:t>ד</w:t>
      </w:r>
      <w:r>
        <w:rPr>
          <w:rtl/>
        </w:rPr>
        <w:t xml:space="preserve"> כי </w:t>
      </w:r>
      <w:ins w:id="91266" w:author="מנוע מכני" w:date="2026-10-11T12:04:39Z">
        <w:r>
          <w:rPr>
            <w:rtl/>
          </w:rPr>
          <w:t xml:space="preserve">אומר</w:t>
        </w:r>
      </w:ins>
      <w:del w:id="91267" w:author="מנוע מכני" w:date="2026-10-11T12:04:39Z">
        <w:r>
          <w:rPr>
            <w:rtl/>
          </w:rPr>
          <w:delText xml:space="preserve">קאמר</w:delText>
        </w:r>
      </w:del>
      <w:r>
        <w:rPr>
          <w:rtl/>
        </w:rPr>
        <w:t xml:space="preserve"> </w:t>
      </w:r>
      <w:ins w:id="90152" w:author="מנוע מכני" w:date="2026-10-11T12:04:39Z">
        <w:r>
          <w:rPr>
            <w:rStyle w:val="2fb"/>
            <w:rtl/>
          </w:rPr>
          <w:t xml:space="preserve">ר"א</w:t>
        </w:r>
      </w:ins>
      <w:del w:id="90153" w:author="מנוע מכני" w:date="2026-10-11T12:04:39Z">
        <w:r>
          <w:rPr>
            <w:rtl/>
          </w:rPr>
          <w:delText xml:space="preserve">רבי אלעזר</w:delText>
        </w:r>
      </w:del>
      <w:r>
        <w:rPr>
          <w:rtl/>
        </w:rPr>
        <w:t xml:space="preserve"> עולה - </w:t>
      </w:r>
      <w:ins w:id="90552" w:author="מנוע מכני" w:date="2026-10-11T12:04:39Z">
        <w:r>
          <w:rPr>
            <w:rtl/>
          </w:rPr>
          <w:t xml:space="preserve">דיש</w:t>
        </w:r>
      </w:ins>
      <w:del w:id="90553" w:author="מנוע מכני" w:date="2026-10-11T12:04:39Z">
        <w:r>
          <w:rPr>
            <w:rtl/>
          </w:rPr>
          <w:delText xml:space="preserve">דאיכא</w:delText>
        </w:r>
      </w:del>
      <w:r>
        <w:rPr>
          <w:rtl/>
        </w:rPr>
        <w:t xml:space="preserve"> שם עולה על אמו, אבל </w:t>
      </w:r>
      <w:ins w:id="91268" w:author="מנוע מכני" w:date="2026-10-11T12:04:39Z">
        <w:r>
          <w:rPr>
            <w:rtl/>
          </w:rPr>
          <w:t xml:space="preserve">אלו</w:t>
        </w:r>
      </w:ins>
      <w:del w:id="91269" w:author="מנוע מכני" w:date="2026-10-11T12:04:39Z">
        <w:r>
          <w:rPr>
            <w:rtl/>
          </w:rPr>
          <w:delText xml:space="preserve">הני</w:delText>
        </w:r>
      </w:del>
      <w:r>
        <w:rPr>
          <w:rtl/>
        </w:rPr>
        <w:t xml:space="preserve"> ולדות - </w:t>
      </w:r>
      <w:r>
        <w:rPr>
          <w:rtl/>
        </w:rPr>
        <w:t xml:space="preserve">לא</w:t>
      </w:r>
      <w:r>
        <w:rPr>
          <w:rtl/>
        </w:rPr>
        <w:t xml:space="preserve"> קרבי, </w:t>
      </w:r>
      <w:r>
        <w:rPr>
          <w:rtl/>
        </w:rPr>
        <w:t xml:space="preserve">קמ"ל</w:t>
      </w:r>
      <w:r>
        <w:rPr>
          <w:rtl/>
        </w:rPr>
        <w:t xml:space="preserve">.</w:t>
      </w:r>
    </w:p>
    <w:p>
      <w:pPr>
        <w:pStyle w:val="38"/>
        <w:rPr>
          <w:ins w:id="93535" w:author="מנוע מכני" w:date="2026-10-11T12:04:39Z"/>
        </w:rPr>
      </w:pPr>
      <w:r>
        <w:tab/>
      </w:r>
      <w:r>
        <w:t xml:space="preserve">ב. </w:t>
      </w:r>
      <w:r>
        <w:t>בר פדא</w:t>
      </w:r>
      <w:r>
        <w:t xml:space="preserve"> [וכן ר</w:t>
      </w:r>
      <w:r>
        <w:t>"</w:t>
      </w:r>
      <w:r>
        <w:t>פ]</w:t>
      </w:r>
      <w:r>
        <w:t xml:space="preserve">:</w:t>
      </w:r>
    </w:p>
    <w:p w:rsidR="00E403F0" w:rsidRPr="00AD695E" w:rsidRDefault="00E403F0" w:rsidP="00E403F0">
      <w:pPr>
        <w:rPr>
          <w:rtl/>
        </w:rPr>
      </w:pPr>
      <w:del w:id="93536" w:author="מנוע מכני" w:date="2026-10-11T12:04:39Z">
        <w:r>
          <w:rPr>
            <w:rtl/>
          </w:rPr>
          <w:delText xml:space="preserve"> </w:delText>
        </w:r>
      </w:del>
      <w:r>
        <w:rPr>
          <w:rtl/>
        </w:rPr>
        <w:t xml:space="preserve">לרעיה, ואליבא דדברי הכל.</w:t>
      </w:r>
    </w:p>
    <w:p>
      <w:pPr>
        <w:pStyle w:val="38"/>
        <w:rPr>
          <w:ins w:id="93537" w:author="מנוע מכני" w:date="2026-10-11T12:04:39Z"/>
        </w:rPr>
      </w:pPr>
      <w:r>
        <w:tab/>
      </w:r>
      <w:r>
        <w:t xml:space="preserve">ג. </w:t>
      </w:r>
      <w:r>
        <w:tab/>
        <w:t xml:space="preserve">רבא:</w:t>
      </w:r>
    </w:p>
    <w:p w:rsidR="00E403F0" w:rsidRPr="00AD695E" w:rsidRDefault="00E403F0" w:rsidP="00E403F0">
      <w:pPr>
        <w:rPr>
          <w:rtl/>
        </w:rPr>
      </w:pPr>
      <w:del w:id="93538" w:author="מנוע מכני" w:date="2026-10-11T12:04:39Z">
        <w:r>
          <w:rPr>
            <w:rtl/>
          </w:rPr>
          <w:tab/>
          <w:delText xml:space="preserve"> </w:delText>
        </w:r>
      </w:del>
      <w:r>
        <w:rPr>
          <w:rtl/>
        </w:rPr>
        <w:tab/>
        <w:t xml:space="preserve">ליקרב ואליבא </w:t>
      </w:r>
      <w:r>
        <w:rPr>
          <w:rStyle w:val="2fb"/>
          <w:rtl/>
        </w:rPr>
        <w:tab/>
        <w:t xml:space="preserve">דר"א</w:t>
      </w:r>
      <w:r>
        <w:rPr>
          <w:rtl/>
        </w:rPr>
        <w:tab/>
        <w:t xml:space="preserve">, </w:t>
      </w:r>
    </w:p>
    <w:p w:rsidR="00E403F0" w:rsidRPr="00E87E21" w:rsidRDefault="00E403F0" w:rsidP="00E403F0">
      <w:pPr>
        <w:rPr>
          <w:spacing w:val="-4"/>
          <w:rtl/>
        </w:rPr>
      </w:pPr>
      <w:ins w:id="91270" w:author="מנוע מכני" w:date="2026-10-11T12:04:39Z">
        <w:r>
          <w:rPr>
            <w:spacing w:val="-4"/>
            <w:rtl/>
          </w:rPr>
          <w:t xml:space="preserve">וזה</w:t>
        </w:r>
      </w:ins>
      <w:del w:id="91271" w:author="מנוע מכני" w:date="2026-10-11T12:04:39Z">
        <w:r w:rsidRPr="00E87E21">
          <w:rPr>
            <w:spacing w:val="-4"/>
            <w:rtl/>
          </w:rPr>
          <w:delText xml:space="preserve">והאי</w:delText>
        </w:r>
      </w:del>
      <w:r w:rsidRPr="00E87E21">
        <w:rPr>
          <w:spacing w:val="-4"/>
          <w:rtl/>
        </w:rPr>
        <w:t xml:space="preserve"> תנא </w:t>
      </w:r>
      <w:ins w:id="92740" w:author="מנוע מכני" w:date="2026-10-11T12:04:39Z">
        <w:r>
          <w:rPr>
            <w:spacing w:val="-4"/>
            <w:rtl/>
          </w:rPr>
          <w:t xml:space="preserve">מביא</w:t>
        </w:r>
      </w:ins>
      <w:del w:id="92741" w:author="מנוע מכני" w:date="2026-10-11T12:04:39Z">
        <w:r w:rsidRPr="00E87E21">
          <w:rPr>
            <w:spacing w:val="-4"/>
            <w:rtl/>
          </w:rPr>
          <w:delText xml:space="preserve">מייתי</w:delText>
        </w:r>
      </w:del>
      <w:r w:rsidRPr="00E87E21">
        <w:rPr>
          <w:spacing w:val="-4"/>
          <w:rtl/>
        </w:rPr>
        <w:t xml:space="preserve"> לה </w:t>
      </w:r>
      <w:ins w:id="90554" w:author="מנוע מכני" w:date="2026-10-11T12:04:39Z">
        <w:r>
          <w:rPr>
            <w:spacing w:val="-4"/>
            <w:rtl/>
          </w:rPr>
          <w:t xml:space="preserve">מכאן</w:t>
        </w:r>
      </w:ins>
      <w:del w:id="90555" w:author="מנוע מכני" w:date="2026-10-11T12:04:39Z">
        <w:r w:rsidRPr="00E87E21">
          <w:rPr>
            <w:spacing w:val="-4"/>
            <w:rtl/>
          </w:rPr>
          <w:delText xml:space="preserve">מהכא</w:delText>
        </w:r>
      </w:del>
      <w:r w:rsidRPr="00E87E21">
        <w:rPr>
          <w:spacing w:val="-4"/>
          <w:rtl/>
        </w:rPr>
        <w:t xml:space="preserve">: </w:t>
      </w:r>
      <w:r w:rsidRPr="00E87E21">
        <w:rPr>
          <w:rFonts w:hint="cs"/>
          <w:spacing w:val="-4"/>
          <w:rtl/>
        </w:rPr>
        <w:t>'</w:t>
      </w:r>
      <w:ins w:id="90441" w:author="Claude - סמנטי" w:date="2026-10-11T12:20:38Z">
        <w:r>
          <w:rPr>
            <w:rStyle w:val="afffff0"/>
            <w:spacing w:val="-4"/>
            <w:rtl/>
          </w:rPr>
          <w:t xml:space="preserve">רַק קָדָשֶׁיךָ</w:t>
        </w:r>
      </w:ins>
      <w:del w:id="90442" w:author="Claude - סמנטי" w:date="2026-10-11T12:20:38Z">
        <w:r w:rsidRPr="00E87E21">
          <w:rPr>
            <w:spacing w:val="-4"/>
            <w:rtl/>
          </w:rPr>
          <w:delText xml:space="preserve">רק קדשיך</w:delText>
        </w:r>
      </w:del>
      <w:r w:rsidRPr="00E87E21">
        <w:rPr>
          <w:rFonts w:hint="cs"/>
          <w:spacing w:val="-4"/>
          <w:rtl/>
        </w:rPr>
        <w:t>'</w:t>
      </w:r>
      <w:r w:rsidRPr="00E87E21">
        <w:rPr>
          <w:spacing w:val="-4"/>
          <w:rtl/>
        </w:rPr>
        <w:t xml:space="preserve"> - אלו תמורות, </w:t>
      </w:r>
      <w:r w:rsidRPr="00E87E21">
        <w:rPr>
          <w:rFonts w:hint="cs"/>
          <w:spacing w:val="-4"/>
          <w:rtl/>
        </w:rPr>
        <w:t>'</w:t>
      </w:r>
      <w:ins w:id="90439" w:author="Claude - סמנטי" w:date="2026-10-11T12:20:38Z">
        <w:r>
          <w:rPr>
            <w:rStyle w:val="afffff0"/>
            <w:spacing w:val="-4"/>
            <w:rtl/>
          </w:rPr>
          <w:t xml:space="preserve">אֲשֶׁר יִהְיוּ לְךָ</w:t>
        </w:r>
      </w:ins>
      <w:del w:id="90440" w:author="Claude - סמנטי" w:date="2026-10-11T12:20:38Z">
        <w:r w:rsidRPr="00E87E21">
          <w:rPr>
            <w:spacing w:val="-4"/>
            <w:rtl/>
          </w:rPr>
          <w:delText xml:space="preserve">אשר יהיו לך</w:delText>
        </w:r>
      </w:del>
      <w:r w:rsidRPr="00E87E21">
        <w:rPr>
          <w:rFonts w:hint="cs"/>
          <w:spacing w:val="-4"/>
          <w:rtl/>
        </w:rPr>
        <w:t>'</w:t>
      </w:r>
      <w:r w:rsidRPr="00E87E21">
        <w:rPr>
          <w:spacing w:val="-4"/>
          <w:rtl/>
        </w:rPr>
        <w:t xml:space="preserve"> - אלו הוולדות </w:t>
      </w:r>
      <w:r w:rsidRPr="00E87E21">
        <w:rPr>
          <w:rFonts w:hint="cs"/>
          <w:spacing w:val="-4"/>
          <w:rtl/>
        </w:rPr>
        <w:t>'</w:t>
      </w:r>
      <w:ins w:id="90437" w:author="Claude - סמנטי" w:date="2026-10-11T12:20:38Z">
        <w:r>
          <w:rPr>
            <w:rStyle w:val="afffff0"/>
            <w:spacing w:val="-4"/>
            <w:rtl/>
          </w:rPr>
          <w:t xml:space="preserve">תִּשָּׂא וּבָאתָ</w:t>
        </w:r>
      </w:ins>
      <w:del w:id="90438" w:author="Claude - סמנטי" w:date="2026-10-11T12:20:38Z">
        <w:r w:rsidRPr="00E87E21">
          <w:rPr>
            <w:spacing w:val="-4"/>
            <w:rtl/>
          </w:rPr>
          <w:delText xml:space="preserve">תשא ובאת</w:delText>
        </w:r>
      </w:del>
      <w:r w:rsidRPr="00E87E21">
        <w:rPr>
          <w:rFonts w:hint="cs"/>
          <w:spacing w:val="-4"/>
          <w:rtl/>
        </w:rPr>
        <w:t>'</w:t>
      </w:r>
    </w:p>
    <w:p w:rsidR="00E403F0" w:rsidRPr="00AD695E" w:rsidRDefault="00E403F0" w:rsidP="00E403F0">
      <w:pPr>
        <w:rPr>
          <w:rtl/>
        </w:rPr>
      </w:pPr>
      <w:r>
        <w:rPr>
          <w:rFonts w:hint="cs"/>
          <w:rtl/>
        </w:rPr>
        <w:t xml:space="preserve">'</w:t>
      </w:r>
      <w:ins w:id="90443" w:author="Claude - סמנטי" w:date="2026-10-11T12:20:38Z">
        <w:r>
          <w:rPr>
            <w:rStyle w:val="afffff0"/>
            <w:rFonts w:hint="cs"/>
            <w:rtl/>
          </w:rPr>
          <w:t xml:space="preserve">וְעָשִׂיתָ עוֹלוֹתֶיךָ הַבָּשָׂר וְהַדָּם</w:t>
        </w:r>
      </w:ins>
      <w:del w:id="90444" w:author="Claude - סמנטי" w:date="2026-10-11T12:20:38Z">
        <w:r>
          <w:rPr>
            <w:rFonts w:hint="cs"/>
            <w:rtl/>
          </w:rPr>
          <w:delText xml:space="preserve">ועשית עולותיך הבשר והדם</w:delText>
        </w:r>
      </w:del>
      <w:r>
        <w:rPr>
          <w:rFonts w:hint="cs"/>
          <w:rtl/>
        </w:rPr>
        <w:t xml:space="preserve">' שלא </w:t>
      </w:r>
      <w:r>
        <w:rPr>
          <w:rtl/>
        </w:rPr>
        <w:t xml:space="preserve">יכניסנו לבית הבחירה, וימנע מהם מים ומזון כדי שימותו </w:t>
      </w:r>
    </w:p>
    <w:p w:rsidR="00E403F0" w:rsidRPr="00AD695E" w:rsidRDefault="00E403F0" w:rsidP="00E403F0">
      <w:pPr>
        <w:rPr>
          <w:rtl/>
        </w:rPr>
      </w:pPr>
      <w:r>
        <w:rPr>
          <w:rtl/>
        </w:rPr>
        <w:tab/>
        <w:t xml:space="preserve">כדרך שאתה נוהג בעולה </w:t>
      </w:r>
      <w:r>
        <w:rPr>
          <w:rFonts w:hint="cs"/>
          <w:rtl/>
        </w:rPr>
        <w:t>ובשלמים</w:t>
      </w:r>
      <w:r>
        <w:rPr>
          <w:rtl/>
        </w:rPr>
        <w:t>- אתה נוהג ב</w:t>
      </w:r>
      <w:r>
        <w:rPr>
          <w:rFonts w:hint="cs"/>
          <w:rtl/>
        </w:rPr>
        <w:t>וולדי שלמים ו</w:t>
      </w:r>
      <w:r>
        <w:rPr>
          <w:rtl/>
        </w:rPr>
        <w:t>תמורה</w:t>
      </w:r>
      <w:r>
        <w:rPr>
          <w:rFonts w:hint="cs"/>
          <w:rtl/>
        </w:rPr>
        <w:t>.</w:t>
      </w:r>
    </w:p>
    <w:p w:rsidR="00E403F0" w:rsidRPr="00AD695E" w:rsidRDefault="00E403F0" w:rsidP="00E403F0">
      <w:pPr>
        <w:rPr>
          <w:rtl/>
        </w:rPr>
      </w:pPr>
      <w:r>
        <w:rPr>
          <w:rFonts w:hint="cs"/>
          <w:rtl/>
        </w:rPr>
        <w:t xml:space="preserve">'</w:t>
      </w:r>
      <w:ins w:id="90445" w:author="Claude - סמנטי" w:date="2026-10-11T12:20:38Z">
        <w:r>
          <w:rPr>
            <w:rStyle w:val="afffff0"/>
            <w:rFonts w:hint="cs"/>
            <w:rtl/>
          </w:rPr>
          <w:t xml:space="preserve">רַק</w:t>
        </w:r>
      </w:ins>
      <w:del w:id="90446" w:author="Claude - סמנטי" w:date="2026-10-11T12:20:38Z">
        <w:r>
          <w:rPr>
            <w:rFonts w:hint="cs"/>
            <w:rtl/>
          </w:rPr>
          <w:delText xml:space="preserve">רק</w:delText>
        </w:r>
      </w:del>
      <w:r>
        <w:rPr>
          <w:rFonts w:hint="cs"/>
          <w:rtl/>
        </w:rPr>
        <w:t xml:space="preserve">' </w:t>
      </w:r>
      <w:r>
        <w:rPr>
          <w:rStyle w:val="2fb"/>
          <w:rFonts w:hint="cs"/>
          <w:rtl/>
        </w:rPr>
        <w:t xml:space="preserve">רי</w:t>
      </w:r>
      <w:r>
        <w:rPr>
          <w:rStyle w:val="2fb"/>
          <w:rtl/>
        </w:rPr>
        <w:t>"</w:t>
      </w:r>
      <w:r>
        <w:rPr>
          <w:rStyle w:val="2fb"/>
          <w:rFonts w:hint="cs"/>
          <w:rtl/>
        </w:rPr>
        <w:t xml:space="preserve">ש</w:t>
      </w:r>
      <w:r>
        <w:rPr>
          <w:rFonts w:hint="cs"/>
          <w:rtl/>
        </w:rPr>
        <w:t xml:space="preserve">: ולא כל קדשים כן </w:t>
      </w:r>
    </w:p>
    <w:p>
      <w:pPr>
        <w:pStyle w:val="38"/>
        <w:rPr>
          <w:ins w:id="93539" w:author="מנוע מכני" w:date="2026-10-11T12:04:39Z"/>
        </w:rPr>
      </w:pPr>
      <w:del w:id="90072" w:author="מנוע מכני" w:date="2026-10-11T12:04:39Z">
        <w:r>
          <w:delText xml:space="preserve">      </w:delText>
        </w:r>
      </w:del>
      <w:r>
        <w:t xml:space="preserve">ר"ע:</w:t>
      </w:r>
    </w:p>
    <w:p w:rsidR="00E403F0" w:rsidRPr="00AD695E" w:rsidRDefault="00E403F0" w:rsidP="00E403F0">
      <w:pPr>
        <w:rPr>
          <w:rtl/>
        </w:rPr>
      </w:pPr>
      <w:del w:id="93540" w:author="מנוע מכני" w:date="2026-10-11T12:04:39Z">
        <w:r>
          <w:rPr>
            <w:rtl/>
          </w:rPr>
          <w:delText xml:space="preserve"> </w:delText>
        </w:r>
      </w:del>
      <w:r>
        <w:rPr>
          <w:rFonts w:hint="cs"/>
          <w:rtl/>
        </w:rPr>
        <w:t>'</w:t>
      </w:r>
      <w:ins w:id="90447" w:author="Claude - סמנטי" w:date="2026-10-11T12:20:38Z">
        <w:r>
          <w:rPr>
            <w:rStyle w:val="afffff0"/>
            <w:rtl/>
          </w:rPr>
          <w:t xml:space="preserve">אָשָׁם הוּא</w:t>
        </w:r>
      </w:ins>
      <w:del w:id="90448" w:author="Claude - סמנטי" w:date="2026-10-11T12:20:38Z">
        <w:r>
          <w:rPr>
            <w:rtl/>
          </w:rPr>
          <w:delText xml:space="preserve">אשם הוא</w:delText>
        </w:r>
      </w:del>
      <w:r>
        <w:rPr>
          <w:rFonts w:hint="cs"/>
          <w:rtl/>
        </w:rPr>
        <w:t>'</w:t>
      </w:r>
      <w:ins w:id="91810" w:author="מנוע מכני" w:date="2026-10-11T12:04:39Z">
        <w:r>
          <w:rPr>
            <w:rtl/>
          </w:rPr>
          <w:t xml:space="preserve"> </w:t>
        </w:r>
      </w:ins>
      <w:del w:id="91811" w:author="מנוע מכני" w:date="2026-10-11T12:04:39Z">
        <w:r>
          <w:rPr>
            <w:rtl/>
          </w:rPr>
          <w:delText xml:space="preserve">  </w:delText>
        </w:r>
      </w:del>
      <w:r>
        <w:rPr>
          <w:rtl/>
        </w:rPr>
        <w:t xml:space="preserve">הוא קרב, ואין תמורתו קריבה.</w:t>
      </w:r>
    </w:p>
    <w:p>
      <w:pPr>
        <w:pStyle w:val="38"/>
        <w:rPr>
          <w:ins w:id="93541" w:author="מנוע מכני" w:date="2026-10-11T12:04:39Z"/>
        </w:rPr>
      </w:pPr>
      <w:r w:rsidRPr="002B4E05">
        <w:t xml:space="preserve">אמר</w:t>
      </w:r>
      <w:r w:rsidRPr="002B4E05">
        <w:t xml:space="preserve"> מר:</w:t>
      </w:r>
    </w:p>
    <w:p w:rsidR="00E403F0" w:rsidRPr="002B4E05" w:rsidRDefault="00E403F0" w:rsidP="00E403F0">
      <w:pPr>
        <w:rPr>
          <w:spacing w:val="-2"/>
          <w:rtl/>
        </w:rPr>
      </w:pPr>
      <w:del w:id="93542" w:author="מנוע מכני" w:date="2026-10-11T12:04:39Z">
        <w:r w:rsidRPr="002B4E05">
          <w:rPr>
            <w:b/>
            <w:bCs/>
            <w:spacing w:val="-2"/>
            <w:rtl/>
          </w:rPr>
          <w:delText xml:space="preserve"> </w:delText>
        </w:r>
      </w:del>
      <w:r w:rsidRPr="002B4E05">
        <w:rPr>
          <w:rFonts w:hint="cs"/>
          <w:b/>
          <w:bCs/>
          <w:spacing w:val="-2"/>
          <w:rtl/>
        </w:rPr>
        <w:t>'</w:t>
      </w:r>
      <w:ins w:id="90449" w:author="Claude - סמנטי" w:date="2026-10-11T12:20:38Z">
        <w:r>
          <w:rPr>
            <w:rStyle w:val="afffff0"/>
            <w:b/>
            <w:bCs/>
            <w:spacing w:val="-2"/>
            <w:rtl/>
          </w:rPr>
          <w:t xml:space="preserve">תִּשָּׂא וּבָאתָ</w:t>
        </w:r>
      </w:ins>
      <w:del w:id="90450" w:author="Claude - סמנטי" w:date="2026-10-11T12:20:38Z">
        <w:r w:rsidRPr="002B4E05">
          <w:rPr>
            <w:b/>
            <w:bCs/>
            <w:spacing w:val="-2"/>
            <w:rtl/>
          </w:rPr>
          <w:delText xml:space="preserve">תשא ובאת</w:delText>
        </w:r>
      </w:del>
      <w:r w:rsidRPr="002B4E05">
        <w:rPr>
          <w:rFonts w:hint="cs"/>
          <w:b/>
          <w:bCs/>
          <w:spacing w:val="-2"/>
          <w:rtl/>
        </w:rPr>
        <w:t>'</w:t>
      </w:r>
      <w:r w:rsidRPr="002B4E05">
        <w:rPr>
          <w:b/>
          <w:bCs/>
          <w:spacing w:val="-2"/>
          <w:rtl/>
        </w:rPr>
        <w:t xml:space="preserve"> </w:t>
      </w:r>
      <w:r w:rsidRPr="002B4E05">
        <w:rPr>
          <w:rFonts w:hint="cs"/>
          <w:spacing w:val="-2"/>
          <w:rtl/>
        </w:rPr>
        <w:t>וקמ</w:t>
      </w:r>
      <w:r w:rsidRPr="002B4E05">
        <w:rPr>
          <w:spacing w:val="-2"/>
          <w:rtl/>
        </w:rPr>
        <w:t>"</w:t>
      </w:r>
      <w:r w:rsidRPr="002B4E05">
        <w:rPr>
          <w:rFonts w:hint="cs"/>
          <w:spacing w:val="-2"/>
          <w:rtl/>
        </w:rPr>
        <w:t xml:space="preserve">ל</w:t>
      </w:r>
      <w:r w:rsidRPr="002B4E05">
        <w:rPr>
          <w:rFonts w:hint="cs"/>
          <w:spacing w:val="-2"/>
          <w:rtl/>
        </w:rPr>
        <w:t xml:space="preserve"> דלא אמרי' דחמש חטאות מתות בכ</w:t>
      </w:r>
      <w:r w:rsidRPr="002B4E05">
        <w:rPr>
          <w:spacing w:val="-2"/>
          <w:rtl/>
        </w:rPr>
        <w:t>"</w:t>
      </w:r>
      <w:r w:rsidRPr="002B4E05">
        <w:rPr>
          <w:rFonts w:hint="cs"/>
          <w:spacing w:val="-2"/>
          <w:rtl/>
        </w:rPr>
        <w:t>מ והנך ימותו בבית הבחירה</w:t>
      </w:r>
    </w:p>
    <w:p>
      <w:pPr>
        <w:pStyle w:val="38"/>
        <w:rPr>
          <w:ins w:id="93543" w:author="מנוע מכני" w:date="2026-10-11T12:04:39Z"/>
        </w:rPr>
      </w:pPr>
      <w:r w:rsidRPr="00217260">
        <w:t xml:space="preserve">אמר</w:t>
      </w:r>
      <w:r w:rsidRPr="00217260">
        <w:t xml:space="preserve"> מר:</w:t>
      </w:r>
    </w:p>
    <w:p w:rsidR="00E403F0" w:rsidRPr="00AD695E" w:rsidRDefault="00E403F0" w:rsidP="00E403F0">
      <w:pPr>
        <w:rPr>
          <w:rtl/>
        </w:rPr>
      </w:pPr>
      <w:del w:id="93544" w:author="מנוע מכני" w:date="2026-10-11T12:04:39Z">
        <w:r w:rsidRPr="00217260">
          <w:rPr>
            <w:b/>
            <w:bCs/>
            <w:rtl/>
          </w:rPr>
          <w:delText xml:space="preserve"> </w:delText>
        </w:r>
      </w:del>
      <w:r w:rsidRPr="00217260">
        <w:rPr>
          <w:b/>
          <w:bCs/>
          <w:rtl/>
        </w:rPr>
        <w:t xml:space="preserve">יכול אף כל הקדשים כן </w:t>
      </w:r>
      <w:r w:rsidRPr="00217260">
        <w:rPr>
          <w:b/>
          <w:bCs/>
          <w:rtl/>
        </w:rPr>
        <w:t xml:space="preserve">ת"ל</w:t>
      </w:r>
      <w:r w:rsidRPr="00217260">
        <w:rPr>
          <w:b/>
          <w:bCs/>
          <w:rtl/>
        </w:rPr>
        <w:t xml:space="preserve"> </w:t>
      </w:r>
      <w:r w:rsidRPr="00217260">
        <w:rPr>
          <w:rFonts w:hint="cs"/>
          <w:b/>
          <w:bCs/>
          <w:rtl/>
        </w:rPr>
        <w:t>'</w:t>
      </w:r>
      <w:ins w:id="90451" w:author="Claude - סמנטי" w:date="2026-10-11T12:20:38Z">
        <w:r>
          <w:rPr>
            <w:rStyle w:val="afffff0"/>
            <w:b/>
            <w:bCs/>
            <w:rtl/>
          </w:rPr>
          <w:t xml:space="preserve">רַק קָדָשֶׁיךָ</w:t>
        </w:r>
      </w:ins>
      <w:del w:id="90452" w:author="Claude - סמנטי" w:date="2026-10-11T12:20:38Z">
        <w:r w:rsidRPr="00217260">
          <w:rPr>
            <w:b/>
            <w:bCs/>
            <w:rtl/>
          </w:rPr>
          <w:delText xml:space="preserve">רק קדשיך</w:delText>
        </w:r>
      </w:del>
      <w:r>
        <w:rPr>
          <w:rFonts w:hint="cs"/>
          <w:rtl/>
        </w:rPr>
        <w:t>'</w:t>
      </w:r>
    </w:p>
    <w:p w:rsidR="00E403F0" w:rsidRPr="00AD695E" w:rsidRDefault="00E403F0" w:rsidP="00E403F0">
      <w:pPr>
        <w:pStyle w:val="afff3"/>
        <w:framePr w:wrap="around"/>
        <w:spacing w:line="240" w:lineRule="exact"/>
        <w:rPr>
          <w:rtl/>
        </w:rPr>
      </w:pPr>
      <w:r w:rsidRPr="009239E9">
        <w:rPr>
          <w:rFonts w:hint="cs"/>
          <w:szCs w:val="18"/>
          <w:rtl/>
        </w:rPr>
        <w:t>יח</w:t>
      </w:r>
    </w:p>
    <w:p>
      <w:pPr>
        <w:pStyle w:val="38"/>
        <w:rPr>
          <w:ins w:id="94152" w:author="מנוע מכני" w:date="2026-10-11T12:04:39Z"/>
        </w:rPr>
      </w:pPr>
      <w:r>
        <w:t xml:space="preserve">אלא,</w:t>
      </w:r>
    </w:p>
    <w:p w:rsidR="00E403F0" w:rsidRPr="00AD695E" w:rsidRDefault="00E403F0" w:rsidP="00E403F0">
      <w:pPr>
        <w:rPr>
          <w:rtl/>
        </w:rPr>
      </w:pPr>
      <w:del w:id="94153" w:author="מנוע מכני" w:date="2026-10-11T12:04:39Z">
        <w:r>
          <w:rPr>
            <w:rtl/>
          </w:rPr>
          <w:delText xml:space="preserve"> </w:delText>
        </w:r>
      </w:del>
      <w:r w:rsidRPr="00217260">
        <w:rPr>
          <w:b/>
          <w:bCs/>
          <w:rtl/>
        </w:rPr>
        <w:t>הלכתא</w:t>
      </w:r>
      <w:r>
        <w:rPr>
          <w:rtl/>
        </w:rPr>
        <w:t xml:space="preserve"> - לחטאת, וקרא - </w:t>
      </w:r>
      <w:ins w:id="92540" w:author="מנוע מכני" w:date="2026-10-11T12:04:39Z">
        <w:r>
          <w:rPr>
            <w:rtl/>
          </w:rPr>
          <w:t xml:space="preserve">למעט</w:t>
        </w:r>
      </w:ins>
      <w:del w:id="92541" w:author="מנוע מכני" w:date="2026-10-11T12:04:39Z">
        <w:r>
          <w:rPr>
            <w:rtl/>
          </w:rPr>
          <w:delText xml:space="preserve">למעוטי</w:delText>
        </w:r>
      </w:del>
      <w:r>
        <w:rPr>
          <w:rtl/>
        </w:rPr>
        <w:t xml:space="preserve"> תמורת אשם.</w:t>
      </w:r>
    </w:p>
    <w:p w:rsidR="00E403F0" w:rsidRPr="00AD695E" w:rsidRDefault="00E403F0" w:rsidP="00E403F0">
      <w:pPr>
        <w:rPr>
          <w:rtl/>
        </w:rPr>
      </w:pPr>
      <w:r>
        <w:rPr>
          <w:rtl/>
        </w:rPr>
        <w:t xml:space="preserve">הא </w:t>
      </w:r>
      <w:ins w:id="90558" w:author="מנוע מכני" w:date="2026-10-11T12:04:39Z">
        <w:r>
          <w:rPr>
            <w:rtl/>
          </w:rPr>
          <w:t xml:space="preserve">גם</w:t>
        </w:r>
      </w:ins>
      <w:del w:id="90559" w:author="מנוע מכני" w:date="2026-10-11T12:04:39Z">
        <w:r>
          <w:rPr>
            <w:rtl/>
          </w:rPr>
          <w:delText xml:space="preserve">נמי</w:delText>
        </w:r>
      </w:del>
      <w:r>
        <w:rPr>
          <w:rtl/>
        </w:rPr>
        <w:t xml:space="preserve"> הילכתא גמירי לה, </w:t>
      </w:r>
      <w:ins w:id="90556" w:author="מנוע מכני" w:date="2026-10-11T12:04:39Z">
        <w:r>
          <w:rPr>
            <w:rtl/>
          </w:rPr>
          <w:t xml:space="preserve">דאמרו</w:t>
        </w:r>
      </w:ins>
      <w:del w:id="90557" w:author="מנוע מכני" w:date="2026-10-11T12:04:39Z">
        <w:r>
          <w:rPr>
            <w:rtl/>
          </w:rPr>
          <w:delText xml:space="preserve">דאמרי</w:delText>
        </w:r>
      </w:del>
      <w:r>
        <w:rPr>
          <w:rtl/>
        </w:rPr>
        <w:t xml:space="preserve"> כל שבחטאת מתה באשם רועה! </w:t>
      </w:r>
    </w:p>
    <w:p>
      <w:pPr>
        <w:pStyle w:val="38"/>
        <w:rPr>
          <w:ins w:id="94154" w:author="מנוע מכני" w:date="2026-10-11T12:04:39Z"/>
        </w:rPr>
      </w:pPr>
      <w:r>
        <w:t xml:space="preserve">אלא,</w:t>
      </w:r>
    </w:p>
    <w:p w:rsidR="00E403F0" w:rsidRPr="00AD695E" w:rsidRDefault="00E403F0" w:rsidP="00E403F0">
      <w:pPr>
        <w:rPr>
          <w:rtl/>
        </w:rPr>
      </w:pPr>
      <w:del w:id="94155" w:author="מנוע מכני" w:date="2026-10-11T12:04:39Z">
        <w:r>
          <w:rPr>
            <w:rtl/>
          </w:rPr>
          <w:delText xml:space="preserve"> </w:delText>
        </w:r>
      </w:del>
      <w:r>
        <w:rPr>
          <w:rtl/>
        </w:rPr>
        <w:t xml:space="preserve">קרא </w:t>
      </w:r>
      <w:ins w:id="92742" w:author="מנוע מכני" w:date="2026-10-11T12:04:39Z">
        <w:r>
          <w:rPr>
            <w:rtl/>
          </w:rPr>
          <w:t xml:space="preserve">צריך</w:t>
        </w:r>
      </w:ins>
      <w:del w:id="92743" w:author="מנוע מכני" w:date="2026-10-11T12:04:39Z">
        <w:r>
          <w:rPr>
            <w:rtl/>
          </w:rPr>
          <w:delText xml:space="preserve">מיבעי</w:delText>
        </w:r>
      </w:del>
      <w:r>
        <w:rPr>
          <w:rtl/>
        </w:rPr>
        <w:t xml:space="preserve"> </w:t>
      </w:r>
      <w:ins w:id="91272" w:author="מנוע מכני" w:date="2026-10-11T12:04:39Z">
        <w:r>
          <w:rPr>
            <w:rtl/>
          </w:rPr>
          <w:t xml:space="preserve">לו</w:t>
        </w:r>
      </w:ins>
      <w:del w:id="91273" w:author="מנוע מכני" w:date="2026-10-11T12:04:39Z">
        <w:r>
          <w:rPr>
            <w:rtl/>
          </w:rPr>
          <w:delText xml:space="preserve">ליה</w:delText>
        </w:r>
      </w:del>
      <w:r>
        <w:rPr>
          <w:rtl/>
        </w:rPr>
        <w:t xml:space="preserve"> </w:t>
      </w:r>
      <w:ins w:id="92256" w:author="מנוע מכני" w:date="2026-10-11T12:04:39Z">
        <w:r>
          <w:rPr>
            <w:rtl/>
          </w:rPr>
          <w:t xml:space="preserve">דאם </w:t>
        </w:r>
      </w:ins>
      <w:del w:id="92257" w:author="מנוע מכני" w:date="2026-10-11T12:04:39Z">
        <w:r>
          <w:rPr>
            <w:rtl/>
          </w:rPr>
          <w:delText xml:space="preserve">דאי </w:delText>
        </w:r>
      </w:del>
      <w:r>
        <w:rPr>
          <w:rtl/>
        </w:rPr>
        <w:t xml:space="preserve">עבר ומקריב - </w:t>
      </w:r>
      <w:ins w:id="92744" w:author="מנוע מכני" w:date="2026-10-11T12:04:39Z">
        <w:r>
          <w:rPr>
            <w:rtl/>
          </w:rPr>
          <w:t xml:space="preserve">עומד</w:t>
        </w:r>
      </w:ins>
      <w:del w:id="92745" w:author="מנוע מכני" w:date="2026-10-11T12:04:39Z">
        <w:r>
          <w:rPr>
            <w:rtl/>
          </w:rPr>
          <w:delText xml:space="preserve">קאי</w:delText>
        </w:r>
      </w:del>
      <w:r>
        <w:rPr>
          <w:rtl/>
        </w:rPr>
        <w:t xml:space="preserve"> בעשה: </w:t>
      </w:r>
    </w:p>
    <w:p w:rsidR="00E403F0" w:rsidRPr="00AD695E" w:rsidRDefault="00E403F0" w:rsidP="00E403F0">
      <w:pPr>
        <w:rPr>
          <w:rtl/>
        </w:rPr>
      </w:pPr>
      <w:r>
        <w:rPr>
          <w:rStyle w:val="2fb"/>
          <w:rtl/>
        </w:rPr>
        <w:t xml:space="preserve">ר"ע</w:t>
      </w:r>
      <w:r>
        <w:rPr>
          <w:rtl/>
        </w:rPr>
        <w:t xml:space="preserve"> אומר אינו צריך כו' הוא קרב ואין תמורתו קריבה: </w:t>
      </w:r>
    </w:p>
    <w:p w:rsidR="00E403F0" w:rsidRPr="00AD695E" w:rsidRDefault="00E403F0" w:rsidP="00E403F0">
      <w:pPr>
        <w:rPr>
          <w:rtl/>
        </w:rPr>
      </w:pPr>
      <w:r>
        <w:rPr>
          <w:rFonts w:hint="cs"/>
          <w:rtl/>
        </w:rPr>
        <w:t>ו</w:t>
      </w:r>
      <w:r>
        <w:rPr>
          <w:rtl/>
        </w:rPr>
        <w:t xml:space="preserve">קרא </w:t>
      </w:r>
      <w:ins w:id="92746" w:author="מנוע מכני" w:date="2026-10-11T12:04:39Z">
        <w:r>
          <w:rPr>
            <w:rFonts w:hint="cs"/>
            <w:rtl/>
          </w:rPr>
          <w:t xml:space="preserve">צריך</w:t>
        </w:r>
      </w:ins>
      <w:del w:id="92747" w:author="מנוע מכני" w:date="2026-10-11T12:04:39Z">
        <w:r>
          <w:rPr>
            <w:rFonts w:hint="cs"/>
            <w:rtl/>
          </w:rPr>
          <w:delText xml:space="preserve">מיבעי</w:delText>
        </w:r>
      </w:del>
      <w:r>
        <w:rPr>
          <w:rFonts w:hint="cs"/>
          <w:rtl/>
        </w:rPr>
        <w:t xml:space="preserve"> </w:t>
      </w:r>
      <w:r>
        <w:rPr>
          <w:rStyle w:val="2fb"/>
          <w:rFonts w:hint="cs"/>
          <w:rtl/>
        </w:rPr>
        <w:t xml:space="preserve">לכדר</w:t>
      </w:r>
      <w:r>
        <w:rPr>
          <w:rStyle w:val="2fb"/>
          <w:rtl/>
        </w:rPr>
        <w:t>"</w:t>
      </w:r>
      <w:r>
        <w:rPr>
          <w:rStyle w:val="2fb"/>
          <w:rFonts w:hint="cs"/>
          <w:rtl/>
        </w:rPr>
        <w:t xml:space="preserve">ה</w:t>
      </w:r>
      <w:r>
        <w:rPr>
          <w:rFonts w:hint="cs"/>
          <w:rtl/>
        </w:rPr>
        <w:t xml:space="preserve"> ד</w:t>
      </w:r>
      <w:r>
        <w:rPr>
          <w:rtl/>
        </w:rPr>
        <w:t>אשם שניתק לרעייה ושחטו סתם - כשר לשם עולה.</w:t>
      </w:r>
    </w:p>
    <w:p w:rsidR="00E403F0" w:rsidRPr="00AD695E" w:rsidRDefault="00E403F0" w:rsidP="00E403F0">
      <w:pPr>
        <w:rPr>
          <w:rtl/>
        </w:rPr>
      </w:pPr>
      <w:r>
        <w:rPr>
          <w:rtl/>
        </w:rPr>
        <w:t xml:space="preserve">ניתק - אין, </w:t>
      </w:r>
      <w:r>
        <w:rPr>
          <w:rtl/>
        </w:rPr>
        <w:t xml:space="preserve">לא</w:t>
      </w:r>
      <w:r>
        <w:rPr>
          <w:rtl/>
        </w:rPr>
        <w:t xml:space="preserve"> ניתק - </w:t>
      </w:r>
      <w:r>
        <w:rPr>
          <w:rtl/>
        </w:rPr>
        <w:t xml:space="preserve">ל</w:t>
      </w:r>
      <w:ins w:id="90027" w:author="מנוע מכני" w:date="2026-10-11T12:04:39Z">
        <w:r>
          <w:rPr>
            <w:rtl/>
          </w:rPr>
          <w:t xml:space="preserve">א</w:t>
        </w:r>
        <w:r>
          <w:rPr>
            <w:rtl/>
          </w:rPr>
          <w:t xml:space="preserve">, ד</w:t>
        </w:r>
      </w:ins>
      <w:del w:id="90028" w:author="מנוע מכני" w:date="2026-10-11T12:04:39Z">
        <w:r>
          <w:rPr>
            <w:rtl/>
          </w:rPr>
          <w:delText xml:space="preserve">א,</w:delText>
        </w:r>
        <w:r>
          <w:rPr>
            <w:rFonts w:hint="cs"/>
            <w:rtl/>
          </w:rPr>
          <w:delText xml:space="preserve">ד</w:delText>
        </w:r>
      </w:del>
      <w:r>
        <w:rPr>
          <w:rFonts w:hint="cs"/>
          <w:rtl/>
        </w:rPr>
        <w:t xml:space="preserve">'</w:t>
      </w:r>
      <w:ins w:id="90071" w:author="Claude - סמנטי" w:date="2026-10-11T12:20:38Z">
        <w:r>
          <w:rPr>
            <w:rStyle w:val="afffff0"/>
            <w:rtl/>
          </w:rPr>
          <w:t xml:space="preserve">הוּא</w:t>
        </w:r>
      </w:ins>
      <w:del w:id="90072" w:author="Claude - סמנטי" w:date="2026-10-11T12:20:38Z">
        <w:r>
          <w:rPr>
            <w:rtl/>
          </w:rPr>
          <w:delText xml:space="preserve">הוא</w:delText>
        </w:r>
      </w:del>
      <w:r>
        <w:rPr>
          <w:rFonts w:hint="cs"/>
          <w:rtl/>
        </w:rPr>
        <w:t>'</w:t>
      </w:r>
      <w:r>
        <w:rPr>
          <w:rtl/>
        </w:rPr>
        <w:t xml:space="preserve"> - בהווייתו יהא, </w:t>
      </w:r>
    </w:p>
    <w:p w:rsidR="00E403F0" w:rsidRPr="00AD695E" w:rsidRDefault="00E403F0" w:rsidP="00E403F0">
      <w:pPr>
        <w:rPr>
          <w:rtl/>
        </w:rPr>
      </w:pPr>
      <w:ins w:id="91274" w:author="מנוע מכני" w:date="2026-10-11T12:04:39Z">
        <w:r>
          <w:rPr>
            <w:rtl/>
          </w:rPr>
          <w:t xml:space="preserve">ולזה</w:t>
        </w:r>
      </w:ins>
      <w:del w:id="91275" w:author="מנוע מכני" w:date="2026-10-11T12:04:39Z">
        <w:r>
          <w:rPr>
            <w:rtl/>
          </w:rPr>
          <w:delText xml:space="preserve">ולהאי</w:delText>
        </w:r>
      </w:del>
      <w:r>
        <w:rPr>
          <w:rtl/>
        </w:rPr>
        <w:t xml:space="preserve"> תנא דיליף </w:t>
      </w:r>
      <w:ins w:id="91276" w:author="מנוע מכני" w:date="2026-10-11T12:04:39Z">
        <w:r>
          <w:rPr>
            <w:rtl/>
          </w:rPr>
          <w:t xml:space="preserve">מאלו</w:t>
        </w:r>
      </w:ins>
      <w:del w:id="91277" w:author="מנוע מכני" w:date="2026-10-11T12:04:39Z">
        <w:r>
          <w:rPr>
            <w:rtl/>
          </w:rPr>
          <w:delText xml:space="preserve">מהני</w:delText>
        </w:r>
      </w:del>
      <w:r>
        <w:rPr>
          <w:rtl/>
        </w:rPr>
        <w:t xml:space="preserve"> קראי, </w:t>
      </w:r>
      <w:r>
        <w:rPr>
          <w:rFonts w:hint="cs"/>
          <w:rtl/>
        </w:rPr>
        <w:t xml:space="preserve">זכר ונקבה </w:t>
      </w:r>
      <w:ins w:id="92748" w:author="מנוע מכני" w:date="2026-10-11T12:04:39Z">
        <w:r>
          <w:rPr>
            <w:rFonts w:hint="cs"/>
            <w:rtl/>
          </w:rPr>
          <w:t xml:space="preserve">צריך</w:t>
        </w:r>
      </w:ins>
      <w:del w:id="92749" w:author="מנוע מכני" w:date="2026-10-11T12:04:39Z">
        <w:r>
          <w:rPr>
            <w:rFonts w:hint="cs"/>
            <w:rtl/>
          </w:rPr>
          <w:delText xml:space="preserve">מיבעי</w:delText>
        </w:r>
      </w:del>
      <w:r>
        <w:rPr>
          <w:rFonts w:hint="cs"/>
          <w:rtl/>
        </w:rPr>
        <w:t xml:space="preserve"> לולד </w:t>
      </w:r>
      <w:r>
        <w:rPr>
          <w:rtl/>
        </w:rPr>
        <w:t>בעלי מומין, ולתמורת בעלי מומין.</w:t>
      </w:r>
    </w:p>
    <w:p>
      <w:pPr>
        <w:pStyle w:val="38"/>
        <w:rPr>
          <w:ins w:id="93545" w:author="מנוע מכני" w:date="2026-10-11T12:04:39Z"/>
        </w:rPr>
      </w:pPr>
      <w:r>
        <w:t>ו</w:t>
      </w:r>
      <w:r>
        <w:t>א</w:t>
      </w:r>
      <w:r>
        <w:t>"</w:t>
      </w:r>
      <w:r>
        <w:t xml:space="preserve">א</w:t>
      </w:r>
    </w:p>
    <w:p w:rsidR="00E403F0" w:rsidRPr="00AD695E" w:rsidRDefault="00E403F0" w:rsidP="00E403F0">
      <w:pPr>
        <w:rPr>
          <w:rtl/>
        </w:rPr>
      </w:pPr>
      <w:del w:id="93546" w:author="מנוע מכני" w:date="2026-10-11T12:04:39Z">
        <w:r>
          <w:rPr>
            <w:rFonts w:hint="cs"/>
            <w:rtl/>
          </w:rPr>
          <w:delText xml:space="preserve"> </w:delText>
        </w:r>
      </w:del>
      <w:r>
        <w:rPr>
          <w:rFonts w:hint="cs"/>
          <w:rtl/>
        </w:rPr>
        <w:t xml:space="preserve">ללמוד הכל מהכך ד'</w:t>
      </w:r>
      <w:ins w:id="90453" w:author="Claude - סמנטי" w:date="2026-10-11T12:20:38Z">
        <w:r>
          <w:rPr>
            <w:rStyle w:val="afffff0"/>
            <w:rFonts w:hint="cs"/>
            <w:rtl/>
          </w:rPr>
          <w:t xml:space="preserve">אִם</w:t>
        </w:r>
      </w:ins>
      <w:del w:id="90454" w:author="Claude - סמנטי" w:date="2026-10-11T12:20:38Z">
        <w:r>
          <w:rPr>
            <w:rFonts w:hint="cs"/>
            <w:rtl/>
          </w:rPr>
          <w:delText xml:space="preserve">אם</w:delText>
        </w:r>
      </w:del>
      <w:r>
        <w:rPr>
          <w:rFonts w:hint="cs"/>
          <w:rtl/>
        </w:rPr>
        <w:t xml:space="preserve">' </w:t>
      </w:r>
      <w:r>
        <w:rPr>
          <w:rtl/>
        </w:rPr>
        <w:t xml:space="preserve">לא</w:t>
      </w:r>
      <w:r>
        <w:rPr>
          <w:rtl/>
        </w:rPr>
        <w:t xml:space="preserve"> משמע </w:t>
      </w:r>
      <w:ins w:id="91278" w:author="מנוע מכני" w:date="2026-10-11T12:04:39Z">
        <w:r>
          <w:rPr>
            <w:rtl/>
          </w:rPr>
          <w:t xml:space="preserve">לו</w:t>
        </w:r>
      </w:ins>
      <w:del w:id="91279" w:author="מנוע מכני" w:date="2026-10-11T12:04:39Z">
        <w:r>
          <w:rPr>
            <w:rtl/>
          </w:rPr>
          <w:delText xml:space="preserve">ליה</w:delText>
        </w:r>
      </w:del>
      <w:r>
        <w:rPr>
          <w:rtl/>
        </w:rPr>
        <w:t xml:space="preserve">.</w:t>
      </w:r>
    </w:p>
    <w:p w:rsidR="00E403F0" w:rsidRPr="00E87E21" w:rsidRDefault="00E403F0" w:rsidP="00E403F0">
      <w:pPr>
        <w:rPr>
          <w:spacing w:val="-6"/>
          <w:rtl/>
        </w:rPr>
      </w:pPr>
      <w:ins w:id="91280" w:author="מנוע מכני" w:date="2026-10-11T12:04:39Z">
        <w:r>
          <w:rPr>
            <w:spacing w:val="-6"/>
            <w:rtl/>
          </w:rPr>
          <w:t xml:space="preserve">ולזה</w:t>
        </w:r>
      </w:ins>
      <w:del w:id="91281" w:author="מנוע מכני" w:date="2026-10-11T12:04:39Z">
        <w:r w:rsidRPr="00E87E21">
          <w:rPr>
            <w:spacing w:val="-6"/>
            <w:rtl/>
          </w:rPr>
          <w:delText xml:space="preserve">ולהאי</w:delText>
        </w:r>
      </w:del>
      <w:r w:rsidRPr="00E87E21">
        <w:rPr>
          <w:spacing w:val="-6"/>
          <w:rtl/>
        </w:rPr>
        <w:t xml:space="preserve"> תנא ד</w:t>
      </w:r>
      <w:r w:rsidRPr="00E87E21">
        <w:rPr>
          <w:rFonts w:hint="cs"/>
          <w:spacing w:val="-6"/>
          <w:rtl/>
        </w:rPr>
        <w:t>מפיק מ'</w:t>
      </w:r>
      <w:ins w:id="90075" w:author="Claude - סמנטי" w:date="2026-10-11T12:20:38Z">
        <w:r>
          <w:rPr>
            <w:rStyle w:val="afffff0"/>
            <w:spacing w:val="-6"/>
            <w:rtl/>
          </w:rPr>
          <w:t xml:space="preserve">זָכָר אִם נְקֵבָה</w:t>
        </w:r>
      </w:ins>
      <w:del w:id="90076" w:author="Claude - סמנטי" w:date="2026-10-11T12:20:38Z">
        <w:r w:rsidRPr="00E87E21">
          <w:rPr>
            <w:spacing w:val="-6"/>
            <w:rtl/>
          </w:rPr>
          <w:delText xml:space="preserve">זכר אם נקבה</w:delText>
        </w:r>
      </w:del>
      <w:r w:rsidRPr="00E87E21">
        <w:rPr>
          <w:rFonts w:hint="cs"/>
          <w:spacing w:val="-6"/>
          <w:rtl/>
        </w:rPr>
        <w:t>'</w:t>
      </w:r>
      <w:r w:rsidRPr="00E87E21">
        <w:rPr>
          <w:spacing w:val="-6"/>
          <w:rtl/>
        </w:rPr>
        <w:t xml:space="preserve">, </w:t>
      </w:r>
      <w:r w:rsidRPr="00E87E21">
        <w:rPr>
          <w:rFonts w:hint="cs"/>
          <w:spacing w:val="-6"/>
          <w:rtl/>
        </w:rPr>
        <w:t>'</w:t>
      </w:r>
      <w:ins w:id="90073" w:author="Claude - סמנטי" w:date="2026-10-11T12:20:38Z">
        <w:r>
          <w:rPr>
            <w:rStyle w:val="afffff0"/>
            <w:spacing w:val="-6"/>
            <w:rtl/>
          </w:rPr>
          <w:t xml:space="preserve">תִּשָּׂא וּבָאתָ</w:t>
        </w:r>
      </w:ins>
      <w:del w:id="90074" w:author="Claude - סמנטי" w:date="2026-10-11T12:20:38Z">
        <w:r w:rsidRPr="00E87E21">
          <w:rPr>
            <w:spacing w:val="-6"/>
            <w:rtl/>
          </w:rPr>
          <w:delText xml:space="preserve">תשא ובאת</w:delText>
        </w:r>
      </w:del>
      <w:r w:rsidRPr="00E87E21">
        <w:rPr>
          <w:rFonts w:hint="cs"/>
          <w:spacing w:val="-6"/>
          <w:rtl/>
        </w:rPr>
        <w:t>'</w:t>
      </w:r>
      <w:r w:rsidRPr="00E87E21">
        <w:rPr>
          <w:spacing w:val="-6"/>
          <w:rtl/>
        </w:rPr>
        <w:t xml:space="preserve"> </w:t>
      </w:r>
      <w:ins w:id="90154" w:author="מנוע מכני" w:date="2026-10-11T12:04:39Z">
        <w:r>
          <w:rPr>
            <w:spacing w:val="-6"/>
            <w:rtl/>
          </w:rPr>
          <w:t xml:space="preserve">אפי'</w:t>
        </w:r>
      </w:ins>
      <w:del w:id="90155" w:author="מנוע מכני" w:date="2026-10-11T12:04:39Z">
        <w:r w:rsidRPr="00E87E21">
          <w:rPr>
            <w:spacing w:val="-6"/>
            <w:rtl/>
          </w:rPr>
          <w:delText xml:space="preserve">אפילו</w:delText>
        </w:r>
      </w:del>
      <w:r w:rsidRPr="00E87E21">
        <w:rPr>
          <w:spacing w:val="-6"/>
          <w:rtl/>
        </w:rPr>
        <w:t xml:space="preserve"> ממירעייהו,</w:t>
      </w:r>
      <w:ins w:id="91812" w:author="מנוע מכני" w:date="2026-10-11T12:04:39Z">
        <w:r>
          <w:rPr>
            <w:spacing w:val="-6"/>
            <w:rtl/>
          </w:rPr>
          <w:t xml:space="preserve"> </w:t>
        </w:r>
      </w:ins>
      <w:del w:id="91813" w:author="מנוע מכני" w:date="2026-10-11T12:04:39Z">
        <w:r w:rsidRPr="00E87E21">
          <w:rPr>
            <w:spacing w:val="-6"/>
            <w:rtl/>
          </w:rPr>
          <w:delText xml:space="preserve"> </w:delText>
        </w:r>
        <w:r w:rsidRPr="00E87E21">
          <w:rPr>
            <w:rFonts w:hint="cs"/>
            <w:spacing w:val="-6"/>
            <w:rtl/>
          </w:rPr>
          <w:delText xml:space="preserve"> </w:delText>
        </w:r>
      </w:del>
      <w:r w:rsidRPr="00E87E21">
        <w:rPr>
          <w:spacing w:val="-6"/>
          <w:rtl/>
        </w:rPr>
        <w:t>ל"א ממורגייהו</w:t>
      </w:r>
      <w:r w:rsidRPr="00E87E21">
        <w:rPr>
          <w:rFonts w:hint="cs"/>
          <w:spacing w:val="-6"/>
          <w:rtl/>
        </w:rPr>
        <w:t>[דישון התבואה]</w:t>
      </w:r>
      <w:r w:rsidRPr="00E87E21">
        <w:rPr>
          <w:spacing w:val="-6"/>
          <w:rtl/>
        </w:rPr>
        <w:t>.</w:t>
      </w:r>
    </w:p>
    <w:p w:rsidR="00E403F0" w:rsidRPr="00AD695E" w:rsidRDefault="00E403F0" w:rsidP="00E403F0">
      <w:pPr>
        <w:jc w:val="center"/>
        <w:rPr>
          <w:rtl/>
        </w:rPr>
      </w:pPr>
      <w:r w:rsidRPr="00E5675B">
        <w:rPr>
          <w:rFonts w:ascii="BA חניכי הישיבות" w:hAnsi="BA חניכי הישיבות" w:cs="BA חניכי הישיבות"/>
          <w:rtl/>
        </w:rPr>
        <w:t>׻</w:t>
      </w:r>
    </w:p>
    <w:p>
      <w:pPr>
        <w:pStyle w:val="MishnaBatzad"/>
        <w:rPr>
          <w:ins w:id="20139" w:author="קלוד" w:date="2026-10-11T09:07:18Z"/>
        </w:rPr>
      </w:pPr>
      <w:ins w:id="20138" w:author="קלוד" w:date="2026-10-11T09:07:18Z">
        <w:r>
          <w:t xml:space="preserve">משנה א</w:t>
        </w:r>
      </w:ins>
    </w:p>
    <w:p w:rsidR="00E403F0" w:rsidRPr="00D65BEC" w:rsidRDefault="00E403F0" w:rsidP="00E403F0">
      <w:pPr>
        <w:pStyle w:val="afff9"/>
        <w:rPr>
          <w:del w:id="20079" w:author="קלוד" w:date="2026-10-11T09:07:18Z"/>
          <w:rtl/>
        </w:rPr>
      </w:pPr>
      <w:del w:id="20078" w:author="קלוד" w:date="2026-10-11T09:07:18Z">
        <w:r w:rsidRPr="00D65BEC">
          <w:rPr>
            <w:rtl/>
          </w:rPr>
          <w:delText xml:space="preserve">מתני'.</w:delText>
        </w:r>
      </w:del>
    </w:p>
    <w:p w:rsidR="00E403F0" w:rsidRPr="00D65BEC" w:rsidRDefault="00E403F0" w:rsidP="00E403F0">
      <w:pPr>
        <w:pStyle w:val="afff9"/>
        <w:spacing w:before="120"/>
        <w:rPr>
          <w:rtl/>
        </w:rPr>
        <w:pPrChange w:id="90012" w:author="קלוד" w:date="2026-10-11T12:09:42Z">
          <w:pPr>
            <w:pStyle w:val="afff9"/>
          </w:pPr>
        </w:pPrChange>
      </w:pPr>
      <w:r>
        <w:rPr>
          <w:rStyle w:val="TanaimMishna"/>
          <w:rtl/>
          <w:rPrChange w:id="95268" w:author="Claude" w:date="2026-10-11T09:08:06Z">
            <w:rPr>
              <w:rtl/>
            </w:rPr>
          </w:rPrChange>
        </w:rPr>
        <w:t xml:space="preserve">ר"א</w:t>
      </w:r>
      <w:r>
        <w:rPr>
          <w:rtl/>
        </w:rPr>
        <w:t xml:space="preserve"> אומר</w:t>
      </w:r>
      <w:r>
        <w:rPr>
          <w:rStyle w:val="TanaimMishna"/>
          <w:rtl/>
          <w:rPrChange w:id="95269" w:author="Claude" w:date="2026-10-11T09:08:06Z">
            <w:rPr>
              <w:rtl/>
            </w:rPr>
          </w:rPrChange>
        </w:rPr>
        <w:t xml:space="preserve">:</w:t>
      </w:r>
      <w:r>
        <w:rPr>
          <w:rtl/>
        </w:rPr>
        <w:t xml:space="preserve"> ולד שלמים לא יקרב שלמים, וחכ"א: יקרב.</w:t>
      </w:r>
    </w:p>
    <w:p w:rsidR="00E403F0" w:rsidRPr="00D65BEC" w:rsidRDefault="00E403F0" w:rsidP="00E403F0">
      <w:pPr>
        <w:pStyle w:val="afff9"/>
        <w:rPr>
          <w:rtl/>
        </w:rPr>
      </w:pPr>
      <w:r>
        <w:rPr>
          <w:rtl/>
        </w:rPr>
        <w:t xml:space="preserve">אמר </w:t>
      </w:r>
      <w:r>
        <w:rPr>
          <w:rStyle w:val="TanaimMishna"/>
          <w:rtl/>
          <w:rPrChange w:id="95271" w:author="Claude" w:date="2026-10-11T09:08:06Z">
            <w:rPr>
              <w:rtl/>
            </w:rPr>
          </w:rPrChange>
        </w:rPr>
        <w:t xml:space="preserve">ר"ש</w:t>
      </w:r>
      <w:r>
        <w:rPr>
          <w:rStyle w:val="TanaimMishna"/>
          <w:rtl/>
          <w:rPrChange w:id="95272" w:author="Claude" w:date="2026-10-11T09:08:06Z">
            <w:rPr>
              <w:rtl/>
            </w:rPr>
          </w:rPrChange>
        </w:rPr>
        <w:t xml:space="preserve">:</w:t>
      </w:r>
      <w:r>
        <w:rPr>
          <w:rtl/>
        </w:rPr>
        <w:t xml:space="preserve"> לא נחלקו - על ולד ולד שלמים, ועל ולד ולד תמורה - שלא יקרב, על מה נחלקו - על הולד, </w:t>
      </w:r>
      <w:r>
        <w:rPr>
          <w:rStyle w:val="TanaimMishna"/>
          <w:rtl/>
          <w:rPrChange w:id="95270" w:author="Claude" w:date="2026-10-11T09:08:06Z">
            <w:rPr>
              <w:rtl/>
            </w:rPr>
          </w:rPrChange>
        </w:rPr>
        <w:t xml:space="preserve">ר"א</w:t>
      </w:r>
      <w:r>
        <w:rPr>
          <w:rtl/>
        </w:rPr>
        <w:t xml:space="preserve"> אומר לא יקרב, וחכ"א יקרב.</w:t>
      </w:r>
    </w:p>
    <w:p w:rsidR="00E403F0" w:rsidRPr="00D65BEC" w:rsidRDefault="00E403F0" w:rsidP="00E403F0">
      <w:pPr>
        <w:pStyle w:val="afff9"/>
        <w:rPr>
          <w:rtl/>
        </w:rPr>
      </w:pPr>
      <w:r>
        <w:rPr>
          <w:rtl/>
        </w:rPr>
        <w:t xml:space="preserve">העיד </w:t>
      </w:r>
      <w:r>
        <w:rPr>
          <w:rStyle w:val="TanaimMishna"/>
          <w:rtl/>
          <w:rPrChange w:id="95273" w:author="Claude" w:date="2026-10-11T09:08:06Z">
            <w:rPr>
              <w:rtl/>
            </w:rPr>
          </w:rPrChange>
        </w:rPr>
        <w:t xml:space="preserve">ר' יהושע</w:t>
      </w:r>
      <w:r>
        <w:rPr>
          <w:rtl/>
        </w:rPr>
        <w:t xml:space="preserve"> ור' פפייס על ולד שלמים שיקרב שלמים.</w:t>
      </w:r>
    </w:p>
    <w:p w:rsidR="00E403F0" w:rsidRPr="00D65BEC" w:rsidRDefault="00E403F0" w:rsidP="00E403F0">
      <w:pPr>
        <w:pStyle w:val="afff9"/>
        <w:rPr>
          <w:rtl/>
        </w:rPr>
      </w:pPr>
      <w:r w:rsidRPr="00D65BEC">
        <w:rPr>
          <w:rtl/>
        </w:rPr>
        <w:t>אמר ר' פפייס: אני מעיד שהיתה לנו פרה של זבחי שלמים, ואכלנוה בפסח, ואכלנו ולדה שלמים בחג.</w:t>
      </w:r>
    </w:p>
    <w:p w:rsidR="00E403F0" w:rsidRPr="00AD695E" w:rsidRDefault="00E403F0" w:rsidP="00E403F0">
      <w:pPr>
        <w:jc w:val="center"/>
        <w:rPr>
          <w:rtl/>
        </w:rPr>
      </w:pPr>
      <w:r w:rsidRPr="00E5675B">
        <w:rPr>
          <w:rFonts w:ascii="BA חניכי הישיבות" w:hAnsi="BA חניכי הישיבות" w:cs="BA חניכי הישיבות"/>
          <w:rtl/>
        </w:rPr>
        <w:t>׻</w:t>
      </w:r>
    </w:p>
    <w:p>
      <w:pPr>
        <w:pStyle w:val="afffff8"/>
        <w:rPr>
          <w:ins w:id="90117" w:author="קלוד" w:date="2026-10-11T12:25:27Z"/>
        </w:rPr>
      </w:pPr>
      <w:ins w:id="90118" w:author="קלוד" w:date="2026-10-11T12:25:27Z">
        <w:r>
          <w:rPr>
            <w:color w:val="7B3F00"/>
          </w:rPr>
          <w:t xml:space="preserve">טעם ר"א באיסור ולד שלמים - 'ואם' או גזירת עדרים</w:t>
        </w:r>
      </w:ins>
    </w:p>
    <w:p>
      <w:pPr>
        <w:pStyle w:val="38"/>
        <w:rPr>
          <w:ins w:id="93547" w:author="מנוע מכני" w:date="2026-10-11T12:04:39Z"/>
        </w:rPr>
      </w:pPr>
      <w:r>
        <w:t>א</w:t>
      </w:r>
      <w:r>
        <w:t>ר</w:t>
      </w:r>
      <w:r>
        <w:t>"</w:t>
      </w:r>
      <w:r>
        <w:t>א מרי</w:t>
      </w:r>
      <w:r>
        <w:t>"</w:t>
      </w:r>
      <w:r>
        <w:t>ו</w:t>
      </w:r>
      <w:r>
        <w:t xml:space="preserve">:</w:t>
      </w:r>
    </w:p>
    <w:p w:rsidR="00E403F0" w:rsidRPr="00AD695E" w:rsidRDefault="00E403F0" w:rsidP="00E403F0">
      <w:pPr>
        <w:rPr>
          <w:rtl/>
        </w:rPr>
      </w:pPr>
      <w:del w:id="93548" w:author="מנוע מכני" w:date="2026-10-11T12:04:39Z">
        <w:r>
          <w:rPr>
            <w:rtl/>
          </w:rPr>
          <w:delText xml:space="preserve"> </w:delText>
        </w:r>
      </w:del>
      <w:r>
        <w:rPr>
          <w:rtl/>
        </w:rPr>
        <w:t xml:space="preserve">מ"ט</w:t>
      </w:r>
      <w:r>
        <w:rPr>
          <w:rtl/>
        </w:rPr>
        <w:t xml:space="preserve"> </w:t>
      </w:r>
      <w:r>
        <w:rPr>
          <w:rStyle w:val="2fb"/>
          <w:rtl/>
        </w:rPr>
        <w:t xml:space="preserve">דר"א</w:t>
      </w:r>
      <w:r>
        <w:rPr>
          <w:rtl/>
        </w:rPr>
        <w:t xml:space="preserve"> – </w:t>
      </w:r>
      <w:r w:rsidRPr="00217260">
        <w:rPr>
          <w:rFonts w:hint="cs"/>
          <w:b/>
          <w:bCs/>
          <w:rtl/>
        </w:rPr>
        <w:t>'</w:t>
      </w:r>
      <w:ins w:id="90455" w:author="Claude - סמנטי" w:date="2026-10-11T12:20:38Z">
        <w:r>
          <w:rPr>
            <w:rStyle w:val="afffff0"/>
            <w:b/>
            <w:bCs/>
            <w:rtl/>
          </w:rPr>
          <w:t xml:space="preserve">וְאִם זֶבַח שְׁלָמִים קָרְבָּנוֹ </w:t>
        </w:r>
      </w:ins>
      <w:del w:id="90456" w:author="Claude - סמנטי" w:date="2026-10-11T12:20:38Z">
        <w:r w:rsidRPr="00217260">
          <w:rPr>
            <w:b/>
            <w:bCs/>
            <w:rtl/>
          </w:rPr>
          <w:delText xml:space="preserve">ו</w:delText>
        </w:r>
        <w:r w:rsidRPr="00BD2BFD">
          <w:rPr>
            <w:rtl/>
          </w:rPr>
          <w:delText xml:space="preserve">אם</w:delText>
        </w:r>
        <w:r>
          <w:rPr>
            <w:rtl/>
          </w:rPr>
          <w:delText xml:space="preserve"> זבח שלמים קרבנו</w:delText>
        </w:r>
        <w:r>
          <w:rPr>
            <w:rtl/>
          </w:rPr>
          <w:delText xml:space="preserve"> </w:delText>
        </w:r>
      </w:del>
      <w:ins w:id="91814" w:author="מנוע מכני" w:date="2026-10-11T12:04:39Z"/>
      <w:del w:id="91815" w:author="מנוע מכני" w:date="2026-10-11T12:04:39Z">
        <w:r>
          <w:rPr>
            <w:rtl/>
          </w:rPr>
          <w:delText xml:space="preserve"> </w:delText>
        </w:r>
        <w:r>
          <w:rPr>
            <w:rFonts w:hint="cs"/>
            <w:rtl/>
          </w:rPr>
          <w:delText xml:space="preserve"> </w:delText>
        </w:r>
      </w:del>
      <w:r>
        <w:rPr>
          <w:rFonts w:hint="cs"/>
          <w:rtl/>
        </w:rPr>
        <w:t xml:space="preserve">'</w:t>
      </w:r>
      <w:r>
        <w:rPr>
          <w:rtl/>
        </w:rPr>
        <w:t>ו</w:t>
      </w:r>
      <w:r w:rsidRPr="00217260">
        <w:rPr>
          <w:b/>
          <w:bCs/>
          <w:rtl/>
        </w:rPr>
        <w:t>א</w:t>
      </w:r>
      <w:r w:rsidRPr="00217260">
        <w:rPr>
          <w:rFonts w:hint="cs"/>
          <w:b/>
          <w:bCs/>
          <w:rtl/>
        </w:rPr>
        <w:t>ֵ</w:t>
      </w:r>
      <w:r>
        <w:rPr>
          <w:rtl/>
        </w:rPr>
        <w:t>ם</w:t>
      </w:r>
      <w:r>
        <w:rPr>
          <w:rFonts w:hint="cs"/>
          <w:rtl/>
        </w:rPr>
        <w:t>'</w:t>
      </w:r>
      <w:r>
        <w:rPr>
          <w:rtl/>
        </w:rPr>
        <w:t xml:space="preserve"> - ולא ולד.</w:t>
      </w:r>
    </w:p>
    <w:p>
      <w:pPr>
        <w:pStyle w:val="38"/>
        <w:rPr>
          <w:ins w:id="93549" w:author="מנוע מכני" w:date="2026-10-11T12:04:39Z"/>
        </w:rPr>
      </w:pPr>
      <w:r w:rsidRPr="00217260">
        <w:t>ודחי'</w:t>
      </w:r>
    </w:p>
    <w:p w:rsidR="00E403F0" w:rsidRPr="00AD695E" w:rsidRDefault="00E403F0" w:rsidP="00E403F0">
      <w:pPr>
        <w:rPr>
          <w:rtl/>
        </w:rPr>
      </w:pPr>
      <w:del w:id="93550" w:author="מנוע מכני" w:date="2026-10-11T12:04:39Z">
        <w:r>
          <w:rPr>
            <w:rFonts w:hint="cs"/>
            <w:rtl/>
          </w:rPr>
          <w:delText xml:space="preserve"> </w:delText>
        </w:r>
      </w:del>
      <w:r>
        <w:rPr>
          <w:rFonts w:hint="cs"/>
          <w:rtl/>
        </w:rPr>
        <w:t xml:space="preserve">ד'</w:t>
      </w:r>
      <w:ins w:id="90457" w:author="Claude - סמנטי" w:date="2026-10-11T12:20:38Z">
        <w:r>
          <w:rPr>
            <w:rStyle w:val="afffff0"/>
            <w:rtl/>
          </w:rPr>
          <w:t xml:space="preserve">אִם עַל תּוֹדָה יַקְרִיבֶנּוּ</w:t>
        </w:r>
      </w:ins>
      <w:del w:id="90458" w:author="Claude - סמנטי" w:date="2026-10-11T12:20:38Z">
        <w:r>
          <w:rPr>
            <w:rtl/>
          </w:rPr>
          <w:delText xml:space="preserve">אם על תודה יקריבנו</w:delText>
        </w:r>
      </w:del>
      <w:r>
        <w:rPr>
          <w:rFonts w:hint="cs"/>
          <w:rtl/>
        </w:rPr>
        <w:t xml:space="preserve">' לרבות ולדה ותמורתה וחילופיה </w:t>
      </w:r>
    </w:p>
    <w:p>
      <w:pPr>
        <w:pStyle w:val="38"/>
        <w:rPr>
          <w:ins w:id="93551" w:author="מנוע מכני" w:date="2026-10-11T12:04:39Z"/>
        </w:rPr>
      </w:pPr>
      <w:r>
        <w:t>אלא ארחב</w:t>
      </w:r>
      <w:r>
        <w:t>"</w:t>
      </w:r>
      <w:r>
        <w:t>א</w:t>
      </w:r>
      <w:r>
        <w:t xml:space="preserve"> א</w:t>
      </w:r>
      <w:r>
        <w:t>רי</w:t>
      </w:r>
      <w:r>
        <w:t>"</w:t>
      </w:r>
      <w:r>
        <w:t>ו</w:t>
      </w:r>
      <w:r>
        <w:t xml:space="preserve">:</w:t>
      </w:r>
    </w:p>
    <w:p w:rsidR="00E403F0" w:rsidRPr="00AD695E" w:rsidRDefault="00E403F0" w:rsidP="00E403F0">
      <w:pPr>
        <w:rPr>
          <w:rtl/>
        </w:rPr>
      </w:pPr>
      <w:del w:id="93552" w:author="מנוע מכני" w:date="2026-10-11T12:04:39Z">
        <w:r>
          <w:rPr>
            <w:rtl/>
          </w:rPr>
          <w:delText xml:space="preserve"> </w:delText>
        </w:r>
      </w:del>
      <w:r>
        <w:rPr>
          <w:rtl/>
        </w:rPr>
        <w:t xml:space="preserve">היינו טעמא </w:t>
      </w:r>
      <w:r>
        <w:rPr>
          <w:rStyle w:val="2fb"/>
          <w:rtl/>
        </w:rPr>
        <w:t xml:space="preserve">דר"א</w:t>
      </w:r>
      <w:r>
        <w:rPr>
          <w:rtl/>
        </w:rPr>
        <w:t xml:space="preserve"> - גזירה שמא יגדל מהם עדרים עדרים.</w:t>
      </w:r>
    </w:p>
    <w:p w:rsidR="00E403F0" w:rsidRPr="00AD695E" w:rsidRDefault="00E403F0" w:rsidP="00E403F0">
      <w:pPr>
        <w:jc w:val="center"/>
        <w:rPr>
          <w:del w:id="90024" w:author="מנוע עיצוב" w:date="2026-10-11T12:09:26Z"/>
          <w:rtl/>
        </w:rPr>
      </w:pPr>
      <w:del w:id="90023" w:author="מנוע עיצוב" w:date="2026-10-11T12:09:26Z">
        <w:r w:rsidRPr="00E5675B">
          <w:rPr>
            <w:rFonts w:ascii="BA חניכי הישיבות" w:hAnsi="BA חניכי הישיבות" w:cs="BA חניכי הישיבות"/>
            <w:rtl/>
          </w:rPr>
          <w:delText xml:space="preserve">׻</w:delText>
        </w:r>
      </w:del>
    </w:p>
    <w:p w:rsidR="00E403F0" w:rsidRPr="00AD695E" w:rsidRDefault="00E403F0" w:rsidP="00E403F0">
      <w:pPr>
        <w:pStyle w:val="affff1"/>
        <w:ind w:end="0"/>
        <w:rPr>
          <w:rtl/>
        </w:rPr>
        <w:pPrChange w:id="20027" w:author="קלוד" w:date="2026-10-11T09:07:18Z">
          <w:pPr>
            <w:pStyle w:val="affff1"/>
            <w:rPr>
              <w:rtl/>
            </w:rPr>
          </w:pPr>
        </w:pPrChange>
      </w:pPr>
      <w:r>
        <w:rPr>
          <w:rtl/>
        </w:rPr>
        <w:t>אר"ש לא נחלקו כו'.</w:t>
      </w:r>
    </w:p>
    <w:p w:rsidR="00E403F0" w:rsidRPr="00AD695E" w:rsidRDefault="00E403F0" w:rsidP="00E403F0">
      <w:pPr>
        <w:rPr>
          <w:rtl/>
        </w:rPr>
      </w:pPr>
      <w:r w:rsidRPr="00217260">
        <w:rPr>
          <w:b/>
          <w:bCs/>
          <w:rtl/>
        </w:rPr>
        <w:t>איבעיא</w:t>
      </w:r>
      <w:r>
        <w:rPr>
          <w:rtl/>
        </w:rPr>
        <w:t xml:space="preserve">: </w:t>
      </w:r>
      <w:ins w:id="92750" w:author="מנוע מכני" w:date="2026-10-11T12:04:39Z">
        <w:r>
          <w:rPr>
            <w:rtl/>
          </w:rPr>
          <w:t xml:space="preserve">איך</w:t>
        </w:r>
      </w:ins>
      <w:del w:id="92751" w:author="מנוע מכני" w:date="2026-10-11T12:04:39Z">
        <w:r>
          <w:rPr>
            <w:rtl/>
          </w:rPr>
          <w:delText xml:space="preserve">היכי</w:delText>
        </w:r>
      </w:del>
      <w:r>
        <w:rPr>
          <w:rtl/>
        </w:rPr>
        <w:t xml:space="preserve"> תני </w:t>
      </w:r>
      <w:r>
        <w:rPr>
          <w:rtl/>
        </w:rPr>
        <w:t xml:space="preserve">לא</w:t>
      </w:r>
      <w:r>
        <w:rPr>
          <w:rtl/>
        </w:rPr>
        <w:t xml:space="preserve"> נחלקו שלא יקרבו אלא יקרבו, </w:t>
      </w:r>
      <w:r w:rsidRPr="00217260">
        <w:rPr>
          <w:rFonts w:hint="cs"/>
          <w:b/>
          <w:bCs/>
          <w:rtl/>
        </w:rPr>
        <w:t>או</w:t>
      </w:r>
      <w:r w:rsidRPr="00217260">
        <w:rPr>
          <w:b/>
          <w:bCs/>
          <w:rtl/>
        </w:rPr>
        <w:t>"</w:t>
      </w:r>
      <w:r w:rsidRPr="00217260">
        <w:rPr>
          <w:rFonts w:hint="cs"/>
          <w:b/>
          <w:bCs/>
          <w:rtl/>
        </w:rPr>
        <w:t>ד</w:t>
      </w:r>
      <w:r>
        <w:rPr>
          <w:rtl/>
        </w:rPr>
        <w:t xml:space="preserve">: </w:t>
      </w:r>
      <w:r>
        <w:rPr>
          <w:rtl/>
        </w:rPr>
        <w:t xml:space="preserve">לא</w:t>
      </w:r>
      <w:r>
        <w:rPr>
          <w:rtl/>
        </w:rPr>
        <w:t xml:space="preserve"> נחלקו שיקרבו אלא </w:t>
      </w:r>
      <w:r>
        <w:rPr>
          <w:rtl/>
        </w:rPr>
        <w:t xml:space="preserve">לא</w:t>
      </w:r>
      <w:r>
        <w:rPr>
          <w:rtl/>
        </w:rPr>
        <w:t xml:space="preserve"> יקרבו? </w:t>
      </w:r>
    </w:p>
    <w:p>
      <w:pPr>
        <w:pStyle w:val="38"/>
        <w:rPr>
          <w:ins w:id="93553" w:author="מנוע מכני" w:date="2026-10-11T12:04:39Z"/>
        </w:rPr>
      </w:pPr>
      <w:r w:rsidRPr="00217260">
        <w:t>רבה</w:t>
      </w:r>
      <w:r>
        <w:t xml:space="preserve">:</w:t>
      </w:r>
    </w:p>
    <w:p w:rsidR="00E403F0" w:rsidRPr="00AD695E" w:rsidRDefault="00E403F0" w:rsidP="00E403F0">
      <w:pPr>
        <w:rPr>
          <w:rtl/>
        </w:rPr>
      </w:pPr>
      <w:del w:id="93554" w:author="מנוע מכני" w:date="2026-10-11T12:04:39Z">
        <w:r>
          <w:rPr>
            <w:rtl/>
          </w:rPr>
          <w:delText xml:space="preserve"> </w:delText>
        </w:r>
      </w:del>
      <w:ins w:id="92752" w:author="מנוע מכני" w:date="2026-10-11T12:04:39Z">
        <w:r>
          <w:rPr>
            <w:rtl/>
          </w:rPr>
          <w:t xml:space="preserve">מסתבר</w:t>
        </w:r>
      </w:ins>
      <w:del w:id="92753" w:author="מנוע מכני" w:date="2026-10-11T12:04:39Z">
        <w:r>
          <w:rPr>
            <w:rtl/>
          </w:rPr>
          <w:delText xml:space="preserve">מסתברא</w:delText>
        </w:r>
      </w:del>
      <w:r>
        <w:rPr>
          <w:rtl/>
        </w:rPr>
        <w:t xml:space="preserve">, </w:t>
      </w:r>
      <w:r>
        <w:rPr>
          <w:rtl/>
        </w:rPr>
        <w:t xml:space="preserve">לא</w:t>
      </w:r>
      <w:r>
        <w:rPr>
          <w:rtl/>
        </w:rPr>
        <w:t xml:space="preserve"> נחלקו שלא יקרבו אלא יקרבו, </w:t>
      </w:r>
      <w:r>
        <w:rPr>
          <w:rStyle w:val="2fb"/>
          <w:rFonts w:hint="cs"/>
          <w:rtl/>
        </w:rPr>
        <w:t>ד</w:t>
      </w:r>
      <w:r>
        <w:rPr>
          <w:rStyle w:val="2fb"/>
          <w:rtl/>
        </w:rPr>
        <w:t xml:space="preserve">ר"א</w:t>
      </w:r>
      <w:r>
        <w:rPr>
          <w:rtl/>
        </w:rPr>
        <w:t xml:space="preserve"> </w:t>
      </w:r>
      <w:r>
        <w:rPr>
          <w:rFonts w:hint="cs"/>
          <w:rtl/>
        </w:rPr>
        <w:t xml:space="preserve">לא</w:t>
      </w:r>
      <w:r>
        <w:rPr>
          <w:rFonts w:hint="cs"/>
          <w:rtl/>
        </w:rPr>
        <w:t xml:space="preserve"> פליג א</w:t>
      </w:r>
      <w:r>
        <w:rPr>
          <w:rtl/>
        </w:rPr>
        <w:t xml:space="preserve">רבנן אלא בולד, אבל ולד ולד - אקראי </w:t>
      </w:r>
      <w:ins w:id="91282" w:author="מנוע מכני" w:date="2026-10-11T12:04:39Z">
        <w:r>
          <w:rPr>
            <w:rtl/>
          </w:rPr>
          <w:t xml:space="preserve">סתם</w:t>
        </w:r>
      </w:ins>
      <w:del w:id="91283" w:author="מנוע מכני" w:date="2026-10-11T12:04:39Z">
        <w:r>
          <w:rPr>
            <w:rtl/>
          </w:rPr>
          <w:delText xml:space="preserve">בעלמא</w:delText>
        </w:r>
      </w:del>
      <w:r>
        <w:rPr>
          <w:rtl/>
        </w:rPr>
        <w:t xml:space="preserve"> הוא.</w:t>
      </w:r>
    </w:p>
    <w:p>
      <w:pPr>
        <w:pStyle w:val="38"/>
        <w:rPr>
          <w:ins w:id="93555" w:author="מנוע מכני" w:date="2026-10-11T12:04:39Z"/>
        </w:rPr>
      </w:pPr>
      <w:r w:rsidRPr="00217260">
        <w:t>ור</w:t>
      </w:r>
      <w:r w:rsidRPr="00217260">
        <w:t>יב</w:t>
      </w:r>
      <w:r w:rsidRPr="00217260">
        <w:t>"</w:t>
      </w:r>
      <w:r w:rsidRPr="00217260">
        <w:t>ל</w:t>
      </w:r>
      <w:r>
        <w:t xml:space="preserve">:</w:t>
      </w:r>
    </w:p>
    <w:p w:rsidR="00E403F0" w:rsidRPr="00AD695E" w:rsidRDefault="00E403F0" w:rsidP="00E403F0">
      <w:pPr>
        <w:rPr>
          <w:rtl/>
        </w:rPr>
      </w:pPr>
      <w:del w:id="93556" w:author="מנוע מכני" w:date="2026-10-11T12:04:39Z">
        <w:r>
          <w:rPr>
            <w:rtl/>
          </w:rPr>
          <w:delText xml:space="preserve"> </w:delText>
        </w:r>
      </w:del>
      <w:r>
        <w:rPr>
          <w:rtl/>
        </w:rPr>
        <w:t xml:space="preserve">לא</w:t>
      </w:r>
      <w:r>
        <w:rPr>
          <w:rtl/>
        </w:rPr>
        <w:t xml:space="preserve"> נחלקו שיקרבו אלא </w:t>
      </w:r>
      <w:r>
        <w:rPr>
          <w:rtl/>
        </w:rPr>
        <w:t xml:space="preserve">לא</w:t>
      </w:r>
      <w:r>
        <w:rPr>
          <w:rtl/>
        </w:rPr>
        <w:t xml:space="preserve"> יקרבו, </w:t>
      </w:r>
      <w:r>
        <w:rPr>
          <w:rFonts w:hint="cs"/>
          <w:rtl/>
        </w:rPr>
        <w:t>ד</w:t>
      </w:r>
      <w:r>
        <w:rPr>
          <w:rtl/>
        </w:rPr>
        <w:t xml:space="preserve">רבנן </w:t>
      </w:r>
      <w:ins w:id="90560" w:author="מנוע מכני" w:date="2026-10-11T12:04:39Z">
        <w:r>
          <w:rPr>
            <w:rFonts w:hint="cs"/>
            <w:rtl/>
          </w:rPr>
          <w:t xml:space="preserve">חלקו</w:t>
        </w:r>
      </w:ins>
      <w:del w:id="90561" w:author="מנוע מכני" w:date="2026-10-11T12:04:39Z">
        <w:r>
          <w:rPr>
            <w:rFonts w:hint="cs"/>
            <w:rtl/>
          </w:rPr>
          <w:delText xml:space="preserve">פליגי</w:delText>
        </w:r>
      </w:del>
      <w:r>
        <w:rPr>
          <w:rFonts w:hint="cs"/>
          <w:rtl/>
        </w:rPr>
        <w:t xml:space="preserve"> </w:t>
      </w:r>
      <w:r>
        <w:rPr>
          <w:rStyle w:val="2fb"/>
          <w:rFonts w:hint="cs"/>
          <w:rtl/>
        </w:rPr>
        <w:t xml:space="preserve">א</w:t>
      </w:r>
      <w:r>
        <w:rPr>
          <w:rStyle w:val="2fb"/>
          <w:rtl/>
        </w:rPr>
        <w:t xml:space="preserve">ר"א</w:t>
      </w:r>
      <w:r>
        <w:rPr>
          <w:rtl/>
        </w:rPr>
        <w:t xml:space="preserve"> בולד, אבל ולד ולד </w:t>
      </w:r>
      <w:r>
        <w:rPr>
          <w:rFonts w:hint="cs"/>
          <w:rtl/>
        </w:rPr>
        <w:t>מ</w:t>
      </w:r>
      <w:r>
        <w:rPr>
          <w:rtl/>
        </w:rPr>
        <w:t>מעש</w:t>
      </w:r>
      <w:r>
        <w:rPr>
          <w:rFonts w:hint="cs"/>
          <w:rtl/>
        </w:rPr>
        <w:t>יו</w:t>
      </w:r>
      <w:r>
        <w:rPr>
          <w:rtl/>
        </w:rPr>
        <w:t xml:space="preserve"> ניכרת מחשבתו דלגדל בעי לה.</w:t>
      </w:r>
    </w:p>
    <w:p w:rsidR="00E403F0" w:rsidRPr="00AD695E" w:rsidRDefault="00E403F0" w:rsidP="00E403F0">
      <w:pPr>
        <w:pStyle w:val="afff3"/>
        <w:framePr w:wrap="around"/>
        <w:spacing w:line="240" w:lineRule="exact"/>
        <w:rPr>
          <w:rtl/>
        </w:rPr>
      </w:pPr>
      <w:r w:rsidRPr="009239E9">
        <w:rPr>
          <w:rFonts w:hint="cs"/>
          <w:szCs w:val="18"/>
          <w:rtl/>
        </w:rPr>
        <w:t>יח:</w:t>
      </w:r>
    </w:p>
    <w:p>
      <w:pPr>
        <w:pStyle w:val="38"/>
        <w:rPr>
          <w:ins w:id="93557" w:author="מנוע מכני" w:date="2026-10-11T12:04:39Z"/>
        </w:rPr>
      </w:pPr>
      <w:r w:rsidRPr="00217260">
        <w:t>תני ר"</w:t>
      </w:r>
      <w:r w:rsidRPr="00217260">
        <w:t>ח לסייע לריב</w:t>
      </w:r>
      <w:r w:rsidRPr="00217260">
        <w:t>"</w:t>
      </w:r>
      <w:r w:rsidRPr="00217260">
        <w:t>ל</w:t>
      </w:r>
      <w:r>
        <w:t xml:space="preserve">:</w:t>
      </w:r>
    </w:p>
    <w:p w:rsidR="00E403F0" w:rsidRPr="00AD695E" w:rsidRDefault="00E403F0" w:rsidP="00E403F0">
      <w:pPr>
        <w:rPr>
          <w:rtl/>
        </w:rPr>
      </w:pPr>
      <w:del w:id="93558" w:author="מנוע מכני" w:date="2026-10-11T12:04:39Z">
        <w:r>
          <w:rPr>
            <w:rtl/>
          </w:rPr>
          <w:delText xml:space="preserve"> </w:delText>
        </w:r>
      </w:del>
      <w:r>
        <w:rPr>
          <w:rFonts w:hint="cs"/>
          <w:rtl/>
        </w:rPr>
        <w:t>'</w:t>
      </w:r>
      <w:ins w:id="90459" w:author="Claude - סמנטי" w:date="2026-10-11T12:20:38Z">
        <w:r>
          <w:rPr>
            <w:rStyle w:val="afffff0"/>
            <w:rtl/>
          </w:rPr>
          <w:t xml:space="preserve">אִם כֶּשֶׂב הוּא מַקְרִיב</w:t>
        </w:r>
      </w:ins>
      <w:del w:id="90460" w:author="Claude - סמנטי" w:date="2026-10-11T12:20:38Z">
        <w:r>
          <w:rPr>
            <w:rtl/>
          </w:rPr>
          <w:delText xml:space="preserve">אם כשב הוא מקריב</w:delText>
        </w:r>
      </w:del>
      <w:r>
        <w:rPr>
          <w:rFonts w:hint="cs"/>
          <w:rtl/>
        </w:rPr>
        <w:t>'</w:t>
      </w:r>
      <w:r>
        <w:rPr>
          <w:rtl/>
        </w:rPr>
        <w:t xml:space="preserve">, ולד ראשון - קרב, ולד שני - אינו קרב, </w:t>
      </w:r>
    </w:p>
    <w:p w:rsidR="00E403F0" w:rsidRPr="00AD695E" w:rsidRDefault="00E403F0" w:rsidP="00E403F0">
      <w:pPr>
        <w:rPr>
          <w:rtl/>
        </w:rPr>
      </w:pPr>
      <w:r>
        <w:rPr>
          <w:rtl/>
        </w:rPr>
        <w:tab/>
        <w:t>הוא קרב, ואין ולד כל הקדשים קרב.</w:t>
      </w:r>
    </w:p>
    <w:p w:rsidR="00E403F0" w:rsidRPr="00AD695E" w:rsidRDefault="00E403F0" w:rsidP="00E403F0">
      <w:pPr>
        <w:rPr>
          <w:rtl/>
        </w:rPr>
      </w:pPr>
      <w:r>
        <w:rPr>
          <w:rtl/>
        </w:rPr>
        <w:tab/>
        <w:t xml:space="preserve">ולד </w:t>
      </w:r>
      <w:ins w:id="91284" w:author="מנוע מכני" w:date="2026-10-11T12:04:39Z">
        <w:r>
          <w:rPr>
            <w:rtl/>
          </w:rPr>
          <w:t xml:space="preserve">דמה</w:t>
        </w:r>
      </w:ins>
      <w:del w:id="91285" w:author="מנוע מכני" w:date="2026-10-11T12:04:39Z">
        <w:r>
          <w:rPr>
            <w:rtl/>
          </w:rPr>
          <w:tab/>
          <w:delText xml:space="preserve">דמאי</w:delText>
        </w:r>
      </w:del>
      <w:r>
        <w:rPr>
          <w:rtl/>
        </w:rPr>
        <w:tab/>
        <w:t xml:space="preserve">? </w:t>
      </w:r>
      <w:ins w:id="92258" w:author="מנוע מכני" w:date="2026-10-11T12:04:39Z">
        <w:r>
          <w:rPr>
            <w:rtl/>
          </w:rPr>
          <w:t xml:space="preserve">אם </w:t>
        </w:r>
      </w:ins>
      <w:del w:id="92259" w:author="מנוע מכני" w:date="2026-10-11T12:04:39Z">
        <w:r>
          <w:rPr>
            <w:rtl/>
          </w:rPr>
          <w:tab/>
          <w:delText xml:space="preserve">אי </w:delText>
        </w:r>
      </w:del>
      <w:r>
        <w:rPr>
          <w:rtl/>
        </w:rPr>
        <w:tab/>
        <w:t xml:space="preserve">דעולה ואשם - זכרים הם, ולא בני ולד הם, </w:t>
      </w:r>
    </w:p>
    <w:p w:rsidR="00E403F0" w:rsidRPr="00AD695E" w:rsidRDefault="00E403F0" w:rsidP="00E403F0">
      <w:pPr>
        <w:rPr>
          <w:rtl/>
        </w:rPr>
      </w:pPr>
      <w:r>
        <w:rPr>
          <w:rtl/>
        </w:rPr>
        <w:tab/>
      </w:r>
      <w:r>
        <w:rPr>
          <w:rtl/>
        </w:rPr>
        <w:tab/>
      </w:r>
      <w:ins w:id="92260" w:author="מנוע מכני" w:date="2026-10-11T12:04:39Z">
        <w:r>
          <w:rPr>
            <w:rtl/>
          </w:rPr>
          <w:t xml:space="preserve">אם </w:t>
        </w:r>
      </w:ins>
      <w:del w:id="92261" w:author="מנוע מכני" w:date="2026-10-11T12:04:39Z">
        <w:r>
          <w:rPr>
            <w:rtl/>
          </w:rPr>
          <w:tab/>
          <w:delText xml:space="preserve">אי </w:delText>
        </w:r>
      </w:del>
      <w:r>
        <w:rPr>
          <w:rtl/>
        </w:rPr>
        <w:tab/>
        <w:t xml:space="preserve">דחטאת הילכתא גמירי לה דלמיתה אזלא, </w:t>
      </w:r>
    </w:p>
    <w:p>
      <w:pPr>
        <w:pStyle w:val="38"/>
        <w:rPr>
          <w:ins w:id="93559" w:author="מנוע מכני" w:date="2026-10-11T12:04:39Z"/>
        </w:rPr>
      </w:pPr>
      <w:r>
        <w:tab/>
        <w:t xml:space="preserve">רבינא:</w:t>
      </w:r>
    </w:p>
    <w:p w:rsidR="00E403F0" w:rsidRPr="00AD695E" w:rsidRDefault="00E403F0" w:rsidP="00E403F0">
      <w:pPr>
        <w:rPr>
          <w:rtl/>
        </w:rPr>
      </w:pPr>
      <w:del w:id="93560" w:author="מנוע מכני" w:date="2026-10-11T12:04:39Z">
        <w:r>
          <w:rPr>
            <w:rtl/>
          </w:rPr>
          <w:tab/>
          <w:delText xml:space="preserve"> </w:delText>
        </w:r>
      </w:del>
      <w:r w:rsidRPr="00217260">
        <w:rPr>
          <w:b/>
          <w:bCs/>
          <w:rtl/>
        </w:rPr>
        <w:t>לאיתויי ולד המעושרת</w:t>
      </w:r>
      <w:r>
        <w:rPr>
          <w:rtl/>
        </w:rPr>
        <w:t>.</w:t>
      </w:r>
      <w:r>
        <w:rPr>
          <w:rFonts w:hint="cs"/>
          <w:rtl/>
        </w:rPr>
        <w:t xml:space="preserve"> </w:t>
      </w:r>
      <w:ins w:id="92754" w:author="מנוע מכני" w:date="2026-10-11T12:04:39Z">
        <w:r>
          <w:rPr>
            <w:rFonts w:hint="cs"/>
            <w:rtl/>
          </w:rPr>
          <w:t xml:space="preserve">והוצרך</w:t>
        </w:r>
      </w:ins>
      <w:del w:id="92755" w:author="מנוע מכני" w:date="2026-10-11T12:04:39Z">
        <w:r>
          <w:rPr>
            <w:rFonts w:hint="cs"/>
            <w:rtl/>
          </w:rPr>
          <w:delText xml:space="preserve">ואיצטריך</w:delText>
        </w:r>
      </w:del>
      <w:r>
        <w:rPr>
          <w:rFonts w:hint="cs"/>
          <w:rtl/>
        </w:rPr>
        <w:t xml:space="preserve"> [ולא עברה עברה מבכור] דלא לימא ד</w:t>
      </w:r>
      <w:r>
        <w:rPr>
          <w:rtl/>
        </w:rPr>
        <w:t xml:space="preserve">אין דנין אפשר משאי אפשר, </w:t>
      </w:r>
    </w:p>
    <w:p w:rsidR="00E403F0" w:rsidRPr="00AD695E" w:rsidRDefault="00E403F0" w:rsidP="00E403F0">
      <w:pPr>
        <w:jc w:val="center"/>
        <w:rPr>
          <w:del w:id="90026" w:author="מנוע עיצוב" w:date="2026-10-11T12:09:26Z"/>
          <w:rtl/>
        </w:rPr>
      </w:pPr>
      <w:del w:id="90025" w:author="מנוע עיצוב" w:date="2026-10-11T12:09:26Z">
        <w:r w:rsidRPr="00E5675B">
          <w:rPr>
            <w:rFonts w:ascii="BA חניכי הישיבות" w:hAnsi="BA חניכי הישיבות" w:cs="BA חניכי הישיבות"/>
            <w:rtl/>
          </w:rPr>
          <w:delText xml:space="preserve">׻</w:delText>
        </w:r>
      </w:del>
    </w:p>
    <w:p w:rsidR="00E403F0" w:rsidRPr="00AD695E" w:rsidRDefault="00E403F0" w:rsidP="00E403F0">
      <w:pPr>
        <w:pStyle w:val="affff1"/>
        <w:ind w:end="0"/>
        <w:rPr>
          <w:rtl/>
        </w:rPr>
        <w:pPrChange w:id="20028" w:author="קלוד" w:date="2026-10-11T09:07:18Z">
          <w:pPr>
            <w:pStyle w:val="affff1"/>
            <w:rPr>
              <w:rtl/>
            </w:rPr>
          </w:pPr>
        </w:pPrChange>
      </w:pPr>
      <w:ins w:id="9815" w:author="מספור קטעי משנה" w:date="2026-10-11T09:35:05Z">
        <w:r>
          <w:rPr>
            <w:rStyle w:val="MisparKeta"/>
          </w:rPr>
          <w:t xml:space="preserve">ב. </w:t>
        </w:r>
      </w:ins>
      <w:r>
        <w:rPr>
          <w:rtl/>
        </w:rPr>
        <w:t>העיד ר"ש ור' פפייס כו'.</w:t>
      </w:r>
    </w:p>
    <w:p w:rsidR="00E403F0" w:rsidRPr="00AD695E" w:rsidRDefault="00E403F0" w:rsidP="00E403F0">
      <w:pPr>
        <w:rPr>
          <w:rtl/>
        </w:rPr>
      </w:pPr>
      <w:r w:rsidRPr="00A757C8">
        <w:rPr>
          <w:rStyle w:val="2fb"/>
          <w:rtl/>
        </w:rPr>
        <w:t xml:space="preserve">ולרבא</w:t>
      </w:r>
      <w:r w:rsidRPr="00A757C8">
        <w:rPr>
          <w:rtl/>
        </w:rPr>
        <w:t xml:space="preserve"> דקדשים כיון שעבר עליהם רגל אחד כל יום ויום עובר עליהם ב</w:t>
      </w:r>
      <w:r w:rsidRPr="00A757C8">
        <w:rPr>
          <w:rFonts w:hint="cs"/>
          <w:rtl/>
        </w:rPr>
        <w:t>'</w:t>
      </w:r>
      <w:r w:rsidRPr="00A757C8">
        <w:rPr>
          <w:rtl/>
        </w:rPr>
        <w:t>בל תאחר</w:t>
      </w:r>
      <w:r w:rsidRPr="00A757C8">
        <w:rPr>
          <w:rFonts w:hint="cs"/>
          <w:rtl/>
        </w:rPr>
        <w:t>'</w:t>
      </w:r>
      <w:r w:rsidRPr="00A757C8">
        <w:rPr>
          <w:rtl/>
        </w:rPr>
        <w:t xml:space="preserve">, מעצרת בעי מיכליה! </w:t>
      </w:r>
    </w:p>
    <w:p>
      <w:pPr>
        <w:pStyle w:val="38"/>
        <w:rPr>
          <w:ins w:id="93561" w:author="מנוע מכני" w:date="2026-10-11T12:04:39Z"/>
        </w:rPr>
      </w:pPr>
      <w:r>
        <w:t>אר</w:t>
      </w:r>
      <w:r>
        <w:t>"</w:t>
      </w:r>
      <w:r>
        <w:t>ז מ</w:t>
      </w:r>
      <w:r>
        <w:t xml:space="preserve">דרבא:</w:t>
      </w:r>
    </w:p>
    <w:p w:rsidR="00E403F0" w:rsidRPr="00AD695E" w:rsidRDefault="00E403F0" w:rsidP="00E403F0">
      <w:pPr>
        <w:rPr>
          <w:rtl/>
        </w:rPr>
      </w:pPr>
      <w:del w:id="93562" w:author="מנוע מכני" w:date="2026-10-11T12:04:39Z">
        <w:r>
          <w:rPr>
            <w:rtl/>
          </w:rPr>
          <w:delText xml:space="preserve"> </w:delText>
        </w:r>
      </w:del>
      <w:r>
        <w:rPr>
          <w:rtl/>
        </w:rPr>
        <w:t xml:space="preserve">כגון שהיה חולה בעצרת, </w:t>
      </w:r>
    </w:p>
    <w:p>
      <w:pPr>
        <w:pStyle w:val="38"/>
        <w:rPr>
          <w:ins w:id="93563" w:author="מנוע מכני" w:date="2026-10-11T12:04:39Z"/>
        </w:rPr>
      </w:pPr>
      <w:r>
        <w:t xml:space="preserve">רב אשי:</w:t>
      </w:r>
    </w:p>
    <w:p w:rsidR="00E403F0" w:rsidRPr="00AD695E" w:rsidRDefault="00E403F0" w:rsidP="00E403F0">
      <w:pPr>
        <w:rPr>
          <w:rtl/>
        </w:rPr>
      </w:pPr>
      <w:del w:id="93564" w:author="מנוע מכני" w:date="2026-10-11T12:04:39Z">
        <w:r>
          <w:rPr>
            <w:rtl/>
          </w:rPr>
          <w:delText xml:space="preserve"> </w:delText>
        </w:r>
      </w:del>
      <w:r>
        <w:rPr>
          <w:rtl/>
        </w:rPr>
        <w:t xml:space="preserve">חג דקתני - חג שבועות.</w:t>
      </w:r>
    </w:p>
    <w:p>
      <w:pPr>
        <w:pStyle w:val="38"/>
        <w:rPr>
          <w:ins w:id="93565" w:author="מנוע מכני" w:date="2026-10-11T12:04:39Z"/>
        </w:rPr>
      </w:pPr>
      <w:r>
        <w:tab/>
      </w:r>
      <w:del w:id="90073" w:author="מנוע מכני" w:date="2026-10-11T12:04:39Z">
        <w:r>
          <w:delText xml:space="preserve"> </w:delText>
        </w:r>
      </w:del>
      <w:r>
        <w:t xml:space="preserve">ואידך</w:t>
      </w:r>
    </w:p>
    <w:p w:rsidR="00E403F0" w:rsidRPr="00AD695E" w:rsidRDefault="00E403F0" w:rsidP="00E403F0">
      <w:pPr>
        <w:rPr>
          <w:rtl/>
        </w:rPr>
      </w:pPr>
      <w:del w:id="93566" w:author="מנוע מכני" w:date="2026-10-11T12:04:39Z">
        <w:r>
          <w:rPr>
            <w:rtl/>
          </w:rPr>
          <w:delText xml:space="preserve"> </w:delText>
        </w:r>
      </w:del>
      <w:r>
        <w:rPr>
          <w:rtl/>
        </w:rPr>
        <w:t xml:space="preserve">- כל </w:t>
      </w:r>
      <w:ins w:id="92756" w:author="מנוע מכני" w:date="2026-10-11T12:04:39Z">
        <w:r>
          <w:rPr>
            <w:rtl/>
          </w:rPr>
          <w:t xml:space="preserve">איך</w:t>
        </w:r>
      </w:ins>
      <w:del w:id="92757" w:author="מנוע מכני" w:date="2026-10-11T12:04:39Z">
        <w:r>
          <w:rPr>
            <w:rtl/>
          </w:rPr>
          <w:delText xml:space="preserve">היכי</w:delText>
        </w:r>
      </w:del>
      <w:r>
        <w:rPr>
          <w:rtl/>
        </w:rPr>
        <w:t xml:space="preserve"> דקתני פסח תני עצרת.</w:t>
      </w:r>
    </w:p>
    <w:p w:rsidR="00E403F0" w:rsidRPr="00AD695E" w:rsidRDefault="00E403F0" w:rsidP="00E403F0">
      <w:pPr>
        <w:rPr>
          <w:rtl/>
        </w:rPr>
      </w:pPr>
      <w:r>
        <w:rPr>
          <w:rFonts w:hint="cs"/>
          <w:rtl/>
        </w:rPr>
        <w:t>ומה שהעיד -</w:t>
      </w:r>
      <w:r>
        <w:rPr>
          <w:rtl/>
        </w:rPr>
        <w:t xml:space="preserve">לאפוקי </w:t>
      </w:r>
      <w:r>
        <w:rPr>
          <w:rStyle w:val="2fb"/>
          <w:rtl/>
        </w:rPr>
        <w:t xml:space="preserve">מדר"א</w:t>
      </w:r>
      <w:r>
        <w:rPr>
          <w:rtl/>
        </w:rPr>
        <w:t xml:space="preserve">, דאמר ולד שלמים </w:t>
      </w:r>
      <w:r>
        <w:rPr>
          <w:rtl/>
        </w:rPr>
        <w:t xml:space="preserve">לא</w:t>
      </w:r>
      <w:r>
        <w:rPr>
          <w:rtl/>
        </w:rPr>
        <w:t xml:space="preserve"> יקרב שלמים</w:t>
      </w:r>
      <w:r>
        <w:rPr>
          <w:rFonts w:hint="cs"/>
          <w:rtl/>
        </w:rPr>
        <w:t>,</w:t>
      </w:r>
      <w:r>
        <w:rPr>
          <w:rtl/>
        </w:rPr>
        <w:t xml:space="preserve"> </w:t>
      </w:r>
      <w:r>
        <w:rPr>
          <w:rFonts w:hint="cs"/>
          <w:rtl/>
        </w:rPr>
        <w:t>והעיד שקרב</w:t>
      </w:r>
    </w:p>
    <w:p w:rsidR="00E403F0" w:rsidRPr="00AD695E" w:rsidRDefault="00E403F0" w:rsidP="00E403F0">
      <w:pPr>
        <w:jc w:val="center"/>
        <w:rPr>
          <w:rtl/>
        </w:rPr>
      </w:pPr>
      <w:r w:rsidRPr="00E5675B">
        <w:rPr>
          <w:rFonts w:ascii="BA חניכי הישיבות" w:hAnsi="BA חניכי הישיבות" w:cs="BA חניכי הישיבות"/>
          <w:rtl/>
        </w:rPr>
        <w:t>׻</w:t>
      </w:r>
    </w:p>
    <w:p>
      <w:pPr>
        <w:pStyle w:val="MishnaBatzad"/>
        <w:rPr>
          <w:ins w:id="20141" w:author="קלוד" w:date="2026-10-11T09:07:18Z"/>
        </w:rPr>
      </w:pPr>
      <w:ins w:id="20140" w:author="קלוד" w:date="2026-10-11T09:07:18Z">
        <w:r>
          <w:t xml:space="preserve">משנה ב</w:t>
        </w:r>
      </w:ins>
    </w:p>
    <w:p w:rsidR="00E403F0" w:rsidRPr="00D65BEC" w:rsidRDefault="00E403F0" w:rsidP="00E403F0">
      <w:pPr>
        <w:pStyle w:val="afff9"/>
        <w:rPr>
          <w:del w:id="20081" w:author="קלוד" w:date="2026-10-11T09:07:18Z"/>
          <w:rtl/>
        </w:rPr>
      </w:pPr>
      <w:del w:id="20080" w:author="קלוד" w:date="2026-10-11T09:07:18Z">
        <w:r w:rsidRPr="00D65BEC">
          <w:rPr>
            <w:rtl/>
          </w:rPr>
          <w:delText xml:space="preserve">מתני'.</w:delText>
        </w:r>
      </w:del>
    </w:p>
    <w:p w:rsidR="00E403F0" w:rsidRPr="00D65BEC" w:rsidRDefault="00E403F0" w:rsidP="00E403F0">
      <w:pPr>
        <w:pStyle w:val="afff9"/>
        <w:spacing w:before="120"/>
        <w:rPr>
          <w:rtl/>
        </w:rPr>
        <w:pPrChange w:id="90013" w:author="קלוד" w:date="2026-10-11T12:09:42Z">
          <w:pPr>
            <w:pStyle w:val="afff9"/>
          </w:pPr>
        </w:pPrChange>
      </w:pPr>
      <w:r w:rsidRPr="00D65BEC">
        <w:rPr>
          <w:rtl/>
        </w:rPr>
        <w:t>ולד תודה ותמורתה ולדן ולד ולדן עד סוף כל הדורות הרי אלו כתודה, ובלבד שאין טעונין לחם.</w:t>
      </w:r>
    </w:p>
    <w:p w:rsidR="00E403F0" w:rsidRPr="00AD695E" w:rsidRDefault="00E403F0" w:rsidP="00E403F0">
      <w:pPr>
        <w:jc w:val="center"/>
        <w:rPr>
          <w:rtl/>
        </w:rPr>
      </w:pPr>
      <w:r w:rsidRPr="00E5675B">
        <w:rPr>
          <w:rFonts w:ascii="BA חניכי הישיבות" w:hAnsi="BA חניכי הישיבות" w:cs="BA חניכי הישיבות"/>
          <w:rtl/>
        </w:rPr>
        <w:t>׻</w:t>
      </w:r>
    </w:p>
    <w:p>
      <w:pPr>
        <w:pStyle w:val="afffff8"/>
        <w:rPr>
          <w:ins w:id="90115" w:author="קלוד" w:date="2026-10-11T12:25:27Z"/>
        </w:rPr>
      </w:pPr>
      <w:ins w:id="90116" w:author="קלוד" w:date="2026-10-11T12:25:27Z">
        <w:r>
          <w:rPr>
            <w:color w:val="7B3F00"/>
          </w:rPr>
          <w:t xml:space="preserve">ולד תודה ותמורתה - מ'ואם על תודה' לרבות</w:t>
        </w:r>
      </w:ins>
    </w:p>
    <w:p>
      <w:pPr>
        <w:pStyle w:val="38"/>
        <w:rPr>
          <w:ins w:id="93567" w:author="מנוע מכני" w:date="2026-10-11T12:04:39Z"/>
        </w:rPr>
      </w:pPr>
      <w:r w:rsidRPr="00A757C8">
        <w:t>מה</w:t>
      </w:r>
      <w:r w:rsidRPr="00A757C8">
        <w:t>"</w:t>
      </w:r>
      <w:r w:rsidRPr="00A757C8">
        <w:t xml:space="preserve">מ </w:t>
      </w:r>
      <w:r w:rsidRPr="00A757C8">
        <w:t>ד</w:t>
      </w:r>
      <w:r w:rsidRPr="002D69EF">
        <w:t>ת"ר</w:t>
      </w:r>
      <w:r w:rsidRPr="00A757C8">
        <w:t xml:space="preserve">:</w:t>
      </w:r>
    </w:p>
    <w:p w:rsidR="00E403F0" w:rsidRPr="00AD695E" w:rsidRDefault="00E403F0" w:rsidP="00E403F0">
      <w:pPr>
        <w:rPr>
          <w:rtl/>
        </w:rPr>
      </w:pPr>
      <w:del w:id="93568" w:author="מנוע מכני" w:date="2026-10-11T12:04:39Z">
        <w:r w:rsidRPr="00A757C8">
          <w:rPr>
            <w:rFonts w:hint="cs"/>
            <w:rtl/>
          </w:rPr>
          <w:delText xml:space="preserve"> </w:delText>
        </w:r>
      </w:del>
      <w:r w:rsidRPr="00A757C8">
        <w:rPr>
          <w:rFonts w:hint="cs"/>
          <w:rtl/>
        </w:rPr>
        <w:t xml:space="preserve">'</w:t>
      </w:r>
      <w:ins w:id="90461" w:author="Claude - סמנטי" w:date="2026-10-11T12:20:38Z">
        <w:r>
          <w:rPr>
            <w:rStyle w:val="afffff0"/>
            <w:rtl/>
          </w:rPr>
          <w:t xml:space="preserve">יַקְרִיבֶנּוּ</w:t>
        </w:r>
      </w:ins>
      <w:del w:id="90462" w:author="Claude - סמנטי" w:date="2026-10-11T12:20:38Z">
        <w:r w:rsidRPr="00A757C8">
          <w:rPr>
            <w:rtl/>
          </w:rPr>
          <w:delText xml:space="preserve">יקריבנו</w:delText>
        </w:r>
      </w:del>
      <w:r w:rsidRPr="00A757C8">
        <w:rPr>
          <w:rFonts w:hint="cs"/>
          <w:rtl/>
        </w:rPr>
        <w:t>'</w:t>
      </w:r>
      <w:r w:rsidRPr="00A757C8">
        <w:rPr>
          <w:rtl/>
        </w:rPr>
        <w:t xml:space="preserve"> - מפריש תודה ואבדה, והפריש אחרת תחתיה, ונמצאת הראשונה, והרי שתיהן עומדות, </w:t>
      </w:r>
    </w:p>
    <w:p w:rsidR="00E403F0" w:rsidRPr="00AD695E" w:rsidRDefault="00E403F0" w:rsidP="00E403F0">
      <w:pPr>
        <w:rPr>
          <w:rtl/>
        </w:rPr>
      </w:pPr>
      <w:r>
        <w:rPr>
          <w:rFonts w:hint="cs"/>
          <w:rtl/>
        </w:rPr>
        <w:t xml:space="preserve">'</w:t>
      </w:r>
      <w:r>
        <w:rPr>
          <w:rStyle w:val="afffff0"/>
          <w:rFonts w:hint="cs"/>
          <w:rtl/>
        </w:rPr>
        <w:t xml:space="preserve">תודה יקריב</w:t>
      </w:r>
      <w:r>
        <w:rPr>
          <w:rFonts w:hint="cs"/>
          <w:rtl/>
        </w:rPr>
        <w:t xml:space="preserve">'- </w:t>
      </w:r>
      <w:r>
        <w:rPr>
          <w:rtl/>
        </w:rPr>
        <w:t>שאיזו שירצה יקריב ולחמה עמה,</w:t>
      </w:r>
    </w:p>
    <w:p w:rsidR="00E403F0" w:rsidRPr="00AD695E" w:rsidRDefault="00E403F0" w:rsidP="00E403F0">
      <w:pPr>
        <w:rPr>
          <w:rtl/>
        </w:rPr>
      </w:pPr>
      <w:r>
        <w:rPr>
          <w:rFonts w:hint="cs"/>
          <w:rtl/>
        </w:rPr>
        <w:t xml:space="preserve">'</w:t>
      </w:r>
      <w:ins w:id="90463" w:author="Claude - סמנטי" w:date="2026-10-11T12:20:38Z">
        <w:r>
          <w:rPr>
            <w:rStyle w:val="afffff0"/>
            <w:rFonts w:hint="cs"/>
            <w:rtl/>
          </w:rPr>
          <w:t xml:space="preserve">יַקְרִיבֶנּוּ</w:t>
        </w:r>
      </w:ins>
      <w:del w:id="90464" w:author="Claude - סמנטי" w:date="2026-10-11T12:20:38Z">
        <w:r>
          <w:rPr>
            <w:rFonts w:hint="cs"/>
            <w:rtl/>
          </w:rPr>
          <w:delText xml:space="preserve">יקריבנו</w:delText>
        </w:r>
      </w:del>
      <w:r>
        <w:rPr>
          <w:rFonts w:hint="cs"/>
          <w:rtl/>
        </w:rPr>
        <w:t xml:space="preserve">' אחת טעונה לחם ולא שנים </w:t>
      </w:r>
    </w:p>
    <w:p w:rsidR="00E403F0" w:rsidRPr="00AD695E" w:rsidRDefault="00E403F0" w:rsidP="00E403F0">
      <w:r>
        <w:rPr>
          <w:rFonts w:hint="cs"/>
          <w:rtl/>
        </w:rPr>
        <w:t xml:space="preserve">'</w:t>
      </w:r>
      <w:ins w:id="90465" w:author="Claude - סמנטי" w:date="2026-10-11T12:20:38Z">
        <w:r>
          <w:rPr>
            <w:rStyle w:val="afffff0"/>
            <w:rFonts w:hint="cs"/>
            <w:rtl/>
          </w:rPr>
          <w:t xml:space="preserve">וְאִם עַל תּוֹדָה</w:t>
        </w:r>
      </w:ins>
      <w:del w:id="90466" w:author="Claude - סמנטי" w:date="2026-10-11T12:20:38Z">
        <w:r>
          <w:rPr>
            <w:rFonts w:hint="cs"/>
            <w:rtl/>
          </w:rPr>
          <w:delText xml:space="preserve">ואם על תודה</w:delText>
        </w:r>
      </w:del>
      <w:r>
        <w:rPr>
          <w:rFonts w:hint="cs"/>
          <w:rtl/>
        </w:rPr>
        <w:t xml:space="preserve">' לרבות ולדות תמורות וחליפות</w:t>
      </w:r>
    </w:p>
    <w:p w:rsidR="00E403F0" w:rsidRPr="00AD695E" w:rsidRDefault="00E403F0" w:rsidP="00E403F0">
      <w:pPr>
        <w:rPr>
          <w:rtl/>
        </w:rPr>
      </w:pPr>
      <w:r>
        <w:rPr>
          <w:rFonts w:hint="cs"/>
          <w:rtl/>
        </w:rPr>
        <w:t>'</w:t>
      </w:r>
      <w:ins w:id="90467" w:author="Claude - סמנטי" w:date="2026-10-11T12:20:38Z">
        <w:r>
          <w:rPr>
            <w:rStyle w:val="afffff0"/>
            <w:rtl/>
          </w:rPr>
          <w:t xml:space="preserve">עַל זֶבַח הַתּוֹדָה</w:t>
        </w:r>
      </w:ins>
      <w:del w:id="90468" w:author="Claude - סמנטי" w:date="2026-10-11T12:20:38Z">
        <w:r>
          <w:rPr>
            <w:rtl/>
          </w:rPr>
          <w:delText xml:space="preserve">על זבח התודה</w:delText>
        </w:r>
      </w:del>
      <w:r>
        <w:rPr>
          <w:rFonts w:hint="cs"/>
          <w:rtl/>
        </w:rPr>
        <w:t>'</w:t>
      </w:r>
      <w:r>
        <w:rPr>
          <w:rtl/>
        </w:rPr>
        <w:t xml:space="preserve"> תודה - טעונה לחם, ולא ולדה ותמורתה וחליפתה.</w:t>
      </w:r>
    </w:p>
    <w:p w:rsidR="00E403F0" w:rsidRPr="00AD695E" w:rsidRDefault="00E403F0" w:rsidP="00E403F0">
      <w:pPr>
        <w:jc w:val="center"/>
        <w:rPr>
          <w:rtl/>
        </w:rPr>
      </w:pPr>
      <w:r w:rsidRPr="00E5675B">
        <w:rPr>
          <w:rFonts w:ascii="BA חניכי הישיבות" w:hAnsi="BA חניכי הישיבות" w:cs="BA חניכי הישיבות"/>
          <w:rtl/>
        </w:rPr>
        <w:t>׻</w:t>
      </w:r>
    </w:p>
    <w:p>
      <w:pPr>
        <w:pStyle w:val="MishnaBatzad"/>
        <w:rPr>
          <w:ins w:id="20143" w:author="קלוד" w:date="2026-10-11T09:07:18Z"/>
        </w:rPr>
      </w:pPr>
      <w:ins w:id="20142" w:author="קלוד" w:date="2026-10-11T09:07:18Z">
        <w:r>
          <w:t xml:space="preserve">משנה ב</w:t>
        </w:r>
      </w:ins>
    </w:p>
    <w:p w:rsidR="00E403F0" w:rsidRPr="00D65BEC" w:rsidRDefault="00E403F0" w:rsidP="00E403F0">
      <w:pPr>
        <w:pStyle w:val="afff9"/>
        <w:rPr>
          <w:del w:id="20083" w:author="קלוד" w:date="2026-10-11T09:07:18Z"/>
          <w:rtl/>
        </w:rPr>
      </w:pPr>
      <w:del w:id="20082" w:author="קלוד" w:date="2026-10-11T09:07:18Z">
        <w:r w:rsidRPr="00D65BEC">
          <w:rPr>
            <w:rtl/>
          </w:rPr>
          <w:delText xml:space="preserve">מתני'.</w:delText>
        </w:r>
      </w:del>
    </w:p>
    <w:p w:rsidR="00E403F0" w:rsidRPr="00D65BEC" w:rsidRDefault="00E403F0" w:rsidP="00E403F0">
      <w:pPr>
        <w:pStyle w:val="afff9"/>
        <w:spacing w:before="120"/>
        <w:rPr>
          <w:rtl/>
        </w:rPr>
        <w:pPrChange w:id="90014" w:author="קלוד" w:date="2026-10-11T12:09:42Z">
          <w:pPr>
            <w:pStyle w:val="afff9"/>
          </w:pPr>
        </w:pPrChange>
      </w:pPr>
      <w:r w:rsidRPr="00D65BEC">
        <w:rPr>
          <w:rtl/>
        </w:rPr>
        <w:lastRenderedPageBreak/>
        <w:t>תמורת עולה, ולד תמור</w:t>
      </w:r>
      <w:r w:rsidRPr="00D65BEC">
        <w:rPr>
          <w:rFonts w:hint="cs"/>
          <w:rtl/>
        </w:rPr>
        <w:t>ת</w:t>
      </w:r>
      <w:r w:rsidRPr="00D65BEC">
        <w:rPr>
          <w:rtl/>
        </w:rPr>
        <w:t>ה ולד ולד ולדה עד סוף כל העולם - הרי אלו כעולה, וטעונין הפשט וניתוח וכליל לאשים.</w:t>
      </w:r>
    </w:p>
    <w:p w:rsidR="00E403F0" w:rsidRPr="00D65BEC" w:rsidRDefault="00E403F0" w:rsidP="00E403F0">
      <w:pPr>
        <w:pStyle w:val="afff9"/>
        <w:rPr>
          <w:rtl/>
        </w:rPr>
      </w:pPr>
      <w:r w:rsidRPr="00D65BEC">
        <w:rPr>
          <w:rtl/>
        </w:rPr>
        <w:t>המפריש נקבה לעולה וילדה זכר - ירעה עד שיסתאב וימכר ויביא בדמיו עולה.</w:t>
      </w:r>
    </w:p>
    <w:p w:rsidR="00E403F0" w:rsidRPr="00D65BEC" w:rsidRDefault="00E403F0" w:rsidP="00E403F0">
      <w:pPr>
        <w:pStyle w:val="afff9"/>
        <w:rPr>
          <w:rtl/>
        </w:rPr>
      </w:pPr>
      <w:r w:rsidRPr="00D65BEC">
        <w:rPr>
          <w:rtl/>
        </w:rPr>
        <w:tab/>
      </w:r>
      <w:r w:rsidRPr="00D65BEC">
        <w:rPr>
          <w:rtl/>
        </w:rPr>
        <w:tab/>
      </w:r>
      <w:r w:rsidRPr="00D65BEC">
        <w:rPr>
          <w:rtl/>
        </w:rPr>
        <w:tab/>
      </w:r>
      <w:r w:rsidRPr="00D65BEC">
        <w:rPr>
          <w:rtl/>
        </w:rPr>
        <w:tab/>
      </w:r>
      <w:r w:rsidRPr="00D65BEC">
        <w:rPr>
          <w:rtl/>
        </w:rPr>
        <w:tab/>
      </w:r>
      <w:r w:rsidRPr="00D65BEC">
        <w:rPr>
          <w:rtl/>
        </w:rPr>
        <w:tab/>
      </w:r>
      <w:r w:rsidRPr="00D65BEC">
        <w:rPr>
          <w:rtl/>
        </w:rPr>
        <w:tab/>
      </w:r>
      <w:r w:rsidRPr="00D65BEC">
        <w:rPr>
          <w:rFonts w:hint="cs"/>
          <w:rtl/>
        </w:rPr>
        <w:t xml:space="preserve">   </w:t>
      </w:r>
      <w:r>
        <w:rPr>
          <w:rStyle w:val="TanaimMishna"/>
          <w:rtl/>
          <w:rPrChange w:id="95274" w:author="Claude" w:date="2026-10-11T09:08:06Z">
            <w:rPr>
              <w:rtl/>
            </w:rPr>
          </w:rPrChange>
        </w:rPr>
        <w:t xml:space="preserve">ר' אליעזר</w:t>
      </w:r>
      <w:r>
        <w:rPr>
          <w:rtl/>
        </w:rPr>
        <w:t xml:space="preserve"> אומר</w:t>
      </w:r>
      <w:r>
        <w:rPr>
          <w:rStyle w:val="TanaimMishna"/>
          <w:rtl/>
          <w:rPrChange w:id="95275" w:author="Claude" w:date="2026-10-11T09:08:06Z">
            <w:rPr>
              <w:rtl/>
            </w:rPr>
          </w:rPrChange>
        </w:rPr>
        <w:t xml:space="preserve">:</w:t>
      </w:r>
      <w:r>
        <w:rPr>
          <w:rtl/>
        </w:rPr>
        <w:t xml:space="preserve"> הוא עצמו יקרב עולה.</w:t>
      </w:r>
    </w:p>
    <w:p w:rsidR="00E403F0" w:rsidRPr="00AD695E" w:rsidRDefault="00E403F0" w:rsidP="00E403F0">
      <w:pPr>
        <w:jc w:val="center"/>
        <w:rPr>
          <w:rtl/>
        </w:rPr>
      </w:pPr>
      <w:r w:rsidRPr="00E5675B">
        <w:rPr>
          <w:rFonts w:ascii="BA חניכי הישיבות" w:hAnsi="BA חניכי הישיבות" w:cs="BA חניכי הישיבות"/>
          <w:rtl/>
        </w:rPr>
        <w:t>׻</w:t>
      </w:r>
    </w:p>
    <w:p>
      <w:pPr>
        <w:pStyle w:val="afffff8"/>
        <w:rPr>
          <w:ins w:id="90113" w:author="קלוד" w:date="2026-10-11T12:25:27Z"/>
        </w:rPr>
      </w:pPr>
      <w:ins w:id="90114" w:author="קלוד" w:date="2026-10-11T12:25:27Z">
        <w:r>
          <w:rPr>
            <w:color w:val="7B3F00"/>
          </w:rPr>
          <w:t xml:space="preserve">מפריש נקבה לעולה וילדה - ר"א: הוא עצמו יקרב</w:t>
        </w:r>
      </w:ins>
    </w:p>
    <w:p w:rsidR="00E403F0" w:rsidRPr="00AD695E" w:rsidRDefault="00E403F0" w:rsidP="00E403F0">
      <w:pPr>
        <w:rPr>
          <w:rtl/>
        </w:rPr>
      </w:pPr>
      <w:r>
        <w:rPr>
          <w:rFonts w:hint="cs"/>
          <w:rtl/>
        </w:rPr>
        <w:t>מ</w:t>
      </w:r>
      <w:r>
        <w:rPr>
          <w:rtl/>
        </w:rPr>
        <w:t>"</w:t>
      </w:r>
      <w:r>
        <w:rPr>
          <w:rFonts w:hint="cs"/>
          <w:rtl/>
        </w:rPr>
        <w:t>ש</w:t>
      </w:r>
      <w:r>
        <w:rPr>
          <w:rtl/>
        </w:rPr>
        <w:t xml:space="preserve"> רישא דלא </w:t>
      </w:r>
      <w:ins w:id="90562" w:author="מנוע מכני" w:date="2026-10-11T12:04:39Z">
        <w:r>
          <w:rPr>
            <w:rtl/>
          </w:rPr>
          <w:t xml:space="preserve">חלקו</w:t>
        </w:r>
      </w:ins>
      <w:del w:id="90563" w:author="מנוע מכני" w:date="2026-10-11T12:04:39Z">
        <w:r>
          <w:rPr>
            <w:rtl/>
          </w:rPr>
          <w:delText xml:space="preserve">פליגי</w:delText>
        </w:r>
      </w:del>
      <w:r>
        <w:rPr>
          <w:rtl/>
        </w:rPr>
        <w:t xml:space="preserve">, ומ"ש סיפא </w:t>
      </w:r>
      <w:ins w:id="90564" w:author="מנוע מכני" w:date="2026-10-11T12:04:39Z">
        <w:r>
          <w:rPr>
            <w:rtl/>
          </w:rPr>
          <w:t xml:space="preserve">דחלקו</w:t>
        </w:r>
      </w:ins>
      <w:del w:id="90565" w:author="מנוע מכני" w:date="2026-10-11T12:04:39Z">
        <w:r>
          <w:rPr>
            <w:rtl/>
          </w:rPr>
          <w:delText xml:space="preserve">דפליגי</w:delText>
        </w:r>
      </w:del>
      <w:r>
        <w:rPr>
          <w:rtl/>
        </w:rPr>
        <w:t xml:space="preserve">? </w:t>
      </w:r>
    </w:p>
    <w:p>
      <w:pPr>
        <w:pStyle w:val="38"/>
        <w:rPr>
          <w:ins w:id="93569" w:author="מנוע מכני" w:date="2026-10-11T12:04:39Z"/>
        </w:rPr>
      </w:pPr>
      <w:r w:rsidRPr="00217260">
        <w:t>א.</w:t>
      </w:r>
      <w:r>
        <w:t xml:space="preserve"> ארבב</w:t>
      </w:r>
      <w:r>
        <w:t>"</w:t>
      </w:r>
      <w:r>
        <w:t>ח</w:t>
      </w:r>
      <w:r>
        <w:t xml:space="preserve">:</w:t>
      </w:r>
    </w:p>
    <w:p w:rsidR="00E403F0" w:rsidRPr="00AD695E" w:rsidRDefault="00E403F0" w:rsidP="00E403F0">
      <w:pPr>
        <w:rPr>
          <w:rtl/>
        </w:rPr>
      </w:pPr>
      <w:del w:id="93570" w:author="מנוע מכני" w:date="2026-10-11T12:04:39Z">
        <w:r>
          <w:rPr>
            <w:rtl/>
          </w:rPr>
          <w:delText xml:space="preserve"> </w:delText>
        </w:r>
      </w:del>
      <w:r>
        <w:rPr>
          <w:rtl/>
        </w:rPr>
        <w:t xml:space="preserve">במחלוקת שנויה</w:t>
      </w:r>
      <w:r>
        <w:rPr>
          <w:rFonts w:hint="cs"/>
          <w:rtl/>
        </w:rPr>
        <w:t xml:space="preserve"> [גם הרישא]</w:t>
      </w:r>
      <w:r>
        <w:rPr>
          <w:rtl/>
        </w:rPr>
        <w:t xml:space="preserve">, </w:t>
      </w:r>
      <w:r>
        <w:rPr>
          <w:rStyle w:val="2fb"/>
          <w:rtl/>
        </w:rPr>
        <w:t xml:space="preserve">ור' אליעזר</w:t>
      </w:r>
      <w:r>
        <w:rPr>
          <w:rtl/>
        </w:rPr>
        <w:t xml:space="preserve"> היא</w:t>
      </w:r>
      <w:r>
        <w:rPr>
          <w:rFonts w:hint="cs"/>
          <w:rtl/>
        </w:rPr>
        <w:t xml:space="preserve"> </w:t>
      </w:r>
      <w:ins w:id="90077" w:author="Claude - סמנטי" w:date="2026-10-11T12:20:38Z">
        <w:r>
          <w:rPr>
            <w:rFonts w:hint="cs"/>
            <w:rtl/>
          </w:rPr>
          <w:t xml:space="preserve">שהוא</w:t>
        </w:r>
      </w:ins>
      <w:del w:id="90078" w:author="Claude - סמנטי" w:date="2026-10-11T12:20:38Z">
        <w:r>
          <w:rPr>
            <w:rFonts w:hint="cs"/>
            <w:rtl/>
          </w:rPr>
          <w:delText xml:space="preserve">דהוא</w:delText>
        </w:r>
      </w:del>
      <w:r>
        <w:rPr>
          <w:rFonts w:hint="cs"/>
          <w:rtl/>
        </w:rPr>
        <w:t xml:space="preserve"> עצמו יקרב עולה</w:t>
      </w:r>
      <w:r>
        <w:rPr>
          <w:rtl/>
        </w:rPr>
        <w:t>.</w:t>
      </w:r>
    </w:p>
    <w:p>
      <w:pPr>
        <w:pStyle w:val="38"/>
        <w:rPr>
          <w:ins w:id="93571" w:author="מנוע מכני" w:date="2026-10-11T12:04:39Z"/>
        </w:rPr>
      </w:pPr>
      <w:r w:rsidRPr="00A757C8">
        <w:t xml:space="preserve">ב. </w:t>
      </w:r>
      <w:r w:rsidRPr="00A757C8">
        <w:t xml:space="preserve">ורבא:</w:t>
      </w:r>
    </w:p>
    <w:p w:rsidR="00E403F0" w:rsidRPr="00AD695E" w:rsidRDefault="00E403F0" w:rsidP="00E403F0">
      <w:pPr>
        <w:rPr>
          <w:rtl/>
        </w:rPr>
      </w:pPr>
      <w:del w:id="93572" w:author="מנוע מכני" w:date="2026-10-11T12:04:39Z">
        <w:r w:rsidRPr="00A757C8">
          <w:rPr>
            <w:rtl/>
          </w:rPr>
          <w:delText xml:space="preserve"> </w:delText>
        </w:r>
      </w:del>
      <w:ins w:id="90156" w:author="מנוע מכני" w:date="2026-10-11T12:04:39Z">
        <w:r>
          <w:rPr>
            <w:rtl/>
          </w:rPr>
          <w:t xml:space="preserve">אפי'</w:t>
        </w:r>
      </w:ins>
      <w:del w:id="90157" w:author="מנוע מכני" w:date="2026-10-11T12:04:39Z">
        <w:r w:rsidRPr="00A757C8">
          <w:rPr>
            <w:rtl/>
          </w:rPr>
          <w:delText xml:space="preserve">אפילו</w:delText>
        </w:r>
      </w:del>
      <w:r w:rsidRPr="00A757C8">
        <w:rPr>
          <w:rtl/>
        </w:rPr>
        <w:t xml:space="preserve"> </w:t>
      </w:r>
      <w:ins w:id="92542" w:author="מנוע מכני" w:date="2026-10-11T12:04:39Z">
        <w:r>
          <w:rPr>
            <w:rtl/>
          </w:rPr>
          <w:t xml:space="preserve">תאמר</w:t>
        </w:r>
      </w:ins>
      <w:del w:id="92543" w:author="מנוע מכני" w:date="2026-10-11T12:04:39Z">
        <w:r w:rsidRPr="00A757C8">
          <w:rPr>
            <w:rtl/>
          </w:rPr>
          <w:delText xml:space="preserve">תימא</w:delText>
        </w:r>
      </w:del>
      <w:r w:rsidRPr="00A757C8">
        <w:rPr>
          <w:rtl/>
        </w:rPr>
        <w:t xml:space="preserve"> רבנן, ע"כ </w:t>
      </w:r>
      <w:r w:rsidRPr="00A757C8">
        <w:rPr>
          <w:rtl/>
        </w:rPr>
        <w:t xml:space="preserve">לא</w:t>
      </w:r>
      <w:r w:rsidRPr="00A757C8">
        <w:rPr>
          <w:rtl/>
        </w:rPr>
        <w:t xml:space="preserve"> </w:t>
      </w:r>
      <w:ins w:id="90566" w:author="מנוע מכני" w:date="2026-10-11T12:04:39Z">
        <w:r>
          <w:rPr>
            <w:rtl/>
          </w:rPr>
          <w:t xml:space="preserve">חלקו</w:t>
        </w:r>
      </w:ins>
      <w:del w:id="90567" w:author="מנוע מכני" w:date="2026-10-11T12:04:39Z">
        <w:r w:rsidRPr="00A757C8">
          <w:rPr>
            <w:rtl/>
          </w:rPr>
          <w:delText xml:space="preserve">פליגי</w:delText>
        </w:r>
      </w:del>
      <w:r w:rsidRPr="00A757C8">
        <w:rPr>
          <w:rtl/>
        </w:rPr>
        <w:t xml:space="preserve"> </w:t>
      </w:r>
      <w:ins w:id="91286" w:author="מנוע מכני" w:date="2026-10-11T12:04:39Z">
        <w:r>
          <w:rPr>
            <w:rtl/>
          </w:rPr>
          <w:t xml:space="preserve">עליו</w:t>
        </w:r>
      </w:ins>
      <w:del w:id="91287" w:author="מנוע מכני" w:date="2026-10-11T12:04:39Z">
        <w:r w:rsidRPr="00A757C8">
          <w:rPr>
            <w:rtl/>
          </w:rPr>
          <w:delText xml:space="preserve">עליה</w:delText>
        </w:r>
      </w:del>
      <w:r w:rsidRPr="00A757C8">
        <w:rPr>
          <w:rtl/>
        </w:rPr>
        <w:t xml:space="preserve"> </w:t>
      </w:r>
      <w:r w:rsidRPr="00A757C8">
        <w:rPr>
          <w:rStyle w:val="2fb"/>
          <w:rtl/>
        </w:rPr>
        <w:t xml:space="preserve">דר"</w:t>
      </w:r>
      <w:r w:rsidRPr="00A757C8">
        <w:rPr>
          <w:rStyle w:val="2fb"/>
          <w:rFonts w:hint="cs"/>
          <w:rtl/>
        </w:rPr>
        <w:t>א</w:t>
      </w:r>
      <w:r w:rsidRPr="00A757C8">
        <w:rPr>
          <w:rtl/>
        </w:rPr>
        <w:t xml:space="preserve"> אלא גבי מפריש נקבה לעולה דאימיה </w:t>
      </w:r>
      <w:r w:rsidRPr="00A757C8">
        <w:rPr>
          <w:rtl/>
        </w:rPr>
        <w:t xml:space="preserve">לא</w:t>
      </w:r>
      <w:r w:rsidRPr="00A757C8">
        <w:rPr>
          <w:rtl/>
        </w:rPr>
        <w:t xml:space="preserve"> קריבה, </w:t>
      </w:r>
    </w:p>
    <w:p w:rsidR="00E403F0" w:rsidRPr="00AD695E" w:rsidRDefault="00E403F0" w:rsidP="00E403F0">
      <w:pPr>
        <w:rPr>
          <w:rtl/>
        </w:rPr>
      </w:pPr>
      <w:r>
        <w:rPr>
          <w:rtl/>
        </w:rPr>
        <w:tab/>
      </w:r>
      <w:del w:id="90074" w:author="מנוע מכני" w:date="2026-10-11T12:04:39Z">
        <w:r>
          <w:rPr>
            <w:rFonts w:hint="cs"/>
            <w:rtl/>
          </w:rPr>
          <w:delText xml:space="preserve">  </w:delText>
        </w:r>
      </w:del>
      <w:r>
        <w:rPr>
          <w:rtl/>
        </w:rPr>
        <w:t>אבל תמורה - דאמ</w:t>
      </w:r>
      <w:r>
        <w:rPr>
          <w:rFonts w:hint="cs"/>
          <w:rtl/>
        </w:rPr>
        <w:t>ו</w:t>
      </w:r>
      <w:r>
        <w:rPr>
          <w:rtl/>
        </w:rPr>
        <w:t xml:space="preserve"> </w:t>
      </w:r>
      <w:ins w:id="90568" w:author="מנוע מכני" w:date="2026-10-11T12:04:39Z">
        <w:r>
          <w:rPr>
            <w:rtl/>
          </w:rPr>
          <w:t xml:space="preserve">גם</w:t>
        </w:r>
      </w:ins>
      <w:del w:id="90569" w:author="מנוע מכני" w:date="2026-10-11T12:04:39Z">
        <w:r>
          <w:rPr>
            <w:rtl/>
          </w:rPr>
          <w:delText xml:space="preserve">נמי</w:delText>
        </w:r>
      </w:del>
      <w:r>
        <w:rPr>
          <w:rtl/>
        </w:rPr>
        <w:t xml:space="preserve"> קריבה </w:t>
      </w:r>
      <w:ins w:id="90158" w:author="מנוע מכני" w:date="2026-10-11T12:04:39Z">
        <w:r>
          <w:rPr>
            <w:rtl/>
          </w:rPr>
          <w:t xml:space="preserve">אפי'</w:t>
        </w:r>
      </w:ins>
      <w:del w:id="90159" w:author="מנוע מכני" w:date="2026-10-11T12:04:39Z">
        <w:r>
          <w:rPr>
            <w:rtl/>
          </w:rPr>
          <w:delText xml:space="preserve">אפילו</w:delText>
        </w:r>
      </w:del>
      <w:r>
        <w:rPr>
          <w:rtl/>
        </w:rPr>
        <w:t xml:space="preserve"> רבנן מודו.</w:t>
      </w:r>
    </w:p>
    <w:p w:rsidR="00E403F0" w:rsidRPr="00AD695E" w:rsidRDefault="00E403F0" w:rsidP="00E403F0">
      <w:pPr>
        <w:rPr>
          <w:rtl/>
        </w:rPr>
      </w:pPr>
      <w:r>
        <w:rPr>
          <w:rtl/>
        </w:rPr>
        <w:t xml:space="preserve">• ומי </w:t>
      </w:r>
      <w:r>
        <w:rPr>
          <w:rtl/>
        </w:rPr>
        <w:t xml:space="preserve">אמר</w:t>
      </w:r>
      <w:r>
        <w:rPr>
          <w:rtl/>
        </w:rPr>
        <w:t xml:space="preserve"> </w:t>
      </w:r>
      <w:r>
        <w:rPr>
          <w:rStyle w:val="2fb"/>
          <w:rtl/>
        </w:rPr>
        <w:t xml:space="preserve">ר"</w:t>
      </w:r>
      <w:r>
        <w:rPr>
          <w:rStyle w:val="2fb"/>
          <w:rFonts w:hint="cs"/>
          <w:rtl/>
        </w:rPr>
        <w:t xml:space="preserve">א</w:t>
      </w:r>
      <w:r>
        <w:rPr>
          <w:rFonts w:hint="cs"/>
          <w:rtl/>
        </w:rPr>
        <w:t xml:space="preserve"> י</w:t>
      </w:r>
      <w:r>
        <w:rPr>
          <w:rtl/>
        </w:rPr>
        <w:t xml:space="preserve">קרב עולה הוא עצמו? </w:t>
      </w:r>
    </w:p>
    <w:p w:rsidR="00E403F0" w:rsidRPr="00AD695E" w:rsidRDefault="00E403F0" w:rsidP="00E403F0">
      <w:pPr>
        <w:rPr>
          <w:rtl/>
        </w:rPr>
      </w:pPr>
      <w:r>
        <w:rPr>
          <w:rtl/>
        </w:rPr>
        <w:t xml:space="preserve">ורמינהו: תמורת אשם, ולד תמורה, ולדן ולד ולדן עד סוף כל העולם ירעו עד שיסתאבו, וימכר ויפלו דמיו לנדבה, </w:t>
      </w:r>
    </w:p>
    <w:p>
      <w:pPr>
        <w:pStyle w:val="38"/>
        <w:rPr>
          <w:ins w:id="93573" w:author="מנוע מכני" w:date="2026-10-11T12:04:39Z"/>
        </w:rPr>
      </w:pPr>
      <w:r>
        <w:t>ר</w:t>
      </w:r>
      <w:r>
        <w:t>"</w:t>
      </w:r>
      <w:r>
        <w:t xml:space="preserve">א</w:t>
      </w:r>
      <w:del w:id="94208" w:author="מנוע מכני" w:date="2026-10-11T12:04:39Z">
        <w:r>
          <w:delText xml:space="preserve"> </w:delText>
        </w:r>
        <w:r>
          <w:delText xml:space="preserve">אומר</w:delText>
        </w:r>
      </w:del>
      <w:r>
        <w:t xml:space="preserve">:</w:t>
      </w:r>
    </w:p>
    <w:p w:rsidR="00E403F0" w:rsidRPr="00AD695E" w:rsidRDefault="00E403F0" w:rsidP="00E403F0">
      <w:pPr>
        <w:rPr>
          <w:rtl/>
        </w:rPr>
      </w:pPr>
      <w:del w:id="93574" w:author="מנוע מכני" w:date="2026-10-11T12:04:39Z">
        <w:r>
          <w:rPr>
            <w:rtl/>
          </w:rPr>
          <w:delText xml:space="preserve"> </w:delText>
        </w:r>
      </w:del>
      <w:r>
        <w:rPr>
          <w:rtl/>
        </w:rPr>
        <w:t xml:space="preserve">ימותו, </w:t>
      </w:r>
      <w:r w:rsidRPr="00217260">
        <w:rPr>
          <w:rStyle w:val="2fb"/>
          <w:b/>
          <w:bCs/>
          <w:rtl/>
        </w:rPr>
        <w:t xml:space="preserve">ר"א</w:t>
      </w:r>
      <w:r w:rsidRPr="00217260">
        <w:rPr>
          <w:b/>
          <w:bCs/>
          <w:rtl/>
        </w:rPr>
        <w:t xml:space="preserve"> אומר: יביא בדמיהן עולה</w:t>
      </w:r>
      <w:r>
        <w:rPr>
          <w:rtl/>
        </w:rPr>
        <w:t>.</w:t>
      </w:r>
      <w:r>
        <w:rPr>
          <w:rFonts w:hint="cs"/>
          <w:rtl/>
        </w:rPr>
        <w:t xml:space="preserve"> [ולא הוא עצמו]</w:t>
      </w:r>
      <w:r>
        <w:rPr>
          <w:rtl/>
        </w:rPr>
        <w:t xml:space="preserve"> </w:t>
      </w:r>
    </w:p>
    <w:p>
      <w:pPr>
        <w:pStyle w:val="38"/>
        <w:rPr>
          <w:ins w:id="93575" w:author="מנוע מכני" w:date="2026-10-11T12:04:39Z"/>
        </w:rPr>
      </w:pPr>
      <w:r w:rsidRPr="00217260">
        <w:t>א.</w:t>
      </w:r>
      <w:r>
        <w:t xml:space="preserve"> אר</w:t>
      </w:r>
      <w:r>
        <w:t>"</w:t>
      </w:r>
      <w:r>
        <w:t>ח</w:t>
      </w:r>
      <w:r>
        <w:t xml:space="preserve">:</w:t>
      </w:r>
    </w:p>
    <w:p w:rsidR="00E403F0" w:rsidRPr="00AD695E" w:rsidRDefault="00E403F0" w:rsidP="00E403F0">
      <w:pPr>
        <w:rPr>
          <w:rtl/>
        </w:rPr>
      </w:pPr>
      <w:del w:id="93576" w:author="מנוע מכני" w:date="2026-10-11T12:04:39Z">
        <w:r>
          <w:rPr>
            <w:rtl/>
          </w:rPr>
          <w:delText xml:space="preserve"> </w:delText>
        </w:r>
      </w:del>
      <w:r>
        <w:rPr>
          <w:rStyle w:val="2fb"/>
          <w:rtl/>
        </w:rPr>
        <w:t xml:space="preserve">ר"א</w:t>
      </w:r>
      <w:r>
        <w:rPr>
          <w:rtl/>
        </w:rPr>
        <w:t xml:space="preserve"> לדבריהם דרבנן </w:t>
      </w:r>
      <w:ins w:id="91288" w:author="מנוע מכני" w:date="2026-10-11T12:04:39Z">
        <w:r>
          <w:rPr>
            <w:rtl/>
          </w:rPr>
          <w:t xml:space="preserve">אומר</w:t>
        </w:r>
      </w:ins>
      <w:del w:id="91289" w:author="מנוע מכני" w:date="2026-10-11T12:04:39Z">
        <w:r>
          <w:rPr>
            <w:rtl/>
          </w:rPr>
          <w:delText xml:space="preserve">קאמר</w:delText>
        </w:r>
      </w:del>
      <w:r>
        <w:rPr>
          <w:rtl/>
        </w:rPr>
        <w:t xml:space="preserve"> </w:t>
      </w:r>
      <w:ins w:id="92048" w:author="מנוע מכני" w:date="2026-10-11T12:04:39Z">
        <w:r>
          <w:rPr>
            <w:rtl/>
          </w:rPr>
          <w:t xml:space="preserve">להם</w:t>
        </w:r>
      </w:ins>
      <w:del w:id="92049" w:author="מנוע מכני" w:date="2026-10-11T12:04:39Z">
        <w:r>
          <w:rPr>
            <w:rtl/>
          </w:rPr>
          <w:delText xml:space="preserve">להו</w:delText>
        </w:r>
      </w:del>
      <w:ins w:id="91816" w:author="מנוע מכני" w:date="2026-10-11T12:04:39Z">
        <w:r>
          <w:rPr>
            <w:rtl/>
          </w:rPr>
          <w:t xml:space="preserve">,</w:t>
        </w:r>
      </w:ins>
      <w:del w:id="91817" w:author="מנוע מכני" w:date="2026-10-11T12:04:39Z">
        <w:r>
          <w:rPr>
            <w:rtl/>
          </w:rPr>
          <w:delText xml:space="preserve">;</w:delText>
        </w:r>
      </w:del>
      <w:ins w:id="91818" w:author="מנוע מכני" w:date="2026-10-11T12:04:39Z">
        <w:r>
          <w:rPr>
            <w:rFonts w:hint="cs"/>
            <w:rtl/>
          </w:rPr>
          <w:t xml:space="preserve"> </w:t>
        </w:r>
      </w:ins>
      <w:del w:id="91819" w:author="מנוע מכני" w:date="2026-10-11T12:04:39Z">
        <w:r>
          <w:rPr>
            <w:rFonts w:hint="cs"/>
            <w:rtl/>
          </w:rPr>
          <w:delText xml:space="preserve">  </w:delText>
        </w:r>
      </w:del>
    </w:p>
    <w:p w:rsidR="00E403F0" w:rsidRPr="00AD695E" w:rsidRDefault="00E403F0" w:rsidP="00E403F0">
      <w:pPr>
        <w:rPr>
          <w:rtl/>
        </w:rPr>
      </w:pPr>
      <w:ins w:id="91290" w:author="מנוע מכני" w:date="2026-10-11T12:04:39Z">
        <w:r>
          <w:rPr>
            <w:rtl/>
          </w:rPr>
          <w:t xml:space="preserve">לי</w:t>
        </w:r>
      </w:ins>
      <w:del w:id="91291" w:author="מנוע מכני" w:date="2026-10-11T12:04:39Z">
        <w:r w:rsidRPr="00A757C8">
          <w:rPr>
            <w:rtl/>
          </w:rPr>
          <w:delText xml:space="preserve">לדידי</w:delText>
        </w:r>
      </w:del>
      <w:r w:rsidRPr="00A757C8">
        <w:rPr>
          <w:rtl/>
        </w:rPr>
        <w:t xml:space="preserve"> </w:t>
      </w:r>
      <w:ins w:id="92346" w:author="מנוע מכני" w:date="2026-10-11T12:04:39Z">
        <w:r>
          <w:rPr>
            <w:rtl/>
          </w:rPr>
          <w:t xml:space="preserve">סבר</w:t>
        </w:r>
      </w:ins>
      <w:del w:id="92347" w:author="מנוע מכני" w:date="2026-10-11T12:04:39Z">
        <w:r w:rsidRPr="00A757C8">
          <w:rPr>
            <w:rtl/>
          </w:rPr>
          <w:delText xml:space="preserve">ס"</w:delText>
        </w:r>
        <w:r w:rsidRPr="00A757C8">
          <w:rPr>
            <w:rFonts w:hint="cs"/>
            <w:rtl/>
          </w:rPr>
          <w:delText xml:space="preserve">ל</w:delText>
        </w:r>
      </w:del>
      <w:r w:rsidRPr="00A757C8">
        <w:rPr>
          <w:rFonts w:hint="cs"/>
          <w:rtl/>
        </w:rPr>
        <w:t xml:space="preserve"> </w:t>
      </w:r>
      <w:ins w:id="90160" w:author="מנוע מכני" w:date="2026-10-11T12:04:39Z">
        <w:r>
          <w:rPr>
            <w:rtl/>
          </w:rPr>
          <w:t xml:space="preserve">דאפי'</w:t>
        </w:r>
      </w:ins>
      <w:del w:id="90161" w:author="מנוע מכני" w:date="2026-10-11T12:04:39Z">
        <w:r w:rsidRPr="00A757C8">
          <w:rPr>
            <w:rtl/>
          </w:rPr>
          <w:delText xml:space="preserve">דאפילו</w:delText>
        </w:r>
      </w:del>
      <w:r w:rsidRPr="00A757C8">
        <w:rPr>
          <w:rtl/>
        </w:rPr>
        <w:t xml:space="preserve"> ולד </w:t>
      </w:r>
      <w:ins w:id="90570" w:author="מנוע מכני" w:date="2026-10-11T12:04:39Z">
        <w:r>
          <w:rPr>
            <w:rtl/>
          </w:rPr>
          <w:t xml:space="preserve">גם</w:t>
        </w:r>
      </w:ins>
      <w:del w:id="90571" w:author="מנוע מכני" w:date="2026-10-11T12:04:39Z">
        <w:r w:rsidRPr="00A757C8">
          <w:rPr>
            <w:rtl/>
          </w:rPr>
          <w:delText xml:space="preserve">נמי</w:delText>
        </w:r>
      </w:del>
      <w:r w:rsidRPr="00A757C8">
        <w:rPr>
          <w:rtl/>
        </w:rPr>
        <w:t xml:space="preserve"> קרבה עולה, לדידכו דאמריתו רועה אודו לי דמותרות לנדבת יחיד </w:t>
      </w:r>
      <w:r w:rsidRPr="00A757C8">
        <w:rPr>
          <w:rFonts w:hint="cs"/>
          <w:rtl/>
        </w:rPr>
        <w:t xml:space="preserve">[או ציבור] </w:t>
      </w:r>
      <w:r w:rsidRPr="00A757C8">
        <w:rPr>
          <w:rtl/>
        </w:rPr>
        <w:t>אזלי</w:t>
      </w:r>
      <w:r w:rsidRPr="00A757C8">
        <w:rPr>
          <w:rFonts w:hint="cs"/>
          <w:rtl/>
        </w:rPr>
        <w:t>.</w:t>
      </w:r>
    </w:p>
    <w:p>
      <w:pPr>
        <w:pStyle w:val="38"/>
        <w:rPr>
          <w:ins w:id="93577" w:author="מנוע מכני" w:date="2026-10-11T12:04:39Z"/>
        </w:rPr>
      </w:pPr>
      <w:r w:rsidRPr="00A757C8">
        <w:t xml:space="preserve">ב. </w:t>
      </w:r>
      <w:r w:rsidRPr="00A757C8">
        <w:t xml:space="preserve">רבא:</w:t>
      </w:r>
    </w:p>
    <w:p w:rsidR="00E403F0" w:rsidRPr="00AD695E" w:rsidRDefault="00E403F0" w:rsidP="00E403F0">
      <w:pPr>
        <w:rPr>
          <w:rtl/>
        </w:rPr>
      </w:pPr>
      <w:del w:id="93578" w:author="מנוע מכני" w:date="2026-10-11T12:04:39Z">
        <w:r w:rsidRPr="00A757C8">
          <w:rPr>
            <w:rtl/>
          </w:rPr>
          <w:delText xml:space="preserve"> </w:delText>
        </w:r>
      </w:del>
      <w:r w:rsidRPr="00A757C8">
        <w:rPr>
          <w:rFonts w:hint="cs"/>
          <w:rtl/>
        </w:rPr>
        <w:t xml:space="preserve">דווקא כאן </w:t>
      </w:r>
      <w:r w:rsidRPr="00A757C8">
        <w:rPr>
          <w:rStyle w:val="2fb"/>
          <w:rFonts w:hint="cs"/>
          <w:rtl/>
        </w:rPr>
        <w:t xml:space="preserve">ר</w:t>
      </w:r>
      <w:r w:rsidRPr="00A757C8">
        <w:rPr>
          <w:rStyle w:val="2fb"/>
          <w:rtl/>
        </w:rPr>
        <w:t>"</w:t>
      </w:r>
      <w:r w:rsidRPr="00A757C8">
        <w:rPr>
          <w:rStyle w:val="2fb"/>
          <w:rFonts w:hint="cs"/>
          <w:rtl/>
        </w:rPr>
        <w:t xml:space="preserve">א</w:t>
      </w:r>
      <w:r w:rsidRPr="00A757C8">
        <w:rPr>
          <w:rFonts w:hint="cs"/>
          <w:rtl/>
        </w:rPr>
        <w:t xml:space="preserve"> </w:t>
      </w:r>
      <w:r w:rsidRPr="00A757C8">
        <w:rPr>
          <w:rFonts w:hint="cs"/>
          <w:rtl/>
        </w:rPr>
        <w:t xml:space="preserve">אמר</w:t>
      </w:r>
      <w:r w:rsidRPr="00A757C8">
        <w:rPr>
          <w:rFonts w:hint="cs"/>
          <w:rtl/>
        </w:rPr>
        <w:t xml:space="preserve"> </w:t>
      </w:r>
      <w:r w:rsidRPr="00A757C8">
        <w:rPr>
          <w:rtl/>
        </w:rPr>
        <w:t>הוא עצמו יקרב עולה</w:t>
      </w:r>
      <w:r w:rsidRPr="00A757C8">
        <w:rPr>
          <w:rFonts w:hint="cs"/>
          <w:rtl/>
        </w:rPr>
        <w:t xml:space="preserve"> ד</w:t>
      </w:r>
      <w:r w:rsidRPr="00A757C8">
        <w:rPr>
          <w:rtl/>
        </w:rPr>
        <w:t xml:space="preserve">מפריש נקבה לעולה, </w:t>
      </w:r>
      <w:ins w:id="90572" w:author="מנוע מכני" w:date="2026-10-11T12:04:39Z">
        <w:r>
          <w:rPr>
            <w:rFonts w:hint="cs"/>
            <w:rtl/>
          </w:rPr>
          <w:t xml:space="preserve">ויש</w:t>
        </w:r>
      </w:ins>
      <w:del w:id="90573" w:author="מנוע מכני" w:date="2026-10-11T12:04:39Z">
        <w:r w:rsidRPr="00A757C8">
          <w:rPr>
            <w:rFonts w:hint="cs"/>
            <w:rtl/>
          </w:rPr>
          <w:delText xml:space="preserve">ו</w:delText>
        </w:r>
        <w:r w:rsidRPr="00A757C8">
          <w:rPr>
            <w:rtl/>
          </w:rPr>
          <w:delText xml:space="preserve">איכא</w:delText>
        </w:r>
      </w:del>
      <w:r w:rsidRPr="00A757C8">
        <w:rPr>
          <w:rtl/>
        </w:rPr>
        <w:t xml:space="preserve"> שם עולה על אמו, </w:t>
      </w:r>
    </w:p>
    <w:p w:rsidR="00E403F0" w:rsidRPr="00AD695E" w:rsidRDefault="00E403F0" w:rsidP="00E403F0">
      <w:pPr>
        <w:pStyle w:val="afff3"/>
        <w:framePr w:wrap="around"/>
        <w:spacing w:line="240" w:lineRule="exact"/>
        <w:rPr>
          <w:rtl/>
        </w:rPr>
      </w:pPr>
      <w:r w:rsidRPr="009239E9">
        <w:rPr>
          <w:rFonts w:hint="cs"/>
          <w:szCs w:val="18"/>
          <w:rtl/>
        </w:rPr>
        <w:t>יט.</w:t>
      </w:r>
    </w:p>
    <w:p w:rsidR="00E403F0" w:rsidRPr="00DC5F70" w:rsidRDefault="00E403F0" w:rsidP="00E403F0">
      <w:pPr>
        <w:rPr>
          <w:spacing w:val="-4"/>
          <w:rtl/>
        </w:rPr>
      </w:pPr>
      <w:r w:rsidRPr="00DC5F70">
        <w:rPr>
          <w:spacing w:val="-4"/>
          <w:rtl/>
        </w:rPr>
        <w:t xml:space="preserve">אבל גבי תמורת ולד אשם, </w:t>
      </w:r>
      <w:ins w:id="90574" w:author="מנוע מכני" w:date="2026-10-11T12:04:39Z">
        <w:r>
          <w:rPr>
            <w:spacing w:val="-4"/>
            <w:rtl/>
          </w:rPr>
          <w:t xml:space="preserve">דאין</w:t>
        </w:r>
      </w:ins>
      <w:del w:id="90575" w:author="מנוע מכני" w:date="2026-10-11T12:04:39Z">
        <w:r w:rsidRPr="00DC5F70">
          <w:rPr>
            <w:spacing w:val="-4"/>
            <w:rtl/>
          </w:rPr>
          <w:delText xml:space="preserve">דליכא</w:delText>
        </w:r>
      </w:del>
      <w:r w:rsidRPr="00DC5F70">
        <w:rPr>
          <w:spacing w:val="-4"/>
          <w:rtl/>
        </w:rPr>
        <w:t xml:space="preserve"> שם עולה על אמו מוד</w:t>
      </w:r>
      <w:r w:rsidRPr="00DC5F70">
        <w:rPr>
          <w:rFonts w:hint="cs"/>
          <w:spacing w:val="-4"/>
          <w:rtl/>
        </w:rPr>
        <w:t xml:space="preserve">ה </w:t>
      </w:r>
      <w:r w:rsidRPr="00DC5F70">
        <w:rPr>
          <w:rStyle w:val="2fb"/>
          <w:rFonts w:hint="cs"/>
          <w:spacing w:val="-4"/>
          <w:rtl/>
        </w:rPr>
        <w:t xml:space="preserve">ר</w:t>
      </w:r>
      <w:r w:rsidRPr="00DC5F70">
        <w:rPr>
          <w:rStyle w:val="2fb"/>
          <w:spacing w:val="-4"/>
          <w:rtl/>
        </w:rPr>
        <w:t>"</w:t>
      </w:r>
      <w:r w:rsidRPr="00DC5F70">
        <w:rPr>
          <w:rStyle w:val="2fb"/>
          <w:rFonts w:hint="cs"/>
          <w:spacing w:val="-4"/>
          <w:rtl/>
        </w:rPr>
        <w:t xml:space="preserve">א</w:t>
      </w:r>
      <w:r w:rsidRPr="00DC5F70">
        <w:rPr>
          <w:rFonts w:hint="cs"/>
          <w:spacing w:val="-4"/>
          <w:rtl/>
        </w:rPr>
        <w:t xml:space="preserve"> </w:t>
      </w:r>
      <w:r w:rsidRPr="00DC5F70">
        <w:rPr>
          <w:spacing w:val="-4"/>
          <w:rtl/>
        </w:rPr>
        <w:t xml:space="preserve">דבדמיו - אין, הוא עצמו - </w:t>
      </w:r>
      <w:r w:rsidRPr="00DC5F70">
        <w:rPr>
          <w:spacing w:val="-4"/>
          <w:rtl/>
        </w:rPr>
        <w:t xml:space="preserve">לא</w:t>
      </w:r>
      <w:r w:rsidRPr="00DC5F70">
        <w:rPr>
          <w:spacing w:val="-4"/>
          <w:rtl/>
        </w:rPr>
        <w:t xml:space="preserve"> קרב.</w:t>
      </w:r>
    </w:p>
    <w:p w:rsidR="00E403F0" w:rsidRPr="00AD695E" w:rsidRDefault="00E403F0" w:rsidP="00E403F0">
      <w:pPr>
        <w:rPr>
          <w:rtl/>
        </w:rPr>
      </w:pPr>
    </w:p>
    <w:p>
      <w:pPr>
        <w:pStyle w:val="afffff8"/>
        <w:rPr>
          <w:ins w:id="90111" w:author="קלוד" w:date="2026-10-11T12:25:27Z"/>
        </w:rPr>
      </w:pPr>
      <w:ins w:id="90112" w:author="קלוד" w:date="2026-10-11T12:25:27Z">
        <w:r>
          <w:rPr>
            <w:color w:val="7B3F00"/>
          </w:rPr>
          <w:t xml:space="preserve">האם טעם ר"א - 'שם עולה על אמו'?</w:t>
        </w:r>
      </w:ins>
    </w:p>
    <w:p>
      <w:pPr>
        <w:pStyle w:val="38"/>
        <w:rPr>
          <w:ins w:id="93579" w:author="מנוע מכני" w:date="2026-10-11T12:04:39Z"/>
        </w:rPr>
      </w:pPr>
      <w:r w:rsidRPr="00217260">
        <w:t>איתיביה אביי</w:t>
      </w:r>
      <w:r>
        <w:t xml:space="preserve">:</w:t>
      </w:r>
    </w:p>
    <w:p w:rsidR="00E403F0" w:rsidRPr="00AD695E" w:rsidRDefault="00E403F0" w:rsidP="00E403F0">
      <w:pPr>
        <w:rPr>
          <w:rtl/>
        </w:rPr>
      </w:pPr>
      <w:del w:id="93580" w:author="מנוע מכני" w:date="2026-10-11T12:04:39Z">
        <w:r>
          <w:rPr>
            <w:rtl/>
          </w:rPr>
          <w:delText xml:space="preserve"> </w:delText>
        </w:r>
      </w:del>
      <w:r>
        <w:rPr>
          <w:rtl/>
        </w:rPr>
        <w:t xml:space="preserve">וכי בעי </w:t>
      </w:r>
      <w:ins w:id="90162" w:author="מנוע מכני" w:date="2026-10-11T12:04:39Z">
        <w:r>
          <w:rPr>
            <w:rStyle w:val="2fb"/>
            <w:rtl/>
          </w:rPr>
          <w:t xml:space="preserve">ר"א</w:t>
        </w:r>
      </w:ins>
      <w:del w:id="90163" w:author="מנוע מכני" w:date="2026-10-11T12:04:39Z">
        <w:r>
          <w:rPr>
            <w:rtl/>
          </w:rPr>
          <w:delText xml:space="preserve">רבי אליעזר</w:delText>
        </w:r>
      </w:del>
      <w:r>
        <w:rPr>
          <w:rtl/>
        </w:rPr>
        <w:t xml:space="preserve"> שם עולה על אמו? </w:t>
      </w:r>
    </w:p>
    <w:p w:rsidR="00E403F0" w:rsidRPr="00AD695E" w:rsidRDefault="00E403F0" w:rsidP="00E403F0">
      <w:pPr>
        <w:rPr>
          <w:rtl/>
        </w:rPr>
      </w:pPr>
      <w:r>
        <w:rPr>
          <w:rtl/>
        </w:rPr>
        <w:t xml:space="preserve">והא </w:t>
      </w:r>
      <w:r>
        <w:rPr>
          <w:rtl/>
        </w:rPr>
        <w:t xml:space="preserve">תניא</w:t>
      </w:r>
      <w:r>
        <w:rPr>
          <w:rtl/>
        </w:rPr>
        <w:t xml:space="preserve">, המפריש נקבה לפסחו ירעה עד שיסתאב, ותמכר ויביא בדמיה פסח.</w:t>
      </w:r>
    </w:p>
    <w:p w:rsidR="00E403F0" w:rsidRPr="00AD695E" w:rsidRDefault="00E403F0" w:rsidP="00E403F0">
      <w:pPr>
        <w:ind w:firstLine="113"/>
        <w:rPr>
          <w:rtl/>
        </w:rPr>
      </w:pPr>
      <w:r>
        <w:rPr>
          <w:rtl/>
        </w:rPr>
        <w:t>ילדה - ירעה עד שיסתאב, וימכר ויביא בדמיו פסח.</w:t>
      </w:r>
    </w:p>
    <w:p w:rsidR="00E403F0" w:rsidRPr="00AD695E" w:rsidRDefault="00E403F0" w:rsidP="00E403F0">
      <w:pPr>
        <w:ind w:firstLine="113"/>
        <w:rPr>
          <w:rtl/>
        </w:rPr>
      </w:pPr>
      <w:r>
        <w:rPr>
          <w:rtl/>
        </w:rPr>
        <w:t>נשתיירה אחר הפסח תרעה עד שיסתאב, ויביא בדמיה שלמים.</w:t>
      </w:r>
    </w:p>
    <w:p w:rsidR="00E403F0" w:rsidRPr="00AD695E" w:rsidRDefault="00E403F0" w:rsidP="00E403F0">
      <w:pPr>
        <w:ind w:firstLine="113"/>
        <w:rPr>
          <w:rtl/>
        </w:rPr>
      </w:pPr>
      <w:r>
        <w:rPr>
          <w:rtl/>
        </w:rPr>
        <w:t>ילדה - ירעה עד שיסתאב, וימכר, ויביא בדמיו שלמים.</w:t>
      </w:r>
    </w:p>
    <w:p>
      <w:pPr>
        <w:pStyle w:val="38"/>
        <w:rPr>
          <w:ins w:id="93581" w:author="מנוע מכני" w:date="2026-10-11T12:04:39Z"/>
        </w:rPr>
      </w:pPr>
      <w:r w:rsidRPr="00217260">
        <w:t xml:space="preserve">ר"א</w:t>
      </w:r>
      <w:del w:id="94209" w:author="מנוע מכני" w:date="2026-10-11T12:04:39Z">
        <w:r w:rsidRPr="00217260">
          <w:delText xml:space="preserve"> אומר</w:delText>
        </w:r>
      </w:del>
      <w:r w:rsidRPr="00217260">
        <w:t xml:space="preserve">:</w:t>
      </w:r>
    </w:p>
    <w:p w:rsidR="00E403F0" w:rsidRPr="00AD695E" w:rsidRDefault="00E403F0" w:rsidP="00E403F0">
      <w:pPr>
        <w:ind w:firstLine="113"/>
        <w:rPr>
          <w:rtl/>
        </w:rPr>
      </w:pPr>
      <w:del w:id="93582" w:author="מנוע מכני" w:date="2026-10-11T12:04:39Z">
        <w:r w:rsidRPr="00217260">
          <w:rPr>
            <w:b/>
            <w:bCs/>
            <w:rtl/>
          </w:rPr>
          <w:delText xml:space="preserve"> </w:delText>
        </w:r>
      </w:del>
      <w:r w:rsidRPr="00217260">
        <w:rPr>
          <w:b/>
          <w:bCs/>
          <w:rtl/>
        </w:rPr>
        <w:t xml:space="preserve">הוא עצמו יקרב בשלמים.</w:t>
      </w:r>
    </w:p>
    <w:p w:rsidR="00E403F0" w:rsidRPr="00AD695E" w:rsidRDefault="00E403F0" w:rsidP="00E403F0">
      <w:pPr>
        <w:rPr>
          <w:rtl/>
        </w:rPr>
      </w:pPr>
      <w:r>
        <w:rPr>
          <w:rtl/>
        </w:rPr>
        <w:t xml:space="preserve">והא </w:t>
      </w:r>
      <w:ins w:id="90578" w:author="מנוע מכני" w:date="2026-10-11T12:04:39Z">
        <w:r>
          <w:rPr>
            <w:rtl/>
          </w:rPr>
          <w:t xml:space="preserve">כאן</w:t>
        </w:r>
      </w:ins>
      <w:del w:id="90579" w:author="מנוע מכני" w:date="2026-10-11T12:04:39Z">
        <w:r>
          <w:rPr>
            <w:rtl/>
          </w:rPr>
          <w:delText xml:space="preserve">הכא</w:delText>
        </w:r>
      </w:del>
      <w:r>
        <w:rPr>
          <w:rtl/>
        </w:rPr>
        <w:t xml:space="preserve">, </w:t>
      </w:r>
      <w:ins w:id="90576" w:author="מנוע מכני" w:date="2026-10-11T12:04:39Z">
        <w:r>
          <w:rPr>
            <w:rtl/>
          </w:rPr>
          <w:t xml:space="preserve">דאין</w:t>
        </w:r>
      </w:ins>
      <w:del w:id="90577" w:author="מנוע מכני" w:date="2026-10-11T12:04:39Z">
        <w:r>
          <w:rPr>
            <w:rtl/>
          </w:rPr>
          <w:delText xml:space="preserve">דליכא</w:delText>
        </w:r>
      </w:del>
      <w:r>
        <w:rPr>
          <w:rtl/>
        </w:rPr>
        <w:t xml:space="preserve"> שם שלמים על אמו, ואמר </w:t>
      </w:r>
      <w:ins w:id="90164" w:author="מנוע מכני" w:date="2026-10-11T12:04:39Z">
        <w:r>
          <w:rPr>
            <w:rStyle w:val="2fb"/>
            <w:rtl/>
          </w:rPr>
          <w:t xml:space="preserve">ר"א</w:t>
        </w:r>
      </w:ins>
      <w:del w:id="90165" w:author="מנוע מכני" w:date="2026-10-11T12:04:39Z">
        <w:r>
          <w:rPr>
            <w:rtl/>
          </w:rPr>
          <w:delText xml:space="preserve">רבי אליעזר</w:delText>
        </w:r>
      </w:del>
      <w:r>
        <w:rPr>
          <w:rtl/>
        </w:rPr>
        <w:t xml:space="preserve"> יקרב שלמים! </w:t>
      </w:r>
    </w:p>
    <w:p>
      <w:pPr>
        <w:pStyle w:val="38"/>
        <w:rPr>
          <w:ins w:id="93583" w:author="מנוע מכני" w:date="2026-10-11T12:04:39Z"/>
        </w:rPr>
      </w:pPr>
      <w:r>
        <w:t xml:space="preserve">- </w:t>
      </w:r>
      <w:r w:rsidRPr="00217260">
        <w:t>א</w:t>
      </w:r>
      <w:r w:rsidRPr="00217260">
        <w:t>"</w:t>
      </w:r>
      <w:r w:rsidRPr="00217260">
        <w:t xml:space="preserve">ל</w:t>
      </w:r>
      <w:r w:rsidRPr="00217260">
        <w:t xml:space="preserve"> רבא</w:t>
      </w:r>
      <w:r>
        <w:t>:</w:t>
      </w:r>
    </w:p>
    <w:p w:rsidR="00E403F0" w:rsidRPr="00AD695E" w:rsidRDefault="00E403F0" w:rsidP="00E403F0">
      <w:pPr>
        <w:pStyle w:val="affffb"/>
        <w:rPr>
          <w:rtl/>
        </w:rPr>
      </w:pPr>
      <w:del w:id="93584" w:author="מנוע מכני" w:date="2026-10-11T12:04:39Z">
        <w:r>
          <w:rPr>
            <w:rtl/>
          </w:rPr>
          <w:delText xml:space="preserve"> </w:delText>
        </w:r>
      </w:del>
      <w:r>
        <w:rPr>
          <w:rtl/>
        </w:rPr>
        <w:t xml:space="preserve">שאני אחר הפסח - דמותר פסח </w:t>
      </w:r>
      <w:ins w:id="92348" w:author="מנוע מכני" w:date="2026-10-11T12:04:39Z">
        <w:r>
          <w:rPr>
            <w:rtl/>
          </w:rPr>
          <w:t xml:space="preserve">גופו</w:t>
        </w:r>
      </w:ins>
      <w:del w:id="92349" w:author="מנוע מכני" w:date="2026-10-11T12:04:39Z">
        <w:r>
          <w:rPr>
            <w:rtl/>
          </w:rPr>
          <w:delText xml:space="preserve">גופיה</w:delText>
        </w:r>
      </w:del>
      <w:r>
        <w:rPr>
          <w:rtl/>
        </w:rPr>
        <w:t xml:space="preserve"> קרב שלמים.</w:t>
      </w:r>
      <w:r>
        <w:rPr>
          <w:rFonts w:hint="cs"/>
          <w:rtl/>
        </w:rPr>
        <w:t xml:space="preserve"> </w:t>
      </w:r>
      <w:ins w:id="92544" w:author="מנוע מכני" w:date="2026-10-11T12:04:39Z">
        <w:r>
          <w:rPr>
            <w:rFonts w:hint="cs"/>
            <w:rtl/>
          </w:rPr>
          <w:t xml:space="preserve">וחולק</w:t>
        </w:r>
      </w:ins>
      <w:del w:id="92545" w:author="מנוע מכני" w:date="2026-10-11T12:04:39Z">
        <w:r>
          <w:rPr>
            <w:rFonts w:hint="cs"/>
            <w:rtl/>
          </w:rPr>
          <w:delText xml:space="preserve">ופליג</w:delText>
        </w:r>
      </w:del>
      <w:r>
        <w:rPr>
          <w:rFonts w:hint="cs"/>
          <w:rtl/>
        </w:rPr>
        <w:t xml:space="preserve"> אפי' ברישא</w:t>
      </w:r>
    </w:p>
    <w:p>
      <w:pPr>
        <w:pStyle w:val="38"/>
        <w:rPr>
          <w:ins w:id="93585" w:author="מנוע מכני" w:date="2026-10-11T12:04:39Z"/>
        </w:rPr>
      </w:pPr>
      <w:r>
        <w:t xml:space="preserve">-</w:t>
      </w:r>
      <w:ins w:id="91820" w:author="מנוע מכני" w:date="2026-10-11T12:04:39Z">
        <w:ins w:id="91822" w:author="מנוע מכני" w:date="2026-10-11T12:04:39Z">
          <w:ins w:id="91824" w:author="מנוע מכני" w:date="2026-10-11T12:04:39Z">
            <w:ins w:id="91826" w:author="מנוע מכני" w:date="2026-10-11T12:04:39Z">
              <w:r>
                <w:t xml:space="preserve"> </w:t>
              </w:r>
            </w:ins>
            <w:del w:id="91827" w:author="מנוע מכני" w:date="2026-10-11T12:04:39Z">
              <w:r>
                <w:delText xml:space="preserve"> </w:delText>
              </w:r>
              <w:r w:rsidRPr="00217260">
                <w:delText xml:space="preserve"> </w:delText>
              </w:r>
            </w:del>
          </w:ins>
          <w:del w:id="91825" w:author="מנוע מכני" w:date="2026-10-11T12:04:39Z">
            <w:r>
              <w:delText xml:space="preserve"> </w:delText>
            </w:r>
            <w:r w:rsidRPr="00217260">
              <w:delText xml:space="preserve"> </w:delText>
            </w:r>
          </w:del>
        </w:ins>
        <w:del w:id="91823" w:author="מנוע מכני" w:date="2026-10-11T12:04:39Z">
          <w:r>
            <w:delText xml:space="preserve"> </w:delText>
          </w:r>
          <w:r w:rsidRPr="00217260">
            <w:delText xml:space="preserve"> </w:delText>
          </w:r>
        </w:del>
      </w:ins>
      <w:del w:id="91821" w:author="מנוע מכני" w:date="2026-10-11T12:04:39Z">
        <w:r>
          <w:delText xml:space="preserve"> </w:delText>
        </w:r>
        <w:r w:rsidRPr="00217260">
          <w:delText xml:space="preserve"> </w:delText>
        </w:r>
      </w:del>
      <w:r w:rsidRPr="00217260">
        <w:t>אביי</w:t>
      </w:r>
      <w:r>
        <w:t xml:space="preserve">:</w:t>
      </w:r>
    </w:p>
    <w:p w:rsidR="00E403F0" w:rsidRPr="00AD695E" w:rsidRDefault="00E403F0" w:rsidP="00E403F0">
      <w:pPr>
        <w:pStyle w:val="affffb"/>
        <w:rPr>
          <w:rtl/>
        </w:rPr>
      </w:pPr>
      <w:del w:id="93586" w:author="מנוע מכני" w:date="2026-10-11T12:04:39Z">
        <w:r>
          <w:rPr>
            <w:rtl/>
          </w:rPr>
          <w:delText xml:space="preserve"> </w:delText>
        </w:r>
      </w:del>
      <w:r>
        <w:rPr>
          <w:rtl/>
        </w:rPr>
        <w:t xml:space="preserve">לא</w:t>
      </w:r>
      <w:r>
        <w:rPr>
          <w:rtl/>
        </w:rPr>
        <w:t xml:space="preserve"> פליג </w:t>
      </w:r>
      <w:ins w:id="91292" w:author="מנוע מכני" w:date="2026-10-11T12:04:39Z">
        <w:r>
          <w:rPr>
            <w:rtl/>
          </w:rPr>
          <w:t xml:space="preserve">כלום</w:t>
        </w:r>
      </w:ins>
      <w:del w:id="91293" w:author="מנוע מכני" w:date="2026-10-11T12:04:39Z">
        <w:r>
          <w:rPr>
            <w:rtl/>
          </w:rPr>
          <w:delText xml:space="preserve">מידי</w:delText>
        </w:r>
      </w:del>
      <w:r>
        <w:rPr>
          <w:rtl/>
        </w:rPr>
        <w:t xml:space="preserve">, דגמירי, למקום שהמותר הולך הולד הולך, </w:t>
      </w:r>
    </w:p>
    <w:p w:rsidR="00E403F0" w:rsidRPr="00AD695E" w:rsidRDefault="00E403F0" w:rsidP="00E403F0">
      <w:pPr>
        <w:ind w:left="850" w:hanging="850"/>
        <w:rPr>
          <w:rtl/>
        </w:rPr>
      </w:pPr>
      <w:r>
        <w:rPr>
          <w:rtl/>
        </w:rPr>
        <w:tab/>
        <w:t xml:space="preserve">לאחר הפסח - דמותר קרב שלמים, ולד </w:t>
      </w:r>
      <w:ins w:id="90580" w:author="מנוע מכני" w:date="2026-10-11T12:04:39Z">
        <w:r>
          <w:rPr>
            <w:rtl/>
          </w:rPr>
          <w:t xml:space="preserve">גם</w:t>
        </w:r>
      </w:ins>
      <w:del w:id="90581" w:author="מנוע מכני" w:date="2026-10-11T12:04:39Z">
        <w:r>
          <w:rPr>
            <w:rtl/>
          </w:rPr>
          <w:tab/>
          <w:delText xml:space="preserve">נמי</w:delText>
        </w:r>
      </w:del>
      <w:r>
        <w:rPr>
          <w:rtl/>
        </w:rPr>
        <w:tab/>
        <w:t xml:space="preserve"> - קרב שלמים</w:t>
      </w:r>
      <w:ins w:id="91828" w:author="מנוע מכני" w:date="2026-10-11T12:04:39Z">
        <w:r>
          <w:rPr>
            <w:rtl/>
          </w:rPr>
          <w:t xml:space="preserve">,</w:t>
        </w:r>
      </w:ins>
      <w:del w:id="91829" w:author="מנוע מכני" w:date="2026-10-11T12:04:39Z">
        <w:r>
          <w:rPr>
            <w:rtl/>
          </w:rPr>
          <w:tab/>
          <w:delText xml:space="preserve">;</w:delText>
        </w:r>
      </w:del>
    </w:p>
    <w:p w:rsidR="00E403F0" w:rsidRPr="00AD695E" w:rsidRDefault="00E403F0" w:rsidP="00E403F0">
      <w:pPr>
        <w:ind w:left="850" w:hanging="850"/>
        <w:rPr>
          <w:rtl/>
        </w:rPr>
      </w:pPr>
      <w:r>
        <w:rPr>
          <w:rtl/>
        </w:rPr>
        <w:tab/>
        <w:t xml:space="preserve">אבל לפני הפסח, </w:t>
      </w:r>
      <w:r>
        <w:rPr>
          <w:rFonts w:hint="cs"/>
          <w:rtl/>
        </w:rPr>
        <w:t xml:space="preserve">דהקדיש </w:t>
      </w:r>
      <w:r>
        <w:rPr>
          <w:rtl/>
        </w:rPr>
        <w:t xml:space="preserve">לדמי פסח, ולד </w:t>
      </w:r>
      <w:ins w:id="90582" w:author="מנוע מכני" w:date="2026-10-11T12:04:39Z">
        <w:r>
          <w:rPr>
            <w:rtl/>
          </w:rPr>
          <w:t xml:space="preserve">גם</w:t>
        </w:r>
      </w:ins>
      <w:del w:id="90583" w:author="מנוע מכני" w:date="2026-10-11T12:04:39Z">
        <w:r>
          <w:rPr>
            <w:rtl/>
          </w:rPr>
          <w:delText xml:space="preserve">נמי</w:delText>
        </w:r>
      </w:del>
      <w:r>
        <w:rPr>
          <w:rtl/>
        </w:rPr>
        <w:t xml:space="preserve"> - לדמי פסח.</w:t>
      </w:r>
    </w:p>
    <w:p w:rsidR="00E403F0" w:rsidRPr="00AD695E" w:rsidRDefault="00E403F0" w:rsidP="00E403F0">
      <w:pPr>
        <w:rPr>
          <w:rtl/>
        </w:rPr>
      </w:pPr>
    </w:p>
    <w:p>
      <w:pPr>
        <w:pStyle w:val="38"/>
        <w:rPr>
          <w:ins w:id="93587" w:author="מנוע מכני" w:date="2026-10-11T12:04:39Z"/>
        </w:rPr>
      </w:pPr>
      <w:r>
        <w:t>מתיב ר</w:t>
      </w:r>
      <w:r>
        <w:t>עב</w:t>
      </w:r>
      <w:r>
        <w:t>"</w:t>
      </w:r>
      <w:r>
        <w:t>ח</w:t>
      </w:r>
      <w:r>
        <w:t xml:space="preserve">:</w:t>
      </w:r>
    </w:p>
    <w:p w:rsidR="00E403F0" w:rsidRPr="00AD695E" w:rsidRDefault="00E403F0" w:rsidP="00E403F0">
      <w:pPr>
        <w:rPr>
          <w:rtl/>
        </w:rPr>
      </w:pPr>
      <w:del w:id="93588" w:author="מנוע מכני" w:date="2026-10-11T12:04:39Z">
        <w:r>
          <w:rPr>
            <w:rtl/>
          </w:rPr>
          <w:delText xml:space="preserve"> </w:delText>
        </w:r>
      </w:del>
      <w:r>
        <w:rPr>
          <w:rtl/>
        </w:rPr>
        <w:t xml:space="preserve">ומי </w:t>
      </w:r>
      <w:ins w:id="90584" w:author="מנוע מכני" w:date="2026-10-11T12:04:39Z">
        <w:r>
          <w:rPr>
            <w:rtl/>
          </w:rPr>
          <w:t xml:space="preserve">אומרים</w:t>
        </w:r>
      </w:ins>
      <w:del w:id="90585" w:author="מנוע מכני" w:date="2026-10-11T12:04:39Z">
        <w:r>
          <w:rPr>
            <w:rtl/>
          </w:rPr>
          <w:delText xml:space="preserve">אמרינן</w:delText>
        </w:r>
      </w:del>
      <w:r>
        <w:rPr>
          <w:rtl/>
        </w:rPr>
        <w:t xml:space="preserve"> מדאימיה לדמי - ולד </w:t>
      </w:r>
      <w:ins w:id="90586" w:author="מנוע מכני" w:date="2026-10-11T12:04:39Z">
        <w:r>
          <w:rPr>
            <w:rtl/>
          </w:rPr>
          <w:t xml:space="preserve">גם</w:t>
        </w:r>
      </w:ins>
      <w:del w:id="90587" w:author="מנוע מכני" w:date="2026-10-11T12:04:39Z">
        <w:r>
          <w:rPr>
            <w:rtl/>
          </w:rPr>
          <w:delText xml:space="preserve">נמי</w:delText>
        </w:r>
      </w:del>
      <w:r>
        <w:rPr>
          <w:rtl/>
        </w:rPr>
        <w:t xml:space="preserve"> לדמי? </w:t>
      </w:r>
    </w:p>
    <w:p>
      <w:pPr>
        <w:pStyle w:val="38"/>
        <w:rPr>
          <w:ins w:id="93589" w:author="מנוע מכני" w:date="2026-10-11T12:04:39Z"/>
        </w:rPr>
      </w:pPr>
      <w:r>
        <w:t xml:space="preserve">והתניא:</w:t>
      </w:r>
    </w:p>
    <w:p w:rsidR="00E403F0" w:rsidRPr="00AD695E" w:rsidRDefault="00E403F0" w:rsidP="00E403F0">
      <w:pPr>
        <w:rPr>
          <w:rtl/>
        </w:rPr>
      </w:pPr>
      <w:del w:id="93590" w:author="מנוע מכני" w:date="2026-10-11T12:04:39Z">
        <w:r>
          <w:rPr>
            <w:rtl/>
          </w:rPr>
          <w:delText xml:space="preserve"> </w:delText>
        </w:r>
      </w:del>
      <w:r>
        <w:rPr>
          <w:rtl/>
        </w:rPr>
        <w:t xml:space="preserve">המפריש נקבה לפסח היא וולדותיה ירעו עד שיסתאבו, וימכרו, ויביא בדמיהם פסח.</w:t>
      </w:r>
    </w:p>
    <w:p w:rsidR="00E403F0" w:rsidRPr="00AD695E" w:rsidRDefault="00E403F0" w:rsidP="00E403F0">
      <w:pPr>
        <w:rPr>
          <w:rtl/>
        </w:rPr>
      </w:pPr>
      <w:r>
        <w:rPr>
          <w:rStyle w:val="2fb"/>
          <w:rtl/>
        </w:rPr>
        <w:t xml:space="preserve">ר"א</w:t>
      </w:r>
      <w:r>
        <w:rPr>
          <w:rtl/>
        </w:rPr>
        <w:t xml:space="preserve"> אומר, הוא עצמו יקרב פסח.</w:t>
      </w:r>
    </w:p>
    <w:p w:rsidR="00E403F0" w:rsidRPr="00AD695E" w:rsidRDefault="00E403F0" w:rsidP="00E403F0">
      <w:pPr>
        <w:rPr>
          <w:rtl/>
        </w:rPr>
      </w:pPr>
      <w:r>
        <w:rPr>
          <w:rtl/>
        </w:rPr>
        <w:t xml:space="preserve">והא </w:t>
      </w:r>
      <w:ins w:id="90588" w:author="מנוע מכני" w:date="2026-10-11T12:04:39Z">
        <w:r>
          <w:rPr>
            <w:rtl/>
          </w:rPr>
          <w:t xml:space="preserve">כאן</w:t>
        </w:r>
      </w:ins>
      <w:del w:id="90589" w:author="מנוע מכני" w:date="2026-10-11T12:04:39Z">
        <w:r>
          <w:rPr>
            <w:rtl/>
          </w:rPr>
          <w:delText xml:space="preserve">הכא</w:delText>
        </w:r>
      </w:del>
      <w:r>
        <w:rPr>
          <w:rtl/>
        </w:rPr>
        <w:t xml:space="preserve"> דאימיה לדמי, </w:t>
      </w:r>
      <w:r>
        <w:rPr>
          <w:rStyle w:val="2fb"/>
          <w:rtl/>
        </w:rPr>
        <w:t xml:space="preserve">וא</w:t>
      </w:r>
      <w:r>
        <w:rPr>
          <w:rStyle w:val="2fb"/>
          <w:rFonts w:hint="cs"/>
          <w:rtl/>
        </w:rPr>
        <w:t>ר</w:t>
      </w:r>
      <w:r>
        <w:rPr>
          <w:rStyle w:val="2fb"/>
          <w:rtl/>
        </w:rPr>
        <w:t>"</w:t>
      </w:r>
      <w:r>
        <w:rPr>
          <w:rStyle w:val="2fb"/>
          <w:rFonts w:hint="cs"/>
          <w:rtl/>
        </w:rPr>
        <w:t xml:space="preserve">א</w:t>
      </w:r>
      <w:r>
        <w:rPr>
          <w:rFonts w:hint="cs"/>
          <w:rtl/>
        </w:rPr>
        <w:t xml:space="preserve"> </w:t>
      </w:r>
      <w:r>
        <w:rPr>
          <w:rtl/>
        </w:rPr>
        <w:t xml:space="preserve">הוא עצמו קרב פסח, ולא </w:t>
      </w:r>
      <w:ins w:id="91294" w:author="מנוע מכני" w:date="2026-10-11T12:04:39Z">
        <w:r>
          <w:rPr>
            <w:rtl/>
          </w:rPr>
          <w:t xml:space="preserve">מעמידים</w:t>
        </w:r>
      </w:ins>
      <w:del w:id="91295" w:author="מנוע מכני" w:date="2026-10-11T12:04:39Z">
        <w:r>
          <w:rPr>
            <w:rtl/>
          </w:rPr>
          <w:delText xml:space="preserve">מוקמינן</w:delText>
        </w:r>
      </w:del>
      <w:r>
        <w:rPr>
          <w:rtl/>
        </w:rPr>
        <w:t xml:space="preserve"> </w:t>
      </w:r>
      <w:ins w:id="91296" w:author="מנוע מכני" w:date="2026-10-11T12:04:39Z">
        <w:r>
          <w:rPr>
            <w:rtl/>
          </w:rPr>
          <w:t xml:space="preserve">לו</w:t>
        </w:r>
      </w:ins>
      <w:del w:id="91297" w:author="מנוע מכני" w:date="2026-10-11T12:04:39Z">
        <w:r>
          <w:rPr>
            <w:rtl/>
          </w:rPr>
          <w:delText xml:space="preserve">ליה</w:delText>
        </w:r>
      </w:del>
      <w:r>
        <w:rPr>
          <w:rtl/>
        </w:rPr>
        <w:t xml:space="preserve"> באימיה! </w:t>
      </w:r>
    </w:p>
    <w:p>
      <w:pPr>
        <w:pStyle w:val="38"/>
        <w:rPr>
          <w:ins w:id="93591" w:author="מנוע מכני" w:date="2026-10-11T12:04:39Z"/>
        </w:rPr>
      </w:pPr>
      <w:r>
        <w:t xml:space="preserve">רבינא:</w:t>
      </w:r>
    </w:p>
    <w:p w:rsidR="00E403F0" w:rsidRPr="00AD695E" w:rsidRDefault="00E403F0" w:rsidP="00E403F0">
      <w:pPr>
        <w:rPr>
          <w:rtl/>
        </w:rPr>
      </w:pPr>
      <w:del w:id="93592" w:author="מנוע מכני" w:date="2026-10-11T12:04:39Z">
        <w:r>
          <w:rPr>
            <w:rtl/>
          </w:rPr>
          <w:delText xml:space="preserve"> </w:delText>
        </w:r>
      </w:del>
      <w:r>
        <w:rPr>
          <w:rtl/>
        </w:rPr>
        <w:t xml:space="preserve">במפריש בהמה מעוברת </w:t>
      </w:r>
      <w:ins w:id="91298" w:author="מנוע מכני" w:date="2026-10-11T12:04:39Z">
        <w:r>
          <w:rPr>
            <w:rtl/>
          </w:rPr>
          <w:t xml:space="preserve">מדובר</w:t>
        </w:r>
      </w:ins>
      <w:del w:id="91299" w:author="מנוע מכני" w:date="2026-10-11T12:04:39Z">
        <w:r>
          <w:rPr>
            <w:rtl/>
          </w:rPr>
          <w:delText xml:space="preserve">עסקינן</w:delText>
        </w:r>
      </w:del>
      <w:r>
        <w:rPr>
          <w:rtl/>
        </w:rPr>
        <w:t xml:space="preserve">, </w:t>
      </w:r>
    </w:p>
    <w:p>
      <w:pPr>
        <w:pStyle w:val="38"/>
        <w:rPr>
          <w:ins w:id="93593" w:author="מנוע מכני" w:date="2026-10-11T12:04:39Z"/>
        </w:rPr>
      </w:pPr>
      <w:r>
        <w:t>ר</w:t>
      </w:r>
      <w:r>
        <w:t>"</w:t>
      </w:r>
      <w:r>
        <w:t>א סבר כרי</w:t>
      </w:r>
      <w:r>
        <w:t>"</w:t>
      </w:r>
      <w:r>
        <w:t>ו:</w:t>
      </w:r>
    </w:p>
    <w:p w:rsidR="00E403F0" w:rsidRPr="00AD695E" w:rsidRDefault="00E403F0" w:rsidP="00E403F0">
      <w:pPr>
        <w:rPr>
          <w:rtl/>
        </w:rPr>
      </w:pPr>
      <w:del w:id="93594" w:author="מנוע מכני" w:date="2026-10-11T12:04:39Z">
        <w:r>
          <w:rPr>
            <w:rtl/>
          </w:rPr>
          <w:delText xml:space="preserve"> </w:delText>
        </w:r>
      </w:del>
      <w:r>
        <w:rPr>
          <w:rtl/>
        </w:rPr>
        <w:tab/>
        <w:t xml:space="preserve">דאמר אם שיירו משוייר, דעובר </w:t>
      </w:r>
      <w:ins w:id="90590" w:author="מנוע מכני" w:date="2026-10-11T12:04:39Z">
        <w:r>
          <w:rPr>
            <w:rtl/>
          </w:rPr>
          <w:t xml:space="preserve">לא</w:t>
        </w:r>
      </w:ins>
      <w:del w:id="90591" w:author="מנוע מכני" w:date="2026-10-11T12:04:39Z">
        <w:r>
          <w:rPr>
            <w:rtl/>
          </w:rPr>
          <w:tab/>
          <w:delText xml:space="preserve">לאו</w:delText>
        </w:r>
      </w:del>
      <w:r>
        <w:rPr>
          <w:rtl/>
        </w:rPr>
        <w:tab/>
        <w:t xml:space="preserve"> ירך אמו הוא, </w:t>
      </w:r>
    </w:p>
    <w:p w:rsidR="00E403F0" w:rsidRPr="00AD695E" w:rsidRDefault="00E403F0" w:rsidP="00E403F0">
      <w:pPr>
        <w:rPr>
          <w:rtl/>
        </w:rPr>
      </w:pPr>
      <w:r>
        <w:rPr>
          <w:rtl/>
        </w:rPr>
        <w:tab/>
      </w:r>
      <w:r>
        <w:rPr>
          <w:rtl/>
        </w:rPr>
        <w:tab/>
      </w:r>
      <w:r>
        <w:rPr>
          <w:rtl/>
        </w:rPr>
        <w:tab/>
        <w:t>ואמו היא דלא קדשה קדושת הגוף, אבל היא קדשה.</w:t>
      </w:r>
    </w:p>
    <w:p>
      <w:pPr>
        <w:pStyle w:val="38"/>
        <w:rPr>
          <w:ins w:id="93595" w:author="מנוע מכני" w:date="2026-10-11T12:04:39Z"/>
        </w:rPr>
      </w:pPr>
      <w:r>
        <w:t>א</w:t>
      </w:r>
      <w:r>
        <w:t>"</w:t>
      </w:r>
      <w:r>
        <w:t xml:space="preserve">ל</w:t>
      </w:r>
      <w:r>
        <w:t xml:space="preserve"> מ</w:t>
      </w:r>
      <w:r>
        <w:t>"</w:t>
      </w:r>
      <w:r>
        <w:t>ז בריה דר</w:t>
      </w:r>
      <w:r>
        <w:t>"</w:t>
      </w:r>
      <w:r>
        <w:t>מ</w:t>
      </w:r>
      <w:r>
        <w:t xml:space="preserve"> לרבינא:</w:t>
      </w:r>
    </w:p>
    <w:p w:rsidR="00E403F0" w:rsidRPr="00AD695E" w:rsidRDefault="00E403F0" w:rsidP="00E403F0">
      <w:pPr>
        <w:rPr>
          <w:rtl/>
        </w:rPr>
      </w:pPr>
      <w:del w:id="93596" w:author="מנוע מכני" w:date="2026-10-11T12:04:39Z">
        <w:r>
          <w:rPr>
            <w:rtl/>
          </w:rPr>
          <w:delText xml:space="preserve"> </w:delText>
        </w:r>
      </w:del>
      <w:r>
        <w:rPr>
          <w:rtl/>
        </w:rPr>
        <w:t xml:space="preserve">ה"</w:t>
      </w:r>
      <w:r>
        <w:rPr>
          <w:rFonts w:hint="cs"/>
          <w:rtl/>
        </w:rPr>
        <w:t xml:space="preserve">נ</w:t>
      </w:r>
      <w:r>
        <w:rPr>
          <w:rFonts w:hint="cs"/>
          <w:rtl/>
        </w:rPr>
        <w:t xml:space="preserve"> </w:t>
      </w:r>
      <w:ins w:id="92758" w:author="מנוע מכני" w:date="2026-10-11T12:04:39Z">
        <w:r>
          <w:rPr>
            <w:rFonts w:hint="cs"/>
            <w:rtl/>
          </w:rPr>
          <w:t xml:space="preserve">מסתבר</w:t>
        </w:r>
      </w:ins>
      <w:del w:id="92759" w:author="מנוע מכני" w:date="2026-10-11T12:04:39Z">
        <w:r>
          <w:rPr>
            <w:rFonts w:hint="cs"/>
            <w:rtl/>
          </w:rPr>
          <w:delText xml:space="preserve">מ</w:delText>
        </w:r>
        <w:r>
          <w:rPr>
            <w:rtl/>
          </w:rPr>
          <w:delText xml:space="preserve">סתברא</w:delText>
        </w:r>
      </w:del>
      <w:r>
        <w:rPr>
          <w:rtl/>
        </w:rPr>
        <w:t xml:space="preserve">, דבבהמה מעוברת </w:t>
      </w:r>
      <w:ins w:id="91300" w:author="מנוע מכני" w:date="2026-10-11T12:04:39Z">
        <w:r>
          <w:rPr>
            <w:rtl/>
          </w:rPr>
          <w:t xml:space="preserve">מדובר</w:t>
        </w:r>
      </w:ins>
      <w:del w:id="91301" w:author="מנוע מכני" w:date="2026-10-11T12:04:39Z">
        <w:r>
          <w:rPr>
            <w:rtl/>
          </w:rPr>
          <w:delText xml:space="preserve">עסקינן</w:delText>
        </w:r>
      </w:del>
      <w:ins w:id="91830" w:author="מנוע מכני" w:date="2026-10-11T12:04:39Z">
        <w:r>
          <w:rPr>
            <w:rtl/>
          </w:rPr>
          <w:t xml:space="preserve">,</w:t>
        </w:r>
      </w:ins>
      <w:del w:id="91831" w:author="מנוע מכני" w:date="2026-10-11T12:04:39Z">
        <w:r>
          <w:rPr>
            <w:rtl/>
          </w:rPr>
          <w:delText xml:space="preserve">;</w:delText>
        </w:r>
      </w:del>
    </w:p>
    <w:p w:rsidR="00E403F0" w:rsidRPr="00AD695E" w:rsidRDefault="00E403F0" w:rsidP="00E403F0">
      <w:pPr>
        <w:rPr>
          <w:rtl/>
        </w:rPr>
      </w:pPr>
      <w:r>
        <w:rPr>
          <w:rtl/>
        </w:rPr>
        <w:lastRenderedPageBreak/>
        <w:t xml:space="preserve">מדקתני היא וולדותיה, </w:t>
      </w:r>
      <w:r>
        <w:rPr>
          <w:rtl/>
        </w:rPr>
        <w:lastRenderedPageBreak/>
        <w:t xml:space="preserve">ש"מ</w:t>
      </w:r>
      <w:r>
        <w:rPr>
          <w:rtl/>
        </w:rPr>
        <w:lastRenderedPageBreak/>
        <w:t xml:space="preserve">.</w:t>
      </w:r>
    </w:p>
    <w:p w:rsidR="00E403F0" w:rsidRPr="00AD695E" w:rsidRDefault="00E403F0" w:rsidP="00E403F0">
      <w:pPr>
        <w:rPr>
          <w:rtl/>
        </w:rPr>
      </w:pPr>
    </w:p>
    <w:p w:rsidR="00E403F0" w:rsidRPr="00AD695E" w:rsidRDefault="00E403F0" w:rsidP="00E403F0">
      <w:pPr>
        <w:pStyle w:val="afff3"/>
        <w:framePr w:wrap="around"/>
        <w:spacing w:line="240" w:lineRule="exact"/>
        <w:rPr>
          <w:rtl/>
        </w:rPr>
      </w:pPr>
      <w:r w:rsidRPr="009239E9">
        <w:rPr>
          <w:rFonts w:hint="cs"/>
          <w:szCs w:val="18"/>
          <w:rtl/>
        </w:rPr>
        <w:t>יט:</w:t>
      </w:r>
    </w:p>
    <w:p>
      <w:pPr>
        <w:pStyle w:val="afffff8"/>
        <w:rPr>
          <w:ins w:id="90109" w:author="קלוד" w:date="2026-10-11T12:25:27Z"/>
        </w:rPr>
      </w:pPr>
      <w:ins w:id="90110" w:author="קלוד" w:date="2026-10-11T12:25:27Z">
        <w:r>
          <w:rPr>
            <w:color w:val="7B3F00"/>
          </w:rPr>
          <w:t xml:space="preserve">מפריש נקבה לאשם - בנה אינו קרב אשם אפי' לר"א</w:t>
        </w:r>
      </w:ins>
    </w:p>
    <w:p>
      <w:pPr>
        <w:pStyle w:val="38"/>
        <w:rPr>
          <w:ins w:id="93597" w:author="מנוע מכני" w:date="2026-10-11T12:04:39Z"/>
        </w:rPr>
      </w:pPr>
      <w:r>
        <w:t>א</w:t>
      </w:r>
      <w:r>
        <w:t>ריב</w:t>
      </w:r>
      <w:r>
        <w:t>"</w:t>
      </w:r>
      <w:r>
        <w:t>ח</w:t>
      </w:r>
      <w:r>
        <w:t xml:space="preserve">:</w:t>
      </w:r>
    </w:p>
    <w:p w:rsidR="00E403F0" w:rsidRPr="00AD695E" w:rsidRDefault="00E403F0" w:rsidP="00E403F0">
      <w:pPr>
        <w:rPr>
          <w:rtl/>
        </w:rPr>
      </w:pPr>
      <w:del w:id="93598" w:author="מנוע מכני" w:date="2026-10-11T12:04:39Z">
        <w:r>
          <w:rPr>
            <w:rtl/>
          </w:rPr>
          <w:delText xml:space="preserve"> </w:delText>
        </w:r>
      </w:del>
      <w:r>
        <w:rPr>
          <w:rtl/>
        </w:rPr>
        <w:t xml:space="preserve">ומודה </w:t>
      </w:r>
      <w:ins w:id="90166" w:author="מנוע מכני" w:date="2026-10-11T12:04:39Z">
        <w:r>
          <w:rPr>
            <w:rStyle w:val="2fb"/>
            <w:rtl/>
          </w:rPr>
          <w:t xml:space="preserve">ר"א</w:t>
        </w:r>
      </w:ins>
      <w:del w:id="90167" w:author="מנוע מכני" w:date="2026-10-11T12:04:39Z">
        <w:r>
          <w:rPr>
            <w:rtl/>
          </w:rPr>
          <w:delText xml:space="preserve">רבי אליעזר</w:delText>
        </w:r>
      </w:del>
      <w:r>
        <w:rPr>
          <w:rtl/>
        </w:rPr>
        <w:t xml:space="preserve"> במפריש נקבה לאשם דאין בנה קרב אשם פשיטא, </w:t>
      </w:r>
    </w:p>
    <w:p w:rsidR="00E403F0" w:rsidRPr="00AD695E" w:rsidRDefault="00E403F0" w:rsidP="00E403F0">
      <w:pPr>
        <w:rPr>
          <w:rtl/>
        </w:rPr>
      </w:pPr>
      <w:r>
        <w:rPr>
          <w:rtl/>
        </w:rPr>
        <w:t xml:space="preserve">עד כאן </w:t>
      </w:r>
      <w:r>
        <w:rPr>
          <w:rtl/>
        </w:rPr>
        <w:t xml:space="preserve">לא</w:t>
      </w:r>
      <w:r>
        <w:rPr>
          <w:rtl/>
        </w:rPr>
        <w:t xml:space="preserve"> </w:t>
      </w:r>
      <w:ins w:id="91302" w:author="מנוע מכני" w:date="2026-10-11T12:04:39Z">
        <w:r>
          <w:rPr>
            <w:rtl/>
          </w:rPr>
          <w:t xml:space="preserve">אומר</w:t>
        </w:r>
      </w:ins>
      <w:del w:id="91303" w:author="מנוע מכני" w:date="2026-10-11T12:04:39Z">
        <w:r>
          <w:rPr>
            <w:rtl/>
          </w:rPr>
          <w:delText xml:space="preserve">קאמר</w:delText>
        </w:r>
      </w:del>
      <w:r>
        <w:rPr>
          <w:rtl/>
        </w:rPr>
        <w:t xml:space="preserve"> </w:t>
      </w:r>
      <w:ins w:id="90168" w:author="מנוע מכני" w:date="2026-10-11T12:04:39Z">
        <w:r>
          <w:rPr>
            <w:rStyle w:val="2fb"/>
            <w:rtl/>
          </w:rPr>
          <w:t xml:space="preserve">ר"א</w:t>
        </w:r>
      </w:ins>
      <w:del w:id="90169" w:author="מנוע מכני" w:date="2026-10-11T12:04:39Z">
        <w:r>
          <w:rPr>
            <w:rtl/>
          </w:rPr>
          <w:delText xml:space="preserve">רבי אליעזר</w:delText>
        </w:r>
      </w:del>
      <w:r>
        <w:rPr>
          <w:rtl/>
        </w:rPr>
        <w:t xml:space="preserve"> - אלא במפריש נקבה לעולה, </w:t>
      </w:r>
      <w:ins w:id="90592" w:author="מנוע מכני" w:date="2026-10-11T12:04:39Z">
        <w:r>
          <w:rPr>
            <w:rtl/>
          </w:rPr>
          <w:t xml:space="preserve">דיש</w:t>
        </w:r>
      </w:ins>
      <w:del w:id="90593" w:author="מנוע מכני" w:date="2026-10-11T12:04:39Z">
        <w:r>
          <w:rPr>
            <w:rtl/>
          </w:rPr>
          <w:delText xml:space="preserve">דאיכא</w:delText>
        </w:r>
      </w:del>
      <w:r>
        <w:rPr>
          <w:rtl/>
        </w:rPr>
        <w:t xml:space="preserve"> שם עולה על אמו, </w:t>
      </w:r>
    </w:p>
    <w:p w:rsidR="00E403F0" w:rsidRPr="00DC5F70" w:rsidRDefault="00E403F0" w:rsidP="00E403F0">
      <w:pPr>
        <w:rPr>
          <w:spacing w:val="-2"/>
          <w:rtl/>
        </w:rPr>
      </w:pPr>
      <w:r w:rsidRPr="00DC5F70">
        <w:rPr>
          <w:spacing w:val="-2"/>
          <w:rtl/>
        </w:rPr>
        <w:t xml:space="preserve">אבל גבי מפריש נקבה לאשם, </w:t>
      </w:r>
      <w:ins w:id="90594" w:author="מנוע מכני" w:date="2026-10-11T12:04:39Z">
        <w:r>
          <w:rPr>
            <w:spacing w:val="-2"/>
            <w:rtl/>
          </w:rPr>
          <w:t xml:space="preserve">דאין</w:t>
        </w:r>
      </w:ins>
      <w:del w:id="90595" w:author="מנוע מכני" w:date="2026-10-11T12:04:39Z">
        <w:r w:rsidRPr="00DC5F70">
          <w:rPr>
            <w:spacing w:val="-2"/>
            <w:rtl/>
          </w:rPr>
          <w:delText xml:space="preserve">דליכא</w:delText>
        </w:r>
      </w:del>
      <w:r w:rsidRPr="00DC5F70">
        <w:rPr>
          <w:spacing w:val="-2"/>
          <w:rtl/>
        </w:rPr>
        <w:t xml:space="preserve"> שם אשם על אמו </w:t>
      </w:r>
      <w:ins w:id="90172" w:author="מנוע מכני" w:date="2026-10-11T12:04:39Z">
        <w:r>
          <w:rPr>
            <w:spacing w:val="-2"/>
            <w:rtl/>
          </w:rPr>
          <w:t xml:space="preserve">אפי'</w:t>
        </w:r>
      </w:ins>
      <w:del w:id="90173" w:author="מנוע מכני" w:date="2026-10-11T12:04:39Z">
        <w:r w:rsidRPr="00DC5F70">
          <w:rPr>
            <w:spacing w:val="-2"/>
            <w:rtl/>
          </w:rPr>
          <w:delText xml:space="preserve">אפילו</w:delText>
        </w:r>
      </w:del>
      <w:r w:rsidRPr="00DC5F70">
        <w:rPr>
          <w:spacing w:val="-2"/>
          <w:rtl/>
        </w:rPr>
        <w:t xml:space="preserve"> </w:t>
      </w:r>
      <w:ins w:id="90170" w:author="מנוע מכני" w:date="2026-10-11T12:04:39Z">
        <w:r>
          <w:rPr>
            <w:rStyle w:val="2fb"/>
            <w:spacing w:val="-2"/>
            <w:rtl/>
          </w:rPr>
          <w:t xml:space="preserve">ר"א</w:t>
        </w:r>
      </w:ins>
      <w:del w:id="90171" w:author="מנוע מכני" w:date="2026-10-11T12:04:39Z">
        <w:r w:rsidRPr="00DC5F70">
          <w:rPr>
            <w:spacing w:val="-2"/>
            <w:rtl/>
          </w:rPr>
          <w:delText xml:space="preserve">רבי אליעזר</w:delText>
        </w:r>
      </w:del>
      <w:r w:rsidRPr="00DC5F70">
        <w:rPr>
          <w:spacing w:val="-2"/>
          <w:rtl/>
        </w:rPr>
        <w:t xml:space="preserve"> מודה דלא קרב אשם! </w:t>
      </w:r>
    </w:p>
    <w:p w:rsidR="00E403F0" w:rsidRPr="00AD695E" w:rsidRDefault="00E403F0" w:rsidP="00E403F0">
      <w:pPr>
        <w:rPr>
          <w:rtl/>
        </w:rPr>
      </w:pPr>
      <w:ins w:id="92262" w:author="מנוע מכני" w:date="2026-10-11T12:04:39Z">
        <w:r>
          <w:rPr>
            <w:rtl/>
          </w:rPr>
          <w:t xml:space="preserve">אם </w:t>
        </w:r>
      </w:ins>
      <w:del w:id="92263" w:author="מנוע מכני" w:date="2026-10-11T12:04:39Z">
        <w:r>
          <w:rPr>
            <w:rtl/>
          </w:rPr>
          <w:delText xml:space="preserve">אי </w:delText>
        </w:r>
      </w:del>
      <w:ins w:id="90598" w:author="מנוע מכני" w:date="2026-10-11T12:04:39Z">
        <w:r>
          <w:rPr>
            <w:rtl/>
          </w:rPr>
          <w:t xml:space="preserve">לא</w:t>
        </w:r>
      </w:ins>
      <w:del w:id="90599" w:author="מנוע מכני" w:date="2026-10-11T12:04:39Z">
        <w:r>
          <w:rPr>
            <w:rtl/>
          </w:rPr>
          <w:delText xml:space="preserve">לאו</w:delText>
        </w:r>
      </w:del>
      <w:r>
        <w:rPr>
          <w:rtl/>
        </w:rPr>
        <w:t xml:space="preserve"> </w:t>
      </w:r>
      <w:ins w:id="90079" w:author="Claude - סמנטי" w:date="2026-10-11T12:20:38Z">
        <w:r>
          <w:rPr>
            <w:rtl/>
          </w:rPr>
          <w:t xml:space="preserve">שהשמיענו</w:t>
        </w:r>
      </w:ins>
      <w:del w:id="90080" w:author="Claude - סמנטי" w:date="2026-10-11T12:20:38Z">
        <w:r>
          <w:rPr>
            <w:rtl/>
          </w:rPr>
          <w:delText xml:space="preserve">דאשמעינן</w:delText>
        </w:r>
      </w:del>
      <w:r>
        <w:rPr>
          <w:rtl/>
        </w:rPr>
        <w:t xml:space="preserve">, </w:t>
      </w:r>
      <w:r>
        <w:rPr>
          <w:rtl/>
        </w:rPr>
        <w:t xml:space="preserve">הו"</w:t>
      </w:r>
      <w:r>
        <w:rPr>
          <w:rFonts w:hint="cs"/>
          <w:rtl/>
        </w:rPr>
        <w:t>א</w:t>
      </w:r>
      <w:r>
        <w:rPr>
          <w:rtl/>
        </w:rPr>
        <w:t xml:space="preserve">: טעמא </w:t>
      </w:r>
      <w:r>
        <w:rPr>
          <w:rStyle w:val="2fb"/>
          <w:rtl/>
        </w:rPr>
        <w:t xml:space="preserve">דר"</w:t>
      </w:r>
      <w:r>
        <w:rPr>
          <w:rStyle w:val="2fb"/>
          <w:rFonts w:hint="cs"/>
          <w:rtl/>
        </w:rPr>
        <w:t>א</w:t>
      </w:r>
      <w:r>
        <w:rPr>
          <w:rtl/>
        </w:rPr>
        <w:t xml:space="preserve"> </w:t>
      </w:r>
      <w:ins w:id="90600" w:author="מנוע מכני" w:date="2026-10-11T12:04:39Z">
        <w:r>
          <w:rPr>
            <w:rtl/>
          </w:rPr>
          <w:t xml:space="preserve">לא</w:t>
        </w:r>
      </w:ins>
      <w:del w:id="90601" w:author="מנוע מכני" w:date="2026-10-11T12:04:39Z">
        <w:r>
          <w:rPr>
            <w:rtl/>
          </w:rPr>
          <w:delText xml:space="preserve">לאו</w:delText>
        </w:r>
      </w:del>
      <w:r>
        <w:rPr>
          <w:rtl/>
        </w:rPr>
        <w:t xml:space="preserve"> משום דשם עולה על אמו, אלא משום דחזי ולד להקרבה, </w:t>
      </w:r>
      <w:ins w:id="91304" w:author="מנוע מכני" w:date="2026-10-11T12:04:39Z">
        <w:r>
          <w:rPr>
            <w:rtl/>
          </w:rPr>
          <w:t xml:space="preserve">וזה</w:t>
        </w:r>
      </w:ins>
      <w:del w:id="91305" w:author="מנוע מכני" w:date="2026-10-11T12:04:39Z">
        <w:r>
          <w:rPr>
            <w:rtl/>
          </w:rPr>
          <w:delText xml:space="preserve">והאי</w:delText>
        </w:r>
      </w:del>
      <w:r>
        <w:rPr>
          <w:rtl/>
        </w:rPr>
        <w:t xml:space="preserve"> </w:t>
      </w:r>
      <w:ins w:id="90596" w:author="מנוע מכני" w:date="2026-10-11T12:04:39Z">
        <w:r>
          <w:rPr>
            <w:rtl/>
          </w:rPr>
          <w:t xml:space="preserve">גם</w:t>
        </w:r>
      </w:ins>
      <w:del w:id="90597" w:author="מנוע מכני" w:date="2026-10-11T12:04:39Z">
        <w:r>
          <w:rPr>
            <w:rtl/>
          </w:rPr>
          <w:delText xml:space="preserve">נמי</w:delText>
        </w:r>
      </w:del>
      <w:r>
        <w:rPr>
          <w:rtl/>
        </w:rPr>
        <w:t xml:space="preserve"> - הא חזי להקרבה, </w:t>
      </w:r>
      <w:r>
        <w:rPr>
          <w:rtl/>
        </w:rPr>
        <w:t xml:space="preserve">קמ"ל</w:t>
      </w:r>
      <w:r>
        <w:rPr>
          <w:rtl/>
        </w:rPr>
        <w:t xml:space="preserve">.</w:t>
      </w:r>
    </w:p>
    <w:p>
      <w:pPr>
        <w:pStyle w:val="38"/>
        <w:rPr>
          <w:ins w:id="94156" w:author="מנוע מכני" w:date="2026-10-11T12:04:39Z"/>
        </w:rPr>
      </w:pPr>
      <w:ins w:id="90602" w:author="מנוע מכני" w:date="2026-10-11T12:04:39Z">
        <w:r>
          <w:t xml:space="preserve">א"כ</w:t>
        </w:r>
      </w:ins>
      <w:del w:id="90603" w:author="מנוע מכני" w:date="2026-10-11T12:04:39Z">
        <w:r>
          <w:delText xml:space="preserve">אי הכי</w:delText>
        </w:r>
      </w:del>
      <w:r>
        <w:t xml:space="preserve">,</w:t>
      </w:r>
    </w:p>
    <w:p w:rsidR="00E403F0" w:rsidRPr="00AD695E" w:rsidRDefault="00E403F0" w:rsidP="00E403F0">
      <w:pPr>
        <w:rPr>
          <w:rtl/>
        </w:rPr>
      </w:pPr>
      <w:del w:id="94157" w:author="מנוע מכני" w:date="2026-10-11T12:04:39Z">
        <w:r>
          <w:rPr>
            <w:rtl/>
          </w:rPr>
          <w:delText xml:space="preserve"> </w:delText>
        </w:r>
      </w:del>
      <w:r>
        <w:rPr>
          <w:rtl/>
        </w:rPr>
        <w:t xml:space="preserve">אדמשמע </w:t>
      </w:r>
      <w:ins w:id="92546" w:author="מנוע מכני" w:date="2026-10-11T12:04:39Z">
        <w:r>
          <w:rPr>
            <w:rtl/>
          </w:rPr>
          <w:t xml:space="preserve">לנו</w:t>
        </w:r>
      </w:ins>
      <w:del w:id="92547" w:author="מנוע מכני" w:date="2026-10-11T12:04:39Z">
        <w:r>
          <w:rPr>
            <w:rtl/>
          </w:rPr>
          <w:delText xml:space="preserve">לן</w:delText>
        </w:r>
      </w:del>
      <w:r>
        <w:rPr>
          <w:rtl/>
        </w:rPr>
        <w:t xml:space="preserve">, דאין בנה קרב אשם, </w:t>
      </w:r>
      <w:ins w:id="90081" w:author="Claude - סמנטי" w:date="2026-10-11T12:20:38Z">
        <w:r>
          <w:rPr>
            <w:rtl/>
          </w:rPr>
          <w:t xml:space="preserve">נשמע</w:t>
        </w:r>
      </w:ins>
      <w:del w:id="90082" w:author="Claude - סמנטי" w:date="2026-10-11T12:20:38Z">
        <w:r>
          <w:rPr>
            <w:rtl/>
          </w:rPr>
          <w:delText xml:space="preserve">נישמעינן</w:delText>
        </w:r>
      </w:del>
      <w:r>
        <w:rPr>
          <w:rtl/>
        </w:rPr>
        <w:t xml:space="preserve"> דאין בנה קרב עולה, והוא הדין לאשם! </w:t>
      </w:r>
    </w:p>
    <w:p w:rsidR="00E403F0" w:rsidRPr="00AD695E" w:rsidRDefault="00E403F0" w:rsidP="00E403F0">
      <w:pPr>
        <w:rPr>
          <w:rtl/>
        </w:rPr>
      </w:pPr>
      <w:ins w:id="92264" w:author="מנוע מכני" w:date="2026-10-11T12:04:39Z">
        <w:r>
          <w:rPr>
            <w:rtl/>
          </w:rPr>
          <w:t xml:space="preserve">אם </w:t>
        </w:r>
      </w:ins>
      <w:del w:id="92265" w:author="מנוע מכני" w:date="2026-10-11T12:04:39Z">
        <w:r>
          <w:rPr>
            <w:rtl/>
          </w:rPr>
          <w:delText xml:space="preserve">אי </w:delText>
        </w:r>
      </w:del>
      <w:r>
        <w:rPr>
          <w:rtl/>
        </w:rPr>
        <w:t xml:space="preserve">אשמעי</w:t>
      </w:r>
      <w:r>
        <w:rPr>
          <w:rFonts w:hint="cs"/>
          <w:rtl/>
        </w:rPr>
        <w:t>'</w:t>
      </w:r>
      <w:r>
        <w:rPr>
          <w:rtl/>
        </w:rPr>
        <w:t xml:space="preserve"> עולה </w:t>
      </w:r>
      <w:r>
        <w:rPr>
          <w:rtl/>
        </w:rPr>
        <w:t xml:space="preserve">הו"</w:t>
      </w:r>
      <w:r>
        <w:rPr>
          <w:rFonts w:hint="cs"/>
          <w:rtl/>
        </w:rPr>
        <w:t>א</w:t>
      </w:r>
      <w:r>
        <w:rPr>
          <w:rtl/>
        </w:rPr>
        <w:t xml:space="preserve">: עולה הוא דלא קרבה דלא אקדשה לאמה קדושה עוברה, </w:t>
      </w:r>
    </w:p>
    <w:p w:rsidR="00E403F0" w:rsidRPr="00AD695E" w:rsidRDefault="00E403F0" w:rsidP="00E403F0">
      <w:pPr>
        <w:rPr>
          <w:rtl/>
        </w:rPr>
      </w:pPr>
      <w:r>
        <w:rPr>
          <w:rtl/>
        </w:rPr>
        <w:t xml:space="preserve">אבל אשם אימא ולד קרב אשם, </w:t>
      </w:r>
      <w:r>
        <w:rPr>
          <w:rtl/>
        </w:rPr>
        <w:t xml:space="preserve">קמ"ל</w:t>
      </w:r>
      <w:r>
        <w:rPr>
          <w:rtl/>
        </w:rPr>
        <w:t xml:space="preserve">.</w:t>
      </w:r>
    </w:p>
    <w:p w:rsidR="00E403F0" w:rsidRPr="00AD695E" w:rsidRDefault="00E403F0" w:rsidP="00E403F0">
      <w:pPr>
        <w:jc w:val="center"/>
        <w:rPr>
          <w:rtl/>
        </w:rPr>
      </w:pPr>
      <w:r w:rsidRPr="00E5675B">
        <w:rPr>
          <w:rFonts w:ascii="BA חניכי הישיבות" w:hAnsi="BA חניכי הישיבות" w:cs="BA חניכי הישיבות"/>
          <w:rtl/>
        </w:rPr>
        <w:t>׻</w:t>
      </w:r>
    </w:p>
    <w:p>
      <w:pPr>
        <w:pStyle w:val="MishnaBatzad"/>
        <w:rPr>
          <w:ins w:id="20145" w:author="קלוד" w:date="2026-10-11T09:07:18Z"/>
        </w:rPr>
      </w:pPr>
      <w:ins w:id="20144" w:author="קלוד" w:date="2026-10-11T09:07:18Z">
        <w:r>
          <w:t xml:space="preserve">משנה ג</w:t>
        </w:r>
      </w:ins>
    </w:p>
    <w:p w:rsidR="00E403F0" w:rsidRPr="00D65BEC" w:rsidRDefault="00E403F0" w:rsidP="00E403F0">
      <w:pPr>
        <w:pStyle w:val="afff9"/>
        <w:rPr>
          <w:del w:id="20085" w:author="קלוד" w:date="2026-10-11T09:07:18Z"/>
          <w:rtl/>
        </w:rPr>
      </w:pPr>
      <w:del w:id="20084" w:author="קלוד" w:date="2026-10-11T09:07:18Z">
        <w:r w:rsidRPr="00D65BEC">
          <w:rPr>
            <w:rtl/>
          </w:rPr>
          <w:delText xml:space="preserve">מתני'.</w:delText>
        </w:r>
      </w:del>
    </w:p>
    <w:p w:rsidR="00E403F0" w:rsidRPr="00D65BEC" w:rsidRDefault="00E403F0" w:rsidP="00E403F0">
      <w:pPr>
        <w:pStyle w:val="afff9"/>
        <w:spacing w:before="120"/>
        <w:rPr>
          <w:rtl/>
        </w:rPr>
        <w:pPrChange w:id="90015" w:author="קלוד" w:date="2026-10-11T12:09:42Z">
          <w:pPr>
            <w:pStyle w:val="afff9"/>
          </w:pPr>
        </w:pPrChange>
      </w:pPr>
      <w:r w:rsidRPr="00D65BEC">
        <w:rPr>
          <w:rtl/>
        </w:rPr>
        <w:t>המפריש נקבה לאשם - תרעה עד שתסתאב, ותימכר, ויביא בדמיה אשם.</w:t>
      </w:r>
    </w:p>
    <w:p w:rsidR="00E403F0" w:rsidRPr="00D65BEC" w:rsidRDefault="00E403F0" w:rsidP="00E403F0">
      <w:pPr>
        <w:pStyle w:val="afff9"/>
        <w:rPr>
          <w:rtl/>
        </w:rPr>
      </w:pPr>
      <w:r>
        <w:rPr>
          <w:rtl/>
        </w:rPr>
        <w:t xml:space="preserve">ואם קרב אשמו - יפלו דמיו לנדבה, </w:t>
      </w:r>
      <w:r>
        <w:rPr>
          <w:rStyle w:val="TanaimMishna"/>
          <w:rtl/>
          <w:rPrChange w:id="95276" w:author="Claude" w:date="2026-10-11T09:08:06Z">
            <w:rPr>
              <w:rtl/>
            </w:rPr>
          </w:rPrChange>
        </w:rPr>
        <w:t xml:space="preserve">ר' שמעון</w:t>
      </w:r>
      <w:r>
        <w:rPr>
          <w:rtl/>
        </w:rPr>
        <w:t xml:space="preserve"> אומר</w:t>
      </w:r>
      <w:r>
        <w:rPr>
          <w:rStyle w:val="TanaimMishna"/>
          <w:rtl/>
          <w:rPrChange w:id="95277" w:author="Claude" w:date="2026-10-11T09:08:06Z">
            <w:rPr>
              <w:rtl/>
            </w:rPr>
          </w:rPrChange>
        </w:rPr>
        <w:t xml:space="preserve">:</w:t>
      </w:r>
      <w:r>
        <w:rPr>
          <w:rtl/>
        </w:rPr>
        <w:t xml:space="preserve"> תימכר שלא במום.</w:t>
      </w:r>
    </w:p>
    <w:p w:rsidR="00E403F0" w:rsidRPr="00AD695E" w:rsidRDefault="00E403F0" w:rsidP="00E403F0">
      <w:pPr>
        <w:jc w:val="center"/>
        <w:rPr>
          <w:rtl/>
        </w:rPr>
      </w:pPr>
      <w:r w:rsidRPr="00E5675B">
        <w:rPr>
          <w:rFonts w:ascii="BA חניכי הישיבות" w:hAnsi="BA חניכי הישיבות" w:cs="BA חניכי הישיבות"/>
          <w:rtl/>
        </w:rPr>
        <w:t>׻</w:t>
      </w:r>
    </w:p>
    <w:p>
      <w:pPr>
        <w:pStyle w:val="afffff8"/>
        <w:rPr>
          <w:ins w:id="90107" w:author="קלוד" w:date="2026-10-11T12:25:27Z"/>
        </w:rPr>
      </w:pPr>
      <w:ins w:id="90108" w:author="קלוד" w:date="2026-10-11T12:25:27Z">
        <w:r>
          <w:rPr>
            <w:color w:val="7B3F00"/>
          </w:rPr>
          <w:t xml:space="preserve">נקבה לאשם - למה 'תסתאב' ולא תימכר</w:t>
        </w:r>
      </w:ins>
    </w:p>
    <w:p w:rsidR="00E403F0" w:rsidRPr="00AD695E" w:rsidRDefault="00E403F0" w:rsidP="00E403F0">
      <w:pPr>
        <w:rPr>
          <w:rtl/>
        </w:rPr>
      </w:pPr>
      <w:r>
        <w:rPr>
          <w:rtl/>
        </w:rPr>
        <w:t xml:space="preserve">ולמה לי תסתאב? תימכר! כיון דלא חזיא </w:t>
      </w:r>
      <w:ins w:id="90604" w:author="מנוע מכני" w:date="2026-10-11T12:04:39Z">
        <w:r>
          <w:rPr>
            <w:rtl/>
          </w:rPr>
          <w:t xml:space="preserve">לדבר</w:t>
        </w:r>
      </w:ins>
      <w:del w:id="90605" w:author="מנוע מכני" w:date="2026-10-11T12:04:39Z">
        <w:r>
          <w:rPr>
            <w:rtl/>
          </w:rPr>
          <w:delText xml:space="preserve">למילתא</w:delText>
        </w:r>
      </w:del>
      <w:r>
        <w:rPr>
          <w:rtl/>
        </w:rPr>
        <w:t xml:space="preserve"> - היינו מומא </w:t>
      </w:r>
    </w:p>
    <w:p>
      <w:pPr>
        <w:pStyle w:val="38"/>
        <w:rPr>
          <w:ins w:id="93599" w:author="מנוע מכני" w:date="2026-10-11T12:04:39Z"/>
        </w:rPr>
      </w:pPr>
      <w:r>
        <w:t>אריא</w:t>
      </w:r>
      <w:r>
        <w:t>"</w:t>
      </w:r>
      <w:r>
        <w:t>ר</w:t>
      </w:r>
      <w:r>
        <w:t xml:space="preserve">:</w:t>
      </w:r>
    </w:p>
    <w:p w:rsidR="00E403F0" w:rsidRPr="00AD695E" w:rsidRDefault="00E403F0" w:rsidP="00E403F0">
      <w:pPr>
        <w:rPr>
          <w:rtl/>
        </w:rPr>
      </w:pPr>
      <w:del w:id="93600" w:author="מנוע מכני" w:date="2026-10-11T12:04:39Z">
        <w:r>
          <w:rPr>
            <w:rtl/>
          </w:rPr>
          <w:delText xml:space="preserve"> </w:delText>
        </w:r>
      </w:del>
      <w:r>
        <w:rPr>
          <w:rtl/>
        </w:rPr>
        <w:t xml:space="preserve">היינו טעם, </w:t>
      </w:r>
      <w:ins w:id="90606" w:author="מנוע מכני" w:date="2026-10-11T12:04:39Z">
        <w:r>
          <w:rPr>
            <w:rtl/>
          </w:rPr>
          <w:t xml:space="preserve">דאומרים</w:t>
        </w:r>
      </w:ins>
      <w:del w:id="90607" w:author="מנוע מכני" w:date="2026-10-11T12:04:39Z">
        <w:r>
          <w:rPr>
            <w:rtl/>
          </w:rPr>
          <w:delText xml:space="preserve">דאמרינן</w:delText>
        </w:r>
      </w:del>
      <w:r>
        <w:rPr>
          <w:rtl/>
        </w:rPr>
        <w:t xml:space="preserve">, מיגו </w:t>
      </w:r>
      <w:ins w:id="90085" w:author="Claude - סמנטי" w:date="2026-10-11T12:20:38Z">
        <w:r>
          <w:rPr>
            <w:rtl/>
          </w:rPr>
          <w:t xml:space="preserve">שירדה</w:t>
        </w:r>
      </w:ins>
      <w:del w:id="90086" w:author="Claude - סמנטי" w:date="2026-10-11T12:20:38Z">
        <w:r>
          <w:rPr>
            <w:rtl/>
          </w:rPr>
          <w:delText xml:space="preserve">דנחתא</w:delText>
        </w:r>
      </w:del>
      <w:r>
        <w:rPr>
          <w:rtl/>
        </w:rPr>
        <w:t xml:space="preserve"> לה קדושת דמים</w:t>
      </w:r>
      <w:r>
        <w:rPr>
          <w:rFonts w:hint="cs"/>
          <w:rtl/>
        </w:rPr>
        <w:t xml:space="preserve">, </w:t>
      </w:r>
      <w:ins w:id="90083" w:author="Claude - סמנטי" w:date="2026-10-11T12:20:38Z">
        <w:r>
          <w:rPr>
            <w:rtl/>
          </w:rPr>
          <w:t xml:space="preserve">ירדה</w:t>
        </w:r>
      </w:ins>
      <w:del w:id="90084" w:author="Claude - סמנטי" w:date="2026-10-11T12:20:38Z">
        <w:r>
          <w:rPr>
            <w:rtl/>
          </w:rPr>
          <w:delText xml:space="preserve">נחתא</w:delText>
        </w:r>
      </w:del>
      <w:r>
        <w:rPr>
          <w:rtl/>
        </w:rPr>
        <w:t xml:space="preserve"> </w:t>
      </w:r>
      <w:ins w:id="90608" w:author="מנוע מכני" w:date="2026-10-11T12:04:39Z">
        <w:r>
          <w:rPr>
            <w:rtl/>
          </w:rPr>
          <w:t xml:space="preserve">גם</w:t>
        </w:r>
      </w:ins>
      <w:del w:id="90609" w:author="מנוע מכני" w:date="2026-10-11T12:04:39Z">
        <w:r>
          <w:rPr>
            <w:rtl/>
          </w:rPr>
          <w:delText xml:space="preserve">נמי</w:delText>
        </w:r>
      </w:del>
      <w:r>
        <w:rPr>
          <w:rtl/>
        </w:rPr>
        <w:t xml:space="preserve"> קדושת הגוף.</w:t>
      </w:r>
    </w:p>
    <w:p>
      <w:pPr>
        <w:pStyle w:val="38"/>
        <w:rPr>
          <w:ins w:id="93601" w:author="מנוע מכני" w:date="2026-10-11T12:04:39Z"/>
        </w:rPr>
      </w:pPr>
      <w:r>
        <w:t xml:space="preserve">רבא:</w:t>
      </w:r>
    </w:p>
    <w:p w:rsidR="00E403F0" w:rsidRPr="00AD695E" w:rsidRDefault="00E403F0" w:rsidP="00E403F0">
      <w:pPr>
        <w:rPr>
          <w:rtl/>
        </w:rPr>
      </w:pPr>
      <w:del w:id="93602" w:author="מנוע מכני" w:date="2026-10-11T12:04:39Z">
        <w:r>
          <w:rPr>
            <w:rtl/>
          </w:rPr>
          <w:delText xml:space="preserve"> </w:delText>
        </w:r>
      </w:del>
      <w:r>
        <w:rPr>
          <w:rtl/>
        </w:rPr>
        <w:t xml:space="preserve">זאת אומרת, הקדיש זכר לדמיו - קדוש קדושת הגוף.</w:t>
      </w:r>
    </w:p>
    <w:p w:rsidR="00E403F0" w:rsidRPr="00AD695E" w:rsidRDefault="00E403F0" w:rsidP="00E403F0">
      <w:pPr>
        <w:rPr>
          <w:rtl/>
        </w:rPr>
      </w:pPr>
      <w:r w:rsidRPr="00EF0BB2">
        <w:rPr>
          <w:b/>
          <w:bCs/>
          <w:rtl/>
        </w:rPr>
        <w:t xml:space="preserve">איתמר, הקדיש זכר לדמיו, </w:t>
      </w:r>
      <w:ins w:id="90174" w:author="מנוע מכני" w:date="2026-10-11T12:04:39Z">
        <w:r>
          <w:rPr>
            <w:rStyle w:val="2fb"/>
            <w:rFonts w:hint="cs"/>
            <w:b/>
            <w:bCs/>
            <w:rtl/>
          </w:rPr>
          <w:t xml:space="preserve">לר"כ</w:t>
        </w:r>
      </w:ins>
      <w:del w:id="90175" w:author="מנוע מכני" w:date="2026-10-11T12:04:39Z">
        <w:r>
          <w:rPr>
            <w:rFonts w:hint="cs"/>
            <w:b/>
            <w:bCs/>
            <w:rtl/>
          </w:rPr>
          <w:delText xml:space="preserve">ל</w:delText>
        </w:r>
        <w:r w:rsidRPr="00EF0BB2">
          <w:rPr>
            <w:b/>
            <w:bCs/>
            <w:rtl/>
          </w:rPr>
          <w:delText xml:space="preserve">רב כהנא</w:delText>
        </w:r>
      </w:del>
      <w:r w:rsidRPr="00EF0BB2">
        <w:rPr>
          <w:b/>
          <w:bCs/>
          <w:rtl/>
        </w:rPr>
        <w:t xml:space="preserve">: קדוש קדושת הגוף, </w:t>
      </w:r>
      <w:r>
        <w:rPr>
          <w:rStyle w:val="2fb"/>
          <w:rFonts w:hint="cs"/>
          <w:b/>
          <w:bCs/>
          <w:rtl/>
        </w:rPr>
        <w:t>ל</w:t>
      </w:r>
      <w:r w:rsidRPr="00EF0BB2">
        <w:rPr>
          <w:rStyle w:val="2fb"/>
          <w:b/>
          <w:bCs/>
          <w:rtl/>
        </w:rPr>
        <w:t xml:space="preserve">רבא</w:t>
      </w:r>
      <w:r w:rsidRPr="00EF0BB2">
        <w:rPr>
          <w:b/>
          <w:bCs/>
          <w:rtl/>
        </w:rPr>
        <w:t xml:space="preserve">: אינו קדוש קדושת הגוף.</w:t>
      </w:r>
    </w:p>
    <w:p w:rsidR="00E403F0" w:rsidRPr="00AD695E" w:rsidRDefault="00E403F0" w:rsidP="00E403F0">
      <w:pPr>
        <w:rPr>
          <w:rtl/>
        </w:rPr>
      </w:pPr>
      <w:ins w:id="90610" w:author="מנוע מכני" w:date="2026-10-11T12:04:39Z">
        <w:r>
          <w:rPr>
            <w:rtl/>
          </w:rPr>
          <w:t xml:space="preserve">ואח"כ</w:t>
        </w:r>
      </w:ins>
      <w:del w:id="90611" w:author="מנוע מכני" w:date="2026-10-11T12:04:39Z">
        <w:r>
          <w:rPr>
            <w:rtl/>
          </w:rPr>
          <w:delText xml:space="preserve">והדר</w:delText>
        </w:r>
      </w:del>
      <w:r>
        <w:rPr>
          <w:rtl/>
        </w:rPr>
        <w:t xml:space="preserve"> </w:t>
      </w:r>
      <w:ins w:id="91306" w:author="מנוע מכני" w:date="2026-10-11T12:04:39Z">
        <w:r>
          <w:rPr>
            <w:rtl/>
          </w:rPr>
          <w:t xml:space="preserve">בו</w:t>
        </w:r>
      </w:ins>
      <w:del w:id="91307" w:author="מנוע מכני" w:date="2026-10-11T12:04:39Z">
        <w:r>
          <w:rPr>
            <w:rtl/>
          </w:rPr>
          <w:delText xml:space="preserve">ביה</w:delText>
        </w:r>
      </w:del>
      <w:r>
        <w:rPr>
          <w:rtl/>
        </w:rPr>
        <w:t xml:space="preserve"> </w:t>
      </w:r>
      <w:r>
        <w:rPr>
          <w:rStyle w:val="2fb"/>
          <w:rtl/>
        </w:rPr>
        <w:t xml:space="preserve">רבא</w:t>
      </w:r>
      <w:r>
        <w:rPr>
          <w:rtl/>
        </w:rPr>
        <w:t xml:space="preserve"> לדרב כהנא, מדרב יהודה </w:t>
      </w:r>
      <w:r>
        <w:rPr>
          <w:rtl/>
        </w:rPr>
        <w:t xml:space="preserve">אמר</w:t>
      </w:r>
      <w:r>
        <w:rPr>
          <w:rtl/>
        </w:rPr>
        <w:t xml:space="preserve"> </w:t>
      </w:r>
      <w:r>
        <w:rPr>
          <w:rStyle w:val="2fb"/>
          <w:rtl/>
        </w:rPr>
        <w:t xml:space="preserve">רב</w:t>
      </w:r>
      <w:r>
        <w:rPr>
          <w:rtl/>
        </w:rPr>
        <w:t xml:space="preserve">.</w:t>
      </w:r>
    </w:p>
    <w:p w:rsidR="00E403F0" w:rsidRPr="00AD695E" w:rsidRDefault="00E403F0" w:rsidP="00E403F0">
      <w:pPr>
        <w:jc w:val="center"/>
        <w:rPr>
          <w:del w:id="90028" w:author="מנוע עיצוב" w:date="2026-10-11T12:09:26Z"/>
          <w:rtl/>
        </w:rPr>
      </w:pPr>
      <w:del w:id="90027" w:author="מנוע עיצוב" w:date="2026-10-11T12:09:26Z">
        <w:r w:rsidRPr="00E5675B">
          <w:rPr>
            <w:rFonts w:ascii="BA חניכי הישיבות" w:hAnsi="BA חניכי הישיבות" w:cs="BA חניכי הישיבות"/>
            <w:rtl/>
          </w:rPr>
          <w:delText xml:space="preserve">׻</w:delText>
        </w:r>
      </w:del>
    </w:p>
    <w:p w:rsidR="00E403F0" w:rsidRPr="00AD695E" w:rsidRDefault="00E403F0" w:rsidP="00E403F0">
      <w:pPr>
        <w:pStyle w:val="affff1"/>
        <w:ind w:end="0"/>
        <w:rPr>
          <w:rtl/>
        </w:rPr>
        <w:pPrChange w:id="20029" w:author="קלוד" w:date="2026-10-11T09:07:18Z">
          <w:pPr>
            <w:pStyle w:val="affff1"/>
            <w:rPr>
              <w:rtl/>
            </w:rPr>
          </w:pPr>
        </w:pPrChange>
      </w:pPr>
      <w:ins w:id="9816" w:author="מספור קטעי משנה" w:date="2026-10-11T09:35:05Z">
        <w:r>
          <w:rPr>
            <w:rStyle w:val="MisparKeta"/>
          </w:rPr>
          <w:t xml:space="preserve">ב. </w:t>
        </w:r>
      </w:ins>
      <w:r>
        <w:rPr>
          <w:rtl/>
        </w:rPr>
        <w:t>ר"ש אומר תימכר שלא במום.</w:t>
      </w:r>
    </w:p>
    <w:p>
      <w:pPr>
        <w:pStyle w:val="38"/>
        <w:rPr>
          <w:ins w:id="93603" w:author="מנוע מכני" w:date="2026-10-11T12:04:39Z"/>
        </w:rPr>
      </w:pPr>
      <w:del w:id="94239" w:author="מנוע מכני" w:date="2026-10-11T12:04:39Z">
        <w:r>
          <w:delText xml:space="preserve">א"ל </w:delText>
        </w:r>
      </w:del>
      <w:r>
        <w:t xml:space="preserve">ר</w:t>
      </w:r>
      <w:r>
        <w:t>חב</w:t>
      </w:r>
      <w:r>
        <w:t>"</w:t>
      </w:r>
      <w:r>
        <w:t>א לרי</w:t>
      </w:r>
      <w:r>
        <w:t>"</w:t>
      </w:r>
      <w:r>
        <w:t>ו</w:t>
      </w:r>
      <w:r>
        <w:t xml:space="preserve">:</w:t>
      </w:r>
    </w:p>
    <w:p w:rsidR="00E403F0" w:rsidRPr="00AD695E" w:rsidRDefault="00E403F0" w:rsidP="00E403F0">
      <w:pPr>
        <w:rPr>
          <w:rtl/>
        </w:rPr>
      </w:pPr>
      <w:del w:id="93604" w:author="מנוע מכני" w:date="2026-10-11T12:04:39Z">
        <w:r>
          <w:rPr>
            <w:rtl/>
          </w:rPr>
          <w:delText xml:space="preserve"> </w:delText>
        </w:r>
      </w:del>
      <w:r>
        <w:rPr>
          <w:rtl/>
        </w:rPr>
        <w:t xml:space="preserve">מיגו </w:t>
      </w:r>
      <w:ins w:id="90087" w:author="Claude - סמנטי" w:date="2026-10-11T12:20:38Z">
        <w:r>
          <w:rPr>
            <w:rtl/>
          </w:rPr>
          <w:t xml:space="preserve">שירדה</w:t>
        </w:r>
      </w:ins>
      <w:del w:id="90088" w:author="Claude - סמנטי" w:date="2026-10-11T12:20:38Z">
        <w:r>
          <w:rPr>
            <w:rtl/>
          </w:rPr>
          <w:delText xml:space="preserve">דנחתא</w:delText>
        </w:r>
      </w:del>
      <w:r>
        <w:rPr>
          <w:rtl/>
        </w:rPr>
        <w:t xml:space="preserve"> </w:t>
      </w:r>
      <w:ins w:id="91308" w:author="מנוע מכני" w:date="2026-10-11T12:04:39Z">
        <w:r>
          <w:rPr>
            <w:rtl/>
          </w:rPr>
          <w:t xml:space="preserve">לו</w:t>
        </w:r>
      </w:ins>
      <w:del w:id="91309" w:author="מנוע מכני" w:date="2026-10-11T12:04:39Z">
        <w:r>
          <w:rPr>
            <w:rtl/>
          </w:rPr>
          <w:delText xml:space="preserve">ליה</w:delText>
        </w:r>
      </w:del>
      <w:r>
        <w:rPr>
          <w:rtl/>
        </w:rPr>
        <w:t xml:space="preserve"> קדושת דמים תיחות </w:t>
      </w:r>
      <w:ins w:id="91310" w:author="מנוע מכני" w:date="2026-10-11T12:04:39Z">
        <w:r>
          <w:rPr>
            <w:rtl/>
          </w:rPr>
          <w:t xml:space="preserve">לו</w:t>
        </w:r>
      </w:ins>
      <w:del w:id="91311" w:author="מנוע מכני" w:date="2026-10-11T12:04:39Z">
        <w:r>
          <w:rPr>
            <w:rtl/>
          </w:rPr>
          <w:delText xml:space="preserve">ליה</w:delText>
        </w:r>
      </w:del>
      <w:r>
        <w:rPr>
          <w:rtl/>
        </w:rPr>
        <w:t xml:space="preserve"> </w:t>
      </w:r>
      <w:ins w:id="90612" w:author="מנוע מכני" w:date="2026-10-11T12:04:39Z">
        <w:r>
          <w:rPr>
            <w:rtl/>
          </w:rPr>
          <w:t xml:space="preserve">גם</w:t>
        </w:r>
      </w:ins>
      <w:del w:id="90613" w:author="מנוע מכני" w:date="2026-10-11T12:04:39Z">
        <w:r>
          <w:rPr>
            <w:rtl/>
          </w:rPr>
          <w:delText xml:space="preserve">נמי</w:delText>
        </w:r>
      </w:del>
      <w:r>
        <w:rPr>
          <w:rtl/>
        </w:rPr>
        <w:t xml:space="preserve"> קדושת הגוף! </w:t>
      </w:r>
    </w:p>
    <w:p>
      <w:pPr>
        <w:pStyle w:val="38"/>
        <w:rPr>
          <w:ins w:id="93605" w:author="מנוע מכני" w:date="2026-10-11T12:04:39Z"/>
        </w:rPr>
      </w:pPr>
      <w:r>
        <w:t xml:space="preserve">א"ל</w:t>
      </w:r>
      <w:r>
        <w:t xml:space="preserve">:</w:t>
      </w:r>
    </w:p>
    <w:p w:rsidR="00E403F0" w:rsidRPr="00AD695E" w:rsidRDefault="00E403F0" w:rsidP="00E403F0">
      <w:pPr>
        <w:rPr>
          <w:rtl/>
        </w:rPr>
      </w:pPr>
      <w:del w:id="93606" w:author="מנוע מכני" w:date="2026-10-11T12:04:39Z">
        <w:r>
          <w:rPr>
            <w:rtl/>
          </w:rPr>
          <w:delText xml:space="preserve"> </w:delText>
        </w:r>
      </w:del>
      <w:r>
        <w:rPr>
          <w:rStyle w:val="2fb"/>
          <w:rtl/>
        </w:rPr>
        <w:t xml:space="preserve">ר"</w:t>
      </w:r>
      <w:r>
        <w:rPr>
          <w:rStyle w:val="2fb"/>
          <w:rFonts w:hint="cs"/>
          <w:rtl/>
        </w:rPr>
        <w:t>ש</w:t>
      </w:r>
      <w:r>
        <w:rPr>
          <w:rtl/>
        </w:rPr>
        <w:t xml:space="preserve"> </w:t>
      </w:r>
      <w:ins w:id="90614" w:author="מנוע מכני" w:date="2026-10-11T12:04:39Z">
        <w:r>
          <w:rPr>
            <w:rtl/>
          </w:rPr>
          <w:t xml:space="preserve">לשיטתו</w:t>
        </w:r>
      </w:ins>
      <w:del w:id="90615" w:author="מנוע מכני" w:date="2026-10-11T12:04:39Z">
        <w:r>
          <w:rPr>
            <w:rtl/>
          </w:rPr>
          <w:delText xml:space="preserve">לטעמיה</w:delText>
        </w:r>
      </w:del>
      <w:r>
        <w:rPr>
          <w:rtl/>
        </w:rPr>
        <w:t xml:space="preserve">, דאמר כל </w:t>
      </w:r>
      <w:ins w:id="91312" w:author="מנוע מכני" w:date="2026-10-11T12:04:39Z">
        <w:r>
          <w:rPr>
            <w:rtl/>
          </w:rPr>
          <w:t xml:space="preserve">כלום</w:t>
        </w:r>
      </w:ins>
      <w:del w:id="91313" w:author="מנוע מכני" w:date="2026-10-11T12:04:39Z">
        <w:r>
          <w:rPr>
            <w:rtl/>
          </w:rPr>
          <w:delText xml:space="preserve">מידי</w:delText>
        </w:r>
      </w:del>
      <w:r>
        <w:rPr>
          <w:rtl/>
        </w:rPr>
        <w:t xml:space="preserve"> דלא חזי </w:t>
      </w:r>
      <w:ins w:id="92350" w:author="מנוע מכני" w:date="2026-10-11T12:04:39Z">
        <w:r>
          <w:rPr>
            <w:rtl/>
          </w:rPr>
          <w:t xml:space="preserve">לגופו</w:t>
        </w:r>
      </w:ins>
      <w:del w:id="92351" w:author="מנוע מכני" w:date="2026-10-11T12:04:39Z">
        <w:r>
          <w:rPr>
            <w:rtl/>
          </w:rPr>
          <w:delText xml:space="preserve">לגופיה</w:delText>
        </w:r>
      </w:del>
      <w:r>
        <w:rPr>
          <w:rtl/>
        </w:rPr>
        <w:t xml:space="preserve"> </w:t>
      </w:r>
      <w:r>
        <w:rPr>
          <w:rtl/>
        </w:rPr>
        <w:t xml:space="preserve">לא</w:t>
      </w:r>
      <w:r>
        <w:rPr>
          <w:rtl/>
        </w:rPr>
        <w:t xml:space="preserve"> </w:t>
      </w:r>
      <w:ins w:id="90089" w:author="Claude - סמנטי" w:date="2026-10-11T12:20:38Z">
        <w:r>
          <w:rPr>
            <w:rtl/>
          </w:rPr>
          <w:t xml:space="preserve">ירדה</w:t>
        </w:r>
      </w:ins>
      <w:del w:id="90090" w:author="Claude - סמנטי" w:date="2026-10-11T12:20:38Z">
        <w:r>
          <w:rPr>
            <w:rtl/>
          </w:rPr>
          <w:delText xml:space="preserve">נחתא</w:delText>
        </w:r>
      </w:del>
      <w:r>
        <w:rPr>
          <w:rtl/>
        </w:rPr>
        <w:t xml:space="preserve"> </w:t>
      </w:r>
      <w:ins w:id="91314" w:author="מנוע מכני" w:date="2026-10-11T12:04:39Z">
        <w:r>
          <w:rPr>
            <w:rtl/>
          </w:rPr>
          <w:t xml:space="preserve">לו</w:t>
        </w:r>
      </w:ins>
      <w:del w:id="91315" w:author="מנוע מכני" w:date="2026-10-11T12:04:39Z">
        <w:r>
          <w:rPr>
            <w:rtl/>
          </w:rPr>
          <w:delText xml:space="preserve">ליה</w:delText>
        </w:r>
      </w:del>
      <w:r>
        <w:rPr>
          <w:rtl/>
        </w:rPr>
        <w:t xml:space="preserve"> קדושת הגוף</w:t>
      </w:r>
      <w:ins w:id="91832" w:author="מנוע מכני" w:date="2026-10-11T12:04:39Z">
        <w:r>
          <w:rPr>
            <w:rtl/>
          </w:rPr>
          <w:t xml:space="preserve">,</w:t>
        </w:r>
      </w:ins>
      <w:del w:id="91833" w:author="מנוע מכני" w:date="2026-10-11T12:04:39Z">
        <w:r>
          <w:rPr>
            <w:rtl/>
          </w:rPr>
          <w:delText xml:space="preserve">;</w:delText>
        </w:r>
      </w:del>
    </w:p>
    <w:p w:rsidR="00E403F0" w:rsidRPr="00AD695E" w:rsidRDefault="00E403F0" w:rsidP="00E403F0">
      <w:pPr>
        <w:rPr>
          <w:rtl/>
        </w:rPr>
      </w:pPr>
    </w:p>
    <w:p w:rsidR="00E403F0" w:rsidRPr="00AD695E" w:rsidRDefault="00E403F0" w:rsidP="00E403F0">
      <w:pPr>
        <w:rPr>
          <w:rtl/>
        </w:rPr>
      </w:pPr>
      <w:r>
        <w:rPr>
          <w:rtl/>
        </w:rPr>
        <w:t xml:space="preserve">דתניא</w:t>
      </w:r>
      <w:r>
        <w:rPr>
          <w:rtl/>
        </w:rPr>
        <w:t xml:space="preserve"> אשם בן שנה</w:t>
      </w:r>
      <w:r>
        <w:rPr>
          <w:rFonts w:hint="cs"/>
          <w:rtl/>
        </w:rPr>
        <w:t xml:space="preserve"> [כבש]</w:t>
      </w:r>
      <w:r>
        <w:rPr>
          <w:rtl/>
        </w:rPr>
        <w:t xml:space="preserve"> והביאו בן שתים</w:t>
      </w:r>
      <w:r>
        <w:rPr>
          <w:rFonts w:hint="cs"/>
          <w:rtl/>
        </w:rPr>
        <w:t xml:space="preserve"> [איל]</w:t>
      </w:r>
      <w:r>
        <w:rPr>
          <w:rtl/>
        </w:rPr>
        <w:t xml:space="preserve">, בן שתים והביאו בן שנה - כשירה, </w:t>
      </w:r>
    </w:p>
    <w:p w:rsidR="00E403F0" w:rsidRPr="00AD695E" w:rsidRDefault="00E403F0" w:rsidP="00E403F0">
      <w:pPr>
        <w:rPr>
          <w:rtl/>
        </w:rPr>
      </w:pPr>
      <w:r>
        <w:rPr>
          <w:rtl/>
        </w:rPr>
        <w:t xml:space="preserve">ולא עלו לבעלים לשם חובה, </w:t>
      </w:r>
      <w:r>
        <w:rPr>
          <w:rStyle w:val="2fb"/>
          <w:rtl/>
        </w:rPr>
        <w:t xml:space="preserve">ר' שמעון</w:t>
      </w:r>
      <w:r>
        <w:rPr>
          <w:rtl/>
        </w:rPr>
        <w:t xml:space="preserve"> אומר: כל עצמן אינן קדושין.</w:t>
      </w:r>
    </w:p>
    <w:p>
      <w:pPr>
        <w:pStyle w:val="38"/>
        <w:rPr>
          <w:ins w:id="93607" w:author="מנוע מכני" w:date="2026-10-11T12:04:39Z"/>
        </w:rPr>
      </w:pPr>
      <w:r>
        <w:t xml:space="preserve">ושאני</w:t>
      </w:r>
    </w:p>
    <w:p w:rsidR="00E403F0" w:rsidRPr="00AD695E" w:rsidRDefault="00E403F0" w:rsidP="00E403F0">
      <w:pPr>
        <w:rPr>
          <w:rtl/>
        </w:rPr>
      </w:pPr>
      <w:del w:id="93608" w:author="מנוע מכני" w:date="2026-10-11T12:04:39Z">
        <w:r>
          <w:rPr>
            <w:rtl/>
          </w:rPr>
          <w:delText xml:space="preserve"> </w:delText>
        </w:r>
      </w:del>
      <w:r>
        <w:rPr>
          <w:rtl/>
        </w:rPr>
        <w:t xml:space="preserve">מחוסר זמן - דחזי למחר.</w:t>
      </w:r>
    </w:p>
    <w:p w:rsidR="00E403F0" w:rsidRPr="00AD695E" w:rsidRDefault="00E403F0" w:rsidP="00E403F0">
      <w:pPr>
        <w:rPr>
          <w:rtl/>
        </w:rPr>
      </w:pPr>
      <w:r>
        <w:rPr>
          <w:rFonts w:hint="cs"/>
          <w:rtl/>
        </w:rPr>
        <w:t>א</w:t>
      </w:r>
      <w:r>
        <w:rPr>
          <w:rtl/>
        </w:rPr>
        <w:t>"</w:t>
      </w:r>
      <w:r>
        <w:rPr>
          <w:rFonts w:hint="cs"/>
          <w:rtl/>
        </w:rPr>
        <w:t>ה</w:t>
      </w:r>
      <w:r>
        <w:rPr>
          <w:rtl/>
        </w:rPr>
        <w:t xml:space="preserve"> אשם בן שתים והביאו בן שנה, הא חזי לשנה! </w:t>
      </w:r>
    </w:p>
    <w:p>
      <w:pPr>
        <w:pStyle w:val="38"/>
        <w:rPr>
          <w:ins w:id="93609" w:author="מנוע מכני" w:date="2026-10-11T12:04:39Z"/>
        </w:rPr>
      </w:pPr>
      <w:r>
        <w:t xml:space="preserve">אלא</w:t>
      </w:r>
    </w:p>
    <w:p w:rsidR="00E403F0" w:rsidRPr="00AD695E" w:rsidRDefault="00E403F0" w:rsidP="00E403F0">
      <w:pPr>
        <w:rPr>
          <w:rtl/>
        </w:rPr>
      </w:pPr>
      <w:del w:id="93610" w:author="מנוע מכני" w:date="2026-10-11T12:04:39Z">
        <w:r>
          <w:rPr>
            <w:rtl/>
          </w:rPr>
          <w:delText xml:space="preserve"> </w:delText>
        </w:r>
      </w:del>
      <w:r>
        <w:rPr>
          <w:rtl/>
        </w:rPr>
        <w:t xml:space="preserve">היינו טעמא </w:t>
      </w:r>
      <w:r>
        <w:rPr>
          <w:rStyle w:val="2fb"/>
          <w:rtl/>
        </w:rPr>
        <w:t xml:space="preserve">דר"ש</w:t>
      </w:r>
      <w:r>
        <w:rPr>
          <w:rtl/>
        </w:rPr>
        <w:t xml:space="preserve"> במחוסר זמן: דיליף </w:t>
      </w:r>
      <w:ins w:id="91316" w:author="מנוע מכני" w:date="2026-10-11T12:04:39Z">
        <w:r>
          <w:rPr>
            <w:rtl/>
          </w:rPr>
          <w:t xml:space="preserve">לו</w:t>
        </w:r>
      </w:ins>
      <w:del w:id="91317" w:author="מנוע מכני" w:date="2026-10-11T12:04:39Z">
        <w:r>
          <w:rPr>
            <w:rtl/>
          </w:rPr>
          <w:delText xml:space="preserve">ליה</w:delText>
        </w:r>
      </w:del>
      <w:r>
        <w:rPr>
          <w:rtl/>
        </w:rPr>
        <w:t xml:space="preserve"> מבכור</w:t>
      </w:r>
      <w:ins w:id="91834" w:author="מנוע מכני" w:date="2026-10-11T12:04:39Z">
        <w:r>
          <w:rPr>
            <w:rtl/>
          </w:rPr>
          <w:t xml:space="preserve">,</w:t>
        </w:r>
      </w:ins>
      <w:del w:id="91835" w:author="מנוע מכני" w:date="2026-10-11T12:04:39Z">
        <w:r>
          <w:rPr>
            <w:rtl/>
          </w:rPr>
          <w:delText xml:space="preserve">;</w:delText>
        </w:r>
      </w:del>
    </w:p>
    <w:p>
      <w:pPr>
        <w:pStyle w:val="38"/>
        <w:rPr>
          <w:ins w:id="93611" w:author="מנוע מכני" w:date="2026-10-11T12:04:39Z"/>
        </w:rPr>
      </w:pPr>
      <w:r>
        <w:t>כדתניא, ר</w:t>
      </w:r>
      <w:r>
        <w:t>שב</w:t>
      </w:r>
      <w:r>
        <w:t>"</w:t>
      </w:r>
      <w:r>
        <w:t>י מר</w:t>
      </w:r>
      <w:r>
        <w:t>"</w:t>
      </w:r>
      <w:r>
        <w:t>ש</w:t>
      </w:r>
      <w:r>
        <w:t xml:space="preserve">:</w:t>
      </w:r>
    </w:p>
    <w:p w:rsidR="00E403F0" w:rsidRPr="00AD695E" w:rsidRDefault="00E403F0" w:rsidP="00E403F0">
      <w:pPr>
        <w:rPr>
          <w:rtl/>
        </w:rPr>
      </w:pPr>
      <w:del w:id="93612" w:author="מנוע מכני" w:date="2026-10-11T12:04:39Z">
        <w:r>
          <w:rPr>
            <w:rtl/>
          </w:rPr>
          <w:delText xml:space="preserve"> </w:delText>
        </w:r>
      </w:del>
      <w:r>
        <w:rPr>
          <w:rtl/>
        </w:rPr>
        <w:t xml:space="preserve">מחוסר זמן נכנס לדיר להתעשר, והרי הוא כבכור </w:t>
      </w:r>
      <w:r>
        <w:rPr>
          <w:rFonts w:hint="cs"/>
          <w:rtl/>
        </w:rPr>
        <w:t>ד</w:t>
      </w:r>
      <w:r>
        <w:rPr>
          <w:rtl/>
        </w:rPr>
        <w:t>קדוש לפני זמנו וקרב לאחר זמנו, אף מחוסר זמן - קדוש לפני זמנו, ולאחר זמנו.</w:t>
      </w:r>
    </w:p>
    <w:p w:rsidR="00E403F0" w:rsidRPr="00AD695E" w:rsidRDefault="00E403F0" w:rsidP="00E403F0">
      <w:pPr>
        <w:pStyle w:val="afff3"/>
        <w:framePr w:wrap="around"/>
        <w:spacing w:line="240" w:lineRule="exact"/>
        <w:rPr>
          <w:rtl/>
        </w:rPr>
      </w:pPr>
      <w:r w:rsidRPr="009239E9">
        <w:rPr>
          <w:rFonts w:hint="cs"/>
          <w:szCs w:val="18"/>
          <w:rtl/>
        </w:rPr>
        <w:t>כ.</w:t>
      </w:r>
    </w:p>
    <w:p w:rsidR="00E403F0" w:rsidRPr="00AD695E" w:rsidRDefault="00E403F0" w:rsidP="00E403F0">
      <w:pPr>
        <w:rPr>
          <w:rtl/>
        </w:rPr>
      </w:pPr>
    </w:p>
    <w:p>
      <w:pPr>
        <w:pStyle w:val="afffff8"/>
        <w:rPr>
          <w:ins w:id="90105" w:author="קלוד" w:date="2026-10-11T12:25:27Z"/>
        </w:rPr>
      </w:pPr>
      <w:ins w:id="90106" w:author="קלוד" w:date="2026-10-11T12:25:27Z">
        <w:r>
          <w:rPr>
            <w:color w:val="7B3F00"/>
          </w:rPr>
          <w:t xml:space="preserve">נקבה לעולה ולפסח ולאשם - האם עושה תמורה</w:t>
        </w:r>
      </w:ins>
    </w:p>
    <w:p>
      <w:pPr>
        <w:pStyle w:val="38"/>
        <w:rPr>
          <w:ins w:id="93614" w:author="מנוע מכני" w:date="2026-10-11T12:04:39Z"/>
        </w:rPr>
      </w:pPr>
      <w:del w:id="93613" w:author="מנוע מכני" w:date="2026-10-11T12:04:39Z">
        <w:r>
          <w:delText xml:space="preserve">•</w:delText>
        </w:r>
      </w:del>
      <w:r>
        <w:t xml:space="preserve"> </w:t>
      </w:r>
      <w:r w:rsidRPr="00217260">
        <w:t>ת"ר</w:t>
      </w:r>
      <w:r>
        <w:t xml:space="preserve">:</w:t>
      </w:r>
    </w:p>
    <w:p w:rsidR="00E403F0" w:rsidRPr="00AD695E" w:rsidRDefault="00E403F0" w:rsidP="00E403F0">
      <w:pPr>
        <w:rPr>
          <w:rtl/>
        </w:rPr>
      </w:pPr>
      <w:del w:id="93615" w:author="מנוע מכני" w:date="2026-10-11T12:04:39Z">
        <w:r>
          <w:rPr>
            <w:rtl/>
          </w:rPr>
          <w:delText xml:space="preserve"> </w:delText>
        </w:r>
      </w:del>
      <w:r>
        <w:rPr>
          <w:rtl/>
        </w:rPr>
        <w:t xml:space="preserve">המקדיש נקבה לעולתו ולפסחו ולאשמו - עושה תמורה, </w:t>
      </w:r>
    </w:p>
    <w:p w:rsidR="00E403F0" w:rsidRPr="00AD695E" w:rsidRDefault="00E403F0" w:rsidP="00E403F0">
      <w:pPr>
        <w:rPr>
          <w:rtl/>
        </w:rPr>
      </w:pPr>
      <w:r>
        <w:rPr>
          <w:rStyle w:val="2fb"/>
          <w:rFonts w:hint="cs"/>
          <w:rtl/>
        </w:rPr>
        <w:t>ר</w:t>
      </w:r>
      <w:r>
        <w:rPr>
          <w:rStyle w:val="2fb"/>
          <w:rtl/>
        </w:rPr>
        <w:t>"</w:t>
      </w:r>
      <w:r>
        <w:rPr>
          <w:rStyle w:val="2fb"/>
          <w:rFonts w:hint="cs"/>
          <w:rtl/>
        </w:rPr>
        <w:t>ש</w:t>
      </w:r>
      <w:r>
        <w:rPr>
          <w:rtl/>
        </w:rPr>
        <w:t xml:space="preserve"> אומר לעולתו - עושה תמורה, לפסחו ולאשמו - אין עושה תמורה, </w:t>
      </w:r>
    </w:p>
    <w:p w:rsidR="00E403F0" w:rsidRPr="00AD695E" w:rsidRDefault="00E403F0" w:rsidP="00E403F0">
      <w:pPr>
        <w:rPr>
          <w:rtl/>
        </w:rPr>
      </w:pPr>
      <w:r>
        <w:rPr>
          <w:rtl/>
        </w:rPr>
        <w:t>שאין לך דבר עושה תמורה אלא הרועה להסתאב.</w:t>
      </w:r>
    </w:p>
    <w:p w:rsidR="00E403F0" w:rsidRPr="00AD695E" w:rsidRDefault="00E403F0" w:rsidP="00E403F0">
      <w:pPr>
        <w:rPr>
          <w:rtl/>
        </w:rPr>
      </w:pPr>
    </w:p>
    <w:p>
      <w:pPr>
        <w:pStyle w:val="38"/>
        <w:rPr>
          <w:ins w:id="93616" w:author="מנוע מכני" w:date="2026-10-11T12:04:39Z"/>
        </w:rPr>
      </w:pPr>
      <w:r>
        <w:t xml:space="preserve">רבי:</w:t>
      </w:r>
    </w:p>
    <w:p w:rsidR="00E403F0" w:rsidRPr="00AD695E" w:rsidRDefault="00E403F0" w:rsidP="00E403F0">
      <w:pPr>
        <w:rPr>
          <w:rtl/>
        </w:rPr>
      </w:pPr>
      <w:del w:id="93617" w:author="מנוע מכני" w:date="2026-10-11T12:04:39Z">
        <w:r>
          <w:rPr>
            <w:rtl/>
          </w:rPr>
          <w:delText xml:space="preserve"> </w:delText>
        </w:r>
      </w:del>
      <w:r>
        <w:rPr>
          <w:rtl/>
        </w:rPr>
        <w:t xml:space="preserve">אין אני רואה דבריו של </w:t>
      </w:r>
      <w:r>
        <w:rPr>
          <w:rStyle w:val="2fb"/>
          <w:rtl/>
        </w:rPr>
        <w:t xml:space="preserve">ר"ש</w:t>
      </w:r>
      <w:r>
        <w:rPr>
          <w:rtl/>
        </w:rPr>
        <w:t xml:space="preserve"> בפסח - הואיל ומותר הפסח קרב שלמים.</w:t>
      </w:r>
    </w:p>
    <w:p>
      <w:pPr>
        <w:pStyle w:val="38"/>
        <w:rPr>
          <w:ins w:id="93618" w:author="מנוע מכני" w:date="2026-10-11T12:04:39Z"/>
        </w:rPr>
      </w:pPr>
      <w:r>
        <w:t xml:space="preserve">ולימא:</w:t>
      </w:r>
    </w:p>
    <w:p w:rsidR="00E403F0" w:rsidRPr="00AD695E" w:rsidRDefault="00E403F0" w:rsidP="00E403F0">
      <w:pPr>
        <w:rPr>
          <w:rtl/>
        </w:rPr>
      </w:pPr>
      <w:del w:id="93619" w:author="מנוע מכני" w:date="2026-10-11T12:04:39Z">
        <w:r>
          <w:rPr>
            <w:rtl/>
          </w:rPr>
          <w:delText xml:space="preserve"> </w:delText>
        </w:r>
      </w:del>
      <w:r>
        <w:rPr>
          <w:rtl/>
        </w:rPr>
        <w:t xml:space="preserve">אין אני רואה דבריו של </w:t>
      </w:r>
      <w:r>
        <w:rPr>
          <w:rStyle w:val="2fb"/>
          <w:rtl/>
        </w:rPr>
        <w:t xml:space="preserve">ר' שמעון</w:t>
      </w:r>
      <w:r>
        <w:rPr>
          <w:rtl/>
        </w:rPr>
        <w:t xml:space="preserve"> באשם הואיל ומותר אשם קרב עולה! </w:t>
      </w:r>
    </w:p>
    <w:p w:rsidR="00E403F0" w:rsidRPr="00AD695E" w:rsidRDefault="00E403F0" w:rsidP="00E403F0">
      <w:pPr>
        <w:rPr>
          <w:rtl/>
        </w:rPr>
      </w:pPr>
      <w:r>
        <w:rPr>
          <w:rStyle w:val="2fb"/>
          <w:rFonts w:hint="cs"/>
          <w:rtl/>
        </w:rPr>
        <w:t xml:space="preserve">רבי</w:t>
      </w:r>
      <w:r>
        <w:rPr>
          <w:rFonts w:hint="cs"/>
          <w:rtl/>
        </w:rPr>
        <w:t xml:space="preserve"> </w:t>
      </w:r>
      <w:ins w:id="92352" w:author="מנוע מכני" w:date="2026-10-11T12:04:39Z">
        <w:r>
          <w:rPr>
            <w:rFonts w:hint="cs"/>
            <w:rtl/>
          </w:rPr>
          <w:t xml:space="preserve">סבר</w:t>
        </w:r>
      </w:ins>
      <w:del w:id="92353" w:author="מנוע מכני" w:date="2026-10-11T12:04:39Z">
        <w:r>
          <w:rPr>
            <w:rFonts w:hint="cs"/>
            <w:rtl/>
          </w:rPr>
          <w:delText xml:space="preserve">ס</w:delText>
        </w:r>
        <w:r>
          <w:rPr>
            <w:rtl/>
          </w:rPr>
          <w:delText xml:space="preserve">"</w:delText>
        </w:r>
        <w:r>
          <w:rPr>
            <w:rFonts w:hint="cs"/>
            <w:rtl/>
          </w:rPr>
          <w:delText xml:space="preserve">ל</w:delText>
        </w:r>
      </w:del>
      <w:r>
        <w:rPr>
          <w:rFonts w:hint="cs"/>
          <w:rtl/>
        </w:rPr>
        <w:t xml:space="preserve"> </w:t>
      </w:r>
      <w:r>
        <w:rPr>
          <w:rtl/>
        </w:rPr>
        <w:t xml:space="preserve">כרבנן, </w:t>
      </w:r>
      <w:ins w:id="90616" w:author="מנוע מכני" w:date="2026-10-11T12:04:39Z">
        <w:r>
          <w:rPr>
            <w:rtl/>
          </w:rPr>
          <w:t xml:space="preserve">דאמרו</w:t>
        </w:r>
      </w:ins>
      <w:del w:id="90617" w:author="מנוע מכני" w:date="2026-10-11T12:04:39Z">
        <w:r>
          <w:rPr>
            <w:rtl/>
          </w:rPr>
          <w:delText xml:space="preserve">דאמרי</w:delText>
        </w:r>
      </w:del>
      <w:r>
        <w:rPr>
          <w:rtl/>
        </w:rPr>
        <w:t xml:space="preserve"> מותרות לנדבת ציבור אזלי, ואין תמורה בצבור.</w:t>
      </w:r>
    </w:p>
    <w:p w:rsidR="00E403F0" w:rsidRPr="00DC5F70" w:rsidRDefault="00E403F0" w:rsidP="00E403F0">
      <w:pPr>
        <w:rPr>
          <w:spacing w:val="-4"/>
          <w:rtl/>
        </w:rPr>
      </w:pPr>
      <w:r w:rsidRPr="00DC5F70">
        <w:rPr>
          <w:b/>
          <w:bCs/>
          <w:spacing w:val="-4"/>
          <w:rtl/>
        </w:rPr>
        <w:t xml:space="preserve">קס"ד טעמא </w:t>
      </w:r>
      <w:r w:rsidRPr="00DC5F70">
        <w:rPr>
          <w:rStyle w:val="2fb"/>
          <w:b/>
          <w:bCs/>
          <w:spacing w:val="-4"/>
          <w:rtl/>
        </w:rPr>
        <w:t xml:space="preserve">דר"ש</w:t>
      </w:r>
      <w:r w:rsidRPr="00DC5F70">
        <w:rPr>
          <w:b/>
          <w:bCs/>
          <w:spacing w:val="-4"/>
          <w:rtl/>
        </w:rPr>
        <w:t xml:space="preserve"> גבי מפריש נקבה לעולתו:</w:t>
      </w:r>
      <w:r w:rsidRPr="00DC5F70">
        <w:rPr>
          <w:rFonts w:hint="cs"/>
          <w:b/>
          <w:bCs/>
          <w:spacing w:val="-4"/>
          <w:rtl/>
        </w:rPr>
        <w:t xml:space="preserve"> </w:t>
      </w:r>
      <w:r w:rsidRPr="00DC5F70">
        <w:rPr>
          <w:b/>
          <w:bCs/>
          <w:spacing w:val="-4"/>
          <w:rtl/>
        </w:rPr>
        <w:t xml:space="preserve">עושה תמורה </w:t>
      </w:r>
      <w:ins w:id="90618" w:author="מנוע מכני" w:date="2026-10-11T12:04:39Z">
        <w:r>
          <w:rPr>
            <w:b/>
            <w:bCs/>
            <w:spacing w:val="-4"/>
            <w:rtl/>
          </w:rPr>
          <w:t xml:space="preserve">דיש</w:t>
        </w:r>
      </w:ins>
      <w:del w:id="90619" w:author="מנוע מכני" w:date="2026-10-11T12:04:39Z">
        <w:r w:rsidRPr="00DC5F70">
          <w:rPr>
            <w:b/>
            <w:bCs/>
            <w:spacing w:val="-4"/>
            <w:rtl/>
          </w:rPr>
          <w:delText xml:space="preserve">דאיכא</w:delText>
        </w:r>
      </w:del>
      <w:r w:rsidRPr="00DC5F70">
        <w:rPr>
          <w:b/>
          <w:bCs/>
          <w:spacing w:val="-4"/>
          <w:rtl/>
        </w:rPr>
        <w:t xml:space="preserve"> שם עולה </w:t>
      </w:r>
      <w:ins w:id="91318" w:author="מנוע מכני" w:date="2026-10-11T12:04:39Z">
        <w:r>
          <w:rPr>
            <w:b/>
            <w:bCs/>
            <w:spacing w:val="-4"/>
            <w:rtl/>
          </w:rPr>
          <w:t xml:space="preserve">עליו</w:t>
        </w:r>
      </w:ins>
      <w:del w:id="91319" w:author="מנוע מכני" w:date="2026-10-11T12:04:39Z">
        <w:r w:rsidRPr="00DC5F70">
          <w:rPr>
            <w:b/>
            <w:bCs/>
            <w:spacing w:val="-4"/>
            <w:rtl/>
          </w:rPr>
          <w:delText xml:space="preserve">עליה</w:delText>
        </w:r>
      </w:del>
      <w:r w:rsidRPr="00DC5F70">
        <w:rPr>
          <w:b/>
          <w:bCs/>
          <w:spacing w:val="-4"/>
          <w:rtl/>
        </w:rPr>
        <w:t xml:space="preserve"> גבי עולת העוף.</w:t>
      </w:r>
    </w:p>
    <w:p w:rsidR="00E403F0" w:rsidRPr="00AD695E" w:rsidRDefault="00E403F0" w:rsidP="00E403F0">
      <w:pPr>
        <w:rPr>
          <w:rtl/>
        </w:rPr>
      </w:pPr>
      <w:r w:rsidRPr="00A757C8">
        <w:rPr>
          <w:rFonts w:hint="cs"/>
          <w:rtl/>
        </w:rPr>
        <w:lastRenderedPageBreak/>
        <w:t>אבל בכה</w:t>
      </w:r>
      <w:r w:rsidRPr="00A757C8">
        <w:rPr>
          <w:rtl/>
        </w:rPr>
        <w:t>"</w:t>
      </w:r>
      <w:r w:rsidRPr="00A757C8">
        <w:rPr>
          <w:rFonts w:hint="cs"/>
          <w:rtl/>
        </w:rPr>
        <w:t xml:space="preserve">ג </w:t>
      </w:r>
      <w:r w:rsidRPr="00A757C8">
        <w:rPr>
          <w:rtl/>
        </w:rPr>
        <w:t xml:space="preserve">שהפריש פרה לפרו </w:t>
      </w:r>
      <w:r w:rsidRPr="00A757C8">
        <w:rPr>
          <w:rFonts w:hint="cs"/>
          <w:rtl/>
        </w:rPr>
        <w:t xml:space="preserve">לא</w:t>
      </w:r>
      <w:r w:rsidRPr="00A757C8">
        <w:rPr>
          <w:rFonts w:hint="cs"/>
          <w:rtl/>
        </w:rPr>
        <w:t xml:space="preserve"> קדושה אפי' </w:t>
      </w:r>
      <w:ins w:id="90620" w:author="מנוע מכני" w:date="2026-10-11T12:04:39Z">
        <w:r>
          <w:rPr>
            <w:rFonts w:hint="cs"/>
            <w:rtl/>
          </w:rPr>
          <w:t xml:space="preserve">דיש</w:t>
        </w:r>
      </w:ins>
      <w:del w:id="90621" w:author="מנוע מכני" w:date="2026-10-11T12:04:39Z">
        <w:r w:rsidRPr="00A757C8">
          <w:rPr>
            <w:rFonts w:hint="cs"/>
            <w:rtl/>
          </w:rPr>
          <w:delText xml:space="preserve">דאיכא</w:delText>
        </w:r>
      </w:del>
      <w:r w:rsidRPr="00A757C8">
        <w:rPr>
          <w:rFonts w:hint="cs"/>
          <w:rtl/>
        </w:rPr>
        <w:t xml:space="preserve"> פרת חטאת דקדשי בדק הבית הוא ולא עבדי תמורה </w:t>
      </w:r>
    </w:p>
    <w:p w:rsidR="00E403F0" w:rsidRPr="00DC5F70" w:rsidRDefault="00E403F0" w:rsidP="00E403F0">
      <w:pPr>
        <w:rPr>
          <w:spacing w:val="-4"/>
          <w:rtl/>
        </w:rPr>
      </w:pPr>
      <w:r w:rsidRPr="00DC5F70">
        <w:rPr>
          <w:spacing w:val="-4"/>
          <w:rtl/>
        </w:rPr>
        <w:t>יחיד</w:t>
      </w:r>
      <w:r w:rsidRPr="00DC5F70">
        <w:rPr>
          <w:rFonts w:hint="cs"/>
          <w:spacing w:val="-4"/>
          <w:rtl/>
        </w:rPr>
        <w:t xml:space="preserve"> או נשיא</w:t>
      </w:r>
      <w:r w:rsidRPr="00DC5F70">
        <w:rPr>
          <w:spacing w:val="-4"/>
          <w:rtl/>
        </w:rPr>
        <w:t xml:space="preserve"> שהפריש שעיר לשעירתו</w:t>
      </w:r>
      <w:r w:rsidRPr="00DC5F70">
        <w:rPr>
          <w:rFonts w:hint="cs"/>
          <w:spacing w:val="-4"/>
          <w:rtl/>
        </w:rPr>
        <w:t xml:space="preserve"> </w:t>
      </w:r>
      <w:r w:rsidRPr="00DC5F70">
        <w:rPr>
          <w:rFonts w:hint="cs"/>
          <w:spacing w:val="-4"/>
          <w:rtl/>
        </w:rPr>
        <w:t xml:space="preserve">לא</w:t>
      </w:r>
      <w:r w:rsidRPr="00DC5F70">
        <w:rPr>
          <w:rFonts w:hint="cs"/>
          <w:spacing w:val="-4"/>
          <w:rtl/>
        </w:rPr>
        <w:t xml:space="preserve"> קדושה, אפי' דיחיד מפריש שעירה </w:t>
      </w:r>
      <w:ins w:id="91322" w:author="מנוע מכני" w:date="2026-10-11T12:04:39Z">
        <w:r>
          <w:rPr>
            <w:rFonts w:hint="cs"/>
            <w:spacing w:val="-4"/>
            <w:rtl/>
          </w:rPr>
          <w:t xml:space="preserve">דאלו</w:t>
        </w:r>
      </w:ins>
      <w:del w:id="91323" w:author="מנוע מכני" w:date="2026-10-11T12:04:39Z">
        <w:r w:rsidRPr="00DC5F70">
          <w:rPr>
            <w:rFonts w:hint="cs"/>
            <w:spacing w:val="-4"/>
            <w:rtl/>
          </w:rPr>
          <w:delText xml:space="preserve">ד</w:delText>
        </w:r>
        <w:r w:rsidRPr="00DC5F70">
          <w:rPr>
            <w:spacing w:val="-4"/>
            <w:rtl/>
          </w:rPr>
          <w:delText xml:space="preserve">הני</w:delText>
        </w:r>
      </w:del>
      <w:r w:rsidRPr="00DC5F70">
        <w:rPr>
          <w:spacing w:val="-4"/>
          <w:rtl/>
        </w:rPr>
        <w:t xml:space="preserve"> </w:t>
      </w:r>
      <w:ins w:id="91324" w:author="מנוע מכני" w:date="2026-10-11T12:04:39Z">
        <w:r>
          <w:rPr>
            <w:spacing w:val="-4"/>
            <w:rtl/>
          </w:rPr>
          <w:t xml:space="preserve">שני</w:t>
        </w:r>
      </w:ins>
      <w:del w:id="91325" w:author="מנוע מכני" w:date="2026-10-11T12:04:39Z">
        <w:r w:rsidRPr="00DC5F70">
          <w:rPr>
            <w:spacing w:val="-4"/>
            <w:rtl/>
          </w:rPr>
          <w:delText xml:space="preserve">תרי</w:delText>
        </w:r>
      </w:del>
      <w:r w:rsidRPr="00DC5F70">
        <w:rPr>
          <w:spacing w:val="-4"/>
          <w:rtl/>
        </w:rPr>
        <w:t xml:space="preserve"> גופי </w:t>
      </w:r>
      <w:ins w:id="91320" w:author="מנוע מכני" w:date="2026-10-11T12:04:39Z">
        <w:r>
          <w:rPr>
            <w:spacing w:val="-4"/>
            <w:rtl/>
          </w:rPr>
          <w:t xml:space="preserve">הם</w:t>
        </w:r>
      </w:ins>
      <w:del w:id="91321" w:author="מנוע מכני" w:date="2026-10-11T12:04:39Z">
        <w:r w:rsidRPr="00DC5F70">
          <w:rPr>
            <w:spacing w:val="-4"/>
            <w:rtl/>
          </w:rPr>
          <w:delText xml:space="preserve">נינהו</w:delText>
        </w:r>
      </w:del>
      <w:r w:rsidRPr="00DC5F70">
        <w:rPr>
          <w:spacing w:val="-4"/>
          <w:rtl/>
        </w:rPr>
        <w:t xml:space="preserve">.</w:t>
      </w:r>
    </w:p>
    <w:p w:rsidR="00E403F0" w:rsidRPr="00AD695E" w:rsidRDefault="00E403F0" w:rsidP="00E403F0">
      <w:pPr>
        <w:rPr>
          <w:rtl/>
        </w:rPr>
      </w:pPr>
      <w:r>
        <w:rPr>
          <w:rtl/>
        </w:rPr>
        <w:t>חטאו עד שלא נתמנו,</w:t>
      </w:r>
      <w:r>
        <w:rPr>
          <w:rFonts w:hint="cs"/>
          <w:rtl/>
        </w:rPr>
        <w:t xml:space="preserve"> והפ</w:t>
      </w:r>
      <w:r>
        <w:rPr>
          <w:rtl/>
        </w:rPr>
        <w:t xml:space="preserve">ריש שעיר לשעירתו </w:t>
      </w:r>
      <w:r>
        <w:rPr>
          <w:rFonts w:hint="cs"/>
          <w:rtl/>
        </w:rPr>
        <w:t xml:space="preserve">לא</w:t>
      </w:r>
      <w:r>
        <w:rPr>
          <w:rFonts w:hint="cs"/>
          <w:rtl/>
        </w:rPr>
        <w:t xml:space="preserve"> קדושה, אפי' דאילו חטא מביא שעיר</w:t>
      </w:r>
    </w:p>
    <w:p w:rsidR="00E403F0" w:rsidRPr="00AD695E" w:rsidRDefault="00E403F0" w:rsidP="00E403F0">
      <w:pPr>
        <w:pStyle w:val="affffb"/>
        <w:rPr>
          <w:rtl/>
        </w:rPr>
      </w:pPr>
      <w:r>
        <w:rPr>
          <w:rtl/>
        </w:rPr>
        <w:t xml:space="preserve">- </w:t>
      </w:r>
      <w:r>
        <w:rPr>
          <w:rFonts w:hint="cs"/>
          <w:rtl/>
        </w:rPr>
        <w:t>דא</w:t>
      </w:r>
      <w:r>
        <w:rPr>
          <w:rtl/>
        </w:rPr>
        <w:t>"</w:t>
      </w:r>
      <w:r>
        <w:rPr>
          <w:rFonts w:hint="cs"/>
          <w:rtl/>
        </w:rPr>
        <w:t xml:space="preserve">ה הא אינו מביא עולת העוף </w:t>
      </w:r>
    </w:p>
    <w:p>
      <w:pPr>
        <w:pStyle w:val="38"/>
        <w:rPr>
          <w:ins w:id="93620" w:author="מנוע מכני" w:date="2026-10-11T12:04:39Z"/>
        </w:rPr>
      </w:pPr>
      <w:r w:rsidRPr="00DC5F70">
        <w:t xml:space="preserve">- </w:t>
      </w:r>
      <w:r w:rsidRPr="00DC5F70">
        <w:t>ר</w:t>
      </w:r>
      <w:r w:rsidRPr="00DC5F70">
        <w:t>"</w:t>
      </w:r>
      <w:r w:rsidRPr="00DC5F70">
        <w:t xml:space="preserve">ש </w:t>
      </w:r>
      <w:ins w:id="92354" w:author="מנוע מכני" w:date="2026-10-11T12:04:39Z">
        <w:r>
          <w:t xml:space="preserve">סבר</w:t>
        </w:r>
      </w:ins>
      <w:del w:id="92355" w:author="מנוע מכני" w:date="2026-10-11T12:04:39Z">
        <w:r w:rsidRPr="00DC5F70">
          <w:delText xml:space="preserve">ס</w:delText>
        </w:r>
        <w:r w:rsidRPr="00DC5F70">
          <w:delText xml:space="preserve">"</w:delText>
        </w:r>
        <w:r w:rsidRPr="00DC5F70">
          <w:delText xml:space="preserve">ל</w:delText>
        </w:r>
      </w:del>
      <w:r w:rsidRPr="00DC5F70">
        <w:t xml:space="preserve"> כראב</w:t>
      </w:r>
      <w:r w:rsidRPr="00DC5F70">
        <w:t>"</w:t>
      </w:r>
      <w:r w:rsidRPr="00DC5F70">
        <w:t>ע</w:t>
      </w:r>
      <w:r w:rsidRPr="00DC5F70">
        <w:t xml:space="preserve">:</w:t>
      </w:r>
    </w:p>
    <w:p w:rsidR="00E403F0" w:rsidRPr="00DC5F70" w:rsidRDefault="00E403F0" w:rsidP="00E403F0">
      <w:pPr>
        <w:pStyle w:val="affffb"/>
        <w:rPr>
          <w:spacing w:val="-4"/>
          <w:rtl/>
        </w:rPr>
      </w:pPr>
      <w:del w:id="93621" w:author="מנוע מכני" w:date="2026-10-11T12:04:39Z">
        <w:r w:rsidRPr="00DC5F70">
          <w:rPr>
            <w:spacing w:val="-4"/>
            <w:rtl/>
          </w:rPr>
          <w:delText xml:space="preserve"> </w:delText>
        </w:r>
      </w:del>
      <w:r w:rsidRPr="00DC5F70">
        <w:rPr>
          <w:spacing w:val="-4"/>
          <w:rtl/>
        </w:rPr>
        <w:t xml:space="preserve">דתנן</w:t>
      </w:r>
      <w:r w:rsidRPr="00DC5F70">
        <w:rPr>
          <w:spacing w:val="-4"/>
          <w:rtl/>
        </w:rPr>
        <w:t xml:space="preserve">, הרי עלי עולה יביא כבש, </w:t>
      </w:r>
      <w:r w:rsidRPr="00DC5F70">
        <w:rPr>
          <w:rStyle w:val="2fb"/>
          <w:spacing w:val="-4"/>
          <w:rtl/>
        </w:rPr>
        <w:t xml:space="preserve">ר"א</w:t>
      </w:r>
      <w:r w:rsidRPr="00DC5F70">
        <w:rPr>
          <w:spacing w:val="-4"/>
          <w:rtl/>
        </w:rPr>
        <w:t xml:space="preserve"> בן עזריה אומר: או תור או בני יונה.</w:t>
      </w:r>
    </w:p>
    <w:p w:rsidR="00E403F0" w:rsidRPr="00AD695E" w:rsidRDefault="00E403F0" w:rsidP="00E403F0">
      <w:pPr>
        <w:rPr>
          <w:rtl/>
        </w:rPr>
      </w:pPr>
    </w:p>
    <w:p>
      <w:pPr>
        <w:pStyle w:val="afffff8"/>
        <w:rPr>
          <w:ins w:id="90103" w:author="קלוד" w:date="2026-10-11T12:25:27Z"/>
        </w:rPr>
      </w:pPr>
      <w:ins w:id="90104" w:author="קלוד" w:date="2026-10-11T12:25:27Z">
        <w:r>
          <w:rPr>
            <w:color w:val="7B3F00"/>
          </w:rPr>
          <w:t xml:space="preserve">המקדיש נכסיו ובהן זכרים ונקבות - ר"א ור' יהושע</w:t>
        </w:r>
      </w:ins>
    </w:p>
    <w:p w:rsidR="00E403F0" w:rsidRPr="00AD695E" w:rsidRDefault="00E403F0" w:rsidP="00E403F0">
      <w:pPr>
        <w:rPr>
          <w:rtl/>
        </w:rPr>
      </w:pPr>
      <w:r w:rsidRPr="00217260">
        <w:rPr>
          <w:b/>
          <w:bCs/>
          <w:rtl/>
        </w:rPr>
        <w:t xml:space="preserve">תנן</w:t>
      </w:r>
      <w:r w:rsidRPr="00217260">
        <w:rPr>
          <w:b/>
          <w:bCs/>
          <w:rtl/>
        </w:rPr>
        <w:t xml:space="preserve"> </w:t>
      </w:r>
      <w:ins w:id="90622" w:author="מנוע מכני" w:date="2026-10-11T12:04:39Z">
        <w:r>
          <w:rPr>
            <w:b/>
            <w:bCs/>
            <w:rtl/>
          </w:rPr>
          <w:t xml:space="preserve">שם</w:t>
        </w:r>
      </w:ins>
      <w:del w:id="90623" w:author="מנוע מכני" w:date="2026-10-11T12:04:39Z">
        <w:r w:rsidRPr="00217260">
          <w:rPr>
            <w:b/>
            <w:bCs/>
            <w:rtl/>
          </w:rPr>
          <w:delText xml:space="preserve">התם</w:delText>
        </w:r>
      </w:del>
      <w:r w:rsidRPr="00217260">
        <w:rPr>
          <w:b/>
          <w:bCs/>
          <w:rtl/>
        </w:rPr>
        <w:t xml:space="preserve"> המקדיש נכסיו והיה בהן בהמה ראויה לגבי מזבח, זכרים ונקבות</w:t>
      </w:r>
      <w:ins w:id="91836" w:author="מנוע מכני" w:date="2026-10-11T12:04:39Z">
        <w:r>
          <w:rPr>
            <w:b/>
            <w:bCs/>
            <w:rtl/>
          </w:rPr>
          <w:t xml:space="preserve">,</w:t>
        </w:r>
      </w:ins>
      <w:del w:id="91837" w:author="מנוע מכני" w:date="2026-10-11T12:04:39Z">
        <w:r w:rsidRPr="00217260">
          <w:rPr>
            <w:b/>
            <w:bCs/>
            <w:rtl/>
          </w:rPr>
          <w:delText xml:space="preserve">;</w:delText>
        </w:r>
      </w:del>
    </w:p>
    <w:p>
      <w:pPr>
        <w:pStyle w:val="38"/>
        <w:rPr>
          <w:ins w:id="93622" w:author="מנוע מכני" w:date="2026-10-11T12:04:39Z"/>
        </w:rPr>
      </w:pPr>
      <w:r w:rsidRPr="00217260">
        <w:t xml:space="preserve">ר"א</w:t>
      </w:r>
      <w:del w:id="94210" w:author="מנוע מכני" w:date="2026-10-11T12:04:39Z">
        <w:r w:rsidRPr="00217260">
          <w:delText xml:space="preserve"> אומר</w:delText>
        </w:r>
      </w:del>
      <w:r>
        <w:t xml:space="preserve">:</w:t>
      </w:r>
    </w:p>
    <w:p w:rsidR="00E403F0" w:rsidRPr="00AD695E" w:rsidRDefault="00E403F0" w:rsidP="00E403F0">
      <w:pPr>
        <w:rPr>
          <w:rtl/>
        </w:rPr>
      </w:pPr>
      <w:del w:id="93623" w:author="מנוע מכני" w:date="2026-10-11T12:04:39Z">
        <w:r>
          <w:rPr>
            <w:rtl/>
          </w:rPr>
          <w:delText xml:space="preserve"> </w:delText>
        </w:r>
      </w:del>
      <w:r>
        <w:rPr>
          <w:rtl/>
        </w:rPr>
        <w:t xml:space="preserve">זכרים </w:t>
      </w:r>
      <w:r w:rsidRPr="00217260">
        <w:rPr>
          <w:b/>
          <w:bCs/>
          <w:rtl/>
        </w:rPr>
        <w:t>ימכרו</w:t>
      </w:r>
      <w:r>
        <w:rPr>
          <w:rtl/>
        </w:rPr>
        <w:t xml:space="preserve"> לצרכי עולות, ונקבות ימכרו לצרכי שלמים, ודמיהן יפלו עם שאר נכסים לבדק הבית.</w:t>
      </w:r>
    </w:p>
    <w:p>
      <w:pPr>
        <w:pStyle w:val="38"/>
        <w:rPr>
          <w:ins w:id="93624" w:author="מנוע מכני" w:date="2026-10-11T12:04:39Z"/>
        </w:rPr>
      </w:pPr>
      <w:r w:rsidRPr="00217260">
        <w:t xml:space="preserve">ר' יהושע</w:t>
      </w:r>
      <w:del w:id="94211" w:author="מנוע מכני" w:date="2026-10-11T12:04:39Z">
        <w:r w:rsidRPr="00217260">
          <w:delText xml:space="preserve"> אומר</w:delText>
        </w:r>
      </w:del>
      <w:r>
        <w:t xml:space="preserve">:</w:t>
      </w:r>
    </w:p>
    <w:p w:rsidR="00E403F0" w:rsidRPr="00AD695E" w:rsidRDefault="00E403F0" w:rsidP="00E403F0">
      <w:pPr>
        <w:rPr>
          <w:rtl/>
        </w:rPr>
      </w:pPr>
      <w:del w:id="93625" w:author="מנוע מכני" w:date="2026-10-11T12:04:39Z">
        <w:r>
          <w:rPr>
            <w:rtl/>
          </w:rPr>
          <w:delText xml:space="preserve"> </w:delText>
        </w:r>
      </w:del>
      <w:r>
        <w:rPr>
          <w:rtl/>
        </w:rPr>
        <w:t xml:space="preserve">זכרים עצמן </w:t>
      </w:r>
      <w:r w:rsidRPr="00217260">
        <w:rPr>
          <w:b/>
          <w:bCs/>
          <w:rtl/>
        </w:rPr>
        <w:t>יקרבו</w:t>
      </w:r>
      <w:r>
        <w:rPr>
          <w:rtl/>
        </w:rPr>
        <w:t xml:space="preserve"> עולות, ונקבות ימכרו לצרכי שלמים, ויביא בדמיהן עולות, ושאר נכסים יפלו לבדק הבית.</w:t>
      </w:r>
    </w:p>
    <w:p>
      <w:pPr>
        <w:pStyle w:val="38"/>
        <w:rPr>
          <w:ins w:id="93626" w:author="מנוע מכני" w:date="2026-10-11T12:04:39Z"/>
        </w:rPr>
      </w:pPr>
      <w:del w:id="94240" w:author="מנוע מכני" w:date="2026-10-11T12:04:39Z">
        <w:r>
          <w:delText xml:space="preserve">א"ל </w:delText>
        </w:r>
      </w:del>
      <w:r>
        <w:t xml:space="preserve">ר</w:t>
      </w:r>
      <w:r>
        <w:t>חב</w:t>
      </w:r>
      <w:r>
        <w:t>"</w:t>
      </w:r>
      <w:r>
        <w:t>א לרי</w:t>
      </w:r>
      <w:r>
        <w:t>"</w:t>
      </w:r>
      <w:r>
        <w:t>ו</w:t>
      </w:r>
      <w:r>
        <w:t xml:space="preserve">:</w:t>
      </w:r>
    </w:p>
    <w:p w:rsidR="00E403F0" w:rsidRPr="00AD695E" w:rsidRDefault="00E403F0" w:rsidP="00E403F0">
      <w:pPr>
        <w:rPr>
          <w:rtl/>
        </w:rPr>
      </w:pPr>
      <w:del w:id="93627" w:author="מנוע מכני" w:date="2026-10-11T12:04:39Z">
        <w:r>
          <w:rPr>
            <w:rtl/>
          </w:rPr>
          <w:delText xml:space="preserve"> </w:delText>
        </w:r>
      </w:del>
      <w:r>
        <w:rPr>
          <w:rStyle w:val="2fb"/>
          <w:rtl/>
        </w:rPr>
        <w:t xml:space="preserve">לרבי</w:t>
      </w:r>
      <w:r>
        <w:rPr>
          <w:rtl/>
        </w:rPr>
        <w:t xml:space="preserve"> יהושע דזכרים עצמן יקרבו עולות, ונקבות </w:t>
      </w:r>
      <w:ins w:id="92760" w:author="מנוע מכני" w:date="2026-10-11T12:04:39Z">
        <w:r>
          <w:rPr>
            <w:rtl/>
          </w:rPr>
          <w:t xml:space="preserve">איך</w:t>
        </w:r>
      </w:ins>
      <w:del w:id="92761" w:author="מנוע מכני" w:date="2026-10-11T12:04:39Z">
        <w:r>
          <w:rPr>
            <w:rtl/>
          </w:rPr>
          <w:delText xml:space="preserve">היכי</w:delText>
        </w:r>
      </w:del>
      <w:r>
        <w:rPr>
          <w:rtl/>
        </w:rPr>
        <w:t xml:space="preserve"> מקרבן שלמים הא מכח קדושה דחוייה </w:t>
      </w:r>
      <w:ins w:id="90091" w:author="Claude - סמנטי" w:date="2026-10-11T12:20:38Z">
        <w:r>
          <w:rPr>
            <w:rtl/>
          </w:rPr>
          <w:t xml:space="preserve">באות</w:t>
        </w:r>
      </w:ins>
      <w:del w:id="90092" w:author="Claude - סמנטי" w:date="2026-10-11T12:20:38Z">
        <w:r>
          <w:rPr>
            <w:rtl/>
          </w:rPr>
          <w:delText xml:space="preserve">קאתיין</w:delText>
        </w:r>
      </w:del>
      <w:r>
        <w:rPr>
          <w:rtl/>
        </w:rPr>
        <w:t xml:space="preserve"> ל"א, </w:t>
      </w:r>
    </w:p>
    <w:p>
      <w:pPr>
        <w:pStyle w:val="38"/>
        <w:rPr>
          <w:ins w:id="93628" w:author="מנוע מכני" w:date="2026-10-11T12:04:39Z"/>
        </w:rPr>
      </w:pPr>
      <w:del w:id="94241" w:author="מנוע מכני" w:date="2026-10-11T12:04:39Z">
        <w:r w:rsidRPr="00DC5F70">
          <w:delText xml:space="preserve">א</w:delText>
        </w:r>
        <w:r w:rsidRPr="00DC5F70">
          <w:delText xml:space="preserve">"</w:delText>
        </w:r>
        <w:r w:rsidRPr="00DC5F70">
          <w:delText xml:space="preserve">ל </w:delText>
        </w:r>
      </w:del>
      <w:r w:rsidRPr="00DC5F70">
        <w:t xml:space="preserve">רחב</w:t>
      </w:r>
      <w:r w:rsidRPr="00DC5F70">
        <w:t>"</w:t>
      </w:r>
      <w:r w:rsidRPr="00DC5F70">
        <w:t>א</w:t>
      </w:r>
      <w:r w:rsidRPr="00DC5F70">
        <w:t xml:space="preserve"> לר</w:t>
      </w:r>
      <w:r w:rsidRPr="00DC5F70">
        <w:t>י</w:t>
      </w:r>
      <w:r w:rsidRPr="00DC5F70">
        <w:t>"</w:t>
      </w:r>
      <w:r w:rsidRPr="00DC5F70">
        <w:t>ו</w:t>
      </w:r>
      <w:r w:rsidRPr="00DC5F70">
        <w:t xml:space="preserve">:</w:t>
      </w:r>
    </w:p>
    <w:p w:rsidR="00E403F0" w:rsidRPr="00DC5F70" w:rsidRDefault="00E403F0" w:rsidP="00E403F0">
      <w:pPr>
        <w:rPr>
          <w:spacing w:val="-6"/>
          <w:rtl/>
        </w:rPr>
      </w:pPr>
      <w:del w:id="93629" w:author="מנוע מכני" w:date="2026-10-11T12:04:39Z">
        <w:r w:rsidRPr="00DC5F70">
          <w:rPr>
            <w:spacing w:val="-6"/>
            <w:rtl/>
          </w:rPr>
          <w:delText xml:space="preserve"> </w:delText>
        </w:r>
      </w:del>
      <w:r w:rsidRPr="00DC5F70">
        <w:rPr>
          <w:spacing w:val="-6"/>
          <w:rtl/>
        </w:rPr>
        <w:t xml:space="preserve">מדקאמר </w:t>
      </w:r>
      <w:r w:rsidRPr="00DC5F70">
        <w:rPr>
          <w:rStyle w:val="2fb"/>
          <w:spacing w:val="-6"/>
          <w:rtl/>
        </w:rPr>
        <w:t xml:space="preserve">ר' יהושע</w:t>
      </w:r>
      <w:r w:rsidRPr="00DC5F70">
        <w:rPr>
          <w:spacing w:val="-6"/>
          <w:rtl/>
        </w:rPr>
        <w:t xml:space="preserve"> זכרים עצמן יקרבו עולות</w:t>
      </w:r>
      <w:ins w:id="91838" w:author="מנוע מכני" w:date="2026-10-11T12:04:39Z">
        <w:r>
          <w:rPr>
            <w:spacing w:val="-6"/>
            <w:rtl/>
          </w:rPr>
          <w:t xml:space="preserve"> </w:t>
        </w:r>
      </w:ins>
      <w:del w:id="91839" w:author="מנוע מכני" w:date="2026-10-11T12:04:39Z">
        <w:r w:rsidRPr="00DC5F70">
          <w:rPr>
            <w:spacing w:val="-6"/>
            <w:rtl/>
          </w:rPr>
          <w:delText xml:space="preserve">  </w:delText>
        </w:r>
      </w:del>
      <w:ins w:id="90093" w:author="Claude - סמנטי" w:date="2026-10-11T12:20:38Z">
        <w:r>
          <w:rPr>
            <w:spacing w:val="-6"/>
            <w:rtl/>
          </w:rPr>
          <w:t xml:space="preserve">לומר</w:t>
        </w:r>
      </w:ins>
      <w:del w:id="90094" w:author="Claude - סמנטי" w:date="2026-10-11T12:20:38Z">
        <w:r w:rsidRPr="00DC5F70">
          <w:rPr>
            <w:spacing w:val="-6"/>
            <w:rtl/>
          </w:rPr>
          <w:delText xml:space="preserve">למימרא</w:delText>
        </w:r>
      </w:del>
      <w:r w:rsidRPr="00DC5F70">
        <w:rPr>
          <w:spacing w:val="-6"/>
          <w:rtl/>
        </w:rPr>
        <w:t xml:space="preserve"> דקדושת הגוף אקדשינהו, </w:t>
      </w:r>
    </w:p>
    <w:p>
      <w:pPr>
        <w:pStyle w:val="38"/>
        <w:rPr>
          <w:ins w:id="94158" w:author="מנוע מכני" w:date="2026-10-11T12:04:39Z"/>
        </w:rPr>
      </w:pPr>
      <w:ins w:id="90624" w:author="מנוע מכני" w:date="2026-10-11T12:04:39Z">
        <w:r>
          <w:t xml:space="preserve">א"כ</w:t>
        </w:r>
      </w:ins>
      <w:del w:id="90625" w:author="מנוע מכני" w:date="2026-10-11T12:04:39Z">
        <w:r>
          <w:delText xml:space="preserve">אי הכי</w:delText>
        </w:r>
      </w:del>
      <w:r>
        <w:t xml:space="preserve">,</w:t>
      </w:r>
    </w:p>
    <w:p w:rsidR="00E403F0" w:rsidRPr="00AD695E" w:rsidRDefault="00E403F0" w:rsidP="00E403F0">
      <w:pPr>
        <w:rPr>
          <w:rtl/>
        </w:rPr>
      </w:pPr>
      <w:del w:id="94159" w:author="מנוע מכני" w:date="2026-10-11T12:04:39Z">
        <w:r>
          <w:rPr>
            <w:rtl/>
          </w:rPr>
          <w:delText xml:space="preserve"> </w:delText>
        </w:r>
      </w:del>
      <w:r>
        <w:rPr>
          <w:rtl/>
        </w:rPr>
        <w:t xml:space="preserve">נקבות </w:t>
      </w:r>
      <w:ins w:id="91326" w:author="מנוע מכני" w:date="2026-10-11T12:04:39Z">
        <w:r>
          <w:rPr>
            <w:rtl/>
          </w:rPr>
          <w:t xml:space="preserve">למה</w:t>
        </w:r>
      </w:ins>
      <w:del w:id="91327" w:author="מנוע מכני" w:date="2026-10-11T12:04:39Z">
        <w:r>
          <w:rPr>
            <w:rtl/>
          </w:rPr>
          <w:delText xml:space="preserve">אמאי</w:delText>
        </w:r>
      </w:del>
      <w:r>
        <w:rPr>
          <w:rtl/>
        </w:rPr>
        <w:t xml:space="preserve"> ימכרו לצרכי שלמים? בעיא רעייה! </w:t>
      </w:r>
    </w:p>
    <w:p>
      <w:pPr>
        <w:pStyle w:val="38"/>
        <w:rPr>
          <w:ins w:id="93630" w:author="מנוע מכני" w:date="2026-10-11T12:04:39Z"/>
        </w:rPr>
      </w:pPr>
      <w:r>
        <w:t>א</w:t>
      </w:r>
      <w:r>
        <w:t>"</w:t>
      </w:r>
      <w:r>
        <w:t>ל</w:t>
      </w:r>
      <w:r>
        <w:t xml:space="preserve">:</w:t>
      </w:r>
    </w:p>
    <w:p w:rsidR="00E403F0" w:rsidRPr="00AD695E" w:rsidRDefault="00E403F0" w:rsidP="00E403F0">
      <w:pPr>
        <w:rPr>
          <w:rtl/>
        </w:rPr>
      </w:pPr>
      <w:del w:id="93631" w:author="מנוע מכני" w:date="2026-10-11T12:04:39Z">
        <w:r>
          <w:rPr>
            <w:rtl/>
          </w:rPr>
          <w:delText xml:space="preserve"> </w:delText>
        </w:r>
      </w:del>
      <w:r>
        <w:rPr>
          <w:rStyle w:val="2fb"/>
          <w:rtl/>
        </w:rPr>
        <w:t xml:space="preserve">רבי</w:t>
      </w:r>
      <w:r>
        <w:rPr>
          <w:rtl/>
        </w:rPr>
        <w:t xml:space="preserve"> יהושע </w:t>
      </w:r>
      <w:ins w:id="92358" w:author="מנוע מכני" w:date="2026-10-11T12:04:39Z">
        <w:r>
          <w:rPr>
            <w:rtl/>
          </w:rPr>
          <w:t xml:space="preserve">סבר</w:t>
        </w:r>
      </w:ins>
      <w:del w:id="92359" w:author="מנוע מכני" w:date="2026-10-11T12:04:39Z">
        <w:r>
          <w:rPr>
            <w:rtl/>
          </w:rPr>
          <w:delText xml:space="preserve">ס"</w:delText>
        </w:r>
        <w:r>
          <w:rPr>
            <w:rFonts w:hint="cs"/>
            <w:rtl/>
          </w:rPr>
          <w:delText xml:space="preserve">ל</w:delText>
        </w:r>
      </w:del>
      <w:r>
        <w:rPr>
          <w:rFonts w:hint="cs"/>
          <w:rtl/>
        </w:rPr>
        <w:t xml:space="preserve"> </w:t>
      </w:r>
      <w:r>
        <w:rPr>
          <w:rStyle w:val="2fb"/>
          <w:rtl/>
        </w:rPr>
        <w:t>כר"</w:t>
      </w:r>
      <w:r>
        <w:rPr>
          <w:rStyle w:val="2fb"/>
          <w:rFonts w:hint="cs"/>
          <w:rtl/>
        </w:rPr>
        <w:t>ש</w:t>
      </w:r>
      <w:r>
        <w:rPr>
          <w:rtl/>
        </w:rPr>
        <w:t xml:space="preserve">, דאמר כל </w:t>
      </w:r>
      <w:ins w:id="91328" w:author="מנוע מכני" w:date="2026-10-11T12:04:39Z">
        <w:r>
          <w:rPr>
            <w:rtl/>
          </w:rPr>
          <w:t xml:space="preserve">כלום</w:t>
        </w:r>
      </w:ins>
      <w:del w:id="91329" w:author="מנוע מכני" w:date="2026-10-11T12:04:39Z">
        <w:r>
          <w:rPr>
            <w:rtl/>
          </w:rPr>
          <w:delText xml:space="preserve">מידי</w:delText>
        </w:r>
      </w:del>
      <w:r>
        <w:rPr>
          <w:rtl/>
        </w:rPr>
        <w:t xml:space="preserve"> דלא חזי </w:t>
      </w:r>
      <w:ins w:id="92356" w:author="מנוע מכני" w:date="2026-10-11T12:04:39Z">
        <w:r>
          <w:rPr>
            <w:rtl/>
          </w:rPr>
          <w:t xml:space="preserve">לגופו</w:t>
        </w:r>
      </w:ins>
      <w:del w:id="92357" w:author="מנוע מכני" w:date="2026-10-11T12:04:39Z">
        <w:r>
          <w:rPr>
            <w:rtl/>
          </w:rPr>
          <w:delText xml:space="preserve">לגופיה</w:delText>
        </w:r>
      </w:del>
      <w:r>
        <w:rPr>
          <w:rtl/>
        </w:rPr>
        <w:t xml:space="preserve"> - </w:t>
      </w:r>
      <w:r>
        <w:rPr>
          <w:rtl/>
        </w:rPr>
        <w:t xml:space="preserve">לא</w:t>
      </w:r>
      <w:r>
        <w:rPr>
          <w:rtl/>
        </w:rPr>
        <w:t xml:space="preserve"> </w:t>
      </w:r>
      <w:ins w:id="90095" w:author="Claude - סמנטי" w:date="2026-10-11T12:20:38Z">
        <w:r>
          <w:rPr>
            <w:rtl/>
          </w:rPr>
          <w:t xml:space="preserve">ירדה</w:t>
        </w:r>
      </w:ins>
      <w:del w:id="90096" w:author="Claude - סמנטי" w:date="2026-10-11T12:20:38Z">
        <w:r>
          <w:rPr>
            <w:rtl/>
          </w:rPr>
          <w:delText xml:space="preserve">נחתא</w:delText>
        </w:r>
      </w:del>
      <w:r>
        <w:rPr>
          <w:rtl/>
        </w:rPr>
        <w:t xml:space="preserve"> </w:t>
      </w:r>
      <w:ins w:id="91330" w:author="מנוע מכני" w:date="2026-10-11T12:04:39Z">
        <w:r>
          <w:rPr>
            <w:rtl/>
          </w:rPr>
          <w:t xml:space="preserve">לו</w:t>
        </w:r>
      </w:ins>
      <w:del w:id="91331" w:author="מנוע מכני" w:date="2026-10-11T12:04:39Z">
        <w:r>
          <w:rPr>
            <w:rtl/>
          </w:rPr>
          <w:delText xml:space="preserve">ליה</w:delText>
        </w:r>
      </w:del>
      <w:r>
        <w:rPr>
          <w:rtl/>
        </w:rPr>
        <w:t xml:space="preserve"> קדושת הגוף</w:t>
      </w:r>
      <w:ins w:id="91840" w:author="מנוע מכני" w:date="2026-10-11T12:04:39Z">
        <w:r>
          <w:rPr>
            <w:rtl/>
          </w:rPr>
          <w:t xml:space="preserve">,</w:t>
        </w:r>
      </w:ins>
      <w:del w:id="91841" w:author="מנוע מכני" w:date="2026-10-11T12:04:39Z">
        <w:r>
          <w:rPr>
            <w:rtl/>
          </w:rPr>
          <w:delText xml:space="preserve">;</w:delText>
        </w:r>
      </w:del>
    </w:p>
    <w:p>
      <w:pPr>
        <w:pStyle w:val="38"/>
        <w:rPr>
          <w:ins w:id="93632" w:author="מנוע מכני" w:date="2026-10-11T12:04:39Z"/>
        </w:rPr>
      </w:pPr>
      <w:r>
        <w:t>דתנן</w:t>
      </w:r>
      <w:r>
        <w:t xml:space="preserve"> ר</w:t>
      </w:r>
      <w:r>
        <w:t>"</w:t>
      </w:r>
      <w:r>
        <w:t>ש</w:t>
      </w:r>
      <w:del w:id="94212" w:author="מנוע מכני" w:date="2026-10-11T12:04:39Z">
        <w:r>
          <w:delText xml:space="preserve"> אומר</w:delText>
        </w:r>
      </w:del>
      <w:r>
        <w:t xml:space="preserve">:</w:t>
      </w:r>
    </w:p>
    <w:p w:rsidR="00E403F0" w:rsidRPr="00AD695E" w:rsidRDefault="00E403F0" w:rsidP="00E403F0">
      <w:pPr>
        <w:rPr>
          <w:rtl/>
        </w:rPr>
      </w:pPr>
      <w:del w:id="93633" w:author="מנוע מכני" w:date="2026-10-11T12:04:39Z">
        <w:r>
          <w:rPr>
            <w:rtl/>
          </w:rPr>
          <w:delText xml:space="preserve"> </w:delText>
        </w:r>
      </w:del>
      <w:r>
        <w:rPr>
          <w:rtl/>
        </w:rPr>
        <w:t xml:space="preserve">תמכר שלא במום </w:t>
      </w:r>
      <w:ins w:id="90626" w:author="מנוע מכני" w:date="2026-10-11T12:04:39Z">
        <w:r>
          <w:rPr>
            <w:rtl/>
          </w:rPr>
          <w:t xml:space="preserve">ואומרים</w:t>
        </w:r>
      </w:ins>
      <w:del w:id="90627" w:author="מנוע מכני" w:date="2026-10-11T12:04:39Z">
        <w:r>
          <w:rPr>
            <w:rtl/>
          </w:rPr>
          <w:delText xml:space="preserve">ואמרינן</w:delText>
        </w:r>
      </w:del>
      <w:r>
        <w:rPr>
          <w:rtl/>
        </w:rPr>
        <w:t xml:space="preserve"> דטעמא </w:t>
      </w:r>
      <w:r>
        <w:rPr>
          <w:rStyle w:val="2fb"/>
          <w:rtl/>
        </w:rPr>
        <w:t xml:space="preserve">דר"</w:t>
      </w:r>
      <w:r>
        <w:rPr>
          <w:rStyle w:val="2fb"/>
          <w:rFonts w:hint="cs"/>
          <w:rtl/>
        </w:rPr>
        <w:t>ש</w:t>
      </w:r>
      <w:r>
        <w:rPr>
          <w:rtl/>
        </w:rPr>
        <w:t xml:space="preserve"> כיון דלא חזיא נקבה לאשם </w:t>
      </w:r>
      <w:r>
        <w:rPr>
          <w:rtl/>
        </w:rPr>
        <w:t xml:space="preserve">לא</w:t>
      </w:r>
      <w:r>
        <w:rPr>
          <w:rtl/>
        </w:rPr>
        <w:t xml:space="preserve"> </w:t>
      </w:r>
      <w:ins w:id="90097" w:author="Claude - סמנטי" w:date="2026-10-11T12:20:38Z">
        <w:r>
          <w:rPr>
            <w:rtl/>
          </w:rPr>
          <w:t xml:space="preserve">ירדה</w:t>
        </w:r>
      </w:ins>
      <w:del w:id="90098" w:author="Claude - סמנטי" w:date="2026-10-11T12:20:38Z">
        <w:r>
          <w:rPr>
            <w:rtl/>
          </w:rPr>
          <w:delText xml:space="preserve">נחתא</w:delText>
        </w:r>
      </w:del>
      <w:r>
        <w:rPr>
          <w:rtl/>
        </w:rPr>
        <w:t xml:space="preserve"> </w:t>
      </w:r>
      <w:ins w:id="91332" w:author="מנוע מכני" w:date="2026-10-11T12:04:39Z">
        <w:r>
          <w:rPr>
            <w:rtl/>
          </w:rPr>
          <w:t xml:space="preserve">לו</w:t>
        </w:r>
      </w:ins>
      <w:del w:id="91333" w:author="מנוע מכני" w:date="2026-10-11T12:04:39Z">
        <w:r>
          <w:rPr>
            <w:rtl/>
          </w:rPr>
          <w:delText xml:space="preserve">ליה</w:delText>
        </w:r>
      </w:del>
      <w:r>
        <w:rPr>
          <w:rtl/>
        </w:rPr>
        <w:t xml:space="preserve"> קדושת הגוף.</w:t>
      </w:r>
    </w:p>
    <w:p w:rsidR="00E403F0" w:rsidRPr="00AD695E" w:rsidRDefault="00E403F0" w:rsidP="00E403F0">
      <w:pPr>
        <w:pStyle w:val="afff3"/>
        <w:framePr w:wrap="around"/>
        <w:spacing w:line="240" w:lineRule="exact"/>
        <w:rPr>
          <w:rtl/>
        </w:rPr>
      </w:pPr>
      <w:r w:rsidRPr="009239E9">
        <w:rPr>
          <w:rFonts w:hint="cs"/>
          <w:szCs w:val="18"/>
          <w:rtl/>
        </w:rPr>
        <w:t>כ:</w:t>
      </w:r>
    </w:p>
    <w:p w:rsidR="00E403F0" w:rsidRPr="00AD695E" w:rsidRDefault="00E403F0" w:rsidP="00E403F0">
      <w:pPr>
        <w:rPr>
          <w:rtl/>
        </w:rPr>
      </w:pPr>
      <w:r>
        <w:rPr>
          <w:rtl/>
        </w:rPr>
        <w:t xml:space="preserve">אימור </w:t>
      </w:r>
      <w:r>
        <w:rPr>
          <w:rStyle w:val="2fb"/>
          <w:rtl/>
        </w:rPr>
        <w:t xml:space="preserve">ד</w:t>
      </w:r>
      <w:r>
        <w:rPr>
          <w:rStyle w:val="2fb"/>
          <w:rFonts w:hint="cs"/>
          <w:rtl/>
        </w:rPr>
        <w:t>אר</w:t>
      </w:r>
      <w:r>
        <w:rPr>
          <w:rStyle w:val="2fb"/>
          <w:rtl/>
        </w:rPr>
        <w:t>"</w:t>
      </w:r>
      <w:r>
        <w:rPr>
          <w:rStyle w:val="2fb"/>
          <w:rFonts w:hint="cs"/>
          <w:rtl/>
        </w:rPr>
        <w:t xml:space="preserve">ש</w:t>
      </w:r>
      <w:r>
        <w:rPr>
          <w:rFonts w:hint="cs"/>
          <w:rtl/>
        </w:rPr>
        <w:t xml:space="preserve"> </w:t>
      </w:r>
      <w:r>
        <w:rPr>
          <w:rtl/>
        </w:rPr>
        <w:t xml:space="preserve">גבי נקבה לאשם </w:t>
      </w:r>
      <w:ins w:id="90630" w:author="מנוע מכני" w:date="2026-10-11T12:04:39Z">
        <w:r>
          <w:rPr>
            <w:rtl/>
          </w:rPr>
          <w:t xml:space="preserve">דאין</w:t>
        </w:r>
      </w:ins>
      <w:del w:id="90631" w:author="מנוע מכני" w:date="2026-10-11T12:04:39Z">
        <w:r>
          <w:rPr>
            <w:rtl/>
          </w:rPr>
          <w:delText xml:space="preserve">דליכא</w:delText>
        </w:r>
      </w:del>
      <w:r>
        <w:rPr>
          <w:rtl/>
        </w:rPr>
        <w:t xml:space="preserve"> שם אשם על אמו, אבל גבי נקבה לעולה </w:t>
      </w:r>
      <w:ins w:id="90628" w:author="מנוע מכני" w:date="2026-10-11T12:04:39Z">
        <w:r>
          <w:rPr>
            <w:rtl/>
          </w:rPr>
          <w:t xml:space="preserve">דיש</w:t>
        </w:r>
      </w:ins>
      <w:del w:id="90629" w:author="מנוע מכני" w:date="2026-10-11T12:04:39Z">
        <w:r>
          <w:rPr>
            <w:rtl/>
          </w:rPr>
          <w:delText xml:space="preserve">דאיכא</w:delText>
        </w:r>
      </w:del>
      <w:r>
        <w:rPr>
          <w:rtl/>
        </w:rPr>
        <w:t xml:space="preserve"> שם עולה על אמו, </w:t>
      </w:r>
      <w:ins w:id="90176" w:author="מנוע מכני" w:date="2026-10-11T12:04:39Z">
        <w:r>
          <w:rPr>
            <w:rtl/>
          </w:rPr>
          <w:t xml:space="preserve">אפי'</w:t>
        </w:r>
      </w:ins>
      <w:del w:id="90177" w:author="מנוע מכני" w:date="2026-10-11T12:04:39Z">
        <w:r>
          <w:rPr>
            <w:rtl/>
          </w:rPr>
          <w:delText xml:space="preserve">אפילו</w:delText>
        </w:r>
      </w:del>
      <w:r>
        <w:rPr>
          <w:rtl/>
        </w:rPr>
        <w:t xml:space="preserve"> </w:t>
      </w:r>
      <w:r>
        <w:rPr>
          <w:rStyle w:val="2fb"/>
          <w:rtl/>
        </w:rPr>
        <w:t xml:space="preserve">ר"</w:t>
      </w:r>
      <w:r>
        <w:rPr>
          <w:rStyle w:val="2fb"/>
          <w:rFonts w:hint="cs"/>
          <w:rtl/>
        </w:rPr>
        <w:t>ש</w:t>
      </w:r>
      <w:r>
        <w:rPr>
          <w:rtl/>
        </w:rPr>
        <w:t xml:space="preserve"> מודה! </w:t>
      </w:r>
    </w:p>
    <w:p>
      <w:pPr>
        <w:pStyle w:val="38"/>
        <w:rPr>
          <w:ins w:id="94160" w:author="מנוע מכני" w:date="2026-10-11T12:04:39Z"/>
        </w:rPr>
      </w:pPr>
      <w:r w:rsidRPr="00217260">
        <w:t>ועוד</w:t>
      </w:r>
      <w:r>
        <w:t xml:space="preserve">,</w:t>
      </w:r>
    </w:p>
    <w:p w:rsidR="00E403F0" w:rsidRPr="00AD695E" w:rsidRDefault="00E403F0" w:rsidP="00E403F0">
      <w:pPr>
        <w:rPr>
          <w:rtl/>
        </w:rPr>
      </w:pPr>
      <w:del w:id="94161" w:author="מנוע מכני" w:date="2026-10-11T12:04:39Z">
        <w:r>
          <w:rPr>
            <w:rtl/>
          </w:rPr>
          <w:delText xml:space="preserve"> </w:delText>
        </w:r>
      </w:del>
      <w:r>
        <w:rPr>
          <w:rtl/>
        </w:rPr>
        <w:t xml:space="preserve">הא </w:t>
      </w:r>
      <w:ins w:id="90099" w:author="Claude - סמנטי" w:date="2026-10-11T12:20:38Z">
        <w:r>
          <w:rPr>
            <w:rtl/>
          </w:rPr>
          <w:t xml:space="preserve">שמענו</w:t>
        </w:r>
      </w:ins>
      <w:del w:id="90100" w:author="Claude - סמנטי" w:date="2026-10-11T12:20:38Z">
        <w:r>
          <w:rPr>
            <w:rtl/>
          </w:rPr>
          <w:delText xml:space="preserve">שמעינן</w:delText>
        </w:r>
      </w:del>
      <w:r>
        <w:rPr>
          <w:rtl/>
        </w:rPr>
        <w:t xml:space="preserve"> </w:t>
      </w:r>
      <w:r>
        <w:rPr>
          <w:rStyle w:val="2fb"/>
          <w:rFonts w:hint="cs"/>
          <w:rtl/>
        </w:rPr>
        <w:t>לר</w:t>
      </w:r>
      <w:r>
        <w:rPr>
          <w:rStyle w:val="2fb"/>
          <w:rtl/>
        </w:rPr>
        <w:t>"</w:t>
      </w:r>
      <w:r>
        <w:rPr>
          <w:rStyle w:val="2fb"/>
          <w:rFonts w:hint="cs"/>
          <w:rtl/>
        </w:rPr>
        <w:t xml:space="preserve">ש</w:t>
      </w:r>
      <w:r>
        <w:rPr>
          <w:rFonts w:hint="cs"/>
          <w:rtl/>
        </w:rPr>
        <w:t xml:space="preserve"> </w:t>
      </w:r>
      <w:r>
        <w:rPr>
          <w:rtl/>
        </w:rPr>
        <w:t xml:space="preserve">לעולתו עושה תמורה! </w:t>
      </w:r>
    </w:p>
    <w:p>
      <w:pPr>
        <w:pStyle w:val="38"/>
        <w:rPr>
          <w:ins w:id="93634" w:author="מנוע מכני" w:date="2026-10-11T12:04:39Z"/>
        </w:rPr>
      </w:pPr>
      <w:r w:rsidRPr="00DC5F70">
        <w:t>א</w:t>
      </w:r>
      <w:r w:rsidRPr="00DC5F70">
        <w:t>"</w:t>
      </w:r>
      <w:r w:rsidRPr="00DC5F70">
        <w:t>ל</w:t>
      </w:r>
      <w:r w:rsidRPr="00DC5F70">
        <w:t xml:space="preserve">:</w:t>
      </w:r>
    </w:p>
    <w:p w:rsidR="00E403F0" w:rsidRPr="00DC5F70" w:rsidRDefault="00E403F0" w:rsidP="00E403F0">
      <w:pPr>
        <w:rPr>
          <w:spacing w:val="-4"/>
          <w:rtl/>
        </w:rPr>
      </w:pPr>
      <w:del w:id="93635" w:author="מנוע מכני" w:date="2026-10-11T12:04:39Z">
        <w:r w:rsidRPr="00DC5F70">
          <w:rPr>
            <w:spacing w:val="-4"/>
            <w:rtl/>
          </w:rPr>
          <w:delText xml:space="preserve"> </w:delText>
        </w:r>
      </w:del>
      <w:r w:rsidRPr="00DC5F70">
        <w:rPr>
          <w:rStyle w:val="2fb"/>
          <w:spacing w:val="-4"/>
          <w:rtl/>
        </w:rPr>
        <w:t xml:space="preserve">ר' יהושע</w:t>
      </w:r>
      <w:r w:rsidRPr="00DC5F70">
        <w:rPr>
          <w:spacing w:val="-4"/>
          <w:rtl/>
        </w:rPr>
        <w:t xml:space="preserve"> </w:t>
      </w:r>
      <w:ins w:id="92360" w:author="מנוע מכני" w:date="2026-10-11T12:04:39Z">
        <w:r>
          <w:rPr>
            <w:spacing w:val="-4"/>
            <w:rtl/>
          </w:rPr>
          <w:t xml:space="preserve">סבר</w:t>
        </w:r>
      </w:ins>
      <w:del w:id="92361" w:author="מנוע מכני" w:date="2026-10-11T12:04:39Z">
        <w:r w:rsidRPr="00DC5F70">
          <w:rPr>
            <w:spacing w:val="-4"/>
            <w:rtl/>
          </w:rPr>
          <w:delText xml:space="preserve">ס"</w:delText>
        </w:r>
        <w:r w:rsidRPr="00DC5F70">
          <w:rPr>
            <w:rFonts w:hint="cs"/>
            <w:spacing w:val="-4"/>
            <w:rtl/>
          </w:rPr>
          <w:delText xml:space="preserve">ל</w:delText>
        </w:r>
      </w:del>
      <w:r w:rsidRPr="00DC5F70">
        <w:rPr>
          <w:rFonts w:hint="cs"/>
          <w:spacing w:val="-4"/>
          <w:rtl/>
        </w:rPr>
        <w:t xml:space="preserve"> </w:t>
      </w:r>
      <w:r w:rsidRPr="00DC5F70">
        <w:rPr>
          <w:spacing w:val="-4"/>
          <w:rtl/>
        </w:rPr>
        <w:t xml:space="preserve">כאידך תנא אליבא </w:t>
      </w:r>
      <w:ins w:id="90178" w:author="מנוע מכני" w:date="2026-10-11T12:04:39Z">
        <w:r>
          <w:rPr>
            <w:rStyle w:val="2fb"/>
            <w:spacing w:val="-4"/>
            <w:rtl/>
          </w:rPr>
          <w:t xml:space="preserve">דר"ש</w:t>
        </w:r>
      </w:ins>
      <w:del w:id="90179" w:author="מנוע מכני" w:date="2026-10-11T12:04:39Z">
        <w:r w:rsidRPr="00DC5F70">
          <w:rPr>
            <w:spacing w:val="-4"/>
            <w:rtl/>
          </w:rPr>
          <w:delText xml:space="preserve">דרבי שמעון</w:delText>
        </w:r>
      </w:del>
      <w:ins w:id="91842" w:author="מנוע מכני" w:date="2026-10-11T12:04:39Z">
        <w:r>
          <w:rPr>
            <w:spacing w:val="-4"/>
            <w:rtl/>
          </w:rPr>
          <w:t xml:space="preserve">,</w:t>
        </w:r>
      </w:ins>
      <w:del w:id="91843" w:author="מנוע מכני" w:date="2026-10-11T12:04:39Z">
        <w:r w:rsidRPr="00DC5F70">
          <w:rPr>
            <w:spacing w:val="-4"/>
            <w:rtl/>
          </w:rPr>
          <w:delText xml:space="preserve">;</w:delText>
        </w:r>
      </w:del>
      <w:r w:rsidRPr="00DC5F70">
        <w:rPr>
          <w:rFonts w:hint="cs"/>
          <w:spacing w:val="-4"/>
          <w:rtl/>
        </w:rPr>
        <w:t xml:space="preserve"> </w:t>
      </w:r>
      <w:r w:rsidRPr="00DC5F70">
        <w:rPr>
          <w:rStyle w:val="2fb"/>
          <w:spacing w:val="-4"/>
          <w:rtl/>
        </w:rPr>
        <w:t>ד</w:t>
      </w:r>
      <w:r w:rsidRPr="00DC5F70">
        <w:rPr>
          <w:rStyle w:val="2fb"/>
          <w:rFonts w:hint="cs"/>
          <w:spacing w:val="-4"/>
          <w:rtl/>
        </w:rPr>
        <w:t>רשב</w:t>
      </w:r>
      <w:r w:rsidRPr="00DC5F70">
        <w:rPr>
          <w:rStyle w:val="2fb"/>
          <w:spacing w:val="-4"/>
          <w:rtl/>
        </w:rPr>
        <w:t>"</w:t>
      </w:r>
      <w:r w:rsidRPr="00DC5F70">
        <w:rPr>
          <w:rStyle w:val="2fb"/>
          <w:rFonts w:hint="cs"/>
          <w:spacing w:val="-4"/>
          <w:rtl/>
        </w:rPr>
        <w:t xml:space="preserve">י</w:t>
      </w:r>
      <w:r w:rsidRPr="00DC5F70">
        <w:rPr>
          <w:rFonts w:hint="cs"/>
          <w:spacing w:val="-4"/>
          <w:rtl/>
        </w:rPr>
        <w:t xml:space="preserve"> </w:t>
      </w:r>
      <w:r w:rsidRPr="00DC5F70">
        <w:rPr>
          <w:rStyle w:val="2fb"/>
          <w:rFonts w:hint="cs"/>
          <w:spacing w:val="-4"/>
          <w:rtl/>
        </w:rPr>
        <w:t xml:space="preserve">מר</w:t>
      </w:r>
      <w:r w:rsidRPr="00DC5F70">
        <w:rPr>
          <w:rStyle w:val="2fb"/>
          <w:spacing w:val="-4"/>
          <w:rtl/>
        </w:rPr>
        <w:t>"</w:t>
      </w:r>
      <w:r w:rsidRPr="00DC5F70">
        <w:rPr>
          <w:rStyle w:val="2fb"/>
          <w:rFonts w:hint="cs"/>
          <w:spacing w:val="-4"/>
          <w:rtl/>
        </w:rPr>
        <w:t>ש</w:t>
      </w:r>
      <w:r w:rsidRPr="00DC5F70">
        <w:rPr>
          <w:spacing w:val="-4"/>
          <w:rtl/>
        </w:rPr>
        <w:t>: אף לעולתו אין עושה תמורה.</w:t>
      </w:r>
    </w:p>
    <w:p w:rsidR="00E403F0" w:rsidRPr="00AD695E" w:rsidRDefault="00E403F0" w:rsidP="00E403F0">
      <w:pPr>
        <w:jc w:val="center"/>
        <w:rPr>
          <w:rtl/>
        </w:rPr>
      </w:pPr>
      <w:r w:rsidRPr="00E5675B">
        <w:rPr>
          <w:rFonts w:ascii="BA חניכי הישיבות" w:hAnsi="BA חניכי הישיבות" w:cs="BA חניכי הישיבות"/>
          <w:rtl/>
        </w:rPr>
        <w:t>׻</w:t>
      </w:r>
    </w:p>
    <w:p>
      <w:pPr>
        <w:pStyle w:val="MishnaBatzad"/>
        <w:rPr>
          <w:ins w:id="20147" w:author="קלוד" w:date="2026-10-11T09:07:18Z"/>
        </w:rPr>
      </w:pPr>
      <w:ins w:id="20146" w:author="קלוד" w:date="2026-10-11T09:07:18Z">
        <w:r>
          <w:t xml:space="preserve">משנה ג</w:t>
        </w:r>
      </w:ins>
    </w:p>
    <w:p w:rsidR="00E403F0" w:rsidRPr="00D65BEC" w:rsidRDefault="00E403F0" w:rsidP="00E403F0">
      <w:pPr>
        <w:pStyle w:val="afff9"/>
        <w:rPr>
          <w:del w:id="20087" w:author="קלוד" w:date="2026-10-11T09:07:18Z"/>
          <w:rtl/>
        </w:rPr>
      </w:pPr>
      <w:del w:id="20086" w:author="קלוד" w:date="2026-10-11T09:07:18Z">
        <w:r w:rsidRPr="00D65BEC">
          <w:rPr>
            <w:rtl/>
          </w:rPr>
          <w:delText xml:space="preserve">מתני'.</w:delText>
        </w:r>
      </w:del>
    </w:p>
    <w:p w:rsidR="00E403F0" w:rsidRPr="00D65BEC" w:rsidRDefault="00E403F0" w:rsidP="00E403F0">
      <w:pPr>
        <w:pStyle w:val="afff9"/>
        <w:spacing w:before="120"/>
        <w:rPr>
          <w:rtl/>
        </w:rPr>
        <w:pPrChange w:id="90016" w:author="קלוד" w:date="2026-10-11T12:09:42Z">
          <w:pPr>
            <w:pStyle w:val="afff9"/>
          </w:pPr>
        </w:pPrChange>
      </w:pPr>
      <w:r w:rsidRPr="00D65BEC">
        <w:rPr>
          <w:rtl/>
        </w:rPr>
        <w:t xml:space="preserve">תמורת אשם, ולד תמורה, ולדן ולד ולדן עד סוף כל העולם </w:t>
      </w:r>
    </w:p>
    <w:p w:rsidR="00E403F0" w:rsidRPr="00D65BEC" w:rsidRDefault="00E403F0" w:rsidP="00E403F0">
      <w:pPr>
        <w:pStyle w:val="afff9"/>
        <w:rPr>
          <w:rtl/>
        </w:rPr>
      </w:pPr>
      <w:r w:rsidRPr="00D65BEC">
        <w:rPr>
          <w:rtl/>
        </w:rPr>
        <w:tab/>
        <w:t>ירעו עד שיסתאבו, וימכרו, ויפלו דמיו לנדבה.</w:t>
      </w:r>
    </w:p>
    <w:p w:rsidR="00E403F0" w:rsidRPr="00D65BEC" w:rsidRDefault="00E403F0" w:rsidP="00E403F0">
      <w:pPr>
        <w:pStyle w:val="afff9"/>
        <w:rPr>
          <w:rtl/>
        </w:rPr>
      </w:pPr>
      <w:r>
        <w:rPr>
          <w:rtl/>
        </w:rPr>
        <w:t xml:space="preserve">	</w:t>
      </w:r>
      <w:r>
        <w:rPr>
          <w:rStyle w:val="TanaimMishna"/>
          <w:rtl/>
          <w:rPrChange w:id="20004" w:author="קלוד" w:date="2026-10-11T09:07:18Z">
            <w:rPr>
              <w:rtl/>
            </w:rPr>
          </w:rPrChange>
        </w:rPr>
        <w:t xml:space="preserve">רבי אליעזר</w:t>
      </w:r>
      <w:r>
        <w:rPr>
          <w:rtl/>
        </w:rPr>
        <w:t xml:space="preserve"> אומר</w:t>
      </w:r>
      <w:r>
        <w:rPr>
          <w:rStyle w:val="TanaimMishna"/>
          <w:rtl/>
          <w:rPrChange w:id="95278" w:author="Claude" w:date="2026-10-11T09:08:06Z">
            <w:rPr>
              <w:rtl/>
            </w:rPr>
          </w:rPrChange>
        </w:rPr>
        <w:t xml:space="preserve">:</w:t>
      </w:r>
      <w:r>
        <w:rPr>
          <w:rtl/>
        </w:rPr>
        <w:t xml:space="preserve"> ימותו, </w:t>
      </w:r>
    </w:p>
    <w:p w:rsidR="00E403F0" w:rsidRPr="00D65BEC" w:rsidRDefault="00E403F0" w:rsidP="00E403F0">
      <w:pPr>
        <w:pStyle w:val="afff9"/>
        <w:rPr>
          <w:rtl/>
        </w:rPr>
      </w:pPr>
      <w:r>
        <w:rPr>
          <w:rtl/>
        </w:rPr>
        <w:t xml:space="preserve">	ו</w:t>
      </w:r>
      <w:r>
        <w:rPr>
          <w:rStyle w:val="TanaimMishna"/>
          <w:rtl/>
          <w:rPrChange w:id="20005" w:author="קלוד" w:date="2026-10-11T09:07:18Z">
            <w:rPr>
              <w:rtl/>
            </w:rPr>
          </w:rPrChange>
        </w:rPr>
        <w:t xml:space="preserve">רבי אלעזר</w:t>
      </w:r>
      <w:r>
        <w:rPr>
          <w:rtl/>
        </w:rPr>
        <w:t xml:space="preserve"> אומר</w:t>
      </w:r>
      <w:r>
        <w:rPr>
          <w:rStyle w:val="TanaimMishna"/>
          <w:rtl/>
          <w:rPrChange w:id="95279" w:author="Claude" w:date="2026-10-11T09:08:06Z">
            <w:rPr>
              <w:rtl/>
            </w:rPr>
          </w:rPrChange>
        </w:rPr>
        <w:t xml:space="preserve">:</w:t>
      </w:r>
      <w:r>
        <w:rPr>
          <w:rtl/>
        </w:rPr>
        <w:t xml:space="preserve"> יביא בדמיה עולות.</w:t>
      </w:r>
    </w:p>
    <w:p w:rsidR="00E403F0" w:rsidRPr="00D65BEC" w:rsidRDefault="00E403F0" w:rsidP="00E403F0">
      <w:pPr>
        <w:pStyle w:val="afff9"/>
        <w:rPr>
          <w:rtl/>
        </w:rPr>
      </w:pPr>
      <w:r w:rsidRPr="00D65BEC">
        <w:rPr>
          <w:rtl/>
        </w:rPr>
        <w:t xml:space="preserve">אשם שמתו בעליו ושכיפרו בעליו </w:t>
      </w:r>
    </w:p>
    <w:p w:rsidR="00E403F0" w:rsidRPr="00D65BEC" w:rsidRDefault="00E403F0" w:rsidP="00E403F0">
      <w:pPr>
        <w:pStyle w:val="afff9"/>
        <w:rPr>
          <w:rtl/>
        </w:rPr>
      </w:pPr>
      <w:r w:rsidRPr="00D65BEC">
        <w:rPr>
          <w:rtl/>
        </w:rPr>
        <w:tab/>
        <w:t>ירעו עד שיסתאבו, וימכרו ויפלו דמיו לנדבה.</w:t>
      </w:r>
    </w:p>
    <w:p w:rsidR="00E403F0" w:rsidRPr="00D65BEC" w:rsidRDefault="00E403F0" w:rsidP="00E403F0">
      <w:pPr>
        <w:pStyle w:val="afff9"/>
        <w:rPr>
          <w:rtl/>
        </w:rPr>
      </w:pPr>
      <w:r>
        <w:rPr>
          <w:rtl/>
        </w:rPr>
        <w:t xml:space="preserve">	</w:t>
      </w:r>
      <w:r>
        <w:rPr>
          <w:rStyle w:val="TanaimMishna"/>
          <w:rtl/>
          <w:rPrChange w:id="95280" w:author="Claude" w:date="2026-10-11T09:08:06Z">
            <w:rPr>
              <w:rtl/>
            </w:rPr>
          </w:rPrChange>
        </w:rPr>
        <w:t xml:space="preserve">ר' אליעזר</w:t>
      </w:r>
      <w:r>
        <w:rPr>
          <w:rtl/>
        </w:rPr>
        <w:t xml:space="preserve"> אומר</w:t>
      </w:r>
      <w:r>
        <w:rPr>
          <w:rStyle w:val="TanaimMishna"/>
          <w:rtl/>
          <w:rPrChange w:id="95281" w:author="Claude" w:date="2026-10-11T09:08:06Z">
            <w:rPr>
              <w:rtl/>
            </w:rPr>
          </w:rPrChange>
        </w:rPr>
        <w:t xml:space="preserve">:</w:t>
      </w:r>
      <w:r>
        <w:rPr>
          <w:rtl/>
        </w:rPr>
        <w:t xml:space="preserve"> ימותו, </w:t>
      </w:r>
    </w:p>
    <w:p w:rsidR="00E403F0" w:rsidRPr="00D65BEC" w:rsidRDefault="00E403F0" w:rsidP="00E403F0">
      <w:pPr>
        <w:pStyle w:val="afff9"/>
        <w:rPr>
          <w:rtl/>
        </w:rPr>
      </w:pPr>
      <w:r>
        <w:rPr>
          <w:rtl/>
        </w:rPr>
        <w:t xml:space="preserve">	</w:t>
      </w:r>
      <w:r>
        <w:rPr>
          <w:rStyle w:val="TanaimMishna"/>
          <w:rtl/>
          <w:rPrChange w:id="95282" w:author="Claude" w:date="2026-10-11T09:08:06Z">
            <w:rPr>
              <w:rtl/>
            </w:rPr>
          </w:rPrChange>
        </w:rPr>
        <w:t xml:space="preserve">ר' אלעזר</w:t>
      </w:r>
      <w:r>
        <w:rPr>
          <w:rtl/>
        </w:rPr>
        <w:t xml:space="preserve"> אומר</w:t>
      </w:r>
      <w:r>
        <w:rPr>
          <w:rStyle w:val="TanaimMishna"/>
          <w:rtl/>
          <w:rPrChange w:id="95283" w:author="Claude" w:date="2026-10-11T09:08:06Z">
            <w:rPr>
              <w:rtl/>
            </w:rPr>
          </w:rPrChange>
        </w:rPr>
        <w:t xml:space="preserve">:</w:t>
      </w:r>
      <w:r>
        <w:rPr>
          <w:rtl/>
        </w:rPr>
        <w:t xml:space="preserve"> יביא בדמיה עולה.</w:t>
      </w:r>
    </w:p>
    <w:p w:rsidR="00E403F0" w:rsidRPr="00D65BEC" w:rsidRDefault="00E403F0" w:rsidP="00E403F0">
      <w:pPr>
        <w:pStyle w:val="afff9"/>
        <w:rPr>
          <w:rtl/>
        </w:rPr>
      </w:pPr>
      <w:r>
        <w:rPr>
          <w:rtl/>
        </w:rPr>
        <w:t xml:space="preserve">והלא אף נדבה עולה היא, ומה בין דברי </w:t>
      </w:r>
      <w:r>
        <w:rPr>
          <w:rStyle w:val="TanaimMishna"/>
          <w:rtl/>
          <w:rPrChange w:id="95284" w:author="Claude" w:date="2026-10-11T09:08:06Z">
            <w:rPr>
              <w:rtl/>
            </w:rPr>
          </w:rPrChange>
        </w:rPr>
        <w:t xml:space="preserve">ר"א</w:t>
      </w:r>
      <w:r>
        <w:rPr>
          <w:rtl/>
        </w:rPr>
        <w:t xml:space="preserve"> לדברי </w:t>
      </w:r>
      <w:r>
        <w:rPr>
          <w:rStyle w:val="TanaimMishna"/>
          <w:rtl/>
          <w:rPrChange w:id="20006" w:author="קלוד" w:date="2026-10-11T09:07:18Z">
            <w:rPr>
              <w:rtl/>
            </w:rPr>
          </w:rPrChange>
        </w:rPr>
        <w:t xml:space="preserve">חכמים</w:t>
      </w:r>
      <w:r>
        <w:rPr>
          <w:rtl/>
        </w:rPr>
        <w:t xml:space="preserve">? </w:t>
      </w:r>
    </w:p>
    <w:p w:rsidR="00E403F0" w:rsidRPr="00D65BEC" w:rsidRDefault="00E403F0" w:rsidP="00E403F0">
      <w:pPr>
        <w:pStyle w:val="afff9"/>
        <w:rPr>
          <w:rtl/>
        </w:rPr>
      </w:pPr>
      <w:r w:rsidRPr="00D65BEC">
        <w:rPr>
          <w:rtl/>
        </w:rPr>
        <w:t>אלא, בזמן שהיא באה עולה - סומך עליה, ומביא נסכים, ונסכיה משלו;</w:t>
      </w:r>
    </w:p>
    <w:p w:rsidR="00E403F0" w:rsidRPr="00D65BEC" w:rsidRDefault="00E403F0" w:rsidP="00E403F0">
      <w:pPr>
        <w:pStyle w:val="afff9"/>
        <w:rPr>
          <w:rtl/>
        </w:rPr>
      </w:pPr>
      <w:r w:rsidRPr="00D65BEC">
        <w:rPr>
          <w:rtl/>
        </w:rPr>
        <w:t>אם היה כהן - עבודתה ועורה שלו.</w:t>
      </w:r>
    </w:p>
    <w:p w:rsidR="00E403F0" w:rsidRPr="00D65BEC" w:rsidRDefault="00E403F0" w:rsidP="00E403F0">
      <w:pPr>
        <w:pStyle w:val="afff9"/>
        <w:rPr>
          <w:rtl/>
        </w:rPr>
      </w:pPr>
      <w:r w:rsidRPr="00D65BEC">
        <w:rPr>
          <w:rtl/>
        </w:rPr>
        <w:t xml:space="preserve">ובזמן שהיא נדבה - אינו סומך עליה, ואינו מביא עליה נסכים, </w:t>
      </w:r>
    </w:p>
    <w:p w:rsidR="00E403F0" w:rsidRPr="00D65BEC" w:rsidRDefault="00E403F0" w:rsidP="00E403F0">
      <w:pPr>
        <w:pStyle w:val="afff9"/>
        <w:rPr>
          <w:rtl/>
        </w:rPr>
      </w:pPr>
      <w:r w:rsidRPr="00D65BEC">
        <w:rPr>
          <w:rtl/>
        </w:rPr>
        <w:t>ונסכיה משל ציבור, אף על פי שהוא כהן - עבודתה ועורה משל אנשי משמר.</w:t>
      </w:r>
    </w:p>
    <w:p w:rsidR="00E403F0" w:rsidRPr="00AD695E" w:rsidRDefault="00E403F0" w:rsidP="00E403F0">
      <w:pPr>
        <w:jc w:val="center"/>
        <w:rPr>
          <w:rtl/>
        </w:rPr>
      </w:pPr>
      <w:r w:rsidRPr="00E5675B">
        <w:rPr>
          <w:rFonts w:ascii="BA חניכי הישיבות" w:hAnsi="BA חניכי הישיבות" w:cs="BA חניכי הישיבות"/>
          <w:rtl/>
        </w:rPr>
        <w:t>׻</w:t>
      </w:r>
    </w:p>
    <w:p>
      <w:pPr>
        <w:pStyle w:val="afffff8"/>
        <w:rPr>
          <w:ins w:id="90101" w:author="קלוד" w:date="2026-10-11T12:25:27Z"/>
        </w:rPr>
      </w:pPr>
      <w:ins w:id="90102" w:author="קלוד" w:date="2026-10-11T12:25:27Z">
        <w:r>
          <w:rPr>
            <w:color w:val="7B3F00"/>
          </w:rPr>
          <w:t xml:space="preserve">אשם שמתו בעליו - ר"א: ימותו, ר"א: יביא עולה</w:t>
        </w:r>
      </w:ins>
    </w:p>
    <w:p>
      <w:pPr>
        <w:pStyle w:val="38"/>
        <w:rPr>
          <w:ins w:id="94162" w:author="מנוע מכני" w:date="2026-10-11T12:04:39Z"/>
        </w:rPr>
      </w:pPr>
      <w:r w:rsidRPr="00217260">
        <w:t>וצריכא</w:t>
      </w:r>
      <w:r>
        <w:t xml:space="preserve">,</w:t>
      </w:r>
    </w:p>
    <w:p w:rsidR="00E403F0" w:rsidRPr="00AD695E" w:rsidRDefault="00E403F0" w:rsidP="00E403F0">
      <w:pPr>
        <w:rPr>
          <w:rtl/>
        </w:rPr>
      </w:pPr>
      <w:del w:id="94163" w:author="מנוע מכני" w:date="2026-10-11T12:04:39Z">
        <w:r>
          <w:rPr>
            <w:rtl/>
          </w:rPr>
          <w:delText xml:space="preserve"> </w:delText>
        </w:r>
      </w:del>
      <w:ins w:id="92266" w:author="מנוע מכני" w:date="2026-10-11T12:04:39Z">
        <w:r>
          <w:rPr>
            <w:rtl/>
          </w:rPr>
          <w:t xml:space="preserve">דאם </w:t>
        </w:r>
      </w:ins>
      <w:del w:id="92267" w:author="מנוע מכני" w:date="2026-10-11T12:04:39Z">
        <w:r>
          <w:rPr>
            <w:rtl/>
          </w:rPr>
          <w:delText xml:space="preserve">דאי </w:delText>
        </w:r>
      </w:del>
      <w:ins w:id="90101" w:author="Claude - סמנטי" w:date="2026-10-11T12:20:38Z">
        <w:r>
          <w:rPr>
            <w:rtl/>
          </w:rPr>
          <w:t xml:space="preserve">השמיענו</w:t>
        </w:r>
      </w:ins>
      <w:del w:id="90102" w:author="Claude - סמנטי" w:date="2026-10-11T12:20:38Z">
        <w:r>
          <w:rPr>
            <w:rtl/>
          </w:rPr>
          <w:delText xml:space="preserve">אשמעינן</w:delText>
        </w:r>
      </w:del>
      <w:r>
        <w:rPr>
          <w:rtl/>
        </w:rPr>
        <w:t xml:space="preserve"> אשם </w:t>
      </w:r>
      <w:ins w:id="92414" w:author="מנוע מכני" w:date="2026-10-11T12:04:39Z">
        <w:r>
          <w:rPr>
            <w:rtl/>
          </w:rPr>
          <w:t xml:space="preserve">בזה</w:t>
        </w:r>
      </w:ins>
      <w:del w:id="92415" w:author="מנוע מכני" w:date="2026-10-11T12:04:39Z">
        <w:r>
          <w:rPr>
            <w:rtl/>
          </w:rPr>
          <w:delText xml:space="preserve">בהא</w:delText>
        </w:r>
      </w:del>
      <w:r>
        <w:rPr>
          <w:rtl/>
        </w:rPr>
        <w:t xml:space="preserve"> </w:t>
      </w:r>
      <w:ins w:id="91334" w:author="מנוע מכני" w:date="2026-10-11T12:04:39Z">
        <w:r>
          <w:rPr>
            <w:rtl/>
          </w:rPr>
          <w:t xml:space="preserve">אומר</w:t>
        </w:r>
      </w:ins>
      <w:del w:id="91335" w:author="מנוע מכני" w:date="2026-10-11T12:04:39Z">
        <w:r>
          <w:rPr>
            <w:rtl/>
          </w:rPr>
          <w:delText xml:space="preserve">קאמר</w:delText>
        </w:r>
      </w:del>
      <w:r>
        <w:rPr>
          <w:rtl/>
        </w:rPr>
        <w:t xml:space="preserve"> </w:t>
      </w:r>
      <w:r>
        <w:rPr>
          <w:rStyle w:val="2fb"/>
          <w:rtl/>
        </w:rPr>
        <w:t xml:space="preserve">ר"</w:t>
      </w:r>
      <w:r>
        <w:rPr>
          <w:rStyle w:val="2fb"/>
          <w:rFonts w:hint="cs"/>
          <w:rtl/>
        </w:rPr>
        <w:t>א</w:t>
      </w:r>
      <w:r>
        <w:rPr>
          <w:rtl/>
        </w:rPr>
        <w:t xml:space="preserve"> ימותו, משום דגזר לאחר כפרה אטו לפני כפרה</w:t>
      </w:r>
      <w:ins w:id="91844" w:author="מנוע מכני" w:date="2026-10-11T12:04:39Z">
        <w:r>
          <w:rPr>
            <w:rtl/>
          </w:rPr>
          <w:t xml:space="preserve">,</w:t>
        </w:r>
      </w:ins>
      <w:del w:id="91845" w:author="מנוע מכני" w:date="2026-10-11T12:04:39Z">
        <w:r>
          <w:rPr>
            <w:rtl/>
          </w:rPr>
          <w:delText xml:space="preserve">;</w:delText>
        </w:r>
      </w:del>
    </w:p>
    <w:p w:rsidR="00E403F0" w:rsidRPr="00AD695E" w:rsidRDefault="00E403F0" w:rsidP="00E403F0">
      <w:pPr>
        <w:rPr>
          <w:rtl/>
        </w:rPr>
      </w:pPr>
      <w:r>
        <w:rPr>
          <w:rtl/>
        </w:rPr>
        <w:tab/>
        <w:t xml:space="preserve">אבל גבי </w:t>
      </w:r>
      <w:r>
        <w:rPr>
          <w:rFonts w:hint="cs"/>
          <w:rtl/>
        </w:rPr>
        <w:t xml:space="preserve">ולד </w:t>
      </w:r>
      <w:r>
        <w:rPr>
          <w:rtl/>
        </w:rPr>
        <w:t xml:space="preserve">תמורת אשם - אימא מודי לרבנן</w:t>
      </w:r>
      <w:ins w:id="91846" w:author="מנוע מכני" w:date="2026-10-11T12:04:39Z">
        <w:r>
          <w:rPr>
            <w:rtl/>
          </w:rPr>
          <w:t xml:space="preserve">,</w:t>
        </w:r>
      </w:ins>
      <w:del w:id="91847" w:author="מנוע מכני" w:date="2026-10-11T12:04:39Z">
        <w:r>
          <w:rPr>
            <w:rtl/>
          </w:rPr>
          <w:delText xml:space="preserve">;</w:delText>
        </w:r>
      </w:del>
    </w:p>
    <w:p w:rsidR="00E403F0" w:rsidRPr="00DC5F70" w:rsidRDefault="00E403F0" w:rsidP="00E403F0">
      <w:pPr>
        <w:rPr>
          <w:spacing w:val="-2"/>
          <w:rtl/>
        </w:rPr>
      </w:pPr>
      <w:ins w:id="92268" w:author="מנוע מכני" w:date="2026-10-11T12:04:39Z">
        <w:r>
          <w:rPr>
            <w:spacing w:val="-2"/>
            <w:rtl/>
          </w:rPr>
          <w:t xml:space="preserve">ואם </w:t>
        </w:r>
      </w:ins>
      <w:del w:id="92269" w:author="מנוע מכני" w:date="2026-10-11T12:04:39Z">
        <w:r w:rsidRPr="00DC5F70">
          <w:rPr>
            <w:spacing w:val="-2"/>
            <w:rtl/>
          </w:rPr>
          <w:tab/>
          <w:delText xml:space="preserve">ואי </w:delText>
        </w:r>
      </w:del>
      <w:ins w:id="90103" w:author="Claude - סמנטי" w:date="2026-10-11T12:20:38Z">
        <w:r>
          <w:rPr>
            <w:spacing w:val="-2"/>
            <w:rtl/>
          </w:rPr>
          <w:t xml:space="preserve">השמיענו</w:t>
        </w:r>
      </w:ins>
      <w:del w:id="90104" w:author="Claude - סמנטי" w:date="2026-10-11T12:20:38Z">
        <w:r w:rsidRPr="00DC5F70">
          <w:rPr>
            <w:spacing w:val="-2"/>
            <w:rtl/>
          </w:rPr>
          <w:tab/>
          <w:delText xml:space="preserve">אשמעינן</w:delText>
        </w:r>
      </w:del>
      <w:r w:rsidRPr="00DC5F70">
        <w:rPr>
          <w:spacing w:val="-2"/>
          <w:rtl/>
        </w:rPr>
        <w:tab/>
        <w:t xml:space="preserve"> </w:t>
      </w:r>
      <w:r w:rsidRPr="00DC5F70">
        <w:rPr>
          <w:rFonts w:hint="cs"/>
          <w:spacing w:val="-2"/>
          <w:rtl/>
        </w:rPr>
        <w:t>בולד תמורת אשם</w:t>
      </w:r>
      <w:r w:rsidRPr="00DC5F70">
        <w:rPr>
          <w:spacing w:val="-2"/>
          <w:rtl/>
        </w:rPr>
        <w:t xml:space="preserve"> - </w:t>
      </w:r>
      <w:ins w:id="92416" w:author="מנוע מכני" w:date="2026-10-11T12:04:39Z">
        <w:r>
          <w:rPr>
            <w:spacing w:val="-2"/>
            <w:rtl/>
          </w:rPr>
          <w:t xml:space="preserve">בזה</w:t>
        </w:r>
      </w:ins>
      <w:del w:id="92417" w:author="מנוע מכני" w:date="2026-10-11T12:04:39Z">
        <w:r w:rsidRPr="00DC5F70">
          <w:rPr>
            <w:spacing w:val="-2"/>
            <w:rtl/>
          </w:rPr>
          <w:delText xml:space="preserve">בהא</w:delText>
        </w:r>
      </w:del>
      <w:r w:rsidRPr="00DC5F70">
        <w:rPr>
          <w:spacing w:val="-2"/>
          <w:rtl/>
        </w:rPr>
        <w:t xml:space="preserve"> </w:t>
      </w:r>
      <w:ins w:id="92762" w:author="מנוע מכני" w:date="2026-10-11T12:04:39Z">
        <w:r>
          <w:rPr>
            <w:spacing w:val="-2"/>
            <w:rtl/>
          </w:rPr>
          <w:t xml:space="preserve">אומרים</w:t>
        </w:r>
      </w:ins>
      <w:del w:id="92763" w:author="מנוע מכני" w:date="2026-10-11T12:04:39Z">
        <w:r w:rsidRPr="00DC5F70">
          <w:rPr>
            <w:spacing w:val="-2"/>
            <w:rtl/>
          </w:rPr>
          <w:delText xml:space="preserve">קאמרי</w:delText>
        </w:r>
      </w:del>
      <w:r w:rsidRPr="00DC5F70">
        <w:rPr>
          <w:spacing w:val="-2"/>
          <w:rtl/>
        </w:rPr>
        <w:t xml:space="preserve"> רבנן, אבל גבי אשם - מודו </w:t>
      </w:r>
      <w:r w:rsidRPr="00DC5F70">
        <w:rPr>
          <w:rStyle w:val="2fb"/>
          <w:spacing w:val="-2"/>
          <w:rtl/>
        </w:rPr>
        <w:t xml:space="preserve">לר"</w:t>
      </w:r>
      <w:r w:rsidRPr="00DC5F70">
        <w:rPr>
          <w:rStyle w:val="2fb"/>
          <w:rFonts w:hint="cs"/>
          <w:spacing w:val="-2"/>
          <w:rtl/>
        </w:rPr>
        <w:t>א</w:t>
      </w:r>
      <w:r w:rsidRPr="00DC5F70">
        <w:rPr>
          <w:spacing w:val="-2"/>
          <w:rtl/>
        </w:rPr>
        <w:t xml:space="preserve"> </w:t>
      </w:r>
      <w:r w:rsidRPr="00DC5F70">
        <w:rPr>
          <w:b/>
          <w:bCs/>
          <w:spacing w:val="-2"/>
          <w:rtl/>
        </w:rPr>
        <w:t>צריכא</w:t>
      </w:r>
      <w:r w:rsidRPr="00DC5F70">
        <w:rPr>
          <w:spacing w:val="-2"/>
          <w:rtl/>
        </w:rPr>
        <w:t>.</w:t>
      </w:r>
    </w:p>
    <w:p w:rsidR="00E403F0" w:rsidRPr="00AD695E" w:rsidRDefault="00E403F0" w:rsidP="00E403F0">
      <w:pPr>
        <w:rPr>
          <w:rtl/>
        </w:rPr>
      </w:pPr>
    </w:p>
    <w:p>
      <w:pPr>
        <w:pStyle w:val="38"/>
        <w:rPr>
          <w:ins w:id="93637" w:author="מנוע מכני" w:date="2026-10-11T12:04:39Z"/>
        </w:rPr>
      </w:pPr>
      <w:del w:id="93636" w:author="מנוע מכני" w:date="2026-10-11T12:04:39Z">
        <w:r>
          <w:delText xml:space="preserve">•</w:delText>
        </w:r>
      </w:del>
      <w:r>
        <w:t xml:space="preserve"> </w:t>
      </w:r>
      <w:r>
        <w:t>רנמברב</w:t>
      </w:r>
      <w:r>
        <w:t>"</w:t>
      </w:r>
      <w:r>
        <w:t>א</w:t>
      </w:r>
      <w:r>
        <w:t xml:space="preserve">:</w:t>
      </w:r>
    </w:p>
    <w:p w:rsidR="00E403F0" w:rsidRPr="00AD695E" w:rsidRDefault="00E403F0" w:rsidP="00E403F0">
      <w:pPr>
        <w:rPr>
          <w:rtl/>
        </w:rPr>
      </w:pPr>
      <w:del w:id="93638" w:author="מנוע מכני" w:date="2026-10-11T12:04:39Z">
        <w:r>
          <w:rPr>
            <w:rtl/>
          </w:rPr>
          <w:delText xml:space="preserve"> </w:delText>
        </w:r>
      </w:del>
      <w:r>
        <w:rPr>
          <w:rtl/>
        </w:rPr>
        <w:t xml:space="preserve">מחלוקת - לאחר כפרה, אבל לפני כפרה - דברי הכל הוא עצמו יקרב </w:t>
      </w:r>
      <w:r w:rsidRPr="00217260">
        <w:rPr>
          <w:b/>
          <w:bCs/>
          <w:rtl/>
        </w:rPr>
        <w:t>אשם</w:t>
      </w:r>
      <w:r>
        <w:rPr>
          <w:rtl/>
        </w:rPr>
        <w:t>.</w:t>
      </w:r>
    </w:p>
    <w:p>
      <w:pPr>
        <w:pStyle w:val="38"/>
        <w:rPr>
          <w:ins w:id="93639" w:author="מנוע מכני" w:date="2026-10-11T12:04:39Z"/>
        </w:rPr>
      </w:pPr>
      <w:del w:id="94213" w:author="מנוע מכני" w:date="2026-10-11T12:04:39Z">
        <w:r>
          <w:delText xml:space="preserve">אמר </w:delText>
        </w:r>
      </w:del>
      <w:r>
        <w:t xml:space="preserve">רבא:</w:t>
      </w:r>
    </w:p>
    <w:p w:rsidR="00E403F0" w:rsidRPr="00AD695E" w:rsidRDefault="00E403F0" w:rsidP="00E403F0">
      <w:pPr>
        <w:rPr>
          <w:rtl/>
        </w:rPr>
      </w:pPr>
      <w:del w:id="93640" w:author="מנוע מכני" w:date="2026-10-11T12:04:39Z">
        <w:r>
          <w:rPr>
            <w:rtl/>
          </w:rPr>
          <w:delText xml:space="preserve"> </w:delText>
        </w:r>
      </w:del>
      <w:r>
        <w:rPr>
          <w:rtl/>
        </w:rPr>
        <w:t xml:space="preserve">שתי תשובות בדבר, </w:t>
      </w:r>
      <w:ins w:id="91336" w:author="מנוע מכני" w:date="2026-10-11T12:04:39Z">
        <w:r>
          <w:rPr>
            <w:rtl/>
          </w:rPr>
          <w:t xml:space="preserve">אחת</w:t>
        </w:r>
      </w:ins>
      <w:del w:id="91337" w:author="מנוע מכני" w:date="2026-10-11T12:04:39Z">
        <w:r>
          <w:rPr>
            <w:rtl/>
          </w:rPr>
          <w:delText xml:space="preserve">חדא</w:delText>
        </w:r>
      </w:del>
      <w:r>
        <w:rPr>
          <w:rtl/>
        </w:rPr>
        <w:t xml:space="preserve"> - דאין אדם מתכפר בדבר הבא בעבירה</w:t>
      </w:r>
      <w:ins w:id="91848" w:author="מנוע מכני" w:date="2026-10-11T12:04:39Z">
        <w:r>
          <w:rPr>
            <w:rtl/>
          </w:rPr>
          <w:t xml:space="preserve">,</w:t>
        </w:r>
      </w:ins>
      <w:del w:id="91849" w:author="מנוע מכני" w:date="2026-10-11T12:04:39Z">
        <w:r>
          <w:rPr>
            <w:rtl/>
          </w:rPr>
          <w:delText xml:space="preserve">;</w:delText>
        </w:r>
      </w:del>
    </w:p>
    <w:p>
      <w:pPr>
        <w:pStyle w:val="38"/>
        <w:rPr>
          <w:ins w:id="94164" w:author="מנוע מכני" w:date="2026-10-11T12:04:39Z"/>
        </w:rPr>
      </w:pPr>
      <w:r>
        <w:tab/>
      </w:r>
      <w:del w:id="90075" w:author="מנוע מכני" w:date="2026-10-11T12:04:39Z">
        <w:r>
          <w:delText xml:space="preserve">    </w:delText>
        </w:r>
      </w:del>
      <w:r w:rsidRPr="00217260">
        <w:t>ועוד</w:t>
      </w:r>
      <w:r>
        <w:t xml:space="preserve">,</w:t>
      </w:r>
    </w:p>
    <w:p w:rsidR="00E403F0" w:rsidRPr="00AD695E" w:rsidRDefault="00E403F0" w:rsidP="00E403F0">
      <w:pPr>
        <w:rPr>
          <w:rtl/>
        </w:rPr>
      </w:pPr>
      <w:del w:id="94165" w:author="מנוע מכני" w:date="2026-10-11T12:04:39Z">
        <w:r>
          <w:rPr>
            <w:rtl/>
          </w:rPr>
          <w:delText xml:space="preserve"> </w:delText>
        </w:r>
      </w:del>
      <w:r>
        <w:rPr>
          <w:rtl/>
        </w:rPr>
        <w:t xml:space="preserve">התני </w:t>
      </w:r>
      <w:r>
        <w:rPr>
          <w:rStyle w:val="2fb"/>
          <w:rtl/>
        </w:rPr>
        <w:t xml:space="preserve">ר"</w:t>
      </w:r>
      <w:r>
        <w:rPr>
          <w:rStyle w:val="2fb"/>
          <w:rFonts w:hint="cs"/>
          <w:rtl/>
        </w:rPr>
        <w:t xml:space="preserve">ח</w:t>
      </w:r>
      <w:r>
        <w:rPr>
          <w:rFonts w:hint="cs"/>
          <w:rtl/>
        </w:rPr>
        <w:t xml:space="preserve"> ל</w:t>
      </w:r>
      <w:r>
        <w:rPr>
          <w:rtl/>
        </w:rPr>
        <w:t xml:space="preserve">סיועי </w:t>
      </w:r>
      <w:r>
        <w:rPr>
          <w:rStyle w:val="2fb"/>
          <w:rtl/>
        </w:rPr>
        <w:t xml:space="preserve">לר</w:t>
      </w:r>
      <w:r>
        <w:rPr>
          <w:rStyle w:val="2fb"/>
          <w:rFonts w:hint="cs"/>
          <w:rtl/>
        </w:rPr>
        <w:t>יב</w:t>
      </w:r>
      <w:r>
        <w:rPr>
          <w:rStyle w:val="2fb"/>
          <w:rtl/>
        </w:rPr>
        <w:t>"</w:t>
      </w:r>
      <w:r>
        <w:rPr>
          <w:rStyle w:val="2fb"/>
          <w:rFonts w:hint="cs"/>
          <w:rtl/>
        </w:rPr>
        <w:t>ל</w:t>
      </w:r>
      <w:r>
        <w:rPr>
          <w:rtl/>
        </w:rPr>
        <w:t xml:space="preserve">: דאמר ולד ראשון - קרב, ולד שני - אינו קרב! </w:t>
      </w:r>
    </w:p>
    <w:p>
      <w:pPr>
        <w:pStyle w:val="38"/>
        <w:rPr>
          <w:ins w:id="93642" w:author="מנוע מכני" w:date="2026-10-11T12:04:39Z"/>
        </w:rPr>
      </w:pPr>
      <w:del w:id="93641" w:author="מנוע מכני" w:date="2026-10-11T12:04:39Z">
        <w:r w:rsidRPr="00DC5F70">
          <w:delText xml:space="preserve">•</w:delText>
        </w:r>
      </w:del>
      <w:r w:rsidRPr="00DC5F70">
        <w:t xml:space="preserve"> אלא</w:t>
      </w:r>
      <w:r w:rsidRPr="00DC5F70">
        <w:t xml:space="preserve"> </w:t>
      </w:r>
      <w:ins w:id="91338" w:author="מנוע מכני" w:date="2026-10-11T12:04:39Z">
        <w:r>
          <w:t xml:space="preserve">כך</w:t>
        </w:r>
      </w:ins>
      <w:del w:id="91339" w:author="מנוע מכני" w:date="2026-10-11T12:04:39Z">
        <w:r w:rsidRPr="00DC5F70">
          <w:delText xml:space="preserve">הכי</w:delText>
        </w:r>
      </w:del>
      <w:r w:rsidRPr="00DC5F70">
        <w:t xml:space="preserve"> איתמר אר</w:t>
      </w:r>
      <w:r w:rsidRPr="00DC5F70">
        <w:t>"</w:t>
      </w:r>
      <w:r w:rsidRPr="00DC5F70">
        <w:t>נ מרב</w:t>
      </w:r>
      <w:r w:rsidRPr="00DC5F70">
        <w:t>"</w:t>
      </w:r>
      <w:r w:rsidRPr="00DC5F70">
        <w:t>א</w:t>
      </w:r>
      <w:r w:rsidRPr="00DC5F70">
        <w:t xml:space="preserve">:</w:t>
      </w:r>
    </w:p>
    <w:p w:rsidR="00E403F0" w:rsidRPr="00DC5F70" w:rsidRDefault="00E403F0" w:rsidP="00E403F0">
      <w:pPr>
        <w:rPr>
          <w:spacing w:val="-4"/>
          <w:rtl/>
        </w:rPr>
      </w:pPr>
      <w:del w:id="93643" w:author="מנוע מכני" w:date="2026-10-11T12:04:39Z">
        <w:r w:rsidRPr="00DC5F70">
          <w:rPr>
            <w:spacing w:val="-4"/>
            <w:rtl/>
          </w:rPr>
          <w:delText xml:space="preserve"> </w:delText>
        </w:r>
      </w:del>
      <w:r w:rsidRPr="00DC5F70">
        <w:rPr>
          <w:spacing w:val="-4"/>
          <w:rtl/>
        </w:rPr>
        <w:t xml:space="preserve">מחלוקת - קודם כפרה, אבל לאחר כפרה - הוא עצמו קרב </w:t>
      </w:r>
      <w:r w:rsidRPr="00DC5F70">
        <w:rPr>
          <w:b/>
          <w:bCs/>
          <w:spacing w:val="-4"/>
          <w:rtl/>
        </w:rPr>
        <w:t>עולה</w:t>
      </w:r>
      <w:r w:rsidRPr="00DC5F70">
        <w:rPr>
          <w:spacing w:val="-4"/>
          <w:rtl/>
        </w:rPr>
        <w:t>.</w:t>
      </w:r>
    </w:p>
    <w:p w:rsidR="00E403F0" w:rsidRPr="00AD695E" w:rsidRDefault="00E403F0" w:rsidP="00E403F0">
      <w:pPr>
        <w:rPr>
          <w:rtl/>
        </w:rPr>
      </w:pPr>
      <w:r>
        <w:rPr>
          <w:rtl/>
        </w:rPr>
        <w:t xml:space="preserve">והתני </w:t>
      </w:r>
      <w:r>
        <w:rPr>
          <w:rStyle w:val="2fb"/>
          <w:rtl/>
        </w:rPr>
        <w:t xml:space="preserve">רב</w:t>
      </w:r>
      <w:r>
        <w:rPr>
          <w:rtl/>
        </w:rPr>
        <w:t xml:space="preserve"> חנניא לסיועי </w:t>
      </w:r>
      <w:r>
        <w:rPr>
          <w:rStyle w:val="2fb"/>
          <w:rtl/>
        </w:rPr>
        <w:t xml:space="preserve">לר' יהושע</w:t>
      </w:r>
      <w:r>
        <w:rPr>
          <w:rtl/>
        </w:rPr>
        <w:t xml:space="preserve"> בן לוי! </w:t>
      </w:r>
      <w:ins w:id="92096" w:author="מנוע מכני" w:date="2026-10-11T12:04:39Z">
        <w:r>
          <w:rPr>
            <w:b/>
            <w:bCs/>
            <w:rtl/>
          </w:rPr>
          <w:t xml:space="preserve">קשה</w:t>
        </w:r>
      </w:ins>
      <w:del w:id="92097" w:author="מנוע מכני" w:date="2026-10-11T12:04:39Z">
        <w:r w:rsidRPr="00217260">
          <w:rPr>
            <w:b/>
            <w:bCs/>
            <w:rtl/>
          </w:rPr>
          <w:delText xml:space="preserve">קשיא</w:delText>
        </w:r>
      </w:del>
      <w:r>
        <w:rPr>
          <w:rtl/>
        </w:rPr>
        <w:t>.</w:t>
      </w:r>
    </w:p>
    <w:p w:rsidR="00E403F0" w:rsidRPr="00AD695E" w:rsidRDefault="00E403F0" w:rsidP="00E403F0">
      <w:pPr>
        <w:rPr>
          <w:rtl/>
        </w:rPr>
      </w:pPr>
    </w:p>
    <w:p>
      <w:pPr>
        <w:pStyle w:val="afffff8"/>
        <w:rPr>
          <w:ins w:id="90099" w:author="קלוד" w:date="2026-10-11T12:25:27Z"/>
        </w:rPr>
      </w:pPr>
      <w:ins w:id="90100" w:author="קלוד" w:date="2026-10-11T12:25:27Z">
        <w:r>
          <w:rPr>
            <w:color w:val="7B3F00"/>
          </w:rPr>
          <w:t xml:space="preserve">בנה של נקבה שהופרשה לאשם - האם קרב עולה</w:t>
        </w:r>
      </w:ins>
    </w:p>
    <w:p>
      <w:pPr>
        <w:pStyle w:val="38"/>
        <w:rPr>
          <w:ins w:id="93645" w:author="מנוע מכני" w:date="2026-10-11T12:04:39Z"/>
        </w:rPr>
      </w:pPr>
      <w:del w:id="93644" w:author="מנוע מכני" w:date="2026-10-11T12:04:39Z">
        <w:r>
          <w:delText xml:space="preserve">•</w:delText>
        </w:r>
      </w:del>
      <w:r>
        <w:t xml:space="preserve"> </w:t>
      </w:r>
      <w:r w:rsidRPr="00217260">
        <w:t>בעא ר</w:t>
      </w:r>
      <w:r w:rsidRPr="00217260">
        <w:t>אב</w:t>
      </w:r>
      <w:r w:rsidRPr="00217260">
        <w:t>"</w:t>
      </w:r>
      <w:r w:rsidRPr="00217260">
        <w:t>ח מראב</w:t>
      </w:r>
      <w:r w:rsidRPr="00217260">
        <w:t>"</w:t>
      </w:r>
      <w:r w:rsidRPr="00217260">
        <w:t>כ</w:t>
      </w:r>
      <w:r>
        <w:t xml:space="preserve">:</w:t>
      </w:r>
    </w:p>
    <w:p w:rsidR="00E403F0" w:rsidRPr="00AD695E" w:rsidRDefault="00E403F0" w:rsidP="00E403F0">
      <w:pPr>
        <w:rPr>
          <w:rtl/>
        </w:rPr>
      </w:pPr>
      <w:del w:id="93646" w:author="מנוע מכני" w:date="2026-10-11T12:04:39Z">
        <w:r>
          <w:rPr>
            <w:rtl/>
          </w:rPr>
          <w:delText xml:space="preserve"> </w:delText>
        </w:r>
      </w:del>
      <w:r>
        <w:rPr>
          <w:rtl/>
        </w:rPr>
        <w:t xml:space="preserve">הפריש נקבה לאשם, בנה מהו שיקרב לעולה? </w:t>
      </w:r>
    </w:p>
    <w:p w:rsidR="00E403F0" w:rsidRPr="00AD695E" w:rsidRDefault="00E403F0" w:rsidP="00E403F0">
      <w:pPr>
        <w:rPr>
          <w:rtl/>
        </w:rPr>
      </w:pPr>
      <w:r>
        <w:rPr>
          <w:rFonts w:hint="cs"/>
          <w:rtl/>
        </w:rPr>
        <w:t xml:space="preserve">ולא פשט </w:t>
      </w:r>
      <w:r>
        <w:rPr>
          <w:rStyle w:val="2fb"/>
          <w:rtl/>
        </w:rPr>
        <w:t>מדר</w:t>
      </w:r>
      <w:r>
        <w:rPr>
          <w:rStyle w:val="2fb"/>
          <w:rFonts w:hint="cs"/>
          <w:rtl/>
        </w:rPr>
        <w:t>יב</w:t>
      </w:r>
      <w:r>
        <w:rPr>
          <w:rStyle w:val="2fb"/>
          <w:rtl/>
        </w:rPr>
        <w:t>"</w:t>
      </w:r>
      <w:r>
        <w:rPr>
          <w:rStyle w:val="2fb"/>
          <w:rFonts w:hint="cs"/>
          <w:rtl/>
        </w:rPr>
        <w:t>ח</w:t>
      </w:r>
      <w:r>
        <w:rPr>
          <w:rtl/>
        </w:rPr>
        <w:t xml:space="preserve">, </w:t>
      </w:r>
      <w:r>
        <w:rPr>
          <w:rFonts w:hint="cs"/>
          <w:rtl/>
        </w:rPr>
        <w:t>ש</w:t>
      </w:r>
      <w:r>
        <w:rPr>
          <w:rtl/>
        </w:rPr>
        <w:t xml:space="preserve">אמר מודה </w:t>
      </w:r>
      <w:ins w:id="90180" w:author="מנוע מכני" w:date="2026-10-11T12:04:39Z">
        <w:r>
          <w:rPr>
            <w:rStyle w:val="2fb"/>
            <w:rtl/>
          </w:rPr>
          <w:t xml:space="preserve">ר"א</w:t>
        </w:r>
      </w:ins>
      <w:del w:id="90181" w:author="מנוע מכני" w:date="2026-10-11T12:04:39Z">
        <w:r>
          <w:rPr>
            <w:rtl/>
          </w:rPr>
          <w:delText xml:space="preserve">רבי אליעזר</w:delText>
        </w:r>
      </w:del>
      <w:r>
        <w:rPr>
          <w:rtl/>
        </w:rPr>
        <w:t xml:space="preserve">! </w:t>
      </w:r>
      <w:r>
        <w:rPr>
          <w:rFonts w:hint="cs"/>
          <w:rtl/>
        </w:rPr>
        <w:t>- ד</w:t>
      </w:r>
      <w:r>
        <w:rPr>
          <w:rtl/>
        </w:rPr>
        <w:t xml:space="preserve">לא שמיע </w:t>
      </w:r>
      <w:ins w:id="91340" w:author="מנוע מכני" w:date="2026-10-11T12:04:39Z">
        <w:r>
          <w:rPr>
            <w:rtl/>
          </w:rPr>
          <w:t xml:space="preserve">לו</w:t>
        </w:r>
      </w:ins>
      <w:del w:id="91341" w:author="מנוע מכני" w:date="2026-10-11T12:04:39Z">
        <w:r>
          <w:rPr>
            <w:rtl/>
          </w:rPr>
          <w:delText xml:space="preserve">ליה</w:delText>
        </w:r>
      </w:del>
      <w:r>
        <w:rPr>
          <w:rtl/>
        </w:rPr>
        <w:t xml:space="preserve">.</w:t>
      </w:r>
    </w:p>
    <w:p>
      <w:pPr>
        <w:pStyle w:val="38"/>
        <w:rPr>
          <w:ins w:id="93647" w:author="מנוע מכני" w:date="2026-10-11T12:04:39Z"/>
        </w:rPr>
      </w:pPr>
      <w:r>
        <w:t xml:space="preserve">-</w:t>
      </w:r>
      <w:ins w:id="91850" w:author="מנוע מכני" w:date="2026-10-11T12:04:39Z">
        <w:r>
          <w:t xml:space="preserve"> </w:t>
        </w:r>
      </w:ins>
      <w:del w:id="91851" w:author="מנוע מכני" w:date="2026-10-11T12:04:39Z">
        <w:r>
          <w:delText xml:space="preserve">  </w:delText>
        </w:r>
      </w:del>
      <w:r>
        <w:t xml:space="preserve">א"ל</w:t>
      </w:r>
      <w:r>
        <w:t xml:space="preserve">:</w:t>
      </w:r>
    </w:p>
    <w:p w:rsidR="00E403F0" w:rsidRPr="00AD695E" w:rsidRDefault="00E403F0" w:rsidP="00E403F0">
      <w:pPr>
        <w:pStyle w:val="affffb"/>
        <w:rPr>
          <w:rtl/>
        </w:rPr>
      </w:pPr>
      <w:del w:id="93648" w:author="מנוע מכני" w:date="2026-10-11T12:04:39Z">
        <w:r>
          <w:rPr>
            <w:rtl/>
          </w:rPr>
          <w:delText xml:space="preserve"> </w:delText>
        </w:r>
      </w:del>
      <w:r>
        <w:rPr>
          <w:rtl/>
        </w:rPr>
        <w:t xml:space="preserve">בנה קרב עולה.</w:t>
      </w:r>
    </w:p>
    <w:p w:rsidR="00E403F0" w:rsidRPr="00AD695E" w:rsidRDefault="00E403F0" w:rsidP="00E403F0">
      <w:pPr>
        <w:rPr>
          <w:rtl/>
        </w:rPr>
      </w:pPr>
      <w:ins w:id="91346" w:author="מנוע מכני" w:date="2026-10-11T12:04:39Z">
        <w:r>
          <w:rPr>
            <w:rtl/>
          </w:rPr>
          <w:t xml:space="preserve">זה</w:t>
        </w:r>
      </w:ins>
      <w:del w:id="91347" w:author="מנוע מכני" w:date="2026-10-11T12:04:39Z">
        <w:r>
          <w:rPr>
            <w:rtl/>
          </w:rPr>
          <w:delText xml:space="preserve">האי</w:delText>
        </w:r>
      </w:del>
      <w:r>
        <w:rPr>
          <w:rtl/>
        </w:rPr>
        <w:t xml:space="preserve"> </w:t>
      </w:r>
      <w:ins w:id="91344" w:author="מנוע מכני" w:date="2026-10-11T12:04:39Z">
        <w:r>
          <w:rPr>
            <w:rtl/>
          </w:rPr>
          <w:t xml:space="preserve">מה</w:t>
        </w:r>
      </w:ins>
      <w:del w:id="91345" w:author="מנוע מכני" w:date="2026-10-11T12:04:39Z">
        <w:r>
          <w:rPr>
            <w:rtl/>
          </w:rPr>
          <w:delText xml:space="preserve">מאי</w:delText>
        </w:r>
      </w:del>
      <w:r>
        <w:rPr>
          <w:rtl/>
        </w:rPr>
        <w:t xml:space="preserve">? עד כאן </w:t>
      </w:r>
      <w:r>
        <w:rPr>
          <w:rtl/>
        </w:rPr>
        <w:t xml:space="preserve">לא</w:t>
      </w:r>
      <w:r>
        <w:rPr>
          <w:rtl/>
        </w:rPr>
        <w:t xml:space="preserve"> </w:t>
      </w:r>
      <w:ins w:id="91342" w:author="מנוע מכני" w:date="2026-10-11T12:04:39Z">
        <w:r>
          <w:rPr>
            <w:rtl/>
          </w:rPr>
          <w:t xml:space="preserve">אומר</w:t>
        </w:r>
      </w:ins>
      <w:del w:id="91343" w:author="מנוע מכני" w:date="2026-10-11T12:04:39Z">
        <w:r>
          <w:rPr>
            <w:rtl/>
          </w:rPr>
          <w:delText xml:space="preserve">קאמר</w:delText>
        </w:r>
      </w:del>
      <w:r>
        <w:rPr>
          <w:rtl/>
        </w:rPr>
        <w:t xml:space="preserve"> </w:t>
      </w:r>
      <w:r>
        <w:rPr>
          <w:rStyle w:val="2fb"/>
          <w:rtl/>
        </w:rPr>
        <w:t xml:space="preserve">ר"</w:t>
      </w:r>
      <w:r>
        <w:rPr>
          <w:rStyle w:val="2fb"/>
          <w:rFonts w:hint="cs"/>
          <w:rtl/>
        </w:rPr>
        <w:t xml:space="preserve">א</w:t>
      </w:r>
      <w:r>
        <w:rPr>
          <w:rFonts w:hint="cs"/>
          <w:rtl/>
        </w:rPr>
        <w:t xml:space="preserve"> </w:t>
      </w:r>
      <w:r>
        <w:rPr>
          <w:rtl/>
        </w:rPr>
        <w:t xml:space="preserve">אלא מפריש נקבה לעולה - </w:t>
      </w:r>
      <w:ins w:id="90632" w:author="מנוע מכני" w:date="2026-10-11T12:04:39Z">
        <w:r>
          <w:rPr>
            <w:rtl/>
          </w:rPr>
          <w:t xml:space="preserve">דיש</w:t>
        </w:r>
      </w:ins>
      <w:del w:id="90633" w:author="מנוע מכני" w:date="2026-10-11T12:04:39Z">
        <w:r>
          <w:rPr>
            <w:rtl/>
          </w:rPr>
          <w:delText xml:space="preserve">דאיכא</w:delText>
        </w:r>
      </w:del>
      <w:r>
        <w:rPr>
          <w:rtl/>
        </w:rPr>
        <w:t xml:space="preserve"> שם עולה על אמו, </w:t>
      </w:r>
    </w:p>
    <w:p w:rsidR="00E403F0" w:rsidRPr="00AD695E" w:rsidRDefault="00E403F0" w:rsidP="00E403F0">
      <w:pPr>
        <w:rPr>
          <w:rtl/>
        </w:rPr>
      </w:pPr>
      <w:r>
        <w:rPr>
          <w:rtl/>
        </w:rPr>
        <w:tab/>
      </w:r>
      <w:del w:id="90076" w:author="מנוע מכני" w:date="2026-10-11T12:04:39Z">
        <w:r>
          <w:rPr>
            <w:rFonts w:hint="cs"/>
            <w:rtl/>
          </w:rPr>
          <w:delText xml:space="preserve">   </w:delText>
        </w:r>
      </w:del>
      <w:r>
        <w:rPr>
          <w:rtl/>
        </w:rPr>
        <w:t xml:space="preserve">אבל גבי אשם, </w:t>
      </w:r>
      <w:ins w:id="90634" w:author="מנוע מכני" w:date="2026-10-11T12:04:39Z">
        <w:r>
          <w:rPr>
            <w:rtl/>
          </w:rPr>
          <w:t xml:space="preserve">דאין</w:t>
        </w:r>
      </w:ins>
      <w:del w:id="90635" w:author="מנוע מכני" w:date="2026-10-11T12:04:39Z">
        <w:r>
          <w:rPr>
            <w:rtl/>
          </w:rPr>
          <w:delText xml:space="preserve">דליכא</w:delText>
        </w:r>
      </w:del>
      <w:r>
        <w:rPr>
          <w:rtl/>
        </w:rPr>
        <w:t xml:space="preserve"> שם עולה על אמו - </w:t>
      </w:r>
      <w:ins w:id="90184" w:author="מנוע מכני" w:date="2026-10-11T12:04:39Z">
        <w:r>
          <w:rPr>
            <w:rtl/>
          </w:rPr>
          <w:t xml:space="preserve">אפי'</w:t>
        </w:r>
      </w:ins>
      <w:del w:id="90185" w:author="מנוע מכני" w:date="2026-10-11T12:04:39Z">
        <w:r>
          <w:rPr>
            <w:rtl/>
          </w:rPr>
          <w:delText xml:space="preserve">אפילו</w:delText>
        </w:r>
      </w:del>
      <w:r>
        <w:rPr>
          <w:rtl/>
        </w:rPr>
        <w:t xml:space="preserve"> </w:t>
      </w:r>
      <w:ins w:id="90182" w:author="מנוע מכני" w:date="2026-10-11T12:04:39Z">
        <w:r>
          <w:rPr>
            <w:rStyle w:val="2fb"/>
            <w:rtl/>
          </w:rPr>
          <w:t xml:space="preserve">ר"א</w:t>
        </w:r>
      </w:ins>
      <w:del w:id="90183" w:author="מנוע מכני" w:date="2026-10-11T12:04:39Z">
        <w:r>
          <w:rPr>
            <w:rtl/>
          </w:rPr>
          <w:delText xml:space="preserve">רבי אליעזר</w:delText>
        </w:r>
      </w:del>
      <w:r>
        <w:rPr>
          <w:rtl/>
        </w:rPr>
        <w:t xml:space="preserve"> מודה! </w:t>
      </w:r>
    </w:p>
    <w:p>
      <w:pPr>
        <w:pStyle w:val="38"/>
        <w:rPr>
          <w:ins w:id="93649" w:author="מנוע מכני" w:date="2026-10-11T12:04:39Z"/>
        </w:rPr>
      </w:pPr>
      <w:r w:rsidRPr="00DC5F70">
        <w:t xml:space="preserve">א"ל</w:t>
      </w:r>
      <w:r w:rsidRPr="00DC5F70">
        <w:t xml:space="preserve">:</w:t>
      </w:r>
    </w:p>
    <w:p w:rsidR="00E403F0" w:rsidRPr="00DC5F70" w:rsidRDefault="00E403F0" w:rsidP="00E403F0">
      <w:pPr>
        <w:rPr>
          <w:spacing w:val="-4"/>
          <w:rtl/>
        </w:rPr>
      </w:pPr>
      <w:del w:id="93650" w:author="מנוע מכני" w:date="2026-10-11T12:04:39Z">
        <w:r w:rsidRPr="00DC5F70">
          <w:rPr>
            <w:spacing w:val="-4"/>
            <w:rtl/>
          </w:rPr>
          <w:delText xml:space="preserve"> </w:delText>
        </w:r>
      </w:del>
      <w:r w:rsidRPr="00DC5F70">
        <w:rPr>
          <w:spacing w:val="-4"/>
          <w:rtl/>
        </w:rPr>
        <w:t xml:space="preserve">טעמא </w:t>
      </w:r>
      <w:r w:rsidRPr="00DC5F70">
        <w:rPr>
          <w:rStyle w:val="2fb"/>
          <w:spacing w:val="-4"/>
          <w:rtl/>
        </w:rPr>
        <w:t xml:space="preserve">דר"</w:t>
      </w:r>
      <w:r w:rsidRPr="00DC5F70">
        <w:rPr>
          <w:rStyle w:val="2fb"/>
          <w:rFonts w:hint="cs"/>
          <w:spacing w:val="-4"/>
          <w:rtl/>
        </w:rPr>
        <w:t>א</w:t>
      </w:r>
      <w:r w:rsidRPr="00DC5F70">
        <w:rPr>
          <w:spacing w:val="-4"/>
          <w:rtl/>
        </w:rPr>
        <w:t xml:space="preserve"> </w:t>
      </w:r>
      <w:ins w:id="90638" w:author="מנוע מכני" w:date="2026-10-11T12:04:39Z">
        <w:r>
          <w:rPr>
            <w:spacing w:val="-4"/>
            <w:rtl/>
          </w:rPr>
          <w:t xml:space="preserve">לא</w:t>
        </w:r>
      </w:ins>
      <w:del w:id="90639" w:author="מנוע מכני" w:date="2026-10-11T12:04:39Z">
        <w:r w:rsidRPr="00DC5F70">
          <w:rPr>
            <w:spacing w:val="-4"/>
            <w:rtl/>
          </w:rPr>
          <w:delText xml:space="preserve">לאו</w:delText>
        </w:r>
      </w:del>
      <w:r w:rsidRPr="00DC5F70">
        <w:rPr>
          <w:spacing w:val="-4"/>
          <w:rtl/>
        </w:rPr>
        <w:t xml:space="preserve"> משום דשם עולה על אמו, אלא משום דחזי להקרבה - והא </w:t>
      </w:r>
      <w:ins w:id="90636" w:author="מנוע מכני" w:date="2026-10-11T12:04:39Z">
        <w:r>
          <w:rPr>
            <w:spacing w:val="-4"/>
            <w:rtl/>
          </w:rPr>
          <w:t xml:space="preserve">גם</w:t>
        </w:r>
      </w:ins>
      <w:del w:id="90637" w:author="מנוע מכני" w:date="2026-10-11T12:04:39Z">
        <w:r w:rsidRPr="00DC5F70">
          <w:rPr>
            <w:spacing w:val="-4"/>
            <w:rtl/>
          </w:rPr>
          <w:delText xml:space="preserve">נמי</w:delText>
        </w:r>
      </w:del>
      <w:r w:rsidRPr="00DC5F70">
        <w:rPr>
          <w:spacing w:val="-4"/>
          <w:rtl/>
        </w:rPr>
        <w:t xml:space="preserve"> חזי להקרבה.</w:t>
      </w:r>
    </w:p>
    <w:p>
      <w:pPr>
        <w:pStyle w:val="38"/>
        <w:rPr>
          <w:ins w:id="93652" w:author="מנוע מכני" w:date="2026-10-11T12:04:39Z"/>
        </w:rPr>
      </w:pPr>
      <w:del w:id="93651" w:author="מנוע מכני" w:date="2026-10-11T12:04:39Z">
        <w:r>
          <w:delText xml:space="preserve">•</w:delText>
        </w:r>
      </w:del>
      <w:r>
        <w:t xml:space="preserve"> איתיביה:</w:t>
      </w:r>
    </w:p>
    <w:p w:rsidR="00E403F0" w:rsidRPr="00AD695E" w:rsidRDefault="00E403F0" w:rsidP="00E403F0">
      <w:pPr>
        <w:rPr>
          <w:rtl/>
        </w:rPr>
      </w:pPr>
      <w:del w:id="93653" w:author="מנוע מכני" w:date="2026-10-11T12:04:39Z">
        <w:r>
          <w:rPr>
            <w:rtl/>
          </w:rPr>
          <w:delText xml:space="preserve"> </w:delText>
        </w:r>
      </w:del>
      <w:r>
        <w:rPr>
          <w:rtl/>
        </w:rPr>
        <w:t xml:space="preserve">ולדן ולד ולדן עד סוף כל העולם - יביא בדמיהן עולה.</w:t>
      </w:r>
      <w:r>
        <w:rPr>
          <w:rFonts w:hint="cs"/>
          <w:rtl/>
        </w:rPr>
        <w:t xml:space="preserve">- אבל עצמו </w:t>
      </w:r>
      <w:r>
        <w:rPr>
          <w:rFonts w:hint="cs"/>
          <w:rtl/>
        </w:rPr>
        <w:t xml:space="preserve">לא</w:t>
      </w:r>
    </w:p>
    <w:p w:rsidR="00E403F0" w:rsidRPr="00AD695E" w:rsidRDefault="00E403F0" w:rsidP="00E403F0">
      <w:pPr>
        <w:pStyle w:val="afff3"/>
        <w:framePr w:wrap="around"/>
        <w:spacing w:line="240" w:lineRule="exact"/>
        <w:rPr>
          <w:rtl/>
        </w:rPr>
      </w:pPr>
      <w:r w:rsidRPr="009239E9">
        <w:rPr>
          <w:rFonts w:hint="cs"/>
          <w:szCs w:val="18"/>
          <w:rtl/>
        </w:rPr>
        <w:t>כא.</w:t>
      </w:r>
    </w:p>
    <w:p w:rsidR="00E403F0" w:rsidRPr="00AD695E" w:rsidRDefault="00E403F0" w:rsidP="00E403F0">
      <w:pPr>
        <w:pStyle w:val="affffb"/>
      </w:pPr>
      <w:r>
        <w:rPr>
          <w:rtl/>
        </w:rPr>
        <w:t xml:space="preserve">- </w:t>
      </w:r>
      <w:r>
        <w:rPr>
          <w:rFonts w:hint="cs"/>
          <w:rtl/>
        </w:rPr>
        <w:t>הב</w:t>
      </w:r>
      <w:r>
        <w:rPr>
          <w:rtl/>
        </w:rPr>
        <w:t>"</w:t>
      </w:r>
      <w:r>
        <w:rPr>
          <w:rFonts w:hint="cs"/>
          <w:rtl/>
        </w:rPr>
        <w:t xml:space="preserve">ע</w:t>
      </w:r>
      <w:r>
        <w:rPr>
          <w:rFonts w:hint="cs"/>
          <w:rtl/>
        </w:rPr>
        <w:t xml:space="preserve"> שילדה נקבה ועד סוף העולם </w:t>
      </w:r>
      <w:r>
        <w:rPr>
          <w:rFonts w:hint="cs"/>
          <w:rtl/>
        </w:rPr>
        <w:t xml:space="preserve">לא</w:t>
      </w:r>
      <w:r>
        <w:rPr>
          <w:rFonts w:hint="cs"/>
          <w:rtl/>
        </w:rPr>
        <w:t xml:space="preserve"> אוליד חד זכר </w:t>
      </w:r>
    </w:p>
    <w:p w:rsidR="00E403F0" w:rsidRPr="00AD695E" w:rsidRDefault="00E403F0" w:rsidP="00E403F0">
      <w:pPr>
        <w:pStyle w:val="affffb"/>
        <w:rPr>
          <w:rtl/>
        </w:rPr>
      </w:pPr>
      <w:r>
        <w:rPr>
          <w:rtl/>
        </w:rPr>
        <w:t xml:space="preserve">- </w:t>
      </w:r>
      <w:r>
        <w:rPr>
          <w:rFonts w:hint="cs"/>
          <w:rtl/>
        </w:rPr>
        <w:t>א</w:t>
      </w:r>
      <w:r>
        <w:rPr>
          <w:rtl/>
        </w:rPr>
        <w:t>"</w:t>
      </w:r>
      <w:r>
        <w:rPr>
          <w:rFonts w:hint="cs"/>
          <w:rtl/>
        </w:rPr>
        <w:t xml:space="preserve">ל</w:t>
      </w:r>
      <w:r>
        <w:rPr>
          <w:rFonts w:hint="cs"/>
          <w:rtl/>
        </w:rPr>
        <w:t xml:space="preserve"> אתרץ תירוץ דחוק דבבלאי </w:t>
      </w:r>
      <w:r>
        <w:rPr>
          <w:rtl/>
        </w:rPr>
        <w:t>–</w:t>
      </w:r>
      <w:r>
        <w:rPr>
          <w:rFonts w:hint="cs"/>
          <w:rtl/>
        </w:rPr>
        <w:t xml:space="preserve"> כגון שילדה נקבות עד סוף העולם</w:t>
      </w:r>
    </w:p>
    <w:p w:rsidR="00E403F0" w:rsidRPr="00AD695E" w:rsidRDefault="00E403F0" w:rsidP="00E403F0">
      <w:pPr>
        <w:jc w:val="center"/>
        <w:rPr>
          <w:rtl/>
        </w:rPr>
      </w:pPr>
      <w:r w:rsidRPr="00E5675B">
        <w:rPr>
          <w:rFonts w:ascii="BA חניכי הישיבות" w:hAnsi="BA חניכי הישיבות" w:cs="BA חניכי הישיבות"/>
          <w:rtl/>
        </w:rPr>
        <w:t>׻</w:t>
      </w:r>
    </w:p>
    <w:p>
      <w:pPr>
        <w:pStyle w:val="MishnaBatzad"/>
        <w:rPr>
          <w:ins w:id="20149" w:author="קלוד" w:date="2026-10-11T09:07:18Z"/>
        </w:rPr>
      </w:pPr>
      <w:ins w:id="20148" w:author="קלוד" w:date="2026-10-11T09:07:18Z">
        <w:r>
          <w:t xml:space="preserve">משנה ה</w:t>
        </w:r>
      </w:ins>
    </w:p>
    <w:p w:rsidR="00E403F0" w:rsidRPr="00D65BEC" w:rsidRDefault="00E403F0" w:rsidP="00E403F0">
      <w:pPr>
        <w:pStyle w:val="afff9"/>
        <w:rPr>
          <w:del w:id="20089" w:author="קלוד" w:date="2026-10-11T09:07:18Z"/>
          <w:rtl/>
        </w:rPr>
      </w:pPr>
      <w:del w:id="20088" w:author="קלוד" w:date="2026-10-11T09:07:18Z">
        <w:r w:rsidRPr="00D65BEC">
          <w:rPr>
            <w:rtl/>
          </w:rPr>
          <w:delText xml:space="preserve">מתני'.</w:delText>
        </w:r>
      </w:del>
    </w:p>
    <w:p w:rsidR="00E403F0" w:rsidRPr="00D65BEC" w:rsidRDefault="00E403F0" w:rsidP="00E403F0">
      <w:pPr>
        <w:pStyle w:val="afff9"/>
        <w:spacing w:before="120"/>
        <w:rPr>
          <w:rtl/>
        </w:rPr>
        <w:pPrChange w:id="90017" w:author="קלוד" w:date="2026-10-11T12:09:42Z">
          <w:pPr>
            <w:pStyle w:val="afff9"/>
          </w:pPr>
        </w:pPrChange>
      </w:pPr>
      <w:r w:rsidRPr="00D65BEC">
        <w:rPr>
          <w:rtl/>
        </w:rPr>
        <w:t xml:space="preserve">תמורת הבכור והמעשר, ולדן ולד ולדן עד סוף העולם </w:t>
      </w:r>
    </w:p>
    <w:p w:rsidR="00E403F0" w:rsidRPr="00D65BEC" w:rsidRDefault="00E403F0" w:rsidP="00E403F0">
      <w:pPr>
        <w:pStyle w:val="afff9"/>
        <w:rPr>
          <w:rtl/>
        </w:rPr>
      </w:pPr>
      <w:r w:rsidRPr="00D65BEC">
        <w:rPr>
          <w:rtl/>
        </w:rPr>
        <w:tab/>
        <w:t>- הרי אלו כבכור וכמעשר, ויאכלו במומן לבעלים.</w:t>
      </w:r>
    </w:p>
    <w:p w:rsidR="00E403F0" w:rsidRPr="00D65BEC" w:rsidRDefault="00E403F0" w:rsidP="00E403F0">
      <w:pPr>
        <w:pStyle w:val="afff9"/>
        <w:rPr>
          <w:rtl/>
        </w:rPr>
      </w:pPr>
      <w:r w:rsidRPr="00D65BEC">
        <w:rPr>
          <w:rtl/>
        </w:rPr>
        <w:t xml:space="preserve">מה בין בכור ומעשר לבין כל הקדשים: </w:t>
      </w:r>
    </w:p>
    <w:p w:rsidR="00E403F0" w:rsidRPr="00C20F97" w:rsidRDefault="00E403F0" w:rsidP="00E403F0">
      <w:pPr>
        <w:pStyle w:val="afff9"/>
        <w:rPr>
          <w:spacing w:val="8"/>
          <w:rtl/>
        </w:rPr>
      </w:pPr>
      <w:r w:rsidRPr="00C20F97">
        <w:rPr>
          <w:spacing w:val="8"/>
          <w:rtl/>
        </w:rPr>
        <w:t>שכל הקדשים נמכרים, ונשחטין באיטלז, ונשקלין בליטרא, חוץ מן הבכור והמעשר.</w:t>
      </w:r>
    </w:p>
    <w:p w:rsidR="00E403F0" w:rsidRPr="00D65BEC" w:rsidRDefault="00E403F0" w:rsidP="00E403F0">
      <w:pPr>
        <w:pStyle w:val="afff9"/>
        <w:rPr>
          <w:rtl/>
        </w:rPr>
      </w:pPr>
      <w:r w:rsidRPr="00D65BEC">
        <w:rPr>
          <w:rtl/>
        </w:rPr>
        <w:t>ויש להן פדיון, ולתמורותיהן פדיון, חוץ מן הבכור והמעשר.</w:t>
      </w:r>
    </w:p>
    <w:p w:rsidR="00E403F0" w:rsidRPr="00D65BEC" w:rsidRDefault="00E403F0" w:rsidP="00E403F0">
      <w:pPr>
        <w:pStyle w:val="afff9"/>
        <w:rPr>
          <w:rtl/>
        </w:rPr>
      </w:pPr>
      <w:r w:rsidRPr="00D65BEC">
        <w:rPr>
          <w:rtl/>
        </w:rPr>
        <w:t>ובאין מחוצה לארץ, חוץ מן הבכור והמעשר, שאם באו תמימים</w:t>
      </w:r>
      <w:r w:rsidRPr="00D65BEC">
        <w:rPr>
          <w:rFonts w:hint="cs"/>
          <w:rtl/>
        </w:rPr>
        <w:t xml:space="preserve"> </w:t>
      </w:r>
      <w:r w:rsidRPr="00D65BEC">
        <w:rPr>
          <w:rtl/>
        </w:rPr>
        <w:t>יקרבו, ואם בעלי מומין - יאכלו במומן לבעלים.</w:t>
      </w:r>
    </w:p>
    <w:p w:rsidR="00E403F0" w:rsidRPr="00D65BEC" w:rsidRDefault="00E403F0" w:rsidP="00E403F0">
      <w:pPr>
        <w:pStyle w:val="afff9"/>
        <w:rPr>
          <w:rtl/>
        </w:rPr>
      </w:pPr>
      <w:r w:rsidRPr="00D65BEC">
        <w:rPr>
          <w:rtl/>
        </w:rPr>
        <w:t>א"ר שמעון: מה טעם</w:t>
      </w:r>
      <w:r w:rsidRPr="00D65BEC">
        <w:rPr>
          <w:rFonts w:hint="cs"/>
          <w:rtl/>
        </w:rPr>
        <w:t>?</w:t>
      </w:r>
      <w:r w:rsidRPr="00D65BEC">
        <w:rPr>
          <w:rtl/>
        </w:rPr>
        <w:t xml:space="preserve"> </w:t>
      </w:r>
      <w:r w:rsidRPr="00D65BEC">
        <w:rPr>
          <w:rFonts w:hint="cs"/>
          <w:rtl/>
        </w:rPr>
        <w:t xml:space="preserve">- </w:t>
      </w:r>
      <w:r w:rsidRPr="00D65BEC">
        <w:rPr>
          <w:rtl/>
        </w:rPr>
        <w:t xml:space="preserve">שהבכור והמעשר יש להן פרנסה ממקומן, </w:t>
      </w:r>
    </w:p>
    <w:p w:rsidR="00E403F0" w:rsidRPr="00D65BEC" w:rsidRDefault="00E403F0" w:rsidP="00E403F0">
      <w:pPr>
        <w:pStyle w:val="afff9"/>
        <w:rPr>
          <w:rtl/>
        </w:rPr>
      </w:pPr>
      <w:r w:rsidRPr="00D65BEC">
        <w:rPr>
          <w:rtl/>
        </w:rPr>
        <w:tab/>
      </w:r>
      <w:r w:rsidRPr="00D65BEC">
        <w:rPr>
          <w:rtl/>
        </w:rPr>
        <w:tab/>
        <w:t>ושאר כל הקדשים אף על פי שנולד בהם מום - הרי אלו בקדושתן.</w:t>
      </w:r>
    </w:p>
    <w:p w:rsidR="00E403F0" w:rsidRPr="00AD695E" w:rsidRDefault="00E403F0" w:rsidP="00E403F0">
      <w:pPr>
        <w:jc w:val="center"/>
        <w:rPr>
          <w:rtl/>
        </w:rPr>
      </w:pPr>
      <w:r w:rsidRPr="00E5675B">
        <w:rPr>
          <w:rFonts w:ascii="BA חניכי הישיבות" w:hAnsi="BA חניכי הישיבות" w:cs="BA חניכי הישיבות"/>
          <w:rtl/>
        </w:rPr>
        <w:t>׻</w:t>
      </w:r>
    </w:p>
    <w:p>
      <w:pPr>
        <w:pStyle w:val="afffff8"/>
        <w:rPr>
          <w:ins w:id="90097" w:author="קלוד" w:date="2026-10-11T12:25:27Z"/>
        </w:rPr>
      </w:pPr>
      <w:ins w:id="90098" w:author="קלוד" w:date="2026-10-11T12:25:27Z">
        <w:r>
          <w:rPr>
            <w:color w:val="7B3F00"/>
          </w:rPr>
          <w:t xml:space="preserve">המטיל מום בתמורת בכור ומעשר - האם חייב</w:t>
        </w:r>
      </w:ins>
    </w:p>
    <w:p>
      <w:pPr>
        <w:pStyle w:val="38"/>
        <w:rPr>
          <w:ins w:id="93654" w:author="מנוע מכני" w:date="2026-10-11T12:04:39Z"/>
        </w:rPr>
      </w:pPr>
      <w:r w:rsidRPr="00A757C8">
        <w:t>אבר</w:t>
      </w:r>
      <w:r w:rsidRPr="00A757C8">
        <w:t>"</w:t>
      </w:r>
      <w:r w:rsidRPr="00A757C8">
        <w:t>ע:</w:t>
      </w:r>
    </w:p>
    <w:p w:rsidR="00E403F0" w:rsidRPr="00AD695E" w:rsidRDefault="00E403F0" w:rsidP="00E403F0">
      <w:pPr>
        <w:rPr>
          <w:rtl/>
        </w:rPr>
      </w:pPr>
      <w:del w:id="93655" w:author="מנוע מכני" w:date="2026-10-11T12:04:39Z">
        <w:r w:rsidRPr="00A757C8">
          <w:rPr>
            <w:rtl/>
          </w:rPr>
          <w:delText xml:space="preserve"> </w:delText>
        </w:r>
      </w:del>
      <w:r w:rsidRPr="00A757C8">
        <w:rPr>
          <w:rtl/>
        </w:rPr>
        <w:t xml:space="preserve">בען במערבא: המטיל מום בתמורת בכור ומעשר מהו? מי </w:t>
      </w:r>
      <w:ins w:id="90640" w:author="מנוע מכני" w:date="2026-10-11T12:04:39Z">
        <w:r>
          <w:rPr>
            <w:rtl/>
          </w:rPr>
          <w:t xml:space="preserve">אומרים</w:t>
        </w:r>
      </w:ins>
      <w:del w:id="90641" w:author="מנוע מכני" w:date="2026-10-11T12:04:39Z">
        <w:r w:rsidRPr="00A757C8">
          <w:rPr>
            <w:rtl/>
          </w:rPr>
          <w:delText xml:space="preserve">אמרינן</w:delText>
        </w:r>
      </w:del>
      <w:r w:rsidRPr="00A757C8">
        <w:rPr>
          <w:rtl/>
        </w:rPr>
        <w:t xml:space="preserve">, כיון דלא קריבן </w:t>
      </w:r>
      <w:r w:rsidRPr="00A757C8">
        <w:rPr>
          <w:rtl/>
        </w:rPr>
        <w:t xml:space="preserve">לא</w:t>
      </w:r>
      <w:r w:rsidRPr="00A757C8">
        <w:rPr>
          <w:rtl/>
        </w:rPr>
        <w:t xml:space="preserve"> </w:t>
      </w:r>
      <w:ins w:id="92764" w:author="מנוע מכני" w:date="2026-10-11T12:04:39Z">
        <w:r>
          <w:rPr>
            <w:rtl/>
          </w:rPr>
          <w:t xml:space="preserve">מחוייב</w:t>
        </w:r>
      </w:ins>
      <w:del w:id="92765" w:author="מנוע מכני" w:date="2026-10-11T12:04:39Z">
        <w:r w:rsidRPr="00A757C8">
          <w:rPr>
            <w:rtl/>
          </w:rPr>
          <w:delText xml:space="preserve">מיחייב</w:delText>
        </w:r>
      </w:del>
      <w:r w:rsidRPr="00A757C8">
        <w:rPr>
          <w:rtl/>
        </w:rPr>
        <w:t xml:space="preserve">, </w:t>
      </w:r>
    </w:p>
    <w:p w:rsidR="00E403F0" w:rsidRPr="00AD695E" w:rsidRDefault="00E403F0" w:rsidP="00E403F0">
      <w:pPr>
        <w:rPr>
          <w:rtl/>
        </w:rPr>
      </w:pPr>
      <w:r w:rsidRPr="00217260">
        <w:rPr>
          <w:b/>
          <w:bCs/>
          <w:rtl/>
        </w:rPr>
        <w:tab/>
        <w:t xml:space="preserve">או </w:t>
      </w:r>
      <w:ins w:id="91348" w:author="מנוע מכני" w:date="2026-10-11T12:04:39Z">
        <w:r>
          <w:rPr>
            <w:b/>
            <w:bCs/>
            <w:rtl/>
          </w:rPr>
          <w:t xml:space="preserve">שמא</w:t>
        </w:r>
      </w:ins>
      <w:del w:id="91349" w:author="מנוע מכני" w:date="2026-10-11T12:04:39Z">
        <w:r w:rsidRPr="00217260">
          <w:rPr>
            <w:b/>
            <w:bCs/>
            <w:rtl/>
          </w:rPr>
          <w:tab/>
          <w:delText xml:space="preserve">דילמא</w:delText>
        </w:r>
      </w:del>
      <w:del w:id="95285" w:author="Claude" w:date="2026-10-11T09:08:06Z">
        <w:r>
          <w:rPr>
            <w:b/>
            <w:bCs/>
            <w:rtl/>
          </w:rPr>
          <w:delText xml:space="preserve">	</w:delText>
        </w:r>
      </w:del>
      <w:r>
        <w:rPr>
          <w:b/>
          <w:bCs/>
          <w:rtl/>
        </w:rPr>
        <w:t xml:space="preserve">:</w:t>
      </w:r>
      <w:r>
        <w:rPr>
          <w:rtl/>
        </w:rPr>
        <w:t xml:space="preserve"> כיון דקדשו - </w:t>
      </w:r>
      <w:ins w:id="92766" w:author="מנוע מכני" w:date="2026-10-11T12:04:39Z">
        <w:r>
          <w:rPr>
            <w:rtl/>
          </w:rPr>
          <w:t xml:space="preserve">מחוייב</w:t>
        </w:r>
      </w:ins>
      <w:del w:id="92767" w:author="מנוע מכני" w:date="2026-10-11T12:04:39Z">
        <w:r>
          <w:rPr>
            <w:rtl/>
          </w:rPr>
          <w:delText xml:space="preserve">מיחייב</w:delText>
        </w:r>
      </w:del>
      <w:r>
        <w:rPr>
          <w:rtl/>
        </w:rPr>
        <w:t xml:space="preserve">? </w:t>
      </w:r>
    </w:p>
    <w:p>
      <w:pPr>
        <w:pStyle w:val="38"/>
        <w:rPr>
          <w:ins w:id="93656" w:author="מנוע מכני" w:date="2026-10-11T12:04:39Z"/>
        </w:rPr>
      </w:pPr>
      <w:r>
        <w:tab/>
        <w:t xml:space="preserve">א"ל</w:t>
      </w:r>
      <w:r>
        <w:tab/>
        <w:t xml:space="preserve"> אביי:</w:t>
      </w:r>
    </w:p>
    <w:p w:rsidR="00E403F0" w:rsidRPr="00AD695E" w:rsidRDefault="00E403F0" w:rsidP="00E403F0">
      <w:pPr>
        <w:rPr>
          <w:rtl/>
        </w:rPr>
      </w:pPr>
      <w:del w:id="93657" w:author="מנוע מכני" w:date="2026-10-11T12:04:39Z">
        <w:r>
          <w:rPr>
            <w:rtl/>
          </w:rPr>
          <w:tab/>
          <w:delText xml:space="preserve"> </w:delText>
        </w:r>
      </w:del>
      <w:r>
        <w:rPr>
          <w:rFonts w:hint="cs"/>
          <w:rtl/>
        </w:rPr>
        <w:t>כמו דבת</w:t>
      </w:r>
      <w:r>
        <w:rPr>
          <w:rtl/>
        </w:rPr>
        <w:t xml:space="preserve">שיעי </w:t>
      </w:r>
      <w:r>
        <w:rPr>
          <w:rtl/>
        </w:rPr>
        <w:t xml:space="preserve">לא</w:t>
      </w:r>
      <w:r>
        <w:rPr>
          <w:rtl/>
        </w:rPr>
        <w:t xml:space="preserve"> בעיא לך </w:t>
      </w:r>
      <w:r>
        <w:rPr>
          <w:rFonts w:hint="cs"/>
          <w:rtl/>
        </w:rPr>
        <w:t xml:space="preserve">ד'</w:t>
      </w:r>
      <w:ins w:id="90469" w:author="Claude - סמנטי" w:date="2026-10-11T12:20:38Z">
        <w:r>
          <w:rPr>
            <w:rStyle w:val="afffff0"/>
            <w:rFonts w:hint="cs"/>
            <w:rtl/>
          </w:rPr>
          <w:t xml:space="preserve">עֲשִׂירִי</w:t>
        </w:r>
      </w:ins>
      <w:del w:id="90470" w:author="Claude - סמנטי" w:date="2026-10-11T12:20:38Z">
        <w:r>
          <w:rPr>
            <w:rFonts w:hint="cs"/>
            <w:rtl/>
          </w:rPr>
          <w:delText xml:space="preserve">עשירי</w:delText>
        </w:r>
      </w:del>
      <w:r>
        <w:rPr>
          <w:rFonts w:hint="cs"/>
          <w:rtl/>
        </w:rPr>
        <w:t xml:space="preserve">'</w:t>
      </w:r>
      <w:r>
        <w:rPr>
          <w:rtl/>
        </w:rPr>
        <w:t xml:space="preserve"> להוציא התשיעי, </w:t>
      </w:r>
    </w:p>
    <w:p w:rsidR="00E403F0" w:rsidRPr="00AD695E" w:rsidRDefault="00E403F0" w:rsidP="00E403F0">
      <w:pPr>
        <w:rPr>
          <w:rtl/>
        </w:rPr>
      </w:pPr>
      <w:r>
        <w:rPr>
          <w:rtl/>
        </w:rPr>
        <w:tab/>
      </w:r>
      <w:r>
        <w:rPr>
          <w:rtl/>
        </w:rPr>
        <w:tab/>
      </w:r>
      <w:r>
        <w:rPr>
          <w:rtl/>
        </w:rPr>
        <w:tab/>
      </w:r>
      <w:del w:id="90077" w:author="מנוע מכני" w:date="2026-10-11T12:04:39Z">
        <w:r>
          <w:rPr>
            <w:rFonts w:hint="cs"/>
            <w:rtl/>
          </w:rPr>
          <w:delText xml:space="preserve"> </w:delText>
        </w:r>
      </w:del>
      <w:r>
        <w:rPr>
          <w:rtl/>
        </w:rPr>
        <w:t xml:space="preserve">ה"נ</w:t>
      </w:r>
      <w:r>
        <w:rPr>
          <w:rtl/>
        </w:rPr>
        <w:t xml:space="preserve"> </w:t>
      </w:r>
      <w:r>
        <w:rPr>
          <w:rFonts w:hint="cs"/>
          <w:rtl/>
        </w:rPr>
        <w:t>'</w:t>
      </w:r>
      <w:ins w:id="90471" w:author="Claude - סמנטי" w:date="2026-10-11T12:20:38Z">
        <w:r>
          <w:rPr>
            <w:rStyle w:val="afffff0"/>
            <w:rtl/>
          </w:rPr>
          <w:t xml:space="preserve">לֹא תִפְדֶּה קֹדֶשׁ הֵם</w:t>
        </w:r>
      </w:ins>
      <w:del w:id="90472" w:author="Claude - סמנטי" w:date="2026-10-11T12:20:38Z">
        <w:r>
          <w:rPr>
            <w:rtl/>
          </w:rPr>
          <w:delText xml:space="preserve">לא תפדה קדש </w:delText>
        </w:r>
        <w:r w:rsidRPr="00217260">
          <w:rPr>
            <w:b/>
            <w:bCs/>
            <w:rtl/>
          </w:rPr>
          <w:delText xml:space="preserve">הם</w:delText>
        </w:r>
      </w:del>
      <w:r w:rsidRPr="00217260">
        <w:rPr>
          <w:rFonts w:hint="cs"/>
          <w:b/>
          <w:bCs/>
          <w:rtl/>
        </w:rPr>
        <w:t>'</w:t>
      </w:r>
      <w:r>
        <w:rPr>
          <w:rtl/>
        </w:rPr>
        <w:t xml:space="preserve"> ואין תמורתן קריבה, </w:t>
      </w:r>
    </w:p>
    <w:p w:rsidR="00E403F0" w:rsidRPr="00AD695E" w:rsidRDefault="00E403F0" w:rsidP="00E403F0">
      <w:pPr>
        <w:rPr>
          <w:rtl/>
        </w:rPr>
      </w:pPr>
    </w:p>
    <w:p w:rsidR="00E403F0" w:rsidRPr="00AD695E" w:rsidRDefault="00E403F0" w:rsidP="00E403F0">
      <w:pPr>
        <w:rPr>
          <w:rtl/>
        </w:rPr>
      </w:pPr>
      <w:r>
        <w:rPr>
          <w:rtl/>
        </w:rPr>
        <w:t xml:space="preserve">• </w:t>
      </w:r>
      <w:r>
        <w:rPr>
          <w:rFonts w:hint="cs"/>
          <w:rtl/>
        </w:rPr>
        <w:t xml:space="preserve">רנב'י </w:t>
      </w:r>
      <w:ins w:id="92548" w:author="מנוע מכני" w:date="2026-10-11T12:04:39Z">
        <w:r>
          <w:rPr>
            <w:rtl/>
          </w:rPr>
          <w:t xml:space="preserve">שונה</w:t>
        </w:r>
      </w:ins>
      <w:del w:id="92549" w:author="מנוע מכני" w:date="2026-10-11T12:04:39Z">
        <w:r>
          <w:rPr>
            <w:rtl/>
          </w:rPr>
          <w:delText xml:space="preserve">מתני</w:delText>
        </w:r>
      </w:del>
      <w:r>
        <w:rPr>
          <w:rFonts w:hint="cs"/>
          <w:rtl/>
        </w:rPr>
        <w:t xml:space="preserve"> </w:t>
      </w:r>
      <w:ins w:id="91350" w:author="מנוע מכני" w:date="2026-10-11T12:04:39Z">
        <w:r>
          <w:rPr>
            <w:rtl/>
          </w:rPr>
          <w:t xml:space="preserve">כך</w:t>
        </w:r>
      </w:ins>
      <w:del w:id="91351" w:author="מנוע מכני" w:date="2026-10-11T12:04:39Z">
        <w:r>
          <w:rPr>
            <w:rtl/>
          </w:rPr>
          <w:delText xml:space="preserve">הכי</w:delText>
        </w:r>
      </w:del>
      <w:r>
        <w:rPr>
          <w:rtl/>
        </w:rPr>
        <w:t xml:space="preserve"> </w:t>
      </w:r>
      <w:r>
        <w:rPr>
          <w:rStyle w:val="2fb"/>
          <w:rtl/>
        </w:rPr>
        <w:t xml:space="preserve">א</w:t>
      </w:r>
      <w:r>
        <w:rPr>
          <w:rStyle w:val="2fb"/>
          <w:rFonts w:hint="cs"/>
          <w:rtl/>
        </w:rPr>
        <w:t>ראבדר</w:t>
      </w:r>
      <w:r>
        <w:rPr>
          <w:rStyle w:val="2fb"/>
          <w:rtl/>
        </w:rPr>
        <w:t>"</w:t>
      </w:r>
      <w:r>
        <w:rPr>
          <w:rStyle w:val="2fb"/>
          <w:rFonts w:hint="cs"/>
          <w:rtl/>
        </w:rPr>
        <w:t xml:space="preserve">ע</w:t>
      </w:r>
      <w:ins w:id="91852" w:author="מנוע מכני" w:date="2026-10-11T12:04:39Z">
        <w:r>
          <w:rPr>
            <w:rFonts w:hint="cs"/>
            <w:rtl/>
          </w:rPr>
          <w:t xml:space="preserve"> </w:t>
        </w:r>
      </w:ins>
      <w:del w:id="91853" w:author="מנוע מכני" w:date="2026-10-11T12:04:39Z">
        <w:r>
          <w:rPr>
            <w:rFonts w:hint="cs"/>
            <w:rtl/>
          </w:rPr>
          <w:delText xml:space="preserve"> </w:delText>
        </w:r>
        <w:r>
          <w:rPr>
            <w:rtl/>
          </w:rPr>
          <w:delText xml:space="preserve"> </w:delText>
        </w:r>
      </w:del>
      <w:r>
        <w:rPr>
          <w:rtl/>
        </w:rPr>
        <w:t xml:space="preserve">בען במערבא: המטיל מום בתשיעי של מעשר מהו? </w:t>
      </w:r>
    </w:p>
    <w:p>
      <w:pPr>
        <w:pStyle w:val="38"/>
        <w:rPr>
          <w:ins w:id="93658" w:author="מנוע מכני" w:date="2026-10-11T12:04:39Z"/>
        </w:rPr>
      </w:pPr>
      <w:r>
        <w:t xml:space="preserve">א"ל</w:t>
      </w:r>
      <w:r>
        <w:t xml:space="preserve">:</w:t>
      </w:r>
    </w:p>
    <w:p w:rsidR="00E403F0" w:rsidRPr="00AD695E" w:rsidRDefault="00E403F0" w:rsidP="00E403F0">
      <w:pPr>
        <w:rPr>
          <w:rtl/>
        </w:rPr>
      </w:pPr>
      <w:del w:id="93659" w:author="מנוע מכני" w:date="2026-10-11T12:04:39Z">
        <w:r>
          <w:rPr>
            <w:rtl/>
          </w:rPr>
          <w:delText xml:space="preserve"> </w:delText>
        </w:r>
      </w:del>
      <w:r>
        <w:rPr>
          <w:rtl/>
        </w:rPr>
        <w:t xml:space="preserve">ותיבעי לך המטיל מום בתמורת בכור ומעשר! </w:t>
      </w:r>
    </w:p>
    <w:p>
      <w:pPr>
        <w:pStyle w:val="38"/>
        <w:rPr>
          <w:ins w:id="93660" w:author="מנוע מכני" w:date="2026-10-11T12:04:39Z"/>
        </w:rPr>
      </w:pPr>
      <w:r>
        <w:t xml:space="preserve">אלא</w:t>
      </w:r>
    </w:p>
    <w:p w:rsidR="00E403F0" w:rsidRPr="00AD695E" w:rsidRDefault="00E403F0" w:rsidP="00E403F0">
      <w:pPr>
        <w:rPr>
          <w:rtl/>
        </w:rPr>
      </w:pPr>
      <w:del w:id="93661" w:author="מנוע מכני" w:date="2026-10-11T12:04:39Z">
        <w:r>
          <w:rPr>
            <w:rtl/>
          </w:rPr>
          <w:delText xml:space="preserve"> </w:delText>
        </w:r>
      </w:del>
      <w:r>
        <w:rPr>
          <w:rtl/>
        </w:rPr>
        <w:t xml:space="preserve">מ"ש</w:t>
      </w:r>
      <w:r>
        <w:rPr>
          <w:rtl/>
        </w:rPr>
        <w:t xml:space="preserve"> תמורת בכור ומעשר דלא בעיא לך </w:t>
      </w:r>
      <w:ins w:id="91352" w:author="מנוע מכני" w:date="2026-10-11T12:04:39Z">
        <w:r>
          <w:rPr>
            <w:rtl/>
          </w:rPr>
          <w:t xml:space="preserve">דהתורה</w:t>
        </w:r>
      </w:ins>
      <w:del w:id="91353" w:author="מנוע מכני" w:date="2026-10-11T12:04:39Z">
        <w:r>
          <w:rPr>
            <w:rtl/>
          </w:rPr>
          <w:delText xml:space="preserve">דרחמנא</w:delText>
        </w:r>
      </w:del>
      <w:r>
        <w:rPr>
          <w:rtl/>
        </w:rPr>
        <w:t xml:space="preserve"> מעטינהו </w:t>
      </w:r>
      <w:r>
        <w:rPr>
          <w:rFonts w:hint="cs"/>
          <w:rtl/>
        </w:rPr>
        <w:t>'</w:t>
      </w:r>
      <w:ins w:id="90473" w:author="Claude - סמנטי" w:date="2026-10-11T12:20:38Z">
        <w:r>
          <w:rPr>
            <w:rStyle w:val="afffff0"/>
            <w:rtl/>
          </w:rPr>
          <w:t xml:space="preserve">קֹדֶשׁ הֵם</w:t>
        </w:r>
      </w:ins>
      <w:del w:id="90474" w:author="Claude - סמנטי" w:date="2026-10-11T12:20:38Z">
        <w:r>
          <w:rPr>
            <w:rtl/>
          </w:rPr>
          <w:delText xml:space="preserve">קדש הם</w:delText>
        </w:r>
      </w:del>
      <w:r>
        <w:rPr>
          <w:rFonts w:hint="cs"/>
          <w:rtl/>
        </w:rPr>
        <w:t>'</w:t>
      </w:r>
      <w:r>
        <w:rPr>
          <w:rtl/>
        </w:rPr>
        <w:t xml:space="preserve"> ואין תמורתן קריבה, </w:t>
      </w:r>
      <w:r>
        <w:rPr>
          <w:rFonts w:hint="cs"/>
          <w:rtl/>
        </w:rPr>
        <w:t>ה</w:t>
      </w:r>
      <w:r>
        <w:rPr>
          <w:rtl/>
        </w:rPr>
        <w:t>"</w:t>
      </w:r>
      <w:r>
        <w:rPr>
          <w:rFonts w:hint="cs"/>
          <w:rtl/>
        </w:rPr>
        <w:t xml:space="preserve">נ</w:t>
      </w:r>
      <w:r>
        <w:rPr>
          <w:rFonts w:hint="cs"/>
          <w:rtl/>
        </w:rPr>
        <w:t xml:space="preserve"> </w:t>
      </w:r>
      <w:r>
        <w:rPr>
          <w:rtl/>
        </w:rPr>
        <w:t>תשיעי של מעשר</w:t>
      </w:r>
      <w:r>
        <w:rPr>
          <w:rFonts w:hint="cs"/>
          <w:rtl/>
        </w:rPr>
        <w:t>.</w:t>
      </w:r>
      <w:r>
        <w:rPr>
          <w:rtl/>
        </w:rPr>
        <w:t xml:space="preserve"> </w:t>
      </w:r>
    </w:p>
    <w:p w:rsidR="00E403F0" w:rsidRPr="00AD695E" w:rsidRDefault="00E403F0" w:rsidP="00E403F0">
      <w:pPr>
        <w:jc w:val="center"/>
        <w:rPr>
          <w:del w:id="90030" w:author="מנוע עיצוב" w:date="2026-10-11T12:09:26Z"/>
          <w:rtl/>
        </w:rPr>
      </w:pPr>
      <w:del w:id="90029" w:author="מנוע עיצוב" w:date="2026-10-11T12:09:26Z">
        <w:r w:rsidRPr="00E5675B">
          <w:rPr>
            <w:rFonts w:ascii="BA חניכי הישיבות" w:hAnsi="BA חניכי הישיבות" w:cs="BA חניכי הישיבות"/>
            <w:rtl/>
          </w:rPr>
          <w:delText xml:space="preserve">׻</w:delText>
        </w:r>
      </w:del>
    </w:p>
    <w:p w:rsidR="00E403F0" w:rsidRPr="00AD695E" w:rsidRDefault="00E403F0" w:rsidP="00E403F0">
      <w:pPr>
        <w:pStyle w:val="affff1"/>
        <w:ind w:end="0"/>
        <w:rPr>
          <w:rtl/>
        </w:rPr>
        <w:pPrChange w:id="20030" w:author="קלוד" w:date="2026-10-11T09:07:18Z">
          <w:pPr>
            <w:pStyle w:val="affff1"/>
            <w:rPr>
              <w:rtl/>
            </w:rPr>
          </w:pPr>
        </w:pPrChange>
      </w:pPr>
      <w:ins w:id="9817" w:author="מספור קטעי משנה" w:date="2026-10-11T09:35:05Z">
        <w:r>
          <w:rPr>
            <w:rStyle w:val="MisparKeta"/>
          </w:rPr>
          <w:t xml:space="preserve">ד. </w:t>
        </w:r>
      </w:ins>
      <w:r>
        <w:rPr>
          <w:rtl/>
        </w:rPr>
        <w:t>ואם באו תמימין כו'.</w:t>
      </w:r>
    </w:p>
    <w:p w:rsidR="00E403F0" w:rsidRPr="00AD695E" w:rsidRDefault="00E403F0" w:rsidP="00E403F0">
      <w:pPr>
        <w:rPr>
          <w:rtl/>
        </w:rPr>
      </w:pPr>
      <w:r>
        <w:rPr>
          <w:rtl/>
        </w:rPr>
        <w:t xml:space="preserve">ורמינהו בן אנטיגנוס העלה בכורות מבבל ולא קבלו ממנו! </w:t>
      </w:r>
    </w:p>
    <w:p>
      <w:pPr>
        <w:pStyle w:val="38"/>
        <w:rPr>
          <w:ins w:id="93662" w:author="מנוע מכני" w:date="2026-10-11T12:04:39Z"/>
        </w:rPr>
      </w:pPr>
      <w:r>
        <w:t>אר</w:t>
      </w:r>
      <w:r>
        <w:t>"</w:t>
      </w:r>
      <w:r>
        <w:t>ח</w:t>
      </w:r>
      <w:r>
        <w:t xml:space="preserve">:</w:t>
      </w:r>
    </w:p>
    <w:p w:rsidR="00E403F0" w:rsidRPr="00AD695E" w:rsidRDefault="00E403F0" w:rsidP="00E403F0">
      <w:pPr>
        <w:rPr>
          <w:rtl/>
        </w:rPr>
      </w:pPr>
      <w:del w:id="93663" w:author="מנוע מכני" w:date="2026-10-11T12:04:39Z">
        <w:r>
          <w:rPr>
            <w:rtl/>
          </w:rPr>
          <w:delText xml:space="preserve"> </w:delText>
        </w:r>
      </w:del>
      <w:r>
        <w:rPr>
          <w:rtl/>
        </w:rPr>
        <w:t xml:space="preserve">לא</w:t>
      </w:r>
      <w:r>
        <w:rPr>
          <w:rtl/>
        </w:rPr>
        <w:t xml:space="preserve"> </w:t>
      </w:r>
      <w:ins w:id="92098" w:author="מנוע מכני" w:date="2026-10-11T12:04:39Z">
        <w:r>
          <w:rPr>
            <w:rtl/>
          </w:rPr>
          <w:t xml:space="preserve">קשה</w:t>
        </w:r>
      </w:ins>
      <w:del w:id="92099" w:author="מנוע מכני" w:date="2026-10-11T12:04:39Z">
        <w:r>
          <w:rPr>
            <w:rtl/>
          </w:rPr>
          <w:delText xml:space="preserve">קשיא</w:delText>
        </w:r>
      </w:del>
      <w:r>
        <w:rPr>
          <w:rtl/>
        </w:rPr>
        <w:t xml:space="preserve">, הא - </w:t>
      </w:r>
      <w:r>
        <w:rPr>
          <w:rStyle w:val="2fb"/>
          <w:rtl/>
        </w:rPr>
        <w:t xml:space="preserve">ר' ישמעאל</w:t>
      </w:r>
      <w:r>
        <w:rPr>
          <w:rtl/>
        </w:rPr>
        <w:t xml:space="preserve">, הא - ר' עקיבא.</w:t>
      </w:r>
    </w:p>
    <w:p>
      <w:pPr>
        <w:pStyle w:val="afffff8"/>
        <w:rPr>
          <w:ins w:id="90095" w:author="קלוד" w:date="2026-10-11T12:25:27Z"/>
        </w:rPr>
      </w:pPr>
      <w:ins w:id="90096" w:author="קלוד" w:date="2026-10-11T12:25:27Z">
        <w:r>
          <w:rPr>
            <w:color w:val="7B3F00"/>
          </w:rPr>
          <w:t xml:space="preserve">ג' דברים משום ג' זקנים - מעשר שני מוקש לבכור</w:t>
        </w:r>
      </w:ins>
    </w:p>
    <w:p w:rsidR="00E403F0" w:rsidRPr="00AD695E" w:rsidRDefault="00E403F0" w:rsidP="00E403F0">
      <w:pPr>
        <w:rPr>
          <w:rtl/>
        </w:rPr>
      </w:pPr>
      <w:r>
        <w:rPr>
          <w:rtl/>
        </w:rPr>
        <w:lastRenderedPageBreak/>
        <w:t xml:space="preserve">דתניא</w:t>
      </w:r>
      <w:r>
        <w:rPr>
          <w:rtl/>
        </w:rPr>
        <w:lastRenderedPageBreak/>
        <w:t xml:space="preserve">, </w:t>
      </w:r>
      <w:r>
        <w:rPr>
          <w:rStyle w:val="2fb"/>
          <w:rtl/>
        </w:rPr>
        <w:lastRenderedPageBreak/>
        <w:t xml:space="preserve">ר' יוסי</w:t>
      </w:r>
      <w:r>
        <w:rPr>
          <w:rtl/>
        </w:rPr>
        <w:lastRenderedPageBreak/>
        <w:t xml:space="preserve"> אומר ג' דברים משום ג' זקנים</w:t>
      </w:r>
      <w:ins w:id="91854" w:author="מנוע מכני" w:date="2026-10-11T12:04:39Z">
        <w:r>
          <w:rPr>
            <w:rtl/>
          </w:rPr>
          <w:t xml:space="preserve">,</w:t>
        </w:r>
      </w:ins>
      <w:del w:id="91855" w:author="מנוע מכני" w:date="2026-10-11T12:04:39Z">
        <w:r>
          <w:rPr>
            <w:rtl/>
          </w:rPr>
          <w:lastRenderedPageBreak/>
          <w:delText xml:space="preserve">;</w:delText>
        </w:r>
      </w:del>
    </w:p>
    <w:p>
      <w:pPr>
        <w:pStyle w:val="38"/>
        <w:rPr>
          <w:ins w:id="93664" w:author="מנוע מכני" w:date="2026-10-11T12:04:39Z"/>
        </w:rPr>
      </w:pPr>
      <w:r>
        <w:t xml:space="preserve">רבי ישמעאל</w:t>
      </w:r>
      <w:del w:id="94214" w:author="מנוע מכני" w:date="2026-10-11T12:04:39Z">
        <w:r>
          <w:delText xml:space="preserve"> אומר</w:delText>
        </w:r>
      </w:del>
      <w:r>
        <w:t xml:space="preserve">:</w:t>
      </w:r>
    </w:p>
    <w:p w:rsidR="00E403F0" w:rsidRPr="00AD695E" w:rsidRDefault="00E403F0" w:rsidP="00E403F0">
      <w:pPr>
        <w:rPr>
          <w:rtl/>
        </w:rPr>
      </w:pPr>
      <w:del w:id="93665" w:author="מנוע מכני" w:date="2026-10-11T12:04:39Z">
        <w:r>
          <w:rPr>
            <w:rtl/>
          </w:rPr>
          <w:delText xml:space="preserve"> </w:delText>
        </w:r>
      </w:del>
      <w:r>
        <w:rPr>
          <w:rtl/>
        </w:rPr>
        <w:t xml:space="preserve">יכול יעלה אדם מעשר שני בזמן הזה ויאכלנו בירושלים? </w:t>
      </w:r>
    </w:p>
    <w:p w:rsidR="00E403F0" w:rsidRPr="00AD695E" w:rsidRDefault="00E403F0" w:rsidP="00E403F0">
      <w:pPr>
        <w:rPr>
          <w:rtl/>
        </w:rPr>
      </w:pPr>
      <w:r>
        <w:rPr>
          <w:rFonts w:hint="cs"/>
          <w:rtl/>
        </w:rPr>
        <w:t>דין מ</w:t>
      </w:r>
      <w:r>
        <w:rPr>
          <w:rtl/>
        </w:rPr>
        <w:t xml:space="preserve">בכור </w:t>
      </w:r>
      <w:r>
        <w:rPr>
          <w:rFonts w:hint="cs"/>
          <w:rtl/>
        </w:rPr>
        <w:t>ד</w:t>
      </w:r>
      <w:r>
        <w:rPr>
          <w:rtl/>
        </w:rPr>
        <w:t xml:space="preserve">טעון הבאת מקום ומעשר טעון הבאת מקום, </w:t>
      </w:r>
    </w:p>
    <w:p w:rsidR="00E403F0" w:rsidRPr="00AD695E" w:rsidRDefault="00E403F0" w:rsidP="00E403F0">
      <w:pPr>
        <w:rPr>
          <w:rtl/>
        </w:rPr>
      </w:pPr>
      <w:r>
        <w:rPr>
          <w:rtl/>
        </w:rPr>
        <w:tab/>
      </w:r>
      <w:r>
        <w:rPr>
          <w:rFonts w:hint="cs"/>
          <w:rtl/>
        </w:rPr>
        <w:t>ובכור א</w:t>
      </w:r>
      <w:r>
        <w:rPr>
          <w:rtl/>
        </w:rPr>
        <w:t xml:space="preserve">ינו נאכל אלא בפני הבית, אף מעשר - אינו נאכל אלא בפני הבית</w:t>
      </w:r>
      <w:ins w:id="91856" w:author="מנוע מכני" w:date="2026-10-11T12:04:39Z">
        <w:r>
          <w:rPr>
            <w:rtl/>
          </w:rPr>
          <w:t xml:space="preserve">,</w:t>
        </w:r>
      </w:ins>
      <w:del w:id="91857" w:author="מנוע מכני" w:date="2026-10-11T12:04:39Z">
        <w:r>
          <w:rPr>
            <w:rtl/>
          </w:rPr>
          <w:delText xml:space="preserve">;</w:delText>
        </w:r>
      </w:del>
    </w:p>
    <w:p>
      <w:pPr>
        <w:pStyle w:val="38"/>
        <w:rPr>
          <w:ins w:id="93666" w:author="מנוע מכני" w:date="2026-10-11T12:04:39Z"/>
        </w:rPr>
      </w:pPr>
      <w:r w:rsidRPr="00217260">
        <w:t>ודחי'</w:t>
      </w:r>
    </w:p>
    <w:p w:rsidR="00E403F0" w:rsidRPr="00AD695E" w:rsidRDefault="00E403F0" w:rsidP="00E403F0">
      <w:pPr>
        <w:rPr>
          <w:rtl/>
        </w:rPr>
      </w:pPr>
      <w:del w:id="93667" w:author="מנוע מכני" w:date="2026-10-11T12:04:39Z">
        <w:r>
          <w:rPr>
            <w:rFonts w:hint="cs"/>
            <w:rtl/>
          </w:rPr>
          <w:delText xml:space="preserve"> </w:delText>
        </w:r>
      </w:del>
      <w:r>
        <w:rPr>
          <w:rFonts w:hint="cs"/>
          <w:rtl/>
        </w:rPr>
        <w:t xml:space="preserve">דבבכור </w:t>
      </w:r>
      <w:r>
        <w:rPr>
          <w:rtl/>
        </w:rPr>
        <w:t xml:space="preserve">טעון מתן דמים ואימורים לגבי מזבח, </w:t>
      </w:r>
      <w:r>
        <w:rPr>
          <w:rFonts w:hint="cs"/>
          <w:rtl/>
        </w:rPr>
        <w:t>משא</w:t>
      </w:r>
      <w:r>
        <w:rPr>
          <w:rtl/>
        </w:rPr>
        <w:t>"</w:t>
      </w:r>
      <w:r>
        <w:rPr>
          <w:rFonts w:hint="cs"/>
          <w:rtl/>
        </w:rPr>
        <w:t xml:space="preserve">כ</w:t>
      </w:r>
      <w:r>
        <w:rPr>
          <w:rFonts w:hint="cs"/>
          <w:rtl/>
        </w:rPr>
        <w:t xml:space="preserve"> </w:t>
      </w:r>
      <w:r>
        <w:rPr>
          <w:rtl/>
        </w:rPr>
        <w:t xml:space="preserve">במעשר </w:t>
      </w:r>
      <w:r>
        <w:rPr>
          <w:rFonts w:hint="cs"/>
          <w:rtl/>
        </w:rPr>
        <w:t>שני</w:t>
      </w:r>
    </w:p>
    <w:p w:rsidR="00E403F0" w:rsidRPr="00AD695E" w:rsidRDefault="00E403F0" w:rsidP="00E403F0">
      <w:pPr>
        <w:rPr>
          <w:rtl/>
        </w:rPr>
      </w:pPr>
      <w:r w:rsidRPr="00A757C8">
        <w:rPr>
          <w:rFonts w:hint="cs"/>
          <w:rtl/>
        </w:rPr>
        <w:t>ואפי' ד</w:t>
      </w:r>
      <w:r w:rsidRPr="00A757C8">
        <w:rPr>
          <w:rtl/>
        </w:rPr>
        <w:t>ביכורים טעונין הבאת מקום ומעשר טעון הבאת מקום,</w:t>
      </w:r>
      <w:r w:rsidRPr="00A757C8">
        <w:rPr>
          <w:rFonts w:hint="cs"/>
          <w:rtl/>
        </w:rPr>
        <w:t xml:space="preserve"> ביכורים ומעשר אין נאכלין אלא בפני הבית</w:t>
      </w:r>
      <w:ins w:id="91858" w:author="מנוע מכני" w:date="2026-10-11T12:04:39Z">
        <w:r>
          <w:rPr>
            <w:rFonts w:hint="cs"/>
            <w:rtl/>
          </w:rPr>
          <w:t xml:space="preserve"> </w:t>
        </w:r>
      </w:ins>
      <w:del w:id="91859" w:author="מנוע מכני" w:date="2026-10-11T12:04:39Z">
        <w:r w:rsidRPr="00A757C8">
          <w:rPr>
            <w:rFonts w:hint="cs"/>
            <w:rtl/>
          </w:rPr>
          <w:delText xml:space="preserve"> </w:delText>
        </w:r>
        <w:r w:rsidRPr="00A757C8">
          <w:rPr>
            <w:rtl/>
          </w:rPr>
          <w:delText xml:space="preserve"> </w:delText>
        </w:r>
      </w:del>
    </w:p>
    <w:p w:rsidR="00E403F0" w:rsidRPr="00AD695E" w:rsidRDefault="00E403F0" w:rsidP="00E403F0">
      <w:pPr>
        <w:rPr>
          <w:rtl/>
        </w:rPr>
      </w:pPr>
      <w:r>
        <w:rPr>
          <w:rtl/>
        </w:rPr>
        <w:t xml:space="preserve">מה לביכורים - שכן טעונין הנחה, </w:t>
      </w:r>
      <w:r>
        <w:rPr>
          <w:rFonts w:hint="cs"/>
          <w:rtl/>
        </w:rPr>
        <w:t>משא</w:t>
      </w:r>
      <w:r>
        <w:rPr>
          <w:rtl/>
        </w:rPr>
        <w:t>"</w:t>
      </w:r>
      <w:r>
        <w:rPr>
          <w:rFonts w:hint="cs"/>
          <w:rtl/>
        </w:rPr>
        <w:t xml:space="preserve">כ</w:t>
      </w:r>
      <w:r>
        <w:rPr>
          <w:rFonts w:hint="cs"/>
          <w:rtl/>
        </w:rPr>
        <w:t xml:space="preserve"> </w:t>
      </w:r>
      <w:r>
        <w:rPr>
          <w:rtl/>
        </w:rPr>
        <w:t xml:space="preserve">במעשר </w:t>
      </w:r>
    </w:p>
    <w:p>
      <w:pPr>
        <w:pStyle w:val="38"/>
        <w:rPr>
          <w:ins w:id="93668" w:author="מנוע מכני" w:date="2026-10-11T12:04:39Z"/>
        </w:rPr>
      </w:pPr>
      <w:r>
        <w:t xml:space="preserve">ת"ל</w:t>
      </w:r>
      <w:r>
        <w:t xml:space="preserve">:</w:t>
      </w:r>
    </w:p>
    <w:p w:rsidR="00E403F0" w:rsidRPr="00AD695E" w:rsidRDefault="00E403F0" w:rsidP="00E403F0">
      <w:pPr>
        <w:rPr>
          <w:rtl/>
        </w:rPr>
      </w:pPr>
      <w:del w:id="93669" w:author="מנוע מכני" w:date="2026-10-11T12:04:39Z">
        <w:r>
          <w:rPr>
            <w:rtl/>
          </w:rPr>
          <w:delText xml:space="preserve"> </w:delText>
        </w:r>
      </w:del>
      <w:r>
        <w:rPr>
          <w:rFonts w:hint="cs"/>
          <w:rtl/>
        </w:rPr>
        <w:t>'</w:t>
      </w:r>
      <w:r>
        <w:rPr>
          <w:rStyle w:val="afffff0"/>
          <w:rtl/>
        </w:rPr>
        <w:t>ואכלת לפני ה</w:t>
      </w:r>
      <w:r w:rsidR="00D64BA8">
        <w:rPr>
          <w:rtl/>
        </w:rPr>
        <w:t>'</w:t>
      </w:r>
      <w:r>
        <w:rPr>
          <w:rtl/>
        </w:rPr>
        <w:t xml:space="preserve"> אלהיך </w:t>
      </w:r>
      <w:r>
        <w:rPr>
          <w:rStyle w:val="afffff0"/>
          <w:rtl/>
          <w:rPrChange w:id="9024" w:author="מנוע פסוקים" w:date="2026-10-11T09:25:30Z">
            <w:rPr>
              <w:rtl/>
            </w:rPr>
          </w:rPrChange>
        </w:rPr>
        <w:t xml:space="preserve">מעשר דגנך ותירושך ויצהרך ובכורות בקרך וצאנך</w:t>
      </w:r>
      <w:r>
        <w:rPr>
          <w:rFonts w:hint="cs"/>
          <w:rtl/>
        </w:rPr>
        <w:t>'</w:t>
      </w:r>
      <w:r>
        <w:rPr>
          <w:rtl/>
        </w:rPr>
        <w:t xml:space="preserve">, הקיש מעשר לבכור </w:t>
      </w:r>
      <w:r>
        <w:rPr>
          <w:rFonts w:hint="cs"/>
          <w:rtl/>
        </w:rPr>
        <w:t>ד</w:t>
      </w:r>
      <w:r>
        <w:rPr>
          <w:rtl/>
        </w:rPr>
        <w:t>אין נאכל אלא בפני הבית.</w:t>
      </w:r>
    </w:p>
    <w:p>
      <w:pPr>
        <w:pStyle w:val="38"/>
        <w:rPr>
          <w:ins w:id="93670" w:author="מנוע מכני" w:date="2026-10-11T12:04:39Z"/>
        </w:rPr>
      </w:pPr>
      <w:r>
        <w:t>ו</w:t>
      </w:r>
      <w:r>
        <w:t>א</w:t>
      </w:r>
      <w:r>
        <w:t>"</w:t>
      </w:r>
      <w:r>
        <w:t xml:space="preserve">א</w:t>
      </w:r>
    </w:p>
    <w:p w:rsidR="00E403F0" w:rsidRPr="00AD695E" w:rsidRDefault="00E403F0" w:rsidP="00E403F0">
      <w:pPr>
        <w:rPr>
          <w:rtl/>
        </w:rPr>
      </w:pPr>
      <w:del w:id="93671" w:author="מנוע מכני" w:date="2026-10-11T12:04:39Z">
        <w:r>
          <w:rPr>
            <w:rFonts w:hint="cs"/>
            <w:rtl/>
          </w:rPr>
          <w:delText xml:space="preserve"> </w:delText>
        </w:r>
      </w:del>
      <w:r>
        <w:rPr>
          <w:rFonts w:hint="cs"/>
          <w:rtl/>
        </w:rPr>
        <w:t xml:space="preserve">ללמוד במה הצד דמה להצד השווה שבהן ש</w:t>
      </w:r>
      <w:r>
        <w:rPr>
          <w:rtl/>
        </w:rPr>
        <w:t>יש בהן צד מזבח.</w:t>
      </w:r>
    </w:p>
    <w:p w:rsidR="00E403F0" w:rsidRPr="00AD695E" w:rsidRDefault="00E403F0" w:rsidP="00E403F0">
      <w:pPr>
        <w:rPr>
          <w:rtl/>
        </w:rPr>
      </w:pPr>
      <w:r>
        <w:rPr>
          <w:rFonts w:hint="cs"/>
          <w:rtl/>
        </w:rPr>
        <w:t>ו</w:t>
      </w:r>
      <w:r>
        <w:rPr>
          <w:rtl/>
        </w:rPr>
        <w:t xml:space="preserve">לעולם </w:t>
      </w:r>
      <w:ins w:id="90642" w:author="מנוע מכני" w:date="2026-10-11T12:04:39Z">
        <w:r>
          <w:rPr>
            <w:rtl/>
          </w:rPr>
          <w:t xml:space="preserve">סבר</w:t>
        </w:r>
      </w:ins>
      <w:del w:id="90643" w:author="מנוע מכני" w:date="2026-10-11T12:04:39Z">
        <w:r>
          <w:rPr>
            <w:rtl/>
          </w:rPr>
          <w:delText xml:space="preserve">קסבר</w:delText>
        </w:r>
      </w:del>
      <w:r>
        <w:rPr>
          <w:rtl/>
        </w:rPr>
        <w:t xml:space="preserve"> קדושה ראשונה קידשה לשעתה ולא קידשה לעתיד לבא, </w:t>
      </w:r>
    </w:p>
    <w:p w:rsidR="00E403F0" w:rsidRPr="00AD695E" w:rsidRDefault="00E403F0" w:rsidP="00E403F0">
      <w:pPr>
        <w:rPr>
          <w:rtl/>
        </w:rPr>
      </w:pPr>
      <w:ins w:id="90644" w:author="מנוע מכני" w:date="2026-10-11T12:04:39Z">
        <w:r>
          <w:rPr>
            <w:rFonts w:hint="cs"/>
            <w:rtl/>
          </w:rPr>
          <w:t xml:space="preserve">וכאן</w:t>
        </w:r>
      </w:ins>
      <w:del w:id="90645" w:author="מנוע מכני" w:date="2026-10-11T12:04:39Z">
        <w:r>
          <w:rPr>
            <w:rFonts w:hint="cs"/>
            <w:rtl/>
          </w:rPr>
          <w:delText xml:space="preserve">והכא</w:delText>
        </w:r>
      </w:del>
      <w:r>
        <w:rPr>
          <w:rFonts w:hint="cs"/>
          <w:rtl/>
        </w:rPr>
        <w:t xml:space="preserve"> </w:t>
      </w:r>
      <w:r>
        <w:rPr>
          <w:rtl/>
        </w:rPr>
        <w:t xml:space="preserve">כגון שנזרק דמו של בכור בפני הבית, וחרב הבית, ועדיין בשרו קיים</w:t>
      </w:r>
      <w:ins w:id="91860" w:author="מנוע מכני" w:date="2026-10-11T12:04:39Z">
        <w:r>
          <w:rPr>
            <w:rtl/>
          </w:rPr>
          <w:t xml:space="preserve">,</w:t>
        </w:r>
      </w:ins>
      <w:del w:id="91861" w:author="מנוע מכני" w:date="2026-10-11T12:04:39Z">
        <w:r>
          <w:rPr>
            <w:rtl/>
          </w:rPr>
          <w:delText xml:space="preserve">;</w:delText>
        </w:r>
      </w:del>
    </w:p>
    <w:p w:rsidR="00E403F0" w:rsidRPr="00AD695E" w:rsidRDefault="00E403F0" w:rsidP="00E403F0">
      <w:pPr>
        <w:rPr>
          <w:rtl/>
        </w:rPr>
      </w:pPr>
      <w:r>
        <w:rPr>
          <w:rtl/>
        </w:rPr>
        <w:t xml:space="preserve">כיון </w:t>
      </w:r>
      <w:ins w:id="92270" w:author="מנוע מכני" w:date="2026-10-11T12:04:39Z">
        <w:r>
          <w:rPr>
            <w:rtl/>
          </w:rPr>
          <w:t xml:space="preserve">דאם </w:t>
        </w:r>
      </w:ins>
      <w:del w:id="92271" w:author="מנוע מכני" w:date="2026-10-11T12:04:39Z">
        <w:r>
          <w:rPr>
            <w:rtl/>
          </w:rPr>
          <w:delText xml:space="preserve">דאי </w:delText>
        </w:r>
      </w:del>
      <w:ins w:id="92362" w:author="מנוע מכני" w:date="2026-10-11T12:04:39Z">
        <w:r>
          <w:rPr>
            <w:rtl/>
          </w:rPr>
          <w:t xml:space="preserve">ישנו</w:t>
        </w:r>
      </w:ins>
      <w:del w:id="92363" w:author="מנוע מכני" w:date="2026-10-11T12:04:39Z">
        <w:r>
          <w:rPr>
            <w:rtl/>
          </w:rPr>
          <w:delText xml:space="preserve">איתיה</w:delText>
        </w:r>
      </w:del>
      <w:r>
        <w:rPr>
          <w:rtl/>
        </w:rPr>
        <w:t xml:space="preserve"> לדם - </w:t>
      </w:r>
      <w:r>
        <w:rPr>
          <w:rtl/>
        </w:rPr>
        <w:t xml:space="preserve">לא</w:t>
      </w:r>
      <w:r>
        <w:rPr>
          <w:rtl/>
        </w:rPr>
        <w:t xml:space="preserve"> בר זריקה הוא, אתי בשר יליף מדם, ואתי מעשר ויליף מבכור.</w:t>
      </w:r>
    </w:p>
    <w:p w:rsidR="00E403F0" w:rsidRPr="00AD695E" w:rsidRDefault="00E403F0" w:rsidP="00E403F0">
      <w:pPr>
        <w:pStyle w:val="afff3"/>
        <w:framePr w:wrap="around"/>
        <w:spacing w:line="240" w:lineRule="exact"/>
        <w:rPr>
          <w:rtl/>
        </w:rPr>
      </w:pPr>
      <w:r w:rsidRPr="009239E9">
        <w:rPr>
          <w:rFonts w:hint="cs"/>
          <w:szCs w:val="18"/>
          <w:rtl/>
        </w:rPr>
        <w:t>כא:</w:t>
      </w:r>
    </w:p>
    <w:p w:rsidR="00E403F0" w:rsidRPr="00AD695E" w:rsidRDefault="00E403F0" w:rsidP="00E403F0">
      <w:pPr>
        <w:rPr>
          <w:rtl/>
        </w:rPr>
      </w:pPr>
      <w:r w:rsidRPr="00A757C8">
        <w:rPr>
          <w:rFonts w:hint="cs"/>
          <w:rtl/>
        </w:rPr>
        <w:t>ומעשר חולין הוא דאל</w:t>
      </w:r>
      <w:r w:rsidRPr="00A757C8">
        <w:rPr>
          <w:rtl/>
        </w:rPr>
        <w:t>"</w:t>
      </w:r>
      <w:r w:rsidRPr="00A757C8">
        <w:rPr>
          <w:rFonts w:hint="cs"/>
          <w:rtl/>
        </w:rPr>
        <w:t xml:space="preserve">ה </w:t>
      </w:r>
      <w:r w:rsidRPr="00A757C8">
        <w:rPr>
          <w:rFonts w:hint="cs"/>
          <w:rtl/>
        </w:rPr>
        <w:t xml:space="preserve">לא</w:t>
      </w:r>
      <w:r w:rsidRPr="00A757C8">
        <w:rPr>
          <w:rFonts w:hint="cs"/>
          <w:rtl/>
        </w:rPr>
        <w:t xml:space="preserve"> יליף קודש מהדדי </w:t>
      </w:r>
      <w:r w:rsidRPr="00A757C8">
        <w:rPr>
          <w:rStyle w:val="2fb"/>
          <w:rFonts w:hint="cs"/>
          <w:rtl/>
        </w:rPr>
        <w:t xml:space="preserve">כרי</w:t>
      </w:r>
      <w:r w:rsidRPr="00A757C8">
        <w:rPr>
          <w:rStyle w:val="2fb"/>
          <w:rtl/>
        </w:rPr>
        <w:t>"</w:t>
      </w:r>
      <w:r w:rsidRPr="00A757C8">
        <w:rPr>
          <w:rStyle w:val="2fb"/>
          <w:rFonts w:hint="cs"/>
          <w:rtl/>
        </w:rPr>
        <w:t xml:space="preserve">ו</w:t>
      </w:r>
      <w:r w:rsidRPr="00A757C8">
        <w:rPr>
          <w:rFonts w:hint="cs"/>
          <w:rtl/>
        </w:rPr>
        <w:t xml:space="preserve"> ד</w:t>
      </w:r>
      <w:r w:rsidRPr="00A757C8">
        <w:rPr>
          <w:rtl/>
        </w:rPr>
        <w:t>כל התורה כולה למדין למד מן הלמד, חוץ מן הקדשים</w:t>
      </w:r>
    </w:p>
    <w:p w:rsidR="00E403F0" w:rsidRPr="00AD695E" w:rsidRDefault="00E403F0" w:rsidP="00E403F0">
      <w:pPr>
        <w:rPr>
          <w:rtl/>
        </w:rPr>
      </w:pPr>
      <w:r>
        <w:rPr>
          <w:rFonts w:hint="cs"/>
          <w:rtl/>
        </w:rPr>
        <w:t xml:space="preserve">ואפי' </w:t>
      </w:r>
      <w:r>
        <w:rPr>
          <w:rtl/>
        </w:rPr>
        <w:t xml:space="preserve">למ"ד</w:t>
      </w:r>
      <w:r>
        <w:rPr>
          <w:rtl/>
        </w:rPr>
        <w:t xml:space="preserve"> </w:t>
      </w:r>
      <w:ins w:id="92550" w:author="מנוע מכני" w:date="2026-10-11T12:04:39Z">
        <w:r>
          <w:rPr>
            <w:rtl/>
          </w:rPr>
          <w:t xml:space="preserve">אחר</w:t>
        </w:r>
      </w:ins>
      <w:del w:id="92551" w:author="מנוע מכני" w:date="2026-10-11T12:04:39Z">
        <w:r>
          <w:rPr>
            <w:rtl/>
          </w:rPr>
          <w:delText xml:space="preserve">בתר</w:delText>
        </w:r>
      </w:del>
      <w:r>
        <w:rPr>
          <w:rtl/>
        </w:rPr>
        <w:t xml:space="preserve"> מלמד </w:t>
      </w:r>
      <w:ins w:id="90646" w:author="מנוע מכני" w:date="2026-10-11T12:04:39Z">
        <w:r>
          <w:rPr>
            <w:rtl/>
          </w:rPr>
          <w:t xml:space="preserve">הולכים</w:t>
        </w:r>
      </w:ins>
      <w:del w:id="90647" w:author="מנוע מכני" w:date="2026-10-11T12:04:39Z">
        <w:r>
          <w:rPr>
            <w:rtl/>
          </w:rPr>
          <w:delText xml:space="preserve">אזלינן</w:delText>
        </w:r>
      </w:del>
      <w:r>
        <w:rPr>
          <w:rtl/>
        </w:rPr>
        <w:t xml:space="preserve"> </w:t>
      </w:r>
      <w:r>
        <w:rPr>
          <w:rFonts w:hint="cs"/>
          <w:rtl/>
        </w:rPr>
        <w:t xml:space="preserve">- </w:t>
      </w:r>
      <w:r>
        <w:rPr>
          <w:rtl/>
        </w:rPr>
        <w:t xml:space="preserve">בשר ודם </w:t>
      </w:r>
      <w:ins w:id="91354" w:author="מנוע מכני" w:date="2026-10-11T12:04:39Z">
        <w:r>
          <w:rPr>
            <w:rtl/>
          </w:rPr>
          <w:t xml:space="preserve">אחת</w:t>
        </w:r>
      </w:ins>
      <w:del w:id="91355" w:author="מנוע מכני" w:date="2026-10-11T12:04:39Z">
        <w:r>
          <w:rPr>
            <w:rtl/>
          </w:rPr>
          <w:delText xml:space="preserve">חדא</w:delText>
        </w:r>
      </w:del>
      <w:r>
        <w:rPr>
          <w:rtl/>
        </w:rPr>
        <w:t xml:space="preserve"> </w:t>
      </w:r>
      <w:ins w:id="90648" w:author="מנוע מכני" w:date="2026-10-11T12:04:39Z">
        <w:r>
          <w:rPr>
            <w:rtl/>
          </w:rPr>
          <w:t xml:space="preserve">דבר</w:t>
        </w:r>
      </w:ins>
      <w:del w:id="90649" w:author="מנוע מכני" w:date="2026-10-11T12:04:39Z">
        <w:r>
          <w:rPr>
            <w:rtl/>
          </w:rPr>
          <w:delText xml:space="preserve">מילתא</w:delText>
        </w:r>
      </w:del>
      <w:r>
        <w:rPr>
          <w:rtl/>
        </w:rPr>
        <w:t xml:space="preserve"> היא.</w:t>
      </w:r>
    </w:p>
    <w:p>
      <w:pPr>
        <w:pStyle w:val="afffff8"/>
        <w:rPr>
          <w:ins w:id="90093" w:author="קלוד" w:date="2026-10-11T12:25:27Z"/>
        </w:rPr>
      </w:pPr>
      <w:ins w:id="90094" w:author="קלוד" w:date="2026-10-11T12:25:27Z">
        <w:r>
          <w:rPr>
            <w:color w:val="7B3F00"/>
          </w:rPr>
          <w:t xml:space="preserve">בכור מחוצה לארץ - הוקש למעשר דגן</w:t>
        </w:r>
      </w:ins>
    </w:p>
    <w:p>
      <w:pPr>
        <w:pStyle w:val="38"/>
        <w:rPr>
          <w:ins w:id="93672" w:author="מנוע מכני" w:date="2026-10-11T12:04:39Z"/>
        </w:rPr>
      </w:pPr>
      <w:r w:rsidRPr="00217260">
        <w:t xml:space="preserve">ר"ע</w:t>
      </w:r>
      <w:del w:id="94215" w:author="מנוע מכני" w:date="2026-10-11T12:04:39Z">
        <w:r w:rsidRPr="00217260">
          <w:delText xml:space="preserve"> אומר</w:delText>
        </w:r>
      </w:del>
      <w:r w:rsidRPr="00217260">
        <w:t xml:space="preserve">:</w:t>
      </w:r>
    </w:p>
    <w:p w:rsidR="00E403F0" w:rsidRPr="00AD695E" w:rsidRDefault="00E403F0" w:rsidP="00E403F0">
      <w:pPr>
        <w:rPr>
          <w:rtl/>
        </w:rPr>
      </w:pPr>
      <w:del w:id="93673" w:author="מנוע מכני" w:date="2026-10-11T12:04:39Z">
        <w:r>
          <w:rPr>
            <w:rtl/>
          </w:rPr>
          <w:delText xml:space="preserve"> </w:delText>
        </w:r>
      </w:del>
      <w:r>
        <w:rPr>
          <w:rtl/>
        </w:rPr>
        <w:t xml:space="preserve">יכול יעלה אדם בכור מחוצה לארץ לארץ בזמן שבית המקדש קיים ויקריבנו </w:t>
      </w:r>
    </w:p>
    <w:p w:rsidR="00E403F0" w:rsidRPr="00AD695E" w:rsidRDefault="00E403F0" w:rsidP="00E403F0">
      <w:pPr>
        <w:rPr>
          <w:rtl/>
        </w:rPr>
      </w:pPr>
      <w:r>
        <w:rPr>
          <w:rtl/>
        </w:rPr>
        <w:t xml:space="preserve">ת"ל</w:t>
      </w:r>
      <w:r>
        <w:rPr>
          <w:rtl/>
        </w:rPr>
        <w:t xml:space="preserve"> </w:t>
      </w:r>
      <w:r>
        <w:rPr>
          <w:rFonts w:hint="cs"/>
          <w:rtl/>
        </w:rPr>
        <w:t>'</w:t>
      </w:r>
      <w:r>
        <w:rPr>
          <w:rStyle w:val="afffff0"/>
          <w:rtl/>
        </w:rPr>
        <w:t>ואכלת לפני ה</w:t>
      </w:r>
      <w:r w:rsidR="00D64BA8">
        <w:rPr>
          <w:rtl/>
        </w:rPr>
        <w:t>'</w:t>
      </w:r>
      <w:r>
        <w:rPr>
          <w:rtl/>
        </w:rPr>
        <w:t xml:space="preserve"> אלהיך </w:t>
      </w:r>
      <w:r>
        <w:rPr>
          <w:rStyle w:val="afffff0"/>
          <w:rtl/>
          <w:rPrChange w:id="9025" w:author="מנוע פסוקים" w:date="2026-10-11T09:25:30Z">
            <w:rPr>
              <w:rtl/>
            </w:rPr>
          </w:rPrChange>
        </w:rPr>
        <w:t xml:space="preserve">מעשר דגנך ותירושך ויצהרך ובכורות בקרך וצאנך</w:t>
      </w:r>
      <w:r>
        <w:rPr>
          <w:rFonts w:hint="cs"/>
          <w:rtl/>
        </w:rPr>
        <w:t>'</w:t>
      </w:r>
      <w:r>
        <w:rPr>
          <w:rtl/>
        </w:rPr>
        <w:t>,</w:t>
      </w:r>
    </w:p>
    <w:p w:rsidR="00E403F0" w:rsidRPr="00AD695E" w:rsidRDefault="00E403F0" w:rsidP="00E403F0">
      <w:pPr>
        <w:rPr>
          <w:rtl/>
        </w:rPr>
      </w:pPr>
      <w:r w:rsidRPr="00A757C8">
        <w:rPr>
          <w:rtl/>
        </w:rPr>
        <w:t>ממקום שאתה מעלה מעשר דגן אתה מעלה בכור, וממקום שאי אתה מעלה מעשר דגן אי אתה מעלה בכור.</w:t>
      </w:r>
    </w:p>
    <w:p w:rsidR="00E403F0" w:rsidRPr="00AD695E" w:rsidRDefault="00E403F0" w:rsidP="00E403F0">
      <w:pPr>
        <w:rPr>
          <w:rtl/>
        </w:rPr>
      </w:pPr>
      <w:r w:rsidRPr="00217260">
        <w:rPr>
          <w:b/>
          <w:bCs/>
          <w:rtl/>
        </w:rPr>
        <w:t>בן עזאי אומר</w:t>
      </w:r>
      <w:r>
        <w:rPr>
          <w:rtl/>
        </w:rPr>
        <w:t xml:space="preserve">: יכול מעלה את מעשר שני ויאכלנו בכל הרואה</w:t>
      </w:r>
      <w:ins w:id="91862" w:author="מנוע מכני" w:date="2026-10-11T12:04:39Z">
        <w:r>
          <w:rPr>
            <w:rtl/>
          </w:rPr>
          <w:t xml:space="preserve">,</w:t>
        </w:r>
      </w:ins>
      <w:del w:id="91863" w:author="מנוע מכני" w:date="2026-10-11T12:04:39Z">
        <w:r>
          <w:rPr>
            <w:rtl/>
          </w:rPr>
          <w:delText xml:space="preserve">;</w:delText>
        </w:r>
      </w:del>
    </w:p>
    <w:p w:rsidR="00E403F0" w:rsidRPr="00AD695E" w:rsidRDefault="00E403F0" w:rsidP="00E403F0">
      <w:pPr>
        <w:rPr>
          <w:rtl/>
        </w:rPr>
      </w:pPr>
      <w:r w:rsidRPr="00A757C8">
        <w:rPr>
          <w:rtl/>
        </w:rPr>
        <w:t xml:space="preserve">ודין הוא, בכור טעון הבאת מקום ומעשר טעון הבאת מקום, מה בכור אינו נאכל אלא לפנים מן החומה, </w:t>
      </w:r>
    </w:p>
    <w:p w:rsidR="00E403F0" w:rsidRPr="00AD695E" w:rsidRDefault="00E403F0" w:rsidP="00E403F0">
      <w:pPr>
        <w:rPr>
          <w:rtl/>
        </w:rPr>
      </w:pPr>
      <w:r>
        <w:rPr>
          <w:rtl/>
        </w:rPr>
        <w:tab/>
      </w:r>
      <w:r>
        <w:rPr>
          <w:rtl/>
        </w:rPr>
        <w:tab/>
        <w:t xml:space="preserve">אף מעשר - אינו נאכל אלא לפנים מן החומה, </w:t>
      </w:r>
    </w:p>
    <w:p w:rsidR="00E403F0" w:rsidRPr="00AD695E" w:rsidRDefault="00E403F0" w:rsidP="00E403F0">
      <w:pPr>
        <w:rPr>
          <w:rtl/>
        </w:rPr>
      </w:pPr>
      <w:r>
        <w:rPr>
          <w:rtl/>
        </w:rPr>
        <w:t xml:space="preserve">מה לבכור - שכן טעון מתן דמים ואימורין לגבי מזבח, </w:t>
      </w:r>
    </w:p>
    <w:p w:rsidR="00E403F0" w:rsidRPr="00AD695E" w:rsidRDefault="00E403F0" w:rsidP="00E403F0">
      <w:pPr>
        <w:rPr>
          <w:rtl/>
        </w:rPr>
      </w:pPr>
      <w:r w:rsidRPr="00A757C8">
        <w:rPr>
          <w:rtl/>
        </w:rPr>
        <w:t xml:space="preserve">תאמר במעשר - דלא </w:t>
      </w:r>
      <w:r w:rsidRPr="00A757C8">
        <w:rPr>
          <w:rtl/>
        </w:rPr>
        <w:t xml:space="preserve">ת"ל</w:t>
      </w:r>
      <w:r w:rsidRPr="00A757C8">
        <w:rPr>
          <w:rtl/>
        </w:rPr>
        <w:t xml:space="preserve">: ואכלת לפני</w:t>
      </w:r>
      <w:r>
        <w:rPr>
          <w:rtl/>
        </w:rPr>
        <w:t xml:space="preserve"> ה</w:t>
      </w:r>
      <w:r w:rsidR="00D64BA8">
        <w:rPr>
          <w:rtl/>
        </w:rPr>
        <w:t>'</w:t>
      </w:r>
      <w:r>
        <w:rPr>
          <w:rStyle w:val="afffff0"/>
          <w:rtl/>
        </w:rPr>
        <w:t xml:space="preserve"> </w:t>
      </w:r>
      <w:r w:rsidRPr="00A757C8">
        <w:rPr>
          <w:rStyle w:val="afffff0"/>
          <w:rtl/>
        </w:rPr>
        <w:t>אלהיך מעשר דגנך ותירושך ויצהרך ובכורות בקרך וצאנך</w:t>
      </w:r>
      <w:r w:rsidRPr="00A757C8">
        <w:rPr>
          <w:rFonts w:hint="cs"/>
          <w:rtl/>
        </w:rPr>
        <w:t>'</w:t>
      </w:r>
      <w:r w:rsidRPr="00A757C8">
        <w:rPr>
          <w:rtl/>
        </w:rPr>
        <w:t>,</w:t>
      </w:r>
    </w:p>
    <w:p w:rsidR="00E403F0" w:rsidRPr="00AD695E" w:rsidRDefault="00E403F0" w:rsidP="00E403F0">
      <w:pPr>
        <w:rPr>
          <w:rtl/>
        </w:rPr>
      </w:pPr>
      <w:del w:id="90078" w:author="מנוע מכני" w:date="2026-10-11T12:04:39Z">
        <w:r>
          <w:rPr>
            <w:rtl/>
          </w:rPr>
          <w:delText xml:space="preserve"> </w:delText>
        </w:r>
      </w:del>
      <w:r>
        <w:rPr>
          <w:rtl/>
        </w:rPr>
        <w:t xml:space="preserve">מקיש מעשר לבכור</w:t>
      </w:r>
      <w:r>
        <w:rPr>
          <w:rFonts w:hint="cs"/>
          <w:rtl/>
        </w:rPr>
        <w:t xml:space="preserve"> ש</w:t>
      </w:r>
      <w:r>
        <w:rPr>
          <w:rtl/>
        </w:rPr>
        <w:t>בכור אינו נאכל אלא לפנים מן החומה,</w:t>
      </w:r>
    </w:p>
    <w:p w:rsidR="00E403F0" w:rsidRPr="00AD695E" w:rsidRDefault="00E403F0" w:rsidP="00E403F0">
      <w:pPr>
        <w:rPr>
          <w:rtl/>
        </w:rPr>
      </w:pPr>
    </w:p>
    <w:p w:rsidR="00E403F0" w:rsidRPr="00AD695E" w:rsidRDefault="00E403F0" w:rsidP="00E403F0">
      <w:pPr>
        <w:rPr>
          <w:rtl/>
        </w:rPr>
      </w:pPr>
      <w:ins w:id="91360" w:author="מנוע מכני" w:date="2026-10-11T12:04:39Z">
        <w:r>
          <w:rPr>
            <w:rtl/>
          </w:rPr>
          <w:t xml:space="preserve">מה</w:t>
        </w:r>
      </w:ins>
      <w:del w:id="91361" w:author="מנוע מכני" w:date="2026-10-11T12:04:39Z">
        <w:r>
          <w:rPr>
            <w:rtl/>
          </w:rPr>
          <w:delText xml:space="preserve">מאי</w:delText>
        </w:r>
      </w:del>
      <w:r>
        <w:rPr>
          <w:rtl/>
        </w:rPr>
        <w:t xml:space="preserve"> </w:t>
      </w:r>
      <w:ins w:id="92100" w:author="מנוע מכני" w:date="2026-10-11T12:04:39Z">
        <w:r>
          <w:rPr>
            <w:rtl/>
          </w:rPr>
          <w:t xml:space="preserve">קשה</w:t>
        </w:r>
      </w:ins>
      <w:del w:id="92101" w:author="מנוע מכני" w:date="2026-10-11T12:04:39Z">
        <w:r>
          <w:rPr>
            <w:rtl/>
          </w:rPr>
          <w:delText xml:space="preserve">קשיא</w:delText>
        </w:r>
      </w:del>
      <w:r>
        <w:rPr>
          <w:rtl/>
        </w:rPr>
        <w:t xml:space="preserve"> </w:t>
      </w:r>
      <w:ins w:id="91358" w:author="מנוע מכני" w:date="2026-10-11T12:04:39Z">
        <w:r>
          <w:rPr>
            <w:rtl/>
          </w:rPr>
          <w:t xml:space="preserve">לו</w:t>
        </w:r>
      </w:ins>
      <w:del w:id="91359" w:author="מנוע מכני" w:date="2026-10-11T12:04:39Z">
        <w:r>
          <w:rPr>
            <w:rtl/>
          </w:rPr>
          <w:delText xml:space="preserve">ליה</w:delText>
        </w:r>
      </w:del>
      <w:r>
        <w:rPr>
          <w:rtl/>
        </w:rPr>
        <w:t xml:space="preserve"> </w:t>
      </w:r>
      <w:ins w:id="91356" w:author="מנוע מכני" w:date="2026-10-11T12:04:39Z">
        <w:r>
          <w:rPr>
            <w:rtl/>
          </w:rPr>
          <w:t xml:space="preserve">דאומר</w:t>
        </w:r>
      </w:ins>
      <w:del w:id="91357" w:author="מנוע מכני" w:date="2026-10-11T12:04:39Z">
        <w:r>
          <w:rPr>
            <w:rtl/>
          </w:rPr>
          <w:delText xml:space="preserve">דקאמר</w:delText>
        </w:r>
      </w:del>
      <w:r>
        <w:rPr>
          <w:rtl/>
        </w:rPr>
        <w:t xml:space="preserve"> יכול? אמרת, הואיל ותנן: אין בין שילה לירושלים אלא, שבשילה אוכלין קדשים קלים ומעשר שני בכל הרואה, ובירושלים לפנים מן החומה, </w:t>
      </w:r>
    </w:p>
    <w:p w:rsidR="00E403F0" w:rsidRPr="00AD695E" w:rsidRDefault="00E403F0" w:rsidP="00E403F0">
      <w:pPr>
        <w:rPr>
          <w:rtl/>
        </w:rPr>
      </w:pPr>
      <w:r w:rsidRPr="00A757C8">
        <w:rPr>
          <w:rFonts w:hint="cs"/>
          <w:rtl/>
        </w:rPr>
        <w:t>וכאן וכאן</w:t>
      </w:r>
      <w:r w:rsidRPr="00A757C8">
        <w:rPr>
          <w:rtl/>
        </w:rPr>
        <w:t xml:space="preserve"> קדשי קדשים לפנים מן הקלעים, מהו </w:t>
      </w:r>
      <w:ins w:id="92552" w:author="מנוע מכני" w:date="2026-10-11T12:04:39Z">
        <w:r>
          <w:rPr>
            <w:rtl/>
          </w:rPr>
          <w:t xml:space="preserve">דתאמר</w:t>
        </w:r>
      </w:ins>
      <w:del w:id="92553" w:author="מנוע מכני" w:date="2026-10-11T12:04:39Z">
        <w:r w:rsidRPr="00A757C8">
          <w:rPr>
            <w:rtl/>
          </w:rPr>
          <w:delText xml:space="preserve">דתימא</w:delText>
        </w:r>
      </w:del>
      <w:r w:rsidRPr="00A757C8">
        <w:rPr>
          <w:rtl/>
        </w:rPr>
        <w:t xml:space="preserve">: בירושלים ליתי מעשר שני בכל הרואה, </w:t>
      </w:r>
      <w:r w:rsidRPr="00A757C8">
        <w:rPr>
          <w:rtl/>
        </w:rPr>
        <w:t xml:space="preserve">קמ"ל</w:t>
      </w:r>
      <w:r w:rsidRPr="00A757C8">
        <w:rPr>
          <w:rtl/>
        </w:rPr>
        <w:t xml:space="preserve">.</w:t>
      </w:r>
    </w:p>
    <w:p w:rsidR="00E403F0" w:rsidRPr="00AD695E" w:rsidRDefault="00E403F0" w:rsidP="00E403F0">
      <w:pPr>
        <w:rPr>
          <w:rtl/>
        </w:rPr>
      </w:pPr>
      <w:r w:rsidRPr="00A757C8">
        <w:rPr>
          <w:rtl/>
        </w:rPr>
        <w:t xml:space="preserve">אחרים אומרים: יכול יהא בכור שעברה שנתו כפסולי המוקדשין ויפסל, </w:t>
      </w:r>
      <w:r w:rsidRPr="00A757C8">
        <w:rPr>
          <w:rtl/>
        </w:rPr>
        <w:t xml:space="preserve">ת"ל</w:t>
      </w:r>
      <w:r>
        <w:rPr>
          <w:rtl/>
        </w:rPr>
        <w:t xml:space="preserve"> </w:t>
      </w:r>
      <w:r>
        <w:rPr>
          <w:rStyle w:val="afffff0"/>
          <w:rtl/>
          <w:rPrChange w:id="9026" w:author="מנוע פסוקים" w:date="2026-10-11T09:25:30Z">
            <w:rPr>
              <w:rtl/>
            </w:rPr>
          </w:rPrChange>
        </w:rPr>
        <w:t xml:space="preserve">מעשר דגנך ותירושך ויצהרך</w:t>
      </w:r>
      <w:r w:rsidRPr="00A757C8">
        <w:rPr>
          <w:rFonts w:hint="cs"/>
          <w:rtl/>
        </w:rPr>
        <w:t>'</w:t>
      </w:r>
      <w:r w:rsidRPr="00A757C8">
        <w:rPr>
          <w:rtl/>
        </w:rPr>
        <w:t xml:space="preserve">, </w:t>
      </w:r>
    </w:p>
    <w:p w:rsidR="00E403F0" w:rsidRPr="00AD695E" w:rsidRDefault="00E403F0" w:rsidP="00E403F0">
      <w:pPr>
        <w:rPr>
          <w:rtl/>
        </w:rPr>
      </w:pPr>
      <w:r>
        <w:rPr>
          <w:rtl/>
        </w:rPr>
        <w:t xml:space="preserve">מקיש בכור למעשר, </w:t>
      </w:r>
      <w:r>
        <w:rPr>
          <w:rFonts w:hint="cs"/>
          <w:rtl/>
        </w:rPr>
        <w:t>ד</w:t>
      </w:r>
      <w:r>
        <w:rPr>
          <w:rtl/>
        </w:rPr>
        <w:t>אינו נפסל משנה לחבירתה</w:t>
      </w:r>
      <w:r>
        <w:rPr>
          <w:rFonts w:hint="cs"/>
          <w:rtl/>
        </w:rPr>
        <w:t>.</w:t>
      </w:r>
      <w:r>
        <w:rPr>
          <w:rtl/>
        </w:rPr>
        <w:t xml:space="preserve"> </w:t>
      </w:r>
    </w:p>
    <w:p w:rsidR="00E403F0" w:rsidRPr="00AD695E" w:rsidRDefault="00E403F0" w:rsidP="00E403F0">
      <w:pPr>
        <w:rPr>
          <w:rtl/>
        </w:rPr>
      </w:pPr>
      <w:r>
        <w:rPr>
          <w:rtl/>
        </w:rPr>
        <w:t>ולרבנן, מ</w:t>
      </w:r>
      <w:r>
        <w:rPr>
          <w:rFonts w:hint="cs"/>
          <w:rtl/>
        </w:rPr>
        <w:t>'</w:t>
      </w:r>
      <w:r>
        <w:rPr>
          <w:rStyle w:val="afffff0"/>
          <w:rtl/>
        </w:rPr>
        <w:t xml:space="preserve">לפני </w:t>
      </w:r>
      <w:r>
        <w:rPr>
          <w:rStyle w:val="afffff0"/>
          <w:rtl/>
          <w:rPrChange w:id="9027" w:author="מנוע פסוקים" w:date="2026-10-11T09:25:30Z">
            <w:rPr>
              <w:rStyle w:val="afffff0"/>
              <w:rtl/>
            </w:rPr>
          </w:rPrChange>
        </w:rPr>
        <w:t xml:space="preserve">ה</w:t>
      </w:r>
      <w:r>
        <w:rPr>
          <w:rStyle w:val="afffff0"/>
          <w:rtl/>
          <w:rPrChange w:id="9028" w:author="מנוע פסוקים" w:date="2026-10-11T09:25:30Z">
            <w:rPr>
              <w:rtl/>
            </w:rPr>
          </w:rPrChange>
        </w:rPr>
        <w:t xml:space="preserve">'</w:t>
      </w:r>
      <w:r>
        <w:rPr>
          <w:rStyle w:val="afffff0"/>
          <w:rtl/>
          <w:rPrChange w:id="9029" w:author="מנוע פסוקים" w:date="2026-10-11T09:25:30Z">
            <w:rPr>
              <w:rtl/>
            </w:rPr>
          </w:rPrChange>
        </w:rPr>
        <w:t xml:space="preserve"> אלהיך תאכלנו שנה בשנה</w:t>
      </w:r>
      <w:r>
        <w:rPr>
          <w:rFonts w:hint="cs"/>
          <w:rtl/>
        </w:rPr>
        <w:t xml:space="preserve">' </w:t>
      </w:r>
      <w:r>
        <w:rPr>
          <w:rtl/>
        </w:rPr>
        <w:t>לימד על הבכור שאינו נפסל משנה לחברתה.</w:t>
      </w:r>
    </w:p>
    <w:p w:rsidR="00E403F0" w:rsidRPr="00AD695E" w:rsidRDefault="00E403F0" w:rsidP="00E403F0">
      <w:pPr>
        <w:rPr>
          <w:rtl/>
        </w:rPr>
      </w:pPr>
      <w:r>
        <w:rPr>
          <w:rtl/>
        </w:rPr>
        <w:t xml:space="preserve">ולאחרים, </w:t>
      </w:r>
      <w:r>
        <w:rPr>
          <w:rFonts w:hint="cs"/>
          <w:rtl/>
        </w:rPr>
        <w:t>'</w:t>
      </w:r>
      <w:r>
        <w:rPr>
          <w:rStyle w:val="afffff0"/>
          <w:rtl/>
        </w:rPr>
        <w:t xml:space="preserve">לפני </w:t>
      </w:r>
      <w:r>
        <w:rPr>
          <w:rStyle w:val="afffff0"/>
          <w:rtl/>
          <w:rPrChange w:id="9030" w:author="מנוע פסוקים" w:date="2026-10-11T09:25:30Z">
            <w:rPr>
              <w:rStyle w:val="afffff0"/>
              <w:rtl/>
            </w:rPr>
          </w:rPrChange>
        </w:rPr>
        <w:t xml:space="preserve">ה</w:t>
      </w:r>
      <w:r>
        <w:rPr>
          <w:rStyle w:val="afffff0"/>
          <w:rtl/>
          <w:rPrChange w:id="9031" w:author="מנוע פסוקים" w:date="2026-10-11T09:25:30Z">
            <w:rPr>
              <w:rtl/>
            </w:rPr>
          </w:rPrChange>
        </w:rPr>
        <w:t xml:space="preserve">'</w:t>
      </w:r>
      <w:r>
        <w:rPr>
          <w:rStyle w:val="afffff0"/>
          <w:rtl/>
          <w:rPrChange w:id="9032" w:author="מנוע פסוקים" w:date="2026-10-11T09:25:30Z">
            <w:rPr>
              <w:rtl/>
            </w:rPr>
          </w:rPrChange>
        </w:rPr>
        <w:t xml:space="preserve"> אלהיך תאכלנו שנה בשנה</w:t>
      </w:r>
      <w:r>
        <w:rPr>
          <w:rFonts w:hint="cs"/>
          <w:rtl/>
        </w:rPr>
        <w:t>'</w:t>
      </w:r>
      <w:r>
        <w:rPr>
          <w:rtl/>
        </w:rPr>
        <w:t xml:space="preserve"> </w:t>
      </w:r>
      <w:ins w:id="92768" w:author="מנוע מכני" w:date="2026-10-11T12:04:39Z">
        <w:r>
          <w:rPr>
            <w:rtl/>
          </w:rPr>
          <w:t xml:space="preserve">צריך</w:t>
        </w:r>
      </w:ins>
      <w:del w:id="92769" w:author="מנוע מכני" w:date="2026-10-11T12:04:39Z">
        <w:r>
          <w:rPr>
            <w:rtl/>
          </w:rPr>
          <w:delText xml:space="preserve">מיבעי</w:delText>
        </w:r>
      </w:del>
      <w:r>
        <w:rPr>
          <w:rtl/>
        </w:rPr>
        <w:t xml:space="preserve"> לכדתניא: יום אחד משנה זו, ויום אחד משנה אחרת, לימד על הבכור שנאכל לשני ימים ולילה אחד.</w:t>
      </w:r>
    </w:p>
    <w:p w:rsidR="00E403F0" w:rsidRPr="00AD695E" w:rsidRDefault="00E403F0" w:rsidP="00E403F0">
      <w:pPr>
        <w:rPr>
          <w:rtl/>
        </w:rPr>
      </w:pPr>
      <w:r>
        <w:rPr>
          <w:rtl/>
        </w:rPr>
        <w:t>ורבנן, דנאכל לב' ימים ולילה אחד מ</w:t>
      </w:r>
      <w:r>
        <w:rPr>
          <w:rFonts w:hint="cs"/>
          <w:rtl/>
        </w:rPr>
        <w:t>'</w:t>
      </w:r>
      <w:r>
        <w:rPr>
          <w:rtl/>
        </w:rPr>
        <w:t>יהיה לך כחזה התנופה</w:t>
      </w:r>
      <w:r>
        <w:rPr>
          <w:rFonts w:hint="cs"/>
          <w:rtl/>
        </w:rPr>
        <w:t>'</w:t>
      </w:r>
      <w:r>
        <w:rPr>
          <w:rtl/>
        </w:rPr>
        <w:t>.</w:t>
      </w:r>
    </w:p>
    <w:p w:rsidR="00E403F0" w:rsidRPr="00AD695E" w:rsidRDefault="00E403F0" w:rsidP="00D07C84">
      <w:pPr>
        <w:pStyle w:val="Hadran"/>
        <w:pPrChange w:id="96350" w:author="Claude" w:date="2026-10-11T09:08:24Z">
          <w:pPr>
            <w:pStyle w:val="affff"/>
          </w:pPr>
        </w:pPrChange>
      </w:pPr>
      <w:r>
        <w:rPr>
          <w:rtl/>
        </w:rPr>
        <w:t xml:space="preserve">הדרן עלך </w:t>
      </w:r>
      <w:r w:rsidRPr="00DE2BBE">
        <w:rPr>
          <w:rtl/>
        </w:rPr>
        <w:t>אלו</w:t>
      </w:r>
      <w:r>
        <w:rPr>
          <w:rtl/>
        </w:rPr>
        <w:t xml:space="preserve"> קדשים.</w:t>
      </w:r>
    </w:p>
    <w:p w:rsidR="00E403F0" w:rsidRPr="00AD695E" w:rsidRDefault="00E403F0" w:rsidP="00E403F0">
      <w:pPr>
        <w:pStyle w:val="afff6"/>
        <w:framePr w:wrap="around"/>
        <w:spacing w:line="240" w:lineRule="exact"/>
        <w:rPr>
          <w:del w:id="95328" w:author="Claude" w:date="2026-10-11T09:08:06Z"/>
          <w:rtl/>
        </w:rPr>
      </w:pPr>
      <w:del w:id="95327" w:author="Claude" w:date="2026-10-11T09:08:06Z">
        <w:r>
          <w:rPr>
            <w:rFonts w:hint="cs"/>
            <w:rtl/>
          </w:rPr>
          <w:lastRenderedPageBreak/>
          <w:delText xml:space="preserve">פרק רביעי </w:delText>
        </w:r>
      </w:del>
    </w:p>
    <w:p w:rsidR="00E403F0" w:rsidRPr="00AD695E" w:rsidRDefault="00E403F0" w:rsidP="00E403F0">
      <w:pPr>
        <w:pStyle w:val="afff7"/>
        <w:framePr w:wrap="around"/>
        <w:spacing w:line="240" w:lineRule="exact"/>
        <w:rPr>
          <w:del w:id="95330" w:author="Claude" w:date="2026-10-11T09:08:06Z"/>
          <w:rtl/>
        </w:rPr>
      </w:pPr>
      <w:del w:id="95329" w:author="Claude" w:date="2026-10-11T09:08:06Z">
        <w:r>
          <w:rPr>
            <w:rFonts w:hint="cs"/>
            <w:rtl/>
          </w:rPr>
          <w:delText xml:space="preserve">ולד חטאת </w:delText>
        </w:r>
      </w:del>
    </w:p>
    <w:p w:rsidR="00E403F0" w:rsidRPr="00AD695E" w:rsidRDefault="00E403F0" w:rsidP="00E403F0">
      <w:pPr>
        <w:pStyle w:val="afff8"/>
        <w:framePr w:wrap="around"/>
        <w:rPr>
          <w:rtl/>
        </w:rPr>
      </w:pPr>
      <w:r>
        <w:rPr>
          <w:rFonts w:hint="cs"/>
          <w:rtl/>
        </w:rPr>
        <w:t>כא:- כד:</w:t>
      </w:r>
    </w:p>
    <w:p>
      <w:pPr>
        <w:pStyle w:val="PetichatPerek"/>
        <w:rPr>
          <w:ins w:id="95326" w:author="Claude" w:date="2026-10-11T09:08:06Z"/>
        </w:rPr>
      </w:pPr>
      <w:ins w:id="95325" w:author="Claude" w:date="2026-10-11T09:08:06Z">
        <w:r>
          <w:rPr>
            <w:rFonts w:hint="cs"/>
            <w:rtl/>
          </w:rPr>
          <w:t xml:space="preserve">פרק רביעי</w:t>
        </w:r>
        <w:r>
          <w:rPr>
            <w:rFonts w:hint="cs"/>
            <w:rtl/>
          </w:rPr>
          <w:t xml:space="preserve"> - </w:t>
        </w:r>
        <w:r>
          <w:rPr>
            <w:rFonts w:hint="cs"/>
            <w:rtl/>
          </w:rPr>
          <w:t xml:space="preserve">ולד חטאת</w:t>
        </w:r>
      </w:ins>
    </w:p>
    <w:p>
      <w:pPr>
        <w:pStyle w:val="MishnaBatzad"/>
        <w:rPr>
          <w:ins w:id="20151" w:author="קלוד" w:date="2026-10-11T09:07:18Z"/>
        </w:rPr>
      </w:pPr>
      <w:ins w:id="20150" w:author="קלוד" w:date="2026-10-11T09:07:18Z">
        <w:r>
          <w:t xml:space="preserve">משנה א</w:t>
        </w:r>
      </w:ins>
    </w:p>
    <w:p w:rsidR="00E403F0" w:rsidRPr="00D65BEC" w:rsidRDefault="00E403F0" w:rsidP="00E403F0">
      <w:pPr>
        <w:pStyle w:val="afff9"/>
        <w:rPr>
          <w:del w:id="20091" w:author="קלוד" w:date="2026-10-11T09:07:18Z"/>
          <w:rtl/>
        </w:rPr>
      </w:pPr>
      <w:del w:id="20090" w:author="קלוד" w:date="2026-10-11T09:07:18Z">
        <w:r w:rsidRPr="00D65BEC">
          <w:rPr>
            <w:rtl/>
          </w:rPr>
          <w:delText xml:space="preserve">מתני'.</w:delText>
        </w:r>
      </w:del>
    </w:p>
    <w:p w:rsidR="00E403F0" w:rsidRPr="00D65BEC" w:rsidRDefault="00E403F0" w:rsidP="00E403F0">
      <w:pPr>
        <w:pStyle w:val="afff9"/>
        <w:spacing w:before="120"/>
        <w:rPr>
          <w:rtl/>
        </w:rPr>
        <w:pPrChange w:id="90018" w:author="קלוד" w:date="2026-10-11T12:09:42Z">
          <w:pPr>
            <w:pStyle w:val="afff9"/>
          </w:pPr>
        </w:pPrChange>
      </w:pPr>
      <w:r w:rsidRPr="00D65BEC">
        <w:rPr>
          <w:rtl/>
        </w:rPr>
        <w:t>ולד חטאת, ותמורת חטאת, וחטאת שמתו בעליה - ימותו;</w:t>
      </w:r>
    </w:p>
    <w:p w:rsidR="00E403F0" w:rsidRPr="00D65BEC" w:rsidRDefault="00E403F0" w:rsidP="00E403F0">
      <w:pPr>
        <w:pStyle w:val="afff9"/>
        <w:rPr>
          <w:rtl/>
        </w:rPr>
      </w:pPr>
      <w:r w:rsidRPr="00D65BEC">
        <w:rPr>
          <w:rtl/>
        </w:rPr>
        <w:t>ושעיברה שנתה;</w:t>
      </w:r>
      <w:r w:rsidRPr="00D65BEC">
        <w:rPr>
          <w:rFonts w:hint="cs"/>
          <w:rtl/>
        </w:rPr>
        <w:t xml:space="preserve"> </w:t>
      </w:r>
      <w:r w:rsidRPr="00D65BEC">
        <w:rPr>
          <w:rtl/>
        </w:rPr>
        <w:t>ושאבדה ונמצאת בעלת מום,</w:t>
      </w:r>
    </w:p>
    <w:p w:rsidR="00E403F0" w:rsidRPr="00AD695E" w:rsidRDefault="00E403F0" w:rsidP="00E403F0">
      <w:pPr>
        <w:pStyle w:val="afff3"/>
        <w:framePr w:wrap="around"/>
        <w:spacing w:line="240" w:lineRule="exact"/>
        <w:rPr>
          <w:rtl/>
        </w:rPr>
      </w:pPr>
      <w:r w:rsidRPr="009239E9">
        <w:rPr>
          <w:rFonts w:hint="cs"/>
          <w:szCs w:val="18"/>
          <w:rtl/>
        </w:rPr>
        <w:t>כב.</w:t>
      </w:r>
    </w:p>
    <w:p>
      <w:pPr>
        <w:pStyle w:val="MishnaBatzad"/>
        <w:rPr>
          <w:ins w:id="20153" w:author="קלוד" w:date="2026-10-11T09:07:18Z"/>
        </w:rPr>
      </w:pPr>
      <w:ins w:id="20152" w:author="קלוד" w:date="2026-10-11T09:07:18Z">
        <w:r>
          <w:t xml:space="preserve">משנה א</w:t>
        </w:r>
      </w:ins>
    </w:p>
    <w:p w:rsidR="00E403F0" w:rsidRPr="00D65BEC" w:rsidRDefault="00E403F0" w:rsidP="00E403F0">
      <w:pPr>
        <w:pStyle w:val="afff9"/>
        <w:rPr>
          <w:rtl/>
        </w:rPr>
      </w:pPr>
      <w:r w:rsidRPr="00D65BEC">
        <w:rPr>
          <w:rtl/>
        </w:rPr>
        <w:t xml:space="preserve">אם משכפרו הבעלים - תמות, ואינה עושה תמורה לא נהנין ולא מועלין, </w:t>
      </w:r>
    </w:p>
    <w:p w:rsidR="00E403F0" w:rsidRPr="00D65BEC" w:rsidRDefault="00E403F0" w:rsidP="00E403F0">
      <w:pPr>
        <w:pStyle w:val="afff9"/>
        <w:rPr>
          <w:rtl/>
        </w:rPr>
      </w:pPr>
      <w:r w:rsidRPr="00D65BEC">
        <w:rPr>
          <w:rtl/>
        </w:rPr>
        <w:t>ואם עד שלא כיפרו הבעלים תרעה עד שתסתאב, ותמכר ויביא בדמיה אחרת, ועושה תמורה ומועלין בה.</w:t>
      </w:r>
    </w:p>
    <w:p w:rsidR="00E403F0" w:rsidRPr="00AD695E" w:rsidRDefault="00E403F0" w:rsidP="00E403F0">
      <w:pPr>
        <w:jc w:val="center"/>
        <w:rPr>
          <w:rtl/>
        </w:rPr>
      </w:pPr>
      <w:r w:rsidRPr="00E5675B">
        <w:rPr>
          <w:rFonts w:ascii="BA חניכי הישיבות" w:hAnsi="BA חניכי הישיבות" w:cs="BA חניכי הישיבות"/>
          <w:rtl/>
        </w:rPr>
        <w:t>׻</w:t>
      </w:r>
    </w:p>
    <w:p w:rsidR="00E403F0" w:rsidRPr="00AD695E" w:rsidRDefault="00E403F0" w:rsidP="00E403F0">
      <w:pPr>
        <w:rPr>
          <w:rtl/>
        </w:rPr>
      </w:pPr>
      <w:r>
        <w:rPr>
          <w:rtl/>
        </w:rPr>
        <w:t xml:space="preserve">תנא </w:t>
      </w:r>
      <w:ins w:id="90650" w:author="מנוע מכני" w:date="2026-10-11T12:04:39Z">
        <w:r>
          <w:rPr>
            <w:rtl/>
          </w:rPr>
          <w:t xml:space="preserve">כאן</w:t>
        </w:r>
      </w:ins>
      <w:del w:id="90651" w:author="מנוע מכני" w:date="2026-10-11T12:04:39Z">
        <w:r>
          <w:rPr>
            <w:rtl/>
          </w:rPr>
          <w:delText xml:space="preserve">הכא</w:delText>
        </w:r>
      </w:del>
      <w:r>
        <w:rPr>
          <w:rtl/>
        </w:rPr>
        <w:t xml:space="preserve"> תמורה, ואיידי דתנא תמורה - תנא </w:t>
      </w:r>
      <w:ins w:id="90652" w:author="מנוע מכני" w:date="2026-10-11T12:04:39Z">
        <w:r>
          <w:rPr>
            <w:rtl/>
          </w:rPr>
          <w:t xml:space="preserve">גם</w:t>
        </w:r>
      </w:ins>
      <w:del w:id="90653" w:author="מנוע מכני" w:date="2026-10-11T12:04:39Z">
        <w:r>
          <w:rPr>
            <w:rtl/>
          </w:rPr>
          <w:delText xml:space="preserve">נמי</w:delText>
        </w:r>
      </w:del>
      <w:r>
        <w:rPr>
          <w:rtl/>
        </w:rPr>
        <w:t xml:space="preserve"> מעילה</w:t>
      </w:r>
      <w:ins w:id="91864" w:author="מנוע מכני" w:date="2026-10-11T12:04:39Z">
        <w:r>
          <w:rPr>
            <w:rtl/>
          </w:rPr>
          <w:t xml:space="preserve">,</w:t>
        </w:r>
      </w:ins>
      <w:del w:id="91865" w:author="מנוע מכני" w:date="2026-10-11T12:04:39Z">
        <w:r>
          <w:rPr>
            <w:rtl/>
          </w:rPr>
          <w:delText xml:space="preserve">;</w:delText>
        </w:r>
      </w:del>
    </w:p>
    <w:p w:rsidR="00E403F0" w:rsidRPr="00AD695E" w:rsidRDefault="00E403F0" w:rsidP="00E403F0">
      <w:pPr>
        <w:rPr>
          <w:rtl/>
        </w:rPr>
      </w:pPr>
      <w:r>
        <w:rPr>
          <w:rtl/>
        </w:rPr>
        <w:t xml:space="preserve">ואיידי דתנא גבי מעילה מעילה - תנא </w:t>
      </w:r>
      <w:ins w:id="90654" w:author="מנוע מכני" w:date="2026-10-11T12:04:39Z">
        <w:r>
          <w:rPr>
            <w:rtl/>
          </w:rPr>
          <w:t xml:space="preserve">גם</w:t>
        </w:r>
      </w:ins>
      <w:del w:id="90655" w:author="מנוע מכני" w:date="2026-10-11T12:04:39Z">
        <w:r>
          <w:rPr>
            <w:rtl/>
          </w:rPr>
          <w:delText xml:space="preserve">נמי</w:delText>
        </w:r>
      </w:del>
      <w:r>
        <w:rPr>
          <w:rtl/>
        </w:rPr>
        <w:t xml:space="preserve"> תמורה.</w:t>
      </w:r>
    </w:p>
    <w:p w:rsidR="00E403F0" w:rsidRPr="00AD695E" w:rsidRDefault="00E403F0" w:rsidP="00E403F0">
      <w:pPr>
        <w:rPr>
          <w:rtl/>
        </w:rPr>
      </w:pPr>
    </w:p>
    <w:p>
      <w:pPr>
        <w:pStyle w:val="afffff8"/>
        <w:rPr>
          <w:ins w:id="90091" w:author="קלוד" w:date="2026-10-11T12:25:27Z"/>
        </w:rPr>
      </w:pPr>
      <w:ins w:id="90092" w:author="קלוד" w:date="2026-10-11T12:25:27Z">
        <w:r>
          <w:rPr>
            <w:color w:val="7B3F00"/>
          </w:rPr>
          <w:t xml:space="preserve">חטאת שעיברה שנתה ואבדה ונמצאת בעלת מום</w:t>
        </w:r>
      </w:ins>
    </w:p>
    <w:p>
      <w:pPr>
        <w:pStyle w:val="38"/>
        <w:rPr>
          <w:ins w:id="93674" w:author="מנוע מכני" w:date="2026-10-11T12:04:39Z"/>
        </w:rPr>
      </w:pPr>
      <w:r>
        <w:t>אר</w:t>
      </w:r>
      <w:r>
        <w:t>"</w:t>
      </w:r>
      <w:r>
        <w:t>ל</w:t>
      </w:r>
      <w:r>
        <w:t xml:space="preserve">:</w:t>
      </w:r>
    </w:p>
    <w:p w:rsidR="00E403F0" w:rsidRPr="00AD695E" w:rsidRDefault="00E403F0" w:rsidP="00E403F0">
      <w:pPr>
        <w:rPr>
          <w:rtl/>
        </w:rPr>
      </w:pPr>
      <w:del w:id="93675" w:author="מנוע מכני" w:date="2026-10-11T12:04:39Z">
        <w:r>
          <w:rPr>
            <w:rtl/>
          </w:rPr>
          <w:delText xml:space="preserve"> </w:delText>
        </w:r>
      </w:del>
      <w:r>
        <w:rPr>
          <w:rtl/>
        </w:rPr>
        <w:t xml:space="preserve">חטאת שעיברה שנתה - רואין אותה כאילו עומדת בבית הקברות ורועה.</w:t>
      </w:r>
    </w:p>
    <w:p w:rsidR="00E403F0" w:rsidRPr="002B4E05" w:rsidRDefault="00E403F0" w:rsidP="00E403F0">
      <w:pPr>
        <w:rPr>
          <w:spacing w:val="-2"/>
          <w:rtl/>
        </w:rPr>
      </w:pPr>
      <w:r w:rsidRPr="002B4E05">
        <w:rPr>
          <w:spacing w:val="-2"/>
          <w:rtl/>
        </w:rPr>
        <w:t xml:space="preserve">תנן</w:t>
      </w:r>
      <w:r w:rsidRPr="002B4E05">
        <w:rPr>
          <w:spacing w:val="-2"/>
          <w:rtl/>
        </w:rPr>
        <w:t xml:space="preserve">, שעיברה שנתה, ואבדה ונמצאת בעלת מום, אם אחר שכיפרו בעלים - מתה, תיובתא </w:t>
      </w:r>
      <w:r w:rsidRPr="002B4E05">
        <w:rPr>
          <w:rStyle w:val="2fb"/>
          <w:spacing w:val="-2"/>
          <w:rtl/>
        </w:rPr>
        <w:t xml:space="preserve">דר"</w:t>
      </w:r>
      <w:r w:rsidRPr="002B4E05">
        <w:rPr>
          <w:rStyle w:val="2fb"/>
          <w:rFonts w:hint="cs"/>
          <w:spacing w:val="-2"/>
          <w:rtl/>
        </w:rPr>
        <w:t>ל</w:t>
      </w:r>
      <w:r w:rsidRPr="002B4E05">
        <w:rPr>
          <w:spacing w:val="-2"/>
          <w:rtl/>
        </w:rPr>
        <w:t xml:space="preserve"> </w:t>
      </w:r>
    </w:p>
    <w:p>
      <w:pPr>
        <w:pStyle w:val="38"/>
        <w:rPr>
          <w:ins w:id="93676" w:author="מנוע מכני" w:date="2026-10-11T12:04:39Z"/>
        </w:rPr>
      </w:pPr>
      <w:r>
        <w:t>א</w:t>
      </w:r>
      <w:r>
        <w:t>"</w:t>
      </w:r>
      <w:r>
        <w:t>ל</w:t>
      </w:r>
      <w:r>
        <w:t>– ר"</w:t>
      </w:r>
      <w:r>
        <w:t>ל</w:t>
      </w:r>
      <w:r>
        <w:t xml:space="preserve">:</w:t>
      </w:r>
    </w:p>
    <w:p w:rsidR="00E403F0" w:rsidRPr="00AD695E" w:rsidRDefault="00E403F0" w:rsidP="00E403F0">
      <w:pPr>
        <w:rPr>
          <w:rtl/>
        </w:rPr>
      </w:pPr>
      <w:del w:id="93677" w:author="מנוע מכני" w:date="2026-10-11T12:04:39Z">
        <w:r>
          <w:rPr>
            <w:rtl/>
          </w:rPr>
          <w:delText xml:space="preserve"> </w:delText>
        </w:r>
      </w:del>
      <w:r>
        <w:rPr>
          <w:rtl/>
        </w:rPr>
        <w:t xml:space="preserve">כי קתני רישא מתה אאבדה ונמצאת בעלת מום, אם אחר שכיפרו בעלים - תמות.</w:t>
      </w:r>
    </w:p>
    <w:p w:rsidR="00E403F0" w:rsidRPr="00E87E21" w:rsidRDefault="00E403F0" w:rsidP="00E403F0">
      <w:pPr>
        <w:rPr>
          <w:spacing w:val="-6"/>
          <w:rtl/>
        </w:rPr>
      </w:pPr>
      <w:r w:rsidRPr="00E87E21">
        <w:rPr>
          <w:spacing w:val="-6"/>
          <w:rtl/>
        </w:rPr>
        <w:t>א"</w:t>
      </w:r>
      <w:r w:rsidRPr="00E87E21">
        <w:rPr>
          <w:rFonts w:hint="cs"/>
          <w:spacing w:val="-6"/>
          <w:rtl/>
        </w:rPr>
        <w:t>ה</w:t>
      </w:r>
      <w:r w:rsidRPr="00E87E21">
        <w:rPr>
          <w:spacing w:val="-6"/>
          <w:rtl/>
        </w:rPr>
        <w:t xml:space="preserve"> אימא סיפא: אם עד שלא כיפרו הבעלים תרעה עד שתסתאב, </w:t>
      </w:r>
      <w:ins w:id="92272" w:author="מנוע מכני" w:date="2026-10-11T12:04:39Z">
        <w:r>
          <w:rPr>
            <w:spacing w:val="-6"/>
            <w:rtl/>
          </w:rPr>
          <w:t xml:space="preserve">ואם </w:t>
        </w:r>
      </w:ins>
      <w:del w:id="92273" w:author="מנוע מכני" w:date="2026-10-11T12:04:39Z">
        <w:r w:rsidRPr="00E87E21">
          <w:rPr>
            <w:spacing w:val="-6"/>
            <w:rtl/>
          </w:rPr>
          <w:delText xml:space="preserve">ואי </w:delText>
        </w:r>
      </w:del>
      <w:r w:rsidRPr="00E87E21">
        <w:rPr>
          <w:spacing w:val="-6"/>
          <w:rtl/>
        </w:rPr>
        <w:t xml:space="preserve">בעלת מום הא מסאבא </w:t>
      </w:r>
      <w:ins w:id="92770" w:author="מנוע מכני" w:date="2026-10-11T12:04:39Z">
        <w:r>
          <w:rPr>
            <w:spacing w:val="-6"/>
            <w:rtl/>
          </w:rPr>
          <w:t xml:space="preserve">ועומדת</w:t>
        </w:r>
      </w:ins>
      <w:del w:id="92771" w:author="מנוע מכני" w:date="2026-10-11T12:04:39Z">
        <w:r w:rsidRPr="00E87E21">
          <w:rPr>
            <w:spacing w:val="-6"/>
            <w:rtl/>
          </w:rPr>
          <w:delText xml:space="preserve">וקיימא</w:delText>
        </w:r>
      </w:del>
      <w:r w:rsidRPr="00E87E21">
        <w:rPr>
          <w:spacing w:val="-6"/>
          <w:rtl/>
        </w:rPr>
        <w:t xml:space="preserve">! </w:t>
      </w:r>
    </w:p>
    <w:p>
      <w:pPr>
        <w:pStyle w:val="38"/>
        <w:rPr>
          <w:ins w:id="93678" w:author="מנוע מכני" w:date="2026-10-11T12:04:39Z"/>
        </w:rPr>
      </w:pPr>
      <w:r>
        <w:t xml:space="preserve">רבה </w:t>
      </w:r>
      <w:r>
        <w:t xml:space="preserve">ה"</w:t>
      </w:r>
      <w:r>
        <w:t>ק</w:t>
      </w:r>
      <w:r>
        <w:t xml:space="preserve">:</w:t>
      </w:r>
    </w:p>
    <w:p w:rsidR="00E403F0" w:rsidRPr="00AD695E" w:rsidRDefault="00E403F0" w:rsidP="00E403F0">
      <w:pPr>
        <w:rPr>
          <w:rtl/>
        </w:rPr>
      </w:pPr>
      <w:del w:id="93679" w:author="מנוע מכני" w:date="2026-10-11T12:04:39Z">
        <w:r>
          <w:rPr>
            <w:rtl/>
          </w:rPr>
          <w:delText xml:space="preserve"> </w:delText>
        </w:r>
      </w:del>
      <w:r>
        <w:rPr>
          <w:rtl/>
        </w:rPr>
        <w:t xml:space="preserve">תנא שאבדה ונמצאת בעלת מום עובר, אם אחר שכפרו בעלים - מתה, </w:t>
      </w:r>
    </w:p>
    <w:p w:rsidR="00E403F0" w:rsidRPr="00AD695E" w:rsidRDefault="00E403F0" w:rsidP="00E403F0">
      <w:pPr>
        <w:rPr>
          <w:rtl/>
        </w:rPr>
      </w:pPr>
      <w:r>
        <w:rPr>
          <w:rtl/>
        </w:rPr>
        <w:t xml:space="preserve">אם קודם שכיפרו בעלים - תרעה עד שתסתאב במום קבוע, ותימכר </w:t>
      </w:r>
    </w:p>
    <w:p>
      <w:pPr>
        <w:pStyle w:val="38"/>
        <w:rPr>
          <w:ins w:id="93680" w:author="מנוע מכני" w:date="2026-10-11T12:04:39Z"/>
        </w:rPr>
      </w:pPr>
      <w:r>
        <w:t xml:space="preserve">רבא:</w:t>
      </w:r>
    </w:p>
    <w:p w:rsidR="00E403F0" w:rsidRPr="00AD695E" w:rsidRDefault="00E403F0" w:rsidP="00E403F0">
      <w:pPr>
        <w:rPr>
          <w:rtl/>
        </w:rPr>
      </w:pPr>
      <w:del w:id="93681" w:author="מנוע מכני" w:date="2026-10-11T12:04:39Z">
        <w:r>
          <w:rPr>
            <w:rtl/>
          </w:rPr>
          <w:delText xml:space="preserve"> </w:delText>
        </w:r>
      </w:del>
      <w:r>
        <w:rPr>
          <w:rtl/>
        </w:rPr>
        <w:t xml:space="preserve">שתי תשובות בדבר, </w:t>
      </w:r>
      <w:ins w:id="91364" w:author="מנוע מכני" w:date="2026-10-11T12:04:39Z">
        <w:r>
          <w:rPr>
            <w:rtl/>
          </w:rPr>
          <w:t xml:space="preserve">אחת</w:t>
        </w:r>
      </w:ins>
      <w:del w:id="91365" w:author="מנוע מכני" w:date="2026-10-11T12:04:39Z">
        <w:r>
          <w:rPr>
            <w:rtl/>
          </w:rPr>
          <w:delText xml:space="preserve">חדא</w:delText>
        </w:r>
      </w:del>
      <w:r>
        <w:rPr>
          <w:rtl/>
        </w:rPr>
        <w:t xml:space="preserve"> - דאם כן ישמור </w:t>
      </w:r>
      <w:ins w:id="92772" w:author="מנוע מכני" w:date="2026-10-11T12:04:39Z">
        <w:r>
          <w:rPr>
            <w:rtl/>
          </w:rPr>
          <w:t xml:space="preserve">צריך</w:t>
        </w:r>
      </w:ins>
      <w:del w:id="92773" w:author="מנוע מכני" w:date="2026-10-11T12:04:39Z">
        <w:r>
          <w:rPr>
            <w:rtl/>
          </w:rPr>
          <w:delText xml:space="preserve">מיבעי</w:delText>
        </w:r>
      </w:del>
      <w:r>
        <w:rPr>
          <w:rtl/>
        </w:rPr>
        <w:t xml:space="preserve"> </w:t>
      </w:r>
      <w:ins w:id="91362" w:author="מנוע מכני" w:date="2026-10-11T12:04:39Z">
        <w:r>
          <w:rPr>
            <w:rtl/>
          </w:rPr>
          <w:t xml:space="preserve">לו</w:t>
        </w:r>
      </w:ins>
      <w:del w:id="91363" w:author="מנוע מכני" w:date="2026-10-11T12:04:39Z">
        <w:r>
          <w:rPr>
            <w:rtl/>
          </w:rPr>
          <w:delText xml:space="preserve">ליה</w:delText>
        </w:r>
      </w:del>
      <w:r>
        <w:rPr>
          <w:rtl/>
        </w:rPr>
        <w:t xml:space="preserve"> </w:t>
      </w:r>
      <w:ins w:id="92852" w:author="מנוע מכני" w:date="2026-10-11T12:04:39Z">
        <w:r>
          <w:rPr>
            <w:rtl/>
          </w:rPr>
          <w:t xml:space="preserve">לשנות</w:t>
        </w:r>
      </w:ins>
      <w:del w:id="92853" w:author="מנוע מכני" w:date="2026-10-11T12:04:39Z">
        <w:r>
          <w:rPr>
            <w:rtl/>
          </w:rPr>
          <w:delText xml:space="preserve">למיתני</w:delText>
        </w:r>
      </w:del>
      <w:r>
        <w:rPr>
          <w:rtl/>
        </w:rPr>
        <w:t xml:space="preserve">! </w:t>
      </w:r>
    </w:p>
    <w:p w:rsidR="00E403F0" w:rsidRPr="00AD695E" w:rsidRDefault="00E403F0" w:rsidP="00E403F0">
      <w:pPr>
        <w:rPr>
          <w:rtl/>
        </w:rPr>
      </w:pPr>
      <w:r>
        <w:rPr>
          <w:rtl/>
        </w:rPr>
        <w:t xml:space="preserve">ועוד שעיברה שנתה </w:t>
      </w:r>
      <w:ins w:id="91366" w:author="מנוע מכני" w:date="2026-10-11T12:04:39Z">
        <w:r>
          <w:rPr>
            <w:rtl/>
          </w:rPr>
          <w:t xml:space="preserve">למה</w:t>
        </w:r>
      </w:ins>
      <w:del w:id="91367" w:author="מנוע מכני" w:date="2026-10-11T12:04:39Z">
        <w:r>
          <w:rPr>
            <w:rtl/>
          </w:rPr>
          <w:delText xml:space="preserve">למאי</w:delText>
        </w:r>
      </w:del>
      <w:r>
        <w:rPr>
          <w:rtl/>
        </w:rPr>
        <w:t xml:space="preserve"> </w:t>
      </w:r>
      <w:r w:rsidRPr="00217260">
        <w:rPr>
          <w:b/>
          <w:bCs/>
          <w:rtl/>
        </w:rPr>
        <w:t>הלכתא</w:t>
      </w:r>
      <w:r>
        <w:rPr>
          <w:rtl/>
        </w:rPr>
        <w:t xml:space="preserve"> קתני? </w:t>
      </w:r>
    </w:p>
    <w:p w:rsidR="00E403F0" w:rsidRPr="00AD695E" w:rsidRDefault="00E403F0" w:rsidP="00E403F0">
      <w:pPr>
        <w:rPr>
          <w:rtl/>
        </w:rPr>
      </w:pPr>
    </w:p>
    <w:p>
      <w:pPr>
        <w:pStyle w:val="38"/>
        <w:rPr>
          <w:ins w:id="93682" w:author="מנוע מכני" w:date="2026-10-11T12:04:39Z"/>
        </w:rPr>
      </w:pPr>
      <w:r>
        <w:t xml:space="preserve">אלא </w:t>
      </w:r>
      <w:r>
        <w:t xml:space="preserve">אמר</w:t>
      </w:r>
      <w:r>
        <w:t xml:space="preserve"> רבא:</w:t>
      </w:r>
    </w:p>
    <w:p w:rsidR="00E403F0" w:rsidRPr="00AD695E" w:rsidRDefault="00E403F0" w:rsidP="00E403F0">
      <w:pPr>
        <w:rPr>
          <w:rtl/>
        </w:rPr>
      </w:pPr>
      <w:del w:id="93683" w:author="מנוע מכני" w:date="2026-10-11T12:04:39Z">
        <w:r>
          <w:rPr>
            <w:rtl/>
          </w:rPr>
          <w:delText xml:space="preserve"> </w:delText>
        </w:r>
      </w:del>
      <w:r>
        <w:rPr>
          <w:rtl/>
        </w:rPr>
        <w:t xml:space="preserve">ה"</w:t>
      </w:r>
      <w:r>
        <w:rPr>
          <w:rFonts w:hint="cs"/>
          <w:rtl/>
        </w:rPr>
        <w:t>ק</w:t>
      </w:r>
      <w:r>
        <w:rPr>
          <w:rtl/>
        </w:rPr>
        <w:t xml:space="preserve"> עברה שנתה ואבדה, או אבדה ונמצאת בעלת מום, </w:t>
      </w:r>
    </w:p>
    <w:p w:rsidR="00E403F0" w:rsidRPr="00AD695E" w:rsidRDefault="00E403F0" w:rsidP="00E403F0">
      <w:pPr>
        <w:rPr>
          <w:rtl/>
        </w:rPr>
      </w:pPr>
      <w:r>
        <w:rPr>
          <w:rtl/>
        </w:rPr>
        <w:t>אחר שכיפרו הבעלים - מתה, קודם שכיפרו הבעלים - תרעה עד שתסתאב ותימכר.</w:t>
      </w:r>
    </w:p>
    <w:p w:rsidR="00E403F0" w:rsidRPr="00AD695E" w:rsidRDefault="00E403F0" w:rsidP="00E403F0">
      <w:pPr>
        <w:rPr>
          <w:rtl/>
        </w:rPr>
      </w:pPr>
      <w:r>
        <w:rPr>
          <w:rtl/>
        </w:rPr>
        <w:t xml:space="preserve">וצריך </w:t>
      </w:r>
      <w:ins w:id="92854" w:author="מנוע מכני" w:date="2026-10-11T12:04:39Z">
        <w:r>
          <w:rPr>
            <w:rtl/>
          </w:rPr>
          <w:t xml:space="preserve">לשנות</w:t>
        </w:r>
      </w:ins>
      <w:del w:id="92855" w:author="מנוע מכני" w:date="2026-10-11T12:04:39Z">
        <w:r>
          <w:rPr>
            <w:rtl/>
          </w:rPr>
          <w:delText xml:space="preserve">למיתני</w:delText>
        </w:r>
      </w:del>
      <w:r>
        <w:rPr>
          <w:rtl/>
        </w:rPr>
        <w:t xml:space="preserve"> אם אבדה גבי בעלת מום וגבי עברה שנתה, </w:t>
      </w:r>
    </w:p>
    <w:p w:rsidR="00E403F0" w:rsidRPr="00AD695E" w:rsidRDefault="00E403F0" w:rsidP="00E403F0">
      <w:pPr>
        <w:rPr>
          <w:rtl/>
        </w:rPr>
      </w:pPr>
      <w:ins w:id="92274" w:author="מנוע מכני" w:date="2026-10-11T12:04:39Z">
        <w:r>
          <w:rPr>
            <w:rtl/>
          </w:rPr>
          <w:t xml:space="preserve">דאם </w:t>
        </w:r>
      </w:ins>
      <w:del w:id="92275" w:author="מנוע מכני" w:date="2026-10-11T12:04:39Z">
        <w:r>
          <w:rPr>
            <w:rtl/>
          </w:rPr>
          <w:delText xml:space="preserve">דאי </w:delText>
        </w:r>
      </w:del>
      <w:r>
        <w:rPr>
          <w:rtl/>
        </w:rPr>
        <w:t xml:space="preserve">תנא גבי שעיברה שנתה – </w:t>
      </w:r>
      <w:r>
        <w:rPr>
          <w:rFonts w:hint="cs"/>
          <w:rtl/>
        </w:rPr>
        <w:t>הו</w:t>
      </w:r>
      <w:r>
        <w:rPr>
          <w:rtl/>
        </w:rPr>
        <w:t>"</w:t>
      </w:r>
      <w:r>
        <w:rPr>
          <w:rFonts w:hint="cs"/>
          <w:rtl/>
        </w:rPr>
        <w:t>א</w:t>
      </w:r>
      <w:r>
        <w:rPr>
          <w:rtl/>
        </w:rPr>
        <w:t xml:space="preserve">: </w:t>
      </w:r>
      <w:ins w:id="90656" w:author="מנוע מכני" w:date="2026-10-11T12:04:39Z">
        <w:r>
          <w:rPr>
            <w:rtl/>
          </w:rPr>
          <w:t xml:space="preserve">שם</w:t>
        </w:r>
      </w:ins>
      <w:del w:id="90657" w:author="מנוע מכני" w:date="2026-10-11T12:04:39Z">
        <w:r>
          <w:rPr>
            <w:rtl/>
          </w:rPr>
          <w:delText xml:space="preserve">התם</w:delText>
        </w:r>
      </w:del>
      <w:r>
        <w:rPr>
          <w:rtl/>
        </w:rPr>
        <w:t xml:space="preserve"> הוא דמהני לה אבדה - משום דלא חזיא למילתה, </w:t>
      </w:r>
    </w:p>
    <w:p w:rsidR="00E403F0" w:rsidRPr="00AD695E" w:rsidRDefault="00E403F0" w:rsidP="00E403F0">
      <w:pPr>
        <w:rPr>
          <w:rtl/>
        </w:rPr>
      </w:pPr>
      <w:r>
        <w:rPr>
          <w:rtl/>
        </w:rPr>
        <w:t xml:space="preserve">אבל בעלת מום - </w:t>
      </w:r>
      <w:ins w:id="92276" w:author="מנוע מכני" w:date="2026-10-11T12:04:39Z">
        <w:r>
          <w:rPr>
            <w:rtl/>
          </w:rPr>
          <w:t xml:space="preserve">דאם </w:t>
        </w:r>
      </w:ins>
      <w:del w:id="92277" w:author="מנוע מכני" w:date="2026-10-11T12:04:39Z">
        <w:r>
          <w:rPr>
            <w:rtl/>
          </w:rPr>
          <w:delText xml:space="preserve">דאי </w:delText>
        </w:r>
      </w:del>
      <w:r>
        <w:rPr>
          <w:rtl/>
        </w:rPr>
        <w:t xml:space="preserve">לא</w:t>
      </w:r>
      <w:r>
        <w:rPr>
          <w:rtl/>
        </w:rPr>
        <w:t xml:space="preserve"> מומא חזיא, אימא </w:t>
      </w:r>
      <w:r>
        <w:rPr>
          <w:rtl/>
        </w:rPr>
        <w:t xml:space="preserve">לא</w:t>
      </w:r>
      <w:r>
        <w:rPr>
          <w:rtl/>
        </w:rPr>
        <w:t xml:space="preserve"> תהני </w:t>
      </w:r>
      <w:ins w:id="91368" w:author="מנוע מכני" w:date="2026-10-11T12:04:39Z">
        <w:r>
          <w:rPr>
            <w:rtl/>
          </w:rPr>
          <w:t xml:space="preserve">לו</w:t>
        </w:r>
      </w:ins>
      <w:del w:id="91369" w:author="מנוע מכני" w:date="2026-10-11T12:04:39Z">
        <w:r>
          <w:rPr>
            <w:rtl/>
          </w:rPr>
          <w:delText xml:space="preserve">ליה</w:delText>
        </w:r>
      </w:del>
      <w:r>
        <w:rPr>
          <w:rtl/>
        </w:rPr>
        <w:t xml:space="preserve"> אבדה</w:t>
      </w:r>
      <w:ins w:id="91866" w:author="מנוע מכני" w:date="2026-10-11T12:04:39Z">
        <w:r>
          <w:rPr>
            <w:rtl/>
          </w:rPr>
          <w:t xml:space="preserve">,</w:t>
        </w:r>
      </w:ins>
      <w:del w:id="91867" w:author="מנוע מכני" w:date="2026-10-11T12:04:39Z">
        <w:r>
          <w:rPr>
            <w:rtl/>
          </w:rPr>
          <w:delText xml:space="preserve">;</w:delText>
        </w:r>
      </w:del>
    </w:p>
    <w:p w:rsidR="00E403F0" w:rsidRPr="00AD695E" w:rsidRDefault="00E403F0" w:rsidP="00E403F0">
      <w:pPr>
        <w:rPr>
          <w:rtl/>
        </w:rPr>
      </w:pPr>
      <w:ins w:id="92278" w:author="מנוע מכני" w:date="2026-10-11T12:04:39Z">
        <w:r>
          <w:rPr>
            <w:rtl/>
          </w:rPr>
          <w:t xml:space="preserve">ואם </w:t>
        </w:r>
      </w:ins>
      <w:del w:id="92279" w:author="מנוע מכני" w:date="2026-10-11T12:04:39Z">
        <w:r>
          <w:rPr>
            <w:rtl/>
          </w:rPr>
          <w:delText xml:space="preserve">ואי </w:delText>
        </w:r>
      </w:del>
      <w:r>
        <w:rPr>
          <w:rtl/>
        </w:rPr>
        <w:t xml:space="preserve">תני גבי בעלת מום, </w:t>
      </w:r>
      <w:ins w:id="90658" w:author="מנוע מכני" w:date="2026-10-11T12:04:39Z">
        <w:r>
          <w:rPr>
            <w:rtl/>
          </w:rPr>
          <w:t xml:space="preserve">שם</w:t>
        </w:r>
      </w:ins>
      <w:del w:id="90659" w:author="מנוע מכני" w:date="2026-10-11T12:04:39Z">
        <w:r>
          <w:rPr>
            <w:rtl/>
          </w:rPr>
          <w:delText xml:space="preserve">התם</w:delText>
        </w:r>
      </w:del>
      <w:r>
        <w:rPr>
          <w:rtl/>
        </w:rPr>
        <w:t xml:space="preserve"> הוא דמהניא אבדה - משום דלא חזיא להקרבה, </w:t>
      </w:r>
    </w:p>
    <w:p w:rsidR="00E403F0" w:rsidRPr="00AD695E" w:rsidRDefault="00E403F0" w:rsidP="00E403F0">
      <w:pPr>
        <w:rPr>
          <w:rtl/>
        </w:rPr>
      </w:pPr>
      <w:r>
        <w:rPr>
          <w:rtl/>
        </w:rPr>
        <w:t xml:space="preserve">אבל עיברה שנתה דחזי' להקרבה - אימא </w:t>
      </w:r>
      <w:r>
        <w:rPr>
          <w:rtl/>
        </w:rPr>
        <w:t xml:space="preserve">לא</w:t>
      </w:r>
      <w:r>
        <w:rPr>
          <w:rtl/>
        </w:rPr>
        <w:t xml:space="preserve"> תהני לה אבדה, צריכא.</w:t>
      </w:r>
    </w:p>
    <w:p w:rsidR="00E403F0" w:rsidRPr="00AD695E" w:rsidRDefault="00E403F0" w:rsidP="00E403F0">
      <w:pPr>
        <w:rPr>
          <w:rtl/>
        </w:rPr>
      </w:pPr>
    </w:p>
    <w:p>
      <w:pPr>
        <w:pStyle w:val="38"/>
        <w:rPr>
          <w:ins w:id="93684" w:author="מנוע מכני" w:date="2026-10-11T12:04:39Z"/>
        </w:rPr>
      </w:pPr>
      <w:r>
        <w:t xml:space="preserve">ומי </w:t>
      </w:r>
      <w:r>
        <w:t xml:space="preserve">אמר</w:t>
      </w:r>
      <w:r>
        <w:t xml:space="preserve"> רבא </w:t>
      </w:r>
      <w:ins w:id="91370" w:author="מנוע מכני" w:date="2026-10-11T12:04:39Z">
        <w:r>
          <w:t xml:space="preserve">כך</w:t>
        </w:r>
      </w:ins>
      <w:del w:id="91371" w:author="מנוע מכני" w:date="2026-10-11T12:04:39Z">
        <w:r>
          <w:delText xml:space="preserve">הכי</w:delText>
        </w:r>
      </w:del>
      <w:r>
        <w:t xml:space="preserve">? והאמר רבא:</w:t>
      </w:r>
    </w:p>
    <w:p w:rsidR="00E403F0" w:rsidRPr="00AD695E" w:rsidRDefault="00E403F0" w:rsidP="00E403F0">
      <w:pPr>
        <w:rPr>
          <w:rtl/>
        </w:rPr>
      </w:pPr>
      <w:del w:id="93685" w:author="מנוע מכני" w:date="2026-10-11T12:04:39Z">
        <w:r>
          <w:rPr>
            <w:rtl/>
          </w:rPr>
          <w:delText xml:space="preserve"> </w:delText>
        </w:r>
      </w:del>
      <w:r>
        <w:rPr>
          <w:rtl/>
        </w:rPr>
        <w:t xml:space="preserve">אבידה </w:t>
      </w:r>
      <w:ins w:id="90105" w:author="Claude - סמנטי" w:date="2026-10-11T12:20:38Z">
        <w:r>
          <w:rPr>
            <w:rtl/>
          </w:rPr>
          <w:t xml:space="preserve">של לילה</w:t>
        </w:r>
      </w:ins>
      <w:del w:id="90106" w:author="Claude - סמנטי" w:date="2026-10-11T12:20:38Z">
        <w:r>
          <w:rPr>
            <w:rtl/>
          </w:rPr>
          <w:delText xml:space="preserve">דלילה</w:delText>
        </w:r>
      </w:del>
      <w:r>
        <w:rPr>
          <w:rtl/>
        </w:rPr>
        <w:t xml:space="preserve"> </w:t>
      </w:r>
      <w:r>
        <w:rPr>
          <w:rtl/>
        </w:rPr>
        <w:t xml:space="preserve">לא</w:t>
      </w:r>
      <w:r>
        <w:rPr>
          <w:rtl/>
        </w:rPr>
        <w:t xml:space="preserve"> שמה אבידה! </w:t>
      </w:r>
    </w:p>
    <w:p>
      <w:pPr>
        <w:pStyle w:val="38"/>
        <w:rPr>
          <w:ins w:id="94166" w:author="מנוע מכני" w:date="2026-10-11T12:04:39Z"/>
        </w:rPr>
      </w:pPr>
      <w:r w:rsidRPr="00DC5F70">
        <w:t xml:space="preserve">לא</w:t>
      </w:r>
      <w:r w:rsidRPr="00DC5F70">
        <w:t xml:space="preserve"> דמי,</w:t>
      </w:r>
    </w:p>
    <w:p w:rsidR="00E403F0" w:rsidRPr="00DC5F70" w:rsidRDefault="00E403F0" w:rsidP="00E403F0">
      <w:pPr>
        <w:rPr>
          <w:spacing w:val="-4"/>
          <w:rtl/>
        </w:rPr>
      </w:pPr>
      <w:del w:id="94167" w:author="מנוע מכני" w:date="2026-10-11T12:04:39Z">
        <w:r w:rsidRPr="00DC5F70">
          <w:rPr>
            <w:spacing w:val="-4"/>
            <w:rtl/>
          </w:rPr>
          <w:delText xml:space="preserve"> </w:delText>
        </w:r>
      </w:del>
      <w:r w:rsidRPr="00DC5F70">
        <w:rPr>
          <w:spacing w:val="-4"/>
          <w:rtl/>
        </w:rPr>
        <w:t xml:space="preserve">אבידה </w:t>
      </w:r>
      <w:ins w:id="90107" w:author="Claude - סמנטי" w:date="2026-10-11T12:20:38Z">
        <w:r>
          <w:rPr>
            <w:spacing w:val="-4"/>
            <w:rtl/>
          </w:rPr>
          <w:t xml:space="preserve">של לילה</w:t>
        </w:r>
      </w:ins>
      <w:del w:id="90108" w:author="Claude - סמנטי" w:date="2026-10-11T12:20:38Z">
        <w:r w:rsidRPr="00DC5F70">
          <w:rPr>
            <w:spacing w:val="-4"/>
            <w:rtl/>
          </w:rPr>
          <w:delText xml:space="preserve">דליליא</w:delText>
        </w:r>
      </w:del>
      <w:r w:rsidRPr="00DC5F70">
        <w:rPr>
          <w:spacing w:val="-4"/>
          <w:rtl/>
        </w:rPr>
        <w:t xml:space="preserve"> </w:t>
      </w:r>
      <w:r w:rsidRPr="00DC5F70">
        <w:rPr>
          <w:spacing w:val="-4"/>
          <w:rtl/>
        </w:rPr>
        <w:t xml:space="preserve">לא</w:t>
      </w:r>
      <w:r w:rsidRPr="00DC5F70">
        <w:rPr>
          <w:spacing w:val="-4"/>
          <w:rtl/>
        </w:rPr>
        <w:t xml:space="preserve"> חזיא </w:t>
      </w:r>
      <w:r w:rsidRPr="00DC5F70">
        <w:rPr>
          <w:spacing w:val="-4"/>
          <w:rtl/>
        </w:rPr>
        <w:t xml:space="preserve">לא</w:t>
      </w:r>
      <w:r w:rsidRPr="00DC5F70">
        <w:rPr>
          <w:spacing w:val="-4"/>
          <w:rtl/>
        </w:rPr>
        <w:t xml:space="preserve"> לגופה ולא לדמי, אבל הא - נהי דלגופה </w:t>
      </w:r>
      <w:r w:rsidRPr="00DC5F70">
        <w:rPr>
          <w:spacing w:val="-4"/>
          <w:rtl/>
        </w:rPr>
        <w:t xml:space="preserve">לא</w:t>
      </w:r>
      <w:r w:rsidRPr="00DC5F70">
        <w:rPr>
          <w:spacing w:val="-4"/>
          <w:rtl/>
        </w:rPr>
        <w:t xml:space="preserve"> חזיא, לדמי חזיא.</w:t>
      </w:r>
    </w:p>
    <w:p>
      <w:pPr>
        <w:pStyle w:val="38"/>
        <w:rPr>
          <w:ins w:id="93686" w:author="מנוע מכני" w:date="2026-10-11T12:04:39Z"/>
        </w:rPr>
      </w:pPr>
      <w:r w:rsidRPr="00A757C8">
        <w:t xml:space="preserve">תנן</w:t>
      </w:r>
      <w:r w:rsidRPr="00A757C8">
        <w:t xml:space="preserve">:</w:t>
      </w:r>
    </w:p>
    <w:p w:rsidR="00E403F0" w:rsidRPr="00AD695E" w:rsidRDefault="00E403F0" w:rsidP="00E403F0">
      <w:pPr>
        <w:rPr>
          <w:rtl/>
        </w:rPr>
      </w:pPr>
      <w:del w:id="93687" w:author="מנוע מכני" w:date="2026-10-11T12:04:39Z">
        <w:r w:rsidRPr="00A757C8">
          <w:rPr>
            <w:rtl/>
          </w:rPr>
          <w:delText xml:space="preserve"> </w:delText>
        </w:r>
      </w:del>
      <w:r w:rsidRPr="00A757C8">
        <w:rPr>
          <w:rtl/>
        </w:rPr>
        <w:t xml:space="preserve">השני ירעה עד שיסתאב, וימכר ויפלו דמיו לנדבה, לפי שאין חטאת הציבור מתה הא דיחיד</w:t>
      </w:r>
      <w:r w:rsidRPr="00A757C8">
        <w:rPr>
          <w:rFonts w:hint="cs"/>
          <w:rtl/>
        </w:rPr>
        <w:t xml:space="preserve"> </w:t>
      </w:r>
      <w:r w:rsidRPr="00A757C8">
        <w:rPr>
          <w:rtl/>
        </w:rPr>
        <w:t xml:space="preserve">מתה! </w:t>
      </w:r>
    </w:p>
    <w:p>
      <w:pPr>
        <w:pStyle w:val="38"/>
        <w:rPr>
          <w:ins w:id="93688" w:author="מנוע מכני" w:date="2026-10-11T12:04:39Z"/>
        </w:rPr>
      </w:pPr>
      <w:r>
        <w:t>וא</w:t>
      </w:r>
      <w:r>
        <w:t>רי</w:t>
      </w:r>
      <w:r>
        <w:t>"</w:t>
      </w:r>
      <w:r>
        <w:t>ו</w:t>
      </w:r>
      <w:r>
        <w:t xml:space="preserve">:</w:t>
      </w:r>
    </w:p>
    <w:p w:rsidR="00E403F0" w:rsidRPr="00AD695E" w:rsidRDefault="00E403F0" w:rsidP="00E403F0">
      <w:pPr>
        <w:rPr>
          <w:rtl/>
        </w:rPr>
      </w:pPr>
      <w:del w:id="93689" w:author="מנוע מכני" w:date="2026-10-11T12:04:39Z">
        <w:r>
          <w:rPr>
            <w:rtl/>
          </w:rPr>
          <w:delText xml:space="preserve"> </w:delText>
        </w:r>
      </w:del>
      <w:r>
        <w:rPr>
          <w:rtl/>
        </w:rPr>
        <w:t xml:space="preserve">בעלי חיים נדחין, וכשהוא מתכפר בשני שבזוג שני מתכפר, </w:t>
      </w:r>
    </w:p>
    <w:p>
      <w:pPr>
        <w:pStyle w:val="38"/>
        <w:rPr>
          <w:ins w:id="93690" w:author="מנוע מכני" w:date="2026-10-11T12:04:39Z"/>
        </w:rPr>
      </w:pPr>
      <w:r>
        <w:t xml:space="preserve">ואידך</w:t>
      </w:r>
    </w:p>
    <w:p w:rsidR="00E403F0" w:rsidRPr="00AD695E" w:rsidRDefault="00E403F0" w:rsidP="00E403F0">
      <w:pPr>
        <w:rPr>
          <w:rtl/>
        </w:rPr>
      </w:pPr>
      <w:del w:id="93691" w:author="מנוע מכני" w:date="2026-10-11T12:04:39Z">
        <w:r>
          <w:rPr>
            <w:rtl/>
          </w:rPr>
          <w:delText xml:space="preserve"> </w:delText>
        </w:r>
      </w:del>
      <w:ins w:id="92102" w:author="מנוע מכני" w:date="2026-10-11T12:04:39Z">
        <w:r>
          <w:rPr>
            <w:rtl/>
          </w:rPr>
          <w:t xml:space="preserve">ראשון</w:t>
        </w:r>
      </w:ins>
      <w:del w:id="92103" w:author="מנוע מכני" w:date="2026-10-11T12:04:39Z">
        <w:r>
          <w:rPr>
            <w:rtl/>
          </w:rPr>
          <w:delText xml:space="preserve">קמא</w:delText>
        </w:r>
      </w:del>
      <w:r>
        <w:rPr>
          <w:rtl/>
        </w:rPr>
        <w:t xml:space="preserve"> </w:t>
      </w:r>
      <w:r>
        <w:rPr>
          <w:rFonts w:hint="cs"/>
          <w:rtl/>
        </w:rPr>
        <w:t>הוו</w:t>
      </w:r>
      <w:r>
        <w:rPr>
          <w:rtl/>
        </w:rPr>
        <w:t>"</w:t>
      </w:r>
      <w:r>
        <w:rPr>
          <w:rFonts w:hint="cs"/>
          <w:rtl/>
        </w:rPr>
        <w:t>ל</w:t>
      </w:r>
      <w:r>
        <w:rPr>
          <w:rtl/>
        </w:rPr>
        <w:t xml:space="preserve"> כעיברה שנתה, וטעמא - דציבור, הא דיחיד - מתה! </w:t>
      </w:r>
    </w:p>
    <w:p>
      <w:pPr>
        <w:pStyle w:val="38"/>
        <w:rPr>
          <w:ins w:id="93692" w:author="מנוע מכני" w:date="2026-10-11T12:04:39Z"/>
        </w:rPr>
      </w:pPr>
      <w:r w:rsidRPr="00DC5F70">
        <w:t xml:space="preserve">אמר</w:t>
      </w:r>
      <w:r w:rsidRPr="00DC5F70">
        <w:t xml:space="preserve"> לך:</w:t>
      </w:r>
    </w:p>
    <w:p w:rsidR="00E403F0" w:rsidRPr="00DC5F70" w:rsidRDefault="00E403F0" w:rsidP="00E403F0">
      <w:pPr>
        <w:rPr>
          <w:spacing w:val="-2"/>
          <w:rtl/>
        </w:rPr>
      </w:pPr>
      <w:del w:id="93693" w:author="מנוע מכני" w:date="2026-10-11T12:04:39Z">
        <w:r w:rsidRPr="00DC5F70">
          <w:rPr>
            <w:spacing w:val="-2"/>
            <w:rtl/>
          </w:rPr>
          <w:delText xml:space="preserve"> </w:delText>
        </w:r>
      </w:del>
      <w:r w:rsidRPr="00DC5F70">
        <w:rPr>
          <w:spacing w:val="-2"/>
          <w:rtl/>
        </w:rPr>
        <w:t xml:space="preserve">דחויין לחוד, ואבודין לחוד, אבודין </w:t>
      </w:r>
      <w:ins w:id="92364" w:author="מנוע מכני" w:date="2026-10-11T12:04:39Z">
        <w:r>
          <w:rPr>
            <w:spacing w:val="-2"/>
            <w:rtl/>
          </w:rPr>
          <w:t xml:space="preserve">דעתו</w:t>
        </w:r>
      </w:ins>
      <w:del w:id="92365" w:author="מנוע מכני" w:date="2026-10-11T12:04:39Z">
        <w:r w:rsidRPr="00DC5F70">
          <w:rPr>
            <w:spacing w:val="-2"/>
            <w:rtl/>
          </w:rPr>
          <w:delText xml:space="preserve">דעתיה</w:delText>
        </w:r>
      </w:del>
      <w:r w:rsidRPr="00DC5F70">
        <w:rPr>
          <w:spacing w:val="-2"/>
          <w:rtl/>
        </w:rPr>
        <w:t xml:space="preserve"> עליהון </w:t>
      </w:r>
      <w:r w:rsidRPr="00DC5F70">
        <w:rPr>
          <w:rFonts w:hint="cs"/>
          <w:spacing w:val="-2"/>
          <w:rtl/>
        </w:rPr>
        <w:t xml:space="preserve">שמא ימצאו דחויין </w:t>
      </w:r>
      <w:r w:rsidRPr="00DC5F70">
        <w:rPr>
          <w:rFonts w:hint="cs"/>
          <w:spacing w:val="-2"/>
          <w:rtl/>
        </w:rPr>
        <w:t xml:space="preserve">לא</w:t>
      </w:r>
      <w:r w:rsidRPr="00DC5F70">
        <w:rPr>
          <w:rFonts w:hint="cs"/>
          <w:spacing w:val="-2"/>
          <w:rtl/>
        </w:rPr>
        <w:t xml:space="preserve"> ייראו שוב </w:t>
      </w:r>
    </w:p>
    <w:p w:rsidR="00E403F0" w:rsidRPr="00AD695E" w:rsidRDefault="00E403F0" w:rsidP="00E403F0">
      <w:pPr>
        <w:pStyle w:val="afff3"/>
        <w:framePr w:wrap="around"/>
        <w:spacing w:line="240" w:lineRule="exact"/>
        <w:rPr>
          <w:rtl/>
        </w:rPr>
      </w:pPr>
      <w:r w:rsidRPr="009239E9">
        <w:rPr>
          <w:rFonts w:hint="cs"/>
          <w:szCs w:val="18"/>
          <w:rtl/>
        </w:rPr>
        <w:t>כב:</w:t>
      </w:r>
    </w:p>
    <w:p w:rsidR="00E403F0" w:rsidRPr="00AD695E" w:rsidRDefault="00E403F0" w:rsidP="00E403F0">
      <w:pPr>
        <w:jc w:val="center"/>
        <w:rPr>
          <w:rtl/>
        </w:rPr>
      </w:pPr>
      <w:r w:rsidRPr="00E5675B">
        <w:rPr>
          <w:rFonts w:ascii="BA חניכי הישיבות" w:hAnsi="BA חניכי הישיבות" w:cs="BA חניכי הישיבות"/>
          <w:rtl/>
        </w:rPr>
        <w:t>׻</w:t>
      </w:r>
    </w:p>
    <w:p>
      <w:pPr>
        <w:pStyle w:val="afffff8"/>
        <w:rPr>
          <w:ins w:id="90089" w:author="קלוד" w:date="2026-10-11T12:25:27Z"/>
        </w:rPr>
      </w:pPr>
      <w:ins w:id="90090" w:author="קלוד" w:date="2026-10-11T12:25:27Z">
        <w:r>
          <w:rPr>
            <w:color w:val="7B3F00"/>
          </w:rPr>
          <w:t xml:space="preserve">אבודה של לילה - לא שמה אבודה</w:t>
        </w:r>
      </w:ins>
    </w:p>
    <w:p>
      <w:pPr>
        <w:pStyle w:val="38"/>
        <w:rPr>
          <w:ins w:id="93694" w:author="מנוע מכני" w:date="2026-10-11T12:04:39Z"/>
        </w:rPr>
      </w:pPr>
      <w:del w:id="90079" w:author="מנוע מכני" w:date="2026-10-11T12:04:39Z">
        <w:r>
          <w:delText xml:space="preserve"> </w:delText>
        </w:r>
      </w:del>
      <w:r w:rsidRPr="00217260">
        <w:t xml:space="preserve">גופא, </w:t>
      </w:r>
      <w:r w:rsidRPr="00217260">
        <w:t xml:space="preserve">אמר</w:t>
      </w:r>
      <w:r w:rsidRPr="00217260">
        <w:t xml:space="preserve"> רבא:</w:t>
      </w:r>
    </w:p>
    <w:p w:rsidR="00E403F0" w:rsidRPr="00AD695E" w:rsidRDefault="00E403F0" w:rsidP="00E403F0">
      <w:pPr>
        <w:rPr>
          <w:rtl/>
        </w:rPr>
      </w:pPr>
      <w:del w:id="93695" w:author="מנוע מכני" w:date="2026-10-11T12:04:39Z">
        <w:r w:rsidRPr="00217260">
          <w:rPr>
            <w:b/>
            <w:bCs/>
            <w:rtl/>
          </w:rPr>
          <w:delText xml:space="preserve"> </w:delText>
        </w:r>
      </w:del>
      <w:r w:rsidRPr="00217260">
        <w:rPr>
          <w:b/>
          <w:bCs/>
          <w:rtl/>
        </w:rPr>
        <w:t xml:space="preserve">אבודה </w:t>
      </w:r>
      <w:ins w:id="90109" w:author="Claude - סמנטי" w:date="2026-10-11T12:20:38Z">
        <w:r>
          <w:rPr>
            <w:b/>
            <w:bCs/>
            <w:rtl/>
          </w:rPr>
          <w:t xml:space="preserve">של לילה</w:t>
        </w:r>
      </w:ins>
      <w:del w:id="90110" w:author="Claude - סמנטי" w:date="2026-10-11T12:20:38Z">
        <w:r w:rsidRPr="00217260">
          <w:rPr>
            <w:b/>
            <w:bCs/>
            <w:rtl/>
          </w:rPr>
          <w:delText xml:space="preserve">דלילה</w:delText>
        </w:r>
      </w:del>
      <w:r w:rsidRPr="00217260">
        <w:rPr>
          <w:b/>
          <w:bCs/>
          <w:rtl/>
        </w:rPr>
        <w:t xml:space="preserve"> </w:t>
      </w:r>
      <w:r w:rsidRPr="00217260">
        <w:rPr>
          <w:b/>
          <w:bCs/>
          <w:rtl/>
        </w:rPr>
        <w:t xml:space="preserve">לא</w:t>
      </w:r>
      <w:r w:rsidRPr="00217260">
        <w:rPr>
          <w:b/>
          <w:bCs/>
          <w:rtl/>
        </w:rPr>
        <w:t xml:space="preserve"> שמה אבודה.</w:t>
      </w:r>
    </w:p>
    <w:p w:rsidR="00E403F0" w:rsidRPr="00AD695E" w:rsidRDefault="00E403F0" w:rsidP="00E403F0">
      <w:pPr>
        <w:rPr>
          <w:rtl/>
        </w:rPr>
      </w:pPr>
      <w:r>
        <w:rPr>
          <w:rtl/>
        </w:rPr>
        <w:t xml:space="preserve">אליבא דמאן? אילימא אליבא דרבנן - </w:t>
      </w:r>
      <w:ins w:id="91372" w:author="מנוע מכני" w:date="2026-10-11T12:04:39Z">
        <w:r>
          <w:rPr>
            <w:rtl/>
          </w:rPr>
          <w:t xml:space="preserve">מה</w:t>
        </w:r>
      </w:ins>
      <w:del w:id="91373" w:author="מנוע מכני" w:date="2026-10-11T12:04:39Z">
        <w:r>
          <w:rPr>
            <w:rtl/>
          </w:rPr>
          <w:delText xml:space="preserve">מאי</w:delText>
        </w:r>
      </w:del>
      <w:r>
        <w:rPr>
          <w:rtl/>
        </w:rPr>
        <w:t xml:space="preserve"> איריא אבודה </w:t>
      </w:r>
      <w:ins w:id="90111" w:author="Claude - סמנטי" w:date="2026-10-11T12:20:38Z">
        <w:r>
          <w:rPr>
            <w:rtl/>
          </w:rPr>
          <w:t xml:space="preserve">של לילה</w:t>
        </w:r>
      </w:ins>
      <w:del w:id="90112" w:author="Claude - סמנטי" w:date="2026-10-11T12:20:38Z">
        <w:r>
          <w:rPr>
            <w:rtl/>
          </w:rPr>
          <w:delText xml:space="preserve">דלילה</w:delText>
        </w:r>
      </w:del>
      <w:r>
        <w:rPr>
          <w:rtl/>
        </w:rPr>
        <w:t xml:space="preserve">? אפי' אבודה דיום </w:t>
      </w:r>
      <w:ins w:id="90660" w:author="מנוע מכני" w:date="2026-10-11T12:04:39Z">
        <w:r>
          <w:rPr>
            <w:rtl/>
          </w:rPr>
          <w:t xml:space="preserve">גם</w:t>
        </w:r>
      </w:ins>
      <w:del w:id="90661" w:author="מנוע מכני" w:date="2026-10-11T12:04:39Z">
        <w:r>
          <w:rPr>
            <w:rtl/>
          </w:rPr>
          <w:delText xml:space="preserve">נמי</w:delText>
        </w:r>
      </w:del>
      <w:r>
        <w:rPr>
          <w:rtl/>
        </w:rPr>
        <w:t xml:space="preserve">! </w:t>
      </w:r>
    </w:p>
    <w:p>
      <w:pPr>
        <w:pStyle w:val="38"/>
        <w:rPr>
          <w:ins w:id="93696" w:author="מנוע מכני" w:date="2026-10-11T12:04:39Z"/>
        </w:rPr>
      </w:pPr>
      <w:ins w:id="90662" w:author="מנוע מכני" w:date="2026-10-11T12:04:39Z">
        <w:r>
          <w:t xml:space="preserve">דאמרו</w:t>
        </w:r>
      </w:ins>
      <w:del w:id="90663" w:author="מנוע מכני" w:date="2026-10-11T12:04:39Z">
        <w:r>
          <w:delText xml:space="preserve">דאמרי</w:delText>
        </w:r>
      </w:del>
      <w:r>
        <w:t xml:space="preserve"> רבנן:</w:t>
      </w:r>
    </w:p>
    <w:p w:rsidR="00E403F0" w:rsidRPr="00AD695E" w:rsidRDefault="00E403F0" w:rsidP="00E403F0">
      <w:pPr>
        <w:rPr>
          <w:rtl/>
        </w:rPr>
      </w:pPr>
      <w:del w:id="93697" w:author="מנוע מכני" w:date="2026-10-11T12:04:39Z">
        <w:r>
          <w:rPr>
            <w:rtl/>
          </w:rPr>
          <w:delText xml:space="preserve"> </w:delText>
        </w:r>
      </w:del>
      <w:r>
        <w:rPr>
          <w:rtl/>
        </w:rPr>
        <w:t xml:space="preserve">אבודה בשעת הפרשה - רועה.</w:t>
      </w:r>
    </w:p>
    <w:p w:rsidR="00E403F0" w:rsidRPr="002B4E05" w:rsidRDefault="00E403F0" w:rsidP="00E403F0">
      <w:pPr>
        <w:rPr>
          <w:spacing w:val="-2"/>
          <w:rtl/>
        </w:rPr>
      </w:pPr>
      <w:ins w:id="90666" w:author="מנוע מכני" w:date="2026-10-11T12:04:39Z">
        <w:r>
          <w:rPr>
            <w:rFonts w:hint="cs"/>
            <w:spacing w:val="-2"/>
            <w:rtl/>
          </w:rPr>
          <w:t xml:space="preserve">ולא</w:t>
        </w:r>
      </w:ins>
      <w:del w:id="90667" w:author="מנוע מכני" w:date="2026-10-11T12:04:39Z">
        <w:r w:rsidRPr="002B4E05">
          <w:rPr>
            <w:rFonts w:hint="cs"/>
            <w:spacing w:val="-2"/>
            <w:rtl/>
          </w:rPr>
          <w:delText xml:space="preserve">ולאו</w:delText>
        </w:r>
      </w:del>
      <w:r w:rsidRPr="002B4E05">
        <w:rPr>
          <w:rFonts w:hint="cs"/>
          <w:spacing w:val="-2"/>
          <w:rtl/>
        </w:rPr>
        <w:t xml:space="preserve"> אליבא </w:t>
      </w:r>
      <w:r w:rsidRPr="002B4E05">
        <w:rPr>
          <w:rStyle w:val="2fb"/>
          <w:rFonts w:hint="cs"/>
          <w:spacing w:val="-2"/>
          <w:rtl/>
        </w:rPr>
        <w:t xml:space="preserve">דרבי</w:t>
      </w:r>
      <w:r w:rsidRPr="002B4E05">
        <w:rPr>
          <w:rFonts w:hint="cs"/>
          <w:spacing w:val="-2"/>
          <w:rtl/>
        </w:rPr>
        <w:t xml:space="preserve"> דווקא </w:t>
      </w:r>
      <w:ins w:id="90664" w:author="מנוע מכני" w:date="2026-10-11T12:04:39Z">
        <w:r>
          <w:rPr>
            <w:rFonts w:hint="cs"/>
            <w:spacing w:val="-2"/>
            <w:rtl/>
          </w:rPr>
          <w:t xml:space="preserve">שם</w:t>
        </w:r>
      </w:ins>
      <w:del w:id="90665" w:author="מנוע מכני" w:date="2026-10-11T12:04:39Z">
        <w:r w:rsidRPr="002B4E05">
          <w:rPr>
            <w:rFonts w:hint="cs"/>
            <w:spacing w:val="-2"/>
            <w:rtl/>
          </w:rPr>
          <w:delText xml:space="preserve">התם</w:delText>
        </w:r>
      </w:del>
      <w:r w:rsidRPr="002B4E05">
        <w:rPr>
          <w:spacing w:val="-2"/>
          <w:rtl/>
        </w:rPr>
        <w:t xml:space="preserve"> </w:t>
      </w:r>
      <w:r w:rsidRPr="002B4E05">
        <w:rPr>
          <w:rFonts w:hint="cs"/>
          <w:spacing w:val="-2"/>
          <w:rtl/>
        </w:rPr>
        <w:t>ד</w:t>
      </w:r>
      <w:r w:rsidRPr="002B4E05">
        <w:rPr>
          <w:spacing w:val="-2"/>
          <w:rtl/>
        </w:rPr>
        <w:t xml:space="preserve">אבידה דיום, אבל אבידה </w:t>
      </w:r>
      <w:ins w:id="90113" w:author="Claude - סמנטי" w:date="2026-10-11T12:20:38Z">
        <w:r>
          <w:rPr>
            <w:spacing w:val="-2"/>
            <w:rtl/>
          </w:rPr>
          <w:t xml:space="preserve">של לילה</w:t>
        </w:r>
      </w:ins>
      <w:del w:id="90114" w:author="Claude - סמנטי" w:date="2026-10-11T12:20:38Z">
        <w:r w:rsidRPr="002B4E05">
          <w:rPr>
            <w:spacing w:val="-2"/>
            <w:rtl/>
          </w:rPr>
          <w:delText xml:space="preserve">דלילה</w:delText>
        </w:r>
      </w:del>
      <w:r w:rsidRPr="002B4E05">
        <w:rPr>
          <w:spacing w:val="-2"/>
          <w:rtl/>
        </w:rPr>
        <w:t xml:space="preserve"> אפי' </w:t>
      </w:r>
      <w:r w:rsidRPr="002B4E05">
        <w:rPr>
          <w:rStyle w:val="2fb"/>
          <w:spacing w:val="-2"/>
          <w:rtl/>
        </w:rPr>
        <w:t xml:space="preserve">רבי</w:t>
      </w:r>
      <w:r w:rsidRPr="002B4E05">
        <w:rPr>
          <w:spacing w:val="-2"/>
          <w:rtl/>
        </w:rPr>
        <w:t xml:space="preserve"> מודה דלרעייה אזלא.</w:t>
      </w:r>
    </w:p>
    <w:p>
      <w:pPr>
        <w:pStyle w:val="38"/>
        <w:rPr>
          <w:ins w:id="93698" w:author="מנוע מכני" w:date="2026-10-11T12:04:39Z"/>
        </w:rPr>
      </w:pPr>
      <w:r w:rsidRPr="00217260">
        <w:t>אב</w:t>
      </w:r>
      <w:r w:rsidRPr="00217260">
        <w:t>"</w:t>
      </w:r>
      <w:r w:rsidRPr="00217260">
        <w:t>א</w:t>
      </w:r>
      <w:r>
        <w:t xml:space="preserve">:</w:t>
      </w:r>
    </w:p>
    <w:p w:rsidR="00E403F0" w:rsidRPr="00AD695E" w:rsidRDefault="00E403F0" w:rsidP="00E403F0">
      <w:pPr>
        <w:rPr>
          <w:rtl/>
        </w:rPr>
      </w:pPr>
      <w:del w:id="93699" w:author="מנוע מכני" w:date="2026-10-11T12:04:39Z">
        <w:r>
          <w:rPr>
            <w:rtl/>
          </w:rPr>
          <w:delText xml:space="preserve"> </w:delText>
        </w:r>
      </w:del>
      <w:r>
        <w:rPr>
          <w:rtl/>
        </w:rPr>
        <w:t xml:space="preserve">לעולם אליבא דרבנן, </w:t>
      </w:r>
      <w:ins w:id="90668" w:author="מנוע מכני" w:date="2026-10-11T12:04:39Z">
        <w:r>
          <w:rPr>
            <w:rtl/>
          </w:rPr>
          <w:t xml:space="preserve">וכאן</w:t>
        </w:r>
      </w:ins>
      <w:del w:id="90669" w:author="מנוע מכני" w:date="2026-10-11T12:04:39Z">
        <w:r>
          <w:rPr>
            <w:rtl/>
          </w:rPr>
          <w:delText xml:space="preserve">והכא</w:delText>
        </w:r>
      </w:del>
      <w:r>
        <w:rPr>
          <w:rtl/>
        </w:rPr>
        <w:t xml:space="preserve"> באבדה בשעת כפרה, </w:t>
      </w:r>
    </w:p>
    <w:p w:rsidR="00E403F0" w:rsidRPr="00AD695E" w:rsidRDefault="00E403F0" w:rsidP="00E403F0">
      <w:pPr>
        <w:rPr>
          <w:rtl/>
        </w:rPr>
      </w:pPr>
      <w:r>
        <w:rPr>
          <w:rFonts w:hint="cs"/>
          <w:rtl/>
        </w:rPr>
        <w:t xml:space="preserve">דווקא </w:t>
      </w:r>
      <w:ins w:id="90674" w:author="מנוע מכני" w:date="2026-10-11T12:04:39Z">
        <w:r>
          <w:rPr>
            <w:rFonts w:hint="cs"/>
            <w:rtl/>
          </w:rPr>
          <w:t xml:space="preserve">שם</w:t>
        </w:r>
      </w:ins>
      <w:del w:id="90675" w:author="מנוע מכני" w:date="2026-10-11T12:04:39Z">
        <w:r>
          <w:rPr>
            <w:rFonts w:hint="cs"/>
            <w:rtl/>
          </w:rPr>
          <w:delText xml:space="preserve">התם</w:delText>
        </w:r>
      </w:del>
      <w:r>
        <w:rPr>
          <w:rFonts w:hint="cs"/>
          <w:rtl/>
        </w:rPr>
        <w:t xml:space="preserve"> ד</w:t>
      </w:r>
      <w:r>
        <w:rPr>
          <w:rtl/>
        </w:rPr>
        <w:t xml:space="preserve">אבדה בשעת כפרה מתה אלא </w:t>
      </w:r>
      <w:ins w:id="90670" w:author="מנוע מכני" w:date="2026-10-11T12:04:39Z">
        <w:r>
          <w:rPr>
            <w:rtl/>
          </w:rPr>
          <w:t xml:space="preserve">מקום</w:t>
        </w:r>
      </w:ins>
      <w:del w:id="90671" w:author="מנוע מכני" w:date="2026-10-11T12:04:39Z">
        <w:r>
          <w:rPr>
            <w:rtl/>
          </w:rPr>
          <w:delText xml:space="preserve">היכא</w:delText>
        </w:r>
      </w:del>
      <w:r>
        <w:rPr>
          <w:rtl/>
        </w:rPr>
        <w:t xml:space="preserve"> דעיקר אבידתה ביום, אבל </w:t>
      </w:r>
      <w:ins w:id="90672" w:author="מנוע מכני" w:date="2026-10-11T12:04:39Z">
        <w:r>
          <w:rPr>
            <w:rtl/>
          </w:rPr>
          <w:t xml:space="preserve">מקום</w:t>
        </w:r>
      </w:ins>
      <w:del w:id="90673" w:author="מנוע מכני" w:date="2026-10-11T12:04:39Z">
        <w:r>
          <w:rPr>
            <w:rtl/>
          </w:rPr>
          <w:delText xml:space="preserve">היכא</w:delText>
        </w:r>
      </w:del>
      <w:r>
        <w:rPr>
          <w:rtl/>
        </w:rPr>
        <w:t xml:space="preserve"> דעיקר אבידתה בלילה </w:t>
      </w:r>
      <w:r>
        <w:rPr>
          <w:rtl/>
        </w:rPr>
        <w:t xml:space="preserve">לא</w:t>
      </w:r>
      <w:r>
        <w:rPr>
          <w:rtl/>
        </w:rPr>
        <w:t xml:space="preserve">.</w:t>
      </w:r>
    </w:p>
    <w:p>
      <w:pPr>
        <w:pStyle w:val="afffff8"/>
        <w:rPr>
          <w:ins w:id="90087" w:author="קלוד" w:date="2026-10-11T12:25:27Z"/>
        </w:rPr>
      </w:pPr>
      <w:ins w:id="90088" w:author="קלוד" w:date="2026-10-11T12:25:27Z">
        <w:r>
          <w:rPr>
            <w:color w:val="7B3F00"/>
          </w:rPr>
          <w:t xml:space="preserve">מהי אבידה - ולא גנובה ולא גזולה</w:t>
        </w:r>
      </w:ins>
    </w:p>
    <w:p>
      <w:pPr>
        <w:pStyle w:val="38"/>
        <w:rPr>
          <w:ins w:id="93700" w:author="מנוע מכני" w:date="2026-10-11T12:04:39Z"/>
        </w:rPr>
      </w:pPr>
      <w:r>
        <w:lastRenderedPageBreak/>
        <w:t xml:space="preserve">אביי:</w:t>
      </w:r>
    </w:p>
    <w:p w:rsidR="00E403F0" w:rsidRPr="00AD695E" w:rsidRDefault="00E403F0" w:rsidP="00E403F0">
      <w:pPr>
        <w:rPr>
          <w:rtl/>
        </w:rPr>
      </w:pPr>
      <w:del w:id="93701" w:author="מנוע מכני" w:date="2026-10-11T12:04:39Z">
        <w:r>
          <w:rPr>
            <w:rtl/>
          </w:rPr>
          <w:lastRenderedPageBreak/>
          <w:delText xml:space="preserve"> </w:delText>
        </w:r>
      </w:del>
      <w:r>
        <w:rPr>
          <w:rtl/>
        </w:rPr>
        <w:lastRenderedPageBreak/>
        <w:t xml:space="preserve">נקטינן, אבידה - ולא גנובה, אבידה - ולא גזולה.</w:t>
      </w:r>
    </w:p>
    <w:p w:rsidR="00E403F0" w:rsidRPr="00AD695E" w:rsidRDefault="00E403F0" w:rsidP="00E403F0">
      <w:pPr>
        <w:rPr>
          <w:rtl/>
        </w:rPr>
      </w:pPr>
      <w:r>
        <w:rPr>
          <w:rFonts w:hint="cs"/>
          <w:rtl/>
        </w:rPr>
        <w:t>ה</w:t>
      </w:r>
      <w:r>
        <w:rPr>
          <w:rtl/>
        </w:rPr>
        <w:t>"</w:t>
      </w:r>
      <w:r>
        <w:rPr>
          <w:rFonts w:hint="cs"/>
          <w:rtl/>
        </w:rPr>
        <w:t xml:space="preserve">ד </w:t>
      </w:r>
      <w:r>
        <w:rPr>
          <w:rtl/>
        </w:rPr>
        <w:t xml:space="preserve">אבידה? א"ר אושעיא: </w:t>
      </w:r>
      <w:ins w:id="90188" w:author="מנוע מכני" w:date="2026-10-11T12:04:39Z">
        <w:r>
          <w:rPr>
            <w:rtl/>
          </w:rPr>
          <w:t xml:space="preserve">אפי'</w:t>
        </w:r>
      </w:ins>
      <w:del w:id="90189" w:author="מנוע מכני" w:date="2026-10-11T12:04:39Z">
        <w:r>
          <w:rPr>
            <w:rtl/>
          </w:rPr>
          <w:delText xml:space="preserve">אפילו</w:delText>
        </w:r>
      </w:del>
      <w:r>
        <w:rPr>
          <w:rtl/>
        </w:rPr>
        <w:t xml:space="preserve"> אחת בעדרו, </w:t>
      </w:r>
      <w:ins w:id="90186" w:author="מנוע מכני" w:date="2026-10-11T12:04:39Z">
        <w:r>
          <w:rPr>
            <w:rtl/>
          </w:rPr>
          <w:t xml:space="preserve">ואפי'</w:t>
        </w:r>
      </w:ins>
      <w:del w:id="90187" w:author="מנוע מכני" w:date="2026-10-11T12:04:39Z">
        <w:r>
          <w:rPr>
            <w:rtl/>
          </w:rPr>
          <w:delText xml:space="preserve">ואפילו</w:delText>
        </w:r>
      </w:del>
      <w:r>
        <w:rPr>
          <w:rtl/>
        </w:rPr>
        <w:t xml:space="preserve"> אחת באחת.</w:t>
      </w:r>
    </w:p>
    <w:p>
      <w:pPr>
        <w:pStyle w:val="38"/>
        <w:rPr>
          <w:ins w:id="93702" w:author="מנוע מכני" w:date="2026-10-11T12:04:39Z"/>
        </w:rPr>
      </w:pPr>
      <w:r>
        <w:t>ור</w:t>
      </w:r>
      <w:r>
        <w:t>י</w:t>
      </w:r>
      <w:r>
        <w:t>"</w:t>
      </w:r>
      <w:r>
        <w:t xml:space="preserve">ו</w:t>
      </w:r>
      <w:ins w:id="91868" w:author="מנוע מכני" w:date="2026-10-11T12:04:39Z">
        <w:del w:id="94216" w:author="מנוע מכני" w:date="2026-10-11T12:04:39Z">
          <w:r>
            <w:delText xml:space="preserve"> </w:delText>
          </w:r>
          <w:r>
            <w:delText xml:space="preserve">אמר</w:delText>
          </w:r>
        </w:del>
      </w:ins>
      <w:del w:id="91869" w:author="מנוע מכני" w:date="2026-10-11T12:04:39Z">
        <w:r>
          <w:delText xml:space="preserve"> </w:delText>
        </w:r>
        <w:r>
          <w:delText xml:space="preserve"> </w:delText>
        </w:r>
      </w:del>
      <w:r>
        <w:t xml:space="preserve">:</w:t>
      </w:r>
    </w:p>
    <w:p w:rsidR="00E403F0" w:rsidRPr="00AD695E" w:rsidRDefault="00E403F0" w:rsidP="00E403F0">
      <w:pPr>
        <w:rPr>
          <w:rtl/>
        </w:rPr>
      </w:pPr>
      <w:del w:id="93703" w:author="מנוע מכני" w:date="2026-10-11T12:04:39Z">
        <w:r>
          <w:rPr>
            <w:rtl/>
          </w:rPr>
          <w:delText xml:space="preserve"> </w:delText>
        </w:r>
      </w:del>
      <w:r>
        <w:rPr>
          <w:rtl/>
        </w:rPr>
        <w:t xml:space="preserve">אחורי הדלת.</w:t>
      </w:r>
    </w:p>
    <w:p w:rsidR="00E403F0" w:rsidRPr="00AD695E" w:rsidRDefault="00E403F0" w:rsidP="00E403F0">
      <w:pPr>
        <w:rPr>
          <w:rtl/>
        </w:rPr>
      </w:pPr>
    </w:p>
    <w:p>
      <w:pPr>
        <w:pStyle w:val="38"/>
        <w:rPr>
          <w:ins w:id="93705" w:author="מנוע מכני" w:date="2026-10-11T12:04:39Z"/>
        </w:rPr>
      </w:pPr>
      <w:del w:id="93704" w:author="מנוע מכני" w:date="2026-10-11T12:04:39Z">
        <w:r w:rsidRPr="00DC5F70">
          <w:delText xml:space="preserve">•</w:delText>
        </w:r>
      </w:del>
      <w:r w:rsidRPr="00DC5F70">
        <w:t xml:space="preserve"> </w:t>
      </w:r>
      <w:r w:rsidRPr="00DC5F70">
        <w:t>איבעיא להו</w:t>
      </w:r>
      <w:r w:rsidRPr="00DC5F70">
        <w:t xml:space="preserve">:</w:t>
      </w:r>
    </w:p>
    <w:p w:rsidR="00E403F0" w:rsidRPr="00DC5F70" w:rsidRDefault="00E403F0" w:rsidP="00E403F0">
      <w:pPr>
        <w:rPr>
          <w:spacing w:val="-4"/>
          <w:rtl/>
        </w:rPr>
      </w:pPr>
      <w:del w:id="93706" w:author="מנוע מכני" w:date="2026-10-11T12:04:39Z">
        <w:r w:rsidRPr="00DC5F70">
          <w:rPr>
            <w:spacing w:val="-4"/>
            <w:rtl/>
          </w:rPr>
          <w:delText xml:space="preserve"> </w:delText>
        </w:r>
      </w:del>
      <w:r w:rsidRPr="00DC5F70">
        <w:rPr>
          <w:spacing w:val="-4"/>
          <w:rtl/>
        </w:rPr>
        <w:t xml:space="preserve">ה"</w:t>
      </w:r>
      <w:r w:rsidRPr="00DC5F70">
        <w:rPr>
          <w:rFonts w:hint="cs"/>
          <w:spacing w:val="-4"/>
          <w:rtl/>
        </w:rPr>
        <w:t>ק</w:t>
      </w:r>
      <w:r w:rsidRPr="00DC5F70">
        <w:rPr>
          <w:spacing w:val="-4"/>
          <w:rtl/>
        </w:rPr>
        <w:t xml:space="preserve"> אחורי הדלת הוא </w:t>
      </w:r>
      <w:ins w:id="90678" w:author="מנוע מכני" w:date="2026-10-11T12:04:39Z">
        <w:r>
          <w:rPr>
            <w:spacing w:val="-4"/>
            <w:rtl/>
          </w:rPr>
          <w:t xml:space="preserve">דאין</w:t>
        </w:r>
      </w:ins>
      <w:del w:id="90679" w:author="מנוע מכני" w:date="2026-10-11T12:04:39Z">
        <w:r w:rsidRPr="00DC5F70">
          <w:rPr>
            <w:spacing w:val="-4"/>
            <w:rtl/>
          </w:rPr>
          <w:delText xml:space="preserve">דליכא</w:delText>
        </w:r>
      </w:del>
      <w:r w:rsidRPr="00DC5F70">
        <w:rPr>
          <w:spacing w:val="-4"/>
          <w:rtl/>
        </w:rPr>
        <w:t xml:space="preserve"> דחזי לה, אבל אבראי </w:t>
      </w:r>
      <w:ins w:id="90676" w:author="מנוע מכני" w:date="2026-10-11T12:04:39Z">
        <w:r>
          <w:rPr>
            <w:spacing w:val="-4"/>
            <w:rtl/>
          </w:rPr>
          <w:t xml:space="preserve">דיש</w:t>
        </w:r>
      </w:ins>
      <w:del w:id="90677" w:author="מנוע מכני" w:date="2026-10-11T12:04:39Z">
        <w:r w:rsidRPr="00DC5F70">
          <w:rPr>
            <w:spacing w:val="-4"/>
            <w:rtl/>
          </w:rPr>
          <w:delText xml:space="preserve">דאיכא</w:delText>
        </w:r>
      </w:del>
      <w:r w:rsidRPr="00DC5F70">
        <w:rPr>
          <w:spacing w:val="-4"/>
          <w:rtl/>
        </w:rPr>
        <w:t xml:space="preserve"> דחזי לה </w:t>
      </w:r>
      <w:r w:rsidRPr="00DC5F70">
        <w:rPr>
          <w:spacing w:val="-4"/>
          <w:rtl/>
        </w:rPr>
        <w:t xml:space="preserve">לא</w:t>
      </w:r>
      <w:r w:rsidRPr="00DC5F70">
        <w:rPr>
          <w:spacing w:val="-4"/>
          <w:rtl/>
        </w:rPr>
        <w:t xml:space="preserve"> הויא אבודה, </w:t>
      </w:r>
    </w:p>
    <w:p>
      <w:pPr>
        <w:pStyle w:val="38"/>
        <w:rPr>
          <w:ins w:id="93707" w:author="מנוע מכני" w:date="2026-10-11T12:04:39Z"/>
        </w:rPr>
      </w:pPr>
      <w:r w:rsidRPr="00217260">
        <w:t>או</w:t>
      </w:r>
      <w:r w:rsidRPr="00217260">
        <w:t>"</w:t>
      </w:r>
      <w:r w:rsidRPr="00217260">
        <w:t>ד</w:t>
      </w:r>
      <w:r>
        <w:t xml:space="preserve">:</w:t>
      </w:r>
    </w:p>
    <w:p w:rsidR="00E403F0" w:rsidRPr="00AD695E" w:rsidRDefault="00E403F0" w:rsidP="00E403F0">
      <w:pPr>
        <w:rPr>
          <w:rtl/>
        </w:rPr>
      </w:pPr>
      <w:del w:id="93708" w:author="מנוע מכני" w:date="2026-10-11T12:04:39Z">
        <w:r>
          <w:rPr>
            <w:rtl/>
          </w:rPr>
          <w:delText xml:space="preserve"> </w:delText>
        </w:r>
      </w:del>
      <w:r>
        <w:rPr>
          <w:rtl/>
        </w:rPr>
        <w:t xml:space="preserve">אחורי הדלת </w:t>
      </w:r>
      <w:ins w:id="92280" w:author="מנוע מכני" w:date="2026-10-11T12:04:39Z">
        <w:r>
          <w:rPr>
            <w:rtl/>
          </w:rPr>
          <w:t xml:space="preserve">דאם </w:t>
        </w:r>
      </w:ins>
      <w:del w:id="92281" w:author="מנוע מכני" w:date="2026-10-11T12:04:39Z">
        <w:r>
          <w:rPr>
            <w:rtl/>
          </w:rPr>
          <w:delText xml:space="preserve">דאי </w:delText>
        </w:r>
      </w:del>
      <w:r>
        <w:rPr>
          <w:rtl/>
        </w:rPr>
        <w:t xml:space="preserve">מ</w:t>
      </w:r>
      <w:r>
        <w:rPr>
          <w:rFonts w:hint="cs"/>
          <w:rtl/>
        </w:rPr>
        <w:t xml:space="preserve">חזיר פניו רואה </w:t>
      </w:r>
      <w:r>
        <w:rPr>
          <w:rtl/>
        </w:rPr>
        <w:t>הויא אבודה, וכ"</w:t>
      </w:r>
      <w:r>
        <w:rPr>
          <w:rFonts w:hint="cs"/>
          <w:rtl/>
        </w:rPr>
        <w:t>ש</w:t>
      </w:r>
      <w:r>
        <w:rPr>
          <w:rtl/>
        </w:rPr>
        <w:t xml:space="preserve"> אבראי, דלא חזי לה </w:t>
      </w:r>
      <w:r w:rsidRPr="00217260">
        <w:rPr>
          <w:b/>
          <w:bCs/>
          <w:rtl/>
        </w:rPr>
        <w:t>תיקו</w:t>
      </w:r>
      <w:r>
        <w:rPr>
          <w:rtl/>
        </w:rPr>
        <w:t>.</w:t>
      </w:r>
    </w:p>
    <w:p>
      <w:pPr>
        <w:pStyle w:val="38"/>
        <w:rPr>
          <w:ins w:id="93709" w:author="מנוע מכני" w:date="2026-10-11T12:04:39Z"/>
        </w:rPr>
      </w:pPr>
      <w:r w:rsidRPr="00DC5F70">
        <w:t>אר</w:t>
      </w:r>
      <w:r w:rsidRPr="00DC5F70">
        <w:t>"</w:t>
      </w:r>
      <w:r w:rsidRPr="00DC5F70">
        <w:t>פ</w:t>
      </w:r>
      <w:r w:rsidRPr="00DC5F70">
        <w:t xml:space="preserve">:</w:t>
      </w:r>
    </w:p>
    <w:p w:rsidR="00E403F0" w:rsidRPr="00DC5F70" w:rsidRDefault="00E403F0" w:rsidP="00E403F0">
      <w:pPr>
        <w:rPr>
          <w:spacing w:val="-2"/>
          <w:rtl/>
        </w:rPr>
      </w:pPr>
      <w:del w:id="93710" w:author="מנוע מכני" w:date="2026-10-11T12:04:39Z">
        <w:r w:rsidRPr="00DC5F70">
          <w:rPr>
            <w:spacing w:val="-2"/>
            <w:rtl/>
          </w:rPr>
          <w:delText xml:space="preserve"> </w:delText>
        </w:r>
      </w:del>
      <w:ins w:id="91374" w:author="מנוע מכני" w:date="2026-10-11T12:04:39Z">
        <w:r>
          <w:rPr>
            <w:spacing w:val="-2"/>
            <w:rtl/>
          </w:rPr>
          <w:t xml:space="preserve">למדים</w:t>
        </w:r>
      </w:ins>
      <w:del w:id="91375" w:author="מנוע מכני" w:date="2026-10-11T12:04:39Z">
        <w:r w:rsidRPr="00DC5F70">
          <w:rPr>
            <w:spacing w:val="-2"/>
            <w:rtl/>
          </w:rPr>
          <w:delText xml:space="preserve">גמרינן</w:delText>
        </w:r>
      </w:del>
      <w:r w:rsidRPr="00DC5F70">
        <w:rPr>
          <w:spacing w:val="-2"/>
          <w:rtl/>
        </w:rPr>
        <w:t xml:space="preserve">, אבודה ממנו ולא מרועה </w:t>
      </w:r>
      <w:r w:rsidRPr="00DC5F70">
        <w:rPr>
          <w:spacing w:val="-2"/>
          <w:rtl/>
        </w:rPr>
        <w:t xml:space="preserve">לא</w:t>
      </w:r>
      <w:r w:rsidRPr="00DC5F70">
        <w:rPr>
          <w:spacing w:val="-2"/>
          <w:rtl/>
        </w:rPr>
        <w:t xml:space="preserve"> הויא אבודה, וכ"ש אבודה מרועה ולא אבודה ממנו.</w:t>
      </w:r>
    </w:p>
    <w:p w:rsidR="00E403F0" w:rsidRPr="00AD695E" w:rsidRDefault="00E403F0" w:rsidP="00E403F0">
      <w:pPr>
        <w:rPr>
          <w:rtl/>
        </w:rPr>
      </w:pPr>
      <w:r>
        <w:rPr>
          <w:rtl/>
        </w:rPr>
        <w:t xml:space="preserve">אבודה ממנו ומרועה, ואחד בסוף העולם מכיר בה, </w:t>
      </w:r>
      <w:ins w:id="91376" w:author="מנוע מכני" w:date="2026-10-11T12:04:39Z">
        <w:r>
          <w:rPr>
            <w:rtl/>
          </w:rPr>
          <w:t xml:space="preserve">מה</w:t>
        </w:r>
      </w:ins>
      <w:del w:id="91377" w:author="מנוע מכני" w:date="2026-10-11T12:04:39Z">
        <w:r>
          <w:rPr>
            <w:rtl/>
          </w:rPr>
          <w:delText xml:space="preserve">מאי</w:delText>
        </w:r>
      </w:del>
      <w:r>
        <w:rPr>
          <w:rtl/>
        </w:rPr>
        <w:t xml:space="preserve">? </w:t>
      </w:r>
      <w:r w:rsidRPr="00217260">
        <w:rPr>
          <w:b/>
          <w:bCs/>
          <w:rtl/>
        </w:rPr>
        <w:t>תיקו</w:t>
      </w:r>
      <w:r>
        <w:rPr>
          <w:rtl/>
        </w:rPr>
        <w:t>.</w:t>
      </w:r>
    </w:p>
    <w:p w:rsidR="00E403F0" w:rsidRPr="00AD695E" w:rsidRDefault="00E403F0" w:rsidP="00E403F0">
      <w:pPr>
        <w:rPr>
          <w:rtl/>
        </w:rPr>
      </w:pPr>
    </w:p>
    <w:p>
      <w:pPr>
        <w:pStyle w:val="afffff8"/>
        <w:rPr>
          <w:ins w:id="90085" w:author="קלוד" w:date="2026-10-11T12:25:27Z"/>
        </w:rPr>
      </w:pPr>
      <w:ins w:id="90086" w:author="קלוד" w:date="2026-10-11T12:25:27Z">
        <w:r>
          <w:rPr>
            <w:color w:val="7B3F00"/>
          </w:rPr>
          <w:t xml:space="preserve">אבודה בכוס - האם חטאת מתה</w:t>
        </w:r>
      </w:ins>
    </w:p>
    <w:p>
      <w:pPr>
        <w:pStyle w:val="38"/>
        <w:rPr>
          <w:ins w:id="93711" w:author="מנוע מכני" w:date="2026-10-11T12:04:39Z"/>
        </w:rPr>
      </w:pPr>
      <w:r w:rsidRPr="00217260">
        <w:t xml:space="preserve">בעי </w:t>
      </w:r>
      <w:ins w:id="90190" w:author="מנוע מכני" w:date="2026-10-11T12:04:39Z">
        <w:r>
          <w:t xml:space="preserve">ר"פ</w:t>
        </w:r>
      </w:ins>
      <w:del w:id="90191" w:author="מנוע מכני" w:date="2026-10-11T12:04:39Z">
        <w:r w:rsidRPr="00217260">
          <w:delText xml:space="preserve">רב פפא</w:delText>
        </w:r>
      </w:del>
      <w:r>
        <w:t xml:space="preserve">:</w:t>
      </w:r>
    </w:p>
    <w:p w:rsidR="00E403F0" w:rsidRPr="00AD695E" w:rsidRDefault="00E403F0" w:rsidP="00E403F0">
      <w:pPr>
        <w:rPr>
          <w:rtl/>
        </w:rPr>
      </w:pPr>
      <w:del w:id="93712" w:author="מנוע מכני" w:date="2026-10-11T12:04:39Z">
        <w:r>
          <w:rPr>
            <w:rtl/>
          </w:rPr>
          <w:delText xml:space="preserve"> </w:delText>
        </w:r>
      </w:del>
      <w:r>
        <w:rPr>
          <w:rtl/>
        </w:rPr>
        <w:t xml:space="preserve">אבודה בכוס מהו? אליבא דמאן? </w:t>
      </w:r>
    </w:p>
    <w:p w:rsidR="00E403F0" w:rsidRPr="00AD695E" w:rsidRDefault="00E403F0" w:rsidP="00E403F0">
      <w:pPr>
        <w:rPr>
          <w:rtl/>
        </w:rPr>
      </w:pPr>
      <w:r>
        <w:rPr>
          <w:rtl/>
        </w:rPr>
        <w:t xml:space="preserve">אילימא אליבא </w:t>
      </w:r>
      <w:r>
        <w:rPr>
          <w:rStyle w:val="2fb"/>
          <w:rtl/>
        </w:rPr>
        <w:t xml:space="preserve">דרבי</w:t>
      </w:r>
      <w:r>
        <w:rPr>
          <w:rtl/>
        </w:rPr>
        <w:t xml:space="preserve"> - האמר אבודה בשעת הפרשה - מתה! </w:t>
      </w:r>
    </w:p>
    <w:p>
      <w:pPr>
        <w:pStyle w:val="38"/>
        <w:rPr>
          <w:ins w:id="93713" w:author="מנוע מכני" w:date="2026-10-11T12:04:39Z"/>
        </w:rPr>
      </w:pPr>
      <w:r>
        <w:t xml:space="preserve">אלא</w:t>
      </w:r>
    </w:p>
    <w:p w:rsidR="00E403F0" w:rsidRPr="00AD695E" w:rsidRDefault="00E403F0" w:rsidP="00E403F0">
      <w:pPr>
        <w:rPr>
          <w:rtl/>
        </w:rPr>
      </w:pPr>
      <w:del w:id="93714" w:author="מנוע מכני" w:date="2026-10-11T12:04:39Z">
        <w:r>
          <w:rPr>
            <w:rtl/>
          </w:rPr>
          <w:delText xml:space="preserve"> </w:delText>
        </w:r>
      </w:del>
      <w:r>
        <w:rPr>
          <w:rtl/>
        </w:rPr>
        <w:t xml:space="preserve">בעיא אליבא דרבנן, מי </w:t>
      </w:r>
      <w:ins w:id="90680" w:author="מנוע מכני" w:date="2026-10-11T12:04:39Z">
        <w:r>
          <w:rPr>
            <w:rtl/>
          </w:rPr>
          <w:t xml:space="preserve">אומרים</w:t>
        </w:r>
      </w:ins>
      <w:del w:id="90681" w:author="מנוע מכני" w:date="2026-10-11T12:04:39Z">
        <w:r>
          <w:rPr>
            <w:rtl/>
          </w:rPr>
          <w:delText xml:space="preserve">אמרינן</w:delText>
        </w:r>
      </w:del>
      <w:r>
        <w:rPr>
          <w:rtl/>
        </w:rPr>
        <w:t xml:space="preserve">: כי </w:t>
      </w:r>
      <w:ins w:id="90682" w:author="מנוע מכני" w:date="2026-10-11T12:04:39Z">
        <w:r>
          <w:rPr>
            <w:rtl/>
          </w:rPr>
          <w:t xml:space="preserve">אמרו</w:t>
        </w:r>
      </w:ins>
      <w:del w:id="90683" w:author="מנוע מכני" w:date="2026-10-11T12:04:39Z">
        <w:r>
          <w:rPr>
            <w:rtl/>
          </w:rPr>
          <w:delText xml:space="preserve">אמרי</w:delText>
        </w:r>
      </w:del>
      <w:r>
        <w:rPr>
          <w:rtl/>
        </w:rPr>
        <w:t xml:space="preserve"> רבנן בשעת הפרשה רועה קודם שיקבל דמה בכוס, אבל </w:t>
      </w:r>
      <w:ins w:id="90684" w:author="מנוע מכני" w:date="2026-10-11T12:04:39Z">
        <w:r>
          <w:rPr>
            <w:rtl/>
          </w:rPr>
          <w:t xml:space="preserve">כאן</w:t>
        </w:r>
      </w:ins>
      <w:del w:id="90685" w:author="מנוע מכני" w:date="2026-10-11T12:04:39Z">
        <w:r>
          <w:rPr>
            <w:rtl/>
          </w:rPr>
          <w:delText xml:space="preserve">הכא</w:delText>
        </w:r>
      </w:del>
      <w:r>
        <w:rPr>
          <w:rtl/>
        </w:rPr>
        <w:t xml:space="preserve"> – </w:t>
      </w:r>
      <w:ins w:id="92366" w:author="מנוע מכני" w:date="2026-10-11T12:04:39Z">
        <w:r>
          <w:rPr>
            <w:rtl/>
          </w:rPr>
          <w:t xml:space="preserve">סבר</w:t>
        </w:r>
      </w:ins>
      <w:del w:id="92367" w:author="מנוע מכני" w:date="2026-10-11T12:04:39Z">
        <w:r>
          <w:rPr>
            <w:rtl/>
          </w:rPr>
          <w:delText xml:space="preserve">ס"</w:delText>
        </w:r>
        <w:r>
          <w:rPr>
            <w:rFonts w:hint="cs"/>
            <w:rtl/>
          </w:rPr>
          <w:delText xml:space="preserve">ל</w:delText>
        </w:r>
      </w:del>
      <w:r>
        <w:rPr>
          <w:rtl/>
        </w:rPr>
        <w:t xml:space="preserve">, כל העומד ליזרק - כזרוק דמי, </w:t>
      </w:r>
    </w:p>
    <w:p>
      <w:pPr>
        <w:pStyle w:val="38"/>
        <w:rPr>
          <w:ins w:id="93715" w:author="מנוע מכני" w:date="2026-10-11T12:04:39Z"/>
        </w:rPr>
      </w:pPr>
      <w:r w:rsidRPr="00217260">
        <w:t xml:space="preserve">או"ד</w:t>
      </w:r>
      <w:r w:rsidRPr="00217260">
        <w:t xml:space="preserve">:</w:t>
      </w:r>
    </w:p>
    <w:p w:rsidR="00E403F0" w:rsidRPr="00AD695E" w:rsidRDefault="00E403F0" w:rsidP="00E403F0">
      <w:pPr>
        <w:rPr>
          <w:rtl/>
        </w:rPr>
      </w:pPr>
      <w:del w:id="93716" w:author="מנוע מכני" w:date="2026-10-11T12:04:39Z">
        <w:r w:rsidRPr="00217260">
          <w:rPr>
            <w:b/>
            <w:bCs/>
            <w:rtl/>
          </w:rPr>
          <w:delText xml:space="preserve"> </w:delText>
        </w:r>
      </w:del>
      <w:r>
        <w:rPr>
          <w:rtl/>
        </w:rPr>
        <w:t xml:space="preserve">כמה דלא אזדריק דם כי אבדה בשעת הפרשה דמיא, ורעיא? </w:t>
      </w:r>
    </w:p>
    <w:p>
      <w:pPr>
        <w:pStyle w:val="38"/>
        <w:rPr>
          <w:ins w:id="93717" w:author="מנוע מכני" w:date="2026-10-11T12:04:39Z"/>
        </w:rPr>
      </w:pPr>
      <w:r w:rsidRPr="00217260">
        <w:t>וא</w:t>
      </w:r>
      <w:r w:rsidRPr="00217260">
        <w:t>"</w:t>
      </w:r>
      <w:r w:rsidRPr="00217260">
        <w:t>ד</w:t>
      </w:r>
      <w:r>
        <w:t xml:space="preserve">:</w:t>
      </w:r>
    </w:p>
    <w:p w:rsidR="00E403F0" w:rsidRPr="00AD695E" w:rsidRDefault="00E403F0" w:rsidP="00E403F0">
      <w:pPr>
        <w:rPr>
          <w:rtl/>
        </w:rPr>
      </w:pPr>
      <w:del w:id="93718" w:author="מנוע מכני" w:date="2026-10-11T12:04:39Z">
        <w:r>
          <w:rPr>
            <w:rtl/>
          </w:rPr>
          <w:delText xml:space="preserve"> </w:delText>
        </w:r>
      </w:del>
      <w:r>
        <w:rPr>
          <w:rtl/>
        </w:rPr>
        <w:t xml:space="preserve">לעולם אליבא </w:t>
      </w:r>
      <w:r>
        <w:rPr>
          <w:rStyle w:val="2fb"/>
          <w:rtl/>
        </w:rPr>
        <w:t xml:space="preserve">דרבי</w:t>
      </w:r>
      <w:r>
        <w:rPr>
          <w:rtl/>
        </w:rPr>
        <w:t xml:space="preserve">, </w:t>
      </w:r>
      <w:ins w:id="92774" w:author="מנוע מכני" w:date="2026-10-11T12:04:39Z">
        <w:r>
          <w:rPr>
            <w:rFonts w:hint="cs"/>
            <w:rtl/>
          </w:rPr>
          <w:t xml:space="preserve">וצריכה</w:t>
        </w:r>
      </w:ins>
      <w:del w:id="92775" w:author="מנוע מכני" w:date="2026-10-11T12:04:39Z">
        <w:r>
          <w:rPr>
            <w:rFonts w:hint="cs"/>
            <w:rtl/>
          </w:rPr>
          <w:delText xml:space="preserve">ו</w:delText>
        </w:r>
        <w:r>
          <w:rPr>
            <w:rtl/>
          </w:rPr>
          <w:delText xml:space="preserve">מיבעיא</w:delText>
        </w:r>
      </w:del>
      <w:r>
        <w:rPr>
          <w:rtl/>
        </w:rPr>
        <w:t xml:space="preserve"> </w:t>
      </w:r>
      <w:ins w:id="91378" w:author="מנוע מכני" w:date="2026-10-11T12:04:39Z">
        <w:r>
          <w:rPr>
            <w:rtl/>
          </w:rPr>
          <w:t xml:space="preserve">לו</w:t>
        </w:r>
      </w:ins>
      <w:del w:id="91379" w:author="מנוע מכני" w:date="2026-10-11T12:04:39Z">
        <w:r>
          <w:rPr>
            <w:rtl/>
          </w:rPr>
          <w:delText xml:space="preserve">ליה</w:delText>
        </w:r>
      </w:del>
      <w:r>
        <w:rPr>
          <w:rtl/>
        </w:rPr>
        <w:t xml:space="preserve"> כגון שקיבל דמה בשתי כוסות ואבד אחד מהן: </w:t>
      </w:r>
    </w:p>
    <w:p w:rsidR="00E403F0" w:rsidRPr="00AD695E" w:rsidRDefault="00E403F0" w:rsidP="00E403F0">
      <w:pPr>
        <w:rPr>
          <w:rtl/>
        </w:rPr>
      </w:pPr>
      <w:r>
        <w:rPr>
          <w:rtl/>
        </w:rPr>
        <w:t xml:space="preserve">ואליבא דמ"ד כוס עושה חבירו דחוי </w:t>
      </w:r>
      <w:r>
        <w:rPr>
          <w:rtl/>
        </w:rPr>
        <w:t xml:space="preserve">לא</w:t>
      </w:r>
      <w:r>
        <w:rPr>
          <w:rtl/>
        </w:rPr>
        <w:t xml:space="preserve"> תיבעי לך, </w:t>
      </w:r>
    </w:p>
    <w:p w:rsidR="00E403F0" w:rsidRPr="00AD695E" w:rsidRDefault="00E403F0" w:rsidP="00E403F0">
      <w:pPr>
        <w:rPr>
          <w:rtl/>
        </w:rPr>
      </w:pPr>
      <w:r>
        <w:rPr>
          <w:rtl/>
        </w:rPr>
        <w:t xml:space="preserve">כי תיבעי לך אליבא דמ"ד כוס עושה חבירו שיריים</w:t>
      </w:r>
      <w:ins w:id="91870" w:author="מנוע מכני" w:date="2026-10-11T12:04:39Z">
        <w:r>
          <w:rPr>
            <w:rtl/>
          </w:rPr>
          <w:t xml:space="preserve">,</w:t>
        </w:r>
      </w:ins>
      <w:del w:id="91871" w:author="מנוע מכני" w:date="2026-10-11T12:04:39Z">
        <w:r>
          <w:rPr>
            <w:rtl/>
          </w:rPr>
          <w:delText xml:space="preserve">;</w:delText>
        </w:r>
      </w:del>
      <w:r>
        <w:rPr>
          <w:rFonts w:hint="cs"/>
          <w:rtl/>
        </w:rPr>
        <w:t xml:space="preserve"> </w:t>
      </w:r>
    </w:p>
    <w:p w:rsidR="00E403F0" w:rsidRPr="00AD695E" w:rsidRDefault="00E403F0" w:rsidP="00E403F0">
      <w:pPr>
        <w:rPr>
          <w:rtl/>
        </w:rPr>
      </w:pPr>
      <w:r>
        <w:rPr>
          <w:rtl/>
        </w:rPr>
        <w:t xml:space="preserve">ה"מ</w:t>
      </w:r>
      <w:r>
        <w:rPr>
          <w:rtl/>
        </w:rPr>
        <w:t xml:space="preserve"> </w:t>
      </w:r>
      <w:ins w:id="90686" w:author="מנוע מכני" w:date="2026-10-11T12:04:39Z">
        <w:r>
          <w:rPr>
            <w:rtl/>
          </w:rPr>
          <w:t xml:space="preserve">מקום</w:t>
        </w:r>
      </w:ins>
      <w:del w:id="90687" w:author="מנוע מכני" w:date="2026-10-11T12:04:39Z">
        <w:r>
          <w:rPr>
            <w:rtl/>
          </w:rPr>
          <w:delText xml:space="preserve">היכא</w:delText>
        </w:r>
      </w:del>
      <w:r>
        <w:rPr>
          <w:rtl/>
        </w:rPr>
        <w:t xml:space="preserve"> ד</w:t>
      </w:r>
      <w:r>
        <w:rPr>
          <w:rFonts w:hint="cs"/>
          <w:rtl/>
        </w:rPr>
        <w:t xml:space="preserve">יש לשניהם דכל זמן שרוצה זריק </w:t>
      </w:r>
      <w:r>
        <w:rPr>
          <w:rtl/>
        </w:rPr>
        <w:t xml:space="preserve">אבל </w:t>
      </w:r>
      <w:ins w:id="90690" w:author="מנוע מכני" w:date="2026-10-11T12:04:39Z">
        <w:r>
          <w:rPr>
            <w:rtl/>
          </w:rPr>
          <w:t xml:space="preserve">כאן</w:t>
        </w:r>
      </w:ins>
      <w:del w:id="90691" w:author="מנוע מכני" w:date="2026-10-11T12:04:39Z">
        <w:r>
          <w:rPr>
            <w:rtl/>
          </w:rPr>
          <w:delText xml:space="preserve">הכא</w:delText>
        </w:r>
      </w:del>
      <w:r>
        <w:rPr>
          <w:rtl/>
        </w:rPr>
        <w:t xml:space="preserve"> - הא </w:t>
      </w:r>
      <w:ins w:id="90688" w:author="מנוע מכני" w:date="2026-10-11T12:04:39Z">
        <w:r>
          <w:rPr>
            <w:rtl/>
          </w:rPr>
          <w:t xml:space="preserve">אין</w:t>
        </w:r>
      </w:ins>
      <w:del w:id="90689" w:author="מנוע מכני" w:date="2026-10-11T12:04:39Z">
        <w:r>
          <w:rPr>
            <w:rtl/>
          </w:rPr>
          <w:delText xml:space="preserve">ליכא</w:delText>
        </w:r>
      </w:del>
      <w:ins w:id="91872" w:author="מנוע מכני" w:date="2026-10-11T12:04:39Z">
        <w:r>
          <w:rPr>
            <w:rtl/>
          </w:rPr>
          <w:t xml:space="preserve">,</w:t>
        </w:r>
      </w:ins>
      <w:del w:id="91873" w:author="מנוע מכני" w:date="2026-10-11T12:04:39Z">
        <w:r>
          <w:rPr>
            <w:rtl/>
          </w:rPr>
          <w:delText xml:space="preserve">;</w:delText>
        </w:r>
      </w:del>
      <w:r>
        <w:rPr>
          <w:rFonts w:hint="cs"/>
          <w:rtl/>
        </w:rPr>
        <w:t xml:space="preserve"> </w:t>
      </w:r>
      <w:r>
        <w:rPr>
          <w:rtl/>
        </w:rPr>
        <w:t xml:space="preserve">או"ד</w:t>
      </w:r>
      <w:r>
        <w:rPr>
          <w:rtl/>
        </w:rPr>
        <w:t xml:space="preserve"> </w:t>
      </w:r>
      <w:r>
        <w:rPr>
          <w:rtl/>
        </w:rPr>
        <w:t xml:space="preserve">לא</w:t>
      </w:r>
      <w:r>
        <w:rPr>
          <w:rtl/>
        </w:rPr>
        <w:t xml:space="preserve"> שנא? </w:t>
      </w:r>
      <w:r w:rsidRPr="00217260">
        <w:rPr>
          <w:b/>
          <w:bCs/>
          <w:rtl/>
        </w:rPr>
        <w:t>תיקו</w:t>
      </w:r>
      <w:r>
        <w:rPr>
          <w:rtl/>
        </w:rPr>
        <w:t>.</w:t>
      </w:r>
    </w:p>
    <w:p w:rsidR="00E403F0" w:rsidRPr="00AD695E" w:rsidRDefault="00E403F0" w:rsidP="00E403F0">
      <w:pPr>
        <w:jc w:val="center"/>
        <w:rPr>
          <w:rtl/>
        </w:rPr>
      </w:pPr>
      <w:r w:rsidRPr="00E5675B">
        <w:rPr>
          <w:rFonts w:ascii="BA חניכי הישיבות" w:hAnsi="BA חניכי הישיבות" w:cs="BA חניכי הישיבות"/>
          <w:rtl/>
        </w:rPr>
        <w:t>׻</w:t>
      </w:r>
    </w:p>
    <w:p>
      <w:pPr>
        <w:pStyle w:val="MishnaBatzad"/>
        <w:rPr>
          <w:ins w:id="20155" w:author="קלוד" w:date="2026-10-11T09:07:18Z"/>
        </w:rPr>
      </w:pPr>
      <w:ins w:id="20154" w:author="קלוד" w:date="2026-10-11T09:07:18Z">
        <w:r>
          <w:t xml:space="preserve">משנה ב</w:t>
        </w:r>
      </w:ins>
    </w:p>
    <w:p w:rsidR="00E403F0" w:rsidRPr="00D65BEC" w:rsidRDefault="00E403F0" w:rsidP="00E403F0">
      <w:pPr>
        <w:pStyle w:val="afff9"/>
        <w:rPr>
          <w:del w:id="20093" w:author="קלוד" w:date="2026-10-11T09:07:18Z"/>
          <w:rtl/>
        </w:rPr>
      </w:pPr>
      <w:del w:id="20092" w:author="קלוד" w:date="2026-10-11T09:07:18Z">
        <w:r w:rsidRPr="00D65BEC">
          <w:rPr>
            <w:rtl/>
          </w:rPr>
          <w:delText xml:space="preserve">מתני'.</w:delText>
        </w:r>
      </w:del>
    </w:p>
    <w:p w:rsidR="00E403F0" w:rsidRPr="00C20F97" w:rsidRDefault="00E403F0" w:rsidP="00E403F0">
      <w:pPr>
        <w:pStyle w:val="afff9"/>
        <w:spacing w:before="120"/>
        <w:rPr>
          <w:spacing w:val="8"/>
          <w:rtl/>
        </w:rPr>
        <w:pPrChange w:id="90019" w:author="קלוד" w:date="2026-10-11T12:09:42Z">
          <w:pPr>
            <w:pStyle w:val="afff9"/>
          </w:pPr>
        </w:pPrChange>
      </w:pPr>
      <w:r w:rsidRPr="00C20F97">
        <w:rPr>
          <w:spacing w:val="8"/>
          <w:rtl/>
        </w:rPr>
        <w:t>המפריש חטאת ואבדה, והקריב אחרת תחתיה, ואחר כך נמצאת הראשונה תמות.</w:t>
      </w:r>
    </w:p>
    <w:p w:rsidR="00E403F0" w:rsidRPr="00D65BEC" w:rsidRDefault="00E403F0" w:rsidP="00E403F0">
      <w:pPr>
        <w:pStyle w:val="afff9"/>
        <w:rPr>
          <w:rtl/>
        </w:rPr>
      </w:pPr>
      <w:r w:rsidRPr="00D65BEC">
        <w:rPr>
          <w:rtl/>
        </w:rPr>
        <w:t>המפריש מעות לחטאתו ואבדו, והקריב חטאת תחתיהם, ואחר כך נמצאו המעות - יוליכם לים המלח.</w:t>
      </w:r>
    </w:p>
    <w:p w:rsidR="00E403F0" w:rsidRPr="00D65BEC" w:rsidRDefault="00E403F0" w:rsidP="00E403F0">
      <w:pPr>
        <w:pStyle w:val="afff9"/>
        <w:rPr>
          <w:rtl/>
        </w:rPr>
      </w:pPr>
      <w:r w:rsidRPr="00D65BEC">
        <w:rPr>
          <w:rtl/>
        </w:rPr>
        <w:t xml:space="preserve">המפריש מעות לחטאת ואבדו, והפריש מעות אחרות תחתיהן, </w:t>
      </w:r>
    </w:p>
    <w:p w:rsidR="00E403F0" w:rsidRPr="00D65BEC" w:rsidRDefault="00E403F0" w:rsidP="00E403F0">
      <w:pPr>
        <w:pStyle w:val="afff9"/>
        <w:rPr>
          <w:rtl/>
        </w:rPr>
      </w:pPr>
      <w:r w:rsidRPr="00D65BEC">
        <w:rPr>
          <w:rtl/>
        </w:rPr>
        <w:tab/>
        <w:t xml:space="preserve">ולא הספיק ליקח חטאת מהן עד שנמצאות הראשונות </w:t>
      </w:r>
    </w:p>
    <w:p w:rsidR="00E403F0" w:rsidRPr="00D65BEC" w:rsidRDefault="00E403F0" w:rsidP="00E403F0">
      <w:pPr>
        <w:pStyle w:val="afff9"/>
        <w:rPr>
          <w:rtl/>
        </w:rPr>
      </w:pPr>
      <w:r w:rsidRPr="00D65BEC">
        <w:rPr>
          <w:rtl/>
        </w:rPr>
        <w:tab/>
        <w:t xml:space="preserve">יביא מאלו ומאלו חטאת, והשאר יפלו לנדבה, </w:t>
      </w:r>
    </w:p>
    <w:p w:rsidR="00E403F0" w:rsidRPr="00D65BEC" w:rsidRDefault="00E403F0" w:rsidP="00E403F0">
      <w:pPr>
        <w:pStyle w:val="afff9"/>
        <w:rPr>
          <w:rtl/>
        </w:rPr>
      </w:pPr>
      <w:r w:rsidRPr="00D65BEC">
        <w:rPr>
          <w:rtl/>
        </w:rPr>
        <w:t xml:space="preserve">המפריש מעות לחטאתו ואבדו, והפריש חטאת תחתיהן, לא הספיק להקריבה עד שנמצאו המעות, והרי חטאת בעל מום - תמכר, </w:t>
      </w:r>
    </w:p>
    <w:p w:rsidR="00E403F0" w:rsidRPr="00D65BEC" w:rsidRDefault="00E403F0" w:rsidP="00E403F0">
      <w:pPr>
        <w:pStyle w:val="afff9"/>
        <w:rPr>
          <w:rtl/>
        </w:rPr>
      </w:pPr>
      <w:r w:rsidRPr="00D65BEC">
        <w:rPr>
          <w:rtl/>
        </w:rPr>
        <w:t>ויביא מאלו ומאלו חטאת, והשאר יפלו לנדבה.</w:t>
      </w:r>
    </w:p>
    <w:p w:rsidR="00E403F0" w:rsidRPr="00D65BEC" w:rsidRDefault="00E403F0" w:rsidP="00E403F0">
      <w:pPr>
        <w:pStyle w:val="afff9"/>
        <w:rPr>
          <w:rtl/>
        </w:rPr>
      </w:pPr>
      <w:r w:rsidRPr="00D65BEC">
        <w:rPr>
          <w:rtl/>
        </w:rPr>
        <w:t>המפריש חטאת ואבדה, והפריש מעות תחתיה, ולא הספיק ליקח מהן חטאת עד שנמצא חטאתו, והרי היא בעלת מום  תימכר, ויביא מאלו ומאלו חטאת, והשאר יפלו לנדבה.</w:t>
      </w:r>
    </w:p>
    <w:p w:rsidR="00E403F0" w:rsidRPr="00D65BEC" w:rsidRDefault="00E403F0" w:rsidP="00E403F0">
      <w:pPr>
        <w:pStyle w:val="afff9"/>
        <w:rPr>
          <w:rtl/>
        </w:rPr>
      </w:pPr>
      <w:r w:rsidRPr="00D65BEC">
        <w:rPr>
          <w:rtl/>
        </w:rPr>
        <w:t>המפריש חטאתו ואבדה, והפריש אחרת תחתיה, לא הספיק להקריבה עד שנמצאת הראשונה, והרי שתיהן בעלת מום ימכרו, ויביא מאלו ומאלו חטאת, והשאר יפלו לנדבה.</w:t>
      </w:r>
    </w:p>
    <w:p w:rsidR="00E403F0" w:rsidRPr="00D65BEC" w:rsidRDefault="00E403F0" w:rsidP="00E403F0">
      <w:pPr>
        <w:pStyle w:val="afff9"/>
        <w:rPr>
          <w:rtl/>
        </w:rPr>
      </w:pPr>
    </w:p>
    <w:p w:rsidR="00E403F0" w:rsidRPr="00D65BEC" w:rsidRDefault="00E403F0" w:rsidP="00E403F0">
      <w:pPr>
        <w:pStyle w:val="afff9"/>
        <w:rPr>
          <w:rtl/>
        </w:rPr>
      </w:pPr>
      <w:r w:rsidRPr="00D65BEC">
        <w:rPr>
          <w:rtl/>
        </w:rPr>
        <w:t xml:space="preserve">המפריש חטאת ואבדה, והפריש אחרת תחתיה, לא הספיק להקריבה עד שנמצאת </w:t>
      </w:r>
      <w:r w:rsidRPr="00DC5F70">
        <w:rPr>
          <w:spacing w:val="0"/>
          <w:rtl/>
        </w:rPr>
        <w:t>הראשונה היו שתיהן תמימות אחת מהן תיקרב חטאת, והשניה תמות - דברי רבי.</w:t>
      </w:r>
    </w:p>
    <w:p w:rsidR="00E403F0" w:rsidRPr="00D65BEC" w:rsidRDefault="00E403F0" w:rsidP="00E403F0">
      <w:pPr>
        <w:pStyle w:val="afff9"/>
        <w:rPr>
          <w:rtl/>
        </w:rPr>
      </w:pPr>
      <w:r w:rsidRPr="00D65BEC">
        <w:rPr>
          <w:rtl/>
        </w:rPr>
        <w:t>וחכ"</w:t>
      </w:r>
      <w:r w:rsidRPr="00D65BEC">
        <w:rPr>
          <w:rFonts w:hint="cs"/>
          <w:rtl/>
        </w:rPr>
        <w:t>א</w:t>
      </w:r>
      <w:r w:rsidRPr="00D65BEC">
        <w:rPr>
          <w:rtl/>
        </w:rPr>
        <w:t xml:space="preserve">: אין חטאת מתה אלא שנמצאת מאחר שכיפרו הבעלים, </w:t>
      </w:r>
    </w:p>
    <w:p w:rsidR="00E403F0" w:rsidRPr="00D65BEC" w:rsidRDefault="00E403F0" w:rsidP="00E403F0">
      <w:pPr>
        <w:pStyle w:val="afff9"/>
        <w:rPr>
          <w:rtl/>
        </w:rPr>
      </w:pPr>
      <w:r w:rsidRPr="00D65BEC">
        <w:rPr>
          <w:rtl/>
        </w:rPr>
        <w:t>ואין המעות הולכים לים המלח אלא שנמצאו מאחר שכיפרו הבעלים.</w:t>
      </w:r>
    </w:p>
    <w:p w:rsidR="00E403F0" w:rsidRPr="00D65BEC" w:rsidRDefault="00E403F0" w:rsidP="00E403F0">
      <w:pPr>
        <w:pStyle w:val="afff9"/>
        <w:rPr>
          <w:rtl/>
        </w:rPr>
      </w:pPr>
      <w:r w:rsidRPr="00D65BEC">
        <w:rPr>
          <w:rtl/>
        </w:rPr>
        <w:t xml:space="preserve">המפריש חטאת, והרי היא בעלת מום מוכרה ויביא בדמיה אחרת, </w:t>
      </w:r>
    </w:p>
    <w:p w:rsidR="00E403F0" w:rsidRPr="00D65BEC" w:rsidRDefault="00E403F0" w:rsidP="00E403F0">
      <w:pPr>
        <w:pStyle w:val="afff9"/>
        <w:rPr>
          <w:rtl/>
        </w:rPr>
      </w:pPr>
      <w:r>
        <w:rPr>
          <w:rStyle w:val="TanaimMishna"/>
          <w:rtl/>
          <w:rPrChange w:id="95286" w:author="Claude" w:date="2026-10-11T09:08:06Z">
            <w:rPr>
              <w:rtl/>
            </w:rPr>
          </w:rPrChange>
        </w:rPr>
        <w:t xml:space="preserve">ר"א</w:t>
      </w:r>
      <w:r>
        <w:rPr>
          <w:rtl/>
        </w:rPr>
        <w:t xml:space="preserve"> בר"ש אומר: אם קרבה שניה עד שלא נשחטה תמות, שכבר כיפרו הבעלים.</w:t>
      </w:r>
    </w:p>
    <w:p w:rsidR="00E403F0" w:rsidRPr="00AD695E" w:rsidRDefault="00E403F0" w:rsidP="00E403F0">
      <w:pPr>
        <w:jc w:val="center"/>
        <w:rPr>
          <w:rtl/>
        </w:rPr>
      </w:pPr>
      <w:r w:rsidRPr="00E5675B">
        <w:rPr>
          <w:rFonts w:ascii="BA חניכי הישיבות" w:hAnsi="BA חניכי הישיבות" w:cs="BA חניכי הישיבות"/>
          <w:rtl/>
        </w:rPr>
        <w:t>׻</w:t>
      </w:r>
    </w:p>
    <w:p>
      <w:pPr>
        <w:pStyle w:val="afffff8"/>
        <w:rPr>
          <w:ins w:id="90083" w:author="קלוד" w:date="2026-10-11T12:25:27Z"/>
        </w:rPr>
      </w:pPr>
      <w:ins w:id="90084" w:author="קלוד" w:date="2026-10-11T12:25:27Z">
        <w:r>
          <w:rPr>
            <w:color w:val="7B3F00"/>
          </w:rPr>
          <w:t xml:space="preserve">אבודה בשעת הפרשה - רישא רבנן וסיפא רבי</w:t>
        </w:r>
      </w:ins>
    </w:p>
    <w:p w:rsidR="00E403F0" w:rsidRPr="00AD695E" w:rsidRDefault="00E403F0" w:rsidP="00E403F0">
      <w:pPr>
        <w:rPr>
          <w:rtl/>
        </w:rPr>
      </w:pPr>
      <w:r>
        <w:rPr>
          <w:rtl/>
        </w:rPr>
        <w:t xml:space="preserve">טעמא דהקריב אחרת תחתיה, הא </w:t>
      </w:r>
      <w:r>
        <w:rPr>
          <w:rtl/>
        </w:rPr>
        <w:t xml:space="preserve">לא</w:t>
      </w:r>
      <w:r>
        <w:rPr>
          <w:rtl/>
        </w:rPr>
        <w:t xml:space="preserve"> הקריב אחרת תחתיה - רועה, </w:t>
      </w:r>
    </w:p>
    <w:p w:rsidR="00E403F0" w:rsidRPr="00AD695E" w:rsidRDefault="00E403F0" w:rsidP="00E403F0">
      <w:pPr>
        <w:rPr>
          <w:rtl/>
        </w:rPr>
      </w:pPr>
      <w:r>
        <w:rPr>
          <w:rtl/>
        </w:rPr>
        <w:t xml:space="preserve">מני רבנן היא, </w:t>
      </w:r>
      <w:ins w:id="90692" w:author="מנוע מכני" w:date="2026-10-11T12:04:39Z">
        <w:r>
          <w:rPr>
            <w:rtl/>
          </w:rPr>
          <w:t xml:space="preserve">דאמרו</w:t>
        </w:r>
      </w:ins>
      <w:del w:id="90693" w:author="מנוע מכני" w:date="2026-10-11T12:04:39Z">
        <w:r>
          <w:rPr>
            <w:rtl/>
          </w:rPr>
          <w:delText xml:space="preserve">דאמרי</w:delText>
        </w:r>
      </w:del>
      <w:r>
        <w:rPr>
          <w:rtl/>
        </w:rPr>
        <w:t xml:space="preserve"> אבודה בשעת הפרשה רועה</w:t>
      </w:r>
      <w:ins w:id="91874" w:author="מנוע מכני" w:date="2026-10-11T12:04:39Z">
        <w:r>
          <w:rPr>
            <w:rtl/>
          </w:rPr>
          <w:t xml:space="preserve">,</w:t>
        </w:r>
      </w:ins>
      <w:del w:id="91875" w:author="מנוע מכני" w:date="2026-10-11T12:04:39Z">
        <w:r>
          <w:rPr>
            <w:rtl/>
          </w:rPr>
          <w:delText xml:space="preserve">;</w:delText>
        </w:r>
      </w:del>
    </w:p>
    <w:p>
      <w:pPr>
        <w:pStyle w:val="38"/>
        <w:rPr>
          <w:ins w:id="93719" w:author="מנוע מכני" w:date="2026-10-11T12:04:39Z"/>
        </w:rPr>
      </w:pPr>
      <w:r>
        <w:t>אימא סיפ</w:t>
      </w:r>
      <w:r>
        <w:t>א</w:t>
      </w:r>
      <w:r>
        <w:t xml:space="preserve">:</w:t>
      </w:r>
    </w:p>
    <w:p w:rsidR="00E403F0" w:rsidRPr="00AD695E" w:rsidRDefault="00E403F0" w:rsidP="00E403F0">
      <w:pPr>
        <w:rPr>
          <w:rtl/>
        </w:rPr>
      </w:pPr>
      <w:del w:id="93720" w:author="מנוע מכני" w:date="2026-10-11T12:04:39Z">
        <w:r>
          <w:rPr>
            <w:rtl/>
          </w:rPr>
          <w:delText xml:space="preserve"> </w:delText>
        </w:r>
      </w:del>
      <w:r>
        <w:rPr>
          <w:rtl/>
        </w:rPr>
        <w:t xml:space="preserve">המפריש מעות לחטאת, ואבדו והפריש אחרים תחתיהם - יביא מאלו ומאלו, והשאר יפלו לנדבה, </w:t>
      </w:r>
    </w:p>
    <w:p w:rsidR="00E403F0" w:rsidRPr="00AD695E" w:rsidRDefault="00E403F0" w:rsidP="00E403F0">
      <w:pPr>
        <w:rPr>
          <w:rtl/>
        </w:rPr>
      </w:pPr>
      <w:r w:rsidRPr="00A757C8">
        <w:rPr>
          <w:rtl/>
        </w:rPr>
        <w:t xml:space="preserve">טעמא מאלו ומאלו, הא הביא מאחד מהן השני יוליכו לים המלח, אתאן </w:t>
      </w:r>
      <w:r w:rsidRPr="00A757C8">
        <w:rPr>
          <w:rStyle w:val="2fb"/>
          <w:rtl/>
        </w:rPr>
        <w:t xml:space="preserve">לרבי</w:t>
      </w:r>
      <w:r w:rsidRPr="00A757C8">
        <w:rPr>
          <w:rtl/>
        </w:rPr>
        <w:t xml:space="preserve"> דאבודה בשעת הפרשה - מתה</w:t>
      </w:r>
    </w:p>
    <w:p w:rsidR="00E403F0" w:rsidRPr="00AD695E" w:rsidRDefault="00E403F0" w:rsidP="00E403F0">
      <w:pPr>
        <w:rPr>
          <w:rtl/>
        </w:rPr>
      </w:pPr>
      <w:r>
        <w:rPr>
          <w:rtl/>
        </w:rPr>
        <w:t xml:space="preserve">רישא רבנן וסיפא </w:t>
      </w:r>
      <w:r>
        <w:rPr>
          <w:rStyle w:val="2fb"/>
          <w:rtl/>
        </w:rPr>
        <w:t xml:space="preserve">רבי</w:t>
      </w:r>
      <w:r>
        <w:rPr>
          <w:rtl/>
        </w:rPr>
        <w:t xml:space="preserve">! </w:t>
      </w:r>
    </w:p>
    <w:p w:rsidR="00E403F0" w:rsidRPr="00AD695E" w:rsidRDefault="00E403F0" w:rsidP="00E403F0">
      <w:pPr>
        <w:pStyle w:val="afff3"/>
        <w:framePr w:wrap="around"/>
        <w:spacing w:line="240" w:lineRule="exact"/>
        <w:rPr>
          <w:rtl/>
        </w:rPr>
      </w:pPr>
      <w:r w:rsidRPr="009239E9">
        <w:rPr>
          <w:rFonts w:hint="cs"/>
          <w:szCs w:val="18"/>
          <w:rtl/>
        </w:rPr>
        <w:t>כג:</w:t>
      </w:r>
    </w:p>
    <w:p>
      <w:pPr>
        <w:pStyle w:val="38"/>
        <w:rPr>
          <w:ins w:id="93721" w:author="מנוע מכני" w:date="2026-10-11T12:04:39Z"/>
        </w:rPr>
      </w:pPr>
      <w:r w:rsidRPr="00A757C8">
        <w:t>הניחא לר"</w:t>
      </w:r>
      <w:r w:rsidRPr="00A757C8">
        <w:t>ה מ</w:t>
      </w:r>
      <w:r w:rsidRPr="00A757C8">
        <w:t>רב:</w:t>
      </w:r>
    </w:p>
    <w:p w:rsidR="00E403F0" w:rsidRPr="00AD695E" w:rsidRDefault="00E403F0" w:rsidP="00E403F0">
      <w:pPr>
        <w:rPr>
          <w:rtl/>
        </w:rPr>
      </w:pPr>
      <w:del w:id="93722" w:author="מנוע מכני" w:date="2026-10-11T12:04:39Z">
        <w:r w:rsidRPr="00A757C8">
          <w:rPr>
            <w:rFonts w:hint="cs"/>
            <w:rtl/>
          </w:rPr>
          <w:delText xml:space="preserve"> </w:delText>
        </w:r>
      </w:del>
      <w:r w:rsidRPr="00A757C8">
        <w:rPr>
          <w:rtl/>
        </w:rPr>
        <w:t>הכל מודים שאם משך אחת והקריבה שהשניה מתה, משכח"</w:t>
      </w:r>
      <w:r w:rsidRPr="00A757C8">
        <w:rPr>
          <w:rFonts w:hint="cs"/>
          <w:rtl/>
        </w:rPr>
        <w:t xml:space="preserve">ל </w:t>
      </w:r>
      <w:r w:rsidRPr="00A757C8">
        <w:rPr>
          <w:rtl/>
        </w:rPr>
        <w:t>כגון שמשך אחת מהן והקריב</w:t>
      </w:r>
    </w:p>
    <w:p>
      <w:pPr>
        <w:pStyle w:val="38"/>
        <w:rPr>
          <w:ins w:id="93723" w:author="מנוע מכני" w:date="2026-10-11T12:04:39Z"/>
        </w:rPr>
      </w:pPr>
      <w:r>
        <w:t>אלא לר"</w:t>
      </w:r>
      <w:r>
        <w:t>א מ</w:t>
      </w:r>
      <w:r>
        <w:t xml:space="preserve">רב:</w:t>
      </w:r>
    </w:p>
    <w:p w:rsidR="00E403F0" w:rsidRPr="00AD695E" w:rsidRDefault="00E403F0" w:rsidP="00E403F0">
      <w:pPr>
        <w:rPr>
          <w:rtl/>
        </w:rPr>
      </w:pPr>
      <w:del w:id="93724" w:author="מנוע מכני" w:date="2026-10-11T12:04:39Z">
        <w:r>
          <w:rPr>
            <w:rtl/>
          </w:rPr>
          <w:delText xml:space="preserve"> </w:delText>
        </w:r>
      </w:del>
      <w:r>
        <w:rPr>
          <w:rFonts w:hint="cs"/>
          <w:rtl/>
        </w:rPr>
        <w:t>ד</w:t>
      </w:r>
      <w:r>
        <w:rPr>
          <w:rtl/>
        </w:rPr>
        <w:t xml:space="preserve">הכל מודים במתכפר בשאינה אבודה - שאבודה מתה, </w:t>
      </w:r>
    </w:p>
    <w:p w:rsidR="00E403F0" w:rsidRPr="00DC5F70" w:rsidRDefault="00E403F0" w:rsidP="00E403F0">
      <w:pPr>
        <w:rPr>
          <w:spacing w:val="-4"/>
          <w:rtl/>
        </w:rPr>
      </w:pPr>
      <w:r w:rsidRPr="00DC5F70">
        <w:rPr>
          <w:rFonts w:hint="cs"/>
          <w:spacing w:val="-4"/>
          <w:rtl/>
        </w:rPr>
        <w:t>ו</w:t>
      </w:r>
      <w:r w:rsidRPr="00DC5F70">
        <w:rPr>
          <w:spacing w:val="-4"/>
          <w:rtl/>
        </w:rPr>
        <w:t xml:space="preserve">נחלקו במתכפר באבודה, </w:t>
      </w:r>
      <w:r w:rsidRPr="00DC5F70">
        <w:rPr>
          <w:rStyle w:val="2fb"/>
          <w:spacing w:val="-4"/>
          <w:rtl/>
        </w:rPr>
        <w:t xml:space="preserve">דרבי</w:t>
      </w:r>
      <w:r w:rsidRPr="00DC5F70">
        <w:rPr>
          <w:spacing w:val="-4"/>
          <w:rtl/>
        </w:rPr>
        <w:t xml:space="preserve"> סבר, מפריש לאיבוד - כאיבוד דמי, ורבנן סברי </w:t>
      </w:r>
      <w:ins w:id="90694" w:author="מנוע מכני" w:date="2026-10-11T12:04:39Z">
        <w:r>
          <w:rPr>
            <w:spacing w:val="-4"/>
            <w:rtl/>
          </w:rPr>
          <w:t xml:space="preserve">לא</w:t>
        </w:r>
      </w:ins>
      <w:del w:id="90695" w:author="מנוע מכני" w:date="2026-10-11T12:04:39Z">
        <w:r w:rsidRPr="00DC5F70">
          <w:rPr>
            <w:spacing w:val="-4"/>
            <w:rtl/>
          </w:rPr>
          <w:delText xml:space="preserve">לאו</w:delText>
        </w:r>
      </w:del>
      <w:r w:rsidRPr="00DC5F70">
        <w:rPr>
          <w:spacing w:val="-4"/>
          <w:rtl/>
        </w:rPr>
        <w:t xml:space="preserve"> כאיבוד דמי</w:t>
      </w:r>
      <w:ins w:id="91876" w:author="מנוע מכני" w:date="2026-10-11T12:04:39Z">
        <w:r>
          <w:rPr>
            <w:spacing w:val="-4"/>
            <w:rtl/>
          </w:rPr>
          <w:t xml:space="preserve">,</w:t>
        </w:r>
      </w:ins>
      <w:del w:id="91877" w:author="מנוע מכני" w:date="2026-10-11T12:04:39Z">
        <w:r w:rsidRPr="00DC5F70">
          <w:rPr>
            <w:spacing w:val="-4"/>
            <w:rtl/>
          </w:rPr>
          <w:delText xml:space="preserve">;</w:delText>
        </w:r>
      </w:del>
    </w:p>
    <w:p w:rsidR="00E403F0" w:rsidRPr="00AD695E" w:rsidRDefault="00E403F0" w:rsidP="00E403F0">
      <w:pPr>
        <w:rPr>
          <w:rtl/>
        </w:rPr>
      </w:pPr>
      <w:r>
        <w:rPr>
          <w:rtl/>
        </w:rPr>
        <w:t xml:space="preserve">רישא סתם </w:t>
      </w:r>
      <w:ins w:id="92554" w:author="מנוע מכני" w:date="2026-10-11T12:04:39Z">
        <w:r>
          <w:rPr>
            <w:rtl/>
          </w:rPr>
          <w:t xml:space="preserve">לנו</w:t>
        </w:r>
      </w:ins>
      <w:del w:id="92555" w:author="מנוע מכני" w:date="2026-10-11T12:04:39Z">
        <w:r>
          <w:rPr>
            <w:rtl/>
          </w:rPr>
          <w:delText xml:space="preserve">לן</w:delText>
        </w:r>
      </w:del>
      <w:r>
        <w:rPr>
          <w:rtl/>
        </w:rPr>
        <w:t xml:space="preserve"> כרבנן, סיפא סתם </w:t>
      </w:r>
      <w:ins w:id="92556" w:author="מנוע מכני" w:date="2026-10-11T12:04:39Z">
        <w:r>
          <w:rPr>
            <w:rtl/>
          </w:rPr>
          <w:t xml:space="preserve">לנו</w:t>
        </w:r>
      </w:ins>
      <w:del w:id="92557" w:author="מנוע מכני" w:date="2026-10-11T12:04:39Z">
        <w:r>
          <w:rPr>
            <w:rtl/>
          </w:rPr>
          <w:delText xml:space="preserve">לן</w:delText>
        </w:r>
      </w:del>
      <w:r>
        <w:rPr>
          <w:rtl/>
        </w:rPr>
        <w:t xml:space="preserve"> </w:t>
      </w:r>
      <w:r>
        <w:rPr>
          <w:rStyle w:val="2fb"/>
          <w:rtl/>
        </w:rPr>
        <w:t xml:space="preserve">כרבי</w:t>
      </w:r>
      <w:r>
        <w:rPr>
          <w:rtl/>
        </w:rPr>
        <w:t xml:space="preserve">! </w:t>
      </w:r>
      <w:ins w:id="91380" w:author="מנוע מכני" w:date="2026-10-11T12:04:39Z">
        <w:r>
          <w:rPr>
            <w:rtl/>
          </w:rPr>
          <w:t xml:space="preserve">ומה</w:t>
        </w:r>
      </w:ins>
      <w:del w:id="91381" w:author="מנוע מכני" w:date="2026-10-11T12:04:39Z">
        <w:r>
          <w:rPr>
            <w:rtl/>
          </w:rPr>
          <w:delText xml:space="preserve">ומאי</w:delText>
        </w:r>
      </w:del>
      <w:r>
        <w:rPr>
          <w:rtl/>
        </w:rPr>
        <w:t xml:space="preserve"> </w:t>
      </w:r>
      <w:r>
        <w:rPr>
          <w:rtl/>
        </w:rPr>
        <w:t xml:space="preserve">קמ"</w:t>
      </w:r>
      <w:r>
        <w:rPr>
          <w:rFonts w:hint="cs"/>
          <w:rtl/>
        </w:rPr>
        <w:t xml:space="preserve">ל</w:t>
      </w:r>
      <w:r>
        <w:rPr>
          <w:rFonts w:hint="cs"/>
          <w:rtl/>
        </w:rPr>
        <w:t xml:space="preserve"> </w:t>
      </w:r>
      <w:r>
        <w:rPr>
          <w:rtl/>
        </w:rPr>
        <w:t xml:space="preserve">- </w:t>
      </w:r>
      <w:ins w:id="90696" w:author="מנוע מכני" w:date="2026-10-11T12:04:39Z">
        <w:r>
          <w:rPr>
            <w:rtl/>
          </w:rPr>
          <w:t xml:space="preserve">דחלקו</w:t>
        </w:r>
      </w:ins>
      <w:del w:id="90697" w:author="מנוע מכני" w:date="2026-10-11T12:04:39Z">
        <w:r>
          <w:rPr>
            <w:rtl/>
          </w:rPr>
          <w:delText xml:space="preserve">דפליגי</w:delText>
        </w:r>
      </w:del>
      <w:r>
        <w:rPr>
          <w:rtl/>
        </w:rPr>
        <w:t xml:space="preserve"> </w:t>
      </w:r>
      <w:r>
        <w:rPr>
          <w:rStyle w:val="2fb"/>
          <w:rtl/>
        </w:rPr>
        <w:t xml:space="preserve">רבי</w:t>
      </w:r>
      <w:r>
        <w:rPr>
          <w:rtl/>
        </w:rPr>
        <w:t xml:space="preserve"> ורבנן.</w:t>
      </w:r>
    </w:p>
    <w:p w:rsidR="00E403F0" w:rsidRPr="00AD695E" w:rsidRDefault="00E403F0" w:rsidP="00E403F0">
      <w:pPr>
        <w:pStyle w:val="affffb"/>
        <w:rPr>
          <w:rtl/>
        </w:rPr>
      </w:pPr>
      <w:r>
        <w:rPr>
          <w:rtl/>
        </w:rPr>
        <w:t xml:space="preserve">- בהדיא קתני לה מחלוקת </w:t>
      </w:r>
      <w:r>
        <w:rPr>
          <w:rStyle w:val="2fb"/>
          <w:rtl/>
        </w:rPr>
        <w:t xml:space="preserve">רבי</w:t>
      </w:r>
      <w:r>
        <w:rPr>
          <w:rtl/>
        </w:rPr>
        <w:t xml:space="preserve"> ורבנן בסיפא: המפריש חטאת ואבדה, והפריש אחרת </w:t>
      </w:r>
      <w:r w:rsidRPr="00DC5F70">
        <w:rPr>
          <w:spacing w:val="-6"/>
          <w:rtl/>
        </w:rPr>
        <w:t xml:space="preserve">תחתיה, ואחר כך נמצאת הראשונה, והרי שתיהן עומדות </w:t>
      </w:r>
      <w:r w:rsidRPr="00DC5F70">
        <w:rPr>
          <w:rStyle w:val="2fb"/>
          <w:rFonts w:hint="cs"/>
          <w:spacing w:val="-6"/>
          <w:rtl/>
        </w:rPr>
        <w:t xml:space="preserve">לרבי</w:t>
      </w:r>
      <w:r w:rsidRPr="00DC5F70">
        <w:rPr>
          <w:rFonts w:hint="cs"/>
          <w:spacing w:val="-6"/>
          <w:rtl/>
        </w:rPr>
        <w:t xml:space="preserve"> </w:t>
      </w:r>
      <w:r w:rsidRPr="00DC5F70">
        <w:rPr>
          <w:spacing w:val="-6"/>
          <w:rtl/>
        </w:rPr>
        <w:t>- אחת מהן תקרב, ושניה תמות</w:t>
      </w:r>
      <w:r w:rsidRPr="00DC5F70">
        <w:rPr>
          <w:rFonts w:hint="cs"/>
          <w:spacing w:val="-6"/>
          <w:rtl/>
        </w:rPr>
        <w:t>,</w:t>
      </w:r>
    </w:p>
    <w:p>
      <w:pPr>
        <w:pStyle w:val="38"/>
        <w:rPr>
          <w:ins w:id="93725" w:author="מנוע מכני" w:date="2026-10-11T12:04:39Z"/>
        </w:rPr>
      </w:pPr>
      <w:r>
        <w:t>וחכ"</w:t>
      </w:r>
      <w:r>
        <w:t>א</w:t>
      </w:r>
      <w:r>
        <w:t xml:space="preserve">:</w:t>
      </w:r>
    </w:p>
    <w:p w:rsidR="00E403F0" w:rsidRPr="00AD695E" w:rsidRDefault="00E403F0" w:rsidP="00E403F0">
      <w:pPr>
        <w:rPr>
          <w:rtl/>
        </w:rPr>
      </w:pPr>
      <w:del w:id="93726" w:author="מנוע מכני" w:date="2026-10-11T12:04:39Z">
        <w:r>
          <w:rPr>
            <w:rtl/>
          </w:rPr>
          <w:delText xml:space="preserve"> </w:delText>
        </w:r>
      </w:del>
      <w:r>
        <w:rPr>
          <w:rtl/>
        </w:rPr>
        <w:t xml:space="preserve">אין חטאת מתה - אלא שנמצאת מאחר שכיפרו בעלים, ואין מעות הולכות לים המלח - אלא שנמצאו מאחר שכיפרו בעלים! </w:t>
      </w:r>
      <w:r>
        <w:rPr>
          <w:rFonts w:hint="cs"/>
          <w:rtl/>
        </w:rPr>
        <w:t xml:space="preserve">הא </w:t>
      </w:r>
      <w:r>
        <w:rPr>
          <w:rFonts w:hint="cs"/>
          <w:rtl/>
        </w:rPr>
        <w:t xml:space="preserve">קמ</w:t>
      </w:r>
      <w:r>
        <w:rPr>
          <w:rtl/>
        </w:rPr>
        <w:t>"</w:t>
      </w:r>
      <w:r>
        <w:rPr>
          <w:rFonts w:hint="cs"/>
          <w:rtl/>
        </w:rPr>
        <w:t>ל</w:t>
      </w:r>
      <w:r>
        <w:rPr>
          <w:rtl/>
        </w:rPr>
        <w:t xml:space="preserve"> - דבר זה מחלוקת </w:t>
      </w:r>
      <w:r>
        <w:rPr>
          <w:rStyle w:val="2fb"/>
          <w:rtl/>
        </w:rPr>
        <w:t xml:space="preserve">רבי</w:t>
      </w:r>
      <w:r>
        <w:rPr>
          <w:rtl/>
        </w:rPr>
        <w:t xml:space="preserve"> ורבנן.</w:t>
      </w:r>
    </w:p>
    <w:p w:rsidR="00E403F0" w:rsidRPr="00AD695E" w:rsidRDefault="00E403F0" w:rsidP="00E403F0">
      <w:pPr>
        <w:jc w:val="center"/>
        <w:rPr>
          <w:rtl/>
        </w:rPr>
      </w:pPr>
      <w:r w:rsidRPr="00E5675B">
        <w:rPr>
          <w:rFonts w:ascii="BA חניכי הישיבות" w:hAnsi="BA חניכי הישיבות" w:cs="BA חניכי הישיבות"/>
          <w:rtl/>
        </w:rPr>
        <w:t>׻</w:t>
      </w:r>
    </w:p>
    <w:p>
      <w:pPr>
        <w:pStyle w:val="afffff8"/>
        <w:rPr>
          <w:ins w:id="90081" w:author="קלוד" w:date="2026-10-11T12:25:27Z"/>
        </w:rPr>
      </w:pPr>
      <w:ins w:id="90082" w:author="קלוד" w:date="2026-10-11T12:25:27Z">
        <w:r>
          <w:rPr>
            <w:color w:val="7B3F00"/>
          </w:rPr>
          <w:t xml:space="preserve">בבא לימלך - האם עשו תקנה בקדשים</w:t>
        </w:r>
      </w:ins>
    </w:p>
    <w:p>
      <w:pPr>
        <w:pStyle w:val="38"/>
        <w:rPr>
          <w:ins w:id="93727" w:author="מנוע מכני" w:date="2026-10-11T12:04:39Z"/>
        </w:rPr>
      </w:pPr>
      <w:r w:rsidRPr="00E75A19">
        <w:t>גופא א</w:t>
      </w:r>
      <w:r w:rsidRPr="00E75A19">
        <w:t>ר</w:t>
      </w:r>
      <w:r w:rsidRPr="00E75A19">
        <w:t>"</w:t>
      </w:r>
      <w:r w:rsidRPr="00E75A19">
        <w:t>ה מרב</w:t>
      </w:r>
      <w:r w:rsidRPr="00E75A19">
        <w:t xml:space="preserve">:</w:t>
      </w:r>
    </w:p>
    <w:p w:rsidR="00E403F0" w:rsidRPr="00AD695E" w:rsidRDefault="00E403F0" w:rsidP="00E403F0">
      <w:pPr>
        <w:rPr>
          <w:rtl/>
        </w:rPr>
      </w:pPr>
      <w:del w:id="93728" w:author="מנוע מכני" w:date="2026-10-11T12:04:39Z">
        <w:r w:rsidRPr="00E75A19">
          <w:rPr>
            <w:b/>
            <w:bCs/>
            <w:rtl/>
          </w:rPr>
          <w:delText xml:space="preserve"> </w:delText>
        </w:r>
      </w:del>
      <w:r w:rsidRPr="00E75A19">
        <w:rPr>
          <w:b/>
          <w:bCs/>
          <w:rtl/>
        </w:rPr>
        <w:t xml:space="preserve">הכל מודים שאם משך אחת והקריבה - שהשניה מתה,</w:t>
      </w:r>
      <w:r>
        <w:rPr>
          <w:rtl/>
        </w:rPr>
        <w:t xml:space="preserve"> </w:t>
      </w:r>
    </w:p>
    <w:p>
      <w:pPr>
        <w:pStyle w:val="38"/>
        <w:rPr>
          <w:ins w:id="93729" w:author="מנוע מכני" w:date="2026-10-11T12:04:39Z"/>
        </w:rPr>
      </w:pPr>
      <w:ins w:id="90700" w:author="מנוע מכני" w:date="2026-10-11T12:04:39Z">
        <w:r>
          <w:t xml:space="preserve">וחלקו</w:t>
        </w:r>
      </w:ins>
      <w:del w:id="90701" w:author="מנוע מכני" w:date="2026-10-11T12:04:39Z">
        <w:r w:rsidRPr="00DC5F70">
          <w:delText xml:space="preserve">ופליגי</w:delText>
        </w:r>
      </w:del>
      <w:r w:rsidRPr="00DC5F70">
        <w:t xml:space="preserve"> בבא לימלך, </w:t>
      </w:r>
      <w:r w:rsidRPr="00DC5F70">
        <w:t>ד</w:t>
      </w:r>
      <w:r w:rsidRPr="00DC5F70">
        <w:t>ל</w:t>
      </w:r>
      <w:r w:rsidRPr="00DC5F70">
        <w:t>רבי</w:t>
      </w:r>
      <w:r w:rsidRPr="00DC5F70">
        <w:t>:</w:t>
      </w:r>
    </w:p>
    <w:p w:rsidR="00E403F0" w:rsidRPr="00DC5F70" w:rsidRDefault="00E403F0" w:rsidP="00E403F0">
      <w:pPr>
        <w:rPr>
          <w:spacing w:val="-4"/>
          <w:rtl/>
        </w:rPr>
      </w:pPr>
      <w:del w:id="93730" w:author="מנוע מכני" w:date="2026-10-11T12:04:39Z">
        <w:r w:rsidRPr="00DC5F70">
          <w:rPr>
            <w:spacing w:val="-4"/>
            <w:rtl/>
          </w:rPr>
          <w:delText xml:space="preserve"> </w:delText>
        </w:r>
      </w:del>
      <w:r w:rsidRPr="00DC5F70">
        <w:rPr>
          <w:spacing w:val="-4"/>
          <w:rtl/>
        </w:rPr>
        <w:t xml:space="preserve">לא</w:t>
      </w:r>
      <w:r w:rsidRPr="00DC5F70">
        <w:rPr>
          <w:spacing w:val="-4"/>
          <w:rtl/>
        </w:rPr>
        <w:t xml:space="preserve"> עשו תקנה בקדשים, </w:t>
      </w:r>
      <w:ins w:id="90698" w:author="מנוע מכני" w:date="2026-10-11T12:04:39Z">
        <w:r>
          <w:rPr>
            <w:spacing w:val="-4"/>
            <w:rtl/>
          </w:rPr>
          <w:t xml:space="preserve">ואומרים</w:t>
        </w:r>
      </w:ins>
      <w:del w:id="90699" w:author="מנוע מכני" w:date="2026-10-11T12:04:39Z">
        <w:r w:rsidRPr="00DC5F70">
          <w:rPr>
            <w:spacing w:val="-4"/>
            <w:rtl/>
          </w:rPr>
          <w:delText xml:space="preserve">ואמרינן</w:delText>
        </w:r>
      </w:del>
      <w:r w:rsidRPr="00DC5F70">
        <w:rPr>
          <w:spacing w:val="-4"/>
          <w:rtl/>
        </w:rPr>
        <w:t xml:space="preserve"> התכפר בשאינה אבודה ואבודה מתה.</w:t>
      </w:r>
    </w:p>
    <w:p w:rsidR="00E403F0" w:rsidRPr="00AD695E" w:rsidRDefault="00E403F0" w:rsidP="00E403F0">
      <w:pPr>
        <w:rPr>
          <w:rtl/>
        </w:rPr>
      </w:pPr>
      <w:r>
        <w:rPr>
          <w:rtl/>
        </w:rPr>
        <w:tab/>
      </w:r>
      <w:r w:rsidRPr="00E75A19">
        <w:rPr>
          <w:b/>
          <w:bCs/>
          <w:rtl/>
        </w:rPr>
        <w:t>ורבנן</w:t>
      </w:r>
      <w:r>
        <w:rPr>
          <w:rtl/>
        </w:rPr>
        <w:t xml:space="preserve"> סברי עשו תקנה בקדשים, </w:t>
      </w:r>
      <w:ins w:id="90702" w:author="מנוע מכני" w:date="2026-10-11T12:04:39Z">
        <w:r>
          <w:rPr>
            <w:rtl/>
          </w:rPr>
          <w:t xml:space="preserve">ואומרים</w:t>
        </w:r>
      </w:ins>
      <w:del w:id="90703" w:author="מנוע מכני" w:date="2026-10-11T12:04:39Z">
        <w:r>
          <w:rPr>
            <w:rtl/>
          </w:rPr>
          <w:delText xml:space="preserve">ואמרינן</w:delText>
        </w:r>
      </w:del>
      <w:r>
        <w:rPr>
          <w:rtl/>
        </w:rPr>
        <w:t xml:space="preserve"> לך התכפר באבודה ושאינה אבודה תרעה.</w:t>
      </w:r>
    </w:p>
    <w:p>
      <w:pPr>
        <w:pStyle w:val="38"/>
        <w:rPr>
          <w:ins w:id="93731" w:author="מנוע מכני" w:date="2026-10-11T12:04:39Z"/>
        </w:rPr>
      </w:pPr>
      <w:ins w:id="92776" w:author="מנוע מכני" w:date="2026-10-11T12:04:39Z">
        <w:r>
          <w:t xml:space="preserve">מקשה</w:t>
        </w:r>
      </w:ins>
      <w:del w:id="92777" w:author="מנוע מכני" w:date="2026-10-11T12:04:39Z">
        <w:r>
          <w:delText xml:space="preserve">מותיב</w:delText>
        </w:r>
      </w:del>
      <w:r>
        <w:t xml:space="preserve"> רב משרשיא:</w:t>
      </w:r>
    </w:p>
    <w:p w:rsidR="00E403F0" w:rsidRPr="00AD695E" w:rsidRDefault="00E403F0" w:rsidP="00E403F0">
      <w:pPr>
        <w:rPr>
          <w:rtl/>
        </w:rPr>
      </w:pPr>
      <w:del w:id="93732" w:author="מנוע מכני" w:date="2026-10-11T12:04:39Z">
        <w:r>
          <w:rPr>
            <w:rtl/>
          </w:rPr>
          <w:delText xml:space="preserve"> </w:delText>
        </w:r>
      </w:del>
      <w:r>
        <w:rPr>
          <w:rtl/>
        </w:rPr>
        <w:t xml:space="preserve">ולא עשו תקנה בקדשים? והתניא: </w:t>
      </w:r>
      <w:r>
        <w:rPr>
          <w:rFonts w:hint="cs"/>
          <w:rtl/>
        </w:rPr>
        <w:t>'</w:t>
      </w:r>
      <w:ins w:id="90475" w:author="Claude - סמנטי" w:date="2026-10-11T12:20:38Z">
        <w:r>
          <w:rPr>
            <w:rStyle w:val="afffff0"/>
            <w:rtl/>
          </w:rPr>
          <w:t xml:space="preserve">יֹאכְלוּ</w:t>
        </w:r>
      </w:ins>
      <w:del w:id="90476" w:author="Claude - סמנטי" w:date="2026-10-11T12:20:38Z">
        <w:r>
          <w:rPr>
            <w:rtl/>
          </w:rPr>
          <w:delText xml:space="preserve">יאכלו</w:delText>
        </w:r>
      </w:del>
      <w:r>
        <w:rPr>
          <w:rFonts w:hint="cs"/>
          <w:rtl/>
        </w:rPr>
        <w:t>'</w:t>
      </w:r>
      <w:r>
        <w:rPr>
          <w:rtl/>
        </w:rPr>
        <w:t xml:space="preserve"> מלמד שאם היתה אכילה מועטת - אוכלין עמה חולין ותרומה, כדי שתהא נאכלת על השבע.</w:t>
      </w:r>
    </w:p>
    <w:p w:rsidR="00E403F0" w:rsidRPr="00DC5F70" w:rsidRDefault="00E403F0" w:rsidP="00E403F0">
      <w:pPr>
        <w:rPr>
          <w:spacing w:val="-4"/>
          <w:rtl/>
        </w:rPr>
      </w:pPr>
      <w:r w:rsidRPr="00DC5F70">
        <w:rPr>
          <w:rFonts w:hint="cs"/>
          <w:spacing w:val="-4"/>
          <w:rtl/>
        </w:rPr>
        <w:t>'</w:t>
      </w:r>
      <w:ins w:id="90477" w:author="Claude - סמנטי" w:date="2026-10-11T12:20:38Z">
        <w:r>
          <w:rPr>
            <w:rStyle w:val="afffff0"/>
            <w:spacing w:val="-4"/>
            <w:rtl/>
          </w:rPr>
          <w:t xml:space="preserve">יֹאכְלוּהָ</w:t>
        </w:r>
      </w:ins>
      <w:del w:id="90478" w:author="Claude - סמנטי" w:date="2026-10-11T12:20:38Z">
        <w:r w:rsidRPr="00DC5F70">
          <w:rPr>
            <w:spacing w:val="-4"/>
            <w:rtl/>
          </w:rPr>
          <w:delText xml:space="preserve">יאכלוה</w:delText>
        </w:r>
      </w:del>
      <w:r w:rsidRPr="00DC5F70">
        <w:rPr>
          <w:rFonts w:hint="cs"/>
          <w:spacing w:val="-4"/>
          <w:rtl/>
        </w:rPr>
        <w:t>'</w:t>
      </w:r>
      <w:r w:rsidRPr="00DC5F70">
        <w:rPr>
          <w:spacing w:val="-4"/>
          <w:rtl/>
        </w:rPr>
        <w:t xml:space="preserve"> שאם היתה אכילה מרובה, אין אוכלין עמה חולין ותרומה כדי שלא תהא נאכלת על הגסה.</w:t>
      </w:r>
    </w:p>
    <w:p>
      <w:pPr>
        <w:pStyle w:val="38"/>
        <w:rPr>
          <w:ins w:id="93733" w:author="מנוע מכני" w:date="2026-10-11T12:04:39Z"/>
        </w:rPr>
      </w:pPr>
      <w:r>
        <w:t xml:space="preserve">- </w:t>
      </w:r>
      <w:ins w:id="91382" w:author="מנוע מכני" w:date="2026-10-11T12:04:39Z">
        <w:r>
          <w:t xml:space="preserve">מה</w:t>
        </w:r>
      </w:ins>
      <w:del w:id="91383" w:author="מנוע מכני" w:date="2026-10-11T12:04:39Z">
        <w:r>
          <w:delText xml:space="preserve">מאי</w:delText>
        </w:r>
      </w:del>
      <w:r>
        <w:t xml:space="preserve"> </w:t>
      </w:r>
      <w:ins w:id="90704" w:author="מנוע מכני" w:date="2026-10-11T12:04:39Z">
        <w:r>
          <w:t xml:space="preserve">לא</w:t>
        </w:r>
      </w:ins>
      <w:del w:id="90705" w:author="מנוע מכני" w:date="2026-10-11T12:04:39Z">
        <w:r>
          <w:delText xml:space="preserve">לאו</w:delText>
        </w:r>
      </w:del>
      <w:r>
        <w:t xml:space="preserve"> </w:t>
      </w:r>
      <w:ins w:id="90192" w:author="מנוע מכני" w:date="2026-10-11T12:04:39Z">
        <w:r>
          <w:t xml:space="preserve">אפי'</w:t>
        </w:r>
      </w:ins>
      <w:del w:id="90193" w:author="מנוע מכני" w:date="2026-10-11T12:04:39Z">
        <w:r>
          <w:delText xml:space="preserve">אפילו</w:delText>
        </w:r>
      </w:del>
      <w:r>
        <w:t xml:space="preserve"> רבי?</w:t>
      </w:r>
    </w:p>
    <w:p w:rsidR="00E403F0" w:rsidRPr="00AD695E" w:rsidRDefault="00E403F0" w:rsidP="00E403F0">
      <w:pPr>
        <w:pStyle w:val="affffb"/>
        <w:rPr>
          <w:rtl/>
        </w:rPr>
      </w:pPr>
      <w:del w:id="93734" w:author="מנוע מכני" w:date="2026-10-11T12:04:39Z">
        <w:r>
          <w:rPr>
            <w:rtl/>
          </w:rPr>
          <w:delText xml:space="preserve"> </w:delText>
        </w:r>
      </w:del>
      <w:r>
        <w:rPr>
          <w:rtl/>
        </w:rPr>
        <w:t xml:space="preserve">לא</w:t>
      </w:r>
      <w:r>
        <w:rPr>
          <w:rtl/>
        </w:rPr>
        <w:t xml:space="preserve">, רבנן.</w:t>
      </w:r>
    </w:p>
    <w:p>
      <w:pPr>
        <w:pStyle w:val="38"/>
        <w:rPr>
          <w:ins w:id="93736" w:author="מנוע מכני" w:date="2026-10-11T12:04:39Z"/>
        </w:rPr>
      </w:pPr>
      <w:del w:id="93735" w:author="מנוע מכני" w:date="2026-10-11T12:04:39Z">
        <w:r>
          <w:delText xml:space="preserve">•</w:delText>
        </w:r>
      </w:del>
      <w:r>
        <w:t xml:space="preserve"> </w:t>
      </w:r>
      <w:r w:rsidRPr="00E75A19">
        <w:t xml:space="preserve">ורבי אבא </w:t>
      </w:r>
      <w:r w:rsidRPr="00E75A19">
        <w:t>מ</w:t>
      </w:r>
      <w:r w:rsidRPr="00E75A19">
        <w:t xml:space="preserve">רב:</w:t>
      </w:r>
    </w:p>
    <w:p w:rsidR="00E403F0" w:rsidRPr="00AD695E" w:rsidRDefault="00E403F0" w:rsidP="00E403F0">
      <w:pPr>
        <w:rPr>
          <w:rtl/>
        </w:rPr>
      </w:pPr>
      <w:del w:id="93737" w:author="מנוע מכני" w:date="2026-10-11T12:04:39Z">
        <w:r w:rsidRPr="00E75A19">
          <w:rPr>
            <w:b/>
            <w:bCs/>
            <w:rtl/>
          </w:rPr>
          <w:delText xml:space="preserve"> </w:delText>
        </w:r>
      </w:del>
      <w:r w:rsidRPr="00E75A19">
        <w:rPr>
          <w:b/>
          <w:bCs/>
          <w:rtl/>
        </w:rPr>
        <w:t xml:space="preserve">הכל מודים במתכפר בשאינה אבודה - שאבודה מתה,</w:t>
      </w:r>
      <w:r>
        <w:rPr>
          <w:rtl/>
        </w:rPr>
        <w:t xml:space="preserve"> </w:t>
      </w:r>
    </w:p>
    <w:p w:rsidR="00E403F0" w:rsidRPr="00AD695E" w:rsidRDefault="00E403F0" w:rsidP="00E403F0">
      <w:pPr>
        <w:rPr>
          <w:rtl/>
        </w:rPr>
      </w:pPr>
      <w:r w:rsidRPr="00E75A19">
        <w:rPr>
          <w:rFonts w:hint="cs"/>
          <w:b/>
          <w:bCs/>
          <w:rtl/>
        </w:rPr>
        <w:t>ו</w:t>
      </w:r>
      <w:r w:rsidRPr="00E75A19">
        <w:rPr>
          <w:b/>
          <w:bCs/>
          <w:rtl/>
        </w:rPr>
        <w:t>נחלקו</w:t>
      </w:r>
      <w:r>
        <w:rPr>
          <w:rtl/>
        </w:rPr>
        <w:t xml:space="preserve"> דמתכפר באבודה, </w:t>
      </w:r>
      <w:r w:rsidRPr="00E75A19">
        <w:rPr>
          <w:rStyle w:val="2fb"/>
          <w:b/>
          <w:bCs/>
          <w:rtl/>
        </w:rPr>
        <w:t>ד</w:t>
      </w:r>
      <w:r w:rsidRPr="00E75A19">
        <w:rPr>
          <w:rStyle w:val="2fb"/>
          <w:rFonts w:hint="cs"/>
          <w:b/>
          <w:bCs/>
          <w:rtl/>
        </w:rPr>
        <w:t>ל</w:t>
      </w:r>
      <w:r w:rsidRPr="00E75A19">
        <w:rPr>
          <w:rStyle w:val="2fb"/>
          <w:b/>
          <w:bCs/>
          <w:rtl/>
        </w:rPr>
        <w:t>רבי</w:t>
      </w:r>
      <w:r>
        <w:rPr>
          <w:rtl/>
        </w:rPr>
        <w:t xml:space="preserve"> מפריש לאיבוד כאיבוד דמי, </w:t>
      </w:r>
      <w:r w:rsidRPr="00E75A19">
        <w:rPr>
          <w:b/>
          <w:bCs/>
          <w:rtl/>
        </w:rPr>
        <w:t>ו</w:t>
      </w:r>
      <w:r w:rsidRPr="00E75A19">
        <w:rPr>
          <w:rFonts w:hint="cs"/>
          <w:b/>
          <w:bCs/>
          <w:rtl/>
        </w:rPr>
        <w:t>ל</w:t>
      </w:r>
      <w:r w:rsidRPr="00E75A19">
        <w:rPr>
          <w:b/>
          <w:bCs/>
          <w:rtl/>
        </w:rPr>
        <w:t>רבנן</w:t>
      </w:r>
      <w:r>
        <w:rPr>
          <w:rtl/>
        </w:rPr>
        <w:t xml:space="preserve"> </w:t>
      </w:r>
      <w:ins w:id="90706" w:author="מנוע מכני" w:date="2026-10-11T12:04:39Z">
        <w:r>
          <w:rPr>
            <w:rtl/>
          </w:rPr>
          <w:t xml:space="preserve">לא</w:t>
        </w:r>
      </w:ins>
      <w:del w:id="90707" w:author="מנוע מכני" w:date="2026-10-11T12:04:39Z">
        <w:r>
          <w:rPr>
            <w:rtl/>
          </w:rPr>
          <w:delText xml:space="preserve">לאו</w:delText>
        </w:r>
      </w:del>
      <w:r>
        <w:rPr>
          <w:rtl/>
        </w:rPr>
        <w:t xml:space="preserve"> כאיבוד דמי.</w:t>
      </w:r>
    </w:p>
    <w:p>
      <w:pPr>
        <w:pStyle w:val="38"/>
        <w:rPr>
          <w:ins w:id="93738" w:author="מנוע מכני" w:date="2026-10-11T12:04:39Z"/>
        </w:rPr>
      </w:pPr>
      <w:r w:rsidRPr="00DC5F70">
        <w:t xml:space="preserve">תנן</w:t>
      </w:r>
      <w:r w:rsidRPr="00DC5F70">
        <w:t xml:space="preserve">:</w:t>
      </w:r>
    </w:p>
    <w:p w:rsidR="00E403F0" w:rsidRPr="00DC5F70" w:rsidRDefault="00E403F0" w:rsidP="00E403F0">
      <w:pPr>
        <w:rPr>
          <w:spacing w:val="-4"/>
          <w:rtl/>
        </w:rPr>
      </w:pPr>
      <w:del w:id="93739" w:author="מנוע מכני" w:date="2026-10-11T12:04:39Z">
        <w:r w:rsidRPr="00DC5F70">
          <w:rPr>
            <w:spacing w:val="-4"/>
            <w:rtl/>
          </w:rPr>
          <w:delText xml:space="preserve"> </w:delText>
        </w:r>
      </w:del>
      <w:r w:rsidRPr="00DC5F70">
        <w:rPr>
          <w:spacing w:val="-4"/>
          <w:rtl/>
        </w:rPr>
        <w:t xml:space="preserve">השני ירעה עד שיסתאב, וימכר ויפלו דמיו לנדבה שאין חטאת ציבור מתה, הא דיחיד - מתה, </w:t>
      </w:r>
    </w:p>
    <w:p w:rsidR="00E403F0" w:rsidRPr="00AD695E" w:rsidRDefault="00E403F0" w:rsidP="00E403F0">
      <w:pPr>
        <w:rPr>
          <w:rtl/>
        </w:rPr>
      </w:pPr>
    </w:p>
    <w:p>
      <w:pPr>
        <w:pStyle w:val="38"/>
        <w:rPr>
          <w:ins w:id="93741" w:author="מנוע מכני" w:date="2026-10-11T12:04:39Z"/>
        </w:rPr>
      </w:pPr>
      <w:del w:id="93740" w:author="מנוע מכני" w:date="2026-10-11T12:04:39Z">
        <w:r>
          <w:delText xml:space="preserve">•</w:delText>
        </w:r>
      </w:del>
      <w:r>
        <w:t xml:space="preserve"> רב:</w:t>
      </w:r>
    </w:p>
    <w:p w:rsidR="00E403F0" w:rsidRPr="00AD695E" w:rsidRDefault="00E403F0" w:rsidP="00E403F0">
      <w:pPr>
        <w:rPr>
          <w:rtl/>
        </w:rPr>
      </w:pPr>
      <w:del w:id="93742" w:author="מנוע מכני" w:date="2026-10-11T12:04:39Z">
        <w:r>
          <w:rPr>
            <w:rtl/>
          </w:rPr>
          <w:delText xml:space="preserve"> </w:delText>
        </w:r>
      </w:del>
      <w:r>
        <w:rPr>
          <w:rtl/>
        </w:rPr>
        <w:t xml:space="preserve">בעלי חיים אינן נידחין, כשהוא מתכפר - בשני שבזוג ראשון מתכפר, </w:t>
      </w:r>
    </w:p>
    <w:p>
      <w:pPr>
        <w:pStyle w:val="38"/>
        <w:rPr>
          <w:ins w:id="93743" w:author="מנוע מכני" w:date="2026-10-11T12:04:39Z"/>
        </w:rPr>
      </w:pPr>
      <w:r>
        <w:t xml:space="preserve">ואידך</w:t>
      </w:r>
    </w:p>
    <w:p w:rsidR="00E403F0" w:rsidRPr="00AD695E" w:rsidRDefault="00E403F0" w:rsidP="00E403F0">
      <w:pPr>
        <w:rPr>
          <w:rtl/>
        </w:rPr>
      </w:pPr>
      <w:del w:id="93744" w:author="מנוע מכני" w:date="2026-10-11T12:04:39Z">
        <w:r>
          <w:rPr>
            <w:rtl/>
          </w:rPr>
          <w:delText xml:space="preserve"> </w:delText>
        </w:r>
      </w:del>
      <w:r>
        <w:rPr>
          <w:rtl/>
        </w:rPr>
        <w:t xml:space="preserve">בתרא </w:t>
      </w:r>
      <w:r>
        <w:rPr>
          <w:rFonts w:hint="cs"/>
          <w:rtl/>
        </w:rPr>
        <w:t>הו</w:t>
      </w:r>
      <w:r>
        <w:rPr>
          <w:rtl/>
        </w:rPr>
        <w:t>"</w:t>
      </w:r>
      <w:r>
        <w:rPr>
          <w:rFonts w:hint="cs"/>
          <w:rtl/>
        </w:rPr>
        <w:t>ל</w:t>
      </w:r>
      <w:r>
        <w:rPr>
          <w:rtl/>
        </w:rPr>
        <w:t xml:space="preserve"> כמפריש לאיבוד, וטעמא - דציבור, הא דיחיד - מתה, </w:t>
      </w:r>
      <w:r>
        <w:rPr>
          <w:rStyle w:val="2fb"/>
          <w:rFonts w:hint="cs"/>
          <w:rtl/>
        </w:rPr>
        <w:t xml:space="preserve">ורבי</w:t>
      </w:r>
      <w:r>
        <w:rPr>
          <w:rFonts w:hint="cs"/>
          <w:rtl/>
        </w:rPr>
        <w:t xml:space="preserve"> היא </w:t>
      </w:r>
    </w:p>
    <w:p w:rsidR="00E403F0" w:rsidRPr="00AD695E" w:rsidRDefault="00E403F0" w:rsidP="00E403F0">
      <w:pPr>
        <w:pStyle w:val="afff3"/>
        <w:framePr w:wrap="around"/>
        <w:spacing w:line="240" w:lineRule="exact"/>
        <w:rPr>
          <w:rtl/>
        </w:rPr>
      </w:pPr>
      <w:r w:rsidRPr="009239E9">
        <w:rPr>
          <w:rFonts w:hint="cs"/>
          <w:szCs w:val="18"/>
          <w:rtl/>
        </w:rPr>
        <w:t>כג:</w:t>
      </w:r>
    </w:p>
    <w:p w:rsidR="00E403F0" w:rsidRPr="00AD695E" w:rsidRDefault="00E403F0" w:rsidP="00E403F0">
      <w:pPr>
        <w:rPr>
          <w:rtl/>
        </w:rPr>
      </w:pPr>
    </w:p>
    <w:p>
      <w:pPr>
        <w:pStyle w:val="38"/>
        <w:rPr>
          <w:ins w:id="93746" w:author="מנוע מכני" w:date="2026-10-11T12:04:39Z"/>
        </w:rPr>
      </w:pPr>
      <w:del w:id="93745" w:author="מנוע מכני" w:date="2026-10-11T12:04:39Z">
        <w:r>
          <w:delText xml:space="preserve">•</w:delText>
        </w:r>
      </w:del>
      <w:r>
        <w:t xml:space="preserve"> </w:t>
      </w:r>
      <w:r>
        <w:t xml:space="preserve">תנן</w:t>
      </w:r>
      <w:r>
        <w:t xml:space="preserve">:</w:t>
      </w:r>
    </w:p>
    <w:p w:rsidR="00E403F0" w:rsidRPr="00AD695E" w:rsidRDefault="00E403F0" w:rsidP="00E403F0">
      <w:pPr>
        <w:rPr>
          <w:rtl/>
        </w:rPr>
      </w:pPr>
      <w:del w:id="93747" w:author="מנוע מכני" w:date="2026-10-11T12:04:39Z">
        <w:r>
          <w:rPr>
            <w:rtl/>
          </w:rPr>
          <w:delText xml:space="preserve"> </w:delText>
        </w:r>
      </w:del>
      <w:r>
        <w:rPr>
          <w:rtl/>
        </w:rPr>
        <w:t xml:space="preserve">המפריש חטאת ואבדה, והקריב אחרת תחתיה - תמות.</w:t>
      </w:r>
    </w:p>
    <w:p w:rsidR="00E403F0" w:rsidRPr="00AD695E" w:rsidRDefault="00E403F0" w:rsidP="00E403F0">
      <w:pPr>
        <w:rPr>
          <w:rtl/>
        </w:rPr>
      </w:pPr>
      <w:r>
        <w:rPr>
          <w:rtl/>
        </w:rPr>
        <w:t xml:space="preserve">טעמא - דקריבה, הא </w:t>
      </w:r>
      <w:r>
        <w:rPr>
          <w:rtl/>
        </w:rPr>
        <w:t xml:space="preserve">לא</w:t>
      </w:r>
      <w:r>
        <w:rPr>
          <w:rtl/>
        </w:rPr>
        <w:t xml:space="preserve"> הקריבה - תרעה, </w:t>
      </w:r>
      <w:r>
        <w:rPr>
          <w:rtl/>
        </w:rPr>
        <w:t xml:space="preserve">ל"ש</w:t>
      </w:r>
      <w:r>
        <w:rPr>
          <w:rtl/>
        </w:rPr>
        <w:t xml:space="preserve"> מתכפר באבודה, </w:t>
      </w:r>
      <w:r>
        <w:rPr>
          <w:rtl/>
        </w:rPr>
        <w:t xml:space="preserve">לא</w:t>
      </w:r>
      <w:r>
        <w:rPr>
          <w:rtl/>
        </w:rPr>
        <w:t xml:space="preserve"> שנא מתכפר בשאינה אבודה, </w:t>
      </w:r>
      <w:r>
        <w:rPr>
          <w:rtl/>
        </w:rPr>
        <w:t xml:space="preserve">לא</w:t>
      </w:r>
      <w:r>
        <w:rPr>
          <w:rtl/>
        </w:rPr>
        <w:t xml:space="preserve"> שנא משך, ולא שנא </w:t>
      </w:r>
      <w:r>
        <w:rPr>
          <w:rtl/>
        </w:rPr>
        <w:t xml:space="preserve">לא</w:t>
      </w:r>
      <w:r>
        <w:rPr>
          <w:rtl/>
        </w:rPr>
        <w:t xml:space="preserve"> משך, </w:t>
      </w:r>
      <w:r w:rsidRPr="00217260">
        <w:rPr>
          <w:b/>
          <w:bCs/>
          <w:rtl/>
        </w:rPr>
        <w:t xml:space="preserve">תיובתא </w:t>
      </w:r>
      <w:ins w:id="90708" w:author="מנוע מכני" w:date="2026-10-11T12:04:39Z">
        <w:r>
          <w:rPr>
            <w:b/>
            <w:bCs/>
            <w:rtl/>
          </w:rPr>
          <w:t xml:space="preserve">דשניהם</w:t>
        </w:r>
      </w:ins>
      <w:del w:id="90709" w:author="מנוע מכני" w:date="2026-10-11T12:04:39Z">
        <w:r w:rsidRPr="00217260">
          <w:rPr>
            <w:b/>
            <w:bCs/>
            <w:rtl/>
          </w:rPr>
          <w:delText xml:space="preserve">דתרוייהו</w:delText>
        </w:r>
      </w:del>
      <w:r w:rsidRPr="00217260">
        <w:rPr>
          <w:b/>
          <w:bCs/>
          <w:rtl/>
        </w:rPr>
        <w:t xml:space="preserve">!</w:t>
      </w:r>
      <w:r>
        <w:rPr>
          <w:rtl/>
        </w:rPr>
        <w:t xml:space="preserve"> </w:t>
      </w:r>
    </w:p>
    <w:p w:rsidR="00E403F0" w:rsidRPr="00AD695E" w:rsidRDefault="00E403F0" w:rsidP="00E403F0">
      <w:pPr>
        <w:pStyle w:val="affffb"/>
        <w:rPr>
          <w:rtl/>
        </w:rPr>
      </w:pPr>
      <w:r>
        <w:rPr>
          <w:rtl/>
        </w:rPr>
        <w:t xml:space="preserve">- </w:t>
      </w:r>
      <w:ins w:id="90710" w:author="מנוע מכני" w:date="2026-10-11T12:04:39Z">
        <w:r>
          <w:rPr>
            <w:rtl/>
          </w:rPr>
          <w:t xml:space="preserve">דבר</w:t>
        </w:r>
      </w:ins>
      <w:del w:id="90711" w:author="מנוע מכני" w:date="2026-10-11T12:04:39Z">
        <w:r>
          <w:rPr>
            <w:rtl/>
          </w:rPr>
          <w:delText xml:space="preserve">מילתא</w:delText>
        </w:r>
      </w:del>
      <w:r>
        <w:rPr>
          <w:rtl/>
        </w:rPr>
        <w:t xml:space="preserve"> דפסיקא </w:t>
      </w:r>
      <w:ins w:id="91384" w:author="מנוע מכני" w:date="2026-10-11T12:04:39Z">
        <w:r>
          <w:rPr>
            <w:rtl/>
          </w:rPr>
          <w:t xml:space="preserve">לו</w:t>
        </w:r>
      </w:ins>
      <w:del w:id="91385" w:author="מנוע מכני" w:date="2026-10-11T12:04:39Z">
        <w:r>
          <w:rPr>
            <w:rtl/>
          </w:rPr>
          <w:delText xml:space="preserve">ליה</w:delText>
        </w:r>
      </w:del>
      <w:r>
        <w:rPr>
          <w:rtl/>
        </w:rPr>
        <w:t xml:space="preserve"> - קתני, </w:t>
      </w:r>
      <w:ins w:id="90712" w:author="מנוע מכני" w:date="2026-10-11T12:04:39Z">
        <w:r>
          <w:rPr>
            <w:rtl/>
          </w:rPr>
          <w:t xml:space="preserve">דבר</w:t>
        </w:r>
      </w:ins>
      <w:del w:id="90713" w:author="מנוע מכני" w:date="2026-10-11T12:04:39Z">
        <w:r>
          <w:rPr>
            <w:rtl/>
          </w:rPr>
          <w:delText xml:space="preserve">מילתא</w:delText>
        </w:r>
      </w:del>
      <w:r>
        <w:rPr>
          <w:rtl/>
        </w:rPr>
        <w:t xml:space="preserve"> דלא פסיקא </w:t>
      </w:r>
      <w:ins w:id="91386" w:author="מנוע מכני" w:date="2026-10-11T12:04:39Z">
        <w:r>
          <w:rPr>
            <w:rtl/>
          </w:rPr>
          <w:t xml:space="preserve">לו</w:t>
        </w:r>
      </w:ins>
      <w:del w:id="91387" w:author="מנוע מכני" w:date="2026-10-11T12:04:39Z">
        <w:r>
          <w:rPr>
            <w:rtl/>
          </w:rPr>
          <w:delText xml:space="preserve">ליה</w:delText>
        </w:r>
      </w:del>
      <w:r>
        <w:rPr>
          <w:rtl/>
        </w:rPr>
        <w:t xml:space="preserve"> - </w:t>
      </w:r>
      <w:r>
        <w:rPr>
          <w:rtl/>
        </w:rPr>
        <w:t xml:space="preserve">לא</w:t>
      </w:r>
      <w:r>
        <w:rPr>
          <w:rtl/>
        </w:rPr>
        <w:t xml:space="preserve"> קתני.</w:t>
      </w:r>
    </w:p>
    <w:p>
      <w:pPr>
        <w:pStyle w:val="38"/>
        <w:rPr>
          <w:ins w:id="93749" w:author="מנוע מכני" w:date="2026-10-11T12:04:39Z"/>
        </w:rPr>
      </w:pPr>
      <w:del w:id="93748" w:author="מנוע מכני" w:date="2026-10-11T12:04:39Z">
        <w:r>
          <w:delText xml:space="preserve">•</w:delText>
        </w:r>
      </w:del>
      <w:r>
        <w:t xml:space="preserve"> </w:t>
      </w:r>
      <w:r>
        <w:t xml:space="preserve">תנן</w:t>
      </w:r>
      <w:r>
        <w:t xml:space="preserve">:</w:t>
      </w:r>
    </w:p>
    <w:p w:rsidR="00E403F0" w:rsidRPr="00AD695E" w:rsidRDefault="00E403F0" w:rsidP="00E403F0">
      <w:pPr>
        <w:rPr>
          <w:rtl/>
        </w:rPr>
      </w:pPr>
      <w:del w:id="93750" w:author="מנוע מכני" w:date="2026-10-11T12:04:39Z">
        <w:r>
          <w:rPr>
            <w:rtl/>
          </w:rPr>
          <w:delText xml:space="preserve"> </w:delText>
        </w:r>
      </w:del>
      <w:r>
        <w:rPr>
          <w:rtl/>
        </w:rPr>
        <w:t xml:space="preserve">המפריש מעות לחטאת ואבדו, והפריש אחרים תחתיהם, </w:t>
      </w:r>
      <w:r>
        <w:rPr>
          <w:rtl/>
        </w:rPr>
        <w:t xml:space="preserve">ואח"כ</w:t>
      </w:r>
      <w:r>
        <w:rPr>
          <w:rtl/>
        </w:rPr>
        <w:t xml:space="preserve"> נמצאו המעות - יביא מאלו ומאלו חטאת, והשאר יפלו לנדבה, טעמא דמתכפר מאלו ומאלו, הא מאחד יוליכם לים המלח, </w:t>
      </w:r>
      <w:r>
        <w:rPr>
          <w:rtl/>
        </w:rPr>
        <w:t xml:space="preserve">לא</w:t>
      </w:r>
      <w:r>
        <w:rPr>
          <w:rtl/>
        </w:rPr>
        <w:t xml:space="preserve"> שנא מתכפר באבודה, ול"</w:t>
      </w:r>
      <w:r>
        <w:rPr>
          <w:rFonts w:hint="cs"/>
          <w:rtl/>
        </w:rPr>
        <w:t xml:space="preserve">ש </w:t>
      </w:r>
      <w:r>
        <w:rPr>
          <w:rtl/>
        </w:rPr>
        <w:t>מתכפר בשאינה אבודה, ול"</w:t>
      </w:r>
      <w:r>
        <w:rPr>
          <w:rFonts w:hint="cs"/>
          <w:rtl/>
        </w:rPr>
        <w:t>ש</w:t>
      </w:r>
      <w:r>
        <w:rPr>
          <w:rtl/>
        </w:rPr>
        <w:t xml:space="preserve"> משך, ולא שנא </w:t>
      </w:r>
      <w:r>
        <w:rPr>
          <w:rtl/>
        </w:rPr>
        <w:t xml:space="preserve">לא</w:t>
      </w:r>
      <w:r>
        <w:rPr>
          <w:rtl/>
        </w:rPr>
        <w:t xml:space="preserve"> משך, </w:t>
      </w:r>
      <w:r w:rsidRPr="00217260">
        <w:rPr>
          <w:b/>
          <w:bCs/>
          <w:rtl/>
        </w:rPr>
        <w:t xml:space="preserve">תיובתא </w:t>
      </w:r>
      <w:ins w:id="90714" w:author="מנוע מכני" w:date="2026-10-11T12:04:39Z">
        <w:r>
          <w:rPr>
            <w:b/>
            <w:bCs/>
            <w:rtl/>
          </w:rPr>
          <w:t xml:space="preserve">דשניהם</w:t>
        </w:r>
      </w:ins>
      <w:del w:id="90715" w:author="מנוע מכני" w:date="2026-10-11T12:04:39Z">
        <w:r w:rsidRPr="00217260">
          <w:rPr>
            <w:b/>
            <w:bCs/>
            <w:rtl/>
          </w:rPr>
          <w:delText xml:space="preserve">דתרוייהו</w:delText>
        </w:r>
      </w:del>
      <w:r w:rsidRPr="00217260">
        <w:rPr>
          <w:b/>
          <w:bCs/>
          <w:rtl/>
        </w:rPr>
        <w:t xml:space="preserve">!</w:t>
      </w:r>
      <w:r>
        <w:rPr>
          <w:rtl/>
        </w:rPr>
        <w:t xml:space="preserve"> </w:t>
      </w:r>
    </w:p>
    <w:p w:rsidR="00E403F0" w:rsidRPr="00AD695E" w:rsidRDefault="00E403F0" w:rsidP="00E403F0">
      <w:pPr>
        <w:pStyle w:val="affffb"/>
        <w:rPr>
          <w:rtl/>
        </w:rPr>
      </w:pPr>
      <w:r>
        <w:rPr>
          <w:rtl/>
        </w:rPr>
        <w:t xml:space="preserve">- </w:t>
      </w:r>
      <w:r>
        <w:rPr>
          <w:rFonts w:hint="cs"/>
          <w:rtl/>
        </w:rPr>
        <w:t>ה</w:t>
      </w:r>
      <w:r>
        <w:rPr>
          <w:rtl/>
        </w:rPr>
        <w:t>"</w:t>
      </w:r>
      <w:r>
        <w:rPr>
          <w:rFonts w:hint="cs"/>
          <w:rtl/>
        </w:rPr>
        <w:t>נ</w:t>
      </w:r>
      <w:r>
        <w:rPr>
          <w:rtl/>
        </w:rPr>
        <w:t xml:space="preserve">, </w:t>
      </w:r>
      <w:ins w:id="90716" w:author="מנוע מכני" w:date="2026-10-11T12:04:39Z">
        <w:r>
          <w:rPr>
            <w:rtl/>
          </w:rPr>
          <w:t xml:space="preserve">דבר</w:t>
        </w:r>
      </w:ins>
      <w:del w:id="90717" w:author="מנוע מכני" w:date="2026-10-11T12:04:39Z">
        <w:r>
          <w:rPr>
            <w:rtl/>
          </w:rPr>
          <w:delText xml:space="preserve">מילתא</w:delText>
        </w:r>
      </w:del>
      <w:r>
        <w:rPr>
          <w:rtl/>
        </w:rPr>
        <w:t xml:space="preserve"> דפסיקא </w:t>
      </w:r>
      <w:ins w:id="91388" w:author="מנוע מכני" w:date="2026-10-11T12:04:39Z">
        <w:r>
          <w:rPr>
            <w:rtl/>
          </w:rPr>
          <w:t xml:space="preserve">לו</w:t>
        </w:r>
      </w:ins>
      <w:del w:id="91389" w:author="מנוע מכני" w:date="2026-10-11T12:04:39Z">
        <w:r>
          <w:rPr>
            <w:rtl/>
          </w:rPr>
          <w:delText xml:space="preserve">ליה</w:delText>
        </w:r>
      </w:del>
      <w:r>
        <w:rPr>
          <w:rtl/>
        </w:rPr>
        <w:t xml:space="preserve"> - קתני, </w:t>
      </w:r>
      <w:ins w:id="90718" w:author="מנוע מכני" w:date="2026-10-11T12:04:39Z">
        <w:r>
          <w:rPr>
            <w:rtl/>
          </w:rPr>
          <w:t xml:space="preserve">ודבר</w:t>
        </w:r>
      </w:ins>
      <w:del w:id="90719" w:author="מנוע מכני" w:date="2026-10-11T12:04:39Z">
        <w:r>
          <w:rPr>
            <w:rtl/>
          </w:rPr>
          <w:delText xml:space="preserve">ומילתא</w:delText>
        </w:r>
      </w:del>
      <w:r>
        <w:rPr>
          <w:rtl/>
        </w:rPr>
        <w:t xml:space="preserve"> דלא פסיקא </w:t>
      </w:r>
      <w:ins w:id="91390" w:author="מנוע מכני" w:date="2026-10-11T12:04:39Z">
        <w:r>
          <w:rPr>
            <w:rtl/>
          </w:rPr>
          <w:t xml:space="preserve">לו</w:t>
        </w:r>
      </w:ins>
      <w:del w:id="91391" w:author="מנוע מכני" w:date="2026-10-11T12:04:39Z">
        <w:r>
          <w:rPr>
            <w:rtl/>
          </w:rPr>
          <w:delText xml:space="preserve">ליה</w:delText>
        </w:r>
      </w:del>
      <w:r>
        <w:rPr>
          <w:rtl/>
        </w:rPr>
        <w:t xml:space="preserve"> - </w:t>
      </w:r>
      <w:r>
        <w:rPr>
          <w:rtl/>
        </w:rPr>
        <w:t xml:space="preserve">לא</w:t>
      </w:r>
      <w:r>
        <w:rPr>
          <w:rtl/>
        </w:rPr>
        <w:t xml:space="preserve"> קתני.</w:t>
      </w:r>
    </w:p>
    <w:p>
      <w:pPr>
        <w:pStyle w:val="afffff8"/>
        <w:rPr>
          <w:ins w:id="90079" w:author="קלוד" w:date="2026-10-11T12:25:27Z"/>
        </w:rPr>
      </w:pPr>
      <w:ins w:id="90080" w:author="קלוד" w:date="2026-10-11T12:25:27Z">
        <w:r>
          <w:rPr>
            <w:color w:val="7B3F00"/>
          </w:rPr>
          <w:t xml:space="preserve">המפריש שני צבורי מעות לאחריות - האחד יפול לנדבה</w:t>
        </w:r>
      </w:ins>
    </w:p>
    <w:p>
      <w:pPr>
        <w:pStyle w:val="38"/>
        <w:rPr>
          <w:ins w:id="93752" w:author="מנוע מכני" w:date="2026-10-11T12:04:39Z"/>
        </w:rPr>
      </w:pPr>
      <w:del w:id="93751" w:author="מנוע מכני" w:date="2026-10-11T12:04:39Z">
        <w:r>
          <w:lastRenderedPageBreak/>
          <w:delText xml:space="preserve">•</w:delText>
        </w:r>
      </w:del>
      <w:r>
        <w:lastRenderedPageBreak/>
        <w:t xml:space="preserve"> א"ר אמי:</w:t>
      </w:r>
    </w:p>
    <w:p w:rsidR="00E403F0" w:rsidRPr="00AD695E" w:rsidRDefault="00E403F0" w:rsidP="00E403F0">
      <w:pPr>
        <w:rPr>
          <w:rtl/>
        </w:rPr>
      </w:pPr>
      <w:del w:id="93753" w:author="מנוע מכני" w:date="2026-10-11T12:04:39Z">
        <w:r>
          <w:rPr>
            <w:rtl/>
          </w:rPr>
          <w:lastRenderedPageBreak/>
          <w:delText xml:space="preserve"> </w:delText>
        </w:r>
      </w:del>
      <w:r>
        <w:rPr>
          <w:rtl/>
        </w:rPr>
        <w:lastRenderedPageBreak/>
        <w:t xml:space="preserve">המפריש שני ציבורי מעות לאחריות - מתכפר באחד מהן, ושני - יפלו לנדבה, </w:t>
      </w:r>
    </w:p>
    <w:p w:rsidR="00E403F0" w:rsidRPr="00AD695E" w:rsidRDefault="00E403F0" w:rsidP="00E403F0">
      <w:pPr>
        <w:rPr>
          <w:rtl/>
        </w:rPr>
      </w:pPr>
      <w:r w:rsidRPr="00A757C8">
        <w:rPr>
          <w:rFonts w:hint="cs"/>
          <w:rtl/>
        </w:rPr>
        <w:t>א</w:t>
      </w:r>
      <w:r w:rsidRPr="00A757C8">
        <w:rPr>
          <w:rtl/>
        </w:rPr>
        <w:t>"</w:t>
      </w:r>
      <w:r w:rsidRPr="00A757C8">
        <w:rPr>
          <w:rFonts w:hint="cs"/>
          <w:rtl/>
        </w:rPr>
        <w:t xml:space="preserve">א </w:t>
      </w:r>
      <w:r w:rsidRPr="00A757C8">
        <w:rPr>
          <w:rtl/>
        </w:rPr>
        <w:t xml:space="preserve">אליבא </w:t>
      </w:r>
      <w:r w:rsidRPr="00A757C8">
        <w:rPr>
          <w:rStyle w:val="2fb"/>
          <w:rtl/>
        </w:rPr>
        <w:t xml:space="preserve">דרבי</w:t>
      </w:r>
      <w:r w:rsidRPr="00A757C8">
        <w:rPr>
          <w:rtl/>
        </w:rPr>
        <w:t xml:space="preserve"> </w:t>
      </w:r>
      <w:r w:rsidRPr="00A757C8">
        <w:rPr>
          <w:rFonts w:hint="cs"/>
          <w:rtl/>
        </w:rPr>
        <w:t>ד</w:t>
      </w:r>
      <w:r w:rsidRPr="00A757C8">
        <w:rPr>
          <w:rtl/>
        </w:rPr>
        <w:t xml:space="preserve">פשיטא דיפלו לנדבה, ע"כ </w:t>
      </w:r>
      <w:r w:rsidRPr="00A757C8">
        <w:rPr>
          <w:rtl/>
        </w:rPr>
        <w:t xml:space="preserve">לא</w:t>
      </w:r>
      <w:r w:rsidRPr="00A757C8">
        <w:rPr>
          <w:rtl/>
        </w:rPr>
        <w:t xml:space="preserve"> </w:t>
      </w:r>
      <w:ins w:id="91392" w:author="מנוע מכני" w:date="2026-10-11T12:04:39Z">
        <w:r>
          <w:rPr>
            <w:rtl/>
          </w:rPr>
          <w:t xml:space="preserve">אומר</w:t>
        </w:r>
      </w:ins>
      <w:del w:id="91393" w:author="מנוע מכני" w:date="2026-10-11T12:04:39Z">
        <w:r w:rsidRPr="00A757C8">
          <w:rPr>
            <w:rtl/>
          </w:rPr>
          <w:delText xml:space="preserve">קאמר</w:delText>
        </w:r>
      </w:del>
      <w:r w:rsidRPr="00A757C8">
        <w:rPr>
          <w:rtl/>
        </w:rPr>
        <w:t xml:space="preserve"> </w:t>
      </w:r>
      <w:r w:rsidRPr="00A757C8">
        <w:rPr>
          <w:rStyle w:val="2fb"/>
          <w:rtl/>
        </w:rPr>
        <w:t xml:space="preserve">רבי</w:t>
      </w:r>
      <w:r w:rsidRPr="00A757C8">
        <w:rPr>
          <w:rtl/>
        </w:rPr>
        <w:t xml:space="preserve"> אלא במפריש לאבוד, אבל לאחריות מודה </w:t>
      </w:r>
    </w:p>
    <w:p>
      <w:pPr>
        <w:pStyle w:val="38"/>
        <w:rPr>
          <w:ins w:id="93754" w:author="מנוע מכני" w:date="2026-10-11T12:04:39Z"/>
        </w:rPr>
      </w:pPr>
      <w:r w:rsidRPr="00A757C8">
        <w:t>וא</w:t>
      </w:r>
      <w:r w:rsidRPr="00A757C8">
        <w:t>"</w:t>
      </w:r>
      <w:r w:rsidRPr="00A757C8">
        <w:t xml:space="preserve">א</w:t>
      </w:r>
    </w:p>
    <w:p w:rsidR="00E403F0" w:rsidRPr="00AD695E" w:rsidRDefault="00E403F0" w:rsidP="00E403F0">
      <w:pPr>
        <w:rPr>
          <w:rtl/>
        </w:rPr>
      </w:pPr>
      <w:del w:id="93755" w:author="מנוע מכני" w:date="2026-10-11T12:04:39Z">
        <w:r w:rsidRPr="00A757C8">
          <w:rPr>
            <w:rFonts w:hint="cs"/>
            <w:rtl/>
          </w:rPr>
          <w:delText xml:space="preserve"> </w:delText>
        </w:r>
      </w:del>
      <w:r w:rsidRPr="00A757C8">
        <w:rPr>
          <w:rtl/>
        </w:rPr>
        <w:t xml:space="preserve">אליבא דרבנן, פשיטא </w:t>
      </w:r>
      <w:ins w:id="91394" w:author="מנוע מכני" w:date="2026-10-11T12:04:39Z">
        <w:r>
          <w:rPr>
            <w:rtl/>
          </w:rPr>
          <w:t xml:space="preserve">לו</w:t>
        </w:r>
      </w:ins>
      <w:del w:id="91395" w:author="מנוע מכני" w:date="2026-10-11T12:04:39Z">
        <w:r w:rsidRPr="00A757C8">
          <w:rPr>
            <w:rtl/>
          </w:rPr>
          <w:delText xml:space="preserve">ליה</w:delText>
        </w:r>
      </w:del>
      <w:r w:rsidRPr="00A757C8">
        <w:rPr>
          <w:rtl/>
        </w:rPr>
        <w:t xml:space="preserve"> דיפלו לנדבה</w:t>
      </w:r>
      <w:ins w:id="91878" w:author="מנוע מכני" w:date="2026-10-11T12:04:39Z">
        <w:r>
          <w:rPr>
            <w:rtl/>
          </w:rPr>
          <w:t xml:space="preserve">,</w:t>
        </w:r>
      </w:ins>
      <w:del w:id="91879" w:author="מנוע מכני" w:date="2026-10-11T12:04:39Z">
        <w:r w:rsidRPr="00A757C8">
          <w:rPr>
            <w:rtl/>
          </w:rPr>
          <w:delText xml:space="preserve">;</w:delText>
        </w:r>
      </w:del>
      <w:r w:rsidRPr="00A757C8">
        <w:rPr>
          <w:rFonts w:hint="cs"/>
          <w:rtl/>
        </w:rPr>
        <w:t xml:space="preserve"> ד</w:t>
      </w:r>
      <w:r w:rsidRPr="00A757C8">
        <w:rPr>
          <w:rtl/>
        </w:rPr>
        <w:t xml:space="preserve">ק"ו </w:t>
      </w:r>
      <w:r w:rsidRPr="00A757C8">
        <w:rPr>
          <w:rFonts w:hint="cs"/>
          <w:rtl/>
        </w:rPr>
        <w:t>מ</w:t>
      </w:r>
      <w:r w:rsidRPr="00A757C8">
        <w:rPr>
          <w:rtl/>
        </w:rPr>
        <w:t xml:space="preserve">מפריש לאיבוד </w:t>
      </w:r>
      <w:ins w:id="90720" w:author="מנוע מכני" w:date="2026-10-11T12:04:39Z">
        <w:r>
          <w:rPr>
            <w:rFonts w:hint="cs"/>
            <w:rtl/>
          </w:rPr>
          <w:t xml:space="preserve">דלא</w:t>
        </w:r>
      </w:ins>
      <w:del w:id="90721" w:author="מנוע מכני" w:date="2026-10-11T12:04:39Z">
        <w:r w:rsidRPr="00A757C8">
          <w:rPr>
            <w:rFonts w:hint="cs"/>
            <w:rtl/>
          </w:rPr>
          <w:delText xml:space="preserve">ד</w:delText>
        </w:r>
        <w:r w:rsidRPr="00A757C8">
          <w:rPr>
            <w:rtl/>
          </w:rPr>
          <w:delText xml:space="preserve">לאו</w:delText>
        </w:r>
      </w:del>
      <w:r w:rsidRPr="00A757C8">
        <w:rPr>
          <w:rtl/>
        </w:rPr>
        <w:t xml:space="preserve"> כאיבוד דמי, </w:t>
      </w:r>
      <w:r w:rsidRPr="00A757C8">
        <w:rPr>
          <w:rFonts w:hint="cs"/>
          <w:rtl/>
        </w:rPr>
        <w:t>כ</w:t>
      </w:r>
      <w:r w:rsidRPr="00A757C8">
        <w:rPr>
          <w:rtl/>
        </w:rPr>
        <w:t>"</w:t>
      </w:r>
      <w:r w:rsidRPr="00A757C8">
        <w:rPr>
          <w:rFonts w:hint="cs"/>
          <w:rtl/>
        </w:rPr>
        <w:t xml:space="preserve">ש</w:t>
      </w:r>
      <w:r w:rsidRPr="00A757C8">
        <w:rPr>
          <w:rFonts w:hint="cs"/>
          <w:rtl/>
        </w:rPr>
        <w:t xml:space="preserve"> </w:t>
      </w:r>
      <w:r w:rsidRPr="00A757C8">
        <w:rPr>
          <w:rtl/>
        </w:rPr>
        <w:t xml:space="preserve">לאחריות </w:t>
      </w:r>
    </w:p>
    <w:p w:rsidR="00E403F0" w:rsidRPr="00AD695E" w:rsidRDefault="00E403F0" w:rsidP="00E403F0">
      <w:pPr>
        <w:rPr>
          <w:rtl/>
        </w:rPr>
      </w:pPr>
      <w:r>
        <w:rPr>
          <w:rtl/>
        </w:rPr>
        <w:t xml:space="preserve">ואלא אליבא </w:t>
      </w:r>
      <w:r>
        <w:rPr>
          <w:rStyle w:val="2fb"/>
          <w:rtl/>
        </w:rPr>
        <w:t xml:space="preserve">דר"ש</w:t>
      </w:r>
      <w:r>
        <w:rPr>
          <w:rtl/>
        </w:rPr>
        <w:t xml:space="preserve"> מהו </w:t>
      </w:r>
      <w:ins w:id="92558" w:author="מנוע מכני" w:date="2026-10-11T12:04:39Z">
        <w:r>
          <w:rPr>
            <w:rtl/>
          </w:rPr>
          <w:t xml:space="preserve">דתאמר</w:t>
        </w:r>
      </w:ins>
      <w:del w:id="92559" w:author="מנוע מכני" w:date="2026-10-11T12:04:39Z">
        <w:r>
          <w:rPr>
            <w:rtl/>
          </w:rPr>
          <w:delText xml:space="preserve">דתימא</w:delText>
        </w:r>
      </w:del>
      <w:r>
        <w:rPr>
          <w:rtl/>
        </w:rPr>
        <w:t xml:space="preserve"> </w:t>
      </w:r>
      <w:ins w:id="91398" w:author="מנוע מכני" w:date="2026-10-11T12:04:39Z">
        <w:r>
          <w:rPr>
            <w:rtl/>
          </w:rPr>
          <w:t xml:space="preserve">אין</w:t>
        </w:r>
      </w:ins>
      <w:del w:id="91399" w:author="מנוע מכני" w:date="2026-10-11T12:04:39Z">
        <w:r>
          <w:rPr>
            <w:rtl/>
          </w:rPr>
          <w:delText xml:space="preserve">לית</w:delText>
        </w:r>
      </w:del>
      <w:r>
        <w:rPr>
          <w:rtl/>
        </w:rPr>
        <w:t xml:space="preserve"> </w:t>
      </w:r>
      <w:r>
        <w:rPr>
          <w:rStyle w:val="2fb"/>
          <w:rtl/>
        </w:rPr>
        <w:t xml:space="preserve">לר"ש</w:t>
      </w:r>
      <w:r>
        <w:rPr>
          <w:rtl/>
        </w:rPr>
        <w:t xml:space="preserve"> נדבה - </w:t>
      </w:r>
      <w:r>
        <w:rPr>
          <w:rtl/>
        </w:rPr>
        <w:t xml:space="preserve">קמ"ל</w:t>
      </w:r>
      <w:r>
        <w:rPr>
          <w:rtl/>
        </w:rPr>
        <w:t xml:space="preserve"> </w:t>
      </w:r>
      <w:ins w:id="91400" w:author="מנוע מכני" w:date="2026-10-11T12:04:39Z">
        <w:r>
          <w:rPr>
            <w:rtl/>
          </w:rPr>
          <w:t xml:space="preserve">דיש</w:t>
        </w:r>
      </w:ins>
      <w:del w:id="91401" w:author="מנוע מכני" w:date="2026-10-11T12:04:39Z">
        <w:r>
          <w:rPr>
            <w:rtl/>
          </w:rPr>
          <w:delText xml:space="preserve">דאית</w:delText>
        </w:r>
      </w:del>
      <w:r>
        <w:rPr>
          <w:rtl/>
        </w:rPr>
        <w:t xml:space="preserve"> </w:t>
      </w:r>
      <w:ins w:id="91396" w:author="מנוע מכני" w:date="2026-10-11T12:04:39Z">
        <w:r>
          <w:rPr>
            <w:rtl/>
          </w:rPr>
          <w:t xml:space="preserve">לו</w:t>
        </w:r>
      </w:ins>
      <w:del w:id="91397" w:author="מנוע מכני" w:date="2026-10-11T12:04:39Z">
        <w:r>
          <w:rPr>
            <w:rtl/>
          </w:rPr>
          <w:delText xml:space="preserve">ליה</w:delText>
        </w:r>
      </w:del>
      <w:r>
        <w:rPr>
          <w:rtl/>
        </w:rPr>
        <w:t xml:space="preserve"> נדבה.</w:t>
      </w:r>
    </w:p>
    <w:p w:rsidR="00E403F0" w:rsidRPr="00AD695E" w:rsidRDefault="00E403F0" w:rsidP="00E403F0">
      <w:pPr>
        <w:rPr>
          <w:rtl/>
        </w:rPr>
      </w:pPr>
      <w:r>
        <w:rPr>
          <w:rtl/>
        </w:rPr>
        <w:t xml:space="preserve">ומי מצית אמרת </w:t>
      </w:r>
      <w:ins w:id="91402" w:author="מנוע מכני" w:date="2026-10-11T12:04:39Z">
        <w:r>
          <w:rPr>
            <w:rtl/>
          </w:rPr>
          <w:t xml:space="preserve">דאין</w:t>
        </w:r>
      </w:ins>
      <w:del w:id="91403" w:author="מנוע מכני" w:date="2026-10-11T12:04:39Z">
        <w:r>
          <w:rPr>
            <w:rtl/>
          </w:rPr>
          <w:delText xml:space="preserve">דלית</w:delText>
        </w:r>
      </w:del>
      <w:r>
        <w:rPr>
          <w:rtl/>
        </w:rPr>
        <w:t xml:space="preserve"> נדבה </w:t>
      </w:r>
      <w:r>
        <w:rPr>
          <w:rStyle w:val="2fb"/>
          <w:rtl/>
        </w:rPr>
        <w:t xml:space="preserve">לר"ש</w:t>
      </w:r>
      <w:r>
        <w:rPr>
          <w:rtl/>
        </w:rPr>
        <w:t xml:space="preserve">? והתני': שלשה עשר שופרות היו במקדש, והיה כתוב </w:t>
      </w:r>
      <w:r w:rsidRPr="00DC5F70">
        <w:rPr>
          <w:spacing w:val="-6"/>
          <w:rtl/>
        </w:rPr>
        <w:t>עליהן תיקלין חדתין, ועתיקין, קינין, וגוזלי עולה, עצים, ולבונה, וזהב לכפרת, וששה לנדבה.</w:t>
      </w:r>
    </w:p>
    <w:p w:rsidR="00E403F0" w:rsidRPr="00AD695E" w:rsidRDefault="00E403F0" w:rsidP="00E403F0">
      <w:pPr>
        <w:rPr>
          <w:rtl/>
        </w:rPr>
      </w:pPr>
      <w:r>
        <w:rPr>
          <w:rtl/>
        </w:rPr>
        <w:t xml:space="preserve">ותני עלה, ששה לנדבה לעולה הבאה מן המותרות, שאין עורה לכהנים - דברי </w:t>
      </w:r>
      <w:r>
        <w:rPr>
          <w:rStyle w:val="2fb"/>
          <w:rtl/>
        </w:rPr>
        <w:t xml:space="preserve">ר"</w:t>
      </w:r>
      <w:r>
        <w:rPr>
          <w:rStyle w:val="2fb"/>
          <w:rFonts w:hint="cs"/>
          <w:rtl/>
        </w:rPr>
        <w:t>י</w:t>
      </w:r>
      <w:r>
        <w:rPr>
          <w:rtl/>
        </w:rPr>
        <w:t xml:space="preserve">, </w:t>
      </w:r>
    </w:p>
    <w:p>
      <w:pPr>
        <w:pStyle w:val="38"/>
        <w:rPr>
          <w:ins w:id="93756" w:author="מנוע מכני" w:date="2026-10-11T12:04:39Z"/>
        </w:rPr>
      </w:pPr>
      <w:r>
        <w:t>א</w:t>
      </w:r>
      <w:r>
        <w:t>"</w:t>
      </w:r>
      <w:r>
        <w:t xml:space="preserve">ל</w:t>
      </w:r>
      <w:r>
        <w:t xml:space="preserve"> ר</w:t>
      </w:r>
      <w:r>
        <w:t>"</w:t>
      </w:r>
      <w:r>
        <w:t>נ</w:t>
      </w:r>
      <w:r>
        <w:t xml:space="preserve"> </w:t>
      </w:r>
      <w:ins w:id="90722" w:author="מנוע מכני" w:date="2026-10-11T12:04:39Z">
        <w:r>
          <w:t xml:space="preserve">ואמרו</w:t>
        </w:r>
      </w:ins>
      <w:del w:id="90723" w:author="מנוע מכני" w:date="2026-10-11T12:04:39Z">
        <w:r>
          <w:delText xml:space="preserve">ואמרי</w:delText>
        </w:r>
      </w:del>
      <w:r>
        <w:t xml:space="preserve"> לה ר"ש:</w:t>
      </w:r>
    </w:p>
    <w:p w:rsidR="00E403F0" w:rsidRPr="00AD695E" w:rsidRDefault="00E403F0" w:rsidP="00E403F0">
      <w:pPr>
        <w:rPr>
          <w:rtl/>
        </w:rPr>
      </w:pPr>
      <w:del w:id="93757" w:author="מנוע מכני" w:date="2026-10-11T12:04:39Z">
        <w:r>
          <w:rPr>
            <w:rtl/>
          </w:rPr>
          <w:delText xml:space="preserve"> </w:delText>
        </w:r>
      </w:del>
      <w:r>
        <w:rPr>
          <w:rtl/>
        </w:rPr>
        <w:t xml:space="preserve">א"כ</w:t>
      </w:r>
      <w:r>
        <w:rPr>
          <w:rtl/>
        </w:rPr>
        <w:t xml:space="preserve"> בטלה מדרשו של יהוידע הכהן</w:t>
      </w:r>
      <w:ins w:id="91880" w:author="מנוע מכני" w:date="2026-10-11T12:04:39Z">
        <w:r>
          <w:rPr>
            <w:rtl/>
          </w:rPr>
          <w:t xml:space="preserve">,</w:t>
        </w:r>
      </w:ins>
      <w:del w:id="91881" w:author="מנוע מכני" w:date="2026-10-11T12:04:39Z">
        <w:r>
          <w:rPr>
            <w:rtl/>
          </w:rPr>
          <w:delText xml:space="preserve">;</w:delText>
        </w:r>
      </w:del>
    </w:p>
    <w:p w:rsidR="00E403F0" w:rsidRPr="00AD695E" w:rsidRDefault="00E403F0" w:rsidP="00E403F0">
      <w:pPr>
        <w:rPr>
          <w:rtl/>
        </w:rPr>
      </w:pPr>
      <w:r>
        <w:rPr>
          <w:rtl/>
        </w:rPr>
        <w:t xml:space="preserve">דתניא</w:t>
      </w:r>
      <w:r>
        <w:rPr>
          <w:rtl/>
        </w:rPr>
        <w:t xml:space="preserve">, זה מדרש דרש יהוידע הכהן: אשם הוא, כולו, להביא כל דבר הבא ממותר חטאות ואשמות ליקח בדמיו עולות, הבשר - לשם, ועורות - לכהנים.</w:t>
      </w:r>
    </w:p>
    <w:p w:rsidR="00E403F0" w:rsidRPr="00DC5F70" w:rsidRDefault="00E403F0" w:rsidP="00E403F0">
      <w:pPr>
        <w:rPr>
          <w:spacing w:val="-4"/>
          <w:rtl/>
        </w:rPr>
      </w:pPr>
      <w:r w:rsidRPr="00DC5F70">
        <w:rPr>
          <w:spacing w:val="-4"/>
          <w:rtl/>
        </w:rPr>
        <w:t xml:space="preserve">אלמא: </w:t>
      </w:r>
      <w:ins w:id="91404" w:author="מנוע מכני" w:date="2026-10-11T12:04:39Z">
        <w:r>
          <w:rPr>
            <w:spacing w:val="-4"/>
            <w:rtl/>
          </w:rPr>
          <w:t xml:space="preserve">יש</w:t>
        </w:r>
      </w:ins>
      <w:del w:id="91405" w:author="מנוע מכני" w:date="2026-10-11T12:04:39Z">
        <w:r w:rsidRPr="00DC5F70">
          <w:rPr>
            <w:spacing w:val="-4"/>
            <w:rtl/>
          </w:rPr>
          <w:delText xml:space="preserve">אית</w:delText>
        </w:r>
      </w:del>
      <w:r w:rsidRPr="00DC5F70">
        <w:rPr>
          <w:spacing w:val="-4"/>
          <w:rtl/>
        </w:rPr>
        <w:t xml:space="preserve"> </w:t>
      </w:r>
      <w:r w:rsidRPr="00DC5F70">
        <w:rPr>
          <w:rFonts w:hint="cs"/>
          <w:spacing w:val="-4"/>
          <w:rtl/>
        </w:rPr>
        <w:t>ל</w:t>
      </w:r>
      <w:r w:rsidRPr="00DC5F70">
        <w:rPr>
          <w:spacing w:val="-4"/>
          <w:rtl/>
        </w:rPr>
        <w:t xml:space="preserve">נדבה </w:t>
      </w:r>
      <w:r w:rsidRPr="00DC5F70">
        <w:rPr>
          <w:rStyle w:val="2fb"/>
          <w:spacing w:val="-4"/>
          <w:rtl/>
        </w:rPr>
        <w:t xml:space="preserve">לר"</w:t>
      </w:r>
      <w:r w:rsidRPr="00DC5F70">
        <w:rPr>
          <w:rStyle w:val="2fb"/>
          <w:rFonts w:hint="cs"/>
          <w:spacing w:val="-4"/>
          <w:rtl/>
        </w:rPr>
        <w:t>ש</w:t>
      </w:r>
      <w:r w:rsidRPr="00DC5F70">
        <w:rPr>
          <w:spacing w:val="-4"/>
          <w:rtl/>
        </w:rPr>
        <w:t xml:space="preserve"> </w:t>
      </w:r>
      <w:ins w:id="92778" w:author="מנוע מכני" w:date="2026-10-11T12:04:39Z">
        <w:r>
          <w:rPr>
            <w:spacing w:val="-4"/>
            <w:rtl/>
          </w:rPr>
          <w:t xml:space="preserve">הוצרך</w:t>
        </w:r>
      </w:ins>
      <w:del w:id="92779" w:author="מנוע מכני" w:date="2026-10-11T12:04:39Z">
        <w:r w:rsidRPr="00DC5F70">
          <w:rPr>
            <w:spacing w:val="-4"/>
            <w:rtl/>
          </w:rPr>
          <w:delText xml:space="preserve">איצטריך</w:delText>
        </w:r>
      </w:del>
      <w:r w:rsidRPr="00DC5F70">
        <w:rPr>
          <w:spacing w:val="-4"/>
          <w:rtl/>
        </w:rPr>
        <w:t xml:space="preserve">, </w:t>
      </w:r>
      <w:r w:rsidRPr="00DC5F70">
        <w:rPr>
          <w:spacing w:val="-4"/>
          <w:rtl/>
        </w:rPr>
        <w:t xml:space="preserve">ס</w:t>
      </w:r>
      <w:r w:rsidRPr="00DC5F70">
        <w:rPr>
          <w:rFonts w:hint="cs"/>
          <w:spacing w:val="-4"/>
          <w:rtl/>
        </w:rPr>
        <w:t>ד</w:t>
      </w:r>
      <w:r w:rsidRPr="00DC5F70">
        <w:rPr>
          <w:spacing w:val="-4"/>
          <w:rtl/>
        </w:rPr>
        <w:t>"</w:t>
      </w:r>
      <w:r w:rsidRPr="00DC5F70">
        <w:rPr>
          <w:rFonts w:hint="cs"/>
          <w:spacing w:val="-4"/>
          <w:rtl/>
        </w:rPr>
        <w:t>א</w:t>
      </w:r>
      <w:r w:rsidRPr="00DC5F70">
        <w:rPr>
          <w:spacing w:val="-4"/>
          <w:rtl/>
        </w:rPr>
        <w:t xml:space="preserve"> כי </w:t>
      </w:r>
      <w:ins w:id="91406" w:author="מנוע מכני" w:date="2026-10-11T12:04:39Z">
        <w:r>
          <w:rPr>
            <w:spacing w:val="-4"/>
            <w:rtl/>
          </w:rPr>
          <w:t xml:space="preserve">יש</w:t>
        </w:r>
      </w:ins>
      <w:del w:id="91407" w:author="מנוע מכני" w:date="2026-10-11T12:04:39Z">
        <w:r w:rsidRPr="00DC5F70">
          <w:rPr>
            <w:spacing w:val="-4"/>
            <w:rtl/>
          </w:rPr>
          <w:delText xml:space="preserve">אית</w:delText>
        </w:r>
      </w:del>
      <w:r w:rsidRPr="00DC5F70">
        <w:rPr>
          <w:spacing w:val="-4"/>
          <w:rtl/>
        </w:rPr>
        <w:t xml:space="preserve"> לנדבה </w:t>
      </w:r>
      <w:r w:rsidRPr="00DC5F70">
        <w:rPr>
          <w:rStyle w:val="2fb"/>
          <w:spacing w:val="-4"/>
          <w:rtl/>
        </w:rPr>
        <w:t xml:space="preserve">לר"ש</w:t>
      </w:r>
      <w:r w:rsidRPr="00DC5F70">
        <w:rPr>
          <w:spacing w:val="-4"/>
          <w:rtl/>
        </w:rPr>
        <w:t xml:space="preserve"> בחד סידרא, </w:t>
      </w:r>
      <w:r w:rsidRPr="00DC5F70">
        <w:rPr>
          <w:rFonts w:hint="cs"/>
          <w:spacing w:val="-4"/>
          <w:rtl/>
        </w:rPr>
        <w:t>ולא</w:t>
      </w:r>
      <w:r w:rsidRPr="00DC5F70">
        <w:rPr>
          <w:spacing w:val="-4"/>
          <w:rtl/>
        </w:rPr>
        <w:t xml:space="preserve"> בתרי סדרי</w:t>
      </w:r>
      <w:r w:rsidRPr="00DC5F70">
        <w:rPr>
          <w:rFonts w:hint="cs"/>
          <w:spacing w:val="-4"/>
          <w:rtl/>
        </w:rPr>
        <w:t xml:space="preserve"> </w:t>
      </w:r>
      <w:r w:rsidRPr="00DC5F70">
        <w:rPr>
          <w:spacing w:val="-4"/>
          <w:rtl/>
        </w:rPr>
        <w:t xml:space="preserve">קמ"ל</w:t>
      </w:r>
      <w:r w:rsidRPr="00DC5F70">
        <w:rPr>
          <w:spacing w:val="-4"/>
          <w:rtl/>
        </w:rPr>
        <w:t xml:space="preserve">.</w:t>
      </w:r>
    </w:p>
    <w:p w:rsidR="00E403F0" w:rsidRPr="00AD695E" w:rsidRDefault="00E403F0" w:rsidP="00E403F0">
      <w:pPr>
        <w:pStyle w:val="afff3"/>
        <w:framePr w:wrap="around"/>
        <w:spacing w:line="240" w:lineRule="exact"/>
        <w:rPr>
          <w:rtl/>
        </w:rPr>
      </w:pPr>
      <w:r w:rsidRPr="009239E9">
        <w:rPr>
          <w:rFonts w:hint="cs"/>
          <w:szCs w:val="18"/>
          <w:rtl/>
        </w:rPr>
        <w:t>כד.</w:t>
      </w:r>
    </w:p>
    <w:p>
      <w:pPr>
        <w:pStyle w:val="afffff8"/>
        <w:rPr>
          <w:ins w:id="90077" w:author="קלוד" w:date="2026-10-11T12:25:27Z"/>
        </w:rPr>
      </w:pPr>
      <w:ins w:id="90078" w:author="קלוד" w:date="2026-10-11T12:25:27Z">
        <w:r>
          <w:rPr>
            <w:color w:val="7B3F00"/>
          </w:rPr>
          <w:t xml:space="preserve">המפריש שתי חטאות לאחריות - אחת מתכפרת ואחת רועה</w:t>
        </w:r>
      </w:ins>
    </w:p>
    <w:p>
      <w:pPr>
        <w:pStyle w:val="38"/>
        <w:rPr>
          <w:ins w:id="93758" w:author="מנוע מכני" w:date="2026-10-11T12:04:39Z"/>
        </w:rPr>
      </w:pPr>
      <w:del w:id="94217" w:author="מנוע מכני" w:date="2026-10-11T12:04:39Z">
        <w:r>
          <w:delText xml:space="preserve">אמר </w:delText>
        </w:r>
      </w:del>
      <w:r>
        <w:t xml:space="preserve">ר' הושעיא:</w:t>
      </w:r>
    </w:p>
    <w:p w:rsidR="00E403F0" w:rsidRPr="00AD695E" w:rsidRDefault="00E403F0" w:rsidP="00E403F0">
      <w:pPr>
        <w:rPr>
          <w:rtl/>
        </w:rPr>
      </w:pPr>
      <w:del w:id="93759" w:author="מנוע מכני" w:date="2026-10-11T12:04:39Z">
        <w:r>
          <w:rPr>
            <w:rtl/>
          </w:rPr>
          <w:delText xml:space="preserve"> </w:delText>
        </w:r>
      </w:del>
      <w:r>
        <w:rPr>
          <w:rtl/>
        </w:rPr>
        <w:t xml:space="preserve">- המפריש שתי חטאות לאחריות - מתכפר באחת מהן, וחבירתה רועה.</w:t>
      </w:r>
    </w:p>
    <w:p w:rsidR="00E403F0" w:rsidRPr="00AD695E" w:rsidRDefault="00E403F0" w:rsidP="00E403F0">
      <w:pPr>
        <w:rPr>
          <w:rtl/>
        </w:rPr>
      </w:pPr>
      <w:r w:rsidRPr="00A757C8">
        <w:rPr>
          <w:rtl/>
        </w:rPr>
        <w:t xml:space="preserve">אליבא דמאן? אילימא אליבא דרבנן </w:t>
      </w:r>
      <w:ins w:id="91408" w:author="מנוע מכני" w:date="2026-10-11T12:04:39Z">
        <w:r>
          <w:rPr>
            <w:rtl/>
          </w:rPr>
          <w:t xml:space="preserve">עכשיו</w:t>
        </w:r>
      </w:ins>
      <w:del w:id="91409" w:author="מנוע מכני" w:date="2026-10-11T12:04:39Z">
        <w:r w:rsidRPr="00A757C8">
          <w:rPr>
            <w:rtl/>
          </w:rPr>
          <w:delText xml:space="preserve">השתא</w:delText>
        </w:r>
      </w:del>
      <w:r w:rsidRPr="00A757C8">
        <w:rPr>
          <w:rtl/>
        </w:rPr>
        <w:t xml:space="preserve"> המפריש לאיבוד </w:t>
      </w:r>
      <w:ins w:id="90724" w:author="מנוע מכני" w:date="2026-10-11T12:04:39Z">
        <w:r>
          <w:rPr>
            <w:rtl/>
          </w:rPr>
          <w:t xml:space="preserve">אמרו</w:t>
        </w:r>
      </w:ins>
      <w:del w:id="90725" w:author="מנוע מכני" w:date="2026-10-11T12:04:39Z">
        <w:r w:rsidRPr="00A757C8">
          <w:rPr>
            <w:rtl/>
          </w:rPr>
          <w:delText xml:space="preserve">אמרי</w:delText>
        </w:r>
      </w:del>
      <w:r w:rsidRPr="00A757C8">
        <w:rPr>
          <w:rtl/>
        </w:rPr>
        <w:t xml:space="preserve"> רבנן </w:t>
      </w:r>
      <w:ins w:id="90726" w:author="מנוע מכני" w:date="2026-10-11T12:04:39Z">
        <w:r>
          <w:rPr>
            <w:rtl/>
          </w:rPr>
          <w:t xml:space="preserve">לא</w:t>
        </w:r>
      </w:ins>
      <w:del w:id="90727" w:author="מנוע מכני" w:date="2026-10-11T12:04:39Z">
        <w:r w:rsidRPr="00A757C8">
          <w:rPr>
            <w:rtl/>
          </w:rPr>
          <w:delText xml:space="preserve">לאו</w:delText>
        </w:r>
      </w:del>
      <w:r w:rsidRPr="00A757C8">
        <w:rPr>
          <w:rtl/>
        </w:rPr>
        <w:t xml:space="preserve"> כאיבוד דמי, </w:t>
      </w:r>
      <w:r w:rsidRPr="00A757C8">
        <w:rPr>
          <w:rFonts w:hint="cs"/>
          <w:rtl/>
        </w:rPr>
        <w:t>כ</w:t>
      </w:r>
      <w:r w:rsidRPr="00A757C8">
        <w:rPr>
          <w:rtl/>
        </w:rPr>
        <w:t>"</w:t>
      </w:r>
      <w:r w:rsidRPr="00A757C8">
        <w:rPr>
          <w:rFonts w:hint="cs"/>
          <w:rtl/>
        </w:rPr>
        <w:t xml:space="preserve">ש</w:t>
      </w:r>
      <w:r w:rsidRPr="00A757C8">
        <w:rPr>
          <w:rFonts w:hint="cs"/>
          <w:rtl/>
        </w:rPr>
        <w:t xml:space="preserve"> </w:t>
      </w:r>
      <w:r w:rsidRPr="00A757C8">
        <w:rPr>
          <w:rtl/>
        </w:rPr>
        <w:t xml:space="preserve">לאחריות </w:t>
      </w:r>
    </w:p>
    <w:p>
      <w:pPr>
        <w:pStyle w:val="38"/>
        <w:rPr>
          <w:ins w:id="93760" w:author="מנוע מכני" w:date="2026-10-11T12:04:39Z"/>
        </w:rPr>
      </w:pPr>
      <w:r w:rsidRPr="00DC5F70">
        <w:t xml:space="preserve">אלא</w:t>
      </w:r>
    </w:p>
    <w:p w:rsidR="00E403F0" w:rsidRPr="00DC5F70" w:rsidRDefault="00E403F0" w:rsidP="00E403F0">
      <w:pPr>
        <w:rPr>
          <w:spacing w:val="-8"/>
          <w:rtl/>
        </w:rPr>
      </w:pPr>
      <w:del w:id="93761" w:author="מנוע מכני" w:date="2026-10-11T12:04:39Z">
        <w:r w:rsidRPr="00DC5F70">
          <w:rPr>
            <w:spacing w:val="-8"/>
            <w:rtl/>
          </w:rPr>
          <w:delText xml:space="preserve"> </w:delText>
        </w:r>
      </w:del>
      <w:r w:rsidRPr="00DC5F70">
        <w:rPr>
          <w:spacing w:val="-8"/>
          <w:rtl/>
        </w:rPr>
        <w:t xml:space="preserve">אליבא </w:t>
      </w:r>
      <w:r w:rsidRPr="00DC5F70">
        <w:rPr>
          <w:rStyle w:val="2fb"/>
          <w:spacing w:val="-8"/>
          <w:rtl/>
        </w:rPr>
        <w:t xml:space="preserve">דר"ש</w:t>
      </w:r>
      <w:r w:rsidRPr="00DC5F70">
        <w:rPr>
          <w:spacing w:val="-8"/>
          <w:rtl/>
        </w:rPr>
        <w:t xml:space="preserve"> האמר </w:t>
      </w:r>
      <w:r w:rsidRPr="00DC5F70">
        <w:rPr>
          <w:rStyle w:val="2fb"/>
          <w:spacing w:val="-8"/>
          <w:rtl/>
        </w:rPr>
        <w:t xml:space="preserve">ר"ש</w:t>
      </w:r>
      <w:r w:rsidRPr="00DC5F70">
        <w:rPr>
          <w:spacing w:val="-8"/>
          <w:rtl/>
        </w:rPr>
        <w:t xml:space="preserve"> חמש חטאות מתות! </w:t>
      </w:r>
      <w:r w:rsidRPr="00DC5F70">
        <w:rPr>
          <w:rFonts w:hint="cs"/>
          <w:spacing w:val="-8"/>
          <w:rtl/>
        </w:rPr>
        <w:t>וא</w:t>
      </w:r>
      <w:r w:rsidRPr="00DC5F70">
        <w:rPr>
          <w:spacing w:val="-8"/>
          <w:rtl/>
        </w:rPr>
        <w:t>"</w:t>
      </w:r>
      <w:r w:rsidRPr="00DC5F70">
        <w:rPr>
          <w:rFonts w:hint="cs"/>
          <w:spacing w:val="-8"/>
          <w:rtl/>
        </w:rPr>
        <w:t>א א</w:t>
      </w:r>
      <w:r w:rsidRPr="00DC5F70">
        <w:rPr>
          <w:spacing w:val="-8"/>
          <w:rtl/>
        </w:rPr>
        <w:t xml:space="preserve">ליבא </w:t>
      </w:r>
      <w:r w:rsidRPr="00DC5F70">
        <w:rPr>
          <w:rStyle w:val="2fb"/>
          <w:spacing w:val="-8"/>
          <w:rtl/>
        </w:rPr>
        <w:t xml:space="preserve">דרבי</w:t>
      </w:r>
      <w:r w:rsidRPr="00DC5F70">
        <w:rPr>
          <w:rFonts w:hint="cs"/>
          <w:spacing w:val="-8"/>
          <w:rtl/>
        </w:rPr>
        <w:t xml:space="preserve"> הא </w:t>
      </w:r>
      <w:r w:rsidRPr="00DC5F70">
        <w:rPr>
          <w:rFonts w:hint="cs"/>
          <w:spacing w:val="-8"/>
          <w:rtl/>
        </w:rPr>
        <w:t xml:space="preserve">אמר</w:t>
      </w:r>
      <w:r w:rsidRPr="00DC5F70">
        <w:rPr>
          <w:rFonts w:hint="cs"/>
          <w:spacing w:val="-8"/>
          <w:rtl/>
        </w:rPr>
        <w:t xml:space="preserve"> </w:t>
      </w:r>
      <w:r w:rsidRPr="00DC5F70">
        <w:rPr>
          <w:spacing w:val="-8"/>
          <w:rtl/>
        </w:rPr>
        <w:t xml:space="preserve">באיבוד, </w:t>
      </w:r>
      <w:r w:rsidRPr="00DC5F70">
        <w:rPr>
          <w:rFonts w:hint="cs"/>
          <w:spacing w:val="-8"/>
          <w:rtl/>
        </w:rPr>
        <w:t>ולא ב</w:t>
      </w:r>
      <w:r w:rsidRPr="00DC5F70">
        <w:rPr>
          <w:spacing w:val="-8"/>
          <w:rtl/>
        </w:rPr>
        <w:t>אחריות.</w:t>
      </w:r>
    </w:p>
    <w:p w:rsidR="00E403F0" w:rsidRPr="00AD695E" w:rsidRDefault="00E403F0" w:rsidP="00E403F0">
      <w:pPr>
        <w:rPr>
          <w:rtl/>
        </w:rPr>
      </w:pPr>
    </w:p>
    <w:p w:rsidR="00E403F0" w:rsidRPr="00AD695E" w:rsidRDefault="00E403F0" w:rsidP="00E403F0">
      <w:pPr>
        <w:rPr>
          <w:rtl/>
        </w:rPr>
      </w:pPr>
      <w:r>
        <w:rPr>
          <w:rtl/>
        </w:rPr>
        <w:t xml:space="preserve">• </w:t>
      </w:r>
      <w:r>
        <w:rPr>
          <w:rtl/>
        </w:rPr>
        <w:t xml:space="preserve">תנן</w:t>
      </w:r>
      <w:r>
        <w:rPr>
          <w:rtl/>
        </w:rPr>
        <w:t xml:space="preserve">, המפריש חטאת והרי היא בעלת מום - מוכרה ומביא אחרת תחתיה, </w:t>
      </w:r>
    </w:p>
    <w:p>
      <w:pPr>
        <w:pStyle w:val="38"/>
        <w:rPr>
          <w:ins w:id="93762" w:author="מנוע מכני" w:date="2026-10-11T12:04:39Z"/>
        </w:rPr>
      </w:pPr>
      <w:r>
        <w:t xml:space="preserve">ר"א בר"ש</w:t>
      </w:r>
      <w:del w:id="94218" w:author="מנוע מכני" w:date="2026-10-11T12:04:39Z">
        <w:r>
          <w:delText xml:space="preserve"> אומר</w:delText>
        </w:r>
      </w:del>
      <w:r>
        <w:t xml:space="preserve">:</w:t>
      </w:r>
    </w:p>
    <w:p w:rsidR="00E403F0" w:rsidRPr="00AD695E" w:rsidRDefault="00E403F0" w:rsidP="00E403F0">
      <w:pPr>
        <w:rPr>
          <w:rtl/>
        </w:rPr>
      </w:pPr>
      <w:del w:id="93763" w:author="מנוע מכני" w:date="2026-10-11T12:04:39Z">
        <w:r>
          <w:rPr>
            <w:rtl/>
          </w:rPr>
          <w:delText xml:space="preserve"> </w:delText>
        </w:r>
      </w:del>
      <w:r>
        <w:rPr>
          <w:rtl/>
        </w:rPr>
        <w:t xml:space="preserve">אם קרבה שניה קודם שנשחטה ראשונה - תמות, שכבר כיפרו בעליה.</w:t>
      </w:r>
    </w:p>
    <w:p w:rsidR="00E403F0" w:rsidRPr="00AD695E" w:rsidRDefault="00E403F0" w:rsidP="00E403F0">
      <w:pPr>
        <w:rPr>
          <w:rtl/>
        </w:rPr>
      </w:pPr>
      <w:r>
        <w:rPr>
          <w:rtl/>
        </w:rPr>
        <w:t xml:space="preserve">קא </w:t>
      </w:r>
      <w:r>
        <w:rPr>
          <w:rtl/>
        </w:rPr>
        <w:t xml:space="preserve">ס"ד</w:t>
      </w:r>
      <w:r>
        <w:rPr>
          <w:rtl/>
        </w:rPr>
        <w:t xml:space="preserve"> </w:t>
      </w:r>
      <w:r>
        <w:rPr>
          <w:rStyle w:val="2fb"/>
          <w:rtl/>
        </w:rPr>
        <w:t xml:space="preserve">דר"</w:t>
      </w:r>
      <w:r>
        <w:rPr>
          <w:rStyle w:val="2fb"/>
          <w:rFonts w:hint="cs"/>
          <w:rtl/>
        </w:rPr>
        <w:t xml:space="preserve">א</w:t>
      </w:r>
      <w:r>
        <w:rPr>
          <w:rFonts w:hint="cs"/>
          <w:rtl/>
        </w:rPr>
        <w:t xml:space="preserve"> </w:t>
      </w:r>
      <w:r>
        <w:rPr>
          <w:rStyle w:val="2fb"/>
          <w:rFonts w:hint="cs"/>
          <w:rtl/>
        </w:rPr>
        <w:t xml:space="preserve">בר</w:t>
      </w:r>
      <w:r>
        <w:rPr>
          <w:rStyle w:val="2fb"/>
          <w:rtl/>
        </w:rPr>
        <w:t>"</w:t>
      </w:r>
      <w:r>
        <w:rPr>
          <w:rStyle w:val="2fb"/>
          <w:rFonts w:hint="cs"/>
          <w:rtl/>
        </w:rPr>
        <w:t xml:space="preserve">ש</w:t>
      </w:r>
      <w:r>
        <w:rPr>
          <w:rFonts w:hint="cs"/>
          <w:rtl/>
        </w:rPr>
        <w:t xml:space="preserve"> </w:t>
      </w:r>
      <w:r>
        <w:rPr>
          <w:rStyle w:val="2fb"/>
          <w:rtl/>
        </w:rPr>
        <w:t xml:space="preserve">כרבי</w:t>
      </w:r>
      <w:r>
        <w:rPr>
          <w:rtl/>
        </w:rPr>
        <w:t xml:space="preserve"> </w:t>
      </w:r>
      <w:ins w:id="92368" w:author="מנוע מכני" w:date="2026-10-11T12:04:39Z">
        <w:r>
          <w:rPr>
            <w:rtl/>
          </w:rPr>
          <w:t xml:space="preserve">סבר</w:t>
        </w:r>
      </w:ins>
      <w:del w:id="92369" w:author="מנוע מכני" w:date="2026-10-11T12:04:39Z">
        <w:r>
          <w:rPr>
            <w:rtl/>
          </w:rPr>
          <w:delText xml:space="preserve">ס</w:delText>
        </w:r>
        <w:r>
          <w:rPr>
            <w:rFonts w:hint="cs"/>
            <w:rtl/>
          </w:rPr>
          <w:delText xml:space="preserve">"ל</w:delText>
        </w:r>
      </w:del>
      <w:r>
        <w:rPr>
          <w:rtl/>
        </w:rPr>
        <w:t xml:space="preserve">, </w:t>
      </w:r>
      <w:ins w:id="90194" w:author="מנוע מכני" w:date="2026-10-11T12:04:39Z">
        <w:r>
          <w:rPr>
            <w:rtl/>
          </w:rPr>
          <w:t xml:space="preserve">ואפי'</w:t>
        </w:r>
      </w:ins>
      <w:del w:id="90195" w:author="מנוע מכני" w:date="2026-10-11T12:04:39Z">
        <w:r>
          <w:rPr>
            <w:rtl/>
          </w:rPr>
          <w:delText xml:space="preserve">ואפילו</w:delText>
        </w:r>
      </w:del>
      <w:r>
        <w:rPr>
          <w:rtl/>
        </w:rPr>
        <w:t xml:space="preserve"> באחריות </w:t>
      </w:r>
      <w:ins w:id="90728" w:author="מנוע מכני" w:date="2026-10-11T12:04:39Z">
        <w:r>
          <w:rPr>
            <w:rtl/>
          </w:rPr>
          <w:t xml:space="preserve">גם</w:t>
        </w:r>
      </w:ins>
      <w:del w:id="90729" w:author="מנוע מכני" w:date="2026-10-11T12:04:39Z">
        <w:r>
          <w:rPr>
            <w:rtl/>
          </w:rPr>
          <w:delText xml:space="preserve">נמי</w:delText>
        </w:r>
      </w:del>
      <w:r>
        <w:rPr>
          <w:rtl/>
        </w:rPr>
        <w:t xml:space="preserve">.</w:t>
      </w:r>
    </w:p>
    <w:p w:rsidR="00E403F0" w:rsidRPr="00AD695E" w:rsidRDefault="00E403F0" w:rsidP="00E403F0">
      <w:pPr>
        <w:rPr>
          <w:rtl/>
        </w:rPr>
      </w:pPr>
      <w:r>
        <w:rPr>
          <w:rtl/>
        </w:rPr>
        <w:t xml:space="preserve">לא</w:t>
      </w:r>
      <w:r>
        <w:rPr>
          <w:rtl/>
        </w:rPr>
        <w:t xml:space="preserve"> שמא </w:t>
      </w:r>
      <w:r>
        <w:rPr>
          <w:rStyle w:val="2fb"/>
          <w:rtl/>
        </w:rPr>
        <w:t xml:space="preserve">ר"א</w:t>
      </w:r>
      <w:r>
        <w:rPr>
          <w:rtl/>
        </w:rPr>
        <w:t xml:space="preserve"> </w:t>
      </w:r>
      <w:r>
        <w:rPr>
          <w:rStyle w:val="2fb"/>
          <w:rtl/>
        </w:rPr>
        <w:t xml:space="preserve">בר"ש</w:t>
      </w:r>
      <w:r>
        <w:rPr>
          <w:rtl/>
        </w:rPr>
        <w:t xml:space="preserve"> כאבוה </w:t>
      </w:r>
      <w:ins w:id="92370" w:author="מנוע מכני" w:date="2026-10-11T12:04:39Z">
        <w:r>
          <w:rPr>
            <w:rtl/>
          </w:rPr>
          <w:t xml:space="preserve">סבר</w:t>
        </w:r>
      </w:ins>
      <w:del w:id="92371" w:author="מנוע מכני" w:date="2026-10-11T12:04:39Z">
        <w:r>
          <w:rPr>
            <w:rtl/>
          </w:rPr>
          <w:delText xml:space="preserve">ס</w:delText>
        </w:r>
        <w:r>
          <w:rPr>
            <w:rFonts w:hint="cs"/>
            <w:rtl/>
          </w:rPr>
          <w:delText xml:space="preserve">"ל</w:delText>
        </w:r>
      </w:del>
      <w:r>
        <w:rPr>
          <w:rtl/>
        </w:rPr>
        <w:t xml:space="preserve"> דאמר חמש חטאות מתות.</w:t>
      </w:r>
    </w:p>
    <w:p>
      <w:pPr>
        <w:pStyle w:val="38"/>
        <w:rPr>
          <w:ins w:id="93765" w:author="מנוע מכני" w:date="2026-10-11T12:04:39Z"/>
        </w:rPr>
      </w:pPr>
      <w:del w:id="93764" w:author="מנוע מכני" w:date="2026-10-11T12:04:39Z">
        <w:r>
          <w:delText xml:space="preserve">•</w:delText>
        </w:r>
      </w:del>
      <w:r>
        <w:t xml:space="preserve"> </w:t>
      </w:r>
      <w:r w:rsidRPr="00217260">
        <w:t xml:space="preserve">תנן</w:t>
      </w:r>
      <w:r w:rsidRPr="00217260">
        <w:t xml:space="preserve">:</w:t>
      </w:r>
    </w:p>
    <w:p w:rsidR="00E403F0" w:rsidRPr="00AD695E" w:rsidRDefault="00E403F0" w:rsidP="00E403F0">
      <w:pPr>
        <w:rPr>
          <w:rtl/>
        </w:rPr>
      </w:pPr>
      <w:del w:id="93766" w:author="מנוע מכני" w:date="2026-10-11T12:04:39Z">
        <w:r w:rsidRPr="00217260">
          <w:rPr>
            <w:b/>
            <w:bCs/>
            <w:rtl/>
          </w:rPr>
          <w:delText xml:space="preserve"> </w:delText>
        </w:r>
      </w:del>
      <w:r w:rsidRPr="00217260">
        <w:rPr>
          <w:b/>
          <w:bCs/>
          <w:rtl/>
        </w:rPr>
        <w:t xml:space="preserve">לפי שאין חטאת צבור מתה הא דיחיד - מתה,</w:t>
      </w:r>
      <w:r>
        <w:rPr>
          <w:rtl/>
        </w:rPr>
        <w:t xml:space="preserve"> </w:t>
      </w:r>
    </w:p>
    <w:p>
      <w:pPr>
        <w:pStyle w:val="38"/>
        <w:rPr>
          <w:ins w:id="93767" w:author="מנוע מכני" w:date="2026-10-11T12:04:39Z"/>
        </w:rPr>
      </w:pPr>
      <w:r>
        <w:t xml:space="preserve">רב:</w:t>
      </w:r>
    </w:p>
    <w:p w:rsidR="00E403F0" w:rsidRPr="00AD695E" w:rsidRDefault="00E403F0" w:rsidP="00E403F0">
      <w:pPr>
        <w:rPr>
          <w:rtl/>
        </w:rPr>
      </w:pPr>
      <w:del w:id="93768" w:author="מנוע מכני" w:date="2026-10-11T12:04:39Z">
        <w:r>
          <w:rPr>
            <w:rtl/>
          </w:rPr>
          <w:delText xml:space="preserve"> </w:delText>
        </w:r>
      </w:del>
      <w:r>
        <w:rPr>
          <w:rtl/>
        </w:rPr>
        <w:t xml:space="preserve">בעלי חיין אינן נידחין, כשהוא מתכפר בשני שבזוג ראשון מתכפר, </w:t>
      </w:r>
    </w:p>
    <w:p>
      <w:pPr>
        <w:pStyle w:val="38"/>
        <w:rPr>
          <w:ins w:id="93769" w:author="מנוע מכני" w:date="2026-10-11T12:04:39Z"/>
        </w:rPr>
      </w:pPr>
      <w:r>
        <w:t xml:space="preserve">ואידך</w:t>
      </w:r>
    </w:p>
    <w:p w:rsidR="00E403F0" w:rsidRPr="00AD695E" w:rsidRDefault="00E403F0" w:rsidP="00E403F0">
      <w:pPr>
        <w:rPr>
          <w:rtl/>
        </w:rPr>
      </w:pPr>
      <w:del w:id="93770" w:author="מנוע מכני" w:date="2026-10-11T12:04:39Z">
        <w:r>
          <w:rPr>
            <w:rtl/>
          </w:rPr>
          <w:delText xml:space="preserve"> </w:delText>
        </w:r>
      </w:del>
      <w:r>
        <w:rPr>
          <w:rtl/>
        </w:rPr>
        <w:t xml:space="preserve">הו"</w:t>
      </w:r>
      <w:r>
        <w:rPr>
          <w:rFonts w:hint="cs"/>
          <w:rtl/>
        </w:rPr>
        <w:t xml:space="preserve">ל</w:t>
      </w:r>
      <w:r>
        <w:rPr>
          <w:rFonts w:hint="cs"/>
          <w:rtl/>
        </w:rPr>
        <w:t xml:space="preserve"> </w:t>
      </w:r>
      <w:r>
        <w:rPr>
          <w:rtl/>
        </w:rPr>
        <w:t xml:space="preserve">אחריות, וקתני דיחיד מתה! </w:t>
      </w:r>
      <w:r>
        <w:rPr>
          <w:rStyle w:val="2fb"/>
          <w:rtl/>
        </w:rPr>
        <w:t xml:space="preserve">רב</w:t>
      </w:r>
      <w:r>
        <w:rPr>
          <w:rtl/>
        </w:rPr>
        <w:t xml:space="preserve"> </w:t>
      </w:r>
      <w:ins w:id="90730" w:author="מנוע מכני" w:date="2026-10-11T12:04:39Z">
        <w:r>
          <w:rPr>
            <w:rtl/>
          </w:rPr>
          <w:t xml:space="preserve">לשיטתו</w:t>
        </w:r>
      </w:ins>
      <w:del w:id="90731" w:author="מנוע מכני" w:date="2026-10-11T12:04:39Z">
        <w:r>
          <w:rPr>
            <w:rtl/>
          </w:rPr>
          <w:delText xml:space="preserve">לטעמיה</w:delText>
        </w:r>
      </w:del>
      <w:r>
        <w:rPr>
          <w:rtl/>
        </w:rPr>
        <w:t xml:space="preserve">, דאמר: מצוה בראשון.</w:t>
      </w:r>
    </w:p>
    <w:p w:rsidR="00E403F0" w:rsidRPr="00AD695E" w:rsidRDefault="00E403F0" w:rsidP="00E403F0">
      <w:pPr>
        <w:rPr>
          <w:rtl/>
        </w:rPr>
      </w:pPr>
    </w:p>
    <w:p>
      <w:pPr>
        <w:pStyle w:val="afffff8"/>
        <w:rPr>
          <w:ins w:id="90075" w:author="קלוד" w:date="2026-10-11T12:25:27Z"/>
        </w:rPr>
      </w:pPr>
      <w:ins w:id="90076" w:author="קלוד" w:date="2026-10-11T12:25:27Z">
        <w:r>
          <w:rPr>
            <w:color w:val="7B3F00"/>
          </w:rPr>
          <w:t xml:space="preserve">אבדה בשעת הפרשה ובשעת כפרה - רבי ורבנן</w:t>
        </w:r>
      </w:ins>
    </w:p>
    <w:p>
      <w:pPr>
        <w:pStyle w:val="38"/>
        <w:rPr>
          <w:ins w:id="93772" w:author="מנוע מכני" w:date="2026-10-11T12:04:39Z"/>
        </w:rPr>
      </w:pPr>
      <w:del w:id="93771" w:author="מנוע מכני" w:date="2026-10-11T12:04:39Z">
        <w:r>
          <w:delText xml:space="preserve">•</w:delText>
        </w:r>
      </w:del>
      <w:r>
        <w:t xml:space="preserve"> תני ר</w:t>
      </w:r>
      <w:r>
        <w:t>שב</w:t>
      </w:r>
      <w:r>
        <w:t>"</w:t>
      </w:r>
      <w:r>
        <w:t>ז לפני ר</w:t>
      </w:r>
      <w:r>
        <w:t>"</w:t>
      </w:r>
      <w:r>
        <w:t>פ</w:t>
      </w:r>
      <w:r>
        <w:t xml:space="preserve">:</w:t>
      </w:r>
    </w:p>
    <w:p w:rsidR="00E403F0" w:rsidRPr="00AD695E" w:rsidRDefault="00E403F0" w:rsidP="00E403F0">
      <w:pPr>
        <w:rPr>
          <w:rtl/>
        </w:rPr>
      </w:pPr>
      <w:del w:id="93773" w:author="מנוע מכני" w:date="2026-10-11T12:04:39Z">
        <w:r>
          <w:rPr>
            <w:rtl/>
          </w:rPr>
          <w:delText xml:space="preserve"> </w:delText>
        </w:r>
      </w:del>
      <w:r>
        <w:rPr>
          <w:rtl/>
        </w:rPr>
        <w:t xml:space="preserve">אבדה בשעת הפרשה, </w:t>
      </w:r>
      <w:r>
        <w:rPr>
          <w:rStyle w:val="2fb"/>
          <w:rtl/>
        </w:rPr>
        <w:t xml:space="preserve">לרבי</w:t>
      </w:r>
      <w:r>
        <w:rPr>
          <w:rtl/>
        </w:rPr>
        <w:t xml:space="preserve"> - מתה, לרבנן - תרעה.</w:t>
      </w:r>
    </w:p>
    <w:p w:rsidR="00E403F0" w:rsidRPr="00AD695E" w:rsidRDefault="00E403F0" w:rsidP="00E403F0">
      <w:pPr>
        <w:rPr>
          <w:rtl/>
        </w:rPr>
      </w:pPr>
      <w:r>
        <w:rPr>
          <w:rtl/>
        </w:rPr>
        <w:t xml:space="preserve">אבדה בשעת כפרה, לרבנן - מתה, </w:t>
      </w:r>
      <w:r>
        <w:rPr>
          <w:rStyle w:val="2fb"/>
          <w:rtl/>
        </w:rPr>
        <w:t xml:space="preserve">לרבי</w:t>
      </w:r>
      <w:r>
        <w:rPr>
          <w:rtl/>
        </w:rPr>
        <w:t xml:space="preserve"> - רועה.</w:t>
      </w:r>
    </w:p>
    <w:p w:rsidR="00E403F0" w:rsidRPr="00AD695E" w:rsidRDefault="00E403F0" w:rsidP="00E403F0">
      <w:pPr>
        <w:rPr>
          <w:rtl/>
        </w:rPr>
      </w:pPr>
      <w:r>
        <w:rPr>
          <w:rFonts w:hint="cs"/>
          <w:rtl/>
        </w:rPr>
        <w:t>ק</w:t>
      </w:r>
      <w:r>
        <w:rPr>
          <w:rtl/>
        </w:rPr>
        <w:t>"</w:t>
      </w:r>
      <w:r>
        <w:rPr>
          <w:rFonts w:hint="cs"/>
          <w:rtl/>
        </w:rPr>
        <w:t>ו</w:t>
      </w:r>
      <w:r>
        <w:rPr>
          <w:rtl/>
        </w:rPr>
        <w:t xml:space="preserve">: ומה אבודה בשעת הפרשה </w:t>
      </w:r>
      <w:ins w:id="90732" w:author="מנוע מכני" w:date="2026-10-11T12:04:39Z">
        <w:r>
          <w:rPr>
            <w:rtl/>
          </w:rPr>
          <w:t xml:space="preserve">דאמרו</w:t>
        </w:r>
      </w:ins>
      <w:del w:id="90733" w:author="מנוע מכני" w:date="2026-10-11T12:04:39Z">
        <w:r>
          <w:rPr>
            <w:rtl/>
          </w:rPr>
          <w:delText xml:space="preserve">דאמרי</w:delText>
        </w:r>
      </w:del>
      <w:r>
        <w:rPr>
          <w:rtl/>
        </w:rPr>
        <w:t xml:space="preserve"> רבנן רועה, </w:t>
      </w:r>
      <w:r>
        <w:rPr>
          <w:rtl/>
        </w:rPr>
        <w:t xml:space="preserve">אמר</w:t>
      </w:r>
      <w:r>
        <w:rPr>
          <w:rtl/>
        </w:rPr>
        <w:t xml:space="preserve"> </w:t>
      </w:r>
      <w:r>
        <w:rPr>
          <w:rStyle w:val="2fb"/>
          <w:rtl/>
        </w:rPr>
        <w:t xml:space="preserve">רבי</w:t>
      </w:r>
      <w:r>
        <w:rPr>
          <w:rtl/>
        </w:rPr>
        <w:t xml:space="preserve"> מתה, </w:t>
      </w:r>
    </w:p>
    <w:p w:rsidR="00E403F0" w:rsidRPr="00AD695E" w:rsidRDefault="00E403F0" w:rsidP="00E403F0">
      <w:pPr>
        <w:rPr>
          <w:rtl/>
        </w:rPr>
      </w:pPr>
      <w:r>
        <w:rPr>
          <w:rtl/>
        </w:rPr>
        <w:t xml:space="preserve">אבודה בשעת כפרה, דלרבנן מתה, </w:t>
      </w:r>
      <w:r>
        <w:rPr>
          <w:rFonts w:hint="cs"/>
          <w:rtl/>
        </w:rPr>
        <w:t>כ</w:t>
      </w:r>
      <w:r>
        <w:rPr>
          <w:rtl/>
        </w:rPr>
        <w:t>"</w:t>
      </w:r>
      <w:r>
        <w:rPr>
          <w:rFonts w:hint="cs"/>
          <w:rtl/>
        </w:rPr>
        <w:t xml:space="preserve">ש</w:t>
      </w:r>
      <w:r>
        <w:rPr>
          <w:rFonts w:hint="cs"/>
          <w:rtl/>
        </w:rPr>
        <w:t xml:space="preserve"> </w:t>
      </w:r>
      <w:r>
        <w:rPr>
          <w:rStyle w:val="2fb"/>
          <w:rtl/>
        </w:rPr>
        <w:t xml:space="preserve">לרבי</w:t>
      </w:r>
      <w:r>
        <w:rPr>
          <w:rtl/>
        </w:rPr>
        <w:t xml:space="preserve"> </w:t>
      </w:r>
    </w:p>
    <w:p>
      <w:pPr>
        <w:pStyle w:val="38"/>
        <w:rPr>
          <w:ins w:id="93774" w:author="מנוע מכני" w:date="2026-10-11T12:04:39Z"/>
        </w:rPr>
      </w:pPr>
      <w:r w:rsidRPr="002B4E05">
        <w:t xml:space="preserve">אלא תני </w:t>
      </w:r>
      <w:ins w:id="91410" w:author="מנוע מכני" w:date="2026-10-11T12:04:39Z">
        <w:r>
          <w:t xml:space="preserve">כך</w:t>
        </w:r>
      </w:ins>
      <w:del w:id="91411" w:author="מנוע מכני" w:date="2026-10-11T12:04:39Z">
        <w:r w:rsidRPr="002B4E05">
          <w:delText xml:space="preserve">הכי</w:delText>
        </w:r>
      </w:del>
      <w:r w:rsidRPr="002B4E05">
        <w:t xml:space="preserve">:</w:t>
      </w:r>
    </w:p>
    <w:p w:rsidR="00E403F0" w:rsidRPr="002B4E05" w:rsidRDefault="00E403F0" w:rsidP="00E403F0">
      <w:pPr>
        <w:rPr>
          <w:spacing w:val="-2"/>
          <w:rtl/>
        </w:rPr>
      </w:pPr>
      <w:del w:id="93775" w:author="מנוע מכני" w:date="2026-10-11T12:04:39Z">
        <w:r w:rsidRPr="002B4E05">
          <w:rPr>
            <w:spacing w:val="-2"/>
            <w:rtl/>
          </w:rPr>
          <w:delText xml:space="preserve"> </w:delText>
        </w:r>
      </w:del>
      <w:r w:rsidRPr="002B4E05">
        <w:rPr>
          <w:spacing w:val="-2"/>
          <w:rtl/>
        </w:rPr>
        <w:t xml:space="preserve">אבודה בשעת הפרשה, </w:t>
      </w:r>
      <w:r w:rsidRPr="002B4E05">
        <w:rPr>
          <w:rStyle w:val="2fb"/>
          <w:spacing w:val="-2"/>
          <w:rtl/>
        </w:rPr>
        <w:t xml:space="preserve">לרבי</w:t>
      </w:r>
      <w:r w:rsidRPr="002B4E05">
        <w:rPr>
          <w:spacing w:val="-2"/>
          <w:rtl/>
        </w:rPr>
        <w:t xml:space="preserve"> - מתה, לרבנן - רועה.</w:t>
      </w:r>
      <w:r w:rsidRPr="002B4E05">
        <w:rPr>
          <w:rFonts w:hint="cs"/>
          <w:spacing w:val="-2"/>
          <w:rtl/>
        </w:rPr>
        <w:t xml:space="preserve"> </w:t>
      </w:r>
      <w:r w:rsidRPr="002B4E05">
        <w:rPr>
          <w:spacing w:val="-2"/>
          <w:rtl/>
        </w:rPr>
        <w:t>בשעת כפרה - דברי הכל מתה.</w:t>
      </w:r>
    </w:p>
    <w:p w:rsidR="00E403F0" w:rsidRPr="00AD695E" w:rsidRDefault="00E403F0" w:rsidP="00E403F0">
      <w:pPr>
        <w:jc w:val="center"/>
        <w:rPr>
          <w:del w:id="90032" w:author="מנוע עיצוב" w:date="2026-10-11T12:09:26Z"/>
          <w:rtl/>
        </w:rPr>
      </w:pPr>
      <w:del w:id="90031" w:author="מנוע עיצוב" w:date="2026-10-11T12:09:26Z">
        <w:r w:rsidRPr="00E5675B">
          <w:rPr>
            <w:rFonts w:ascii="BA חניכי הישיבות" w:hAnsi="BA חניכי הישיבות" w:cs="BA חניכי הישיבות"/>
            <w:rtl/>
          </w:rPr>
          <w:delText xml:space="preserve">׻</w:delText>
        </w:r>
      </w:del>
    </w:p>
    <w:p w:rsidR="00E403F0" w:rsidRPr="00AD695E" w:rsidRDefault="00E403F0" w:rsidP="00E403F0">
      <w:pPr>
        <w:pStyle w:val="affff1"/>
        <w:ind w:end="0"/>
        <w:rPr>
          <w:rtl/>
        </w:rPr>
        <w:pPrChange w:id="20031" w:author="קלוד" w:date="2026-10-11T09:07:18Z">
          <w:pPr>
            <w:pStyle w:val="affff1"/>
            <w:rPr>
              <w:rtl/>
            </w:rPr>
          </w:pPr>
        </w:pPrChange>
      </w:pPr>
      <w:r w:rsidRPr="00B25120">
        <w:rPr>
          <w:rtl/>
        </w:rPr>
        <w:t>רבי אלעזר בר"ש אומר וכו'.</w:t>
      </w:r>
    </w:p>
    <w:p>
      <w:pPr>
        <w:pStyle w:val="38"/>
        <w:rPr>
          <w:ins w:id="93776" w:author="מנוע מכני" w:date="2026-10-11T12:04:39Z"/>
        </w:rPr>
      </w:pPr>
      <w:r w:rsidRPr="00217260">
        <w:t>ת"</w:t>
      </w:r>
      <w:r w:rsidRPr="00217260">
        <w:t>ר</w:t>
      </w:r>
      <w:r>
        <w:t xml:space="preserve">:</w:t>
      </w:r>
    </w:p>
    <w:p w:rsidR="00E403F0" w:rsidRPr="00AD695E" w:rsidRDefault="00E403F0" w:rsidP="00E403F0">
      <w:pPr>
        <w:rPr>
          <w:rtl/>
        </w:rPr>
      </w:pPr>
      <w:del w:id="93777" w:author="מנוע מכני" w:date="2026-10-11T12:04:39Z">
        <w:r>
          <w:rPr>
            <w:rtl/>
          </w:rPr>
          <w:delText xml:space="preserve"> </w:delText>
        </w:r>
      </w:del>
      <w:r>
        <w:rPr>
          <w:rtl/>
        </w:rPr>
        <w:t xml:space="preserve">אין מרגילין ביום טוב, כיו</w:t>
      </w:r>
      <w:r>
        <w:rPr>
          <w:rFonts w:hint="cs"/>
          <w:rtl/>
        </w:rPr>
        <w:t>צ</w:t>
      </w:r>
      <w:r>
        <w:rPr>
          <w:rtl/>
        </w:rPr>
        <w:t>"</w:t>
      </w:r>
      <w:r>
        <w:rPr>
          <w:rFonts w:hint="cs"/>
          <w:rtl/>
        </w:rPr>
        <w:t>ב</w:t>
      </w:r>
      <w:r>
        <w:rPr>
          <w:rtl/>
        </w:rPr>
        <w:t xml:space="preserve"> אין מרגילין בבכור, ולא בפסולי המוקדשין.</w:t>
      </w:r>
    </w:p>
    <w:p w:rsidR="00E403F0" w:rsidRPr="00AD695E" w:rsidRDefault="00E403F0" w:rsidP="00E403F0">
      <w:pPr>
        <w:rPr>
          <w:rtl/>
        </w:rPr>
      </w:pPr>
      <w:r>
        <w:rPr>
          <w:rtl/>
        </w:rPr>
        <w:t xml:space="preserve">ביום טוב - דטרח טירחא דלא חזי </w:t>
      </w:r>
      <w:ins w:id="91412" w:author="מנוע מכני" w:date="2026-10-11T12:04:39Z">
        <w:r>
          <w:rPr>
            <w:rtl/>
          </w:rPr>
          <w:t xml:space="preserve">לו</w:t>
        </w:r>
      </w:ins>
      <w:del w:id="91413" w:author="מנוע מכני" w:date="2026-10-11T12:04:39Z">
        <w:r>
          <w:rPr>
            <w:rtl/>
          </w:rPr>
          <w:delText xml:space="preserve">ליה</w:delText>
        </w:r>
      </w:del>
      <w:r>
        <w:rPr>
          <w:rtl/>
        </w:rPr>
        <w:t xml:space="preserve">, </w:t>
      </w:r>
    </w:p>
    <w:p>
      <w:pPr>
        <w:pStyle w:val="afffff8"/>
        <w:rPr>
          <w:ins w:id="90073" w:author="קלוד" w:date="2026-10-11T12:25:27Z"/>
        </w:rPr>
      </w:pPr>
      <w:ins w:id="90074" w:author="קלוד" w:date="2026-10-11T12:25:27Z">
        <w:r>
          <w:rPr>
            <w:color w:val="7B3F00"/>
          </w:rPr>
          <w:t xml:space="preserve">אין מרגילין בבכור ובפסולי המוקדשין - ב"ש ור"א בר"ש</w:t>
        </w:r>
      </w:ins>
    </w:p>
    <w:p>
      <w:pPr>
        <w:pStyle w:val="38"/>
        <w:rPr>
          <w:ins w:id="93778" w:author="מנוע מכני" w:date="2026-10-11T12:04:39Z"/>
        </w:rPr>
      </w:pPr>
      <w:r w:rsidRPr="00A757C8">
        <w:t xml:space="preserve">בכור – </w:t>
      </w:r>
      <w:r w:rsidRPr="00A757C8">
        <w:t>ר</w:t>
      </w:r>
      <w:r w:rsidRPr="00A757C8">
        <w:t>"</w:t>
      </w:r>
      <w:r w:rsidRPr="00A757C8">
        <w:t xml:space="preserve">ח:</w:t>
      </w:r>
    </w:p>
    <w:p w:rsidR="00E403F0" w:rsidRPr="00AD695E" w:rsidRDefault="00E403F0" w:rsidP="00E403F0">
      <w:pPr>
        <w:rPr>
          <w:rtl/>
        </w:rPr>
      </w:pPr>
      <w:del w:id="93779" w:author="מנוע מכני" w:date="2026-10-11T12:04:39Z">
        <w:r w:rsidRPr="00A757C8">
          <w:rPr>
            <w:rFonts w:hint="cs"/>
            <w:rtl/>
          </w:rPr>
          <w:delText xml:space="preserve"> </w:delText>
        </w:r>
      </w:del>
      <w:r w:rsidRPr="00A757C8">
        <w:rPr>
          <w:rFonts w:hint="cs"/>
          <w:rtl/>
        </w:rPr>
        <w:t xml:space="preserve">ב</w:t>
      </w:r>
      <w:r w:rsidRPr="00A757C8">
        <w:rPr>
          <w:rtl/>
        </w:rPr>
        <w:t>"</w:t>
      </w:r>
      <w:r w:rsidRPr="00A757C8">
        <w:rPr>
          <w:rFonts w:hint="cs"/>
          <w:rtl/>
        </w:rPr>
        <w:t xml:space="preserve">ש</w:t>
      </w:r>
      <w:r w:rsidRPr="00A757C8">
        <w:rPr>
          <w:rFonts w:hint="cs"/>
          <w:rtl/>
        </w:rPr>
        <w:t xml:space="preserve"> היא</w:t>
      </w:r>
      <w:r w:rsidRPr="00A757C8">
        <w:rPr>
          <w:rtl/>
        </w:rPr>
        <w:t xml:space="preserve"> דאמר בכור בקדושתיה </w:t>
      </w:r>
      <w:ins w:id="92780" w:author="מנוע מכני" w:date="2026-10-11T12:04:39Z">
        <w:r>
          <w:rPr>
            <w:rtl/>
          </w:rPr>
          <w:t xml:space="preserve">עומד</w:t>
        </w:r>
      </w:ins>
      <w:del w:id="92781" w:author="מנוע מכני" w:date="2026-10-11T12:04:39Z">
        <w:r w:rsidRPr="00A757C8">
          <w:rPr>
            <w:rtl/>
          </w:rPr>
          <w:delText xml:space="preserve">קאי</w:delText>
        </w:r>
      </w:del>
      <w:ins w:id="91882" w:author="מנוע מכני" w:date="2026-10-11T12:04:39Z">
        <w:r>
          <w:rPr>
            <w:rtl/>
          </w:rPr>
          <w:t xml:space="preserve">,</w:t>
        </w:r>
      </w:ins>
      <w:del w:id="91883" w:author="מנוע מכני" w:date="2026-10-11T12:04:39Z">
        <w:r w:rsidRPr="00A757C8">
          <w:rPr>
            <w:rtl/>
          </w:rPr>
          <w:delText xml:space="preserve">;</w:delText>
        </w:r>
      </w:del>
      <w:r w:rsidRPr="00A757C8">
        <w:rPr>
          <w:rFonts w:hint="cs"/>
          <w:rtl/>
        </w:rPr>
        <w:t xml:space="preserve"> </w:t>
      </w:r>
      <w:r w:rsidRPr="00A757C8">
        <w:rPr>
          <w:rtl/>
        </w:rPr>
        <w:t xml:space="preserve">דתנן</w:t>
      </w:r>
      <w:r w:rsidRPr="00A757C8">
        <w:rPr>
          <w:rtl/>
        </w:rPr>
        <w:t xml:space="preserve"> </w:t>
      </w:r>
      <w:r w:rsidRPr="00A757C8">
        <w:rPr>
          <w:rtl/>
        </w:rPr>
        <w:t xml:space="preserve">ב"ש</w:t>
      </w:r>
      <w:r w:rsidRPr="00A757C8">
        <w:rPr>
          <w:rtl/>
        </w:rPr>
        <w:t xml:space="preserve"> אומר: </w:t>
      </w:r>
      <w:r w:rsidRPr="00A757C8">
        <w:rPr>
          <w:rtl/>
        </w:rPr>
        <w:t xml:space="preserve">לא</w:t>
      </w:r>
      <w:r w:rsidRPr="00A757C8">
        <w:rPr>
          <w:rtl/>
        </w:rPr>
        <w:t xml:space="preserve"> ימנה ישראל עם הכהן על הבכור.</w:t>
      </w:r>
    </w:p>
    <w:p>
      <w:pPr>
        <w:pStyle w:val="38"/>
        <w:rPr>
          <w:ins w:id="93780" w:author="מנוע מכני" w:date="2026-10-11T12:04:39Z"/>
        </w:rPr>
      </w:pPr>
      <w:r>
        <w:t xml:space="preserve">פסולי המוקדשין </w:t>
      </w:r>
      <w:r>
        <w:t>אר</w:t>
      </w:r>
      <w:r>
        <w:t>"</w:t>
      </w:r>
      <w:r>
        <w:t>ח</w:t>
      </w:r>
      <w:r>
        <w:t xml:space="preserve">:</w:t>
      </w:r>
    </w:p>
    <w:p w:rsidR="00E403F0" w:rsidRPr="00AD695E" w:rsidRDefault="00E403F0" w:rsidP="00E403F0">
      <w:pPr>
        <w:rPr>
          <w:rtl/>
        </w:rPr>
      </w:pPr>
      <w:del w:id="93781" w:author="מנוע מכני" w:date="2026-10-11T12:04:39Z">
        <w:r>
          <w:rPr>
            <w:rtl/>
          </w:rPr>
          <w:delText xml:space="preserve"> </w:delText>
        </w:r>
      </w:del>
      <w:r>
        <w:rPr>
          <w:rStyle w:val="2fb"/>
          <w:rtl/>
        </w:rPr>
        <w:t xml:space="preserve">ר' אלעזר</w:t>
      </w:r>
      <w:r>
        <w:rPr>
          <w:rtl/>
        </w:rPr>
        <w:t xml:space="preserve"> </w:t>
      </w:r>
      <w:r>
        <w:rPr>
          <w:rStyle w:val="2fb"/>
          <w:rtl/>
        </w:rPr>
        <w:t xml:space="preserve">בר"ש</w:t>
      </w:r>
      <w:r>
        <w:rPr>
          <w:rtl/>
        </w:rPr>
        <w:t xml:space="preserve"> היא</w:t>
      </w:r>
      <w:ins w:id="91884" w:author="מנוע מכני" w:date="2026-10-11T12:04:39Z">
        <w:r>
          <w:rPr>
            <w:rtl/>
          </w:rPr>
          <w:t xml:space="preserve">,</w:t>
        </w:r>
      </w:ins>
      <w:del w:id="91885" w:author="מנוע מכני" w:date="2026-10-11T12:04:39Z">
        <w:r>
          <w:rPr>
            <w:rtl/>
          </w:rPr>
          <w:delText xml:space="preserve">;</w:delText>
        </w:r>
      </w:del>
    </w:p>
    <w:p w:rsidR="00E403F0" w:rsidRPr="00DC5F70" w:rsidRDefault="00E403F0" w:rsidP="00E403F0">
      <w:pPr>
        <w:rPr>
          <w:spacing w:val="-2"/>
          <w:rtl/>
        </w:rPr>
      </w:pPr>
      <w:r w:rsidRPr="00DC5F70">
        <w:rPr>
          <w:spacing w:val="-2"/>
          <w:rtl/>
        </w:rPr>
        <w:t xml:space="preserve">דתניא</w:t>
      </w:r>
      <w:r w:rsidRPr="00DC5F70">
        <w:rPr>
          <w:spacing w:val="-2"/>
          <w:rtl/>
        </w:rPr>
        <w:t xml:space="preserve">, היו לפניו שתי חטאות, אחת תמימה ואחת בעלת מום, תמימה תקרב, בעלת מום תפדה.</w:t>
      </w:r>
    </w:p>
    <w:p w:rsidR="00E403F0" w:rsidRPr="00AD695E" w:rsidRDefault="00E403F0" w:rsidP="00E403F0">
      <w:pPr>
        <w:rPr>
          <w:rtl/>
        </w:rPr>
      </w:pPr>
      <w:r>
        <w:rPr>
          <w:rtl/>
        </w:rPr>
        <w:t>נשחטה בעלת מום, עד שלא נזרק דמה של תמימה מותרת, משנזרק דמה של תמימה אסורה.</w:t>
      </w:r>
    </w:p>
    <w:p>
      <w:pPr>
        <w:pStyle w:val="38"/>
        <w:rPr>
          <w:ins w:id="93782" w:author="מנוע מכני" w:date="2026-10-11T12:04:39Z"/>
        </w:rPr>
      </w:pPr>
      <w:r>
        <w:t>ר</w:t>
      </w:r>
      <w:r>
        <w:t>אב</w:t>
      </w:r>
      <w:r>
        <w:t>"</w:t>
      </w:r>
      <w:r>
        <w:t>ש</w:t>
      </w:r>
      <w:r>
        <w:t xml:space="preserve">:</w:t>
      </w:r>
    </w:p>
    <w:p w:rsidR="00E403F0" w:rsidRPr="00AD695E" w:rsidRDefault="00E403F0" w:rsidP="00E403F0">
      <w:pPr>
        <w:rPr>
          <w:rtl/>
        </w:rPr>
      </w:pPr>
      <w:del w:id="93783" w:author="מנוע מכני" w:date="2026-10-11T12:04:39Z">
        <w:r>
          <w:rPr>
            <w:rtl/>
          </w:rPr>
          <w:delText xml:space="preserve"> </w:delText>
        </w:r>
      </w:del>
      <w:ins w:id="90196" w:author="מנוע מכני" w:date="2026-10-11T12:04:39Z">
        <w:r>
          <w:rPr>
            <w:rtl/>
          </w:rPr>
          <w:t xml:space="preserve">אפי'</w:t>
        </w:r>
      </w:ins>
      <w:del w:id="90197" w:author="מנוע מכני" w:date="2026-10-11T12:04:39Z">
        <w:r>
          <w:rPr>
            <w:rtl/>
          </w:rPr>
          <w:delText xml:space="preserve">אפילו</w:delText>
        </w:r>
      </w:del>
      <w:r>
        <w:rPr>
          <w:rtl/>
        </w:rPr>
        <w:t xml:space="preserve"> בשר בעלת מום בקדירה, ונזרק דמה של תמימה - יוצא לבית השריפה.</w:t>
      </w:r>
    </w:p>
    <w:p w:rsidR="00E403F0" w:rsidRPr="00AD695E" w:rsidRDefault="00E403F0" w:rsidP="00E403F0">
      <w:pPr>
        <w:rPr>
          <w:rtl/>
        </w:rPr>
      </w:pPr>
      <w:r>
        <w:rPr>
          <w:rStyle w:val="2fb"/>
          <w:rtl/>
        </w:rPr>
        <w:t>ור"</w:t>
      </w:r>
      <w:r>
        <w:rPr>
          <w:rStyle w:val="2fb"/>
          <w:rFonts w:hint="cs"/>
          <w:rtl/>
        </w:rPr>
        <w:t>ח</w:t>
      </w:r>
      <w:r>
        <w:rPr>
          <w:rtl/>
        </w:rPr>
        <w:t xml:space="preserve"> </w:t>
      </w:r>
      <w:r>
        <w:rPr>
          <w:rFonts w:hint="cs"/>
          <w:rtl/>
        </w:rPr>
        <w:t xml:space="preserve">לא</w:t>
      </w:r>
      <w:r>
        <w:rPr>
          <w:rFonts w:hint="cs"/>
          <w:rtl/>
        </w:rPr>
        <w:t xml:space="preserve"> העמיד כב</w:t>
      </w:r>
      <w:r>
        <w:rPr>
          <w:rtl/>
        </w:rPr>
        <w:t>"</w:t>
      </w:r>
      <w:r>
        <w:rPr>
          <w:rFonts w:hint="cs"/>
          <w:rtl/>
        </w:rPr>
        <w:t>ש דשמא הך דב</w:t>
      </w:r>
      <w:r>
        <w:rPr>
          <w:rtl/>
        </w:rPr>
        <w:t>"</w:t>
      </w:r>
      <w:r>
        <w:rPr>
          <w:rFonts w:hint="cs"/>
          <w:rtl/>
        </w:rPr>
        <w:t xml:space="preserve">ש בבכור דקדושתו מרחם </w:t>
      </w:r>
      <w:r>
        <w:rPr>
          <w:rFonts w:hint="cs"/>
          <w:rtl/>
        </w:rPr>
        <w:t xml:space="preserve">משא</w:t>
      </w:r>
      <w:r>
        <w:rPr>
          <w:rtl/>
        </w:rPr>
        <w:t>"</w:t>
      </w:r>
      <w:r>
        <w:rPr>
          <w:rFonts w:hint="cs"/>
          <w:rtl/>
        </w:rPr>
        <w:t xml:space="preserve">כ</w:t>
      </w:r>
      <w:r>
        <w:rPr>
          <w:rFonts w:hint="cs"/>
          <w:rtl/>
        </w:rPr>
        <w:t xml:space="preserve"> פסולי המוקדשין </w:t>
      </w:r>
    </w:p>
    <w:p w:rsidR="00E403F0" w:rsidRPr="00AD695E" w:rsidRDefault="00E403F0" w:rsidP="00E403F0">
      <w:pPr>
        <w:rPr>
          <w:rtl/>
        </w:rPr>
      </w:pPr>
      <w:r>
        <w:rPr>
          <w:rFonts w:hint="cs"/>
          <w:rtl/>
        </w:rPr>
        <w:lastRenderedPageBreak/>
        <w:t xml:space="preserve">ולא </w:t>
      </w:r>
      <w:r>
        <w:rPr>
          <w:rStyle w:val="2fb"/>
          <w:rFonts w:hint="cs"/>
          <w:rtl/>
        </w:rPr>
        <w:lastRenderedPageBreak/>
        <w:t xml:space="preserve">כר</w:t>
      </w:r>
      <w:r>
        <w:rPr>
          <w:rStyle w:val="2fb"/>
          <w:rtl/>
        </w:rPr>
        <w:t>"</w:t>
      </w:r>
      <w:r>
        <w:rPr>
          <w:rStyle w:val="2fb"/>
          <w:rFonts w:hint="cs"/>
          <w:rtl/>
        </w:rPr>
        <w:t xml:space="preserve">א</w:t>
      </w:r>
      <w:r>
        <w:rPr>
          <w:rFonts w:hint="cs"/>
          <w:rtl/>
        </w:rPr>
        <w:t xml:space="preserve"> </w:t>
      </w:r>
      <w:r>
        <w:rPr>
          <w:rStyle w:val="2fb"/>
          <w:rFonts w:hint="cs"/>
          <w:rtl/>
        </w:rPr>
        <w:t xml:space="preserve">בר</w:t>
      </w:r>
      <w:r>
        <w:rPr>
          <w:rStyle w:val="2fb"/>
          <w:rtl/>
        </w:rPr>
        <w:t>"</w:t>
      </w:r>
      <w:r>
        <w:rPr>
          <w:rStyle w:val="2fb"/>
          <w:rFonts w:hint="cs"/>
          <w:rtl/>
        </w:rPr>
        <w:t xml:space="preserve">ש</w:t>
      </w:r>
      <w:r>
        <w:rPr>
          <w:rFonts w:hint="cs"/>
          <w:rtl/>
        </w:rPr>
        <w:t xml:space="preserve"> דדווקא בפסולי המוקדשין </w:t>
      </w:r>
      <w:r>
        <w:rPr>
          <w:rtl/>
        </w:rPr>
        <w:t xml:space="preserve">דאלימי </w:t>
      </w:r>
      <w:ins w:id="90115" w:author="Claude - סמנטי" w:date="2026-10-11T12:20:38Z">
        <w:r>
          <w:rPr>
            <w:rtl/>
          </w:rPr>
          <w:t xml:space="preserve">לתפוס</w:t>
        </w:r>
      </w:ins>
      <w:del w:id="90116" w:author="Claude - סמנטי" w:date="2026-10-11T12:20:38Z">
        <w:r>
          <w:rPr>
            <w:rtl/>
          </w:rPr>
          <w:delText xml:space="preserve">למיתפס</w:delText>
        </w:r>
      </w:del>
      <w:r>
        <w:rPr>
          <w:rtl/>
        </w:rPr>
        <w:t xml:space="preserve"> פדיונן, </w:t>
      </w:r>
      <w:r>
        <w:rPr>
          <w:rFonts w:hint="cs"/>
          <w:rtl/>
        </w:rPr>
        <w:t>משא</w:t>
      </w:r>
      <w:r>
        <w:rPr>
          <w:rtl/>
        </w:rPr>
        <w:t>"</w:t>
      </w:r>
      <w:r>
        <w:rPr>
          <w:rFonts w:hint="cs"/>
          <w:rtl/>
        </w:rPr>
        <w:t xml:space="preserve">כ</w:t>
      </w:r>
      <w:r>
        <w:rPr>
          <w:rFonts w:hint="cs"/>
          <w:rtl/>
        </w:rPr>
        <w:t xml:space="preserve"> בבכור </w:t>
      </w:r>
    </w:p>
    <w:p>
      <w:pPr>
        <w:pStyle w:val="38"/>
        <w:rPr>
          <w:ins w:id="93784" w:author="מנוע מכני" w:date="2026-10-11T12:04:39Z"/>
        </w:rPr>
      </w:pPr>
      <w:r>
        <w:t xml:space="preserve">ור"א בר"ש, </w:t>
      </w:r>
      <w:ins w:id="91418" w:author="מנוע מכני" w:date="2026-10-11T12:04:39Z">
        <w:r>
          <w:t xml:space="preserve">אין</w:t>
        </w:r>
      </w:ins>
      <w:del w:id="91419" w:author="מנוע מכני" w:date="2026-10-11T12:04:39Z">
        <w:r>
          <w:delText xml:space="preserve">לית</w:delText>
        </w:r>
      </w:del>
      <w:r>
        <w:t xml:space="preserve"> </w:t>
      </w:r>
      <w:ins w:id="91414" w:author="מנוע מכני" w:date="2026-10-11T12:04:39Z">
        <w:r>
          <w:t xml:space="preserve">לו</w:t>
        </w:r>
      </w:ins>
      <w:del w:id="91415" w:author="מנוע מכני" w:date="2026-10-11T12:04:39Z">
        <w:r>
          <w:delText xml:space="preserve">ליה</w:delText>
        </w:r>
      </w:del>
      <w:r>
        <w:t xml:space="preserve"> הא </w:t>
      </w:r>
      <w:r>
        <w:t xml:space="preserve">דתנן</w:t>
      </w:r>
      <w:r>
        <w:t xml:space="preserve">:</w:t>
      </w:r>
    </w:p>
    <w:p w:rsidR="00E403F0" w:rsidRPr="00AD695E" w:rsidRDefault="00E403F0" w:rsidP="00E403F0">
      <w:pPr>
        <w:rPr>
          <w:rtl/>
        </w:rPr>
      </w:pPr>
      <w:del w:id="93785" w:author="מנוע מכני" w:date="2026-10-11T12:04:39Z">
        <w:r>
          <w:rPr>
            <w:rtl/>
          </w:rPr>
          <w:delText xml:space="preserve"> </w:delText>
        </w:r>
      </w:del>
      <w:r>
        <w:rPr>
          <w:rtl/>
        </w:rPr>
        <w:t xml:space="preserve">כל פסולי המוקדשין נשחטין באיטליז, ונמכרין באיטליז, ונשקלין בליטרא, אלמא: כיון דשרית </w:t>
      </w:r>
      <w:ins w:id="91416" w:author="מנוע מכני" w:date="2026-10-11T12:04:39Z">
        <w:r>
          <w:rPr>
            <w:rtl/>
          </w:rPr>
          <w:t xml:space="preserve">לו</w:t>
        </w:r>
      </w:ins>
      <w:del w:id="91417" w:author="מנוע מכני" w:date="2026-10-11T12:04:39Z">
        <w:r>
          <w:rPr>
            <w:rtl/>
          </w:rPr>
          <w:delText xml:space="preserve">ליה</w:delText>
        </w:r>
      </w:del>
      <w:r>
        <w:rPr>
          <w:rtl/>
        </w:rPr>
        <w:t xml:space="preserve"> </w:t>
      </w:r>
      <w:ins w:id="92782" w:author="מנוע מכני" w:date="2026-10-11T12:04:39Z">
        <w:r>
          <w:rPr>
            <w:rtl/>
          </w:rPr>
          <w:t xml:space="preserve">יותר</w:t>
        </w:r>
      </w:ins>
      <w:del w:id="92783" w:author="מנוע מכני" w:date="2026-10-11T12:04:39Z">
        <w:r>
          <w:rPr>
            <w:rtl/>
          </w:rPr>
          <w:delText xml:space="preserve">טפי</w:delText>
        </w:r>
      </w:del>
      <w:r>
        <w:rPr>
          <w:rtl/>
        </w:rPr>
        <w:t xml:space="preserve"> וזבין! </w:t>
      </w:r>
    </w:p>
    <w:p>
      <w:pPr>
        <w:pStyle w:val="38"/>
        <w:rPr>
          <w:ins w:id="93786" w:author="מנוע מכני" w:date="2026-10-11T12:04:39Z"/>
        </w:rPr>
      </w:pPr>
      <w:r>
        <w:t xml:space="preserve">- </w:t>
      </w:r>
      <w:r>
        <w:t>רמבדר</w:t>
      </w:r>
      <w:r>
        <w:t>"</w:t>
      </w:r>
      <w:r>
        <w:t>כ</w:t>
      </w:r>
      <w:r>
        <w:t xml:space="preserve">:</w:t>
      </w:r>
    </w:p>
    <w:p w:rsidR="00E403F0" w:rsidRPr="00AD695E" w:rsidRDefault="00E403F0" w:rsidP="00E403F0">
      <w:pPr>
        <w:pStyle w:val="affffb"/>
        <w:rPr>
          <w:rtl/>
        </w:rPr>
      </w:pPr>
      <w:del w:id="93787" w:author="מנוע מכני" w:date="2026-10-11T12:04:39Z">
        <w:r>
          <w:rPr>
            <w:rtl/>
          </w:rPr>
          <w:delText xml:space="preserve"> </w:delText>
        </w:r>
      </w:del>
      <w:r>
        <w:rPr>
          <w:rtl/>
        </w:rPr>
        <w:t xml:space="preserve">מה שמשביח בעור פוגם בבשר.</w:t>
      </w:r>
    </w:p>
    <w:p>
      <w:pPr>
        <w:pStyle w:val="38"/>
        <w:rPr>
          <w:ins w:id="93788" w:author="מנוע מכני" w:date="2026-10-11T12:04:39Z"/>
        </w:rPr>
      </w:pPr>
      <w:r>
        <w:t xml:space="preserve">- </w:t>
      </w:r>
      <w:r>
        <w:t>רבין מרבינא</w:t>
      </w:r>
      <w:r>
        <w:t xml:space="preserve">:</w:t>
      </w:r>
    </w:p>
    <w:p w:rsidR="00E403F0" w:rsidRPr="00AD695E" w:rsidRDefault="00E403F0" w:rsidP="00E403F0">
      <w:pPr>
        <w:pStyle w:val="affffb"/>
        <w:rPr>
          <w:rtl/>
        </w:rPr>
      </w:pPr>
      <w:del w:id="93789" w:author="מנוע מכני" w:date="2026-10-11T12:04:39Z">
        <w:r>
          <w:rPr>
            <w:rtl/>
          </w:rPr>
          <w:delText xml:space="preserve"> </w:delText>
        </w:r>
      </w:del>
      <w:r>
        <w:rPr>
          <w:rtl/>
        </w:rPr>
        <w:t xml:space="preserve">מפני שנראה כעובד עבודה בקדשים.</w:t>
      </w:r>
    </w:p>
    <w:p>
      <w:pPr>
        <w:pStyle w:val="38"/>
        <w:rPr>
          <w:ins w:id="93790" w:author="מנוע מכני" w:date="2026-10-11T12:04:39Z"/>
        </w:rPr>
      </w:pPr>
      <w:r>
        <w:t xml:space="preserve">- </w:t>
      </w:r>
      <w:r>
        <w:t>ריב</w:t>
      </w:r>
      <w:r>
        <w:t>"</w:t>
      </w:r>
      <w:r>
        <w:t>א</w:t>
      </w:r>
      <w:r>
        <w:t xml:space="preserve">:</w:t>
      </w:r>
    </w:p>
    <w:p w:rsidR="00E403F0" w:rsidRPr="00AD695E" w:rsidRDefault="00E403F0" w:rsidP="00E403F0">
      <w:pPr>
        <w:pStyle w:val="affffb"/>
        <w:rPr>
          <w:rtl/>
        </w:rPr>
      </w:pPr>
      <w:del w:id="93791" w:author="מנוע מכני" w:date="2026-10-11T12:04:39Z">
        <w:r>
          <w:rPr>
            <w:rtl/>
          </w:rPr>
          <w:delText xml:space="preserve"> </w:delText>
        </w:r>
      </w:del>
      <w:r>
        <w:rPr>
          <w:rtl/>
        </w:rPr>
        <w:t xml:space="preserve">גזירה שמא יגדל מהם עדרים עדרים.</w:t>
      </w:r>
    </w:p>
    <w:p w:rsidR="00E403F0" w:rsidRPr="00AD695E" w:rsidRDefault="00E403F0" w:rsidP="00D07C84">
      <w:pPr>
        <w:pStyle w:val="Hadran"/>
        <w:rPr>
          <w:rtl/>
        </w:rPr>
        <w:pPrChange w:id="96351" w:author="Claude" w:date="2026-10-11T09:08:24Z">
          <w:pPr>
            <w:pStyle w:val="affff"/>
            <w:rPr>
              <w:rtl/>
            </w:rPr>
          </w:pPr>
        </w:pPrChange>
      </w:pPr>
      <w:r>
        <w:rPr>
          <w:rtl/>
        </w:rPr>
        <w:t>הדרן עלך ולד חטאת.</w:t>
      </w:r>
    </w:p>
    <w:p w:rsidR="00E403F0" w:rsidRPr="00AD695E" w:rsidRDefault="00E403F0" w:rsidP="00E403F0">
      <w:pPr>
        <w:rPr>
          <w:rtl/>
        </w:rPr>
      </w:pPr>
      <w:r>
        <w:br w:type="page"/>
      </w:r>
    </w:p>
    <w:p w:rsidR="00E403F0" w:rsidRPr="00AD695E" w:rsidRDefault="00E403F0" w:rsidP="00E403F0">
      <w:pPr>
        <w:pStyle w:val="afff6"/>
        <w:framePr w:wrap="around"/>
        <w:spacing w:line="240" w:lineRule="exact"/>
        <w:rPr>
          <w:del w:id="95334" w:author="Claude" w:date="2026-10-11T09:08:06Z"/>
          <w:rtl/>
        </w:rPr>
      </w:pPr>
      <w:del w:id="95333" w:author="Claude" w:date="2026-10-11T09:08:06Z">
        <w:r>
          <w:rPr>
            <w:rFonts w:hint="cs"/>
            <w:rtl/>
          </w:rPr>
          <w:lastRenderedPageBreak/>
          <w:delText xml:space="preserve">פרק חמישי</w:delText>
        </w:r>
      </w:del>
    </w:p>
    <w:p w:rsidR="00E403F0" w:rsidRPr="00AD695E" w:rsidRDefault="00E403F0" w:rsidP="00E403F0">
      <w:pPr>
        <w:pStyle w:val="afff7"/>
        <w:framePr w:wrap="around"/>
        <w:spacing w:line="240" w:lineRule="exact"/>
        <w:rPr>
          <w:del w:id="95336" w:author="Claude" w:date="2026-10-11T09:08:06Z"/>
          <w:rtl/>
        </w:rPr>
      </w:pPr>
      <w:del w:id="95335" w:author="Claude" w:date="2026-10-11T09:08:06Z">
        <w:r>
          <w:rPr>
            <w:rFonts w:hint="cs"/>
            <w:rtl/>
          </w:rPr>
          <w:delText xml:space="preserve">כיצד מערימין </w:delText>
        </w:r>
      </w:del>
    </w:p>
    <w:p w:rsidR="00E403F0" w:rsidRPr="00AD695E" w:rsidRDefault="00E403F0" w:rsidP="00E403F0">
      <w:pPr>
        <w:pStyle w:val="afff3"/>
        <w:framePr w:wrap="around"/>
        <w:spacing w:line="240" w:lineRule="exact"/>
        <w:rPr>
          <w:rtl/>
        </w:rPr>
      </w:pPr>
      <w:r w:rsidRPr="009239E9">
        <w:rPr>
          <w:rFonts w:hint="cs"/>
          <w:szCs w:val="18"/>
          <w:rtl/>
        </w:rPr>
        <w:t>כד:</w:t>
      </w:r>
      <w:r w:rsidRPr="009239E9">
        <w:rPr>
          <w:szCs w:val="18"/>
          <w:rtl/>
        </w:rPr>
        <w:t xml:space="preserve"> </w:t>
      </w:r>
    </w:p>
    <w:p w:rsidR="00E403F0" w:rsidRPr="00AD695E" w:rsidRDefault="00E403F0" w:rsidP="00E403F0">
      <w:pPr>
        <w:pStyle w:val="afff8"/>
        <w:framePr w:wrap="around"/>
        <w:rPr>
          <w:rtl/>
        </w:rPr>
      </w:pPr>
      <w:r>
        <w:rPr>
          <w:rFonts w:hint="cs"/>
          <w:rtl/>
        </w:rPr>
        <w:t>כד.-כח.</w:t>
      </w:r>
    </w:p>
    <w:p>
      <w:pPr>
        <w:pStyle w:val="PetichatPerek"/>
        <w:rPr>
          <w:ins w:id="95332" w:author="Claude" w:date="2026-10-11T09:08:06Z"/>
        </w:rPr>
      </w:pPr>
      <w:ins w:id="95331" w:author="Claude" w:date="2026-10-11T09:08:06Z">
        <w:r>
          <w:rPr>
            <w:rFonts w:hint="cs"/>
            <w:rtl/>
          </w:rPr>
          <w:t xml:space="preserve">פרק חמישי</w:t>
        </w:r>
        <w:r>
          <w:rPr>
            <w:rFonts w:hint="cs"/>
            <w:rtl/>
          </w:rPr>
          <w:t xml:space="preserve"> - </w:t>
        </w:r>
        <w:r>
          <w:rPr>
            <w:rFonts w:hint="cs"/>
            <w:rtl/>
          </w:rPr>
          <w:t xml:space="preserve">כיצד מערימין</w:t>
        </w:r>
      </w:ins>
    </w:p>
    <w:p>
      <w:pPr>
        <w:pStyle w:val="MishnaBatzad"/>
        <w:rPr>
          <w:ins w:id="20157" w:author="קלוד" w:date="2026-10-11T09:07:18Z"/>
        </w:rPr>
      </w:pPr>
      <w:ins w:id="20156" w:author="קלוד" w:date="2026-10-11T09:07:18Z">
        <w:r>
          <w:t xml:space="preserve">משנה א</w:t>
        </w:r>
      </w:ins>
    </w:p>
    <w:p w:rsidR="00E403F0" w:rsidRPr="00D65BEC" w:rsidRDefault="00E403F0" w:rsidP="00E403F0">
      <w:pPr>
        <w:pStyle w:val="afff9"/>
        <w:rPr>
          <w:del w:id="20095" w:author="קלוד" w:date="2026-10-11T09:07:18Z"/>
          <w:rtl/>
        </w:rPr>
      </w:pPr>
      <w:del w:id="20094" w:author="קלוד" w:date="2026-10-11T09:07:18Z">
        <w:r w:rsidRPr="00D65BEC">
          <w:rPr>
            <w:rtl/>
          </w:rPr>
          <w:delText xml:space="preserve">מתני'.</w:delText>
        </w:r>
      </w:del>
    </w:p>
    <w:p w:rsidR="00E403F0" w:rsidRPr="00D65BEC" w:rsidRDefault="00E403F0" w:rsidP="00E403F0">
      <w:pPr>
        <w:pStyle w:val="afff9"/>
        <w:spacing w:before="120"/>
        <w:rPr>
          <w:rtl/>
        </w:rPr>
        <w:pPrChange w:id="90020" w:author="קלוד" w:date="2026-10-11T12:09:42Z">
          <w:pPr>
            <w:pStyle w:val="afff9"/>
          </w:pPr>
        </w:pPrChange>
      </w:pPr>
      <w:r w:rsidRPr="00D65BEC">
        <w:rPr>
          <w:rtl/>
        </w:rPr>
        <w:t>כיצד מערימין על הבכור: מבכרת שהיתה מעוברת, אומר מה שבמעיה של זו אם זכר - עולה, ילדה זכר - יקרב עולה.</w:t>
      </w:r>
    </w:p>
    <w:p w:rsidR="00E403F0" w:rsidRPr="00D65BEC" w:rsidRDefault="00E403F0" w:rsidP="00E403F0">
      <w:pPr>
        <w:pStyle w:val="afff9"/>
        <w:rPr>
          <w:rtl/>
        </w:rPr>
      </w:pPr>
      <w:r w:rsidRPr="00D65BEC">
        <w:rPr>
          <w:rtl/>
        </w:rPr>
        <w:t>ואם נקבה זבחי שלמים;</w:t>
      </w:r>
      <w:r w:rsidRPr="00D65BEC">
        <w:rPr>
          <w:rFonts w:hint="cs"/>
          <w:rtl/>
        </w:rPr>
        <w:t xml:space="preserve"> </w:t>
      </w:r>
      <w:r w:rsidRPr="00D65BEC">
        <w:rPr>
          <w:rtl/>
        </w:rPr>
        <w:t>ילדה נקבה - תקרב שלמים.</w:t>
      </w:r>
    </w:p>
    <w:p w:rsidR="00E403F0" w:rsidRPr="00D65BEC" w:rsidRDefault="00E403F0" w:rsidP="00E403F0">
      <w:pPr>
        <w:pStyle w:val="afff9"/>
        <w:rPr>
          <w:rtl/>
        </w:rPr>
      </w:pPr>
      <w:r w:rsidRPr="00D65BEC">
        <w:rPr>
          <w:rtl/>
        </w:rPr>
        <w:t>אם זכר עולה ואם נקבה זבחי שלמים, ילדה זכר ונקבה הזכר יקרב עולה, והנקבה תקרב שלמים.</w:t>
      </w:r>
    </w:p>
    <w:p w:rsidR="00E403F0" w:rsidRPr="00D65BEC" w:rsidRDefault="00E403F0" w:rsidP="00E403F0">
      <w:pPr>
        <w:pStyle w:val="afff9"/>
        <w:rPr>
          <w:rtl/>
        </w:rPr>
      </w:pPr>
      <w:r w:rsidRPr="00D65BEC">
        <w:rPr>
          <w:rtl/>
        </w:rPr>
        <w:t>ילדה שני זכרים - אחד מהם יקרב עולה, והשני ימכר לחייבי עולה, ודמיו חולין.</w:t>
      </w:r>
    </w:p>
    <w:p w:rsidR="00E403F0" w:rsidRPr="00DC5F70" w:rsidRDefault="00E403F0" w:rsidP="00E403F0">
      <w:pPr>
        <w:pStyle w:val="afff9"/>
        <w:rPr>
          <w:spacing w:val="0"/>
          <w:rtl/>
        </w:rPr>
      </w:pPr>
      <w:r w:rsidRPr="00DC5F70">
        <w:rPr>
          <w:spacing w:val="0"/>
          <w:rtl/>
        </w:rPr>
        <w:t>ילדה שתי נקבות - אחת מהם תקרב שלמים, והשניה תימכר לחייבי שלמים, ודמיה חולין.</w:t>
      </w:r>
    </w:p>
    <w:p w:rsidR="00E403F0" w:rsidRPr="00D65BEC" w:rsidRDefault="00E403F0" w:rsidP="00E403F0">
      <w:pPr>
        <w:pStyle w:val="afff9"/>
        <w:rPr>
          <w:rtl/>
        </w:rPr>
      </w:pPr>
      <w:r w:rsidRPr="00D65BEC">
        <w:rPr>
          <w:rtl/>
        </w:rPr>
        <w:t>ילדה טומטום ואנדרוגינוס - רשב"ג אומר: אין קדושה חלה עליהן.</w:t>
      </w:r>
    </w:p>
    <w:p w:rsidR="00E403F0" w:rsidRPr="00AD695E" w:rsidRDefault="00E403F0" w:rsidP="00E403F0">
      <w:pPr>
        <w:jc w:val="center"/>
        <w:rPr>
          <w:rtl/>
        </w:rPr>
      </w:pPr>
      <w:r w:rsidRPr="00E5675B">
        <w:rPr>
          <w:rFonts w:ascii="BA חניכי הישיבות" w:hAnsi="BA חניכי הישיבות" w:cs="BA חניכי הישיבות"/>
          <w:rtl/>
        </w:rPr>
        <w:t>׻</w:t>
      </w:r>
    </w:p>
    <w:p>
      <w:pPr>
        <w:pStyle w:val="afffff8"/>
        <w:rPr>
          <w:ins w:id="90071" w:author="קלוד" w:date="2026-10-11T12:25:27Z"/>
        </w:rPr>
      </w:pPr>
      <w:ins w:id="90072" w:author="קלוד" w:date="2026-10-11T12:25:27Z">
        <w:r>
          <w:rPr>
            <w:color w:val="7B3F00"/>
          </w:rPr>
          <w:t xml:space="preserve">הטלת מום בבכור קודם שיצא לאויר העולם</w:t>
        </w:r>
      </w:ins>
    </w:p>
    <w:p>
      <w:pPr>
        <w:pStyle w:val="38"/>
        <w:rPr>
          <w:ins w:id="93792" w:author="מנוע מכני" w:date="2026-10-11T12:04:39Z"/>
        </w:rPr>
      </w:pPr>
      <w:r>
        <w:t>אר</w:t>
      </w:r>
      <w:r>
        <w:t>"</w:t>
      </w:r>
      <w:r>
        <w:t>י</w:t>
      </w:r>
      <w:r>
        <w:t xml:space="preserve">:</w:t>
      </w:r>
    </w:p>
    <w:p w:rsidR="00E403F0" w:rsidRPr="00AD695E" w:rsidRDefault="00E403F0" w:rsidP="00E403F0">
      <w:pPr>
        <w:rPr>
          <w:rtl/>
        </w:rPr>
      </w:pPr>
      <w:del w:id="93793" w:author="מנוע מכני" w:date="2026-10-11T12:04:39Z">
        <w:r>
          <w:rPr>
            <w:rtl/>
          </w:rPr>
          <w:delText xml:space="preserve"> </w:delText>
        </w:r>
      </w:del>
      <w:r>
        <w:rPr>
          <w:rtl/>
        </w:rPr>
        <w:t xml:space="preserve">מותר להטיל מום בבכור קודם שיצא לאויר העולם.</w:t>
      </w:r>
    </w:p>
    <w:p>
      <w:pPr>
        <w:pStyle w:val="38"/>
        <w:rPr>
          <w:ins w:id="93794" w:author="מנוע מכני" w:date="2026-10-11T12:04:39Z"/>
        </w:rPr>
      </w:pPr>
      <w:r w:rsidRPr="00A757C8">
        <w:t xml:space="preserve">תנן</w:t>
      </w:r>
      <w:r w:rsidRPr="00A757C8">
        <w:t xml:space="preserve">:</w:t>
      </w:r>
    </w:p>
    <w:p w:rsidR="00E403F0" w:rsidRPr="00AD695E" w:rsidRDefault="00E403F0" w:rsidP="00E403F0">
      <w:pPr>
        <w:rPr>
          <w:rtl/>
        </w:rPr>
      </w:pPr>
      <w:del w:id="93795" w:author="מנוע מכני" w:date="2026-10-11T12:04:39Z">
        <w:r w:rsidRPr="00A757C8">
          <w:rPr>
            <w:rtl/>
          </w:rPr>
          <w:delText xml:space="preserve"> </w:delText>
        </w:r>
      </w:del>
      <w:r w:rsidRPr="00A757C8">
        <w:rPr>
          <w:rtl/>
        </w:rPr>
        <w:t xml:space="preserve">אומר אדם מה שבמעיה של זו עולה עולה אין, שלמים </w:t>
      </w:r>
      <w:r w:rsidRPr="00A757C8">
        <w:rPr>
          <w:rtl/>
        </w:rPr>
        <w:t xml:space="preserve">לא</w:t>
      </w:r>
      <w:r w:rsidRPr="00A757C8">
        <w:rPr>
          <w:rtl/>
        </w:rPr>
        <w:t xml:space="preserve">, ואת אמרת דמצית מפקעת </w:t>
      </w:r>
      <w:ins w:id="91420" w:author="מנוע מכני" w:date="2026-10-11T12:04:39Z">
        <w:r>
          <w:rPr>
            <w:rtl/>
          </w:rPr>
          <w:t xml:space="preserve">לו</w:t>
        </w:r>
      </w:ins>
      <w:del w:id="91421" w:author="מנוע מכני" w:date="2026-10-11T12:04:39Z">
        <w:r w:rsidRPr="00A757C8">
          <w:rPr>
            <w:rtl/>
          </w:rPr>
          <w:delText xml:space="preserve">ליה</w:delText>
        </w:r>
      </w:del>
      <w:r w:rsidRPr="00A757C8">
        <w:rPr>
          <w:rtl/>
        </w:rPr>
        <w:t xml:space="preserve"> מקדושתה! </w:t>
      </w:r>
    </w:p>
    <w:p>
      <w:pPr>
        <w:pStyle w:val="38"/>
        <w:rPr>
          <w:ins w:id="93796" w:author="מנוע מכני" w:date="2026-10-11T12:04:39Z"/>
        </w:rPr>
      </w:pPr>
      <w:r>
        <w:t>א</w:t>
      </w:r>
      <w:r>
        <w:t>"</w:t>
      </w:r>
      <w:r>
        <w:t xml:space="preserve">ל</w:t>
      </w:r>
      <w:r>
        <w:t xml:space="preserve"> ר</w:t>
      </w:r>
      <w:r>
        <w:t>"</w:t>
      </w:r>
      <w:r>
        <w:t>י</w:t>
      </w:r>
      <w:r>
        <w:t xml:space="preserve">:</w:t>
      </w:r>
    </w:p>
    <w:p w:rsidR="00E403F0" w:rsidRPr="00AD695E" w:rsidRDefault="00E403F0" w:rsidP="00E403F0">
      <w:pPr>
        <w:rPr>
          <w:rtl/>
        </w:rPr>
      </w:pPr>
      <w:del w:id="93797" w:author="מנוע מכני" w:date="2026-10-11T12:04:39Z">
        <w:r>
          <w:rPr>
            <w:rtl/>
          </w:rPr>
          <w:delText xml:space="preserve"> </w:delText>
        </w:r>
      </w:del>
      <w:r>
        <w:rPr>
          <w:rtl/>
        </w:rPr>
        <w:t xml:space="preserve">ה"מ</w:t>
      </w:r>
      <w:r>
        <w:rPr>
          <w:rtl/>
        </w:rPr>
        <w:t xml:space="preserve"> - בזמן שבית המקדש קיים, כי </w:t>
      </w:r>
      <w:ins w:id="90117" w:author="Claude - סמנטי" w:date="2026-10-11T12:20:38Z">
        <w:r>
          <w:rPr>
            <w:rtl/>
          </w:rPr>
          <w:t xml:space="preserve">אומר</w:t>
        </w:r>
      </w:ins>
      <w:del w:id="90118" w:author="Claude - סמנטי" w:date="2026-10-11T12:20:38Z">
        <w:r>
          <w:rPr>
            <w:rtl/>
          </w:rPr>
          <w:delText xml:space="preserve">קאמינא</w:delText>
        </w:r>
      </w:del>
      <w:r>
        <w:rPr>
          <w:rtl/>
        </w:rPr>
        <w:t xml:space="preserve"> </w:t>
      </w:r>
      <w:ins w:id="92784" w:author="מנוע מכני" w:date="2026-10-11T12:04:39Z">
        <w:r>
          <w:rPr>
            <w:rtl/>
          </w:rPr>
          <w:t xml:space="preserve">אני</w:t>
        </w:r>
      </w:ins>
      <w:del w:id="92785" w:author="מנוע מכני" w:date="2026-10-11T12:04:39Z">
        <w:r>
          <w:rPr>
            <w:rtl/>
          </w:rPr>
          <w:delText xml:space="preserve">אנא</w:delText>
        </w:r>
      </w:del>
      <w:r>
        <w:rPr>
          <w:rtl/>
        </w:rPr>
        <w:t xml:space="preserve"> - בזמן הזה, דלא חזי להקרבה.</w:t>
      </w:r>
    </w:p>
    <w:p w:rsidR="00E403F0" w:rsidRPr="00AD695E" w:rsidRDefault="00E403F0" w:rsidP="00E403F0">
      <w:pPr>
        <w:rPr>
          <w:rtl/>
        </w:rPr>
      </w:pPr>
      <w:ins w:id="92282" w:author="מנוע מכני" w:date="2026-10-11T12:04:39Z">
        <w:r>
          <w:rPr>
            <w:rtl/>
          </w:rPr>
          <w:t xml:space="preserve">אם </w:t>
        </w:r>
      </w:ins>
      <w:del w:id="92283" w:author="מנוע מכני" w:date="2026-10-11T12:04:39Z">
        <w:r>
          <w:rPr>
            <w:rtl/>
          </w:rPr>
          <w:delText xml:space="preserve">אי </w:delText>
        </w:r>
      </w:del>
      <w:r>
        <w:rPr>
          <w:rtl/>
        </w:rPr>
        <w:t xml:space="preserve">בזמן הזה - </w:t>
      </w:r>
      <w:ins w:id="91424" w:author="מנוע מכני" w:date="2026-10-11T12:04:39Z">
        <w:r>
          <w:rPr>
            <w:rtl/>
          </w:rPr>
          <w:t xml:space="preserve">מה</w:t>
        </w:r>
      </w:ins>
      <w:del w:id="91425" w:author="מנוע מכני" w:date="2026-10-11T12:04:39Z">
        <w:r>
          <w:rPr>
            <w:rtl/>
          </w:rPr>
          <w:delText xml:space="preserve">מאי</w:delText>
        </w:r>
      </w:del>
      <w:r>
        <w:rPr>
          <w:rtl/>
        </w:rPr>
        <w:t xml:space="preserve"> </w:t>
      </w:r>
      <w:ins w:id="90119" w:author="Claude - סמנטי" w:date="2026-10-11T12:20:38Z">
        <w:r>
          <w:rPr>
            <w:rtl/>
          </w:rPr>
          <w:t xml:space="preserve">לומר</w:t>
        </w:r>
      </w:ins>
      <w:del w:id="90120" w:author="Claude - סמנטי" w:date="2026-10-11T12:20:38Z">
        <w:r>
          <w:rPr>
            <w:rtl/>
          </w:rPr>
          <w:delText xml:space="preserve">למימרא</w:delText>
        </w:r>
      </w:del>
      <w:r>
        <w:rPr>
          <w:rtl/>
        </w:rPr>
        <w:t xml:space="preserve">? מהו </w:t>
      </w:r>
      <w:ins w:id="92560" w:author="מנוע מכני" w:date="2026-10-11T12:04:39Z">
        <w:r>
          <w:rPr>
            <w:rtl/>
          </w:rPr>
          <w:t xml:space="preserve">דתאמר</w:t>
        </w:r>
      </w:ins>
      <w:del w:id="92561" w:author="מנוע מכני" w:date="2026-10-11T12:04:39Z">
        <w:r>
          <w:rPr>
            <w:rtl/>
          </w:rPr>
          <w:delText xml:space="preserve">דתימא</w:delText>
        </w:r>
      </w:del>
      <w:r>
        <w:rPr>
          <w:rtl/>
        </w:rPr>
        <w:t xml:space="preserve"> נגזר </w:t>
      </w:r>
      <w:r>
        <w:rPr>
          <w:rFonts w:hint="cs"/>
          <w:rtl/>
        </w:rPr>
        <w:t xml:space="preserve">שמא יצא רוב ראשו ושדי </w:t>
      </w:r>
      <w:ins w:id="91422" w:author="מנוע מכני" w:date="2026-10-11T12:04:39Z">
        <w:r>
          <w:rPr>
            <w:rFonts w:hint="cs"/>
            <w:rtl/>
          </w:rPr>
          <w:t xml:space="preserve">בו</w:t>
        </w:r>
      </w:ins>
      <w:del w:id="91423" w:author="מנוע מכני" w:date="2026-10-11T12:04:39Z">
        <w:r>
          <w:rPr>
            <w:rFonts w:hint="cs"/>
            <w:rtl/>
          </w:rPr>
          <w:delText xml:space="preserve">ביה</w:delText>
        </w:r>
      </w:del>
      <w:r>
        <w:rPr>
          <w:rFonts w:hint="cs"/>
          <w:rtl/>
        </w:rPr>
        <w:t xml:space="preserve"> מום </w:t>
      </w:r>
    </w:p>
    <w:p w:rsidR="00E403F0" w:rsidRPr="00AD695E" w:rsidRDefault="00E403F0" w:rsidP="00E403F0">
      <w:pPr>
        <w:rPr>
          <w:rtl/>
        </w:rPr>
      </w:pPr>
      <w:r>
        <w:rPr>
          <w:rtl/>
        </w:rPr>
        <w:t xml:space="preserve">ואימא </w:t>
      </w:r>
      <w:r>
        <w:rPr>
          <w:rtl/>
        </w:rPr>
        <w:t xml:space="preserve">ה"</w:t>
      </w:r>
      <w:r>
        <w:rPr>
          <w:rFonts w:hint="cs"/>
          <w:rtl/>
        </w:rPr>
        <w:t xml:space="preserve">נ</w:t>
      </w:r>
      <w:r>
        <w:rPr>
          <w:rFonts w:hint="cs"/>
          <w:rtl/>
        </w:rPr>
        <w:t xml:space="preserve"> </w:t>
      </w:r>
      <w:ins w:id="90198" w:author="מנוע מכני" w:date="2026-10-11T12:04:39Z">
        <w:r>
          <w:rPr>
            <w:rtl/>
          </w:rPr>
          <w:t xml:space="preserve">אפי'</w:t>
        </w:r>
      </w:ins>
      <w:del w:id="90199" w:author="מנוע מכני" w:date="2026-10-11T12:04:39Z">
        <w:r>
          <w:rPr>
            <w:rtl/>
          </w:rPr>
          <w:delText xml:space="preserve">אפילו</w:delText>
        </w:r>
      </w:del>
      <w:r>
        <w:rPr>
          <w:rtl/>
        </w:rPr>
        <w:t xml:space="preserve"> </w:t>
      </w:r>
      <w:ins w:id="91428" w:author="מנוע מכני" w:date="2026-10-11T12:04:39Z">
        <w:r>
          <w:rPr>
            <w:rtl/>
          </w:rPr>
          <w:t xml:space="preserve">כך</w:t>
        </w:r>
      </w:ins>
      <w:del w:id="91429" w:author="מנוע מכני" w:date="2026-10-11T12:04:39Z">
        <w:r>
          <w:rPr>
            <w:rtl/>
          </w:rPr>
          <w:delText xml:space="preserve">הכי</w:delText>
        </w:r>
      </w:del>
      <w:r>
        <w:rPr>
          <w:rtl/>
        </w:rPr>
        <w:t xml:space="preserve"> - הא עדיפא, (יתירא) מדאתי </w:t>
      </w:r>
      <w:ins w:id="91426" w:author="מנוע מכני" w:date="2026-10-11T12:04:39Z">
        <w:r>
          <w:rPr>
            <w:rtl/>
          </w:rPr>
          <w:t xml:space="preserve">בו</w:t>
        </w:r>
      </w:ins>
      <w:del w:id="91427" w:author="מנוע מכני" w:date="2026-10-11T12:04:39Z">
        <w:r>
          <w:rPr>
            <w:rtl/>
          </w:rPr>
          <w:delText xml:space="preserve">ביה</w:delText>
        </w:r>
      </w:del>
      <w:r>
        <w:rPr>
          <w:rtl/>
        </w:rPr>
        <w:t xml:space="preserve"> לידי גיזה ועבודה.</w:t>
      </w:r>
    </w:p>
    <w:p w:rsidR="00E403F0" w:rsidRPr="00AD695E" w:rsidRDefault="00E403F0" w:rsidP="00E403F0">
      <w:pPr>
        <w:jc w:val="center"/>
        <w:rPr>
          <w:del w:id="90034" w:author="מנוע עיצוב" w:date="2026-10-11T12:09:26Z"/>
          <w:rtl/>
        </w:rPr>
      </w:pPr>
      <w:del w:id="90033" w:author="מנוע עיצוב" w:date="2026-10-11T12:09:26Z">
        <w:r w:rsidRPr="00E5675B">
          <w:rPr>
            <w:rFonts w:ascii="BA חניכי הישיבות" w:hAnsi="BA חניכי הישיבות" w:cs="BA חניכי הישיבות"/>
            <w:rtl/>
          </w:rPr>
          <w:delText xml:space="preserve">׻</w:delText>
        </w:r>
      </w:del>
    </w:p>
    <w:p w:rsidR="00E403F0" w:rsidRPr="00AD695E" w:rsidRDefault="00E403F0" w:rsidP="00E403F0">
      <w:pPr>
        <w:pStyle w:val="affff1"/>
        <w:ind w:end="0"/>
        <w:rPr>
          <w:rtl/>
        </w:rPr>
        <w:pPrChange w:id="20032" w:author="קלוד" w:date="2026-10-11T09:07:18Z">
          <w:pPr>
            <w:pStyle w:val="affff1"/>
            <w:rPr>
              <w:rtl/>
            </w:rPr>
          </w:pPr>
        </w:pPrChange>
      </w:pPr>
      <w:ins w:id="9818" w:author="מספור קטעי משנה" w:date="2026-10-11T09:35:05Z">
        <w:r>
          <w:rPr>
            <w:rStyle w:val="MisparKeta"/>
          </w:rPr>
          <w:t xml:space="preserve">ג. </w:t>
        </w:r>
      </w:ins>
      <w:r>
        <w:rPr>
          <w:rtl/>
        </w:rPr>
        <w:t>אם נקבה זבחי שלמים.</w:t>
      </w:r>
    </w:p>
    <w:p w:rsidR="00E403F0" w:rsidRPr="00AD695E" w:rsidRDefault="00E403F0" w:rsidP="00E403F0">
      <w:pPr>
        <w:rPr>
          <w:rtl/>
        </w:rPr>
      </w:pPr>
      <w:r>
        <w:rPr>
          <w:rtl/>
        </w:rPr>
        <w:t xml:space="preserve">נקבה מי קדשה בבכורה? סיפא </w:t>
      </w:r>
      <w:ins w:id="92786" w:author="מנוע מכני" w:date="2026-10-11T12:04:39Z">
        <w:r>
          <w:rPr>
            <w:rtl/>
          </w:rPr>
          <w:t xml:space="preserve">באה</w:t>
        </w:r>
      </w:ins>
      <w:del w:id="92787" w:author="מנוע מכני" w:date="2026-10-11T12:04:39Z">
        <w:r>
          <w:rPr>
            <w:rtl/>
          </w:rPr>
          <w:delText xml:space="preserve">אתיא</w:delText>
        </w:r>
      </w:del>
      <w:r>
        <w:rPr>
          <w:rtl/>
        </w:rPr>
        <w:t xml:space="preserve"> לבהמה דהקדש.</w:t>
      </w:r>
    </w:p>
    <w:p w:rsidR="00E403F0" w:rsidRPr="00AD695E" w:rsidRDefault="00E403F0" w:rsidP="00E403F0">
      <w:pPr>
        <w:jc w:val="center"/>
        <w:rPr>
          <w:del w:id="90036" w:author="מנוע עיצוב" w:date="2026-10-11T12:09:26Z"/>
          <w:rtl/>
        </w:rPr>
      </w:pPr>
      <w:del w:id="90035" w:author="מנוע עיצוב" w:date="2026-10-11T12:09:26Z">
        <w:r w:rsidRPr="00E5675B">
          <w:rPr>
            <w:rFonts w:ascii="BA חניכי הישיבות" w:hAnsi="BA חניכי הישיבות" w:cs="BA חניכי הישיבות"/>
            <w:rtl/>
          </w:rPr>
          <w:delText xml:space="preserve">׻</w:delText>
        </w:r>
      </w:del>
    </w:p>
    <w:p w:rsidR="00E403F0" w:rsidRPr="00AD695E" w:rsidRDefault="00E403F0" w:rsidP="00E403F0">
      <w:pPr>
        <w:pStyle w:val="affff1"/>
        <w:ind w:end="0"/>
        <w:rPr>
          <w:rtl/>
        </w:rPr>
        <w:pPrChange w:id="20033" w:author="קלוד" w:date="2026-10-11T09:07:18Z">
          <w:pPr>
            <w:pStyle w:val="affff1"/>
            <w:rPr>
              <w:rtl/>
            </w:rPr>
          </w:pPr>
        </w:pPrChange>
      </w:pPr>
      <w:ins w:id="9819" w:author="מספור קטעי משנה" w:date="2026-10-11T09:35:05Z">
        <w:r>
          <w:rPr>
            <w:rStyle w:val="MisparKeta"/>
          </w:rPr>
          <w:t xml:space="preserve">ה. </w:t>
        </w:r>
      </w:ins>
      <w:r>
        <w:rPr>
          <w:rtl/>
        </w:rPr>
        <w:t>ילדה שני זכרים כו'.</w:t>
      </w:r>
    </w:p>
    <w:p>
      <w:pPr>
        <w:pStyle w:val="38"/>
        <w:rPr>
          <w:ins w:id="93798" w:author="מנוע מכני" w:date="2026-10-11T12:04:39Z"/>
        </w:rPr>
      </w:pPr>
      <w:ins w:id="90734" w:author="מנוע מכני" w:date="2026-10-11T12:04:39Z">
        <w:r>
          <w:t xml:space="preserve">אמרו</w:t>
        </w:r>
      </w:ins>
      <w:del w:id="90735" w:author="מנוע מכני" w:date="2026-10-11T12:04:39Z">
        <w:r>
          <w:delText xml:space="preserve">אמרי</w:delText>
        </w:r>
      </w:del>
      <w:r>
        <w:t xml:space="preserve">:</w:t>
      </w:r>
    </w:p>
    <w:p w:rsidR="00E403F0" w:rsidRPr="00AD695E" w:rsidRDefault="00E403F0" w:rsidP="00E403F0">
      <w:pPr>
        <w:rPr>
          <w:rtl/>
        </w:rPr>
      </w:pPr>
      <w:del w:id="93799" w:author="מנוע מכני" w:date="2026-10-11T12:04:39Z">
        <w:r>
          <w:rPr>
            <w:rtl/>
          </w:rPr>
          <w:delText xml:space="preserve"> </w:delText>
        </w:r>
      </w:del>
      <w:ins w:id="92284" w:author="מנוע מכני" w:date="2026-10-11T12:04:39Z">
        <w:r>
          <w:rPr>
            <w:rtl/>
          </w:rPr>
          <w:t xml:space="preserve">אם </w:t>
        </w:r>
      </w:ins>
      <w:del w:id="92285" w:author="מנוע מכני" w:date="2026-10-11T12:04:39Z">
        <w:r>
          <w:rPr>
            <w:rtl/>
          </w:rPr>
          <w:delText xml:space="preserve">אי </w:delText>
        </w:r>
      </w:del>
      <w:r>
        <w:rPr>
          <w:rtl/>
        </w:rPr>
        <w:t xml:space="preserve">בהמה דהקדש, היאך דאקדיש עולה ליהדר עולה, אידך נהוי בקדושתיה דאימיה! סיפא אתאן לבהמת חולין.</w:t>
      </w:r>
    </w:p>
    <w:p w:rsidR="00E403F0" w:rsidRPr="00AD695E" w:rsidRDefault="00E403F0" w:rsidP="00E403F0">
      <w:pPr>
        <w:jc w:val="center"/>
        <w:rPr>
          <w:del w:id="90038" w:author="מנוע עיצוב" w:date="2026-10-11T12:09:26Z"/>
          <w:rtl/>
        </w:rPr>
      </w:pPr>
      <w:del w:id="90037" w:author="מנוע עיצוב" w:date="2026-10-11T12:09:26Z">
        <w:r w:rsidRPr="00E5675B">
          <w:rPr>
            <w:rFonts w:ascii="BA חניכי הישיבות" w:hAnsi="BA חניכי הישיבות" w:cs="BA חניכי הישיבות"/>
            <w:rtl/>
          </w:rPr>
          <w:delText xml:space="preserve">׻</w:delText>
        </w:r>
      </w:del>
    </w:p>
    <w:p w:rsidR="00E403F0" w:rsidRPr="00AD695E" w:rsidRDefault="00E403F0" w:rsidP="00E403F0">
      <w:pPr>
        <w:pStyle w:val="affff1"/>
        <w:ind w:end="0"/>
        <w:rPr>
          <w:rtl/>
        </w:rPr>
        <w:pPrChange w:id="20034" w:author="קלוד" w:date="2026-10-11T09:07:18Z">
          <w:pPr>
            <w:pStyle w:val="affff1"/>
            <w:rPr>
              <w:rtl/>
            </w:rPr>
          </w:pPr>
        </w:pPrChange>
      </w:pPr>
      <w:ins w:id="9820" w:author="מספור קטעי משנה" w:date="2026-10-11T09:35:05Z">
        <w:r>
          <w:rPr>
            <w:rStyle w:val="MisparKeta"/>
          </w:rPr>
          <w:t xml:space="preserve">ה. </w:t>
        </w:r>
      </w:ins>
      <w:r>
        <w:rPr>
          <w:rtl/>
        </w:rPr>
        <w:t>ילדה טומטום ואנדרוגינוס כו'.</w:t>
      </w:r>
    </w:p>
    <w:p w:rsidR="00E403F0" w:rsidRPr="00AD695E" w:rsidRDefault="00E403F0" w:rsidP="00E403F0">
      <w:pPr>
        <w:pStyle w:val="afff3"/>
        <w:framePr w:wrap="around"/>
        <w:spacing w:line="240" w:lineRule="exact"/>
        <w:rPr>
          <w:rtl/>
        </w:rPr>
      </w:pPr>
      <w:r w:rsidRPr="009239E9">
        <w:rPr>
          <w:rFonts w:hint="cs"/>
          <w:szCs w:val="18"/>
          <w:rtl/>
        </w:rPr>
        <w:t>כה.</w:t>
      </w:r>
    </w:p>
    <w:p w:rsidR="00E403F0" w:rsidRPr="00AD695E" w:rsidRDefault="00E403F0" w:rsidP="00E403F0">
      <w:pPr>
        <w:rPr>
          <w:rtl/>
        </w:rPr>
      </w:pPr>
      <w:ins w:id="91430" w:author="מנוע מכני" w:date="2026-10-11T12:04:39Z">
        <w:r>
          <w:rPr>
            <w:rtl/>
          </w:rPr>
          <w:t xml:space="preserve">למה</w:t>
        </w:r>
      </w:ins>
      <w:del w:id="91431" w:author="מנוע מכני" w:date="2026-10-11T12:04:39Z">
        <w:r>
          <w:rPr>
            <w:rtl/>
          </w:rPr>
          <w:delText xml:space="preserve">אמאי</w:delText>
        </w:r>
      </w:del>
      <w:r>
        <w:rPr>
          <w:rtl/>
        </w:rPr>
        <w:t xml:space="preserve"> אין קדושה חלה עליהן,</w:t>
      </w:r>
      <w:r w:rsidRPr="00217260">
        <w:rPr>
          <w:b/>
          <w:bCs/>
          <w:rtl/>
        </w:rPr>
        <w:t xml:space="preserve"> </w:t>
      </w:r>
      <w:r w:rsidRPr="00217260">
        <w:rPr>
          <w:rFonts w:hint="cs"/>
          <w:b/>
          <w:bCs/>
          <w:rtl/>
        </w:rPr>
        <w:t xml:space="preserve">בהכרח </w:t>
      </w:r>
      <w:ins w:id="92372" w:author="מנוע מכני" w:date="2026-10-11T12:04:39Z">
        <w:r>
          <w:rPr>
            <w:rFonts w:hint="cs"/>
            <w:b/>
            <w:bCs/>
            <w:rtl/>
          </w:rPr>
          <w:t xml:space="preserve">דסבר</w:t>
        </w:r>
      </w:ins>
      <w:del w:id="92373" w:author="מנוע מכני" w:date="2026-10-11T12:04:39Z">
        <w:r w:rsidRPr="00217260">
          <w:rPr>
            <w:rFonts w:hint="cs"/>
            <w:b/>
            <w:bCs/>
            <w:rtl/>
          </w:rPr>
          <w:delText xml:space="preserve">דס</w:delText>
        </w:r>
        <w:r w:rsidRPr="00217260">
          <w:rPr>
            <w:b/>
            <w:bCs/>
            <w:rtl/>
          </w:rPr>
          <w:delText xml:space="preserve">"</w:delText>
        </w:r>
        <w:r w:rsidRPr="00217260">
          <w:rPr>
            <w:rFonts w:hint="cs"/>
            <w:b/>
            <w:bCs/>
            <w:rtl/>
          </w:rPr>
          <w:delText xml:space="preserve">ל</w:delText>
        </w:r>
      </w:del>
      <w:r w:rsidRPr="00217260">
        <w:rPr>
          <w:b/>
          <w:bCs/>
          <w:rtl/>
        </w:rPr>
        <w:t xml:space="preserve"> </w:t>
      </w:r>
      <w:r w:rsidRPr="00217260">
        <w:rPr>
          <w:rStyle w:val="2fb"/>
          <w:rFonts w:hint="cs"/>
          <w:b/>
          <w:bCs/>
          <w:rtl/>
        </w:rPr>
        <w:t>ל</w:t>
      </w:r>
      <w:r w:rsidRPr="00217260">
        <w:rPr>
          <w:rStyle w:val="2fb"/>
          <w:b/>
          <w:bCs/>
          <w:rtl/>
        </w:rPr>
        <w:t xml:space="preserve">רשב"ג</w:t>
      </w:r>
      <w:r w:rsidRPr="00217260">
        <w:rPr>
          <w:b/>
          <w:bCs/>
          <w:rtl/>
        </w:rPr>
        <w:t xml:space="preserve">: ולדות קדשים - בהוייתן הן קדושין.</w:t>
      </w:r>
      <w:r w:rsidRPr="00217260">
        <w:rPr>
          <w:rFonts w:hint="cs"/>
          <w:b/>
          <w:bCs/>
          <w:rtl/>
        </w:rPr>
        <w:t xml:space="preserve"> </w:t>
      </w:r>
    </w:p>
    <w:p w:rsidR="00E403F0" w:rsidRPr="00AD695E" w:rsidRDefault="00E403F0" w:rsidP="00E403F0">
      <w:pPr>
        <w:rPr>
          <w:rtl/>
        </w:rPr>
      </w:pPr>
      <w:ins w:id="91432" w:author="מנוע מכני" w:date="2026-10-11T12:04:39Z">
        <w:r>
          <w:rPr>
            <w:rtl/>
          </w:rPr>
          <w:t xml:space="preserve">וזה</w:t>
        </w:r>
      </w:ins>
      <w:del w:id="91433" w:author="מנוע מכני" w:date="2026-10-11T12:04:39Z">
        <w:r>
          <w:rPr>
            <w:rtl/>
          </w:rPr>
          <w:delText xml:space="preserve">והאי</w:delText>
        </w:r>
      </w:del>
      <w:r>
        <w:rPr>
          <w:rtl/>
        </w:rPr>
        <w:t xml:space="preserve"> תנא סבר: ולדי קדשים - ממעי אמן הן קדושים</w:t>
      </w:r>
      <w:ins w:id="91886" w:author="מנוע מכני" w:date="2026-10-11T12:04:39Z">
        <w:r>
          <w:rPr>
            <w:rtl/>
          </w:rPr>
          <w:t xml:space="preserve">,</w:t>
        </w:r>
      </w:ins>
      <w:del w:id="91887" w:author="מנוע מכני" w:date="2026-10-11T12:04:39Z">
        <w:r>
          <w:rPr>
            <w:rtl/>
          </w:rPr>
          <w:delText xml:space="preserve">;</w:delText>
        </w:r>
      </w:del>
    </w:p>
    <w:p>
      <w:pPr>
        <w:pStyle w:val="afffff8"/>
        <w:rPr>
          <w:ins w:id="90069" w:author="קלוד" w:date="2026-10-11T12:25:27Z"/>
        </w:rPr>
      </w:pPr>
      <w:ins w:id="90070" w:author="קלוד" w:date="2026-10-11T12:25:27Z">
        <w:r>
          <w:rPr>
            <w:color w:val="7B3F00"/>
          </w:rPr>
          <w:t xml:space="preserve">מקדיש בכור - 'איש אותו', 'בבהמה', 'אשר יבוכר'</w:t>
        </w:r>
      </w:ins>
    </w:p>
    <w:p w:rsidR="00E403F0" w:rsidRPr="00AD695E" w:rsidRDefault="00E403F0" w:rsidP="00E403F0">
      <w:pPr>
        <w:rPr>
          <w:rtl/>
        </w:rPr>
      </w:pPr>
      <w:r>
        <w:rPr>
          <w:rtl/>
        </w:rPr>
        <w:t>ד</w:t>
      </w:r>
      <w:r w:rsidRPr="00217260">
        <w:rPr>
          <w:b/>
          <w:bCs/>
          <w:rtl/>
        </w:rPr>
        <w:t>ת"ר</w:t>
      </w:r>
      <w:r>
        <w:rPr>
          <w:rtl/>
        </w:rPr>
        <w:t xml:space="preserve">: אילו נאמר בכור </w:t>
      </w:r>
      <w:r>
        <w:rPr>
          <w:rtl/>
        </w:rPr>
        <w:t xml:space="preserve">לא</w:t>
      </w:r>
      <w:r>
        <w:rPr>
          <w:rtl/>
        </w:rPr>
        <w:t xml:space="preserve"> יקדיש הייתי אומר - בכור </w:t>
      </w:r>
      <w:r>
        <w:rPr>
          <w:rtl/>
        </w:rPr>
        <w:t xml:space="preserve">לא</w:t>
      </w:r>
      <w:r>
        <w:rPr>
          <w:rtl/>
        </w:rPr>
        <w:t xml:space="preserve"> יקדיש הקדישות, </w:t>
      </w:r>
    </w:p>
    <w:p w:rsidR="00E403F0" w:rsidRPr="00AD695E" w:rsidRDefault="00E403F0" w:rsidP="00E403F0">
      <w:pPr>
        <w:rPr>
          <w:rtl/>
        </w:rPr>
      </w:pPr>
      <w:r>
        <w:rPr>
          <w:rtl/>
        </w:rPr>
        <w:t xml:space="preserve">ת"ל</w:t>
      </w:r>
      <w:r>
        <w:rPr>
          <w:rtl/>
        </w:rPr>
        <w:t xml:space="preserve"> </w:t>
      </w:r>
      <w:r>
        <w:rPr>
          <w:rFonts w:hint="cs"/>
          <w:rtl/>
        </w:rPr>
        <w:t>'</w:t>
      </w:r>
      <w:ins w:id="90479" w:author="Claude - סמנטי" w:date="2026-10-11T12:20:38Z">
        <w:r>
          <w:rPr>
            <w:rStyle w:val="afffff0"/>
            <w:rtl/>
          </w:rPr>
          <w:t xml:space="preserve">אִישׁ אוֹתוֹ</w:t>
        </w:r>
      </w:ins>
      <w:del w:id="90480" w:author="Claude - סמנטי" w:date="2026-10-11T12:20:38Z">
        <w:r>
          <w:rPr>
            <w:rtl/>
          </w:rPr>
          <w:delText xml:space="preserve">איש אותו</w:delText>
        </w:r>
      </w:del>
      <w:r>
        <w:rPr>
          <w:rFonts w:hint="cs"/>
          <w:rtl/>
        </w:rPr>
        <w:t>'</w:t>
      </w:r>
      <w:r>
        <w:rPr>
          <w:rtl/>
        </w:rPr>
        <w:t xml:space="preserve"> - אותו אי אתה מקדיש, אבל מקדיש אדם בכור הקדישות </w:t>
      </w:r>
    </w:p>
    <w:p w:rsidR="00E403F0" w:rsidRPr="00AD695E" w:rsidRDefault="00E403F0" w:rsidP="00E403F0">
      <w:pPr>
        <w:rPr>
          <w:rtl/>
        </w:rPr>
      </w:pPr>
      <w:r>
        <w:rPr>
          <w:rtl/>
        </w:rPr>
        <w:t xml:space="preserve">ועדיין אני אומר הוא - </w:t>
      </w:r>
      <w:r>
        <w:rPr>
          <w:rtl/>
        </w:rPr>
        <w:t xml:space="preserve">לא</w:t>
      </w:r>
      <w:r>
        <w:rPr>
          <w:rtl/>
        </w:rPr>
        <w:t xml:space="preserve"> יקדיש, אבל יקדישוהו אחרים - </w:t>
      </w:r>
      <w:r>
        <w:rPr>
          <w:rtl/>
        </w:rPr>
        <w:t xml:space="preserve">ת"ל</w:t>
      </w:r>
      <w:r>
        <w:rPr>
          <w:rtl/>
        </w:rPr>
        <w:t xml:space="preserve"> </w:t>
      </w:r>
      <w:r>
        <w:rPr>
          <w:rFonts w:hint="cs"/>
          <w:rtl/>
        </w:rPr>
        <w:t>'</w:t>
      </w:r>
      <w:ins w:id="90481" w:author="Claude - סמנטי" w:date="2026-10-11T12:20:38Z">
        <w:r>
          <w:rPr>
            <w:rStyle w:val="afffff0"/>
            <w:rtl/>
          </w:rPr>
          <w:t xml:space="preserve">בִּבְהֵמָה</w:t>
        </w:r>
      </w:ins>
      <w:del w:id="90482" w:author="Claude - סמנטי" w:date="2026-10-11T12:20:38Z">
        <w:r>
          <w:rPr>
            <w:rtl/>
          </w:rPr>
          <w:delText xml:space="preserve">בבהמה</w:delText>
        </w:r>
      </w:del>
      <w:r>
        <w:rPr>
          <w:rFonts w:hint="cs"/>
          <w:rtl/>
        </w:rPr>
        <w:t>'</w:t>
      </w:r>
      <w:r>
        <w:rPr>
          <w:rtl/>
        </w:rPr>
        <w:t xml:space="preserve"> - בבהמה עסקתי.</w:t>
      </w:r>
    </w:p>
    <w:p w:rsidR="00E403F0" w:rsidRPr="00AD695E" w:rsidRDefault="00E403F0" w:rsidP="00E403F0">
      <w:pPr>
        <w:rPr>
          <w:rtl/>
        </w:rPr>
      </w:pPr>
      <w:r>
        <w:rPr>
          <w:rtl/>
        </w:rPr>
        <w:t xml:space="preserve">יכול </w:t>
      </w:r>
      <w:r>
        <w:rPr>
          <w:rtl/>
        </w:rPr>
        <w:t xml:space="preserve">לא</w:t>
      </w:r>
      <w:r>
        <w:rPr>
          <w:rtl/>
        </w:rPr>
        <w:t xml:space="preserve"> יקדישנו בבטן </w:t>
      </w:r>
      <w:r>
        <w:rPr>
          <w:rtl/>
        </w:rPr>
        <w:t xml:space="preserve">ת"ל</w:t>
      </w:r>
      <w:r>
        <w:rPr>
          <w:rtl/>
        </w:rPr>
        <w:t xml:space="preserve"> </w:t>
      </w:r>
      <w:r>
        <w:rPr>
          <w:rFonts w:hint="cs"/>
          <w:rtl/>
        </w:rPr>
        <w:t>'</w:t>
      </w:r>
      <w:r>
        <w:rPr>
          <w:rStyle w:val="afffff0"/>
          <w:rtl/>
        </w:rPr>
        <w:t xml:space="preserve">אשר יבוכר לה</w:t>
      </w:r>
      <w:r>
        <w:rPr>
          <w:rtl/>
        </w:rPr>
        <w:t xml:space="preserve">', משיבוכר לה' - אי אתה מקדיש, אבל אתה מקדיש בבטן.</w:t>
      </w:r>
    </w:p>
    <w:p w:rsidR="00E403F0" w:rsidRPr="00AD695E" w:rsidRDefault="00E403F0" w:rsidP="00E403F0">
      <w:pPr>
        <w:rPr>
          <w:rtl/>
        </w:rPr>
      </w:pPr>
      <w:r>
        <w:rPr>
          <w:rtl/>
        </w:rPr>
        <w:t xml:space="preserve">יכול אף ולדי כל הקדשים כן - </w:t>
      </w:r>
      <w:r>
        <w:rPr>
          <w:rtl/>
        </w:rPr>
        <w:t xml:space="preserve">ת"ל</w:t>
      </w:r>
      <w:r>
        <w:rPr>
          <w:rtl/>
        </w:rPr>
        <w:t xml:space="preserve"> </w:t>
      </w:r>
      <w:r>
        <w:rPr>
          <w:rFonts w:hint="cs"/>
          <w:rtl/>
        </w:rPr>
        <w:t>'</w:t>
      </w:r>
      <w:ins w:id="90483" w:author="Claude - סמנטי" w:date="2026-10-11T12:20:38Z">
        <w:r>
          <w:rPr>
            <w:rStyle w:val="afffff0"/>
            <w:rtl/>
          </w:rPr>
          <w:t xml:space="preserve">אַךְ</w:t>
        </w:r>
      </w:ins>
      <w:del w:id="90484" w:author="Claude - סמנטי" w:date="2026-10-11T12:20:38Z">
        <w:r>
          <w:rPr>
            <w:rtl/>
          </w:rPr>
          <w:delText xml:space="preserve">אך</w:delText>
        </w:r>
      </w:del>
      <w:r>
        <w:rPr>
          <w:rFonts w:hint="cs"/>
          <w:rtl/>
        </w:rPr>
        <w:t>'</w:t>
      </w:r>
      <w:r>
        <w:rPr>
          <w:rtl/>
        </w:rPr>
        <w:t xml:space="preserve"> - חלק.</w:t>
      </w:r>
    </w:p>
    <w:p w:rsidR="00E403F0" w:rsidRPr="00AD695E" w:rsidRDefault="00E403F0" w:rsidP="00E403F0">
      <w:pPr>
        <w:rPr>
          <w:rtl/>
        </w:rPr>
      </w:pPr>
      <w:ins w:id="92026" w:author="מנוע מכני" w:date="2026-10-11T12:04:39Z">
        <w:r>
          <w:rPr>
            <w:rtl/>
          </w:rPr>
          <w:t xml:space="preserve">ומשמע</w:t>
        </w:r>
        <w:r>
          <w:rPr>
            <w:rtl/>
          </w:rPr>
          <w:t xml:space="preserve"> </w:t>
        </w:r>
        <w:ins w:id="92374" w:author="מנוע מכני" w:date="2026-10-11T12:04:39Z">
          <w:r>
            <w:rPr>
              <w:rtl/>
            </w:rPr>
            <w:t xml:space="preserve">שסבר</w:t>
          </w:r>
        </w:ins>
        <w:del w:id="92375" w:author="מנוע מכני" w:date="2026-10-11T12:04:39Z">
          <w:r>
            <w:rPr>
              <w:rtl/>
            </w:rPr>
            <w:delText xml:space="preserve">ש</w:delText>
          </w:r>
          <w:r>
            <w:rPr>
              <w:rtl/>
            </w:rPr>
            <w:delText xml:space="preserve">ס"ל</w:delText>
          </w:r>
        </w:del>
      </w:ins>
      <w:del w:id="92027" w:author="מנוע מכני" w:date="2026-10-11T12:04:39Z">
        <w:r>
          <w:rPr>
            <w:rtl/>
          </w:rPr>
          <w:delText xml:space="preserve">אלמא </w:delText>
        </w:r>
      </w:del>
      <w:r>
        <w:rPr>
          <w:rtl/>
        </w:rPr>
        <w:t xml:space="preserve">: ולדי קדשים ממעי אמן הן קדושין.</w:t>
      </w:r>
    </w:p>
    <w:p w:rsidR="00E403F0" w:rsidRPr="00AD695E" w:rsidRDefault="00E403F0" w:rsidP="00E403F0">
      <w:pPr>
        <w:rPr>
          <w:rtl/>
        </w:rPr>
      </w:pPr>
    </w:p>
    <w:p>
      <w:pPr>
        <w:pStyle w:val="afffff8"/>
        <w:rPr>
          <w:ins w:id="90067" w:author="קלוד" w:date="2026-10-11T12:25:27Z"/>
        </w:rPr>
      </w:pPr>
      <w:ins w:id="90068" w:author="קלוד" w:date="2026-10-11T12:25:27Z">
        <w:r>
          <w:rPr>
            <w:color w:val="7B3F00"/>
          </w:rPr>
          <w:t xml:space="preserve">האומר על בכור עם יציאת רובו 'עולה' - עולה או בכור</w:t>
        </w:r>
      </w:ins>
    </w:p>
    <w:p>
      <w:pPr>
        <w:pStyle w:val="38"/>
        <w:rPr>
          <w:ins w:id="93801" w:author="מנוע מכני" w:date="2026-10-11T12:04:39Z"/>
        </w:rPr>
      </w:pPr>
      <w:r>
        <w:t xml:space="preserve">א"ל</w:t>
      </w:r>
      <w:r>
        <w:t xml:space="preserve"> רב עמרם לרב ששת:</w:t>
      </w:r>
    </w:p>
    <w:p w:rsidR="00E403F0" w:rsidRPr="00AD695E" w:rsidRDefault="00E403F0" w:rsidP="00E403F0">
      <w:pPr>
        <w:rPr>
          <w:rtl/>
        </w:rPr>
      </w:pPr>
      <w:del w:id="93802" w:author="מנוע מכני" w:date="2026-10-11T12:04:39Z">
        <w:r>
          <w:rPr>
            <w:rtl/>
          </w:rPr>
          <w:delText xml:space="preserve"> </w:delText>
        </w:r>
      </w:del>
      <w:r>
        <w:rPr>
          <w:rtl/>
        </w:rPr>
        <w:t xml:space="preserve">אמר</w:t>
      </w:r>
      <w:r>
        <w:rPr>
          <w:rtl/>
        </w:rPr>
        <w:t xml:space="preserve"> על הבכור עם יציאת רובו עולה, עולה הוי או בכור הוי?</w:t>
      </w:r>
    </w:p>
    <w:p w:rsidR="00E403F0" w:rsidRPr="00AD695E" w:rsidRDefault="00E403F0" w:rsidP="00E403F0">
      <w:pPr>
        <w:rPr>
          <w:rtl/>
        </w:rPr>
      </w:pPr>
      <w:r>
        <w:rPr>
          <w:rtl/>
        </w:rPr>
        <w:t xml:space="preserve">עולה הוי דכל </w:t>
      </w:r>
      <w:ins w:id="90127" w:author="Claude - סמנטי" w:date="2026-10-11T12:20:38Z">
        <w:r>
          <w:rPr>
            <w:rtl/>
          </w:rPr>
          <w:t xml:space="preserve">מעט</w:t>
        </w:r>
      </w:ins>
      <w:del w:id="90128" w:author="Claude - סמנטי" w:date="2026-10-11T12:20:38Z">
        <w:r>
          <w:rPr>
            <w:rtl/>
          </w:rPr>
          <w:delText xml:space="preserve">פורתא</w:delText>
        </w:r>
      </w:del>
      <w:r>
        <w:rPr>
          <w:rtl/>
        </w:rPr>
        <w:t xml:space="preserve"> </w:t>
      </w:r>
      <w:ins w:id="90125" w:author="Claude - סמנטי" w:date="2026-10-11T12:20:38Z">
        <w:r>
          <w:rPr>
            <w:rtl/>
          </w:rPr>
          <w:t xml:space="preserve">ומעט</w:t>
        </w:r>
      </w:ins>
      <w:del w:id="90126" w:author="Claude - סמנטי" w:date="2026-10-11T12:20:38Z">
        <w:r>
          <w:rPr>
            <w:rtl/>
          </w:rPr>
          <w:delText xml:space="preserve">ופורתא</w:delText>
        </w:r>
      </w:del>
      <w:r>
        <w:rPr>
          <w:rtl/>
        </w:rPr>
        <w:t xml:space="preserve"> דנפיק הוא כליל, או בכור הוי, דכל </w:t>
      </w:r>
      <w:ins w:id="90123" w:author="Claude - סמנטי" w:date="2026-10-11T12:20:38Z">
        <w:r>
          <w:rPr>
            <w:rtl/>
          </w:rPr>
          <w:t xml:space="preserve">מעט</w:t>
        </w:r>
      </w:ins>
      <w:del w:id="90124" w:author="Claude - סמנטי" w:date="2026-10-11T12:20:38Z">
        <w:r>
          <w:rPr>
            <w:rtl/>
          </w:rPr>
          <w:delText xml:space="preserve">פורתא</w:delText>
        </w:r>
      </w:del>
      <w:r>
        <w:rPr>
          <w:rtl/>
        </w:rPr>
        <w:t xml:space="preserve"> </w:t>
      </w:r>
      <w:ins w:id="90121" w:author="Claude - סמנטי" w:date="2026-10-11T12:20:38Z">
        <w:r>
          <w:rPr>
            <w:rtl/>
          </w:rPr>
          <w:t xml:space="preserve">ומעט</w:t>
        </w:r>
      </w:ins>
      <w:del w:id="90122" w:author="Claude - סמנטי" w:date="2026-10-11T12:20:38Z">
        <w:r>
          <w:rPr>
            <w:rtl/>
          </w:rPr>
          <w:delText xml:space="preserve">ופורתא</w:delText>
        </w:r>
      </w:del>
      <w:r>
        <w:rPr>
          <w:rtl/>
        </w:rPr>
        <w:t xml:space="preserve"> דנפיק במילתיה הוא? </w:t>
      </w:r>
    </w:p>
    <w:p>
      <w:pPr>
        <w:pStyle w:val="38"/>
        <w:rPr>
          <w:ins w:id="93803" w:author="מנוע מכני" w:date="2026-10-11T12:04:39Z"/>
        </w:rPr>
      </w:pPr>
      <w:r w:rsidRPr="00217260">
        <w:t>ל"א</w:t>
      </w:r>
      <w:r>
        <w:t xml:space="preserve">:</w:t>
      </w:r>
    </w:p>
    <w:p w:rsidR="00E403F0" w:rsidRPr="00AD695E" w:rsidRDefault="00E403F0" w:rsidP="00E403F0">
      <w:pPr>
        <w:rPr>
          <w:rtl/>
        </w:rPr>
      </w:pPr>
      <w:del w:id="93804" w:author="מנוע מכני" w:date="2026-10-11T12:04:39Z">
        <w:r>
          <w:rPr>
            <w:rtl/>
          </w:rPr>
          <w:delText xml:space="preserve"> </w:delText>
        </w:r>
      </w:del>
      <w:r>
        <w:rPr>
          <w:rtl/>
        </w:rPr>
        <w:t xml:space="preserve">שכן קדושה חיילא </w:t>
      </w:r>
      <w:ins w:id="91434" w:author="מנוע מכני" w:date="2026-10-11T12:04:39Z">
        <w:r>
          <w:rPr>
            <w:rtl/>
          </w:rPr>
          <w:t xml:space="preserve">עליו</w:t>
        </w:r>
      </w:ins>
      <w:del w:id="91435" w:author="מנוע מכני" w:date="2026-10-11T12:04:39Z">
        <w:r>
          <w:rPr>
            <w:rtl/>
          </w:rPr>
          <w:delText xml:space="preserve">עליה</w:delText>
        </w:r>
      </w:del>
      <w:r>
        <w:rPr>
          <w:rtl/>
        </w:rPr>
        <w:t xml:space="preserve">, </w:t>
      </w:r>
      <w:r>
        <w:rPr>
          <w:rtl/>
        </w:rPr>
        <w:t xml:space="preserve">או"ד</w:t>
      </w:r>
      <w:r>
        <w:rPr>
          <w:rtl/>
        </w:rPr>
        <w:t xml:space="preserve">: בכור הוי - שכן קדושתו מרחם? </w:t>
      </w:r>
    </w:p>
    <w:p>
      <w:pPr>
        <w:pStyle w:val="38"/>
        <w:rPr>
          <w:ins w:id="93805" w:author="מנוע מכני" w:date="2026-10-11T12:04:39Z"/>
        </w:rPr>
      </w:pPr>
      <w:r w:rsidRPr="007478C7">
        <w:t xml:space="preserve">א"ל</w:t>
      </w:r>
      <w:r w:rsidRPr="007478C7">
        <w:t xml:space="preserve">:</w:t>
      </w:r>
    </w:p>
    <w:p w:rsidR="00E403F0" w:rsidRPr="00AD695E" w:rsidRDefault="00E403F0" w:rsidP="00E403F0">
      <w:pPr>
        <w:rPr>
          <w:rtl/>
        </w:rPr>
      </w:pPr>
      <w:del w:id="93806" w:author="מנוע מכני" w:date="2026-10-11T12:04:39Z">
        <w:r w:rsidRPr="007478C7">
          <w:rPr>
            <w:rtl/>
          </w:rPr>
          <w:delText xml:space="preserve"> </w:delText>
        </w:r>
      </w:del>
      <w:ins w:id="91436" w:author="מנוע מכני" w:date="2026-10-11T12:04:39Z">
        <w:r>
          <w:rPr>
            <w:rtl/>
          </w:rPr>
          <w:t xml:space="preserve">מה</w:t>
        </w:r>
      </w:ins>
      <w:del w:id="91437" w:author="מנוע מכני" w:date="2026-10-11T12:04:39Z">
        <w:r w:rsidRPr="007478C7">
          <w:rPr>
            <w:rtl/>
          </w:rPr>
          <w:delText xml:space="preserve">מאי</w:delText>
        </w:r>
      </w:del>
      <w:r w:rsidRPr="007478C7">
        <w:rPr>
          <w:rtl/>
        </w:rPr>
        <w:t xml:space="preserve"> תיבעי לך? היינו דבעי אילפא, </w:t>
      </w:r>
      <w:r w:rsidRPr="007478C7">
        <w:rPr>
          <w:rtl/>
        </w:rPr>
        <w:t xml:space="preserve">אמר</w:t>
      </w:r>
      <w:r w:rsidRPr="007478C7">
        <w:rPr>
          <w:rtl/>
        </w:rPr>
        <w:t xml:space="preserve"> על הלקט עם נשירת רובו יהא הפקר, </w:t>
      </w:r>
    </w:p>
    <w:p w:rsidR="00E403F0" w:rsidRPr="00AD695E" w:rsidRDefault="00E403F0" w:rsidP="00E403F0">
      <w:pPr>
        <w:rPr>
          <w:rtl/>
        </w:rPr>
      </w:pPr>
      <w:r w:rsidRPr="00217260">
        <w:rPr>
          <w:b/>
          <w:bCs/>
          <w:rtl/>
        </w:rPr>
        <w:tab/>
        <w:t xml:space="preserve">לקט הוי </w:t>
      </w:r>
      <w:r>
        <w:rPr>
          <w:rtl/>
        </w:rPr>
        <w:t xml:space="preserve">- שכן קדושתו בידי שמים, </w:t>
      </w:r>
      <w:r w:rsidRPr="00217260">
        <w:rPr>
          <w:b/>
          <w:bCs/>
          <w:rtl/>
        </w:rPr>
        <w:t xml:space="preserve">או"ד</w:t>
      </w:r>
      <w:r w:rsidRPr="00217260">
        <w:rPr>
          <w:b/>
          <w:bCs/>
          <w:rtl/>
        </w:rPr>
        <w:t xml:space="preserve"> הפקר הוי</w:t>
      </w:r>
      <w:r>
        <w:rPr>
          <w:rtl/>
        </w:rPr>
        <w:t xml:space="preserve"> - שכן זוכין בו עניים ועשירים? </w:t>
      </w:r>
    </w:p>
    <w:p>
      <w:pPr>
        <w:pStyle w:val="38"/>
        <w:rPr>
          <w:ins w:id="93807" w:author="מנוע מכני" w:date="2026-10-11T12:04:39Z"/>
        </w:rPr>
      </w:pPr>
      <w:r w:rsidRPr="00DC5F70">
        <w:t xml:space="preserve">ואמר אביי:</w:t>
      </w:r>
    </w:p>
    <w:p w:rsidR="00E403F0" w:rsidRPr="00DC5F70" w:rsidRDefault="00E403F0" w:rsidP="00E403F0">
      <w:pPr>
        <w:rPr>
          <w:spacing w:val="-2"/>
          <w:rtl/>
        </w:rPr>
      </w:pPr>
      <w:del w:id="93808" w:author="מנוע מכני" w:date="2026-10-11T12:04:39Z">
        <w:r w:rsidRPr="00DC5F70">
          <w:rPr>
            <w:spacing w:val="-2"/>
            <w:rtl/>
          </w:rPr>
          <w:delText xml:space="preserve"> </w:delText>
        </w:r>
      </w:del>
      <w:ins w:id="91440" w:author="מנוע מכני" w:date="2026-10-11T12:04:39Z">
        <w:r>
          <w:rPr>
            <w:spacing w:val="-2"/>
            <w:rtl/>
          </w:rPr>
          <w:t xml:space="preserve">מה</w:t>
        </w:r>
      </w:ins>
      <w:del w:id="91441" w:author="מנוע מכני" w:date="2026-10-11T12:04:39Z">
        <w:r w:rsidRPr="00DC5F70">
          <w:rPr>
            <w:spacing w:val="-2"/>
            <w:rtl/>
          </w:rPr>
          <w:delText xml:space="preserve">מאי</w:delText>
        </w:r>
      </w:del>
      <w:r w:rsidRPr="00DC5F70">
        <w:rPr>
          <w:spacing w:val="-2"/>
          <w:rtl/>
        </w:rPr>
        <w:t xml:space="preserve"> תיבעי </w:t>
      </w:r>
      <w:ins w:id="91438" w:author="מנוע מכני" w:date="2026-10-11T12:04:39Z">
        <w:r>
          <w:rPr>
            <w:spacing w:val="-2"/>
            <w:rtl/>
          </w:rPr>
          <w:t xml:space="preserve">לו</w:t>
        </w:r>
      </w:ins>
      <w:del w:id="91439" w:author="מנוע מכני" w:date="2026-10-11T12:04:39Z">
        <w:r w:rsidRPr="00DC5F70">
          <w:rPr>
            <w:spacing w:val="-2"/>
            <w:rtl/>
          </w:rPr>
          <w:delText xml:space="preserve">ליה</w:delText>
        </w:r>
      </w:del>
      <w:r w:rsidRPr="00DC5F70">
        <w:rPr>
          <w:spacing w:val="-2"/>
          <w:rtl/>
        </w:rPr>
        <w:t xml:space="preserve">? דברי הרב ודברי תלמיד דברי מי שומעים? </w:t>
      </w:r>
      <w:r w:rsidRPr="00DC5F70">
        <w:rPr>
          <w:spacing w:val="-2"/>
          <w:rtl/>
        </w:rPr>
        <w:t xml:space="preserve">ה"נ</w:t>
      </w:r>
      <w:r w:rsidRPr="00DC5F70">
        <w:rPr>
          <w:spacing w:val="-2"/>
          <w:rtl/>
        </w:rPr>
        <w:t xml:space="preserve">: דברי מי שומעים? </w:t>
      </w:r>
    </w:p>
    <w:p w:rsidR="00E403F0" w:rsidRPr="00AD695E" w:rsidRDefault="00E403F0" w:rsidP="00E403F0">
      <w:pPr>
        <w:jc w:val="center"/>
        <w:rPr>
          <w:rtl/>
        </w:rPr>
      </w:pPr>
      <w:r w:rsidRPr="00E5675B">
        <w:rPr>
          <w:rFonts w:ascii="BA חניכי הישיבות" w:hAnsi="BA חניכי הישיבות" w:cs="BA חניכי הישיבות"/>
          <w:rtl/>
        </w:rPr>
        <w:lastRenderedPageBreak/>
        <w:t>׻</w:t>
      </w:r>
    </w:p>
    <w:p>
      <w:pPr>
        <w:pStyle w:val="MishnaBatzad"/>
        <w:rPr>
          <w:ins w:id="20159" w:author="קלוד" w:date="2026-10-11T09:07:18Z"/>
        </w:rPr>
      </w:pPr>
      <w:ins w:id="20158" w:author="קלוד" w:date="2026-10-11T09:07:18Z">
        <w:r>
          <w:t xml:space="preserve">משנה ג</w:t>
        </w:r>
      </w:ins>
    </w:p>
    <w:p w:rsidR="00E403F0" w:rsidRPr="00D65BEC" w:rsidRDefault="00E403F0" w:rsidP="00E403F0">
      <w:pPr>
        <w:pStyle w:val="afff9"/>
        <w:rPr>
          <w:del w:id="20097" w:author="קלוד" w:date="2026-10-11T09:07:18Z"/>
          <w:rtl/>
        </w:rPr>
      </w:pPr>
      <w:del w:id="20096" w:author="קלוד" w:date="2026-10-11T09:07:18Z">
        <w:r w:rsidRPr="00D65BEC">
          <w:rPr>
            <w:rtl/>
          </w:rPr>
          <w:delText xml:space="preserve">מתני'.</w:delText>
        </w:r>
      </w:del>
    </w:p>
    <w:p w:rsidR="00E403F0" w:rsidRPr="00D65BEC" w:rsidRDefault="00E403F0" w:rsidP="00E403F0">
      <w:pPr>
        <w:pStyle w:val="afff9"/>
        <w:spacing w:before="120"/>
        <w:rPr>
          <w:rtl/>
        </w:rPr>
        <w:pPrChange w:id="90021" w:author="קלוד" w:date="2026-10-11T12:09:42Z">
          <w:pPr>
            <w:pStyle w:val="afff9"/>
          </w:pPr>
        </w:pPrChange>
      </w:pPr>
      <w:r w:rsidRPr="00D65BEC">
        <w:rPr>
          <w:rtl/>
        </w:rPr>
        <w:t>האומר ולדה של זו עולה והיא שלמים - דבריו קיימים.</w:t>
      </w:r>
    </w:p>
    <w:p w:rsidR="00E403F0" w:rsidRPr="00D65BEC" w:rsidRDefault="00E403F0" w:rsidP="00E403F0">
      <w:pPr>
        <w:pStyle w:val="afff9"/>
        <w:rPr>
          <w:rtl/>
        </w:rPr>
      </w:pPr>
      <w:r>
        <w:rPr>
          <w:rtl/>
        </w:rPr>
        <w:t xml:space="preserve">היא שלמים וולדה עולה הרי זה ולד זבחי שלמים - דברי </w:t>
      </w:r>
      <w:r>
        <w:rPr>
          <w:rStyle w:val="TanaimMishna"/>
          <w:rtl/>
          <w:rPrChange w:id="95287" w:author="Claude" w:date="2026-10-11T09:08:06Z">
            <w:rPr>
              <w:rtl/>
            </w:rPr>
          </w:rPrChange>
        </w:rPr>
        <w:t xml:space="preserve">ר"מ</w:t>
      </w:r>
      <w:r>
        <w:rPr>
          <w:rtl/>
        </w:rPr>
        <w:t xml:space="preserve">, </w:t>
      </w:r>
    </w:p>
    <w:p w:rsidR="00E403F0" w:rsidRPr="00D64BA8" w:rsidRDefault="00E403F0" w:rsidP="00E403F0">
      <w:pPr>
        <w:pStyle w:val="afff9"/>
        <w:rPr>
          <w:spacing w:val="8"/>
          <w:rtl/>
        </w:rPr>
      </w:pPr>
      <w:r w:rsidRPr="00D64BA8">
        <w:rPr>
          <w:spacing w:val="8"/>
          <w:rtl/>
        </w:rPr>
        <w:t xml:space="preserve">א"ר יוסי: אם לכן נתכוין תחלה, הואיל ואי אפשר לקרות שני שמות כאחת דבריו קיימין, </w:t>
      </w:r>
    </w:p>
    <w:p w:rsidR="00E403F0" w:rsidRPr="00D65BEC" w:rsidRDefault="00E403F0" w:rsidP="00E403F0">
      <w:pPr>
        <w:pStyle w:val="afff9"/>
        <w:rPr>
          <w:rtl/>
        </w:rPr>
      </w:pPr>
      <w:r w:rsidRPr="00D65BEC">
        <w:rPr>
          <w:rtl/>
        </w:rPr>
        <w:t>ואם משאמר הרי זו שלמים נמלך ואמר ולדה עולה - הרי זו ולדה שלמים.</w:t>
      </w:r>
    </w:p>
    <w:p w:rsidR="00E403F0" w:rsidRPr="00AD695E" w:rsidRDefault="00E403F0" w:rsidP="00E403F0">
      <w:pPr>
        <w:jc w:val="center"/>
        <w:rPr>
          <w:rtl/>
        </w:rPr>
      </w:pPr>
      <w:r w:rsidRPr="00E5675B">
        <w:rPr>
          <w:rFonts w:ascii="BA חניכי הישיבות" w:hAnsi="BA חניכי הישיבות" w:cs="BA חניכי הישיבות"/>
          <w:rtl/>
        </w:rPr>
        <w:t>׻</w:t>
      </w:r>
    </w:p>
    <w:p>
      <w:pPr>
        <w:pStyle w:val="afffff8"/>
        <w:rPr>
          <w:ins w:id="90065" w:author="קלוד" w:date="2026-10-11T12:25:27Z"/>
        </w:rPr>
      </w:pPr>
      <w:ins w:id="90066" w:author="קלוד" w:date="2026-10-11T12:25:27Z">
        <w:r>
          <w:rPr>
            <w:color w:val="7B3F00"/>
          </w:rPr>
          <w:t xml:space="preserve">הפריש חטאת מעוברת וילדה - 'שיירו משוייר'</w:t>
        </w:r>
      </w:ins>
    </w:p>
    <w:p>
      <w:pPr>
        <w:pStyle w:val="38"/>
        <w:rPr>
          <w:ins w:id="93809" w:author="מנוע מכני" w:date="2026-10-11T12:04:39Z"/>
        </w:rPr>
      </w:pPr>
      <w:r>
        <w:t xml:space="preserve">א"ר יוחנן:</w:t>
      </w:r>
    </w:p>
    <w:p w:rsidR="00E403F0" w:rsidRPr="00AD695E" w:rsidRDefault="00E403F0" w:rsidP="00E403F0">
      <w:pPr>
        <w:rPr>
          <w:rtl/>
        </w:rPr>
      </w:pPr>
      <w:del w:id="93810" w:author="מנוע מכני" w:date="2026-10-11T12:04:39Z">
        <w:r>
          <w:rPr>
            <w:rtl/>
          </w:rPr>
          <w:delText xml:space="preserve"> </w:delText>
        </w:r>
      </w:del>
      <w:r>
        <w:rPr>
          <w:rtl/>
        </w:rPr>
        <w:t xml:space="preserve">הפריש חטאת מעוברת וילדה, רצה - בה מתכפר, רצה - בולדה מתכפר.</w:t>
      </w:r>
    </w:p>
    <w:p>
      <w:pPr>
        <w:pStyle w:val="38"/>
        <w:rPr>
          <w:ins w:id="93811" w:author="מנוע מכני" w:date="2026-10-11T12:04:39Z"/>
        </w:rPr>
      </w:pPr>
      <w:r>
        <w:t xml:space="preserve">מ"ט</w:t>
      </w:r>
      <w:r>
        <w:t xml:space="preserve">? </w:t>
      </w:r>
      <w:ins w:id="90736" w:author="מנוע מכני" w:date="2026-10-11T12:04:39Z">
        <w:r>
          <w:t xml:space="preserve">סבר</w:t>
        </w:r>
      </w:ins>
      <w:del w:id="90737" w:author="מנוע מכני" w:date="2026-10-11T12:04:39Z">
        <w:r>
          <w:delText xml:space="preserve">קסבר</w:delText>
        </w:r>
      </w:del>
      <w:r>
        <w:t xml:space="preserve"> ר</w:t>
      </w:r>
      <w:r>
        <w:t>י</w:t>
      </w:r>
      <w:r>
        <w:t>"</w:t>
      </w:r>
      <w:r>
        <w:t>ו</w:t>
      </w:r>
      <w:r>
        <w:t xml:space="preserve">:</w:t>
      </w:r>
    </w:p>
    <w:p w:rsidR="00E403F0" w:rsidRPr="00AD695E" w:rsidRDefault="00E403F0" w:rsidP="00E403F0">
      <w:pPr>
        <w:rPr>
          <w:rtl/>
        </w:rPr>
      </w:pPr>
      <w:del w:id="93812" w:author="מנוע מכני" w:date="2026-10-11T12:04:39Z">
        <w:r>
          <w:rPr>
            <w:rtl/>
          </w:rPr>
          <w:delText xml:space="preserve"> </w:delText>
        </w:r>
      </w:del>
      <w:r>
        <w:rPr>
          <w:rtl/>
        </w:rPr>
        <w:t xml:space="preserve">אם שיירו משוייר, עובר </w:t>
      </w:r>
      <w:ins w:id="90738" w:author="מנוע מכני" w:date="2026-10-11T12:04:39Z">
        <w:r>
          <w:rPr>
            <w:rtl/>
          </w:rPr>
          <w:t xml:space="preserve">לא</w:t>
        </w:r>
      </w:ins>
      <w:del w:id="90739" w:author="מנוע מכני" w:date="2026-10-11T12:04:39Z">
        <w:r>
          <w:rPr>
            <w:rtl/>
          </w:rPr>
          <w:delText xml:space="preserve">לאו</w:delText>
        </w:r>
      </w:del>
      <w:r>
        <w:rPr>
          <w:rtl/>
        </w:rPr>
        <w:t xml:space="preserve"> ירך אמו הוא</w:t>
      </w:r>
      <w:ins w:id="91888" w:author="מנוע מכני" w:date="2026-10-11T12:04:39Z">
        <w:r>
          <w:rPr>
            <w:rtl/>
          </w:rPr>
          <w:t xml:space="preserve">,</w:t>
        </w:r>
      </w:ins>
      <w:del w:id="91889" w:author="מנוע מכני" w:date="2026-10-11T12:04:39Z">
        <w:r>
          <w:rPr>
            <w:rtl/>
          </w:rPr>
          <w:delText xml:space="preserve">;</w:delText>
        </w:r>
      </w:del>
    </w:p>
    <w:p w:rsidR="00E403F0" w:rsidRPr="00AD695E" w:rsidRDefault="00E403F0" w:rsidP="00E403F0">
      <w:pPr>
        <w:rPr>
          <w:rtl/>
        </w:rPr>
      </w:pPr>
      <w:r>
        <w:rPr>
          <w:rtl/>
        </w:rPr>
        <w:t>דהו"</w:t>
      </w:r>
      <w:r>
        <w:rPr>
          <w:rFonts w:hint="cs"/>
          <w:rtl/>
        </w:rPr>
        <w:t xml:space="preserve">ל </w:t>
      </w:r>
      <w:r>
        <w:rPr>
          <w:rtl/>
        </w:rPr>
        <w:t>כמפריש שתי חטאות לאחריות, רצה - מתכפר בה, רצה מתכפר בחבירתה.</w:t>
      </w:r>
    </w:p>
    <w:p w:rsidR="00E403F0" w:rsidRPr="00AD695E" w:rsidRDefault="00E403F0" w:rsidP="00E403F0">
      <w:pPr>
        <w:rPr>
          <w:rtl/>
        </w:rPr>
      </w:pPr>
    </w:p>
    <w:p>
      <w:pPr>
        <w:pStyle w:val="38"/>
        <w:rPr>
          <w:ins w:id="93813" w:author="מנוע מכני" w:date="2026-10-11T12:04:39Z"/>
        </w:rPr>
      </w:pPr>
      <w:ins w:id="92788" w:author="מנוע מכני" w:date="2026-10-11T12:04:39Z">
        <w:r>
          <w:t xml:space="preserve">מקשה</w:t>
        </w:r>
      </w:ins>
      <w:del w:id="92789" w:author="מנוע מכני" w:date="2026-10-11T12:04:39Z">
        <w:r>
          <w:delText xml:space="preserve">מותיב</w:delText>
        </w:r>
      </w:del>
      <w:r>
        <w:t xml:space="preserve"> </w:t>
      </w:r>
      <w:ins w:id="90200" w:author="מנוע מכני" w:date="2026-10-11T12:04:39Z">
        <w:r>
          <w:t xml:space="preserve">ר"א</w:t>
        </w:r>
      </w:ins>
      <w:del w:id="90201" w:author="מנוע מכני" w:date="2026-10-11T12:04:39Z">
        <w:r>
          <w:delText xml:space="preserve">רבי אלעזר</w:delText>
        </w:r>
      </w:del>
      <w:r>
        <w:t xml:space="preserve">:</w:t>
      </w:r>
    </w:p>
    <w:p w:rsidR="00E403F0" w:rsidRPr="00AD695E" w:rsidRDefault="00E403F0" w:rsidP="00E403F0">
      <w:pPr>
        <w:rPr>
          <w:rtl/>
        </w:rPr>
      </w:pPr>
      <w:del w:id="93814" w:author="מנוע מכני" w:date="2026-10-11T12:04:39Z">
        <w:r>
          <w:rPr>
            <w:rtl/>
          </w:rPr>
          <w:delText xml:space="preserve"> </w:delText>
        </w:r>
      </w:del>
      <w:r>
        <w:rPr>
          <w:rtl/>
        </w:rPr>
        <w:t xml:space="preserve">היא שלמים וולדה עולה </w:t>
      </w:r>
      <w:r>
        <w:rPr>
          <w:rFonts w:hint="cs"/>
          <w:rtl/>
        </w:rPr>
        <w:t>הר</w:t>
      </w:r>
      <w:r>
        <w:rPr>
          <w:rtl/>
        </w:rPr>
        <w:t>"</w:t>
      </w:r>
      <w:r>
        <w:rPr>
          <w:rFonts w:hint="cs"/>
          <w:rtl/>
        </w:rPr>
        <w:t>ז</w:t>
      </w:r>
      <w:r>
        <w:rPr>
          <w:rtl/>
        </w:rPr>
        <w:t xml:space="preserve"> ולד שלמים, </w:t>
      </w:r>
      <w:ins w:id="92286" w:author="מנוע מכני" w:date="2026-10-11T12:04:39Z">
        <w:r>
          <w:rPr>
            <w:rtl/>
          </w:rPr>
          <w:t xml:space="preserve">ואם </w:t>
        </w:r>
      </w:ins>
      <w:del w:id="92287" w:author="מנוע מכני" w:date="2026-10-11T12:04:39Z">
        <w:r>
          <w:rPr>
            <w:rtl/>
          </w:rPr>
          <w:delText xml:space="preserve">ואי </w:delText>
        </w:r>
      </w:del>
      <w:ins w:id="90202" w:author="מנוע מכני" w:date="2026-10-11T12:04:39Z">
        <w:r>
          <w:rPr>
            <w:rtl/>
          </w:rPr>
          <w:t xml:space="preserve">ס"ד</w:t>
        </w:r>
      </w:ins>
      <w:del w:id="90203" w:author="מנוע מכני" w:date="2026-10-11T12:04:39Z">
        <w:r>
          <w:rPr>
            <w:rtl/>
          </w:rPr>
          <w:delText xml:space="preserve">סלקא דעתך</w:delText>
        </w:r>
      </w:del>
      <w:r>
        <w:rPr>
          <w:rtl/>
        </w:rPr>
        <w:t xml:space="preserve"> שיירו משוייר, </w:t>
      </w:r>
    </w:p>
    <w:p>
      <w:pPr>
        <w:pStyle w:val="38"/>
        <w:rPr>
          <w:ins w:id="93815" w:author="מנוע מכני" w:date="2026-10-11T12:04:39Z"/>
        </w:rPr>
      </w:pPr>
      <w:r>
        <w:t>הר</w:t>
      </w:r>
      <w:r>
        <w:t>"</w:t>
      </w:r>
      <w:r>
        <w:t>ז</w:t>
      </w:r>
      <w:r>
        <w:t xml:space="preserve"> ולד שלמים?</w:t>
      </w:r>
    </w:p>
    <w:p w:rsidR="00E403F0" w:rsidRPr="00AD695E" w:rsidRDefault="00E403F0" w:rsidP="00E403F0">
      <w:pPr>
        <w:rPr>
          <w:rtl/>
        </w:rPr>
      </w:pPr>
      <w:del w:id="93816" w:author="מנוע מכני" w:date="2026-10-11T12:04:39Z">
        <w:r>
          <w:rPr>
            <w:rtl/>
          </w:rPr>
          <w:delText xml:space="preserve"> </w:delText>
        </w:r>
      </w:del>
      <w:r>
        <w:rPr>
          <w:rtl/>
        </w:rPr>
        <w:t xml:space="preserve">הרי זו שלמים בעי מיתנא! </w:t>
      </w:r>
    </w:p>
    <w:p>
      <w:pPr>
        <w:pStyle w:val="38"/>
        <w:rPr>
          <w:ins w:id="93817" w:author="מנוע מכני" w:date="2026-10-11T12:04:39Z"/>
        </w:rPr>
      </w:pPr>
      <w:del w:id="94219" w:author="מנוע מכני" w:date="2026-10-11T12:04:39Z">
        <w:r>
          <w:delText xml:space="preserve">אמר </w:delText>
        </w:r>
      </w:del>
      <w:r>
        <w:t xml:space="preserve">רב טבלא:</w:t>
      </w:r>
    </w:p>
    <w:p w:rsidR="00E403F0" w:rsidRPr="00AD695E" w:rsidRDefault="00E403F0" w:rsidP="00E403F0">
      <w:pPr>
        <w:rPr>
          <w:rtl/>
        </w:rPr>
      </w:pPr>
      <w:del w:id="93818" w:author="מנוע מכני" w:date="2026-10-11T12:04:39Z">
        <w:r>
          <w:rPr>
            <w:rtl/>
          </w:rPr>
          <w:delText xml:space="preserve"> </w:delText>
        </w:r>
      </w:del>
      <w:r>
        <w:rPr>
          <w:rtl/>
        </w:rPr>
        <w:t xml:space="preserve">בר מינה דההיא, הא </w:t>
      </w:r>
      <w:r>
        <w:rPr>
          <w:rtl/>
        </w:rPr>
        <w:t xml:space="preserve">אמר</w:t>
      </w:r>
      <w:r>
        <w:rPr>
          <w:rtl/>
        </w:rPr>
        <w:t xml:space="preserve"> </w:t>
      </w:r>
      <w:r>
        <w:rPr>
          <w:rStyle w:val="2fb"/>
          <w:rtl/>
        </w:rPr>
        <w:t xml:space="preserve">רב</w:t>
      </w:r>
      <w:r>
        <w:rPr>
          <w:rtl/>
        </w:rPr>
        <w:t xml:space="preserve"> לתנא, תני הרי זו שלמים.</w:t>
      </w:r>
    </w:p>
    <w:p>
      <w:pPr>
        <w:pStyle w:val="afffff8"/>
        <w:rPr>
          <w:ins w:id="90063" w:author="קלוד" w:date="2026-10-11T12:25:27Z"/>
        </w:rPr>
      </w:pPr>
      <w:ins w:id="90064" w:author="קלוד" w:date="2026-10-11T12:25:27Z">
        <w:r>
          <w:rPr>
            <w:color w:val="7B3F00"/>
          </w:rPr>
          <w:t xml:space="preserve">האומר לשפחתו 'וולדך בן חורין' - האם שיירו משוייר</w:t>
        </w:r>
      </w:ins>
    </w:p>
    <w:p>
      <w:pPr>
        <w:pStyle w:val="38"/>
        <w:rPr>
          <w:ins w:id="93819" w:author="מנוע מכני" w:date="2026-10-11T12:04:39Z"/>
        </w:rPr>
      </w:pPr>
      <w:r>
        <w:t xml:space="preserve">מיתיבי:</w:t>
      </w:r>
    </w:p>
    <w:p w:rsidR="00E403F0" w:rsidRPr="00AD695E" w:rsidRDefault="00E403F0" w:rsidP="00E403F0">
      <w:pPr>
        <w:rPr>
          <w:rtl/>
        </w:rPr>
      </w:pPr>
      <w:del w:id="93820" w:author="מנוע מכני" w:date="2026-10-11T12:04:39Z">
        <w:r>
          <w:rPr>
            <w:rtl/>
          </w:rPr>
          <w:delText xml:space="preserve"> </w:delText>
        </w:r>
      </w:del>
      <w:r>
        <w:rPr>
          <w:rtl/>
        </w:rPr>
        <w:t xml:space="preserve">האומר לשפחתו הרי את שפחה וולדך בן חורין, אם היתה עוברה - זכתה לו.</w:t>
      </w:r>
    </w:p>
    <w:p w:rsidR="00E403F0" w:rsidRPr="00DC5F70" w:rsidRDefault="00E403F0" w:rsidP="00E403F0">
      <w:pPr>
        <w:rPr>
          <w:spacing w:val="-4"/>
          <w:rtl/>
        </w:rPr>
      </w:pPr>
      <w:r w:rsidRPr="00DC5F70">
        <w:rPr>
          <w:rFonts w:hint="cs"/>
          <w:spacing w:val="-4"/>
          <w:rtl/>
        </w:rPr>
        <w:t>אא</w:t>
      </w:r>
      <w:r w:rsidRPr="00DC5F70">
        <w:rPr>
          <w:spacing w:val="-4"/>
          <w:rtl/>
        </w:rPr>
        <w:t>"</w:t>
      </w:r>
      <w:r w:rsidRPr="00DC5F70">
        <w:rPr>
          <w:rFonts w:hint="cs"/>
          <w:spacing w:val="-4"/>
          <w:rtl/>
        </w:rPr>
        <w:t>ב א</w:t>
      </w:r>
      <w:r w:rsidRPr="00DC5F70">
        <w:rPr>
          <w:spacing w:val="-4"/>
          <w:rtl/>
        </w:rPr>
        <w:t>ם שיירו אינו משוייר עובר ירך אמו מש"ה זכתה לו, והו"</w:t>
      </w:r>
      <w:r w:rsidRPr="00DC5F70">
        <w:rPr>
          <w:rFonts w:hint="cs"/>
          <w:spacing w:val="-4"/>
          <w:rtl/>
        </w:rPr>
        <w:t xml:space="preserve">ל </w:t>
      </w:r>
      <w:r w:rsidRPr="00DC5F70">
        <w:rPr>
          <w:spacing w:val="-4"/>
          <w:rtl/>
        </w:rPr>
        <w:t xml:space="preserve">כמשחרר חצי עבדו, </w:t>
      </w:r>
      <w:r w:rsidRPr="00DC5F70">
        <w:rPr>
          <w:rStyle w:val="2fb"/>
          <w:spacing w:val="-4"/>
          <w:rtl/>
        </w:rPr>
        <w:t xml:space="preserve">ו</w:t>
      </w:r>
      <w:r w:rsidRPr="00DC5F70">
        <w:rPr>
          <w:rStyle w:val="2fb"/>
          <w:rFonts w:hint="cs"/>
          <w:spacing w:val="-4"/>
          <w:rtl/>
        </w:rPr>
        <w:t>ר</w:t>
      </w:r>
      <w:r w:rsidRPr="00DC5F70">
        <w:rPr>
          <w:rStyle w:val="2fb"/>
          <w:spacing w:val="-4"/>
          <w:rtl/>
        </w:rPr>
        <w:t>"</w:t>
      </w:r>
      <w:r w:rsidRPr="00DC5F70">
        <w:rPr>
          <w:rStyle w:val="2fb"/>
          <w:rFonts w:hint="cs"/>
          <w:spacing w:val="-4"/>
          <w:rtl/>
        </w:rPr>
        <w:t xml:space="preserve">מ</w:t>
      </w:r>
      <w:r w:rsidRPr="00DC5F70">
        <w:rPr>
          <w:rFonts w:hint="cs"/>
          <w:spacing w:val="-4"/>
          <w:rtl/>
        </w:rPr>
        <w:t xml:space="preserve"> היא.</w:t>
      </w:r>
    </w:p>
    <w:p w:rsidR="00E403F0" w:rsidRPr="00AD695E" w:rsidRDefault="00E403F0" w:rsidP="00E403F0">
      <w:pPr>
        <w:pStyle w:val="afff3"/>
        <w:framePr w:wrap="around"/>
        <w:spacing w:line="240" w:lineRule="exact"/>
        <w:rPr>
          <w:rtl/>
        </w:rPr>
      </w:pPr>
      <w:r w:rsidRPr="009239E9">
        <w:rPr>
          <w:rFonts w:hint="cs"/>
          <w:szCs w:val="18"/>
          <w:rtl/>
        </w:rPr>
        <w:t xml:space="preserve">כה: </w:t>
      </w:r>
    </w:p>
    <w:p w:rsidR="00E403F0" w:rsidRPr="00AD695E" w:rsidRDefault="00E403F0" w:rsidP="00E403F0">
      <w:pPr>
        <w:rPr>
          <w:rtl/>
        </w:rPr>
      </w:pPr>
      <w:r>
        <w:rPr>
          <w:rtl/>
        </w:rPr>
        <w:t xml:space="preserve">כדתניא</w:t>
      </w:r>
      <w:ins w:id="91890" w:author="מנוע מכני" w:date="2026-10-11T12:04:39Z">
        <w:r>
          <w:rPr>
            <w:rtl/>
          </w:rPr>
          <w:t xml:space="preserve"> </w:t>
        </w:r>
      </w:ins>
      <w:del w:id="91891" w:author="מנוע מכני" w:date="2026-10-11T12:04:39Z">
        <w:r>
          <w:rPr>
            <w:rtl/>
          </w:rPr>
          <w:delText xml:space="preserve">  </w:delText>
        </w:r>
      </w:del>
      <w:r>
        <w:rPr>
          <w:rtl/>
        </w:rPr>
        <w:t xml:space="preserve">המשחרר חצי עבדו יצא לחירות, גיטו וידו באין כאחת.</w:t>
      </w:r>
    </w:p>
    <w:p w:rsidR="00E403F0" w:rsidRPr="00AD695E" w:rsidRDefault="00E403F0" w:rsidP="00E403F0">
      <w:pPr>
        <w:rPr>
          <w:rtl/>
        </w:rPr>
      </w:pPr>
      <w:ins w:id="92288" w:author="מנוע מכני" w:date="2026-10-11T12:04:39Z">
        <w:r>
          <w:rPr>
            <w:rtl/>
          </w:rPr>
          <w:t xml:space="preserve">ואם </w:t>
        </w:r>
      </w:ins>
      <w:del w:id="92289" w:author="מנוע מכני" w:date="2026-10-11T12:04:39Z">
        <w:r>
          <w:rPr>
            <w:rtl/>
          </w:rPr>
          <w:delText xml:space="preserve">ואי </w:delText>
        </w:r>
      </w:del>
      <w:r>
        <w:rPr>
          <w:rtl/>
        </w:rPr>
        <w:t xml:space="preserve">אמרת שיירו משוייר עובר </w:t>
      </w:r>
      <w:ins w:id="90740" w:author="מנוע מכני" w:date="2026-10-11T12:04:39Z">
        <w:r>
          <w:rPr>
            <w:rtl/>
          </w:rPr>
          <w:t xml:space="preserve">לא</w:t>
        </w:r>
      </w:ins>
      <w:del w:id="90741" w:author="מנוע מכני" w:date="2026-10-11T12:04:39Z">
        <w:r>
          <w:rPr>
            <w:rtl/>
          </w:rPr>
          <w:delText xml:space="preserve">לאו</w:delText>
        </w:r>
      </w:del>
      <w:r>
        <w:rPr>
          <w:rtl/>
        </w:rPr>
        <w:t xml:space="preserve"> ירך אמו הוא, </w:t>
      </w:r>
      <w:ins w:id="91442" w:author="מנוע מכני" w:date="2026-10-11T12:04:39Z">
        <w:r>
          <w:rPr>
            <w:rtl/>
          </w:rPr>
          <w:t xml:space="preserve">למה</w:t>
        </w:r>
      </w:ins>
      <w:del w:id="91443" w:author="מנוע מכני" w:date="2026-10-11T12:04:39Z">
        <w:r>
          <w:rPr>
            <w:rtl/>
          </w:rPr>
          <w:delText xml:space="preserve">אמאי</w:delText>
        </w:r>
      </w:del>
      <w:r>
        <w:rPr>
          <w:rtl/>
        </w:rPr>
        <w:t xml:space="preserve"> זכתה לו? </w:t>
      </w:r>
    </w:p>
    <w:p>
      <w:pPr>
        <w:pStyle w:val="38"/>
        <w:rPr>
          <w:ins w:id="93821" w:author="מנוע מכני" w:date="2026-10-11T12:04:39Z"/>
        </w:rPr>
      </w:pPr>
      <w:r w:rsidRPr="00DC5F70">
        <w:t xml:space="preserve">והא </w:t>
      </w:r>
      <w:r w:rsidRPr="00DC5F70">
        <w:t xml:space="preserve">תניא</w:t>
      </w:r>
      <w:r w:rsidRPr="00DC5F70">
        <w:t xml:space="preserve">:</w:t>
      </w:r>
    </w:p>
    <w:p w:rsidR="00E403F0" w:rsidRPr="00DC5F70" w:rsidRDefault="00E403F0" w:rsidP="00E403F0">
      <w:pPr>
        <w:rPr>
          <w:spacing w:val="-4"/>
          <w:rtl/>
        </w:rPr>
      </w:pPr>
      <w:del w:id="93822" w:author="מנוע מכני" w:date="2026-10-11T12:04:39Z">
        <w:r w:rsidRPr="00DC5F70">
          <w:rPr>
            <w:spacing w:val="-4"/>
            <w:rtl/>
          </w:rPr>
          <w:delText xml:space="preserve"> </w:delText>
        </w:r>
      </w:del>
      <w:r w:rsidRPr="00DC5F70">
        <w:rPr>
          <w:spacing w:val="-4"/>
          <w:rtl/>
        </w:rPr>
        <w:t xml:space="preserve">נראין שהעבד זוכה לקבל גט שחרור של חברו מיד רבו שאינו שלו, ולא מיד רבו שלו</w:t>
      </w:r>
      <w:ins w:id="91892" w:author="מנוע מכני" w:date="2026-10-11T12:04:39Z">
        <w:r>
          <w:rPr>
            <w:spacing w:val="-4"/>
            <w:rtl/>
          </w:rPr>
          <w:t xml:space="preserve">,</w:t>
        </w:r>
      </w:ins>
      <w:del w:id="91893" w:author="מנוע מכני" w:date="2026-10-11T12:04:39Z">
        <w:r w:rsidRPr="00DC5F70">
          <w:rPr>
            <w:spacing w:val="-4"/>
            <w:rtl/>
          </w:rPr>
          <w:delText xml:space="preserve">;</w:delText>
        </w:r>
      </w:del>
    </w:p>
    <w:p>
      <w:pPr>
        <w:pStyle w:val="38"/>
        <w:rPr>
          <w:ins w:id="93823" w:author="מנוע מכני" w:date="2026-10-11T12:04:39Z"/>
        </w:rPr>
      </w:pPr>
      <w:r>
        <w:t xml:space="preserve">אלא </w:t>
      </w:r>
      <w:r>
        <w:t xml:space="preserve">ש"מ</w:t>
      </w:r>
      <w:r>
        <w:t xml:space="preserve">:</w:t>
      </w:r>
    </w:p>
    <w:p w:rsidR="00E403F0" w:rsidRPr="00AD695E" w:rsidRDefault="00E403F0" w:rsidP="00E403F0">
      <w:pPr>
        <w:rPr>
          <w:rtl/>
        </w:rPr>
      </w:pPr>
      <w:del w:id="93824" w:author="מנוע מכני" w:date="2026-10-11T12:04:39Z">
        <w:r>
          <w:rPr>
            <w:rtl/>
          </w:rPr>
          <w:delText xml:space="preserve"> </w:delText>
        </w:r>
      </w:del>
      <w:r>
        <w:rPr>
          <w:rtl/>
        </w:rPr>
        <w:t xml:space="preserve">אם שיירו - אינו משוייר, </w:t>
      </w:r>
      <w:r w:rsidRPr="00217260">
        <w:rPr>
          <w:b/>
          <w:bCs/>
          <w:rtl/>
        </w:rPr>
        <w:t xml:space="preserve">ותיובתא </w:t>
      </w:r>
      <w:ins w:id="90204" w:author="מנוע מכני" w:date="2026-10-11T12:04:39Z">
        <w:r>
          <w:rPr>
            <w:rStyle w:val="2fb"/>
            <w:b/>
            <w:bCs/>
            <w:rtl/>
          </w:rPr>
          <w:t xml:space="preserve">דרי"ו</w:t>
        </w:r>
      </w:ins>
      <w:del w:id="90205" w:author="מנוע מכני" w:date="2026-10-11T12:04:39Z">
        <w:r w:rsidRPr="00217260">
          <w:rPr>
            <w:b/>
            <w:bCs/>
            <w:rtl/>
          </w:rPr>
          <w:delText xml:space="preserve">דרבי יוחנן</w:delText>
        </w:r>
      </w:del>
      <w:r w:rsidRPr="00217260">
        <w:rPr>
          <w:b/>
          <w:bCs/>
          <w:rtl/>
        </w:rPr>
        <w:t xml:space="preserve">, תיובתא.</w:t>
      </w:r>
    </w:p>
    <w:p w:rsidR="00E403F0" w:rsidRPr="00AD695E" w:rsidRDefault="00E403F0" w:rsidP="00E403F0">
      <w:pPr>
        <w:rPr>
          <w:rtl/>
        </w:rPr>
      </w:pPr>
    </w:p>
    <w:p w:rsidR="00E403F0" w:rsidRPr="00AD695E" w:rsidRDefault="00E403F0" w:rsidP="00E403F0">
      <w:pPr>
        <w:rPr>
          <w:rtl/>
        </w:rPr>
      </w:pPr>
      <w:r>
        <w:rPr>
          <w:rtl/>
        </w:rPr>
        <w:t xml:space="preserve">לימא אם שיירו משוייר תנאי היא? </w:t>
      </w:r>
    </w:p>
    <w:p w:rsidR="00E403F0" w:rsidRPr="00AD695E" w:rsidRDefault="00E403F0" w:rsidP="00E403F0">
      <w:pPr>
        <w:rPr>
          <w:rtl/>
        </w:rPr>
      </w:pPr>
      <w:r>
        <w:rPr>
          <w:rtl/>
        </w:rPr>
        <w:t xml:space="preserve">דתניא</w:t>
      </w:r>
      <w:r>
        <w:rPr>
          <w:rtl/>
        </w:rPr>
        <w:t xml:space="preserve">, האומר לשפחתו הרי את בת חורין וולדך עבד - ולדה כמוה - דברי </w:t>
      </w:r>
      <w:r>
        <w:rPr>
          <w:rStyle w:val="2fb"/>
          <w:rFonts w:hint="cs"/>
          <w:rtl/>
        </w:rPr>
        <w:t>ריה</w:t>
      </w:r>
      <w:r>
        <w:rPr>
          <w:rStyle w:val="2fb"/>
          <w:rtl/>
        </w:rPr>
        <w:t>"</w:t>
      </w:r>
      <w:r>
        <w:rPr>
          <w:rStyle w:val="2fb"/>
          <w:rFonts w:hint="cs"/>
          <w:rtl/>
        </w:rPr>
        <w:t>ג</w:t>
      </w:r>
      <w:r>
        <w:rPr>
          <w:rtl/>
        </w:rPr>
        <w:t xml:space="preserve">, </w:t>
      </w:r>
    </w:p>
    <w:p>
      <w:pPr>
        <w:pStyle w:val="38"/>
        <w:rPr>
          <w:ins w:id="93825" w:author="מנוע מכני" w:date="2026-10-11T12:04:39Z"/>
        </w:rPr>
      </w:pPr>
      <w:r w:rsidRPr="00217260">
        <w:t>וחכ"</w:t>
      </w:r>
      <w:r w:rsidRPr="00217260">
        <w:t>א</w:t>
      </w:r>
      <w:r>
        <w:t xml:space="preserve">:</w:t>
      </w:r>
    </w:p>
    <w:p w:rsidR="00E403F0" w:rsidRPr="00AD695E" w:rsidRDefault="00E403F0" w:rsidP="00E403F0">
      <w:pPr>
        <w:rPr>
          <w:rtl/>
        </w:rPr>
      </w:pPr>
      <w:del w:id="93826" w:author="מנוע מכני" w:date="2026-10-11T12:04:39Z">
        <w:r>
          <w:rPr>
            <w:rtl/>
          </w:rPr>
          <w:delText xml:space="preserve"> </w:delText>
        </w:r>
      </w:del>
      <w:r>
        <w:rPr>
          <w:rtl/>
        </w:rPr>
        <w:t xml:space="preserve">דבריו קיימין, משום שנאמר </w:t>
      </w:r>
      <w:r>
        <w:rPr>
          <w:rFonts w:hint="cs"/>
          <w:rtl/>
        </w:rPr>
        <w:t>'</w:t>
      </w:r>
      <w:ins w:id="90485" w:author="Claude - סמנטי" w:date="2026-10-11T12:20:38Z">
        <w:r>
          <w:rPr>
            <w:rStyle w:val="afffff0"/>
            <w:rtl/>
          </w:rPr>
          <w:t xml:space="preserve">הָאִשָּׁה וִילָדֶיהָ תִּהְיֶה לַאדוֹנֶיהָ</w:t>
        </w:r>
      </w:ins>
      <w:del w:id="90486" w:author="Claude - סמנטי" w:date="2026-10-11T12:20:38Z">
        <w:r>
          <w:rPr>
            <w:rtl/>
          </w:rPr>
          <w:delText xml:space="preserve">האשה וילדיה תהיה לאדוניה</w:delText>
        </w:r>
      </w:del>
      <w:r>
        <w:rPr>
          <w:rFonts w:hint="cs"/>
          <w:rtl/>
        </w:rPr>
        <w:t>'</w:t>
      </w:r>
      <w:r>
        <w:rPr>
          <w:rtl/>
        </w:rPr>
        <w:t>.</w:t>
      </w:r>
    </w:p>
    <w:p>
      <w:pPr>
        <w:pStyle w:val="38"/>
        <w:rPr>
          <w:ins w:id="93827" w:author="מנוע מכני" w:date="2026-10-11T12:04:39Z"/>
        </w:rPr>
      </w:pPr>
      <w:r>
        <w:t xml:space="preserve">קרא </w:t>
      </w:r>
      <w:ins w:id="91444" w:author="מנוע מכני" w:date="2026-10-11T12:04:39Z">
        <w:r>
          <w:t xml:space="preserve">מה</w:t>
        </w:r>
      </w:ins>
      <w:del w:id="91445" w:author="מנוע מכני" w:date="2026-10-11T12:04:39Z">
        <w:r>
          <w:delText xml:space="preserve">מאי</w:delText>
        </w:r>
      </w:del>
      <w:r>
        <w:t xml:space="preserve"> תלמודא לרבנן? רבא:</w:t>
      </w:r>
    </w:p>
    <w:p w:rsidR="00E403F0" w:rsidRPr="00AD695E" w:rsidRDefault="00E403F0" w:rsidP="00E403F0">
      <w:pPr>
        <w:rPr>
          <w:rtl/>
        </w:rPr>
      </w:pPr>
      <w:del w:id="93828" w:author="מנוע מכני" w:date="2026-10-11T12:04:39Z">
        <w:r>
          <w:rPr>
            <w:rtl/>
          </w:rPr>
          <w:delText xml:space="preserve"> </w:delText>
        </w:r>
      </w:del>
      <w:r>
        <w:rPr>
          <w:rtl/>
        </w:rPr>
        <w:t xml:space="preserve">קרא </w:t>
      </w:r>
      <w:r>
        <w:rPr>
          <w:rStyle w:val="2fb"/>
          <w:rtl/>
        </w:rPr>
        <w:t xml:space="preserve">לר</w:t>
      </w:r>
      <w:r>
        <w:rPr>
          <w:rStyle w:val="2fb"/>
          <w:rFonts w:hint="cs"/>
          <w:rtl/>
        </w:rPr>
        <w:t>יה</w:t>
      </w:r>
      <w:r>
        <w:rPr>
          <w:rStyle w:val="2fb"/>
          <w:rtl/>
        </w:rPr>
        <w:t>"</w:t>
      </w:r>
      <w:r>
        <w:rPr>
          <w:rStyle w:val="2fb"/>
          <w:rFonts w:hint="cs"/>
          <w:rtl/>
        </w:rPr>
        <w:t>ג</w:t>
      </w:r>
      <w:r>
        <w:rPr>
          <w:rtl/>
        </w:rPr>
        <w:t xml:space="preserve"> דקתני: ולדה כמוה, </w:t>
      </w:r>
    </w:p>
    <w:p w:rsidR="00E403F0" w:rsidRPr="00AD695E" w:rsidRDefault="00E403F0" w:rsidP="00E403F0">
      <w:pPr>
        <w:rPr>
          <w:rtl/>
        </w:rPr>
      </w:pPr>
      <w:r>
        <w:rPr>
          <w:rtl/>
        </w:rPr>
        <w:tab/>
        <w:t>שנא</w:t>
      </w:r>
      <w:r>
        <w:rPr>
          <w:rFonts w:hint="cs"/>
          <w:rtl/>
        </w:rPr>
        <w:t>'</w:t>
      </w:r>
      <w:r>
        <w:rPr>
          <w:rtl/>
        </w:rPr>
        <w:t xml:space="preserve"> </w:t>
      </w:r>
      <w:r>
        <w:rPr>
          <w:rFonts w:hint="cs"/>
          <w:rtl/>
        </w:rPr>
        <w:t>'</w:t>
      </w:r>
      <w:ins w:id="90487" w:author="Claude - סמנטי" w:date="2026-10-11T12:20:38Z">
        <w:r>
          <w:rPr>
            <w:rStyle w:val="afffff0"/>
            <w:rtl/>
          </w:rPr>
          <w:t xml:space="preserve">הָאִשָּׁה וִילָדֶיהָ תִּהְיֶה לַאדוֹנֶיהָ</w:t>
        </w:r>
      </w:ins>
      <w:del w:id="90488" w:author="Claude - סמנטי" w:date="2026-10-11T12:20:38Z">
        <w:r>
          <w:rPr>
            <w:rtl/>
          </w:rPr>
          <w:delText xml:space="preserve">האשה וילדיה תהיה לאדוניה</w:delText>
        </w:r>
      </w:del>
      <w:r>
        <w:rPr>
          <w:rFonts w:hint="cs"/>
          <w:rtl/>
        </w:rPr>
        <w:t>'</w:t>
      </w:r>
      <w:r>
        <w:rPr>
          <w:rtl/>
        </w:rPr>
        <w:t>, בזמן שהאשה לאדוניה - ולדה לאדוניה.</w:t>
      </w:r>
    </w:p>
    <w:p w:rsidR="00E403F0" w:rsidRPr="00AD695E" w:rsidRDefault="00E403F0" w:rsidP="00E403F0">
      <w:pPr>
        <w:rPr>
          <w:rtl/>
        </w:rPr>
      </w:pPr>
      <w:ins w:id="92420" w:author="מנוע מכני" w:date="2026-10-11T12:04:39Z">
        <w:r>
          <w:rPr>
            <w:rFonts w:hint="cs"/>
            <w:rtl/>
          </w:rPr>
          <w:t xml:space="preserve">ובזה</w:t>
        </w:r>
      </w:ins>
      <w:del w:id="92421" w:author="מנוע מכני" w:date="2026-10-11T12:04:39Z">
        <w:r>
          <w:rPr>
            <w:rFonts w:hint="cs"/>
            <w:rtl/>
          </w:rPr>
          <w:delText xml:space="preserve">ו</w:delText>
        </w:r>
        <w:r>
          <w:rPr>
            <w:rtl/>
          </w:rPr>
          <w:delText xml:space="preserve">בהא</w:delText>
        </w:r>
      </w:del>
      <w:r>
        <w:rPr>
          <w:rtl/>
        </w:rPr>
        <w:t xml:space="preserve"> </w:t>
      </w:r>
      <w:ins w:id="92418" w:author="מנוע מכני" w:date="2026-10-11T12:04:39Z">
        <w:r>
          <w:rPr>
            <w:rtl/>
          </w:rPr>
          <w:t xml:space="preserve">חלקו</w:t>
        </w:r>
      </w:ins>
      <w:del w:id="92419" w:author="מנוע מכני" w:date="2026-10-11T12:04:39Z">
        <w:r>
          <w:rPr>
            <w:rtl/>
          </w:rPr>
          <w:delText xml:space="preserve">קמיפלגי</w:delText>
        </w:r>
      </w:del>
      <w:r>
        <w:rPr>
          <w:rtl/>
        </w:rPr>
        <w:t xml:space="preserve">, </w:t>
      </w:r>
      <w:r>
        <w:rPr>
          <w:rStyle w:val="2fb"/>
          <w:rtl/>
        </w:rPr>
        <w:t xml:space="preserve">דרבי יוסי</w:t>
      </w:r>
      <w:r>
        <w:rPr>
          <w:rtl/>
        </w:rPr>
        <w:t xml:space="preserve"> סבר שיירו אינו משוייר, ורבנן סברי משוייר? </w:t>
      </w:r>
    </w:p>
    <w:p w:rsidR="00E403F0" w:rsidRPr="00AD695E" w:rsidRDefault="00E403F0" w:rsidP="00E403F0">
      <w:pPr>
        <w:rPr>
          <w:rtl/>
        </w:rPr>
      </w:pPr>
    </w:p>
    <w:p>
      <w:pPr>
        <w:pStyle w:val="38"/>
        <w:rPr>
          <w:ins w:id="93829" w:author="מנוע מכני" w:date="2026-10-11T12:04:39Z"/>
        </w:rPr>
      </w:pPr>
      <w:r>
        <w:t>א"</w:t>
      </w:r>
      <w:r>
        <w:t xml:space="preserve">ל</w:t>
      </w:r>
      <w:r>
        <w:t xml:space="preserve"> רי</w:t>
      </w:r>
      <w:r>
        <w:t>"</w:t>
      </w:r>
      <w:r>
        <w:t>ו</w:t>
      </w:r>
      <w:r>
        <w:t xml:space="preserve">:</w:t>
      </w:r>
    </w:p>
    <w:p w:rsidR="00E403F0" w:rsidRPr="00AD695E" w:rsidRDefault="00E403F0" w:rsidP="00E403F0">
      <w:pPr>
        <w:rPr>
          <w:rtl/>
        </w:rPr>
      </w:pPr>
      <w:del w:id="93830" w:author="מנוע מכני" w:date="2026-10-11T12:04:39Z">
        <w:r>
          <w:rPr>
            <w:rtl/>
          </w:rPr>
          <w:delText xml:space="preserve"> </w:delText>
        </w:r>
      </w:del>
      <w:r>
        <w:rPr>
          <w:rtl/>
        </w:rPr>
        <w:t xml:space="preserve">דכו"</w:t>
      </w:r>
      <w:r>
        <w:rPr>
          <w:rFonts w:hint="cs"/>
          <w:rtl/>
        </w:rPr>
        <w:t>ע</w:t>
      </w:r>
      <w:r>
        <w:rPr>
          <w:rtl/>
        </w:rPr>
        <w:t xml:space="preserve"> שיירו משוייר</w:t>
      </w:r>
      <w:ins w:id="91894" w:author="מנוע מכני" w:date="2026-10-11T12:04:39Z">
        <w:r>
          <w:rPr>
            <w:rtl/>
          </w:rPr>
          <w:t xml:space="preserve">,</w:t>
        </w:r>
      </w:ins>
      <w:del w:id="91895" w:author="מנוע מכני" w:date="2026-10-11T12:04:39Z">
        <w:r>
          <w:rPr>
            <w:rtl/>
          </w:rPr>
          <w:delText xml:space="preserve">;</w:delText>
        </w:r>
      </w:del>
      <w:r>
        <w:rPr>
          <w:rFonts w:hint="cs"/>
          <w:rtl/>
        </w:rPr>
        <w:t xml:space="preserve"> </w:t>
      </w:r>
      <w:ins w:id="90742" w:author="מנוע מכני" w:date="2026-10-11T12:04:39Z">
        <w:r>
          <w:rPr>
            <w:rtl/>
          </w:rPr>
          <w:t xml:space="preserve">וכאן</w:t>
        </w:r>
      </w:ins>
      <w:del w:id="90743" w:author="מנוע מכני" w:date="2026-10-11T12:04:39Z">
        <w:r>
          <w:rPr>
            <w:rtl/>
          </w:rPr>
          <w:delText xml:space="preserve">והכא</w:delText>
        </w:r>
      </w:del>
      <w:r>
        <w:rPr>
          <w:rtl/>
        </w:rPr>
        <w:t xml:space="preserve"> היינו טעמא, ד</w:t>
      </w:r>
      <w:r>
        <w:rPr>
          <w:rFonts w:hint="cs"/>
          <w:rtl/>
        </w:rPr>
        <w:t>'</w:t>
      </w:r>
      <w:ins w:id="90489" w:author="Claude - סמנטי" w:date="2026-10-11T12:20:38Z">
        <w:r>
          <w:rPr>
            <w:rStyle w:val="afffff0"/>
            <w:rtl/>
          </w:rPr>
          <w:t xml:space="preserve">הָאִשָּׁה וִילָדֶיהָ תִּהְיֶה לַאדוֹנֶיהָ</w:t>
        </w:r>
      </w:ins>
      <w:del w:id="90490" w:author="Claude - סמנטי" w:date="2026-10-11T12:20:38Z">
        <w:r>
          <w:rPr>
            <w:rtl/>
          </w:rPr>
          <w:delText xml:space="preserve">האשה וילדיה תהיה לאדוניה</w:delText>
        </w:r>
      </w:del>
      <w:r>
        <w:rPr>
          <w:rFonts w:hint="cs"/>
          <w:rtl/>
        </w:rPr>
        <w:t>'</w:t>
      </w:r>
      <w:r>
        <w:rPr>
          <w:rtl/>
        </w:rPr>
        <w:t>.</w:t>
      </w:r>
    </w:p>
    <w:p>
      <w:pPr>
        <w:pStyle w:val="38"/>
        <w:rPr>
          <w:ins w:id="93831" w:author="מנוע מכני" w:date="2026-10-11T12:04:39Z"/>
        </w:rPr>
      </w:pPr>
      <w:r>
        <w:t xml:space="preserve">אלא</w:t>
      </w:r>
    </w:p>
    <w:p w:rsidR="00E403F0" w:rsidRPr="00AD695E" w:rsidRDefault="00E403F0" w:rsidP="00E403F0">
      <w:pPr>
        <w:rPr>
          <w:rtl/>
        </w:rPr>
      </w:pPr>
      <w:del w:id="93832" w:author="מנוע מכני" w:date="2026-10-11T12:04:39Z">
        <w:r>
          <w:rPr>
            <w:rtl/>
          </w:rPr>
          <w:delText xml:space="preserve"> </w:delText>
        </w:r>
      </w:del>
      <w:r>
        <w:rPr>
          <w:rtl/>
        </w:rPr>
        <w:t xml:space="preserve">ודאי לימא </w:t>
      </w:r>
      <w:ins w:id="91446" w:author="מנוע מכני" w:date="2026-10-11T12:04:39Z">
        <w:r>
          <w:rPr>
            <w:rtl/>
          </w:rPr>
          <w:t xml:space="preserve">כאלו</w:t>
        </w:r>
      </w:ins>
      <w:del w:id="91447" w:author="מנוע מכני" w:date="2026-10-11T12:04:39Z">
        <w:r>
          <w:rPr>
            <w:rtl/>
          </w:rPr>
          <w:delText xml:space="preserve">כהני</w:delText>
        </w:r>
      </w:del>
      <w:r>
        <w:rPr>
          <w:rtl/>
        </w:rPr>
        <w:t xml:space="preserve"> תנאי, </w:t>
      </w:r>
      <w:r>
        <w:rPr>
          <w:rtl/>
        </w:rPr>
        <w:t xml:space="preserve">דתניא</w:t>
      </w:r>
      <w:r>
        <w:rPr>
          <w:rtl/>
        </w:rPr>
        <w:t xml:space="preserve">: השוחט את החטאת ומצא בה בן ד' חי</w:t>
      </w:r>
      <w:ins w:id="91896" w:author="מנוע מכני" w:date="2026-10-11T12:04:39Z">
        <w:r>
          <w:rPr>
            <w:rtl/>
          </w:rPr>
          <w:t xml:space="preserve">,</w:t>
        </w:r>
      </w:ins>
      <w:del w:id="91897" w:author="מנוע מכני" w:date="2026-10-11T12:04:39Z">
        <w:r>
          <w:rPr>
            <w:rtl/>
          </w:rPr>
          <w:delText xml:space="preserve">;</w:delText>
        </w:r>
      </w:del>
    </w:p>
    <w:p>
      <w:pPr>
        <w:pStyle w:val="38"/>
        <w:rPr>
          <w:ins w:id="93833" w:author="מנוע מכני" w:date="2026-10-11T12:04:39Z"/>
        </w:rPr>
      </w:pPr>
      <w:r>
        <w:t xml:space="preserve">תני </w:t>
      </w:r>
      <w:ins w:id="91448" w:author="מנוע מכני" w:date="2026-10-11T12:04:39Z">
        <w:r>
          <w:t xml:space="preserve">אחת</w:t>
        </w:r>
      </w:ins>
      <w:del w:id="91449" w:author="מנוע מכני" w:date="2026-10-11T12:04:39Z">
        <w:r>
          <w:delText xml:space="preserve">חדא</w:delText>
        </w:r>
      </w:del>
      <w:r>
        <w:t xml:space="preserve">:</w:t>
      </w:r>
    </w:p>
    <w:p w:rsidR="00E403F0" w:rsidRPr="00AD695E" w:rsidRDefault="00E403F0" w:rsidP="00E403F0">
      <w:pPr>
        <w:rPr>
          <w:rtl/>
        </w:rPr>
      </w:pPr>
      <w:del w:id="93834" w:author="מנוע מכני" w:date="2026-10-11T12:04:39Z">
        <w:r>
          <w:rPr>
            <w:rtl/>
          </w:rPr>
          <w:delText xml:space="preserve"> </w:delText>
        </w:r>
      </w:del>
      <w:r>
        <w:rPr>
          <w:rtl/>
        </w:rPr>
        <w:t xml:space="preserve">אין נאכלת אלא לזכרי כהונה, ואינה נאכלת אלא ליום אחד, ואינה נאכלת אלא לפנים מן הקלעים.</w:t>
      </w:r>
    </w:p>
    <w:p>
      <w:pPr>
        <w:pStyle w:val="38"/>
        <w:rPr>
          <w:ins w:id="93835" w:author="מנוע מכני" w:date="2026-10-11T12:04:39Z"/>
        </w:rPr>
      </w:pPr>
      <w:r>
        <w:t xml:space="preserve">ותניא אידך:</w:t>
      </w:r>
    </w:p>
    <w:p w:rsidR="00E403F0" w:rsidRPr="00AD695E" w:rsidRDefault="00E403F0" w:rsidP="00E403F0">
      <w:pPr>
        <w:rPr>
          <w:rtl/>
        </w:rPr>
      </w:pPr>
      <w:del w:id="93836" w:author="מנוע מכני" w:date="2026-10-11T12:04:39Z">
        <w:r>
          <w:rPr>
            <w:rtl/>
          </w:rPr>
          <w:delText xml:space="preserve"> </w:delText>
        </w:r>
      </w:del>
      <w:r>
        <w:rPr>
          <w:rtl/>
        </w:rPr>
        <w:t xml:space="preserve">נאכלת לכל אדם, ונאכלת בכל מקום, ונאכלת לעולם.</w:t>
      </w:r>
    </w:p>
    <w:p w:rsidR="00E403F0" w:rsidRPr="00AD695E" w:rsidRDefault="00E403F0" w:rsidP="00E403F0">
      <w:pPr>
        <w:rPr>
          <w:rtl/>
        </w:rPr>
      </w:pPr>
      <w:ins w:id="91450" w:author="מנוע מכני" w:date="2026-10-11T12:04:39Z">
        <w:r>
          <w:rPr>
            <w:rtl/>
          </w:rPr>
          <w:t xml:space="preserve">מה</w:t>
        </w:r>
      </w:ins>
      <w:del w:id="91451" w:author="מנוע מכני" w:date="2026-10-11T12:04:39Z">
        <w:r>
          <w:rPr>
            <w:rtl/>
          </w:rPr>
          <w:delText xml:space="preserve">מאי</w:delText>
        </w:r>
      </w:del>
      <w:r>
        <w:rPr>
          <w:rtl/>
        </w:rPr>
        <w:t xml:space="preserve"> </w:t>
      </w:r>
      <w:ins w:id="90744" w:author="מנוע מכני" w:date="2026-10-11T12:04:39Z">
        <w:r>
          <w:rPr>
            <w:rtl/>
          </w:rPr>
          <w:t xml:space="preserve">לא</w:t>
        </w:r>
      </w:ins>
      <w:del w:id="90745" w:author="מנוע מכני" w:date="2026-10-11T12:04:39Z">
        <w:r>
          <w:rPr>
            <w:rtl/>
          </w:rPr>
          <w:delText xml:space="preserve">לאו</w:delText>
        </w:r>
      </w:del>
      <w:r>
        <w:rPr>
          <w:rtl/>
        </w:rPr>
        <w:t xml:space="preserve"> תנאי, </w:t>
      </w:r>
      <w:r>
        <w:rPr>
          <w:rStyle w:val="2fb"/>
          <w:rtl/>
        </w:rPr>
        <w:t xml:space="preserve">דת"ק</w:t>
      </w:r>
      <w:r>
        <w:rPr>
          <w:rtl/>
        </w:rPr>
        <w:t xml:space="preserve"> סבר שיירו אינו משוייר, ומר סבר שיירו משוייר, </w:t>
      </w:r>
    </w:p>
    <w:p>
      <w:pPr>
        <w:pStyle w:val="38"/>
        <w:rPr>
          <w:ins w:id="93837" w:author="מנוע מכני" w:date="2026-10-11T12:04:39Z"/>
        </w:rPr>
      </w:pPr>
      <w:r>
        <w:t>א</w:t>
      </w:r>
      <w:r>
        <w:t>"</w:t>
      </w:r>
      <w:r>
        <w:t xml:space="preserve">ל</w:t>
      </w:r>
      <w:r>
        <w:t xml:space="preserve"> רי</w:t>
      </w:r>
      <w:r>
        <w:t>"</w:t>
      </w:r>
      <w:r>
        <w:t>ו</w:t>
      </w:r>
      <w:r>
        <w:t xml:space="preserve">:</w:t>
      </w:r>
    </w:p>
    <w:p w:rsidR="00E403F0" w:rsidRPr="00AD695E" w:rsidRDefault="00E403F0" w:rsidP="00E403F0">
      <w:pPr>
        <w:rPr>
          <w:rtl/>
        </w:rPr>
      </w:pPr>
      <w:del w:id="93838" w:author="מנוע מכני" w:date="2026-10-11T12:04:39Z">
        <w:r>
          <w:rPr>
            <w:rtl/>
          </w:rPr>
          <w:delText xml:space="preserve"> </w:delText>
        </w:r>
      </w:del>
      <w:ins w:id="92458" w:author="מנוע מכני" w:date="2026-10-11T12:04:39Z">
        <w:r>
          <w:rPr>
            <w:rtl/>
          </w:rPr>
          <w:t xml:space="preserve">דלכ"ע</w:t>
        </w:r>
      </w:ins>
      <w:del w:id="92459" w:author="מנוע מכני" w:date="2026-10-11T12:04:39Z">
        <w:r>
          <w:rPr>
            <w:rtl/>
          </w:rPr>
          <w:delText xml:space="preserve">דכ"ע</w:delText>
        </w:r>
      </w:del>
      <w:r>
        <w:rPr>
          <w:rtl/>
        </w:rPr>
        <w:t xml:space="preserve"> אם שיירו משוייר, </w:t>
      </w:r>
      <w:ins w:id="91452" w:author="מנוע מכני" w:date="2026-10-11T12:04:39Z">
        <w:r>
          <w:rPr>
            <w:rtl/>
          </w:rPr>
          <w:t xml:space="preserve">ואלו</w:t>
        </w:r>
      </w:ins>
      <w:del w:id="91453" w:author="מנוע מכני" w:date="2026-10-11T12:04:39Z">
        <w:r>
          <w:rPr>
            <w:rtl/>
          </w:rPr>
          <w:delText xml:space="preserve">והני</w:delText>
        </w:r>
      </w:del>
      <w:r>
        <w:rPr>
          <w:rtl/>
        </w:rPr>
        <w:t xml:space="preserve"> תנאי </w:t>
      </w:r>
      <w:ins w:id="92424" w:author="מנוע מכני" w:date="2026-10-11T12:04:39Z">
        <w:r>
          <w:rPr>
            <w:rtl/>
          </w:rPr>
          <w:t xml:space="preserve">בזה</w:t>
        </w:r>
      </w:ins>
      <w:del w:id="92425" w:author="מנוע מכני" w:date="2026-10-11T12:04:39Z">
        <w:r>
          <w:rPr>
            <w:rtl/>
          </w:rPr>
          <w:delText xml:space="preserve">בהא</w:delText>
        </w:r>
      </w:del>
      <w:r>
        <w:rPr>
          <w:rtl/>
        </w:rPr>
        <w:t xml:space="preserve"> </w:t>
      </w:r>
      <w:ins w:id="92422" w:author="מנוע מכני" w:date="2026-10-11T12:04:39Z">
        <w:r>
          <w:rPr>
            <w:rtl/>
          </w:rPr>
          <w:t xml:space="preserve">חלקו</w:t>
        </w:r>
      </w:ins>
      <w:del w:id="92423" w:author="מנוע מכני" w:date="2026-10-11T12:04:39Z">
        <w:r>
          <w:rPr>
            <w:rtl/>
          </w:rPr>
          <w:delText xml:space="preserve">קמיפלגי</w:delText>
        </w:r>
      </w:del>
      <w:r>
        <w:rPr>
          <w:rtl/>
        </w:rPr>
        <w:t xml:space="preserve">, </w:t>
      </w:r>
    </w:p>
    <w:p w:rsidR="00E403F0" w:rsidRPr="00AD695E" w:rsidRDefault="00E403F0" w:rsidP="00E403F0">
      <w:pPr>
        <w:rPr>
          <w:rtl/>
        </w:rPr>
      </w:pPr>
      <w:r>
        <w:rPr>
          <w:rtl/>
        </w:rPr>
        <w:t>דמר סבר ולדי קדשים בהוייתן הן קדושים, ומר סבר, ולדי קדשים במעי אמן הן קדושים.</w:t>
      </w:r>
    </w:p>
    <w:p>
      <w:pPr>
        <w:pStyle w:val="38"/>
        <w:rPr>
          <w:ins w:id="93839" w:author="מנוע מכני" w:date="2026-10-11T12:04:39Z"/>
        </w:rPr>
      </w:pPr>
      <w:r w:rsidRPr="00217260">
        <w:t>ואב</w:t>
      </w:r>
      <w:r w:rsidRPr="00217260">
        <w:t>"</w:t>
      </w:r>
      <w:r w:rsidRPr="00217260">
        <w:t>א</w:t>
      </w:r>
      <w:r>
        <w:t xml:space="preserve">:</w:t>
      </w:r>
    </w:p>
    <w:p w:rsidR="00E403F0" w:rsidRPr="00AD695E" w:rsidRDefault="00E403F0" w:rsidP="00E403F0">
      <w:pPr>
        <w:rPr>
          <w:rtl/>
        </w:rPr>
      </w:pPr>
      <w:del w:id="93840" w:author="מנוע מכני" w:date="2026-10-11T12:04:39Z">
        <w:r>
          <w:rPr>
            <w:rtl/>
          </w:rPr>
          <w:delText xml:space="preserve"> </w:delText>
        </w:r>
      </w:del>
      <w:r>
        <w:rPr>
          <w:rtl/>
        </w:rPr>
        <w:t xml:space="preserve">ל"</w:t>
      </w:r>
      <w:r>
        <w:rPr>
          <w:rFonts w:hint="cs"/>
          <w:rtl/>
        </w:rPr>
        <w:t>ק</w:t>
      </w:r>
      <w:r>
        <w:rPr>
          <w:rtl/>
        </w:rPr>
        <w:t xml:space="preserve"> כאן בשהקדישה ולבסוף נתעברה, כאן</w:t>
      </w:r>
      <w:ins w:id="91898" w:author="מנוע מכני" w:date="2026-10-11T12:04:39Z">
        <w:r>
          <w:rPr>
            <w:rtl/>
          </w:rPr>
          <w:t xml:space="preserve"> </w:t>
        </w:r>
      </w:ins>
      <w:del w:id="91899" w:author="מנוע מכני" w:date="2026-10-11T12:04:39Z">
        <w:r>
          <w:rPr>
            <w:rtl/>
          </w:rPr>
          <w:delText xml:space="preserve">  </w:delText>
        </w:r>
      </w:del>
      <w:r>
        <w:rPr>
          <w:rtl/>
        </w:rPr>
        <w:t xml:space="preserve">בשנתעברה ולבסוף הקדישה.</w:t>
      </w:r>
    </w:p>
    <w:p>
      <w:pPr>
        <w:pStyle w:val="38"/>
        <w:rPr>
          <w:ins w:id="93841" w:author="מנוע מכני" w:date="2026-10-11T12:04:39Z"/>
        </w:rPr>
      </w:pPr>
      <w:r>
        <w:t xml:space="preserve">מתקיף רבא:</w:t>
      </w:r>
    </w:p>
    <w:p w:rsidR="00E403F0" w:rsidRPr="00AD695E" w:rsidRDefault="00E403F0" w:rsidP="00E403F0">
      <w:pPr>
        <w:rPr>
          <w:rtl/>
        </w:rPr>
      </w:pPr>
      <w:del w:id="93842" w:author="מנוע מכני" w:date="2026-10-11T12:04:39Z">
        <w:r>
          <w:rPr>
            <w:rtl/>
          </w:rPr>
          <w:delText xml:space="preserve"> </w:delText>
        </w:r>
      </w:del>
      <w:ins w:id="91454" w:author="מנוע מכני" w:date="2026-10-11T12:04:39Z">
        <w:r>
          <w:rPr>
            <w:rtl/>
          </w:rPr>
          <w:t xml:space="preserve">ממה</w:t>
        </w:r>
      </w:ins>
      <w:del w:id="91455" w:author="מנוע מכני" w:date="2026-10-11T12:04:39Z">
        <w:r>
          <w:rPr>
            <w:rtl/>
          </w:rPr>
          <w:delText xml:space="preserve">ממאי</w:delText>
        </w:r>
      </w:del>
      <w:r>
        <w:rPr>
          <w:rtl/>
        </w:rPr>
        <w:t xml:space="preserve"> דטעמא </w:t>
      </w:r>
      <w:r>
        <w:rPr>
          <w:rStyle w:val="2fb"/>
          <w:rtl/>
        </w:rPr>
        <w:t xml:space="preserve">דר</w:t>
      </w:r>
      <w:r>
        <w:rPr>
          <w:rStyle w:val="2fb"/>
          <w:rFonts w:hint="cs"/>
          <w:rtl/>
        </w:rPr>
        <w:t>י</w:t>
      </w:r>
      <w:r>
        <w:rPr>
          <w:rStyle w:val="2fb"/>
          <w:rtl/>
        </w:rPr>
        <w:t>"</w:t>
      </w:r>
      <w:r>
        <w:rPr>
          <w:rStyle w:val="2fb"/>
          <w:rFonts w:hint="cs"/>
          <w:rtl/>
        </w:rPr>
        <w:t xml:space="preserve">ו</w:t>
      </w:r>
      <w:r>
        <w:rPr>
          <w:rFonts w:hint="cs"/>
          <w:rtl/>
        </w:rPr>
        <w:t xml:space="preserve"> </w:t>
      </w:r>
      <w:r>
        <w:rPr>
          <w:rtl/>
        </w:rPr>
        <w:t xml:space="preserve">אם שיירו משוייר, שמא היינו טעמא </w:t>
      </w:r>
      <w:r>
        <w:rPr>
          <w:rStyle w:val="2fb"/>
          <w:rtl/>
        </w:rPr>
        <w:t xml:space="preserve">דר</w:t>
      </w:r>
      <w:r>
        <w:rPr>
          <w:rStyle w:val="2fb"/>
          <w:rFonts w:hint="cs"/>
          <w:rtl/>
        </w:rPr>
        <w:t>י</w:t>
      </w:r>
      <w:r>
        <w:rPr>
          <w:rStyle w:val="2fb"/>
          <w:rtl/>
        </w:rPr>
        <w:t>"</w:t>
      </w:r>
      <w:r>
        <w:rPr>
          <w:rStyle w:val="2fb"/>
          <w:rFonts w:hint="cs"/>
          <w:rtl/>
        </w:rPr>
        <w:t xml:space="preserve">ו</w:t>
      </w:r>
      <w:r>
        <w:rPr>
          <w:rFonts w:hint="cs"/>
          <w:rtl/>
        </w:rPr>
        <w:t xml:space="preserve"> </w:t>
      </w:r>
      <w:r>
        <w:rPr>
          <w:rtl/>
        </w:rPr>
        <w:t xml:space="preserve">דאדם מתכפר בשבח הקדש? </w:t>
      </w:r>
    </w:p>
    <w:p>
      <w:pPr>
        <w:pStyle w:val="38"/>
        <w:rPr>
          <w:ins w:id="93843" w:author="מנוע מכני" w:date="2026-10-11T12:04:39Z"/>
        </w:rPr>
      </w:pPr>
      <w:r>
        <w:t>א</w:t>
      </w:r>
      <w:r>
        <w:t>"</w:t>
      </w:r>
      <w:r>
        <w:t xml:space="preserve">ל</w:t>
      </w:r>
      <w:r>
        <w:t xml:space="preserve"> ר</w:t>
      </w:r>
      <w:r>
        <w:t>"</w:t>
      </w:r>
      <w:r>
        <w:t>המ</w:t>
      </w:r>
      <w:r>
        <w:t xml:space="preserve">:</w:t>
      </w:r>
    </w:p>
    <w:p w:rsidR="00E403F0" w:rsidRPr="00AD695E" w:rsidRDefault="00E403F0" w:rsidP="00E403F0">
      <w:pPr>
        <w:rPr>
          <w:rtl/>
        </w:rPr>
      </w:pPr>
      <w:del w:id="93844" w:author="מנוע מכני" w:date="2026-10-11T12:04:39Z">
        <w:r>
          <w:rPr>
            <w:rtl/>
          </w:rPr>
          <w:delText xml:space="preserve"> </w:delText>
        </w:r>
      </w:del>
      <w:r>
        <w:rPr>
          <w:rStyle w:val="2fb"/>
          <w:rtl/>
        </w:rPr>
        <w:t xml:space="preserve">ר"</w:t>
      </w:r>
      <w:r>
        <w:rPr>
          <w:rStyle w:val="2fb"/>
          <w:rFonts w:hint="cs"/>
          <w:rtl/>
        </w:rPr>
        <w:t xml:space="preserve">א</w:t>
      </w:r>
      <w:r>
        <w:rPr>
          <w:rFonts w:hint="cs"/>
          <w:rtl/>
        </w:rPr>
        <w:t xml:space="preserve"> תלמיד </w:t>
      </w:r>
      <w:r>
        <w:rPr>
          <w:rStyle w:val="2fb"/>
          <w:rFonts w:hint="cs"/>
          <w:rtl/>
        </w:rPr>
        <w:t xml:space="preserve">רי</w:t>
      </w:r>
      <w:r>
        <w:rPr>
          <w:rStyle w:val="2fb"/>
          <w:rtl/>
        </w:rPr>
        <w:t>"</w:t>
      </w:r>
      <w:r>
        <w:rPr>
          <w:rStyle w:val="2fb"/>
          <w:rFonts w:hint="cs"/>
          <w:rtl/>
        </w:rPr>
        <w:t xml:space="preserve">ו</w:t>
      </w:r>
      <w:r>
        <w:rPr>
          <w:rFonts w:hint="cs"/>
          <w:rtl/>
        </w:rPr>
        <w:t xml:space="preserve"> וישב לפני </w:t>
      </w:r>
      <w:r>
        <w:rPr>
          <w:rStyle w:val="2fb"/>
          <w:rtl/>
        </w:rPr>
        <w:t>ר</w:t>
      </w:r>
      <w:r>
        <w:rPr>
          <w:rStyle w:val="2fb"/>
          <w:rFonts w:hint="cs"/>
          <w:rtl/>
        </w:rPr>
        <w:t>י</w:t>
      </w:r>
      <w:r>
        <w:rPr>
          <w:rStyle w:val="2fb"/>
          <w:rtl/>
        </w:rPr>
        <w:t>"</w:t>
      </w:r>
      <w:r>
        <w:rPr>
          <w:rStyle w:val="2fb"/>
          <w:rFonts w:hint="cs"/>
          <w:rtl/>
        </w:rPr>
        <w:t>ו</w:t>
      </w:r>
      <w:r>
        <w:rPr>
          <w:rtl/>
        </w:rPr>
        <w:t xml:space="preserve">, ולא </w:t>
      </w:r>
      <w:r>
        <w:rPr>
          <w:rFonts w:hint="cs"/>
          <w:rtl/>
        </w:rPr>
        <w:t xml:space="preserve">ענה לתשובה זו, </w:t>
      </w:r>
      <w:r>
        <w:rPr>
          <w:rtl/>
        </w:rPr>
        <w:t xml:space="preserve">ואת אמרת טעמא </w:t>
      </w:r>
      <w:r>
        <w:rPr>
          <w:rStyle w:val="2fb"/>
          <w:rtl/>
        </w:rPr>
        <w:t xml:space="preserve">דר</w:t>
      </w:r>
      <w:r>
        <w:rPr>
          <w:rStyle w:val="2fb"/>
          <w:rFonts w:hint="cs"/>
          <w:rtl/>
        </w:rPr>
        <w:t>י</w:t>
      </w:r>
      <w:r>
        <w:rPr>
          <w:rStyle w:val="2fb"/>
          <w:rtl/>
        </w:rPr>
        <w:t>"</w:t>
      </w:r>
      <w:r>
        <w:rPr>
          <w:rStyle w:val="2fb"/>
          <w:rFonts w:hint="cs"/>
          <w:rtl/>
        </w:rPr>
        <w:t xml:space="preserve">ו</w:t>
      </w:r>
      <w:r>
        <w:rPr>
          <w:rFonts w:hint="cs"/>
          <w:rtl/>
        </w:rPr>
        <w:t xml:space="preserve"> </w:t>
      </w:r>
      <w:r>
        <w:rPr>
          <w:rtl/>
        </w:rPr>
        <w:t xml:space="preserve">משום דאדם מתכפר בשבח הקדש? </w:t>
      </w:r>
    </w:p>
    <w:p w:rsidR="00E403F0" w:rsidRPr="00AD695E" w:rsidRDefault="00E403F0" w:rsidP="00E403F0">
      <w:pPr>
        <w:jc w:val="center"/>
        <w:rPr>
          <w:del w:id="90040" w:author="מנוע עיצוב" w:date="2026-10-11T12:09:26Z"/>
          <w:rtl/>
        </w:rPr>
      </w:pPr>
      <w:del w:id="90039" w:author="מנוע עיצוב" w:date="2026-10-11T12:09:26Z">
        <w:r w:rsidRPr="00E5675B">
          <w:rPr>
            <w:rFonts w:ascii="BA חניכי הישיבות" w:hAnsi="BA חניכי הישיבות" w:cs="BA חניכי הישיבות"/>
            <w:rtl/>
          </w:rPr>
          <w:delText xml:space="preserve">׻</w:delText>
        </w:r>
      </w:del>
    </w:p>
    <w:p w:rsidR="00E403F0" w:rsidRPr="00AD695E" w:rsidRDefault="00E403F0" w:rsidP="00E403F0">
      <w:pPr>
        <w:pStyle w:val="affff1"/>
        <w:ind w:end="0"/>
        <w:rPr>
          <w:rtl/>
        </w:rPr>
        <w:pPrChange w:id="20035" w:author="קלוד" w:date="2026-10-11T09:07:18Z">
          <w:pPr>
            <w:pStyle w:val="affff1"/>
            <w:rPr>
              <w:rtl/>
            </w:rPr>
          </w:pPr>
        </w:pPrChange>
      </w:pPr>
      <w:ins w:id="9821" w:author="מספור קטעי משנה" w:date="2026-10-11T09:35:05Z">
        <w:r>
          <w:rPr>
            <w:rStyle w:val="MisparKeta"/>
          </w:rPr>
          <w:t xml:space="preserve">ג. </w:t>
        </w:r>
      </w:ins>
      <w:r>
        <w:rPr>
          <w:rtl/>
        </w:rPr>
        <w:lastRenderedPageBreak/>
        <w:t>אם משאמר הרי זו שלמים נמלך כו'.</w:t>
      </w:r>
    </w:p>
    <w:p w:rsidR="00E403F0" w:rsidRPr="00AD695E" w:rsidRDefault="00E403F0" w:rsidP="00E403F0">
      <w:pPr>
        <w:rPr>
          <w:rtl/>
        </w:rPr>
      </w:pPr>
      <w:r>
        <w:rPr>
          <w:rtl/>
        </w:rPr>
        <w:t xml:space="preserve">פשיטא ולדן שלמים, אלא כל </w:t>
      </w:r>
      <w:ins w:id="90129" w:author="Claude - סמנטי" w:date="2026-10-11T12:20:38Z">
        <w:r>
          <w:rPr>
            <w:rtl/>
          </w:rPr>
          <w:t xml:space="preserve">מתי</w:t>
        </w:r>
      </w:ins>
      <w:del w:id="90130" w:author="Claude - סמנטי" w:date="2026-10-11T12:20:38Z">
        <w:r>
          <w:rPr>
            <w:rtl/>
          </w:rPr>
          <w:delText xml:space="preserve">אימת</w:delText>
        </w:r>
      </w:del>
      <w:r>
        <w:rPr>
          <w:rtl/>
        </w:rPr>
        <w:t xml:space="preserve"> דבעי מימלך? </w:t>
      </w:r>
    </w:p>
    <w:p>
      <w:pPr>
        <w:pStyle w:val="38"/>
        <w:rPr>
          <w:ins w:id="93845" w:author="מנוע מכני" w:date="2026-10-11T12:04:39Z"/>
        </w:rPr>
      </w:pPr>
      <w:r>
        <w:t>אר</w:t>
      </w:r>
      <w:r>
        <w:t>"</w:t>
      </w:r>
      <w:r>
        <w:t>פ</w:t>
      </w:r>
      <w:r>
        <w:t xml:space="preserve">:</w:t>
      </w:r>
    </w:p>
    <w:p w:rsidR="00E403F0" w:rsidRPr="00AD695E" w:rsidRDefault="00E403F0" w:rsidP="00E403F0">
      <w:pPr>
        <w:rPr>
          <w:rtl/>
        </w:rPr>
      </w:pPr>
      <w:del w:id="93846" w:author="מנוע מכני" w:date="2026-10-11T12:04:39Z">
        <w:r>
          <w:rPr>
            <w:rtl/>
          </w:rPr>
          <w:delText xml:space="preserve"> </w:delText>
        </w:r>
      </w:del>
      <w:r>
        <w:rPr>
          <w:rtl/>
        </w:rPr>
        <w:t xml:space="preserve">לא</w:t>
      </w:r>
      <w:r>
        <w:rPr>
          <w:rtl/>
        </w:rPr>
        <w:t xml:space="preserve"> נצרכה אלא שאמר בתוך כדי דיבו</w:t>
      </w:r>
      <w:ins w:id="90029" w:author="מנוע מכני" w:date="2026-10-11T12:04:39Z">
        <w:r>
          <w:rPr>
            <w:rtl/>
          </w:rPr>
          <w:t xml:space="preserve">ר, ו</w:t>
        </w:r>
      </w:ins>
      <w:del w:id="90030" w:author="מנוע מכני" w:date="2026-10-11T12:04:39Z">
        <w:r>
          <w:rPr>
            <w:rtl/>
          </w:rPr>
          <w:delText xml:space="preserve">ר,</w:delText>
        </w:r>
        <w:r>
          <w:rPr>
            <w:rFonts w:hint="cs"/>
            <w:rtl/>
          </w:rPr>
          <w:delText xml:space="preserve">ו</w:delText>
        </w:r>
      </w:del>
      <w:r>
        <w:rPr>
          <w:rFonts w:hint="cs"/>
          <w:rtl/>
        </w:rPr>
        <w:t xml:space="preserve">ס</w:t>
      </w:r>
      <w:r>
        <w:rPr>
          <w:rtl/>
        </w:rPr>
        <w:t>"</w:t>
      </w:r>
      <w:r>
        <w:rPr>
          <w:rFonts w:hint="cs"/>
          <w:rtl/>
        </w:rPr>
        <w:t>ד ד</w:t>
      </w:r>
      <w:r>
        <w:rPr>
          <w:rtl/>
        </w:rPr>
        <w:t>כדיבור</w:t>
      </w:r>
      <w:r>
        <w:rPr>
          <w:rFonts w:hint="cs"/>
          <w:rtl/>
        </w:rPr>
        <w:t xml:space="preserve"> דמי</w:t>
      </w:r>
      <w:r>
        <w:rPr>
          <w:rtl/>
        </w:rPr>
        <w:t xml:space="preserve">, </w:t>
      </w:r>
      <w:ins w:id="91456" w:author="מנוע מכני" w:date="2026-10-11T12:04:39Z">
        <w:r>
          <w:rPr>
            <w:rtl/>
          </w:rPr>
          <w:t xml:space="preserve">וזה</w:t>
        </w:r>
      </w:ins>
      <w:del w:id="91457" w:author="מנוע מכני" w:date="2026-10-11T12:04:39Z">
        <w:r>
          <w:rPr>
            <w:rtl/>
          </w:rPr>
          <w:delText xml:space="preserve">והאי</w:delText>
        </w:r>
      </w:del>
      <w:r>
        <w:rPr>
          <w:rtl/>
        </w:rPr>
        <w:t xml:space="preserve"> עייוני הוא דקמעיין - </w:t>
      </w:r>
      <w:r>
        <w:rPr>
          <w:rtl/>
        </w:rPr>
        <w:t xml:space="preserve">קמ"ל</w:t>
      </w:r>
      <w:r>
        <w:rPr>
          <w:rtl/>
        </w:rPr>
        <w:t xml:space="preserve">.</w:t>
      </w:r>
    </w:p>
    <w:p w:rsidR="00E403F0" w:rsidRPr="00AD695E" w:rsidRDefault="00E403F0" w:rsidP="00E403F0">
      <w:pPr>
        <w:jc w:val="center"/>
        <w:rPr>
          <w:rtl/>
        </w:rPr>
      </w:pPr>
      <w:r w:rsidRPr="00E5675B">
        <w:rPr>
          <w:rFonts w:ascii="BA חניכי הישיבות" w:hAnsi="BA חניכי הישיבות" w:cs="BA חניכי הישיבות"/>
          <w:rtl/>
        </w:rPr>
        <w:t>׻</w:t>
      </w:r>
    </w:p>
    <w:p>
      <w:pPr>
        <w:pStyle w:val="MishnaBatzad"/>
        <w:rPr>
          <w:ins w:id="20161" w:author="קלוד" w:date="2026-10-11T09:07:18Z"/>
        </w:rPr>
      </w:pPr>
      <w:ins w:id="20160" w:author="קלוד" w:date="2026-10-11T09:07:18Z">
        <w:r>
          <w:t xml:space="preserve">משנה ד</w:t>
        </w:r>
      </w:ins>
    </w:p>
    <w:p w:rsidR="00E403F0" w:rsidRPr="00D65BEC" w:rsidRDefault="00E403F0" w:rsidP="00E403F0">
      <w:pPr>
        <w:pStyle w:val="afff9"/>
        <w:rPr>
          <w:del w:id="20099" w:author="קלוד" w:date="2026-10-11T09:07:18Z"/>
          <w:rtl/>
        </w:rPr>
      </w:pPr>
      <w:del w:id="20098" w:author="קלוד" w:date="2026-10-11T09:07:18Z">
        <w:r w:rsidRPr="00D65BEC">
          <w:rPr>
            <w:rtl/>
          </w:rPr>
          <w:delText xml:space="preserve">מתני'.</w:delText>
        </w:r>
      </w:del>
    </w:p>
    <w:p w:rsidR="00E403F0" w:rsidRPr="00D65BEC" w:rsidRDefault="00E403F0" w:rsidP="00E403F0">
      <w:pPr>
        <w:pStyle w:val="afff9"/>
        <w:spacing w:before="120"/>
        <w:rPr>
          <w:rtl/>
        </w:rPr>
        <w:pPrChange w:id="90022" w:author="קלוד" w:date="2026-10-11T12:09:42Z">
          <w:pPr>
            <w:pStyle w:val="afff9"/>
          </w:pPr>
        </w:pPrChange>
      </w:pPr>
      <w:r>
        <w:rPr>
          <w:rtl/>
        </w:rPr>
        <w:t xml:space="preserve">הרי זו תמורת עולה תמורת שלמים - הרי זו תמורת עולה - דברי </w:t>
      </w:r>
      <w:r>
        <w:rPr>
          <w:rStyle w:val="TanaimMishna"/>
          <w:rtl/>
          <w:rPrChange w:id="20007" w:author="קלוד" w:date="2026-10-11T09:07:18Z">
            <w:rPr>
              <w:rtl/>
            </w:rPr>
          </w:rPrChange>
        </w:rPr>
        <w:t xml:space="preserve">רבי מאיר</w:t>
      </w:r>
      <w:r>
        <w:rPr>
          <w:rtl/>
        </w:rPr>
        <w:t xml:space="preserve">;</w:t>
      </w:r>
    </w:p>
    <w:p w:rsidR="00E403F0" w:rsidRPr="00D65BEC" w:rsidRDefault="00E403F0" w:rsidP="00E403F0">
      <w:pPr>
        <w:pStyle w:val="afff9"/>
        <w:rPr>
          <w:rtl/>
        </w:rPr>
      </w:pPr>
      <w:r>
        <w:rPr>
          <w:rtl/>
        </w:rPr>
        <w:t xml:space="preserve">אמר </w:t>
      </w:r>
      <w:r>
        <w:rPr>
          <w:rStyle w:val="TanaimMishna"/>
          <w:rtl/>
          <w:rPrChange w:id="20008" w:author="קלוד" w:date="2026-10-11T09:07:18Z">
            <w:rPr>
              <w:rtl/>
            </w:rPr>
          </w:rPrChange>
        </w:rPr>
        <w:t xml:space="preserve">רבי יוסי</w:t>
      </w:r>
      <w:r>
        <w:rPr>
          <w:rStyle w:val="TanaimMishna"/>
          <w:rtl/>
          <w:rPrChange w:id="95288" w:author="Claude" w:date="2026-10-11T09:08:06Z">
            <w:rPr>
              <w:rtl/>
            </w:rPr>
          </w:rPrChange>
        </w:rPr>
        <w:t xml:space="preserve">:</w:t>
      </w:r>
      <w:r>
        <w:rPr>
          <w:rtl/>
        </w:rPr>
        <w:t xml:space="preserve"> אם לכן נתכוין תחלה, הואיל ואי אפשר לקרות ב' שמות כאחת - דבריו קיימים, </w:t>
      </w:r>
    </w:p>
    <w:p w:rsidR="00E403F0" w:rsidRPr="00D65BEC" w:rsidRDefault="00E403F0" w:rsidP="00E403F0">
      <w:pPr>
        <w:pStyle w:val="afff9"/>
        <w:rPr>
          <w:rtl/>
        </w:rPr>
      </w:pPr>
      <w:r w:rsidRPr="00D65BEC">
        <w:rPr>
          <w:rtl/>
        </w:rPr>
        <w:t>ואם משאמר תמורת עולה, נמלך ואמר תמורת שלמים - הרי זו תמורת עולה.</w:t>
      </w:r>
    </w:p>
    <w:p w:rsidR="00E403F0" w:rsidRPr="00AD695E" w:rsidRDefault="00E403F0" w:rsidP="00E403F0">
      <w:pPr>
        <w:jc w:val="center"/>
        <w:rPr>
          <w:rtl/>
        </w:rPr>
      </w:pPr>
      <w:r w:rsidRPr="00E5675B">
        <w:rPr>
          <w:rFonts w:ascii="BA חניכי הישיבות" w:hAnsi="BA חניכי הישיבות" w:cs="BA חניכי הישיבות"/>
          <w:rtl/>
        </w:rPr>
        <w:t>׻</w:t>
      </w:r>
    </w:p>
    <w:p w:rsidR="00E403F0" w:rsidRPr="00AD695E" w:rsidRDefault="00E403F0" w:rsidP="00E403F0">
      <w:pPr>
        <w:pStyle w:val="afff3"/>
        <w:framePr w:wrap="around"/>
        <w:spacing w:line="240" w:lineRule="exact"/>
        <w:rPr>
          <w:rtl/>
        </w:rPr>
      </w:pPr>
      <w:r w:rsidRPr="009239E9">
        <w:rPr>
          <w:rFonts w:hint="cs"/>
          <w:szCs w:val="18"/>
          <w:rtl/>
        </w:rPr>
        <w:t>כו.</w:t>
      </w:r>
    </w:p>
    <w:p>
      <w:pPr>
        <w:pStyle w:val="afffff8"/>
        <w:rPr>
          <w:ins w:id="90061" w:author="קלוד" w:date="2026-10-11T12:25:27Z"/>
        </w:rPr>
      </w:pPr>
      <w:ins w:id="90062" w:author="קלוד" w:date="2026-10-11T12:25:27Z">
        <w:r>
          <w:rPr>
            <w:color w:val="7B3F00"/>
          </w:rPr>
          <w:t xml:space="preserve">תמורת עולה תמורת שלמים - מחלוקת ר"מ ור' יוסי</w:t>
        </w:r>
      </w:ins>
    </w:p>
    <w:p>
      <w:pPr>
        <w:pStyle w:val="38"/>
        <w:rPr>
          <w:ins w:id="93847" w:author="מנוע מכני" w:date="2026-10-11T12:04:39Z"/>
        </w:rPr>
      </w:pPr>
      <w:r w:rsidRPr="00DC5F70">
        <w:t>א</w:t>
      </w:r>
      <w:r w:rsidRPr="00DC5F70">
        <w:t>רי</w:t>
      </w:r>
      <w:r w:rsidRPr="00DC5F70">
        <w:t>"</w:t>
      </w:r>
      <w:r w:rsidRPr="00DC5F70">
        <w:t>צ ברי</w:t>
      </w:r>
      <w:r w:rsidRPr="00DC5F70">
        <w:t>"</w:t>
      </w:r>
      <w:r w:rsidRPr="00DC5F70">
        <w:t>ו מרי</w:t>
      </w:r>
      <w:r w:rsidRPr="00DC5F70">
        <w:t>"</w:t>
      </w:r>
      <w:r w:rsidRPr="00DC5F70">
        <w:t>ו</w:t>
      </w:r>
      <w:r w:rsidRPr="00DC5F70">
        <w:t xml:space="preserve">:</w:t>
      </w:r>
    </w:p>
    <w:p w:rsidR="00E403F0" w:rsidRPr="00DC5F70" w:rsidRDefault="00E403F0" w:rsidP="00E403F0">
      <w:pPr>
        <w:rPr>
          <w:spacing w:val="-2"/>
          <w:rtl/>
        </w:rPr>
      </w:pPr>
      <w:del w:id="93848" w:author="מנוע מכני" w:date="2026-10-11T12:04:39Z">
        <w:r w:rsidRPr="00DC5F70">
          <w:rPr>
            <w:spacing w:val="-2"/>
            <w:rtl/>
          </w:rPr>
          <w:delText xml:space="preserve"> </w:delText>
        </w:r>
      </w:del>
      <w:r w:rsidRPr="00DC5F70">
        <w:rPr>
          <w:spacing w:val="-2"/>
          <w:rtl/>
        </w:rPr>
        <w:t xml:space="preserve">הכל מודים באומר תחול זו ואחר כך תחול זו דברי הכל תפוס לשון ראשון.</w:t>
      </w:r>
    </w:p>
    <w:p w:rsidR="00E403F0" w:rsidRPr="00AD695E" w:rsidRDefault="00E403F0" w:rsidP="00E403F0">
      <w:pPr>
        <w:rPr>
          <w:rtl/>
        </w:rPr>
      </w:pPr>
      <w:r>
        <w:rPr>
          <w:rtl/>
        </w:rPr>
        <w:tab/>
      </w:r>
      <w:r>
        <w:rPr>
          <w:rtl/>
        </w:rPr>
        <w:tab/>
      </w:r>
      <w:r>
        <w:rPr>
          <w:rtl/>
        </w:rPr>
        <w:tab/>
      </w:r>
      <w:r>
        <w:rPr>
          <w:rtl/>
        </w:rPr>
        <w:tab/>
      </w:r>
      <w:r>
        <w:rPr>
          <w:rtl/>
        </w:rPr>
        <w:tab/>
      </w:r>
      <w:r>
        <w:rPr>
          <w:rtl/>
        </w:rPr>
        <w:tab/>
      </w:r>
      <w:r>
        <w:rPr>
          <w:rtl/>
        </w:rPr>
        <w:tab/>
      </w:r>
      <w:del w:id="90080" w:author="מנוע מכני" w:date="2026-10-11T12:04:39Z">
        <w:r>
          <w:rPr>
            <w:rFonts w:hint="cs"/>
            <w:rtl/>
          </w:rPr>
          <w:delText xml:space="preserve">    </w:delText>
        </w:r>
      </w:del>
      <w:r>
        <w:rPr>
          <w:rtl/>
        </w:rPr>
        <w:t xml:space="preserve">לא</w:t>
      </w:r>
      <w:r>
        <w:rPr>
          <w:rtl/>
        </w:rPr>
        <w:t xml:space="preserve"> תחול זו </w:t>
      </w:r>
      <w:r>
        <w:rPr>
          <w:rtl/>
        </w:rPr>
        <w:t xml:space="preserve">אא"כ</w:t>
      </w:r>
      <w:r>
        <w:rPr>
          <w:rtl/>
        </w:rPr>
        <w:t xml:space="preserve"> חלתה זו - </w:t>
      </w:r>
      <w:ins w:id="90131" w:author="Claude - סמנטי" w:date="2026-10-11T12:20:38Z">
        <w:r>
          <w:rPr>
            <w:rtl/>
          </w:rPr>
          <w:t xml:space="preserve">שניהם</w:t>
        </w:r>
      </w:ins>
      <w:del w:id="90132" w:author="Claude - סמנטי" w:date="2026-10-11T12:20:38Z">
        <w:r>
          <w:rPr>
            <w:rtl/>
          </w:rPr>
          <w:delText xml:space="preserve">תרווייהו</w:delText>
        </w:r>
      </w:del>
      <w:r>
        <w:rPr>
          <w:rtl/>
        </w:rPr>
        <w:t xml:space="preserve"> קדשי.</w:t>
      </w:r>
    </w:p>
    <w:p w:rsidR="00E403F0" w:rsidRPr="00AD695E" w:rsidRDefault="00E403F0" w:rsidP="00E403F0">
      <w:pPr>
        <w:rPr>
          <w:rtl/>
        </w:rPr>
      </w:pPr>
      <w:ins w:id="92496" w:author="מנוע מכני" w:date="2026-10-11T12:04:39Z">
        <w:r>
          <w:rPr>
            <w:b/>
            <w:bCs/>
            <w:rtl/>
          </w:rPr>
          <w:t xml:space="preserve">נחלקו רק</w:t>
        </w:r>
      </w:ins>
      <w:del w:id="92497" w:author="מנוע מכני" w:date="2026-10-11T12:04:39Z">
        <w:r w:rsidRPr="00E75A19">
          <w:rPr>
            <w:b/>
            <w:bCs/>
            <w:rtl/>
          </w:rPr>
          <w:delText xml:space="preserve">לא נחלקו</w:delText>
        </w:r>
        <w:r>
          <w:rPr>
            <w:rtl/>
          </w:rPr>
          <w:delText xml:space="preserve"> אלא</w:delText>
        </w:r>
      </w:del>
      <w:r>
        <w:rPr>
          <w:rtl/>
        </w:rPr>
        <w:t xml:space="preserve"> כגון משנתינו, דאמר תמורת עולה תמורת שלמים, </w:t>
      </w:r>
    </w:p>
    <w:p>
      <w:pPr>
        <w:pStyle w:val="38"/>
        <w:rPr>
          <w:ins w:id="93849" w:author="מנוע מכני" w:date="2026-10-11T12:04:39Z"/>
        </w:rPr>
      </w:pPr>
      <w:r w:rsidRPr="00E75A19">
        <w:t>ד</w:t>
      </w:r>
      <w:r w:rsidRPr="00E75A19">
        <w:t>ל</w:t>
      </w:r>
      <w:r w:rsidRPr="00E75A19">
        <w:t>ר"</w:t>
      </w:r>
      <w:r w:rsidRPr="00E75A19">
        <w:t>מ</w:t>
      </w:r>
      <w:r>
        <w:t xml:space="preserve">:</w:t>
      </w:r>
    </w:p>
    <w:p w:rsidR="00E403F0" w:rsidRPr="00AD695E" w:rsidRDefault="00E403F0" w:rsidP="00E403F0">
      <w:pPr>
        <w:rPr>
          <w:rtl/>
        </w:rPr>
      </w:pPr>
      <w:del w:id="93850" w:author="מנוע מכני" w:date="2026-10-11T12:04:39Z">
        <w:r>
          <w:rPr>
            <w:rtl/>
          </w:rPr>
          <w:delText xml:space="preserve"> </w:delText>
        </w:r>
      </w:del>
      <w:r>
        <w:rPr>
          <w:rtl/>
        </w:rPr>
        <w:t xml:space="preserve">מדהו</w:t>
      </w:r>
      <w:r>
        <w:rPr>
          <w:rFonts w:hint="cs"/>
          <w:rtl/>
        </w:rPr>
        <w:t>"ל</w:t>
      </w:r>
      <w:r>
        <w:rPr>
          <w:rtl/>
        </w:rPr>
        <w:t xml:space="preserve"> </w:t>
      </w:r>
      <w:r>
        <w:rPr>
          <w:rFonts w:hint="cs"/>
          <w:rtl/>
        </w:rPr>
        <w:t>לומר</w:t>
      </w:r>
      <w:r>
        <w:rPr>
          <w:rtl/>
        </w:rPr>
        <w:t xml:space="preserve"> תמורת עולה </w:t>
      </w:r>
      <w:r w:rsidRPr="00E75A19">
        <w:rPr>
          <w:b/>
          <w:bCs/>
          <w:rtl/>
        </w:rPr>
        <w:t>ו</w:t>
      </w:r>
      <w:r>
        <w:rPr>
          <w:rtl/>
        </w:rPr>
        <w:t xml:space="preserve">שלמים, ואמר תמורת עולה תמורת שלמים, </w:t>
      </w:r>
      <w:r>
        <w:rPr>
          <w:rtl/>
        </w:rPr>
        <w:t xml:space="preserve">הו"</w:t>
      </w:r>
      <w:r>
        <w:rPr>
          <w:rFonts w:hint="cs"/>
          <w:rtl/>
        </w:rPr>
        <w:t xml:space="preserve">ל</w:t>
      </w:r>
      <w:r>
        <w:rPr>
          <w:rFonts w:hint="cs"/>
          <w:rtl/>
        </w:rPr>
        <w:t xml:space="preserve"> </w:t>
      </w:r>
      <w:r>
        <w:rPr>
          <w:rtl/>
        </w:rPr>
        <w:t xml:space="preserve">כאומר תחול זו </w:t>
      </w:r>
      <w:r>
        <w:rPr>
          <w:rtl/>
        </w:rPr>
        <w:t xml:space="preserve">ואח"כ</w:t>
      </w:r>
      <w:r>
        <w:rPr>
          <w:rtl/>
        </w:rPr>
        <w:t xml:space="preserve"> תחול זו, </w:t>
      </w:r>
    </w:p>
    <w:p>
      <w:pPr>
        <w:pStyle w:val="38"/>
        <w:rPr>
          <w:ins w:id="93851" w:author="מנוע מכני" w:date="2026-10-11T12:04:39Z"/>
        </w:rPr>
      </w:pPr>
      <w:r w:rsidRPr="00E75A19">
        <w:t>ו</w:t>
      </w:r>
      <w:r w:rsidRPr="00E75A19">
        <w:t>ל</w:t>
      </w:r>
      <w:r w:rsidRPr="00E75A19">
        <w:t>רבי יוסי</w:t>
      </w:r>
      <w:r>
        <w:t xml:space="preserve">:</w:t>
      </w:r>
    </w:p>
    <w:p w:rsidR="00E403F0" w:rsidRPr="00AD695E" w:rsidRDefault="00E403F0" w:rsidP="00E403F0">
      <w:pPr>
        <w:rPr>
          <w:rtl/>
        </w:rPr>
      </w:pPr>
      <w:del w:id="93852" w:author="מנוע מכני" w:date="2026-10-11T12:04:39Z">
        <w:r>
          <w:rPr>
            <w:rtl/>
          </w:rPr>
          <w:delText xml:space="preserve"> </w:delText>
        </w:r>
      </w:del>
      <w:ins w:id="92290" w:author="מנוע מכני" w:date="2026-10-11T12:04:39Z">
        <w:r>
          <w:rPr>
            <w:rtl/>
          </w:rPr>
          <w:t xml:space="preserve">אם </w:t>
        </w:r>
      </w:ins>
      <w:del w:id="92291" w:author="מנוע מכני" w:date="2026-10-11T12:04:39Z">
        <w:r>
          <w:rPr>
            <w:rtl/>
          </w:rPr>
          <w:delText xml:space="preserve">אי </w:delText>
        </w:r>
      </w:del>
      <w:r>
        <w:rPr>
          <w:rtl/>
        </w:rPr>
        <w:t xml:space="preserve">אמר</w:t>
      </w:r>
      <w:r>
        <w:rPr>
          <w:rtl/>
        </w:rPr>
        <w:t xml:space="preserve"> תמורת עולה ושלמים, </w:t>
      </w:r>
      <w:r>
        <w:rPr>
          <w:rtl/>
        </w:rPr>
        <w:t xml:space="preserve">הו"</w:t>
      </w:r>
      <w:r>
        <w:rPr>
          <w:rFonts w:hint="cs"/>
          <w:rtl/>
        </w:rPr>
        <w:t>א</w:t>
      </w:r>
      <w:r>
        <w:rPr>
          <w:rtl/>
        </w:rPr>
        <w:t xml:space="preserve"> קדושה ואינה קריבה, </w:t>
      </w:r>
      <w:r>
        <w:rPr>
          <w:rtl/>
        </w:rPr>
        <w:t xml:space="preserve">קמ"ל</w:t>
      </w:r>
      <w:r>
        <w:rPr>
          <w:rtl/>
        </w:rPr>
        <w:t xml:space="preserve">: </w:t>
      </w:r>
    </w:p>
    <w:p w:rsidR="00E403F0" w:rsidRPr="00AD695E" w:rsidRDefault="00E403F0" w:rsidP="00E403F0">
      <w:pPr>
        <w:rPr>
          <w:rtl/>
        </w:rPr>
      </w:pPr>
    </w:p>
    <w:p>
      <w:pPr>
        <w:pStyle w:val="afffff8"/>
        <w:rPr>
          <w:ins w:id="90059" w:author="קלוד" w:date="2026-10-11T12:25:27Z"/>
        </w:rPr>
      </w:pPr>
      <w:ins w:id="90060" w:author="קלוד" w:date="2026-10-11T12:25:27Z">
        <w:r>
          <w:rPr>
            <w:color w:val="7B3F00"/>
          </w:rPr>
          <w:t xml:space="preserve">בהמה חציה תמורת עולה וחציה תמורת שלמים</w:t>
        </w:r>
      </w:ins>
    </w:p>
    <w:p w:rsidR="00E403F0" w:rsidRPr="00AD695E" w:rsidRDefault="00E403F0" w:rsidP="00E403F0">
      <w:pPr>
        <w:rPr>
          <w:rtl/>
        </w:rPr>
      </w:pPr>
      <w:r w:rsidRPr="00217260">
        <w:rPr>
          <w:b/>
          <w:bCs/>
          <w:rtl/>
        </w:rPr>
        <w:t>ת"ר</w:t>
      </w:r>
      <w:r>
        <w:rPr>
          <w:rtl/>
        </w:rPr>
        <w:t xml:space="preserve"> האומר בהמה זו חציה תמורת עולה וחציה תמורת שלמים –</w:t>
      </w:r>
      <w:r>
        <w:rPr>
          <w:rStyle w:val="2fb"/>
          <w:rFonts w:hint="cs"/>
          <w:rtl/>
        </w:rPr>
        <w:t xml:space="preserve">ל</w:t>
      </w:r>
      <w:ins w:id="90015" w:author="מנוע מכני" w:date="2026-10-11T12:04:39Z">
        <w:r>
          <w:rPr>
            <w:rStyle w:val="2fb"/>
            <w:rFonts w:hint="cs"/>
            <w:rtl/>
          </w:rPr>
          <w:t xml:space="preserve">ר"מ</w:t>
        </w:r>
      </w:ins>
      <w:del w:id="90016" w:author="מנוע מכני" w:date="2026-10-11T12:04:39Z">
        <w:r>
          <w:rPr>
            <w:rFonts w:hint="cs"/>
            <w:rtl/>
          </w:rPr>
          <w:delText xml:space="preserve">ר''מ</w:delText>
        </w:r>
      </w:del>
      <w:r>
        <w:rPr>
          <w:rtl/>
        </w:rPr>
        <w:t xml:space="preserve"> כולה תקרב עולה</w:t>
      </w:r>
    </w:p>
    <w:p>
      <w:pPr>
        <w:pStyle w:val="38"/>
        <w:rPr>
          <w:ins w:id="93853" w:author="מנוע מכני" w:date="2026-10-11T12:04:39Z"/>
        </w:rPr>
      </w:pPr>
      <w:r w:rsidRPr="00DC5F70">
        <w:t xml:space="preserve">וחכ"א:</w:t>
      </w:r>
    </w:p>
    <w:p w:rsidR="00E403F0" w:rsidRPr="00DC5F70" w:rsidRDefault="00E403F0" w:rsidP="00E403F0">
      <w:pPr>
        <w:rPr>
          <w:spacing w:val="-4"/>
          <w:rtl/>
        </w:rPr>
      </w:pPr>
      <w:del w:id="93854" w:author="מנוע מכני" w:date="2026-10-11T12:04:39Z">
        <w:r w:rsidRPr="00DC5F70">
          <w:rPr>
            <w:spacing w:val="-4"/>
            <w:rtl/>
          </w:rPr>
          <w:delText xml:space="preserve"> </w:delText>
        </w:r>
      </w:del>
      <w:r w:rsidRPr="00DC5F70">
        <w:rPr>
          <w:spacing w:val="-4"/>
          <w:rtl/>
        </w:rPr>
        <w:t xml:space="preserve">תרעה עד שתסתאב, ותימכר ויביא בדמי חציה תמורת עולה, ובדמי חציה תמורת שלמים, </w:t>
      </w:r>
    </w:p>
    <w:p>
      <w:pPr>
        <w:pStyle w:val="38"/>
        <w:rPr>
          <w:ins w:id="93855" w:author="מנוע מכני" w:date="2026-10-11T12:04:39Z"/>
        </w:rPr>
      </w:pPr>
      <w:r>
        <w:t xml:space="preserve">א"ר יוסי:</w:t>
      </w:r>
    </w:p>
    <w:p w:rsidR="00E403F0" w:rsidRPr="00AD695E" w:rsidRDefault="00E403F0" w:rsidP="00E403F0">
      <w:pPr>
        <w:rPr>
          <w:rtl/>
        </w:rPr>
      </w:pPr>
      <w:del w:id="93856" w:author="מנוע מכני" w:date="2026-10-11T12:04:39Z">
        <w:r>
          <w:rPr>
            <w:rtl/>
          </w:rPr>
          <w:delText xml:space="preserve"> </w:delText>
        </w:r>
      </w:del>
      <w:r>
        <w:rPr>
          <w:rtl/>
        </w:rPr>
        <w:t xml:space="preserve">אם לכך נתכוון מתחלה, הואיל וא"א להוציא שני שמות כאחת - דבריו קיימין.</w:t>
      </w:r>
    </w:p>
    <w:p w:rsidR="00E403F0" w:rsidRPr="00AD695E" w:rsidRDefault="00E403F0" w:rsidP="00E403F0">
      <w:pPr>
        <w:rPr>
          <w:rtl/>
        </w:rPr>
      </w:pPr>
    </w:p>
    <w:p w:rsidR="00E403F0" w:rsidRPr="00AD695E" w:rsidRDefault="00E403F0" w:rsidP="00E403F0">
      <w:pPr>
        <w:rPr>
          <w:rtl/>
        </w:rPr>
      </w:pPr>
      <w:r>
        <w:rPr>
          <w:rStyle w:val="2fb"/>
          <w:rtl/>
        </w:rPr>
        <w:t xml:space="preserve">רבי יוסי</w:t>
      </w:r>
      <w:r>
        <w:rPr>
          <w:rtl/>
        </w:rPr>
        <w:t xml:space="preserve"> היינו רבנן! כולה </w:t>
      </w:r>
      <w:r>
        <w:rPr>
          <w:rStyle w:val="2fb"/>
          <w:rtl/>
        </w:rPr>
        <w:t xml:space="preserve">רבי יוסי</w:t>
      </w:r>
      <w:r>
        <w:rPr>
          <w:rtl/>
        </w:rPr>
        <w:t xml:space="preserve"> קתני לה.</w:t>
      </w:r>
    </w:p>
    <w:p w:rsidR="00E403F0" w:rsidRPr="00AD695E" w:rsidRDefault="00E403F0" w:rsidP="00E403F0">
      <w:pPr>
        <w:rPr>
          <w:rtl/>
        </w:rPr>
      </w:pPr>
      <w:r w:rsidRPr="00217260">
        <w:rPr>
          <w:b/>
          <w:bCs/>
          <w:rtl/>
        </w:rPr>
        <w:t xml:space="preserve">תניא</w:t>
      </w:r>
      <w:r w:rsidRPr="00217260">
        <w:rPr>
          <w:b/>
          <w:bCs/>
          <w:rtl/>
        </w:rPr>
        <w:t xml:space="preserve"> אידך</w:t>
      </w:r>
      <w:ins w:id="91900" w:author="מנוע מכני" w:date="2026-10-11T12:04:39Z">
        <w:r>
          <w:rPr>
            <w:b/>
            <w:bCs/>
            <w:rtl/>
          </w:rPr>
          <w:t xml:space="preserve">,</w:t>
        </w:r>
      </w:ins>
      <w:del w:id="91901" w:author="מנוע מכני" w:date="2026-10-11T12:04:39Z">
        <w:r w:rsidRPr="00217260">
          <w:rPr>
            <w:b/>
            <w:bCs/>
            <w:rtl/>
          </w:rPr>
          <w:delText xml:space="preserve">;</w:delText>
        </w:r>
      </w:del>
      <w:r>
        <w:rPr>
          <w:rFonts w:hint="cs"/>
          <w:rtl/>
        </w:rPr>
        <w:t xml:space="preserve"> </w:t>
      </w:r>
      <w:r>
        <w:rPr>
          <w:rtl/>
        </w:rPr>
        <w:t xml:space="preserve">בהמה חציה עולה וחציה חטאת – </w:t>
      </w:r>
      <w:r>
        <w:rPr>
          <w:rStyle w:val="2fb"/>
          <w:rFonts w:hint="cs"/>
          <w:rtl/>
        </w:rPr>
        <w:t>לר</w:t>
      </w:r>
      <w:r>
        <w:rPr>
          <w:rStyle w:val="2fb"/>
          <w:rtl/>
        </w:rPr>
        <w:t>"</w:t>
      </w:r>
      <w:r>
        <w:rPr>
          <w:rStyle w:val="2fb"/>
          <w:rFonts w:hint="cs"/>
          <w:rtl/>
        </w:rPr>
        <w:t xml:space="preserve">מ</w:t>
      </w:r>
      <w:r>
        <w:rPr>
          <w:rFonts w:hint="cs"/>
          <w:rtl/>
        </w:rPr>
        <w:t xml:space="preserve"> </w:t>
      </w:r>
      <w:r>
        <w:rPr>
          <w:rtl/>
        </w:rPr>
        <w:t xml:space="preserve">תיקרב עולה,</w:t>
      </w:r>
      <w:ins w:id="91902" w:author="מנוע מכני" w:date="2026-10-11T12:04:39Z">
        <w:ins w:id="91904" w:author="מנוע מכני" w:date="2026-10-11T12:04:39Z">
          <w:ins w:id="91906" w:author="מנוע מכני" w:date="2026-10-11T12:04:39Z">
            <w:ins w:id="91908" w:author="מנוע מכני" w:date="2026-10-11T12:04:39Z">
              <w:ins w:id="91910" w:author="מנוע מכני" w:date="2026-10-11T12:04:39Z">
                <w:r>
                  <w:rPr>
                    <w:rtl/>
                  </w:rPr>
                  <w:t xml:space="preserve"> </w:t>
                </w:r>
              </w:ins>
              <w:del w:id="91911" w:author="מנוע מכני" w:date="2026-10-11T12:04:39Z">
                <w:r>
                  <w:rPr>
                    <w:rtl/>
                  </w:rPr>
                  <w:delText xml:space="preserve"> </w:delText>
                </w:r>
                <w:r>
                  <w:rPr>
                    <w:rFonts w:hint="cs"/>
                    <w:rtl/>
                  </w:rPr>
                  <w:delText xml:space="preserve"> </w:delText>
                </w:r>
              </w:del>
            </w:ins>
            <w:del w:id="91909" w:author="מנוע מכני" w:date="2026-10-11T12:04:39Z">
              <w:r>
                <w:rPr>
                  <w:rtl/>
                </w:rPr>
                <w:delText xml:space="preserve"> </w:delText>
              </w:r>
              <w:r>
                <w:rPr>
                  <w:rFonts w:hint="cs"/>
                  <w:rtl/>
                </w:rPr>
                <w:delText xml:space="preserve"> </w:delText>
              </w:r>
            </w:del>
          </w:ins>
          <w:del w:id="91907" w:author="מנוע מכני" w:date="2026-10-11T12:04:39Z">
            <w:r>
              <w:rPr>
                <w:rtl/>
              </w:rPr>
              <w:delText xml:space="preserve"> </w:delText>
            </w:r>
            <w:r>
              <w:rPr>
                <w:rFonts w:hint="cs"/>
                <w:rtl/>
              </w:rPr>
              <w:delText xml:space="preserve"> </w:delText>
            </w:r>
          </w:del>
        </w:ins>
        <w:del w:id="91905" w:author="מנוע מכני" w:date="2026-10-11T12:04:39Z">
          <w:r>
            <w:rPr>
              <w:rtl/>
            </w:rPr>
            <w:delText xml:space="preserve"> </w:delText>
          </w:r>
          <w:r>
            <w:rPr>
              <w:rFonts w:hint="cs"/>
              <w:rtl/>
            </w:rPr>
            <w:delText xml:space="preserve"> </w:delText>
          </w:r>
        </w:del>
      </w:ins>
      <w:del w:id="91903" w:author="מנוע מכני" w:date="2026-10-11T12:04:39Z">
        <w:r>
          <w:rPr>
            <w:rtl/>
          </w:rPr>
          <w:delText xml:space="preserve"> </w:delText>
        </w:r>
        <w:r>
          <w:rPr>
            <w:rFonts w:hint="cs"/>
            <w:rtl/>
          </w:rPr>
          <w:delText xml:space="preserve"> </w:delText>
        </w:r>
      </w:del>
      <w:r>
        <w:rPr>
          <w:rStyle w:val="2fb"/>
          <w:rtl/>
        </w:rPr>
        <w:t xml:space="preserve">ר' יוסי</w:t>
      </w:r>
      <w:r>
        <w:rPr>
          <w:rtl/>
        </w:rPr>
        <w:t xml:space="preserve"> אומר: תמות.</w:t>
      </w:r>
    </w:p>
    <w:p w:rsidR="00E403F0" w:rsidRPr="00AD695E" w:rsidRDefault="00E403F0" w:rsidP="00E403F0">
      <w:pPr>
        <w:rPr>
          <w:rtl/>
        </w:rPr>
      </w:pPr>
      <w:r w:rsidRPr="00217260">
        <w:rPr>
          <w:b/>
          <w:bCs/>
          <w:rtl/>
        </w:rPr>
        <w:t>ושוין</w:t>
      </w:r>
      <w:r>
        <w:rPr>
          <w:rtl/>
        </w:rPr>
        <w:t xml:space="preserve"> באומר חציה חטאת וחציה עולה - שתמות.</w:t>
      </w:r>
    </w:p>
    <w:p>
      <w:pPr>
        <w:pStyle w:val="38"/>
        <w:rPr>
          <w:ins w:id="93857" w:author="מנוע מכני" w:date="2026-10-11T12:04:39Z"/>
        </w:rPr>
      </w:pPr>
      <w:r w:rsidRPr="00DC5F70">
        <w:t xml:space="preserve">שוין </w:t>
      </w:r>
      <w:r w:rsidRPr="00DC5F70">
        <w:t>כ</w:t>
      </w:r>
      <w:r w:rsidRPr="00DC5F70">
        <w:t xml:space="preserve">ר"מ פשיטא! מהו </w:t>
      </w:r>
      <w:ins w:id="92562" w:author="מנוע מכני" w:date="2026-10-11T12:04:39Z">
        <w:r>
          <w:t xml:space="preserve">דתאמר</w:t>
        </w:r>
      </w:ins>
      <w:del w:id="92563" w:author="מנוע מכני" w:date="2026-10-11T12:04:39Z">
        <w:r w:rsidRPr="00DC5F70">
          <w:delText xml:space="preserve">דתימא</w:delText>
        </w:r>
      </w:del>
      <w:r w:rsidRPr="00DC5F70">
        <w:t xml:space="preserve">:</w:t>
      </w:r>
    </w:p>
    <w:p w:rsidR="00E403F0" w:rsidRPr="00DC5F70" w:rsidRDefault="00E403F0" w:rsidP="00E403F0">
      <w:pPr>
        <w:rPr>
          <w:spacing w:val="-6"/>
          <w:rtl/>
        </w:rPr>
      </w:pPr>
      <w:del w:id="93858" w:author="מנוע מכני" w:date="2026-10-11T12:04:39Z">
        <w:r w:rsidRPr="00DC5F70">
          <w:rPr>
            <w:spacing w:val="-6"/>
            <w:rtl/>
          </w:rPr>
          <w:delText xml:space="preserve"> </w:delText>
        </w:r>
      </w:del>
      <w:ins w:id="92292" w:author="מנוע מכני" w:date="2026-10-11T12:04:39Z">
        <w:r>
          <w:rPr>
            <w:spacing w:val="-6"/>
            <w:rtl/>
          </w:rPr>
          <w:t xml:space="preserve">אם </w:t>
        </w:r>
      </w:ins>
      <w:del w:id="92293" w:author="מנוע מכני" w:date="2026-10-11T12:04:39Z">
        <w:r w:rsidRPr="00DC5F70">
          <w:rPr>
            <w:spacing w:val="-6"/>
            <w:rtl/>
          </w:rPr>
          <w:delText xml:space="preserve">אי </w:delText>
        </w:r>
      </w:del>
      <w:ins w:id="90746" w:author="מנוע מכני" w:date="2026-10-11T12:04:39Z">
        <w:r>
          <w:rPr>
            <w:spacing w:val="-6"/>
            <w:rtl/>
          </w:rPr>
          <w:t xml:space="preserve">לא</w:t>
        </w:r>
      </w:ins>
      <w:del w:id="90747" w:author="מנוע מכני" w:date="2026-10-11T12:04:39Z">
        <w:r w:rsidRPr="00DC5F70">
          <w:rPr>
            <w:spacing w:val="-6"/>
            <w:rtl/>
          </w:rPr>
          <w:delText xml:space="preserve">לאו</w:delText>
        </w:r>
      </w:del>
      <w:r w:rsidRPr="00DC5F70">
        <w:rPr>
          <w:spacing w:val="-6"/>
          <w:rtl/>
        </w:rPr>
        <w:t xml:space="preserve"> </w:t>
      </w:r>
      <w:ins w:id="90133" w:author="Claude - סמנטי" w:date="2026-10-11T12:20:38Z">
        <w:r>
          <w:rPr>
            <w:spacing w:val="-6"/>
            <w:rtl/>
          </w:rPr>
          <w:t xml:space="preserve">שהשמיענו</w:t>
        </w:r>
      </w:ins>
      <w:del w:id="90134" w:author="Claude - סמנטי" w:date="2026-10-11T12:20:38Z">
        <w:r w:rsidRPr="00DC5F70">
          <w:rPr>
            <w:spacing w:val="-6"/>
            <w:rtl/>
          </w:rPr>
          <w:delText xml:space="preserve">דאשמעינן</w:delText>
        </w:r>
      </w:del>
      <w:r w:rsidRPr="00DC5F70">
        <w:rPr>
          <w:spacing w:val="-6"/>
          <w:rtl/>
        </w:rPr>
        <w:t xml:space="preserve"> </w:t>
      </w:r>
      <w:r w:rsidRPr="00DC5F70">
        <w:rPr>
          <w:spacing w:val="-6"/>
          <w:rtl/>
        </w:rPr>
        <w:t xml:space="preserve">הו"</w:t>
      </w:r>
      <w:r w:rsidRPr="00DC5F70">
        <w:rPr>
          <w:rFonts w:hint="cs"/>
          <w:spacing w:val="-6"/>
          <w:rtl/>
        </w:rPr>
        <w:t>א</w:t>
      </w:r>
      <w:r w:rsidRPr="00DC5F70">
        <w:rPr>
          <w:spacing w:val="-6"/>
          <w:rtl/>
        </w:rPr>
        <w:t xml:space="preserve"> טעמא </w:t>
      </w:r>
      <w:r w:rsidRPr="00DC5F70">
        <w:rPr>
          <w:rStyle w:val="2fb"/>
          <w:spacing w:val="-6"/>
          <w:rtl/>
        </w:rPr>
        <w:t xml:space="preserve">דר"מ</w:t>
      </w:r>
      <w:r w:rsidRPr="00DC5F70">
        <w:rPr>
          <w:spacing w:val="-6"/>
          <w:rtl/>
        </w:rPr>
        <w:t xml:space="preserve"> </w:t>
      </w:r>
      <w:ins w:id="90748" w:author="מנוע מכני" w:date="2026-10-11T12:04:39Z">
        <w:r>
          <w:rPr>
            <w:spacing w:val="-6"/>
            <w:rtl/>
          </w:rPr>
          <w:t xml:space="preserve">לא</w:t>
        </w:r>
      </w:ins>
      <w:del w:id="90749" w:author="מנוע מכני" w:date="2026-10-11T12:04:39Z">
        <w:r w:rsidRPr="00DC5F70">
          <w:rPr>
            <w:spacing w:val="-6"/>
            <w:rtl/>
          </w:rPr>
          <w:delText xml:space="preserve">לאו</w:delText>
        </w:r>
      </w:del>
      <w:r w:rsidRPr="00DC5F70">
        <w:rPr>
          <w:spacing w:val="-6"/>
          <w:rtl/>
        </w:rPr>
        <w:t xml:space="preserve"> משום תפוס לשון ראשון, </w:t>
      </w:r>
    </w:p>
    <w:p>
      <w:pPr>
        <w:pStyle w:val="38"/>
        <w:rPr>
          <w:ins w:id="93859" w:author="מנוע מכני" w:date="2026-10-11T12:04:39Z"/>
        </w:rPr>
      </w:pPr>
      <w:r>
        <w:t xml:space="preserve">אלא</w:t>
      </w:r>
    </w:p>
    <w:p w:rsidR="00E403F0" w:rsidRPr="00AD695E" w:rsidRDefault="00E403F0" w:rsidP="00E403F0">
      <w:pPr>
        <w:rPr>
          <w:rtl/>
        </w:rPr>
      </w:pPr>
      <w:del w:id="93860" w:author="מנוע מכני" w:date="2026-10-11T12:04:39Z">
        <w:r>
          <w:rPr>
            <w:rtl/>
          </w:rPr>
          <w:delText xml:space="preserve"> </w:delText>
        </w:r>
      </w:del>
      <w:r>
        <w:rPr>
          <w:rtl/>
        </w:rPr>
        <w:t xml:space="preserve">היינו טעמא חטאת מעורבת קריבה, </w:t>
      </w:r>
      <w:ins w:id="90206" w:author="מנוע מכני" w:date="2026-10-11T12:04:39Z">
        <w:r>
          <w:rPr>
            <w:rtl/>
          </w:rPr>
          <w:t xml:space="preserve">ואפי'</w:t>
        </w:r>
      </w:ins>
      <w:del w:id="90207" w:author="מנוע מכני" w:date="2026-10-11T12:04:39Z">
        <w:r>
          <w:rPr>
            <w:rtl/>
          </w:rPr>
          <w:delText xml:space="preserve">ואפילו</w:delText>
        </w:r>
      </w:del>
      <w:r>
        <w:rPr>
          <w:rtl/>
        </w:rPr>
        <w:t xml:space="preserve"> </w:t>
      </w:r>
      <w:r>
        <w:rPr>
          <w:rFonts w:hint="cs"/>
          <w:rtl/>
        </w:rPr>
        <w:t>כש</w:t>
      </w:r>
      <w:r>
        <w:rPr>
          <w:rtl/>
        </w:rPr>
        <w:t xml:space="preserve">אמר חציה חטאת </w:t>
      </w:r>
      <w:ins w:id="90750" w:author="מנוע מכני" w:date="2026-10-11T12:04:39Z">
        <w:r>
          <w:rPr>
            <w:rtl/>
          </w:rPr>
          <w:t xml:space="preserve">ואח"כ</w:t>
        </w:r>
      </w:ins>
      <w:del w:id="90751" w:author="מנוע מכני" w:date="2026-10-11T12:04:39Z">
        <w:r>
          <w:rPr>
            <w:rtl/>
          </w:rPr>
          <w:delText xml:space="preserve">והדר</w:delText>
        </w:r>
      </w:del>
      <w:r>
        <w:rPr>
          <w:rtl/>
        </w:rPr>
        <w:t xml:space="preserve"> </w:t>
      </w:r>
      <w:r>
        <w:rPr>
          <w:rtl/>
        </w:rPr>
        <w:t xml:space="preserve">אמר</w:t>
      </w:r>
      <w:r>
        <w:rPr>
          <w:rtl/>
        </w:rPr>
        <w:t xml:space="preserve"> חציה עולה קריבה, </w:t>
      </w:r>
      <w:r>
        <w:rPr>
          <w:rtl/>
        </w:rPr>
        <w:t xml:space="preserve">קמ"ל</w:t>
      </w:r>
      <w:r>
        <w:rPr>
          <w:rtl/>
        </w:rPr>
        <w:t xml:space="preserve"> דלא.</w:t>
      </w:r>
    </w:p>
    <w:p w:rsidR="00E403F0" w:rsidRPr="00AD695E" w:rsidRDefault="00E403F0" w:rsidP="00E403F0">
      <w:pPr>
        <w:rPr>
          <w:rtl/>
        </w:rPr>
      </w:pPr>
    </w:p>
    <w:p w:rsidR="00E403F0" w:rsidRPr="00AD695E" w:rsidRDefault="00E403F0" w:rsidP="00E403F0">
      <w:pPr>
        <w:rPr>
          <w:rtl/>
        </w:rPr>
      </w:pPr>
      <w:r w:rsidRPr="00A757C8">
        <w:rPr>
          <w:rtl/>
        </w:rPr>
        <w:t xml:space="preserve">תניא</w:t>
      </w:r>
      <w:r w:rsidRPr="00A757C8">
        <w:rPr>
          <w:rtl/>
        </w:rPr>
        <w:t xml:space="preserve"> אידך, </w:t>
      </w:r>
      <w:r w:rsidRPr="00A757C8">
        <w:rPr>
          <w:rtl/>
        </w:rPr>
        <w:t xml:space="preserve">אמר</w:t>
      </w:r>
      <w:r w:rsidRPr="00A757C8">
        <w:rPr>
          <w:rtl/>
        </w:rPr>
        <w:t xml:space="preserve"> בהמה זו חציה עולה וחציה שלמים קדושה ואינה קריבה, עושה תמורה ותמורתו כיוצא בו.</w:t>
      </w:r>
    </w:p>
    <w:p w:rsidR="00E403F0" w:rsidRPr="00AD695E" w:rsidRDefault="00E403F0" w:rsidP="00E403F0">
      <w:pPr>
        <w:rPr>
          <w:rtl/>
        </w:rPr>
      </w:pPr>
      <w:r>
        <w:rPr>
          <w:rStyle w:val="2fb"/>
          <w:rFonts w:hint="cs"/>
          <w:rtl/>
        </w:rPr>
        <w:t xml:space="preserve">וכרבי יוסי</w:t>
      </w:r>
      <w:r>
        <w:rPr>
          <w:rFonts w:hint="cs"/>
          <w:rtl/>
        </w:rPr>
        <w:t xml:space="preserve"> </w:t>
      </w:r>
      <w:r>
        <w:rPr>
          <w:rFonts w:hint="cs"/>
          <w:rtl/>
        </w:rPr>
        <w:t xml:space="preserve">וקמ</w:t>
      </w:r>
      <w:r>
        <w:rPr>
          <w:rtl/>
        </w:rPr>
        <w:t>"</w:t>
      </w:r>
      <w:r>
        <w:rPr>
          <w:rFonts w:hint="cs"/>
          <w:rtl/>
        </w:rPr>
        <w:t xml:space="preserve">ל</w:t>
      </w:r>
      <w:r>
        <w:rPr>
          <w:rFonts w:hint="cs"/>
          <w:rtl/>
        </w:rPr>
        <w:t xml:space="preserve"> דתמורתה </w:t>
      </w:r>
      <w:r>
        <w:rPr>
          <w:rFonts w:hint="cs"/>
          <w:rtl/>
        </w:rPr>
        <w:t xml:space="preserve">לא</w:t>
      </w:r>
      <w:r>
        <w:rPr>
          <w:rFonts w:hint="cs"/>
          <w:rtl/>
        </w:rPr>
        <w:t xml:space="preserve"> קרבה </w:t>
      </w:r>
      <w:ins w:id="91458" w:author="מנוע מכני" w:date="2026-10-11T12:04:39Z">
        <w:r>
          <w:rPr>
            <w:rFonts w:hint="cs"/>
            <w:rtl/>
          </w:rPr>
          <w:t xml:space="preserve">דכלום</w:t>
        </w:r>
      </w:ins>
      <w:del w:id="91459" w:author="מנוע מכני" w:date="2026-10-11T12:04:39Z">
        <w:r>
          <w:rPr>
            <w:rFonts w:hint="cs"/>
            <w:rtl/>
          </w:rPr>
          <w:delText xml:space="preserve">דמידי</w:delText>
        </w:r>
      </w:del>
      <w:r>
        <w:rPr>
          <w:rFonts w:hint="cs"/>
          <w:rtl/>
        </w:rPr>
        <w:t xml:space="preserve"> </w:t>
      </w:r>
      <w:ins w:id="90137" w:author="Claude - סמנטי" w:date="2026-10-11T12:20:38Z">
        <w:r>
          <w:rPr>
            <w:rFonts w:hint="cs"/>
            <w:rtl/>
          </w:rPr>
          <w:t xml:space="preserve">שהיא</w:t>
        </w:r>
      </w:ins>
      <w:del w:id="90138" w:author="Claude - סמנטי" w:date="2026-10-11T12:20:38Z">
        <w:r>
          <w:rPr>
            <w:rFonts w:hint="cs"/>
            <w:rtl/>
          </w:rPr>
          <w:delText xml:space="preserve">דהוי</w:delText>
        </w:r>
      </w:del>
      <w:r>
        <w:rPr>
          <w:rFonts w:hint="cs"/>
          <w:rtl/>
        </w:rPr>
        <w:t xml:space="preserve"> קדושה דחויה ומכך הך </w:t>
      </w:r>
      <w:ins w:id="90135" w:author="Claude - סמנטי" w:date="2026-10-11T12:20:38Z">
        <w:r>
          <w:rPr>
            <w:rFonts w:hint="cs"/>
            <w:rtl/>
          </w:rPr>
          <w:t xml:space="preserve">בא</w:t>
        </w:r>
      </w:ins>
      <w:del w:id="90136" w:author="Claude - סמנטי" w:date="2026-10-11T12:20:38Z">
        <w:r>
          <w:rPr>
            <w:rFonts w:hint="cs"/>
            <w:rtl/>
          </w:rPr>
          <w:delText xml:space="preserve">קאתי</w:delText>
        </w:r>
      </w:del>
    </w:p>
    <w:p w:rsidR="00E403F0" w:rsidRPr="00AD695E" w:rsidRDefault="00E403F0" w:rsidP="00E403F0">
      <w:pPr>
        <w:rPr>
          <w:rtl/>
        </w:rPr>
      </w:pPr>
    </w:p>
    <w:p>
      <w:pPr>
        <w:pStyle w:val="afffff8"/>
        <w:rPr>
          <w:ins w:id="90057" w:author="קלוד" w:date="2026-10-11T12:25:27Z"/>
        </w:rPr>
      </w:pPr>
      <w:ins w:id="90058" w:author="קלוד" w:date="2026-10-11T12:25:27Z">
        <w:r>
          <w:rPr>
            <w:color w:val="7B3F00"/>
          </w:rPr>
          <w:t xml:space="preserve">הקדיש חצי בהמה וחזר והקדיש חציה - קדושה ואינה קריבה</w:t>
        </w:r>
      </w:ins>
    </w:p>
    <w:p>
      <w:pPr>
        <w:pStyle w:val="38"/>
        <w:rPr>
          <w:ins w:id="93862" w:author="מנוע מכני" w:date="2026-10-11T12:04:39Z"/>
        </w:rPr>
      </w:pPr>
      <w:del w:id="93861" w:author="מנוע מכני" w:date="2026-10-11T12:04:39Z">
        <w:r>
          <w:delText xml:space="preserve">•</w:delText>
        </w:r>
      </w:del>
      <w:r>
        <w:t xml:space="preserve"> </w:t>
      </w:r>
      <w:r>
        <w:t>ארי</w:t>
      </w:r>
      <w:r>
        <w:t>"</w:t>
      </w:r>
      <w:r>
        <w:t>ו</w:t>
      </w:r>
      <w:r>
        <w:t xml:space="preserve">:</w:t>
      </w:r>
    </w:p>
    <w:p w:rsidR="00E403F0" w:rsidRPr="00AD695E" w:rsidRDefault="00E403F0" w:rsidP="00E403F0">
      <w:pPr>
        <w:rPr>
          <w:rtl/>
        </w:rPr>
      </w:pPr>
      <w:del w:id="93863" w:author="מנוע מכני" w:date="2026-10-11T12:04:39Z">
        <w:r>
          <w:rPr>
            <w:rtl/>
          </w:rPr>
          <w:delText xml:space="preserve"> </w:delText>
        </w:r>
      </w:del>
      <w:r>
        <w:rPr>
          <w:rtl/>
        </w:rPr>
        <w:t xml:space="preserve">בהמה של שני שותפים, הקדיש חציה שלו, וחזר ולקח חציה אחרת והקדישה</w:t>
      </w:r>
      <w:r>
        <w:rPr>
          <w:rFonts w:hint="cs"/>
          <w:rtl/>
        </w:rPr>
        <w:t>,</w:t>
      </w:r>
      <w:r>
        <w:rPr>
          <w:rtl/>
        </w:rPr>
        <w:t xml:space="preserve"> קדושה ואינה קריבה, ועושה תמורה, ותמורתה</w:t>
      </w:r>
      <w:r>
        <w:rPr>
          <w:rFonts w:hint="cs"/>
          <w:rtl/>
        </w:rPr>
        <w:t xml:space="preserve"> </w:t>
      </w:r>
      <w:r>
        <w:rPr>
          <w:rtl/>
        </w:rPr>
        <w:t>כיוצא בה</w:t>
      </w:r>
    </w:p>
    <w:p w:rsidR="00E403F0" w:rsidRPr="00AD695E" w:rsidRDefault="00E403F0" w:rsidP="00E403F0">
      <w:pPr>
        <w:pStyle w:val="afff3"/>
        <w:framePr w:wrap="around"/>
        <w:spacing w:line="240" w:lineRule="exact"/>
        <w:rPr>
          <w:rtl/>
        </w:rPr>
      </w:pPr>
      <w:r w:rsidRPr="009239E9">
        <w:rPr>
          <w:rFonts w:hint="cs"/>
          <w:szCs w:val="18"/>
          <w:rtl/>
        </w:rPr>
        <w:t>כו:</w:t>
      </w:r>
    </w:p>
    <w:p w:rsidR="00E403F0" w:rsidRPr="00AD695E" w:rsidRDefault="00E403F0" w:rsidP="00E403F0">
      <w:pPr>
        <w:rPr>
          <w:rtl/>
        </w:rPr>
      </w:pPr>
      <w:r w:rsidRPr="00217260">
        <w:rPr>
          <w:rFonts w:hint="cs"/>
          <w:b/>
          <w:bCs/>
          <w:rtl/>
        </w:rPr>
        <w:t>ש</w:t>
      </w:r>
      <w:r w:rsidRPr="00217260">
        <w:rPr>
          <w:b/>
          <w:bCs/>
          <w:rtl/>
        </w:rPr>
        <w:t>"</w:t>
      </w:r>
      <w:r w:rsidRPr="00217260">
        <w:rPr>
          <w:rFonts w:hint="cs"/>
          <w:b/>
          <w:bCs/>
          <w:rtl/>
        </w:rPr>
        <w:t>מ</w:t>
      </w:r>
      <w:r w:rsidRPr="00217260">
        <w:rPr>
          <w:b/>
          <w:bCs/>
          <w:rtl/>
        </w:rPr>
        <w:t xml:space="preserve"> תלת</w:t>
      </w:r>
      <w:ins w:id="91912" w:author="מנוע מכני" w:date="2026-10-11T12:04:39Z">
        <w:r>
          <w:rPr>
            <w:b/>
            <w:bCs/>
            <w:rtl/>
          </w:rPr>
          <w:t xml:space="preserve">,</w:t>
        </w:r>
      </w:ins>
      <w:del w:id="91913" w:author="מנוע מכני" w:date="2026-10-11T12:04:39Z">
        <w:r w:rsidRPr="00217260">
          <w:rPr>
            <w:b/>
            <w:bCs/>
            <w:rtl/>
          </w:rPr>
          <w:delText xml:space="preserve">;</w:delText>
        </w:r>
      </w:del>
      <w:r w:rsidRPr="00217260">
        <w:rPr>
          <w:rFonts w:hint="cs"/>
          <w:b/>
          <w:bCs/>
          <w:rtl/>
        </w:rPr>
        <w:t xml:space="preserve"> </w:t>
      </w:r>
      <w:r w:rsidRPr="00217260">
        <w:rPr>
          <w:b/>
          <w:bCs/>
          <w:rtl/>
        </w:rPr>
        <w:t xml:space="preserve">ש"מ</w:t>
      </w:r>
      <w:r w:rsidRPr="00217260">
        <w:rPr>
          <w:b/>
          <w:bCs/>
          <w:rtl/>
        </w:rPr>
        <w:t xml:space="preserve"> קדושת דמים נדחה, וש"מ </w:t>
      </w:r>
      <w:r>
        <w:rPr>
          <w:b/>
          <w:bCs/>
          <w:rtl/>
        </w:rPr>
        <w:t xml:space="preserve">בעלי חיים נדחין, ו</w:t>
      </w:r>
      <w:ins w:id="90017" w:author="מנוע מכני" w:date="2026-10-11T12:04:39Z">
        <w:r>
          <w:rPr>
            <w:b/>
            <w:bCs/>
            <w:rtl/>
          </w:rPr>
          <w:t xml:space="preserve">ש"מ</w:t>
        </w:r>
      </w:ins>
      <w:del w:id="90018" w:author="מנוע מכני" w:date="2026-10-11T12:04:39Z">
        <w:r>
          <w:rPr>
            <w:b/>
            <w:bCs/>
            <w:rtl/>
          </w:rPr>
          <w:delText xml:space="preserve">ש</w:delText>
        </w:r>
        <w:r>
          <w:rPr>
            <w:rFonts w:hint="cs"/>
            <w:b/>
            <w:bCs/>
            <w:rtl/>
          </w:rPr>
          <w:delText xml:space="preserve">''</w:delText>
        </w:r>
        <w:r>
          <w:rPr>
            <w:b/>
            <w:bCs/>
            <w:rtl/>
          </w:rPr>
          <w:delText xml:space="preserve">מ</w:delText>
        </w:r>
      </w:del>
      <w:r w:rsidRPr="00217260">
        <w:rPr>
          <w:b/>
          <w:bCs/>
          <w:rtl/>
        </w:rPr>
        <w:t xml:space="preserve"> דיחוי מעיקרו הוי דיחוי.</w:t>
      </w:r>
    </w:p>
    <w:p w:rsidR="00E403F0" w:rsidRPr="00AD695E" w:rsidRDefault="00E403F0" w:rsidP="00E403F0">
      <w:pPr>
        <w:rPr>
          <w:rtl/>
        </w:rPr>
      </w:pPr>
    </w:p>
    <w:p>
      <w:pPr>
        <w:pStyle w:val="afffff8"/>
        <w:rPr>
          <w:ins w:id="90055" w:author="קלוד" w:date="2026-10-11T12:25:27Z"/>
        </w:rPr>
      </w:pPr>
      <w:ins w:id="90056" w:author="קלוד" w:date="2026-10-11T12:25:27Z">
        <w:r>
          <w:rPr>
            <w:color w:val="7B3F00"/>
          </w:rPr>
          <w:t xml:space="preserve">חציה תמורה וחציה מעשר - האם קריבה</w:t>
        </w:r>
      </w:ins>
    </w:p>
    <w:p>
      <w:pPr>
        <w:pStyle w:val="38"/>
        <w:rPr>
          <w:ins w:id="93865" w:author="מנוע מכני" w:date="2026-10-11T12:04:39Z"/>
        </w:rPr>
      </w:pPr>
      <w:del w:id="93864" w:author="מנוע מכני" w:date="2026-10-11T12:04:39Z">
        <w:r>
          <w:delText xml:space="preserve">•</w:delText>
        </w:r>
      </w:del>
      <w:r>
        <w:t xml:space="preserve"> </w:t>
      </w:r>
      <w:del w:id="94220" w:author="מנוע מכני" w:date="2026-10-11T12:04:39Z">
        <w:r>
          <w:delText xml:space="preserve">אמר </w:delText>
        </w:r>
      </w:del>
      <w:r>
        <w:t xml:space="preserve">אביי:</w:t>
      </w:r>
    </w:p>
    <w:p w:rsidR="00E403F0" w:rsidRPr="00AD695E" w:rsidRDefault="00E403F0" w:rsidP="00E403F0">
      <w:pPr>
        <w:rPr>
          <w:rtl/>
        </w:rPr>
      </w:pPr>
      <w:del w:id="93866" w:author="מנוע מכני" w:date="2026-10-11T12:04:39Z">
        <w:r>
          <w:rPr>
            <w:rtl/>
          </w:rPr>
          <w:delText xml:space="preserve"> </w:delText>
        </w:r>
      </w:del>
      <w:r>
        <w:rPr>
          <w:rtl/>
        </w:rPr>
        <w:t xml:space="preserve">הכל מודים </w:t>
      </w:r>
      <w:ins w:id="90752" w:author="מנוע מכני" w:date="2026-10-11T12:04:39Z">
        <w:r>
          <w:rPr>
            <w:rtl/>
          </w:rPr>
          <w:t xml:space="preserve">מקום</w:t>
        </w:r>
      </w:ins>
      <w:del w:id="90753" w:author="מנוע מכני" w:date="2026-10-11T12:04:39Z">
        <w:r>
          <w:rPr>
            <w:rtl/>
          </w:rPr>
          <w:delText xml:space="preserve">היכא</w:delText>
        </w:r>
      </w:del>
      <w:r>
        <w:rPr>
          <w:rtl/>
        </w:rPr>
        <w:t xml:space="preserve"> דאמר חציה עולה וחציה מעשר - דברי הכל עולה קריבה, </w:t>
      </w:r>
    </w:p>
    <w:p w:rsidR="00E403F0" w:rsidRPr="00AD695E" w:rsidRDefault="00E403F0" w:rsidP="00E403F0">
      <w:pPr>
        <w:rPr>
          <w:rtl/>
        </w:rPr>
      </w:pPr>
      <w:ins w:id="90754" w:author="מנוע מכני" w:date="2026-10-11T12:04:39Z">
        <w:r>
          <w:rPr>
            <w:rtl/>
          </w:rPr>
          <w:t xml:space="preserve">מקום</w:t>
        </w:r>
      </w:ins>
      <w:del w:id="90755" w:author="מנוע מכני" w:date="2026-10-11T12:04:39Z">
        <w:r>
          <w:rPr>
            <w:rtl/>
          </w:rPr>
          <w:delText xml:space="preserve">היכא</w:delText>
        </w:r>
      </w:del>
      <w:r>
        <w:rPr>
          <w:rtl/>
        </w:rPr>
        <w:t xml:space="preserve"> דאמר חציה תמורה וחציה מעשר </w:t>
      </w:r>
      <w:ins w:id="91460" w:author="מנוע מכני" w:date="2026-10-11T12:04:39Z">
        <w:r>
          <w:rPr>
            <w:rtl/>
          </w:rPr>
          <w:t xml:space="preserve">מה</w:t>
        </w:r>
      </w:ins>
      <w:del w:id="91461" w:author="מנוע מכני" w:date="2026-10-11T12:04:39Z">
        <w:r>
          <w:rPr>
            <w:rtl/>
          </w:rPr>
          <w:delText xml:space="preserve">מאי</w:delText>
        </w:r>
      </w:del>
      <w:r>
        <w:rPr>
          <w:rtl/>
        </w:rPr>
        <w:t xml:space="preserve">? תמורה קריבה - שכן נוהגת בכל הקדשים, </w:t>
      </w:r>
    </w:p>
    <w:p w:rsidR="00E403F0" w:rsidRPr="00AD695E" w:rsidRDefault="00E403F0" w:rsidP="00E403F0">
      <w:pPr>
        <w:rPr>
          <w:rtl/>
        </w:rPr>
      </w:pPr>
      <w:r>
        <w:rPr>
          <w:rtl/>
        </w:rPr>
        <w:tab/>
        <w:t xml:space="preserve">או"ד</w:t>
      </w:r>
      <w:r>
        <w:rPr>
          <w:rtl/>
        </w:rPr>
        <w:tab/>
        <w:t xml:space="preserve"> מעשר קרובה, שכן מקדיש לפניו ולאחריו? </w:t>
      </w:r>
      <w:r w:rsidRPr="00217260">
        <w:rPr>
          <w:b/>
          <w:bCs/>
          <w:rtl/>
        </w:rPr>
        <w:t>תיקו</w:t>
      </w:r>
      <w:r>
        <w:rPr>
          <w:rtl/>
        </w:rPr>
        <w:t>.</w:t>
      </w:r>
    </w:p>
    <w:p w:rsidR="00E403F0" w:rsidRPr="00AD695E" w:rsidRDefault="00E403F0" w:rsidP="00E403F0">
      <w:pPr>
        <w:jc w:val="center"/>
        <w:rPr>
          <w:rtl/>
        </w:rPr>
      </w:pPr>
      <w:r w:rsidRPr="00E5675B">
        <w:rPr>
          <w:rFonts w:ascii="BA חניכי הישיבות" w:hAnsi="BA חניכי הישיבות" w:cs="BA חניכי הישיבות"/>
          <w:rtl/>
        </w:rPr>
        <w:t>׻</w:t>
      </w:r>
    </w:p>
    <w:p>
      <w:pPr>
        <w:pStyle w:val="MishnaBatzad"/>
        <w:rPr>
          <w:ins w:id="20163" w:author="קלוד" w:date="2026-10-11T09:07:18Z"/>
        </w:rPr>
      </w:pPr>
      <w:ins w:id="20162" w:author="קלוד" w:date="2026-10-11T09:07:18Z">
        <w:r>
          <w:t xml:space="preserve">משנה ה</w:t>
        </w:r>
      </w:ins>
    </w:p>
    <w:p w:rsidR="00E403F0" w:rsidRPr="00D65BEC" w:rsidRDefault="00E403F0" w:rsidP="00E403F0">
      <w:pPr>
        <w:pStyle w:val="afff9"/>
        <w:rPr>
          <w:del w:id="20101" w:author="קלוד" w:date="2026-10-11T09:07:18Z"/>
          <w:rtl/>
        </w:rPr>
      </w:pPr>
      <w:del w:id="20100" w:author="קלוד" w:date="2026-10-11T09:07:18Z">
        <w:r w:rsidRPr="00D65BEC">
          <w:rPr>
            <w:rtl/>
          </w:rPr>
          <w:lastRenderedPageBreak/>
          <w:delText xml:space="preserve">מתני'.</w:delText>
        </w:r>
      </w:del>
    </w:p>
    <w:p w:rsidR="00E403F0" w:rsidRPr="00D65BEC" w:rsidRDefault="00E403F0" w:rsidP="00E403F0">
      <w:pPr>
        <w:pStyle w:val="afff9"/>
        <w:spacing w:before="120"/>
        <w:rPr>
          <w:rtl/>
        </w:rPr>
        <w:pPrChange w:id="90023" w:author="קלוד" w:date="2026-10-11T12:09:42Z">
          <w:pPr>
            <w:pStyle w:val="afff9"/>
          </w:pPr>
        </w:pPrChange>
      </w:pPr>
      <w:r w:rsidRPr="00D65BEC">
        <w:rPr>
          <w:rtl/>
        </w:rPr>
        <w:t>הרי זו תחת זו, תמורת זו, חליפת זו - הרי זו תמורה.</w:t>
      </w:r>
    </w:p>
    <w:p w:rsidR="00E403F0" w:rsidRPr="00D65BEC" w:rsidRDefault="00E403F0" w:rsidP="00E403F0">
      <w:pPr>
        <w:pStyle w:val="afff9"/>
        <w:rPr>
          <w:rtl/>
        </w:rPr>
      </w:pPr>
      <w:r w:rsidRPr="00D65BEC">
        <w:rPr>
          <w:rtl/>
        </w:rPr>
        <w:t>זו מחוללת על זו - אין זו תמורה, ואם היה הקדש בעל מום - יוצא לחולין, וצריך לעשות דמים.</w:t>
      </w:r>
    </w:p>
    <w:p w:rsidR="00E403F0" w:rsidRPr="00AD695E" w:rsidRDefault="00E403F0" w:rsidP="00E403F0">
      <w:pPr>
        <w:jc w:val="center"/>
        <w:rPr>
          <w:rtl/>
        </w:rPr>
      </w:pPr>
      <w:r w:rsidRPr="00E5675B">
        <w:rPr>
          <w:rFonts w:ascii="BA חניכי הישיבות" w:hAnsi="BA חניכי הישיבות" w:cs="BA חניכי הישיבות"/>
          <w:rtl/>
        </w:rPr>
        <w:t>׻</w:t>
      </w:r>
    </w:p>
    <w:p>
      <w:pPr>
        <w:pStyle w:val="afffff8"/>
        <w:rPr>
          <w:ins w:id="90053" w:author="קלוד" w:date="2026-10-11T12:25:27Z"/>
        </w:rPr>
      </w:pPr>
      <w:ins w:id="90054" w:author="קלוד" w:date="2026-10-11T12:25:27Z">
        <w:r>
          <w:rPr>
            <w:color w:val="7B3F00"/>
          </w:rPr>
          <w:t xml:space="preserve">'תחת זו' - לשון תפיסה או לשון חילול</w:t>
        </w:r>
      </w:ins>
    </w:p>
    <w:p w:rsidR="00E403F0" w:rsidRPr="00AD695E" w:rsidRDefault="00E403F0" w:rsidP="00E403F0">
      <w:pPr>
        <w:rPr>
          <w:rtl/>
        </w:rPr>
      </w:pPr>
      <w:ins w:id="90139" w:author="Claude - סמנטי" w:date="2026-10-11T12:20:38Z">
        <w:r>
          <w:rPr>
            <w:rtl/>
          </w:rPr>
          <w:t xml:space="preserve">לומר</w:t>
        </w:r>
      </w:ins>
      <w:del w:id="90140" w:author="Claude - סמנטי" w:date="2026-10-11T12:20:38Z">
        <w:r>
          <w:rPr>
            <w:rtl/>
          </w:rPr>
          <w:delText xml:space="preserve">למימרא</w:delText>
        </w:r>
      </w:del>
      <w:r>
        <w:rPr>
          <w:rtl/>
        </w:rPr>
        <w:t xml:space="preserve"> דתחת לישנא דאתפוסי הוא, </w:t>
      </w:r>
    </w:p>
    <w:p w:rsidR="00E403F0" w:rsidRPr="00AD695E" w:rsidRDefault="00E403F0" w:rsidP="00E403F0">
      <w:pPr>
        <w:rPr>
          <w:rtl/>
        </w:rPr>
      </w:pPr>
      <w:r>
        <w:rPr>
          <w:rtl/>
        </w:rPr>
        <w:t xml:space="preserve">ורמינהו: קדשי בדק הבית, </w:t>
      </w:r>
      <w:r>
        <w:rPr>
          <w:rtl/>
        </w:rPr>
        <w:t xml:space="preserve">אמר</w:t>
      </w:r>
      <w:r>
        <w:rPr>
          <w:rtl/>
        </w:rPr>
        <w:t xml:space="preserve"> חליפת זו תמורת זו - </w:t>
      </w:r>
      <w:r>
        <w:rPr>
          <w:rtl/>
        </w:rPr>
        <w:t xml:space="preserve">לא</w:t>
      </w:r>
      <w:r>
        <w:rPr>
          <w:rtl/>
        </w:rPr>
        <w:t xml:space="preserve"> </w:t>
      </w:r>
      <w:r>
        <w:rPr>
          <w:rtl/>
        </w:rPr>
        <w:t xml:space="preserve">אמר</w:t>
      </w:r>
      <w:r>
        <w:rPr>
          <w:rtl/>
        </w:rPr>
        <w:t xml:space="preserve"> כלום, תחת זו מחוללת על זו - דבריו קיימין.</w:t>
      </w:r>
    </w:p>
    <w:p w:rsidR="00E403F0" w:rsidRPr="00AD695E" w:rsidRDefault="00E403F0" w:rsidP="00E403F0">
      <w:pPr>
        <w:rPr>
          <w:rtl/>
        </w:rPr>
      </w:pPr>
      <w:ins w:id="92294" w:author="מנוע מכני" w:date="2026-10-11T12:04:39Z">
        <w:r>
          <w:rPr>
            <w:rtl/>
          </w:rPr>
          <w:t xml:space="preserve">ואם </w:t>
        </w:r>
      </w:ins>
      <w:del w:id="92295" w:author="מנוע מכני" w:date="2026-10-11T12:04:39Z">
        <w:r>
          <w:rPr>
            <w:rtl/>
          </w:rPr>
          <w:delText xml:space="preserve">ואי </w:delText>
        </w:r>
      </w:del>
      <w:ins w:id="90208" w:author="מנוע מכני" w:date="2026-10-11T12:04:39Z">
        <w:r>
          <w:rPr>
            <w:rtl/>
          </w:rPr>
          <w:t xml:space="preserve">ס"ד</w:t>
        </w:r>
      </w:ins>
      <w:del w:id="90209" w:author="מנוע מכני" w:date="2026-10-11T12:04:39Z">
        <w:r>
          <w:rPr>
            <w:rtl/>
          </w:rPr>
          <w:delText xml:space="preserve">סלקא דעתך</w:delText>
        </w:r>
      </w:del>
      <w:r>
        <w:rPr>
          <w:rtl/>
        </w:rPr>
        <w:t xml:space="preserve"> לישנא דאיתפוסי היא, </w:t>
      </w:r>
      <w:ins w:id="91462" w:author="מנוע מכני" w:date="2026-10-11T12:04:39Z">
        <w:r>
          <w:rPr>
            <w:rtl/>
          </w:rPr>
          <w:t xml:space="preserve">מה</w:t>
        </w:r>
      </w:ins>
      <w:del w:id="91463" w:author="מנוע מכני" w:date="2026-10-11T12:04:39Z">
        <w:r>
          <w:rPr>
            <w:rtl/>
          </w:rPr>
          <w:delText xml:space="preserve">מאי</w:delText>
        </w:r>
      </w:del>
      <w:r>
        <w:rPr>
          <w:rtl/>
        </w:rPr>
        <w:t xml:space="preserve"> שנא רישא </w:t>
      </w:r>
      <w:ins w:id="91464" w:author="מנוע מכני" w:date="2026-10-11T12:04:39Z">
        <w:r>
          <w:rPr>
            <w:rtl/>
          </w:rPr>
          <w:t xml:space="preserve">ומה</w:t>
        </w:r>
      </w:ins>
      <w:del w:id="91465" w:author="מנוע מכני" w:date="2026-10-11T12:04:39Z">
        <w:r>
          <w:rPr>
            <w:rtl/>
          </w:rPr>
          <w:delText xml:space="preserve">ומאי</w:delText>
        </w:r>
      </w:del>
      <w:r>
        <w:rPr>
          <w:rtl/>
        </w:rPr>
        <w:t xml:space="preserve"> שנא סיפא? </w:t>
      </w:r>
    </w:p>
    <w:p>
      <w:pPr>
        <w:pStyle w:val="38"/>
        <w:rPr>
          <w:ins w:id="93867" w:author="מנוע מכני" w:date="2026-10-11T12:04:39Z"/>
        </w:rPr>
      </w:pPr>
      <w:del w:id="94221" w:author="מנוע מכני" w:date="2026-10-11T12:04:39Z">
        <w:r w:rsidRPr="00217260">
          <w:delText xml:space="preserve">אמר </w:delText>
        </w:r>
      </w:del>
      <w:r w:rsidRPr="00217260">
        <w:t xml:space="preserve">אביי</w:t>
      </w:r>
      <w:r>
        <w:t xml:space="preserve">:</w:t>
      </w:r>
    </w:p>
    <w:p w:rsidR="00E403F0" w:rsidRPr="00AD695E" w:rsidRDefault="00E403F0" w:rsidP="00E403F0">
      <w:pPr>
        <w:rPr>
          <w:rtl/>
        </w:rPr>
      </w:pPr>
      <w:del w:id="93868" w:author="מנוע מכני" w:date="2026-10-11T12:04:39Z">
        <w:r>
          <w:rPr>
            <w:rtl/>
          </w:rPr>
          <w:delText xml:space="preserve"> </w:delText>
        </w:r>
      </w:del>
      <w:r>
        <w:rPr>
          <w:rtl/>
        </w:rPr>
        <w:t xml:space="preserve">תחת - משכחת לה לישנא דאיתפוסי ולישנא דאחולי</w:t>
      </w:r>
      <w:ins w:id="91914" w:author="מנוע מכני" w:date="2026-10-11T12:04:39Z">
        <w:r>
          <w:rPr>
            <w:rtl/>
          </w:rPr>
          <w:t xml:space="preserve">,</w:t>
        </w:r>
      </w:ins>
      <w:del w:id="91915" w:author="מנוע מכני" w:date="2026-10-11T12:04:39Z">
        <w:r>
          <w:rPr>
            <w:rtl/>
          </w:rPr>
          <w:delText xml:space="preserve">;</w:delText>
        </w:r>
      </w:del>
    </w:p>
    <w:p w:rsidR="00E403F0" w:rsidRPr="00AD695E" w:rsidRDefault="00E403F0" w:rsidP="00E403F0">
      <w:pPr>
        <w:pStyle w:val="afff3"/>
        <w:framePr w:wrap="around"/>
        <w:spacing w:line="240" w:lineRule="exact"/>
        <w:rPr>
          <w:rtl/>
        </w:rPr>
      </w:pPr>
      <w:r w:rsidRPr="009239E9">
        <w:rPr>
          <w:rFonts w:hint="cs"/>
          <w:szCs w:val="18"/>
          <w:rtl/>
        </w:rPr>
        <w:t>כז.</w:t>
      </w:r>
    </w:p>
    <w:p w:rsidR="00E403F0" w:rsidRPr="00AD695E" w:rsidRDefault="00E403F0" w:rsidP="00E403F0">
      <w:pPr>
        <w:rPr>
          <w:rtl/>
        </w:rPr>
      </w:pPr>
      <w:r>
        <w:rPr>
          <w:rtl/>
        </w:rPr>
        <w:t>לישנא דאתפוסי – ד</w:t>
      </w:r>
      <w:r>
        <w:rPr>
          <w:rFonts w:hint="cs"/>
          <w:rtl/>
        </w:rPr>
        <w:t>'</w:t>
      </w:r>
      <w:ins w:id="90493" w:author="Claude - סמנטי" w:date="2026-10-11T12:20:38Z">
        <w:r>
          <w:rPr>
            <w:rStyle w:val="afffff0"/>
            <w:rtl/>
          </w:rPr>
          <w:t xml:space="preserve">וְאִם תַּחְתֶּיהָ תַּעֲמוֹד הַבַּהֶרֶת</w:t>
        </w:r>
      </w:ins>
      <w:del w:id="90494" w:author="Claude - סמנטי" w:date="2026-10-11T12:20:38Z">
        <w:r>
          <w:rPr>
            <w:rtl/>
          </w:rPr>
          <w:delText xml:space="preserve">ואם תחתיה תעמוד הבהרת</w:delText>
        </w:r>
      </w:del>
      <w:r>
        <w:rPr>
          <w:rFonts w:hint="cs"/>
          <w:rtl/>
        </w:rPr>
        <w:t>'</w:t>
      </w:r>
      <w:r>
        <w:rPr>
          <w:rtl/>
        </w:rPr>
        <w:t>, דאחולי – ד</w:t>
      </w:r>
      <w:r>
        <w:rPr>
          <w:rFonts w:hint="cs"/>
          <w:rtl/>
        </w:rPr>
        <w:t>'</w:t>
      </w:r>
      <w:ins w:id="90491" w:author="Claude - סמנטי" w:date="2026-10-11T12:20:38Z">
        <w:r>
          <w:rPr>
            <w:rStyle w:val="afffff0"/>
            <w:rtl/>
          </w:rPr>
          <w:t xml:space="preserve">תַּחַת הַנְּחוֹשֶׁת אָבִיא זָהָב</w:t>
        </w:r>
      </w:ins>
      <w:del w:id="90492" w:author="Claude - סמנטי" w:date="2026-10-11T12:20:38Z">
        <w:r>
          <w:rPr>
            <w:rtl/>
          </w:rPr>
          <w:delText xml:space="preserve">תחת הנחושת אביא זהב</w:delText>
        </w:r>
      </w:del>
      <w:r>
        <w:rPr>
          <w:rFonts w:hint="cs"/>
          <w:rtl/>
        </w:rPr>
        <w:t>'</w:t>
      </w:r>
      <w:r>
        <w:rPr>
          <w:rtl/>
        </w:rPr>
        <w:t>.</w:t>
      </w:r>
    </w:p>
    <w:p w:rsidR="00E403F0" w:rsidRPr="00AD695E" w:rsidRDefault="00E403F0" w:rsidP="00E403F0">
      <w:pPr>
        <w:rPr>
          <w:rtl/>
        </w:rPr>
      </w:pPr>
      <w:r>
        <w:rPr>
          <w:rtl/>
        </w:rPr>
        <w:t xml:space="preserve">והלכך, גבי קדשי מזבח דעבדין תמורה - לישנא דאתפוסי הוא, </w:t>
      </w:r>
    </w:p>
    <w:p w:rsidR="00E403F0" w:rsidRPr="00AD695E" w:rsidRDefault="00E403F0" w:rsidP="00E403F0">
      <w:pPr>
        <w:rPr>
          <w:rtl/>
        </w:rPr>
      </w:pPr>
      <w:r>
        <w:rPr>
          <w:rtl/>
        </w:rPr>
        <w:t>גבי קדשי בדק הבית דלא עבדין תמורה - לישנא דאחולי הוא.</w:t>
      </w:r>
    </w:p>
    <w:p w:rsidR="00E403F0" w:rsidRPr="00AD695E" w:rsidRDefault="00E403F0" w:rsidP="00E403F0">
      <w:pPr>
        <w:rPr>
          <w:rtl/>
        </w:rPr>
      </w:pPr>
    </w:p>
    <w:p>
      <w:pPr>
        <w:pStyle w:val="38"/>
        <w:rPr>
          <w:ins w:id="93869" w:author="מנוע מכני" w:date="2026-10-11T12:04:39Z"/>
        </w:rPr>
      </w:pPr>
      <w:del w:id="94222" w:author="מנוע מכני" w:date="2026-10-11T12:04:39Z">
        <w:r>
          <w:delText xml:space="preserve">אמר </w:delText>
        </w:r>
      </w:del>
      <w:r>
        <w:t xml:space="preserve">רבא:</w:t>
      </w:r>
    </w:p>
    <w:p w:rsidR="00E403F0" w:rsidRPr="00AD695E" w:rsidRDefault="00E403F0" w:rsidP="00E403F0">
      <w:pPr>
        <w:rPr>
          <w:rtl/>
        </w:rPr>
      </w:pPr>
      <w:del w:id="93870" w:author="מנוע מכני" w:date="2026-10-11T12:04:39Z">
        <w:r>
          <w:rPr>
            <w:rtl/>
          </w:rPr>
          <w:delText xml:space="preserve"> </w:delText>
        </w:r>
      </w:del>
      <w:ins w:id="90210" w:author="מנוע מכני" w:date="2026-10-11T12:04:39Z">
        <w:r>
          <w:rPr>
            <w:rtl/>
          </w:rPr>
          <w:t xml:space="preserve">אפי'</w:t>
        </w:r>
      </w:ins>
      <w:del w:id="90211" w:author="מנוע מכני" w:date="2026-10-11T12:04:39Z">
        <w:r>
          <w:rPr>
            <w:rtl/>
          </w:rPr>
          <w:delText xml:space="preserve">אפילו</w:delText>
        </w:r>
      </w:del>
      <w:r>
        <w:rPr>
          <w:rtl/>
        </w:rPr>
        <w:t xml:space="preserve"> בקדשי מזבח משכחת לה לישנא דאחולי הוא, כגון שהיה הקדש בעל מום.</w:t>
      </w:r>
    </w:p>
    <w:p>
      <w:pPr>
        <w:pStyle w:val="38"/>
        <w:rPr>
          <w:ins w:id="93871" w:author="מנוע מכני" w:date="2026-10-11T12:04:39Z"/>
        </w:rPr>
      </w:pPr>
      <w:r>
        <w:t xml:space="preserve">א"ר אשי:</w:t>
      </w:r>
    </w:p>
    <w:p w:rsidR="00E403F0" w:rsidRPr="00AD695E" w:rsidRDefault="00E403F0" w:rsidP="00E403F0">
      <w:pPr>
        <w:rPr>
          <w:rtl/>
        </w:rPr>
      </w:pPr>
      <w:del w:id="93872" w:author="מנוע מכני" w:date="2026-10-11T12:04:39Z">
        <w:r>
          <w:rPr>
            <w:rtl/>
          </w:rPr>
          <w:delText xml:space="preserve"> </w:delText>
        </w:r>
      </w:del>
      <w:ins w:id="90212" w:author="מנוע מכני" w:date="2026-10-11T12:04:39Z">
        <w:r>
          <w:rPr>
            <w:rtl/>
          </w:rPr>
          <w:t xml:space="preserve">אפי'</w:t>
        </w:r>
      </w:ins>
      <w:del w:id="90213" w:author="מנוע מכני" w:date="2026-10-11T12:04:39Z">
        <w:r>
          <w:rPr>
            <w:rtl/>
          </w:rPr>
          <w:delText xml:space="preserve">אפילו</w:delText>
        </w:r>
      </w:del>
      <w:r>
        <w:rPr>
          <w:rtl/>
        </w:rPr>
        <w:t xml:space="preserve"> בבעל מום </w:t>
      </w:r>
      <w:ins w:id="90756" w:author="מנוע מכני" w:date="2026-10-11T12:04:39Z">
        <w:r>
          <w:rPr>
            <w:rtl/>
          </w:rPr>
          <w:t xml:space="preserve">גם</w:t>
        </w:r>
      </w:ins>
      <w:del w:id="90757" w:author="מנוע מכני" w:date="2026-10-11T12:04:39Z">
        <w:r>
          <w:rPr>
            <w:rtl/>
          </w:rPr>
          <w:delText xml:space="preserve">נמי</w:delText>
        </w:r>
      </w:del>
      <w:r>
        <w:rPr>
          <w:rtl/>
        </w:rPr>
        <w:t xml:space="preserve"> משכח"</w:t>
      </w:r>
      <w:r>
        <w:rPr>
          <w:rFonts w:hint="cs"/>
          <w:rtl/>
        </w:rPr>
        <w:t xml:space="preserve">ל </w:t>
      </w:r>
      <w:r>
        <w:rPr>
          <w:rtl/>
        </w:rPr>
        <w:t xml:space="preserve">לישנא דאחולי ומשכחת לישנא דאתפוסי</w:t>
      </w:r>
      <w:ins w:id="91916" w:author="מנוע מכני" w:date="2026-10-11T12:04:39Z">
        <w:r>
          <w:rPr>
            <w:rtl/>
          </w:rPr>
          <w:t xml:space="preserve">,</w:t>
        </w:r>
      </w:ins>
      <w:del w:id="91917" w:author="מנוע מכני" w:date="2026-10-11T12:04:39Z">
        <w:r>
          <w:rPr>
            <w:rtl/>
          </w:rPr>
          <w:delText xml:space="preserve">;</w:delText>
        </w:r>
      </w:del>
    </w:p>
    <w:p w:rsidR="00E403F0" w:rsidRPr="00AD695E" w:rsidRDefault="00E403F0" w:rsidP="00E403F0">
      <w:pPr>
        <w:rPr>
          <w:rtl/>
        </w:rPr>
      </w:pPr>
      <w:r>
        <w:rPr>
          <w:rtl/>
        </w:rPr>
        <w:t xml:space="preserve">ידו אקודש - חול הוי, ידו אחול - קודש </w:t>
      </w:r>
      <w:ins w:id="92426" w:author="מנוע מכני" w:date="2026-10-11T12:04:39Z">
        <w:r>
          <w:rPr>
            <w:rtl/>
          </w:rPr>
          <w:t xml:space="preserve">היה</w:t>
        </w:r>
      </w:ins>
      <w:del w:id="92427" w:author="מנוע מכני" w:date="2026-10-11T12:04:39Z">
        <w:r>
          <w:rPr>
            <w:rtl/>
          </w:rPr>
          <w:delText xml:space="preserve">הוה</w:delText>
        </w:r>
      </w:del>
      <w:r>
        <w:rPr>
          <w:rtl/>
        </w:rPr>
        <w:t xml:space="preserve">.</w:t>
      </w:r>
    </w:p>
    <w:p w:rsidR="00E403F0" w:rsidRPr="00AD695E" w:rsidRDefault="00E403F0" w:rsidP="00E403F0">
      <w:pPr>
        <w:rPr>
          <w:rtl/>
        </w:rPr>
      </w:pPr>
    </w:p>
    <w:p>
      <w:pPr>
        <w:pStyle w:val="afffff8"/>
        <w:rPr>
          <w:ins w:id="90051" w:author="קלוד" w:date="2026-10-11T12:25:27Z"/>
        </w:rPr>
      </w:pPr>
      <w:ins w:id="90052" w:author="קלוד" w:date="2026-10-11T12:25:27Z">
        <w:r>
          <w:rPr>
            <w:color w:val="7B3F00"/>
          </w:rPr>
          <w:t xml:space="preserve">'הרי אלו תחת אלו' בקדש וחולין - האם לוקה</w:t>
        </w:r>
      </w:ins>
    </w:p>
    <w:p>
      <w:pPr>
        <w:pStyle w:val="38"/>
        <w:rPr>
          <w:ins w:id="93873" w:author="מנוע מכני" w:date="2026-10-11T12:04:39Z"/>
        </w:rPr>
      </w:pPr>
      <w:r w:rsidRPr="00217260">
        <w:t>בעי אביי</w:t>
      </w:r>
      <w:r>
        <w:t xml:space="preserve">:</w:t>
      </w:r>
    </w:p>
    <w:p w:rsidR="00E403F0" w:rsidRPr="00AD695E" w:rsidRDefault="00E403F0" w:rsidP="00E403F0">
      <w:pPr>
        <w:rPr>
          <w:rtl/>
        </w:rPr>
      </w:pPr>
      <w:del w:id="93874" w:author="מנוע מכני" w:date="2026-10-11T12:04:39Z">
        <w:r>
          <w:rPr>
            <w:rtl/>
          </w:rPr>
          <w:delText xml:space="preserve"> </w:delText>
        </w:r>
      </w:del>
      <w:r>
        <w:rPr>
          <w:rtl/>
        </w:rPr>
        <w:t xml:space="preserve">היו לפניו שתי בהמות של קדש בעלות מום, ושתי בהמות של חולין תמימות, ואמר הרי אלו תחת אלו מהו? מי </w:t>
      </w:r>
      <w:r>
        <w:rPr>
          <w:rtl/>
        </w:rPr>
        <w:t xml:space="preserve">אמר</w:t>
      </w:r>
      <w:r>
        <w:rPr>
          <w:rtl/>
        </w:rPr>
        <w:t xml:space="preserve"> לאתפוסי ולקי, </w:t>
      </w:r>
    </w:p>
    <w:p>
      <w:pPr>
        <w:pStyle w:val="38"/>
        <w:rPr>
          <w:ins w:id="93875" w:author="מנוע מכני" w:date="2026-10-11T12:04:39Z"/>
        </w:rPr>
      </w:pPr>
      <w:r w:rsidRPr="00217260">
        <w:tab/>
        <w:t>או</w:t>
      </w:r>
      <w:r>
        <w:t xml:space="preserve">"ד</w:t>
      </w:r>
      <w:r>
        <w:t xml:space="preserve">:</w:t>
      </w:r>
    </w:p>
    <w:p w:rsidR="00E403F0" w:rsidRPr="00AD695E" w:rsidRDefault="00E403F0" w:rsidP="00E403F0">
      <w:pPr>
        <w:rPr>
          <w:rtl/>
        </w:rPr>
      </w:pPr>
      <w:del w:id="93876" w:author="מנוע מכני" w:date="2026-10-11T12:04:39Z">
        <w:r>
          <w:rPr>
            <w:rtl/>
          </w:rPr>
          <w:delText xml:space="preserve"> </w:delText>
        </w:r>
      </w:del>
      <w:r>
        <w:rPr>
          <w:rtl/>
        </w:rPr>
        <w:t xml:space="preserve">כל </w:t>
      </w:r>
      <w:ins w:id="90758" w:author="מנוע מכני" w:date="2026-10-11T12:04:39Z">
        <w:r>
          <w:rPr>
            <w:rtl/>
          </w:rPr>
          <w:t xml:space="preserve">מקום</w:t>
        </w:r>
      </w:ins>
      <w:del w:id="90759" w:author="מנוע מכני" w:date="2026-10-11T12:04:39Z">
        <w:r>
          <w:rPr>
            <w:rtl/>
          </w:rPr>
          <w:delText xml:space="preserve">היכא</w:delText>
        </w:r>
      </w:del>
      <w:r>
        <w:rPr>
          <w:rtl/>
        </w:rPr>
        <w:t xml:space="preserve"> </w:t>
      </w:r>
      <w:ins w:id="90760" w:author="מנוע מכני" w:date="2026-10-11T12:04:39Z">
        <w:r>
          <w:rPr>
            <w:rtl/>
          </w:rPr>
          <w:t xml:space="preserve">דיש</w:t>
        </w:r>
      </w:ins>
      <w:del w:id="90761" w:author="מנוע מכני" w:date="2026-10-11T12:04:39Z">
        <w:r>
          <w:rPr>
            <w:rtl/>
          </w:rPr>
          <w:delText xml:space="preserve">דאיכא</w:delText>
        </w:r>
      </w:del>
      <w:r>
        <w:rPr>
          <w:rtl/>
        </w:rPr>
        <w:t xml:space="preserve"> היתרא </w:t>
      </w:r>
      <w:r>
        <w:rPr>
          <w:rtl/>
        </w:rPr>
        <w:t xml:space="preserve">לא</w:t>
      </w:r>
      <w:r>
        <w:rPr>
          <w:rtl/>
        </w:rPr>
        <w:t xml:space="preserve"> שביק </w:t>
      </w:r>
      <w:ins w:id="92790" w:author="מנוע מכני" w:date="2026-10-11T12:04:39Z">
        <w:r>
          <w:rPr>
            <w:rtl/>
          </w:rPr>
          <w:t xml:space="preserve">אדם</w:t>
        </w:r>
      </w:ins>
      <w:del w:id="92791" w:author="מנוע מכני" w:date="2026-10-11T12:04:39Z">
        <w:r>
          <w:rPr>
            <w:rtl/>
          </w:rPr>
          <w:delText xml:space="preserve">איניש</w:delText>
        </w:r>
      </w:del>
      <w:r>
        <w:rPr>
          <w:rtl/>
        </w:rPr>
        <w:t xml:space="preserve"> היתרא </w:t>
      </w:r>
      <w:ins w:id="92478" w:author="מנוע מכני" w:date="2026-10-11T12:04:39Z">
        <w:r>
          <w:rPr>
            <w:rtl/>
          </w:rPr>
          <w:t xml:space="preserve">ועשה</w:t>
        </w:r>
      </w:ins>
      <w:del w:id="92479" w:author="מנוע מכני" w:date="2026-10-11T12:04:39Z">
        <w:r>
          <w:rPr>
            <w:rtl/>
          </w:rPr>
          <w:delText xml:space="preserve">ועביד</w:delText>
        </w:r>
      </w:del>
      <w:r>
        <w:rPr>
          <w:rtl/>
        </w:rPr>
        <w:t xml:space="preserve"> איסורא? </w:t>
      </w:r>
    </w:p>
    <w:p w:rsidR="00E403F0" w:rsidRPr="00AD695E" w:rsidRDefault="00E403F0" w:rsidP="00E403F0">
      <w:pPr>
        <w:rPr>
          <w:rtl/>
        </w:rPr>
      </w:pPr>
      <w:r w:rsidRPr="00217260">
        <w:rPr>
          <w:b/>
          <w:bCs/>
          <w:rtl/>
        </w:rPr>
        <w:t>ואת</w:t>
      </w:r>
      <w:r>
        <w:rPr>
          <w:rtl/>
        </w:rPr>
        <w:t xml:space="preserve">"ל, כל </w:t>
      </w:r>
      <w:ins w:id="90762" w:author="מנוע מכני" w:date="2026-10-11T12:04:39Z">
        <w:r>
          <w:rPr>
            <w:rtl/>
          </w:rPr>
          <w:t xml:space="preserve">מקום</w:t>
        </w:r>
      </w:ins>
      <w:del w:id="90763" w:author="מנוע מכני" w:date="2026-10-11T12:04:39Z">
        <w:r>
          <w:rPr>
            <w:rtl/>
          </w:rPr>
          <w:delText xml:space="preserve">היכא</w:delText>
        </w:r>
      </w:del>
      <w:r>
        <w:rPr>
          <w:rtl/>
        </w:rPr>
        <w:t xml:space="preserve"> </w:t>
      </w:r>
      <w:ins w:id="90764" w:author="מנוע מכני" w:date="2026-10-11T12:04:39Z">
        <w:r>
          <w:rPr>
            <w:rtl/>
          </w:rPr>
          <w:t xml:space="preserve">דיש</w:t>
        </w:r>
      </w:ins>
      <w:del w:id="90765" w:author="מנוע מכני" w:date="2026-10-11T12:04:39Z">
        <w:r>
          <w:rPr>
            <w:rtl/>
          </w:rPr>
          <w:delText xml:space="preserve">דאיכא</w:delText>
        </w:r>
      </w:del>
      <w:r>
        <w:rPr>
          <w:rtl/>
        </w:rPr>
        <w:t xml:space="preserve"> היתרא </w:t>
      </w:r>
      <w:r>
        <w:rPr>
          <w:rtl/>
        </w:rPr>
        <w:t xml:space="preserve">לא</w:t>
      </w:r>
      <w:r>
        <w:rPr>
          <w:rtl/>
        </w:rPr>
        <w:t xml:space="preserve"> שביק </w:t>
      </w:r>
      <w:ins w:id="92792" w:author="מנוע מכני" w:date="2026-10-11T12:04:39Z">
        <w:r>
          <w:rPr>
            <w:rtl/>
          </w:rPr>
          <w:t xml:space="preserve">אדם</w:t>
        </w:r>
      </w:ins>
      <w:del w:id="92793" w:author="מנוע מכני" w:date="2026-10-11T12:04:39Z">
        <w:r>
          <w:rPr>
            <w:rtl/>
          </w:rPr>
          <w:delText xml:space="preserve">איניש</w:delText>
        </w:r>
      </w:del>
      <w:r>
        <w:rPr>
          <w:rtl/>
        </w:rPr>
        <w:t xml:space="preserve"> </w:t>
      </w:r>
      <w:ins w:id="92480" w:author="מנוע מכני" w:date="2026-10-11T12:04:39Z">
        <w:r>
          <w:rPr>
            <w:rtl/>
          </w:rPr>
          <w:t xml:space="preserve">ועשה</w:t>
        </w:r>
      </w:ins>
      <w:del w:id="92481" w:author="מנוע מכני" w:date="2026-10-11T12:04:39Z">
        <w:r>
          <w:rPr>
            <w:rtl/>
          </w:rPr>
          <w:delText xml:space="preserve">ועביד</w:delText>
        </w:r>
      </w:del>
      <w:r>
        <w:rPr>
          <w:rtl/>
        </w:rPr>
        <w:t xml:space="preserve"> איסורא, </w:t>
      </w:r>
    </w:p>
    <w:p w:rsidR="00E403F0" w:rsidRPr="00AD695E" w:rsidRDefault="00E403F0" w:rsidP="00E403F0">
      <w:pPr>
        <w:rPr>
          <w:rtl/>
        </w:rPr>
      </w:pPr>
      <w:r>
        <w:rPr>
          <w:rtl/>
        </w:rPr>
        <w:t xml:space="preserve">היו לפניו שתי בהמות של קודש, ואחת מהן בעלת מום, </w:t>
      </w:r>
    </w:p>
    <w:p w:rsidR="00E403F0" w:rsidRPr="00AD695E" w:rsidRDefault="00E403F0" w:rsidP="00E403F0">
      <w:pPr>
        <w:rPr>
          <w:rtl/>
        </w:rPr>
      </w:pPr>
      <w:r>
        <w:rPr>
          <w:rtl/>
        </w:rPr>
        <w:t xml:space="preserve">ושתי בהמות של חולין ואחת מהן בעלת מום, ואמר הרי אלו תחת אלו מהו? מי </w:t>
      </w:r>
      <w:r>
        <w:rPr>
          <w:rtl/>
        </w:rPr>
        <w:t xml:space="preserve">אמר</w:t>
      </w:r>
      <w:r>
        <w:rPr>
          <w:rtl/>
        </w:rPr>
        <w:t xml:space="preserve"> תמימה תחת תמימה - לאתפוסי, בעלת מום תחת בעלת מום - לאחולי, </w:t>
      </w:r>
    </w:p>
    <w:p>
      <w:pPr>
        <w:pStyle w:val="38"/>
        <w:rPr>
          <w:ins w:id="93877" w:author="מנוע מכני" w:date="2026-10-11T12:04:39Z"/>
        </w:rPr>
      </w:pPr>
      <w:r w:rsidRPr="00A757C8">
        <w:t xml:space="preserve">או"ד</w:t>
      </w:r>
      <w:r w:rsidRPr="00A757C8">
        <w:t xml:space="preserve">:</w:t>
      </w:r>
    </w:p>
    <w:p w:rsidR="00E403F0" w:rsidRPr="00AD695E" w:rsidRDefault="00E403F0" w:rsidP="00E403F0">
      <w:pPr>
        <w:rPr>
          <w:rtl/>
        </w:rPr>
      </w:pPr>
      <w:del w:id="93878" w:author="מנוע מכני" w:date="2026-10-11T12:04:39Z">
        <w:r w:rsidRPr="00A757C8">
          <w:rPr>
            <w:rtl/>
          </w:rPr>
          <w:delText xml:space="preserve"> </w:delText>
        </w:r>
      </w:del>
      <w:r w:rsidRPr="00A757C8">
        <w:rPr>
          <w:rtl/>
        </w:rPr>
        <w:t xml:space="preserve">תמימה דחולין תחת בעלת מום דהקדש, בעלת מום דחולין תחת תמימה דהקדש, </w:t>
      </w:r>
      <w:ins w:id="90766" w:author="מנוע מכני" w:date="2026-10-11T12:04:39Z">
        <w:r>
          <w:rPr>
            <w:rtl/>
          </w:rPr>
          <w:t xml:space="preserve">ושניהם</w:t>
        </w:r>
      </w:ins>
      <w:del w:id="90767" w:author="מנוע מכני" w:date="2026-10-11T12:04:39Z">
        <w:r w:rsidRPr="00A757C8">
          <w:rPr>
            <w:rtl/>
          </w:rPr>
          <w:delText xml:space="preserve">ותרוייהו</w:delText>
        </w:r>
      </w:del>
      <w:r w:rsidRPr="00A757C8">
        <w:rPr>
          <w:rtl/>
        </w:rPr>
        <w:t xml:space="preserve"> לקי? </w:t>
      </w:r>
    </w:p>
    <w:p w:rsidR="00E403F0" w:rsidRPr="00AD695E" w:rsidRDefault="00E403F0" w:rsidP="00E403F0">
      <w:pPr>
        <w:rPr>
          <w:rtl/>
        </w:rPr>
      </w:pPr>
      <w:r w:rsidRPr="00217260">
        <w:rPr>
          <w:b/>
          <w:bCs/>
          <w:rtl/>
        </w:rPr>
        <w:t>וא</w:t>
      </w:r>
      <w:r w:rsidRPr="00217260">
        <w:rPr>
          <w:rFonts w:hint="cs"/>
          <w:b/>
          <w:bCs/>
          <w:rtl/>
        </w:rPr>
        <w:t>ת</w:t>
      </w:r>
      <w:r w:rsidRPr="00217260">
        <w:rPr>
          <w:b/>
          <w:bCs/>
          <w:rtl/>
        </w:rPr>
        <w:t>"</w:t>
      </w:r>
      <w:r w:rsidRPr="00217260">
        <w:rPr>
          <w:rFonts w:hint="cs"/>
          <w:b/>
          <w:bCs/>
          <w:rtl/>
        </w:rPr>
        <w:t>ל</w:t>
      </w:r>
      <w:r>
        <w:rPr>
          <w:rtl/>
        </w:rPr>
        <w:t xml:space="preserve">: כל </w:t>
      </w:r>
      <w:ins w:id="90768" w:author="מנוע מכני" w:date="2026-10-11T12:04:39Z">
        <w:r>
          <w:rPr>
            <w:rtl/>
          </w:rPr>
          <w:t xml:space="preserve">מקום</w:t>
        </w:r>
      </w:ins>
      <w:del w:id="90769" w:author="מנוע מכני" w:date="2026-10-11T12:04:39Z">
        <w:r>
          <w:rPr>
            <w:rtl/>
          </w:rPr>
          <w:delText xml:space="preserve">היכא</w:delText>
        </w:r>
      </w:del>
      <w:r>
        <w:rPr>
          <w:rtl/>
        </w:rPr>
        <w:t xml:space="preserve"> </w:t>
      </w:r>
      <w:ins w:id="90770" w:author="מנוע מכני" w:date="2026-10-11T12:04:39Z">
        <w:r>
          <w:rPr>
            <w:rtl/>
          </w:rPr>
          <w:t xml:space="preserve">דיש</w:t>
        </w:r>
      </w:ins>
      <w:del w:id="90771" w:author="מנוע מכני" w:date="2026-10-11T12:04:39Z">
        <w:r>
          <w:rPr>
            <w:rtl/>
          </w:rPr>
          <w:delText xml:space="preserve">דאיכא</w:delText>
        </w:r>
      </w:del>
      <w:r>
        <w:rPr>
          <w:rtl/>
        </w:rPr>
        <w:t xml:space="preserve"> היתר - </w:t>
      </w:r>
      <w:r>
        <w:rPr>
          <w:rtl/>
        </w:rPr>
        <w:t xml:space="preserve">לא</w:t>
      </w:r>
      <w:r>
        <w:rPr>
          <w:rtl/>
        </w:rPr>
        <w:t xml:space="preserve"> </w:t>
      </w:r>
      <w:ins w:id="92482" w:author="מנוע מכני" w:date="2026-10-11T12:04:39Z">
        <w:r>
          <w:rPr>
            <w:rtl/>
          </w:rPr>
          <w:t xml:space="preserve">עשה</w:t>
        </w:r>
      </w:ins>
      <w:del w:id="92483" w:author="מנוע מכני" w:date="2026-10-11T12:04:39Z">
        <w:r>
          <w:rPr>
            <w:rtl/>
          </w:rPr>
          <w:delText xml:space="preserve">עביד</w:delText>
        </w:r>
      </w:del>
      <w:r>
        <w:rPr>
          <w:rtl/>
        </w:rPr>
        <w:t xml:space="preserve"> איסור, ולאחולי הוא ולא לקי</w:t>
      </w:r>
      <w:ins w:id="91918" w:author="מנוע מכני" w:date="2026-10-11T12:04:39Z">
        <w:r>
          <w:rPr>
            <w:rtl/>
          </w:rPr>
          <w:t xml:space="preserve">,</w:t>
        </w:r>
      </w:ins>
      <w:del w:id="91919" w:author="מנוע מכני" w:date="2026-10-11T12:04:39Z">
        <w:r>
          <w:rPr>
            <w:rtl/>
          </w:rPr>
          <w:delText xml:space="preserve">;</w:delText>
        </w:r>
      </w:del>
    </w:p>
    <w:p w:rsidR="00E403F0" w:rsidRPr="00AD695E" w:rsidRDefault="00E403F0" w:rsidP="00E403F0">
      <w:pPr>
        <w:rPr>
          <w:rtl/>
        </w:rPr>
      </w:pPr>
      <w:r>
        <w:rPr>
          <w:rtl/>
        </w:rPr>
        <w:t xml:space="preserve">היו לפניו שלש בהמות של קדש ואחת מהן בעלת מום, ושלשה בהמות של חולין תמימות, </w:t>
      </w:r>
    </w:p>
    <w:p w:rsidR="00E403F0" w:rsidRPr="00AD695E" w:rsidRDefault="00E403F0" w:rsidP="00E403F0">
      <w:pPr>
        <w:rPr>
          <w:rtl/>
        </w:rPr>
      </w:pPr>
      <w:r w:rsidRPr="00A757C8">
        <w:rPr>
          <w:rtl/>
        </w:rPr>
        <w:t xml:space="preserve">ואמר הרי אלו תחת אלו מי </w:t>
      </w:r>
      <w:ins w:id="90772" w:author="מנוע מכני" w:date="2026-10-11T12:04:39Z">
        <w:r>
          <w:rPr>
            <w:rtl/>
          </w:rPr>
          <w:t xml:space="preserve">אומרים</w:t>
        </w:r>
      </w:ins>
      <w:del w:id="90773" w:author="מנוע מכני" w:date="2026-10-11T12:04:39Z">
        <w:r w:rsidRPr="00A757C8">
          <w:rPr>
            <w:rtl/>
          </w:rPr>
          <w:delText xml:space="preserve">אמרינן</w:delText>
        </w:r>
      </w:del>
      <w:r w:rsidRPr="00A757C8">
        <w:rPr>
          <w:rtl/>
        </w:rPr>
        <w:t xml:space="preserve"> מדתמימות תחת תמימות לאתפוסי, תמימות </w:t>
      </w:r>
      <w:ins w:id="90774" w:author="מנוע מכני" w:date="2026-10-11T12:04:39Z">
        <w:r>
          <w:rPr>
            <w:rtl/>
          </w:rPr>
          <w:t xml:space="preserve">גם</w:t>
        </w:r>
      </w:ins>
      <w:del w:id="90775" w:author="מנוע מכני" w:date="2026-10-11T12:04:39Z">
        <w:r w:rsidRPr="00A757C8">
          <w:rPr>
            <w:rtl/>
          </w:rPr>
          <w:delText xml:space="preserve">נמי</w:delText>
        </w:r>
      </w:del>
      <w:r w:rsidRPr="00A757C8">
        <w:rPr>
          <w:rtl/>
        </w:rPr>
        <w:t xml:space="preserve"> תחת בעלת מום</w:t>
      </w:r>
      <w:r w:rsidRPr="00A757C8">
        <w:rPr>
          <w:rFonts w:hint="cs"/>
          <w:rtl/>
        </w:rPr>
        <w:t xml:space="preserve"> </w:t>
      </w:r>
      <w:r w:rsidRPr="00A757C8">
        <w:rPr>
          <w:rtl/>
        </w:rPr>
        <w:t xml:space="preserve">לאתפוסי, </w:t>
      </w:r>
    </w:p>
    <w:p>
      <w:pPr>
        <w:pStyle w:val="38"/>
        <w:rPr>
          <w:ins w:id="93879" w:author="מנוע מכני" w:date="2026-10-11T12:04:39Z"/>
        </w:rPr>
      </w:pPr>
      <w:r>
        <w:t xml:space="preserve">או"ד</w:t>
      </w:r>
      <w:r>
        <w:t xml:space="preserve">:</w:t>
      </w:r>
    </w:p>
    <w:p w:rsidR="00E403F0" w:rsidRPr="00AD695E" w:rsidRDefault="00E403F0" w:rsidP="00E403F0">
      <w:pPr>
        <w:rPr>
          <w:rtl/>
        </w:rPr>
      </w:pPr>
      <w:del w:id="93880" w:author="מנוע מכני" w:date="2026-10-11T12:04:39Z">
        <w:r>
          <w:rPr>
            <w:rtl/>
          </w:rPr>
          <w:delText xml:space="preserve"> </w:delText>
        </w:r>
      </w:del>
      <w:ins w:id="90780" w:author="מנוע מכני" w:date="2026-10-11T12:04:39Z">
        <w:r>
          <w:rPr>
            <w:rtl/>
          </w:rPr>
          <w:t xml:space="preserve">כאן</w:t>
        </w:r>
      </w:ins>
      <w:del w:id="90781" w:author="מנוע מכני" w:date="2026-10-11T12:04:39Z">
        <w:r>
          <w:rPr>
            <w:rtl/>
          </w:rPr>
          <w:delText xml:space="preserve">הכא</w:delText>
        </w:r>
      </w:del>
      <w:r>
        <w:rPr>
          <w:rtl/>
        </w:rPr>
        <w:t xml:space="preserve"> </w:t>
      </w:r>
      <w:ins w:id="90782" w:author="מנוע מכני" w:date="2026-10-11T12:04:39Z">
        <w:r>
          <w:rPr>
            <w:rtl/>
          </w:rPr>
          <w:t xml:space="preserve">גם</w:t>
        </w:r>
      </w:ins>
      <w:del w:id="90783" w:author="מנוע מכני" w:date="2026-10-11T12:04:39Z">
        <w:r>
          <w:rPr>
            <w:rtl/>
          </w:rPr>
          <w:delText xml:space="preserve">נמי</w:delText>
        </w:r>
      </w:del>
      <w:r>
        <w:rPr>
          <w:rtl/>
        </w:rPr>
        <w:t xml:space="preserve">, כל </w:t>
      </w:r>
      <w:ins w:id="90776" w:author="מנוע מכני" w:date="2026-10-11T12:04:39Z">
        <w:r>
          <w:rPr>
            <w:rtl/>
          </w:rPr>
          <w:t xml:space="preserve">מקום</w:t>
        </w:r>
      </w:ins>
      <w:del w:id="90777" w:author="מנוע מכני" w:date="2026-10-11T12:04:39Z">
        <w:r>
          <w:rPr>
            <w:rtl/>
          </w:rPr>
          <w:delText xml:space="preserve">היכא</w:delText>
        </w:r>
      </w:del>
      <w:r>
        <w:rPr>
          <w:rtl/>
        </w:rPr>
        <w:t xml:space="preserve"> </w:t>
      </w:r>
      <w:ins w:id="90778" w:author="מנוע מכני" w:date="2026-10-11T12:04:39Z">
        <w:r>
          <w:rPr>
            <w:rtl/>
          </w:rPr>
          <w:t xml:space="preserve">דיש</w:t>
        </w:r>
      </w:ins>
      <w:del w:id="90779" w:author="מנוע מכני" w:date="2026-10-11T12:04:39Z">
        <w:r>
          <w:rPr>
            <w:rtl/>
          </w:rPr>
          <w:delText xml:space="preserve">דאיכא</w:delText>
        </w:r>
      </w:del>
      <w:r>
        <w:rPr>
          <w:rtl/>
        </w:rPr>
        <w:t xml:space="preserve"> היתר - </w:t>
      </w:r>
      <w:r>
        <w:rPr>
          <w:rtl/>
        </w:rPr>
        <w:t xml:space="preserve">לא</w:t>
      </w:r>
      <w:r>
        <w:rPr>
          <w:rtl/>
        </w:rPr>
        <w:t xml:space="preserve"> </w:t>
      </w:r>
      <w:ins w:id="92484" w:author="מנוע מכני" w:date="2026-10-11T12:04:39Z">
        <w:r>
          <w:rPr>
            <w:rtl/>
          </w:rPr>
          <w:t xml:space="preserve">עשה</w:t>
        </w:r>
      </w:ins>
      <w:del w:id="92485" w:author="מנוע מכני" w:date="2026-10-11T12:04:39Z">
        <w:r>
          <w:rPr>
            <w:rtl/>
          </w:rPr>
          <w:delText xml:space="preserve">עביד</w:delText>
        </w:r>
      </w:del>
      <w:r>
        <w:rPr>
          <w:rtl/>
        </w:rPr>
        <w:t xml:space="preserve"> איסור, וההיא </w:t>
      </w:r>
      <w:ins w:id="92104" w:author="מנוע מכני" w:date="2026-10-11T12:04:39Z">
        <w:r>
          <w:rPr>
            <w:rtl/>
          </w:rPr>
          <w:t xml:space="preserve">אחרונה</w:t>
        </w:r>
      </w:ins>
      <w:del w:id="92105" w:author="מנוע מכני" w:date="2026-10-11T12:04:39Z">
        <w:r>
          <w:rPr>
            <w:rtl/>
          </w:rPr>
          <w:delText xml:space="preserve">בתרייתא</w:delText>
        </w:r>
      </w:del>
      <w:r>
        <w:rPr>
          <w:rtl/>
        </w:rPr>
        <w:t xml:space="preserve"> לאחולי הוי? </w:t>
      </w:r>
    </w:p>
    <w:p w:rsidR="00E403F0" w:rsidRPr="00AD695E" w:rsidRDefault="00E403F0" w:rsidP="00E403F0">
      <w:pPr>
        <w:rPr>
          <w:rtl/>
        </w:rPr>
      </w:pPr>
      <w:r w:rsidRPr="00217260">
        <w:rPr>
          <w:rFonts w:hint="cs"/>
          <w:b/>
          <w:bCs/>
          <w:rtl/>
        </w:rPr>
        <w:t>ואת</w:t>
      </w:r>
      <w:r w:rsidRPr="00217260">
        <w:rPr>
          <w:b/>
          <w:bCs/>
          <w:rtl/>
        </w:rPr>
        <w:t>"</w:t>
      </w:r>
      <w:r w:rsidRPr="00217260">
        <w:rPr>
          <w:rFonts w:hint="cs"/>
          <w:b/>
          <w:bCs/>
          <w:rtl/>
        </w:rPr>
        <w:t>ל</w:t>
      </w:r>
      <w:r>
        <w:rPr>
          <w:rtl/>
        </w:rPr>
        <w:t xml:space="preserve">: </w:t>
      </w:r>
      <w:r>
        <w:rPr>
          <w:rFonts w:hint="cs"/>
          <w:rtl/>
        </w:rPr>
        <w:t>ה</w:t>
      </w:r>
      <w:r>
        <w:rPr>
          <w:rtl/>
        </w:rPr>
        <w:t>"</w:t>
      </w:r>
      <w:r>
        <w:rPr>
          <w:rFonts w:hint="cs"/>
          <w:rtl/>
        </w:rPr>
        <w:t>נ</w:t>
      </w:r>
      <w:r>
        <w:rPr>
          <w:rtl/>
        </w:rPr>
        <w:t xml:space="preserve"> כיון דאכתי </w:t>
      </w:r>
      <w:ins w:id="92794" w:author="מנוע מכני" w:date="2026-10-11T12:04:39Z">
        <w:r>
          <w:rPr>
            <w:rtl/>
          </w:rPr>
          <w:t xml:space="preserve">אדם</w:t>
        </w:r>
      </w:ins>
      <w:del w:id="92795" w:author="מנוע מכני" w:date="2026-10-11T12:04:39Z">
        <w:r>
          <w:rPr>
            <w:rtl/>
          </w:rPr>
          <w:delText xml:space="preserve">גברא</w:delText>
        </w:r>
      </w:del>
      <w:r>
        <w:rPr>
          <w:rtl/>
        </w:rPr>
        <w:t xml:space="preserve"> </w:t>
      </w:r>
      <w:r>
        <w:rPr>
          <w:rtl/>
        </w:rPr>
        <w:t xml:space="preserve">לא</w:t>
      </w:r>
      <w:r>
        <w:rPr>
          <w:rtl/>
        </w:rPr>
        <w:t xml:space="preserve"> </w:t>
      </w:r>
      <w:ins w:id="90141" w:author="Claude - סמנטי" w:date="2026-10-11T12:20:38Z">
        <w:r>
          <w:rPr>
            <w:rtl/>
          </w:rPr>
          <w:t xml:space="preserve">נתחזק</w:t>
        </w:r>
      </w:ins>
      <w:del w:id="90142" w:author="Claude - סמנטי" w:date="2026-10-11T12:20:38Z">
        <w:r>
          <w:rPr>
            <w:rtl/>
          </w:rPr>
          <w:delText xml:space="preserve">איתחזק</w:delText>
        </w:r>
      </w:del>
      <w:r>
        <w:rPr>
          <w:rtl/>
        </w:rPr>
        <w:t xml:space="preserve"> באיסורי - </w:t>
      </w:r>
      <w:r>
        <w:rPr>
          <w:rtl/>
        </w:rPr>
        <w:t xml:space="preserve">לא</w:t>
      </w:r>
      <w:r>
        <w:rPr>
          <w:rtl/>
        </w:rPr>
        <w:t xml:space="preserve"> שביק ה</w:t>
      </w:r>
      <w:r>
        <w:rPr>
          <w:rFonts w:hint="cs"/>
          <w:rtl/>
        </w:rPr>
        <w:t>י</w:t>
      </w:r>
      <w:r>
        <w:rPr>
          <w:rtl/>
        </w:rPr>
        <w:t xml:space="preserve">תר </w:t>
      </w:r>
      <w:ins w:id="92486" w:author="מנוע מכני" w:date="2026-10-11T12:04:39Z">
        <w:r>
          <w:rPr>
            <w:rtl/>
          </w:rPr>
          <w:t xml:space="preserve">ועשה</w:t>
        </w:r>
      </w:ins>
      <w:del w:id="92487" w:author="מנוע מכני" w:date="2026-10-11T12:04:39Z">
        <w:r>
          <w:rPr>
            <w:rtl/>
          </w:rPr>
          <w:delText xml:space="preserve">ועביד</w:delText>
        </w:r>
      </w:del>
      <w:r>
        <w:rPr>
          <w:rtl/>
        </w:rPr>
        <w:t xml:space="preserve"> איסור</w:t>
      </w:r>
      <w:ins w:id="91920" w:author="מנוע מכני" w:date="2026-10-11T12:04:39Z">
        <w:r>
          <w:rPr>
            <w:rtl/>
          </w:rPr>
          <w:t xml:space="preserve">,</w:t>
        </w:r>
      </w:ins>
      <w:del w:id="91921" w:author="מנוע מכני" w:date="2026-10-11T12:04:39Z">
        <w:r>
          <w:rPr>
            <w:rtl/>
          </w:rPr>
          <w:delText xml:space="preserve">;</w:delText>
        </w:r>
      </w:del>
    </w:p>
    <w:p>
      <w:pPr>
        <w:pStyle w:val="38"/>
        <w:rPr>
          <w:ins w:id="93881" w:author="מנוע מכני" w:date="2026-10-11T12:04:39Z"/>
        </w:rPr>
      </w:pPr>
      <w:r w:rsidRPr="00217260">
        <w:t>בעי רב אשי:</w:t>
      </w:r>
    </w:p>
    <w:p w:rsidR="00E403F0" w:rsidRPr="00AD695E" w:rsidRDefault="00E403F0" w:rsidP="00E403F0">
      <w:pPr>
        <w:rPr>
          <w:rtl/>
        </w:rPr>
      </w:pPr>
      <w:del w:id="93882" w:author="מנוע מכני" w:date="2026-10-11T12:04:39Z">
        <w:r>
          <w:rPr>
            <w:rtl/>
          </w:rPr>
          <w:delText xml:space="preserve"> </w:delText>
        </w:r>
      </w:del>
      <w:r>
        <w:rPr>
          <w:rtl/>
        </w:rPr>
        <w:t xml:space="preserve">היו לפניו ארבע בהמות של קדש ואחת מהן בעלת מום, וארבע בהמות של חולין, ואמר הרי אלו תחת אלו מהו? </w:t>
      </w:r>
      <w:ins w:id="90784" w:author="מנוע מכני" w:date="2026-10-11T12:04:39Z">
        <w:r>
          <w:rPr>
            <w:rtl/>
          </w:rPr>
          <w:t xml:space="preserve">כאן</w:t>
        </w:r>
      </w:ins>
      <w:del w:id="90785" w:author="מנוע מכני" w:date="2026-10-11T12:04:39Z">
        <w:r>
          <w:rPr>
            <w:rtl/>
          </w:rPr>
          <w:delText xml:space="preserve">הכא</w:delText>
        </w:r>
      </w:del>
      <w:r>
        <w:rPr>
          <w:rtl/>
        </w:rPr>
        <w:t xml:space="preserve"> ודאי כיון דאיתחזק </w:t>
      </w:r>
      <w:ins w:id="92796" w:author="מנוע מכני" w:date="2026-10-11T12:04:39Z">
        <w:r>
          <w:rPr>
            <w:rtl/>
          </w:rPr>
          <w:t xml:space="preserve">אדם</w:t>
        </w:r>
      </w:ins>
      <w:del w:id="92797" w:author="מנוע מכני" w:date="2026-10-11T12:04:39Z">
        <w:r>
          <w:rPr>
            <w:rtl/>
          </w:rPr>
          <w:delText xml:space="preserve">גברא</w:delText>
        </w:r>
      </w:del>
      <w:r>
        <w:rPr>
          <w:rtl/>
        </w:rPr>
        <w:t xml:space="preserve"> באיסורי לקי בארבע מלקיות, </w:t>
      </w:r>
    </w:p>
    <w:p w:rsidR="00E403F0" w:rsidRPr="00AD695E" w:rsidRDefault="00E403F0" w:rsidP="00E403F0">
      <w:pPr>
        <w:rPr>
          <w:rtl/>
        </w:rPr>
      </w:pPr>
      <w:r>
        <w:rPr>
          <w:rtl/>
        </w:rPr>
        <w:tab/>
      </w:r>
      <w:r w:rsidRPr="00217260">
        <w:rPr>
          <w:b/>
          <w:bCs/>
          <w:rtl/>
        </w:rPr>
        <w:t>או</w:t>
      </w:r>
      <w:r>
        <w:rPr>
          <w:rtl/>
        </w:rPr>
        <w:t xml:space="preserve">"ד</w:t>
      </w:r>
      <w:r>
        <w:rPr>
          <w:rtl/>
        </w:rPr>
        <w:t xml:space="preserve"> – </w:t>
      </w:r>
      <w:ins w:id="91648" w:author="מנוע מכני" w:date="2026-10-11T12:04:39Z">
        <w:r>
          <w:rPr>
            <w:rFonts w:hint="cs"/>
            <w:rtl/>
          </w:rPr>
          <w:t xml:space="preserve">אף</w:t>
        </w:r>
      </w:ins>
      <w:del w:id="91649" w:author="מנוע מכני" w:date="2026-10-11T12:04:39Z">
        <w:r>
          <w:rPr>
            <w:rFonts w:hint="cs"/>
            <w:rtl/>
          </w:rPr>
          <w:delText xml:space="preserve">אע</w:delText>
        </w:r>
        <w:r>
          <w:rPr>
            <w:rtl/>
          </w:rPr>
          <w:delText xml:space="preserve">"</w:delText>
        </w:r>
        <w:r>
          <w:rPr>
            <w:rFonts w:hint="cs"/>
            <w:rtl/>
          </w:rPr>
          <w:delText xml:space="preserve">ג</w:delText>
        </w:r>
      </w:del>
      <w:r>
        <w:rPr>
          <w:rFonts w:hint="cs"/>
          <w:rtl/>
        </w:rPr>
        <w:t xml:space="preserve"> </w:t>
      </w:r>
      <w:r>
        <w:rPr>
          <w:rtl/>
        </w:rPr>
        <w:t xml:space="preserve">דאיתחזק באיסורא, </w:t>
      </w:r>
      <w:r>
        <w:rPr>
          <w:rtl/>
        </w:rPr>
        <w:t xml:space="preserve">לא</w:t>
      </w:r>
      <w:r>
        <w:rPr>
          <w:rtl/>
        </w:rPr>
        <w:t xml:space="preserve"> שביק </w:t>
      </w:r>
      <w:ins w:id="92798" w:author="מנוע מכני" w:date="2026-10-11T12:04:39Z">
        <w:r>
          <w:rPr>
            <w:rtl/>
          </w:rPr>
          <w:t xml:space="preserve">אדם</w:t>
        </w:r>
      </w:ins>
      <w:del w:id="92799" w:author="מנוע מכני" w:date="2026-10-11T12:04:39Z">
        <w:r>
          <w:rPr>
            <w:rtl/>
          </w:rPr>
          <w:delText xml:space="preserve">איניש</w:delText>
        </w:r>
      </w:del>
      <w:r>
        <w:rPr>
          <w:rtl/>
        </w:rPr>
        <w:t xml:space="preserve"> היתיר </w:t>
      </w:r>
      <w:ins w:id="92488" w:author="מנוע מכני" w:date="2026-10-11T12:04:39Z">
        <w:r>
          <w:rPr>
            <w:rtl/>
          </w:rPr>
          <w:t xml:space="preserve">ועשה</w:t>
        </w:r>
      </w:ins>
      <w:del w:id="92489" w:author="מנוע מכני" w:date="2026-10-11T12:04:39Z">
        <w:r>
          <w:rPr>
            <w:rtl/>
          </w:rPr>
          <w:delText xml:space="preserve">ועביד</w:delText>
        </w:r>
      </w:del>
      <w:r>
        <w:rPr>
          <w:rtl/>
        </w:rPr>
        <w:t xml:space="preserve"> איסור, והוי </w:t>
      </w:r>
      <w:ins w:id="92106" w:author="מנוע מכני" w:date="2026-10-11T12:04:39Z">
        <w:r>
          <w:rPr>
            <w:rtl/>
          </w:rPr>
          <w:t xml:space="preserve">אחרונה</w:t>
        </w:r>
      </w:ins>
      <w:del w:id="92107" w:author="מנוע מכני" w:date="2026-10-11T12:04:39Z">
        <w:r>
          <w:rPr>
            <w:rtl/>
          </w:rPr>
          <w:delText xml:space="preserve">בתרייתא</w:delText>
        </w:r>
      </w:del>
      <w:r>
        <w:rPr>
          <w:rtl/>
        </w:rPr>
        <w:t xml:space="preserve"> לאחולי הוי? </w:t>
      </w:r>
      <w:r w:rsidRPr="00217260">
        <w:rPr>
          <w:b/>
          <w:bCs/>
          <w:rtl/>
        </w:rPr>
        <w:t>תיקו</w:t>
      </w:r>
      <w:r>
        <w:rPr>
          <w:rtl/>
        </w:rPr>
        <w:t>.</w:t>
      </w:r>
    </w:p>
    <w:p w:rsidR="00E403F0" w:rsidRPr="00AD695E" w:rsidRDefault="00E403F0" w:rsidP="00E403F0">
      <w:pPr>
        <w:jc w:val="center"/>
        <w:rPr>
          <w:del w:id="90042" w:author="מנוע עיצוב" w:date="2026-10-11T12:09:26Z"/>
          <w:rtl/>
        </w:rPr>
      </w:pPr>
      <w:del w:id="90041" w:author="מנוע עיצוב" w:date="2026-10-11T12:09:26Z">
        <w:r w:rsidRPr="00E5675B">
          <w:rPr>
            <w:rFonts w:ascii="BA חניכי הישיבות" w:hAnsi="BA חניכי הישיבות" w:cs="BA חניכי הישיבות"/>
            <w:rtl/>
          </w:rPr>
          <w:delText xml:space="preserve">׻</w:delText>
        </w:r>
      </w:del>
    </w:p>
    <w:p w:rsidR="00E403F0" w:rsidRPr="00AD695E" w:rsidRDefault="00E403F0" w:rsidP="00E403F0">
      <w:pPr>
        <w:pStyle w:val="affff1"/>
        <w:ind w:end="0"/>
        <w:rPr>
          <w:rtl/>
        </w:rPr>
        <w:pPrChange w:id="20036" w:author="קלוד" w:date="2026-10-11T09:07:18Z">
          <w:pPr>
            <w:pStyle w:val="affff1"/>
            <w:rPr>
              <w:rtl/>
            </w:rPr>
          </w:pPr>
        </w:pPrChange>
      </w:pPr>
      <w:ins w:id="9822" w:author="מספור קטעי משנה" w:date="2026-10-11T09:35:05Z">
        <w:r>
          <w:rPr>
            <w:rStyle w:val="MisparKeta"/>
          </w:rPr>
          <w:t xml:space="preserve">ג. </w:t>
        </w:r>
      </w:ins>
      <w:r>
        <w:rPr>
          <w:rtl/>
        </w:rPr>
        <w:t>אם היתה הקדש בעל מום יצא לחולין כו'.</w:t>
      </w:r>
    </w:p>
    <w:p>
      <w:pPr>
        <w:pStyle w:val="38"/>
        <w:rPr>
          <w:ins w:id="93883" w:author="מנוע מכני" w:date="2026-10-11T12:04:39Z"/>
        </w:rPr>
      </w:pPr>
      <w:r>
        <w:t xml:space="preserve">א"ר יוחנן:</w:t>
      </w:r>
    </w:p>
    <w:p w:rsidR="00E403F0" w:rsidRPr="00AD695E" w:rsidRDefault="00E403F0" w:rsidP="00E403F0">
      <w:pPr>
        <w:rPr>
          <w:rtl/>
        </w:rPr>
      </w:pPr>
      <w:del w:id="93884" w:author="מנוע מכני" w:date="2026-10-11T12:04:39Z">
        <w:r>
          <w:rPr>
            <w:rtl/>
          </w:rPr>
          <w:delText xml:space="preserve"> </w:delText>
        </w:r>
      </w:del>
      <w:r>
        <w:rPr>
          <w:rtl/>
        </w:rPr>
        <w:t xml:space="preserve">יצא לחולין - דבר תורה, וצריך לעשות דמים - מדבריהם.</w:t>
      </w:r>
    </w:p>
    <w:p>
      <w:pPr>
        <w:pStyle w:val="afffff8"/>
        <w:rPr>
          <w:ins w:id="90049" w:author="קלוד" w:date="2026-10-11T12:25:27Z"/>
        </w:rPr>
      </w:pPr>
      <w:ins w:id="90050" w:author="קלוד" w:date="2026-10-11T12:25:27Z">
        <w:r>
          <w:rPr>
            <w:color w:val="7B3F00"/>
          </w:rPr>
          <w:t xml:space="preserve">'צריך לעשות דמים' - דאורייתא או דרבנן</w:t>
        </w:r>
      </w:ins>
    </w:p>
    <w:p>
      <w:pPr>
        <w:pStyle w:val="38"/>
        <w:rPr>
          <w:ins w:id="93885" w:author="מנוע מכני" w:date="2026-10-11T12:04:39Z"/>
        </w:rPr>
      </w:pPr>
      <w:r>
        <w:t xml:space="preserve">ור"ל:</w:t>
      </w:r>
    </w:p>
    <w:p w:rsidR="00E403F0" w:rsidRPr="00AD695E" w:rsidRDefault="00E403F0" w:rsidP="00E403F0">
      <w:pPr>
        <w:rPr>
          <w:rtl/>
        </w:rPr>
      </w:pPr>
      <w:del w:id="93886" w:author="מנוע מכני" w:date="2026-10-11T12:04:39Z">
        <w:r>
          <w:rPr>
            <w:rtl/>
          </w:rPr>
          <w:delText xml:space="preserve"> </w:delText>
        </w:r>
      </w:del>
      <w:r>
        <w:rPr>
          <w:rtl/>
        </w:rPr>
        <w:t xml:space="preserve">אף צריך לעשות דמים דבר תורה.</w:t>
      </w:r>
    </w:p>
    <w:p w:rsidR="00E403F0" w:rsidRPr="00AD695E" w:rsidRDefault="00E403F0" w:rsidP="00E403F0">
      <w:pPr>
        <w:rPr>
          <w:rtl/>
        </w:rPr>
      </w:pPr>
      <w:r>
        <w:rPr>
          <w:rtl/>
        </w:rPr>
        <w:lastRenderedPageBreak/>
        <w:t xml:space="preserve">במאי </w:t>
      </w:r>
      <w:ins w:id="91466" w:author="מנוע מכני" w:date="2026-10-11T12:04:39Z">
        <w:r>
          <w:rPr>
            <w:rtl/>
          </w:rPr>
          <w:t xml:space="preserve">מדובר</w:t>
        </w:r>
      </w:ins>
      <w:del w:id="91467" w:author="מנוע מכני" w:date="2026-10-11T12:04:39Z">
        <w:r>
          <w:rPr>
            <w:rtl/>
          </w:rPr>
          <w:lastRenderedPageBreak/>
          <w:delText xml:space="preserve">עסקינן</w:delText>
        </w:r>
      </w:del>
      <w:r>
        <w:rPr>
          <w:rtl/>
        </w:rPr>
        <w:lastRenderedPageBreak/>
        <w:t xml:space="preserve">? </w:t>
      </w:r>
      <w:ins w:id="92296" w:author="מנוע מכני" w:date="2026-10-11T12:04:39Z">
        <w:r>
          <w:rPr>
            <w:rtl/>
          </w:rPr>
          <w:t xml:space="preserve">אם </w:t>
        </w:r>
      </w:ins>
      <w:del w:id="92297" w:author="מנוע מכני" w:date="2026-10-11T12:04:39Z">
        <w:r>
          <w:rPr>
            <w:rtl/>
          </w:rPr>
          <w:lastRenderedPageBreak/>
          <w:delText xml:space="preserve">אי </w:delText>
        </w:r>
      </w:del>
      <w:r>
        <w:rPr>
          <w:rtl/>
        </w:rPr>
        <w:lastRenderedPageBreak/>
        <w:t xml:space="preserve">נימא אאונאה - </w:t>
      </w:r>
      <w:ins w:id="92428" w:author="מנוע מכני" w:date="2026-10-11T12:04:39Z">
        <w:r>
          <w:rPr>
            <w:rtl/>
          </w:rPr>
          <w:t xml:space="preserve">בזה</w:t>
        </w:r>
      </w:ins>
      <w:del w:id="92429" w:author="מנוע מכני" w:date="2026-10-11T12:04:39Z">
        <w:r>
          <w:rPr>
            <w:rtl/>
          </w:rPr>
          <w:lastRenderedPageBreak/>
          <w:delText xml:space="preserve">בהא</w:delText>
        </w:r>
      </w:del>
      <w:r>
        <w:rPr>
          <w:rtl/>
        </w:rPr>
        <w:lastRenderedPageBreak/>
        <w:t xml:space="preserve"> נימא </w:t>
      </w:r>
      <w:r>
        <w:rPr>
          <w:rStyle w:val="2fb"/>
          <w:rtl/>
        </w:rPr>
        <w:lastRenderedPageBreak/>
        <w:t xml:space="preserve">ר"ל</w:t>
      </w:r>
      <w:r>
        <w:rPr>
          <w:rtl/>
        </w:rPr>
        <w:lastRenderedPageBreak/>
        <w:t xml:space="preserve">, אף צריך לעשות דמים דבר תורה? </w:t>
      </w:r>
    </w:p>
    <w:p w:rsidR="00E403F0" w:rsidRPr="00AD695E" w:rsidRDefault="00E403F0" w:rsidP="00E403F0">
      <w:pPr>
        <w:pStyle w:val="afff3"/>
        <w:framePr w:wrap="around"/>
        <w:spacing w:line="240" w:lineRule="exact"/>
        <w:rPr>
          <w:rtl/>
        </w:rPr>
      </w:pPr>
      <w:r w:rsidRPr="009239E9">
        <w:rPr>
          <w:rFonts w:hint="cs"/>
          <w:szCs w:val="18"/>
          <w:rtl/>
        </w:rPr>
        <w:t>כז:</w:t>
      </w:r>
    </w:p>
    <w:p>
      <w:pPr>
        <w:pStyle w:val="38"/>
        <w:rPr>
          <w:ins w:id="93887" w:author="מנוע מכני" w:date="2026-10-11T12:04:39Z"/>
        </w:rPr>
      </w:pPr>
      <w:r>
        <w:t xml:space="preserve">והא </w:t>
      </w:r>
      <w:r>
        <w:t xml:space="preserve">תנן</w:t>
      </w:r>
      <w:r>
        <w:t xml:space="preserve">:</w:t>
      </w:r>
    </w:p>
    <w:p w:rsidR="00E403F0" w:rsidRPr="00AD695E" w:rsidRDefault="00E403F0" w:rsidP="00E403F0">
      <w:pPr>
        <w:rPr>
          <w:rtl/>
        </w:rPr>
      </w:pPr>
      <w:del w:id="93888" w:author="מנוע מכני" w:date="2026-10-11T12:04:39Z">
        <w:r>
          <w:rPr>
            <w:rtl/>
          </w:rPr>
          <w:delText xml:space="preserve"> </w:delText>
        </w:r>
      </w:del>
      <w:r>
        <w:rPr>
          <w:rtl/>
        </w:rPr>
        <w:t xml:space="preserve">אלו דברים שאין להם אונאה העבדים, והשטרות, והקרקעות, וההקדשות! </w:t>
      </w:r>
    </w:p>
    <w:p w:rsidR="00E403F0" w:rsidRPr="00AD695E" w:rsidRDefault="00E403F0" w:rsidP="00E403F0">
      <w:pPr>
        <w:rPr>
          <w:rtl/>
        </w:rPr>
      </w:pPr>
      <w:r>
        <w:rPr>
          <w:rFonts w:hint="cs"/>
          <w:rtl/>
        </w:rPr>
        <w:t xml:space="preserve">ואי אפשר דמיירי </w:t>
      </w:r>
      <w:r>
        <w:rPr>
          <w:rtl/>
        </w:rPr>
        <w:t xml:space="preserve">אבטול מקח, </w:t>
      </w:r>
      <w:r>
        <w:rPr>
          <w:rStyle w:val="2fb"/>
          <w:rFonts w:hint="cs"/>
          <w:rtl/>
        </w:rPr>
        <w:t>דלרי</w:t>
      </w:r>
      <w:r>
        <w:rPr>
          <w:rStyle w:val="2fb"/>
          <w:rtl/>
        </w:rPr>
        <w:t>"</w:t>
      </w:r>
      <w:r>
        <w:rPr>
          <w:rStyle w:val="2fb"/>
          <w:rFonts w:hint="cs"/>
          <w:rtl/>
        </w:rPr>
        <w:t xml:space="preserve">ו</w:t>
      </w:r>
      <w:r>
        <w:rPr>
          <w:rFonts w:hint="cs"/>
          <w:rtl/>
        </w:rPr>
        <w:t xml:space="preserve"> </w:t>
      </w:r>
      <w:r>
        <w:rPr>
          <w:rtl/>
        </w:rPr>
        <w:t xml:space="preserve">צריך לעשות דמים מדבריהם </w:t>
      </w:r>
      <w:r>
        <w:rPr>
          <w:rFonts w:hint="cs"/>
          <w:rtl/>
        </w:rPr>
        <w:t>ד</w:t>
      </w:r>
      <w:r>
        <w:rPr>
          <w:rtl/>
        </w:rPr>
        <w:t xml:space="preserve">האמר </w:t>
      </w:r>
      <w:r>
        <w:rPr>
          <w:rStyle w:val="2fb"/>
          <w:rtl/>
        </w:rPr>
        <w:t xml:space="preserve">ר</w:t>
      </w:r>
      <w:r>
        <w:rPr>
          <w:rStyle w:val="2fb"/>
          <w:rFonts w:hint="cs"/>
          <w:rtl/>
        </w:rPr>
        <w:t>י</w:t>
      </w:r>
      <w:r>
        <w:rPr>
          <w:rStyle w:val="2fb"/>
          <w:rtl/>
        </w:rPr>
        <w:t>"</w:t>
      </w:r>
      <w:r>
        <w:rPr>
          <w:rStyle w:val="2fb"/>
          <w:rFonts w:hint="cs"/>
          <w:rtl/>
        </w:rPr>
        <w:t xml:space="preserve">ר</w:t>
      </w:r>
      <w:r>
        <w:rPr>
          <w:rFonts w:hint="cs"/>
          <w:rtl/>
        </w:rPr>
        <w:t xml:space="preserve"> </w:t>
      </w:r>
      <w:r>
        <w:rPr>
          <w:rtl/>
        </w:rPr>
        <w:t xml:space="preserve">אקרקעות דחולין, </w:t>
      </w:r>
      <w:r>
        <w:rPr>
          <w:rStyle w:val="2fb"/>
          <w:rtl/>
        </w:rPr>
        <w:t xml:space="preserve">ורבי</w:t>
      </w:r>
      <w:r>
        <w:rPr>
          <w:rtl/>
        </w:rPr>
        <w:t xml:space="preserve"> יונה </w:t>
      </w:r>
      <w:r>
        <w:rPr>
          <w:rtl/>
        </w:rPr>
        <w:t xml:space="preserve">אמר</w:t>
      </w:r>
      <w:r>
        <w:rPr>
          <w:rtl/>
        </w:rPr>
        <w:t xml:space="preserve"> אהקדשות, </w:t>
      </w:r>
    </w:p>
    <w:p>
      <w:pPr>
        <w:pStyle w:val="38"/>
        <w:rPr>
          <w:ins w:id="93889" w:author="מנוע מכני" w:date="2026-10-11T12:04:39Z"/>
        </w:rPr>
      </w:pPr>
      <w:ins w:id="90143" w:author="Claude - סמנטי" w:date="2026-10-11T12:20:38Z">
        <w:r>
          <w:t xml:space="preserve">שניהם</w:t>
        </w:r>
      </w:ins>
      <w:del w:id="90144" w:author="Claude - סמנטי" w:date="2026-10-11T12:20:38Z">
        <w:r>
          <w:tab/>
          <w:delText xml:space="preserve">תרווייהו</w:delText>
        </w:r>
      </w:del>
      <w:r>
        <w:tab/>
        <w:t xml:space="preserve"> מדר</w:t>
      </w:r>
      <w:r>
        <w:t>י</w:t>
      </w:r>
      <w:r>
        <w:t>"</w:t>
      </w:r>
      <w:r>
        <w:t xml:space="preserve">ו</w:t>
      </w:r>
      <w:del w:id="94223" w:author="מנוע מכני" w:date="2026-10-11T12:04:39Z">
        <w:r>
          <w:delText xml:space="preserve"> </w:delText>
        </w:r>
        <w:r>
          <w:delText xml:space="preserve">אמרו</w:delText>
        </w:r>
      </w:del>
      <w:ins w:id="90786" w:author="מנוע מכני" w:date="2026-10-11T12:04:39Z"/>
      <w:del w:id="90787" w:author="מנוע מכני" w:date="2026-10-11T12:04:39Z">
        <w:r>
          <w:delText xml:space="preserve">אמרי</w:delText>
        </w:r>
      </w:del>
      <w:r>
        <w:t xml:space="preserve">:</w:t>
      </w:r>
    </w:p>
    <w:p w:rsidR="00E403F0" w:rsidRPr="00AD695E" w:rsidRDefault="00E403F0" w:rsidP="00E403F0">
      <w:pPr>
        <w:rPr>
          <w:rtl/>
        </w:rPr>
      </w:pPr>
      <w:del w:id="93890" w:author="מנוע מכני" w:date="2026-10-11T12:04:39Z">
        <w:r>
          <w:rPr>
            <w:rtl/>
          </w:rPr>
          <w:delText xml:space="preserve"> </w:delText>
        </w:r>
      </w:del>
      <w:r>
        <w:rPr>
          <w:rtl/>
        </w:rPr>
        <w:t xml:space="preserve">אונאה אין להן, ביטול מקח יש להם? </w:t>
      </w:r>
    </w:p>
    <w:p>
      <w:pPr>
        <w:pStyle w:val="38"/>
        <w:rPr>
          <w:ins w:id="93891" w:author="מנוע מכני" w:date="2026-10-11T12:04:39Z"/>
        </w:rPr>
      </w:pPr>
      <w:r w:rsidRPr="00217260">
        <w:t>ב.</w:t>
      </w:r>
      <w:r>
        <w:t xml:space="preserve"> אלא</w:t>
      </w:r>
    </w:p>
    <w:p w:rsidR="00E403F0" w:rsidRPr="00AD695E" w:rsidRDefault="00E403F0" w:rsidP="00E403F0">
      <w:pPr>
        <w:rPr>
          <w:rtl/>
        </w:rPr>
      </w:pPr>
      <w:del w:id="93892" w:author="מנוע מכני" w:date="2026-10-11T12:04:39Z">
        <w:r>
          <w:rPr>
            <w:rFonts w:hint="cs"/>
            <w:rtl/>
          </w:rPr>
          <w:delText xml:space="preserve"> </w:delText>
        </w:r>
      </w:del>
      <w:r>
        <w:rPr>
          <w:rtl/>
        </w:rPr>
        <w:t>לעולם אביטול מקח, ואיפוך.</w:t>
      </w:r>
    </w:p>
    <w:p>
      <w:pPr>
        <w:pStyle w:val="38"/>
        <w:rPr>
          <w:ins w:id="93893" w:author="מנוע מכני" w:date="2026-10-11T12:04:39Z"/>
        </w:rPr>
      </w:pPr>
      <w:r>
        <w:t xml:space="preserve">ומי מצית אמרת איפוך?</w:t>
      </w:r>
    </w:p>
    <w:p w:rsidR="00E403F0" w:rsidRPr="00AD695E" w:rsidRDefault="00E403F0" w:rsidP="00E403F0">
      <w:pPr>
        <w:rPr>
          <w:rtl/>
        </w:rPr>
      </w:pPr>
      <w:del w:id="93894" w:author="מנוע מכני" w:date="2026-10-11T12:04:39Z">
        <w:r>
          <w:rPr>
            <w:rtl/>
          </w:rPr>
          <w:delText xml:space="preserve"> </w:delText>
        </w:r>
      </w:del>
      <w:r>
        <w:rPr>
          <w:rtl/>
        </w:rPr>
        <w:t xml:space="preserve">הניחא </w:t>
      </w:r>
      <w:r>
        <w:rPr>
          <w:rtl/>
        </w:rPr>
        <w:t xml:space="preserve">למ"ד</w:t>
      </w:r>
      <w:r>
        <w:rPr>
          <w:rtl/>
        </w:rPr>
        <w:t xml:space="preserve"> אהקדשות - וכ"ש אקרקעות</w:t>
      </w:r>
      <w:ins w:id="91922" w:author="מנוע מכני" w:date="2026-10-11T12:04:39Z">
        <w:r>
          <w:rPr>
            <w:rtl/>
          </w:rPr>
          <w:t xml:space="preserve">,</w:t>
        </w:r>
      </w:ins>
      <w:del w:id="91923" w:author="מנוע מכני" w:date="2026-10-11T12:04:39Z">
        <w:r>
          <w:rPr>
            <w:rtl/>
          </w:rPr>
          <w:delText xml:space="preserve">;</w:delText>
        </w:r>
      </w:del>
    </w:p>
    <w:p>
      <w:pPr>
        <w:pStyle w:val="38"/>
        <w:rPr>
          <w:ins w:id="93895" w:author="מנוע מכני" w:date="2026-10-11T12:04:39Z"/>
        </w:rPr>
      </w:pPr>
      <w:r>
        <w:t xml:space="preserve">אלא</w:t>
      </w:r>
    </w:p>
    <w:p w:rsidR="00E403F0" w:rsidRPr="00AD695E" w:rsidRDefault="00E403F0" w:rsidP="00E403F0">
      <w:pPr>
        <w:rPr>
          <w:rtl/>
        </w:rPr>
      </w:pPr>
      <w:del w:id="93896" w:author="מנוע מכני" w:date="2026-10-11T12:04:39Z">
        <w:r>
          <w:rPr>
            <w:rtl/>
          </w:rPr>
          <w:delText xml:space="preserve"> </w:delText>
        </w:r>
      </w:del>
      <w:r>
        <w:rPr>
          <w:rtl/>
        </w:rPr>
        <w:t xml:space="preserve">למ"ד</w:t>
      </w:r>
      <w:r>
        <w:rPr>
          <w:rtl/>
        </w:rPr>
        <w:t xml:space="preserve"> אקרקעות, אבל הקדשות אין להן ביטול מקח, </w:t>
      </w:r>
      <w:ins w:id="92800" w:author="מנוע מכני" w:date="2026-10-11T12:04:39Z">
        <w:r>
          <w:rPr>
            <w:rtl/>
          </w:rPr>
          <w:t xml:space="preserve">איך</w:t>
        </w:r>
      </w:ins>
      <w:del w:id="92801" w:author="מנוע מכני" w:date="2026-10-11T12:04:39Z">
        <w:r>
          <w:rPr>
            <w:rtl/>
          </w:rPr>
          <w:delText xml:space="preserve">היכי</w:delText>
        </w:r>
      </w:del>
      <w:r>
        <w:rPr>
          <w:rtl/>
        </w:rPr>
        <w:t xml:space="preserve"> איפוך להא? </w:t>
      </w:r>
    </w:p>
    <w:p w:rsidR="00E403F0" w:rsidRPr="00AD695E" w:rsidRDefault="00E403F0" w:rsidP="00E403F0">
      <w:pPr>
        <w:rPr>
          <w:rtl/>
        </w:rPr>
      </w:pPr>
      <w:r w:rsidRPr="00217260">
        <w:rPr>
          <w:rFonts w:hint="cs"/>
          <w:b/>
          <w:bCs/>
          <w:rtl/>
        </w:rPr>
        <w:t>ג.</w:t>
      </w:r>
      <w:r>
        <w:rPr>
          <w:rFonts w:hint="cs"/>
          <w:rtl/>
        </w:rPr>
        <w:t xml:space="preserve"> </w:t>
      </w:r>
      <w:r>
        <w:rPr>
          <w:rStyle w:val="2fb"/>
          <w:rFonts w:hint="cs"/>
          <w:rtl/>
        </w:rPr>
        <w:t xml:space="preserve">ארי</w:t>
      </w:r>
      <w:r>
        <w:rPr>
          <w:rStyle w:val="2fb"/>
          <w:rtl/>
        </w:rPr>
        <w:t>"</w:t>
      </w:r>
      <w:r>
        <w:rPr>
          <w:rStyle w:val="2fb"/>
          <w:rFonts w:hint="cs"/>
          <w:rtl/>
        </w:rPr>
        <w:t>ר</w:t>
      </w:r>
      <w:r>
        <w:rPr>
          <w:rtl/>
        </w:rPr>
        <w:t xml:space="preserve">: </w:t>
      </w:r>
      <w:r>
        <w:rPr>
          <w:rtl/>
        </w:rPr>
        <w:t xml:space="preserve">לא</w:t>
      </w:r>
      <w:r>
        <w:rPr>
          <w:rtl/>
        </w:rPr>
        <w:t xml:space="preserve"> תיפוך, </w:t>
      </w:r>
      <w:r>
        <w:rPr>
          <w:rFonts w:hint="cs"/>
          <w:rtl/>
        </w:rPr>
        <w:t>וב</w:t>
      </w:r>
      <w:r>
        <w:rPr>
          <w:rtl/>
        </w:rPr>
        <w:t xml:space="preserve">שמואל </w:t>
      </w:r>
      <w:ins w:id="90788" w:author="מנוע מכני" w:date="2026-10-11T12:04:39Z">
        <w:r>
          <w:rPr>
            <w:rFonts w:hint="cs"/>
            <w:rtl/>
          </w:rPr>
          <w:t xml:space="preserve">חלקו</w:t>
        </w:r>
      </w:ins>
      <w:del w:id="90789" w:author="מנוע מכני" w:date="2026-10-11T12:04:39Z">
        <w:r>
          <w:rPr>
            <w:rFonts w:hint="cs"/>
            <w:rtl/>
          </w:rPr>
          <w:delText xml:space="preserve">פליגי</w:delText>
        </w:r>
      </w:del>
      <w:r>
        <w:rPr>
          <w:rFonts w:hint="cs"/>
          <w:rtl/>
        </w:rPr>
        <w:t xml:space="preserve"> ד</w:t>
      </w:r>
      <w:r>
        <w:rPr>
          <w:rtl/>
        </w:rPr>
        <w:t xml:space="preserve">הקדש שוה מנה שחיללו על שוה פרוטה</w:t>
      </w:r>
      <w:ins w:id="91924" w:author="מנוע מכני" w:date="2026-10-11T12:04:39Z">
        <w:r>
          <w:rPr>
            <w:rtl/>
          </w:rPr>
          <w:t xml:space="preserve"> </w:t>
        </w:r>
      </w:ins>
      <w:del w:id="91925" w:author="מנוע מכני" w:date="2026-10-11T12:04:39Z">
        <w:r>
          <w:rPr>
            <w:rtl/>
          </w:rPr>
          <w:delText xml:space="preserve">  </w:delText>
        </w:r>
      </w:del>
      <w:r>
        <w:rPr>
          <w:rtl/>
        </w:rPr>
        <w:t xml:space="preserve">מחולל, </w:t>
      </w:r>
    </w:p>
    <w:p w:rsidR="00E403F0" w:rsidRPr="00AD695E" w:rsidRDefault="00E403F0" w:rsidP="00E403F0">
      <w:pPr>
        <w:rPr>
          <w:rtl/>
        </w:rPr>
      </w:pPr>
      <w:r>
        <w:rPr>
          <w:rtl/>
        </w:rPr>
        <w:tab/>
        <w:t xml:space="preserve">דר' יונה - </w:t>
      </w:r>
      <w:ins w:id="91472" w:author="מנוע מכני" w:date="2026-10-11T12:04:39Z">
        <w:r>
          <w:rPr>
            <w:rtl/>
          </w:rPr>
          <w:t xml:space="preserve">אין</w:t>
        </w:r>
      </w:ins>
      <w:del w:id="91473" w:author="מנוע מכני" w:date="2026-10-11T12:04:39Z">
        <w:r>
          <w:rPr>
            <w:rtl/>
          </w:rPr>
          <w:tab/>
          <w:delText xml:space="preserve">לית</w:delText>
        </w:r>
      </w:del>
      <w:r>
        <w:rPr>
          <w:rtl/>
        </w:rPr>
        <w:tab/>
        <w:t xml:space="preserve"> </w:t>
      </w:r>
      <w:ins w:id="91468" w:author="מנוע מכני" w:date="2026-10-11T12:04:39Z">
        <w:r>
          <w:rPr>
            <w:rtl/>
          </w:rPr>
          <w:t xml:space="preserve">לו</w:t>
        </w:r>
      </w:ins>
      <w:del w:id="91469" w:author="מנוע מכני" w:date="2026-10-11T12:04:39Z">
        <w:r>
          <w:rPr>
            <w:rtl/>
          </w:rPr>
          <w:tab/>
          <w:delText xml:space="preserve">ליה</w:delText>
        </w:r>
      </w:del>
      <w:r>
        <w:rPr>
          <w:rtl/>
        </w:rPr>
        <w:tab/>
        <w:t xml:space="preserve"> </w:t>
      </w:r>
      <w:r>
        <w:rPr>
          <w:rStyle w:val="2fb"/>
          <w:rtl/>
        </w:rPr>
        <w:tab/>
        <w:t xml:space="preserve">דשמואל</w:t>
      </w:r>
      <w:r>
        <w:rPr>
          <w:rtl/>
        </w:rPr>
        <w:tab/>
        <w:t xml:space="preserve">, </w:t>
      </w:r>
      <w:r>
        <w:rPr>
          <w:rStyle w:val="2fb"/>
          <w:rtl/>
        </w:rPr>
        <w:tab/>
        <w:t xml:space="preserve">ורבי ירמיה</w:t>
      </w:r>
      <w:r>
        <w:rPr>
          <w:rtl/>
        </w:rPr>
        <w:tab/>
        <w:t xml:space="preserve"> - </w:t>
      </w:r>
      <w:ins w:id="91474" w:author="מנוע מכני" w:date="2026-10-11T12:04:39Z">
        <w:r>
          <w:rPr>
            <w:rtl/>
          </w:rPr>
          <w:t xml:space="preserve">יש</w:t>
        </w:r>
      </w:ins>
      <w:del w:id="91475" w:author="מנוע מכני" w:date="2026-10-11T12:04:39Z">
        <w:r>
          <w:rPr>
            <w:rtl/>
          </w:rPr>
          <w:tab/>
          <w:delText xml:space="preserve">אית</w:delText>
        </w:r>
      </w:del>
      <w:r>
        <w:rPr>
          <w:rtl/>
        </w:rPr>
        <w:tab/>
        <w:t xml:space="preserve"> </w:t>
      </w:r>
      <w:ins w:id="91470" w:author="מנוע מכני" w:date="2026-10-11T12:04:39Z">
        <w:r>
          <w:rPr>
            <w:rtl/>
          </w:rPr>
          <w:t xml:space="preserve">לו</w:t>
        </w:r>
      </w:ins>
      <w:del w:id="91471" w:author="מנוע מכני" w:date="2026-10-11T12:04:39Z">
        <w:r>
          <w:rPr>
            <w:rtl/>
          </w:rPr>
          <w:tab/>
          <w:delText xml:space="preserve">ליה</w:delText>
        </w:r>
      </w:del>
      <w:r>
        <w:rPr>
          <w:rtl/>
        </w:rPr>
        <w:tab/>
        <w:t xml:space="preserve"> </w:t>
      </w:r>
      <w:r>
        <w:rPr>
          <w:rStyle w:val="2fb"/>
          <w:rtl/>
        </w:rPr>
        <w:tab/>
        <w:t xml:space="preserve">דשמואל</w:t>
      </w:r>
      <w:r>
        <w:rPr>
          <w:rtl/>
        </w:rPr>
        <w:tab/>
        <w:t xml:space="preserve">, </w:t>
      </w:r>
    </w:p>
    <w:p w:rsidR="00E403F0" w:rsidRPr="00AD695E" w:rsidRDefault="00E403F0" w:rsidP="00E403F0">
      <w:pPr>
        <w:rPr>
          <w:rtl/>
        </w:rPr>
      </w:pPr>
      <w:r w:rsidRPr="00217260">
        <w:rPr>
          <w:rFonts w:hint="cs"/>
          <w:b/>
          <w:bCs/>
          <w:rtl/>
        </w:rPr>
        <w:t>ד.</w:t>
      </w:r>
      <w:r>
        <w:rPr>
          <w:rFonts w:hint="cs"/>
          <w:rtl/>
        </w:rPr>
        <w:t xml:space="preserve"> </w:t>
      </w:r>
      <w:r>
        <w:rPr>
          <w:rtl/>
        </w:rPr>
        <w:t xml:space="preserve">לא</w:t>
      </w:r>
      <w:r>
        <w:rPr>
          <w:rtl/>
        </w:rPr>
        <w:t xml:space="preserve"> </w:t>
      </w:r>
      <w:r w:rsidRPr="00217260">
        <w:rPr>
          <w:rFonts w:hint="cs"/>
          <w:b/>
          <w:bCs/>
          <w:rtl/>
        </w:rPr>
        <w:t>לכו</w:t>
      </w:r>
      <w:r w:rsidRPr="00217260">
        <w:rPr>
          <w:b/>
          <w:bCs/>
          <w:rtl/>
        </w:rPr>
        <w:t>"</w:t>
      </w:r>
      <w:r w:rsidRPr="00217260">
        <w:rPr>
          <w:rFonts w:hint="cs"/>
          <w:b/>
          <w:bCs/>
          <w:rtl/>
        </w:rPr>
        <w:t>ע</w:t>
      </w:r>
      <w:r>
        <w:rPr>
          <w:rFonts w:hint="cs"/>
          <w:rtl/>
        </w:rPr>
        <w:t xml:space="preserve"> </w:t>
      </w:r>
      <w:ins w:id="91476" w:author="מנוע מכני" w:date="2026-10-11T12:04:39Z">
        <w:r>
          <w:rPr>
            <w:rtl/>
          </w:rPr>
          <w:t xml:space="preserve">יש</w:t>
        </w:r>
      </w:ins>
      <w:del w:id="91477" w:author="מנוע מכני" w:date="2026-10-11T12:04:39Z">
        <w:r>
          <w:rPr>
            <w:rtl/>
          </w:rPr>
          <w:delText xml:space="preserve">אית</w:delText>
        </w:r>
      </w:del>
      <w:r>
        <w:rPr>
          <w:rtl/>
        </w:rPr>
        <w:t xml:space="preserve"> לדשמואל, </w:t>
      </w:r>
      <w:r>
        <w:rPr>
          <w:rStyle w:val="2fb"/>
          <w:rFonts w:hint="cs"/>
          <w:rtl/>
        </w:rPr>
        <w:t xml:space="preserve">לרבי</w:t>
      </w:r>
      <w:r>
        <w:rPr>
          <w:rFonts w:hint="cs"/>
          <w:rtl/>
        </w:rPr>
        <w:t xml:space="preserve"> יונה רק בדיעבד </w:t>
      </w:r>
      <w:r>
        <w:rPr>
          <w:rStyle w:val="2fb"/>
          <w:rFonts w:hint="cs"/>
          <w:rtl/>
        </w:rPr>
        <w:t xml:space="preserve">ולרי</w:t>
      </w:r>
      <w:r>
        <w:rPr>
          <w:rStyle w:val="2fb"/>
          <w:rtl/>
        </w:rPr>
        <w:t>"</w:t>
      </w:r>
      <w:r>
        <w:rPr>
          <w:rStyle w:val="2fb"/>
          <w:rFonts w:hint="cs"/>
          <w:rtl/>
        </w:rPr>
        <w:t xml:space="preserve">ר</w:t>
      </w:r>
      <w:r>
        <w:rPr>
          <w:rFonts w:hint="cs"/>
          <w:rtl/>
        </w:rPr>
        <w:t xml:space="preserve"> אפי' לכתחילה </w:t>
      </w:r>
    </w:p>
    <w:p>
      <w:pPr>
        <w:pStyle w:val="38"/>
        <w:rPr>
          <w:ins w:id="93897" w:author="מנוע מכני" w:date="2026-10-11T12:04:39Z"/>
        </w:rPr>
      </w:pPr>
      <w:r w:rsidRPr="00217260">
        <w:t>ה.</w:t>
      </w:r>
      <w:r>
        <w:t xml:space="preserve"> ו</w:t>
      </w:r>
      <w:r w:rsidRPr="00217260">
        <w:t>אב</w:t>
      </w:r>
      <w:r w:rsidRPr="00217260">
        <w:t>"</w:t>
      </w:r>
      <w:r w:rsidRPr="00217260">
        <w:t>א</w:t>
      </w:r>
      <w:r>
        <w:t xml:space="preserve">:</w:t>
      </w:r>
    </w:p>
    <w:p w:rsidR="00E403F0" w:rsidRPr="00AD695E" w:rsidRDefault="00E403F0" w:rsidP="00E403F0">
      <w:pPr>
        <w:rPr>
          <w:rtl/>
        </w:rPr>
      </w:pPr>
      <w:del w:id="93898" w:author="מנוע מכני" w:date="2026-10-11T12:04:39Z">
        <w:r>
          <w:rPr>
            <w:rtl/>
          </w:rPr>
          <w:delText xml:space="preserve"> </w:delText>
        </w:r>
      </w:del>
      <w:r>
        <w:rPr>
          <w:rtl/>
        </w:rPr>
        <w:t xml:space="preserve">לעולם </w:t>
      </w:r>
      <w:r>
        <w:rPr>
          <w:rtl/>
        </w:rPr>
        <w:t xml:space="preserve">לא</w:t>
      </w:r>
      <w:r>
        <w:rPr>
          <w:rtl/>
        </w:rPr>
        <w:t xml:space="preserve"> תיפוך, </w:t>
      </w:r>
      <w:ins w:id="92108" w:author="מנוע מכני" w:date="2026-10-11T12:04:39Z">
        <w:r>
          <w:rPr>
            <w:rtl/>
          </w:rPr>
          <w:t xml:space="preserve">ודקשה</w:t>
        </w:r>
      </w:ins>
      <w:del w:id="92109" w:author="מנוע מכני" w:date="2026-10-11T12:04:39Z">
        <w:r>
          <w:rPr>
            <w:rtl/>
          </w:rPr>
          <w:delText xml:space="preserve">ודקשיא</w:delText>
        </w:r>
      </w:del>
      <w:r>
        <w:rPr>
          <w:rtl/>
        </w:rPr>
        <w:t xml:space="preserve"> לך מתניתין אלו דברים:</w:t>
      </w:r>
      <w:r>
        <w:rPr>
          <w:rFonts w:hint="cs"/>
          <w:rtl/>
        </w:rPr>
        <w:t xml:space="preserve"> </w:t>
      </w:r>
      <w:r>
        <w:rPr>
          <w:rtl/>
        </w:rPr>
        <w:t xml:space="preserve">הקדשות </w:t>
      </w:r>
      <w:r>
        <w:rPr>
          <w:rStyle w:val="2fb"/>
          <w:rtl/>
        </w:rPr>
        <w:t xml:space="preserve">כדר"</w:t>
      </w:r>
      <w:r>
        <w:rPr>
          <w:rStyle w:val="2fb"/>
          <w:rFonts w:hint="cs"/>
          <w:rtl/>
        </w:rPr>
        <w:t xml:space="preserve">ח</w:t>
      </w:r>
      <w:r>
        <w:rPr>
          <w:rFonts w:hint="cs"/>
          <w:rtl/>
        </w:rPr>
        <w:t xml:space="preserve"> דאין להן אונאה היינו </w:t>
      </w:r>
      <w:ins w:id="90145" w:author="Claude - סמנטי" w:date="2026-10-11T12:20:38Z">
        <w:r>
          <w:rPr>
            <w:rFonts w:hint="cs"/>
            <w:b/>
            <w:bCs/>
            <w:rtl/>
          </w:rPr>
          <w:t xml:space="preserve">שאינן</w:t>
        </w:r>
      </w:ins>
      <w:del w:id="90146" w:author="Claude - סמנטי" w:date="2026-10-11T12:20:38Z">
        <w:r w:rsidRPr="00217260">
          <w:rPr>
            <w:rFonts w:hint="cs"/>
            <w:b/>
            <w:bCs/>
            <w:rtl/>
          </w:rPr>
          <w:delText xml:space="preserve">ד</w:delText>
        </w:r>
        <w:r w:rsidRPr="00217260">
          <w:rPr>
            <w:b/>
            <w:bCs/>
            <w:rtl/>
          </w:rPr>
          <w:delText xml:space="preserve">אינן</w:delText>
        </w:r>
      </w:del>
      <w:r w:rsidRPr="00217260">
        <w:rPr>
          <w:b/>
          <w:bCs/>
          <w:rtl/>
        </w:rPr>
        <w:t xml:space="preserve"> בתורת אונאה</w:t>
      </w:r>
      <w:r>
        <w:rPr>
          <w:rtl/>
        </w:rPr>
        <w:t xml:space="preserve">, </w:t>
      </w:r>
      <w:ins w:id="90214" w:author="מנוע מכני" w:date="2026-10-11T12:04:39Z">
        <w:r>
          <w:rPr>
            <w:rtl/>
          </w:rPr>
          <w:t xml:space="preserve">דאפי'</w:t>
        </w:r>
      </w:ins>
      <w:del w:id="90215" w:author="מנוע מכני" w:date="2026-10-11T12:04:39Z">
        <w:r>
          <w:rPr>
            <w:rtl/>
          </w:rPr>
          <w:delText xml:space="preserve">דאפילו</w:delText>
        </w:r>
      </w:del>
      <w:r>
        <w:rPr>
          <w:rtl/>
        </w:rPr>
        <w:t xml:space="preserve"> פחות מכדי אונאה חוזר.</w:t>
      </w:r>
    </w:p>
    <w:p>
      <w:pPr>
        <w:pStyle w:val="38"/>
        <w:rPr>
          <w:ins w:id="93900" w:author="מנוע מכני" w:date="2026-10-11T12:04:39Z"/>
        </w:rPr>
      </w:pPr>
      <w:del w:id="93899" w:author="מנוע מכני" w:date="2026-10-11T12:04:39Z">
        <w:r>
          <w:delText xml:space="preserve">•</w:delText>
        </w:r>
      </w:del>
      <w:r>
        <w:t xml:space="preserve"> עולא:</w:t>
      </w:r>
    </w:p>
    <w:p w:rsidR="00E403F0" w:rsidRPr="00AD695E" w:rsidRDefault="00E403F0" w:rsidP="00E403F0">
      <w:pPr>
        <w:rPr>
          <w:rtl/>
        </w:rPr>
      </w:pPr>
      <w:del w:id="93901" w:author="מנוע מכני" w:date="2026-10-11T12:04:39Z">
        <w:r>
          <w:rPr>
            <w:rtl/>
          </w:rPr>
          <w:delText xml:space="preserve"> </w:delText>
        </w:r>
      </w:del>
      <w:r>
        <w:rPr>
          <w:rtl/>
        </w:rPr>
        <w:t xml:space="preserve">לא</w:t>
      </w:r>
      <w:r>
        <w:rPr>
          <w:rtl/>
        </w:rPr>
        <w:t xml:space="preserve"> אמרו אלא בשמוי בתרי, אבל בשמוי </w:t>
      </w:r>
      <w:ins w:id="90147" w:author="Claude - סמנטי" w:date="2026-10-11T12:20:38Z">
        <w:r>
          <w:rPr>
            <w:rtl/>
          </w:rPr>
          <w:t xml:space="preserve">בשלשה</w:t>
        </w:r>
      </w:ins>
      <w:del w:id="90148" w:author="Claude - סמנטי" w:date="2026-10-11T12:20:38Z">
        <w:r>
          <w:rPr>
            <w:rtl/>
          </w:rPr>
          <w:delText xml:space="preserve">בתלתא</w:delText>
        </w:r>
      </w:del>
      <w:r>
        <w:rPr>
          <w:rtl/>
        </w:rPr>
        <w:t xml:space="preserve">, </w:t>
      </w:r>
      <w:r>
        <w:rPr>
          <w:rFonts w:hint="cs"/>
          <w:rtl/>
        </w:rPr>
        <w:t>ואע</w:t>
      </w:r>
      <w:r>
        <w:rPr>
          <w:rtl/>
        </w:rPr>
        <w:t>"</w:t>
      </w:r>
      <w:r>
        <w:rPr>
          <w:rFonts w:hint="cs"/>
          <w:rtl/>
        </w:rPr>
        <w:t xml:space="preserve">ג </w:t>
      </w:r>
      <w:r>
        <w:rPr>
          <w:rtl/>
        </w:rPr>
        <w:t xml:space="preserve">דאתי במאה - </w:t>
      </w:r>
      <w:r>
        <w:rPr>
          <w:rtl/>
        </w:rPr>
        <w:t xml:space="preserve">לא</w:t>
      </w:r>
      <w:r>
        <w:rPr>
          <w:rtl/>
        </w:rPr>
        <w:t xml:space="preserve"> הדר.</w:t>
      </w:r>
    </w:p>
    <w:p>
      <w:pPr>
        <w:pStyle w:val="38"/>
        <w:rPr>
          <w:ins w:id="93902" w:author="מנוע מכני" w:date="2026-10-11T12:04:39Z"/>
        </w:rPr>
      </w:pPr>
      <w:r w:rsidRPr="00DC5F70">
        <w:t>איני, והא</w:t>
      </w:r>
      <w:r w:rsidRPr="00DC5F70">
        <w:t>ר</w:t>
      </w:r>
      <w:r w:rsidRPr="00DC5F70">
        <w:t>"</w:t>
      </w:r>
      <w:r w:rsidRPr="00DC5F70">
        <w:t>ס</w:t>
      </w:r>
      <w:r w:rsidRPr="00DC5F70">
        <w:t xml:space="preserve">:</w:t>
      </w:r>
    </w:p>
    <w:p w:rsidR="00E403F0" w:rsidRPr="00DC5F70" w:rsidRDefault="00E403F0" w:rsidP="00E403F0">
      <w:pPr>
        <w:rPr>
          <w:spacing w:val="-4"/>
          <w:rtl/>
        </w:rPr>
      </w:pPr>
      <w:del w:id="93903" w:author="מנוע מכני" w:date="2026-10-11T12:04:39Z">
        <w:r w:rsidRPr="00DC5F70">
          <w:rPr>
            <w:spacing w:val="-4"/>
            <w:rtl/>
          </w:rPr>
          <w:delText xml:space="preserve"> </w:delText>
        </w:r>
      </w:del>
      <w:ins w:id="90792" w:author="מנוע מכני" w:date="2026-10-11T12:04:39Z">
        <w:r>
          <w:rPr>
            <w:spacing w:val="-4"/>
            <w:rtl/>
          </w:rPr>
          <w:t xml:space="preserve">מקום</w:t>
        </w:r>
      </w:ins>
      <w:del w:id="90793" w:author="מנוע מכני" w:date="2026-10-11T12:04:39Z">
        <w:r w:rsidRPr="00DC5F70">
          <w:rPr>
            <w:spacing w:val="-4"/>
            <w:rtl/>
          </w:rPr>
          <w:delText xml:space="preserve">היכא</w:delText>
        </w:r>
      </w:del>
      <w:r w:rsidRPr="00DC5F70">
        <w:rPr>
          <w:spacing w:val="-4"/>
          <w:rtl/>
        </w:rPr>
        <w:t xml:space="preserve"> </w:t>
      </w:r>
      <w:r w:rsidRPr="00DC5F70">
        <w:rPr>
          <w:spacing w:val="-4"/>
          <w:rtl/>
        </w:rPr>
        <w:t xml:space="preserve">אמר</w:t>
      </w:r>
      <w:r w:rsidRPr="00DC5F70">
        <w:rPr>
          <w:spacing w:val="-4"/>
          <w:rtl/>
        </w:rPr>
        <w:t xml:space="preserve"> מאה </w:t>
      </w:r>
      <w:ins w:id="91478" w:author="מנוע מכני" w:date="2026-10-11T12:04:39Z">
        <w:r>
          <w:rPr>
            <w:spacing w:val="-4"/>
            <w:rtl/>
          </w:rPr>
          <w:t xml:space="preserve">כשני</w:t>
        </w:r>
      </w:ins>
      <w:del w:id="91479" w:author="מנוע מכני" w:date="2026-10-11T12:04:39Z">
        <w:r w:rsidRPr="00DC5F70">
          <w:rPr>
            <w:spacing w:val="-4"/>
            <w:rtl/>
          </w:rPr>
          <w:delText xml:space="preserve">כתרי</w:delText>
        </w:r>
      </w:del>
      <w:r w:rsidRPr="00DC5F70">
        <w:rPr>
          <w:spacing w:val="-4"/>
          <w:rtl/>
        </w:rPr>
        <w:t xml:space="preserve"> </w:t>
      </w:r>
      <w:ins w:id="91480" w:author="מנוע מכני" w:date="2026-10-11T12:04:39Z">
        <w:r>
          <w:rPr>
            <w:spacing w:val="-4"/>
            <w:rtl/>
          </w:rPr>
          <w:t xml:space="preserve">ושני</w:t>
        </w:r>
      </w:ins>
      <w:del w:id="91481" w:author="מנוע מכני" w:date="2026-10-11T12:04:39Z">
        <w:r w:rsidRPr="00DC5F70">
          <w:rPr>
            <w:spacing w:val="-4"/>
            <w:rtl/>
          </w:rPr>
          <w:delText xml:space="preserve">ותרי</w:delText>
        </w:r>
      </w:del>
      <w:r w:rsidRPr="00DC5F70">
        <w:rPr>
          <w:spacing w:val="-4"/>
          <w:rtl/>
        </w:rPr>
        <w:t xml:space="preserve"> כמאה לענין עדות, אבל לענין אומדנא </w:t>
      </w:r>
      <w:ins w:id="92564" w:author="מנוע מכני" w:date="2026-10-11T12:04:39Z">
        <w:r>
          <w:rPr>
            <w:spacing w:val="-4"/>
            <w:rtl/>
          </w:rPr>
          <w:t xml:space="preserve">אחר</w:t>
        </w:r>
      </w:ins>
      <w:del w:id="92565" w:author="מנוע מכני" w:date="2026-10-11T12:04:39Z">
        <w:r w:rsidRPr="00DC5F70">
          <w:rPr>
            <w:spacing w:val="-4"/>
            <w:rtl/>
          </w:rPr>
          <w:delText xml:space="preserve">בתר</w:delText>
        </w:r>
      </w:del>
      <w:r w:rsidRPr="00DC5F70">
        <w:rPr>
          <w:spacing w:val="-4"/>
          <w:rtl/>
        </w:rPr>
        <w:t xml:space="preserve"> דעות </w:t>
      </w:r>
      <w:ins w:id="90790" w:author="מנוע מכני" w:date="2026-10-11T12:04:39Z">
        <w:r>
          <w:rPr>
            <w:spacing w:val="-4"/>
            <w:rtl/>
          </w:rPr>
          <w:t xml:space="preserve">הולכים</w:t>
        </w:r>
      </w:ins>
      <w:del w:id="90791" w:author="מנוע מכני" w:date="2026-10-11T12:04:39Z">
        <w:r w:rsidRPr="00DC5F70">
          <w:rPr>
            <w:spacing w:val="-4"/>
            <w:rtl/>
          </w:rPr>
          <w:delText xml:space="preserve">אזלינן</w:delText>
        </w:r>
      </w:del>
      <w:r w:rsidRPr="00DC5F70">
        <w:rPr>
          <w:spacing w:val="-4"/>
          <w:rtl/>
        </w:rPr>
        <w:t xml:space="preserve">! </w:t>
      </w:r>
    </w:p>
    <w:p w:rsidR="00E403F0" w:rsidRPr="00AD695E" w:rsidRDefault="00E403F0" w:rsidP="00E403F0">
      <w:pPr>
        <w:rPr>
          <w:rtl/>
        </w:rPr>
      </w:pPr>
      <w:r>
        <w:rPr>
          <w:rtl/>
        </w:rPr>
        <w:t xml:space="preserve">ותו </w:t>
      </w:r>
      <w:ins w:id="91482" w:author="מנוע מכני" w:date="2026-10-11T12:04:39Z">
        <w:r>
          <w:rPr>
            <w:rtl/>
          </w:rPr>
          <w:t xml:space="preserve">שלושה</w:t>
        </w:r>
      </w:ins>
      <w:del w:id="91483" w:author="מנוע מכני" w:date="2026-10-11T12:04:39Z">
        <w:r>
          <w:rPr>
            <w:rtl/>
          </w:rPr>
          <w:delText xml:space="preserve">תלתא</w:delText>
        </w:r>
      </w:del>
      <w:r>
        <w:rPr>
          <w:rtl/>
        </w:rPr>
        <w:t xml:space="preserve"> </w:t>
      </w:r>
      <w:ins w:id="91484" w:author="מנוע מכני" w:date="2026-10-11T12:04:39Z">
        <w:r>
          <w:rPr>
            <w:rtl/>
          </w:rPr>
          <w:t xml:space="preserve">ושלושה</w:t>
        </w:r>
      </w:ins>
      <w:del w:id="91485" w:author="מנוע מכני" w:date="2026-10-11T12:04:39Z">
        <w:r>
          <w:rPr>
            <w:rtl/>
          </w:rPr>
          <w:delText xml:space="preserve">ותלתא</w:delText>
        </w:r>
      </w:del>
      <w:r>
        <w:rPr>
          <w:rtl/>
        </w:rPr>
        <w:t xml:space="preserve"> </w:t>
      </w:r>
      <w:r>
        <w:rPr>
          <w:rtl/>
        </w:rPr>
        <w:t xml:space="preserve">לא</w:t>
      </w:r>
      <w:r>
        <w:rPr>
          <w:rtl/>
        </w:rPr>
        <w:t xml:space="preserve"> </w:t>
      </w:r>
      <w:ins w:id="90794" w:author="מנוע מכני" w:date="2026-10-11T12:04:39Z">
        <w:r>
          <w:rPr>
            <w:rtl/>
          </w:rPr>
          <w:t xml:space="preserve">הולכים</w:t>
        </w:r>
      </w:ins>
      <w:del w:id="90795" w:author="מנוע מכני" w:date="2026-10-11T12:04:39Z">
        <w:r>
          <w:rPr>
            <w:rtl/>
          </w:rPr>
          <w:delText xml:space="preserve">אזלינן</w:delText>
        </w:r>
      </w:del>
      <w:r>
        <w:rPr>
          <w:rtl/>
        </w:rPr>
        <w:t xml:space="preserve"> </w:t>
      </w:r>
      <w:ins w:id="92566" w:author="מנוע מכני" w:date="2026-10-11T12:04:39Z">
        <w:r>
          <w:rPr>
            <w:rtl/>
          </w:rPr>
          <w:t xml:space="preserve">אחר</w:t>
        </w:r>
      </w:ins>
      <w:del w:id="92567" w:author="מנוע מכני" w:date="2026-10-11T12:04:39Z">
        <w:r>
          <w:rPr>
            <w:rtl/>
          </w:rPr>
          <w:delText xml:space="preserve">בתר</w:delText>
        </w:r>
      </w:del>
      <w:r>
        <w:rPr>
          <w:rtl/>
        </w:rPr>
        <w:t xml:space="preserve"> בתרא? דיד הקדש על העליונה! </w:t>
      </w:r>
    </w:p>
    <w:p>
      <w:pPr>
        <w:pStyle w:val="38"/>
        <w:rPr>
          <w:ins w:id="93904" w:author="מנוע מכני" w:date="2026-10-11T12:04:39Z"/>
        </w:rPr>
      </w:pPr>
      <w:ins w:id="90796" w:author="מנוע מכני" w:date="2026-10-11T12:04:39Z">
        <w:r>
          <w:t xml:space="preserve">סבר</w:t>
        </w:r>
      </w:ins>
      <w:del w:id="90797" w:author="מנוע מכני" w:date="2026-10-11T12:04:39Z">
        <w:r w:rsidRPr="00217260">
          <w:delText xml:space="preserve">קסבר</w:delText>
        </w:r>
      </w:del>
      <w:r w:rsidRPr="00217260">
        <w:t xml:space="preserve"> עולא:</w:t>
      </w:r>
    </w:p>
    <w:p w:rsidR="00E403F0" w:rsidRPr="00AD695E" w:rsidRDefault="00E403F0" w:rsidP="00E403F0">
      <w:pPr>
        <w:rPr>
          <w:rtl/>
        </w:rPr>
      </w:pPr>
      <w:del w:id="93905" w:author="מנוע מכני" w:date="2026-10-11T12:04:39Z">
        <w:r w:rsidRPr="00217260">
          <w:rPr>
            <w:b/>
            <w:bCs/>
            <w:rtl/>
          </w:rPr>
          <w:delText xml:space="preserve"> </w:delText>
        </w:r>
      </w:del>
      <w:r w:rsidRPr="00217260">
        <w:rPr>
          <w:b/>
          <w:bCs/>
          <w:rtl/>
        </w:rPr>
        <w:t xml:space="preserve">צריך לעשות דמים מדבריהם, וכל דרבנן - אקילו בה רבנן.</w:t>
      </w:r>
    </w:p>
    <w:p w:rsidR="00E403F0" w:rsidRPr="00AD695E" w:rsidRDefault="00E403F0" w:rsidP="00E403F0">
      <w:pPr>
        <w:jc w:val="center"/>
        <w:rPr>
          <w:rtl/>
        </w:rPr>
      </w:pPr>
      <w:r w:rsidRPr="00E5675B">
        <w:rPr>
          <w:rFonts w:ascii="BA חניכי הישיבות" w:hAnsi="BA חניכי הישיבות" w:cs="BA חניכי הישיבות"/>
          <w:rtl/>
        </w:rPr>
        <w:t>׻</w:t>
      </w:r>
    </w:p>
    <w:p>
      <w:pPr>
        <w:pStyle w:val="MishnaBatzad"/>
        <w:rPr>
          <w:ins w:id="20165" w:author="קלוד" w:date="2026-10-11T09:07:18Z"/>
        </w:rPr>
      </w:pPr>
      <w:ins w:id="20164" w:author="קלוד" w:date="2026-10-11T09:07:18Z">
        <w:r>
          <w:t xml:space="preserve">משנה ו</w:t>
        </w:r>
      </w:ins>
    </w:p>
    <w:p w:rsidR="00E403F0" w:rsidRPr="00D65BEC" w:rsidRDefault="00E403F0" w:rsidP="00E403F0">
      <w:pPr>
        <w:pStyle w:val="afff9"/>
        <w:rPr>
          <w:del w:id="20103" w:author="קלוד" w:date="2026-10-11T09:07:18Z"/>
          <w:rtl/>
        </w:rPr>
      </w:pPr>
      <w:del w:id="20102" w:author="קלוד" w:date="2026-10-11T09:07:18Z">
        <w:r w:rsidRPr="00D65BEC">
          <w:rPr>
            <w:rtl/>
          </w:rPr>
          <w:delText xml:space="preserve">מתני'.</w:delText>
        </w:r>
      </w:del>
    </w:p>
    <w:p w:rsidR="00E403F0" w:rsidRPr="00D65BEC" w:rsidRDefault="00E403F0" w:rsidP="00E403F0">
      <w:pPr>
        <w:pStyle w:val="afff9"/>
        <w:spacing w:before="120"/>
        <w:rPr>
          <w:rtl/>
        </w:rPr>
        <w:pPrChange w:id="90024" w:author="קלוד" w:date="2026-10-11T12:09:42Z">
          <w:pPr>
            <w:pStyle w:val="afff9"/>
          </w:pPr>
        </w:pPrChange>
      </w:pPr>
      <w:r w:rsidRPr="00D65BEC">
        <w:rPr>
          <w:rtl/>
        </w:rPr>
        <w:t>הרי זו תחת עולה תחת חטאת - לא אמר כלום.</w:t>
      </w:r>
    </w:p>
    <w:p w:rsidR="00E403F0" w:rsidRPr="00D64BA8" w:rsidRDefault="00E403F0" w:rsidP="00E403F0">
      <w:pPr>
        <w:pStyle w:val="afff9"/>
        <w:rPr>
          <w:spacing w:val="8"/>
          <w:rtl/>
        </w:rPr>
      </w:pPr>
      <w:r w:rsidRPr="00D64BA8">
        <w:rPr>
          <w:spacing w:val="8"/>
          <w:rtl/>
        </w:rPr>
        <w:t>תחת חטאת זו ותחת עולה זו תחת חטאת ותחת עולה שיש לי בבית היה לו - דבריו קיימים.</w:t>
      </w:r>
    </w:p>
    <w:p w:rsidR="00E403F0" w:rsidRPr="00D65BEC" w:rsidRDefault="00E403F0" w:rsidP="00E403F0">
      <w:pPr>
        <w:pStyle w:val="afff9"/>
        <w:rPr>
          <w:rtl/>
        </w:rPr>
      </w:pPr>
      <w:r w:rsidRPr="00D65BEC">
        <w:rPr>
          <w:rtl/>
        </w:rPr>
        <w:t>אמר על הבהמה טמאה ועל בעלת מום הרי אלו עולה - לא אמר כלום.</w:t>
      </w:r>
    </w:p>
    <w:p w:rsidR="00E403F0" w:rsidRPr="00D65BEC" w:rsidRDefault="00E403F0" w:rsidP="00E403F0">
      <w:pPr>
        <w:pStyle w:val="afff9"/>
        <w:rPr>
          <w:rtl/>
        </w:rPr>
      </w:pPr>
      <w:r w:rsidRPr="00D65BEC">
        <w:rPr>
          <w:rtl/>
        </w:rPr>
        <w:t>הרי אלו לעולה - ימכרו, ויביא בדמיהם עולה.</w:t>
      </w:r>
    </w:p>
    <w:p w:rsidR="00E403F0" w:rsidRPr="00AD695E" w:rsidRDefault="00E403F0" w:rsidP="00E403F0">
      <w:pPr>
        <w:jc w:val="center"/>
        <w:rPr>
          <w:rtl/>
        </w:rPr>
      </w:pPr>
      <w:r w:rsidRPr="00E5675B">
        <w:rPr>
          <w:rFonts w:ascii="BA חניכי הישיבות" w:hAnsi="BA חניכי הישיבות" w:cs="BA חניכי הישיבות"/>
          <w:rtl/>
        </w:rPr>
        <w:t>׻</w:t>
      </w:r>
    </w:p>
    <w:p>
      <w:pPr>
        <w:pStyle w:val="afffff8"/>
        <w:rPr>
          <w:ins w:id="90047" w:author="קלוד" w:date="2026-10-11T12:25:27Z"/>
        </w:rPr>
      </w:pPr>
      <w:ins w:id="90048" w:author="קלוד" w:date="2026-10-11T12:25:27Z">
        <w:r>
          <w:rPr>
            <w:color w:val="7B3F00"/>
          </w:rPr>
          <w:t xml:space="preserve">'תחת עולה תחת חטאת' - לא אמר כלום, דלא כר"מ</w:t>
        </w:r>
      </w:ins>
    </w:p>
    <w:p>
      <w:pPr>
        <w:pStyle w:val="38"/>
        <w:rPr>
          <w:ins w:id="93906" w:author="מנוע מכני" w:date="2026-10-11T12:04:39Z"/>
        </w:rPr>
      </w:pPr>
      <w:r>
        <w:t>אריא</w:t>
      </w:r>
      <w:r>
        <w:t>"</w:t>
      </w:r>
      <w:r>
        <w:t>ר</w:t>
      </w:r>
      <w:r>
        <w:t xml:space="preserve">:</w:t>
      </w:r>
    </w:p>
    <w:p w:rsidR="00E403F0" w:rsidRPr="00AD695E" w:rsidRDefault="00E403F0" w:rsidP="00E403F0">
      <w:pPr>
        <w:rPr>
          <w:rtl/>
        </w:rPr>
      </w:pPr>
      <w:del w:id="93907" w:author="מנוע מכני" w:date="2026-10-11T12:04:39Z">
        <w:r>
          <w:rPr>
            <w:rtl/>
          </w:rPr>
          <w:delText xml:space="preserve"> </w:delText>
        </w:r>
      </w:del>
      <w:r>
        <w:rPr>
          <w:rtl/>
        </w:rPr>
        <w:t xml:space="preserve">מתני' דלא </w:t>
      </w:r>
      <w:r>
        <w:rPr>
          <w:rStyle w:val="2fb"/>
          <w:rtl/>
        </w:rPr>
        <w:t xml:space="preserve">כ</w:t>
      </w:r>
      <w:r>
        <w:rPr>
          <w:rStyle w:val="2fb"/>
          <w:rFonts w:hint="cs"/>
          <w:rtl/>
        </w:rPr>
        <w:t>ר</w:t>
      </w:r>
      <w:r>
        <w:rPr>
          <w:rStyle w:val="2fb"/>
          <w:rtl/>
        </w:rPr>
        <w:t>"</w:t>
      </w:r>
      <w:r>
        <w:rPr>
          <w:rStyle w:val="2fb"/>
          <w:rFonts w:hint="cs"/>
          <w:rtl/>
        </w:rPr>
        <w:t>מ</w:t>
      </w:r>
      <w:r>
        <w:rPr>
          <w:rtl/>
        </w:rPr>
        <w:t xml:space="preserve">, </w:t>
      </w:r>
      <w:ins w:id="92298" w:author="מנוע מכני" w:date="2026-10-11T12:04:39Z">
        <w:r>
          <w:rPr>
            <w:rtl/>
          </w:rPr>
          <w:t xml:space="preserve">דאם </w:t>
        </w:r>
      </w:ins>
      <w:del w:id="92299" w:author="מנוע מכני" w:date="2026-10-11T12:04:39Z">
        <w:r>
          <w:rPr>
            <w:rtl/>
          </w:rPr>
          <w:delText xml:space="preserve">דאי </w:delText>
        </w:r>
      </w:del>
      <w:r>
        <w:rPr>
          <w:rStyle w:val="2fb"/>
          <w:rtl/>
        </w:rPr>
        <w:t xml:space="preserve">כר"מ</w:t>
      </w:r>
      <w:r>
        <w:rPr>
          <w:rtl/>
        </w:rPr>
        <w:t xml:space="preserve"> - הא אין אדם מוציא דבריו לבטלה.</w:t>
      </w:r>
    </w:p>
    <w:p w:rsidR="00E403F0" w:rsidRPr="00AD695E" w:rsidRDefault="00E403F0" w:rsidP="00E403F0">
      <w:pPr>
        <w:jc w:val="center"/>
        <w:rPr>
          <w:rtl/>
        </w:rPr>
      </w:pPr>
      <w:r w:rsidRPr="00E5675B">
        <w:rPr>
          <w:rFonts w:ascii="BA חניכי הישיבות" w:hAnsi="BA חניכי הישיבות" w:cs="BA חניכי הישיבות"/>
          <w:rtl/>
        </w:rPr>
        <w:t>׻</w:t>
      </w:r>
    </w:p>
    <w:p w:rsidR="00E403F0" w:rsidRPr="00AD695E" w:rsidRDefault="00E403F0" w:rsidP="00E403F0">
      <w:pPr>
        <w:rPr>
          <w:rtl/>
        </w:rPr>
      </w:pPr>
      <w:r w:rsidRPr="00A757C8">
        <w:rPr>
          <w:rtl/>
        </w:rPr>
        <w:t xml:space="preserve">הרי אלו לעולה ימכרו ויביא בדמיו עולה: טעמא דבהמה טמאה ובעלת מום דלא חזיין </w:t>
      </w:r>
      <w:r w:rsidRPr="00A757C8">
        <w:rPr>
          <w:rtl/>
        </w:rPr>
        <w:t xml:space="preserve">לא</w:t>
      </w:r>
      <w:r w:rsidRPr="00A757C8">
        <w:rPr>
          <w:rtl/>
        </w:rPr>
        <w:t xml:space="preserve"> בעיין מו</w:t>
      </w:r>
      <w:r w:rsidRPr="00A757C8">
        <w:rPr>
          <w:rFonts w:hint="cs"/>
          <w:rtl/>
        </w:rPr>
        <w:t>ם</w:t>
      </w:r>
    </w:p>
    <w:p w:rsidR="00E403F0" w:rsidRPr="00AD695E" w:rsidRDefault="00E403F0" w:rsidP="00E403F0">
      <w:pPr>
        <w:rPr>
          <w:rtl/>
        </w:rPr>
      </w:pPr>
      <w:r>
        <w:rPr>
          <w:rtl/>
        </w:rPr>
        <w:t>אבל מפריש נקבה לאשם או לעולה – בעי</w:t>
      </w:r>
      <w:r>
        <w:rPr>
          <w:rFonts w:hint="cs"/>
          <w:rtl/>
        </w:rPr>
        <w:t xml:space="preserve"> מום- </w:t>
      </w:r>
      <w:r>
        <w:rPr>
          <w:rStyle w:val="2fb"/>
          <w:rFonts w:hint="cs"/>
          <w:rtl/>
        </w:rPr>
        <w:t xml:space="preserve">אריא</w:t>
      </w:r>
      <w:r>
        <w:rPr>
          <w:rStyle w:val="2fb"/>
          <w:rtl/>
        </w:rPr>
        <w:t>"</w:t>
      </w:r>
      <w:r>
        <w:rPr>
          <w:rStyle w:val="2fb"/>
          <w:rFonts w:hint="cs"/>
          <w:rtl/>
        </w:rPr>
        <w:t xml:space="preserve">ר</w:t>
      </w:r>
      <w:r>
        <w:rPr>
          <w:rFonts w:hint="cs"/>
          <w:rtl/>
        </w:rPr>
        <w:t xml:space="preserve"> מתני' דלא </w:t>
      </w:r>
      <w:r>
        <w:rPr>
          <w:rStyle w:val="2fb"/>
          <w:rFonts w:hint="cs"/>
          <w:rtl/>
        </w:rPr>
        <w:t xml:space="preserve">כר</w:t>
      </w:r>
      <w:r>
        <w:rPr>
          <w:rStyle w:val="2fb"/>
          <w:rtl/>
        </w:rPr>
        <w:t>"</w:t>
      </w:r>
      <w:r>
        <w:rPr>
          <w:rStyle w:val="2fb"/>
          <w:rFonts w:hint="cs"/>
          <w:rtl/>
        </w:rPr>
        <w:t xml:space="preserve">ש</w:t>
      </w:r>
      <w:r>
        <w:rPr>
          <w:rFonts w:hint="cs"/>
          <w:rtl/>
        </w:rPr>
        <w:t xml:space="preserve"> דת</w:t>
      </w:r>
      <w:r>
        <w:rPr>
          <w:rtl/>
        </w:rPr>
        <w:t>ימכר שלא במום.</w:t>
      </w:r>
    </w:p>
    <w:p w:rsidR="00E403F0" w:rsidRPr="00AD695E" w:rsidRDefault="00E403F0" w:rsidP="00D07C84">
      <w:pPr>
        <w:pStyle w:val="Hadran"/>
        <w:rPr>
          <w:rtl/>
        </w:rPr>
        <w:pPrChange w:id="96352" w:author="Claude" w:date="2026-10-11T09:08:24Z">
          <w:pPr>
            <w:pStyle w:val="affff"/>
            <w:rPr>
              <w:rtl/>
            </w:rPr>
          </w:pPr>
        </w:pPrChange>
      </w:pPr>
      <w:r>
        <w:rPr>
          <w:rtl/>
        </w:rPr>
        <w:t>הדרן עלך כיצד מערימין.</w:t>
      </w:r>
    </w:p>
    <w:p w:rsidR="00E403F0" w:rsidRPr="00AD695E" w:rsidRDefault="00E403F0" w:rsidP="00E403F0">
      <w:pPr>
        <w:pStyle w:val="afff6"/>
        <w:framePr w:wrap="around"/>
        <w:spacing w:line="240" w:lineRule="exact"/>
        <w:rPr>
          <w:del w:id="95340" w:author="Claude" w:date="2026-10-11T09:08:06Z"/>
          <w:rtl/>
        </w:rPr>
      </w:pPr>
      <w:del w:id="95339" w:author="Claude" w:date="2026-10-11T09:08:06Z">
        <w:r>
          <w:rPr>
            <w:rFonts w:hint="cs"/>
            <w:rtl/>
          </w:rPr>
          <w:lastRenderedPageBreak/>
          <w:delText xml:space="preserve">פרק שישי  </w:delText>
        </w:r>
      </w:del>
    </w:p>
    <w:p w:rsidR="00E403F0" w:rsidRPr="00AD695E" w:rsidRDefault="00E403F0" w:rsidP="00E403F0">
      <w:pPr>
        <w:pStyle w:val="afff7"/>
        <w:framePr w:wrap="around"/>
        <w:spacing w:line="240" w:lineRule="exact"/>
        <w:rPr>
          <w:del w:id="95342" w:author="Claude" w:date="2026-10-11T09:08:06Z"/>
          <w:rtl/>
        </w:rPr>
      </w:pPr>
      <w:del w:id="95341" w:author="Claude" w:date="2026-10-11T09:08:06Z">
        <w:r>
          <w:rPr>
            <w:rFonts w:hint="cs"/>
            <w:rtl/>
          </w:rPr>
          <w:delText xml:space="preserve">כל האסורין</w:delText>
        </w:r>
      </w:del>
    </w:p>
    <w:p w:rsidR="00E403F0" w:rsidRPr="00AD695E" w:rsidRDefault="00E403F0" w:rsidP="00E403F0">
      <w:pPr>
        <w:pStyle w:val="afff3"/>
        <w:framePr w:wrap="around"/>
        <w:spacing w:line="240" w:lineRule="exact"/>
        <w:rPr>
          <w:rtl/>
        </w:rPr>
      </w:pPr>
      <w:r w:rsidRPr="009239E9">
        <w:rPr>
          <w:rFonts w:hint="cs"/>
          <w:szCs w:val="18"/>
          <w:rtl/>
        </w:rPr>
        <w:t xml:space="preserve">כח. </w:t>
      </w:r>
    </w:p>
    <w:p w:rsidR="00E403F0" w:rsidRPr="00AD695E" w:rsidRDefault="00E403F0" w:rsidP="00E403F0">
      <w:pPr>
        <w:pStyle w:val="afff8"/>
        <w:framePr w:wrap="around"/>
        <w:rPr>
          <w:rtl/>
        </w:rPr>
      </w:pPr>
      <w:r>
        <w:rPr>
          <w:rFonts w:hint="cs"/>
          <w:rtl/>
        </w:rPr>
        <w:t>כח.-לא.</w:t>
      </w:r>
    </w:p>
    <w:p>
      <w:pPr>
        <w:pStyle w:val="PetichatPerek"/>
        <w:rPr>
          <w:ins w:id="95338" w:author="Claude" w:date="2026-10-11T09:08:06Z"/>
        </w:rPr>
      </w:pPr>
      <w:ins w:id="95337" w:author="Claude" w:date="2026-10-11T09:08:06Z">
        <w:r>
          <w:rPr>
            <w:rFonts w:hint="cs"/>
            <w:rtl/>
          </w:rPr>
          <w:t xml:space="preserve">פרק שישי</w:t>
        </w:r>
        <w:r>
          <w:rPr>
            <w:rFonts w:hint="cs"/>
            <w:rtl/>
          </w:rPr>
          <w:t xml:space="preserve"> - </w:t>
        </w:r>
        <w:r>
          <w:rPr>
            <w:rFonts w:hint="cs"/>
            <w:rtl/>
          </w:rPr>
          <w:t xml:space="preserve">כל האסורין</w:t>
        </w:r>
      </w:ins>
    </w:p>
    <w:p>
      <w:pPr>
        <w:pStyle w:val="MishnaBatzad"/>
        <w:rPr>
          <w:ins w:id="20167" w:author="קלוד" w:date="2026-10-11T09:07:18Z"/>
        </w:rPr>
      </w:pPr>
      <w:ins w:id="20166" w:author="קלוד" w:date="2026-10-11T09:07:18Z">
        <w:r>
          <w:t xml:space="preserve">משנה א</w:t>
        </w:r>
      </w:ins>
    </w:p>
    <w:p w:rsidR="00E403F0" w:rsidRPr="00D65BEC" w:rsidRDefault="00E403F0" w:rsidP="00E403F0">
      <w:pPr>
        <w:pStyle w:val="afff9"/>
        <w:rPr>
          <w:del w:id="20105" w:author="קלוד" w:date="2026-10-11T09:07:18Z"/>
          <w:rtl/>
        </w:rPr>
      </w:pPr>
      <w:del w:id="20104" w:author="קלוד" w:date="2026-10-11T09:07:18Z">
        <w:r w:rsidRPr="00D65BEC">
          <w:rPr>
            <w:rtl/>
          </w:rPr>
          <w:delText xml:space="preserve">מתני'.</w:delText>
        </w:r>
      </w:del>
    </w:p>
    <w:p w:rsidR="00E403F0" w:rsidRPr="00D65BEC" w:rsidRDefault="00E403F0" w:rsidP="00E403F0">
      <w:pPr>
        <w:pStyle w:val="afff9"/>
        <w:spacing w:before="120"/>
        <w:rPr>
          <w:rtl/>
        </w:rPr>
        <w:pPrChange w:id="90025" w:author="קלוד" w:date="2026-10-11T12:09:42Z">
          <w:pPr>
            <w:pStyle w:val="afff9"/>
          </w:pPr>
        </w:pPrChange>
      </w:pPr>
      <w:r w:rsidRPr="00D65BEC">
        <w:rPr>
          <w:rtl/>
        </w:rPr>
        <w:t>כל האסורין לגבי מזבח אוסרין בכל שהן הרובע, והנרבע, והמוקצה, והנעבד, והאתנן, ומחיר, והכלאים, והטרפה, ויוצא דופן.</w:t>
      </w:r>
    </w:p>
    <w:p w:rsidR="00E403F0" w:rsidRPr="00D65BEC" w:rsidRDefault="00E403F0" w:rsidP="00E403F0">
      <w:pPr>
        <w:pStyle w:val="afff9"/>
        <w:rPr>
          <w:rtl/>
        </w:rPr>
      </w:pPr>
      <w:r w:rsidRPr="00D65BEC">
        <w:rPr>
          <w:rtl/>
        </w:rPr>
        <w:t>איזהו מוקצה - המוקצה לעבודת כוכבים, הוא אסור ומה שעליו מותר.</w:t>
      </w:r>
    </w:p>
    <w:p w:rsidR="00E403F0" w:rsidRPr="00D65BEC" w:rsidRDefault="00E403F0" w:rsidP="00E403F0">
      <w:pPr>
        <w:pStyle w:val="afff9"/>
        <w:rPr>
          <w:rtl/>
        </w:rPr>
      </w:pPr>
      <w:r w:rsidRPr="00D65BEC">
        <w:rPr>
          <w:rtl/>
        </w:rPr>
        <w:t>ואיזהו הנעבד - כל שעובדין אותו, הוא ומה שעליו אסור, וזה וזה מותר באכילה.</w:t>
      </w:r>
    </w:p>
    <w:p w:rsidR="00E403F0" w:rsidRPr="00AD695E" w:rsidRDefault="00E403F0" w:rsidP="00E403F0">
      <w:pPr>
        <w:jc w:val="center"/>
        <w:rPr>
          <w:rtl/>
        </w:rPr>
      </w:pPr>
      <w:r w:rsidRPr="00E5675B">
        <w:rPr>
          <w:rFonts w:ascii="BA חניכי הישיבות" w:hAnsi="BA חניכי הישיבות" w:cs="BA חניכי הישיבות"/>
          <w:rtl/>
        </w:rPr>
        <w:t>׻</w:t>
      </w:r>
    </w:p>
    <w:p>
      <w:pPr>
        <w:pStyle w:val="afffff8"/>
        <w:rPr>
          <w:ins w:id="90045" w:author="קלוד" w:date="2026-10-11T12:25:27Z"/>
        </w:rPr>
      </w:pPr>
      <w:ins w:id="90046" w:author="קלוד" w:date="2026-10-11T12:25:27Z">
        <w:r>
          <w:rPr>
            <w:color w:val="7B3F00"/>
          </w:rPr>
          <w:t xml:space="preserve">אסורי מזבח - אוסרין בכל שהן, ולא בטלי ברוב</w:t>
        </w:r>
      </w:ins>
    </w:p>
    <w:p w:rsidR="00E403F0" w:rsidRPr="00AD695E" w:rsidRDefault="00E403F0" w:rsidP="00E403F0">
      <w:pPr>
        <w:rPr>
          <w:rtl/>
        </w:rPr>
      </w:pPr>
      <w:r>
        <w:rPr>
          <w:rtl/>
        </w:rPr>
        <w:t xml:space="preserve">אמר</w:t>
      </w:r>
      <w:r>
        <w:rPr>
          <w:rtl/>
        </w:rPr>
        <w:t xml:space="preserve"> מר אוסרין בכל שהן - דלא בטלי ברובא.</w:t>
      </w:r>
    </w:p>
    <w:p>
      <w:pPr>
        <w:pStyle w:val="38"/>
        <w:rPr>
          <w:ins w:id="93908" w:author="מנוע מכני" w:date="2026-10-11T12:04:39Z"/>
        </w:rPr>
      </w:pPr>
      <w:r>
        <w:t xml:space="preserve">תנינא:</w:t>
      </w:r>
    </w:p>
    <w:p w:rsidR="00E403F0" w:rsidRPr="00AD695E" w:rsidRDefault="00E403F0" w:rsidP="00E403F0">
      <w:pPr>
        <w:rPr>
          <w:rtl/>
        </w:rPr>
      </w:pPr>
      <w:del w:id="93909" w:author="מנוע מכני" w:date="2026-10-11T12:04:39Z">
        <w:r>
          <w:rPr>
            <w:rtl/>
          </w:rPr>
          <w:delText xml:space="preserve"> </w:delText>
        </w:r>
      </w:del>
      <w:r>
        <w:rPr>
          <w:rtl/>
        </w:rPr>
        <w:t xml:space="preserve">כל הקדשים שנתערבו </w:t>
      </w:r>
      <w:r>
        <w:rPr>
          <w:rFonts w:hint="cs"/>
          <w:rtl/>
        </w:rPr>
        <w:t>בהן מ</w:t>
      </w:r>
      <w:r>
        <w:rPr>
          <w:rtl/>
        </w:rPr>
        <w:t xml:space="preserve">חטאות מתות או שור הנסקל, אפי' אחד ברבוא - ימותו </w:t>
      </w:r>
    </w:p>
    <w:p w:rsidR="00E403F0" w:rsidRPr="00AD695E" w:rsidRDefault="00E403F0" w:rsidP="00E403F0">
      <w:pPr>
        <w:rPr>
          <w:rtl/>
        </w:rPr>
      </w:pPr>
      <w:r>
        <w:rPr>
          <w:rFonts w:hint="cs"/>
          <w:rtl/>
        </w:rPr>
        <w:t>וקמ</w:t>
      </w:r>
      <w:r>
        <w:rPr>
          <w:rtl/>
        </w:rPr>
        <w:t>"</w:t>
      </w:r>
      <w:r>
        <w:rPr>
          <w:rFonts w:hint="cs"/>
          <w:rtl/>
        </w:rPr>
        <w:t xml:space="preserve">ל</w:t>
      </w:r>
      <w:r>
        <w:rPr>
          <w:rFonts w:hint="cs"/>
          <w:rtl/>
        </w:rPr>
        <w:t xml:space="preserve"> אפי' </w:t>
      </w:r>
      <w:ins w:id="90798" w:author="מנוע מכני" w:date="2026-10-11T12:04:39Z">
        <w:r>
          <w:rPr>
            <w:rFonts w:hint="cs"/>
            <w:rtl/>
          </w:rPr>
          <w:t xml:space="preserve">דלא</w:t>
        </w:r>
      </w:ins>
      <w:del w:id="90799" w:author="מנוע מכני" w:date="2026-10-11T12:04:39Z">
        <w:r>
          <w:rPr>
            <w:rFonts w:hint="cs"/>
            <w:rtl/>
          </w:rPr>
          <w:delText xml:space="preserve">דלאו</w:delText>
        </w:r>
      </w:del>
      <w:r>
        <w:rPr>
          <w:rFonts w:hint="cs"/>
          <w:rtl/>
        </w:rPr>
        <w:t xml:space="preserve"> איסורי הנאה </w:t>
      </w:r>
      <w:r>
        <w:rPr>
          <w:rFonts w:hint="cs"/>
          <w:rtl/>
        </w:rPr>
        <w:t xml:space="preserve">לא</w:t>
      </w:r>
      <w:r>
        <w:rPr>
          <w:rFonts w:hint="cs"/>
          <w:rtl/>
        </w:rPr>
        <w:t xml:space="preserve"> יבטלו ברוב.</w:t>
      </w:r>
      <w:ins w:id="91926" w:author="מנוע מכני" w:date="2026-10-11T12:04:39Z">
        <w:r>
          <w:rPr>
            <w:rFonts w:hint="cs"/>
            <w:rtl/>
          </w:rPr>
          <w:t xml:space="preserve"> </w:t>
        </w:r>
      </w:ins>
      <w:del w:id="91927" w:author="מנוע מכני" w:date="2026-10-11T12:04:39Z">
        <w:r>
          <w:rPr>
            <w:rFonts w:hint="cs"/>
            <w:rtl/>
          </w:rPr>
          <w:delText xml:space="preserve">  </w:delText>
        </w:r>
      </w:del>
    </w:p>
    <w:p>
      <w:pPr>
        <w:pStyle w:val="38"/>
        <w:rPr>
          <w:ins w:id="93910" w:author="מנוע מכני" w:date="2026-10-11T12:04:39Z"/>
        </w:rPr>
      </w:pPr>
      <w:r>
        <w:t xml:space="preserve">ורובע ונרבע </w:t>
      </w:r>
      <w:r>
        <w:t xml:space="preserve">דתני</w:t>
      </w:r>
      <w:ins w:id="91930" w:author="מנוע מכני" w:date="2026-10-11T12:04:39Z">
        <w:r>
          <w:t xml:space="preserve"> </w:t>
        </w:r>
      </w:ins>
      <w:del w:id="91931" w:author="מנוע מכני" w:date="2026-10-11T12:04:39Z">
        <w:r>
          <w:delText xml:space="preserve">  </w:delText>
        </w:r>
      </w:del>
      <w:r>
        <w:t xml:space="preserve">רשב</w:t>
      </w:r>
      <w:r>
        <w:t>"</w:t>
      </w:r>
      <w:r>
        <w:t>א:</w:t>
      </w:r>
    </w:p>
    <w:p w:rsidR="00E403F0" w:rsidRPr="00AD695E" w:rsidRDefault="00E403F0" w:rsidP="00E403F0">
      <w:pPr>
        <w:rPr>
          <w:rtl/>
        </w:rPr>
      </w:pPr>
      <w:del w:id="93911" w:author="מנוע מכני" w:date="2026-10-11T12:04:39Z">
        <w:r>
          <w:rPr>
            <w:rtl/>
          </w:rPr>
          <w:delText xml:space="preserve"> </w:delText>
        </w:r>
      </w:del>
      <w:ins w:id="91486" w:author="מנוע מכני" w:date="2026-10-11T12:04:39Z">
        <w:r>
          <w:rPr>
            <w:rtl/>
          </w:rPr>
          <w:t xml:space="preserve">אחת</w:t>
        </w:r>
      </w:ins>
      <w:del w:id="91487" w:author="מנוע מכני" w:date="2026-10-11T12:04:39Z">
        <w:r>
          <w:rPr>
            <w:rtl/>
          </w:rPr>
          <w:delText xml:space="preserve">חדא</w:delText>
        </w:r>
      </w:del>
      <w:r>
        <w:rPr>
          <w:rtl/>
        </w:rPr>
        <w:t xml:space="preserve"> בחולין </w:t>
      </w:r>
      <w:ins w:id="91488" w:author="מנוע מכני" w:date="2026-10-11T12:04:39Z">
        <w:r>
          <w:rPr>
            <w:rtl/>
          </w:rPr>
          <w:t xml:space="preserve">ואחת</w:t>
        </w:r>
      </w:ins>
      <w:del w:id="91489" w:author="מנוע מכני" w:date="2026-10-11T12:04:39Z">
        <w:r>
          <w:rPr>
            <w:rtl/>
          </w:rPr>
          <w:delText xml:space="preserve">וחדא</w:delText>
        </w:r>
      </w:del>
      <w:r>
        <w:rPr>
          <w:rtl/>
        </w:rPr>
        <w:t xml:space="preserve"> בקדשים</w:t>
      </w:r>
      <w:ins w:id="91928" w:author="מנוע מכני" w:date="2026-10-11T12:04:39Z">
        <w:r>
          <w:rPr>
            <w:rtl/>
          </w:rPr>
          <w:t xml:space="preserve">,</w:t>
        </w:r>
      </w:ins>
      <w:del w:id="91929" w:author="מנוע מכני" w:date="2026-10-11T12:04:39Z">
        <w:r>
          <w:rPr>
            <w:rtl/>
          </w:rPr>
          <w:delText xml:space="preserve">;</w:delText>
        </w:r>
      </w:del>
    </w:p>
    <w:p>
      <w:pPr>
        <w:pStyle w:val="38"/>
        <w:rPr>
          <w:ins w:id="93912" w:author="מנוע מכני" w:date="2026-10-11T12:04:39Z"/>
        </w:rPr>
      </w:pPr>
      <w:r>
        <w:t>וצריכי</w:t>
      </w:r>
    </w:p>
    <w:p w:rsidR="00E403F0" w:rsidRPr="00AD695E" w:rsidRDefault="00E403F0" w:rsidP="00E403F0">
      <w:pPr>
        <w:rPr>
          <w:rtl/>
        </w:rPr>
      </w:pPr>
      <w:del w:id="93913" w:author="מנוע מכני" w:date="2026-10-11T12:04:39Z">
        <w:r>
          <w:rPr>
            <w:rFonts w:hint="cs"/>
            <w:rtl/>
          </w:rPr>
          <w:delText xml:space="preserve"> </w:delText>
        </w:r>
      </w:del>
      <w:r>
        <w:rPr>
          <w:rFonts w:hint="cs"/>
          <w:rtl/>
        </w:rPr>
        <w:t xml:space="preserve">בחולין דלא לימא דווקא בקדשים משום דמאיסי </w:t>
      </w:r>
    </w:p>
    <w:p w:rsidR="00E403F0" w:rsidRPr="00AD695E" w:rsidRDefault="00E403F0" w:rsidP="00E403F0">
      <w:pPr>
        <w:rPr>
          <w:rtl/>
        </w:rPr>
      </w:pPr>
      <w:r>
        <w:rPr>
          <w:rtl/>
        </w:rPr>
        <w:tab/>
      </w:r>
      <w:r>
        <w:rPr>
          <w:rFonts w:hint="cs"/>
          <w:rtl/>
        </w:rPr>
        <w:t xml:space="preserve">ואפי' דתנינא </w:t>
      </w:r>
      <w:r>
        <w:rPr>
          <w:rtl/>
        </w:rPr>
        <w:t xml:space="preserve">אלו אסורין ואוסרין בכל שהן: יין נסך, </w:t>
      </w:r>
      <w:ins w:id="92110" w:author="מנוע מכני" w:date="2026-10-11T12:04:39Z">
        <w:r>
          <w:rPr>
            <w:rtl/>
          </w:rPr>
          <w:t xml:space="preserve">וע"ז</w:t>
        </w:r>
      </w:ins>
      <w:del w:id="92111" w:author="מנוע מכני" w:date="2026-10-11T12:04:39Z">
        <w:r>
          <w:rPr>
            <w:rtl/>
          </w:rPr>
          <w:delText xml:space="preserve">ועבודת כוכבים</w:delText>
        </w:r>
      </w:del>
      <w:r>
        <w:rPr>
          <w:rtl/>
        </w:rPr>
        <w:t xml:space="preserve">, וציפרי מצורע, ועורות לבובין, ושיער נזיר, ופטר חמור, ובשר בחלב, ושור הנסקל, ועגלה ערופה, וחולין שנשחטו בעזרה, ושעיר המשתלח הרי אלו אסורין ואוסרין בכל שהן! </w:t>
      </w:r>
    </w:p>
    <w:p>
      <w:pPr>
        <w:pStyle w:val="38"/>
        <w:rPr>
          <w:ins w:id="93914" w:author="מנוע מכני" w:date="2026-10-11T12:04:39Z"/>
        </w:rPr>
      </w:pPr>
      <w:r w:rsidRPr="00217260">
        <w:t>וצריכי</w:t>
      </w:r>
    </w:p>
    <w:p w:rsidR="00E403F0" w:rsidRPr="00AD695E" w:rsidRDefault="00E403F0" w:rsidP="00E403F0">
      <w:pPr>
        <w:rPr>
          <w:rtl/>
        </w:rPr>
      </w:pPr>
      <w:del w:id="93915" w:author="מנוע מכני" w:date="2026-10-11T12:04:39Z">
        <w:r>
          <w:rPr>
            <w:rFonts w:hint="cs"/>
            <w:rtl/>
          </w:rPr>
          <w:delText xml:space="preserve"> </w:delText>
        </w:r>
      </w:del>
      <w:r>
        <w:rPr>
          <w:rFonts w:hint="cs"/>
          <w:rtl/>
        </w:rPr>
        <w:t xml:space="preserve">אפי' דלהדיוט דאימא איסורי הנאה ויבטלו ברוב </w:t>
      </w:r>
      <w:r>
        <w:rPr>
          <w:rFonts w:hint="cs"/>
          <w:rtl/>
        </w:rPr>
        <w:t xml:space="preserve">קמ</w:t>
      </w:r>
      <w:r>
        <w:rPr>
          <w:rtl/>
        </w:rPr>
        <w:t>"</w:t>
      </w:r>
      <w:r>
        <w:rPr>
          <w:rFonts w:hint="cs"/>
          <w:rtl/>
        </w:rPr>
        <w:t>ל</w:t>
      </w:r>
      <w:r>
        <w:rPr>
          <w:rtl/>
        </w:rPr>
        <w:t>.</w:t>
      </w:r>
    </w:p>
    <w:p>
      <w:pPr>
        <w:pStyle w:val="afffff8"/>
        <w:rPr>
          <w:ins w:id="90043" w:author="קלוד" w:date="2026-10-11T12:25:27Z"/>
        </w:rPr>
      </w:pPr>
      <w:ins w:id="90044" w:author="קלוד" w:date="2026-10-11T12:25:27Z">
        <w:r>
          <w:rPr>
            <w:color w:val="7B3F00"/>
          </w:rPr>
          <w:t xml:space="preserve">רובע ונרבע - 'מן הבהמה' להוציא</w:t>
        </w:r>
      </w:ins>
    </w:p>
    <w:p w:rsidR="00E403F0" w:rsidRPr="00AD695E" w:rsidRDefault="00E403F0" w:rsidP="00E403F0">
      <w:pPr>
        <w:rPr>
          <w:rtl/>
        </w:rPr>
      </w:pPr>
      <w:r>
        <w:rPr>
          <w:rtl/>
        </w:rPr>
        <w:t>ורובע ונרבע אסירי לגבוה</w:t>
      </w:r>
      <w:r>
        <w:rPr>
          <w:rFonts w:hint="cs"/>
          <w:rtl/>
        </w:rPr>
        <w:t>-</w:t>
      </w:r>
      <w:r>
        <w:rPr>
          <w:rtl/>
        </w:rPr>
        <w:t xml:space="preserve"> ד</w:t>
      </w:r>
      <w:r w:rsidRPr="00217260">
        <w:rPr>
          <w:b/>
          <w:bCs/>
          <w:rtl/>
        </w:rPr>
        <w:t>ת"</w:t>
      </w:r>
      <w:r w:rsidRPr="00217260">
        <w:rPr>
          <w:rFonts w:hint="cs"/>
          <w:b/>
          <w:bCs/>
          <w:rtl/>
        </w:rPr>
        <w:t>ר</w:t>
      </w:r>
      <w:r>
        <w:rPr>
          <w:rtl/>
        </w:rPr>
        <w:t xml:space="preserve">: </w:t>
      </w:r>
      <w:r>
        <w:rPr>
          <w:rFonts w:hint="cs"/>
          <w:rtl/>
        </w:rPr>
        <w:t>'</w:t>
      </w:r>
      <w:ins w:id="90495" w:author="Claude - סמנטי" w:date="2026-10-11T12:20:38Z">
        <w:r>
          <w:rPr>
            <w:rStyle w:val="afffff0"/>
            <w:rtl/>
          </w:rPr>
          <w:t xml:space="preserve">מִן הַבְּהֵמָה</w:t>
        </w:r>
      </w:ins>
      <w:del w:id="90496" w:author="Claude - סמנטי" w:date="2026-10-11T12:20:38Z">
        <w:r>
          <w:rPr>
            <w:rtl/>
          </w:rPr>
          <w:delText xml:space="preserve">מן הבהמה</w:delText>
        </w:r>
      </w:del>
      <w:r>
        <w:rPr>
          <w:rFonts w:hint="cs"/>
          <w:rtl/>
        </w:rPr>
        <w:t>'</w:t>
      </w:r>
      <w:r>
        <w:rPr>
          <w:rtl/>
        </w:rPr>
        <w:t xml:space="preserve"> - להוציא רובע ונרבע</w:t>
      </w:r>
      <w:ins w:id="91932" w:author="מנוע מכני" w:date="2026-10-11T12:04:39Z">
        <w:r>
          <w:rPr>
            <w:rtl/>
          </w:rPr>
          <w:t xml:space="preserve">,</w:t>
        </w:r>
      </w:ins>
      <w:del w:id="91933" w:author="מנוע מכני" w:date="2026-10-11T12:04:39Z">
        <w:r>
          <w:rPr>
            <w:rtl/>
          </w:rPr>
          <w:delText xml:space="preserve">;</w:delText>
        </w:r>
      </w:del>
    </w:p>
    <w:p w:rsidR="00E403F0" w:rsidRPr="00AD695E" w:rsidRDefault="00E403F0" w:rsidP="00E403F0">
      <w:pPr>
        <w:rPr>
          <w:rtl/>
        </w:rPr>
      </w:pPr>
    </w:p>
    <w:p w:rsidR="00E403F0" w:rsidRPr="00AD695E" w:rsidRDefault="00E403F0" w:rsidP="00E403F0">
      <w:pPr>
        <w:rPr>
          <w:rtl/>
        </w:rPr>
      </w:pPr>
      <w:ins w:id="90800" w:author="מנוע מכני" w:date="2026-10-11T12:04:39Z">
        <w:r>
          <w:rPr>
            <w:rFonts w:hint="cs"/>
            <w:rtl/>
          </w:rPr>
          <w:t xml:space="preserve">ולא</w:t>
        </w:r>
      </w:ins>
      <w:del w:id="90801" w:author="מנוע מכני" w:date="2026-10-11T12:04:39Z">
        <w:r>
          <w:rPr>
            <w:rFonts w:hint="cs"/>
            <w:rtl/>
          </w:rPr>
          <w:delText xml:space="preserve">ולאו</w:delText>
        </w:r>
      </w:del>
      <w:r>
        <w:rPr>
          <w:rFonts w:hint="cs"/>
          <w:rtl/>
        </w:rPr>
        <w:t xml:space="preserve"> </w:t>
      </w:r>
      <w:r>
        <w:rPr>
          <w:rFonts w:hint="cs"/>
          <w:rtl/>
        </w:rPr>
        <w:t xml:space="preserve">מק</w:t>
      </w:r>
      <w:r>
        <w:rPr>
          <w:rtl/>
        </w:rPr>
        <w:t>"</w:t>
      </w:r>
      <w:r>
        <w:rPr>
          <w:rFonts w:hint="cs"/>
          <w:rtl/>
        </w:rPr>
        <w:t xml:space="preserve">ו</w:t>
      </w:r>
      <w:r>
        <w:rPr>
          <w:rFonts w:hint="cs"/>
          <w:rtl/>
        </w:rPr>
        <w:t xml:space="preserve"> מבעל מום שלא נעבדה בו עבירה ופסול לגבי מזבח </w:t>
      </w:r>
    </w:p>
    <w:p w:rsidR="00E403F0" w:rsidRPr="00AD695E" w:rsidRDefault="00E403F0" w:rsidP="00E403F0">
      <w:pPr>
        <w:rPr>
          <w:rtl/>
        </w:rPr>
      </w:pPr>
      <w:r>
        <w:rPr>
          <w:rFonts w:hint="cs"/>
          <w:rtl/>
        </w:rPr>
        <w:t>ד</w:t>
      </w:r>
      <w:r>
        <w:rPr>
          <w:rtl/>
        </w:rPr>
        <w:t xml:space="preserve">חורש בשור וחמור יוכיח, שנתעבדה בו עבירה - ומותר לגבי מזבח</w:t>
      </w:r>
      <w:ins w:id="91934" w:author="מנוע מכני" w:date="2026-10-11T12:04:39Z">
        <w:r>
          <w:rPr>
            <w:rtl/>
          </w:rPr>
          <w:t xml:space="preserve">,</w:t>
        </w:r>
      </w:ins>
      <w:del w:id="91935" w:author="מנוע מכני" w:date="2026-10-11T12:04:39Z">
        <w:r>
          <w:rPr>
            <w:rtl/>
          </w:rPr>
          <w:delText xml:space="preserve">;</w:delText>
        </w:r>
      </w:del>
      <w:r>
        <w:rPr>
          <w:rFonts w:hint="cs"/>
          <w:rtl/>
        </w:rPr>
        <w:t xml:space="preserve"> ואפי' דאין חייבין מיתה </w:t>
      </w:r>
    </w:p>
    <w:p w:rsidR="00E403F0" w:rsidRPr="00AD695E" w:rsidRDefault="00E403F0" w:rsidP="00E403F0">
      <w:pPr>
        <w:rPr>
          <w:rtl/>
        </w:rPr>
      </w:pPr>
      <w:r>
        <w:rPr>
          <w:rFonts w:hint="cs"/>
          <w:rtl/>
        </w:rPr>
        <w:t>ד</w:t>
      </w:r>
      <w:r>
        <w:rPr>
          <w:rtl/>
        </w:rPr>
        <w:t>טול לך מה שהבאתה - הרי שנתעבדה בהן עבירה בשני עדים.</w:t>
      </w:r>
    </w:p>
    <w:p w:rsidR="00E403F0" w:rsidRPr="00AD695E" w:rsidRDefault="00E403F0" w:rsidP="00E403F0">
      <w:pPr>
        <w:rPr>
          <w:rtl/>
        </w:rPr>
      </w:pPr>
    </w:p>
    <w:p w:rsidR="00E403F0" w:rsidRPr="00AD695E" w:rsidRDefault="00E403F0" w:rsidP="00E403F0">
      <w:pPr>
        <w:rPr>
          <w:rtl/>
        </w:rPr>
      </w:pPr>
      <w:r>
        <w:rPr>
          <w:rtl/>
        </w:rPr>
        <w:t xml:space="preserve">נעבדה בהן עבירה על פי עד אחד, או על פי הבעלים מנין? </w:t>
      </w:r>
    </w:p>
    <w:p>
      <w:pPr>
        <w:pStyle w:val="38"/>
        <w:rPr>
          <w:ins w:id="93916" w:author="מנוע מכני" w:date="2026-10-11T12:04:39Z"/>
        </w:rPr>
      </w:pPr>
      <w:r>
        <w:t>אר</w:t>
      </w:r>
      <w:r>
        <w:t>"</w:t>
      </w:r>
      <w:r>
        <w:t>ש</w:t>
      </w:r>
      <w:r>
        <w:t xml:space="preserve">:</w:t>
      </w:r>
    </w:p>
    <w:p w:rsidR="00E403F0" w:rsidRPr="00AD695E" w:rsidRDefault="00E403F0" w:rsidP="00E403F0">
      <w:pPr>
        <w:rPr>
          <w:rtl/>
        </w:rPr>
      </w:pPr>
      <w:del w:id="93917" w:author="מנוע מכני" w:date="2026-10-11T12:04:39Z">
        <w:r>
          <w:rPr>
            <w:rtl/>
          </w:rPr>
          <w:delText xml:space="preserve"> </w:delText>
        </w:r>
      </w:del>
      <w:r>
        <w:rPr>
          <w:rtl/>
        </w:rPr>
        <w:t xml:space="preserve">אני דן, ומה בעל מום - שאין התראת שני עדים פוסלתו מאכילה, הודאת עד אחד - פוסלתו מהקרבה, ברובע ונרבע שהודאת שני עדים פוסלתו מאכילה, אינו דין שהודאת עד אחד פוסלתו מהקרבה - </w:t>
      </w:r>
      <w:r>
        <w:rPr>
          <w:rtl/>
        </w:rPr>
        <w:t xml:space="preserve">ת"ל</w:t>
      </w:r>
      <w:r>
        <w:rPr>
          <w:rtl/>
        </w:rPr>
        <w:t xml:space="preserve"> מן הבהמה - להוציא רובע ונרבע.</w:t>
      </w:r>
    </w:p>
    <w:p w:rsidR="00E403F0" w:rsidRPr="00E87E21" w:rsidRDefault="00E403F0" w:rsidP="00E403F0">
      <w:pPr>
        <w:rPr>
          <w:spacing w:val="-4"/>
          <w:rtl/>
        </w:rPr>
      </w:pPr>
      <w:r w:rsidRPr="00E87E21">
        <w:rPr>
          <w:rFonts w:hint="cs"/>
          <w:spacing w:val="-4"/>
          <w:rtl/>
        </w:rPr>
        <w:t xml:space="preserve">ולא אתיר מדינא </w:t>
      </w:r>
      <w:r w:rsidRPr="00E87E21">
        <w:rPr>
          <w:rStyle w:val="2fb"/>
          <w:rFonts w:hint="cs"/>
          <w:spacing w:val="-4"/>
          <w:rtl/>
        </w:rPr>
        <w:t xml:space="preserve">כר</w:t>
      </w:r>
      <w:r w:rsidRPr="00E87E21">
        <w:rPr>
          <w:rStyle w:val="2fb"/>
          <w:spacing w:val="-4"/>
          <w:rtl/>
        </w:rPr>
        <w:t>"</w:t>
      </w:r>
      <w:r w:rsidRPr="00E87E21">
        <w:rPr>
          <w:rStyle w:val="2fb"/>
          <w:rFonts w:hint="cs"/>
          <w:spacing w:val="-4"/>
          <w:rtl/>
        </w:rPr>
        <w:t xml:space="preserve">א</w:t>
      </w:r>
      <w:r w:rsidRPr="00E87E21">
        <w:rPr>
          <w:rFonts w:hint="cs"/>
          <w:spacing w:val="-4"/>
          <w:rtl/>
        </w:rPr>
        <w:t xml:space="preserve"> משום </w:t>
      </w:r>
      <w:ins w:id="90802" w:author="מנוע מכני" w:date="2026-10-11T12:04:39Z">
        <w:r>
          <w:rPr>
            <w:rFonts w:hint="cs"/>
            <w:spacing w:val="-4"/>
            <w:rtl/>
          </w:rPr>
          <w:t xml:space="preserve">דיש</w:t>
        </w:r>
      </w:ins>
      <w:del w:id="90803" w:author="מנוע מכני" w:date="2026-10-11T12:04:39Z">
        <w:r w:rsidRPr="00E87E21">
          <w:rPr>
            <w:rFonts w:hint="cs"/>
            <w:spacing w:val="-4"/>
            <w:rtl/>
          </w:rPr>
          <w:delText xml:space="preserve">דאיכא</w:delText>
        </w:r>
      </w:del>
      <w:r w:rsidRPr="00E87E21">
        <w:rPr>
          <w:rFonts w:hint="cs"/>
          <w:spacing w:val="-4"/>
          <w:rtl/>
        </w:rPr>
        <w:t xml:space="preserve"> לומר </w:t>
      </w:r>
      <w:ins w:id="92802" w:author="מנוע מכני" w:date="2026-10-11T12:04:39Z">
        <w:r>
          <w:rPr>
            <w:spacing w:val="-4"/>
            <w:rtl/>
          </w:rPr>
          <w:t xml:space="preserve">מתחילה</w:t>
        </w:r>
      </w:ins>
      <w:del w:id="92803" w:author="מנוע מכני" w:date="2026-10-11T12:04:39Z">
        <w:r w:rsidRPr="00E87E21">
          <w:rPr>
            <w:spacing w:val="-4"/>
            <w:rtl/>
          </w:rPr>
          <w:delText xml:space="preserve">מעיקרא</w:delText>
        </w:r>
      </w:del>
      <w:r w:rsidRPr="00E87E21">
        <w:rPr>
          <w:spacing w:val="-4"/>
          <w:rtl/>
        </w:rPr>
        <w:t xml:space="preserve"> דדינא פירכא, מה לבעל מום - שכן מומו ניכר, </w:t>
      </w:r>
    </w:p>
    <w:p w:rsidR="00E403F0" w:rsidRPr="00E87E21" w:rsidRDefault="00E403F0" w:rsidP="00E403F0">
      <w:pPr>
        <w:rPr>
          <w:spacing w:val="-4"/>
          <w:rtl/>
        </w:rPr>
      </w:pPr>
      <w:r w:rsidRPr="00E87E21">
        <w:rPr>
          <w:rFonts w:hint="cs"/>
          <w:spacing w:val="-4"/>
          <w:rtl/>
        </w:rPr>
        <w:t>משא</w:t>
      </w:r>
      <w:r w:rsidRPr="00E87E21">
        <w:rPr>
          <w:spacing w:val="-4"/>
          <w:rtl/>
        </w:rPr>
        <w:t>"</w:t>
      </w:r>
      <w:r w:rsidRPr="00E87E21">
        <w:rPr>
          <w:rFonts w:hint="cs"/>
          <w:spacing w:val="-4"/>
          <w:rtl/>
        </w:rPr>
        <w:t xml:space="preserve">כ</w:t>
      </w:r>
      <w:r w:rsidRPr="00E87E21">
        <w:rPr>
          <w:rFonts w:hint="cs"/>
          <w:spacing w:val="-4"/>
          <w:rtl/>
        </w:rPr>
        <w:t xml:space="preserve"> רובע ונרבע </w:t>
      </w:r>
      <w:ins w:id="91490" w:author="מנוע מכני" w:date="2026-10-11T12:04:39Z">
        <w:r>
          <w:rPr>
            <w:rFonts w:hint="cs"/>
            <w:spacing w:val="-4"/>
            <w:rtl/>
          </w:rPr>
          <w:t xml:space="preserve">לכך</w:t>
        </w:r>
      </w:ins>
      <w:del w:id="91491" w:author="מנוע מכני" w:date="2026-10-11T12:04:39Z">
        <w:r w:rsidRPr="00E87E21">
          <w:rPr>
            <w:rFonts w:hint="cs"/>
            <w:spacing w:val="-4"/>
            <w:rtl/>
          </w:rPr>
          <w:delText xml:space="preserve">להכי</w:delText>
        </w:r>
      </w:del>
      <w:r w:rsidRPr="00E87E21">
        <w:rPr>
          <w:rFonts w:hint="cs"/>
          <w:spacing w:val="-4"/>
          <w:rtl/>
        </w:rPr>
        <w:t xml:space="preserve"> </w:t>
      </w:r>
      <w:r w:rsidRPr="00E87E21">
        <w:rPr>
          <w:spacing w:val="-4"/>
          <w:rtl/>
        </w:rPr>
        <w:t xml:space="preserve">ת"ל</w:t>
      </w:r>
      <w:r w:rsidRPr="00E87E21">
        <w:rPr>
          <w:spacing w:val="-4"/>
          <w:rtl/>
        </w:rPr>
        <w:t xml:space="preserve"> </w:t>
      </w:r>
      <w:r w:rsidRPr="00E87E21">
        <w:rPr>
          <w:rFonts w:hint="cs"/>
          <w:spacing w:val="-4"/>
          <w:rtl/>
        </w:rPr>
        <w:t>'</w:t>
      </w:r>
      <w:ins w:id="90499" w:author="Claude - סמנטי" w:date="2026-10-11T12:20:38Z">
        <w:r>
          <w:rPr>
            <w:rStyle w:val="afffff0"/>
            <w:spacing w:val="-4"/>
            <w:rtl/>
          </w:rPr>
          <w:t xml:space="preserve">מִן הַבְּהֵמָה</w:t>
        </w:r>
      </w:ins>
      <w:del w:id="90500" w:author="Claude - סמנטי" w:date="2026-10-11T12:20:38Z">
        <w:r w:rsidRPr="00E87E21">
          <w:rPr>
            <w:spacing w:val="-4"/>
            <w:rtl/>
          </w:rPr>
          <w:delText xml:space="preserve">מן הבהמה</w:delText>
        </w:r>
      </w:del>
      <w:r w:rsidRPr="00E87E21">
        <w:rPr>
          <w:rFonts w:hint="cs"/>
          <w:spacing w:val="-4"/>
          <w:rtl/>
        </w:rPr>
        <w:t>'</w:t>
      </w:r>
      <w:r w:rsidRPr="00E87E21">
        <w:rPr>
          <w:spacing w:val="-4"/>
          <w:rtl/>
        </w:rPr>
        <w:t xml:space="preserve"> - להוציא רובע ונרבע.</w:t>
      </w:r>
      <w:r w:rsidRPr="00E87E21">
        <w:rPr>
          <w:rFonts w:hint="cs"/>
          <w:spacing w:val="-4"/>
          <w:rtl/>
        </w:rPr>
        <w:t xml:space="preserve"> '</w:t>
      </w:r>
      <w:ins w:id="90497" w:author="Claude - סמנטי" w:date="2026-10-11T12:20:38Z">
        <w:r>
          <w:rPr>
            <w:rStyle w:val="afffff0"/>
            <w:spacing w:val="-4"/>
            <w:rtl/>
          </w:rPr>
          <w:t xml:space="preserve">מִן הַבָּקָר</w:t>
        </w:r>
      </w:ins>
      <w:del w:id="90498" w:author="Claude - סמנטי" w:date="2026-10-11T12:20:38Z">
        <w:r w:rsidRPr="00E87E21">
          <w:rPr>
            <w:spacing w:val="-4"/>
            <w:rtl/>
          </w:rPr>
          <w:delText xml:space="preserve">מן הבקר</w:delText>
        </w:r>
      </w:del>
      <w:r w:rsidRPr="00E87E21">
        <w:rPr>
          <w:rFonts w:hint="cs"/>
          <w:spacing w:val="-4"/>
          <w:rtl/>
        </w:rPr>
        <w:t>'</w:t>
      </w:r>
      <w:r w:rsidRPr="00E87E21">
        <w:rPr>
          <w:spacing w:val="-4"/>
          <w:rtl/>
        </w:rPr>
        <w:t xml:space="preserve"> - להוציא את הנעבד</w:t>
      </w:r>
      <w:ins w:id="91936" w:author="מנוע מכני" w:date="2026-10-11T12:04:39Z">
        <w:r>
          <w:rPr>
            <w:spacing w:val="-4"/>
            <w:rtl/>
          </w:rPr>
          <w:t xml:space="preserve">,</w:t>
        </w:r>
      </w:ins>
      <w:del w:id="91937" w:author="מנוע מכני" w:date="2026-10-11T12:04:39Z">
        <w:r w:rsidRPr="00E87E21">
          <w:rPr>
            <w:spacing w:val="-4"/>
            <w:rtl/>
          </w:rPr>
          <w:delText xml:space="preserve">;</w:delText>
        </w:r>
      </w:del>
    </w:p>
    <w:p w:rsidR="00E403F0" w:rsidRPr="00AD695E" w:rsidRDefault="00E403F0" w:rsidP="00E403F0">
      <w:pPr>
        <w:rPr>
          <w:rtl/>
        </w:rPr>
      </w:pPr>
    </w:p>
    <w:p w:rsidR="00E403F0" w:rsidRPr="00AD695E" w:rsidRDefault="00E403F0" w:rsidP="00E403F0">
      <w:pPr>
        <w:rPr>
          <w:rtl/>
        </w:rPr>
      </w:pPr>
      <w:r>
        <w:rPr>
          <w:rtl/>
        </w:rPr>
        <w:t>ו</w:t>
      </w:r>
      <w:r>
        <w:rPr>
          <w:rFonts w:hint="cs"/>
          <w:rtl/>
        </w:rPr>
        <w:t xml:space="preserve">אפי' דק'ו מאתנן ומחיר </w:t>
      </w:r>
      <w:r>
        <w:rPr>
          <w:rtl/>
        </w:rPr>
        <w:t xml:space="preserve">שציפויין מותרין - הן אסורין, </w:t>
      </w:r>
      <w:r>
        <w:rPr>
          <w:rFonts w:hint="cs"/>
          <w:rtl/>
        </w:rPr>
        <w:t>כ</w:t>
      </w:r>
      <w:r>
        <w:rPr>
          <w:rtl/>
        </w:rPr>
        <w:t>"</w:t>
      </w:r>
      <w:r>
        <w:rPr>
          <w:rFonts w:hint="cs"/>
          <w:rtl/>
        </w:rPr>
        <w:t xml:space="preserve">ש</w:t>
      </w:r>
      <w:r>
        <w:rPr>
          <w:rFonts w:hint="cs"/>
          <w:rtl/>
        </w:rPr>
        <w:t xml:space="preserve"> </w:t>
      </w:r>
      <w:r>
        <w:rPr>
          <w:rtl/>
        </w:rPr>
        <w:t xml:space="preserve">נעבד שציפויו אסור </w:t>
      </w:r>
      <w:r>
        <w:rPr>
          <w:rFonts w:hint="cs"/>
          <w:rtl/>
        </w:rPr>
        <w:t>שיהא</w:t>
      </w:r>
      <w:r>
        <w:rPr>
          <w:rtl/>
        </w:rPr>
        <w:t xml:space="preserve"> אסור? </w:t>
      </w:r>
    </w:p>
    <w:p w:rsidR="00E403F0" w:rsidRPr="00AD695E" w:rsidRDefault="00E403F0" w:rsidP="00E403F0">
      <w:pPr>
        <w:rPr>
          <w:rtl/>
        </w:rPr>
      </w:pPr>
      <w:r>
        <w:rPr>
          <w:rtl/>
        </w:rPr>
        <w:t xml:space="preserve">או חילוף, ומה אתנן ומחיר שהן אסורין - ציפוייהן מותרין, נעבד שמותר - יהא ציפויו מותר? </w:t>
      </w:r>
    </w:p>
    <w:p w:rsidR="00E403F0" w:rsidRPr="00AD695E" w:rsidRDefault="00E403F0" w:rsidP="00E403F0">
      <w:pPr>
        <w:rPr>
          <w:rtl/>
        </w:rPr>
      </w:pPr>
      <w:r>
        <w:rPr>
          <w:rtl/>
        </w:rPr>
        <w:t xml:space="preserve">א"כ</w:t>
      </w:r>
      <w:r>
        <w:rPr>
          <w:rtl/>
        </w:rPr>
        <w:t xml:space="preserve"> ביטלת </w:t>
      </w:r>
      <w:r>
        <w:rPr>
          <w:rStyle w:val="afffff0"/>
          <w:rtl/>
          <w:rPrChange w:id="9033" w:author="מנוע פסוקים" w:date="2026-10-11T09:25:30Z">
            <w:rPr>
              <w:rtl/>
            </w:rPr>
          </w:rPrChange>
        </w:rPr>
        <w:t xml:space="preserve">לא</w:t>
      </w:r>
      <w:r>
        <w:rPr>
          <w:rStyle w:val="afffff0"/>
          <w:rtl/>
          <w:rPrChange w:id="9034" w:author="מנוע פסוקים" w:date="2026-10-11T09:25:30Z">
            <w:rPr>
              <w:rtl/>
            </w:rPr>
          </w:rPrChange>
        </w:rPr>
        <w:t xml:space="preserve"> תחמוד כסף וזהב עליהם ולקחת לך</w:t>
      </w:r>
      <w:r>
        <w:rPr>
          <w:rtl/>
        </w:rPr>
        <w:t xml:space="preserve">! </w:t>
      </w:r>
    </w:p>
    <w:p w:rsidR="00E403F0" w:rsidRPr="00AD695E" w:rsidRDefault="00E403F0" w:rsidP="00E403F0">
      <w:pPr>
        <w:rPr>
          <w:rtl/>
        </w:rPr>
      </w:pPr>
      <w:r>
        <w:rPr>
          <w:rtl/>
        </w:rPr>
        <w:t xml:space="preserve">אני אקיימנו, </w:t>
      </w:r>
      <w:r>
        <w:rPr>
          <w:rtl/>
        </w:rPr>
        <w:t xml:space="preserve">לא</w:t>
      </w:r>
      <w:r>
        <w:rPr>
          <w:rtl/>
        </w:rPr>
        <w:t xml:space="preserve"> תחמוד כסף וזהב - בדבר שאין בו רוח חיים, אבל בדבר שיש בו רוח חיים, הואיל והן מותר יכול יהא ציפוי מותר </w:t>
      </w:r>
      <w:r>
        <w:rPr>
          <w:rtl/>
        </w:rPr>
        <w:t xml:space="preserve">ת"ל</w:t>
      </w:r>
      <w:r>
        <w:rPr>
          <w:rtl/>
        </w:rPr>
        <w:t xml:space="preserve"> </w:t>
      </w:r>
      <w:r>
        <w:rPr>
          <w:rFonts w:hint="cs"/>
          <w:rtl/>
        </w:rPr>
        <w:t>'</w:t>
      </w:r>
      <w:ins w:id="90501" w:author="Claude - סמנטי" w:date="2026-10-11T12:20:38Z">
        <w:r>
          <w:rPr>
            <w:rStyle w:val="afffff0"/>
            <w:rtl/>
          </w:rPr>
          <w:t xml:space="preserve">מִן הַבָּקָר</w:t>
        </w:r>
      </w:ins>
      <w:del w:id="90502" w:author="Claude - סמנטי" w:date="2026-10-11T12:20:38Z">
        <w:r>
          <w:rPr>
            <w:rtl/>
          </w:rPr>
          <w:delText xml:space="preserve">מן הבקר</w:delText>
        </w:r>
      </w:del>
      <w:r>
        <w:rPr>
          <w:rFonts w:hint="cs"/>
          <w:rtl/>
        </w:rPr>
        <w:t>'</w:t>
      </w:r>
      <w:r>
        <w:rPr>
          <w:rtl/>
        </w:rPr>
        <w:t xml:space="preserve"> - להוציא את הנעבד.</w:t>
      </w:r>
    </w:p>
    <w:p w:rsidR="00E403F0" w:rsidRPr="00AD695E" w:rsidRDefault="00E403F0" w:rsidP="00E403F0">
      <w:pPr>
        <w:rPr>
          <w:rtl/>
        </w:rPr>
      </w:pPr>
    </w:p>
    <w:p>
      <w:pPr>
        <w:pStyle w:val="38"/>
        <w:rPr>
          <w:ins w:id="93918" w:author="מנוע מכני" w:date="2026-10-11T12:04:39Z"/>
        </w:rPr>
      </w:pPr>
      <w:r>
        <w:t xml:space="preserve">מתקיף </w:t>
      </w:r>
      <w:r>
        <w:t>ר</w:t>
      </w:r>
      <w:r>
        <w:t>"</w:t>
      </w:r>
      <w:r>
        <w:t>ח</w:t>
      </w:r>
      <w:r>
        <w:t xml:space="preserve">:</w:t>
      </w:r>
    </w:p>
    <w:p w:rsidR="00E403F0" w:rsidRPr="00AD695E" w:rsidRDefault="00E403F0" w:rsidP="00E403F0">
      <w:pPr>
        <w:rPr>
          <w:rtl/>
        </w:rPr>
      </w:pPr>
      <w:del w:id="93919" w:author="מנוע מכני" w:date="2026-10-11T12:04:39Z">
        <w:r>
          <w:rPr>
            <w:rtl/>
          </w:rPr>
          <w:delText xml:space="preserve"> </w:delText>
        </w:r>
      </w:del>
      <w:r>
        <w:rPr>
          <w:rtl/>
        </w:rPr>
        <w:t xml:space="preserve">טעמא - דמעטי' קרא, הא </w:t>
      </w:r>
      <w:r>
        <w:rPr>
          <w:rtl/>
        </w:rPr>
        <w:t xml:space="preserve">לא</w:t>
      </w:r>
      <w:r>
        <w:rPr>
          <w:rtl/>
        </w:rPr>
        <w:t xml:space="preserve"> מעטי' קרא - ציפוי מותר? והכתיב: </w:t>
      </w:r>
      <w:r>
        <w:rPr>
          <w:rFonts w:hint="cs"/>
          <w:rtl/>
        </w:rPr>
        <w:t>'</w:t>
      </w:r>
      <w:ins w:id="90151" w:author="Claude - סמנטי" w:date="2026-10-11T12:20:38Z">
        <w:r>
          <w:rPr>
            <w:rStyle w:val="afffff0"/>
            <w:rtl/>
          </w:rPr>
          <w:t xml:space="preserve">וְאִבַּדְתֶּם אֶת שְׁמָם</w:t>
        </w:r>
      </w:ins>
      <w:del w:id="90152" w:author="Claude - סמנטי" w:date="2026-10-11T12:20:38Z">
        <w:r>
          <w:rPr>
            <w:rtl/>
          </w:rPr>
          <w:delText xml:space="preserve">ואבדתם את שמם</w:delText>
        </w:r>
      </w:del>
      <w:r>
        <w:rPr>
          <w:rFonts w:hint="cs"/>
          <w:rtl/>
        </w:rPr>
        <w:t>'</w:t>
      </w:r>
      <w:r>
        <w:rPr>
          <w:rtl/>
        </w:rPr>
        <w:t xml:space="preserve"> - כל העשוי לשמם, ההוא - לכנות להם שם הוא </w:t>
      </w:r>
      <w:ins w:id="91492" w:author="מנוע מכני" w:date="2026-10-11T12:04:39Z">
        <w:r>
          <w:rPr>
            <w:rtl/>
          </w:rPr>
          <w:t xml:space="preserve">דבא</w:t>
        </w:r>
      </w:ins>
      <w:del w:id="91493" w:author="מנוע מכני" w:date="2026-10-11T12:04:39Z">
        <w:r>
          <w:rPr>
            <w:rtl/>
          </w:rPr>
          <w:delText xml:space="preserve">דאתא</w:delText>
        </w:r>
      </w:del>
      <w:r>
        <w:rPr>
          <w:rtl/>
        </w:rPr>
        <w:t xml:space="preserve">, </w:t>
      </w:r>
      <w:r>
        <w:rPr>
          <w:rFonts w:hint="cs"/>
          <w:rtl/>
        </w:rPr>
        <w:t>'</w:t>
      </w:r>
      <w:r>
        <w:rPr>
          <w:rtl/>
        </w:rPr>
        <w:t>לבית גליא</w:t>
      </w:r>
      <w:r>
        <w:rPr>
          <w:rFonts w:hint="cs"/>
          <w:rtl/>
        </w:rPr>
        <w:t>'</w:t>
      </w:r>
      <w:r>
        <w:rPr>
          <w:rtl/>
        </w:rPr>
        <w:t xml:space="preserve"> - </w:t>
      </w:r>
      <w:ins w:id="90149" w:author="Claude - סמנטי" w:date="2026-10-11T12:20:38Z">
        <w:r>
          <w:rPr>
            <w:rtl/>
          </w:rPr>
          <w:t xml:space="preserve">קוראים</w:t>
        </w:r>
      </w:ins>
      <w:del w:id="90150" w:author="Claude - סמנטי" w:date="2026-10-11T12:20:38Z">
        <w:r>
          <w:rPr>
            <w:rtl/>
          </w:rPr>
          <w:delText xml:space="preserve">קרינן</w:delText>
        </w:r>
      </w:del>
      <w:r>
        <w:rPr>
          <w:rtl/>
        </w:rPr>
        <w:t xml:space="preserve"> אותו בית כריא, </w:t>
      </w:r>
      <w:r>
        <w:rPr>
          <w:rFonts w:hint="cs"/>
          <w:rtl/>
        </w:rPr>
        <w:t>'</w:t>
      </w:r>
      <w:r>
        <w:rPr>
          <w:rtl/>
        </w:rPr>
        <w:t>פני המולך</w:t>
      </w:r>
      <w:r>
        <w:rPr>
          <w:rFonts w:hint="cs"/>
          <w:rtl/>
        </w:rPr>
        <w:t>'</w:t>
      </w:r>
      <w:r>
        <w:rPr>
          <w:rtl/>
        </w:rPr>
        <w:t xml:space="preserve"> - פני כלב, </w:t>
      </w:r>
      <w:r>
        <w:rPr>
          <w:rFonts w:hint="cs"/>
          <w:rtl/>
        </w:rPr>
        <w:t>'</w:t>
      </w:r>
      <w:r>
        <w:rPr>
          <w:rtl/>
        </w:rPr>
        <w:t>עין כל</w:t>
      </w:r>
      <w:r>
        <w:rPr>
          <w:rFonts w:hint="cs"/>
          <w:rtl/>
        </w:rPr>
        <w:t>'</w:t>
      </w:r>
      <w:r>
        <w:rPr>
          <w:rtl/>
        </w:rPr>
        <w:t xml:space="preserve"> - עין קוץ.</w:t>
      </w:r>
    </w:p>
    <w:p w:rsidR="00E403F0" w:rsidRPr="00AD695E" w:rsidRDefault="00E403F0" w:rsidP="00E403F0">
      <w:pPr>
        <w:rPr>
          <w:rtl/>
        </w:rPr>
      </w:pPr>
      <w:r>
        <w:rPr>
          <w:rtl/>
        </w:rPr>
        <w:t xml:space="preserve">ואיפוך </w:t>
      </w:r>
      <w:ins w:id="92804" w:author="מנוע מכני" w:date="2026-10-11T12:04:39Z">
        <w:r>
          <w:rPr>
            <w:rtl/>
          </w:rPr>
          <w:t xml:space="preserve">אני</w:t>
        </w:r>
      </w:ins>
      <w:del w:id="92805" w:author="מנוע מכני" w:date="2026-10-11T12:04:39Z">
        <w:r>
          <w:rPr>
            <w:rtl/>
          </w:rPr>
          <w:delText xml:space="preserve">אנא</w:delText>
        </w:r>
      </w:del>
      <w:r>
        <w:rPr>
          <w:rtl/>
        </w:rPr>
        <w:t xml:space="preserve">: </w:t>
      </w:r>
      <w:r>
        <w:rPr>
          <w:rFonts w:hint="cs"/>
          <w:rtl/>
        </w:rPr>
        <w:t>'</w:t>
      </w:r>
      <w:ins w:id="90505" w:author="Claude - סמנטי" w:date="2026-10-11T12:20:38Z">
        <w:r>
          <w:rPr>
            <w:rStyle w:val="afffff0"/>
            <w:rtl/>
          </w:rPr>
          <w:t xml:space="preserve">מִן הַבְּהֵמָה</w:t>
        </w:r>
      </w:ins>
      <w:del w:id="90506" w:author="Claude - סמנטי" w:date="2026-10-11T12:20:38Z">
        <w:r>
          <w:rPr>
            <w:rtl/>
          </w:rPr>
          <w:delText xml:space="preserve">מן הבהמה</w:delText>
        </w:r>
      </w:del>
      <w:r>
        <w:rPr>
          <w:rFonts w:hint="cs"/>
          <w:rtl/>
        </w:rPr>
        <w:t>'</w:t>
      </w:r>
      <w:r>
        <w:rPr>
          <w:rtl/>
        </w:rPr>
        <w:t xml:space="preserve"> - להוציא את הנעבד, </w:t>
      </w:r>
      <w:r>
        <w:rPr>
          <w:rFonts w:hint="cs"/>
          <w:rtl/>
        </w:rPr>
        <w:t>'</w:t>
      </w:r>
      <w:ins w:id="90503" w:author="Claude - סמנטי" w:date="2026-10-11T12:20:38Z">
        <w:r>
          <w:rPr>
            <w:rStyle w:val="afffff0"/>
            <w:rtl/>
          </w:rPr>
          <w:t xml:space="preserve">מִן הַבָּקָר</w:t>
        </w:r>
      </w:ins>
      <w:del w:id="90504" w:author="Claude - סמנטי" w:date="2026-10-11T12:20:38Z">
        <w:r>
          <w:rPr>
            <w:rtl/>
          </w:rPr>
          <w:delText xml:space="preserve">מן הבקר</w:delText>
        </w:r>
      </w:del>
      <w:r>
        <w:rPr>
          <w:rFonts w:hint="cs"/>
          <w:rtl/>
        </w:rPr>
        <w:t>'</w:t>
      </w:r>
      <w:r>
        <w:rPr>
          <w:rtl/>
        </w:rPr>
        <w:t xml:space="preserve"> - להוציא רובע ונרבע! </w:t>
      </w:r>
    </w:p>
    <w:p>
      <w:pPr>
        <w:pStyle w:val="38"/>
        <w:rPr>
          <w:ins w:id="94168" w:author="מנוע מכני" w:date="2026-10-11T12:04:39Z"/>
        </w:rPr>
      </w:pPr>
      <w:ins w:id="90804" w:author="מנוע מכני" w:date="2026-10-11T12:04:39Z">
        <w:r>
          <w:t xml:space="preserve">שם</w:t>
        </w:r>
      </w:ins>
      <w:del w:id="90805" w:author="מנוע מכני" w:date="2026-10-11T12:04:39Z">
        <w:r>
          <w:delText xml:space="preserve">התם</w:delText>
        </w:r>
      </w:del>
      <w:r>
        <w:t xml:space="preserve"> מעניינא דקרא,</w:t>
      </w:r>
    </w:p>
    <w:p w:rsidR="00E403F0" w:rsidRPr="00AD695E" w:rsidRDefault="00E403F0" w:rsidP="00E403F0">
      <w:pPr>
        <w:rPr>
          <w:rtl/>
        </w:rPr>
      </w:pPr>
      <w:del w:id="94169" w:author="מנוע מכני" w:date="2026-10-11T12:04:39Z">
        <w:r>
          <w:rPr>
            <w:rtl/>
          </w:rPr>
          <w:delText xml:space="preserve"> </w:delText>
        </w:r>
      </w:del>
      <w:r>
        <w:rPr>
          <w:rtl/>
        </w:rPr>
        <w:t xml:space="preserve">כתיב גבי בהמה – </w:t>
      </w:r>
      <w:r>
        <w:rPr>
          <w:rFonts w:hint="cs"/>
          <w:rtl/>
        </w:rPr>
        <w:t>'</w:t>
      </w:r>
      <w:r>
        <w:rPr>
          <w:rStyle w:val="afffff0"/>
          <w:rtl/>
        </w:rPr>
        <w:t>ואיש כי יתן שכבתו בבהמה מות יומת</w:t>
      </w:r>
      <w:r>
        <w:rPr>
          <w:rFonts w:hint="cs"/>
          <w:rtl/>
        </w:rPr>
        <w:t>'</w:t>
      </w:r>
      <w:r>
        <w:rPr>
          <w:rtl/>
        </w:rPr>
        <w:t xml:space="preserve">, </w:t>
      </w:r>
    </w:p>
    <w:p w:rsidR="00E403F0" w:rsidRPr="00AD695E" w:rsidRDefault="00E403F0" w:rsidP="00E403F0">
      <w:pPr>
        <w:rPr>
          <w:rtl/>
        </w:rPr>
      </w:pPr>
      <w:r>
        <w:rPr>
          <w:rtl/>
        </w:rPr>
        <w:t xml:space="preserve">גבי בקר כתיב – </w:t>
      </w:r>
      <w:r>
        <w:rPr>
          <w:rFonts w:hint="cs"/>
          <w:rtl/>
        </w:rPr>
        <w:t>'</w:t>
      </w:r>
      <w:ins w:id="90507" w:author="Claude - סמנטי" w:date="2026-10-11T12:20:38Z">
        <w:r>
          <w:rPr>
            <w:rStyle w:val="afffff0"/>
            <w:rtl/>
          </w:rPr>
          <w:t xml:space="preserve">וַיָּמִירוּ אֶת כְּבוֹדָם בְּתַבְנִית שׁוֹר אוֹכֵל עֵשֶׂב</w:t>
        </w:r>
      </w:ins>
      <w:del w:id="90508" w:author="Claude - סמנטי" w:date="2026-10-11T12:20:38Z">
        <w:r>
          <w:rPr>
            <w:rtl/>
          </w:rPr>
          <w:delText xml:space="preserve">וימירו את כבודם בתבנית שור אוכל עשב</w:delText>
        </w:r>
      </w:del>
      <w:r>
        <w:rPr>
          <w:rFonts w:hint="cs"/>
          <w:rtl/>
        </w:rPr>
        <w:t>'</w:t>
      </w:r>
      <w:r>
        <w:rPr>
          <w:rtl/>
        </w:rPr>
        <w:t>.</w:t>
      </w:r>
    </w:p>
    <w:p w:rsidR="00E403F0" w:rsidRPr="00AD695E" w:rsidRDefault="00E403F0" w:rsidP="00E403F0">
      <w:pPr>
        <w:rPr>
          <w:rtl/>
        </w:rPr>
      </w:pPr>
      <w:r>
        <w:rPr>
          <w:rFonts w:hint="cs"/>
          <w:rtl/>
        </w:rPr>
        <w:t>'</w:t>
      </w:r>
      <w:ins w:id="90511" w:author="Claude - סמנטי" w:date="2026-10-11T12:20:38Z">
        <w:r>
          <w:rPr>
            <w:rStyle w:val="afffff0"/>
            <w:rtl/>
          </w:rPr>
          <w:t xml:space="preserve">מִן הַצֹּאן</w:t>
        </w:r>
      </w:ins>
      <w:del w:id="90512" w:author="Claude - סמנטי" w:date="2026-10-11T12:20:38Z">
        <w:r>
          <w:rPr>
            <w:rtl/>
          </w:rPr>
          <w:delText xml:space="preserve">מן הצאן</w:delText>
        </w:r>
      </w:del>
      <w:r>
        <w:rPr>
          <w:rFonts w:hint="cs"/>
          <w:rtl/>
        </w:rPr>
        <w:t>'</w:t>
      </w:r>
      <w:r>
        <w:rPr>
          <w:rtl/>
        </w:rPr>
        <w:t xml:space="preserve"> - להוציא את המוקצה, </w:t>
      </w:r>
      <w:r>
        <w:rPr>
          <w:rFonts w:hint="cs"/>
          <w:rtl/>
        </w:rPr>
        <w:t>'</w:t>
      </w:r>
      <w:ins w:id="90509" w:author="Claude - סמנטי" w:date="2026-10-11T12:20:38Z">
        <w:r>
          <w:rPr>
            <w:rStyle w:val="afffff0"/>
            <w:rtl/>
          </w:rPr>
          <w:t xml:space="preserve">וּמִן הַצֹּאן</w:t>
        </w:r>
      </w:ins>
      <w:del w:id="90510" w:author="Claude - סמנטי" w:date="2026-10-11T12:20:38Z">
        <w:r>
          <w:rPr>
            <w:rtl/>
          </w:rPr>
          <w:delText xml:space="preserve">ומן הצאן</w:delText>
        </w:r>
      </w:del>
      <w:r>
        <w:rPr>
          <w:rFonts w:hint="cs"/>
          <w:rtl/>
        </w:rPr>
        <w:t>'</w:t>
      </w:r>
      <w:r>
        <w:rPr>
          <w:rtl/>
        </w:rPr>
        <w:t xml:space="preserve"> - להוציא את הנוגח.</w:t>
      </w:r>
    </w:p>
    <w:p w:rsidR="00E403F0" w:rsidRPr="00AD695E" w:rsidRDefault="00E403F0" w:rsidP="00E403F0">
      <w:pPr>
        <w:rPr>
          <w:rtl/>
        </w:rPr>
      </w:pPr>
    </w:p>
    <w:p w:rsidR="00E403F0" w:rsidRPr="00AD695E" w:rsidRDefault="00E403F0" w:rsidP="00E403F0">
      <w:pPr>
        <w:rPr>
          <w:rtl/>
        </w:rPr>
      </w:pPr>
      <w:r>
        <w:rPr>
          <w:rStyle w:val="2fb"/>
          <w:rFonts w:hint="cs"/>
          <w:rtl/>
        </w:rPr>
        <w:lastRenderedPageBreak/>
        <w:t>אר</w:t>
      </w:r>
      <w:r>
        <w:rPr>
          <w:rStyle w:val="2fb"/>
          <w:rtl/>
        </w:rPr>
        <w:t>"</w:t>
      </w:r>
      <w:r>
        <w:rPr>
          <w:rStyle w:val="2fb"/>
          <w:rFonts w:hint="cs"/>
          <w:rtl/>
        </w:rPr>
        <w:t xml:space="preserve">ש</w:t>
      </w:r>
      <w:r>
        <w:rPr>
          <w:rFonts w:hint="cs"/>
          <w:rtl/>
        </w:rPr>
        <w:t xml:space="preserve"> נאמר רובע ונאמר נוגח לפי </w:t>
      </w:r>
      <w:r>
        <w:rPr>
          <w:rtl/>
        </w:rPr>
        <w:t xml:space="preserve">שישנו ברובע </w:t>
      </w:r>
      <w:r>
        <w:rPr>
          <w:rtl/>
        </w:rPr>
        <w:t xml:space="preserve">מ</w:t>
      </w:r>
      <w:r>
        <w:rPr>
          <w:rFonts w:hint="cs"/>
          <w:rtl/>
        </w:rPr>
        <w:t>שא</w:t>
      </w:r>
      <w:r>
        <w:rPr>
          <w:rtl/>
        </w:rPr>
        <w:t>"</w:t>
      </w:r>
      <w:r>
        <w:rPr>
          <w:rFonts w:hint="cs"/>
          <w:rtl/>
        </w:rPr>
        <w:t xml:space="preserve">כ</w:t>
      </w:r>
      <w:r>
        <w:rPr>
          <w:rFonts w:hint="cs"/>
          <w:rtl/>
        </w:rPr>
        <w:t xml:space="preserve"> </w:t>
      </w:r>
      <w:r>
        <w:rPr>
          <w:rtl/>
        </w:rPr>
        <w:t xml:space="preserve">בנוגח, </w:t>
      </w:r>
    </w:p>
    <w:p w:rsidR="00E403F0" w:rsidRPr="00AD695E" w:rsidRDefault="00E403F0" w:rsidP="00E403F0">
      <w:pPr>
        <w:rPr>
          <w:rtl/>
        </w:rPr>
      </w:pPr>
      <w:r>
        <w:rPr>
          <w:rtl/>
        </w:rPr>
        <w:t xml:space="preserve">יש ברובע שהרובע עושה אונס כרצון, </w:t>
      </w:r>
      <w:r>
        <w:rPr>
          <w:rtl/>
        </w:rPr>
        <w:t xml:space="preserve">משא"כ</w:t>
      </w:r>
      <w:r>
        <w:rPr>
          <w:rtl/>
        </w:rPr>
        <w:t xml:space="preserve"> בנוגח</w:t>
      </w:r>
      <w:ins w:id="91938" w:author="מנוע מכני" w:date="2026-10-11T12:04:39Z">
        <w:r>
          <w:rPr>
            <w:rtl/>
          </w:rPr>
          <w:t xml:space="preserve">,</w:t>
        </w:r>
      </w:ins>
      <w:del w:id="91939" w:author="מנוע מכני" w:date="2026-10-11T12:04:39Z">
        <w:r>
          <w:rPr>
            <w:rtl/>
          </w:rPr>
          <w:delText xml:space="preserve">;</w:delText>
        </w:r>
      </w:del>
    </w:p>
    <w:p w:rsidR="00E403F0" w:rsidRPr="00AD695E" w:rsidRDefault="00E403F0" w:rsidP="00E403F0">
      <w:pPr>
        <w:rPr>
          <w:rtl/>
        </w:rPr>
      </w:pPr>
      <w:r>
        <w:rPr>
          <w:rtl/>
        </w:rPr>
        <w:t xml:space="preserve">יש בנוגח - שהנוגח משלם את הכופר, </w:t>
      </w:r>
      <w:r>
        <w:rPr>
          <w:rtl/>
        </w:rPr>
        <w:t xml:space="preserve">משא"כ</w:t>
      </w:r>
      <w:r>
        <w:rPr>
          <w:rtl/>
        </w:rPr>
        <w:t xml:space="preserve"> ברובע הוצרך לומר רובע והוצרך לומר נוגח.</w:t>
      </w:r>
    </w:p>
    <w:p>
      <w:pPr>
        <w:pStyle w:val="afffff8"/>
        <w:rPr>
          <w:ins w:id="90041" w:author="קלוד" w:date="2026-10-11T12:25:27Z"/>
        </w:rPr>
      </w:pPr>
      <w:ins w:id="90042" w:author="קלוד" w:date="2026-10-11T12:25:27Z">
        <w:r>
          <w:rPr>
            <w:color w:val="7B3F00"/>
          </w:rPr>
          <w:t xml:space="preserve">רובע ונרבע - כקדשים שקדם מום עובר להקדשן</w:t>
        </w:r>
      </w:ins>
    </w:p>
    <w:p w:rsidR="00E403F0" w:rsidRPr="00AD695E" w:rsidRDefault="00E403F0" w:rsidP="00E403F0">
      <w:pPr>
        <w:rPr>
          <w:rtl/>
        </w:rPr>
      </w:pPr>
      <w:ins w:id="91494" w:author="מנוע מכני" w:date="2026-10-11T12:04:39Z">
        <w:r>
          <w:rPr>
            <w:rtl/>
          </w:rPr>
          <w:t xml:space="preserve">וזה</w:t>
        </w:r>
      </w:ins>
      <w:del w:id="91495" w:author="מנוע מכני" w:date="2026-10-11T12:04:39Z">
        <w:r>
          <w:rPr>
            <w:rtl/>
          </w:rPr>
          <w:delText xml:space="preserve">והאי</w:delText>
        </w:r>
      </w:del>
      <w:r>
        <w:rPr>
          <w:rtl/>
        </w:rPr>
        <w:t xml:space="preserve"> תנא </w:t>
      </w:r>
      <w:ins w:id="92806" w:author="מנוע מכני" w:date="2026-10-11T12:04:39Z">
        <w:r>
          <w:rPr>
            <w:rtl/>
          </w:rPr>
          <w:t xml:space="preserve">מביא</w:t>
        </w:r>
      </w:ins>
      <w:del w:id="92807" w:author="מנוע מכני" w:date="2026-10-11T12:04:39Z">
        <w:r>
          <w:rPr>
            <w:rtl/>
          </w:rPr>
          <w:delText xml:space="preserve">מייתי</w:delText>
        </w:r>
      </w:del>
      <w:r>
        <w:rPr>
          <w:rtl/>
        </w:rPr>
        <w:t xml:space="preserve"> </w:t>
      </w:r>
      <w:ins w:id="90806" w:author="מנוע מכני" w:date="2026-10-11T12:04:39Z">
        <w:r>
          <w:rPr>
            <w:rtl/>
          </w:rPr>
          <w:t xml:space="preserve">מכאן</w:t>
        </w:r>
      </w:ins>
      <w:del w:id="90807" w:author="מנוע מכני" w:date="2026-10-11T12:04:39Z">
        <w:r>
          <w:rPr>
            <w:rtl/>
          </w:rPr>
          <w:delText xml:space="preserve">מהכא</w:delText>
        </w:r>
      </w:del>
      <w:r>
        <w:rPr>
          <w:rtl/>
        </w:rPr>
        <w:t xml:space="preserve">, </w:t>
      </w:r>
      <w:r>
        <w:rPr>
          <w:rtl/>
        </w:rPr>
        <w:t xml:space="preserve">דתניא</w:t>
      </w:r>
      <w:r>
        <w:rPr>
          <w:rtl/>
        </w:rPr>
        <w:t xml:space="preserve">: </w:t>
      </w:r>
      <w:r>
        <w:rPr>
          <w:rFonts w:hint="cs"/>
          <w:rtl/>
        </w:rPr>
        <w:t>'</w:t>
      </w:r>
      <w:r>
        <w:rPr>
          <w:rtl/>
        </w:rPr>
        <w:t xml:space="preserve">הרובע והנרבע הם כקדשים שקדם מום עובר להקדשן, וצריכין מום קבוע לפדות עליהן, שנאמר </w:t>
      </w:r>
      <w:r>
        <w:rPr>
          <w:rFonts w:hint="cs"/>
          <w:rtl/>
        </w:rPr>
        <w:t>'</w:t>
      </w:r>
      <w:r>
        <w:rPr>
          <w:rStyle w:val="afffff0"/>
          <w:rtl/>
          <w:rPrChange w:id="9035" w:author="מנוע פסוקים" w:date="2026-10-11T09:25:30Z">
            <w:rPr>
              <w:rtl/>
            </w:rPr>
          </w:rPrChange>
        </w:rPr>
        <w:t xml:space="preserve">כי משחתם בהם מום בם</w:t>
      </w:r>
      <w:r>
        <w:rPr>
          <w:rFonts w:hint="cs"/>
          <w:rtl/>
        </w:rPr>
        <w:t>'</w:t>
      </w:r>
      <w:r>
        <w:rPr>
          <w:rtl/>
        </w:rPr>
        <w:t>.</w:t>
      </w:r>
    </w:p>
    <w:p>
      <w:pPr>
        <w:pStyle w:val="38"/>
        <w:rPr>
          <w:ins w:id="93920" w:author="מנוע מכני" w:date="2026-10-11T12:04:39Z"/>
        </w:rPr>
      </w:pPr>
      <w:r>
        <w:tab/>
      </w:r>
      <w:r>
        <w:t>וה</w:t>
      </w:r>
      <w:r>
        <w:t>"</w:t>
      </w:r>
      <w:r>
        <w:t>ק</w:t>
      </w:r>
      <w:r>
        <w:t xml:space="preserve">:</w:t>
      </w:r>
    </w:p>
    <w:p w:rsidR="00E403F0" w:rsidRPr="00AD695E" w:rsidRDefault="00E403F0" w:rsidP="00E403F0">
      <w:pPr>
        <w:rPr>
          <w:rtl/>
        </w:rPr>
      </w:pPr>
      <w:del w:id="93921" w:author="מנוע מכני" w:date="2026-10-11T12:04:39Z">
        <w:r>
          <w:rPr>
            <w:rtl/>
          </w:rPr>
          <w:delText xml:space="preserve"> </w:delText>
        </w:r>
      </w:del>
      <w:r>
        <w:rPr>
          <w:rtl/>
        </w:rPr>
        <w:t xml:space="preserve">מנין שהן אסורין - </w:t>
      </w:r>
      <w:r>
        <w:rPr>
          <w:rtl/>
        </w:rPr>
        <w:t xml:space="preserve">ת"ל</w:t>
      </w:r>
      <w:r>
        <w:rPr>
          <w:rtl/>
        </w:rPr>
        <w:t xml:space="preserve"> </w:t>
      </w:r>
      <w:r>
        <w:rPr>
          <w:rFonts w:hint="cs"/>
          <w:rtl/>
        </w:rPr>
        <w:t>'</w:t>
      </w:r>
      <w:ins w:id="90513" w:author="Claude - סמנטי" w:date="2026-10-11T12:20:38Z">
        <w:r>
          <w:rPr>
            <w:rStyle w:val="afffff0"/>
            <w:rtl/>
          </w:rPr>
          <w:t xml:space="preserve">כִּי מָשְׁחָתָם בָּהֶם מוּם בָּם</w:t>
        </w:r>
      </w:ins>
      <w:del w:id="90514" w:author="Claude - סמנטי" w:date="2026-10-11T12:20:38Z">
        <w:r>
          <w:rPr>
            <w:rtl/>
          </w:rPr>
          <w:delText xml:space="preserve">כי משחתם בהם מום בם</w:delText>
        </w:r>
      </w:del>
      <w:r>
        <w:rPr>
          <w:rFonts w:hint="cs"/>
          <w:rtl/>
        </w:rPr>
        <w:t>'</w:t>
      </w:r>
      <w:r>
        <w:rPr>
          <w:rtl/>
        </w:rPr>
        <w:t xml:space="preserve">, </w:t>
      </w:r>
    </w:p>
    <w:p>
      <w:pPr>
        <w:pStyle w:val="38"/>
        <w:rPr>
          <w:ins w:id="93922" w:author="מנוע מכני" w:date="2026-10-11T12:04:39Z"/>
        </w:rPr>
      </w:pPr>
      <w:r>
        <w:tab/>
        <w:t>ות</w:t>
      </w:r>
      <w:r>
        <w:t>נדר</w:t>
      </w:r>
      <w:r>
        <w:t>"</w:t>
      </w:r>
      <w:r>
        <w:t>י</w:t>
      </w:r>
      <w:r>
        <w:t xml:space="preserve">:</w:t>
      </w:r>
    </w:p>
    <w:p w:rsidR="00E403F0" w:rsidRPr="00AD695E" w:rsidRDefault="00E403F0" w:rsidP="00E403F0">
      <w:pPr>
        <w:rPr>
          <w:rtl/>
        </w:rPr>
      </w:pPr>
      <w:del w:id="93923" w:author="מנוע מכני" w:date="2026-10-11T12:04:39Z">
        <w:r>
          <w:rPr>
            <w:rtl/>
          </w:rPr>
          <w:delText xml:space="preserve"> </w:delText>
        </w:r>
      </w:del>
      <w:r>
        <w:rPr>
          <w:rtl/>
        </w:rPr>
        <w:t xml:space="preserve">כל מקום שנאמר </w:t>
      </w:r>
      <w:r>
        <w:rPr>
          <w:rFonts w:hint="cs"/>
          <w:rtl/>
        </w:rPr>
        <w:t>'</w:t>
      </w:r>
      <w:r>
        <w:rPr>
          <w:rStyle w:val="afffff0"/>
          <w:rtl/>
        </w:rPr>
        <w:t>השחתה</w:t>
      </w:r>
      <w:r>
        <w:rPr>
          <w:rFonts w:hint="cs"/>
          <w:rtl/>
        </w:rPr>
        <w:t>'</w:t>
      </w:r>
      <w:r>
        <w:rPr>
          <w:rtl/>
        </w:rPr>
        <w:t xml:space="preserve"> אינו אלא דבר ערוה </w:t>
      </w:r>
      <w:ins w:id="92112" w:author="מנוע מכני" w:date="2026-10-11T12:04:39Z">
        <w:r>
          <w:rPr>
            <w:rtl/>
          </w:rPr>
          <w:t xml:space="preserve">וע"ז</w:t>
        </w:r>
      </w:ins>
      <w:del w:id="92113" w:author="מנוע מכני" w:date="2026-10-11T12:04:39Z">
        <w:r>
          <w:rPr>
            <w:rtl/>
          </w:rPr>
          <w:delText xml:space="preserve">ועבודת כוכבים</w:delText>
        </w:r>
      </w:del>
      <w:ins w:id="91940" w:author="מנוע מכני" w:date="2026-10-11T12:04:39Z">
        <w:r>
          <w:rPr>
            <w:rtl/>
          </w:rPr>
          <w:t xml:space="preserve">,</w:t>
        </w:r>
      </w:ins>
      <w:del w:id="91941" w:author="מנוע מכני" w:date="2026-10-11T12:04:39Z">
        <w:r>
          <w:rPr>
            <w:rtl/>
          </w:rPr>
          <w:delText xml:space="preserve">;</w:delText>
        </w:r>
      </w:del>
    </w:p>
    <w:p w:rsidR="00E403F0" w:rsidRPr="00AD695E" w:rsidRDefault="00E403F0" w:rsidP="00E403F0">
      <w:pPr>
        <w:rPr>
          <w:rtl/>
        </w:rPr>
      </w:pPr>
      <w:r w:rsidRPr="00217260">
        <w:rPr>
          <w:b/>
          <w:bCs/>
          <w:rtl/>
        </w:rPr>
        <w:tab/>
        <w:t>דבר ערוה</w:t>
      </w:r>
      <w:r>
        <w:rPr>
          <w:rtl/>
        </w:rPr>
        <w:t xml:space="preserve"> ד</w:t>
      </w:r>
      <w:r>
        <w:rPr>
          <w:rFonts w:hint="cs"/>
          <w:rtl/>
        </w:rPr>
        <w:t>'</w:t>
      </w:r>
      <w:r>
        <w:rPr>
          <w:rStyle w:val="afffff0"/>
          <w:rtl/>
        </w:rPr>
        <w:t xml:space="preserve">כי השחית כל בשר וגו</w:t>
      </w:r>
      <w:r>
        <w:rPr>
          <w:rtl/>
        </w:rPr>
        <w:t xml:space="preserve">', </w:t>
      </w:r>
      <w:ins w:id="90003" w:author="מנוע מכני" w:date="2026-10-11T12:04:39Z">
        <w:ins w:id="92598" w:author="מנוע מכני" w:date="2026-10-11T12:04:39Z">
          <w:r>
            <w:rPr>
              <w:rtl/>
            </w:rPr>
            <w:t xml:space="preserve">נכרי</w:t>
          </w:r>
        </w:ins>
        <w:del w:id="92599" w:author="מנוע מכני" w:date="2026-10-11T12:04:39Z">
          <w:r>
            <w:rPr>
              <w:rtl/>
            </w:rPr>
            <w:delText xml:space="preserve">עכו"ם</w:delText>
          </w:r>
        </w:del>
      </w:ins>
      <w:del w:id="90004" w:author="מנוע מכני" w:date="2026-10-11T12:04:39Z">
        <w:r>
          <w:rPr>
            <w:rtl/>
          </w:rPr>
          <w:delText xml:space="preserve">ע</w:delText>
        </w:r>
        <w:r>
          <w:rPr>
            <w:rFonts w:hint="cs"/>
            <w:rtl/>
          </w:rPr>
          <w:delText xml:space="preserve">כו'ם</w:delText>
        </w:r>
      </w:del>
      <w:r>
        <w:rPr>
          <w:rFonts w:hint="cs"/>
          <w:rtl/>
        </w:rPr>
        <w:t xml:space="preserve"> </w:t>
      </w:r>
      <w:r>
        <w:rPr>
          <w:rtl/>
        </w:rPr>
        <w:t>ד</w:t>
      </w:r>
      <w:r>
        <w:rPr>
          <w:rFonts w:hint="cs"/>
          <w:rtl/>
        </w:rPr>
        <w:t>'</w:t>
      </w:r>
      <w:r>
        <w:rPr>
          <w:rStyle w:val="afffff0"/>
          <w:rtl/>
        </w:rPr>
        <w:t>פן תשחיתון ועשיתם לכם פסל תמונת כל סמל</w:t>
      </w:r>
      <w:r>
        <w:rPr>
          <w:rFonts w:hint="cs"/>
          <w:rtl/>
        </w:rPr>
        <w:t>'</w:t>
      </w:r>
      <w:r>
        <w:rPr>
          <w:rtl/>
        </w:rPr>
        <w:t xml:space="preserve">, כל שהמום פוסל בהן - דבר ערוה </w:t>
      </w:r>
      <w:ins w:id="92114" w:author="מנוע מכני" w:date="2026-10-11T12:04:39Z">
        <w:r>
          <w:rPr>
            <w:rtl/>
          </w:rPr>
          <w:t xml:space="preserve">וע"ז</w:t>
        </w:r>
      </w:ins>
      <w:del w:id="92115" w:author="מנוע מכני" w:date="2026-10-11T12:04:39Z">
        <w:r>
          <w:rPr>
            <w:rtl/>
          </w:rPr>
          <w:delText xml:space="preserve">ועבודת כוכבים</w:delText>
        </w:r>
      </w:del>
      <w:r>
        <w:rPr>
          <w:rtl/>
        </w:rPr>
        <w:t xml:space="preserve"> פוסלין בהן.</w:t>
      </w:r>
    </w:p>
    <w:p w:rsidR="00E403F0" w:rsidRPr="00AD695E" w:rsidRDefault="00E403F0" w:rsidP="00E403F0">
      <w:pPr>
        <w:rPr>
          <w:rtl/>
        </w:rPr>
      </w:pPr>
      <w:r>
        <w:rPr>
          <w:rStyle w:val="2fb"/>
          <w:rtl/>
        </w:rPr>
        <w:tab/>
        <w:t>ות</w:t>
      </w:r>
      <w:r>
        <w:rPr>
          <w:rStyle w:val="2fb"/>
          <w:rFonts w:hint="cs"/>
          <w:rtl/>
        </w:rPr>
        <w:t>דר</w:t>
      </w:r>
      <w:r>
        <w:rPr>
          <w:rStyle w:val="2fb"/>
          <w:rtl/>
        </w:rPr>
        <w:t>"</w:t>
      </w:r>
      <w:r>
        <w:rPr>
          <w:rStyle w:val="2fb"/>
          <w:rFonts w:hint="cs"/>
          <w:rtl/>
        </w:rPr>
        <w:t xml:space="preserve">י</w:t>
      </w:r>
      <w:r>
        <w:rPr>
          <w:rFonts w:hint="cs"/>
          <w:rtl/>
        </w:rPr>
        <w:t xml:space="preserve"> '</w:t>
      </w:r>
      <w:ins w:id="90515" w:author="Claude - סמנטי" w:date="2026-10-11T12:20:38Z">
        <w:r>
          <w:rPr>
            <w:rStyle w:val="afffff0"/>
            <w:rtl/>
          </w:rPr>
          <w:t xml:space="preserve">מִן הַבְּהֵמָה מִן הַבָּקָר וּמִן הַצֹּאן</w:t>
        </w:r>
      </w:ins>
      <w:del w:id="90516" w:author="Claude - סמנטי" w:date="2026-10-11T12:20:38Z">
        <w:r>
          <w:rPr>
            <w:rtl/>
          </w:rPr>
          <w:delText xml:space="preserve">מן הבהמה מן הבקר ומן הצאן</w:delText>
        </w:r>
      </w:del>
      <w:r>
        <w:rPr>
          <w:rFonts w:hint="cs"/>
          <w:rtl/>
        </w:rPr>
        <w:t>'</w:t>
      </w:r>
      <w:r>
        <w:rPr>
          <w:rtl/>
        </w:rPr>
        <w:t xml:space="preserve"> </w:t>
      </w:r>
      <w:ins w:id="92808" w:author="מנוע מכני" w:date="2026-10-11T12:04:39Z">
        <w:r>
          <w:rPr>
            <w:rtl/>
          </w:rPr>
          <w:t xml:space="preserve">צריך</w:t>
        </w:r>
      </w:ins>
      <w:del w:id="92809" w:author="מנוע מכני" w:date="2026-10-11T12:04:39Z">
        <w:r>
          <w:rPr>
            <w:rtl/>
          </w:rPr>
          <w:delText xml:space="preserve">מיבעי</w:delText>
        </w:r>
      </w:del>
      <w:r>
        <w:rPr>
          <w:rtl/>
        </w:rPr>
        <w:t xml:space="preserve"> </w:t>
      </w:r>
      <w:ins w:id="91496" w:author="מנוע מכני" w:date="2026-10-11T12:04:39Z">
        <w:r>
          <w:rPr>
            <w:rtl/>
          </w:rPr>
          <w:t xml:space="preserve">לו</w:t>
        </w:r>
      </w:ins>
      <w:del w:id="91497" w:author="מנוע מכני" w:date="2026-10-11T12:04:39Z">
        <w:r>
          <w:rPr>
            <w:rtl/>
          </w:rPr>
          <w:delText xml:space="preserve">ליה</w:delText>
        </w:r>
      </w:del>
      <w:r>
        <w:rPr>
          <w:rtl/>
        </w:rPr>
        <w:t xml:space="preserve">: פרט לחולה זקן ומזוהם.</w:t>
      </w:r>
    </w:p>
    <w:p w:rsidR="00E403F0" w:rsidRPr="00AD695E" w:rsidRDefault="00E403F0" w:rsidP="00E403F0">
      <w:pPr>
        <w:rPr>
          <w:rtl/>
        </w:rPr>
      </w:pPr>
      <w:r>
        <w:rPr>
          <w:rStyle w:val="2fb"/>
          <w:rtl/>
        </w:rPr>
        <w:tab/>
        <w:t xml:space="preserve">ות"ק</w:t>
      </w:r>
      <w:r>
        <w:rPr>
          <w:rtl/>
        </w:rPr>
        <w:tab/>
        <w:t xml:space="preserve">, דאפקינהו </w:t>
      </w:r>
      <w:ins w:id="91498" w:author="מנוע מכני" w:date="2026-10-11T12:04:39Z">
        <w:r>
          <w:rPr>
            <w:rtl/>
          </w:rPr>
          <w:t xml:space="preserve">לאלו</w:t>
        </w:r>
      </w:ins>
      <w:del w:id="91499" w:author="מנוע מכני" w:date="2026-10-11T12:04:39Z">
        <w:r>
          <w:rPr>
            <w:rtl/>
          </w:rPr>
          <w:tab/>
          <w:delText xml:space="preserve">להני</w:delText>
        </w:r>
      </w:del>
      <w:r>
        <w:rPr>
          <w:rtl/>
        </w:rPr>
        <w:tab/>
        <w:t xml:space="preserve"> קראי לרובע ונרבע, חולה זקן ומזוהם נפקא מן הצאן מן הכבשים ומן העזים - ולתנא דבי </w:t>
      </w:r>
      <w:r>
        <w:rPr>
          <w:rStyle w:val="2fb"/>
          <w:rtl/>
        </w:rPr>
        <w:tab/>
        <w:t xml:space="preserve">ר' ישמעאל</w:t>
      </w:r>
      <w:r>
        <w:rPr>
          <w:rtl/>
        </w:rPr>
        <w:tab/>
        <w:t xml:space="preserve"> - </w:t>
      </w:r>
      <w:ins w:id="92810" w:author="מנוע מכני" w:date="2026-10-11T12:04:39Z">
        <w:r>
          <w:rPr>
            <w:rtl/>
          </w:rPr>
          <w:t xml:space="preserve">דרכו</w:t>
        </w:r>
      </w:ins>
      <w:del w:id="92811" w:author="מנוע מכני" w:date="2026-10-11T12:04:39Z">
        <w:r>
          <w:rPr>
            <w:rtl/>
          </w:rPr>
          <w:tab/>
          <w:delText xml:space="preserve">אורחיה</w:delText>
        </w:r>
      </w:del>
      <w:r>
        <w:rPr>
          <w:rtl/>
        </w:rPr>
        <w:tab/>
        <w:t xml:space="preserve"> דקרא לאישתעויי </w:t>
      </w:r>
      <w:ins w:id="91500" w:author="מנוע מכני" w:date="2026-10-11T12:04:39Z">
        <w:r>
          <w:rPr>
            <w:rtl/>
          </w:rPr>
          <w:t xml:space="preserve">כך</w:t>
        </w:r>
      </w:ins>
      <w:del w:id="91501" w:author="מנוע מכני" w:date="2026-10-11T12:04:39Z">
        <w:r>
          <w:rPr>
            <w:rtl/>
          </w:rPr>
          <w:tab/>
          <w:delText xml:space="preserve">הכי</w:delText>
        </w:r>
      </w:del>
      <w:r>
        <w:rPr>
          <w:rtl/>
        </w:rPr>
        <w:tab/>
        <w:t xml:space="preserve">.</w:t>
      </w:r>
    </w:p>
    <w:p w:rsidR="00E403F0" w:rsidRPr="00AD695E" w:rsidRDefault="00E403F0" w:rsidP="00E403F0">
      <w:pPr>
        <w:jc w:val="center"/>
        <w:rPr>
          <w:del w:id="90044" w:author="מנוע עיצוב" w:date="2026-10-11T12:09:26Z"/>
          <w:rtl/>
        </w:rPr>
      </w:pPr>
      <w:del w:id="90043" w:author="מנוע עיצוב" w:date="2026-10-11T12:09:26Z">
        <w:r w:rsidRPr="00E5675B">
          <w:rPr>
            <w:rFonts w:ascii="BA חניכי הישיבות" w:hAnsi="BA חניכי הישיבות" w:cs="BA חניכי הישיבות"/>
            <w:rtl/>
          </w:rPr>
          <w:delText xml:space="preserve">׻</w:delText>
        </w:r>
      </w:del>
    </w:p>
    <w:p w:rsidR="00E403F0" w:rsidRPr="00AD695E" w:rsidRDefault="00E403F0" w:rsidP="00E403F0">
      <w:pPr>
        <w:pStyle w:val="affff1"/>
        <w:ind w:end="0"/>
        <w:rPr>
          <w:rtl/>
        </w:rPr>
        <w:pPrChange w:id="20037" w:author="קלוד" w:date="2026-10-11T09:07:18Z">
          <w:pPr>
            <w:pStyle w:val="affff1"/>
            <w:rPr>
              <w:rtl/>
            </w:rPr>
          </w:pPr>
        </w:pPrChange>
      </w:pPr>
      <w:r>
        <w:rPr>
          <w:rtl/>
        </w:rPr>
        <w:t>איזהו מוקצה לעבודת כוכבים וכו'.</w:t>
      </w:r>
    </w:p>
    <w:p>
      <w:pPr>
        <w:pStyle w:val="38"/>
        <w:rPr>
          <w:ins w:id="93924" w:author="מנוע מכני" w:date="2026-10-11T12:04:39Z"/>
        </w:rPr>
      </w:pPr>
      <w:r>
        <w:t xml:space="preserve">אר"ל:</w:t>
      </w:r>
    </w:p>
    <w:p w:rsidR="00E403F0" w:rsidRPr="00AD695E" w:rsidRDefault="00E403F0" w:rsidP="00E403F0">
      <w:pPr>
        <w:rPr>
          <w:rtl/>
        </w:rPr>
      </w:pPr>
      <w:del w:id="93925" w:author="מנוע מכני" w:date="2026-10-11T12:04:39Z">
        <w:r>
          <w:rPr>
            <w:rtl/>
          </w:rPr>
          <w:delText xml:space="preserve"> </w:delText>
        </w:r>
      </w:del>
      <w:r>
        <w:rPr>
          <w:rtl/>
        </w:rPr>
        <w:t xml:space="preserve">אין אסור אלא מוקצה לשבע שנים, שנא</w:t>
      </w:r>
      <w:r>
        <w:rPr>
          <w:rFonts w:hint="cs"/>
          <w:rtl/>
        </w:rPr>
        <w:t>' '</w:t>
      </w:r>
      <w:r>
        <w:rPr>
          <w:rStyle w:val="afffff0"/>
          <w:rtl/>
        </w:rPr>
        <w:t>ויהי בלילה ההוא ויאמר לו ה</w:t>
      </w:r>
      <w:r w:rsidR="00D64BA8">
        <w:rPr>
          <w:rtl/>
        </w:rPr>
        <w:t>'</w:t>
      </w:r>
      <w:r>
        <w:rPr>
          <w:rtl/>
        </w:rPr>
        <w:t xml:space="preserve"> קח את פר השור אשר לאביך ופר השני </w:t>
      </w:r>
      <w:r w:rsidRPr="00217260">
        <w:rPr>
          <w:b/>
          <w:bCs/>
          <w:rtl/>
        </w:rPr>
        <w:t>שבע</w:t>
      </w:r>
      <w:r>
        <w:rPr>
          <w:rtl/>
        </w:rPr>
        <w:t xml:space="preserve"> </w:t>
      </w:r>
      <w:r w:rsidRPr="00217260">
        <w:rPr>
          <w:b/>
          <w:bCs/>
          <w:rtl/>
        </w:rPr>
        <w:t>שנים</w:t>
      </w:r>
      <w:r>
        <w:rPr>
          <w:rtl/>
        </w:rPr>
        <w:t xml:space="preserve">, </w:t>
      </w:r>
      <w:ins w:id="90808" w:author="מנוע מכני" w:date="2026-10-11T12:04:39Z">
        <w:r>
          <w:rPr>
            <w:rtl/>
          </w:rPr>
          <w:t xml:space="preserve">ושם</w:t>
        </w:r>
      </w:ins>
      <w:del w:id="90809" w:author="מנוע מכני" w:date="2026-10-11T12:04:39Z">
        <w:r>
          <w:rPr>
            <w:rtl/>
          </w:rPr>
          <w:delText xml:space="preserve">והתם</w:delText>
        </w:r>
      </w:del>
      <w:r>
        <w:rPr>
          <w:rtl/>
        </w:rPr>
        <w:t xml:space="preserve"> מוקצה בלחוד </w:t>
      </w:r>
      <w:ins w:id="92430" w:author="מנוע מכני" w:date="2026-10-11T12:04:39Z">
        <w:r>
          <w:rPr>
            <w:rtl/>
          </w:rPr>
          <w:t xml:space="preserve">היה</w:t>
        </w:r>
      </w:ins>
      <w:del w:id="92431" w:author="מנוע מכני" w:date="2026-10-11T12:04:39Z">
        <w:r>
          <w:rPr>
            <w:rtl/>
          </w:rPr>
          <w:delText xml:space="preserve">הוה</w:delText>
        </w:r>
      </w:del>
      <w:r>
        <w:rPr>
          <w:rtl/>
        </w:rPr>
        <w:t xml:space="preserve">? נעבד </w:t>
      </w:r>
      <w:ins w:id="90810" w:author="מנוע מכני" w:date="2026-10-11T12:04:39Z">
        <w:r>
          <w:rPr>
            <w:rtl/>
          </w:rPr>
          <w:t xml:space="preserve">גם</w:t>
        </w:r>
      </w:ins>
      <w:del w:id="90811" w:author="מנוע מכני" w:date="2026-10-11T12:04:39Z">
        <w:r>
          <w:rPr>
            <w:rtl/>
          </w:rPr>
          <w:delText xml:space="preserve">נמי</w:delText>
        </w:r>
      </w:del>
      <w:r>
        <w:rPr>
          <w:rtl/>
        </w:rPr>
        <w:t xml:space="preserve"> </w:t>
      </w:r>
      <w:ins w:id="92432" w:author="מנוע מכני" w:date="2026-10-11T12:04:39Z">
        <w:r>
          <w:rPr>
            <w:rtl/>
          </w:rPr>
          <w:t xml:space="preserve">היה</w:t>
        </w:r>
      </w:ins>
      <w:del w:id="92433" w:author="מנוע מכני" w:date="2026-10-11T12:04:39Z">
        <w:r>
          <w:rPr>
            <w:rtl/>
          </w:rPr>
          <w:delText xml:space="preserve">הוה</w:delText>
        </w:r>
      </w:del>
      <w:r>
        <w:rPr>
          <w:rtl/>
        </w:rPr>
        <w:t xml:space="preserve">! </w:t>
      </w:r>
    </w:p>
    <w:p>
      <w:pPr>
        <w:pStyle w:val="38"/>
        <w:rPr>
          <w:ins w:id="93926" w:author="מנוע מכני" w:date="2026-10-11T12:04:39Z"/>
        </w:rPr>
      </w:pPr>
      <w:r>
        <w:t>אראב</w:t>
      </w:r>
      <w:r>
        <w:t>"</w:t>
      </w:r>
      <w:r>
        <w:t>י</w:t>
      </w:r>
      <w:r>
        <w:t xml:space="preserve">:</w:t>
      </w:r>
    </w:p>
    <w:p w:rsidR="00E403F0" w:rsidRPr="00AD695E" w:rsidRDefault="00E403F0" w:rsidP="00E403F0">
      <w:pPr>
        <w:rPr>
          <w:rtl/>
        </w:rPr>
      </w:pPr>
      <w:del w:id="93927" w:author="מנוע מכני" w:date="2026-10-11T12:04:39Z">
        <w:r>
          <w:rPr>
            <w:rtl/>
          </w:rPr>
          <w:delText xml:space="preserve"> </w:delText>
        </w:r>
      </w:del>
      <w:r>
        <w:rPr>
          <w:rtl/>
        </w:rPr>
        <w:t xml:space="preserve">מוקצה לעבוד ולא עבדוהו.</w:t>
      </w:r>
    </w:p>
    <w:p>
      <w:pPr>
        <w:pStyle w:val="38"/>
        <w:rPr>
          <w:ins w:id="93928" w:author="מנוע מכני" w:date="2026-10-11T12:04:39Z"/>
        </w:rPr>
      </w:pPr>
      <w:r>
        <w:t xml:space="preserve">רבא:</w:t>
      </w:r>
    </w:p>
    <w:p w:rsidR="00E403F0" w:rsidRPr="00AD695E" w:rsidRDefault="00E403F0" w:rsidP="00E403F0">
      <w:pPr>
        <w:rPr>
          <w:rtl/>
        </w:rPr>
      </w:pPr>
      <w:del w:id="93929" w:author="מנוע מכני" w:date="2026-10-11T12:04:39Z">
        <w:r>
          <w:rPr>
            <w:rtl/>
          </w:rPr>
          <w:delText xml:space="preserve"> </w:delText>
        </w:r>
      </w:del>
      <w:r>
        <w:rPr>
          <w:rtl/>
        </w:rPr>
        <w:t xml:space="preserve">לעולם עבדוהו, וחידוש הוא, </w:t>
      </w:r>
      <w:r>
        <w:rPr>
          <w:rStyle w:val="2fb"/>
          <w:rtl/>
        </w:rPr>
        <w:t xml:space="preserve">כדר"</w:t>
      </w:r>
      <w:r>
        <w:rPr>
          <w:rStyle w:val="2fb"/>
          <w:rFonts w:hint="cs"/>
          <w:rtl/>
        </w:rPr>
        <w:t xml:space="preserve">א</w:t>
      </w:r>
      <w:r>
        <w:rPr>
          <w:rFonts w:hint="cs"/>
          <w:rtl/>
        </w:rPr>
        <w:t xml:space="preserve"> ב</w:t>
      </w:r>
      <w:r>
        <w:rPr>
          <w:rtl/>
        </w:rPr>
        <w:t>"</w:t>
      </w:r>
      <w:r>
        <w:rPr>
          <w:rFonts w:hint="cs"/>
          <w:rtl/>
        </w:rPr>
        <w:t>כ</w:t>
      </w:r>
      <w:r>
        <w:rPr>
          <w:rtl/>
        </w:rPr>
        <w:t>: דשמנה דברים התירו באותו לילה: חוץ, ולילה, וזרות, וכלי שרת, וכלי אשירה, ועצי אשירה, ומוקצה, ונעבד.</w:t>
      </w:r>
    </w:p>
    <w:p w:rsidR="00E403F0" w:rsidRPr="00AD695E" w:rsidRDefault="00E403F0" w:rsidP="00E403F0">
      <w:pPr>
        <w:pStyle w:val="afff3"/>
        <w:framePr w:wrap="around"/>
        <w:spacing w:line="240" w:lineRule="exact"/>
        <w:rPr>
          <w:rtl/>
        </w:rPr>
      </w:pPr>
      <w:r w:rsidRPr="009239E9">
        <w:rPr>
          <w:rFonts w:hint="cs"/>
          <w:szCs w:val="18"/>
          <w:rtl/>
        </w:rPr>
        <w:t>כט.</w:t>
      </w:r>
    </w:p>
    <w:p>
      <w:pPr>
        <w:pStyle w:val="afffff8"/>
        <w:rPr>
          <w:ins w:id="90039" w:author="קלוד" w:date="2026-10-11T12:25:27Z"/>
        </w:rPr>
      </w:pPr>
      <w:ins w:id="90040" w:author="קלוד" w:date="2026-10-11T12:25:27Z">
        <w:r>
          <w:rPr>
            <w:color w:val="7B3F00"/>
          </w:rPr>
          <w:t xml:space="preserve">מוקצה - מנין מן התורה: 'תשמרו להקריב לי'</w:t>
        </w:r>
      </w:ins>
    </w:p>
    <w:p w:rsidR="00E403F0" w:rsidRPr="00E87E21" w:rsidRDefault="00E403F0" w:rsidP="00E403F0">
      <w:pPr>
        <w:rPr>
          <w:spacing w:val="-4"/>
          <w:rtl/>
        </w:rPr>
      </w:pPr>
      <w:r w:rsidRPr="00E87E21">
        <w:rPr>
          <w:rStyle w:val="2fb"/>
          <w:rFonts w:hint="cs"/>
          <w:spacing w:val="-4"/>
          <w:rtl/>
        </w:rPr>
        <w:t>ארטב</w:t>
      </w:r>
      <w:r w:rsidRPr="00E87E21">
        <w:rPr>
          <w:rStyle w:val="2fb"/>
          <w:spacing w:val="-4"/>
          <w:rtl/>
        </w:rPr>
        <w:t>"</w:t>
      </w:r>
      <w:r w:rsidRPr="00E87E21">
        <w:rPr>
          <w:rStyle w:val="2fb"/>
          <w:rFonts w:hint="cs"/>
          <w:spacing w:val="-4"/>
          <w:rtl/>
        </w:rPr>
        <w:t xml:space="preserve">מ</w:t>
      </w:r>
      <w:r w:rsidRPr="00E87E21">
        <w:rPr>
          <w:rFonts w:hint="cs"/>
          <w:spacing w:val="-4"/>
          <w:rtl/>
        </w:rPr>
        <w:t xml:space="preserve"> </w:t>
      </w:r>
      <w:r w:rsidRPr="00E87E21">
        <w:rPr>
          <w:rStyle w:val="2fb"/>
          <w:rFonts w:hint="cs"/>
          <w:spacing w:val="-4"/>
          <w:rtl/>
        </w:rPr>
        <w:t xml:space="preserve">מרי</w:t>
      </w:r>
      <w:r w:rsidRPr="00E87E21">
        <w:rPr>
          <w:rStyle w:val="2fb"/>
          <w:spacing w:val="-4"/>
          <w:rtl/>
        </w:rPr>
        <w:t>"</w:t>
      </w:r>
      <w:r w:rsidRPr="00E87E21">
        <w:rPr>
          <w:rStyle w:val="2fb"/>
          <w:rFonts w:hint="cs"/>
          <w:spacing w:val="-4"/>
          <w:rtl/>
        </w:rPr>
        <w:t>א</w:t>
      </w:r>
      <w:r w:rsidRPr="00E87E21">
        <w:rPr>
          <w:spacing w:val="-4"/>
          <w:rtl/>
        </w:rPr>
        <w:t>: מנין למוקצה מן התורה שנא</w:t>
      </w:r>
      <w:r w:rsidRPr="00E87E21">
        <w:rPr>
          <w:rFonts w:hint="cs"/>
          <w:spacing w:val="-4"/>
          <w:rtl/>
        </w:rPr>
        <w:t>'</w:t>
      </w:r>
      <w:r w:rsidRPr="00E87E21">
        <w:rPr>
          <w:spacing w:val="-4"/>
          <w:rtl/>
        </w:rPr>
        <w:t xml:space="preserve"> </w:t>
      </w:r>
      <w:r w:rsidRPr="00E87E21">
        <w:rPr>
          <w:rFonts w:hint="cs"/>
          <w:spacing w:val="-4"/>
          <w:rtl/>
        </w:rPr>
        <w:t>'</w:t>
      </w:r>
      <w:ins w:id="90517" w:author="Claude - סמנטי" w:date="2026-10-11T12:20:38Z">
        <w:r>
          <w:rPr>
            <w:rStyle w:val="afffff0"/>
            <w:spacing w:val="-4"/>
            <w:rtl/>
          </w:rPr>
          <w:t xml:space="preserve">תִּשְׁמְרוּ לְהַקְרִיב לִי בְּמוֹעֲדוֹ</w:t>
        </w:r>
      </w:ins>
      <w:del w:id="90518" w:author="Claude - סמנטי" w:date="2026-10-11T12:20:38Z">
        <w:r w:rsidRPr="00E87E21">
          <w:rPr>
            <w:spacing w:val="-4"/>
            <w:rtl/>
          </w:rPr>
          <w:delText xml:space="preserve">תשמרו להקריב לי במועדו</w:delText>
        </w:r>
      </w:del>
      <w:r w:rsidRPr="00E87E21">
        <w:rPr>
          <w:rFonts w:hint="cs"/>
          <w:spacing w:val="-4"/>
          <w:rtl/>
        </w:rPr>
        <w:t>'</w:t>
      </w:r>
      <w:r w:rsidRPr="00E87E21">
        <w:rPr>
          <w:spacing w:val="-4"/>
          <w:rtl/>
        </w:rPr>
        <w:t xml:space="preserve"> כל שעושין לו שימור.</w:t>
      </w:r>
    </w:p>
    <w:p>
      <w:pPr>
        <w:pStyle w:val="38"/>
        <w:rPr>
          <w:ins w:id="93930" w:author="מנוע מכני" w:date="2026-10-11T12:04:39Z"/>
        </w:rPr>
      </w:pPr>
      <w:r w:rsidRPr="002B4E05">
        <w:t>מתקיף</w:t>
      </w:r>
      <w:r w:rsidRPr="002B4E05">
        <w:t xml:space="preserve"> </w:t>
      </w:r>
      <w:r w:rsidRPr="002B4E05">
        <w:t xml:space="preserve">אביי:</w:t>
      </w:r>
    </w:p>
    <w:p w:rsidR="00E403F0" w:rsidRPr="002B4E05" w:rsidRDefault="00E403F0" w:rsidP="00E403F0">
      <w:pPr>
        <w:rPr>
          <w:spacing w:val="-2"/>
          <w:rtl/>
        </w:rPr>
      </w:pPr>
      <w:del w:id="93931" w:author="מנוע מכני" w:date="2026-10-11T12:04:39Z">
        <w:r w:rsidRPr="002B4E05">
          <w:rPr>
            <w:spacing w:val="-2"/>
            <w:rtl/>
          </w:rPr>
          <w:delText xml:space="preserve"> </w:delText>
        </w:r>
      </w:del>
      <w:r w:rsidRPr="002B4E05">
        <w:rPr>
          <w:spacing w:val="-2"/>
          <w:rtl/>
        </w:rPr>
        <w:t xml:space="preserve">אלא מעתה, אייתית </w:t>
      </w:r>
      <w:ins w:id="90153" w:author="Claude - סמנטי" w:date="2026-10-11T12:20:38Z">
        <w:r>
          <w:rPr>
            <w:spacing w:val="-2"/>
            <w:rtl/>
          </w:rPr>
          <w:t xml:space="preserve">טלה</w:t>
        </w:r>
      </w:ins>
      <w:del w:id="90154" w:author="Claude - סמנטי" w:date="2026-10-11T12:20:38Z">
        <w:r w:rsidRPr="002B4E05">
          <w:rPr>
            <w:spacing w:val="-2"/>
            <w:rtl/>
          </w:rPr>
          <w:delText xml:space="preserve">אימרא</w:delText>
        </w:r>
      </w:del>
      <w:r w:rsidRPr="002B4E05">
        <w:rPr>
          <w:spacing w:val="-2"/>
          <w:rtl/>
        </w:rPr>
        <w:t xml:space="preserve"> דצומא ולא </w:t>
      </w:r>
      <w:ins w:id="92490" w:author="מנוע מכני" w:date="2026-10-11T12:04:39Z">
        <w:r>
          <w:rPr>
            <w:spacing w:val="-2"/>
            <w:rtl/>
          </w:rPr>
          <w:t xml:space="preserve">עשה</w:t>
        </w:r>
      </w:ins>
      <w:del w:id="92491" w:author="מנוע מכני" w:date="2026-10-11T12:04:39Z">
        <w:r w:rsidRPr="002B4E05">
          <w:rPr>
            <w:spacing w:val="-2"/>
            <w:rtl/>
          </w:rPr>
          <w:delText xml:space="preserve">עביד</w:delText>
        </w:r>
      </w:del>
      <w:r w:rsidRPr="002B4E05">
        <w:rPr>
          <w:spacing w:val="-2"/>
          <w:rtl/>
        </w:rPr>
        <w:t xml:space="preserve"> </w:t>
      </w:r>
      <w:ins w:id="91502" w:author="מנוע מכני" w:date="2026-10-11T12:04:39Z">
        <w:r>
          <w:rPr>
            <w:spacing w:val="-2"/>
            <w:rtl/>
          </w:rPr>
          <w:t xml:space="preserve">לו</w:t>
        </w:r>
      </w:ins>
      <w:del w:id="91503" w:author="מנוע מכני" w:date="2026-10-11T12:04:39Z">
        <w:r w:rsidRPr="002B4E05">
          <w:rPr>
            <w:spacing w:val="-2"/>
            <w:rtl/>
          </w:rPr>
          <w:delText xml:space="preserve">ליה</w:delText>
        </w:r>
      </w:del>
      <w:r w:rsidRPr="002B4E05">
        <w:rPr>
          <w:spacing w:val="-2"/>
          <w:rtl/>
        </w:rPr>
        <w:t xml:space="preserve"> שימור - </w:t>
      </w:r>
      <w:r w:rsidRPr="002B4E05">
        <w:rPr>
          <w:spacing w:val="-2"/>
          <w:rtl/>
        </w:rPr>
        <w:t xml:space="preserve">ה"נ</w:t>
      </w:r>
      <w:r w:rsidRPr="002B4E05">
        <w:rPr>
          <w:spacing w:val="-2"/>
          <w:rtl/>
        </w:rPr>
        <w:t xml:space="preserve"> דלא חזו להקרבה? </w:t>
      </w:r>
    </w:p>
    <w:p>
      <w:pPr>
        <w:pStyle w:val="38"/>
        <w:rPr>
          <w:ins w:id="93932" w:author="מנוע מכני" w:date="2026-10-11T12:04:39Z"/>
        </w:rPr>
      </w:pPr>
      <w:r>
        <w:t xml:space="preserve">א"ל</w:t>
      </w:r>
      <w:r>
        <w:t xml:space="preserve">:</w:t>
      </w:r>
    </w:p>
    <w:p w:rsidR="00E403F0" w:rsidRPr="00AD695E" w:rsidRDefault="00E403F0" w:rsidP="00E403F0">
      <w:pPr>
        <w:rPr>
          <w:rtl/>
        </w:rPr>
      </w:pPr>
      <w:del w:id="93933" w:author="מנוע מכני" w:date="2026-10-11T12:04:39Z">
        <w:r>
          <w:rPr>
            <w:rtl/>
          </w:rPr>
          <w:delText xml:space="preserve"> </w:delText>
        </w:r>
      </w:del>
      <w:ins w:id="92812" w:author="מנוע מכני" w:date="2026-10-11T12:04:39Z">
        <w:r>
          <w:rPr>
            <w:rtl/>
          </w:rPr>
          <w:t xml:space="preserve">אני</w:t>
        </w:r>
      </w:ins>
      <w:del w:id="92813" w:author="מנוע מכני" w:date="2026-10-11T12:04:39Z">
        <w:r>
          <w:rPr>
            <w:rtl/>
          </w:rPr>
          <w:delText xml:space="preserve">אנא</w:delText>
        </w:r>
      </w:del>
      <w:r>
        <w:rPr>
          <w:rtl/>
        </w:rPr>
        <w:t xml:space="preserve">, </w:t>
      </w:r>
      <w:r>
        <w:rPr>
          <w:rFonts w:hint="cs"/>
          <w:rtl/>
        </w:rPr>
        <w:t>'</w:t>
      </w:r>
      <w:ins w:id="90157" w:author="Claude - סמנטי" w:date="2026-10-11T12:20:38Z">
        <w:r>
          <w:rPr>
            <w:rStyle w:val="afffff0"/>
            <w:rtl/>
          </w:rPr>
          <w:t xml:space="preserve">תִּשְׁמְרוּ לְהַקְרִיב לִי בְּמוֹעֲדוֹ</w:t>
        </w:r>
      </w:ins>
      <w:del w:id="90158" w:author="Claude - סמנטי" w:date="2026-10-11T12:20:38Z">
        <w:r>
          <w:rPr>
            <w:rtl/>
          </w:rPr>
          <w:delText xml:space="preserve">תשמרו להקריב לי במועדו</w:delText>
        </w:r>
      </w:del>
      <w:r>
        <w:rPr>
          <w:rFonts w:hint="cs"/>
          <w:rtl/>
        </w:rPr>
        <w:t>'</w:t>
      </w:r>
      <w:r>
        <w:rPr>
          <w:rtl/>
        </w:rPr>
        <w:t xml:space="preserve">, </w:t>
      </w:r>
      <w:ins w:id="90155" w:author="Claude - סמנטי" w:date="2026-10-11T12:20:38Z">
        <w:r>
          <w:rPr>
            <w:rtl/>
          </w:rPr>
          <w:t xml:space="preserve">אומר</w:t>
        </w:r>
      </w:ins>
      <w:del w:id="90156" w:author="Claude - סמנטי" w:date="2026-10-11T12:20:38Z">
        <w:r>
          <w:rPr>
            <w:rtl/>
          </w:rPr>
          <w:delText xml:space="preserve">קאמינא</w:delText>
        </w:r>
      </w:del>
      <w:r>
        <w:rPr>
          <w:rtl/>
        </w:rPr>
        <w:t xml:space="preserve"> לי - ולא לאדון אחר, </w:t>
      </w:r>
    </w:p>
    <w:p w:rsidR="00E403F0" w:rsidRPr="00AD695E" w:rsidRDefault="00E403F0" w:rsidP="00E403F0">
      <w:pPr>
        <w:rPr>
          <w:rtl/>
        </w:rPr>
      </w:pPr>
      <w:r>
        <w:rPr>
          <w:rtl/>
        </w:rPr>
        <w:t xml:space="preserve">ואיזהו אחר שמקריבין לו - הוי אומר זו </w:t>
      </w:r>
      <w:ins w:id="92116" w:author="מנוע מכני" w:date="2026-10-11T12:04:39Z">
        <w:r>
          <w:rPr>
            <w:rtl/>
          </w:rPr>
          <w:t xml:space="preserve">ע"ז</w:t>
        </w:r>
      </w:ins>
      <w:del w:id="92117" w:author="מנוע מכני" w:date="2026-10-11T12:04:39Z">
        <w:r>
          <w:rPr>
            <w:rtl/>
          </w:rPr>
          <w:delText xml:space="preserve">עבודת כוכבים</w:delText>
        </w:r>
      </w:del>
      <w:r>
        <w:rPr>
          <w:rtl/>
        </w:rPr>
        <w:t xml:space="preserve">.</w:t>
      </w:r>
    </w:p>
    <w:p>
      <w:pPr>
        <w:pStyle w:val="afffff8"/>
        <w:rPr>
          <w:ins w:id="90037" w:author="קלוד" w:date="2026-10-11T12:25:27Z"/>
        </w:rPr>
      </w:pPr>
      <w:ins w:id="90038" w:author="קלוד" w:date="2026-10-11T12:25:27Z">
        <w:r>
          <w:rPr>
            <w:color w:val="7B3F00"/>
          </w:rPr>
          <w:t xml:space="preserve">מוקצה - אסור משיעבדוהו או משימסרוהו לכומרים</w:t>
        </w:r>
      </w:ins>
    </w:p>
    <w:p>
      <w:pPr>
        <w:pStyle w:val="38"/>
        <w:rPr>
          <w:ins w:id="93934" w:author="מנוע מכני" w:date="2026-10-11T12:04:39Z"/>
        </w:rPr>
      </w:pPr>
      <w:r>
        <w:t>רבר</w:t>
      </w:r>
      <w:r>
        <w:t>"</w:t>
      </w:r>
      <w:r>
        <w:t>א מרי</w:t>
      </w:r>
      <w:r>
        <w:t>"</w:t>
      </w:r>
      <w:r>
        <w:t>צ</w:t>
      </w:r>
      <w:r>
        <w:t xml:space="preserve">:</w:t>
      </w:r>
    </w:p>
    <w:p w:rsidR="00E403F0" w:rsidRPr="00AD695E" w:rsidRDefault="00E403F0" w:rsidP="00E403F0">
      <w:pPr>
        <w:rPr>
          <w:rtl/>
        </w:rPr>
      </w:pPr>
      <w:del w:id="93935" w:author="מנוע מכני" w:date="2026-10-11T12:04:39Z">
        <w:r>
          <w:rPr>
            <w:rtl/>
          </w:rPr>
          <w:delText xml:space="preserve"> </w:delText>
        </w:r>
      </w:del>
      <w:r>
        <w:rPr>
          <w:rtl/>
        </w:rPr>
        <w:t xml:space="preserve">אין מוקצה אסור אלא עד שיעבדו.</w:t>
      </w:r>
    </w:p>
    <w:p>
      <w:pPr>
        <w:pStyle w:val="38"/>
        <w:rPr>
          <w:ins w:id="93936" w:author="מנוע מכני" w:date="2026-10-11T12:04:39Z"/>
        </w:rPr>
      </w:pPr>
      <w:r w:rsidRPr="002B4E05">
        <w:t>עולא א</w:t>
      </w:r>
      <w:r w:rsidRPr="002B4E05">
        <w:t>רי</w:t>
      </w:r>
      <w:r w:rsidRPr="002B4E05">
        <w:t>"</w:t>
      </w:r>
      <w:r w:rsidRPr="002B4E05">
        <w:t>ו</w:t>
      </w:r>
      <w:r w:rsidRPr="002B4E05">
        <w:t xml:space="preserve">:</w:t>
      </w:r>
    </w:p>
    <w:p w:rsidR="00E403F0" w:rsidRPr="002B4E05" w:rsidRDefault="00E403F0" w:rsidP="00E403F0">
      <w:pPr>
        <w:rPr>
          <w:spacing w:val="-2"/>
          <w:rtl/>
        </w:rPr>
      </w:pPr>
      <w:del w:id="93937" w:author="מנוע מכני" w:date="2026-10-11T12:04:39Z">
        <w:r w:rsidRPr="002B4E05">
          <w:rPr>
            <w:spacing w:val="-2"/>
            <w:rtl/>
          </w:rPr>
          <w:delText xml:space="preserve"> </w:delText>
        </w:r>
      </w:del>
      <w:r w:rsidRPr="002B4E05">
        <w:rPr>
          <w:spacing w:val="-2"/>
          <w:rtl/>
        </w:rPr>
        <w:t xml:space="preserve">עד שימסרוהו לכומרי </w:t>
      </w:r>
      <w:ins w:id="92600" w:author="מנוע מכני" w:date="2026-10-11T12:04:39Z">
        <w:r>
          <w:rPr>
            <w:spacing w:val="-2"/>
            <w:rtl/>
          </w:rPr>
          <w:t xml:space="preserve">נכרי</w:t>
        </w:r>
      </w:ins>
      <w:del w:id="92601" w:author="מנוע מכני" w:date="2026-10-11T12:04:39Z">
        <w:r w:rsidRPr="002B4E05">
          <w:rPr>
            <w:spacing w:val="-2"/>
            <w:rtl/>
          </w:rPr>
          <w:delText xml:space="preserve">ע</w:delText>
        </w:r>
        <w:r w:rsidRPr="002B4E05">
          <w:rPr>
            <w:rFonts w:hint="cs"/>
            <w:spacing w:val="-2"/>
            <w:rtl/>
          </w:rPr>
          <w:delText xml:space="preserve">כו</w:delText>
        </w:r>
        <w:r w:rsidRPr="002B4E05">
          <w:rPr>
            <w:spacing w:val="-2"/>
            <w:rtl/>
          </w:rPr>
          <w:delText xml:space="preserve">"</w:delText>
        </w:r>
        <w:r w:rsidRPr="002B4E05">
          <w:rPr>
            <w:rFonts w:hint="cs"/>
            <w:spacing w:val="-2"/>
            <w:rtl/>
          </w:rPr>
          <w:delText xml:space="preserve">ם</w:delText>
        </w:r>
      </w:del>
      <w:r w:rsidRPr="002B4E05">
        <w:rPr>
          <w:rFonts w:hint="cs"/>
          <w:spacing w:val="-2"/>
          <w:rtl/>
        </w:rPr>
        <w:t xml:space="preserve">,</w:t>
      </w:r>
      <w:r w:rsidRPr="002B4E05">
        <w:rPr>
          <w:spacing w:val="-2"/>
          <w:rtl/>
        </w:rPr>
        <w:t xml:space="preserve"> </w:t>
      </w:r>
      <w:ins w:id="92434" w:author="מנוע מכני" w:date="2026-10-11T12:04:39Z">
        <w:r>
          <w:rPr>
            <w:spacing w:val="-2"/>
            <w:rtl/>
          </w:rPr>
          <w:t xml:space="preserve">בזה</w:t>
        </w:r>
      </w:ins>
      <w:del w:id="92435" w:author="מנוע מכני" w:date="2026-10-11T12:04:39Z">
        <w:r w:rsidRPr="002B4E05">
          <w:rPr>
            <w:spacing w:val="-2"/>
            <w:rtl/>
          </w:rPr>
          <w:delText xml:space="preserve">בהא</w:delText>
        </w:r>
      </w:del>
      <w:r w:rsidRPr="002B4E05">
        <w:rPr>
          <w:spacing w:val="-2"/>
          <w:rtl/>
        </w:rPr>
        <w:t xml:space="preserve"> </w:t>
      </w:r>
      <w:r w:rsidRPr="002B4E05">
        <w:rPr>
          <w:rStyle w:val="2fb"/>
          <w:spacing w:val="-2"/>
          <w:rtl/>
        </w:rPr>
        <w:t xml:space="preserve">א</w:t>
      </w:r>
      <w:r w:rsidRPr="002B4E05">
        <w:rPr>
          <w:rStyle w:val="2fb"/>
          <w:rFonts w:hint="cs"/>
          <w:spacing w:val="-2"/>
          <w:rtl/>
        </w:rPr>
        <w:t>רי</w:t>
      </w:r>
      <w:r w:rsidRPr="002B4E05">
        <w:rPr>
          <w:rStyle w:val="2fb"/>
          <w:spacing w:val="-2"/>
          <w:rtl/>
        </w:rPr>
        <w:t>"</w:t>
      </w:r>
      <w:r w:rsidRPr="002B4E05">
        <w:rPr>
          <w:rStyle w:val="2fb"/>
          <w:rFonts w:hint="cs"/>
          <w:spacing w:val="-2"/>
          <w:rtl/>
        </w:rPr>
        <w:t>ו</w:t>
      </w:r>
      <w:r w:rsidRPr="002B4E05">
        <w:rPr>
          <w:spacing w:val="-2"/>
          <w:rtl/>
        </w:rPr>
        <w:t xml:space="preserve">: עד שיאכילוהו כרשיני </w:t>
      </w:r>
      <w:ins w:id="92118" w:author="מנוע מכני" w:date="2026-10-11T12:04:39Z">
        <w:r>
          <w:rPr>
            <w:spacing w:val="-2"/>
            <w:rtl/>
          </w:rPr>
          <w:t xml:space="preserve">ע"ז</w:t>
        </w:r>
      </w:ins>
      <w:del w:id="92119" w:author="מנוע מכני" w:date="2026-10-11T12:04:39Z">
        <w:r w:rsidRPr="002B4E05">
          <w:rPr>
            <w:spacing w:val="-2"/>
            <w:rtl/>
          </w:rPr>
          <w:delText xml:space="preserve">עבודת כוכבים</w:delText>
        </w:r>
      </w:del>
      <w:r w:rsidRPr="002B4E05">
        <w:rPr>
          <w:spacing w:val="-2"/>
          <w:rtl/>
        </w:rPr>
        <w:t xml:space="preserve">.</w:t>
      </w:r>
    </w:p>
    <w:p>
      <w:pPr>
        <w:pStyle w:val="38"/>
        <w:rPr>
          <w:ins w:id="93938" w:author="מנוע מכני" w:date="2026-10-11T12:04:39Z"/>
        </w:rPr>
      </w:pPr>
      <w:del w:id="94242" w:author="מנוע מכני" w:date="2026-10-11T12:04:39Z">
        <w:r w:rsidRPr="002B4E05">
          <w:delText xml:space="preserve">א"</w:delText>
        </w:r>
        <w:r w:rsidRPr="002B4E05">
          <w:delText xml:space="preserve">ל </w:delText>
        </w:r>
      </w:del>
      <w:r w:rsidRPr="002B4E05">
        <w:t xml:space="preserve">ר</w:t>
      </w:r>
      <w:r w:rsidRPr="002B4E05">
        <w:t>"</w:t>
      </w:r>
      <w:r w:rsidRPr="002B4E05">
        <w:t xml:space="preserve">א </w:t>
      </w:r>
      <w:ins w:id="92436" w:author="מנוע מכני" w:date="2026-10-11T12:04:39Z">
        <w:r>
          <w:t xml:space="preserve">לבזה</w:t>
        </w:r>
      </w:ins>
      <w:del w:id="92437" w:author="מנוע מכני" w:date="2026-10-11T12:04:39Z">
        <w:r w:rsidRPr="002B4E05">
          <w:delText xml:space="preserve">לבהא</w:delText>
        </w:r>
      </w:del>
      <w:r w:rsidRPr="002B4E05">
        <w:t xml:space="preserve">:</w:t>
      </w:r>
    </w:p>
    <w:p w:rsidR="00E403F0" w:rsidRPr="002B4E05" w:rsidRDefault="00E403F0" w:rsidP="00E403F0">
      <w:pPr>
        <w:rPr>
          <w:spacing w:val="-2"/>
          <w:rtl/>
        </w:rPr>
      </w:pPr>
      <w:del w:id="93939" w:author="מנוע מכני" w:date="2026-10-11T12:04:39Z">
        <w:r w:rsidRPr="002B4E05">
          <w:rPr>
            <w:spacing w:val="-2"/>
            <w:rtl/>
          </w:rPr>
          <w:delText xml:space="preserve"> </w:delText>
        </w:r>
      </w:del>
      <w:r w:rsidRPr="002B4E05">
        <w:rPr>
          <w:rFonts w:hint="cs"/>
          <w:spacing w:val="-2"/>
          <w:rtl/>
        </w:rPr>
        <w:t xml:space="preserve">חלקתם על </w:t>
      </w:r>
      <w:r w:rsidRPr="002B4E05">
        <w:rPr>
          <w:rStyle w:val="2fb"/>
          <w:rFonts w:hint="cs"/>
          <w:spacing w:val="-2"/>
          <w:rtl/>
        </w:rPr>
        <w:t xml:space="preserve">עולא</w:t>
      </w:r>
      <w:ins w:id="92142" w:author="מנוע מכני" w:date="2026-10-11T12:04:39Z">
        <w:r>
          <w:rPr>
            <w:rFonts w:hint="cs"/>
            <w:spacing w:val="-2"/>
            <w:rtl/>
          </w:rPr>
          <w:t xml:space="preserve">?</w:t>
        </w:r>
      </w:ins>
      <w:del w:id="92143" w:author="מנוע מכני" w:date="2026-10-11T12:04:39Z">
        <w:r w:rsidRPr="002B4E05">
          <w:rPr>
            <w:rFonts w:hint="cs"/>
            <w:spacing w:val="-2"/>
            <w:rtl/>
          </w:rPr>
          <w:delText xml:space="preserve"> ?</w:delText>
        </w:r>
      </w:del>
      <w:r w:rsidRPr="002B4E05">
        <w:rPr>
          <w:rFonts w:hint="cs"/>
          <w:spacing w:val="-2"/>
          <w:rtl/>
        </w:rPr>
        <w:t xml:space="preserve"> </w:t>
      </w:r>
      <w:r w:rsidRPr="002B4E05">
        <w:rPr>
          <w:spacing w:val="-2"/>
          <w:rtl/>
        </w:rPr>
        <w:t xml:space="preserve">א"ל</w:t>
      </w:r>
      <w:r w:rsidRPr="002B4E05">
        <w:rPr>
          <w:spacing w:val="-2"/>
          <w:rtl/>
        </w:rPr>
        <w:t xml:space="preserve">: </w:t>
      </w:r>
      <w:r w:rsidRPr="002B4E05">
        <w:rPr>
          <w:spacing w:val="-2"/>
          <w:rtl/>
        </w:rPr>
        <w:t xml:space="preserve">לא</w:t>
      </w:r>
      <w:r w:rsidRPr="002B4E05">
        <w:rPr>
          <w:spacing w:val="-2"/>
          <w:rtl/>
        </w:rPr>
        <w:t xml:space="preserve">, </w:t>
      </w:r>
      <w:r w:rsidRPr="002B4E05">
        <w:rPr>
          <w:rStyle w:val="2fb"/>
          <w:spacing w:val="-2"/>
          <w:rtl/>
        </w:rPr>
        <w:t xml:space="preserve">עולא</w:t>
      </w:r>
      <w:r w:rsidRPr="002B4E05">
        <w:rPr>
          <w:spacing w:val="-2"/>
          <w:rtl/>
        </w:rPr>
        <w:t xml:space="preserve"> </w:t>
      </w:r>
      <w:r w:rsidRPr="002B4E05">
        <w:rPr>
          <w:rFonts w:hint="cs"/>
          <w:spacing w:val="-2"/>
          <w:rtl/>
        </w:rPr>
        <w:t xml:space="preserve">מה שאמר </w:t>
      </w:r>
      <w:r w:rsidRPr="002B4E05">
        <w:rPr>
          <w:spacing w:val="-2"/>
          <w:rtl/>
        </w:rPr>
        <w:t xml:space="preserve">דשפי </w:t>
      </w:r>
      <w:ins w:id="91504" w:author="מנוע מכני" w:date="2026-10-11T12:04:39Z">
        <w:r>
          <w:rPr>
            <w:spacing w:val="-2"/>
            <w:rtl/>
          </w:rPr>
          <w:t xml:space="preserve">לו</w:t>
        </w:r>
      </w:ins>
      <w:del w:id="91505" w:author="מנוע מכני" w:date="2026-10-11T12:04:39Z">
        <w:r w:rsidRPr="002B4E05">
          <w:rPr>
            <w:spacing w:val="-2"/>
            <w:rtl/>
          </w:rPr>
          <w:delText xml:space="preserve">ליה</w:delText>
        </w:r>
      </w:del>
      <w:r w:rsidRPr="002B4E05">
        <w:rPr>
          <w:spacing w:val="-2"/>
          <w:rtl/>
        </w:rPr>
        <w:t xml:space="preserve"> כרשיני </w:t>
      </w:r>
      <w:ins w:id="92120" w:author="מנוע מכני" w:date="2026-10-11T12:04:39Z">
        <w:r>
          <w:rPr>
            <w:spacing w:val="-2"/>
            <w:rtl/>
          </w:rPr>
          <w:t xml:space="preserve">ע"ז</w:t>
        </w:r>
      </w:ins>
      <w:del w:id="92121" w:author="מנוע מכני" w:date="2026-10-11T12:04:39Z">
        <w:r w:rsidRPr="002B4E05">
          <w:rPr>
            <w:spacing w:val="-2"/>
            <w:rtl/>
          </w:rPr>
          <w:delText xml:space="preserve">עבודת כוכבים</w:delText>
        </w:r>
      </w:del>
      <w:r w:rsidRPr="002B4E05">
        <w:rPr>
          <w:spacing w:val="-2"/>
          <w:rtl/>
        </w:rPr>
        <w:t xml:space="preserve">.</w:t>
      </w:r>
    </w:p>
    <w:p>
      <w:pPr>
        <w:pStyle w:val="38"/>
        <w:rPr>
          <w:ins w:id="93940" w:author="מנוע מכני" w:date="2026-10-11T12:04:39Z"/>
        </w:rPr>
      </w:pPr>
      <w:r w:rsidRPr="002B4E05">
        <w:t xml:space="preserve">א"ר אבא:</w:t>
      </w:r>
    </w:p>
    <w:p w:rsidR="00E403F0" w:rsidRPr="002B4E05" w:rsidRDefault="00E403F0" w:rsidP="00E403F0">
      <w:pPr>
        <w:rPr>
          <w:spacing w:val="-2"/>
          <w:rtl/>
        </w:rPr>
      </w:pPr>
      <w:del w:id="93941" w:author="מנוע מכני" w:date="2026-10-11T12:04:39Z">
        <w:r w:rsidRPr="002B4E05">
          <w:rPr>
            <w:spacing w:val="-2"/>
            <w:rtl/>
          </w:rPr>
          <w:delText xml:space="preserve"> </w:delText>
        </w:r>
      </w:del>
      <w:r w:rsidRPr="002B4E05">
        <w:rPr>
          <w:spacing w:val="-2"/>
          <w:rtl/>
        </w:rPr>
        <w:t xml:space="preserve">ידע </w:t>
      </w:r>
      <w:ins w:id="92438" w:author="מנוע מכני" w:date="2026-10-11T12:04:39Z">
        <w:r>
          <w:rPr>
            <w:spacing w:val="-2"/>
            <w:rtl/>
          </w:rPr>
          <w:t xml:space="preserve">בזה</w:t>
        </w:r>
      </w:ins>
      <w:del w:id="92439" w:author="מנוע מכני" w:date="2026-10-11T12:04:39Z">
        <w:r w:rsidRPr="002B4E05">
          <w:rPr>
            <w:spacing w:val="-2"/>
            <w:rtl/>
          </w:rPr>
          <w:delText xml:space="preserve">בהא</w:delText>
        </w:r>
      </w:del>
      <w:r w:rsidRPr="002B4E05">
        <w:rPr>
          <w:spacing w:val="-2"/>
          <w:rtl/>
        </w:rPr>
        <w:t xml:space="preserve"> לשנויי </w:t>
      </w:r>
      <w:ins w:id="92122" w:author="מנוע מכני" w:date="2026-10-11T12:04:39Z">
        <w:r>
          <w:rPr>
            <w:spacing w:val="-2"/>
            <w:rtl/>
          </w:rPr>
          <w:t xml:space="preserve">שמועה</w:t>
        </w:r>
      </w:ins>
      <w:del w:id="92123" w:author="מנוע מכני" w:date="2026-10-11T12:04:39Z">
        <w:r w:rsidRPr="002B4E05">
          <w:rPr>
            <w:spacing w:val="-2"/>
            <w:rtl/>
          </w:rPr>
          <w:delText xml:space="preserve">שמעתא</w:delText>
        </w:r>
      </w:del>
      <w:r w:rsidRPr="002B4E05">
        <w:rPr>
          <w:spacing w:val="-2"/>
          <w:rtl/>
        </w:rPr>
        <w:t xml:space="preserve">, </w:t>
      </w:r>
      <w:ins w:id="92300" w:author="מנוע מכני" w:date="2026-10-11T12:04:39Z">
        <w:r>
          <w:rPr>
            <w:spacing w:val="-2"/>
            <w:rtl/>
          </w:rPr>
          <w:t xml:space="preserve">ואם </w:t>
        </w:r>
      </w:ins>
      <w:del w:id="92301" w:author="מנוע מכני" w:date="2026-10-11T12:04:39Z">
        <w:r w:rsidRPr="002B4E05">
          <w:rPr>
            <w:spacing w:val="-2"/>
            <w:rtl/>
          </w:rPr>
          <w:delText xml:space="preserve">ואי </w:delText>
        </w:r>
      </w:del>
      <w:r w:rsidRPr="002B4E05">
        <w:rPr>
          <w:spacing w:val="-2"/>
          <w:rtl/>
        </w:rPr>
        <w:t xml:space="preserve">לא</w:t>
      </w:r>
      <w:r w:rsidRPr="002B4E05">
        <w:rPr>
          <w:spacing w:val="-2"/>
          <w:rtl/>
        </w:rPr>
        <w:t xml:space="preserve"> דסליק </w:t>
      </w:r>
      <w:ins w:id="90812" w:author="מנוע מכני" w:date="2026-10-11T12:04:39Z">
        <w:r>
          <w:rPr>
            <w:spacing w:val="-2"/>
            <w:rtl/>
          </w:rPr>
          <w:t xml:space="preserve">שם</w:t>
        </w:r>
      </w:ins>
      <w:del w:id="90813" w:author="מנוע מכני" w:date="2026-10-11T12:04:39Z">
        <w:r w:rsidRPr="002B4E05">
          <w:rPr>
            <w:spacing w:val="-2"/>
            <w:rtl/>
          </w:rPr>
          <w:delText xml:space="preserve">התם</w:delText>
        </w:r>
      </w:del>
      <w:r w:rsidRPr="002B4E05">
        <w:rPr>
          <w:spacing w:val="-2"/>
          <w:rtl/>
        </w:rPr>
        <w:t xml:space="preserve"> - </w:t>
      </w:r>
      <w:r w:rsidRPr="002B4E05">
        <w:rPr>
          <w:spacing w:val="-2"/>
          <w:rtl/>
        </w:rPr>
        <w:t xml:space="preserve">לא</w:t>
      </w:r>
      <w:r w:rsidRPr="002B4E05">
        <w:rPr>
          <w:spacing w:val="-2"/>
          <w:rtl/>
        </w:rPr>
        <w:t xml:space="preserve"> </w:t>
      </w:r>
      <w:ins w:id="92440" w:author="מנוע מכני" w:date="2026-10-11T12:04:39Z">
        <w:r>
          <w:rPr>
            <w:spacing w:val="-2"/>
            <w:rtl/>
          </w:rPr>
          <w:t xml:space="preserve">היה</w:t>
        </w:r>
      </w:ins>
      <w:del w:id="92441" w:author="מנוע מכני" w:date="2026-10-11T12:04:39Z">
        <w:r w:rsidRPr="002B4E05">
          <w:rPr>
            <w:spacing w:val="-2"/>
            <w:rtl/>
          </w:rPr>
          <w:delText xml:space="preserve">הוה</w:delText>
        </w:r>
      </w:del>
      <w:r w:rsidRPr="002B4E05">
        <w:rPr>
          <w:spacing w:val="-2"/>
          <w:rtl/>
        </w:rPr>
        <w:t xml:space="preserve"> ידע, </w:t>
      </w:r>
      <w:ins w:id="90216" w:author="מנוע מכני" w:date="2026-10-11T12:04:39Z">
        <w:r>
          <w:rPr>
            <w:spacing w:val="-2"/>
            <w:rtl/>
          </w:rPr>
          <w:t xml:space="preserve">דא"י</w:t>
        </w:r>
      </w:ins>
      <w:del w:id="90217" w:author="מנוע מכני" w:date="2026-10-11T12:04:39Z">
        <w:r w:rsidRPr="002B4E05">
          <w:rPr>
            <w:spacing w:val="-2"/>
            <w:rtl/>
          </w:rPr>
          <w:delText xml:space="preserve">דארץ ישראל</w:delText>
        </w:r>
      </w:del>
      <w:r w:rsidRPr="002B4E05">
        <w:rPr>
          <w:spacing w:val="-2"/>
          <w:rtl/>
        </w:rPr>
        <w:t xml:space="preserve"> גרמה </w:t>
      </w:r>
      <w:ins w:id="91506" w:author="מנוע מכני" w:date="2026-10-11T12:04:39Z">
        <w:r>
          <w:rPr>
            <w:spacing w:val="-2"/>
            <w:rtl/>
          </w:rPr>
          <w:t xml:space="preserve">לו</w:t>
        </w:r>
      </w:ins>
      <w:del w:id="91507" w:author="מנוע מכני" w:date="2026-10-11T12:04:39Z">
        <w:r w:rsidRPr="002B4E05">
          <w:rPr>
            <w:spacing w:val="-2"/>
            <w:rtl/>
          </w:rPr>
          <w:delText xml:space="preserve">ליה</w:delText>
        </w:r>
      </w:del>
      <w:r w:rsidRPr="002B4E05">
        <w:rPr>
          <w:spacing w:val="-2"/>
          <w:rtl/>
        </w:rPr>
        <w:t xml:space="preserve">.</w:t>
      </w:r>
    </w:p>
    <w:p>
      <w:pPr>
        <w:pStyle w:val="38"/>
        <w:rPr>
          <w:ins w:id="93942" w:author="מנוע מכני" w:date="2026-10-11T12:04:39Z"/>
        </w:rPr>
      </w:pPr>
      <w:r>
        <w:t>א"</w:t>
      </w:r>
      <w:r>
        <w:t xml:space="preserve">ל</w:t>
      </w:r>
      <w:r>
        <w:t xml:space="preserve"> רי</w:t>
      </w:r>
      <w:r>
        <w:t>"</w:t>
      </w:r>
      <w:r>
        <w:t>צ</w:t>
      </w:r>
      <w:r>
        <w:t xml:space="preserve">:</w:t>
      </w:r>
    </w:p>
    <w:p w:rsidR="00E403F0" w:rsidRPr="00AD695E" w:rsidRDefault="00E403F0" w:rsidP="00E403F0">
      <w:pPr>
        <w:rPr>
          <w:rtl/>
        </w:rPr>
      </w:pPr>
      <w:del w:id="93943" w:author="מנוע מכני" w:date="2026-10-11T12:04:39Z">
        <w:r>
          <w:rPr>
            <w:rtl/>
          </w:rPr>
          <w:delText xml:space="preserve"> </w:delText>
        </w:r>
      </w:del>
      <w:ins w:id="92442" w:author="מנוע מכני" w:date="2026-10-11T12:04:39Z">
        <w:r>
          <w:rPr>
            <w:rtl/>
          </w:rPr>
          <w:t xml:space="preserve">בזה</w:t>
        </w:r>
      </w:ins>
      <w:del w:id="92443" w:author="מנוע מכני" w:date="2026-10-11T12:04:39Z">
        <w:r>
          <w:rPr>
            <w:rtl/>
          </w:rPr>
          <w:delText xml:space="preserve">בהא</w:delText>
        </w:r>
      </w:del>
      <w:r>
        <w:rPr>
          <w:rtl/>
        </w:rPr>
        <w:t xml:space="preserve"> מיכן ומיכן </w:t>
      </w:r>
      <w:ins w:id="92444" w:author="מנוע מכני" w:date="2026-10-11T12:04:39Z">
        <w:r>
          <w:rPr>
            <w:rtl/>
          </w:rPr>
          <w:t xml:space="preserve">היה</w:t>
        </w:r>
      </w:ins>
      <w:del w:id="92445" w:author="מנוע מכני" w:date="2026-10-11T12:04:39Z">
        <w:r>
          <w:rPr>
            <w:rtl/>
          </w:rPr>
          <w:delText xml:space="preserve">הוה</w:delText>
        </w:r>
      </w:del>
      <w:r>
        <w:rPr>
          <w:rtl/>
        </w:rPr>
        <w:t xml:space="preserve">.</w:t>
      </w:r>
    </w:p>
    <w:p w:rsidR="00E403F0" w:rsidRPr="00AD695E" w:rsidRDefault="00E403F0" w:rsidP="00E403F0">
      <w:pPr>
        <w:rPr>
          <w:rtl/>
        </w:rPr>
      </w:pPr>
      <w:r>
        <w:rPr>
          <w:rtl/>
        </w:rPr>
        <w:t xml:space="preserve">דתני </w:t>
      </w:r>
      <w:r>
        <w:rPr>
          <w:rStyle w:val="2fb"/>
          <w:rtl/>
        </w:rPr>
        <w:t xml:space="preserve">רב</w:t>
      </w:r>
      <w:r>
        <w:rPr>
          <w:rtl/>
        </w:rPr>
        <w:t xml:space="preserve"> חנניא טריטאה </w:t>
      </w:r>
      <w:ins w:id="91508" w:author="מנוע מכני" w:date="2026-10-11T12:04:39Z">
        <w:r>
          <w:rPr>
            <w:rtl/>
          </w:rPr>
          <w:t xml:space="preserve">לפניו</w:t>
        </w:r>
      </w:ins>
      <w:del w:id="91509" w:author="מנוע מכני" w:date="2026-10-11T12:04:39Z">
        <w:r>
          <w:rPr>
            <w:rtl/>
          </w:rPr>
          <w:delText xml:space="preserve">קמיה</w:delText>
        </w:r>
      </w:del>
      <w:r>
        <w:rPr>
          <w:rtl/>
        </w:rPr>
        <w:t xml:space="preserve"> </w:t>
      </w:r>
      <w:r>
        <w:rPr>
          <w:rStyle w:val="2fb"/>
          <w:rtl/>
        </w:rPr>
        <w:t xml:space="preserve">דר' יוחנן</w:t>
      </w:r>
      <w:r>
        <w:rPr>
          <w:rtl/>
        </w:rPr>
        <w:t xml:space="preserve">: אין מוקצה אסור אלא עד שיעשו בו מעשה</w:t>
      </w:r>
      <w:ins w:id="91942" w:author="מנוע מכני" w:date="2026-10-11T12:04:39Z">
        <w:r>
          <w:rPr>
            <w:rtl/>
          </w:rPr>
          <w:t xml:space="preserve">,</w:t>
        </w:r>
      </w:ins>
      <w:del w:id="91943" w:author="מנוע מכני" w:date="2026-10-11T12:04:39Z">
        <w:r>
          <w:rPr>
            <w:rtl/>
          </w:rPr>
          <w:delText xml:space="preserve">;</w:delText>
        </w:r>
      </w:del>
    </w:p>
    <w:p w:rsidR="00E403F0" w:rsidRPr="00AD695E" w:rsidRDefault="00E403F0" w:rsidP="00E403F0">
      <w:pPr>
        <w:rPr>
          <w:rtl/>
        </w:rPr>
      </w:pPr>
      <w:r>
        <w:rPr>
          <w:rtl/>
        </w:rPr>
        <w:t xml:space="preserve">הוא תני לה, </w:t>
      </w:r>
      <w:ins w:id="90814" w:author="מנוע מכני" w:date="2026-10-11T12:04:39Z">
        <w:r>
          <w:rPr>
            <w:rtl/>
          </w:rPr>
          <w:t xml:space="preserve">ואח"כ</w:t>
        </w:r>
      </w:ins>
      <w:del w:id="90815" w:author="מנוע מכני" w:date="2026-10-11T12:04:39Z">
        <w:r>
          <w:rPr>
            <w:rtl/>
          </w:rPr>
          <w:delText xml:space="preserve">והדר</w:delText>
        </w:r>
      </w:del>
      <w:r>
        <w:rPr>
          <w:rtl/>
        </w:rPr>
        <w:t xml:space="preserve"> </w:t>
      </w:r>
      <w:r>
        <w:rPr>
          <w:rtl/>
        </w:rPr>
        <w:t xml:space="preserve">אמר</w:t>
      </w:r>
      <w:r>
        <w:rPr>
          <w:rtl/>
        </w:rPr>
        <w:t xml:space="preserve"> לה: </w:t>
      </w:r>
      <w:ins w:id="91510" w:author="מנוע מכני" w:date="2026-10-11T12:04:39Z">
        <w:r>
          <w:rPr>
            <w:rtl/>
          </w:rPr>
          <w:t xml:space="preserve">מה</w:t>
        </w:r>
      </w:ins>
      <w:del w:id="91511" w:author="מנוע מכני" w:date="2026-10-11T12:04:39Z">
        <w:r>
          <w:rPr>
            <w:rtl/>
          </w:rPr>
          <w:delText xml:space="preserve">מאי</w:delText>
        </w:r>
      </w:del>
      <w:r>
        <w:rPr>
          <w:rtl/>
        </w:rPr>
        <w:t xml:space="preserve"> מעשה - עד שיגזז ויעבדו בו.</w:t>
      </w:r>
    </w:p>
    <w:p w:rsidR="00E403F0" w:rsidRPr="00AD695E" w:rsidRDefault="00E403F0" w:rsidP="00E403F0">
      <w:pPr>
        <w:jc w:val="center"/>
        <w:rPr>
          <w:del w:id="90046" w:author="מנוע עיצוב" w:date="2026-10-11T12:09:26Z"/>
          <w:rtl/>
        </w:rPr>
      </w:pPr>
      <w:del w:id="90045" w:author="מנוע עיצוב" w:date="2026-10-11T12:09:26Z">
        <w:r w:rsidRPr="00E5675B">
          <w:rPr>
            <w:rFonts w:ascii="BA חניכי הישיבות" w:hAnsi="BA חניכי הישיבות" w:cs="BA חניכי הישיבות"/>
            <w:rtl/>
          </w:rPr>
          <w:delText xml:space="preserve">׻</w:delText>
        </w:r>
      </w:del>
    </w:p>
    <w:p w:rsidR="00E403F0" w:rsidRPr="00AD695E" w:rsidRDefault="00E403F0" w:rsidP="00E403F0">
      <w:pPr>
        <w:pStyle w:val="affff1"/>
        <w:ind w:end="0"/>
        <w:rPr>
          <w:rtl/>
        </w:rPr>
        <w:pPrChange w:id="20038" w:author="קלוד" w:date="2026-10-11T09:07:18Z">
          <w:pPr>
            <w:pStyle w:val="affff1"/>
            <w:rPr>
              <w:rtl/>
            </w:rPr>
          </w:pPr>
        </w:pPrChange>
      </w:pPr>
      <w:ins w:id="9823" w:author="מספור קטעי משנה" w:date="2026-10-11T09:35:05Z">
        <w:r>
          <w:rPr>
            <w:rStyle w:val="MisparKeta"/>
          </w:rPr>
          <w:t xml:space="preserve">ג. </w:t>
        </w:r>
      </w:ins>
      <w:r>
        <w:rPr>
          <w:rtl/>
        </w:rPr>
        <w:t>איזהו נעבד כו'.</w:t>
      </w:r>
    </w:p>
    <w:p>
      <w:pPr>
        <w:pStyle w:val="38"/>
        <w:rPr>
          <w:ins w:id="93944" w:author="מנוע מכני" w:date="2026-10-11T12:04:39Z"/>
        </w:rPr>
      </w:pPr>
      <w:r>
        <w:t>מה</w:t>
      </w:r>
      <w:r>
        <w:t>"</w:t>
      </w:r>
      <w:r>
        <w:t>מ</w:t>
      </w:r>
      <w:r>
        <w:t>? א</w:t>
      </w:r>
      <w:r>
        <w:t>ר</w:t>
      </w:r>
      <w:r>
        <w:t>"</w:t>
      </w:r>
      <w:r>
        <w:t>פ</w:t>
      </w:r>
      <w:r>
        <w:t xml:space="preserve">:</w:t>
      </w:r>
    </w:p>
    <w:p w:rsidR="00E403F0" w:rsidRPr="00AD695E" w:rsidRDefault="00E403F0" w:rsidP="00E403F0">
      <w:pPr>
        <w:rPr>
          <w:rtl/>
        </w:rPr>
      </w:pPr>
      <w:del w:id="93945" w:author="מנוע מכני" w:date="2026-10-11T12:04:39Z">
        <w:r>
          <w:rPr>
            <w:rtl/>
          </w:rPr>
          <w:delText xml:space="preserve"> </w:delText>
        </w:r>
      </w:del>
      <w:r>
        <w:rPr>
          <w:rtl/>
        </w:rPr>
        <w:t xml:space="preserve">ד</w:t>
      </w:r>
      <w:r>
        <w:rPr>
          <w:rFonts w:hint="cs"/>
          <w:rtl/>
        </w:rPr>
        <w:t>'</w:t>
      </w:r>
      <w:ins w:id="90519" w:author="Claude - סמנטי" w:date="2026-10-11T12:20:38Z">
        <w:r>
          <w:rPr>
            <w:rStyle w:val="afffff0"/>
            <w:rtl/>
          </w:rPr>
          <w:t xml:space="preserve">מִמַּשְׁקֵה יִשְׂרָאֵל</w:t>
        </w:r>
      </w:ins>
      <w:del w:id="90520" w:author="Claude - סמנטי" w:date="2026-10-11T12:20:38Z">
        <w:r>
          <w:rPr>
            <w:rtl/>
          </w:rPr>
          <w:delText xml:space="preserve">ממשקה ישראל</w:delText>
        </w:r>
      </w:del>
      <w:r>
        <w:rPr>
          <w:rFonts w:hint="cs"/>
          <w:rtl/>
        </w:rPr>
        <w:t>'</w:t>
      </w:r>
      <w:r>
        <w:rPr>
          <w:rtl/>
        </w:rPr>
        <w:t xml:space="preserve"> מן המותר לישראל, </w:t>
      </w:r>
      <w:ins w:id="92304" w:author="מנוע מכני" w:date="2026-10-11T12:04:39Z">
        <w:r>
          <w:rPr>
            <w:rtl/>
          </w:rPr>
          <w:t xml:space="preserve">ואם </w:t>
        </w:r>
      </w:ins>
      <w:del w:id="92305" w:author="מנוע מכני" w:date="2026-10-11T12:04:39Z">
        <w:r>
          <w:rPr>
            <w:rtl/>
          </w:rPr>
          <w:delText xml:space="preserve">ואי </w:delText>
        </w:r>
      </w:del>
      <w:r>
        <w:rPr>
          <w:rtl/>
        </w:rPr>
        <w:t xml:space="preserve">ס"ד</w:t>
      </w:r>
      <w:r>
        <w:rPr>
          <w:rtl/>
        </w:rPr>
        <w:t xml:space="preserve"> אסירי להדיוט, </w:t>
      </w:r>
      <w:r>
        <w:rPr>
          <w:rFonts w:hint="cs"/>
          <w:rtl/>
        </w:rPr>
        <w:t>ל</w:t>
      </w:r>
      <w:r>
        <w:rPr>
          <w:rtl/>
        </w:rPr>
        <w:t>"</w:t>
      </w:r>
      <w:r>
        <w:rPr>
          <w:rFonts w:hint="cs"/>
          <w:rtl/>
        </w:rPr>
        <w:t>ל</w:t>
      </w:r>
      <w:r>
        <w:rPr>
          <w:rtl/>
        </w:rPr>
        <w:t xml:space="preserve"> </w:t>
      </w:r>
      <w:r>
        <w:rPr>
          <w:rFonts w:hint="cs"/>
          <w:rtl/>
        </w:rPr>
        <w:t>למעט</w:t>
      </w:r>
      <w:r>
        <w:rPr>
          <w:rtl/>
        </w:rPr>
        <w:t xml:space="preserve"> מגבוה? וכל </w:t>
      </w:r>
      <w:ins w:id="90816" w:author="מנוע מכני" w:date="2026-10-11T12:04:39Z">
        <w:r>
          <w:rPr>
            <w:rtl/>
          </w:rPr>
          <w:t xml:space="preserve">מקום</w:t>
        </w:r>
      </w:ins>
      <w:del w:id="90817" w:author="מנוע מכני" w:date="2026-10-11T12:04:39Z">
        <w:r>
          <w:rPr>
            <w:rtl/>
          </w:rPr>
          <w:delText xml:space="preserve">היכא</w:delText>
        </w:r>
      </w:del>
      <w:r>
        <w:rPr>
          <w:rtl/>
        </w:rPr>
        <w:t xml:space="preserve"> דאסירי להדיוט </w:t>
      </w:r>
      <w:ins w:id="92302" w:author="מנוע מכני" w:date="2026-10-11T12:04:39Z">
        <w:r>
          <w:rPr>
            <w:rtl/>
          </w:rPr>
          <w:t xml:space="preserve">לא</w:t>
        </w:r>
        <w:r>
          <w:rPr>
            <w:rtl/>
          </w:rPr>
          <w:t xml:space="preserve"> צריך</w:t>
        </w:r>
      </w:ins>
      <w:del w:id="92303" w:author="מנוע מכני" w:date="2026-10-11T12:04:39Z">
        <w:r>
          <w:rPr>
            <w:rtl/>
          </w:rPr>
          <w:delText xml:space="preserve">לא בעי</w:delText>
        </w:r>
      </w:del>
      <w:r>
        <w:rPr>
          <w:rtl/>
        </w:rPr>
        <w:t xml:space="preserve"> קרא? והא טרפה, דאסירא להדיוט, ומעטיה קרא מגבוה </w:t>
      </w:r>
      <w:r>
        <w:rPr>
          <w:rtl/>
        </w:rPr>
        <w:t xml:space="preserve">דתניא</w:t>
      </w:r>
      <w:r>
        <w:rPr>
          <w:rtl/>
        </w:rPr>
        <w:t xml:space="preserve">: כשהוא אומר מן הבקר למטה שאין </w:t>
      </w:r>
      <w:r>
        <w:rPr>
          <w:rtl/>
        </w:rPr>
        <w:t xml:space="preserve">ת"ל</w:t>
      </w:r>
      <w:r>
        <w:rPr>
          <w:rtl/>
        </w:rPr>
        <w:t xml:space="preserve">, אלא להוציא את הטרפה: </w:t>
      </w:r>
      <w:ins w:id="92814" w:author="מנוע מכני" w:date="2026-10-11T12:04:39Z">
        <w:r>
          <w:rPr>
            <w:rtl/>
          </w:rPr>
          <w:t xml:space="preserve">הוצרך</w:t>
        </w:r>
      </w:ins>
      <w:del w:id="92815" w:author="מנוע מכני" w:date="2026-10-11T12:04:39Z">
        <w:r>
          <w:rPr>
            <w:rtl/>
          </w:rPr>
          <w:delText xml:space="preserve">איצטריך</w:delText>
        </w:r>
      </w:del>
      <w:r>
        <w:rPr>
          <w:rtl/>
        </w:rPr>
        <w:t xml:space="preserve">,</w:t>
      </w:r>
    </w:p>
    <w:p w:rsidR="00E403F0" w:rsidRPr="00E87E21" w:rsidRDefault="00E403F0" w:rsidP="00E403F0">
      <w:pPr>
        <w:rPr>
          <w:spacing w:val="-6"/>
          <w:rtl/>
        </w:rPr>
      </w:pPr>
      <w:r w:rsidRPr="00E87E21">
        <w:rPr>
          <w:spacing w:val="-6"/>
          <w:rtl/>
        </w:rPr>
        <w:tab/>
        <w:t xml:space="preserve">סד"א</w:t>
      </w:r>
      <w:del w:id="95289" w:author="Claude" w:date="2026-10-11T09:08:06Z">
        <w:r>
          <w:rPr>
            <w:spacing w:val="-6"/>
            <w:rtl/>
          </w:rPr>
          <w:delText xml:space="preserve">	</w:delText>
        </w:r>
      </w:del>
      <w:r>
        <w:rPr>
          <w:spacing w:val="-6"/>
          <w:rtl/>
        </w:rPr>
        <w:t xml:space="preserve">: </w:t>
      </w:r>
      <w:r w:rsidRPr="00E87E21">
        <w:rPr>
          <w:spacing w:val="-6"/>
          <w:rtl/>
        </w:rPr>
        <w:tab/>
        <w:t xml:space="preserve">ה"</w:t>
      </w:r>
      <w:r w:rsidRPr="00E87E21">
        <w:rPr>
          <w:rFonts w:hint="cs"/>
          <w:spacing w:val="-6"/>
          <w:rtl/>
        </w:rPr>
        <w:t>מ</w:t>
      </w:r>
      <w:r w:rsidRPr="00E87E21">
        <w:rPr>
          <w:spacing w:val="-6"/>
          <w:rtl/>
        </w:rPr>
        <w:t xml:space="preserve"> דנטרפה ואחר כך נתקדשה, אבל נתקדשה ואחר כך נטרפה אימא דתישרי לגבוה.</w:t>
      </w:r>
    </w:p>
    <w:p w:rsidR="00E403F0" w:rsidRPr="00AD695E" w:rsidRDefault="00E403F0" w:rsidP="00E403F0">
      <w:pPr>
        <w:rPr>
          <w:rtl/>
        </w:rPr>
      </w:pPr>
      <w:r>
        <w:rPr>
          <w:rtl/>
        </w:rPr>
        <w:t>והא מ</w:t>
      </w:r>
      <w:r>
        <w:rPr>
          <w:rFonts w:hint="cs"/>
          <w:rtl/>
        </w:rPr>
        <w:t>'</w:t>
      </w:r>
      <w:ins w:id="90521" w:author="Claude - סמנטי" w:date="2026-10-11T12:20:38Z">
        <w:r>
          <w:rPr>
            <w:rStyle w:val="afffff0"/>
            <w:rtl/>
          </w:rPr>
          <w:t xml:space="preserve">כֹּל אֲשֶׁר יַעֲבוֹר תַּחַת הַשָּׁבֶט</w:t>
        </w:r>
      </w:ins>
      <w:del w:id="90522" w:author="Claude - סמנטי" w:date="2026-10-11T12:20:38Z">
        <w:r>
          <w:rPr>
            <w:rtl/>
          </w:rPr>
          <w:delText xml:space="preserve">כל אשר יעבור תחת השבט</w:delText>
        </w:r>
      </w:del>
      <w:r>
        <w:rPr>
          <w:rFonts w:hint="cs"/>
          <w:rtl/>
        </w:rPr>
        <w:t>'</w:t>
      </w:r>
      <w:r>
        <w:rPr>
          <w:rtl/>
        </w:rPr>
        <w:t xml:space="preserve"> - פרט לטרפה שאינה עוברת? </w:t>
      </w:r>
    </w:p>
    <w:p w:rsidR="00E403F0" w:rsidRPr="002B4E05" w:rsidRDefault="00E403F0" w:rsidP="00E403F0">
      <w:pPr>
        <w:rPr>
          <w:spacing w:val="-2"/>
          <w:rtl/>
        </w:rPr>
      </w:pPr>
      <w:ins w:id="92816" w:author="מנוע מכני" w:date="2026-10-11T12:04:39Z">
        <w:r>
          <w:rPr>
            <w:rFonts w:hint="cs"/>
            <w:spacing w:val="-2"/>
            <w:rtl/>
          </w:rPr>
          <w:t xml:space="preserve">הוצרך</w:t>
        </w:r>
      </w:ins>
      <w:del w:id="92817" w:author="מנוע מכני" w:date="2026-10-11T12:04:39Z">
        <w:r w:rsidRPr="002B4E05">
          <w:rPr>
            <w:rFonts w:hint="cs"/>
            <w:spacing w:val="-2"/>
            <w:rtl/>
          </w:rPr>
          <w:delText xml:space="preserve">איצטריך</w:delText>
        </w:r>
      </w:del>
      <w:r w:rsidRPr="002B4E05">
        <w:rPr>
          <w:rFonts w:hint="cs"/>
          <w:spacing w:val="-2"/>
          <w:rtl/>
        </w:rPr>
        <w:t xml:space="preserve"> דם למקום דאפי' דהיתה לה שעת הכושר ונטרפה אחר שיצאה לאויר העולם דאסורה </w:t>
      </w:r>
    </w:p>
    <w:p w:rsidR="00E403F0" w:rsidRPr="00AD695E" w:rsidRDefault="00E403F0" w:rsidP="00E403F0">
      <w:pPr>
        <w:jc w:val="center"/>
        <w:rPr>
          <w:rtl/>
        </w:rPr>
      </w:pPr>
      <w:r w:rsidRPr="00E5675B">
        <w:rPr>
          <w:rFonts w:ascii="BA חניכי הישיבות" w:hAnsi="BA חניכי הישיבות" w:cs="BA חניכי הישיבות"/>
          <w:rtl/>
        </w:rPr>
        <w:t>׻</w:t>
      </w:r>
    </w:p>
    <w:p>
      <w:pPr>
        <w:pStyle w:val="MishnaBatzad"/>
        <w:rPr>
          <w:ins w:id="20169" w:author="קלוד" w:date="2026-10-11T09:07:18Z"/>
        </w:rPr>
      </w:pPr>
      <w:ins w:id="20168" w:author="קלוד" w:date="2026-10-11T09:07:18Z">
        <w:r>
          <w:t xml:space="preserve">משנה ב</w:t>
        </w:r>
      </w:ins>
    </w:p>
    <w:p w:rsidR="00E403F0" w:rsidRPr="00D65BEC" w:rsidRDefault="00E403F0" w:rsidP="00E403F0">
      <w:pPr>
        <w:pStyle w:val="afff9"/>
        <w:rPr>
          <w:del w:id="20107" w:author="קלוד" w:date="2026-10-11T09:07:18Z"/>
          <w:rtl/>
        </w:rPr>
      </w:pPr>
      <w:del w:id="20106" w:author="קלוד" w:date="2026-10-11T09:07:18Z">
        <w:r w:rsidRPr="00D65BEC">
          <w:rPr>
            <w:rtl/>
          </w:rPr>
          <w:delText xml:space="preserve">מתני'.</w:delText>
        </w:r>
      </w:del>
    </w:p>
    <w:p w:rsidR="00E403F0" w:rsidRPr="00D65BEC" w:rsidRDefault="00E403F0" w:rsidP="00E403F0">
      <w:pPr>
        <w:pStyle w:val="afff9"/>
        <w:spacing w:before="120"/>
        <w:rPr>
          <w:rtl/>
        </w:rPr>
        <w:pPrChange w:id="90026" w:author="קלוד" w:date="2026-10-11T12:09:42Z">
          <w:pPr>
            <w:pStyle w:val="afff9"/>
          </w:pPr>
        </w:pPrChange>
      </w:pPr>
      <w:r w:rsidRPr="00D65BEC">
        <w:rPr>
          <w:rtl/>
        </w:rPr>
        <w:t>ואיזהו אתנן - האומר לזונה הוליך טלה זה בשכרך, אפי' הן ק' - כולן אסורין.</w:t>
      </w:r>
    </w:p>
    <w:p w:rsidR="00E403F0" w:rsidRPr="00D65BEC" w:rsidRDefault="00E403F0" w:rsidP="00E403F0">
      <w:pPr>
        <w:pStyle w:val="afff9"/>
        <w:rPr>
          <w:rtl/>
        </w:rPr>
      </w:pPr>
      <w:r w:rsidRPr="00D65BEC">
        <w:rPr>
          <w:rtl/>
        </w:rPr>
        <w:lastRenderedPageBreak/>
        <w:t xml:space="preserve">וכן האומר לחבירו הוליך טלה זה ותלין שפחתך אצל עבדי, </w:t>
      </w:r>
    </w:p>
    <w:p w:rsidR="00E403F0" w:rsidRPr="00D65BEC" w:rsidRDefault="00E403F0" w:rsidP="00E403F0">
      <w:pPr>
        <w:pStyle w:val="afff9"/>
        <w:rPr>
          <w:rtl/>
        </w:rPr>
      </w:pPr>
      <w:r>
        <w:rPr>
          <w:rStyle w:val="TanaimMishna"/>
          <w:rFonts w:hint="cs"/>
          <w:rtl/>
          <w:rPrChange w:id="95290" w:author="Claude" w:date="2026-10-11T09:08:06Z">
            <w:rPr>
              <w:rFonts w:hint="cs"/>
              <w:rtl/>
            </w:rPr>
          </w:rPrChange>
        </w:rPr>
        <w:t xml:space="preserve">ר</w:t>
      </w:r>
      <w:r>
        <w:rPr>
          <w:rStyle w:val="TanaimMishna"/>
          <w:rtl/>
          <w:rPrChange w:id="95291" w:author="Claude" w:date="2026-10-11T09:08:06Z">
            <w:rPr>
              <w:rtl/>
            </w:rPr>
          </w:rPrChange>
        </w:rPr>
        <w:t xml:space="preserve">"</w:t>
      </w:r>
      <w:r>
        <w:rPr>
          <w:rStyle w:val="TanaimMishna"/>
          <w:rFonts w:hint="cs"/>
          <w:rtl/>
          <w:rPrChange w:id="95292" w:author="Claude" w:date="2026-10-11T09:08:06Z">
            <w:rPr>
              <w:rFonts w:hint="cs"/>
              <w:rtl/>
            </w:rPr>
          </w:rPrChange>
        </w:rPr>
        <w:t xml:space="preserve">מ</w:t>
      </w:r>
      <w:r>
        <w:rPr>
          <w:rFonts w:hint="cs"/>
          <w:rtl/>
        </w:rPr>
        <w:t xml:space="preserve"> </w:t>
      </w:r>
      <w:r>
        <w:rPr>
          <w:rtl/>
        </w:rPr>
        <w:t xml:space="preserve">אומר</w:t>
      </w:r>
      <w:r>
        <w:rPr>
          <w:rStyle w:val="TanaimMishna"/>
          <w:rtl/>
          <w:rPrChange w:id="95294" w:author="Claude" w:date="2026-10-11T09:08:06Z">
            <w:rPr>
              <w:rtl/>
            </w:rPr>
          </w:rPrChange>
        </w:rPr>
        <w:t xml:space="preserve">:</w:t>
      </w:r>
      <w:r>
        <w:rPr>
          <w:rtl/>
        </w:rPr>
        <w:t xml:space="preserve"> אינו אתנן, ו</w:t>
      </w:r>
      <w:r>
        <w:rPr>
          <w:rStyle w:val="TanaimMishna"/>
          <w:rtl/>
          <w:rPrChange w:id="20009" w:author="קלוד" w:date="2026-10-11T09:07:18Z">
            <w:rPr>
              <w:rtl/>
            </w:rPr>
          </w:rPrChange>
        </w:rPr>
        <w:t xml:space="preserve">חכמים</w:t>
      </w:r>
      <w:r>
        <w:rPr>
          <w:rtl/>
        </w:rPr>
        <w:t xml:space="preserve"> אומרים</w:t>
      </w:r>
      <w:r>
        <w:rPr>
          <w:rStyle w:val="TanaimMishna"/>
          <w:rtl/>
          <w:rPrChange w:id="95293" w:author="Claude" w:date="2026-10-11T09:08:06Z">
            <w:rPr>
              <w:rtl/>
            </w:rPr>
          </w:rPrChange>
        </w:rPr>
        <w:t xml:space="preserve">:</w:t>
      </w:r>
      <w:r>
        <w:rPr>
          <w:rtl/>
        </w:rPr>
        <w:t xml:space="preserve"> אתנן.</w:t>
      </w:r>
    </w:p>
    <w:p w:rsidR="00E403F0" w:rsidRPr="00AD695E" w:rsidRDefault="00E403F0" w:rsidP="00E403F0">
      <w:pPr>
        <w:jc w:val="center"/>
        <w:rPr>
          <w:rtl/>
        </w:rPr>
      </w:pPr>
      <w:r w:rsidRPr="00E5675B">
        <w:rPr>
          <w:rFonts w:ascii="BA חניכי הישיבות" w:hAnsi="BA חניכי הישיבות" w:cs="BA חניכי הישיבות"/>
          <w:rtl/>
        </w:rPr>
        <w:t>׻</w:t>
      </w:r>
    </w:p>
    <w:p w:rsidR="00E403F0" w:rsidRPr="00AD695E" w:rsidRDefault="00E403F0" w:rsidP="00E403F0">
      <w:pPr>
        <w:rPr>
          <w:rtl/>
        </w:rPr>
      </w:pPr>
      <w:r>
        <w:rPr>
          <w:rFonts w:hint="cs"/>
          <w:rtl/>
        </w:rPr>
        <w:t xml:space="preserve">ואפי' הן מאה </w:t>
      </w:r>
      <w:r>
        <w:rPr>
          <w:rFonts w:hint="cs"/>
          <w:rtl/>
        </w:rPr>
        <w:t xml:space="preserve">קמ</w:t>
      </w:r>
      <w:r>
        <w:rPr>
          <w:rtl/>
        </w:rPr>
        <w:t>"</w:t>
      </w:r>
      <w:r>
        <w:rPr>
          <w:rFonts w:hint="cs"/>
          <w:rtl/>
        </w:rPr>
        <w:t xml:space="preserve">ל</w:t>
      </w:r>
      <w:r>
        <w:rPr>
          <w:rFonts w:hint="cs"/>
          <w:rtl/>
        </w:rPr>
        <w:t xml:space="preserve"> אפ'י דשקלה בשכרה אחד והוא הביא לי מאה דהכל מכח אתנן בא </w:t>
      </w:r>
    </w:p>
    <w:p>
      <w:pPr>
        <w:pStyle w:val="afffff8"/>
        <w:rPr>
          <w:ins w:id="90035" w:author="קלוד" w:date="2026-10-11T12:25:27Z"/>
        </w:rPr>
      </w:pPr>
      <w:ins w:id="90036" w:author="קלוד" w:date="2026-10-11T12:25:27Z">
        <w:r>
          <w:rPr>
            <w:color w:val="7B3F00"/>
          </w:rPr>
          <w:t xml:space="preserve">אתנן - נתן לה ואחר כך בא עליו, או להפך</w:t>
        </w:r>
      </w:ins>
    </w:p>
    <w:p>
      <w:pPr>
        <w:pStyle w:val="38"/>
        <w:rPr>
          <w:ins w:id="93946" w:author="מנוע מכני" w:date="2026-10-11T12:04:39Z"/>
        </w:rPr>
      </w:pPr>
      <w:r w:rsidRPr="00217260">
        <w:t>ת"ר</w:t>
      </w:r>
      <w:r>
        <w:t xml:space="preserve">:</w:t>
      </w:r>
    </w:p>
    <w:p w:rsidR="00E403F0" w:rsidRPr="00AD695E" w:rsidRDefault="00E403F0" w:rsidP="00E403F0">
      <w:pPr>
        <w:rPr>
          <w:rtl/>
        </w:rPr>
      </w:pPr>
      <w:del w:id="93947" w:author="מנוע מכני" w:date="2026-10-11T12:04:39Z">
        <w:r>
          <w:rPr>
            <w:rtl/>
          </w:rPr>
          <w:delText xml:space="preserve"> </w:delText>
        </w:r>
      </w:del>
      <w:r>
        <w:rPr>
          <w:rtl/>
        </w:rPr>
        <w:t xml:space="preserve">נתן לה </w:t>
      </w:r>
      <w:r>
        <w:rPr>
          <w:rtl/>
        </w:rPr>
        <w:t xml:space="preserve">ואח"כ</w:t>
      </w:r>
      <w:r>
        <w:rPr>
          <w:rtl/>
        </w:rPr>
        <w:t xml:space="preserve"> בא </w:t>
      </w:r>
      <w:ins w:id="91512" w:author="מנוע מכני" w:date="2026-10-11T12:04:39Z">
        <w:r>
          <w:rPr>
            <w:rtl/>
          </w:rPr>
          <w:t xml:space="preserve">עליו</w:t>
        </w:r>
      </w:ins>
      <w:del w:id="91513" w:author="מנוע מכני" w:date="2026-10-11T12:04:39Z">
        <w:r>
          <w:rPr>
            <w:rtl/>
          </w:rPr>
          <w:delText xml:space="preserve">עליה</w:delText>
        </w:r>
      </w:del>
      <w:r>
        <w:rPr>
          <w:rtl/>
        </w:rPr>
        <w:t xml:space="preserve">, בא </w:t>
      </w:r>
      <w:ins w:id="91514" w:author="מנוע מכני" w:date="2026-10-11T12:04:39Z">
        <w:r>
          <w:rPr>
            <w:rtl/>
          </w:rPr>
          <w:t xml:space="preserve">עליו</w:t>
        </w:r>
      </w:ins>
      <w:del w:id="91515" w:author="מנוע מכני" w:date="2026-10-11T12:04:39Z">
        <w:r>
          <w:rPr>
            <w:rtl/>
          </w:rPr>
          <w:delText xml:space="preserve">עליה</w:delText>
        </w:r>
      </w:del>
      <w:r>
        <w:rPr>
          <w:rtl/>
        </w:rPr>
        <w:t xml:space="preserve"> </w:t>
      </w:r>
      <w:r>
        <w:rPr>
          <w:rtl/>
        </w:rPr>
        <w:t xml:space="preserve">ואח"כ</w:t>
      </w:r>
      <w:r>
        <w:rPr>
          <w:rtl/>
        </w:rPr>
        <w:t xml:space="preserve"> נתן לה - אתננה מותר.</w:t>
      </w:r>
    </w:p>
    <w:p w:rsidR="00E403F0" w:rsidRPr="00AD695E" w:rsidRDefault="00E403F0" w:rsidP="00E403F0">
      <w:pPr>
        <w:rPr>
          <w:rtl/>
        </w:rPr>
      </w:pPr>
      <w:r>
        <w:rPr>
          <w:rtl/>
        </w:rPr>
        <w:t xml:space="preserve">וליחול </w:t>
      </w:r>
      <w:ins w:id="91516" w:author="מנוע מכני" w:date="2026-10-11T12:04:39Z">
        <w:r>
          <w:rPr>
            <w:rtl/>
          </w:rPr>
          <w:t xml:space="preserve">עליו</w:t>
        </w:r>
      </w:ins>
      <w:del w:id="91517" w:author="מנוע מכני" w:date="2026-10-11T12:04:39Z">
        <w:r>
          <w:rPr>
            <w:rtl/>
          </w:rPr>
          <w:delText xml:space="preserve">עליה</w:delText>
        </w:r>
      </w:del>
      <w:r>
        <w:rPr>
          <w:rtl/>
        </w:rPr>
        <w:t xml:space="preserve"> אתנן למפרע! </w:t>
      </w:r>
      <w:r>
        <w:rPr>
          <w:rStyle w:val="2fb"/>
          <w:rFonts w:hint="cs"/>
          <w:rtl/>
        </w:rPr>
        <w:t>אר</w:t>
      </w:r>
      <w:r>
        <w:rPr>
          <w:rStyle w:val="2fb"/>
          <w:rtl/>
        </w:rPr>
        <w:t>"</w:t>
      </w:r>
      <w:r>
        <w:rPr>
          <w:rStyle w:val="2fb"/>
          <w:rFonts w:hint="cs"/>
          <w:rtl/>
        </w:rPr>
        <w:t>א</w:t>
      </w:r>
      <w:r>
        <w:rPr>
          <w:rtl/>
        </w:rPr>
        <w:t>: שקדמה והקריבתו.</w:t>
      </w:r>
    </w:p>
    <w:p w:rsidR="00E403F0" w:rsidRPr="00AD695E" w:rsidRDefault="00E403F0" w:rsidP="00E403F0">
      <w:pPr>
        <w:pStyle w:val="afff3"/>
        <w:framePr w:wrap="around"/>
        <w:spacing w:line="240" w:lineRule="exact"/>
        <w:rPr>
          <w:rtl/>
        </w:rPr>
      </w:pPr>
      <w:r w:rsidRPr="009239E9">
        <w:rPr>
          <w:rFonts w:hint="cs"/>
          <w:szCs w:val="18"/>
          <w:rtl/>
        </w:rPr>
        <w:t>כט:</w:t>
      </w:r>
    </w:p>
    <w:p w:rsidR="00E403F0" w:rsidRPr="00AD695E" w:rsidRDefault="00E403F0" w:rsidP="00E403F0">
      <w:pPr>
        <w:rPr>
          <w:rtl/>
        </w:rPr>
      </w:pPr>
      <w:r>
        <w:rPr>
          <w:rFonts w:hint="cs"/>
          <w:rtl/>
        </w:rPr>
        <w:t>ומיירי דאמר</w:t>
      </w:r>
      <w:r>
        <w:rPr>
          <w:rtl/>
        </w:rPr>
        <w:t xml:space="preserve"> לה </w:t>
      </w:r>
      <w:r>
        <w:rPr>
          <w:rtl/>
        </w:rPr>
        <w:t xml:space="preserve">לא</w:t>
      </w:r>
      <w:r>
        <w:rPr>
          <w:rtl/>
        </w:rPr>
        <w:t xml:space="preserve"> מקניה לך עד שעת ביאה, </w:t>
      </w:r>
      <w:ins w:id="92306" w:author="מנוע מכני" w:date="2026-10-11T12:04:39Z">
        <w:r>
          <w:rPr>
            <w:rtl/>
          </w:rPr>
          <w:t xml:space="preserve">ואם </w:t>
        </w:r>
      </w:ins>
      <w:del w:id="92307" w:author="מנוע מכני" w:date="2026-10-11T12:04:39Z">
        <w:r>
          <w:rPr>
            <w:rtl/>
          </w:rPr>
          <w:delText xml:space="preserve">ואי </w:delText>
        </w:r>
      </w:del>
      <w:r>
        <w:rPr>
          <w:rtl/>
        </w:rPr>
        <w:t xml:space="preserve">מצטריך לך - ניקני לך מעכשיו.</w:t>
      </w:r>
    </w:p>
    <w:p w:rsidR="00E403F0" w:rsidRPr="00AD695E" w:rsidRDefault="00E403F0" w:rsidP="00E403F0">
      <w:pPr>
        <w:rPr>
          <w:rtl/>
        </w:rPr>
      </w:pPr>
    </w:p>
    <w:p>
      <w:pPr>
        <w:pStyle w:val="38"/>
        <w:rPr>
          <w:ins w:id="93948" w:author="מנוע מכני" w:date="2026-10-11T12:04:39Z"/>
        </w:rPr>
      </w:pPr>
      <w:r>
        <w:t xml:space="preserve">בעי רב אושעיא:</w:t>
      </w:r>
    </w:p>
    <w:p w:rsidR="00E403F0" w:rsidRPr="00AD695E" w:rsidRDefault="00E403F0" w:rsidP="00E403F0">
      <w:pPr>
        <w:rPr>
          <w:rtl/>
        </w:rPr>
      </w:pPr>
      <w:del w:id="93949" w:author="מנוע מכני" w:date="2026-10-11T12:04:39Z">
        <w:r>
          <w:rPr>
            <w:rtl/>
          </w:rPr>
          <w:delText xml:space="preserve"> </w:delText>
        </w:r>
      </w:del>
      <w:r>
        <w:rPr>
          <w:rtl/>
        </w:rPr>
        <w:t xml:space="preserve">קדמה והקדישתו </w:t>
      </w:r>
      <w:ins w:id="91518" w:author="מנוע מכני" w:date="2026-10-11T12:04:39Z">
        <w:r>
          <w:rPr>
            <w:rtl/>
          </w:rPr>
          <w:t xml:space="preserve">מה</w:t>
        </w:r>
      </w:ins>
      <w:del w:id="91519" w:author="מנוע מכני" w:date="2026-10-11T12:04:39Z">
        <w:r>
          <w:rPr>
            <w:rtl/>
          </w:rPr>
          <w:delText xml:space="preserve">מאי</w:delText>
        </w:r>
      </w:del>
      <w:r>
        <w:rPr>
          <w:rtl/>
        </w:rPr>
        <w:t xml:space="preserve">? תפשוט </w:t>
      </w:r>
      <w:r>
        <w:rPr>
          <w:rStyle w:val="2fb"/>
          <w:rFonts w:hint="cs"/>
          <w:rtl/>
        </w:rPr>
        <w:t>מדר</w:t>
      </w:r>
      <w:r>
        <w:rPr>
          <w:rStyle w:val="2fb"/>
          <w:rtl/>
        </w:rPr>
        <w:t>"</w:t>
      </w:r>
      <w:r>
        <w:rPr>
          <w:rStyle w:val="2fb"/>
          <w:rFonts w:hint="cs"/>
          <w:rtl/>
        </w:rPr>
        <w:t>א</w:t>
      </w:r>
      <w:r>
        <w:rPr>
          <w:rtl/>
        </w:rPr>
        <w:t xml:space="preserve">: </w:t>
      </w:r>
      <w:r>
        <w:rPr>
          <w:rFonts w:hint="cs"/>
          <w:rtl/>
        </w:rPr>
        <w:t>ד</w:t>
      </w:r>
      <w:r>
        <w:rPr>
          <w:rtl/>
        </w:rPr>
        <w:t xml:space="preserve">קדמה והקריבתו, הקריבתו היא - </w:t>
      </w:r>
      <w:ins w:id="90818" w:author="מנוע מכני" w:date="2026-10-11T12:04:39Z">
        <w:r>
          <w:rPr>
            <w:rtl/>
          </w:rPr>
          <w:t xml:space="preserve">שהרי</w:t>
        </w:r>
      </w:ins>
      <w:del w:id="90819" w:author="מנוע מכני" w:date="2026-10-11T12:04:39Z">
        <w:r>
          <w:rPr>
            <w:rtl/>
          </w:rPr>
          <w:delText xml:space="preserve">דהא</w:delText>
        </w:r>
      </w:del>
      <w:r>
        <w:rPr>
          <w:rtl/>
        </w:rPr>
        <w:t xml:space="preserve"> </w:t>
      </w:r>
      <w:ins w:id="92376" w:author="מנוע מכני" w:date="2026-10-11T12:04:39Z">
        <w:r>
          <w:rPr>
            <w:rtl/>
          </w:rPr>
          <w:t xml:space="preserve">אינו</w:t>
        </w:r>
      </w:ins>
      <w:del w:id="92377" w:author="מנוע מכני" w:date="2026-10-11T12:04:39Z">
        <w:r>
          <w:rPr>
            <w:rtl/>
          </w:rPr>
          <w:delText xml:space="preserve">ליתיה</w:delText>
        </w:r>
      </w:del>
      <w:r>
        <w:rPr>
          <w:rtl/>
        </w:rPr>
        <w:t xml:space="preserve"> בשעת ביאה, אבל הקדישתו - אסור! </w:t>
      </w:r>
    </w:p>
    <w:p w:rsidR="00E403F0" w:rsidRPr="00AD695E" w:rsidRDefault="00E403F0" w:rsidP="00E403F0">
      <w:pPr>
        <w:rPr>
          <w:rtl/>
        </w:rPr>
      </w:pPr>
      <w:r>
        <w:rPr>
          <w:rtl/>
        </w:rPr>
        <w:t xml:space="preserve">היא גופה </w:t>
      </w:r>
      <w:ins w:id="92818" w:author="מנוע מכני" w:date="2026-10-11T12:04:39Z">
        <w:r>
          <w:rPr>
            <w:rtl/>
          </w:rPr>
          <w:t xml:space="preserve">צריכה</w:t>
        </w:r>
      </w:ins>
      <w:del w:id="92819" w:author="מנוע מכני" w:date="2026-10-11T12:04:39Z">
        <w:r>
          <w:rPr>
            <w:rtl/>
          </w:rPr>
          <w:delText xml:space="preserve">מיבעיא</w:delText>
        </w:r>
      </w:del>
      <w:r>
        <w:rPr>
          <w:rtl/>
        </w:rPr>
        <w:t xml:space="preserve"> </w:t>
      </w:r>
      <w:ins w:id="91520" w:author="מנוע מכני" w:date="2026-10-11T12:04:39Z">
        <w:r>
          <w:rPr>
            <w:rtl/>
          </w:rPr>
          <w:t xml:space="preserve">לו</w:t>
        </w:r>
      </w:ins>
      <w:del w:id="91521" w:author="מנוע מכני" w:date="2026-10-11T12:04:39Z">
        <w:r>
          <w:rPr>
            <w:rtl/>
          </w:rPr>
          <w:delText xml:space="preserve">ליה</w:delText>
        </w:r>
      </w:del>
      <w:r>
        <w:rPr>
          <w:rtl/>
        </w:rPr>
        <w:t xml:space="preserve">: הקריבתו - והא </w:t>
      </w:r>
      <w:ins w:id="92378" w:author="מנוע מכני" w:date="2026-10-11T12:04:39Z">
        <w:r>
          <w:rPr>
            <w:rtl/>
          </w:rPr>
          <w:t xml:space="preserve">אינו</w:t>
        </w:r>
      </w:ins>
      <w:del w:id="92379" w:author="מנוע מכני" w:date="2026-10-11T12:04:39Z">
        <w:r>
          <w:rPr>
            <w:rtl/>
          </w:rPr>
          <w:delText xml:space="preserve">ליתיה</w:delText>
        </w:r>
      </w:del>
      <w:r>
        <w:rPr>
          <w:rtl/>
        </w:rPr>
        <w:t xml:space="preserve"> בשעת ביאה - מותר, אבל הקדישה בשעת ביאה - אסור, </w:t>
      </w:r>
    </w:p>
    <w:p>
      <w:pPr>
        <w:pStyle w:val="38"/>
        <w:rPr>
          <w:ins w:id="93950" w:author="מנוע מכני" w:date="2026-10-11T12:04:39Z"/>
        </w:rPr>
      </w:pPr>
      <w:r>
        <w:t xml:space="preserve">או"ד</w:t>
      </w:r>
      <w:r>
        <w:t xml:space="preserve">:</w:t>
      </w:r>
    </w:p>
    <w:p w:rsidR="00E403F0" w:rsidRPr="00AD695E" w:rsidRDefault="00E403F0" w:rsidP="00E403F0">
      <w:pPr>
        <w:rPr>
          <w:rtl/>
        </w:rPr>
      </w:pPr>
      <w:del w:id="93951" w:author="מנוע מכני" w:date="2026-10-11T12:04:39Z">
        <w:r>
          <w:rPr>
            <w:rtl/>
          </w:rPr>
          <w:delText xml:space="preserve"> </w:delText>
        </w:r>
      </w:del>
      <w:r>
        <w:rPr>
          <w:rtl/>
        </w:rPr>
        <w:t xml:space="preserve">כיון </w:t>
      </w:r>
      <w:r>
        <w:rPr>
          <w:rtl/>
        </w:rPr>
        <w:t xml:space="preserve">דתנן</w:t>
      </w:r>
      <w:r>
        <w:rPr>
          <w:rtl/>
        </w:rPr>
        <w:t xml:space="preserve"> אמירתו לגבוה כמסירתו להדיוט - הקדישתו מותר, </w:t>
      </w:r>
      <w:ins w:id="90218" w:author="מנוע מכני" w:date="2026-10-11T12:04:39Z">
        <w:r>
          <w:rPr>
            <w:rtl/>
          </w:rPr>
          <w:t xml:space="preserve">וכ"ש</w:t>
        </w:r>
      </w:ins>
      <w:del w:id="90219" w:author="מנוע מכני" w:date="2026-10-11T12:04:39Z">
        <w:r>
          <w:rPr>
            <w:rtl/>
          </w:rPr>
          <w:delText xml:space="preserve">וכל שכן</w:delText>
        </w:r>
      </w:del>
      <w:r>
        <w:rPr>
          <w:rtl/>
        </w:rPr>
        <w:t xml:space="preserve"> הקריבתו? </w:t>
      </w:r>
      <w:r w:rsidRPr="00217260">
        <w:rPr>
          <w:b/>
          <w:bCs/>
          <w:rtl/>
        </w:rPr>
        <w:t>תיקו</w:t>
      </w:r>
      <w:r>
        <w:rPr>
          <w:rtl/>
        </w:rPr>
        <w:t xml:space="preserve">: </w:t>
      </w:r>
    </w:p>
    <w:p w:rsidR="00E403F0" w:rsidRPr="00AD695E" w:rsidRDefault="00E403F0" w:rsidP="00E403F0">
      <w:pPr>
        <w:rPr>
          <w:rtl/>
        </w:rPr>
      </w:pPr>
    </w:p>
    <w:p w:rsidR="00E403F0" w:rsidRPr="00AD695E" w:rsidRDefault="00E403F0" w:rsidP="00E403F0">
      <w:pPr>
        <w:rPr>
          <w:rtl/>
        </w:rPr>
      </w:pPr>
      <w:r>
        <w:rPr>
          <w:rtl/>
        </w:rPr>
        <w:t xml:space="preserve">בא </w:t>
      </w:r>
      <w:ins w:id="91522" w:author="מנוע מכני" w:date="2026-10-11T12:04:39Z">
        <w:r>
          <w:rPr>
            <w:rtl/>
          </w:rPr>
          <w:t xml:space="preserve">עליו</w:t>
        </w:r>
      </w:ins>
      <w:del w:id="91523" w:author="מנוע מכני" w:date="2026-10-11T12:04:39Z">
        <w:r>
          <w:rPr>
            <w:rtl/>
          </w:rPr>
          <w:delText xml:space="preserve">עליה</w:delText>
        </w:r>
      </w:del>
      <w:r>
        <w:rPr>
          <w:rtl/>
        </w:rPr>
        <w:t xml:space="preserve"> ואחר כך נתן לה - אתננה מותר: והתניא: בא </w:t>
      </w:r>
      <w:ins w:id="91524" w:author="מנוע מכני" w:date="2026-10-11T12:04:39Z">
        <w:r>
          <w:rPr>
            <w:rtl/>
          </w:rPr>
          <w:t xml:space="preserve">עליו</w:t>
        </w:r>
      </w:ins>
      <w:del w:id="91525" w:author="מנוע מכני" w:date="2026-10-11T12:04:39Z">
        <w:r>
          <w:rPr>
            <w:rtl/>
          </w:rPr>
          <w:delText xml:space="preserve">עליה</w:delText>
        </w:r>
      </w:del>
      <w:r>
        <w:rPr>
          <w:rtl/>
        </w:rPr>
        <w:t xml:space="preserve"> ונתן לה, ואפי' עד </w:t>
      </w:r>
      <w:r>
        <w:rPr>
          <w:rFonts w:hint="cs"/>
          <w:rtl/>
        </w:rPr>
        <w:t>י</w:t>
      </w:r>
      <w:r>
        <w:rPr>
          <w:rtl/>
        </w:rPr>
        <w:t>"</w:t>
      </w:r>
      <w:r>
        <w:rPr>
          <w:rFonts w:hint="cs"/>
          <w:rtl/>
        </w:rPr>
        <w:t xml:space="preserve">ב חודש </w:t>
      </w:r>
      <w:r>
        <w:rPr>
          <w:rtl/>
        </w:rPr>
        <w:t xml:space="preserve">אתננה אסור! </w:t>
      </w:r>
    </w:p>
    <w:p>
      <w:pPr>
        <w:pStyle w:val="38"/>
        <w:rPr>
          <w:ins w:id="93952" w:author="מנוע מכני" w:date="2026-10-11T12:04:39Z"/>
        </w:rPr>
      </w:pPr>
      <w:r>
        <w:t>ארחבר</w:t>
      </w:r>
      <w:r>
        <w:t>"</w:t>
      </w:r>
      <w:r>
        <w:t>ח</w:t>
      </w:r>
      <w:r>
        <w:t xml:space="preserve">:</w:t>
      </w:r>
    </w:p>
    <w:p w:rsidR="00E403F0" w:rsidRPr="00AD695E" w:rsidRDefault="00E403F0" w:rsidP="00E403F0">
      <w:pPr>
        <w:rPr>
          <w:rtl/>
        </w:rPr>
      </w:pPr>
      <w:del w:id="93953" w:author="מנוע מכני" w:date="2026-10-11T12:04:39Z">
        <w:r>
          <w:rPr>
            <w:rtl/>
          </w:rPr>
          <w:delText xml:space="preserve"> </w:delText>
        </w:r>
      </w:del>
      <w:r>
        <w:rPr>
          <w:rtl/>
        </w:rPr>
        <w:t xml:space="preserve">לא</w:t>
      </w:r>
      <w:r>
        <w:rPr>
          <w:rtl/>
        </w:rPr>
        <w:t xml:space="preserve"> </w:t>
      </w:r>
      <w:ins w:id="92124" w:author="מנוע מכני" w:date="2026-10-11T12:04:39Z">
        <w:r>
          <w:rPr>
            <w:rtl/>
          </w:rPr>
          <w:t xml:space="preserve">קשה</w:t>
        </w:r>
      </w:ins>
      <w:del w:id="92125" w:author="מנוע מכני" w:date="2026-10-11T12:04:39Z">
        <w:r>
          <w:rPr>
            <w:rtl/>
          </w:rPr>
          <w:delText xml:space="preserve">קשיא</w:delText>
        </w:r>
      </w:del>
      <w:r>
        <w:rPr>
          <w:rtl/>
        </w:rPr>
        <w:t xml:space="preserve">, הא - דאמר לה הבעלי לי בטלה זה, הא דאמר לה הבעלי לי בטלה סתם.</w:t>
      </w:r>
    </w:p>
    <w:p w:rsidR="00E403F0" w:rsidRPr="00AD695E" w:rsidRDefault="00E403F0" w:rsidP="00E403F0">
      <w:pPr>
        <w:rPr>
          <w:rtl/>
        </w:rPr>
      </w:pPr>
      <w:r>
        <w:rPr>
          <w:rtl/>
        </w:rPr>
        <w:t xml:space="preserve">טלה זה </w:t>
      </w:r>
      <w:r>
        <w:rPr>
          <w:rFonts w:hint="cs"/>
          <w:rtl/>
        </w:rPr>
        <w:t xml:space="preserve">ומיירי </w:t>
      </w:r>
      <w:r>
        <w:rPr>
          <w:rtl/>
        </w:rPr>
        <w:t>בזונה עובדת כוכבים - דלא קניא במשיכה.</w:t>
      </w:r>
    </w:p>
    <w:p>
      <w:pPr>
        <w:pStyle w:val="38"/>
        <w:rPr>
          <w:ins w:id="93954" w:author="מנוע מכני" w:date="2026-10-11T12:04:39Z"/>
        </w:rPr>
      </w:pPr>
      <w:r>
        <w:t>ו</w:t>
      </w:r>
      <w:r w:rsidRPr="00217260">
        <w:t>אב"א</w:t>
      </w:r>
      <w:r>
        <w:t xml:space="preserve">:</w:t>
      </w:r>
    </w:p>
    <w:p w:rsidR="00E403F0" w:rsidRPr="00AD695E" w:rsidRDefault="00E403F0" w:rsidP="00E403F0">
      <w:pPr>
        <w:rPr>
          <w:rtl/>
        </w:rPr>
      </w:pPr>
      <w:del w:id="93955" w:author="מנוע מכני" w:date="2026-10-11T12:04:39Z">
        <w:r>
          <w:rPr>
            <w:rtl/>
          </w:rPr>
          <w:delText xml:space="preserve"> </w:delText>
        </w:r>
      </w:del>
      <w:r>
        <w:rPr>
          <w:rtl/>
        </w:rPr>
        <w:t xml:space="preserve">אפי' בזונה ישראלית כגון </w:t>
      </w:r>
      <w:ins w:id="92820" w:author="מנוע מכני" w:date="2026-10-11T12:04:39Z">
        <w:r>
          <w:rPr>
            <w:rtl/>
          </w:rPr>
          <w:t xml:space="preserve">דעומד</w:t>
        </w:r>
      </w:ins>
      <w:del w:id="92821" w:author="מנוע מכני" w:date="2026-10-11T12:04:39Z">
        <w:r>
          <w:rPr>
            <w:rtl/>
          </w:rPr>
          <w:delText xml:space="preserve">דקאי</w:delText>
        </w:r>
      </w:del>
      <w:r>
        <w:rPr>
          <w:rtl/>
        </w:rPr>
        <w:t xml:space="preserve"> בחצרה</w:t>
      </w:r>
      <w:r>
        <w:rPr>
          <w:rFonts w:hint="cs"/>
          <w:rtl/>
        </w:rPr>
        <w:t xml:space="preserve"> [וא</w:t>
      </w:r>
      <w:r>
        <w:rPr>
          <w:rtl/>
        </w:rPr>
        <w:t>"</w:t>
      </w:r>
      <w:r>
        <w:rPr>
          <w:rFonts w:hint="cs"/>
          <w:rtl/>
        </w:rPr>
        <w:t>צ משיכה]</w:t>
      </w:r>
      <w:r>
        <w:rPr>
          <w:rtl/>
        </w:rPr>
        <w:t>.</w:t>
      </w:r>
    </w:p>
    <w:p w:rsidR="00E403F0" w:rsidRPr="00AD695E" w:rsidRDefault="00E403F0" w:rsidP="00E403F0">
      <w:pPr>
        <w:rPr>
          <w:rtl/>
        </w:rPr>
      </w:pPr>
      <w:r>
        <w:rPr>
          <w:rtl/>
        </w:rPr>
        <w:t xml:space="preserve">הא יהבית לה </w:t>
      </w:r>
      <w:ins w:id="92822" w:author="מנוע מכני" w:date="2026-10-11T12:04:39Z">
        <w:r>
          <w:rPr>
            <w:rtl/>
          </w:rPr>
          <w:t xml:space="preserve">מתחילה</w:t>
        </w:r>
      </w:ins>
      <w:del w:id="92823" w:author="מנוע מכני" w:date="2026-10-11T12:04:39Z">
        <w:r>
          <w:rPr>
            <w:rtl/>
          </w:rPr>
          <w:delText xml:space="preserve">מעיקרא</w:delText>
        </w:r>
      </w:del>
      <w:r>
        <w:rPr>
          <w:rtl/>
        </w:rPr>
        <w:t xml:space="preserve"> דשוויה לה אפותיקי, ואמר לה אם עד יום פלוני יהיבנא לך זוזי - מוטב ואם </w:t>
      </w:r>
      <w:ins w:id="90820" w:author="מנוע מכני" w:date="2026-10-11T12:04:39Z">
        <w:r>
          <w:rPr>
            <w:rtl/>
          </w:rPr>
          <w:t xml:space="preserve">לא</w:t>
        </w:r>
      </w:ins>
      <w:del w:id="90821" w:author="מנוע מכני" w:date="2026-10-11T12:04:39Z">
        <w:r>
          <w:rPr>
            <w:rtl/>
          </w:rPr>
          <w:delText xml:space="preserve">לאו</w:delText>
        </w:r>
      </w:del>
      <w:r>
        <w:rPr>
          <w:rtl/>
        </w:rPr>
        <w:t xml:space="preserve"> טלה באתננך.</w:t>
      </w:r>
    </w:p>
    <w:p w:rsidR="00E403F0" w:rsidRPr="00AD695E" w:rsidRDefault="00E403F0" w:rsidP="00E403F0">
      <w:pPr>
        <w:rPr>
          <w:rtl/>
        </w:rPr>
      </w:pPr>
    </w:p>
    <w:p>
      <w:pPr>
        <w:pStyle w:val="afffff8"/>
        <w:rPr>
          <w:ins w:id="90033" w:author="קלוד" w:date="2026-10-11T12:25:27Z"/>
        </w:rPr>
      </w:pPr>
      <w:ins w:id="90034" w:author="קלוד" w:date="2026-10-11T12:25:27Z">
        <w:r>
          <w:rPr>
            <w:color w:val="7B3F00"/>
          </w:rPr>
          <w:t xml:space="preserve">אתנן עריות - רב ולוי באתנן אשתו נדה</w:t>
        </w:r>
      </w:ins>
    </w:p>
    <w:p>
      <w:pPr>
        <w:pStyle w:val="38"/>
        <w:rPr>
          <w:ins w:id="93956" w:author="מנוע מכני" w:date="2026-10-11T12:04:39Z"/>
        </w:rPr>
      </w:pPr>
      <w:r>
        <w:t xml:space="preserve">רב:</w:t>
      </w:r>
    </w:p>
    <w:p w:rsidR="00E403F0" w:rsidRPr="00AD695E" w:rsidRDefault="00E403F0" w:rsidP="00E403F0">
      <w:pPr>
        <w:rPr>
          <w:rtl/>
        </w:rPr>
      </w:pPr>
      <w:del w:id="93957" w:author="מנוע מכני" w:date="2026-10-11T12:04:39Z">
        <w:r>
          <w:rPr>
            <w:rtl/>
          </w:rPr>
          <w:delText xml:space="preserve"> </w:delText>
        </w:r>
      </w:del>
      <w:r>
        <w:rPr>
          <w:rtl/>
        </w:rPr>
        <w:t xml:space="preserve">אחד אתנן זכר, ואחד אתנן כל עריות אסור חוץ מאתנן אשתו נדה, </w:t>
      </w:r>
      <w:r>
        <w:rPr>
          <w:rFonts w:hint="cs"/>
          <w:rtl/>
        </w:rPr>
        <w:t>ד'</w:t>
      </w:r>
      <w:ins w:id="90523" w:author="Claude - סמנטי" w:date="2026-10-11T12:20:38Z">
        <w:r>
          <w:rPr>
            <w:rStyle w:val="afffff0"/>
            <w:rtl/>
          </w:rPr>
          <w:t xml:space="preserve">זוֹנָה</w:t>
        </w:r>
      </w:ins>
      <w:del w:id="90524" w:author="Claude - סמנטי" w:date="2026-10-11T12:20:38Z">
        <w:r>
          <w:rPr>
            <w:rtl/>
          </w:rPr>
          <w:delText xml:space="preserve">זונה</w:delText>
        </w:r>
      </w:del>
      <w:r>
        <w:rPr>
          <w:rFonts w:hint="cs"/>
          <w:rtl/>
        </w:rPr>
        <w:t>'</w:t>
      </w:r>
      <w:r>
        <w:rPr>
          <w:rtl/>
        </w:rPr>
        <w:t xml:space="preserve"> כתיב והא </w:t>
      </w:r>
      <w:ins w:id="90822" w:author="מנוע מכני" w:date="2026-10-11T12:04:39Z">
        <w:r>
          <w:rPr>
            <w:rtl/>
          </w:rPr>
          <w:t xml:space="preserve">לא</w:t>
        </w:r>
      </w:ins>
      <w:del w:id="90823" w:author="מנוע מכני" w:date="2026-10-11T12:04:39Z">
        <w:r>
          <w:rPr>
            <w:rtl/>
          </w:rPr>
          <w:delText xml:space="preserve">לאו</w:delText>
        </w:r>
      </w:del>
      <w:r>
        <w:rPr>
          <w:rtl/>
        </w:rPr>
        <w:t xml:space="preserve"> זונה היא.</w:t>
      </w:r>
    </w:p>
    <w:p w:rsidR="00E403F0" w:rsidRPr="00AD695E" w:rsidRDefault="00E403F0" w:rsidP="00E403F0">
      <w:pPr>
        <w:rPr>
          <w:rtl/>
        </w:rPr>
      </w:pPr>
      <w:r>
        <w:rPr>
          <w:rtl/>
        </w:rPr>
        <w:t xml:space="preserve">ולוי </w:t>
      </w:r>
      <w:r>
        <w:rPr>
          <w:rtl/>
        </w:rPr>
        <w:t xml:space="preserve">אמר</w:t>
      </w:r>
      <w:r>
        <w:rPr>
          <w:rtl/>
        </w:rPr>
        <w:t xml:space="preserve">: </w:t>
      </w:r>
      <w:ins w:id="90220" w:author="מנוע מכני" w:date="2026-10-11T12:04:39Z">
        <w:r>
          <w:rPr>
            <w:rtl/>
          </w:rPr>
          <w:t xml:space="preserve">אפי'</w:t>
        </w:r>
      </w:ins>
      <w:del w:id="90221" w:author="מנוע מכני" w:date="2026-10-11T12:04:39Z">
        <w:r>
          <w:rPr>
            <w:rtl/>
          </w:rPr>
          <w:delText xml:space="preserve">אפילו</w:delText>
        </w:r>
      </w:del>
      <w:r>
        <w:rPr>
          <w:rtl/>
        </w:rPr>
        <w:t xml:space="preserve"> אשתו נדה, </w:t>
      </w:r>
      <w:r>
        <w:rPr>
          <w:rFonts w:hint="cs"/>
          <w:rtl/>
        </w:rPr>
        <w:t>ד'</w:t>
      </w:r>
      <w:r>
        <w:rPr>
          <w:rtl/>
        </w:rPr>
        <w:t>תועבה</w:t>
      </w:r>
      <w:r>
        <w:rPr>
          <w:rFonts w:hint="cs"/>
          <w:rtl/>
        </w:rPr>
        <w:t>'</w:t>
      </w:r>
      <w:r>
        <w:rPr>
          <w:rtl/>
        </w:rPr>
        <w:t xml:space="preserve"> היא.</w:t>
      </w:r>
    </w:p>
    <w:p w:rsidR="00E403F0" w:rsidRPr="00AD695E" w:rsidRDefault="00E403F0" w:rsidP="00E403F0">
      <w:pPr>
        <w:rPr>
          <w:rtl/>
        </w:rPr>
      </w:pPr>
      <w:r>
        <w:rPr>
          <w:rtl/>
        </w:rPr>
        <w:t xml:space="preserve">ולוי </w:t>
      </w:r>
      <w:r>
        <w:rPr>
          <w:rFonts w:hint="cs"/>
          <w:rtl/>
        </w:rPr>
        <w:t xml:space="preserve">ההיא </w:t>
      </w:r>
      <w:r>
        <w:rPr>
          <w:rtl/>
        </w:rPr>
        <w:t>- זונה ולא זונה.</w:t>
      </w:r>
    </w:p>
    <w:p w:rsidR="00E403F0" w:rsidRPr="00AD695E" w:rsidRDefault="00E403F0" w:rsidP="00E403F0">
      <w:pPr>
        <w:rPr>
          <w:rtl/>
        </w:rPr>
      </w:pPr>
      <w:r>
        <w:rPr>
          <w:rStyle w:val="2fb"/>
          <w:rtl/>
        </w:rPr>
        <w:t>ו</w:t>
      </w:r>
      <w:r>
        <w:rPr>
          <w:rStyle w:val="2fb"/>
          <w:rFonts w:hint="cs"/>
          <w:rtl/>
        </w:rPr>
        <w:t>ל</w:t>
      </w:r>
      <w:r>
        <w:rPr>
          <w:rStyle w:val="2fb"/>
          <w:rtl/>
        </w:rPr>
        <w:t xml:space="preserve">רב</w:t>
      </w:r>
      <w:r>
        <w:rPr>
          <w:rtl/>
        </w:rPr>
        <w:t xml:space="preserve"> זונה ולא זונה </w:t>
      </w:r>
      <w:r>
        <w:rPr>
          <w:rFonts w:hint="cs"/>
          <w:rtl/>
        </w:rPr>
        <w:t>נפקא</w:t>
      </w:r>
      <w:r>
        <w:rPr>
          <w:rtl/>
        </w:rPr>
        <w:t xml:space="preserve"> מדרבי</w:t>
      </w:r>
      <w:r>
        <w:rPr>
          <w:rFonts w:hint="cs"/>
          <w:rtl/>
        </w:rPr>
        <w:t xml:space="preserve"> דאומר:</w:t>
      </w:r>
      <w:r>
        <w:rPr>
          <w:rtl/>
        </w:rPr>
        <w:t xml:space="preserve"> אין אתנן אסור אלא כל אתנן הבאות לו בעבירה</w:t>
      </w:r>
      <w:ins w:id="91944" w:author="מנוע מכני" w:date="2026-10-11T12:04:39Z">
        <w:r>
          <w:rPr>
            <w:rtl/>
          </w:rPr>
          <w:t xml:space="preserve">,</w:t>
        </w:r>
      </w:ins>
      <w:del w:id="91945" w:author="מנוע מכני" w:date="2026-10-11T12:04:39Z">
        <w:r>
          <w:rPr>
            <w:rtl/>
          </w:rPr>
          <w:delText xml:space="preserve">;</w:delText>
        </w:r>
      </w:del>
    </w:p>
    <w:p w:rsidR="00E403F0" w:rsidRPr="00AD695E" w:rsidRDefault="00E403F0" w:rsidP="00E403F0">
      <w:pPr>
        <w:rPr>
          <w:rtl/>
        </w:rPr>
      </w:pPr>
      <w:r>
        <w:rPr>
          <w:rtl/>
        </w:rPr>
        <w:t xml:space="preserve">אבל אתנן אשתו נדה, ושנתן לה שכר להפקעתה, ושנתנה לו באתננו - </w:t>
      </w:r>
      <w:r w:rsidRPr="00217260">
        <w:rPr>
          <w:b/>
          <w:bCs/>
          <w:rtl/>
        </w:rPr>
        <w:t>מותרין</w:t>
      </w:r>
      <w:ins w:id="91946" w:author="מנוע מכני" w:date="2026-10-11T12:04:39Z">
        <w:r>
          <w:rPr>
            <w:rtl/>
          </w:rPr>
          <w:t xml:space="preserve">,</w:t>
        </w:r>
      </w:ins>
      <w:del w:id="91947" w:author="מנוע מכני" w:date="2026-10-11T12:04:39Z">
        <w:r>
          <w:rPr>
            <w:rtl/>
          </w:rPr>
          <w:delText xml:space="preserve">;</w:delText>
        </w:r>
      </w:del>
    </w:p>
    <w:p w:rsidR="00E403F0" w:rsidRPr="00AD695E" w:rsidRDefault="00E403F0" w:rsidP="00E403F0">
      <w:pPr>
        <w:rPr>
          <w:rtl/>
        </w:rPr>
      </w:pPr>
      <w:ins w:id="91650" w:author="מנוע מכני" w:date="2026-10-11T12:04:39Z">
        <w:r>
          <w:rPr>
            <w:rtl/>
          </w:rPr>
          <w:t xml:space="preserve">אף</w:t>
        </w:r>
      </w:ins>
      <w:del w:id="91651" w:author="מנוע מכני" w:date="2026-10-11T12:04:39Z">
        <w:r>
          <w:rPr>
            <w:rtl/>
          </w:rPr>
          <w:delText xml:space="preserve">א</w:delText>
        </w:r>
        <w:r>
          <w:rPr>
            <w:rFonts w:hint="cs"/>
            <w:rtl/>
          </w:rPr>
          <w:delText xml:space="preserve">ע</w:delText>
        </w:r>
        <w:r>
          <w:rPr>
            <w:rtl/>
          </w:rPr>
          <w:delText xml:space="preserve">"</w:delText>
        </w:r>
        <w:r>
          <w:rPr>
            <w:rFonts w:hint="cs"/>
            <w:rtl/>
          </w:rPr>
          <w:delText xml:space="preserve">פ</w:delText>
        </w:r>
      </w:del>
      <w:r>
        <w:rPr>
          <w:rFonts w:hint="cs"/>
          <w:rtl/>
        </w:rPr>
        <w:t xml:space="preserve"> שאין ראייה לדבר </w:t>
      </w:r>
      <w:r>
        <w:rPr>
          <w:rtl/>
        </w:rPr>
        <w:t xml:space="preserve">זכר לדבר </w:t>
      </w:r>
      <w:r>
        <w:rPr>
          <w:rStyle w:val="afffff0"/>
          <w:rtl/>
          <w:rPrChange w:id="9036" w:author="מנוע פסוקים" w:date="2026-10-11T09:25:30Z">
            <w:rPr>
              <w:rtl/>
            </w:rPr>
          </w:rPrChange>
        </w:rPr>
        <w:t xml:space="preserve">ובתתך אתנן ואתנן </w:t>
      </w:r>
      <w:r>
        <w:rPr>
          <w:rStyle w:val="afffff0"/>
          <w:rtl/>
          <w:rPrChange w:id="9037" w:author="מנוע פסוקים" w:date="2026-10-11T09:25:30Z">
            <w:rPr>
              <w:rtl/>
            </w:rPr>
          </w:rPrChange>
        </w:rPr>
        <w:t xml:space="preserve">לא</w:t>
      </w:r>
      <w:r>
        <w:rPr>
          <w:rStyle w:val="afffff0"/>
          <w:rtl/>
          <w:rPrChange w:id="9038" w:author="מנוע פסוקים" w:date="2026-10-11T09:25:30Z">
            <w:rPr>
              <w:rtl/>
            </w:rPr>
          </w:rPrChange>
        </w:rPr>
        <w:t xml:space="preserve"> ניתן לך ותהי להפך</w:t>
      </w:r>
      <w:r>
        <w:rPr>
          <w:rtl/>
        </w:rPr>
        <w:t xml:space="preserve">.</w:t>
      </w:r>
    </w:p>
    <w:p w:rsidR="00E403F0" w:rsidRPr="00AD695E" w:rsidRDefault="00E403F0" w:rsidP="00E403F0">
      <w:pPr>
        <w:rPr>
          <w:rtl/>
        </w:rPr>
      </w:pPr>
      <w:r>
        <w:rPr>
          <w:rStyle w:val="2fb"/>
          <w:rtl/>
        </w:rPr>
        <w:t xml:space="preserve">ורב</w:t>
      </w:r>
      <w:r>
        <w:rPr>
          <w:rtl/>
        </w:rPr>
        <w:t xml:space="preserve">, </w:t>
      </w:r>
      <w:ins w:id="91526" w:author="מנוע מכני" w:date="2026-10-11T12:04:39Z">
        <w:r>
          <w:rPr>
            <w:rtl/>
          </w:rPr>
          <w:t xml:space="preserve">זה</w:t>
        </w:r>
      </w:ins>
      <w:del w:id="91527" w:author="מנוע מכני" w:date="2026-10-11T12:04:39Z">
        <w:r>
          <w:rPr>
            <w:rtl/>
          </w:rPr>
          <w:delText xml:space="preserve">האי</w:delText>
        </w:r>
      </w:del>
      <w:r>
        <w:rPr>
          <w:rtl/>
        </w:rPr>
        <w:t xml:space="preserve"> </w:t>
      </w:r>
      <w:r>
        <w:rPr>
          <w:rFonts w:hint="cs"/>
          <w:rtl/>
        </w:rPr>
        <w:t>'</w:t>
      </w:r>
      <w:ins w:id="90525" w:author="Claude - סמנטי" w:date="2026-10-11T12:20:38Z">
        <w:r>
          <w:rPr>
            <w:rStyle w:val="afffff0"/>
            <w:rtl/>
          </w:rPr>
          <w:t xml:space="preserve">תּוֹעֵבָה</w:t>
        </w:r>
      </w:ins>
      <w:del w:id="90526" w:author="Claude - סמנטי" w:date="2026-10-11T12:20:38Z">
        <w:r>
          <w:rPr>
            <w:rtl/>
          </w:rPr>
          <w:delText xml:space="preserve">תועבה</w:delText>
        </w:r>
      </w:del>
      <w:r>
        <w:rPr>
          <w:rFonts w:hint="cs"/>
          <w:rtl/>
        </w:rPr>
        <w:t>'</w:t>
      </w:r>
      <w:r>
        <w:rPr>
          <w:rtl/>
        </w:rPr>
        <w:t xml:space="preserve"> </w:t>
      </w:r>
      <w:ins w:id="92824" w:author="מנוע מכני" w:date="2026-10-11T12:04:39Z">
        <w:r>
          <w:rPr>
            <w:rtl/>
          </w:rPr>
          <w:t xml:space="preserve">צריך</w:t>
        </w:r>
      </w:ins>
      <w:del w:id="92825" w:author="מנוע מכני" w:date="2026-10-11T12:04:39Z">
        <w:r>
          <w:rPr>
            <w:rtl/>
          </w:rPr>
          <w:delText xml:space="preserve">מיבעי</w:delText>
        </w:r>
      </w:del>
      <w:r>
        <w:rPr>
          <w:rtl/>
        </w:rPr>
        <w:t xml:space="preserve"> </w:t>
      </w:r>
      <w:r>
        <w:rPr>
          <w:rStyle w:val="2fb"/>
          <w:rtl/>
        </w:rPr>
        <w:t xml:space="preserve">לכדאביי</w:t>
      </w:r>
      <w:r>
        <w:rPr>
          <w:rFonts w:hint="cs"/>
          <w:rtl/>
        </w:rPr>
        <w:t xml:space="preserve"> דז</w:t>
      </w:r>
      <w:r>
        <w:rPr>
          <w:rtl/>
        </w:rPr>
        <w:t xml:space="preserve">ונה עובדת כוכבים - אתננה אסור, </w:t>
      </w:r>
      <w:r>
        <w:rPr>
          <w:rtl/>
        </w:rPr>
        <w:t xml:space="preserve">מ"ט</w:t>
      </w:r>
      <w:r>
        <w:rPr>
          <w:rtl/>
        </w:rPr>
        <w:t xml:space="preserve"> </w:t>
      </w:r>
      <w:r>
        <w:rPr>
          <w:rFonts w:hint="cs"/>
          <w:rtl/>
        </w:rPr>
        <w:t>ד</w:t>
      </w:r>
      <w:r>
        <w:rPr>
          <w:rtl/>
        </w:rPr>
        <w:t xml:space="preserve">תועבה, וכתיב </w:t>
      </w:r>
      <w:ins w:id="90824" w:author="מנוע מכני" w:date="2026-10-11T12:04:39Z">
        <w:r>
          <w:rPr>
            <w:rtl/>
          </w:rPr>
          <w:t xml:space="preserve">שם</w:t>
        </w:r>
      </w:ins>
      <w:del w:id="90825" w:author="מנוע מכני" w:date="2026-10-11T12:04:39Z">
        <w:r>
          <w:rPr>
            <w:rtl/>
          </w:rPr>
          <w:delText xml:space="preserve">התם</w:delText>
        </w:r>
      </w:del>
      <w:r>
        <w:rPr>
          <w:rtl/>
        </w:rPr>
        <w:t xml:space="preserve"> </w:t>
      </w:r>
      <w:r>
        <w:rPr>
          <w:rStyle w:val="afffff0"/>
          <w:rtl/>
          <w:rPrChange w:id="9039" w:author="מנוע פסוקים" w:date="2026-10-11T09:25:30Z">
            <w:rPr>
              <w:rtl/>
            </w:rPr>
          </w:rPrChange>
        </w:rPr>
        <w:t xml:space="preserve">כי כל אשר יעשה מכל התועבות</w:t>
      </w:r>
      <w:r>
        <w:rPr>
          <w:rtl/>
        </w:rPr>
        <w:t xml:space="preserve"> האל, מה להלן עריות שאין קדושין תופסין בה, </w:t>
      </w:r>
      <w:r>
        <w:rPr>
          <w:rtl/>
        </w:rPr>
        <w:t xml:space="preserve">ה"נ</w:t>
      </w:r>
      <w:r>
        <w:rPr>
          <w:rtl/>
        </w:rPr>
        <w:t xml:space="preserve"> אין קדושין תופסין בה.</w:t>
      </w:r>
    </w:p>
    <w:p w:rsidR="00E403F0" w:rsidRPr="00AD695E" w:rsidRDefault="00E403F0" w:rsidP="00E403F0">
      <w:pPr>
        <w:rPr>
          <w:rtl/>
        </w:rPr>
      </w:pPr>
      <w:r>
        <w:rPr>
          <w:rtl/>
        </w:rPr>
        <w:t xml:space="preserve">וכהן שבא </w:t>
      </w:r>
      <w:ins w:id="91528" w:author="מנוע מכני" w:date="2026-10-11T12:04:39Z">
        <w:r>
          <w:rPr>
            <w:rtl/>
          </w:rPr>
          <w:t xml:space="preserve">עליו</w:t>
        </w:r>
      </w:ins>
      <w:del w:id="91529" w:author="מנוע מכני" w:date="2026-10-11T12:04:39Z">
        <w:r>
          <w:rPr>
            <w:rtl/>
          </w:rPr>
          <w:delText xml:space="preserve">עליה</w:delText>
        </w:r>
      </w:del>
      <w:r>
        <w:rPr>
          <w:rtl/>
        </w:rPr>
        <w:t xml:space="preserve"> - אין לוקה </w:t>
      </w:r>
      <w:ins w:id="91530" w:author="מנוע מכני" w:date="2026-10-11T12:04:39Z">
        <w:r>
          <w:rPr>
            <w:rtl/>
          </w:rPr>
          <w:t xml:space="preserve">עליו</w:t>
        </w:r>
      </w:ins>
      <w:del w:id="91531" w:author="מנוע מכני" w:date="2026-10-11T12:04:39Z">
        <w:r>
          <w:rPr>
            <w:rtl/>
          </w:rPr>
          <w:delText xml:space="preserve">עליה</w:delText>
        </w:r>
      </w:del>
      <w:r>
        <w:rPr>
          <w:rtl/>
        </w:rPr>
        <w:t xml:space="preserve"> משום זונה, </w:t>
      </w:r>
      <w:r>
        <w:rPr>
          <w:rFonts w:hint="cs"/>
          <w:rtl/>
        </w:rPr>
        <w:t>ד'</w:t>
      </w:r>
      <w:ins w:id="90527" w:author="Claude - סמנטי" w:date="2026-10-11T12:20:38Z">
        <w:r>
          <w:rPr>
            <w:rStyle w:val="afffff0"/>
            <w:rtl/>
          </w:rPr>
          <w:t xml:space="preserve">לֹא יְחַלֵּל זַרְעוֹ</w:t>
        </w:r>
      </w:ins>
      <w:del w:id="90528" w:author="Claude - סמנטי" w:date="2026-10-11T12:20:38Z">
        <w:r>
          <w:rPr>
            <w:rtl/>
          </w:rPr>
          <w:delText xml:space="preserve">לא יחלל זרעו</w:delText>
        </w:r>
      </w:del>
      <w:r>
        <w:rPr>
          <w:rFonts w:hint="cs"/>
          <w:rtl/>
        </w:rPr>
        <w:t>'</w:t>
      </w:r>
      <w:r>
        <w:rPr>
          <w:rtl/>
        </w:rPr>
        <w:t xml:space="preserve"> מי שזרעו מיוחס אחריו, יצא עובדת כוכבים - דאין זרעו מיוחס אחריו.</w:t>
      </w:r>
    </w:p>
    <w:p w:rsidR="00E403F0" w:rsidRPr="00AD695E" w:rsidRDefault="00E403F0" w:rsidP="00E403F0">
      <w:pPr>
        <w:rPr>
          <w:rtl/>
        </w:rPr>
      </w:pPr>
      <w:r>
        <w:rPr>
          <w:rtl/>
        </w:rPr>
        <w:t xml:space="preserve">זונה ישראלית - אתננה מותר, </w:t>
      </w:r>
      <w:r>
        <w:rPr>
          <w:rFonts w:hint="cs"/>
          <w:rtl/>
        </w:rPr>
        <w:t>ד</w:t>
      </w:r>
      <w:r>
        <w:rPr>
          <w:rtl/>
        </w:rPr>
        <w:t xml:space="preserve">קדושין תופסין בה</w:t>
      </w:r>
      <w:ins w:id="91948" w:author="מנוע מכני" w:date="2026-10-11T12:04:39Z">
        <w:r>
          <w:rPr>
            <w:rtl/>
          </w:rPr>
          <w:t xml:space="preserve">,</w:t>
        </w:r>
      </w:ins>
      <w:del w:id="91949" w:author="מנוע מכני" w:date="2026-10-11T12:04:39Z">
        <w:r>
          <w:rPr>
            <w:rtl/>
          </w:rPr>
          <w:delText xml:space="preserve">;</w:delText>
        </w:r>
      </w:del>
    </w:p>
    <w:p w:rsidR="00E403F0" w:rsidRPr="00AD695E" w:rsidRDefault="00E403F0" w:rsidP="00E403F0">
      <w:pPr>
        <w:rPr>
          <w:rtl/>
        </w:rPr>
      </w:pPr>
      <w:r>
        <w:rPr>
          <w:rtl/>
        </w:rPr>
        <w:t xml:space="preserve">וכהן שבא </w:t>
      </w:r>
      <w:ins w:id="91532" w:author="מנוע מכני" w:date="2026-10-11T12:04:39Z">
        <w:r>
          <w:rPr>
            <w:rtl/>
          </w:rPr>
          <w:t xml:space="preserve">עליו</w:t>
        </w:r>
      </w:ins>
      <w:del w:id="91533" w:author="מנוע מכני" w:date="2026-10-11T12:04:39Z">
        <w:r>
          <w:rPr>
            <w:rtl/>
          </w:rPr>
          <w:delText xml:space="preserve">עליה</w:delText>
        </w:r>
      </w:del>
      <w:r>
        <w:rPr>
          <w:rtl/>
        </w:rPr>
        <w:t xml:space="preserve"> - לוקה משום זונה, </w:t>
      </w:r>
      <w:r>
        <w:rPr>
          <w:rFonts w:hint="cs"/>
          <w:rtl/>
        </w:rPr>
        <w:t>ד</w:t>
      </w:r>
      <w:r>
        <w:rPr>
          <w:rtl/>
        </w:rPr>
        <w:t>זרעו מיוחס אחריו.</w:t>
      </w:r>
    </w:p>
    <w:p>
      <w:pPr>
        <w:pStyle w:val="38"/>
        <w:rPr>
          <w:ins w:id="93958" w:author="מנוע מכני" w:date="2026-10-11T12:04:39Z"/>
        </w:rPr>
      </w:pPr>
      <w:r>
        <w:t xml:space="preserve">ורבא</w:t>
      </w:r>
      <w:del w:id="94224" w:author="מנוע מכני" w:date="2026-10-11T12:04:39Z">
        <w:r>
          <w:delText xml:space="preserve"> אמר</w:delText>
        </w:r>
      </w:del>
      <w:r>
        <w:t xml:space="preserve">:</w:t>
      </w:r>
    </w:p>
    <w:p w:rsidR="00E403F0" w:rsidRPr="00AD695E" w:rsidRDefault="00E403F0" w:rsidP="00E403F0">
      <w:pPr>
        <w:rPr>
          <w:rtl/>
        </w:rPr>
      </w:pPr>
      <w:del w:id="93959" w:author="מנוע מכני" w:date="2026-10-11T12:04:39Z">
        <w:r>
          <w:rPr>
            <w:rtl/>
          </w:rPr>
          <w:delText xml:space="preserve"> </w:delText>
        </w:r>
      </w:del>
      <w:r>
        <w:rPr>
          <w:rtl/>
        </w:rPr>
        <w:t xml:space="preserve">אחד זה ואחד זה - אתננה אסור, וכהן הבא </w:t>
      </w:r>
      <w:ins w:id="91534" w:author="מנוע מכני" w:date="2026-10-11T12:04:39Z">
        <w:r>
          <w:rPr>
            <w:rtl/>
          </w:rPr>
          <w:t xml:space="preserve">עליו</w:t>
        </w:r>
      </w:ins>
      <w:del w:id="91535" w:author="מנוע מכני" w:date="2026-10-11T12:04:39Z">
        <w:r>
          <w:rPr>
            <w:rtl/>
          </w:rPr>
          <w:delText xml:space="preserve">עליה</w:delText>
        </w:r>
      </w:del>
      <w:r>
        <w:rPr>
          <w:rtl/>
        </w:rPr>
        <w:t xml:space="preserve"> - לוקה משום זונה</w:t>
      </w:r>
      <w:ins w:id="91950" w:author="מנוע מכני" w:date="2026-10-11T12:04:39Z">
        <w:r>
          <w:rPr>
            <w:rtl/>
          </w:rPr>
          <w:t xml:space="preserve">,</w:t>
        </w:r>
      </w:ins>
      <w:del w:id="91951" w:author="מנוע מכני" w:date="2026-10-11T12:04:39Z">
        <w:r>
          <w:rPr>
            <w:rtl/>
          </w:rPr>
          <w:delText xml:space="preserve">;</w:delText>
        </w:r>
      </w:del>
    </w:p>
    <w:p w:rsidR="00E403F0" w:rsidRPr="00AD695E" w:rsidRDefault="00E403F0" w:rsidP="00E403F0">
      <w:pPr>
        <w:rPr>
          <w:rtl/>
        </w:rPr>
      </w:pPr>
    </w:p>
    <w:p w:rsidR="00E403F0" w:rsidRPr="00AD695E" w:rsidRDefault="00E403F0" w:rsidP="00E403F0">
      <w:pPr>
        <w:rPr>
          <w:rtl/>
        </w:rPr>
      </w:pPr>
      <w:r>
        <w:rPr>
          <w:rFonts w:hint="cs"/>
          <w:rtl/>
        </w:rPr>
        <w:t>ד</w:t>
      </w:r>
      <w:r>
        <w:rPr>
          <w:rtl/>
        </w:rPr>
        <w:t xml:space="preserve">ילפי מהדדי, מה זונה ישראלית בלאו, אף זונה </w:t>
      </w:r>
      <w:ins w:id="92602" w:author="מנוע מכני" w:date="2026-10-11T12:04:39Z">
        <w:r>
          <w:rPr>
            <w:rtl/>
          </w:rPr>
          <w:t xml:space="preserve">נכרי</w:t>
        </w:r>
      </w:ins>
      <w:del w:id="92603" w:author="מנוע מכני" w:date="2026-10-11T12:04:39Z">
        <w:r>
          <w:rPr>
            <w:rtl/>
          </w:rPr>
          <w:delText xml:space="preserve">ע</w:delText>
        </w:r>
        <w:r>
          <w:rPr>
            <w:rFonts w:hint="cs"/>
            <w:rtl/>
          </w:rPr>
          <w:delText xml:space="preserve">כו</w:delText>
        </w:r>
        <w:r>
          <w:rPr>
            <w:rtl/>
          </w:rPr>
          <w:delText xml:space="preserve">"</w:delText>
        </w:r>
        <w:r>
          <w:rPr>
            <w:rFonts w:hint="cs"/>
            <w:rtl/>
          </w:rPr>
          <w:delText xml:space="preserve">ם</w:delText>
        </w:r>
      </w:del>
      <w:r>
        <w:rPr>
          <w:rFonts w:hint="cs"/>
          <w:rtl/>
        </w:rPr>
        <w:t xml:space="preserve"> </w:t>
      </w:r>
      <w:r>
        <w:rPr>
          <w:rtl/>
        </w:rPr>
        <w:t xml:space="preserve">בלאו, ומה אתנן זונה</w:t>
      </w:r>
      <w:ins w:id="91952" w:author="מנוע מכני" w:date="2026-10-11T12:04:39Z">
        <w:r>
          <w:rPr>
            <w:rtl/>
          </w:rPr>
          <w:t xml:space="preserve"> </w:t>
        </w:r>
      </w:ins>
      <w:del w:id="91953" w:author="מנוע מכני" w:date="2026-10-11T12:04:39Z">
        <w:r>
          <w:rPr>
            <w:rtl/>
          </w:rPr>
          <w:delText xml:space="preserve"> </w:delText>
        </w:r>
        <w:r>
          <w:rPr>
            <w:rFonts w:hint="cs"/>
            <w:rtl/>
          </w:rPr>
          <w:delText xml:space="preserve"> </w:delText>
        </w:r>
      </w:del>
      <w:ins w:id="92604" w:author="מנוע מכני" w:date="2026-10-11T12:04:39Z">
        <w:r>
          <w:rPr>
            <w:rFonts w:hint="cs"/>
            <w:rtl/>
          </w:rPr>
          <w:t xml:space="preserve">נכרי</w:t>
        </w:r>
      </w:ins>
      <w:del w:id="92605" w:author="מנוע מכני" w:date="2026-10-11T12:04:39Z">
        <w:r>
          <w:rPr>
            <w:rFonts w:hint="cs"/>
            <w:rtl/>
          </w:rPr>
          <w:delText xml:space="preserve">עכו</w:delText>
        </w:r>
        <w:r>
          <w:rPr>
            <w:rtl/>
          </w:rPr>
          <w:delText xml:space="preserve">"</w:delText>
        </w:r>
        <w:r>
          <w:rPr>
            <w:rFonts w:hint="cs"/>
            <w:rtl/>
          </w:rPr>
          <w:delText xml:space="preserve">ם</w:delText>
        </w:r>
      </w:del>
      <w:r>
        <w:rPr>
          <w:rtl/>
        </w:rPr>
        <w:t>- אסור, אף אתנן זונה ישראלית - אסור.</w:t>
      </w:r>
    </w:p>
    <w:p>
      <w:pPr>
        <w:pStyle w:val="38"/>
        <w:rPr>
          <w:ins w:id="93960" w:author="מנוע מכני" w:date="2026-10-11T12:04:39Z"/>
        </w:rPr>
      </w:pPr>
      <w:r>
        <w:t xml:space="preserve">מיתיבי:</w:t>
      </w:r>
    </w:p>
    <w:p w:rsidR="00E403F0" w:rsidRPr="00AD695E" w:rsidRDefault="00E403F0" w:rsidP="00E403F0">
      <w:pPr>
        <w:rPr>
          <w:rtl/>
        </w:rPr>
      </w:pPr>
      <w:del w:id="93961" w:author="מנוע מכני" w:date="2026-10-11T12:04:39Z">
        <w:r>
          <w:rPr>
            <w:rtl/>
          </w:rPr>
          <w:delText xml:space="preserve"> </w:delText>
        </w:r>
      </w:del>
      <w:r>
        <w:rPr>
          <w:rtl/>
        </w:rPr>
        <w:t xml:space="preserve">אחד זונה עובדת כוכבים, ואחד זונה ישראלית - אתננה אסור, תיובתא </w:t>
      </w:r>
      <w:r>
        <w:rPr>
          <w:rStyle w:val="2fb"/>
          <w:rtl/>
        </w:rPr>
        <w:t xml:space="preserve">דאביי</w:t>
      </w:r>
      <w:ins w:id="91954" w:author="מנוע מכני" w:date="2026-10-11T12:04:39Z">
        <w:r>
          <w:rPr>
            <w:rtl/>
          </w:rPr>
          <w:t xml:space="preserve">,</w:t>
        </w:r>
      </w:ins>
      <w:del w:id="91955" w:author="מנוע מכני" w:date="2026-10-11T12:04:39Z">
        <w:r>
          <w:rPr>
            <w:rtl/>
          </w:rPr>
          <w:delText xml:space="preserve">;</w:delText>
        </w:r>
      </w:del>
    </w:p>
    <w:p>
      <w:pPr>
        <w:pStyle w:val="38"/>
        <w:rPr>
          <w:ins w:id="93962" w:author="מנוע מכני" w:date="2026-10-11T12:04:39Z"/>
        </w:rPr>
      </w:pPr>
      <w:r>
        <w:t xml:space="preserve">אמר</w:t>
      </w:r>
      <w:r>
        <w:t xml:space="preserve"> לך אביי:</w:t>
      </w:r>
    </w:p>
    <w:p w:rsidR="00E403F0" w:rsidRPr="00AD695E" w:rsidRDefault="00E403F0" w:rsidP="00E403F0">
      <w:pPr>
        <w:rPr>
          <w:rtl/>
        </w:rPr>
      </w:pPr>
      <w:del w:id="93963" w:author="מנוע מכני" w:date="2026-10-11T12:04:39Z">
        <w:r>
          <w:rPr>
            <w:rtl/>
          </w:rPr>
          <w:delText xml:space="preserve"> </w:delText>
        </w:r>
      </w:del>
      <w:r>
        <w:rPr>
          <w:rtl/>
        </w:rPr>
        <w:t xml:space="preserve">הא מני - ר' עקיבא היא דאין קדושין תופסין בחייבי לאוין, </w:t>
      </w:r>
    </w:p>
    <w:p w:rsidR="00E403F0" w:rsidRPr="00AD695E" w:rsidRDefault="00E403F0" w:rsidP="00E403F0">
      <w:pPr>
        <w:rPr>
          <w:rtl/>
        </w:rPr>
      </w:pPr>
      <w:r>
        <w:rPr>
          <w:rtl/>
        </w:rPr>
        <w:lastRenderedPageBreak/>
        <w:t xml:space="preserve">והא קמשמע </w:t>
      </w:r>
      <w:ins w:id="92568" w:author="מנוע מכני" w:date="2026-10-11T12:04:39Z">
        <w:r>
          <w:rPr>
            <w:rtl/>
          </w:rPr>
          <w:t xml:space="preserve">לנו</w:t>
        </w:r>
      </w:ins>
      <w:del w:id="92569" w:author="מנוע מכני" w:date="2026-10-11T12:04:39Z">
        <w:r>
          <w:rPr>
            <w:rtl/>
          </w:rPr>
          <w:lastRenderedPageBreak/>
          <w:delText xml:space="preserve">לן</w:delText>
        </w:r>
      </w:del>
      <w:r>
        <w:rPr>
          <w:rtl/>
        </w:rPr>
        <w:lastRenderedPageBreak/>
        <w:t xml:space="preserve"> - דכל זונה </w:t>
      </w:r>
      <w:r>
        <w:rPr>
          <w:rtl/>
        </w:rPr>
        <w:lastRenderedPageBreak/>
        <w:t xml:space="preserve">לא</w:t>
      </w:r>
      <w:r>
        <w:rPr>
          <w:rtl/>
        </w:rPr>
        <w:lastRenderedPageBreak/>
        <w:t xml:space="preserve"> תפסי בה קדושין, דומיא דאלמנה דלא תפסי בה קידושין.</w:t>
      </w:r>
    </w:p>
    <w:p w:rsidR="00E403F0" w:rsidRPr="00AD695E" w:rsidRDefault="00E403F0" w:rsidP="00E403F0">
      <w:pPr>
        <w:rPr>
          <w:rtl/>
        </w:rPr>
      </w:pPr>
      <w:r>
        <w:rPr>
          <w:rStyle w:val="2fb"/>
          <w:rtl/>
        </w:rPr>
        <w:t xml:space="preserve">ולרבא</w:t>
      </w:r>
      <w:r>
        <w:rPr>
          <w:rtl/>
        </w:rPr>
        <w:t xml:space="preserve">, </w:t>
      </w:r>
      <w:ins w:id="91536" w:author="מנוע מכני" w:date="2026-10-11T12:04:39Z">
        <w:r>
          <w:rPr>
            <w:rtl/>
          </w:rPr>
          <w:t xml:space="preserve">מה</w:t>
        </w:r>
      </w:ins>
      <w:del w:id="91537" w:author="מנוע מכני" w:date="2026-10-11T12:04:39Z">
        <w:r>
          <w:rPr>
            <w:rtl/>
          </w:rPr>
          <w:delText xml:space="preserve">מאי</w:delText>
        </w:r>
      </w:del>
      <w:r>
        <w:rPr>
          <w:rtl/>
        </w:rPr>
        <w:t xml:space="preserve"> שנא דקתני כגון אלמנה לכ"ג דומיא דאלמנה מה אלמנה </w:t>
      </w:r>
      <w:r>
        <w:rPr>
          <w:rtl/>
        </w:rPr>
        <w:t xml:space="preserve">לא</w:t>
      </w:r>
      <w:r>
        <w:rPr>
          <w:rtl/>
        </w:rPr>
        <w:t xml:space="preserve"> לקי עד דמתרי בה, אף זונה - עד דאמר הא לך</w:t>
      </w:r>
      <w:ins w:id="91956" w:author="מנוע מכני" w:date="2026-10-11T12:04:39Z">
        <w:r>
          <w:rPr>
            <w:rtl/>
          </w:rPr>
          <w:t xml:space="preserve">,</w:t>
        </w:r>
      </w:ins>
      <w:del w:id="91957" w:author="מנוע מכני" w:date="2026-10-11T12:04:39Z">
        <w:r>
          <w:rPr>
            <w:rtl/>
          </w:rPr>
          <w:delText xml:space="preserve">;</w:delText>
        </w:r>
      </w:del>
    </w:p>
    <w:p>
      <w:pPr>
        <w:pStyle w:val="38"/>
        <w:rPr>
          <w:ins w:id="93964" w:author="מנוע מכני" w:date="2026-10-11T12:04:39Z"/>
        </w:rPr>
      </w:pPr>
      <w:r>
        <w:t>לאפוקי מדר"</w:t>
      </w:r>
      <w:r>
        <w:t>א דאר</w:t>
      </w:r>
      <w:r>
        <w:t>"</w:t>
      </w:r>
      <w:r>
        <w:t>א</w:t>
      </w:r>
      <w:r>
        <w:t xml:space="preserve">:</w:t>
      </w:r>
    </w:p>
    <w:p w:rsidR="00E403F0" w:rsidRPr="00AD695E" w:rsidRDefault="00E403F0" w:rsidP="00E403F0">
      <w:pPr>
        <w:rPr>
          <w:rtl/>
        </w:rPr>
      </w:pPr>
      <w:del w:id="93965" w:author="מנוע מכני" w:date="2026-10-11T12:04:39Z">
        <w:r>
          <w:rPr>
            <w:rtl/>
          </w:rPr>
          <w:delText xml:space="preserve"> </w:delText>
        </w:r>
      </w:del>
      <w:r>
        <w:rPr>
          <w:rtl/>
        </w:rPr>
        <w:t xml:space="preserve">פנוי הבא על פנויה שלא לשם אישות - עשאה זונה</w:t>
      </w:r>
      <w:ins w:id="91958" w:author="מנוע מכני" w:date="2026-10-11T12:04:39Z">
        <w:r>
          <w:rPr>
            <w:rtl/>
          </w:rPr>
          <w:t xml:space="preserve">,</w:t>
        </w:r>
      </w:ins>
      <w:del w:id="91959" w:author="מנוע מכני" w:date="2026-10-11T12:04:39Z">
        <w:r>
          <w:rPr>
            <w:rtl/>
          </w:rPr>
          <w:delText xml:space="preserve">;</w:delText>
        </w:r>
      </w:del>
    </w:p>
    <w:p w:rsidR="00E403F0" w:rsidRPr="00AD695E" w:rsidRDefault="00E403F0" w:rsidP="00E403F0">
      <w:pPr>
        <w:rPr>
          <w:rtl/>
        </w:rPr>
      </w:pPr>
      <w:r>
        <w:rPr>
          <w:rtl/>
        </w:rPr>
        <w:t xml:space="preserve">אבל </w:t>
      </w:r>
      <w:ins w:id="90826" w:author="מנוע מכני" w:date="2026-10-11T12:04:39Z">
        <w:r>
          <w:rPr>
            <w:rtl/>
          </w:rPr>
          <w:t xml:space="preserve">מקום</w:t>
        </w:r>
      </w:ins>
      <w:del w:id="90827" w:author="מנוע מכני" w:date="2026-10-11T12:04:39Z">
        <w:r>
          <w:rPr>
            <w:rtl/>
          </w:rPr>
          <w:delText xml:space="preserve">היכא</w:delText>
        </w:r>
      </w:del>
      <w:r>
        <w:rPr>
          <w:rtl/>
        </w:rPr>
        <w:t xml:space="preserve"> דזונה </w:t>
      </w:r>
      <w:ins w:id="92826" w:author="מנוע מכני" w:date="2026-10-11T12:04:39Z">
        <w:r>
          <w:rPr>
            <w:rtl/>
          </w:rPr>
          <w:t xml:space="preserve">מתחילה</w:t>
        </w:r>
      </w:ins>
      <w:del w:id="92827" w:author="מנוע מכני" w:date="2026-10-11T12:04:39Z">
        <w:r>
          <w:rPr>
            <w:rtl/>
          </w:rPr>
          <w:delText xml:space="preserve">מעיקרא</w:delText>
        </w:r>
      </w:del>
      <w:r>
        <w:rPr>
          <w:rtl/>
        </w:rPr>
        <w:t xml:space="preserve"> - </w:t>
      </w:r>
      <w:r>
        <w:rPr>
          <w:rtl/>
        </w:rPr>
        <w:t xml:space="preserve">ה"נ</w:t>
      </w:r>
      <w:r>
        <w:rPr>
          <w:rtl/>
        </w:rPr>
        <w:t xml:space="preserve"> דאסור.</w:t>
      </w:r>
    </w:p>
    <w:p>
      <w:pPr>
        <w:pStyle w:val="38"/>
        <w:rPr>
          <w:ins w:id="93966" w:author="מנוע מכני" w:date="2026-10-11T12:04:39Z"/>
        </w:rPr>
      </w:pPr>
      <w:r>
        <w:t xml:space="preserve">ל"א:</w:t>
      </w:r>
    </w:p>
    <w:p w:rsidR="00E403F0" w:rsidRPr="00AD695E" w:rsidRDefault="00E403F0" w:rsidP="00E403F0">
      <w:pPr>
        <w:rPr>
          <w:rtl/>
        </w:rPr>
      </w:pPr>
      <w:del w:id="93967" w:author="מנוע מכני" w:date="2026-10-11T12:04:39Z">
        <w:r>
          <w:rPr>
            <w:rtl/>
          </w:rPr>
          <w:delText xml:space="preserve"> </w:delText>
        </w:r>
      </w:del>
      <w:r>
        <w:rPr>
          <w:rtl/>
        </w:rPr>
        <w:t xml:space="preserve">כי קתני הא - בעריות שאין קדושין תופסין בה</w:t>
      </w:r>
      <w:ins w:id="91960" w:author="מנוע מכני" w:date="2026-10-11T12:04:39Z">
        <w:r>
          <w:rPr>
            <w:rtl/>
          </w:rPr>
          <w:t xml:space="preserve">,</w:t>
        </w:r>
      </w:ins>
      <w:del w:id="91961" w:author="מנוע מכני" w:date="2026-10-11T12:04:39Z">
        <w:r>
          <w:rPr>
            <w:rtl/>
          </w:rPr>
          <w:delText xml:space="preserve">;</w:delText>
        </w:r>
      </w:del>
    </w:p>
    <w:p>
      <w:pPr>
        <w:pStyle w:val="38"/>
        <w:rPr>
          <w:ins w:id="93968" w:author="מנוע מכני" w:date="2026-10-11T12:04:39Z"/>
        </w:rPr>
      </w:pPr>
      <w:r>
        <w:t xml:space="preserve">והא קתני סיפא:</w:t>
      </w:r>
    </w:p>
    <w:p w:rsidR="00E403F0" w:rsidRPr="00AD695E" w:rsidRDefault="00E403F0" w:rsidP="00E403F0">
      <w:pPr>
        <w:rPr>
          <w:rtl/>
        </w:rPr>
      </w:pPr>
      <w:del w:id="93969" w:author="מנוע מכני" w:date="2026-10-11T12:04:39Z">
        <w:r>
          <w:rPr>
            <w:rtl/>
          </w:rPr>
          <w:delText xml:space="preserve"> </w:delText>
        </w:r>
      </w:del>
      <w:r>
        <w:rPr>
          <w:rtl/>
        </w:rPr>
        <w:t xml:space="preserve">אלמנה לכה"</w:t>
      </w:r>
      <w:r>
        <w:rPr>
          <w:rFonts w:hint="cs"/>
          <w:rtl/>
        </w:rPr>
        <w:t>ג</w:t>
      </w:r>
      <w:r>
        <w:rPr>
          <w:rtl/>
        </w:rPr>
        <w:t xml:space="preserve"> גרושה וחלוצה לכהן הדיוט - אתננה אסור והא </w:t>
      </w:r>
      <w:ins w:id="91538" w:author="מנוע מכני" w:date="2026-10-11T12:04:39Z">
        <w:r>
          <w:rPr>
            <w:rtl/>
          </w:rPr>
          <w:t xml:space="preserve">אלו</w:t>
        </w:r>
      </w:ins>
      <w:del w:id="91539" w:author="מנוע מכני" w:date="2026-10-11T12:04:39Z">
        <w:r>
          <w:rPr>
            <w:rtl/>
          </w:rPr>
          <w:delText xml:space="preserve">הני</w:delText>
        </w:r>
      </w:del>
      <w:r>
        <w:rPr>
          <w:rtl/>
        </w:rPr>
        <w:t xml:space="preserve"> - קדושין תופסין בהן! הא מני – </w:t>
      </w:r>
      <w:r>
        <w:rPr>
          <w:rStyle w:val="2fb"/>
          <w:rFonts w:hint="cs"/>
          <w:rtl/>
        </w:rPr>
        <w:t>ר</w:t>
      </w:r>
      <w:r>
        <w:rPr>
          <w:rStyle w:val="2fb"/>
          <w:rtl/>
        </w:rPr>
        <w:t>"</w:t>
      </w:r>
      <w:r>
        <w:rPr>
          <w:rStyle w:val="2fb"/>
          <w:rFonts w:hint="cs"/>
          <w:rtl/>
        </w:rPr>
        <w:t xml:space="preserve">א</w:t>
      </w:r>
      <w:r>
        <w:rPr>
          <w:rFonts w:hint="cs"/>
          <w:rtl/>
        </w:rPr>
        <w:t xml:space="preserve"> </w:t>
      </w:r>
      <w:r>
        <w:rPr>
          <w:rtl/>
        </w:rPr>
        <w:t>היא, דאמר: פנוי הבא על הפנויה שלא לשום אישות - עשאה זונה.</w:t>
      </w:r>
    </w:p>
    <w:p w:rsidR="00E403F0" w:rsidRPr="00AD695E" w:rsidRDefault="00E403F0" w:rsidP="00E403F0">
      <w:pPr>
        <w:pStyle w:val="afff3"/>
        <w:framePr w:wrap="around"/>
        <w:spacing w:line="240" w:lineRule="exact"/>
        <w:rPr>
          <w:rtl/>
        </w:rPr>
      </w:pPr>
      <w:r w:rsidRPr="009239E9">
        <w:rPr>
          <w:rFonts w:hint="cs"/>
          <w:szCs w:val="18"/>
          <w:rtl/>
        </w:rPr>
        <w:t>ל.</w:t>
      </w:r>
    </w:p>
    <w:p w:rsidR="00E403F0" w:rsidRPr="00AD695E" w:rsidRDefault="00E403F0" w:rsidP="00E403F0">
      <w:pPr>
        <w:rPr>
          <w:rtl/>
        </w:rPr>
      </w:pPr>
      <w:ins w:id="92308" w:author="מנוע מכני" w:date="2026-10-11T12:04:39Z">
        <w:r>
          <w:rPr>
            <w:rtl/>
          </w:rPr>
          <w:t xml:space="preserve">אם </w:t>
        </w:r>
      </w:ins>
      <w:del w:id="92309" w:author="מנוע מכני" w:date="2026-10-11T12:04:39Z">
        <w:r>
          <w:rPr>
            <w:rtl/>
          </w:rPr>
          <w:delText xml:space="preserve">אי </w:delText>
        </w:r>
      </w:del>
      <w:r>
        <w:rPr>
          <w:rStyle w:val="2fb"/>
          <w:rtl/>
        </w:rPr>
        <w:t xml:space="preserve">ר' אלעזר</w:t>
      </w:r>
      <w:r>
        <w:rPr>
          <w:rtl/>
        </w:rPr>
        <w:t xml:space="preserve"> </w:t>
      </w:r>
      <w:ins w:id="91540" w:author="מנוע מכני" w:date="2026-10-11T12:04:39Z">
        <w:r>
          <w:rPr>
            <w:rtl/>
          </w:rPr>
          <w:t xml:space="preserve">מה</w:t>
        </w:r>
      </w:ins>
      <w:del w:id="91541" w:author="מנוע מכני" w:date="2026-10-11T12:04:39Z">
        <w:r>
          <w:rPr>
            <w:rtl/>
          </w:rPr>
          <w:delText xml:space="preserve">מאי</w:delText>
        </w:r>
      </w:del>
      <w:r>
        <w:rPr>
          <w:rtl/>
        </w:rPr>
        <w:t xml:space="preserve"> איריא אלמנה? </w:t>
      </w:r>
      <w:ins w:id="90161" w:author="Claude - סמנטי" w:date="2026-10-11T12:20:38Z">
        <w:r>
          <w:rPr>
            <w:rtl/>
          </w:rPr>
          <w:t xml:space="preserve">נשנה</w:t>
        </w:r>
      </w:ins>
      <w:del w:id="90162" w:author="Claude - סמנטי" w:date="2026-10-11T12:20:38Z">
        <w:r>
          <w:rPr>
            <w:rtl/>
          </w:rPr>
          <w:delText xml:space="preserve">ניתני</w:delText>
        </w:r>
      </w:del>
      <w:r>
        <w:rPr>
          <w:rtl/>
        </w:rPr>
        <w:t xml:space="preserve"> פנויה! אלמנה </w:t>
      </w:r>
      <w:ins w:id="92828" w:author="מנוע מכני" w:date="2026-10-11T12:04:39Z">
        <w:r>
          <w:rPr>
            <w:rtl/>
          </w:rPr>
          <w:t xml:space="preserve">הוצרך</w:t>
        </w:r>
      </w:ins>
      <w:del w:id="92829" w:author="מנוע מכני" w:date="2026-10-11T12:04:39Z">
        <w:r>
          <w:rPr>
            <w:rtl/>
          </w:rPr>
          <w:delText xml:space="preserve">איצטריך</w:delText>
        </w:r>
      </w:del>
      <w:r>
        <w:rPr>
          <w:rtl/>
        </w:rPr>
        <w:t xml:space="preserve">, </w:t>
      </w:r>
      <w:r>
        <w:rPr>
          <w:rtl/>
        </w:rPr>
        <w:t xml:space="preserve">ס"</w:t>
      </w:r>
      <w:r>
        <w:rPr>
          <w:rFonts w:hint="cs"/>
          <w:rtl/>
        </w:rPr>
        <w:t xml:space="preserve">ד</w:t>
      </w:r>
      <w:r>
        <w:rPr>
          <w:rFonts w:hint="cs"/>
          <w:rtl/>
        </w:rPr>
        <w:t xml:space="preserve"> אמינא</w:t>
      </w:r>
      <w:ins w:id="91962" w:author="מנוע מכני" w:date="2026-10-11T12:04:39Z">
        <w:r>
          <w:rPr>
            <w:rFonts w:hint="cs"/>
            <w:rtl/>
          </w:rPr>
          <w:t xml:space="preserve"> </w:t>
        </w:r>
      </w:ins>
      <w:del w:id="91963" w:author="מנוע מכני" w:date="2026-10-11T12:04:39Z">
        <w:r>
          <w:rPr>
            <w:rFonts w:hint="cs"/>
            <w:rtl/>
          </w:rPr>
          <w:delText xml:space="preserve"> </w:delText>
        </w:r>
        <w:r>
          <w:rPr>
            <w:rtl/>
          </w:rPr>
          <w:delText xml:space="preserve"> </w:delText>
        </w:r>
      </w:del>
      <w:r>
        <w:rPr>
          <w:rtl/>
        </w:rPr>
        <w:t xml:space="preserve">הואיל ובנין אב הוא - </w:t>
      </w:r>
      <w:r>
        <w:rPr>
          <w:rtl/>
        </w:rPr>
        <w:t xml:space="preserve">לא</w:t>
      </w:r>
      <w:r>
        <w:rPr>
          <w:rtl/>
        </w:rPr>
        <w:t xml:space="preserve"> </w:t>
      </w:r>
      <w:ins w:id="90159" w:author="Claude - סמנטי" w:date="2026-10-11T12:20:38Z">
        <w:r>
          <w:rPr>
            <w:rtl/>
          </w:rPr>
          <w:t xml:space="preserve">יאסרו</w:t>
        </w:r>
      </w:ins>
      <w:del w:id="90160" w:author="Claude - סמנטי" w:date="2026-10-11T12:20:38Z">
        <w:r>
          <w:rPr>
            <w:rtl/>
          </w:rPr>
          <w:delText xml:space="preserve">ניתסרו</w:delText>
        </w:r>
      </w:del>
      <w:r>
        <w:rPr>
          <w:rtl/>
        </w:rPr>
        <w:t xml:space="preserve">,</w:t>
      </w:r>
      <w:r>
        <w:rPr>
          <w:rFonts w:hint="cs"/>
          <w:rtl/>
        </w:rPr>
        <w:t xml:space="preserve"> </w:t>
      </w:r>
      <w:r w:rsidRPr="00217260">
        <w:rPr>
          <w:rFonts w:hint="cs"/>
          <w:b/>
          <w:bCs/>
          <w:rtl/>
        </w:rPr>
        <w:t>קמ</w:t>
      </w:r>
      <w:r w:rsidRPr="00217260">
        <w:rPr>
          <w:b/>
          <w:bCs/>
          <w:rtl/>
        </w:rPr>
        <w:t>"</w:t>
      </w:r>
      <w:r w:rsidRPr="00217260">
        <w:rPr>
          <w:rFonts w:hint="cs"/>
          <w:b/>
          <w:bCs/>
          <w:rtl/>
        </w:rPr>
        <w:t>ל</w:t>
      </w:r>
      <w:r>
        <w:rPr>
          <w:rtl/>
        </w:rPr>
        <w:t xml:space="preserve"> </w:t>
      </w:r>
    </w:p>
    <w:p w:rsidR="00E403F0" w:rsidRPr="00AD695E" w:rsidRDefault="00E403F0" w:rsidP="00E403F0">
      <w:pPr>
        <w:rPr>
          <w:rtl/>
        </w:rPr>
      </w:pPr>
      <w:r w:rsidRPr="009239E9">
        <w:rPr>
          <w:rStyle w:val="affff2"/>
          <w:szCs w:val="18"/>
          <w:rtl/>
        </w:rPr>
        <w:t>האומר לחבירו הא לך טלה זה כו':</w:t>
      </w:r>
      <w:r>
        <w:rPr>
          <w:rtl/>
        </w:rPr>
        <w:t xml:space="preserve"> </w:t>
      </w:r>
      <w:r>
        <w:rPr>
          <w:rFonts w:hint="cs"/>
          <w:rtl/>
        </w:rPr>
        <w:t xml:space="preserve">[</w:t>
      </w:r>
      <w:ins w:id="90828" w:author="מנוע מכני" w:date="2026-10-11T12:04:39Z">
        <w:r>
          <w:rPr>
            <w:rFonts w:hint="cs"/>
            <w:rtl/>
          </w:rPr>
          <w:t xml:space="preserve">לא</w:t>
        </w:r>
      </w:ins>
      <w:del w:id="90829" w:author="מנוע מכני" w:date="2026-10-11T12:04:39Z">
        <w:r>
          <w:rPr>
            <w:rFonts w:hint="cs"/>
            <w:rtl/>
          </w:rPr>
          <w:delText xml:space="preserve">לאו</w:delText>
        </w:r>
      </w:del>
      <w:r>
        <w:rPr>
          <w:rFonts w:hint="cs"/>
          <w:rtl/>
        </w:rPr>
        <w:t xml:space="preserve"> אצלו ולשון נקייה </w:t>
      </w:r>
      <w:r>
        <w:rPr>
          <w:rFonts w:hint="cs"/>
          <w:rtl/>
        </w:rPr>
        <w:t xml:space="preserve">אמר</w:t>
      </w:r>
      <w:r>
        <w:rPr>
          <w:rFonts w:hint="cs"/>
          <w:rtl/>
        </w:rPr>
        <w:t xml:space="preserve"> דא</w:t>
      </w:r>
      <w:r>
        <w:rPr>
          <w:rtl/>
        </w:rPr>
        <w:t>"</w:t>
      </w:r>
      <w:r>
        <w:rPr>
          <w:rFonts w:hint="cs"/>
          <w:rtl/>
        </w:rPr>
        <w:t xml:space="preserve">ה </w:t>
      </w:r>
      <w:r>
        <w:rPr>
          <w:rFonts w:hint="cs"/>
          <w:rtl/>
        </w:rPr>
        <w:t xml:space="preserve">מ</w:t>
      </w:r>
      <w:r>
        <w:rPr>
          <w:rtl/>
        </w:rPr>
        <w:t>"</w:t>
      </w:r>
      <w:r>
        <w:rPr>
          <w:rFonts w:hint="cs"/>
          <w:rtl/>
        </w:rPr>
        <w:t xml:space="preserve">ט</w:t>
      </w:r>
      <w:r>
        <w:rPr>
          <w:rFonts w:hint="cs"/>
          <w:rtl/>
        </w:rPr>
        <w:t xml:space="preserve"> </w:t>
      </w:r>
      <w:r>
        <w:rPr>
          <w:rStyle w:val="2fb"/>
          <w:rFonts w:hint="cs"/>
          <w:rtl/>
        </w:rPr>
        <w:t xml:space="preserve">דרבי</w:t>
      </w:r>
      <w:r>
        <w:rPr>
          <w:rFonts w:hint="cs"/>
          <w:rtl/>
        </w:rPr>
        <w:t xml:space="preserve">] </w:t>
      </w:r>
    </w:p>
    <w:p>
      <w:pPr>
        <w:pStyle w:val="38"/>
        <w:rPr>
          <w:ins w:id="93970" w:author="מנוע מכני" w:date="2026-10-11T12:04:39Z"/>
        </w:rPr>
      </w:pPr>
      <w:r>
        <w:t xml:space="preserve">אלא</w:t>
      </w:r>
    </w:p>
    <w:p w:rsidR="00E403F0" w:rsidRPr="00AD695E" w:rsidRDefault="00E403F0" w:rsidP="00E403F0">
      <w:pPr>
        <w:rPr>
          <w:rtl/>
        </w:rPr>
      </w:pPr>
      <w:del w:id="93971" w:author="מנוע מכני" w:date="2026-10-11T12:04:39Z">
        <w:r>
          <w:rPr>
            <w:rFonts w:hint="cs"/>
            <w:rtl/>
          </w:rPr>
          <w:delText xml:space="preserve"> </w:delText>
        </w:r>
      </w:del>
      <w:r>
        <w:rPr>
          <w:rFonts w:hint="cs"/>
          <w:rtl/>
        </w:rPr>
        <w:t xml:space="preserve">דעבד ומיירי בע</w:t>
      </w:r>
      <w:r>
        <w:rPr>
          <w:rtl/>
        </w:rPr>
        <w:t>"</w:t>
      </w:r>
      <w:r>
        <w:rPr>
          <w:rFonts w:hint="cs"/>
          <w:rtl/>
        </w:rPr>
        <w:t>ע וטעמא דרבנן שפחה לע</w:t>
      </w:r>
      <w:r>
        <w:rPr>
          <w:rtl/>
        </w:rPr>
        <w:t>"</w:t>
      </w:r>
      <w:r>
        <w:rPr>
          <w:rFonts w:hint="cs"/>
          <w:rtl/>
        </w:rPr>
        <w:t xml:space="preserve">ע שרי </w:t>
      </w:r>
      <w:ins w:id="90830" w:author="מנוע מכני" w:date="2026-10-11T12:04:39Z">
        <w:r>
          <w:rPr>
            <w:rFonts w:hint="cs"/>
            <w:rtl/>
          </w:rPr>
          <w:t xml:space="preserve">וכאן</w:t>
        </w:r>
      </w:ins>
      <w:del w:id="90831" w:author="מנוע מכני" w:date="2026-10-11T12:04:39Z">
        <w:r>
          <w:rPr>
            <w:rFonts w:hint="cs"/>
            <w:rtl/>
          </w:rPr>
          <w:delText xml:space="preserve">והכא</w:delText>
        </w:r>
      </w:del>
      <w:r>
        <w:rPr>
          <w:rFonts w:hint="cs"/>
          <w:rtl/>
        </w:rPr>
        <w:t xml:space="preserve"> </w:t>
      </w:r>
      <w:ins w:id="91544" w:author="מנוע מכני" w:date="2026-10-11T12:04:39Z">
        <w:r>
          <w:rPr>
            <w:rFonts w:hint="cs"/>
            <w:rtl/>
          </w:rPr>
          <w:t xml:space="preserve">אין</w:t>
        </w:r>
      </w:ins>
      <w:del w:id="91545" w:author="מנוע מכני" w:date="2026-10-11T12:04:39Z">
        <w:r>
          <w:rPr>
            <w:rFonts w:hint="cs"/>
            <w:rtl/>
          </w:rPr>
          <w:delText xml:space="preserve">לית</w:delText>
        </w:r>
      </w:del>
      <w:r>
        <w:rPr>
          <w:rFonts w:hint="cs"/>
          <w:rtl/>
        </w:rPr>
        <w:t xml:space="preserve"> </w:t>
      </w:r>
      <w:ins w:id="91542" w:author="מנוע מכני" w:date="2026-10-11T12:04:39Z">
        <w:r>
          <w:rPr>
            <w:rFonts w:hint="cs"/>
            <w:rtl/>
          </w:rPr>
          <w:t xml:space="preserve">לו</w:t>
        </w:r>
      </w:ins>
      <w:del w:id="91543" w:author="מנוע מכני" w:date="2026-10-11T12:04:39Z">
        <w:r>
          <w:rPr>
            <w:rFonts w:hint="cs"/>
            <w:rtl/>
          </w:rPr>
          <w:delText xml:space="preserve">ליה</w:delText>
        </w:r>
      </w:del>
      <w:r>
        <w:rPr>
          <w:rFonts w:hint="cs"/>
          <w:rtl/>
        </w:rPr>
        <w:t xml:space="preserve"> אשה ובנים ד</w:t>
      </w:r>
      <w:r>
        <w:rPr>
          <w:rtl/>
        </w:rPr>
        <w:t>אין רבו מוסר לו שפחה כנענית, יש לו אשה ובנים - רבו מוסר לו שפחה כנענית.</w:t>
      </w:r>
    </w:p>
    <w:p w:rsidR="00E403F0" w:rsidRPr="00AD695E" w:rsidRDefault="00E403F0" w:rsidP="00E403F0">
      <w:pPr>
        <w:jc w:val="center"/>
        <w:rPr>
          <w:rtl/>
        </w:rPr>
      </w:pPr>
      <w:r w:rsidRPr="00E5675B">
        <w:rPr>
          <w:rFonts w:ascii="BA חניכי הישיבות" w:hAnsi="BA חניכי הישיבות" w:cs="BA חניכי הישיבות"/>
          <w:rtl/>
        </w:rPr>
        <w:t>׻</w:t>
      </w:r>
    </w:p>
    <w:p>
      <w:pPr>
        <w:pStyle w:val="MishnaBatzad"/>
        <w:rPr>
          <w:ins w:id="20171" w:author="קלוד" w:date="2026-10-11T09:07:18Z"/>
        </w:rPr>
      </w:pPr>
      <w:ins w:id="20170" w:author="קלוד" w:date="2026-10-11T09:07:18Z">
        <w:r>
          <w:t xml:space="preserve">משנה ג</w:t>
        </w:r>
      </w:ins>
    </w:p>
    <w:p w:rsidR="00E403F0" w:rsidRPr="00D65BEC" w:rsidRDefault="00E403F0" w:rsidP="00E403F0">
      <w:pPr>
        <w:pStyle w:val="afff9"/>
        <w:rPr>
          <w:del w:id="20109" w:author="קלוד" w:date="2026-10-11T09:07:18Z"/>
          <w:rtl/>
        </w:rPr>
      </w:pPr>
      <w:del w:id="20108" w:author="קלוד" w:date="2026-10-11T09:07:18Z">
        <w:r w:rsidRPr="00D65BEC">
          <w:rPr>
            <w:rtl/>
          </w:rPr>
          <w:delText xml:space="preserve">מתני'.</w:delText>
        </w:r>
      </w:del>
    </w:p>
    <w:p w:rsidR="00E403F0" w:rsidRPr="00D65BEC" w:rsidRDefault="00E403F0" w:rsidP="00E403F0">
      <w:pPr>
        <w:pStyle w:val="afff9"/>
        <w:spacing w:before="120"/>
        <w:rPr>
          <w:rtl/>
        </w:rPr>
        <w:pPrChange w:id="90027" w:author="קלוד" w:date="2026-10-11T12:09:42Z">
          <w:pPr>
            <w:pStyle w:val="afff9"/>
          </w:pPr>
        </w:pPrChange>
      </w:pPr>
      <w:r w:rsidRPr="00D65BEC">
        <w:rPr>
          <w:rtl/>
        </w:rPr>
        <w:t>ואיזהו מחיר כלב - האומר לחבירו הוליך טלה זה תחת כלב.</w:t>
      </w:r>
    </w:p>
    <w:p w:rsidR="00E403F0" w:rsidRPr="00D65BEC" w:rsidRDefault="00E403F0" w:rsidP="00E403F0">
      <w:pPr>
        <w:pStyle w:val="afff9"/>
        <w:rPr>
          <w:rtl/>
        </w:rPr>
      </w:pPr>
      <w:r w:rsidRPr="00D65BEC">
        <w:rPr>
          <w:rtl/>
        </w:rPr>
        <w:t xml:space="preserve">וכן שני שותפין שחלקו, אחד נטל עשרה ואחד תשעה וכלב, </w:t>
      </w:r>
    </w:p>
    <w:p w:rsidR="00E403F0" w:rsidRPr="00D65BEC" w:rsidRDefault="00E403F0" w:rsidP="00E403F0">
      <w:pPr>
        <w:pStyle w:val="afff9"/>
        <w:rPr>
          <w:rtl/>
        </w:rPr>
      </w:pPr>
      <w:r w:rsidRPr="00D65BEC">
        <w:rPr>
          <w:rtl/>
        </w:rPr>
        <w:t>שכנגד הכלב - אסור, ושעם הכלב - מותר.</w:t>
      </w:r>
    </w:p>
    <w:p w:rsidR="00E403F0" w:rsidRPr="00D65BEC" w:rsidRDefault="00E403F0" w:rsidP="00E403F0">
      <w:pPr>
        <w:pStyle w:val="afff9"/>
        <w:rPr>
          <w:rtl/>
        </w:rPr>
      </w:pPr>
      <w:r w:rsidRPr="00D65BEC">
        <w:rPr>
          <w:rtl/>
        </w:rPr>
        <w:t>אתנן הכלב ומחיר זונה - הרי אלו מותרין, שנאמ' שנים - ולא ארבעה.</w:t>
      </w:r>
    </w:p>
    <w:p w:rsidR="00E403F0" w:rsidRPr="00D65BEC" w:rsidRDefault="00E403F0" w:rsidP="00E403F0">
      <w:pPr>
        <w:pStyle w:val="afff9"/>
        <w:rPr>
          <w:rtl/>
        </w:rPr>
      </w:pPr>
      <w:r w:rsidRPr="00D65BEC">
        <w:rPr>
          <w:rtl/>
        </w:rPr>
        <w:t>ולדותיהן מותרין, הן - ולא ולדותיהן.</w:t>
      </w:r>
    </w:p>
    <w:p w:rsidR="00E403F0" w:rsidRPr="00AD695E" w:rsidRDefault="00E403F0" w:rsidP="00E403F0">
      <w:pPr>
        <w:jc w:val="center"/>
        <w:rPr>
          <w:rtl/>
        </w:rPr>
      </w:pPr>
      <w:r w:rsidRPr="00E5675B">
        <w:rPr>
          <w:rFonts w:ascii="BA חניכי הישיבות" w:hAnsi="BA חניכי הישיבות" w:cs="BA חניכי הישיבות"/>
          <w:rtl/>
        </w:rPr>
        <w:t>׻</w:t>
      </w:r>
    </w:p>
    <w:p>
      <w:pPr>
        <w:pStyle w:val="afffff8"/>
        <w:rPr>
          <w:ins w:id="90031" w:author="קלוד" w:date="2026-10-11T12:25:27Z"/>
        </w:rPr>
      </w:pPr>
      <w:ins w:id="90032" w:author="קלוד" w:date="2026-10-11T12:25:27Z">
        <w:r>
          <w:rPr>
            <w:color w:val="7B3F00"/>
          </w:rPr>
          <w:t xml:space="preserve">מחיר כלב - מנין שהוא חליפי כלב</w:t>
        </w:r>
      </w:ins>
    </w:p>
    <w:p>
      <w:pPr>
        <w:pStyle w:val="38"/>
        <w:rPr>
          <w:ins w:id="93972" w:author="מנוע מכני" w:date="2026-10-11T12:04:39Z"/>
        </w:rPr>
      </w:pPr>
      <w:r w:rsidRPr="00217260">
        <w:t>ת"ר</w:t>
      </w:r>
      <w:r>
        <w:t xml:space="preserve">:</w:t>
      </w:r>
    </w:p>
    <w:p w:rsidR="00E403F0" w:rsidRPr="00AD695E" w:rsidRDefault="00E403F0" w:rsidP="00E403F0">
      <w:pPr>
        <w:rPr>
          <w:rtl/>
        </w:rPr>
      </w:pPr>
      <w:del w:id="93973" w:author="מנוע מכני" w:date="2026-10-11T12:04:39Z">
        <w:r>
          <w:rPr>
            <w:rtl/>
          </w:rPr>
          <w:delText xml:space="preserve"> </w:delText>
        </w:r>
      </w:del>
      <w:r>
        <w:rPr>
          <w:rtl/>
        </w:rPr>
        <w:t xml:space="preserve">מחיר כלב - זהו חליפי כלב.</w:t>
      </w:r>
    </w:p>
    <w:p w:rsidR="00E403F0" w:rsidRPr="00E87E21" w:rsidRDefault="00E403F0" w:rsidP="00E403F0">
      <w:pPr>
        <w:rPr>
          <w:spacing w:val="-4"/>
          <w:rtl/>
        </w:rPr>
      </w:pPr>
      <w:r w:rsidRPr="00E87E21">
        <w:rPr>
          <w:spacing w:val="-4"/>
          <w:rtl/>
        </w:rPr>
        <w:t>וכן</w:t>
      </w:r>
      <w:r w:rsidRPr="00E87E21">
        <w:rPr>
          <w:rFonts w:hint="cs"/>
          <w:spacing w:val="-4"/>
          <w:rtl/>
        </w:rPr>
        <w:t xml:space="preserve"> </w:t>
      </w:r>
      <w:r>
        <w:rPr>
          <w:spacing w:val="-4"/>
          <w:rtl/>
        </w:rPr>
        <w:t xml:space="preserve">אומר </w:t>
      </w:r>
      <w:r>
        <w:rPr>
          <w:rStyle w:val="afffff0"/>
          <w:spacing w:val="-4"/>
          <w:rtl/>
          <w:rPrChange w:id="9040" w:author="מנוע פסוקים" w:date="2026-10-11T09:25:30Z">
            <w:rPr>
              <w:spacing w:val="-4"/>
              <w:rtl/>
            </w:rPr>
          </w:rPrChange>
        </w:rPr>
        <w:t xml:space="preserve">תמכר עמך בלא הון ולא רבית במחיריהם</w:t>
      </w:r>
      <w:r>
        <w:rPr>
          <w:spacing w:val="-4"/>
          <w:rtl/>
        </w:rPr>
        <w:t xml:space="preserve"> אימא אתנן זונה </w:t>
      </w:r>
      <w:r w:rsidRPr="00E87E21">
        <w:rPr>
          <w:rFonts w:hint="cs"/>
          <w:spacing w:val="-4"/>
          <w:rtl/>
        </w:rPr>
        <w:t>ואפי' דא</w:t>
      </w:r>
      <w:r w:rsidRPr="00E87E21">
        <w:rPr>
          <w:spacing w:val="-4"/>
          <w:rtl/>
        </w:rPr>
        <w:t xml:space="preserve">תנן ולא מחיר </w:t>
      </w:r>
      <w:ins w:id="92830" w:author="מנוע מכני" w:date="2026-10-11T12:04:39Z">
        <w:r>
          <w:rPr>
            <w:spacing w:val="-4"/>
            <w:rtl/>
          </w:rPr>
          <w:t xml:space="preserve">אומרים</w:t>
        </w:r>
      </w:ins>
      <w:del w:id="92831" w:author="מנוע מכני" w:date="2026-10-11T12:04:39Z">
        <w:r w:rsidRPr="00E87E21">
          <w:rPr>
            <w:spacing w:val="-4"/>
            <w:rtl/>
          </w:rPr>
          <w:delText xml:space="preserve">קאמרינן</w:delText>
        </w:r>
      </w:del>
      <w:r w:rsidRPr="00E87E21">
        <w:rPr>
          <w:spacing w:val="-4"/>
          <w:rtl/>
        </w:rPr>
        <w:t xml:space="preserve"> </w:t>
      </w:r>
    </w:p>
    <w:p w:rsidR="00E403F0" w:rsidRPr="00AD695E" w:rsidRDefault="00E403F0" w:rsidP="00E403F0">
      <w:pPr>
        <w:pStyle w:val="affffb"/>
        <w:rPr>
          <w:rtl/>
        </w:rPr>
      </w:pPr>
      <w:r>
        <w:rPr>
          <w:rtl/>
        </w:rPr>
        <w:t xml:space="preserve">- </w:t>
      </w:r>
      <w:r>
        <w:rPr>
          <w:rtl/>
        </w:rPr>
        <w:t xml:space="preserve">א"כ</w:t>
      </w:r>
      <w:r>
        <w:rPr>
          <w:rtl/>
        </w:rPr>
        <w:t xml:space="preserve"> נימא קרא </w:t>
      </w:r>
      <w:r>
        <w:rPr>
          <w:rtl/>
        </w:rPr>
        <w:t xml:space="preserve">לא</w:t>
      </w:r>
      <w:r>
        <w:rPr>
          <w:rtl/>
        </w:rPr>
        <w:t xml:space="preserve"> תביא אתנן זונה וכלב, מדכתיב </w:t>
      </w:r>
      <w:r>
        <w:rPr>
          <w:rFonts w:hint="cs"/>
          <w:rtl/>
        </w:rPr>
        <w:t>'</w:t>
      </w:r>
      <w:ins w:id="90529" w:author="Claude - סמנטי" w:date="2026-10-11T12:20:38Z">
        <w:r>
          <w:rPr>
            <w:rStyle w:val="afffff0"/>
            <w:rtl/>
          </w:rPr>
          <w:t xml:space="preserve">אֶתְנַן זוֹנָה וּמְחִיר כֶּלֶב</w:t>
        </w:r>
      </w:ins>
      <w:del w:id="90530" w:author="Claude - סמנטי" w:date="2026-10-11T12:20:38Z">
        <w:r>
          <w:rPr>
            <w:rtl/>
          </w:rPr>
          <w:delText xml:space="preserve">אתנן זונה ומחיר כלב</w:delText>
        </w:r>
      </w:del>
      <w:r>
        <w:rPr>
          <w:rFonts w:hint="cs"/>
          <w:rtl/>
        </w:rPr>
        <w:t>'</w:t>
      </w:r>
      <w:r>
        <w:rPr>
          <w:rtl/>
        </w:rPr>
        <w:t xml:space="preserve"> - </w:t>
      </w:r>
      <w:r>
        <w:rPr>
          <w:rtl/>
        </w:rPr>
        <w:t xml:space="preserve">ש"מ</w:t>
      </w:r>
      <w:r>
        <w:rPr>
          <w:rtl/>
        </w:rPr>
        <w:t xml:space="preserve">.</w:t>
      </w:r>
    </w:p>
    <w:p w:rsidR="00E403F0" w:rsidRPr="00AD695E" w:rsidRDefault="00E403F0" w:rsidP="00E403F0">
      <w:pPr>
        <w:jc w:val="center"/>
        <w:rPr>
          <w:del w:id="90048" w:author="מנוע עיצוב" w:date="2026-10-11T12:09:26Z"/>
          <w:rtl/>
        </w:rPr>
      </w:pPr>
      <w:del w:id="90047" w:author="מנוע עיצוב" w:date="2026-10-11T12:09:26Z">
        <w:r w:rsidRPr="00E5675B">
          <w:rPr>
            <w:rFonts w:ascii="BA חניכי הישיבות" w:hAnsi="BA חניכי הישיבות" w:cs="BA חניכי הישיבות"/>
            <w:rtl/>
          </w:rPr>
          <w:delText xml:space="preserve">׻</w:delText>
        </w:r>
      </w:del>
    </w:p>
    <w:p w:rsidR="00E403F0" w:rsidRPr="00AD695E" w:rsidRDefault="00E403F0" w:rsidP="00E403F0">
      <w:pPr>
        <w:pStyle w:val="affff1"/>
        <w:ind w:end="0"/>
        <w:rPr>
          <w:rtl/>
        </w:rPr>
        <w:pPrChange w:id="20039" w:author="קלוד" w:date="2026-10-11T09:07:18Z">
          <w:pPr>
            <w:pStyle w:val="affff1"/>
            <w:rPr>
              <w:rtl/>
            </w:rPr>
          </w:pPr>
        </w:pPrChange>
      </w:pPr>
      <w:ins w:id="9824" w:author="מספור קטעי משנה" w:date="2026-10-11T09:35:05Z">
        <w:r>
          <w:rPr>
            <w:rStyle w:val="MisparKeta"/>
          </w:rPr>
          <w:t xml:space="preserve">ד. </w:t>
        </w:r>
      </w:ins>
      <w:r>
        <w:rPr>
          <w:rtl/>
        </w:rPr>
        <w:t>השותפין שחלקו אחד נטל כו'.</w:t>
      </w:r>
    </w:p>
    <w:p w:rsidR="00E403F0" w:rsidRPr="00AD695E" w:rsidRDefault="00E403F0" w:rsidP="00E403F0">
      <w:pPr>
        <w:rPr>
          <w:rtl/>
        </w:rPr>
      </w:pPr>
      <w:r>
        <w:rPr>
          <w:rtl/>
        </w:rPr>
        <w:t xml:space="preserve">ניפוק </w:t>
      </w:r>
      <w:ins w:id="91546" w:author="מנוע מכני" w:date="2026-10-11T12:04:39Z">
        <w:r>
          <w:rPr>
            <w:rtl/>
          </w:rPr>
          <w:t xml:space="preserve">אחת</w:t>
        </w:r>
      </w:ins>
      <w:del w:id="91547" w:author="מנוע מכני" w:date="2026-10-11T12:04:39Z">
        <w:r>
          <w:rPr>
            <w:rtl/>
          </w:rPr>
          <w:delText xml:space="preserve">חדא</w:delText>
        </w:r>
      </w:del>
      <w:r>
        <w:rPr>
          <w:rtl/>
        </w:rPr>
        <w:t xml:space="preserve"> להדי כלבא והנך </w:t>
      </w:r>
      <w:ins w:id="90832" w:author="מנוע מכני" w:date="2026-10-11T12:04:39Z">
        <w:r>
          <w:rPr>
            <w:rtl/>
          </w:rPr>
          <w:t xml:space="preserve">כולם</w:t>
        </w:r>
      </w:ins>
      <w:del w:id="90833" w:author="מנוע מכני" w:date="2026-10-11T12:04:39Z">
        <w:r>
          <w:rPr>
            <w:rtl/>
          </w:rPr>
          <w:delText xml:space="preserve">כולהו</w:delText>
        </w:r>
      </w:del>
      <w:r>
        <w:rPr>
          <w:rtl/>
        </w:rPr>
        <w:t xml:space="preserve"> לישתרו! </w:t>
      </w:r>
    </w:p>
    <w:p w:rsidR="00E403F0" w:rsidRPr="00AD695E" w:rsidRDefault="00E403F0" w:rsidP="00E403F0">
      <w:pPr>
        <w:pStyle w:val="affffb"/>
        <w:rPr>
          <w:rtl/>
        </w:rPr>
      </w:pPr>
      <w:r>
        <w:rPr>
          <w:rtl/>
        </w:rPr>
        <w:t xml:space="preserve">- </w:t>
      </w:r>
      <w:r>
        <w:rPr>
          <w:rtl/>
        </w:rPr>
        <w:t xml:space="preserve">ה</w:t>
      </w:r>
      <w:r>
        <w:rPr>
          <w:rFonts w:hint="cs"/>
          <w:rtl/>
        </w:rPr>
        <w:t>ב</w:t>
      </w:r>
      <w:r>
        <w:rPr>
          <w:rtl/>
        </w:rPr>
        <w:t>"</w:t>
      </w:r>
      <w:r>
        <w:rPr>
          <w:rFonts w:hint="cs"/>
          <w:rtl/>
        </w:rPr>
        <w:t xml:space="preserve">ע</w:t>
      </w:r>
      <w:r>
        <w:rPr>
          <w:rFonts w:hint="cs"/>
          <w:rtl/>
        </w:rPr>
        <w:t xml:space="preserve"> </w:t>
      </w:r>
      <w:r>
        <w:rPr>
          <w:rtl/>
        </w:rPr>
        <w:t xml:space="preserve">כגון </w:t>
      </w:r>
      <w:ins w:id="92832" w:author="מנוע מכני" w:date="2026-10-11T12:04:39Z">
        <w:r>
          <w:rPr>
            <w:rtl/>
          </w:rPr>
          <w:t xml:space="preserve">דיותר</w:t>
        </w:r>
      </w:ins>
      <w:del w:id="92833" w:author="מנוע מכני" w:date="2026-10-11T12:04:39Z">
        <w:r>
          <w:rPr>
            <w:rtl/>
          </w:rPr>
          <w:delText xml:space="preserve">דטפי</w:delText>
        </w:r>
      </w:del>
      <w:r>
        <w:rPr>
          <w:rtl/>
        </w:rPr>
        <w:t xml:space="preserve"> דמי כלב מחד </w:t>
      </w:r>
      <w:ins w:id="91548" w:author="מנוע מכני" w:date="2026-10-11T12:04:39Z">
        <w:r>
          <w:rPr>
            <w:rtl/>
          </w:rPr>
          <w:t xml:space="preserve">מהם</w:t>
        </w:r>
      </w:ins>
      <w:del w:id="91549" w:author="מנוע מכני" w:date="2026-10-11T12:04:39Z">
        <w:r>
          <w:rPr>
            <w:rtl/>
          </w:rPr>
          <w:delText xml:space="preserve">מינייהו</w:delText>
        </w:r>
      </w:del>
      <w:r>
        <w:rPr>
          <w:rtl/>
        </w:rPr>
        <w:t xml:space="preserve">, </w:t>
      </w:r>
      <w:ins w:id="91550" w:author="מנוע מכני" w:date="2026-10-11T12:04:39Z">
        <w:r>
          <w:rPr>
            <w:rtl/>
          </w:rPr>
          <w:t xml:space="preserve">וזה</w:t>
        </w:r>
      </w:ins>
      <w:del w:id="91551" w:author="מנוע מכני" w:date="2026-10-11T12:04:39Z">
        <w:r>
          <w:rPr>
            <w:rtl/>
          </w:rPr>
          <w:delText xml:space="preserve">והאי</w:delText>
        </w:r>
      </w:del>
      <w:r>
        <w:rPr>
          <w:rtl/>
        </w:rPr>
        <w:t xml:space="preserve"> טיפונא דכלב שדי בכולהו.</w:t>
      </w:r>
    </w:p>
    <w:p w:rsidR="00E403F0" w:rsidRPr="00AD695E" w:rsidRDefault="00E403F0" w:rsidP="00E403F0">
      <w:pPr>
        <w:jc w:val="center"/>
        <w:rPr>
          <w:del w:id="90050" w:author="מנוע עיצוב" w:date="2026-10-11T12:09:26Z"/>
          <w:rtl/>
        </w:rPr>
      </w:pPr>
      <w:del w:id="90049" w:author="מנוע עיצוב" w:date="2026-10-11T12:09:26Z">
        <w:r w:rsidRPr="00E5675B">
          <w:rPr>
            <w:rFonts w:ascii="BA חניכי הישיבות" w:hAnsi="BA חניכי הישיבות" w:cs="BA חניכי הישיבות"/>
            <w:rtl/>
          </w:rPr>
          <w:delText xml:space="preserve">׻</w:delText>
        </w:r>
      </w:del>
    </w:p>
    <w:p w:rsidR="00E403F0" w:rsidRPr="00AD695E" w:rsidRDefault="00E403F0" w:rsidP="00E403F0">
      <w:pPr>
        <w:pStyle w:val="affff1"/>
        <w:ind w:end="0"/>
        <w:rPr>
          <w:rtl/>
        </w:rPr>
        <w:pPrChange w:id="20040" w:author="קלוד" w:date="2026-10-11T09:07:18Z">
          <w:pPr>
            <w:pStyle w:val="affff1"/>
            <w:rPr>
              <w:rtl/>
            </w:rPr>
          </w:pPr>
        </w:pPrChange>
      </w:pPr>
      <w:ins w:id="9825" w:author="מספור קטעי משנה" w:date="2026-10-11T09:35:05Z">
        <w:r>
          <w:rPr>
            <w:rStyle w:val="MisparKeta"/>
          </w:rPr>
          <w:t xml:space="preserve">ה. </w:t>
        </w:r>
      </w:ins>
      <w:r>
        <w:rPr>
          <w:rtl/>
        </w:rPr>
        <w:t>אתנן כלב ומחיר זונה מותר כו'.</w:t>
      </w:r>
    </w:p>
    <w:p w:rsidR="00E403F0" w:rsidRPr="00AD695E" w:rsidRDefault="00E403F0" w:rsidP="00E403F0">
      <w:pPr>
        <w:pStyle w:val="afff3"/>
        <w:framePr w:wrap="around"/>
        <w:spacing w:line="240" w:lineRule="exact"/>
        <w:rPr>
          <w:rtl/>
        </w:rPr>
      </w:pPr>
      <w:r w:rsidRPr="009239E9">
        <w:rPr>
          <w:rFonts w:hint="cs"/>
          <w:szCs w:val="18"/>
          <w:rtl/>
        </w:rPr>
        <w:t>ל:</w:t>
      </w:r>
    </w:p>
    <w:p>
      <w:pPr>
        <w:pStyle w:val="38"/>
        <w:rPr>
          <w:ins w:id="93974" w:author="מנוע מכני" w:date="2026-10-11T12:04:39Z"/>
        </w:rPr>
      </w:pPr>
      <w:r>
        <w:t xml:space="preserve">א"ל</w:t>
      </w:r>
      <w:r>
        <w:t xml:space="preserve"> רבא מפרזקיא לרב אשי:</w:t>
      </w:r>
    </w:p>
    <w:p w:rsidR="00E403F0" w:rsidRPr="00AD695E" w:rsidRDefault="00E403F0" w:rsidP="00E403F0">
      <w:pPr>
        <w:rPr>
          <w:rtl/>
        </w:rPr>
      </w:pPr>
      <w:del w:id="93975" w:author="מנוע מכני" w:date="2026-10-11T12:04:39Z">
        <w:r>
          <w:rPr>
            <w:rtl/>
          </w:rPr>
          <w:delText xml:space="preserve"> </w:delText>
        </w:r>
      </w:del>
      <w:ins w:id="92126" w:author="מנוע מכני" w:date="2026-10-11T12:04:39Z">
        <w:r>
          <w:rPr>
            <w:rtl/>
          </w:rPr>
          <w:t xml:space="preserve">מנין</w:t>
        </w:r>
      </w:ins>
      <w:del w:id="92127" w:author="מנוע מכני" w:date="2026-10-11T12:04:39Z">
        <w:r>
          <w:rPr>
            <w:rtl/>
          </w:rPr>
          <w:delText xml:space="preserve">מנא</w:delText>
        </w:r>
      </w:del>
      <w:r>
        <w:rPr>
          <w:rtl/>
        </w:rPr>
        <w:t xml:space="preserve"> הא </w:t>
      </w:r>
      <w:ins w:id="90834" w:author="מנוע מכני" w:date="2026-10-11T12:04:39Z">
        <w:r>
          <w:rPr>
            <w:rtl/>
          </w:rPr>
          <w:t xml:space="preserve">דבר</w:t>
        </w:r>
      </w:ins>
      <w:del w:id="90835" w:author="מנוע מכני" w:date="2026-10-11T12:04:39Z">
        <w:r>
          <w:rPr>
            <w:rtl/>
          </w:rPr>
          <w:delText xml:space="preserve">מילתא</w:delText>
        </w:r>
      </w:del>
      <w:r>
        <w:rPr>
          <w:rtl/>
        </w:rPr>
        <w:t xml:space="preserve"> דאמור רבנן אין זנות לבהמות? </w:t>
      </w:r>
    </w:p>
    <w:p>
      <w:pPr>
        <w:pStyle w:val="38"/>
        <w:rPr>
          <w:ins w:id="93976" w:author="מנוע מכני" w:date="2026-10-11T12:04:39Z"/>
        </w:rPr>
      </w:pPr>
      <w:r>
        <w:t xml:space="preserve">א"ל</w:t>
      </w:r>
      <w:r>
        <w:t xml:space="preserve">:</w:t>
      </w:r>
    </w:p>
    <w:p w:rsidR="00E403F0" w:rsidRPr="00AD695E" w:rsidRDefault="00E403F0" w:rsidP="00E403F0">
      <w:pPr>
        <w:rPr>
          <w:rtl/>
        </w:rPr>
      </w:pPr>
      <w:del w:id="93977" w:author="מנוע מכני" w:date="2026-10-11T12:04:39Z">
        <w:r>
          <w:rPr>
            <w:rtl/>
          </w:rPr>
          <w:delText xml:space="preserve"> </w:delText>
        </w:r>
      </w:del>
      <w:r>
        <w:rPr>
          <w:rtl/>
        </w:rPr>
        <w:t xml:space="preserve">לא</w:t>
      </w:r>
      <w:r>
        <w:rPr>
          <w:rtl/>
        </w:rPr>
        <w:t xml:space="preserve"> נישמוט קרא לכתוב אתנן זונה וכלב.</w:t>
      </w:r>
    </w:p>
    <w:p>
      <w:pPr>
        <w:pStyle w:val="afffff8"/>
        <w:rPr>
          <w:ins w:id="90029" w:author="קלוד" w:date="2026-10-11T12:25:27Z"/>
        </w:rPr>
      </w:pPr>
      <w:ins w:id="90030" w:author="קלוד" w:date="2026-10-11T12:25:27Z">
        <w:r>
          <w:rPr>
            <w:color w:val="7B3F00"/>
          </w:rPr>
          <w:t xml:space="preserve">אתנן כלב ומחיר זונה - מותרין, וגם ולדותיהן</w:t>
        </w:r>
      </w:ins>
    </w:p>
    <w:p>
      <w:pPr>
        <w:pStyle w:val="38"/>
        <w:rPr>
          <w:ins w:id="93978" w:author="מנוע מכני" w:date="2026-10-11T12:04:39Z"/>
        </w:rPr>
      </w:pPr>
      <w:r w:rsidRPr="00217260">
        <w:t>תנ</w:t>
      </w:r>
      <w:r w:rsidRPr="00217260">
        <w:t>"</w:t>
      </w:r>
      <w:r w:rsidRPr="00217260">
        <w:t>ה</w:t>
      </w:r>
      <w:r>
        <w:t xml:space="preserve">:</w:t>
      </w:r>
    </w:p>
    <w:p w:rsidR="00E403F0" w:rsidRPr="00AD695E" w:rsidRDefault="00E403F0" w:rsidP="00E403F0">
      <w:pPr>
        <w:rPr>
          <w:rtl/>
        </w:rPr>
      </w:pPr>
      <w:del w:id="93979" w:author="מנוע מכני" w:date="2026-10-11T12:04:39Z">
        <w:r>
          <w:rPr>
            <w:rtl/>
          </w:rPr>
          <w:delText xml:space="preserve"> </w:delText>
        </w:r>
      </w:del>
      <w:r>
        <w:rPr>
          <w:rtl/>
        </w:rPr>
        <w:t xml:space="preserve">מנין לאתנן כלב ומחיר זונה שמותרין שנאמר ב' ולא ד', ולדותיהן מותרין, שנא</w:t>
      </w:r>
      <w:r>
        <w:rPr>
          <w:rFonts w:hint="cs"/>
          <w:rtl/>
        </w:rPr>
        <w:t>'</w:t>
      </w:r>
      <w:r>
        <w:rPr>
          <w:rtl/>
        </w:rPr>
        <w:t xml:space="preserve"> </w:t>
      </w:r>
      <w:r>
        <w:rPr>
          <w:rFonts w:hint="cs"/>
          <w:rtl/>
        </w:rPr>
        <w:t>'</w:t>
      </w:r>
      <w:ins w:id="90531" w:author="Claude - סמנטי" w:date="2026-10-11T12:20:38Z">
        <w:r>
          <w:rPr>
            <w:rStyle w:val="afffff0"/>
            <w:rtl/>
          </w:rPr>
          <w:t xml:space="preserve">גַּם שְׁנֵיהֶם</w:t>
        </w:r>
      </w:ins>
      <w:del w:id="90532" w:author="Claude - סמנטי" w:date="2026-10-11T12:20:38Z">
        <w:r>
          <w:rPr>
            <w:rtl/>
          </w:rPr>
          <w:delText xml:space="preserve">גם שניהם</w:delText>
        </w:r>
      </w:del>
      <w:r>
        <w:rPr>
          <w:rFonts w:hint="cs"/>
          <w:rtl/>
        </w:rPr>
        <w:t>'</w:t>
      </w:r>
      <w:r>
        <w:rPr>
          <w:rtl/>
        </w:rPr>
        <w:t xml:space="preserve"> - הם ולא ולדותיהן.</w:t>
      </w:r>
    </w:p>
    <w:p>
      <w:pPr>
        <w:pStyle w:val="38"/>
        <w:rPr>
          <w:ins w:id="93980" w:author="מנוע מכני" w:date="2026-10-11T12:04:39Z"/>
        </w:rPr>
      </w:pPr>
      <w:r>
        <w:t xml:space="preserve">רבא:</w:t>
      </w:r>
    </w:p>
    <w:p w:rsidR="00E403F0" w:rsidRPr="00AD695E" w:rsidRDefault="00E403F0" w:rsidP="00E403F0">
      <w:pPr>
        <w:rPr>
          <w:rtl/>
        </w:rPr>
      </w:pPr>
      <w:del w:id="93981" w:author="מנוע מכני" w:date="2026-10-11T12:04:39Z">
        <w:r>
          <w:rPr>
            <w:rtl/>
          </w:rPr>
          <w:delText xml:space="preserve"> </w:delText>
        </w:r>
      </w:del>
      <w:r>
        <w:rPr>
          <w:rtl/>
        </w:rPr>
        <w:t xml:space="preserve">ולד הנרבעת אסורה - היא וולדה נרבעו, נוגחת אסורה היא וולדה נגחו, ולד מוקצה ונעבד - מותר.</w:t>
      </w:r>
    </w:p>
    <w:p w:rsidR="00E403F0" w:rsidRPr="00AD695E" w:rsidRDefault="00E403F0" w:rsidP="00E403F0">
      <w:pPr>
        <w:rPr>
          <w:rtl/>
        </w:rPr>
      </w:pPr>
      <w:r>
        <w:rPr>
          <w:rFonts w:hint="cs"/>
          <w:rtl/>
        </w:rPr>
        <w:t>ד</w:t>
      </w:r>
      <w:r>
        <w:rPr>
          <w:rtl/>
        </w:rPr>
        <w:t>לאימיה אקציה, לאימיה פלחי לה.</w:t>
      </w:r>
    </w:p>
    <w:p w:rsidR="00E403F0" w:rsidRPr="00AD695E" w:rsidRDefault="00E403F0" w:rsidP="00E403F0">
      <w:pPr>
        <w:rPr>
          <w:rtl/>
        </w:rPr>
      </w:pPr>
      <w:r w:rsidRPr="00217260">
        <w:rPr>
          <w:b/>
          <w:bCs/>
          <w:rtl/>
        </w:rPr>
        <w:t xml:space="preserve">א"ד </w:t>
      </w:r>
      <w:r>
        <w:rPr>
          <w:rtl/>
        </w:rPr>
        <w:t xml:space="preserve">ולד מוקצה ונעבד - אסור, דניחא </w:t>
      </w:r>
      <w:ins w:id="91552" w:author="מנוע מכני" w:date="2026-10-11T12:04:39Z">
        <w:r>
          <w:rPr>
            <w:rtl/>
          </w:rPr>
          <w:t xml:space="preserve">לו</w:t>
        </w:r>
      </w:ins>
      <w:del w:id="91553" w:author="מנוע מכני" w:date="2026-10-11T12:04:39Z">
        <w:r>
          <w:rPr>
            <w:rtl/>
          </w:rPr>
          <w:delText xml:space="preserve">ליה</w:delText>
        </w:r>
      </w:del>
      <w:r>
        <w:rPr>
          <w:rtl/>
        </w:rPr>
        <w:t xml:space="preserve"> בניפחיה.</w:t>
      </w:r>
    </w:p>
    <w:p>
      <w:pPr>
        <w:pStyle w:val="afffff8"/>
        <w:rPr>
          <w:ins w:id="90027" w:author="קלוד" w:date="2026-10-11T12:25:27Z"/>
        </w:rPr>
      </w:pPr>
      <w:ins w:id="90028" w:author="קלוד" w:date="2026-10-11T12:25:27Z">
        <w:r>
          <w:rPr>
            <w:color w:val="7B3F00"/>
          </w:rPr>
          <w:t xml:space="preserve">המקדש בפרש שור הנסקל או עגלי ע"ז - האם מקודשת</w:t>
        </w:r>
      </w:ins>
    </w:p>
    <w:p>
      <w:pPr>
        <w:pStyle w:val="38"/>
        <w:rPr>
          <w:ins w:id="93982" w:author="מנוע מכני" w:date="2026-10-11T12:04:39Z"/>
        </w:rPr>
      </w:pPr>
      <w:r>
        <w:t>אר</w:t>
      </w:r>
      <w:r w:rsidRPr="00217260">
        <w:t>אב</w:t>
      </w:r>
      <w:r w:rsidRPr="00217260">
        <w:t>"</w:t>
      </w:r>
      <w:r w:rsidRPr="00217260">
        <w:t>א</w:t>
      </w:r>
      <w:r>
        <w:t xml:space="preserve"> מרב:</w:t>
      </w:r>
    </w:p>
    <w:p w:rsidR="00E403F0" w:rsidRPr="00AD695E" w:rsidRDefault="00E403F0" w:rsidP="00E403F0">
      <w:pPr>
        <w:rPr>
          <w:rtl/>
        </w:rPr>
      </w:pPr>
      <w:del w:id="93983" w:author="מנוע מכני" w:date="2026-10-11T12:04:39Z">
        <w:r>
          <w:rPr>
            <w:rFonts w:hint="cs"/>
            <w:rtl/>
          </w:rPr>
          <w:delText xml:space="preserve"> </w:delText>
        </w:r>
      </w:del>
      <w:r>
        <w:rPr>
          <w:rtl/>
        </w:rPr>
        <w:t xml:space="preserve">המקדש בפרש שור הנסקל מקודשת, בפרש עגלי </w:t>
      </w:r>
      <w:r>
        <w:rPr>
          <w:rtl/>
        </w:rPr>
        <w:t xml:space="preserve">ע"ז</w:t>
      </w:r>
      <w:r>
        <w:rPr>
          <w:rtl/>
        </w:rPr>
        <w:t xml:space="preserve"> - אינה מקודשת.</w:t>
      </w:r>
    </w:p>
    <w:p>
      <w:pPr>
        <w:pStyle w:val="38"/>
        <w:rPr>
          <w:ins w:id="93984" w:author="מנוע מכני" w:date="2026-10-11T12:04:39Z"/>
        </w:rPr>
      </w:pPr>
      <w:r w:rsidRPr="00217260">
        <w:t>אב"א סברא</w:t>
      </w:r>
      <w:r>
        <w:t xml:space="preserve">:</w:t>
      </w:r>
    </w:p>
    <w:p w:rsidR="00E403F0" w:rsidRPr="00AD695E" w:rsidRDefault="00E403F0" w:rsidP="00E403F0">
      <w:pPr>
        <w:rPr>
          <w:rtl/>
        </w:rPr>
      </w:pPr>
      <w:del w:id="93985" w:author="מנוע מכני" w:date="2026-10-11T12:04:39Z">
        <w:r>
          <w:rPr>
            <w:rtl/>
          </w:rPr>
          <w:delText xml:space="preserve"> </w:delText>
        </w:r>
      </w:del>
      <w:r>
        <w:rPr>
          <w:rtl/>
        </w:rPr>
        <w:t xml:space="preserve">ניחא </w:t>
      </w:r>
      <w:ins w:id="91554" w:author="מנוע מכני" w:date="2026-10-11T12:04:39Z">
        <w:r>
          <w:rPr>
            <w:rtl/>
          </w:rPr>
          <w:t xml:space="preserve">לו</w:t>
        </w:r>
      </w:ins>
      <w:del w:id="91555" w:author="מנוע מכני" w:date="2026-10-11T12:04:39Z">
        <w:r>
          <w:rPr>
            <w:rtl/>
          </w:rPr>
          <w:delText xml:space="preserve">ליה</w:delText>
        </w:r>
      </w:del>
      <w:r>
        <w:rPr>
          <w:rtl/>
        </w:rPr>
        <w:t xml:space="preserve"> גבי </w:t>
      </w:r>
      <w:r>
        <w:rPr>
          <w:rtl/>
        </w:rPr>
        <w:t xml:space="preserve">ע"ז</w:t>
      </w:r>
      <w:r>
        <w:rPr>
          <w:rtl/>
        </w:rPr>
        <w:t xml:space="preserve"> בניפחיה, גבי שור הנסקל - </w:t>
      </w:r>
      <w:r>
        <w:rPr>
          <w:rtl/>
        </w:rPr>
        <w:t xml:space="preserve">לא</w:t>
      </w:r>
      <w:r>
        <w:rPr>
          <w:rtl/>
        </w:rPr>
        <w:t xml:space="preserve"> ניחא </w:t>
      </w:r>
      <w:ins w:id="91556" w:author="מנוע מכני" w:date="2026-10-11T12:04:39Z">
        <w:r>
          <w:rPr>
            <w:rtl/>
          </w:rPr>
          <w:t xml:space="preserve">לו</w:t>
        </w:r>
      </w:ins>
      <w:del w:id="91557" w:author="מנוע מכני" w:date="2026-10-11T12:04:39Z">
        <w:r>
          <w:rPr>
            <w:rtl/>
          </w:rPr>
          <w:delText xml:space="preserve">ליה</w:delText>
        </w:r>
      </w:del>
      <w:r>
        <w:rPr>
          <w:rtl/>
        </w:rPr>
        <w:t xml:space="preserve"> בניפחיה.</w:t>
      </w:r>
    </w:p>
    <w:p>
      <w:pPr>
        <w:pStyle w:val="38"/>
        <w:rPr>
          <w:ins w:id="93986" w:author="מנוע מכני" w:date="2026-10-11T12:04:39Z"/>
        </w:rPr>
      </w:pPr>
      <w:r w:rsidRPr="00217260">
        <w:t>אב"א</w:t>
      </w:r>
      <w:r>
        <w:t xml:space="preserve"> קרא:</w:t>
      </w:r>
    </w:p>
    <w:p w:rsidR="00E403F0" w:rsidRPr="00AD695E" w:rsidRDefault="00E403F0" w:rsidP="00E403F0">
      <w:pPr>
        <w:rPr>
          <w:rtl/>
        </w:rPr>
      </w:pPr>
      <w:del w:id="93987" w:author="מנוע מכני" w:date="2026-10-11T12:04:39Z">
        <w:r>
          <w:rPr>
            <w:rtl/>
          </w:rPr>
          <w:delText xml:space="preserve"> </w:delText>
        </w:r>
      </w:del>
      <w:r>
        <w:rPr>
          <w:rtl/>
        </w:rPr>
        <w:t xml:space="preserve">גבי עבודת כוכבי' כתיב והיית חרם כמוהו, כל שאתה מהיה ממנו הרי הוא כמוהו.</w:t>
      </w:r>
    </w:p>
    <w:p w:rsidR="00E403F0" w:rsidRPr="00AD695E" w:rsidRDefault="00E403F0" w:rsidP="00E403F0">
      <w:pPr>
        <w:rPr>
          <w:rtl/>
        </w:rPr>
      </w:pPr>
      <w:r>
        <w:rPr>
          <w:rtl/>
        </w:rPr>
        <w:lastRenderedPageBreak/>
        <w:t xml:space="preserve">גבי שור הנסקל כתיב </w:t>
      </w:r>
      <w:r>
        <w:rPr>
          <w:rStyle w:val="afffff0"/>
          <w:rtl/>
          <w:rPrChange w:id="9041" w:author="מנוע פסוקים" w:date="2026-10-11T09:25:30Z">
            <w:rPr>
              <w:rtl/>
            </w:rPr>
          </w:rPrChange>
        </w:rPr>
        <w:t xml:space="preserve">לא</w:t>
      </w:r>
      <w:r>
        <w:rPr>
          <w:rStyle w:val="afffff0"/>
          <w:rtl/>
          <w:rPrChange w:id="9042" w:author="מנוע פסוקים" w:date="2026-10-11T09:25:30Z">
            <w:rPr>
              <w:rtl/>
            </w:rPr>
          </w:rPrChange>
        </w:rPr>
        <w:t xml:space="preserve"> יאכל את בשרו</w:t>
      </w:r>
      <w:r>
        <w:rPr>
          <w:rtl/>
        </w:rPr>
        <w:t xml:space="preserve"> - בשרו אסור, פרשו מותר.</w:t>
      </w:r>
    </w:p>
    <w:p w:rsidR="00E403F0" w:rsidRPr="00AD695E" w:rsidRDefault="00E403F0" w:rsidP="00E403F0">
      <w:pPr>
        <w:jc w:val="center"/>
        <w:rPr>
          <w:rtl/>
        </w:rPr>
      </w:pPr>
      <w:r w:rsidRPr="00E5675B">
        <w:rPr>
          <w:rFonts w:ascii="BA חניכי הישיבות" w:hAnsi="BA חניכי הישיבות" w:cs="BA חניכי הישיבות"/>
          <w:rtl/>
        </w:rPr>
        <w:t>׻</w:t>
      </w:r>
    </w:p>
    <w:p>
      <w:pPr>
        <w:pStyle w:val="MishnaBatzad"/>
        <w:rPr>
          <w:ins w:id="20173" w:author="קלוד" w:date="2026-10-11T09:07:18Z"/>
        </w:rPr>
      </w:pPr>
      <w:ins w:id="20172" w:author="קלוד" w:date="2026-10-11T09:07:18Z">
        <w:r>
          <w:t xml:space="preserve">משנה ד</w:t>
        </w:r>
      </w:ins>
    </w:p>
    <w:p w:rsidR="00E403F0" w:rsidRPr="00D65BEC" w:rsidRDefault="00E403F0" w:rsidP="00E403F0">
      <w:pPr>
        <w:pStyle w:val="afff9"/>
        <w:rPr>
          <w:del w:id="20111" w:author="קלוד" w:date="2026-10-11T09:07:18Z"/>
          <w:rtl/>
        </w:rPr>
      </w:pPr>
      <w:del w:id="20110" w:author="קלוד" w:date="2026-10-11T09:07:18Z">
        <w:r w:rsidRPr="00D65BEC">
          <w:rPr>
            <w:rtl/>
          </w:rPr>
          <w:delText xml:space="preserve">מתני'.</w:delText>
        </w:r>
      </w:del>
    </w:p>
    <w:p w:rsidR="00E403F0" w:rsidRPr="00D65BEC" w:rsidRDefault="00E403F0" w:rsidP="00E403F0">
      <w:pPr>
        <w:pStyle w:val="afff9"/>
        <w:spacing w:before="120"/>
        <w:rPr>
          <w:rtl/>
        </w:rPr>
        <w:pPrChange w:id="90028" w:author="קלוד" w:date="2026-10-11T12:09:42Z">
          <w:pPr>
            <w:pStyle w:val="afff9"/>
          </w:pPr>
        </w:pPrChange>
      </w:pPr>
      <w:r w:rsidRPr="00D65BEC">
        <w:rPr>
          <w:rtl/>
        </w:rPr>
        <w:t>נתן לה מעות - הרי אלו מותרין.</w:t>
      </w:r>
    </w:p>
    <w:p w:rsidR="00E403F0" w:rsidRPr="00D65BEC" w:rsidRDefault="00E403F0" w:rsidP="00E403F0">
      <w:pPr>
        <w:pStyle w:val="afff9"/>
        <w:rPr>
          <w:rtl/>
        </w:rPr>
      </w:pPr>
      <w:r w:rsidRPr="00D65BEC">
        <w:rPr>
          <w:rtl/>
        </w:rPr>
        <w:t>יינות ושמנים וסלתות, וכל דבר שכיוצא בו קרב על גבי המזבח - אסור.</w:t>
      </w:r>
    </w:p>
    <w:p w:rsidR="00E403F0" w:rsidRPr="00D65BEC" w:rsidRDefault="00E403F0" w:rsidP="00E403F0">
      <w:pPr>
        <w:pStyle w:val="afff9"/>
        <w:rPr>
          <w:rtl/>
        </w:rPr>
      </w:pPr>
      <w:r w:rsidRPr="00D65BEC">
        <w:rPr>
          <w:rtl/>
        </w:rPr>
        <w:t>נתן לה מוקדשין - הרי אלו מותרין.</w:t>
      </w:r>
    </w:p>
    <w:p w:rsidR="00E403F0" w:rsidRPr="00D65BEC" w:rsidRDefault="00E403F0" w:rsidP="00E403F0">
      <w:pPr>
        <w:pStyle w:val="afff9"/>
        <w:rPr>
          <w:rtl/>
        </w:rPr>
      </w:pPr>
      <w:r w:rsidRPr="00D65BEC">
        <w:rPr>
          <w:rtl/>
        </w:rPr>
        <w:t>עופות - הרי אלו אסורין.</w:t>
      </w:r>
    </w:p>
    <w:p w:rsidR="00E403F0" w:rsidRPr="00D65BEC" w:rsidRDefault="00E403F0" w:rsidP="00E403F0">
      <w:pPr>
        <w:pStyle w:val="afff9"/>
        <w:rPr>
          <w:rtl/>
        </w:rPr>
      </w:pPr>
      <w:r w:rsidRPr="00D65BEC">
        <w:rPr>
          <w:rtl/>
        </w:rPr>
        <w:t xml:space="preserve">שהיה בדין, מה אם המוקדשין שהמום פוסל בהן אין אתנן ומחיר חל עליהן, </w:t>
      </w:r>
    </w:p>
    <w:p w:rsidR="00E403F0" w:rsidRPr="00D65BEC" w:rsidRDefault="00E403F0" w:rsidP="00E403F0">
      <w:pPr>
        <w:pStyle w:val="afff9"/>
        <w:rPr>
          <w:rtl/>
        </w:rPr>
      </w:pPr>
      <w:r w:rsidRPr="00D65BEC">
        <w:rPr>
          <w:rtl/>
        </w:rPr>
        <w:t xml:space="preserve">עוף שאין המום פוסל בו - אינו דין שלא יהא אתנן ומחיר חל עליו? </w:t>
      </w:r>
    </w:p>
    <w:p w:rsidR="00E403F0" w:rsidRPr="00D65BEC" w:rsidRDefault="00E403F0" w:rsidP="00E403F0">
      <w:pPr>
        <w:pStyle w:val="afff9"/>
        <w:rPr>
          <w:rtl/>
        </w:rPr>
      </w:pPr>
      <w:r w:rsidRPr="00D65BEC">
        <w:rPr>
          <w:rtl/>
        </w:rPr>
        <w:t>ת"ל: לכל נדר - להביא את העוף.</w:t>
      </w:r>
    </w:p>
    <w:p w:rsidR="00E403F0" w:rsidRPr="00D65BEC" w:rsidRDefault="00E403F0" w:rsidP="00E403F0">
      <w:pPr>
        <w:pStyle w:val="afff9"/>
        <w:rPr>
          <w:rtl/>
        </w:rPr>
      </w:pPr>
      <w:r w:rsidRPr="00D65BEC">
        <w:rPr>
          <w:rtl/>
        </w:rPr>
        <w:t>כל האסורין לגבי מזבח - ולדותיהן מותרין.</w:t>
      </w:r>
    </w:p>
    <w:p w:rsidR="00E403F0" w:rsidRPr="00D65BEC" w:rsidRDefault="00E403F0" w:rsidP="00E403F0">
      <w:pPr>
        <w:pStyle w:val="afff9"/>
        <w:rPr>
          <w:rtl/>
        </w:rPr>
      </w:pPr>
      <w:r>
        <w:rPr>
          <w:rStyle w:val="TanaimMishna"/>
          <w:rFonts w:hint="cs"/>
          <w:rtl/>
          <w:rPrChange w:id="95295" w:author="Claude" w:date="2026-10-11T09:08:06Z">
            <w:rPr>
              <w:rFonts w:hint="cs"/>
              <w:rtl/>
            </w:rPr>
          </w:rPrChange>
        </w:rPr>
        <w:t xml:space="preserve">ר</w:t>
      </w:r>
      <w:r>
        <w:rPr>
          <w:rStyle w:val="TanaimMishna"/>
          <w:rtl/>
          <w:rPrChange w:id="95296" w:author="Claude" w:date="2026-10-11T09:08:06Z">
            <w:rPr>
              <w:rtl/>
            </w:rPr>
          </w:rPrChange>
        </w:rPr>
        <w:t xml:space="preserve">"</w:t>
      </w:r>
      <w:r>
        <w:rPr>
          <w:rStyle w:val="TanaimMishna"/>
          <w:rFonts w:hint="cs"/>
          <w:rtl/>
          <w:rPrChange w:id="95297" w:author="Claude" w:date="2026-10-11T09:08:06Z">
            <w:rPr>
              <w:rFonts w:hint="cs"/>
              <w:rtl/>
            </w:rPr>
          </w:rPrChange>
        </w:rPr>
        <w:t xml:space="preserve">א</w:t>
      </w:r>
      <w:r>
        <w:rPr>
          <w:rStyle w:val="TanaimMishna"/>
          <w:rtl/>
          <w:rPrChange w:id="95298" w:author="Claude" w:date="2026-10-11T09:08:06Z">
            <w:rPr>
              <w:rtl/>
            </w:rPr>
          </w:rPrChange>
        </w:rPr>
        <w:t xml:space="preserve">:</w:t>
      </w:r>
      <w:r>
        <w:rPr>
          <w:rtl/>
        </w:rPr>
        <w:t xml:space="preserve"> ולד טרפה לא יקרב על גבי המזבח </w:t>
      </w:r>
    </w:p>
    <w:p w:rsidR="00E403F0" w:rsidRPr="00D65BEC" w:rsidRDefault="00E403F0" w:rsidP="00E403F0">
      <w:pPr>
        <w:pStyle w:val="afff9"/>
        <w:rPr>
          <w:rtl/>
        </w:rPr>
      </w:pPr>
      <w:r w:rsidRPr="00D65BEC">
        <w:rPr>
          <w:rtl/>
        </w:rPr>
        <w:t>ר</w:t>
      </w:r>
      <w:r w:rsidRPr="00D65BEC">
        <w:rPr>
          <w:rFonts w:hint="cs"/>
          <w:rtl/>
        </w:rPr>
        <w:t>חב</w:t>
      </w:r>
      <w:r w:rsidRPr="00D65BEC">
        <w:rPr>
          <w:rtl/>
        </w:rPr>
        <w:t>"</w:t>
      </w:r>
      <w:r w:rsidRPr="00D65BEC">
        <w:rPr>
          <w:rFonts w:hint="cs"/>
          <w:rtl/>
        </w:rPr>
        <w:t xml:space="preserve">א </w:t>
      </w:r>
      <w:r w:rsidRPr="00D65BEC">
        <w:rPr>
          <w:rtl/>
        </w:rPr>
        <w:t>אומר: כשירה שינקה מן הטרפה - פסולה מעל גבי המזבח.</w:t>
      </w:r>
    </w:p>
    <w:p w:rsidR="00E403F0" w:rsidRPr="00D64BA8" w:rsidRDefault="00E403F0" w:rsidP="00E403F0">
      <w:pPr>
        <w:pStyle w:val="afff9"/>
        <w:rPr>
          <w:spacing w:val="8"/>
          <w:rtl/>
        </w:rPr>
      </w:pPr>
      <w:r w:rsidRPr="00D64BA8">
        <w:rPr>
          <w:spacing w:val="8"/>
          <w:rtl/>
        </w:rPr>
        <w:t>כל הקדשים שנעשו טרפה אין פודין אותן שאין פודין את הקדשים להאכילן לכלבים.</w:t>
      </w:r>
    </w:p>
    <w:p w:rsidR="00E403F0" w:rsidRPr="00AD695E" w:rsidRDefault="00E403F0" w:rsidP="00E403F0">
      <w:pPr>
        <w:jc w:val="center"/>
        <w:rPr>
          <w:rtl/>
        </w:rPr>
      </w:pPr>
      <w:r w:rsidRPr="00E5675B">
        <w:rPr>
          <w:rFonts w:ascii="BA חניכי הישיבות" w:hAnsi="BA חניכי הישיבות" w:cs="BA חניכי הישיבות"/>
          <w:rtl/>
        </w:rPr>
        <w:t>׻</w:t>
      </w:r>
    </w:p>
    <w:p>
      <w:pPr>
        <w:pStyle w:val="afffff8"/>
        <w:rPr>
          <w:ins w:id="90025" w:author="קלוד" w:date="2026-10-11T12:25:27Z"/>
        </w:rPr>
      </w:pPr>
      <w:ins w:id="90026" w:author="קלוד" w:date="2026-10-11T12:25:27Z">
        <w:r>
          <w:rPr>
            <w:color w:val="7B3F00"/>
          </w:rPr>
          <w:t xml:space="preserve">אתנן שנשתנה - חיטין לסולת, זיתים לשמן, ענבים ליין</w:t>
        </w:r>
      </w:ins>
    </w:p>
    <w:p>
      <w:pPr>
        <w:pStyle w:val="38"/>
        <w:rPr>
          <w:ins w:id="93988" w:author="מנוע מכני" w:date="2026-10-11T12:04:39Z"/>
        </w:rPr>
      </w:pPr>
      <w:r w:rsidRPr="00217260">
        <w:t>ת"ר</w:t>
      </w:r>
      <w:r>
        <w:t xml:space="preserve">:</w:t>
      </w:r>
    </w:p>
    <w:p w:rsidR="00E403F0" w:rsidRPr="00AD695E" w:rsidRDefault="00E403F0" w:rsidP="00E403F0">
      <w:pPr>
        <w:rPr>
          <w:rtl/>
        </w:rPr>
      </w:pPr>
      <w:del w:id="93989" w:author="מנוע מכני" w:date="2026-10-11T12:04:39Z">
        <w:r>
          <w:rPr>
            <w:rtl/>
          </w:rPr>
          <w:delText xml:space="preserve"> </w:delText>
        </w:r>
      </w:del>
      <w:r>
        <w:rPr>
          <w:rtl/>
        </w:rPr>
        <w:t xml:space="preserve">נתן לה חיטין ועשאתן סולת, זיתים ועשאתן שמן, ענבים ועשאתן יין</w:t>
      </w:r>
      <w:ins w:id="91964" w:author="מנוע מכני" w:date="2026-10-11T12:04:39Z">
        <w:r>
          <w:rPr>
            <w:rtl/>
          </w:rPr>
          <w:t xml:space="preserve">,</w:t>
        </w:r>
      </w:ins>
      <w:del w:id="91965" w:author="מנוע מכני" w:date="2026-10-11T12:04:39Z">
        <w:r>
          <w:rPr>
            <w:rtl/>
          </w:rPr>
          <w:delText xml:space="preserve">;</w:delText>
        </w:r>
      </w:del>
    </w:p>
    <w:p>
      <w:pPr>
        <w:pStyle w:val="38"/>
        <w:rPr>
          <w:ins w:id="93990" w:author="מנוע מכני" w:date="2026-10-11T12:04:39Z"/>
        </w:rPr>
      </w:pPr>
      <w:r>
        <w:t xml:space="preserve">תני </w:t>
      </w:r>
      <w:ins w:id="91558" w:author="מנוע מכני" w:date="2026-10-11T12:04:39Z">
        <w:r>
          <w:t xml:space="preserve">אחת</w:t>
        </w:r>
      </w:ins>
      <w:del w:id="91559" w:author="מנוע מכני" w:date="2026-10-11T12:04:39Z">
        <w:r>
          <w:delText xml:space="preserve">חדא</w:delText>
        </w:r>
      </w:del>
      <w:r>
        <w:t xml:space="preserve">:</w:t>
      </w:r>
    </w:p>
    <w:p w:rsidR="00E403F0" w:rsidRPr="00AD695E" w:rsidRDefault="00E403F0" w:rsidP="00E403F0">
      <w:pPr>
        <w:rPr>
          <w:rtl/>
        </w:rPr>
      </w:pPr>
      <w:del w:id="93991" w:author="מנוע מכני" w:date="2026-10-11T12:04:39Z">
        <w:r>
          <w:rPr>
            <w:rtl/>
          </w:rPr>
          <w:delText xml:space="preserve"> </w:delText>
        </w:r>
      </w:del>
      <w:r>
        <w:rPr>
          <w:rtl/>
        </w:rPr>
        <w:t xml:space="preserve">אסורים, ותניא אידך: מותרין.</w:t>
      </w:r>
    </w:p>
    <w:p w:rsidR="00E403F0" w:rsidRPr="00AD695E" w:rsidRDefault="00E403F0" w:rsidP="00E403F0">
      <w:pPr>
        <w:rPr>
          <w:rtl/>
        </w:rPr>
      </w:pPr>
      <w:r>
        <w:rPr>
          <w:rtl/>
        </w:rPr>
        <w:t xml:space="preserve">אמר</w:t>
      </w:r>
      <w:r>
        <w:rPr>
          <w:rtl/>
        </w:rPr>
        <w:t xml:space="preserve"> </w:t>
      </w:r>
      <w:r>
        <w:rPr>
          <w:rStyle w:val="2fb"/>
          <w:rtl/>
        </w:rPr>
        <w:t xml:space="preserve">רב יוסף</w:t>
      </w:r>
      <w:r>
        <w:rPr>
          <w:rtl/>
        </w:rPr>
        <w:t xml:space="preserve">, תני גוריון דמן אספורק: </w:t>
      </w:r>
      <w:r>
        <w:rPr>
          <w:rtl/>
        </w:rPr>
        <w:t xml:space="preserve">ב"ש</w:t>
      </w:r>
      <w:r>
        <w:rPr>
          <w:rtl/>
        </w:rPr>
        <w:t xml:space="preserve"> אוסרין </w:t>
      </w:r>
      <w:r>
        <w:rPr>
          <w:rtl/>
        </w:rPr>
        <w:t xml:space="preserve">וב"ה</w:t>
      </w:r>
      <w:r>
        <w:rPr>
          <w:rtl/>
        </w:rPr>
        <w:t xml:space="preserve"> מתירין.</w:t>
      </w:r>
    </w:p>
    <w:p w:rsidR="00E403F0" w:rsidRPr="00AD695E" w:rsidRDefault="00E403F0" w:rsidP="00E403F0">
      <w:pPr>
        <w:rPr>
          <w:rtl/>
        </w:rPr>
      </w:pPr>
      <w:r>
        <w:rPr>
          <w:rtl/>
        </w:rPr>
        <w:t xml:space="preserve">ב"ה</w:t>
      </w:r>
      <w:r>
        <w:rPr>
          <w:rtl/>
        </w:rPr>
        <w:t xml:space="preserve"> סברי </w:t>
      </w:r>
      <w:r>
        <w:rPr>
          <w:rFonts w:hint="cs"/>
          <w:rtl/>
        </w:rPr>
        <w:t>'</w:t>
      </w:r>
      <w:r>
        <w:rPr>
          <w:rStyle w:val="afffff0"/>
          <w:rtl/>
        </w:rPr>
        <w:t>הם</w:t>
      </w:r>
      <w:r>
        <w:rPr>
          <w:rFonts w:hint="cs"/>
          <w:rtl/>
        </w:rPr>
        <w:t>'</w:t>
      </w:r>
      <w:r>
        <w:rPr>
          <w:rtl/>
        </w:rPr>
        <w:t xml:space="preserve"> - ולא ולדותיהן, </w:t>
      </w:r>
      <w:r>
        <w:rPr>
          <w:rFonts w:hint="cs"/>
          <w:rtl/>
        </w:rPr>
        <w:t>'</w:t>
      </w:r>
      <w:r>
        <w:rPr>
          <w:rStyle w:val="afffff0"/>
          <w:rtl/>
        </w:rPr>
        <w:t>הם</w:t>
      </w:r>
      <w:r>
        <w:rPr>
          <w:rFonts w:hint="cs"/>
          <w:rtl/>
        </w:rPr>
        <w:t>'</w:t>
      </w:r>
      <w:r>
        <w:rPr>
          <w:rtl/>
        </w:rPr>
        <w:t xml:space="preserve"> - ולא שינוייהן.</w:t>
      </w:r>
      <w:ins w:id="91966" w:author="מנוע מכני" w:date="2026-10-11T12:04:39Z">
        <w:ins w:id="91968" w:author="מנוע מכני" w:date="2026-10-11T12:04:39Z">
          <w:r>
            <w:rPr>
              <w:rFonts w:hint="cs"/>
              <w:rtl/>
            </w:rPr>
            <w:t xml:space="preserve"> </w:t>
          </w:r>
        </w:ins>
        <w:del w:id="91969" w:author="מנוע מכני" w:date="2026-10-11T12:04:39Z">
          <w:r>
            <w:rPr>
              <w:rFonts w:hint="cs"/>
              <w:rtl/>
            </w:rPr>
            <w:delText xml:space="preserve"> </w:delText>
          </w:r>
          <w:r>
            <w:rPr>
              <w:rFonts w:hint="cs"/>
              <w:rtl/>
            </w:rPr>
            <w:delText xml:space="preserve"> </w:delText>
          </w:r>
        </w:del>
      </w:ins>
      <w:del w:id="91967" w:author="מנוע מכני" w:date="2026-10-11T12:04:39Z">
        <w:r>
          <w:rPr>
            <w:rFonts w:hint="cs"/>
            <w:rtl/>
          </w:rPr>
          <w:delText xml:space="preserve">  </w:delText>
        </w:r>
      </w:del>
      <w:r>
        <w:rPr>
          <w:rFonts w:hint="cs"/>
          <w:rtl/>
        </w:rPr>
        <w:t xml:space="preserve">ו'</w:t>
      </w:r>
      <w:ins w:id="90533" w:author="Claude - סמנטי" w:date="2026-10-11T12:20:38Z">
        <w:r>
          <w:rPr>
            <w:rStyle w:val="afffff0"/>
            <w:rFonts w:hint="cs"/>
            <w:rtl/>
          </w:rPr>
          <w:t xml:space="preserve">גַּם</w:t>
        </w:r>
      </w:ins>
      <w:del w:id="90534" w:author="Claude - סמנטי" w:date="2026-10-11T12:20:38Z">
        <w:r>
          <w:rPr>
            <w:rFonts w:hint="cs"/>
            <w:rtl/>
          </w:rPr>
          <w:delText xml:space="preserve">גם</w:delText>
        </w:r>
      </w:del>
      <w:r>
        <w:rPr>
          <w:rFonts w:hint="cs"/>
          <w:rtl/>
        </w:rPr>
        <w:t xml:space="preserve">' לב</w:t>
      </w:r>
      <w:r>
        <w:rPr>
          <w:rtl/>
        </w:rPr>
        <w:t>"</w:t>
      </w:r>
      <w:r>
        <w:rPr>
          <w:rFonts w:hint="cs"/>
          <w:rtl/>
        </w:rPr>
        <w:t xml:space="preserve">ה </w:t>
      </w:r>
      <w:ins w:id="92128" w:author="מנוע מכני" w:date="2026-10-11T12:04:39Z">
        <w:r>
          <w:rPr>
            <w:rFonts w:hint="cs"/>
            <w:rtl/>
          </w:rPr>
          <w:t xml:space="preserve">קשה</w:t>
        </w:r>
      </w:ins>
      <w:del w:id="92129" w:author="מנוע מכני" w:date="2026-10-11T12:04:39Z">
        <w:r>
          <w:rPr>
            <w:rFonts w:hint="cs"/>
            <w:rtl/>
          </w:rPr>
          <w:delText xml:space="preserve">קשיא</w:delText>
        </w:r>
      </w:del>
    </w:p>
    <w:p w:rsidR="00E403F0" w:rsidRPr="00AD695E" w:rsidRDefault="00E403F0" w:rsidP="00E403F0">
      <w:pPr>
        <w:rPr>
          <w:rtl/>
        </w:rPr>
      </w:pPr>
      <w:r>
        <w:rPr>
          <w:rtl/>
        </w:rPr>
        <w:t xml:space="preserve">ב"ש</w:t>
      </w:r>
      <w:r>
        <w:rPr>
          <w:rtl/>
        </w:rPr>
        <w:t xml:space="preserve"> סברי: </w:t>
      </w:r>
      <w:r>
        <w:rPr>
          <w:rFonts w:hint="cs"/>
          <w:rtl/>
        </w:rPr>
        <w:t>'</w:t>
      </w:r>
      <w:r>
        <w:rPr>
          <w:rStyle w:val="afffff0"/>
          <w:rtl/>
        </w:rPr>
        <w:t>הם</w:t>
      </w:r>
      <w:r>
        <w:rPr>
          <w:rFonts w:hint="cs"/>
          <w:rtl/>
        </w:rPr>
        <w:t>'</w:t>
      </w:r>
      <w:r>
        <w:rPr>
          <w:rtl/>
        </w:rPr>
        <w:t xml:space="preserve"> ולא ולדותיהן </w:t>
      </w:r>
      <w:r>
        <w:rPr>
          <w:rFonts w:hint="cs"/>
          <w:rtl/>
        </w:rPr>
        <w:t>'</w:t>
      </w:r>
      <w:ins w:id="90535" w:author="Claude - סמנטי" w:date="2026-10-11T12:20:38Z">
        <w:r>
          <w:rPr>
            <w:rStyle w:val="afffff0"/>
            <w:rtl/>
          </w:rPr>
          <w:t xml:space="preserve">גַּם</w:t>
        </w:r>
      </w:ins>
      <w:del w:id="90536" w:author="Claude - סמנטי" w:date="2026-10-11T12:20:38Z">
        <w:r>
          <w:rPr>
            <w:rtl/>
          </w:rPr>
          <w:delText xml:space="preserve">גם</w:delText>
        </w:r>
      </w:del>
      <w:r>
        <w:rPr>
          <w:rFonts w:hint="cs"/>
          <w:rtl/>
        </w:rPr>
        <w:t>'</w:t>
      </w:r>
      <w:r>
        <w:rPr>
          <w:rtl/>
        </w:rPr>
        <w:t xml:space="preserve"> - לרבות שינוייהן.</w:t>
      </w:r>
    </w:p>
    <w:p w:rsidR="00E403F0" w:rsidRPr="00AD695E" w:rsidRDefault="00E403F0" w:rsidP="00E403F0">
      <w:pPr>
        <w:rPr>
          <w:rtl/>
        </w:rPr>
      </w:pPr>
      <w:r>
        <w:rPr>
          <w:rFonts w:hint="cs"/>
          <w:rtl/>
        </w:rPr>
        <w:t>'</w:t>
      </w:r>
      <w:ins w:id="90537" w:author="Claude - סמנטי" w:date="2026-10-11T12:20:38Z">
        <w:r>
          <w:rPr>
            <w:rStyle w:val="afffff0"/>
            <w:rtl/>
          </w:rPr>
          <w:t xml:space="preserve">גַּם</w:t>
        </w:r>
      </w:ins>
      <w:del w:id="90538" w:author="Claude - סמנטי" w:date="2026-10-11T12:20:38Z">
        <w:r>
          <w:rPr>
            <w:rtl/>
          </w:rPr>
          <w:delText xml:space="preserve">גם</w:delText>
        </w:r>
      </w:del>
      <w:r>
        <w:rPr>
          <w:rFonts w:hint="cs"/>
          <w:rtl/>
        </w:rPr>
        <w:t>'</w:t>
      </w:r>
      <w:r>
        <w:rPr>
          <w:rtl/>
        </w:rPr>
        <w:t xml:space="preserve"> לב"ה קשה.</w:t>
      </w:r>
    </w:p>
    <w:p>
      <w:pPr>
        <w:pStyle w:val="afffff8"/>
        <w:rPr>
          <w:ins w:id="90023" w:author="קלוד" w:date="2026-10-11T12:25:27Z"/>
        </w:rPr>
      </w:pPr>
      <w:ins w:id="90024" w:author="קלוד" w:date="2026-10-11T12:25:27Z">
        <w:r>
          <w:rPr>
            <w:color w:val="7B3F00"/>
          </w:rPr>
          <w:t xml:space="preserve">'בית ה' אלהיך' - פרה שאינה באה לבית וריקועין</w:t>
        </w:r>
      </w:ins>
    </w:p>
    <w:p>
      <w:pPr>
        <w:pStyle w:val="38"/>
        <w:rPr>
          <w:ins w:id="93992" w:author="מנוע מכני" w:date="2026-10-11T12:04:39Z"/>
        </w:rPr>
      </w:pPr>
      <w:del w:id="90081" w:author="מנוע מכני" w:date="2026-10-11T12:04:39Z">
        <w:r w:rsidRPr="002B4E05">
          <w:delText xml:space="preserve"> </w:delText>
        </w:r>
      </w:del>
      <w:r w:rsidRPr="002B4E05">
        <w:t>ת"ר</w:t>
      </w:r>
      <w:r w:rsidRPr="002B4E05">
        <w:t xml:space="preserve">:</w:t>
      </w:r>
    </w:p>
    <w:p w:rsidR="00E403F0" w:rsidRPr="002B4E05" w:rsidRDefault="00E403F0" w:rsidP="00E403F0">
      <w:pPr>
        <w:rPr>
          <w:spacing w:val="-2"/>
          <w:rtl/>
        </w:rPr>
      </w:pPr>
      <w:del w:id="93993" w:author="מנוע מכני" w:date="2026-10-11T12:04:39Z">
        <w:r w:rsidRPr="002B4E05">
          <w:rPr>
            <w:spacing w:val="-2"/>
            <w:rtl/>
          </w:rPr>
          <w:delText xml:space="preserve"> </w:delText>
        </w:r>
      </w:del>
      <w:r w:rsidRPr="002B4E05">
        <w:rPr>
          <w:spacing w:val="-2"/>
          <w:rtl/>
        </w:rPr>
        <w:t xml:space="preserve">בית ה</w:t>
      </w:r>
      <w:r w:rsidR="00D64BA8">
        <w:rPr>
          <w:spacing w:val="-2"/>
          <w:rtl/>
        </w:rPr>
        <w:t>'</w:t>
      </w:r>
      <w:r w:rsidRPr="002B4E05">
        <w:rPr>
          <w:spacing w:val="-2"/>
          <w:rtl/>
        </w:rPr>
        <w:t xml:space="preserve"> אלהיך פרט לפרה שאין באה לבית דברי </w:t>
      </w:r>
      <w:ins w:id="90222" w:author="מנוע מכני" w:date="2026-10-11T12:04:39Z">
        <w:r>
          <w:rPr>
            <w:rStyle w:val="2fb"/>
            <w:spacing w:val="-2"/>
            <w:rtl/>
          </w:rPr>
          <w:t xml:space="preserve">ר"א</w:t>
        </w:r>
      </w:ins>
      <w:del w:id="90223" w:author="מנוע מכני" w:date="2026-10-11T12:04:39Z">
        <w:r w:rsidRPr="002B4E05">
          <w:rPr>
            <w:spacing w:val="-2"/>
            <w:rtl/>
          </w:rPr>
          <w:delText xml:space="preserve">רבי אלעזר</w:delText>
        </w:r>
      </w:del>
      <w:r w:rsidRPr="002B4E05">
        <w:rPr>
          <w:spacing w:val="-2"/>
          <w:rtl/>
        </w:rPr>
        <w:t xml:space="preserve">, וחכ"</w:t>
      </w:r>
      <w:r w:rsidRPr="002B4E05">
        <w:rPr>
          <w:rFonts w:hint="cs"/>
          <w:spacing w:val="-2"/>
          <w:rtl/>
        </w:rPr>
        <w:t>א</w:t>
      </w:r>
      <w:r w:rsidRPr="002B4E05">
        <w:rPr>
          <w:spacing w:val="-2"/>
          <w:rtl/>
        </w:rPr>
        <w:t xml:space="preserve"> לרבות את הריקועין.</w:t>
      </w:r>
    </w:p>
    <w:p w:rsidR="00E403F0" w:rsidRPr="00AD695E" w:rsidRDefault="00E403F0" w:rsidP="00E403F0">
      <w:pPr>
        <w:rPr>
          <w:rtl/>
        </w:rPr>
      </w:pPr>
      <w:r>
        <w:rPr>
          <w:rFonts w:hint="cs"/>
          <w:rtl/>
        </w:rPr>
        <w:t xml:space="preserve">חכמים היינו </w:t>
      </w:r>
      <w:r>
        <w:rPr>
          <w:rStyle w:val="2fb"/>
          <w:rFonts w:hint="cs"/>
          <w:rtl/>
        </w:rPr>
        <w:t xml:space="preserve">ריב</w:t>
      </w:r>
      <w:r>
        <w:rPr>
          <w:rStyle w:val="2fb"/>
          <w:rtl/>
        </w:rPr>
        <w:t>"</w:t>
      </w:r>
      <w:r>
        <w:rPr>
          <w:rStyle w:val="2fb"/>
          <w:rFonts w:hint="cs"/>
          <w:rtl/>
        </w:rPr>
        <w:t xml:space="preserve">י</w:t>
      </w:r>
      <w:r>
        <w:rPr>
          <w:rFonts w:hint="cs"/>
          <w:rtl/>
        </w:rPr>
        <w:t xml:space="preserve"> דנתן לה זהב </w:t>
      </w:r>
      <w:r>
        <w:rPr>
          <w:rStyle w:val="2fb"/>
          <w:rFonts w:hint="cs"/>
          <w:rtl/>
        </w:rPr>
        <w:t xml:space="preserve">אריב</w:t>
      </w:r>
      <w:r>
        <w:rPr>
          <w:rStyle w:val="2fb"/>
          <w:rtl/>
        </w:rPr>
        <w:t>"</w:t>
      </w:r>
      <w:r>
        <w:rPr>
          <w:rStyle w:val="2fb"/>
          <w:rFonts w:hint="cs"/>
          <w:rtl/>
        </w:rPr>
        <w:t>י</w:t>
      </w:r>
      <w:r>
        <w:rPr>
          <w:rtl/>
        </w:rPr>
        <w:t>: אין עושין ריקועין, אפי' אחורי בית הכפרת.</w:t>
      </w:r>
    </w:p>
    <w:p w:rsidR="00E403F0" w:rsidRPr="00AD695E" w:rsidRDefault="00E403F0" w:rsidP="00E403F0">
      <w:pPr>
        <w:pStyle w:val="affff1"/>
        <w:rPr>
          <w:rtl/>
        </w:rPr>
      </w:pPr>
    </w:p>
    <w:p w:rsidR="00E403F0" w:rsidRPr="00AD695E" w:rsidRDefault="00E403F0" w:rsidP="00E403F0">
      <w:pPr>
        <w:pStyle w:val="affff1"/>
        <w:ind w:end="0"/>
        <w:rPr>
          <w:rtl/>
        </w:rPr>
        <w:pPrChange w:id="20041" w:author="קלוד" w:date="2026-10-11T09:07:18Z">
          <w:pPr>
            <w:pStyle w:val="affff1"/>
            <w:rPr>
              <w:rtl/>
            </w:rPr>
          </w:pPr>
        </w:pPrChange>
      </w:pPr>
      <w:ins w:id="9826" w:author="מספור קטעי משנה" w:date="2026-10-11T09:35:05Z">
        <w:r>
          <w:rPr>
            <w:rStyle w:val="MisparKeta"/>
          </w:rPr>
          <w:t xml:space="preserve">ו. </w:t>
        </w:r>
      </w:ins>
      <w:r>
        <w:rPr>
          <w:rtl/>
        </w:rPr>
        <w:t>נתן לה מוקדשין הרי אלו מותרין כו'.</w:t>
      </w:r>
    </w:p>
    <w:p w:rsidR="00E403F0" w:rsidRPr="002B4E05" w:rsidRDefault="00E403F0" w:rsidP="00E403F0">
      <w:pPr>
        <w:rPr>
          <w:spacing w:val="-2"/>
          <w:rtl/>
        </w:rPr>
      </w:pPr>
      <w:r w:rsidRPr="002B4E05">
        <w:rPr>
          <w:spacing w:val="-2"/>
          <w:rtl/>
        </w:rPr>
        <w:t xml:space="preserve">ויהיו מוקדשין אתנן ומחיר חל עליהן </w:t>
      </w:r>
      <w:r w:rsidRPr="002B4E05">
        <w:rPr>
          <w:spacing w:val="-2"/>
          <w:rtl/>
        </w:rPr>
        <w:t xml:space="preserve">מק"</w:t>
      </w:r>
      <w:r w:rsidRPr="002B4E05">
        <w:rPr>
          <w:rFonts w:hint="cs"/>
          <w:spacing w:val="-2"/>
          <w:rtl/>
        </w:rPr>
        <w:t xml:space="preserve">ו</w:t>
      </w:r>
      <w:r w:rsidRPr="002B4E05">
        <w:rPr>
          <w:rFonts w:hint="cs"/>
          <w:spacing w:val="-2"/>
          <w:rtl/>
        </w:rPr>
        <w:t xml:space="preserve"> דעופות שאין המום פוסל בהן אתנן ומחיר חל עליהן </w:t>
      </w:r>
    </w:p>
    <w:p w:rsidR="00E403F0" w:rsidRPr="00AD695E" w:rsidRDefault="00E403F0" w:rsidP="00E403F0">
      <w:pPr>
        <w:pStyle w:val="affffb"/>
        <w:rPr>
          <w:rtl/>
        </w:rPr>
      </w:pPr>
      <w:r>
        <w:rPr>
          <w:rtl/>
        </w:rPr>
        <w:t xml:space="preserve">- </w:t>
      </w:r>
      <w:r>
        <w:rPr>
          <w:rtl/>
        </w:rPr>
        <w:t xml:space="preserve">ת"ל</w:t>
      </w:r>
      <w:r>
        <w:rPr>
          <w:rtl/>
        </w:rPr>
        <w:t xml:space="preserve"> לכל נדר - להוציא את הנדור.</w:t>
      </w:r>
    </w:p>
    <w:p w:rsidR="00E403F0" w:rsidRPr="00AD695E" w:rsidRDefault="00E403F0" w:rsidP="00E403F0">
      <w:pPr>
        <w:rPr>
          <w:rtl/>
        </w:rPr>
      </w:pPr>
      <w:r>
        <w:rPr>
          <w:rFonts w:hint="cs"/>
          <w:rtl/>
        </w:rPr>
        <w:t xml:space="preserve">ואפי' </w:t>
      </w:r>
      <w:ins w:id="92310" w:author="מנוע מכני" w:date="2026-10-11T12:04:39Z">
        <w:r>
          <w:rPr>
            <w:rFonts w:hint="cs"/>
            <w:rtl/>
          </w:rPr>
          <w:t xml:space="preserve">אם </w:t>
        </w:r>
      </w:ins>
      <w:del w:id="92311" w:author="מנוע מכני" w:date="2026-10-11T12:04:39Z">
        <w:r>
          <w:rPr>
            <w:rFonts w:hint="cs"/>
            <w:rtl/>
          </w:rPr>
          <w:delText xml:space="preserve">אי </w:delText>
        </w:r>
      </w:del>
      <w:r>
        <w:rPr>
          <w:rFonts w:hint="cs"/>
          <w:rtl/>
        </w:rPr>
        <w:t xml:space="preserve">לא</w:t>
      </w:r>
      <w:r>
        <w:rPr>
          <w:rFonts w:hint="cs"/>
          <w:rtl/>
        </w:rPr>
        <w:t xml:space="preserve"> מעיט קרא הוו</w:t>
      </w:r>
      <w:r>
        <w:rPr>
          <w:rtl/>
        </w:rPr>
        <w:t>"</w:t>
      </w:r>
      <w:r>
        <w:rPr>
          <w:rFonts w:hint="cs"/>
          <w:rtl/>
        </w:rPr>
        <w:t xml:space="preserve">א </w:t>
      </w:r>
      <w:r>
        <w:rPr>
          <w:rtl/>
        </w:rPr>
        <w:t xml:space="preserve">כי יהיב לה מוקדשין חל עליהן אתנן ומחיר, והא </w:t>
      </w:r>
      <w:ins w:id="90836" w:author="מנוע מכני" w:date="2026-10-11T12:04:39Z">
        <w:r>
          <w:rPr>
            <w:rtl/>
          </w:rPr>
          <w:t xml:space="preserve">לא</w:t>
        </w:r>
      </w:ins>
      <w:del w:id="90837" w:author="מנוע מכני" w:date="2026-10-11T12:04:39Z">
        <w:r>
          <w:rPr>
            <w:rtl/>
          </w:rPr>
          <w:delText xml:space="preserve">לאו</w:delText>
        </w:r>
      </w:del>
      <w:r>
        <w:rPr>
          <w:rtl/>
        </w:rPr>
        <w:t xml:space="preserve"> ממונא הוא! </w:t>
      </w:r>
      <w:r>
        <w:rPr>
          <w:rStyle w:val="2fb"/>
          <w:rtl/>
        </w:rPr>
        <w:t xml:space="preserve">א</w:t>
      </w:r>
      <w:r>
        <w:rPr>
          <w:rStyle w:val="2fb"/>
          <w:rFonts w:hint="cs"/>
          <w:rtl/>
        </w:rPr>
        <w:t>ר</w:t>
      </w:r>
      <w:r>
        <w:rPr>
          <w:rStyle w:val="2fb"/>
          <w:rtl/>
        </w:rPr>
        <w:t>"</w:t>
      </w:r>
      <w:r>
        <w:rPr>
          <w:rStyle w:val="2fb"/>
          <w:rFonts w:hint="cs"/>
          <w:rtl/>
        </w:rPr>
        <w:t>ה</w:t>
      </w:r>
      <w:r>
        <w:rPr>
          <w:rtl/>
        </w:rPr>
        <w:t xml:space="preserve">: בממנה על פסחו, </w:t>
      </w:r>
      <w:r>
        <w:rPr>
          <w:rStyle w:val="2fb"/>
          <w:rtl/>
        </w:rPr>
        <w:t xml:space="preserve">ורבי</w:t>
      </w:r>
      <w:r>
        <w:rPr>
          <w:rtl/>
        </w:rPr>
        <w:t xml:space="preserve"> היא</w:t>
      </w:r>
      <w:r>
        <w:rPr>
          <w:rFonts w:hint="cs"/>
          <w:rtl/>
        </w:rPr>
        <w:t xml:space="preserve"> </w:t>
      </w:r>
      <w:r>
        <w:rPr>
          <w:rtl/>
        </w:rPr>
        <w:t xml:space="preserve">דתניא</w:t>
      </w:r>
      <w:r>
        <w:rPr>
          <w:rtl/>
        </w:rPr>
        <w:t xml:space="preserve"> </w:t>
      </w:r>
      <w:r>
        <w:rPr>
          <w:rFonts w:hint="cs"/>
          <w:rtl/>
        </w:rPr>
        <w:t>'</w:t>
      </w:r>
      <w:r>
        <w:rPr>
          <w:rtl/>
        </w:rPr>
        <w:t>ואם ימעט הבית מהיות משה</w:t>
      </w:r>
      <w:r>
        <w:rPr>
          <w:rFonts w:hint="cs"/>
          <w:rtl/>
        </w:rPr>
        <w:t>'</w:t>
      </w:r>
      <w:r>
        <w:rPr>
          <w:rtl/>
        </w:rPr>
        <w:t xml:space="preserve"> החייהו משה, מכדי אכילה ולא מכדי מקח, </w:t>
      </w:r>
    </w:p>
    <w:p>
      <w:pPr>
        <w:pStyle w:val="38"/>
        <w:rPr>
          <w:ins w:id="93994" w:author="מנוע מכני" w:date="2026-10-11T12:04:39Z"/>
        </w:rPr>
      </w:pPr>
      <w:r>
        <w:t xml:space="preserve">רבי</w:t>
      </w:r>
      <w:del w:id="94225" w:author="מנוע מכני" w:date="2026-10-11T12:04:39Z">
        <w:r>
          <w:delText xml:space="preserve"> אומר</w:delText>
        </w:r>
      </w:del>
      <w:r>
        <w:t xml:space="preserve">:</w:t>
      </w:r>
    </w:p>
    <w:p w:rsidR="00E403F0" w:rsidRPr="00AD695E" w:rsidRDefault="00E403F0" w:rsidP="00E403F0">
      <w:pPr>
        <w:rPr>
          <w:rtl/>
        </w:rPr>
      </w:pPr>
      <w:del w:id="93995" w:author="מנוע מכני" w:date="2026-10-11T12:04:39Z">
        <w:r>
          <w:rPr>
            <w:rtl/>
          </w:rPr>
          <w:delText xml:space="preserve"> </w:delText>
        </w:r>
      </w:del>
      <w:r>
        <w:rPr>
          <w:rtl/>
        </w:rPr>
        <w:t xml:space="preserve">אף מכדי מקח, שאם אין לו ממנה אחרים עמו על פסחו ועל חגיגתו, ומעותיו חולין, שע"מ כן הקדישו ישראל פסחיהן.</w:t>
      </w:r>
    </w:p>
    <w:p w:rsidR="00E403F0" w:rsidRPr="00AD695E" w:rsidRDefault="00E403F0" w:rsidP="00E403F0">
      <w:pPr>
        <w:jc w:val="center"/>
        <w:rPr>
          <w:del w:id="90052" w:author="מנוע עיצוב" w:date="2026-10-11T12:09:26Z"/>
          <w:rtl/>
        </w:rPr>
      </w:pPr>
      <w:del w:id="90051" w:author="מנוע עיצוב" w:date="2026-10-11T12:09:26Z">
        <w:r w:rsidRPr="00E5675B">
          <w:rPr>
            <w:rFonts w:ascii="BA חניכי הישיבות" w:hAnsi="BA חניכי הישיבות" w:cs="BA חניכי הישיבות"/>
            <w:rtl/>
          </w:rPr>
          <w:delText xml:space="preserve">׻</w:delText>
        </w:r>
      </w:del>
    </w:p>
    <w:p w:rsidR="00E403F0" w:rsidRPr="00AD695E" w:rsidRDefault="00E403F0" w:rsidP="00E403F0">
      <w:pPr>
        <w:pStyle w:val="affff1"/>
        <w:ind w:end="0"/>
        <w:rPr>
          <w:rtl/>
        </w:rPr>
        <w:pPrChange w:id="20042" w:author="קלוד" w:date="2026-10-11T09:07:18Z">
          <w:pPr>
            <w:pStyle w:val="affff1"/>
            <w:rPr>
              <w:rtl/>
            </w:rPr>
          </w:pPr>
        </w:pPrChange>
      </w:pPr>
      <w:ins w:id="9827" w:author="מספור קטעי משנה" w:date="2026-10-11T09:35:05Z">
        <w:r>
          <w:rPr>
            <w:rStyle w:val="MisparKeta"/>
          </w:rPr>
          <w:t xml:space="preserve">ז. </w:t>
        </w:r>
      </w:ins>
      <w:r>
        <w:rPr>
          <w:rtl/>
        </w:rPr>
        <w:t>כל האסורים לגבי מזבח וכו'.</w:t>
      </w:r>
    </w:p>
    <w:p>
      <w:pPr>
        <w:pStyle w:val="38"/>
        <w:rPr>
          <w:ins w:id="93996" w:author="מנוע מכני" w:date="2026-10-11T12:04:39Z"/>
        </w:rPr>
      </w:pPr>
      <w:r>
        <w:t xml:space="preserve">רב:</w:t>
      </w:r>
    </w:p>
    <w:p w:rsidR="00E403F0" w:rsidRPr="00AD695E" w:rsidRDefault="00E403F0" w:rsidP="00E403F0">
      <w:pPr>
        <w:rPr>
          <w:rtl/>
        </w:rPr>
      </w:pPr>
      <w:del w:id="93997" w:author="מנוע מכני" w:date="2026-10-11T12:04:39Z">
        <w:r>
          <w:rPr>
            <w:rtl/>
          </w:rPr>
          <w:delText xml:space="preserve"> </w:delText>
        </w:r>
      </w:del>
      <w:r>
        <w:rPr>
          <w:rtl/>
        </w:rPr>
        <w:t xml:space="preserve">כל האסורים לגבי מזבח ולדותיהן מותרים, ותני עלה: </w:t>
      </w:r>
      <w:ins w:id="90224" w:author="מנוע מכני" w:date="2026-10-11T12:04:39Z">
        <w:r>
          <w:rPr>
            <w:rStyle w:val="2fb"/>
            <w:rtl/>
          </w:rPr>
          <w:t xml:space="preserve">ור"א</w:t>
        </w:r>
      </w:ins>
      <w:del w:id="90225" w:author="מנוע מכני" w:date="2026-10-11T12:04:39Z">
        <w:r>
          <w:rPr>
            <w:rtl/>
          </w:rPr>
          <w:delText xml:space="preserve">ורבי אליעזר</w:delText>
        </w:r>
      </w:del>
      <w:r>
        <w:rPr>
          <w:rtl/>
        </w:rPr>
        <w:t xml:space="preserve"> אוסר.</w:t>
      </w:r>
    </w:p>
    <w:p>
      <w:pPr>
        <w:pStyle w:val="afffff8"/>
        <w:rPr>
          <w:ins w:id="90021" w:author="קלוד" w:date="2026-10-11T12:25:27Z"/>
        </w:rPr>
      </w:pPr>
      <w:ins w:id="90022" w:author="קלוד" w:date="2026-10-11T12:25:27Z">
        <w:r>
          <w:rPr>
            <w:color w:val="7B3F00"/>
          </w:rPr>
          <w:t xml:space="preserve">ולדות האסורין - עיברו ולבסוף נרבעו, או להפך</w:t>
        </w:r>
      </w:ins>
    </w:p>
    <w:p>
      <w:pPr>
        <w:pStyle w:val="38"/>
        <w:rPr>
          <w:ins w:id="93998" w:author="מנוע מכני" w:date="2026-10-11T12:04:39Z"/>
        </w:rPr>
      </w:pPr>
      <w:r w:rsidRPr="00217260">
        <w:t>רהב</w:t>
      </w:r>
      <w:r w:rsidRPr="00217260">
        <w:t>"</w:t>
      </w:r>
      <w:r w:rsidRPr="00217260">
        <w:t>ח</w:t>
      </w:r>
      <w:r w:rsidRPr="00217260">
        <w:t xml:space="preserve"> </w:t>
      </w:r>
      <w:r w:rsidRPr="00217260">
        <w:t>מר</w:t>
      </w:r>
      <w:r w:rsidRPr="00217260">
        <w:t>"</w:t>
      </w:r>
      <w:r w:rsidRPr="00217260">
        <w:t>נ</w:t>
      </w:r>
      <w:r>
        <w:t xml:space="preserve">:</w:t>
      </w:r>
    </w:p>
    <w:p w:rsidR="00E403F0" w:rsidRPr="00AD695E" w:rsidRDefault="00E403F0" w:rsidP="00E403F0">
      <w:pPr>
        <w:rPr>
          <w:rtl/>
        </w:rPr>
      </w:pPr>
      <w:del w:id="93999" w:author="מנוע מכני" w:date="2026-10-11T12:04:39Z">
        <w:r>
          <w:rPr>
            <w:rtl/>
          </w:rPr>
          <w:delText xml:space="preserve"> </w:delText>
        </w:r>
      </w:del>
      <w:r>
        <w:rPr>
          <w:rtl/>
        </w:rPr>
        <w:t xml:space="preserve">מחלוקת שעיברו ולבסוף נרבעו, </w:t>
      </w:r>
      <w:r>
        <w:rPr>
          <w:rStyle w:val="2fb"/>
          <w:rFonts w:hint="cs"/>
          <w:rtl/>
        </w:rPr>
        <w:t>דלר</w:t>
      </w:r>
      <w:r>
        <w:rPr>
          <w:rStyle w:val="2fb"/>
          <w:rtl/>
        </w:rPr>
        <w:t>"</w:t>
      </w:r>
      <w:r>
        <w:rPr>
          <w:rStyle w:val="2fb"/>
          <w:rFonts w:hint="cs"/>
          <w:rtl/>
        </w:rPr>
        <w:t xml:space="preserve">א</w:t>
      </w:r>
      <w:r>
        <w:rPr>
          <w:rFonts w:hint="cs"/>
          <w:rtl/>
        </w:rPr>
        <w:t xml:space="preserve"> </w:t>
      </w:r>
      <w:r>
        <w:rPr>
          <w:rtl/>
        </w:rPr>
        <w:t>עובר ירך אמו הוא, ו</w:t>
      </w:r>
      <w:r>
        <w:rPr>
          <w:rFonts w:hint="cs"/>
          <w:rtl/>
        </w:rPr>
        <w:t>ל</w:t>
      </w:r>
      <w:r>
        <w:rPr>
          <w:rtl/>
        </w:rPr>
        <w:t xml:space="preserve">רבנן </w:t>
      </w:r>
      <w:ins w:id="90838" w:author="מנוע מכני" w:date="2026-10-11T12:04:39Z">
        <w:r>
          <w:rPr>
            <w:rtl/>
          </w:rPr>
          <w:t xml:space="preserve">לא</w:t>
        </w:r>
      </w:ins>
      <w:del w:id="90839" w:author="מנוע מכני" w:date="2026-10-11T12:04:39Z">
        <w:r>
          <w:rPr>
            <w:rtl/>
          </w:rPr>
          <w:delText xml:space="preserve">לאו</w:delText>
        </w:r>
      </w:del>
      <w:r>
        <w:rPr>
          <w:rtl/>
        </w:rPr>
        <w:t xml:space="preserve"> ירך אמו הוא</w:t>
      </w:r>
      <w:ins w:id="91970" w:author="מנוע מכני" w:date="2026-10-11T12:04:39Z">
        <w:r>
          <w:rPr>
            <w:rtl/>
          </w:rPr>
          <w:t xml:space="preserve">,</w:t>
        </w:r>
      </w:ins>
      <w:del w:id="91971" w:author="מנוע מכני" w:date="2026-10-11T12:04:39Z">
        <w:r>
          <w:rPr>
            <w:rtl/>
          </w:rPr>
          <w:delText xml:space="preserve">;</w:delText>
        </w:r>
      </w:del>
    </w:p>
    <w:p w:rsidR="00E403F0" w:rsidRPr="00AD695E" w:rsidRDefault="00E403F0" w:rsidP="00E403F0">
      <w:pPr>
        <w:rPr>
          <w:rtl/>
        </w:rPr>
      </w:pPr>
      <w:r>
        <w:rPr>
          <w:rtl/>
        </w:rPr>
        <w:tab/>
      </w:r>
      <w:r>
        <w:rPr>
          <w:rtl/>
        </w:rPr>
        <w:tab/>
      </w:r>
      <w:del w:id="90082" w:author="מנוע מכני" w:date="2026-10-11T12:04:39Z">
        <w:r>
          <w:rPr>
            <w:rFonts w:hint="cs"/>
            <w:rtl/>
          </w:rPr>
          <w:delText xml:space="preserve">  </w:delText>
        </w:r>
      </w:del>
      <w:r>
        <w:rPr>
          <w:rtl/>
        </w:rPr>
        <w:t>אבל נרבעו ולבסוף עיברו - דברי הכל מותרין.</w:t>
      </w:r>
    </w:p>
    <w:p>
      <w:pPr>
        <w:pStyle w:val="38"/>
        <w:rPr>
          <w:ins w:id="94000" w:author="מנוע מכני" w:date="2026-10-11T12:04:39Z"/>
        </w:rPr>
      </w:pPr>
      <w:r w:rsidRPr="00217260">
        <w:t xml:space="preserve">ב. </w:t>
      </w:r>
      <w:r w:rsidRPr="00217260">
        <w:t>רבא:</w:t>
      </w:r>
    </w:p>
    <w:p w:rsidR="00E403F0" w:rsidRPr="00AD695E" w:rsidRDefault="00E403F0" w:rsidP="00E403F0">
      <w:pPr>
        <w:rPr>
          <w:rtl/>
        </w:rPr>
      </w:pPr>
      <w:del w:id="94001" w:author="מנוע מכני" w:date="2026-10-11T12:04:39Z">
        <w:r>
          <w:rPr>
            <w:rtl/>
          </w:rPr>
          <w:delText xml:space="preserve"> </w:delText>
        </w:r>
      </w:del>
      <w:r>
        <w:rPr>
          <w:rtl/>
        </w:rPr>
        <w:t xml:space="preserve">מחלוקת כשנרבעו ולבסוף עיברו, </w:t>
      </w:r>
      <w:r>
        <w:rPr>
          <w:rStyle w:val="2fb"/>
          <w:rtl/>
        </w:rPr>
        <w:t xml:space="preserve">ד</w:t>
      </w:r>
      <w:r>
        <w:rPr>
          <w:rStyle w:val="2fb"/>
          <w:rFonts w:hint="cs"/>
          <w:rtl/>
        </w:rPr>
        <w:t xml:space="preserve">ל</w:t>
      </w:r>
      <w:ins w:id="90013" w:author="מנוע מכני" w:date="2026-10-11T12:04:39Z">
        <w:r>
          <w:rPr>
            <w:rStyle w:val="2fb"/>
            <w:rFonts w:hint="cs"/>
            <w:rtl/>
          </w:rPr>
          <w:t xml:space="preserve">ר"א</w:t>
        </w:r>
      </w:ins>
      <w:del w:id="90014" w:author="מנוע מכני" w:date="2026-10-11T12:04:39Z">
        <w:r>
          <w:rPr>
            <w:rFonts w:hint="cs"/>
            <w:rtl/>
          </w:rPr>
          <w:delText xml:space="preserve">ר</w:delText>
        </w:r>
        <w:r>
          <w:rPr>
            <w:rtl/>
          </w:rPr>
          <w:delText xml:space="preserve">"</w:delText>
        </w:r>
        <w:r>
          <w:rPr>
            <w:rFonts w:hint="cs"/>
            <w:rtl/>
          </w:rPr>
          <w:delText xml:space="preserve">'א</w:delText>
        </w:r>
      </w:del>
      <w:r>
        <w:rPr>
          <w:rFonts w:hint="cs"/>
          <w:rtl/>
        </w:rPr>
        <w:t xml:space="preserve"> </w:t>
      </w:r>
      <w:r>
        <w:rPr>
          <w:rtl/>
        </w:rPr>
        <w:t>זה וזה גורם - אסור.</w:t>
      </w:r>
      <w:ins w:id="91972" w:author="מנוע מכני" w:date="2026-10-11T12:04:39Z">
        <w:r>
          <w:rPr>
            <w:rFonts w:hint="cs"/>
            <w:rtl/>
          </w:rPr>
          <w:t xml:space="preserve"> </w:t>
        </w:r>
      </w:ins>
      <w:del w:id="91973" w:author="מנוע מכני" w:date="2026-10-11T12:04:39Z">
        <w:r>
          <w:rPr>
            <w:rFonts w:hint="cs"/>
            <w:rtl/>
          </w:rPr>
          <w:delText xml:space="preserve">  </w:delText>
        </w:r>
      </w:del>
      <w:r>
        <w:rPr>
          <w:rtl/>
        </w:rPr>
        <w:t xml:space="preserve">ורבנן</w:t>
      </w:r>
      <w:ins w:id="91974" w:author="מנוע מכני" w:date="2026-10-11T12:04:39Z">
        <w:r>
          <w:rPr>
            <w:rtl/>
          </w:rPr>
          <w:t xml:space="preserve"> </w:t>
        </w:r>
      </w:ins>
      <w:del w:id="91975" w:author="מנוע מכני" w:date="2026-10-11T12:04:39Z">
        <w:r>
          <w:rPr>
            <w:rtl/>
          </w:rPr>
          <w:delText xml:space="preserve">  </w:delText>
        </w:r>
      </w:del>
      <w:r>
        <w:rPr>
          <w:rtl/>
        </w:rPr>
        <w:t xml:space="preserve">זה וזה גורם - מותר.</w:t>
      </w:r>
    </w:p>
    <w:p w:rsidR="00E403F0" w:rsidRPr="00AD695E" w:rsidRDefault="00E403F0" w:rsidP="00E403F0">
      <w:pPr>
        <w:rPr>
          <w:rtl/>
        </w:rPr>
      </w:pPr>
      <w:r>
        <w:rPr>
          <w:rtl/>
        </w:rPr>
        <w:t>אבל עיברו ולבסוף נרבעו - דברי הכל אסורין.</w:t>
      </w:r>
    </w:p>
    <w:p w:rsidR="00E403F0" w:rsidRPr="00AD695E" w:rsidRDefault="00E403F0" w:rsidP="00E403F0">
      <w:pPr>
        <w:rPr>
          <w:rtl/>
        </w:rPr>
      </w:pPr>
      <w:r>
        <w:rPr>
          <w:rStyle w:val="2fb"/>
          <w:rtl/>
        </w:rPr>
        <w:t xml:space="preserve">ורבא</w:t>
      </w:r>
      <w:r>
        <w:rPr>
          <w:rtl/>
        </w:rPr>
        <w:t xml:space="preserve"> </w:t>
      </w:r>
      <w:ins w:id="90840" w:author="מנוע מכני" w:date="2026-10-11T12:04:39Z">
        <w:r>
          <w:rPr>
            <w:rtl/>
          </w:rPr>
          <w:t xml:space="preserve">לשיטתו</w:t>
        </w:r>
      </w:ins>
      <w:del w:id="90841" w:author="מנוע מכני" w:date="2026-10-11T12:04:39Z">
        <w:r>
          <w:rPr>
            <w:rtl/>
          </w:rPr>
          <w:delText xml:space="preserve">לטעמיה</w:delText>
        </w:r>
      </w:del>
      <w:r>
        <w:rPr>
          <w:rtl/>
        </w:rPr>
        <w:t xml:space="preserve">, דולד נרבעת אסורה היא וולדה נרבעו, ולד נוגחת אסור - היא וולדה נגחו.</w:t>
      </w:r>
    </w:p>
    <w:p>
      <w:pPr>
        <w:pStyle w:val="38"/>
        <w:rPr>
          <w:ins w:id="94002" w:author="מנוע מכני" w:date="2026-10-11T12:04:39Z"/>
        </w:rPr>
      </w:pPr>
      <w:r w:rsidRPr="00217260">
        <w:lastRenderedPageBreak/>
        <w:t xml:space="preserve">לישנא אחרינא </w:t>
      </w:r>
      <w:r w:rsidRPr="00217260">
        <w:t>ארהב</w:t>
      </w:r>
      <w:r w:rsidRPr="00217260">
        <w:t>"</w:t>
      </w:r>
      <w:r w:rsidRPr="00217260">
        <w:t>ח אר</w:t>
      </w:r>
      <w:r w:rsidRPr="00217260">
        <w:t>"</w:t>
      </w:r>
      <w:r w:rsidRPr="00217260">
        <w:t>נ</w:t>
      </w:r>
      <w:r w:rsidRPr="00217260">
        <w:t>:</w:t>
      </w:r>
    </w:p>
    <w:p w:rsidR="00E403F0" w:rsidRPr="00AD695E" w:rsidRDefault="00E403F0" w:rsidP="00E403F0">
      <w:pPr>
        <w:rPr>
          <w:rtl/>
        </w:rPr>
      </w:pPr>
      <w:del w:id="94003" w:author="מנוע מכני" w:date="2026-10-11T12:04:39Z">
        <w:r>
          <w:rPr>
            <w:rtl/>
          </w:rPr>
          <w:delText xml:space="preserve"> </w:delText>
        </w:r>
      </w:del>
      <w:r>
        <w:rPr>
          <w:rtl/>
        </w:rPr>
        <w:t xml:space="preserve">מחלוקת שנרבעו כשהן מוקדשין, </w:t>
      </w:r>
    </w:p>
    <w:p w:rsidR="00E403F0" w:rsidRPr="00E87E21" w:rsidRDefault="00E403F0" w:rsidP="00E403F0">
      <w:pPr>
        <w:rPr>
          <w:spacing w:val="-4"/>
          <w:rtl/>
        </w:rPr>
      </w:pPr>
      <w:r w:rsidRPr="00E87E21">
        <w:rPr>
          <w:rStyle w:val="2fb"/>
          <w:spacing w:val="-4"/>
          <w:rtl/>
        </w:rPr>
        <w:t xml:space="preserve">דר"א</w:t>
      </w:r>
      <w:r w:rsidRPr="00E87E21">
        <w:rPr>
          <w:spacing w:val="-4"/>
          <w:rtl/>
        </w:rPr>
        <w:t xml:space="preserve"> סבר ביזוי </w:t>
      </w:r>
      <w:ins w:id="90842" w:author="מנוע מכני" w:date="2026-10-11T12:04:39Z">
        <w:r>
          <w:rPr>
            <w:spacing w:val="-4"/>
            <w:rtl/>
          </w:rPr>
          <w:t xml:space="preserve">דבר</w:t>
        </w:r>
      </w:ins>
      <w:del w:id="90843" w:author="מנוע מכני" w:date="2026-10-11T12:04:39Z">
        <w:r w:rsidRPr="00E87E21">
          <w:rPr>
            <w:spacing w:val="-4"/>
            <w:rtl/>
          </w:rPr>
          <w:delText xml:space="preserve">מילתא</w:delText>
        </w:r>
      </w:del>
      <w:r w:rsidRPr="00E87E21">
        <w:rPr>
          <w:spacing w:val="-4"/>
          <w:rtl/>
        </w:rPr>
        <w:t xml:space="preserve">, ורבנן סברי </w:t>
      </w:r>
      <w:r w:rsidRPr="00E87E21">
        <w:rPr>
          <w:spacing w:val="-4"/>
          <w:rtl/>
        </w:rPr>
        <w:t xml:space="preserve">לא</w:t>
      </w:r>
      <w:r w:rsidRPr="00E87E21">
        <w:rPr>
          <w:spacing w:val="-4"/>
          <w:rtl/>
        </w:rPr>
        <w:t xml:space="preserve">, אבל נרבעו כשהן חולין, הואיל ואשתנו דברי הכל מותרין.</w:t>
      </w:r>
    </w:p>
    <w:p>
      <w:pPr>
        <w:pStyle w:val="38"/>
        <w:rPr>
          <w:ins w:id="94004" w:author="מנוע מכני" w:date="2026-10-11T12:04:39Z"/>
        </w:rPr>
      </w:pPr>
      <w:r w:rsidRPr="00E87E21">
        <w:t xml:space="preserve">רבא </w:t>
      </w:r>
      <w:ins w:id="90226" w:author="מנוע מכני" w:date="2026-10-11T12:04:39Z">
        <w:r>
          <w:t xml:space="preserve">מר"נ</w:t>
        </w:r>
      </w:ins>
      <w:del w:id="90227" w:author="מנוע מכני" w:date="2026-10-11T12:04:39Z">
        <w:r w:rsidRPr="00E87E21">
          <w:delText xml:space="preserve">מ</w:delText>
        </w:r>
        <w:r w:rsidRPr="00E87E21">
          <w:delText xml:space="preserve">רב נחמן</w:delText>
        </w:r>
      </w:del>
      <w:r w:rsidRPr="00E87E21">
        <w:t xml:space="preserve">:</w:t>
      </w:r>
    </w:p>
    <w:p w:rsidR="00E403F0" w:rsidRPr="00E87E21" w:rsidRDefault="00E403F0" w:rsidP="00E403F0">
      <w:pPr>
        <w:rPr>
          <w:spacing w:val="-6"/>
          <w:rtl/>
        </w:rPr>
      </w:pPr>
      <w:del w:id="94005" w:author="מנוע מכני" w:date="2026-10-11T12:04:39Z">
        <w:r w:rsidRPr="00E87E21">
          <w:rPr>
            <w:spacing w:val="-6"/>
            <w:rtl/>
          </w:rPr>
          <w:delText xml:space="preserve"> </w:delText>
        </w:r>
      </w:del>
      <w:r w:rsidRPr="00E87E21">
        <w:rPr>
          <w:spacing w:val="-6"/>
          <w:rtl/>
        </w:rPr>
        <w:t xml:space="preserve">מחלוקת כשנרבעו כשהן חולין, </w:t>
      </w:r>
      <w:r w:rsidRPr="00E87E21">
        <w:rPr>
          <w:rStyle w:val="2fb"/>
          <w:spacing w:val="-6"/>
          <w:rtl/>
        </w:rPr>
        <w:t xml:space="preserve">ד</w:t>
      </w:r>
      <w:r w:rsidRPr="00E87E21">
        <w:rPr>
          <w:rStyle w:val="2fb"/>
          <w:rFonts w:hint="cs"/>
          <w:spacing w:val="-6"/>
          <w:rtl/>
        </w:rPr>
        <w:t>ל</w:t>
      </w:r>
      <w:r w:rsidRPr="00E87E21">
        <w:rPr>
          <w:rStyle w:val="2fb"/>
          <w:spacing w:val="-6"/>
          <w:rtl/>
        </w:rPr>
        <w:t>ר"</w:t>
      </w:r>
      <w:r w:rsidRPr="00E87E21">
        <w:rPr>
          <w:rStyle w:val="2fb"/>
          <w:rFonts w:hint="cs"/>
          <w:spacing w:val="-6"/>
          <w:rtl/>
        </w:rPr>
        <w:t xml:space="preserve">א</w:t>
      </w:r>
      <w:r w:rsidRPr="00E87E21">
        <w:rPr>
          <w:rFonts w:hint="cs"/>
          <w:spacing w:val="-6"/>
          <w:rtl/>
        </w:rPr>
        <w:t xml:space="preserve"> </w:t>
      </w:r>
      <w:r w:rsidRPr="00E87E21">
        <w:rPr>
          <w:spacing w:val="-6"/>
          <w:rtl/>
        </w:rPr>
        <w:t xml:space="preserve">ביזוי </w:t>
      </w:r>
      <w:ins w:id="90844" w:author="מנוע מכני" w:date="2026-10-11T12:04:39Z">
        <w:r>
          <w:rPr>
            <w:spacing w:val="-6"/>
            <w:rtl/>
          </w:rPr>
          <w:t xml:space="preserve">דבר</w:t>
        </w:r>
      </w:ins>
      <w:del w:id="90845" w:author="מנוע מכני" w:date="2026-10-11T12:04:39Z">
        <w:r w:rsidRPr="00E87E21">
          <w:rPr>
            <w:spacing w:val="-6"/>
            <w:rtl/>
          </w:rPr>
          <w:delText xml:space="preserve">מילתא</w:delText>
        </w:r>
      </w:del>
      <w:r w:rsidRPr="00E87E21">
        <w:rPr>
          <w:spacing w:val="-6"/>
          <w:rtl/>
        </w:rPr>
        <w:t xml:space="preserve">, ו</w:t>
      </w:r>
      <w:r w:rsidRPr="00E87E21">
        <w:rPr>
          <w:rFonts w:hint="cs"/>
          <w:spacing w:val="-6"/>
          <w:rtl/>
        </w:rPr>
        <w:t>ל</w:t>
      </w:r>
      <w:r w:rsidRPr="00E87E21">
        <w:rPr>
          <w:spacing w:val="-6"/>
          <w:rtl/>
        </w:rPr>
        <w:t xml:space="preserve">רבנן הואיל ואשתנו מותרין, </w:t>
      </w:r>
    </w:p>
    <w:p w:rsidR="00E403F0" w:rsidRPr="00AD695E" w:rsidRDefault="00E403F0" w:rsidP="00E403F0">
      <w:pPr>
        <w:rPr>
          <w:rtl/>
        </w:rPr>
      </w:pPr>
      <w:r>
        <w:rPr>
          <w:rtl/>
        </w:rPr>
        <w:tab/>
      </w:r>
      <w:r>
        <w:rPr>
          <w:rtl/>
        </w:rPr>
        <w:tab/>
      </w:r>
      <w:del w:id="90083" w:author="מנוע מכני" w:date="2026-10-11T12:04:39Z">
        <w:r>
          <w:rPr>
            <w:rFonts w:hint="cs"/>
            <w:rtl/>
          </w:rPr>
          <w:delText xml:space="preserve">     </w:delText>
        </w:r>
      </w:del>
      <w:r>
        <w:rPr>
          <w:rtl/>
        </w:rPr>
        <w:t>אבל נרבעו כשהן מוקדשין דברי הכל אסורין.</w:t>
      </w:r>
    </w:p>
    <w:p w:rsidR="00E403F0" w:rsidRPr="00AD695E" w:rsidRDefault="00E403F0" w:rsidP="00E403F0">
      <w:pPr>
        <w:jc w:val="center"/>
        <w:rPr>
          <w:del w:id="90054" w:author="מנוע עיצוב" w:date="2026-10-11T12:09:26Z"/>
          <w:rtl/>
        </w:rPr>
      </w:pPr>
      <w:del w:id="90053" w:author="מנוע עיצוב" w:date="2026-10-11T12:09:26Z">
        <w:r w:rsidRPr="00E5675B">
          <w:rPr>
            <w:rFonts w:ascii="BA חניכי הישיבות" w:hAnsi="BA חניכי הישיבות" w:cs="BA חניכי הישיבות"/>
            <w:rtl/>
          </w:rPr>
          <w:delText xml:space="preserve">׻</w:delText>
        </w:r>
      </w:del>
    </w:p>
    <w:p w:rsidR="00E403F0" w:rsidRPr="00AD695E" w:rsidRDefault="00E403F0" w:rsidP="00E403F0">
      <w:pPr>
        <w:pStyle w:val="afff3"/>
        <w:framePr w:wrap="around"/>
        <w:spacing w:line="240" w:lineRule="exact"/>
        <w:rPr>
          <w:rtl/>
        </w:rPr>
      </w:pPr>
      <w:r w:rsidRPr="009239E9">
        <w:rPr>
          <w:rFonts w:hint="cs"/>
          <w:szCs w:val="18"/>
          <w:rtl/>
        </w:rPr>
        <w:t>לא.</w:t>
      </w:r>
    </w:p>
    <w:p w:rsidR="00E403F0" w:rsidRPr="00AD695E" w:rsidRDefault="00E403F0" w:rsidP="00E403F0">
      <w:pPr>
        <w:pStyle w:val="affff1"/>
        <w:ind w:end="0"/>
        <w:rPr>
          <w:rtl/>
        </w:rPr>
        <w:pPrChange w:id="20043" w:author="קלוד" w:date="2026-10-11T09:07:18Z">
          <w:pPr>
            <w:pStyle w:val="affff1"/>
            <w:rPr>
              <w:rtl/>
            </w:rPr>
          </w:pPr>
        </w:pPrChange>
      </w:pPr>
      <w:ins w:id="9828" w:author="מספור קטעי משנה" w:date="2026-10-11T09:35:05Z">
        <w:r>
          <w:rPr>
            <w:rStyle w:val="MisparKeta"/>
          </w:rPr>
          <w:t xml:space="preserve">א. </w:t>
        </w:r>
      </w:ins>
      <w:r>
        <w:rPr>
          <w:rtl/>
        </w:rPr>
        <w:t>ולד טרפה כו'.</w:t>
      </w:r>
    </w:p>
    <w:p w:rsidR="00E403F0" w:rsidRPr="00AD695E" w:rsidRDefault="00E403F0" w:rsidP="00E403F0">
      <w:pPr>
        <w:rPr>
          <w:rtl/>
        </w:rPr>
      </w:pPr>
      <w:r>
        <w:rPr>
          <w:rtl/>
        </w:rPr>
        <w:t xml:space="preserve">למ"ד</w:t>
      </w:r>
      <w:r>
        <w:rPr>
          <w:rtl/>
        </w:rPr>
        <w:t xml:space="preserve"> טרפה טרפה יולדת משכחת לה - כגון שנטרפה ולבסוף עיברה, </w:t>
      </w:r>
    </w:p>
    <w:p w:rsidR="00E403F0" w:rsidRPr="00AD695E" w:rsidRDefault="00E403F0" w:rsidP="00E403F0">
      <w:pPr>
        <w:rPr>
          <w:rtl/>
        </w:rPr>
      </w:pPr>
      <w:ins w:id="92446" w:author="מנוע מכני" w:date="2026-10-11T12:04:39Z">
        <w:r>
          <w:rPr>
            <w:rtl/>
          </w:rPr>
          <w:t xml:space="preserve">ובזה</w:t>
        </w:r>
      </w:ins>
      <w:del w:id="92447" w:author="מנוע מכני" w:date="2026-10-11T12:04:39Z">
        <w:r>
          <w:rPr>
            <w:rtl/>
          </w:rPr>
          <w:delText xml:space="preserve">ובהא</w:delText>
        </w:r>
      </w:del>
      <w:r>
        <w:rPr>
          <w:rtl/>
        </w:rPr>
        <w:t xml:space="preserve"> </w:t>
      </w:r>
      <w:ins w:id="90846" w:author="מנוע מכני" w:date="2026-10-11T12:04:39Z">
        <w:r>
          <w:rPr>
            <w:rtl/>
          </w:rPr>
          <w:t xml:space="preserve">חלקו</w:t>
        </w:r>
      </w:ins>
      <w:del w:id="90847" w:author="מנוע מכני" w:date="2026-10-11T12:04:39Z">
        <w:r>
          <w:rPr>
            <w:rtl/>
          </w:rPr>
          <w:delText xml:space="preserve">פליגי</w:delText>
        </w:r>
      </w:del>
      <w:r>
        <w:rPr>
          <w:rtl/>
        </w:rPr>
        <w:t xml:space="preserve">: </w:t>
      </w:r>
      <w:r>
        <w:rPr>
          <w:rStyle w:val="2fb"/>
          <w:rtl/>
        </w:rPr>
        <w:t xml:space="preserve">דר' אליעזר</w:t>
      </w:r>
      <w:r>
        <w:rPr>
          <w:rtl/>
        </w:rPr>
        <w:t xml:space="preserve"> סבר זה וזה גורם - אסור, ורבנן סברי זה וזה גורם - מותר.</w:t>
      </w:r>
    </w:p>
    <w:p w:rsidR="00E403F0" w:rsidRPr="00AD695E" w:rsidRDefault="00E403F0" w:rsidP="00E403F0">
      <w:pPr>
        <w:rPr>
          <w:rtl/>
        </w:rPr>
      </w:pPr>
      <w:r>
        <w:rPr>
          <w:rtl/>
        </w:rPr>
        <w:t xml:space="preserve">למ"ד</w:t>
      </w:r>
      <w:r>
        <w:rPr>
          <w:rtl/>
        </w:rPr>
        <w:t xml:space="preserve"> טריפה אינה חיה - משכחת לה כגון שעיברה ולבסוף נטרפה</w:t>
      </w:r>
      <w:ins w:id="91976" w:author="מנוע מכני" w:date="2026-10-11T12:04:39Z">
        <w:r>
          <w:rPr>
            <w:rtl/>
          </w:rPr>
          <w:t xml:space="preserve">,</w:t>
        </w:r>
      </w:ins>
      <w:del w:id="91977" w:author="מנוע מכני" w:date="2026-10-11T12:04:39Z">
        <w:r>
          <w:rPr>
            <w:rtl/>
          </w:rPr>
          <w:delText xml:space="preserve">;</w:delText>
        </w:r>
      </w:del>
    </w:p>
    <w:p w:rsidR="00E403F0" w:rsidRPr="00AD695E" w:rsidRDefault="00E403F0" w:rsidP="00E403F0">
      <w:pPr>
        <w:rPr>
          <w:rtl/>
        </w:rPr>
      </w:pPr>
      <w:ins w:id="92448" w:author="מנוע מכני" w:date="2026-10-11T12:04:39Z">
        <w:r>
          <w:rPr>
            <w:rtl/>
          </w:rPr>
          <w:t xml:space="preserve">ובזה</w:t>
        </w:r>
      </w:ins>
      <w:del w:id="92449" w:author="מנוע מכני" w:date="2026-10-11T12:04:39Z">
        <w:r>
          <w:rPr>
            <w:rtl/>
          </w:rPr>
          <w:delText xml:space="preserve">ובהא</w:delText>
        </w:r>
      </w:del>
      <w:r>
        <w:rPr>
          <w:rtl/>
        </w:rPr>
        <w:t xml:space="preserve"> </w:t>
      </w:r>
      <w:ins w:id="90848" w:author="מנוע מכני" w:date="2026-10-11T12:04:39Z">
        <w:r>
          <w:rPr>
            <w:rtl/>
          </w:rPr>
          <w:t xml:space="preserve">חלקו</w:t>
        </w:r>
      </w:ins>
      <w:del w:id="90849" w:author="מנוע מכני" w:date="2026-10-11T12:04:39Z">
        <w:r>
          <w:rPr>
            <w:rtl/>
          </w:rPr>
          <w:delText xml:space="preserve">פליגי</w:delText>
        </w:r>
      </w:del>
      <w:ins w:id="91978" w:author="מנוע מכני" w:date="2026-10-11T12:04:39Z">
        <w:r>
          <w:rPr>
            <w:rtl/>
          </w:rPr>
          <w:t xml:space="preserve">,</w:t>
        </w:r>
      </w:ins>
      <w:del w:id="91979" w:author="מנוע מכני" w:date="2026-10-11T12:04:39Z">
        <w:r>
          <w:rPr>
            <w:rtl/>
          </w:rPr>
          <w:delText xml:space="preserve">;</w:delText>
        </w:r>
      </w:del>
      <w:r>
        <w:rPr>
          <w:rFonts w:hint="cs"/>
          <w:rtl/>
        </w:rPr>
        <w:t xml:space="preserve"> </w:t>
      </w:r>
      <w:r>
        <w:rPr>
          <w:rStyle w:val="2fb"/>
          <w:rFonts w:hint="cs"/>
          <w:rtl/>
        </w:rPr>
        <w:t xml:space="preserve">דר</w:t>
      </w:r>
      <w:r>
        <w:rPr>
          <w:rStyle w:val="2fb"/>
          <w:rtl/>
        </w:rPr>
        <w:t>"</w:t>
      </w:r>
      <w:r>
        <w:rPr>
          <w:rStyle w:val="2fb"/>
          <w:rFonts w:hint="cs"/>
          <w:rtl/>
        </w:rPr>
        <w:t xml:space="preserve">א</w:t>
      </w:r>
      <w:r>
        <w:rPr>
          <w:rFonts w:hint="cs"/>
          <w:rtl/>
        </w:rPr>
        <w:t xml:space="preserve"> </w:t>
      </w:r>
      <w:r>
        <w:rPr>
          <w:rtl/>
        </w:rPr>
        <w:t xml:space="preserve">סבר עובר ירך אמו הוא, ורבנן סברי עובר </w:t>
      </w:r>
      <w:ins w:id="90850" w:author="מנוע מכני" w:date="2026-10-11T12:04:39Z">
        <w:r>
          <w:rPr>
            <w:rtl/>
          </w:rPr>
          <w:t xml:space="preserve">לא</w:t>
        </w:r>
      </w:ins>
      <w:del w:id="90851" w:author="מנוע מכני" w:date="2026-10-11T12:04:39Z">
        <w:r>
          <w:rPr>
            <w:rtl/>
          </w:rPr>
          <w:delText xml:space="preserve">לאו</w:delText>
        </w:r>
      </w:del>
      <w:r>
        <w:rPr>
          <w:rtl/>
        </w:rPr>
        <w:t xml:space="preserve"> ירך אמו הוא.</w:t>
      </w:r>
    </w:p>
    <w:p>
      <w:pPr>
        <w:pStyle w:val="afffff8"/>
        <w:rPr>
          <w:ins w:id="90019" w:author="קלוד" w:date="2026-10-11T12:25:27Z"/>
        </w:rPr>
      </w:pPr>
      <w:ins w:id="90020" w:author="קלוד" w:date="2026-10-11T12:25:27Z">
        <w:r>
          <w:rPr>
            <w:color w:val="7B3F00"/>
          </w:rPr>
          <w:t xml:space="preserve">אפרוח ביצת טרפה - מודים חכמים לר"א</w:t>
        </w:r>
      </w:ins>
    </w:p>
    <w:p>
      <w:pPr>
        <w:pStyle w:val="38"/>
        <w:rPr>
          <w:ins w:id="94006" w:author="מנוע מכני" w:date="2026-10-11T12:04:39Z"/>
        </w:rPr>
      </w:pPr>
      <w:r>
        <w:t xml:space="preserve">א"ר הונא:</w:t>
      </w:r>
    </w:p>
    <w:p w:rsidR="00E403F0" w:rsidRPr="00AD695E" w:rsidRDefault="00E403F0" w:rsidP="00E403F0">
      <w:pPr>
        <w:rPr>
          <w:rtl/>
        </w:rPr>
      </w:pPr>
      <w:del w:id="94007" w:author="מנוע מכני" w:date="2026-10-11T12:04:39Z">
        <w:r>
          <w:rPr>
            <w:rtl/>
          </w:rPr>
          <w:delText xml:space="preserve"> </w:delText>
        </w:r>
      </w:del>
      <w:r>
        <w:rPr>
          <w:rtl/>
        </w:rPr>
        <w:t xml:space="preserve">מודים חכמים </w:t>
      </w:r>
      <w:r>
        <w:rPr>
          <w:rStyle w:val="2fb"/>
          <w:rtl/>
        </w:rPr>
        <w:t xml:space="preserve">לר' אליעזר</w:t>
      </w:r>
      <w:r>
        <w:rPr>
          <w:rtl/>
        </w:rPr>
        <w:t xml:space="preserve"> באפרוח ביצת טרפה - שאסור, </w:t>
      </w:r>
      <w:r>
        <w:rPr>
          <w:rFonts w:hint="cs"/>
          <w:rtl/>
        </w:rPr>
        <w:t>ד</w:t>
      </w:r>
      <w:r>
        <w:rPr>
          <w:rtl/>
        </w:rPr>
        <w:t xml:space="preserve">ע"כ </w:t>
      </w:r>
      <w:r>
        <w:rPr>
          <w:rtl/>
        </w:rPr>
        <w:t xml:space="preserve">לא</w:t>
      </w:r>
      <w:r>
        <w:rPr>
          <w:rtl/>
        </w:rPr>
        <w:t xml:space="preserve"> </w:t>
      </w:r>
      <w:ins w:id="90852" w:author="מנוע מכני" w:date="2026-10-11T12:04:39Z">
        <w:r>
          <w:rPr>
            <w:rtl/>
          </w:rPr>
          <w:t xml:space="preserve">חלקו</w:t>
        </w:r>
      </w:ins>
      <w:del w:id="90853" w:author="מנוע מכני" w:date="2026-10-11T12:04:39Z">
        <w:r>
          <w:rPr>
            <w:rtl/>
          </w:rPr>
          <w:delText xml:space="preserve">פליגי</w:delText>
        </w:r>
      </w:del>
      <w:r>
        <w:rPr>
          <w:rtl/>
        </w:rPr>
        <w:t xml:space="preserve"> </w:t>
      </w:r>
      <w:ins w:id="91560" w:author="מנוע מכני" w:date="2026-10-11T12:04:39Z">
        <w:r>
          <w:rPr>
            <w:rtl/>
          </w:rPr>
          <w:t xml:space="preserve">עליו</w:t>
        </w:r>
      </w:ins>
      <w:del w:id="91561" w:author="מנוע מכני" w:date="2026-10-11T12:04:39Z">
        <w:r>
          <w:rPr>
            <w:rtl/>
          </w:rPr>
          <w:delText xml:space="preserve">עליה</w:delText>
        </w:r>
      </w:del>
      <w:r>
        <w:rPr>
          <w:rtl/>
        </w:rPr>
        <w:t xml:space="preserve"> </w:t>
      </w:r>
      <w:r>
        <w:rPr>
          <w:rStyle w:val="2fb"/>
          <w:rtl/>
        </w:rPr>
        <w:t xml:space="preserve">דר"</w:t>
      </w:r>
      <w:r>
        <w:rPr>
          <w:rStyle w:val="2fb"/>
          <w:rFonts w:hint="cs"/>
          <w:rtl/>
        </w:rPr>
        <w:t>א</w:t>
      </w:r>
      <w:r>
        <w:rPr>
          <w:rtl/>
        </w:rPr>
        <w:t xml:space="preserve"> אלא בולד בהמה - דמאוירא רביא, </w:t>
      </w:r>
    </w:p>
    <w:p w:rsidR="00E403F0" w:rsidRPr="00AD695E" w:rsidRDefault="00E403F0" w:rsidP="00E403F0">
      <w:pPr>
        <w:rPr>
          <w:rtl/>
        </w:rPr>
      </w:pPr>
      <w:r>
        <w:rPr>
          <w:rtl/>
        </w:rPr>
        <w:tab/>
        <w:t xml:space="preserve">אבל ביצת טרפה - מגופה </w:t>
      </w:r>
      <w:ins w:id="90163" w:author="Claude - סמנטי" w:date="2026-10-11T12:20:38Z">
        <w:r>
          <w:rPr>
            <w:rtl/>
          </w:rPr>
          <w:t xml:space="preserve">של תרנגולת</w:t>
        </w:r>
      </w:ins>
      <w:del w:id="90164" w:author="Claude - סמנטי" w:date="2026-10-11T12:20:38Z">
        <w:r>
          <w:rPr>
            <w:rtl/>
          </w:rPr>
          <w:tab/>
          <w:delText xml:space="preserve">דתרנגולתא</w:delText>
        </w:r>
      </w:del>
      <w:r>
        <w:rPr>
          <w:rtl/>
        </w:rPr>
        <w:tab/>
        <w:t xml:space="preserve"> רביא - אפי' רבנן מודו.</w:t>
      </w:r>
    </w:p>
    <w:p>
      <w:pPr>
        <w:pStyle w:val="38"/>
        <w:rPr>
          <w:ins w:id="94008" w:author="מנוע מכני" w:date="2026-10-11T12:04:39Z"/>
        </w:rPr>
      </w:pPr>
      <w:del w:id="94243" w:author="מנוע מכני" w:date="2026-10-11T12:04:39Z">
        <w:r w:rsidRPr="00E87E21">
          <w:delText xml:space="preserve">א"ל </w:delText>
        </w:r>
      </w:del>
      <w:r w:rsidRPr="00E87E21">
        <w:t xml:space="preserve">רבא לר"</w:t>
      </w:r>
      <w:r w:rsidRPr="00E87E21">
        <w:t>ה</w:t>
      </w:r>
      <w:r w:rsidRPr="00E87E21">
        <w:t xml:space="preserve">:</w:t>
      </w:r>
    </w:p>
    <w:p w:rsidR="00E403F0" w:rsidRPr="00E87E21" w:rsidRDefault="00E403F0" w:rsidP="00E403F0">
      <w:pPr>
        <w:rPr>
          <w:spacing w:val="-4"/>
          <w:rtl/>
        </w:rPr>
      </w:pPr>
      <w:del w:id="94009" w:author="מנוע מכני" w:date="2026-10-11T12:04:39Z">
        <w:r w:rsidRPr="00E87E21">
          <w:rPr>
            <w:spacing w:val="-4"/>
            <w:rtl/>
          </w:rPr>
          <w:delText xml:space="preserve"> </w:delText>
        </w:r>
      </w:del>
      <w:r w:rsidRPr="00E87E21">
        <w:rPr>
          <w:spacing w:val="-4"/>
          <w:rtl/>
        </w:rPr>
        <w:t xml:space="preserve">תניא</w:t>
      </w:r>
      <w:r w:rsidRPr="00E87E21">
        <w:rPr>
          <w:spacing w:val="-4"/>
          <w:rtl/>
        </w:rPr>
        <w:t xml:space="preserve"> דמסייע לך, מלא תרוד רימה הבאה מאדם חי, </w:t>
      </w:r>
      <w:r w:rsidRPr="00E87E21">
        <w:rPr>
          <w:rStyle w:val="2fb"/>
          <w:spacing w:val="-4"/>
          <w:rtl/>
        </w:rPr>
        <w:t xml:space="preserve">ר"</w:t>
      </w:r>
      <w:r w:rsidRPr="00E87E21">
        <w:rPr>
          <w:rStyle w:val="2fb"/>
          <w:rFonts w:hint="cs"/>
          <w:spacing w:val="-4"/>
          <w:rtl/>
        </w:rPr>
        <w:t xml:space="preserve">א</w:t>
      </w:r>
      <w:r w:rsidRPr="00E87E21">
        <w:rPr>
          <w:rFonts w:hint="cs"/>
          <w:spacing w:val="-4"/>
          <w:rtl/>
        </w:rPr>
        <w:t xml:space="preserve"> </w:t>
      </w:r>
      <w:r w:rsidRPr="00E87E21">
        <w:rPr>
          <w:spacing w:val="-4"/>
          <w:rtl/>
        </w:rPr>
        <w:t>מטמא וחכמים מטהרין.</w:t>
      </w:r>
    </w:p>
    <w:p w:rsidR="00E403F0" w:rsidRPr="00AD695E" w:rsidRDefault="00E403F0" w:rsidP="00E403F0">
      <w:pPr>
        <w:rPr>
          <w:rtl/>
        </w:rPr>
      </w:pPr>
      <w:r>
        <w:rPr>
          <w:rtl/>
        </w:rPr>
        <w:t xml:space="preserve">עד כאן </w:t>
      </w:r>
      <w:r>
        <w:rPr>
          <w:rtl/>
        </w:rPr>
        <w:t xml:space="preserve">לא</w:t>
      </w:r>
      <w:r>
        <w:rPr>
          <w:rtl/>
        </w:rPr>
        <w:t xml:space="preserve"> </w:t>
      </w:r>
      <w:ins w:id="90854" w:author="מנוע מכני" w:date="2026-10-11T12:04:39Z">
        <w:r>
          <w:rPr>
            <w:rtl/>
          </w:rPr>
          <w:t xml:space="preserve">חלקו</w:t>
        </w:r>
      </w:ins>
      <w:del w:id="90855" w:author="מנוע מכני" w:date="2026-10-11T12:04:39Z">
        <w:r>
          <w:rPr>
            <w:rtl/>
          </w:rPr>
          <w:delText xml:space="preserve">פליגי</w:delText>
        </w:r>
      </w:del>
      <w:r>
        <w:rPr>
          <w:rtl/>
        </w:rPr>
        <w:t xml:space="preserve"> רבנן </w:t>
      </w:r>
      <w:ins w:id="91564" w:author="מנוע מכני" w:date="2026-10-11T12:04:39Z">
        <w:r>
          <w:rPr>
            <w:rtl/>
          </w:rPr>
          <w:t xml:space="preserve">עליו</w:t>
        </w:r>
      </w:ins>
      <w:del w:id="91565" w:author="מנוע מכני" w:date="2026-10-11T12:04:39Z">
        <w:r>
          <w:rPr>
            <w:rtl/>
          </w:rPr>
          <w:delText xml:space="preserve">עליה</w:delText>
        </w:r>
      </w:del>
      <w:r>
        <w:rPr>
          <w:rtl/>
        </w:rPr>
        <w:t xml:space="preserve"> אלא ברימה דפירשא </w:t>
      </w:r>
      <w:ins w:id="91562" w:author="מנוע מכני" w:date="2026-10-11T12:04:39Z">
        <w:r>
          <w:rPr>
            <w:rtl/>
          </w:rPr>
          <w:t xml:space="preserve">סתם</w:t>
        </w:r>
      </w:ins>
      <w:del w:id="91563" w:author="מנוע מכני" w:date="2026-10-11T12:04:39Z">
        <w:r>
          <w:rPr>
            <w:rtl/>
          </w:rPr>
          <w:delText xml:space="preserve">בעלמא</w:delText>
        </w:r>
      </w:del>
      <w:r>
        <w:rPr>
          <w:rtl/>
        </w:rPr>
        <w:t xml:space="preserve"> הוא, אבל ביצה דמגופה דתרנגולת הוא - </w:t>
      </w:r>
      <w:ins w:id="90228" w:author="מנוע מכני" w:date="2026-10-11T12:04:39Z">
        <w:r>
          <w:rPr>
            <w:rtl/>
          </w:rPr>
          <w:t xml:space="preserve">אפי'</w:t>
        </w:r>
      </w:ins>
      <w:del w:id="90229" w:author="מנוע מכני" w:date="2026-10-11T12:04:39Z">
        <w:r>
          <w:rPr>
            <w:rtl/>
          </w:rPr>
          <w:delText xml:space="preserve">אפילו</w:delText>
        </w:r>
      </w:del>
      <w:r>
        <w:rPr>
          <w:rtl/>
        </w:rPr>
        <w:t xml:space="preserve"> רבנן מודו.</w:t>
      </w:r>
    </w:p>
    <w:p>
      <w:pPr>
        <w:pStyle w:val="38"/>
        <w:rPr>
          <w:ins w:id="94010" w:author="מנוע מכני" w:date="2026-10-11T12:04:39Z"/>
        </w:rPr>
      </w:pPr>
      <w:r>
        <w:t xml:space="preserve">א"ל</w:t>
      </w:r>
      <w:r>
        <w:t xml:space="preserve"> אביי:</w:t>
      </w:r>
    </w:p>
    <w:p w:rsidR="00E403F0" w:rsidRPr="00AD695E" w:rsidRDefault="00E403F0" w:rsidP="00E403F0">
      <w:pPr>
        <w:rPr>
          <w:rtl/>
        </w:rPr>
      </w:pPr>
      <w:del w:id="94011" w:author="מנוע מכני" w:date="2026-10-11T12:04:39Z">
        <w:r>
          <w:rPr>
            <w:rtl/>
          </w:rPr>
          <w:delText xml:space="preserve"> </w:delText>
        </w:r>
      </w:del>
      <w:r>
        <w:rPr>
          <w:rStyle w:val="2fb"/>
          <w:rtl/>
        </w:rPr>
        <w:t xml:space="preserve">אדרבה</w:t>
      </w:r>
      <w:r>
        <w:rPr>
          <w:rtl/>
        </w:rPr>
        <w:t xml:space="preserve">, איפכא </w:t>
      </w:r>
      <w:ins w:id="92834" w:author="מנוע מכני" w:date="2026-10-11T12:04:39Z">
        <w:r>
          <w:rPr>
            <w:rtl/>
          </w:rPr>
          <w:t xml:space="preserve">מסתבר</w:t>
        </w:r>
      </w:ins>
      <w:del w:id="92835" w:author="מנוע מכני" w:date="2026-10-11T12:04:39Z">
        <w:r>
          <w:rPr>
            <w:rtl/>
          </w:rPr>
          <w:delText xml:space="preserve">מסתברא</w:delText>
        </w:r>
      </w:del>
      <w:ins w:id="91980" w:author="מנוע מכני" w:date="2026-10-11T12:04:39Z">
        <w:r>
          <w:rPr>
            <w:rtl/>
          </w:rPr>
          <w:t xml:space="preserve">,</w:t>
        </w:r>
      </w:ins>
      <w:del w:id="91981" w:author="מנוע מכני" w:date="2026-10-11T12:04:39Z">
        <w:r>
          <w:rPr>
            <w:rtl/>
          </w:rPr>
          <w:delText xml:space="preserve">;</w:delText>
        </w:r>
      </w:del>
    </w:p>
    <w:p w:rsidR="00E403F0" w:rsidRPr="00AD695E" w:rsidRDefault="00E403F0" w:rsidP="00E403F0">
      <w:pPr>
        <w:rPr>
          <w:rtl/>
        </w:rPr>
      </w:pPr>
      <w:r>
        <w:rPr>
          <w:rtl/>
        </w:rPr>
        <w:t xml:space="preserve">ע"כ </w:t>
      </w:r>
      <w:r>
        <w:rPr>
          <w:rtl/>
        </w:rPr>
        <w:t xml:space="preserve">לא</w:t>
      </w:r>
      <w:r>
        <w:rPr>
          <w:rtl/>
        </w:rPr>
        <w:t xml:space="preserve"> פליג </w:t>
      </w:r>
      <w:r>
        <w:rPr>
          <w:rStyle w:val="2fb"/>
          <w:rtl/>
        </w:rPr>
        <w:t xml:space="preserve">ר"</w:t>
      </w:r>
      <w:r>
        <w:rPr>
          <w:rStyle w:val="2fb"/>
          <w:rFonts w:hint="cs"/>
          <w:rtl/>
        </w:rPr>
        <w:t>א</w:t>
      </w:r>
      <w:r>
        <w:rPr>
          <w:rtl/>
        </w:rPr>
        <w:t xml:space="preserve"> </w:t>
      </w:r>
      <w:ins w:id="91566" w:author="מנוע מכני" w:date="2026-10-11T12:04:39Z">
        <w:r>
          <w:rPr>
            <w:rtl/>
          </w:rPr>
          <w:t xml:space="preserve">עליהם</w:t>
        </w:r>
      </w:ins>
      <w:del w:id="91567" w:author="מנוע מכני" w:date="2026-10-11T12:04:39Z">
        <w:r>
          <w:rPr>
            <w:rtl/>
          </w:rPr>
          <w:delText xml:space="preserve">עלייהו</w:delText>
        </w:r>
      </w:del>
      <w:r>
        <w:rPr>
          <w:rtl/>
        </w:rPr>
        <w:t xml:space="preserve"> דרבנן אלא ברימה דאיקרי אדם מחיים רימה דכתיב ותקות </w:t>
      </w:r>
      <w:r>
        <w:rPr>
          <w:rStyle w:val="afffff0"/>
          <w:rtl/>
          <w:rPrChange w:id="9043" w:author="מנוע פסוקים" w:date="2026-10-11T09:25:30Z">
            <w:rPr>
              <w:rtl/>
            </w:rPr>
          </w:rPrChange>
        </w:rPr>
        <w:t xml:space="preserve">אנוש רמה ובן אדם תולעה</w:t>
      </w:r>
      <w:r>
        <w:rPr>
          <w:rtl/>
        </w:rPr>
        <w:t xml:space="preserve"> אבל גבי ביצה </w:t>
      </w:r>
      <w:ins w:id="90165" w:author="Claude - סמנטי" w:date="2026-10-11T12:20:38Z">
        <w:r>
          <w:rPr>
            <w:rtl/>
          </w:rPr>
          <w:t xml:space="preserve">מתי</w:t>
        </w:r>
      </w:ins>
      <w:del w:id="90166" w:author="Claude - סמנטי" w:date="2026-10-11T12:20:38Z">
        <w:r>
          <w:rPr>
            <w:rtl/>
          </w:rPr>
          <w:delText xml:space="preserve">אימת</w:delText>
        </w:r>
      </w:del>
      <w:r>
        <w:rPr>
          <w:rtl/>
        </w:rPr>
        <w:t xml:space="preserve"> גדלה - לכי מסרחא, וכי אסרחא - עפרא </w:t>
      </w:r>
      <w:ins w:id="91568" w:author="מנוע מכני" w:date="2026-10-11T12:04:39Z">
        <w:r>
          <w:rPr>
            <w:rtl/>
          </w:rPr>
          <w:t xml:space="preserve">סתם</w:t>
        </w:r>
      </w:ins>
      <w:del w:id="91569" w:author="מנוע מכני" w:date="2026-10-11T12:04:39Z">
        <w:r>
          <w:rPr>
            <w:rtl/>
          </w:rPr>
          <w:delText xml:space="preserve">בעלמא</w:delText>
        </w:r>
      </w:del>
      <w:r>
        <w:rPr>
          <w:rtl/>
        </w:rPr>
        <w:t xml:space="preserve"> הוא</w:t>
      </w:r>
      <w:r>
        <w:rPr>
          <w:rFonts w:hint="cs"/>
          <w:rtl/>
        </w:rPr>
        <w:t xml:space="preserve"> </w:t>
      </w:r>
      <w:r>
        <w:rPr>
          <w:rtl/>
        </w:rPr>
        <w:t xml:space="preserve">אפי' </w:t>
      </w:r>
      <w:r>
        <w:rPr>
          <w:rStyle w:val="2fb"/>
          <w:rtl/>
        </w:rPr>
        <w:t xml:space="preserve">ר"א</w:t>
      </w:r>
      <w:r>
        <w:rPr>
          <w:rtl/>
        </w:rPr>
        <w:t xml:space="preserve"> מודה! </w:t>
      </w:r>
    </w:p>
    <w:p>
      <w:pPr>
        <w:pStyle w:val="38"/>
        <w:rPr>
          <w:ins w:id="94012" w:author="מנוע מכני" w:date="2026-10-11T12:04:39Z"/>
        </w:rPr>
      </w:pPr>
      <w:r>
        <w:tab/>
        <w:t xml:space="preserve">ועוד, </w:t>
      </w:r>
      <w:r>
        <w:tab/>
        <w:t xml:space="preserve">תניא</w:t>
      </w:r>
      <w:r>
        <w:tab/>
        <w:t xml:space="preserve"> בהדיא:</w:t>
      </w:r>
    </w:p>
    <w:p w:rsidR="00E403F0" w:rsidRPr="00AD695E" w:rsidRDefault="00E403F0" w:rsidP="00E403F0">
      <w:pPr>
        <w:rPr>
          <w:rtl/>
        </w:rPr>
      </w:pPr>
      <w:del w:id="94013" w:author="מנוע מכני" w:date="2026-10-11T12:04:39Z">
        <w:r>
          <w:rPr>
            <w:rtl/>
          </w:rPr>
          <w:tab/>
          <w:delText xml:space="preserve"> </w:delText>
        </w:r>
      </w:del>
      <w:r>
        <w:rPr>
          <w:rtl/>
        </w:rPr>
        <w:tab/>
        <w:t xml:space="preserve">מודה </w:t>
      </w:r>
      <w:r>
        <w:rPr>
          <w:rStyle w:val="2fb"/>
          <w:rtl/>
        </w:rPr>
        <w:tab/>
        <w:t xml:space="preserve">ר"א</w:t>
      </w:r>
      <w:r>
        <w:rPr>
          <w:rtl/>
        </w:rPr>
        <w:tab/>
        <w:t xml:space="preserve"> לחכמים באפרוח ביצת טרפה שמותר! </w:t>
      </w:r>
      <w:r>
        <w:rPr>
          <w:rtl/>
        </w:rPr>
        <w:tab/>
        <w:t xml:space="preserve">א"ל</w:t>
      </w:r>
      <w:del w:id="95299" w:author="Claude" w:date="2026-10-11T09:08:06Z">
        <w:r>
          <w:rPr>
            <w:rtl/>
          </w:rPr>
          <w:delText xml:space="preserve">	</w:delText>
        </w:r>
      </w:del>
      <w:r>
        <w:rPr>
          <w:rtl/>
        </w:rPr>
        <w:t xml:space="preserve">: </w:t>
      </w:r>
      <w:ins w:id="92312" w:author="מנוע מכני" w:date="2026-10-11T12:04:39Z">
        <w:r>
          <w:rPr>
            <w:rtl/>
          </w:rPr>
          <w:t xml:space="preserve">אם </w:t>
        </w:r>
      </w:ins>
      <w:del w:id="92313" w:author="מנוע מכני" w:date="2026-10-11T12:04:39Z">
        <w:r>
          <w:rPr>
            <w:rtl/>
          </w:rPr>
          <w:tab/>
          <w:delText xml:space="preserve">אי </w:delText>
        </w:r>
      </w:del>
      <w:r>
        <w:rPr>
          <w:rtl/>
        </w:rPr>
        <w:tab/>
        <w:t xml:space="preserve">תניא</w:t>
      </w:r>
      <w:r>
        <w:rPr>
          <w:rtl/>
        </w:rPr>
        <w:tab/>
        <w:t xml:space="preserve"> - </w:t>
      </w:r>
      <w:r>
        <w:rPr>
          <w:rtl/>
        </w:rPr>
        <w:tab/>
        <w:t xml:space="preserve">תניא</w:t>
      </w:r>
      <w:r>
        <w:rPr>
          <w:rtl/>
        </w:rPr>
        <w:tab/>
        <w:t xml:space="preserve"> </w:t>
      </w:r>
    </w:p>
    <w:p w:rsidR="00E403F0" w:rsidRPr="00AD695E" w:rsidRDefault="00E403F0" w:rsidP="00E403F0">
      <w:pPr>
        <w:jc w:val="center"/>
        <w:rPr>
          <w:del w:id="90056" w:author="מנוע עיצוב" w:date="2026-10-11T12:09:26Z"/>
          <w:rtl/>
        </w:rPr>
      </w:pPr>
      <w:del w:id="90055" w:author="מנוע עיצוב" w:date="2026-10-11T12:09:26Z">
        <w:r w:rsidRPr="00E5675B">
          <w:rPr>
            <w:rFonts w:ascii="BA חניכי הישיבות" w:hAnsi="BA חניכי הישיבות" w:cs="BA חניכי הישיבות"/>
            <w:rtl/>
          </w:rPr>
          <w:delText xml:space="preserve">׻</w:delText>
        </w:r>
      </w:del>
    </w:p>
    <w:p w:rsidR="00E403F0" w:rsidRPr="00AD695E" w:rsidRDefault="00E403F0" w:rsidP="00E403F0">
      <w:pPr>
        <w:pStyle w:val="affff1"/>
        <w:ind w:end="0"/>
        <w:rPr>
          <w:rtl/>
        </w:rPr>
        <w:pPrChange w:id="20044" w:author="קלוד" w:date="2026-10-11T09:07:18Z">
          <w:pPr>
            <w:pStyle w:val="affff1"/>
            <w:rPr>
              <w:rtl/>
            </w:rPr>
          </w:pPr>
        </w:pPrChange>
      </w:pPr>
      <w:ins w:id="9829" w:author="מספור קטעי משנה" w:date="2026-10-11T09:35:05Z">
        <w:r>
          <w:rPr>
            <w:rStyle w:val="MisparKeta"/>
          </w:rPr>
          <w:t xml:space="preserve">ג. </w:t>
        </w:r>
      </w:ins>
      <w:r w:rsidRPr="006B036A">
        <w:rPr>
          <w:rtl/>
        </w:rPr>
        <w:t>רבי חנינא בן אנטיגנוס אומר כשרה כו'.</w:t>
      </w:r>
    </w:p>
    <w:p>
      <w:pPr>
        <w:pStyle w:val="38"/>
        <w:rPr>
          <w:ins w:id="94014" w:author="מנוע מכני" w:date="2026-10-11T12:04:39Z"/>
        </w:rPr>
      </w:pPr>
      <w:r>
        <w:t xml:space="preserve">תני </w:t>
      </w:r>
      <w:r>
        <w:t>ר</w:t>
      </w:r>
      <w:r>
        <w:t>"</w:t>
      </w:r>
      <w:r>
        <w:t>ח טריטאה לפני רי</w:t>
      </w:r>
      <w:r>
        <w:t>"</w:t>
      </w:r>
      <w:r>
        <w:t>ו</w:t>
      </w:r>
      <w:r>
        <w:t xml:space="preserve">:</w:t>
      </w:r>
    </w:p>
    <w:p w:rsidR="00E403F0" w:rsidRPr="00AD695E" w:rsidRDefault="00E403F0" w:rsidP="00E403F0">
      <w:pPr>
        <w:rPr>
          <w:rtl/>
        </w:rPr>
      </w:pPr>
      <w:del w:id="94015" w:author="מנוע מכני" w:date="2026-10-11T12:04:39Z">
        <w:r>
          <w:rPr>
            <w:rtl/>
          </w:rPr>
          <w:delText xml:space="preserve"> </w:delText>
        </w:r>
      </w:del>
      <w:r>
        <w:rPr>
          <w:rtl/>
        </w:rPr>
        <w:t xml:space="preserve">כגון שהניקה חלב רותח משחרית לשחרית, הואיל ויכולה לעמוד </w:t>
      </w:r>
      <w:ins w:id="91570" w:author="מנוע מכני" w:date="2026-10-11T12:04:39Z">
        <w:r>
          <w:rPr>
            <w:rtl/>
          </w:rPr>
          <w:t xml:space="preserve">עליו</w:t>
        </w:r>
      </w:ins>
      <w:del w:id="91571" w:author="מנוע מכני" w:date="2026-10-11T12:04:39Z">
        <w:r>
          <w:rPr>
            <w:rtl/>
          </w:rPr>
          <w:delText xml:space="preserve">עליה</w:delText>
        </w:r>
      </w:del>
      <w:r>
        <w:rPr>
          <w:rtl/>
        </w:rPr>
        <w:t xml:space="preserve"> מעת לעת </w:t>
      </w:r>
    </w:p>
    <w:p w:rsidR="00E403F0" w:rsidRPr="00AD695E" w:rsidRDefault="00E403F0" w:rsidP="00E403F0">
      <w:pPr>
        <w:jc w:val="center"/>
        <w:rPr>
          <w:del w:id="90058" w:author="מנוע עיצוב" w:date="2026-10-11T12:09:26Z"/>
          <w:rtl/>
        </w:rPr>
      </w:pPr>
      <w:del w:id="90057" w:author="מנוע עיצוב" w:date="2026-10-11T12:09:26Z">
        <w:r w:rsidRPr="00E5675B">
          <w:rPr>
            <w:rFonts w:ascii="BA חניכי הישיבות" w:hAnsi="BA חניכי הישיבות" w:cs="BA חניכי הישיבות"/>
            <w:rtl/>
          </w:rPr>
          <w:delText xml:space="preserve">׻</w:delText>
        </w:r>
      </w:del>
    </w:p>
    <w:p w:rsidR="00E403F0" w:rsidRPr="00AD695E" w:rsidRDefault="00E403F0" w:rsidP="00E403F0">
      <w:pPr>
        <w:pStyle w:val="affff1"/>
        <w:ind w:end="0"/>
        <w:rPr>
          <w:rtl/>
        </w:rPr>
        <w:pPrChange w:id="20045" w:author="קלוד" w:date="2026-10-11T09:07:18Z">
          <w:pPr>
            <w:pStyle w:val="affff1"/>
            <w:rPr>
              <w:rtl/>
            </w:rPr>
          </w:pPr>
        </w:pPrChange>
      </w:pPr>
      <w:ins w:id="9830" w:author="מספור קטעי משנה" w:date="2026-10-11T09:35:05Z">
        <w:r>
          <w:rPr>
            <w:rStyle w:val="MisparKeta"/>
          </w:rPr>
          <w:t xml:space="preserve">ד. </w:t>
        </w:r>
      </w:ins>
      <w:r>
        <w:rPr>
          <w:rtl/>
        </w:rPr>
        <w:t xml:space="preserve">כל הקדשים שנעשו טרפה אין פודין כו': </w:t>
      </w:r>
    </w:p>
    <w:p w:rsidR="00E403F0" w:rsidRPr="00AD695E" w:rsidRDefault="00E403F0" w:rsidP="00E403F0">
      <w:pPr>
        <w:rPr>
          <w:rtl/>
        </w:rPr>
      </w:pPr>
      <w:r>
        <w:rPr>
          <w:rtl/>
        </w:rPr>
        <w:t>ד</w:t>
      </w:r>
      <w:r w:rsidRPr="00217260">
        <w:rPr>
          <w:b/>
          <w:bCs/>
          <w:rtl/>
        </w:rPr>
        <w:t>ת"ר</w:t>
      </w:r>
      <w:r>
        <w:rPr>
          <w:rtl/>
        </w:rPr>
        <w:t xml:space="preserve">: </w:t>
      </w:r>
      <w:r>
        <w:rPr>
          <w:rFonts w:hint="cs"/>
          <w:rtl/>
        </w:rPr>
        <w:t>'</w:t>
      </w:r>
      <w:ins w:id="90543" w:author="Claude - סמנטי" w:date="2026-10-11T12:20:38Z">
        <w:r>
          <w:rPr>
            <w:rStyle w:val="afffff0"/>
            <w:rtl/>
          </w:rPr>
          <w:t xml:space="preserve">תִּזְבַּח</w:t>
        </w:r>
      </w:ins>
      <w:del w:id="90544" w:author="Claude - סמנטי" w:date="2026-10-11T12:20:38Z">
        <w:r>
          <w:rPr>
            <w:rtl/>
          </w:rPr>
          <w:delText xml:space="preserve">תזבח</w:delText>
        </w:r>
      </w:del>
      <w:r>
        <w:rPr>
          <w:rFonts w:hint="cs"/>
          <w:rtl/>
        </w:rPr>
        <w:t>'</w:t>
      </w:r>
      <w:r>
        <w:rPr>
          <w:rtl/>
        </w:rPr>
        <w:t xml:space="preserve"> - ולא גיזה, </w:t>
      </w:r>
      <w:r>
        <w:rPr>
          <w:rFonts w:hint="cs"/>
          <w:rtl/>
        </w:rPr>
        <w:t>'</w:t>
      </w:r>
      <w:ins w:id="90541" w:author="Claude - סמנטי" w:date="2026-10-11T12:20:38Z">
        <w:r>
          <w:rPr>
            <w:rStyle w:val="afffff0"/>
            <w:rtl/>
          </w:rPr>
          <w:t xml:space="preserve">וְאָכַלְתָּ</w:t>
        </w:r>
      </w:ins>
      <w:del w:id="90542" w:author="Claude - סמנטי" w:date="2026-10-11T12:20:38Z">
        <w:r>
          <w:rPr>
            <w:rtl/>
          </w:rPr>
          <w:delText xml:space="preserve">ואכלת</w:delText>
        </w:r>
      </w:del>
      <w:r>
        <w:rPr>
          <w:rFonts w:hint="cs"/>
          <w:rtl/>
        </w:rPr>
        <w:t>'</w:t>
      </w:r>
      <w:r>
        <w:rPr>
          <w:rtl/>
        </w:rPr>
        <w:t xml:space="preserve"> - ולא לכלביך, </w:t>
      </w:r>
      <w:r>
        <w:rPr>
          <w:rFonts w:hint="cs"/>
          <w:rtl/>
        </w:rPr>
        <w:t>'</w:t>
      </w:r>
      <w:ins w:id="90539" w:author="Claude - סמנטי" w:date="2026-10-11T12:20:38Z">
        <w:r>
          <w:rPr>
            <w:rStyle w:val="afffff0"/>
            <w:rtl/>
          </w:rPr>
          <w:t xml:space="preserve">בָּשָׂר</w:t>
        </w:r>
      </w:ins>
      <w:del w:id="90540" w:author="Claude - סמנטי" w:date="2026-10-11T12:20:38Z">
        <w:r>
          <w:rPr>
            <w:rtl/>
          </w:rPr>
          <w:delText xml:space="preserve">בשר</w:delText>
        </w:r>
      </w:del>
      <w:r>
        <w:rPr>
          <w:rFonts w:hint="cs"/>
          <w:rtl/>
        </w:rPr>
        <w:t>'</w:t>
      </w:r>
      <w:r>
        <w:rPr>
          <w:rtl/>
        </w:rPr>
        <w:t xml:space="preserve"> - ולא חלב, מכאן שאין פודים את הקדשים להאכילן לכלבים.</w:t>
      </w:r>
    </w:p>
    <w:p>
      <w:pPr>
        <w:pStyle w:val="38"/>
        <w:rPr>
          <w:ins w:id="94016" w:author="מנוע מכני" w:date="2026-10-11T12:04:39Z"/>
        </w:rPr>
      </w:pPr>
      <w:r>
        <w:t>א</w:t>
      </w:r>
      <w:r>
        <w:t>"</w:t>
      </w:r>
      <w:r>
        <w:t>ד</w:t>
      </w:r>
      <w:r>
        <w:t>:</w:t>
      </w:r>
    </w:p>
    <w:p w:rsidR="00E403F0" w:rsidRPr="00AD695E" w:rsidRDefault="00E403F0" w:rsidP="00E403F0">
      <w:pPr>
        <w:rPr>
          <w:rtl/>
        </w:rPr>
      </w:pPr>
      <w:del w:id="94017" w:author="מנוע מכני" w:date="2026-10-11T12:04:39Z">
        <w:r>
          <w:rPr>
            <w:rFonts w:hint="cs"/>
            <w:rtl/>
          </w:rPr>
          <w:delText xml:space="preserve"> </w:delText>
        </w:r>
      </w:del>
      <w:r>
        <w:rPr>
          <w:rFonts w:hint="cs"/>
          <w:rtl/>
        </w:rPr>
        <w:t xml:space="preserve">'</w:t>
      </w:r>
      <w:ins w:id="90545" w:author="Claude - סמנטי" w:date="2026-10-11T12:20:38Z">
        <w:r>
          <w:rPr>
            <w:rStyle w:val="afffff0"/>
            <w:rtl/>
          </w:rPr>
          <w:t xml:space="preserve">תִּזְבַּח וְאָכַלְתָּ</w:t>
        </w:r>
      </w:ins>
      <w:del w:id="90546" w:author="Claude - סמנטי" w:date="2026-10-11T12:20:38Z">
        <w:r>
          <w:rPr>
            <w:rtl/>
          </w:rPr>
          <w:delText xml:space="preserve">תזבח ואכלת</w:delText>
        </w:r>
      </w:del>
      <w:r>
        <w:rPr>
          <w:rFonts w:hint="cs"/>
          <w:rtl/>
        </w:rPr>
        <w:t>'</w:t>
      </w:r>
      <w:r>
        <w:rPr>
          <w:rtl/>
        </w:rPr>
        <w:t xml:space="preserve"> - אין לך בהן היתר אלא משעת זביחה ואילך, </w:t>
      </w:r>
      <w:ins w:id="90856" w:author="מנוע מכני" w:date="2026-10-11T12:04:39Z">
        <w:r>
          <w:rPr>
            <w:rFonts w:hint="cs"/>
            <w:rtl/>
          </w:rPr>
          <w:t xml:space="preserve">דסבר</w:t>
        </w:r>
      </w:ins>
      <w:del w:id="90857" w:author="מנוע מכני" w:date="2026-10-11T12:04:39Z">
        <w:r>
          <w:rPr>
            <w:rFonts w:hint="cs"/>
            <w:rtl/>
          </w:rPr>
          <w:delText xml:space="preserve">ד</w:delText>
        </w:r>
        <w:r>
          <w:rPr>
            <w:rtl/>
          </w:rPr>
          <w:delText xml:space="preserve">קסבר</w:delText>
        </w:r>
      </w:del>
      <w:r>
        <w:rPr>
          <w:rtl/>
        </w:rPr>
        <w:t xml:space="preserve">: פודין את הקדשים להאכילן לכלבים.</w:t>
      </w:r>
    </w:p>
    <w:p w:rsidR="00E403F0" w:rsidRPr="00AD695E" w:rsidRDefault="00E403F0" w:rsidP="00D07C84">
      <w:pPr>
        <w:pStyle w:val="Hadran"/>
        <w:rPr>
          <w:rtl/>
        </w:rPr>
        <w:pPrChange w:id="96353" w:author="Claude" w:date="2026-10-11T09:08:24Z">
          <w:pPr>
            <w:pStyle w:val="affff"/>
            <w:rPr>
              <w:rtl/>
            </w:rPr>
          </w:pPr>
        </w:pPrChange>
      </w:pPr>
      <w:r>
        <w:rPr>
          <w:rtl/>
        </w:rPr>
        <w:t>הדרן עלך כל האסורין.</w:t>
      </w:r>
    </w:p>
    <w:p w:rsidR="00E403F0" w:rsidRPr="00AD695E" w:rsidRDefault="00E403F0" w:rsidP="00E403F0">
      <w:r>
        <w:br w:type="page"/>
      </w:r>
    </w:p>
    <w:p w:rsidR="00E403F0" w:rsidRPr="00AD695E" w:rsidRDefault="00E403F0" w:rsidP="00E403F0">
      <w:pPr>
        <w:pStyle w:val="afff6"/>
        <w:framePr w:wrap="around"/>
        <w:spacing w:line="240" w:lineRule="exact"/>
        <w:rPr>
          <w:del w:id="95346" w:author="Claude" w:date="2026-10-11T09:08:06Z"/>
          <w:rtl/>
        </w:rPr>
      </w:pPr>
      <w:del w:id="95345" w:author="Claude" w:date="2026-10-11T09:08:06Z">
        <w:r>
          <w:rPr>
            <w:rFonts w:hint="cs"/>
            <w:rtl/>
          </w:rPr>
          <w:lastRenderedPageBreak/>
          <w:delText xml:space="preserve">פרק שביעי</w:delText>
        </w:r>
      </w:del>
    </w:p>
    <w:p w:rsidR="00E403F0" w:rsidRPr="00AD695E" w:rsidRDefault="00E403F0" w:rsidP="00E403F0">
      <w:pPr>
        <w:pStyle w:val="afff7"/>
        <w:framePr w:wrap="around"/>
        <w:spacing w:line="240" w:lineRule="exact"/>
        <w:rPr>
          <w:del w:id="95348" w:author="Claude" w:date="2026-10-11T09:08:06Z"/>
          <w:rtl/>
        </w:rPr>
      </w:pPr>
      <w:del w:id="95347" w:author="Claude" w:date="2026-10-11T09:08:06Z">
        <w:r>
          <w:rPr>
            <w:rFonts w:hint="cs"/>
            <w:rtl/>
          </w:rPr>
          <w:delText xml:space="preserve">יש בקדשי מזבח </w:delText>
        </w:r>
      </w:del>
    </w:p>
    <w:p w:rsidR="00E403F0" w:rsidRPr="00AD695E" w:rsidRDefault="00E403F0" w:rsidP="00E403F0">
      <w:pPr>
        <w:pStyle w:val="afff8"/>
        <w:framePr w:wrap="around"/>
        <w:rPr>
          <w:rtl/>
        </w:rPr>
      </w:pPr>
      <w:r>
        <w:rPr>
          <w:rFonts w:hint="cs"/>
          <w:rtl/>
        </w:rPr>
        <w:t>לא.- לד.</w:t>
      </w:r>
    </w:p>
    <w:p>
      <w:pPr>
        <w:pStyle w:val="PetichatPerek"/>
        <w:rPr>
          <w:ins w:id="95344" w:author="Claude" w:date="2026-10-11T09:08:06Z"/>
        </w:rPr>
      </w:pPr>
      <w:ins w:id="95343" w:author="Claude" w:date="2026-10-11T09:08:06Z">
        <w:r>
          <w:rPr>
            <w:rFonts w:hint="cs"/>
            <w:rtl/>
          </w:rPr>
          <w:t xml:space="preserve">פרק שביעי</w:t>
        </w:r>
        <w:r>
          <w:rPr>
            <w:rFonts w:hint="cs"/>
            <w:rtl/>
          </w:rPr>
          <w:t xml:space="preserve"> - </w:t>
        </w:r>
        <w:r>
          <w:rPr>
            <w:rFonts w:hint="cs"/>
            <w:rtl/>
          </w:rPr>
          <w:t xml:space="preserve">יש בקדשי מזבח</w:t>
        </w:r>
      </w:ins>
    </w:p>
    <w:p>
      <w:pPr>
        <w:pStyle w:val="MishnaBatzad"/>
        <w:rPr>
          <w:ins w:id="20175" w:author="קלוד" w:date="2026-10-11T09:07:18Z"/>
        </w:rPr>
      </w:pPr>
      <w:ins w:id="20174" w:author="קלוד" w:date="2026-10-11T09:07:18Z">
        <w:r>
          <w:t xml:space="preserve">משנה א</w:t>
        </w:r>
      </w:ins>
    </w:p>
    <w:p w:rsidR="00E403F0" w:rsidRPr="00D65BEC" w:rsidRDefault="00E403F0" w:rsidP="00E403F0">
      <w:pPr>
        <w:pStyle w:val="afff9"/>
        <w:rPr>
          <w:del w:id="20113" w:author="קלוד" w:date="2026-10-11T09:07:18Z"/>
          <w:rtl/>
        </w:rPr>
      </w:pPr>
      <w:del w:id="20112" w:author="קלוד" w:date="2026-10-11T09:07:18Z">
        <w:r w:rsidRPr="00D65BEC">
          <w:rPr>
            <w:rtl/>
          </w:rPr>
          <w:delText xml:space="preserve">מתני'.</w:delText>
        </w:r>
      </w:del>
    </w:p>
    <w:p w:rsidR="00E403F0" w:rsidRPr="00AD695E" w:rsidRDefault="00E403F0" w:rsidP="00E403F0">
      <w:pPr>
        <w:pStyle w:val="afff9"/>
        <w:spacing w:before="120"/>
        <w:rPr>
          <w:rtl/>
        </w:rPr>
        <w:pPrChange w:id="90029" w:author="קלוד" w:date="2026-10-11T12:09:42Z">
          <w:pPr>
            <w:pStyle w:val="afff9"/>
          </w:pPr>
        </w:pPrChange>
      </w:pPr>
      <w:r>
        <w:rPr>
          <w:rtl/>
        </w:rPr>
        <w:t>יש בקדשי מזבח שאין בקדשי בדק הבית, ויש בקדשי בדק הבית שאין בקדשי מזבח.</w:t>
      </w:r>
    </w:p>
    <w:p w:rsidR="00E403F0" w:rsidRPr="00AD695E" w:rsidRDefault="00E403F0" w:rsidP="00E403F0">
      <w:pPr>
        <w:pStyle w:val="afff3"/>
        <w:framePr w:wrap="around"/>
        <w:spacing w:line="240" w:lineRule="exact"/>
        <w:rPr>
          <w:rtl/>
        </w:rPr>
      </w:pPr>
      <w:r w:rsidRPr="009239E9">
        <w:rPr>
          <w:rFonts w:hint="cs"/>
          <w:szCs w:val="18"/>
          <w:rtl/>
        </w:rPr>
        <w:t>לא:</w:t>
      </w:r>
    </w:p>
    <w:p>
      <w:pPr>
        <w:pStyle w:val="MishnaBatzad"/>
        <w:rPr>
          <w:ins w:id="20177" w:author="קלוד" w:date="2026-10-11T09:07:18Z"/>
        </w:rPr>
      </w:pPr>
      <w:ins w:id="20176" w:author="קלוד" w:date="2026-10-11T09:07:18Z">
        <w:r>
          <w:t xml:space="preserve">משנה א</w:t>
        </w:r>
      </w:ins>
    </w:p>
    <w:p w:rsidR="00E403F0" w:rsidRPr="00D65BEC" w:rsidRDefault="00E403F0" w:rsidP="00E403F0">
      <w:pPr>
        <w:pStyle w:val="afff9"/>
        <w:rPr>
          <w:rtl/>
        </w:rPr>
      </w:pPr>
      <w:r w:rsidRPr="00D65BEC">
        <w:rPr>
          <w:rtl/>
        </w:rPr>
        <w:t>שקדשי מזבח עושין תמורה, חייבין עליו משום פיגול נותר וטמא, ולדן וחלבן אסור לאחר פדיונן, והשוחטן בחוץ חייב, אין נותנין מהן לאומנין בשכרן - משא"כ בקדשי בדק הבית.</w:t>
      </w:r>
    </w:p>
    <w:p w:rsidR="00E403F0" w:rsidRPr="00D65BEC" w:rsidRDefault="00E403F0" w:rsidP="00E403F0">
      <w:pPr>
        <w:pStyle w:val="afff9"/>
        <w:rPr>
          <w:rtl/>
        </w:rPr>
      </w:pPr>
      <w:r w:rsidRPr="00D65BEC">
        <w:rPr>
          <w:rtl/>
        </w:rPr>
        <w:t xml:space="preserve">יש בקדשי בדק הבית: שסתם הקדשות לבדק הבית, הקדש בדק הבית חל על הכל, ומועלין בגידוליהן, ואין בהן הנאה לבעלים: </w:t>
      </w:r>
    </w:p>
    <w:p w:rsidR="00E403F0" w:rsidRPr="00AD695E" w:rsidRDefault="00E403F0" w:rsidP="00E403F0">
      <w:pPr>
        <w:jc w:val="center"/>
        <w:rPr>
          <w:rtl/>
        </w:rPr>
      </w:pPr>
      <w:r w:rsidRPr="00E5675B">
        <w:rPr>
          <w:rFonts w:ascii="BA חניכי הישיבות" w:hAnsi="BA חניכי הישיבות" w:cs="BA חניכי הישיבות"/>
          <w:rtl/>
        </w:rPr>
        <w:t>׻</w:t>
      </w:r>
    </w:p>
    <w:p>
      <w:pPr>
        <w:pStyle w:val="afffff8"/>
        <w:rPr>
          <w:ins w:id="90017" w:author="קלוד" w:date="2026-10-11T12:25:27Z"/>
        </w:rPr>
      </w:pPr>
      <w:ins w:id="90018" w:author="קלוד" w:date="2026-10-11T12:25:27Z">
        <w:r>
          <w:rPr>
            <w:color w:val="7B3F00"/>
          </w:rPr>
          <w:t xml:space="preserve">'קדשי מזבח עושין תמורה' - בבהמה ובעיקר זבח</w:t>
        </w:r>
      </w:ins>
    </w:p>
    <w:p w:rsidR="00E403F0" w:rsidRPr="00AD695E" w:rsidRDefault="00E403F0" w:rsidP="00E403F0">
      <w:pPr>
        <w:rPr>
          <w:rtl/>
        </w:rPr>
      </w:pPr>
      <w:r>
        <w:rPr>
          <w:rtl/>
        </w:rPr>
        <w:t>וכללא הוא דכל קדשי מזבח עושין תמורה?</w:t>
      </w:r>
      <w:r>
        <w:rPr>
          <w:rFonts w:hint="cs"/>
          <w:rtl/>
        </w:rPr>
        <w:t xml:space="preserve"> בבהמה. ואעיקר זבחא,</w:t>
      </w:r>
      <w:ins w:id="91982" w:author="מנוע מכני" w:date="2026-10-11T12:04:39Z">
        <w:r>
          <w:rPr>
            <w:rFonts w:hint="cs"/>
            <w:rtl/>
          </w:rPr>
          <w:t xml:space="preserve"> </w:t>
        </w:r>
      </w:ins>
      <w:del w:id="91983" w:author="מנוע מכני" w:date="2026-10-11T12:04:39Z">
        <w:r>
          <w:rPr>
            <w:rFonts w:hint="cs"/>
            <w:rtl/>
          </w:rPr>
          <w:delText xml:space="preserve">  </w:delText>
        </w:r>
      </w:del>
      <w:r>
        <w:rPr>
          <w:rFonts w:hint="cs"/>
          <w:rtl/>
        </w:rPr>
        <w:t xml:space="preserve">משא'כ בעופות</w:t>
      </w:r>
      <w:ins w:id="91984" w:author="מנוע מכני" w:date="2026-10-11T12:04:39Z">
        <w:r>
          <w:rPr>
            <w:rFonts w:hint="cs"/>
            <w:rtl/>
          </w:rPr>
          <w:t xml:space="preserve"> </w:t>
        </w:r>
      </w:ins>
      <w:del w:id="91985" w:author="מנוע מכני" w:date="2026-10-11T12:04:39Z">
        <w:r>
          <w:rPr>
            <w:rFonts w:hint="cs"/>
            <w:rtl/>
          </w:rPr>
          <w:delText xml:space="preserve"> </w:delText>
        </w:r>
        <w:r>
          <w:rPr>
            <w:rtl/>
          </w:rPr>
          <w:delText xml:space="preserve"> </w:delText>
        </w:r>
      </w:del>
    </w:p>
    <w:p w:rsidR="00E403F0" w:rsidRPr="00AD695E" w:rsidRDefault="00E403F0" w:rsidP="00E403F0">
      <w:pPr>
        <w:rPr>
          <w:rtl/>
        </w:rPr>
      </w:pPr>
      <w:r>
        <w:rPr>
          <w:rFonts w:hint="cs"/>
          <w:rtl/>
        </w:rPr>
        <w:t xml:space="preserve">ובולד </w:t>
      </w:r>
      <w:r>
        <w:rPr>
          <w:rFonts w:hint="cs"/>
          <w:rtl/>
        </w:rPr>
        <w:t xml:space="preserve">א</w:t>
      </w:r>
      <w:r>
        <w:rPr>
          <w:rtl/>
        </w:rPr>
        <w:t>"</w:t>
      </w:r>
      <w:r>
        <w:rPr>
          <w:rFonts w:hint="cs"/>
          <w:rtl/>
        </w:rPr>
        <w:t xml:space="preserve">צ</w:t>
      </w:r>
      <w:r>
        <w:rPr>
          <w:rFonts w:hint="cs"/>
          <w:rtl/>
        </w:rPr>
        <w:t xml:space="preserve"> לומר </w:t>
      </w:r>
      <w:ins w:id="92380" w:author="מנוע מכני" w:date="2026-10-11T12:04:39Z">
        <w:r>
          <w:rPr>
            <w:rFonts w:hint="cs"/>
            <w:rtl/>
          </w:rPr>
          <w:t xml:space="preserve">דסבר</w:t>
        </w:r>
      </w:ins>
      <w:del w:id="92381" w:author="מנוע מכני" w:date="2026-10-11T12:04:39Z">
        <w:r>
          <w:rPr>
            <w:rFonts w:hint="cs"/>
            <w:rtl/>
          </w:rPr>
          <w:delText xml:space="preserve">דס</w:delText>
        </w:r>
        <w:r>
          <w:rPr>
            <w:rtl/>
          </w:rPr>
          <w:delText xml:space="preserve">"</w:delText>
        </w:r>
        <w:r>
          <w:rPr>
            <w:rFonts w:hint="cs"/>
            <w:rtl/>
          </w:rPr>
          <w:delText xml:space="preserve">ל</w:delText>
        </w:r>
      </w:del>
      <w:r>
        <w:rPr>
          <w:rFonts w:hint="cs"/>
          <w:rtl/>
        </w:rPr>
        <w:t xml:space="preserve"> כרי דעושה תמורה, דאפי' כרבנן מיירי אעיקר </w:t>
      </w:r>
      <w:ins w:id="92492" w:author="מנוע מכני" w:date="2026-10-11T12:04:39Z">
        <w:r>
          <w:rPr>
            <w:rFonts w:hint="cs"/>
            <w:rtl/>
          </w:rPr>
          <w:t xml:space="preserve">זבח</w:t>
        </w:r>
      </w:ins>
      <w:del w:id="92493" w:author="מנוע מכני" w:date="2026-10-11T12:04:39Z">
        <w:r>
          <w:rPr>
            <w:rFonts w:hint="cs"/>
            <w:rtl/>
          </w:rPr>
          <w:delText xml:space="preserve">זיבחא</w:delText>
        </w:r>
      </w:del>
    </w:p>
    <w:p w:rsidR="00E403F0" w:rsidRPr="00AD695E" w:rsidRDefault="00E403F0" w:rsidP="00E403F0">
      <w:pPr>
        <w:jc w:val="center"/>
        <w:rPr>
          <w:del w:id="90060" w:author="מנוע עיצוב" w:date="2026-10-11T12:09:26Z"/>
          <w:rtl/>
        </w:rPr>
      </w:pPr>
      <w:del w:id="90059" w:author="מנוע עיצוב" w:date="2026-10-11T12:09:26Z">
        <w:r w:rsidRPr="00E5675B">
          <w:rPr>
            <w:rFonts w:ascii="BA חניכי הישיבות" w:hAnsi="BA חניכי הישיבות" w:cs="BA חניכי הישיבות"/>
            <w:rtl/>
          </w:rPr>
          <w:delText xml:space="preserve">׻</w:delText>
        </w:r>
      </w:del>
    </w:p>
    <w:p w:rsidR="00E403F0" w:rsidRPr="00AD695E" w:rsidRDefault="00E403F0" w:rsidP="00E403F0">
      <w:pPr>
        <w:pStyle w:val="affff1"/>
        <w:ind w:end="0"/>
        <w:jc w:val="left"/>
        <w:rPr>
          <w:rtl/>
        </w:rPr>
        <w:pPrChange w:id="20046" w:author="קלוד" w:date="2026-10-11T09:07:18Z">
          <w:pPr>
            <w:pStyle w:val="affff1"/>
            <w:jc w:val="left"/>
            <w:rPr>
              <w:rtl/>
            </w:rPr>
          </w:pPr>
        </w:pPrChange>
      </w:pPr>
      <w:ins w:id="9831" w:author="מספור קטעי משנה" w:date="2026-10-11T09:35:05Z">
        <w:r>
          <w:rPr>
            <w:rStyle w:val="MisparKeta"/>
          </w:rPr>
          <w:t xml:space="preserve">ב. </w:t>
        </w:r>
      </w:ins>
      <w:r>
        <w:rPr>
          <w:rtl/>
        </w:rPr>
        <w:t>ואין נותנין מהן לאומנין כו'.</w:t>
      </w:r>
    </w:p>
    <w:p w:rsidR="00E403F0" w:rsidRPr="00AD695E" w:rsidRDefault="00E403F0" w:rsidP="00E403F0">
      <w:pPr>
        <w:rPr>
          <w:rtl/>
        </w:rPr>
      </w:pPr>
      <w:r>
        <w:rPr>
          <w:rtl/>
        </w:rPr>
        <w:t xml:space="preserve">הא קדשי בדק הבית נותנין </w:t>
      </w:r>
      <w:r>
        <w:rPr>
          <w:rStyle w:val="2fb"/>
          <w:rtl/>
        </w:rPr>
        <w:t xml:space="preserve">א</w:t>
      </w:r>
      <w:r>
        <w:rPr>
          <w:rStyle w:val="2fb"/>
          <w:rFonts w:hint="cs"/>
          <w:rtl/>
        </w:rPr>
        <w:t>ר</w:t>
      </w:r>
      <w:r>
        <w:rPr>
          <w:rStyle w:val="2fb"/>
          <w:rtl/>
        </w:rPr>
        <w:t>"</w:t>
      </w:r>
      <w:r>
        <w:rPr>
          <w:rStyle w:val="2fb"/>
          <w:rFonts w:hint="cs"/>
          <w:rtl/>
        </w:rPr>
        <w:t>א</w:t>
      </w:r>
      <w:r>
        <w:rPr>
          <w:rtl/>
        </w:rPr>
        <w:t>: ד</w:t>
      </w:r>
      <w:r>
        <w:rPr>
          <w:rFonts w:hint="cs"/>
          <w:rtl/>
        </w:rPr>
        <w:t>'</w:t>
      </w:r>
      <w:ins w:id="90547" w:author="Claude - סמנטי" w:date="2026-10-11T12:20:38Z">
        <w:r>
          <w:rPr>
            <w:rStyle w:val="afffff0"/>
            <w:rtl/>
          </w:rPr>
          <w:t xml:space="preserve">וְעָשׂוּ לִי</w:t>
        </w:r>
      </w:ins>
      <w:del w:id="90548" w:author="Claude - סמנטי" w:date="2026-10-11T12:20:38Z">
        <w:r>
          <w:rPr>
            <w:rtl/>
          </w:rPr>
          <w:delText xml:space="preserve">ועשו לי</w:delText>
        </w:r>
      </w:del>
      <w:r>
        <w:rPr>
          <w:rFonts w:hint="cs"/>
          <w:rtl/>
        </w:rPr>
        <w:t>'</w:t>
      </w:r>
      <w:r>
        <w:rPr>
          <w:rtl/>
        </w:rPr>
        <w:t xml:space="preserve"> - משלי.</w:t>
      </w:r>
    </w:p>
    <w:p w:rsidR="00E403F0" w:rsidRPr="00AD695E" w:rsidRDefault="00E403F0" w:rsidP="00E403F0">
      <w:pPr>
        <w:jc w:val="center"/>
        <w:rPr>
          <w:del w:id="90062" w:author="מנוע עיצוב" w:date="2026-10-11T12:09:26Z"/>
          <w:rtl/>
        </w:rPr>
      </w:pPr>
      <w:del w:id="90061" w:author="מנוע עיצוב" w:date="2026-10-11T12:09:26Z">
        <w:r w:rsidRPr="00E5675B">
          <w:rPr>
            <w:rFonts w:ascii="BA חניכי הישיבות" w:hAnsi="BA חניכי הישיבות" w:cs="BA חניכי הישיבות"/>
            <w:rtl/>
          </w:rPr>
          <w:delText xml:space="preserve">׻</w:delText>
        </w:r>
      </w:del>
    </w:p>
    <w:p w:rsidR="00E403F0" w:rsidRPr="00AD695E" w:rsidRDefault="00E403F0" w:rsidP="00E403F0">
      <w:pPr>
        <w:pStyle w:val="affff1"/>
        <w:ind w:end="0"/>
        <w:rPr>
          <w:rtl/>
        </w:rPr>
        <w:pPrChange w:id="20047" w:author="קלוד" w:date="2026-10-11T09:07:18Z">
          <w:pPr>
            <w:pStyle w:val="affff1"/>
            <w:rPr>
              <w:rtl/>
            </w:rPr>
          </w:pPr>
        </w:pPrChange>
      </w:pPr>
      <w:ins w:id="9832" w:author="מספור קטעי משנה" w:date="2026-10-11T09:35:05Z">
        <w:r>
          <w:rPr>
            <w:rStyle w:val="MisparKeta"/>
          </w:rPr>
          <w:t xml:space="preserve">ג. </w:t>
        </w:r>
      </w:ins>
      <w:r>
        <w:rPr>
          <w:rtl/>
        </w:rPr>
        <w:t>יש בקדשי בדק הבית כו'.</w:t>
      </w:r>
    </w:p>
    <w:p>
      <w:pPr>
        <w:pStyle w:val="38"/>
        <w:rPr>
          <w:ins w:id="94018" w:author="מנוע מכני" w:date="2026-10-11T12:04:39Z"/>
        </w:rPr>
      </w:pPr>
      <w:r>
        <w:t xml:space="preserve">אמר</w:t>
      </w:r>
      <w:r>
        <w:t xml:space="preserve"> מר:</w:t>
      </w:r>
    </w:p>
    <w:p w:rsidR="00E403F0" w:rsidRPr="00AD695E" w:rsidRDefault="00E403F0" w:rsidP="00E403F0">
      <w:pPr>
        <w:rPr>
          <w:rtl/>
        </w:rPr>
      </w:pPr>
      <w:del w:id="94019" w:author="מנוע מכני" w:date="2026-10-11T12:04:39Z">
        <w:r>
          <w:rPr>
            <w:rtl/>
          </w:rPr>
          <w:delText xml:space="preserve"> </w:delText>
        </w:r>
      </w:del>
      <w:r>
        <w:rPr>
          <w:rtl/>
        </w:rPr>
        <w:t xml:space="preserve">סתם הקדשות לבדק הבית, וחל על הכל.</w:t>
      </w:r>
    </w:p>
    <w:p>
      <w:pPr>
        <w:pStyle w:val="afffff8"/>
        <w:rPr>
          <w:ins w:id="90015" w:author="קלוד" w:date="2026-10-11T12:25:27Z"/>
        </w:rPr>
      </w:pPr>
      <w:ins w:id="90016" w:author="קלוד" w:date="2026-10-11T12:25:27Z">
        <w:r>
          <w:rPr>
            <w:color w:val="7B3F00"/>
          </w:rPr>
          <w:t xml:space="preserve">נכסים ובהם זכרים ונקבות - האם חולק את נדרו</w:t>
        </w:r>
      </w:ins>
    </w:p>
    <w:p>
      <w:pPr>
        <w:pStyle w:val="38"/>
        <w:rPr>
          <w:ins w:id="94020" w:author="מנוע מכני" w:date="2026-10-11T12:04:39Z"/>
        </w:rPr>
      </w:pPr>
      <w:r w:rsidRPr="00E87E21">
        <w:t>ארחב</w:t>
      </w:r>
      <w:r w:rsidRPr="00E87E21">
        <w:t>"</w:t>
      </w:r>
      <w:r w:rsidRPr="00E87E21">
        <w:t>א מרי</w:t>
      </w:r>
      <w:r w:rsidRPr="00E87E21">
        <w:t>"</w:t>
      </w:r>
      <w:r w:rsidRPr="00E87E21">
        <w:t>ו</w:t>
      </w:r>
      <w:r w:rsidRPr="00E87E21">
        <w:t xml:space="preserve">:</w:t>
      </w:r>
    </w:p>
    <w:p w:rsidR="00E403F0" w:rsidRPr="00E87E21" w:rsidRDefault="00E403F0" w:rsidP="00E403F0">
      <w:pPr>
        <w:rPr>
          <w:spacing w:val="-6"/>
          <w:rtl/>
        </w:rPr>
      </w:pPr>
      <w:del w:id="94021" w:author="מנוע מכני" w:date="2026-10-11T12:04:39Z">
        <w:r w:rsidRPr="00E87E21">
          <w:rPr>
            <w:spacing w:val="-6"/>
            <w:rtl/>
          </w:rPr>
          <w:delText xml:space="preserve"> </w:delText>
        </w:r>
      </w:del>
      <w:r w:rsidRPr="00E87E21">
        <w:rPr>
          <w:spacing w:val="-6"/>
          <w:rtl/>
        </w:rPr>
        <w:t xml:space="preserve">דלא </w:t>
      </w:r>
      <w:r w:rsidRPr="00E87E21">
        <w:rPr>
          <w:rStyle w:val="2fb"/>
          <w:spacing w:val="-6"/>
          <w:rtl/>
        </w:rPr>
        <w:t xml:space="preserve">כר</w:t>
      </w:r>
      <w:r w:rsidRPr="00E87E21">
        <w:rPr>
          <w:rStyle w:val="2fb"/>
          <w:rFonts w:hint="cs"/>
          <w:spacing w:val="-6"/>
          <w:rtl/>
        </w:rPr>
        <w:t>י</w:t>
      </w:r>
      <w:r w:rsidRPr="00E87E21">
        <w:rPr>
          <w:rStyle w:val="2fb"/>
          <w:spacing w:val="-6"/>
          <w:rtl/>
        </w:rPr>
        <w:t>"</w:t>
      </w:r>
      <w:r w:rsidRPr="00E87E21">
        <w:rPr>
          <w:rStyle w:val="2fb"/>
          <w:rFonts w:hint="cs"/>
          <w:spacing w:val="-6"/>
          <w:rtl/>
        </w:rPr>
        <w:t>ה</w:t>
      </w:r>
      <w:r w:rsidRPr="00E87E21">
        <w:rPr>
          <w:spacing w:val="-6"/>
          <w:rtl/>
        </w:rPr>
        <w:t xml:space="preserve">: </w:t>
      </w:r>
      <w:r w:rsidRPr="00E87E21">
        <w:rPr>
          <w:spacing w:val="-6"/>
          <w:rtl/>
        </w:rPr>
        <w:t xml:space="preserve">דתניא</w:t>
      </w:r>
      <w:r w:rsidRPr="00E87E21">
        <w:rPr>
          <w:spacing w:val="-6"/>
          <w:rtl/>
        </w:rPr>
        <w:t xml:space="preserve"> המקדיש נכסיו והיה בהן בהמה ראויה לגבי מזבח, זכרים ונקבות</w:t>
      </w:r>
      <w:ins w:id="91986" w:author="מנוע מכני" w:date="2026-10-11T12:04:39Z">
        <w:r>
          <w:rPr>
            <w:spacing w:val="-6"/>
            <w:rtl/>
          </w:rPr>
          <w:t xml:space="preserve">,</w:t>
        </w:r>
      </w:ins>
      <w:del w:id="91987" w:author="מנוע מכני" w:date="2026-10-11T12:04:39Z">
        <w:r w:rsidRPr="00E87E21">
          <w:rPr>
            <w:spacing w:val="-6"/>
            <w:rtl/>
          </w:rPr>
          <w:delText xml:space="preserve">;</w:delText>
        </w:r>
      </w:del>
    </w:p>
    <w:p>
      <w:pPr>
        <w:pStyle w:val="38"/>
        <w:rPr>
          <w:ins w:id="94022" w:author="מנוע מכני" w:date="2026-10-11T12:04:39Z"/>
        </w:rPr>
      </w:pPr>
      <w:r w:rsidRPr="00A757C8">
        <w:t>ר</w:t>
      </w:r>
      <w:r w:rsidRPr="00A757C8">
        <w:t>"</w:t>
      </w:r>
      <w:r w:rsidRPr="00A757C8">
        <w:t>א</w:t>
      </w:r>
      <w:r w:rsidRPr="00A757C8">
        <w:t xml:space="preserve">:</w:t>
      </w:r>
    </w:p>
    <w:p w:rsidR="00E403F0" w:rsidRPr="00AD695E" w:rsidRDefault="00E403F0" w:rsidP="00E403F0">
      <w:pPr>
        <w:rPr>
          <w:rtl/>
        </w:rPr>
      </w:pPr>
      <w:del w:id="94023" w:author="מנוע מכני" w:date="2026-10-11T12:04:39Z">
        <w:r w:rsidRPr="00A757C8">
          <w:rPr>
            <w:rtl/>
          </w:rPr>
          <w:delText xml:space="preserve"> </w:delText>
        </w:r>
      </w:del>
      <w:r w:rsidRPr="00A757C8">
        <w:rPr>
          <w:rFonts w:hint="cs"/>
          <w:rtl/>
        </w:rPr>
        <w:t>'</w:t>
      </w:r>
      <w:r w:rsidRPr="00A757C8">
        <w:rPr>
          <w:rtl/>
        </w:rPr>
        <w:t>זכרים</w:t>
      </w:r>
      <w:r w:rsidRPr="00A757C8">
        <w:rPr>
          <w:rFonts w:hint="cs"/>
          <w:rtl/>
        </w:rPr>
        <w:t>'</w:t>
      </w:r>
      <w:r w:rsidRPr="00A757C8">
        <w:rPr>
          <w:rtl/>
        </w:rPr>
        <w:t xml:space="preserve"> ימכרו לצרכי עולות, </w:t>
      </w:r>
      <w:r w:rsidRPr="00A757C8">
        <w:rPr>
          <w:rFonts w:hint="cs"/>
          <w:rtl/>
        </w:rPr>
        <w:t>'</w:t>
      </w:r>
      <w:r w:rsidRPr="00A757C8">
        <w:rPr>
          <w:rtl/>
        </w:rPr>
        <w:t>ונקבות</w:t>
      </w:r>
      <w:r w:rsidRPr="00A757C8">
        <w:rPr>
          <w:rFonts w:hint="cs"/>
          <w:rtl/>
        </w:rPr>
        <w:t>'</w:t>
      </w:r>
      <w:r w:rsidRPr="00A757C8">
        <w:rPr>
          <w:rtl/>
        </w:rPr>
        <w:t xml:space="preserve"> ימכרו לצרכי שלמים, ודמיהן יפלו עם שאר נכסים לבדק הבית, </w:t>
      </w:r>
    </w:p>
    <w:p>
      <w:pPr>
        <w:pStyle w:val="38"/>
        <w:rPr>
          <w:ins w:id="94024" w:author="מנוע מכני" w:date="2026-10-11T12:04:39Z"/>
        </w:rPr>
      </w:pPr>
      <w:r>
        <w:t xml:space="preserve">רבי יהושע:</w:t>
      </w:r>
    </w:p>
    <w:p w:rsidR="00E403F0" w:rsidRPr="00AD695E" w:rsidRDefault="00E403F0" w:rsidP="00E403F0">
      <w:pPr>
        <w:rPr>
          <w:rtl/>
        </w:rPr>
      </w:pPr>
      <w:del w:id="94025" w:author="מנוע מכני" w:date="2026-10-11T12:04:39Z">
        <w:r>
          <w:rPr>
            <w:rtl/>
          </w:rPr>
          <w:delText xml:space="preserve"> </w:delText>
        </w:r>
      </w:del>
      <w:r>
        <w:rPr>
          <w:rFonts w:hint="cs"/>
          <w:rtl/>
        </w:rPr>
        <w:t>'</w:t>
      </w:r>
      <w:r>
        <w:rPr>
          <w:rtl/>
        </w:rPr>
        <w:t>זכרים</w:t>
      </w:r>
      <w:r>
        <w:rPr>
          <w:rFonts w:hint="cs"/>
          <w:rtl/>
        </w:rPr>
        <w:t>'</w:t>
      </w:r>
      <w:r>
        <w:rPr>
          <w:rtl/>
        </w:rPr>
        <w:t xml:space="preserve"> הן עצמן יקרבו עולות, ונקבות ימכרו לצרכי שלמים, ויביא בדמיהן עולות, ושאר נכסים לבדק הבית.</w:t>
      </w:r>
    </w:p>
    <w:p>
      <w:pPr>
        <w:pStyle w:val="38"/>
        <w:rPr>
          <w:ins w:id="94026" w:author="מנוע מכני" w:date="2026-10-11T12:04:39Z"/>
        </w:rPr>
      </w:pPr>
      <w:r w:rsidRPr="00A757C8">
        <w:t>ופליגא דר</w:t>
      </w:r>
      <w:r w:rsidRPr="00A757C8">
        <w:t>אב</w:t>
      </w:r>
      <w:r w:rsidRPr="00A757C8">
        <w:t>"</w:t>
      </w:r>
      <w:r w:rsidRPr="00A757C8">
        <w:t>א מ</w:t>
      </w:r>
      <w:r w:rsidRPr="00A757C8">
        <w:t xml:space="preserve">רב:</w:t>
      </w:r>
    </w:p>
    <w:p w:rsidR="00E403F0" w:rsidRPr="00AD695E" w:rsidRDefault="00E403F0" w:rsidP="00E403F0">
      <w:pPr>
        <w:rPr>
          <w:rtl/>
        </w:rPr>
      </w:pPr>
      <w:del w:id="94027" w:author="מנוע מכני" w:date="2026-10-11T12:04:39Z">
        <w:r w:rsidRPr="00A757C8">
          <w:rPr>
            <w:rtl/>
          </w:rPr>
          <w:delText xml:space="preserve"> </w:delText>
        </w:r>
      </w:del>
      <w:r w:rsidRPr="00A757C8">
        <w:rPr>
          <w:rtl/>
        </w:rPr>
        <w:t xml:space="preserve">בעדר שכולו זכרים אפי' </w:t>
      </w:r>
      <w:r w:rsidRPr="00A757C8">
        <w:rPr>
          <w:rStyle w:val="2fb"/>
          <w:rtl/>
        </w:rPr>
        <w:t xml:space="preserve">ר"</w:t>
      </w:r>
      <w:r w:rsidRPr="00A757C8">
        <w:rPr>
          <w:rStyle w:val="2fb"/>
          <w:rFonts w:hint="cs"/>
          <w:rtl/>
        </w:rPr>
        <w:t>א</w:t>
      </w:r>
      <w:r>
        <w:rPr>
          <w:rtl/>
        </w:rPr>
        <w:t xml:space="preserve"> מודה, דלא שביק א</w:t>
      </w:r>
      <w:r>
        <w:rPr>
          <w:rFonts w:hint="cs"/>
          <w:rtl/>
        </w:rPr>
        <w:t>דם</w:t>
      </w:r>
      <w:r w:rsidRPr="00A757C8">
        <w:rPr>
          <w:rtl/>
        </w:rPr>
        <w:t xml:space="preserve"> קדשי מזבח ומקדיש לבדק הבית</w:t>
      </w:r>
    </w:p>
    <w:p>
      <w:pPr>
        <w:pStyle w:val="38"/>
        <w:rPr>
          <w:ins w:id="94028" w:author="מנוע מכני" w:date="2026-10-11T12:04:39Z"/>
        </w:rPr>
      </w:pPr>
      <w:ins w:id="90858" w:author="מנוע מכני" w:date="2026-10-11T12:04:39Z">
        <w:r>
          <w:t xml:space="preserve">וחלקו</w:t>
        </w:r>
      </w:ins>
    </w:p>
    <w:p w:rsidR="00E403F0" w:rsidRPr="00AD695E" w:rsidRDefault="00E403F0" w:rsidP="00E403F0">
      <w:pPr>
        <w:rPr>
          <w:rtl/>
        </w:rPr>
      </w:pPr>
      <w:del w:id="90859" w:author="מנוע מכני" w:date="2026-10-11T12:04:39Z">
        <w:r w:rsidRPr="00E75A19">
          <w:rPr>
            <w:rFonts w:hint="cs"/>
            <w:b/>
            <w:bCs/>
            <w:rtl/>
          </w:rPr>
          <w:delText xml:space="preserve">ופליגי</w:delText>
        </w:r>
      </w:del>
      <w:del w:id="94029" w:author="מנוע מכני" w:date="2026-10-11T12:04:39Z">
        <w:r>
          <w:rPr>
            <w:rFonts w:hint="cs"/>
            <w:rtl/>
          </w:rPr>
          <w:delText xml:space="preserve"> </w:delText>
        </w:r>
      </w:del>
      <w:r>
        <w:rPr>
          <w:rtl/>
        </w:rPr>
        <w:t xml:space="preserve">בעדר שיש בו מחצה זכרים ומחצה נקבות, </w:t>
      </w:r>
    </w:p>
    <w:p>
      <w:pPr>
        <w:pStyle w:val="38"/>
        <w:rPr>
          <w:ins w:id="94030" w:author="מנוע מכני" w:date="2026-10-11T12:04:39Z"/>
        </w:rPr>
      </w:pPr>
      <w:r>
        <w:t>דל</w:t>
      </w:r>
      <w:r>
        <w:t>ר"</w:t>
      </w:r>
      <w:r>
        <w:t>א</w:t>
      </w:r>
      <w:r>
        <w:t xml:space="preserve">:</w:t>
      </w:r>
    </w:p>
    <w:p w:rsidR="00E403F0" w:rsidRPr="00AD695E" w:rsidRDefault="00E403F0" w:rsidP="00E403F0">
      <w:pPr>
        <w:rPr>
          <w:rtl/>
        </w:rPr>
      </w:pPr>
      <w:del w:id="94031" w:author="מנוע מכני" w:date="2026-10-11T12:04:39Z">
        <w:r>
          <w:rPr>
            <w:rtl/>
          </w:rPr>
          <w:delText xml:space="preserve"> </w:delText>
        </w:r>
      </w:del>
      <w:r>
        <w:rPr>
          <w:rtl/>
        </w:rPr>
        <w:t xml:space="preserve">אין חולק את נדרו, ומדנקבות - </w:t>
      </w:r>
      <w:ins w:id="90862" w:author="מנוע מכני" w:date="2026-10-11T12:04:39Z">
        <w:r>
          <w:rPr>
            <w:rtl/>
          </w:rPr>
          <w:t xml:space="preserve">לא</w:t>
        </w:r>
      </w:ins>
      <w:del w:id="90863" w:author="מנוע מכני" w:date="2026-10-11T12:04:39Z">
        <w:r>
          <w:rPr>
            <w:rtl/>
          </w:rPr>
          <w:delText xml:space="preserve">לאו</w:delText>
        </w:r>
      </w:del>
      <w:r>
        <w:rPr>
          <w:rtl/>
        </w:rPr>
        <w:t xml:space="preserve"> עולות, זכרים </w:t>
      </w:r>
      <w:ins w:id="90860" w:author="מנוע מכני" w:date="2026-10-11T12:04:39Z">
        <w:r>
          <w:rPr>
            <w:rtl/>
          </w:rPr>
          <w:t xml:space="preserve">גם</w:t>
        </w:r>
      </w:ins>
      <w:del w:id="90861" w:author="מנוע מכני" w:date="2026-10-11T12:04:39Z">
        <w:r>
          <w:rPr>
            <w:rtl/>
          </w:rPr>
          <w:delText xml:space="preserve">נמי</w:delText>
        </w:r>
      </w:del>
      <w:r>
        <w:rPr>
          <w:rtl/>
        </w:rPr>
        <w:t xml:space="preserve"> - </w:t>
      </w:r>
      <w:ins w:id="90864" w:author="מנוע מכני" w:date="2026-10-11T12:04:39Z">
        <w:r>
          <w:rPr>
            <w:rtl/>
          </w:rPr>
          <w:t xml:space="preserve">לא</w:t>
        </w:r>
      </w:ins>
      <w:del w:id="90865" w:author="מנוע מכני" w:date="2026-10-11T12:04:39Z">
        <w:r>
          <w:rPr>
            <w:rtl/>
          </w:rPr>
          <w:delText xml:space="preserve">לאו</w:delText>
        </w:r>
      </w:del>
      <w:r>
        <w:rPr>
          <w:rtl/>
        </w:rPr>
        <w:t xml:space="preserve"> עולות</w:t>
      </w:r>
      <w:ins w:id="91988" w:author="מנוע מכני" w:date="2026-10-11T12:04:39Z">
        <w:r>
          <w:rPr>
            <w:rtl/>
          </w:rPr>
          <w:t xml:space="preserve">,</w:t>
        </w:r>
      </w:ins>
      <w:del w:id="91989" w:author="מנוע מכני" w:date="2026-10-11T12:04:39Z">
        <w:r>
          <w:rPr>
            <w:rtl/>
          </w:rPr>
          <w:delText xml:space="preserve">;</w:delText>
        </w:r>
      </w:del>
    </w:p>
    <w:p w:rsidR="00E403F0" w:rsidRPr="00AD695E" w:rsidRDefault="00E403F0" w:rsidP="00E403F0">
      <w:pPr>
        <w:rPr>
          <w:rtl/>
        </w:rPr>
      </w:pPr>
      <w:r>
        <w:rPr>
          <w:rtl/>
        </w:rPr>
        <w:t>ו</w:t>
      </w:r>
      <w:r>
        <w:rPr>
          <w:rFonts w:hint="cs"/>
          <w:rtl/>
        </w:rPr>
        <w:t>ל</w:t>
      </w:r>
      <w:r>
        <w:rPr>
          <w:rtl/>
        </w:rPr>
        <w:t>ר' יהוש</w:t>
      </w:r>
      <w:r>
        <w:rPr>
          <w:rFonts w:hint="cs"/>
          <w:rtl/>
        </w:rPr>
        <w:t>כ</w:t>
      </w:r>
      <w:r>
        <w:rPr>
          <w:rtl/>
        </w:rPr>
        <w:t>: חולק את נדרו.</w:t>
      </w:r>
    </w:p>
    <w:p>
      <w:pPr>
        <w:pStyle w:val="38"/>
        <w:rPr>
          <w:ins w:id="94032" w:author="מנוע מכני" w:date="2026-10-11T12:04:39Z"/>
        </w:rPr>
      </w:pPr>
      <w:r>
        <w:t>ל"א</w:t>
      </w:r>
      <w:r>
        <w:t>:</w:t>
      </w:r>
    </w:p>
    <w:p w:rsidR="00E403F0" w:rsidRPr="00AD695E" w:rsidRDefault="00E403F0" w:rsidP="00E403F0">
      <w:pPr>
        <w:rPr>
          <w:rtl/>
        </w:rPr>
      </w:pPr>
      <w:del w:id="94033" w:author="מנוע מכני" w:date="2026-10-11T12:04:39Z">
        <w:r>
          <w:rPr>
            <w:rtl/>
          </w:rPr>
          <w:delText xml:space="preserve"> </w:delText>
        </w:r>
      </w:del>
      <w:r>
        <w:rPr>
          <w:rStyle w:val="2fb"/>
          <w:rtl/>
        </w:rPr>
        <w:t xml:space="preserve">א</w:t>
      </w:r>
      <w:r>
        <w:rPr>
          <w:rStyle w:val="2fb"/>
          <w:rFonts w:hint="cs"/>
          <w:rtl/>
        </w:rPr>
        <w:t>ר</w:t>
      </w:r>
      <w:r w:rsidRPr="00217260">
        <w:rPr>
          <w:rStyle w:val="2fb"/>
          <w:rFonts w:hint="cs"/>
          <w:b/>
          <w:bCs/>
          <w:rtl/>
        </w:rPr>
        <w:t>אב</w:t>
      </w:r>
      <w:r w:rsidRPr="00217260">
        <w:rPr>
          <w:rStyle w:val="2fb"/>
          <w:b/>
          <w:bCs/>
          <w:rtl/>
        </w:rPr>
        <w:t>"</w:t>
      </w:r>
      <w:r w:rsidRPr="00217260">
        <w:rPr>
          <w:rStyle w:val="2fb"/>
          <w:rFonts w:hint="cs"/>
          <w:b/>
          <w:bCs/>
          <w:rtl/>
        </w:rPr>
        <w:t>א</w:t>
      </w:r>
      <w:r>
        <w:rPr>
          <w:rFonts w:hint="cs"/>
          <w:rtl/>
        </w:rPr>
        <w:t xml:space="preserve"> </w:t>
      </w:r>
      <w:r>
        <w:rPr>
          <w:rStyle w:val="2fb"/>
          <w:rFonts w:hint="cs"/>
          <w:rtl/>
        </w:rPr>
        <w:t xml:space="preserve">מרב</w:t>
      </w:r>
      <w:r>
        <w:rPr>
          <w:rtl/>
        </w:rPr>
        <w:t xml:space="preserve">: בשלא הקדיש אלא בהמה </w:t>
      </w:r>
      <w:r>
        <w:rPr>
          <w:rFonts w:hint="cs"/>
          <w:rtl/>
        </w:rPr>
        <w:t>א</w:t>
      </w:r>
      <w:r>
        <w:rPr>
          <w:rtl/>
        </w:rPr>
        <w:t xml:space="preserve">פי' </w:t>
      </w:r>
      <w:r>
        <w:rPr>
          <w:rStyle w:val="2fb"/>
          <w:rtl/>
        </w:rPr>
        <w:t xml:space="preserve">ר"א</w:t>
      </w:r>
      <w:r>
        <w:rPr>
          <w:rtl/>
        </w:rPr>
        <w:t xml:space="preserve"> מודה דלא שביק </w:t>
      </w:r>
      <w:ins w:id="92836" w:author="מנוע מכני" w:date="2026-10-11T12:04:39Z">
        <w:r>
          <w:rPr>
            <w:rtl/>
          </w:rPr>
          <w:t xml:space="preserve">אדם</w:t>
        </w:r>
      </w:ins>
      <w:del w:id="92837" w:author="מנוע מכני" w:date="2026-10-11T12:04:39Z">
        <w:r>
          <w:rPr>
            <w:rtl/>
          </w:rPr>
          <w:delText xml:space="preserve">איניש</w:delText>
        </w:r>
      </w:del>
      <w:r>
        <w:rPr>
          <w:rtl/>
        </w:rPr>
        <w:t xml:space="preserve"> קדשי מזבח ומקדיש לבדק הבית, </w:t>
      </w:r>
      <w:r>
        <w:rPr>
          <w:rtl/>
        </w:rPr>
        <w:t xml:space="preserve">לא</w:t>
      </w:r>
      <w:r>
        <w:rPr>
          <w:rtl/>
        </w:rPr>
        <w:t xml:space="preserve"> נחלקו - אלא כשיש שאר נכסים עמהן, </w:t>
      </w:r>
    </w:p>
    <w:p>
      <w:pPr>
        <w:pStyle w:val="38"/>
        <w:rPr>
          <w:ins w:id="94034" w:author="מנוע מכני" w:date="2026-10-11T12:04:39Z"/>
        </w:rPr>
      </w:pPr>
      <w:r w:rsidRPr="00A757C8">
        <w:t>ו</w:t>
      </w:r>
      <w:r>
        <w:t>ל</w:t>
      </w:r>
      <w:r w:rsidRPr="00A757C8">
        <w:t xml:space="preserve">ר"א:</w:t>
      </w:r>
    </w:p>
    <w:p w:rsidR="00E403F0" w:rsidRPr="00AD695E" w:rsidRDefault="00E403F0" w:rsidP="00E403F0">
      <w:pPr>
        <w:rPr>
          <w:rtl/>
        </w:rPr>
      </w:pPr>
      <w:del w:id="94035" w:author="מנוע מכני" w:date="2026-10-11T12:04:39Z">
        <w:r w:rsidRPr="00A757C8">
          <w:rPr>
            <w:rtl/>
          </w:rPr>
          <w:delText xml:space="preserve"> </w:delText>
        </w:r>
      </w:del>
      <w:r w:rsidRPr="00A757C8">
        <w:rPr>
          <w:rtl/>
        </w:rPr>
        <w:t xml:space="preserve">אין אדם חולק את נדרו, מדשאר נכסים </w:t>
      </w:r>
      <w:r w:rsidRPr="00A757C8">
        <w:rPr>
          <w:rtl/>
        </w:rPr>
        <w:t xml:space="preserve">לא</w:t>
      </w:r>
      <w:r w:rsidRPr="00A757C8">
        <w:rPr>
          <w:rtl/>
        </w:rPr>
        <w:t xml:space="preserve"> לקדשי מזבח, בהמה </w:t>
      </w:r>
      <w:ins w:id="90866" w:author="מנוע מכני" w:date="2026-10-11T12:04:39Z">
        <w:r>
          <w:rPr>
            <w:rtl/>
          </w:rPr>
          <w:t xml:space="preserve">גם</w:t>
        </w:r>
      </w:ins>
      <w:del w:id="90867" w:author="מנוע מכני" w:date="2026-10-11T12:04:39Z">
        <w:r w:rsidRPr="00A757C8">
          <w:rPr>
            <w:rtl/>
          </w:rPr>
          <w:delText xml:space="preserve">נמי</w:delText>
        </w:r>
      </w:del>
      <w:r w:rsidRPr="00A757C8">
        <w:rPr>
          <w:rtl/>
        </w:rPr>
        <w:t xml:space="preserve"> </w:t>
      </w:r>
      <w:r w:rsidRPr="00A757C8">
        <w:rPr>
          <w:rtl/>
        </w:rPr>
        <w:t xml:space="preserve">לא</w:t>
      </w:r>
      <w:r w:rsidRPr="00A757C8">
        <w:rPr>
          <w:rtl/>
        </w:rPr>
        <w:t xml:space="preserve"> לקדשי מזבח, </w:t>
      </w:r>
    </w:p>
    <w:p>
      <w:pPr>
        <w:pStyle w:val="38"/>
        <w:rPr>
          <w:ins w:id="94036" w:author="מנוע מכני" w:date="2026-10-11T12:04:39Z"/>
        </w:rPr>
      </w:pPr>
      <w:r>
        <w:t xml:space="preserve">ורבי יהושע סבר:</w:t>
      </w:r>
    </w:p>
    <w:p w:rsidR="00E403F0" w:rsidRPr="00AD695E" w:rsidRDefault="00E403F0" w:rsidP="00E403F0">
      <w:pPr>
        <w:rPr>
          <w:rtl/>
        </w:rPr>
      </w:pPr>
      <w:del w:id="94037" w:author="מנוע מכני" w:date="2026-10-11T12:04:39Z">
        <w:r>
          <w:rPr>
            <w:rtl/>
          </w:rPr>
          <w:delText xml:space="preserve"> </w:delText>
        </w:r>
      </w:del>
      <w:r>
        <w:rPr>
          <w:rtl/>
        </w:rPr>
        <w:t xml:space="preserve">אדם חולק את נדרו.</w:t>
      </w:r>
    </w:p>
    <w:p w:rsidR="00E403F0" w:rsidRPr="00AD695E" w:rsidRDefault="00E403F0" w:rsidP="00E403F0">
      <w:pPr>
        <w:rPr>
          <w:rtl/>
        </w:rPr>
      </w:pPr>
      <w:r>
        <w:rPr>
          <w:rtl/>
        </w:rPr>
        <w:t>ודמיהן יפלו עם שאר נכסים לבדק הבית</w:t>
      </w:r>
      <w:r>
        <w:rPr>
          <w:rFonts w:hint="cs"/>
          <w:rtl/>
        </w:rPr>
        <w:t>,</w:t>
      </w:r>
      <w:r>
        <w:rPr>
          <w:rtl/>
        </w:rPr>
        <w:t xml:space="preserve"> ללישנא בתרא היינו דקתני עם שאר נכסים לבדק הבית, אלא ללישנא </w:t>
      </w:r>
      <w:ins w:id="92130" w:author="מנוע מכני" w:date="2026-10-11T12:04:39Z">
        <w:r>
          <w:rPr>
            <w:rtl/>
          </w:rPr>
          <w:t xml:space="preserve">ראשון</w:t>
        </w:r>
      </w:ins>
      <w:del w:id="92131" w:author="מנוע מכני" w:date="2026-10-11T12:04:39Z">
        <w:r>
          <w:rPr>
            <w:rtl/>
          </w:rPr>
          <w:delText xml:space="preserve">קמא</w:delText>
        </w:r>
      </w:del>
      <w:r>
        <w:rPr>
          <w:rtl/>
        </w:rPr>
        <w:t xml:space="preserve"> </w:t>
      </w:r>
      <w:ins w:id="92570" w:author="מנוע מכני" w:date="2026-10-11T12:04:39Z">
        <w:r>
          <w:rPr>
            <w:rtl/>
          </w:rPr>
          <w:t xml:space="preserve">ישנה</w:t>
        </w:r>
      </w:ins>
      <w:del w:id="92571" w:author="מנוע מכני" w:date="2026-10-11T12:04:39Z">
        <w:r>
          <w:rPr>
            <w:rtl/>
          </w:rPr>
          <w:delText xml:space="preserve">ליתני</w:delText>
        </w:r>
      </w:del>
      <w:r>
        <w:rPr>
          <w:rtl/>
        </w:rPr>
        <w:t xml:space="preserve"> יפלו לבדק הבית </w:t>
      </w:r>
    </w:p>
    <w:p>
      <w:pPr>
        <w:pStyle w:val="38"/>
        <w:rPr>
          <w:ins w:id="94038" w:author="מנוע מכני" w:date="2026-10-11T12:04:39Z"/>
        </w:rPr>
      </w:pPr>
      <w:r w:rsidRPr="00217260">
        <w:t>תנ</w:t>
      </w:r>
      <w:r w:rsidRPr="00217260">
        <w:t>"</w:t>
      </w:r>
      <w:r w:rsidRPr="00217260">
        <w:t>ה</w:t>
      </w:r>
      <w:r>
        <w:t xml:space="preserve">:</w:t>
      </w:r>
    </w:p>
    <w:p w:rsidR="00E403F0" w:rsidRPr="00AD695E" w:rsidRDefault="00E403F0" w:rsidP="00E403F0">
      <w:pPr>
        <w:rPr>
          <w:rtl/>
        </w:rPr>
      </w:pPr>
      <w:del w:id="94039" w:author="מנוע מכני" w:date="2026-10-11T12:04:39Z">
        <w:r>
          <w:rPr>
            <w:rtl/>
          </w:rPr>
          <w:delText xml:space="preserve"> </w:delText>
        </w:r>
      </w:del>
      <w:r>
        <w:rPr>
          <w:rtl/>
        </w:rPr>
        <w:t xml:space="preserve">ודמיהן יפלו לבדק הבית.</w:t>
      </w:r>
    </w:p>
    <w:p w:rsidR="00E403F0" w:rsidRPr="00AD695E" w:rsidRDefault="00E403F0" w:rsidP="00E403F0">
      <w:pPr>
        <w:jc w:val="center"/>
        <w:rPr>
          <w:del w:id="90064" w:author="מנוע עיצוב" w:date="2026-10-11T12:09:26Z"/>
          <w:rtl/>
        </w:rPr>
      </w:pPr>
      <w:del w:id="90063" w:author="מנוע עיצוב" w:date="2026-10-11T12:09:26Z">
        <w:r w:rsidRPr="00E5675B">
          <w:rPr>
            <w:rFonts w:ascii="BA חניכי הישיבות" w:hAnsi="BA חניכי הישיבות" w:cs="BA חניכי הישיבות"/>
            <w:rtl/>
          </w:rPr>
          <w:delText xml:space="preserve">׻</w:delText>
        </w:r>
      </w:del>
    </w:p>
    <w:p w:rsidR="00E403F0" w:rsidRPr="00AD695E" w:rsidRDefault="00E403F0" w:rsidP="00E403F0">
      <w:pPr>
        <w:pStyle w:val="affff1"/>
        <w:ind w:end="0"/>
        <w:rPr>
          <w:rtl/>
        </w:rPr>
        <w:pPrChange w:id="20048" w:author="קלוד" w:date="2026-10-11T09:07:18Z">
          <w:pPr>
            <w:pStyle w:val="affff1"/>
            <w:rPr>
              <w:rtl/>
            </w:rPr>
          </w:pPr>
        </w:pPrChange>
      </w:pPr>
      <w:ins w:id="9833" w:author="מספור קטעי משנה" w:date="2026-10-11T09:35:05Z">
        <w:r>
          <w:rPr>
            <w:rStyle w:val="MisparKeta"/>
          </w:rPr>
          <w:t xml:space="preserve">ד. </w:t>
        </w:r>
      </w:ins>
      <w:r>
        <w:rPr>
          <w:rtl/>
        </w:rPr>
        <w:t>הקדש בדק הבית חל על הכל.</w:t>
      </w:r>
    </w:p>
    <w:p w:rsidR="00E403F0" w:rsidRPr="00AD695E" w:rsidRDefault="00E403F0" w:rsidP="00E403F0">
      <w:pPr>
        <w:rPr>
          <w:rtl/>
        </w:rPr>
      </w:pPr>
      <w:r>
        <w:rPr>
          <w:rtl/>
        </w:rPr>
        <w:t>לאיתויי שפויי</w:t>
      </w:r>
      <w:r>
        <w:rPr>
          <w:rFonts w:hint="cs"/>
          <w:rtl/>
        </w:rPr>
        <w:t xml:space="preserve"> אם שפאו</w:t>
      </w:r>
      <w:r>
        <w:rPr>
          <w:rtl/>
        </w:rPr>
        <w:t xml:space="preserve"> וניבא</w:t>
      </w:r>
      <w:r>
        <w:rPr>
          <w:rFonts w:hint="cs"/>
          <w:rtl/>
        </w:rPr>
        <w:t>[בעליו בחורף לזבל שדותיו]</w:t>
      </w:r>
      <w:r>
        <w:rPr>
          <w:rtl/>
        </w:rPr>
        <w:t>.</w:t>
      </w:r>
    </w:p>
    <w:p w:rsidR="00E403F0" w:rsidRPr="00AD695E" w:rsidRDefault="00E403F0" w:rsidP="00E403F0">
      <w:pPr>
        <w:jc w:val="center"/>
        <w:rPr>
          <w:del w:id="90066" w:author="מנוע עיצוב" w:date="2026-10-11T12:09:26Z"/>
          <w:rtl/>
        </w:rPr>
      </w:pPr>
      <w:del w:id="90065" w:author="מנוע עיצוב" w:date="2026-10-11T12:09:26Z">
        <w:r w:rsidRPr="00E5675B">
          <w:rPr>
            <w:rFonts w:ascii="BA חניכי הישיבות" w:hAnsi="BA חניכי הישיבות" w:cs="BA חניכי הישיבות"/>
            <w:rtl/>
          </w:rPr>
          <w:delText xml:space="preserve">׻</w:delText>
        </w:r>
      </w:del>
    </w:p>
    <w:p w:rsidR="00E403F0" w:rsidRPr="00AD695E" w:rsidRDefault="00E403F0" w:rsidP="00E403F0">
      <w:pPr>
        <w:pStyle w:val="affff1"/>
        <w:ind w:end="0"/>
        <w:rPr>
          <w:rtl/>
        </w:rPr>
        <w:pPrChange w:id="20049" w:author="קלוד" w:date="2026-10-11T09:07:18Z">
          <w:pPr>
            <w:pStyle w:val="affff1"/>
            <w:rPr>
              <w:rtl/>
            </w:rPr>
          </w:pPr>
        </w:pPrChange>
      </w:pPr>
      <w:ins w:id="9834" w:author="מספור קטעי משנה" w:date="2026-10-11T09:35:05Z">
        <w:r>
          <w:rPr>
            <w:rStyle w:val="MisparKeta"/>
          </w:rPr>
          <w:t xml:space="preserve">ה. </w:t>
        </w:r>
      </w:ins>
      <w:r>
        <w:rPr>
          <w:rtl/>
        </w:rPr>
        <w:t>ומועלין בגידוליהן.</w:t>
      </w:r>
    </w:p>
    <w:p>
      <w:pPr>
        <w:pStyle w:val="38"/>
        <w:rPr>
          <w:ins w:id="94040" w:author="מנוע מכני" w:date="2026-10-11T12:04:39Z"/>
        </w:rPr>
      </w:pPr>
      <w:r>
        <w:t xml:space="preserve">לאתויי</w:t>
      </w:r>
      <w:ins w:id="91990" w:author="מנוע מכני" w:date="2026-10-11T12:04:39Z">
        <w:r>
          <w:t xml:space="preserve"> </w:t>
        </w:r>
      </w:ins>
      <w:del w:id="91991" w:author="מנוע מכני" w:date="2026-10-11T12:04:39Z">
        <w:r>
          <w:delText xml:space="preserve"> </w:delText>
        </w:r>
        <w:r>
          <w:delText xml:space="preserve"> </w:delText>
        </w:r>
      </w:del>
      <w:r>
        <w:t xml:space="preserve">אר</w:t>
      </w:r>
      <w:r>
        <w:t>"</w:t>
      </w:r>
      <w:r>
        <w:t>פ</w:t>
      </w:r>
      <w:r>
        <w:t xml:space="preserve">:</w:t>
      </w:r>
    </w:p>
    <w:p w:rsidR="00E403F0" w:rsidRPr="00AD695E" w:rsidRDefault="00E403F0" w:rsidP="00E403F0">
      <w:pPr>
        <w:rPr>
          <w:rtl/>
        </w:rPr>
      </w:pPr>
      <w:del w:id="94041" w:author="מנוע מכני" w:date="2026-10-11T12:04:39Z">
        <w:r>
          <w:rPr>
            <w:rtl/>
          </w:rPr>
          <w:delText xml:space="preserve"> </w:delText>
        </w:r>
      </w:del>
      <w:r>
        <w:rPr>
          <w:rtl/>
        </w:rPr>
        <w:t xml:space="preserve">לאתויי חלב המוקדשין וביצי תורין.</w:t>
      </w:r>
    </w:p>
    <w:p>
      <w:pPr>
        <w:pStyle w:val="afffff8"/>
        <w:rPr>
          <w:ins w:id="90013" w:author="קלוד" w:date="2026-10-11T12:25:27Z"/>
        </w:rPr>
      </w:pPr>
      <w:ins w:id="90014" w:author="קלוד" w:date="2026-10-11T12:25:27Z">
        <w:r>
          <w:rPr>
            <w:color w:val="7B3F00"/>
          </w:rPr>
          <w:t xml:space="preserve">חלב המוקדשין וביצי תורין - לא נהנין ולא מועלין</w:t>
        </w:r>
      </w:ins>
    </w:p>
    <w:p>
      <w:pPr>
        <w:pStyle w:val="38"/>
        <w:rPr>
          <w:ins w:id="94042" w:author="מנוע מכני" w:date="2026-10-11T12:04:39Z"/>
        </w:rPr>
      </w:pPr>
      <w:r>
        <w:t xml:space="preserve">כדתניא:</w:t>
      </w:r>
    </w:p>
    <w:p w:rsidR="00E403F0" w:rsidRPr="00AD695E" w:rsidRDefault="00E403F0" w:rsidP="00E403F0">
      <w:pPr>
        <w:rPr>
          <w:rtl/>
        </w:rPr>
      </w:pPr>
      <w:del w:id="94043" w:author="מנוע מכני" w:date="2026-10-11T12:04:39Z">
        <w:r>
          <w:rPr>
            <w:rtl/>
          </w:rPr>
          <w:delText xml:space="preserve"> </w:delText>
        </w:r>
      </w:del>
      <w:r>
        <w:rPr>
          <w:rtl/>
        </w:rPr>
        <w:t xml:space="preserve">חלב המוקדשין וביצי תורין - </w:t>
      </w:r>
      <w:r>
        <w:rPr>
          <w:rtl/>
        </w:rPr>
        <w:t xml:space="preserve">לא</w:t>
      </w:r>
      <w:r>
        <w:rPr>
          <w:rtl/>
        </w:rPr>
        <w:t xml:space="preserve"> נהנין ולא מועלין, </w:t>
      </w:r>
      <w:r>
        <w:rPr>
          <w:rtl/>
        </w:rPr>
        <w:t xml:space="preserve">בד"א</w:t>
      </w:r>
      <w:r>
        <w:rPr>
          <w:rtl/>
        </w:rPr>
        <w:t xml:space="preserve"> - בקדשי מזבח</w:t>
      </w:r>
      <w:ins w:id="91992" w:author="מנוע מכני" w:date="2026-10-11T12:04:39Z">
        <w:r>
          <w:rPr>
            <w:rtl/>
          </w:rPr>
          <w:t xml:space="preserve">,</w:t>
        </w:r>
      </w:ins>
      <w:del w:id="91993" w:author="מנוע מכני" w:date="2026-10-11T12:04:39Z">
        <w:r>
          <w:rPr>
            <w:rtl/>
          </w:rPr>
          <w:delText xml:space="preserve">;</w:delText>
        </w:r>
      </w:del>
    </w:p>
    <w:p w:rsidR="00E403F0" w:rsidRPr="00AD695E" w:rsidRDefault="00E403F0" w:rsidP="00E403F0">
      <w:pPr>
        <w:rPr>
          <w:rtl/>
        </w:rPr>
      </w:pPr>
      <w:r>
        <w:rPr>
          <w:rtl/>
        </w:rPr>
        <w:t>אבל בקדשי בדק הבית, הקדיש תרנגולת - מועלין בביצתה, חמורה - מועלין בחלבה.</w:t>
      </w:r>
    </w:p>
    <w:p w:rsidR="00E403F0" w:rsidRPr="00AD695E" w:rsidRDefault="00E403F0" w:rsidP="00E403F0">
      <w:pPr>
        <w:rPr>
          <w:rtl/>
        </w:rPr>
      </w:pPr>
      <w:ins w:id="90230" w:author="מנוע מכני" w:date="2026-10-11T12:04:39Z">
        <w:r>
          <w:rPr>
            <w:rtl/>
          </w:rPr>
          <w:t xml:space="preserve">ואפי'</w:t>
        </w:r>
      </w:ins>
      <w:del w:id="90231" w:author="מנוע מכני" w:date="2026-10-11T12:04:39Z">
        <w:r>
          <w:rPr>
            <w:rtl/>
          </w:rPr>
          <w:lastRenderedPageBreak/>
          <w:delText xml:space="preserve">ואפילו</w:delText>
        </w:r>
      </w:del>
      <w:r>
        <w:rPr>
          <w:rtl/>
        </w:rPr>
        <w:lastRenderedPageBreak/>
        <w:t xml:space="preserve"> </w:t>
      </w:r>
      <w:r>
        <w:rPr>
          <w:rtl/>
        </w:rPr>
        <w:lastRenderedPageBreak/>
        <w:t xml:space="preserve">למ"ד</w:t>
      </w:r>
      <w:r>
        <w:rPr>
          <w:rtl/>
        </w:rPr>
        <w:lastRenderedPageBreak/>
        <w:t xml:space="preserve"> מועלין בגידולי מזבח </w:t>
      </w:r>
      <w:r>
        <w:rPr>
          <w:rtl/>
        </w:rPr>
        <w:lastRenderedPageBreak/>
        <w:t xml:space="preserve">ה"מ</w:t>
      </w:r>
      <w:r>
        <w:rPr>
          <w:rtl/>
        </w:rPr>
        <w:lastRenderedPageBreak/>
        <w:t xml:space="preserve"> גידולין דחזו למזבח, אבל גידולין דלא חזו למזבח, אין מועלין בהן.</w:t>
      </w:r>
    </w:p>
    <w:p w:rsidR="00E403F0" w:rsidRPr="00AD695E" w:rsidRDefault="00E403F0" w:rsidP="00E403F0">
      <w:pPr>
        <w:jc w:val="center"/>
        <w:rPr>
          <w:rtl/>
        </w:rPr>
      </w:pPr>
      <w:r w:rsidRPr="00E5675B">
        <w:rPr>
          <w:rFonts w:ascii="BA חניכי הישיבות" w:hAnsi="BA חניכי הישיבות" w:cs="BA חניכי הישיבות"/>
          <w:rtl/>
        </w:rPr>
        <w:t>׻</w:t>
      </w:r>
    </w:p>
    <w:p w:rsidR="00E403F0" w:rsidRPr="00AD695E" w:rsidRDefault="00E403F0" w:rsidP="00E403F0">
      <w:pPr>
        <w:pStyle w:val="afff3"/>
        <w:framePr w:wrap="around"/>
        <w:spacing w:line="240" w:lineRule="exact"/>
        <w:rPr>
          <w:rtl/>
        </w:rPr>
      </w:pPr>
      <w:r w:rsidRPr="009239E9">
        <w:rPr>
          <w:rFonts w:hint="cs"/>
          <w:szCs w:val="18"/>
          <w:rtl/>
        </w:rPr>
        <w:t>לב.</w:t>
      </w:r>
    </w:p>
    <w:p>
      <w:pPr>
        <w:pStyle w:val="MishnaBatzad"/>
        <w:rPr>
          <w:ins w:id="20179" w:author="קלוד" w:date="2026-10-11T09:07:18Z"/>
        </w:rPr>
      </w:pPr>
      <w:ins w:id="20178" w:author="קלוד" w:date="2026-10-11T09:07:18Z">
        <w:r>
          <w:t xml:space="preserve">משנה ג</w:t>
        </w:r>
      </w:ins>
    </w:p>
    <w:p w:rsidR="00E403F0" w:rsidRPr="00D65BEC" w:rsidRDefault="00E403F0" w:rsidP="00E403F0">
      <w:pPr>
        <w:pStyle w:val="afff9"/>
        <w:rPr>
          <w:del w:id="20115" w:author="קלוד" w:date="2026-10-11T09:07:18Z"/>
          <w:rtl/>
        </w:rPr>
      </w:pPr>
      <w:del w:id="20114" w:author="קלוד" w:date="2026-10-11T09:07:18Z">
        <w:r w:rsidRPr="00D65BEC">
          <w:rPr>
            <w:rtl/>
          </w:rPr>
          <w:delText xml:space="preserve">מתני'.</w:delText>
        </w:r>
      </w:del>
    </w:p>
    <w:p w:rsidR="00E403F0" w:rsidRPr="00D65BEC" w:rsidRDefault="00E403F0" w:rsidP="00E403F0">
      <w:pPr>
        <w:pStyle w:val="afff9"/>
        <w:spacing w:before="120"/>
        <w:rPr>
          <w:rtl/>
        </w:rPr>
        <w:pPrChange w:id="90030" w:author="קלוד" w:date="2026-10-11T12:09:42Z">
          <w:pPr>
            <w:pStyle w:val="afff9"/>
          </w:pPr>
        </w:pPrChange>
      </w:pPr>
      <w:r w:rsidRPr="00D65BEC">
        <w:rPr>
          <w:rtl/>
        </w:rPr>
        <w:t>אחד קדשי מזבח ואחד קדשי בדק הבית - אין משנין אותן מקדושה לקדושה, ומקדישין אותן הקדש עילוי, ומחרימין אותן, ואם מתו - יקברו.</w:t>
      </w:r>
    </w:p>
    <w:p w:rsidR="00E403F0" w:rsidRPr="00D65BEC" w:rsidRDefault="00E403F0" w:rsidP="00E403F0">
      <w:pPr>
        <w:pStyle w:val="afff9"/>
        <w:rPr>
          <w:rtl/>
        </w:rPr>
      </w:pPr>
      <w:r>
        <w:rPr>
          <w:rStyle w:val="TanaimMishna"/>
          <w:rtl/>
          <w:rPrChange w:id="20010" w:author="קלוד" w:date="2026-10-11T09:07:18Z">
            <w:rPr>
              <w:rtl/>
            </w:rPr>
          </w:rPrChange>
        </w:rPr>
        <w:t xml:space="preserve">רבי שמעון</w:t>
      </w:r>
      <w:r>
        <w:rPr>
          <w:rtl/>
        </w:rPr>
        <w:t xml:space="preserve"> אומר</w:t>
      </w:r>
      <w:r>
        <w:rPr>
          <w:rStyle w:val="TanaimMishna"/>
          <w:rtl/>
          <w:rPrChange w:id="95300" w:author="Claude" w:date="2026-10-11T09:08:06Z">
            <w:rPr>
              <w:rtl/>
            </w:rPr>
          </w:rPrChange>
        </w:rPr>
        <w:t xml:space="preserve">:</w:t>
      </w:r>
      <w:r>
        <w:rPr>
          <w:rtl/>
        </w:rPr>
        <w:t xml:space="preserve"> קדשי בדק הבית, אם מתו - יפדו.</w:t>
      </w:r>
    </w:p>
    <w:p w:rsidR="00E403F0" w:rsidRPr="00AD695E" w:rsidRDefault="00E403F0" w:rsidP="00E403F0">
      <w:pPr>
        <w:jc w:val="center"/>
        <w:rPr>
          <w:rtl/>
        </w:rPr>
      </w:pPr>
      <w:r w:rsidRPr="00E5675B">
        <w:rPr>
          <w:rFonts w:ascii="BA חניכי הישיבות" w:hAnsi="BA חניכי הישיבות" w:cs="BA חניכי הישיבות"/>
          <w:rtl/>
        </w:rPr>
        <w:t>׻</w:t>
      </w:r>
    </w:p>
    <w:p>
      <w:pPr>
        <w:pStyle w:val="afffff8"/>
        <w:rPr>
          <w:ins w:id="90011" w:author="קלוד" w:date="2026-10-11T12:25:27Z"/>
        </w:rPr>
      </w:pPr>
      <w:ins w:id="90012" w:author="קלוד" w:date="2026-10-11T12:25:27Z">
        <w:r>
          <w:rPr>
            <w:color w:val="7B3F00"/>
          </w:rPr>
          <w:t xml:space="preserve">קדשי מזבח שהתפיסן לחרמי כהנים - לא עשה כלום</w:t>
        </w:r>
      </w:ins>
    </w:p>
    <w:p>
      <w:pPr>
        <w:pStyle w:val="38"/>
        <w:rPr>
          <w:ins w:id="94044" w:author="מנוע מכני" w:date="2026-10-11T12:04:39Z"/>
        </w:rPr>
      </w:pPr>
      <w:r>
        <w:t>אר</w:t>
      </w:r>
      <w:r>
        <w:t>"</w:t>
      </w:r>
      <w:r>
        <w:t>ה</w:t>
      </w:r>
      <w:r>
        <w:t xml:space="preserve">:</w:t>
      </w:r>
    </w:p>
    <w:p w:rsidR="00E403F0" w:rsidRPr="00AD695E" w:rsidRDefault="00E403F0" w:rsidP="00E403F0">
      <w:pPr>
        <w:rPr>
          <w:rtl/>
        </w:rPr>
      </w:pPr>
      <w:del w:id="94045" w:author="מנוע מכני" w:date="2026-10-11T12:04:39Z">
        <w:r>
          <w:rPr>
            <w:rtl/>
          </w:rPr>
          <w:delText xml:space="preserve"> </w:delText>
        </w:r>
      </w:del>
      <w:r>
        <w:rPr>
          <w:rtl/>
        </w:rPr>
        <w:t xml:space="preserve">קדשי מזבח שהתפיסן לחרמי כהנים - </w:t>
      </w:r>
      <w:r>
        <w:rPr>
          <w:rtl/>
        </w:rPr>
        <w:t xml:space="preserve">לא</w:t>
      </w:r>
      <w:r>
        <w:rPr>
          <w:rtl/>
        </w:rPr>
        <w:t xml:space="preserve"> עשה כלום, </w:t>
      </w:r>
    </w:p>
    <w:p w:rsidR="00E403F0" w:rsidRPr="00AD695E" w:rsidRDefault="00E403F0" w:rsidP="00E403F0">
      <w:pPr>
        <w:rPr>
          <w:rtl/>
        </w:rPr>
      </w:pPr>
      <w:r>
        <w:rPr>
          <w:rFonts w:hint="cs"/>
          <w:rtl/>
        </w:rPr>
        <w:t>ד'</w:t>
      </w:r>
      <w:r>
        <w:rPr>
          <w:rStyle w:val="afffff0"/>
          <w:rtl/>
        </w:rPr>
        <w:t xml:space="preserve">כל חרם קדש קדשים הוא לה</w:t>
      </w:r>
      <w:r>
        <w:rPr>
          <w:rtl/>
        </w:rPr>
        <w:t xml:space="preserve">' כל חרם</w:t>
      </w:r>
      <w:r>
        <w:rPr>
          <w:rFonts w:hint="cs"/>
          <w:rtl/>
        </w:rPr>
        <w:t>'</w:t>
      </w:r>
      <w:r>
        <w:rPr>
          <w:rtl/>
        </w:rPr>
        <w:t xml:space="preserve"> - דקדש קדשים הוי ההוא לה' ליהוי.</w:t>
      </w:r>
    </w:p>
    <w:p>
      <w:pPr>
        <w:pStyle w:val="38"/>
        <w:rPr>
          <w:ins w:id="94046" w:author="מנוע מכני" w:date="2026-10-11T12:04:39Z"/>
        </w:rPr>
      </w:pPr>
      <w:r>
        <w:t xml:space="preserve">מיתיבי:</w:t>
      </w:r>
    </w:p>
    <w:p w:rsidR="00E403F0" w:rsidRPr="00AD695E" w:rsidRDefault="00E403F0" w:rsidP="00E403F0">
      <w:pPr>
        <w:rPr>
          <w:rtl/>
        </w:rPr>
      </w:pPr>
      <w:del w:id="94047" w:author="מנוע מכני" w:date="2026-10-11T12:04:39Z">
        <w:r>
          <w:rPr>
            <w:rtl/>
          </w:rPr>
          <w:delText xml:space="preserve"> </w:delText>
        </w:r>
      </w:del>
      <w:r>
        <w:rPr>
          <w:rtl/>
        </w:rPr>
        <w:t xml:space="preserve">קדשי בדק הבית שהתפיסן, בין לקדשי מזבח בין לחרמי כהנים - </w:t>
      </w:r>
      <w:r>
        <w:rPr>
          <w:rtl/>
        </w:rPr>
        <w:t xml:space="preserve">לא</w:t>
      </w:r>
      <w:r>
        <w:rPr>
          <w:rtl/>
        </w:rPr>
        <w:t xml:space="preserve"> עשה כלום</w:t>
      </w:r>
      <w:ins w:id="91994" w:author="מנוע מכני" w:date="2026-10-11T12:04:39Z">
        <w:r>
          <w:rPr>
            <w:rtl/>
          </w:rPr>
          <w:t xml:space="preserve">,</w:t>
        </w:r>
      </w:ins>
      <w:del w:id="91995" w:author="מנוע מכני" w:date="2026-10-11T12:04:39Z">
        <w:r>
          <w:rPr>
            <w:rtl/>
          </w:rPr>
          <w:delText xml:space="preserve">;</w:delText>
        </w:r>
      </w:del>
    </w:p>
    <w:p w:rsidR="00E403F0" w:rsidRPr="00AD695E" w:rsidRDefault="00E403F0" w:rsidP="00E403F0">
      <w:pPr>
        <w:rPr>
          <w:rtl/>
        </w:rPr>
      </w:pPr>
      <w:r>
        <w:rPr>
          <w:rtl/>
        </w:rPr>
        <w:t xml:space="preserve">חרמי כהנים, שהתפיסן בין לקדשי מזבח בין לקדשי בדק הבית - </w:t>
      </w:r>
      <w:r>
        <w:rPr>
          <w:rtl/>
        </w:rPr>
        <w:t xml:space="preserve">לא</w:t>
      </w:r>
      <w:r>
        <w:rPr>
          <w:rtl/>
        </w:rPr>
        <w:t xml:space="preserve"> עשה כלום.</w:t>
      </w:r>
    </w:p>
    <w:p w:rsidR="00E403F0" w:rsidRPr="00AD695E" w:rsidRDefault="00E403F0" w:rsidP="00E403F0">
      <w:pPr>
        <w:rPr>
          <w:rtl/>
        </w:rPr>
      </w:pPr>
      <w:r>
        <w:rPr>
          <w:rtl/>
        </w:rPr>
        <w:t xml:space="preserve">הא קדשי מזבח שהתפיס לחרמי כהנים - מה שעשה עשוי, תיובתא </w:t>
      </w:r>
      <w:ins w:id="90232" w:author="מנוע מכני" w:date="2026-10-11T12:04:39Z">
        <w:r>
          <w:rPr>
            <w:rStyle w:val="2fb"/>
            <w:rtl/>
          </w:rPr>
          <w:t xml:space="preserve">דר"ה</w:t>
        </w:r>
      </w:ins>
      <w:del w:id="90233" w:author="מנוע מכני" w:date="2026-10-11T12:04:39Z">
        <w:r>
          <w:rPr>
            <w:rtl/>
          </w:rPr>
          <w:delText xml:space="preserve">דרב הונא</w:delText>
        </w:r>
      </w:del>
      <w:r>
        <w:rPr>
          <w:rtl/>
        </w:rPr>
        <w:t xml:space="preserve">! </w:t>
      </w:r>
    </w:p>
    <w:p>
      <w:pPr>
        <w:pStyle w:val="38"/>
        <w:rPr>
          <w:ins w:id="94048" w:author="מנוע מכני" w:date="2026-10-11T12:04:39Z"/>
        </w:rPr>
      </w:pPr>
      <w:r>
        <w:t>א</w:t>
      </w:r>
      <w:r>
        <w:t>"</w:t>
      </w:r>
      <w:r>
        <w:t xml:space="preserve">ל</w:t>
      </w:r>
      <w:r>
        <w:t xml:space="preserve"> ר</w:t>
      </w:r>
      <w:r>
        <w:t>"</w:t>
      </w:r>
      <w:r>
        <w:t>ה</w:t>
      </w:r>
      <w:r>
        <w:t xml:space="preserve">:</w:t>
      </w:r>
    </w:p>
    <w:p w:rsidR="00E403F0" w:rsidRPr="00AD695E" w:rsidRDefault="00E403F0" w:rsidP="00E403F0">
      <w:pPr>
        <w:rPr>
          <w:rtl/>
        </w:rPr>
      </w:pPr>
      <w:del w:id="94049" w:author="מנוע מכני" w:date="2026-10-11T12:04:39Z">
        <w:r>
          <w:rPr>
            <w:rtl/>
          </w:rPr>
          <w:delText xml:space="preserve"> </w:delText>
        </w:r>
      </w:del>
      <w:r>
        <w:rPr>
          <w:rtl/>
        </w:rPr>
        <w:t xml:space="preserve">כי שיירה - אהדא שיירה, דקדשי מזבח שהתפיסן לבדק הבית - מה שעשה עשוי, אבל לחרמי כהנים - </w:t>
      </w:r>
      <w:r>
        <w:rPr>
          <w:rtl/>
        </w:rPr>
        <w:t xml:space="preserve">לא</w:t>
      </w:r>
      <w:r>
        <w:rPr>
          <w:rtl/>
        </w:rPr>
        <w:t xml:space="preserve"> עשה כלום.</w:t>
      </w:r>
    </w:p>
    <w:p w:rsidR="00E403F0" w:rsidRPr="00AD695E" w:rsidRDefault="00E403F0" w:rsidP="00E403F0">
      <w:pPr>
        <w:rPr>
          <w:rtl/>
        </w:rPr>
      </w:pPr>
      <w:r>
        <w:rPr>
          <w:rtl/>
        </w:rPr>
        <w:t xml:space="preserve">וליתנייה גבי הנך! תנא, </w:t>
      </w:r>
      <w:ins w:id="91578" w:author="מנוע מכני" w:date="2026-10-11T12:04:39Z">
        <w:r>
          <w:rPr>
            <w:rtl/>
          </w:rPr>
          <w:t xml:space="preserve">דיש</w:t>
        </w:r>
      </w:ins>
      <w:del w:id="91579" w:author="מנוע מכני" w:date="2026-10-11T12:04:39Z">
        <w:r>
          <w:rPr>
            <w:rtl/>
          </w:rPr>
          <w:delText xml:space="preserve">דאית</w:delText>
        </w:r>
      </w:del>
      <w:r>
        <w:rPr>
          <w:rtl/>
        </w:rPr>
        <w:t xml:space="preserve"> </w:t>
      </w:r>
      <w:ins w:id="91572" w:author="מנוע מכני" w:date="2026-10-11T12:04:39Z">
        <w:r>
          <w:rPr>
            <w:rtl/>
          </w:rPr>
          <w:t xml:space="preserve">בו</w:t>
        </w:r>
      </w:ins>
      <w:del w:id="91573" w:author="מנוע מכני" w:date="2026-10-11T12:04:39Z">
        <w:r>
          <w:rPr>
            <w:rtl/>
          </w:rPr>
          <w:delText xml:space="preserve">ביה</w:delText>
        </w:r>
      </w:del>
      <w:r>
        <w:rPr>
          <w:rtl/>
        </w:rPr>
        <w:t xml:space="preserve"> תרתי - קתני, </w:t>
      </w:r>
      <w:ins w:id="91576" w:author="מנוע מכני" w:date="2026-10-11T12:04:39Z">
        <w:r>
          <w:rPr>
            <w:rtl/>
          </w:rPr>
          <w:t xml:space="preserve">דאין</w:t>
        </w:r>
      </w:ins>
      <w:del w:id="91577" w:author="מנוע מכני" w:date="2026-10-11T12:04:39Z">
        <w:r>
          <w:rPr>
            <w:rtl/>
          </w:rPr>
          <w:delText xml:space="preserve">דלית</w:delText>
        </w:r>
      </w:del>
      <w:r>
        <w:rPr>
          <w:rtl/>
        </w:rPr>
        <w:t xml:space="preserve"> </w:t>
      </w:r>
      <w:ins w:id="91574" w:author="מנוע מכני" w:date="2026-10-11T12:04:39Z">
        <w:r>
          <w:rPr>
            <w:rtl/>
          </w:rPr>
          <w:t xml:space="preserve">בו</w:t>
        </w:r>
      </w:ins>
      <w:del w:id="91575" w:author="מנוע מכני" w:date="2026-10-11T12:04:39Z">
        <w:r>
          <w:rPr>
            <w:rtl/>
          </w:rPr>
          <w:delText xml:space="preserve">ביה</w:delText>
        </w:r>
      </w:del>
      <w:r>
        <w:rPr>
          <w:rtl/>
        </w:rPr>
        <w:t xml:space="preserve"> תרתי - </w:t>
      </w:r>
      <w:r>
        <w:rPr>
          <w:rtl/>
        </w:rPr>
        <w:t xml:space="preserve">לא</w:t>
      </w:r>
      <w:r>
        <w:rPr>
          <w:rtl/>
        </w:rPr>
        <w:t xml:space="preserve"> קתני.</w:t>
      </w:r>
    </w:p>
    <w:p w:rsidR="00E403F0" w:rsidRPr="00AD695E" w:rsidRDefault="00E403F0" w:rsidP="00E403F0">
      <w:pPr>
        <w:rPr>
          <w:rtl/>
        </w:rPr>
      </w:pPr>
    </w:p>
    <w:p>
      <w:pPr>
        <w:pStyle w:val="38"/>
        <w:rPr>
          <w:ins w:id="94050" w:author="מנוע מכני" w:date="2026-10-11T12:04:39Z"/>
        </w:rPr>
      </w:pPr>
      <w:r>
        <w:t xml:space="preserve">תנן</w:t>
      </w:r>
      <w:r>
        <w:t xml:space="preserve">:</w:t>
      </w:r>
    </w:p>
    <w:p w:rsidR="00E403F0" w:rsidRPr="00AD695E" w:rsidRDefault="00E403F0" w:rsidP="00E403F0">
      <w:pPr>
        <w:rPr>
          <w:rtl/>
        </w:rPr>
      </w:pPr>
      <w:del w:id="94051" w:author="מנוע מכני" w:date="2026-10-11T12:04:39Z">
        <w:r>
          <w:rPr>
            <w:rtl/>
          </w:rPr>
          <w:delText xml:space="preserve"> </w:delText>
        </w:r>
      </w:del>
      <w:r>
        <w:rPr>
          <w:rtl/>
        </w:rPr>
        <w:t xml:space="preserve">מקדיש אותן הקדש עילוי, </w:t>
      </w:r>
      <w:ins w:id="91580" w:author="מנוע מכני" w:date="2026-10-11T12:04:39Z">
        <w:r>
          <w:rPr>
            <w:rtl/>
          </w:rPr>
          <w:t xml:space="preserve">מה</w:t>
        </w:r>
      </w:ins>
      <w:del w:id="91581" w:author="מנוע מכני" w:date="2026-10-11T12:04:39Z">
        <w:r>
          <w:rPr>
            <w:rtl/>
          </w:rPr>
          <w:delText xml:space="preserve">מאי</w:delText>
        </w:r>
      </w:del>
      <w:r>
        <w:rPr>
          <w:rtl/>
        </w:rPr>
        <w:t xml:space="preserve"> </w:t>
      </w:r>
      <w:ins w:id="90868" w:author="מנוע מכני" w:date="2026-10-11T12:04:39Z">
        <w:r>
          <w:rPr>
            <w:rtl/>
          </w:rPr>
          <w:t xml:space="preserve">לא</w:t>
        </w:r>
      </w:ins>
      <w:del w:id="90869" w:author="מנוע מכני" w:date="2026-10-11T12:04:39Z">
        <w:r>
          <w:rPr>
            <w:rtl/>
          </w:rPr>
          <w:delText xml:space="preserve">לאו</w:delText>
        </w:r>
      </w:del>
      <w:r>
        <w:rPr>
          <w:rtl/>
        </w:rPr>
        <w:t xml:space="preserve"> - הקדש עילוי לבד"ה, ומחרימין - לחרמי כהן! </w:t>
      </w:r>
    </w:p>
    <w:p>
      <w:pPr>
        <w:pStyle w:val="38"/>
        <w:rPr>
          <w:ins w:id="94170" w:author="מנוע מכני" w:date="2026-10-11T12:04:39Z"/>
        </w:rPr>
      </w:pPr>
      <w:r>
        <w:t xml:space="preserve">לא</w:t>
      </w:r>
      <w:r>
        <w:t xml:space="preserve">,</w:t>
      </w:r>
    </w:p>
    <w:p w:rsidR="00E403F0" w:rsidRPr="00AD695E" w:rsidRDefault="00E403F0" w:rsidP="00E403F0">
      <w:pPr>
        <w:rPr>
          <w:rtl/>
        </w:rPr>
      </w:pPr>
      <w:del w:id="94171" w:author="מנוע מכני" w:date="2026-10-11T12:04:39Z">
        <w:r>
          <w:rPr>
            <w:rtl/>
          </w:rPr>
          <w:delText xml:space="preserve"> </w:delText>
        </w:r>
      </w:del>
      <w:r>
        <w:rPr>
          <w:rtl/>
        </w:rPr>
        <w:t xml:space="preserve">אידי ואידי - קדשי בד"ה, ולא שנא מפיק </w:t>
      </w:r>
      <w:ins w:id="92050" w:author="מנוע מכני" w:date="2026-10-11T12:04:39Z">
        <w:r>
          <w:rPr>
            <w:rtl/>
          </w:rPr>
          <w:t xml:space="preserve">להם</w:t>
        </w:r>
      </w:ins>
      <w:del w:id="92051" w:author="מנוע מכני" w:date="2026-10-11T12:04:39Z">
        <w:r>
          <w:rPr>
            <w:rtl/>
          </w:rPr>
          <w:delText xml:space="preserve">להו</w:delText>
        </w:r>
      </w:del>
      <w:r>
        <w:rPr>
          <w:rtl/>
        </w:rPr>
        <w:t xml:space="preserve"> בלשון הקדש - לבדק הבית, ולא שנא מפיק </w:t>
      </w:r>
      <w:ins w:id="92052" w:author="מנוע מכני" w:date="2026-10-11T12:04:39Z">
        <w:r>
          <w:rPr>
            <w:rtl/>
          </w:rPr>
          <w:t xml:space="preserve">להם</w:t>
        </w:r>
      </w:ins>
      <w:del w:id="92053" w:author="מנוע מכני" w:date="2026-10-11T12:04:39Z">
        <w:r>
          <w:rPr>
            <w:rtl/>
          </w:rPr>
          <w:delText xml:space="preserve">להו</w:delText>
        </w:r>
      </w:del>
      <w:r>
        <w:rPr>
          <w:rtl/>
        </w:rPr>
        <w:t xml:space="preserve"> בלשון חרמי - לבדק הבית.</w:t>
      </w:r>
    </w:p>
    <w:p w:rsidR="00E403F0" w:rsidRPr="002B4E05" w:rsidRDefault="00E403F0" w:rsidP="00E403F0">
      <w:pPr>
        <w:rPr>
          <w:spacing w:val="-2"/>
          <w:rtl/>
        </w:rPr>
      </w:pPr>
      <w:r w:rsidRPr="002B4E05">
        <w:rPr>
          <w:spacing w:val="-2"/>
          <w:rtl/>
        </w:rPr>
        <w:t xml:space="preserve">והא </w:t>
      </w:r>
      <w:r w:rsidRPr="002B4E05">
        <w:rPr>
          <w:spacing w:val="-2"/>
          <w:rtl/>
        </w:rPr>
        <w:t xml:space="preserve">לא</w:t>
      </w:r>
      <w:r w:rsidRPr="002B4E05">
        <w:rPr>
          <w:spacing w:val="-2"/>
          <w:rtl/>
        </w:rPr>
        <w:t xml:space="preserve"> תני </w:t>
      </w:r>
      <w:ins w:id="91582" w:author="מנוע מכני" w:date="2026-10-11T12:04:39Z">
        <w:r>
          <w:rPr>
            <w:spacing w:val="-2"/>
            <w:rtl/>
          </w:rPr>
          <w:t xml:space="preserve">כך</w:t>
        </w:r>
      </w:ins>
      <w:del w:id="91583" w:author="מנוע מכני" w:date="2026-10-11T12:04:39Z">
        <w:r w:rsidRPr="002B4E05">
          <w:rPr>
            <w:spacing w:val="-2"/>
            <w:rtl/>
          </w:rPr>
          <w:delText xml:space="preserve">הכי</w:delText>
        </w:r>
      </w:del>
      <w:r w:rsidRPr="002B4E05">
        <w:rPr>
          <w:spacing w:val="-2"/>
          <w:rtl/>
        </w:rPr>
        <w:t xml:space="preserve"> </w:t>
      </w:r>
      <w:r w:rsidRPr="002B4E05">
        <w:rPr>
          <w:spacing w:val="-2"/>
          <w:rtl/>
        </w:rPr>
        <w:t xml:space="preserve">דתניא</w:t>
      </w:r>
      <w:r w:rsidRPr="002B4E05">
        <w:rPr>
          <w:spacing w:val="-2"/>
          <w:rtl/>
        </w:rPr>
        <w:t xml:space="preserve"> בברייתא: הקדש עילוי קדשי בדק הבית, מחרימין אותם - חרמי כהנים! </w:t>
      </w:r>
    </w:p>
    <w:p>
      <w:pPr>
        <w:pStyle w:val="38"/>
        <w:rPr>
          <w:ins w:id="94052" w:author="מנוע מכני" w:date="2026-10-11T12:04:39Z"/>
        </w:rPr>
      </w:pPr>
      <w:r>
        <w:t xml:space="preserve">ועוד, הא </w:t>
      </w:r>
      <w:r>
        <w:t xml:space="preserve">תניא</w:t>
      </w:r>
      <w:r>
        <w:t xml:space="preserve">:</w:t>
      </w:r>
    </w:p>
    <w:p w:rsidR="00E403F0" w:rsidRPr="00AD695E" w:rsidRDefault="00E403F0" w:rsidP="00E403F0">
      <w:pPr>
        <w:rPr>
          <w:rtl/>
        </w:rPr>
      </w:pPr>
      <w:del w:id="94053" w:author="מנוע מכני" w:date="2026-10-11T12:04:39Z">
        <w:r>
          <w:rPr>
            <w:rtl/>
          </w:rPr>
          <w:delText xml:space="preserve"> </w:delText>
        </w:r>
      </w:del>
      <w:r>
        <w:rPr>
          <w:rtl/>
        </w:rPr>
        <w:t xml:space="preserve">קדשי מזבח שהקדישו לחרמי כהנים - מה שעשה עשוי! </w:t>
      </w:r>
    </w:p>
    <w:p w:rsidR="00E403F0" w:rsidRPr="00AD695E" w:rsidRDefault="00E403F0" w:rsidP="00E403F0">
      <w:pPr>
        <w:rPr>
          <w:rtl/>
        </w:rPr>
      </w:pPr>
      <w:r w:rsidRPr="00217260">
        <w:rPr>
          <w:b/>
          <w:bCs/>
          <w:rtl/>
        </w:rPr>
        <w:t xml:space="preserve">תיובתא </w:t>
      </w:r>
      <w:ins w:id="90234" w:author="מנוע מכני" w:date="2026-10-11T12:04:39Z">
        <w:r>
          <w:rPr>
            <w:rStyle w:val="2fb"/>
            <w:b/>
            <w:bCs/>
            <w:rtl/>
          </w:rPr>
          <w:t xml:space="preserve">דר"ה</w:t>
        </w:r>
      </w:ins>
      <w:del w:id="90235" w:author="מנוע מכני" w:date="2026-10-11T12:04:39Z">
        <w:r w:rsidRPr="00217260">
          <w:rPr>
            <w:b/>
            <w:bCs/>
            <w:rtl/>
          </w:rPr>
          <w:delText xml:space="preserve">דרב הונא</w:delText>
        </w:r>
      </w:del>
      <w:r w:rsidRPr="00217260">
        <w:rPr>
          <w:b/>
          <w:bCs/>
          <w:rtl/>
        </w:rPr>
        <w:t xml:space="preserve">, תיובתא.</w:t>
      </w:r>
    </w:p>
    <w:p>
      <w:pPr>
        <w:pStyle w:val="38"/>
        <w:rPr>
          <w:ins w:id="94054" w:author="מנוע מכני" w:date="2026-10-11T12:04:39Z"/>
        </w:rPr>
      </w:pPr>
      <w:r>
        <w:t>והא ר"</w:t>
      </w:r>
      <w:r>
        <w:t>ה</w:t>
      </w:r>
      <w:r>
        <w:t xml:space="preserve"> קרא </w:t>
      </w:r>
      <w:r>
        <w:t xml:space="preserve">אמר</w:t>
      </w:r>
      <w:r>
        <w:t xml:space="preserve">! </w:t>
      </w:r>
      <w:r>
        <w:t xml:space="preserve">אמר</w:t>
      </w:r>
      <w:r>
        <w:t xml:space="preserve"> עולא:</w:t>
      </w:r>
    </w:p>
    <w:p w:rsidR="00E403F0" w:rsidRPr="00AD695E" w:rsidRDefault="00E403F0" w:rsidP="00E403F0">
      <w:pPr>
        <w:rPr>
          <w:rtl/>
        </w:rPr>
      </w:pPr>
      <w:del w:id="94055" w:author="מנוע מכני" w:date="2026-10-11T12:04:39Z">
        <w:r>
          <w:rPr>
            <w:rtl/>
          </w:rPr>
          <w:delText xml:space="preserve"> </w:delText>
        </w:r>
      </w:del>
      <w:r>
        <w:rPr>
          <w:rtl/>
        </w:rPr>
        <w:t xml:space="preserve">אמר</w:t>
      </w:r>
      <w:r>
        <w:rPr>
          <w:rtl/>
        </w:rPr>
        <w:t xml:space="preserve"> קרא חרם כל חרם.</w:t>
      </w:r>
    </w:p>
    <w:p w:rsidR="00E403F0" w:rsidRPr="00AD695E" w:rsidRDefault="00E403F0" w:rsidP="00E403F0">
      <w:pPr>
        <w:rPr>
          <w:rtl/>
        </w:rPr>
      </w:pPr>
      <w:r>
        <w:rPr>
          <w:rtl/>
        </w:rPr>
        <w:t xml:space="preserve">ומי </w:t>
      </w:r>
      <w:r>
        <w:rPr>
          <w:rtl/>
        </w:rPr>
        <w:t xml:space="preserve">אמר</w:t>
      </w:r>
      <w:r>
        <w:rPr>
          <w:rtl/>
        </w:rPr>
        <w:t xml:space="preserve"> </w:t>
      </w:r>
      <w:r>
        <w:rPr>
          <w:rStyle w:val="2fb"/>
          <w:rtl/>
        </w:rPr>
        <w:t xml:space="preserve">עולא</w:t>
      </w:r>
      <w:r>
        <w:rPr>
          <w:rtl/>
        </w:rPr>
        <w:t xml:space="preserve"> </w:t>
      </w:r>
      <w:ins w:id="91584" w:author="מנוע מכני" w:date="2026-10-11T12:04:39Z">
        <w:r>
          <w:rPr>
            <w:rtl/>
          </w:rPr>
          <w:t xml:space="preserve">כך</w:t>
        </w:r>
      </w:ins>
      <w:del w:id="91585" w:author="מנוע מכני" w:date="2026-10-11T12:04:39Z">
        <w:r>
          <w:rPr>
            <w:rtl/>
          </w:rPr>
          <w:delText xml:space="preserve">הכי</w:delText>
        </w:r>
      </w:del>
      <w:r>
        <w:rPr>
          <w:rtl/>
        </w:rPr>
        <w:t xml:space="preserve">! והא </w:t>
      </w:r>
      <w:r>
        <w:rPr>
          <w:rtl/>
        </w:rPr>
        <w:t xml:space="preserve">אמר</w:t>
      </w:r>
      <w:r>
        <w:rPr>
          <w:rtl/>
        </w:rPr>
        <w:t xml:space="preserve"> </w:t>
      </w:r>
      <w:r>
        <w:rPr>
          <w:rStyle w:val="2fb"/>
          <w:rtl/>
        </w:rPr>
        <w:t xml:space="preserve">עולא</w:t>
      </w:r>
      <w:r>
        <w:rPr>
          <w:rtl/>
        </w:rPr>
        <w:t xml:space="preserve">: המתפיס עולה לבד"ה - אין בה אלא עיכוב</w:t>
      </w:r>
      <w:r>
        <w:rPr>
          <w:rFonts w:hint="cs"/>
          <w:rtl/>
        </w:rPr>
        <w:t xml:space="preserve"> גזברין בלבד</w:t>
      </w:r>
      <w:r>
        <w:rPr>
          <w:rtl/>
        </w:rPr>
        <w:t xml:space="preserve"> </w:t>
      </w:r>
    </w:p>
    <w:p w:rsidR="00E403F0" w:rsidRPr="00AD695E" w:rsidRDefault="00E403F0" w:rsidP="00E403F0">
      <w:pPr>
        <w:pStyle w:val="afff3"/>
        <w:framePr w:wrap="around"/>
        <w:spacing w:line="240" w:lineRule="exact"/>
        <w:rPr>
          <w:rtl/>
        </w:rPr>
      </w:pPr>
      <w:r w:rsidRPr="009239E9">
        <w:rPr>
          <w:rFonts w:hint="cs"/>
          <w:szCs w:val="18"/>
          <w:rtl/>
        </w:rPr>
        <w:t>לב:</w:t>
      </w:r>
    </w:p>
    <w:p w:rsidR="00E403F0" w:rsidRPr="00AD695E" w:rsidRDefault="00E403F0" w:rsidP="00E403F0">
      <w:pPr>
        <w:pStyle w:val="affffb"/>
        <w:rPr>
          <w:rtl/>
        </w:rPr>
      </w:pPr>
      <w:r>
        <w:rPr>
          <w:rtl/>
        </w:rPr>
        <w:t xml:space="preserve">- מדרבנן וקרא - למעילה </w:t>
      </w:r>
      <w:ins w:id="91586" w:author="מנוע מכני" w:date="2026-10-11T12:04:39Z">
        <w:r>
          <w:rPr>
            <w:rtl/>
          </w:rPr>
          <w:t xml:space="preserve">דבא</w:t>
        </w:r>
      </w:ins>
      <w:del w:id="91587" w:author="מנוע מכני" w:date="2026-10-11T12:04:39Z">
        <w:r>
          <w:rPr>
            <w:rtl/>
          </w:rPr>
          <w:delText xml:space="preserve">דאתא</w:delText>
        </w:r>
      </w:del>
      <w:r>
        <w:rPr>
          <w:rtl/>
        </w:rPr>
        <w:t xml:space="preserve">.</w:t>
      </w:r>
    </w:p>
    <w:p w:rsidR="00E403F0" w:rsidRPr="00AD695E" w:rsidRDefault="00E403F0" w:rsidP="00E403F0">
      <w:pPr>
        <w:rPr>
          <w:rtl/>
        </w:rPr>
      </w:pPr>
    </w:p>
    <w:p w:rsidR="00E403F0" w:rsidRPr="00AD695E" w:rsidRDefault="00E403F0" w:rsidP="00E403F0">
      <w:pPr>
        <w:rPr>
          <w:rtl/>
        </w:rPr>
      </w:pPr>
      <w:r>
        <w:rPr>
          <w:rFonts w:hint="cs"/>
          <w:rtl/>
        </w:rPr>
        <w:t>ואפי' ד</w:t>
      </w:r>
      <w:r>
        <w:rPr>
          <w:rtl/>
        </w:rPr>
        <w:t xml:space="preserve">קדשי קדשים כתיב </w:t>
      </w:r>
      <w:ins w:id="91588" w:author="מנוע מכני" w:date="2026-10-11T12:04:39Z">
        <w:r>
          <w:rPr>
            <w:rtl/>
          </w:rPr>
          <w:t xml:space="preserve">בו</w:t>
        </w:r>
      </w:ins>
      <w:del w:id="91589" w:author="מנוע מכני" w:date="2026-10-11T12:04:39Z">
        <w:r>
          <w:rPr>
            <w:rtl/>
          </w:rPr>
          <w:delText xml:space="preserve">ביה</w:delText>
        </w:r>
      </w:del>
      <w:r>
        <w:rPr>
          <w:rtl/>
        </w:rPr>
        <w:t xml:space="preserve"> </w:t>
      </w:r>
    </w:p>
    <w:p>
      <w:pPr>
        <w:pStyle w:val="38"/>
        <w:rPr>
          <w:ins w:id="94056" w:author="מנוע מכני" w:date="2026-10-11T12:04:39Z"/>
        </w:rPr>
      </w:pPr>
      <w:r>
        <w:t xml:space="preserve">דלא גרע מהך דר' ינאי:</w:t>
      </w:r>
    </w:p>
    <w:p w:rsidR="00E403F0" w:rsidRPr="00AD695E" w:rsidRDefault="00E403F0" w:rsidP="00E403F0">
      <w:pPr>
        <w:rPr>
          <w:rtl/>
        </w:rPr>
      </w:pPr>
      <w:del w:id="94057" w:author="מנוע מכני" w:date="2026-10-11T12:04:39Z">
        <w:r>
          <w:rPr>
            <w:rFonts w:hint="cs"/>
            <w:rtl/>
          </w:rPr>
          <w:delText xml:space="preserve"> </w:delText>
        </w:r>
      </w:del>
      <w:r>
        <w:rPr>
          <w:rFonts w:hint="cs"/>
          <w:rtl/>
        </w:rPr>
        <w:t xml:space="preserve">ד</w:t>
      </w:r>
      <w:r>
        <w:rPr>
          <w:rtl/>
        </w:rPr>
        <w:t xml:space="preserve">אין מעילה מפורשת מן התורה אלא בעולה בלבד, שנא'</w:t>
      </w:r>
      <w:r>
        <w:rPr>
          <w:rStyle w:val="afffff0"/>
          <w:rtl/>
        </w:rPr>
        <w:t xml:space="preserve"> נפש כי תמעול מעל וחטאה בשגגה מקדשי ה</w:t>
      </w:r>
      <w:r w:rsidR="00D64BA8">
        <w:rPr>
          <w:rtl/>
        </w:rPr>
        <w:t>'</w:t>
      </w:r>
      <w:r>
        <w:rPr>
          <w:rtl/>
        </w:rPr>
        <w:t xml:space="preserve"> - המיוחדין לה', אבל חטאת ואשם - </w:t>
      </w:r>
      <w:r>
        <w:rPr>
          <w:rtl/>
        </w:rPr>
        <w:t xml:space="preserve">לא</w:t>
      </w:r>
      <w:r>
        <w:rPr>
          <w:rtl/>
        </w:rPr>
        <w:t xml:space="preserve"> נפקא אלא מדרבי</w:t>
      </w:r>
      <w:ins w:id="91996" w:author="מנוע מכני" w:date="2026-10-11T12:04:39Z">
        <w:r>
          <w:rPr>
            <w:rtl/>
          </w:rPr>
          <w:t xml:space="preserve">,</w:t>
        </w:r>
      </w:ins>
      <w:del w:id="91997" w:author="מנוע מכני" w:date="2026-10-11T12:04:39Z">
        <w:r>
          <w:rPr>
            <w:rtl/>
          </w:rPr>
          <w:delText xml:space="preserve">;</w:delText>
        </w:r>
      </w:del>
    </w:p>
    <w:p w:rsidR="00E403F0" w:rsidRPr="00AD695E" w:rsidRDefault="00E403F0" w:rsidP="00E403F0">
      <w:pPr>
        <w:rPr>
          <w:rtl/>
        </w:rPr>
      </w:pPr>
      <w:r>
        <w:rPr>
          <w:rFonts w:hint="cs"/>
          <w:rtl/>
        </w:rPr>
        <w:t>ד'</w:t>
      </w:r>
      <w:r>
        <w:rPr>
          <w:rStyle w:val="afffff0"/>
          <w:rtl/>
        </w:rPr>
        <w:t xml:space="preserve">כל חלב לה</w:t>
      </w:r>
      <w:r>
        <w:rPr>
          <w:rtl/>
        </w:rPr>
        <w:t xml:space="preserve">' - לרבות אימורי קדשים קלים למעילה.</w:t>
      </w:r>
    </w:p>
    <w:p w:rsidR="00E403F0" w:rsidRPr="00AD695E" w:rsidRDefault="00E403F0" w:rsidP="00E403F0">
      <w:pPr>
        <w:rPr>
          <w:rtl/>
        </w:rPr>
      </w:pPr>
      <w:r>
        <w:rPr>
          <w:rFonts w:hint="cs"/>
          <w:rtl/>
        </w:rPr>
        <w:t xml:space="preserve">ואפי' דכבר כתיב </w:t>
      </w:r>
      <w:ins w:id="91590" w:author="מנוע מכני" w:date="2026-10-11T12:04:39Z">
        <w:r>
          <w:rPr>
            <w:rFonts w:hint="cs"/>
            <w:rtl/>
          </w:rPr>
          <w:t xml:space="preserve">בהם</w:t>
        </w:r>
      </w:ins>
      <w:del w:id="91591" w:author="מנוע מכני" w:date="2026-10-11T12:04:39Z">
        <w:r>
          <w:rPr>
            <w:rFonts w:hint="cs"/>
            <w:rtl/>
          </w:rPr>
          <w:delText xml:space="preserve">בהו</w:delText>
        </w:r>
      </w:del>
      <w:r>
        <w:rPr>
          <w:rFonts w:hint="cs"/>
          <w:rtl/>
        </w:rPr>
        <w:t xml:space="preserve"> אלא </w:t>
      </w:r>
      <w:ins w:id="91652" w:author="מנוע מכני" w:date="2026-10-11T12:04:39Z">
        <w:r>
          <w:rPr>
            <w:rFonts w:hint="cs"/>
            <w:rtl/>
          </w:rPr>
          <w:t xml:space="preserve">אף</w:t>
        </w:r>
      </w:ins>
      <w:del w:id="91653" w:author="מנוע מכני" w:date="2026-10-11T12:04:39Z">
        <w:r>
          <w:rPr>
            <w:rFonts w:hint="cs"/>
            <w:rtl/>
          </w:rPr>
          <w:delText xml:space="preserve">אע</w:delText>
        </w:r>
        <w:r>
          <w:rPr>
            <w:rtl/>
          </w:rPr>
          <w:delText xml:space="preserve">"</w:delText>
        </w:r>
        <w:r>
          <w:rPr>
            <w:rFonts w:hint="cs"/>
            <w:rtl/>
          </w:rPr>
          <w:delText xml:space="preserve">ג</w:delText>
        </w:r>
      </w:del>
      <w:r>
        <w:rPr>
          <w:rFonts w:hint="cs"/>
          <w:rtl/>
        </w:rPr>
        <w:t xml:space="preserve"> </w:t>
      </w:r>
      <w:r>
        <w:rPr>
          <w:rtl/>
        </w:rPr>
        <w:t xml:space="preserve">דקדשי קדשים כתיב </w:t>
      </w:r>
      <w:ins w:id="91592" w:author="מנוע מכני" w:date="2026-10-11T12:04:39Z">
        <w:r>
          <w:rPr>
            <w:rtl/>
          </w:rPr>
          <w:t xml:space="preserve">בהם</w:t>
        </w:r>
      </w:ins>
      <w:del w:id="91593" w:author="מנוע מכני" w:date="2026-10-11T12:04:39Z">
        <w:r>
          <w:rPr>
            <w:rtl/>
          </w:rPr>
          <w:delText xml:space="preserve">בהו</w:delText>
        </w:r>
      </w:del>
      <w:r>
        <w:rPr>
          <w:rtl/>
        </w:rPr>
        <w:t xml:space="preserve"> בעי קרא לרביינהו למעילה, </w:t>
      </w:r>
    </w:p>
    <w:p w:rsidR="00E403F0" w:rsidRPr="00AD695E" w:rsidRDefault="00E403F0" w:rsidP="00E403F0">
      <w:pPr>
        <w:rPr>
          <w:rtl/>
        </w:rPr>
      </w:pPr>
      <w:r>
        <w:rPr>
          <w:rtl/>
        </w:rPr>
        <w:t xml:space="preserve">חרמים </w:t>
      </w:r>
      <w:ins w:id="90870" w:author="מנוע מכני" w:date="2026-10-11T12:04:39Z">
        <w:r>
          <w:rPr>
            <w:rtl/>
          </w:rPr>
          <w:t xml:space="preserve">גם</w:t>
        </w:r>
      </w:ins>
      <w:del w:id="90871" w:author="מנוע מכני" w:date="2026-10-11T12:04:39Z">
        <w:r>
          <w:rPr>
            <w:rtl/>
          </w:rPr>
          <w:delText xml:space="preserve">נמי</w:delText>
        </w:r>
      </w:del>
      <w:r>
        <w:rPr>
          <w:rtl/>
        </w:rPr>
        <w:t xml:space="preserve"> – </w:t>
      </w:r>
      <w:ins w:id="91654" w:author="מנוע מכני" w:date="2026-10-11T12:04:39Z">
        <w:r>
          <w:rPr>
            <w:rtl/>
          </w:rPr>
          <w:t xml:space="preserve">אף</w:t>
        </w:r>
      </w:ins>
      <w:del w:id="91655" w:author="מנוע מכני" w:date="2026-10-11T12:04:39Z">
        <w:r>
          <w:rPr>
            <w:rtl/>
          </w:rPr>
          <w:delText xml:space="preserve">א</w:delText>
        </w:r>
        <w:r>
          <w:rPr>
            <w:rFonts w:hint="cs"/>
            <w:rtl/>
          </w:rPr>
          <w:delText xml:space="preserve">ע</w:delText>
        </w:r>
        <w:r>
          <w:rPr>
            <w:rtl/>
          </w:rPr>
          <w:delText xml:space="preserve">"</w:delText>
        </w:r>
        <w:r>
          <w:rPr>
            <w:rFonts w:hint="cs"/>
            <w:rtl/>
          </w:rPr>
          <w:delText xml:space="preserve">ג</w:delText>
        </w:r>
      </w:del>
      <w:r>
        <w:rPr>
          <w:rFonts w:hint="cs"/>
          <w:rtl/>
        </w:rPr>
        <w:t xml:space="preserve"> </w:t>
      </w:r>
      <w:r>
        <w:rPr>
          <w:rtl/>
        </w:rPr>
        <w:t xml:space="preserve">דקדשי קדשים כתיב </w:t>
      </w:r>
      <w:ins w:id="91594" w:author="מנוע מכני" w:date="2026-10-11T12:04:39Z">
        <w:r>
          <w:rPr>
            <w:rtl/>
          </w:rPr>
          <w:t xml:space="preserve">בהם</w:t>
        </w:r>
      </w:ins>
      <w:del w:id="91595" w:author="מנוע מכני" w:date="2026-10-11T12:04:39Z">
        <w:r>
          <w:rPr>
            <w:rtl/>
          </w:rPr>
          <w:delText xml:space="preserve">בהו</w:delText>
        </w:r>
      </w:del>
      <w:r>
        <w:rPr>
          <w:rtl/>
        </w:rPr>
        <w:t xml:space="preserve"> בעי קרא לרבויינהו למעילה.</w:t>
      </w:r>
    </w:p>
    <w:p w:rsidR="00E403F0" w:rsidRPr="00AD695E" w:rsidRDefault="00E403F0" w:rsidP="00E403F0">
      <w:pPr>
        <w:jc w:val="center"/>
        <w:rPr>
          <w:rtl/>
        </w:rPr>
      </w:pPr>
      <w:r w:rsidRPr="00E5675B">
        <w:rPr>
          <w:rFonts w:ascii="BA חניכי הישיבות" w:hAnsi="BA חניכי הישיבות" w:cs="BA חניכי הישיבות"/>
          <w:rtl/>
        </w:rPr>
        <w:t>׻</w:t>
      </w:r>
    </w:p>
    <w:p>
      <w:pPr>
        <w:pStyle w:val="afffff8"/>
        <w:rPr>
          <w:ins w:id="90009" w:author="קלוד" w:date="2026-10-11T12:25:27Z"/>
        </w:rPr>
      </w:pPr>
      <w:ins w:id="90010" w:author="קלוד" w:date="2026-10-11T12:25:27Z">
        <w:r>
          <w:rPr>
            <w:color w:val="7B3F00"/>
          </w:rPr>
          <w:t xml:space="preserve">המקדיש עולה לבדק הבית - עיכוב גזברין בלבד</w:t>
        </w:r>
      </w:ins>
    </w:p>
    <w:p>
      <w:pPr>
        <w:pStyle w:val="38"/>
        <w:rPr>
          <w:ins w:id="94058" w:author="מנוע מכני" w:date="2026-10-11T12:04:39Z"/>
        </w:rPr>
      </w:pPr>
      <w:r w:rsidRPr="00217260">
        <w:t>גופא</w:t>
      </w:r>
      <w:r>
        <w:t xml:space="preserve">:</w:t>
      </w:r>
    </w:p>
    <w:p w:rsidR="00E403F0" w:rsidRPr="00AD695E" w:rsidRDefault="00E403F0" w:rsidP="00E403F0">
      <w:pPr>
        <w:rPr>
          <w:rtl/>
        </w:rPr>
      </w:pPr>
      <w:del w:id="94059" w:author="מנוע מכני" w:date="2026-10-11T12:04:39Z">
        <w:r>
          <w:rPr>
            <w:rtl/>
          </w:rPr>
          <w:delText xml:space="preserve"> </w:delText>
        </w:r>
      </w:del>
      <w:r>
        <w:rPr>
          <w:rtl/>
        </w:rPr>
        <w:t xml:space="preserve">המקדיש עולה לבד"ה אין בה אלא עיכוב גיזברין בלבד.</w:t>
      </w:r>
    </w:p>
    <w:p>
      <w:pPr>
        <w:pStyle w:val="38"/>
        <w:rPr>
          <w:ins w:id="94060" w:author="מנוע מכני" w:date="2026-10-11T12:04:39Z"/>
        </w:rPr>
      </w:pPr>
      <w:r w:rsidRPr="000F2230">
        <w:t xml:space="preserve">והך</w:t>
      </w:r>
    </w:p>
    <w:p w:rsidR="00E403F0" w:rsidRPr="00AD695E" w:rsidRDefault="00E403F0" w:rsidP="00E403F0">
      <w:pPr>
        <w:rPr>
          <w:rtl/>
        </w:rPr>
      </w:pPr>
      <w:del w:id="94061" w:author="מנוע מכני" w:date="2026-10-11T12:04:39Z">
        <w:r w:rsidRPr="000F2230">
          <w:rPr>
            <w:rFonts w:hint="cs"/>
            <w:spacing w:val="-4"/>
            <w:rtl/>
          </w:rPr>
          <w:delText xml:space="preserve"> </w:delText>
        </w:r>
      </w:del>
      <w:r w:rsidRPr="000F2230">
        <w:rPr>
          <w:rFonts w:hint="cs"/>
          <w:spacing w:val="-4"/>
          <w:rtl/>
        </w:rPr>
        <w:t xml:space="preserve">ד</w:t>
      </w:r>
      <w:r w:rsidRPr="000F2230">
        <w:rPr>
          <w:spacing w:val="-4"/>
          <w:rtl/>
        </w:rPr>
        <w:t xml:space="preserve">המקדיש עולה לבד"ה אסור לשוחטה עד שתפדה! </w:t>
      </w:r>
      <w:r w:rsidRPr="000F2230">
        <w:rPr>
          <w:rFonts w:hint="cs"/>
          <w:spacing w:val="-4"/>
          <w:rtl/>
        </w:rPr>
        <w:t xml:space="preserve">היינו </w:t>
      </w:r>
      <w:r w:rsidRPr="000F2230">
        <w:rPr>
          <w:spacing w:val="-4"/>
          <w:rtl/>
        </w:rPr>
        <w:t xml:space="preserve">מדרבנן: </w:t>
      </w:r>
      <w:ins w:id="92838" w:author="מנוע מכני" w:date="2026-10-11T12:04:39Z">
        <w:r>
          <w:rPr>
            <w:rFonts w:hint="cs"/>
            <w:spacing w:val="-4"/>
            <w:rtl/>
          </w:rPr>
          <w:t xml:space="preserve">ומסתבר</w:t>
        </w:r>
      </w:ins>
      <w:del w:id="92839" w:author="מנוע מכני" w:date="2026-10-11T12:04:39Z">
        <w:r w:rsidRPr="000F2230">
          <w:rPr>
            <w:rFonts w:hint="cs"/>
            <w:spacing w:val="-4"/>
            <w:rtl/>
          </w:rPr>
          <w:delText xml:space="preserve">ו</w:delText>
        </w:r>
        <w:r w:rsidRPr="000F2230">
          <w:rPr>
            <w:spacing w:val="-4"/>
            <w:rtl/>
          </w:rPr>
          <w:delText xml:space="preserve">מסתברא</w:delText>
        </w:r>
      </w:del>
      <w:r w:rsidRPr="000F2230">
        <w:rPr>
          <w:rFonts w:hint="cs"/>
          <w:spacing w:val="-4"/>
          <w:rtl/>
        </w:rPr>
        <w:t xml:space="preserve"> מד</w:t>
      </w:r>
      <w:r w:rsidRPr="000F2230">
        <w:rPr>
          <w:spacing w:val="-4"/>
          <w:rtl/>
        </w:rPr>
        <w:t>סיפא: אם עבר ושחטה מה שעשה עשוי.</w:t>
      </w:r>
      <w:r w:rsidRPr="000F2230">
        <w:rPr>
          <w:rFonts w:hint="cs"/>
          <w:spacing w:val="-4"/>
          <w:rtl/>
        </w:rPr>
        <w:t xml:space="preserve"> והך דסיפא ומועלין שתי מעילות היינו שרואיה למעול בה שתי מעילות </w:t>
      </w:r>
    </w:p>
    <w:p w:rsidR="00E403F0" w:rsidRPr="00AD695E" w:rsidRDefault="00E403F0" w:rsidP="00E403F0">
      <w:pPr>
        <w:jc w:val="center"/>
        <w:rPr>
          <w:del w:id="90068" w:author="מנוע עיצוב" w:date="2026-10-11T12:09:26Z"/>
          <w:rtl/>
        </w:rPr>
      </w:pPr>
      <w:del w:id="90067" w:author="מנוע עיצוב" w:date="2026-10-11T12:09:26Z">
        <w:r w:rsidRPr="00E5675B">
          <w:rPr>
            <w:rFonts w:ascii="BA חניכי הישיבות" w:hAnsi="BA חניכי הישיבות" w:cs="BA חניכי הישיבות"/>
            <w:rtl/>
          </w:rPr>
          <w:delText xml:space="preserve">׻</w:delText>
        </w:r>
      </w:del>
    </w:p>
    <w:p w:rsidR="00E403F0" w:rsidRPr="00AD695E" w:rsidRDefault="00E403F0" w:rsidP="00E403F0">
      <w:pPr>
        <w:pStyle w:val="affff1"/>
        <w:ind w:end="0"/>
        <w:rPr>
          <w:rtl/>
        </w:rPr>
        <w:pPrChange w:id="20050" w:author="קלוד" w:date="2026-10-11T09:07:18Z">
          <w:pPr>
            <w:pStyle w:val="affff1"/>
            <w:rPr>
              <w:rtl/>
            </w:rPr>
          </w:pPr>
        </w:pPrChange>
      </w:pPr>
      <w:ins w:id="9835" w:author="מספור קטעי משנה" w:date="2026-10-11T09:35:05Z">
        <w:r>
          <w:rPr>
            <w:rStyle w:val="MisparKeta"/>
          </w:rPr>
          <w:t xml:space="preserve">ב. </w:t>
        </w:r>
      </w:ins>
      <w:r>
        <w:rPr>
          <w:rtl/>
        </w:rPr>
        <w:t>ואם מתו יקברו כו'.</w:t>
      </w:r>
    </w:p>
    <w:p>
      <w:pPr>
        <w:pStyle w:val="38"/>
        <w:rPr>
          <w:ins w:id="94062" w:author="מנוע מכני" w:date="2026-10-11T12:04:39Z"/>
        </w:rPr>
      </w:pPr>
      <w:r>
        <w:t>א</w:t>
      </w:r>
      <w:r>
        <w:t>רי</w:t>
      </w:r>
      <w:r>
        <w:t>"</w:t>
      </w:r>
      <w:r>
        <w:t>ו</w:t>
      </w:r>
      <w:r>
        <w:t xml:space="preserve">:</w:t>
      </w:r>
    </w:p>
    <w:p w:rsidR="00E403F0" w:rsidRPr="00AD695E" w:rsidRDefault="00E403F0" w:rsidP="00E403F0">
      <w:pPr>
        <w:rPr>
          <w:rtl/>
        </w:rPr>
      </w:pPr>
      <w:del w:id="94063" w:author="מנוע מכני" w:date="2026-10-11T12:04:39Z">
        <w:r>
          <w:rPr>
            <w:rtl/>
          </w:rPr>
          <w:delText xml:space="preserve"> </w:delText>
        </w:r>
      </w:del>
      <w:r>
        <w:rPr>
          <w:rtl/>
        </w:rPr>
        <w:t xml:space="preserve">לרבנן, אחד קדשי מזבח ואחד קדשי </w:t>
      </w:r>
      <w:r>
        <w:rPr>
          <w:rtl/>
        </w:rPr>
        <w:t xml:space="preserve">ב"ה</w:t>
      </w:r>
      <w:r>
        <w:rPr>
          <w:rtl/>
        </w:rPr>
        <w:t xml:space="preserve"> - היו בכלל העמדה והערכה.</w:t>
      </w:r>
    </w:p>
    <w:p>
      <w:pPr>
        <w:pStyle w:val="38"/>
        <w:rPr>
          <w:ins w:id="94064" w:author="מנוע מכני" w:date="2026-10-11T12:04:39Z"/>
        </w:rPr>
      </w:pPr>
      <w:r w:rsidRPr="002B4E05">
        <w:lastRenderedPageBreak/>
        <w:t xml:space="preserve">ור"ל:</w:t>
      </w:r>
    </w:p>
    <w:p w:rsidR="00E403F0" w:rsidRPr="002B4E05" w:rsidRDefault="00E403F0" w:rsidP="00E403F0">
      <w:pPr>
        <w:rPr>
          <w:spacing w:val="-2"/>
          <w:rtl/>
        </w:rPr>
      </w:pPr>
      <w:del w:id="94065" w:author="מנוע מכני" w:date="2026-10-11T12:04:39Z">
        <w:r w:rsidRPr="002B4E05">
          <w:rPr>
            <w:spacing w:val="-2"/>
            <w:rtl/>
          </w:rPr>
          <w:lastRenderedPageBreak/>
          <w:delText xml:space="preserve"> </w:delText>
        </w:r>
      </w:del>
      <w:r w:rsidRPr="002B4E05">
        <w:rPr>
          <w:spacing w:val="-2"/>
          <w:rtl/>
        </w:rPr>
        <w:lastRenderedPageBreak/>
        <w:t xml:space="preserve">לרבנן, קדשי </w:t>
      </w:r>
      <w:r w:rsidRPr="002B4E05">
        <w:rPr>
          <w:spacing w:val="-2"/>
          <w:rtl/>
        </w:rPr>
        <w:lastRenderedPageBreak/>
        <w:t xml:space="preserve">ב"ה</w:t>
      </w:r>
      <w:r w:rsidRPr="002B4E05">
        <w:rPr>
          <w:spacing w:val="-2"/>
          <w:rtl/>
        </w:rPr>
        <w:lastRenderedPageBreak/>
        <w:t xml:space="preserve"> היו בכלל העמדה והערכה, קדשי מזבח - </w:t>
      </w:r>
      <w:r w:rsidRPr="002B4E05">
        <w:rPr>
          <w:spacing w:val="-2"/>
          <w:rtl/>
        </w:rPr>
        <w:lastRenderedPageBreak/>
        <w:t xml:space="preserve">לא</w:t>
      </w:r>
      <w:r w:rsidRPr="002B4E05">
        <w:rPr>
          <w:spacing w:val="-2"/>
          <w:rtl/>
        </w:rPr>
        <w:lastRenderedPageBreak/>
        <w:t xml:space="preserve"> היו בכלל העמדה והערכה.</w:t>
      </w:r>
    </w:p>
    <w:p w:rsidR="00E403F0" w:rsidRPr="002B4E05" w:rsidRDefault="00E403F0" w:rsidP="00E403F0">
      <w:pPr>
        <w:rPr>
          <w:rtl/>
        </w:rPr>
      </w:pPr>
      <w:r w:rsidRPr="002B4E05">
        <w:rPr>
          <w:rtl/>
        </w:rPr>
        <w:t xml:space="preserve">וזה וזה מודה </w:t>
      </w:r>
      <w:r w:rsidRPr="002B4E05">
        <w:rPr>
          <w:rStyle w:val="2fb"/>
          <w:rtl/>
        </w:rPr>
        <w:t xml:space="preserve">לר"ש</w:t>
      </w:r>
      <w:r w:rsidRPr="002B4E05">
        <w:rPr>
          <w:rtl/>
        </w:rPr>
        <w:t xml:space="preserve"> דקדשי </w:t>
      </w:r>
      <w:r w:rsidRPr="002B4E05">
        <w:rPr>
          <w:rtl/>
        </w:rPr>
        <w:t xml:space="preserve">ב"ה</w:t>
      </w:r>
      <w:r w:rsidRPr="002B4E05">
        <w:rPr>
          <w:rFonts w:hint="cs"/>
          <w:rtl/>
        </w:rPr>
        <w:t xml:space="preserve"> </w:t>
      </w:r>
      <w:r w:rsidRPr="002B4E05">
        <w:rPr>
          <w:rtl/>
        </w:rPr>
        <w:t xml:space="preserve">לא</w:t>
      </w:r>
      <w:r w:rsidRPr="002B4E05">
        <w:rPr>
          <w:rtl/>
        </w:rPr>
        <w:t xml:space="preserve"> היו בכלל העמדה והערכה, וקדשי מזבח היו בכלל העמדה והערכה</w:t>
      </w:r>
      <w:ins w:id="91998" w:author="מנוע מכני" w:date="2026-10-11T12:04:39Z">
        <w:r>
          <w:rPr>
            <w:rtl/>
          </w:rPr>
          <w:t xml:space="preserve">,</w:t>
        </w:r>
      </w:ins>
      <w:del w:id="91999" w:author="מנוע מכני" w:date="2026-10-11T12:04:39Z">
        <w:r w:rsidRPr="002B4E05">
          <w:rPr>
            <w:rtl/>
          </w:rPr>
          <w:delText xml:space="preserve">;</w:delText>
        </w:r>
      </w:del>
    </w:p>
    <w:p w:rsidR="00E403F0" w:rsidRPr="00AD695E" w:rsidRDefault="00E403F0" w:rsidP="00E403F0">
      <w:pPr>
        <w:rPr>
          <w:rtl/>
        </w:rPr>
      </w:pPr>
      <w:r>
        <w:rPr>
          <w:rtl/>
        </w:rPr>
        <w:t xml:space="preserve">וד"ה, בעל מום מעיקרו - </w:t>
      </w:r>
      <w:r>
        <w:rPr>
          <w:rtl/>
        </w:rPr>
        <w:t xml:space="preserve">לא</w:t>
      </w:r>
      <w:r>
        <w:rPr>
          <w:rtl/>
        </w:rPr>
        <w:t xml:space="preserve"> היה בכלל העמדה והערכה.</w:t>
      </w:r>
    </w:p>
    <w:p>
      <w:pPr>
        <w:pStyle w:val="afffff8"/>
        <w:rPr>
          <w:ins w:id="90007" w:author="קלוד" w:date="2026-10-11T12:25:27Z"/>
        </w:rPr>
      </w:pPr>
      <w:ins w:id="90008" w:author="קלוד" w:date="2026-10-11T12:25:27Z">
        <w:r>
          <w:rPr>
            <w:color w:val="7B3F00"/>
          </w:rPr>
          <w:t xml:space="preserve">קדשי בדק הבית שמתו - יפדו, והעמדה והערכה</w:t>
        </w:r>
      </w:ins>
    </w:p>
    <w:p>
      <w:pPr>
        <w:pStyle w:val="38"/>
        <w:rPr>
          <w:ins w:id="94066" w:author="מנוע מכני" w:date="2026-10-11T12:04:39Z"/>
        </w:rPr>
      </w:pPr>
      <w:r>
        <w:t xml:space="preserve">תנן</w:t>
      </w:r>
      <w:r>
        <w:t xml:space="preserve">, ר"ש</w:t>
      </w:r>
      <w:del w:id="94226" w:author="מנוע מכני" w:date="2026-10-11T12:04:39Z">
        <w:r>
          <w:delText xml:space="preserve"> אומר</w:delText>
        </w:r>
      </w:del>
      <w:r>
        <w:t xml:space="preserve">:</w:t>
      </w:r>
    </w:p>
    <w:p w:rsidR="00E403F0" w:rsidRPr="00AD695E" w:rsidRDefault="00E403F0" w:rsidP="00E403F0">
      <w:pPr>
        <w:rPr>
          <w:rtl/>
        </w:rPr>
      </w:pPr>
      <w:del w:id="94067" w:author="מנוע מכני" w:date="2026-10-11T12:04:39Z">
        <w:r>
          <w:rPr>
            <w:rtl/>
          </w:rPr>
          <w:delText xml:space="preserve"> </w:delText>
        </w:r>
      </w:del>
      <w:r>
        <w:rPr>
          <w:rtl/>
        </w:rPr>
        <w:t xml:space="preserve">קדשי בדק הבית שמתו - יפדו.</w:t>
      </w:r>
    </w:p>
    <w:p w:rsidR="00E403F0" w:rsidRPr="00AD695E" w:rsidRDefault="00E403F0" w:rsidP="00E403F0">
      <w:pPr>
        <w:rPr>
          <w:rtl/>
        </w:rPr>
      </w:pPr>
    </w:p>
    <w:p w:rsidR="00E403F0" w:rsidRPr="00AD695E" w:rsidRDefault="00E403F0" w:rsidP="00E403F0">
      <w:pPr>
        <w:rPr>
          <w:rtl/>
        </w:rPr>
      </w:pPr>
      <w:r>
        <w:rPr>
          <w:rtl/>
        </w:rPr>
        <w:t xml:space="preserve">בשלמא </w:t>
      </w:r>
      <w:r>
        <w:rPr>
          <w:rStyle w:val="2fb"/>
          <w:rtl/>
        </w:rPr>
        <w:t xml:space="preserve">לר</w:t>
      </w:r>
      <w:r>
        <w:rPr>
          <w:rStyle w:val="2fb"/>
          <w:rFonts w:hint="cs"/>
          <w:rtl/>
        </w:rPr>
        <w:t>י</w:t>
      </w:r>
      <w:r>
        <w:rPr>
          <w:rStyle w:val="2fb"/>
          <w:rtl/>
        </w:rPr>
        <w:t>"</w:t>
      </w:r>
      <w:r>
        <w:rPr>
          <w:rStyle w:val="2fb"/>
          <w:rFonts w:hint="cs"/>
          <w:rtl/>
        </w:rPr>
        <w:t>ו</w:t>
      </w:r>
      <w:r>
        <w:rPr>
          <w:rtl/>
        </w:rPr>
        <w:t xml:space="preserve">, דאמר לרבנן אחד זה ואחד זה היו בכלל העמדה והערכה - היינו </w:t>
      </w:r>
      <w:ins w:id="92840" w:author="מנוע מכני" w:date="2026-10-11T12:04:39Z">
        <w:ins w:id="90167" w:author="Claude - סמנטי" w:date="2026-10-11T12:20:38Z">
          <w:r>
            <w:rPr>
              <w:rtl/>
            </w:rPr>
            <w:t xml:space="preserve">שהוצרך</w:t>
          </w:r>
        </w:ins>
        <w:del w:id="90168" w:author="Claude - סמנטי" w:date="2026-10-11T12:20:38Z">
          <w:r>
            <w:rPr>
              <w:rtl/>
            </w:rPr>
            <w:delText xml:space="preserve">דהוצרך</w:delText>
          </w:r>
        </w:del>
      </w:ins>
      <w:del w:id="92841" w:author="מנוע מכני" w:date="2026-10-11T12:04:39Z">
        <w:r>
          <w:rPr>
            <w:rtl/>
          </w:rPr>
          <w:delText xml:space="preserve">דאיצטריך</w:delText>
        </w:r>
      </w:del>
      <w:r>
        <w:rPr>
          <w:rtl/>
        </w:rPr>
        <w:t xml:space="preserve"> </w:t>
      </w:r>
      <w:r>
        <w:rPr>
          <w:rStyle w:val="2fb"/>
          <w:rtl/>
        </w:rPr>
        <w:t xml:space="preserve">ר"ש</w:t>
      </w:r>
      <w:r>
        <w:rPr>
          <w:rtl/>
        </w:rPr>
        <w:t xml:space="preserve"> לפרושי: קדשי בדק הבית שמתו - יפדו, </w:t>
      </w:r>
    </w:p>
    <w:p>
      <w:pPr>
        <w:pStyle w:val="38"/>
        <w:rPr>
          <w:ins w:id="94068" w:author="מנוע מכני" w:date="2026-10-11T12:04:39Z"/>
        </w:rPr>
      </w:pPr>
      <w:r w:rsidRPr="00E87E21">
        <w:t xml:space="preserve">אלא</w:t>
      </w:r>
    </w:p>
    <w:p w:rsidR="00E403F0" w:rsidRPr="00E87E21" w:rsidRDefault="00E403F0" w:rsidP="00E403F0">
      <w:pPr>
        <w:rPr>
          <w:spacing w:val="-4"/>
          <w:rtl/>
        </w:rPr>
      </w:pPr>
      <w:del w:id="94069" w:author="מנוע מכני" w:date="2026-10-11T12:04:39Z">
        <w:r w:rsidRPr="00E87E21">
          <w:rPr>
            <w:spacing w:val="-4"/>
            <w:rtl/>
          </w:rPr>
          <w:delText xml:space="preserve"> </w:delText>
        </w:r>
      </w:del>
      <w:r w:rsidRPr="00E87E21">
        <w:rPr>
          <w:rStyle w:val="2fb"/>
          <w:spacing w:val="-4"/>
          <w:rtl/>
        </w:rPr>
        <w:t xml:space="preserve">לר"ל</w:t>
      </w:r>
      <w:r w:rsidRPr="00E87E21">
        <w:rPr>
          <w:spacing w:val="-4"/>
          <w:rtl/>
        </w:rPr>
        <w:t xml:space="preserve"> - למה </w:t>
      </w:r>
      <w:ins w:id="91596" w:author="מנוע מכני" w:date="2026-10-11T12:04:39Z">
        <w:r>
          <w:rPr>
            <w:spacing w:val="-4"/>
            <w:rtl/>
          </w:rPr>
          <w:t xml:space="preserve">לו</w:t>
        </w:r>
      </w:ins>
      <w:del w:id="91597" w:author="מנוע מכני" w:date="2026-10-11T12:04:39Z">
        <w:r w:rsidRPr="00E87E21">
          <w:rPr>
            <w:spacing w:val="-4"/>
            <w:rtl/>
          </w:rPr>
          <w:delText xml:space="preserve">ליה</w:delText>
        </w:r>
      </w:del>
      <w:r w:rsidRPr="00E87E21">
        <w:rPr>
          <w:spacing w:val="-4"/>
          <w:rtl/>
        </w:rPr>
        <w:t xml:space="preserve"> לפרושי, לימא: אם מתו - יפדו! </w:t>
      </w:r>
      <w:r w:rsidRPr="00E87E21">
        <w:rPr>
          <w:rFonts w:hint="cs"/>
          <w:spacing w:val="-4"/>
          <w:rtl/>
        </w:rPr>
        <w:t>א</w:t>
      </w:r>
      <w:r w:rsidRPr="00E87E21">
        <w:rPr>
          <w:spacing w:val="-4"/>
          <w:rtl/>
        </w:rPr>
        <w:t>"</w:t>
      </w:r>
      <w:r w:rsidRPr="00E87E21">
        <w:rPr>
          <w:rFonts w:hint="cs"/>
          <w:spacing w:val="-4"/>
          <w:rtl/>
        </w:rPr>
        <w:t>ל</w:t>
      </w:r>
      <w:r w:rsidRPr="00E87E21">
        <w:rPr>
          <w:spacing w:val="-4"/>
          <w:rtl/>
        </w:rPr>
        <w:t xml:space="preserve"> </w:t>
      </w:r>
      <w:r w:rsidRPr="00E87E21">
        <w:rPr>
          <w:rStyle w:val="2fb"/>
          <w:spacing w:val="-4"/>
          <w:rtl/>
        </w:rPr>
        <w:t xml:space="preserve">ר"</w:t>
      </w:r>
      <w:r w:rsidRPr="00E87E21">
        <w:rPr>
          <w:rStyle w:val="2fb"/>
          <w:rFonts w:hint="cs"/>
          <w:spacing w:val="-4"/>
          <w:rtl/>
        </w:rPr>
        <w:t>ל</w:t>
      </w:r>
      <w:r w:rsidRPr="00E87E21">
        <w:rPr>
          <w:spacing w:val="-4"/>
          <w:rtl/>
        </w:rPr>
        <w:t xml:space="preserve">: </w:t>
      </w:r>
      <w:r w:rsidRPr="00E87E21">
        <w:rPr>
          <w:rStyle w:val="2fb"/>
          <w:spacing w:val="-4"/>
          <w:rtl/>
        </w:rPr>
        <w:t xml:space="preserve">ר"ש</w:t>
      </w:r>
      <w:r w:rsidRPr="00E87E21">
        <w:rPr>
          <w:spacing w:val="-4"/>
          <w:rtl/>
        </w:rPr>
        <w:t xml:space="preserve"> </w:t>
      </w:r>
      <w:r w:rsidRPr="00E87E21">
        <w:rPr>
          <w:spacing w:val="-4"/>
          <w:rtl/>
        </w:rPr>
        <w:t xml:space="preserve">לא</w:t>
      </w:r>
      <w:r w:rsidRPr="00E87E21">
        <w:rPr>
          <w:spacing w:val="-4"/>
          <w:rtl/>
        </w:rPr>
        <w:t xml:space="preserve"> </w:t>
      </w:r>
      <w:ins w:id="92450" w:author="מנוע מכני" w:date="2026-10-11T12:04:39Z">
        <w:r>
          <w:rPr>
            <w:spacing w:val="-4"/>
            <w:rtl/>
          </w:rPr>
          <w:t xml:space="preserve">היה</w:t>
        </w:r>
      </w:ins>
      <w:del w:id="92451" w:author="מנוע מכני" w:date="2026-10-11T12:04:39Z">
        <w:r w:rsidRPr="00E87E21">
          <w:rPr>
            <w:spacing w:val="-4"/>
            <w:rtl/>
          </w:rPr>
          <w:delText xml:space="preserve">הוה</w:delText>
        </w:r>
      </w:del>
      <w:r w:rsidRPr="00E87E21">
        <w:rPr>
          <w:spacing w:val="-4"/>
          <w:rtl/>
        </w:rPr>
        <w:t xml:space="preserve"> ידע </w:t>
      </w:r>
      <w:ins w:id="91598" w:author="מנוע מכני" w:date="2026-10-11T12:04:39Z">
        <w:r>
          <w:rPr>
            <w:spacing w:val="-4"/>
            <w:rtl/>
          </w:rPr>
          <w:t xml:space="preserve">מה</w:t>
        </w:r>
      </w:ins>
      <w:del w:id="91599" w:author="מנוע מכני" w:date="2026-10-11T12:04:39Z">
        <w:r w:rsidRPr="00E87E21">
          <w:rPr>
            <w:spacing w:val="-4"/>
            <w:rtl/>
          </w:rPr>
          <w:delText xml:space="preserve">מאי</w:delText>
        </w:r>
      </w:del>
      <w:r w:rsidRPr="00E87E21">
        <w:rPr>
          <w:spacing w:val="-4"/>
          <w:rtl/>
        </w:rPr>
        <w:t xml:space="preserve"> דאמר </w:t>
      </w:r>
      <w:r w:rsidRPr="00E87E21">
        <w:rPr>
          <w:rStyle w:val="2fb"/>
          <w:spacing w:val="-4"/>
          <w:rtl/>
        </w:rPr>
        <w:t xml:space="preserve">ת"ק</w:t>
      </w:r>
      <w:ins w:id="92000" w:author="מנוע מכני" w:date="2026-10-11T12:04:39Z">
        <w:r>
          <w:rPr>
            <w:spacing w:val="-4"/>
            <w:rtl/>
          </w:rPr>
          <w:t xml:space="preserve">,</w:t>
        </w:r>
      </w:ins>
      <w:del w:id="92001" w:author="מנוע מכני" w:date="2026-10-11T12:04:39Z">
        <w:r w:rsidRPr="00E87E21">
          <w:rPr>
            <w:spacing w:val="-4"/>
            <w:rtl/>
          </w:rPr>
          <w:delText xml:space="preserve">;</w:delText>
        </w:r>
      </w:del>
    </w:p>
    <w:p>
      <w:pPr>
        <w:pStyle w:val="38"/>
        <w:rPr>
          <w:ins w:id="94070" w:author="מנוע מכני" w:date="2026-10-11T12:04:39Z"/>
        </w:rPr>
      </w:pPr>
      <w:r>
        <w:t xml:space="preserve">וה"ק </w:t>
      </w:r>
      <w:ins w:id="91600" w:author="מנוע מכני" w:date="2026-10-11T12:04:39Z">
        <w:r>
          <w:t xml:space="preserve">לו</w:t>
        </w:r>
      </w:ins>
      <w:del w:id="91601" w:author="מנוע מכני" w:date="2026-10-11T12:04:39Z">
        <w:r>
          <w:delText xml:space="preserve">ליה</w:delText>
        </w:r>
      </w:del>
      <w:r>
        <w:t xml:space="preserve">:</w:t>
      </w:r>
    </w:p>
    <w:p w:rsidR="00E403F0" w:rsidRPr="00AD695E" w:rsidRDefault="00E403F0" w:rsidP="00E403F0">
      <w:pPr>
        <w:rPr>
          <w:rtl/>
        </w:rPr>
      </w:pPr>
      <w:del w:id="94071" w:author="מנוע מכני" w:date="2026-10-11T12:04:39Z">
        <w:r>
          <w:rPr>
            <w:rtl/>
          </w:rPr>
          <w:delText xml:space="preserve"> </w:delText>
        </w:r>
      </w:del>
      <w:ins w:id="92314" w:author="מנוע מכני" w:date="2026-10-11T12:04:39Z">
        <w:r>
          <w:rPr>
            <w:rtl/>
          </w:rPr>
          <w:t xml:space="preserve">אם </w:t>
        </w:r>
      </w:ins>
      <w:del w:id="92315" w:author="מנוע מכני" w:date="2026-10-11T12:04:39Z">
        <w:r>
          <w:rPr>
            <w:rtl/>
          </w:rPr>
          <w:delText xml:space="preserve">אי </w:delText>
        </w:r>
      </w:del>
      <w:r>
        <w:rPr>
          <w:rtl/>
        </w:rPr>
        <w:t xml:space="preserve">בקדשי מזבח - מודינא לך, בקדשי בדק הבית - אם מתו יפדו.</w:t>
      </w:r>
    </w:p>
    <w:p>
      <w:pPr>
        <w:pStyle w:val="38"/>
        <w:rPr>
          <w:ins w:id="94072" w:author="מנוע מכני" w:date="2026-10-11T12:04:39Z"/>
        </w:rPr>
      </w:pPr>
      <w:r>
        <w:t>ת"</w:t>
      </w:r>
      <w:r>
        <w:t>כ דרי</w:t>
      </w:r>
      <w:r>
        <w:t>"</w:t>
      </w:r>
      <w:r>
        <w:t>ו</w:t>
      </w:r>
      <w:r>
        <w:t xml:space="preserve">:</w:t>
      </w:r>
    </w:p>
    <w:p w:rsidR="00E403F0" w:rsidRPr="00AD695E" w:rsidRDefault="00E403F0" w:rsidP="00E403F0">
      <w:pPr>
        <w:rPr>
          <w:rtl/>
        </w:rPr>
      </w:pPr>
      <w:del w:id="94073" w:author="מנוע מכני" w:date="2026-10-11T12:04:39Z">
        <w:r>
          <w:rPr>
            <w:rtl/>
          </w:rPr>
          <w:delText xml:space="preserve"> </w:delText>
        </w:r>
      </w:del>
      <w:r>
        <w:rPr>
          <w:rFonts w:hint="cs"/>
          <w:rtl/>
        </w:rPr>
        <w:t>'</w:t>
      </w:r>
      <w:r>
        <w:rPr>
          <w:rStyle w:val="afffff0"/>
          <w:rtl/>
        </w:rPr>
        <w:t>אם בהמה אשר יקריבו ממנה</w:t>
      </w:r>
      <w:r>
        <w:rPr>
          <w:rFonts w:hint="cs"/>
          <w:rtl/>
        </w:rPr>
        <w:t>'</w:t>
      </w:r>
      <w:r>
        <w:rPr>
          <w:rtl/>
        </w:rPr>
        <w:t xml:space="preserve"> - בבעלי מומין שיפדו הכתוב מדבר, </w:t>
      </w:r>
    </w:p>
    <w:p w:rsidR="00E403F0" w:rsidRPr="00AD695E" w:rsidRDefault="00E403F0" w:rsidP="00E403F0">
      <w:pPr>
        <w:rPr>
          <w:rtl/>
        </w:rPr>
      </w:pPr>
      <w:r>
        <w:rPr>
          <w:rtl/>
        </w:rPr>
        <w:t xml:space="preserve">כשהוא אומר </w:t>
      </w:r>
      <w:r>
        <w:rPr>
          <w:rFonts w:hint="cs"/>
          <w:rtl/>
        </w:rPr>
        <w:t>'</w:t>
      </w:r>
      <w:r>
        <w:rPr>
          <w:rStyle w:val="afffff0"/>
          <w:rtl/>
        </w:rPr>
        <w:t>אם בבהמה טמאה ופדה בערכך</w:t>
      </w:r>
      <w:r>
        <w:rPr>
          <w:rFonts w:hint="cs"/>
          <w:rtl/>
        </w:rPr>
        <w:t>'</w:t>
      </w:r>
      <w:r>
        <w:rPr>
          <w:rtl/>
        </w:rPr>
        <w:t xml:space="preserve"> - הרי בהמה טמאה אמור, </w:t>
      </w:r>
    </w:p>
    <w:p w:rsidR="00E403F0" w:rsidRPr="00AD695E" w:rsidRDefault="00E403F0" w:rsidP="00E403F0">
      <w:pPr>
        <w:pStyle w:val="afff3"/>
        <w:framePr w:wrap="around"/>
        <w:spacing w:line="240" w:lineRule="exact"/>
        <w:rPr>
          <w:rtl/>
        </w:rPr>
      </w:pPr>
      <w:r w:rsidRPr="009239E9">
        <w:rPr>
          <w:rFonts w:hint="cs"/>
          <w:szCs w:val="18"/>
          <w:rtl/>
        </w:rPr>
        <w:t>לג.</w:t>
      </w:r>
    </w:p>
    <w:p w:rsidR="00E403F0" w:rsidRPr="00AD695E" w:rsidRDefault="00E403F0" w:rsidP="00E403F0">
      <w:pPr>
        <w:rPr>
          <w:rtl/>
        </w:rPr>
      </w:pPr>
      <w:r w:rsidRPr="00A757C8">
        <w:rPr>
          <w:rFonts w:hint="cs"/>
          <w:rtl/>
        </w:rPr>
        <w:t>'</w:t>
      </w:r>
      <w:ins w:id="90549" w:author="Claude - סמנטי" w:date="2026-10-11T12:20:38Z">
        <w:r>
          <w:rPr>
            <w:rStyle w:val="afffff0"/>
            <w:rtl/>
          </w:rPr>
          <w:t xml:space="preserve">אֲשֶׁר לֹא יַקְרִיבוּ מִמֶּנָּה</w:t>
        </w:r>
      </w:ins>
      <w:del w:id="90550" w:author="Claude - סמנטי" w:date="2026-10-11T12:20:38Z">
        <w:r w:rsidRPr="00A757C8">
          <w:rPr>
            <w:rtl/>
          </w:rPr>
          <w:delText xml:space="preserve">אשר </w:delText>
        </w:r>
        <w:r w:rsidRPr="00A757C8">
          <w:rPr>
            <w:rtl/>
          </w:rPr>
          <w:delText xml:space="preserve">לא</w:delText>
        </w:r>
        <w:r w:rsidRPr="00A757C8">
          <w:rPr>
            <w:rtl/>
          </w:rPr>
          <w:delText xml:space="preserve"> יקריבו ממנה</w:delText>
        </w:r>
      </w:del>
      <w:r w:rsidRPr="00A757C8">
        <w:rPr>
          <w:rFonts w:hint="cs"/>
          <w:rtl/>
        </w:rPr>
        <w:t>'</w:t>
      </w:r>
      <w:r w:rsidRPr="00A757C8">
        <w:rPr>
          <w:rtl/>
        </w:rPr>
        <w:t xml:space="preserve"> - שאינה קריבה כל עיקר, יצתה זו - שאינה קריבה היום אלא למחר</w:t>
      </w:r>
      <w:r w:rsidRPr="00A757C8">
        <w:rPr>
          <w:rFonts w:hint="cs"/>
          <w:rtl/>
        </w:rPr>
        <w:t xml:space="preserve"> [מום עובר]</w:t>
      </w:r>
    </w:p>
    <w:p>
      <w:pPr>
        <w:pStyle w:val="38"/>
        <w:rPr>
          <w:ins w:id="94074" w:author="מנוע מכני" w:date="2026-10-11T12:04:39Z"/>
        </w:rPr>
      </w:pPr>
      <w:r>
        <w:t xml:space="preserve">ואמר </w:t>
      </w:r>
      <w:ins w:id="91602" w:author="מנוע מכני" w:date="2026-10-11T12:04:39Z">
        <w:r>
          <w:t xml:space="preserve">התורה</w:t>
        </w:r>
      </w:ins>
      <w:del w:id="91603" w:author="מנוע מכני" w:date="2026-10-11T12:04:39Z">
        <w:r>
          <w:delText xml:space="preserve">רחמנא</w:delText>
        </w:r>
      </w:del>
      <w:r>
        <w:t xml:space="preserve">:</w:t>
      </w:r>
    </w:p>
    <w:p w:rsidR="00E403F0" w:rsidRPr="00AD695E" w:rsidRDefault="00E403F0" w:rsidP="00E403F0">
      <w:pPr>
        <w:rPr>
          <w:rtl/>
        </w:rPr>
      </w:pPr>
      <w:del w:id="94075" w:author="מנוע מכני" w:date="2026-10-11T12:04:39Z">
        <w:r>
          <w:rPr>
            <w:rtl/>
          </w:rPr>
          <w:delText xml:space="preserve"> </w:delText>
        </w:r>
      </w:del>
      <w:ins w:id="92494" w:author="מנוע מכני" w:date="2026-10-11T12:04:39Z">
        <w:r>
          <w:rPr>
            <w:rtl/>
          </w:rPr>
          <w:t xml:space="preserve">עשה</w:t>
        </w:r>
      </w:ins>
      <w:del w:id="92495" w:author="מנוע מכני" w:date="2026-10-11T12:04:39Z">
        <w:r>
          <w:rPr>
            <w:rtl/>
          </w:rPr>
          <w:delText xml:space="preserve">עביד</w:delText>
        </w:r>
      </w:del>
      <w:r>
        <w:rPr>
          <w:rtl/>
        </w:rPr>
        <w:t xml:space="preserve"> לה העמדה והערכה! </w:t>
      </w:r>
    </w:p>
    <w:p>
      <w:pPr>
        <w:pStyle w:val="38"/>
        <w:rPr>
          <w:ins w:id="94076" w:author="מנוע מכני" w:date="2026-10-11T12:04:39Z"/>
        </w:rPr>
      </w:pPr>
      <w:r>
        <w:t>ר</w:t>
      </w:r>
      <w:r>
        <w:t>"</w:t>
      </w:r>
      <w:r>
        <w:t>ג</w:t>
      </w:r>
      <w:r>
        <w:t xml:space="preserve"> </w:t>
      </w:r>
      <w:r>
        <w:t>מ</w:t>
      </w:r>
      <w:r>
        <w:t xml:space="preserve">רב:</w:t>
      </w:r>
    </w:p>
    <w:p w:rsidR="00E403F0" w:rsidRPr="00AD695E" w:rsidRDefault="00E403F0" w:rsidP="00E403F0">
      <w:pPr>
        <w:rPr>
          <w:rtl/>
        </w:rPr>
      </w:pPr>
      <w:del w:id="94077" w:author="מנוע מכני" w:date="2026-10-11T12:04:39Z">
        <w:r>
          <w:rPr>
            <w:rtl/>
          </w:rPr>
          <w:delText xml:space="preserve"> </w:delText>
        </w:r>
      </w:del>
      <w:r>
        <w:rPr>
          <w:rFonts w:hint="cs"/>
          <w:rtl/>
        </w:rPr>
        <w:t xml:space="preserve">טעמא </w:t>
      </w:r>
      <w:r>
        <w:rPr>
          <w:rStyle w:val="2fb"/>
          <w:rFonts w:hint="cs"/>
          <w:rtl/>
        </w:rPr>
        <w:t xml:space="preserve">דר</w:t>
      </w:r>
      <w:r>
        <w:rPr>
          <w:rStyle w:val="2fb"/>
          <w:rtl/>
        </w:rPr>
        <w:t>"</w:t>
      </w:r>
      <w:r>
        <w:rPr>
          <w:rStyle w:val="2fb"/>
          <w:rFonts w:hint="cs"/>
          <w:rtl/>
        </w:rPr>
        <w:t xml:space="preserve">ל</w:t>
      </w:r>
      <w:r>
        <w:rPr>
          <w:rFonts w:hint="cs"/>
          <w:rtl/>
        </w:rPr>
        <w:t xml:space="preserve"> דאמר </w:t>
      </w:r>
      <w:r>
        <w:rPr>
          <w:rtl/>
        </w:rPr>
        <w:t xml:space="preserve">לרבנן, קדשי בדק הבית - היו בכלל העמדה והערכה, קדשי מזבח, </w:t>
      </w:r>
      <w:r>
        <w:rPr>
          <w:rtl/>
        </w:rPr>
        <w:t xml:space="preserve">לא</w:t>
      </w:r>
      <w:r>
        <w:rPr>
          <w:rtl/>
        </w:rPr>
        <w:t xml:space="preserve"> היו בכלל העמדה והערכה – ד</w:t>
      </w:r>
      <w:r>
        <w:rPr>
          <w:rFonts w:hint="cs"/>
          <w:rtl/>
        </w:rPr>
        <w:t xml:space="preserve">'</w:t>
      </w:r>
      <w:ins w:id="90553" w:author="Claude - סמנטי" w:date="2026-10-11T12:20:38Z">
        <w:r>
          <w:rPr>
            <w:rStyle w:val="afffff0"/>
            <w:rFonts w:hint="cs"/>
            <w:rtl/>
          </w:rPr>
          <w:t xml:space="preserve">וְהֶעֱרִיךְ הַכֹּהֵן אוֹתָהּ בֵּין טוֹב וּבֵין רָע</w:t>
        </w:r>
      </w:ins>
      <w:del w:id="90554" w:author="Claude - סמנטי" w:date="2026-10-11T12:20:38Z">
        <w:r>
          <w:rPr>
            <w:rFonts w:hint="cs"/>
            <w:rtl/>
          </w:rPr>
          <w:delText xml:space="preserve">ו</w:delText>
        </w:r>
        <w:r>
          <w:rPr>
            <w:rtl/>
          </w:rPr>
          <w:delText xml:space="preserve">העריך הכהן אותה בין טוב ובין רע</w:delText>
        </w:r>
      </w:del>
      <w:r>
        <w:rPr>
          <w:rFonts w:hint="cs"/>
          <w:rtl/>
        </w:rPr>
        <w:t>'</w:t>
      </w:r>
      <w:r>
        <w:rPr>
          <w:rtl/>
        </w:rPr>
        <w:t xml:space="preserve">, איזהו דבר שאינו חלוק בין טוב לרע - הוי אומר זה קדשי </w:t>
      </w:r>
      <w:r>
        <w:rPr>
          <w:rtl/>
        </w:rPr>
        <w:t xml:space="preserve">ב"ה</w:t>
      </w:r>
      <w:r>
        <w:rPr>
          <w:rtl/>
        </w:rPr>
        <w:t xml:space="preserve">, ואמר קרא </w:t>
      </w:r>
      <w:r>
        <w:rPr>
          <w:rFonts w:hint="cs"/>
          <w:rtl/>
        </w:rPr>
        <w:t>'</w:t>
      </w:r>
      <w:ins w:id="90551" w:author="Claude - סמנטי" w:date="2026-10-11T12:20:38Z">
        <w:r>
          <w:rPr>
            <w:rStyle w:val="afffff0"/>
            <w:rtl/>
          </w:rPr>
          <w:t xml:space="preserve">אוֹתָהּ</w:t>
        </w:r>
      </w:ins>
      <w:del w:id="90552" w:author="Claude - סמנטי" w:date="2026-10-11T12:20:38Z">
        <w:r>
          <w:rPr>
            <w:rtl/>
          </w:rPr>
          <w:delText xml:space="preserve">אותה</w:delText>
        </w:r>
      </w:del>
      <w:r>
        <w:rPr>
          <w:rFonts w:hint="cs"/>
          <w:rtl/>
        </w:rPr>
        <w:t>'</w:t>
      </w:r>
      <w:r>
        <w:rPr>
          <w:rtl/>
        </w:rPr>
        <w:t xml:space="preserve"> - </w:t>
      </w:r>
      <w:ins w:id="92572" w:author="מנוע מכני" w:date="2026-10-11T12:04:39Z">
        <w:r>
          <w:rPr>
            <w:rtl/>
          </w:rPr>
          <w:t xml:space="preserve">למעט</w:t>
        </w:r>
      </w:ins>
      <w:del w:id="92573" w:author="מנוע מכני" w:date="2026-10-11T12:04:39Z">
        <w:r>
          <w:rPr>
            <w:rtl/>
          </w:rPr>
          <w:delText xml:space="preserve">למעוטי</w:delText>
        </w:r>
      </w:del>
      <w:r>
        <w:rPr>
          <w:rtl/>
        </w:rPr>
        <w:t xml:space="preserve"> קדשי מזבח.</w:t>
      </w:r>
    </w:p>
    <w:p>
      <w:pPr>
        <w:pStyle w:val="38"/>
        <w:rPr>
          <w:ins w:id="94078" w:author="מנוע מכני" w:date="2026-10-11T12:04:39Z"/>
        </w:rPr>
      </w:pPr>
      <w:ins w:id="90236" w:author="מנוע מכני" w:date="2026-10-11T12:04:39Z">
        <w:r>
          <w:t xml:space="preserve">ורי"ו</w:t>
        </w:r>
      </w:ins>
      <w:del w:id="90237" w:author="מנוע מכני" w:date="2026-10-11T12:04:39Z">
        <w:r>
          <w:delText xml:space="preserve">ורבי יוחנן</w:delText>
        </w:r>
      </w:del>
      <w:r>
        <w:t xml:space="preserve">, אותה </w:t>
      </w:r>
      <w:ins w:id="92574" w:author="מנוע מכני" w:date="2026-10-11T12:04:39Z">
        <w:r>
          <w:t xml:space="preserve">למעט</w:t>
        </w:r>
      </w:ins>
      <w:del w:id="92575" w:author="מנוע מכני" w:date="2026-10-11T12:04:39Z">
        <w:r>
          <w:delText xml:space="preserve">למעוטי</w:delText>
        </w:r>
      </w:del>
      <w:r>
        <w:t xml:space="preserve"> </w:t>
      </w:r>
      <w:ins w:id="91604" w:author="מנוע מכני" w:date="2026-10-11T12:04:39Z">
        <w:r>
          <w:t xml:space="preserve">מה</w:t>
        </w:r>
      </w:ins>
      <w:del w:id="91605" w:author="מנוע מכני" w:date="2026-10-11T12:04:39Z">
        <w:r>
          <w:delText xml:space="preserve">מאי</w:delText>
        </w:r>
      </w:del>
      <w:r>
        <w:t xml:space="preserve">?</w:t>
      </w:r>
    </w:p>
    <w:p w:rsidR="00E403F0" w:rsidRPr="00AD695E" w:rsidRDefault="00E403F0" w:rsidP="00E403F0">
      <w:pPr>
        <w:rPr>
          <w:rtl/>
        </w:rPr>
      </w:pPr>
      <w:del w:id="94079" w:author="מנוע מכני" w:date="2026-10-11T12:04:39Z">
        <w:r>
          <w:rPr>
            <w:rtl/>
          </w:rPr>
          <w:delText xml:space="preserve"> </w:delText>
        </w:r>
      </w:del>
      <w:ins w:id="92576" w:author="מנוע מכני" w:date="2026-10-11T12:04:39Z">
        <w:r>
          <w:rPr>
            <w:rtl/>
          </w:rPr>
          <w:t xml:space="preserve">למעט</w:t>
        </w:r>
      </w:ins>
      <w:del w:id="92577" w:author="מנוע מכני" w:date="2026-10-11T12:04:39Z">
        <w:r>
          <w:rPr>
            <w:rtl/>
          </w:rPr>
          <w:delText xml:space="preserve">למעוטי</w:delText>
        </w:r>
      </w:del>
      <w:r>
        <w:rPr>
          <w:rtl/>
        </w:rPr>
        <w:t xml:space="preserve"> בעל מום מעיקרו.</w:t>
      </w:r>
    </w:p>
    <w:p w:rsidR="00E403F0" w:rsidRPr="00AD695E" w:rsidRDefault="00E403F0" w:rsidP="00E403F0">
      <w:pPr>
        <w:rPr>
          <w:rtl/>
        </w:rPr>
      </w:pPr>
      <w:r>
        <w:rPr>
          <w:rtl/>
        </w:rPr>
        <w:t xml:space="preserve">ולתנא דבי לוי, דאמר </w:t>
      </w:r>
      <w:ins w:id="90238" w:author="מנוע מכני" w:date="2026-10-11T12:04:39Z">
        <w:r>
          <w:rPr>
            <w:rtl/>
          </w:rPr>
          <w:t xml:space="preserve">דאפי'</w:t>
        </w:r>
      </w:ins>
      <w:del w:id="90239" w:author="מנוע מכני" w:date="2026-10-11T12:04:39Z">
        <w:r>
          <w:rPr>
            <w:rtl/>
          </w:rPr>
          <w:delText xml:space="preserve">דאפילו</w:delText>
        </w:r>
      </w:del>
      <w:r>
        <w:rPr>
          <w:rtl/>
        </w:rPr>
        <w:t xml:space="preserve"> בעל מום מעיקרו - בכלל העמדה והערכה</w:t>
      </w:r>
      <w:ins w:id="92002" w:author="מנוע מכני" w:date="2026-10-11T12:04:39Z">
        <w:r>
          <w:rPr>
            <w:rtl/>
          </w:rPr>
          <w:t xml:space="preserve">,</w:t>
        </w:r>
      </w:ins>
      <w:del w:id="92003" w:author="מנוע מכני" w:date="2026-10-11T12:04:39Z">
        <w:r>
          <w:rPr>
            <w:rtl/>
          </w:rPr>
          <w:delText xml:space="preserve">;</w:delText>
        </w:r>
      </w:del>
    </w:p>
    <w:p w:rsidR="00E403F0" w:rsidRPr="00AD695E" w:rsidRDefault="00E403F0" w:rsidP="00E403F0">
      <w:pPr>
        <w:rPr>
          <w:rtl/>
        </w:rPr>
      </w:pPr>
      <w:r>
        <w:rPr>
          <w:rtl/>
        </w:rPr>
        <w:t xml:space="preserve">דתני לוי: הכל היו בכלל העמדה והערכה, </w:t>
      </w:r>
      <w:ins w:id="90240" w:author="מנוע מכני" w:date="2026-10-11T12:04:39Z">
        <w:r>
          <w:rPr>
            <w:rtl/>
          </w:rPr>
          <w:t xml:space="preserve">ואפי'</w:t>
        </w:r>
      </w:ins>
      <w:del w:id="90241" w:author="מנוע מכני" w:date="2026-10-11T12:04:39Z">
        <w:r>
          <w:rPr>
            <w:rtl/>
          </w:rPr>
          <w:delText xml:space="preserve">ואפילו</w:delText>
        </w:r>
      </w:del>
      <w:r>
        <w:rPr>
          <w:rtl/>
        </w:rPr>
        <w:t xml:space="preserve"> בעל מום מעיקרו.</w:t>
      </w:r>
    </w:p>
    <w:p>
      <w:pPr>
        <w:pStyle w:val="38"/>
        <w:rPr>
          <w:ins w:id="94080" w:author="מנוע מכני" w:date="2026-10-11T12:04:39Z"/>
        </w:rPr>
      </w:pPr>
      <w:r>
        <w:t xml:space="preserve">וכן תני </w:t>
      </w:r>
      <w:r>
        <w:t xml:space="preserve">רבי לוי </w:t>
      </w:r>
      <w:r>
        <w:t xml:space="preserve">במתניתיה:</w:t>
      </w:r>
    </w:p>
    <w:p w:rsidR="00E403F0" w:rsidRPr="00AD695E" w:rsidRDefault="00E403F0" w:rsidP="00E403F0">
      <w:pPr>
        <w:rPr>
          <w:rtl/>
        </w:rPr>
      </w:pPr>
      <w:del w:id="94081" w:author="מנוע מכני" w:date="2026-10-11T12:04:39Z">
        <w:r>
          <w:rPr>
            <w:rtl/>
          </w:rPr>
          <w:delText xml:space="preserve"> </w:delText>
        </w:r>
      </w:del>
      <w:r>
        <w:rPr>
          <w:rtl/>
        </w:rPr>
        <w:t xml:space="preserve">ואפי' חיה, </w:t>
      </w:r>
      <w:ins w:id="90242" w:author="מנוע מכני" w:date="2026-10-11T12:04:39Z">
        <w:r>
          <w:rPr>
            <w:rtl/>
          </w:rPr>
          <w:t xml:space="preserve">ואפי'</w:t>
        </w:r>
      </w:ins>
      <w:del w:id="90243" w:author="מנוע מכני" w:date="2026-10-11T12:04:39Z">
        <w:r>
          <w:rPr>
            <w:rtl/>
          </w:rPr>
          <w:delText xml:space="preserve">ואפילו</w:delText>
        </w:r>
      </w:del>
      <w:r>
        <w:rPr>
          <w:rtl/>
        </w:rPr>
        <w:t xml:space="preserve"> עופות.</w:t>
      </w:r>
    </w:p>
    <w:p w:rsidR="00E403F0" w:rsidRPr="00AD695E" w:rsidRDefault="00E403F0" w:rsidP="00E403F0">
      <w:pPr>
        <w:rPr>
          <w:rtl/>
        </w:rPr>
      </w:pPr>
      <w:r w:rsidRPr="00217260">
        <w:rPr>
          <w:b/>
          <w:bCs/>
          <w:rtl/>
        </w:rPr>
        <w:t xml:space="preserve">והכתיב אותה! </w:t>
      </w:r>
      <w:ins w:id="92132" w:author="מנוע מכני" w:date="2026-10-11T12:04:39Z">
        <w:r>
          <w:rPr>
            <w:b/>
            <w:bCs/>
            <w:rtl/>
          </w:rPr>
          <w:t xml:space="preserve">קשה</w:t>
        </w:r>
      </w:ins>
      <w:del w:id="92133" w:author="מנוע מכני" w:date="2026-10-11T12:04:39Z">
        <w:r w:rsidRPr="00217260">
          <w:rPr>
            <w:b/>
            <w:bCs/>
            <w:rtl/>
          </w:rPr>
          <w:delText xml:space="preserve">קשיא</w:delText>
        </w:r>
      </w:del>
      <w:r w:rsidRPr="00217260">
        <w:rPr>
          <w:b/>
          <w:bCs/>
          <w:rtl/>
        </w:rPr>
        <w:t xml:space="preserve">.</w:t>
      </w:r>
    </w:p>
    <w:p w:rsidR="00E403F0" w:rsidRPr="00AD695E" w:rsidRDefault="00E403F0" w:rsidP="00E403F0">
      <w:pPr>
        <w:rPr>
          <w:rtl/>
        </w:rPr>
      </w:pPr>
    </w:p>
    <w:p>
      <w:pPr>
        <w:pStyle w:val="afffff8"/>
        <w:rPr>
          <w:ins w:id="90005" w:author="קלוד" w:date="2026-10-11T12:25:27Z"/>
        </w:rPr>
      </w:pPr>
      <w:ins w:id="90006" w:author="קלוד" w:date="2026-10-11T12:25:27Z">
        <w:r>
          <w:rPr>
            <w:color w:val="7B3F00"/>
          </w:rPr>
          <w:t xml:space="preserve">טעם ר"ש - 'אותה' ו'בין טוב לרע' בקדשי מזבח ובדק הבית</w:t>
        </w:r>
      </w:ins>
    </w:p>
    <w:p>
      <w:pPr>
        <w:pStyle w:val="38"/>
        <w:rPr>
          <w:ins w:id="94082" w:author="מנוע מכני" w:date="2026-10-11T12:04:39Z"/>
        </w:rPr>
      </w:pPr>
      <w:r>
        <w:t>אריא</w:t>
      </w:r>
      <w:r>
        <w:t>"</w:t>
      </w:r>
      <w:r>
        <w:t>ר</w:t>
      </w:r>
      <w:r>
        <w:t xml:space="preserve">:</w:t>
      </w:r>
    </w:p>
    <w:p w:rsidR="00E403F0" w:rsidRPr="00AD695E" w:rsidRDefault="00E403F0" w:rsidP="00E403F0">
      <w:pPr>
        <w:rPr>
          <w:rtl/>
        </w:rPr>
      </w:pPr>
      <w:del w:id="94083" w:author="מנוע מכני" w:date="2026-10-11T12:04:39Z">
        <w:r>
          <w:rPr>
            <w:rtl/>
          </w:rPr>
          <w:delText xml:space="preserve"> </w:delText>
        </w:r>
      </w:del>
      <w:r>
        <w:rPr>
          <w:rtl/>
        </w:rPr>
        <w:t xml:space="preserve">מ"ט</w:t>
      </w:r>
      <w:r>
        <w:rPr>
          <w:rtl/>
        </w:rPr>
        <w:t xml:space="preserve"> </w:t>
      </w:r>
      <w:r>
        <w:rPr>
          <w:rStyle w:val="2fb"/>
          <w:rtl/>
        </w:rPr>
        <w:t xml:space="preserve">דר"ש</w:t>
      </w:r>
      <w:r>
        <w:rPr>
          <w:rtl/>
        </w:rPr>
        <w:t xml:space="preserve"> דקדשי מזבח - היו בכלל העמדה והערכה, קדשי </w:t>
      </w:r>
      <w:r>
        <w:rPr>
          <w:rtl/>
        </w:rPr>
        <w:t xml:space="preserve">ב"ה</w:t>
      </w:r>
      <w:r>
        <w:rPr>
          <w:rtl/>
        </w:rPr>
        <w:t xml:space="preserve"> </w:t>
      </w:r>
      <w:r>
        <w:rPr>
          <w:rtl/>
        </w:rPr>
        <w:t xml:space="preserve">לא</w:t>
      </w:r>
      <w:r>
        <w:rPr>
          <w:rtl/>
        </w:rPr>
        <w:t xml:space="preserve"> היו </w:t>
      </w:r>
      <w:r>
        <w:rPr>
          <w:rFonts w:hint="cs"/>
          <w:rtl/>
        </w:rPr>
        <w:t>ד'</w:t>
      </w:r>
      <w:ins w:id="90557" w:author="Claude - סמנטי" w:date="2026-10-11T12:20:38Z">
        <w:r>
          <w:rPr>
            <w:rStyle w:val="afffff0"/>
            <w:rtl/>
          </w:rPr>
          <w:t xml:space="preserve">וְהֶעֱרִיךְ הַכֹּהֵן אוֹתָהּ בֵּין טוֹב וּבֵין רָע</w:t>
        </w:r>
      </w:ins>
      <w:del w:id="90558" w:author="Claude - סמנטי" w:date="2026-10-11T12:20:38Z">
        <w:r>
          <w:rPr>
            <w:rtl/>
          </w:rPr>
          <w:delText xml:space="preserve">והעריך הכהן אותה בין טוב ובין רע</w:delText>
        </w:r>
      </w:del>
      <w:r>
        <w:rPr>
          <w:rFonts w:hint="cs"/>
          <w:rtl/>
        </w:rPr>
        <w:t>'</w:t>
      </w:r>
      <w:r>
        <w:rPr>
          <w:rtl/>
        </w:rPr>
        <w:t xml:space="preserve">, איזהו דבר שחלוק בין טוב ובין רע - הוי אומר זה קדשי מזבח, ואמר קרא </w:t>
      </w:r>
      <w:r>
        <w:rPr>
          <w:rFonts w:hint="cs"/>
          <w:rtl/>
        </w:rPr>
        <w:t>'</w:t>
      </w:r>
      <w:ins w:id="90555" w:author="Claude - סמנטי" w:date="2026-10-11T12:20:38Z">
        <w:r>
          <w:rPr>
            <w:rStyle w:val="afffff0"/>
            <w:rtl/>
          </w:rPr>
          <w:t xml:space="preserve">אוֹתָהּ</w:t>
        </w:r>
      </w:ins>
      <w:del w:id="90556" w:author="Claude - סמנטי" w:date="2026-10-11T12:20:38Z">
        <w:r>
          <w:rPr>
            <w:rtl/>
          </w:rPr>
          <w:delText xml:space="preserve">אותה</w:delText>
        </w:r>
      </w:del>
      <w:r>
        <w:rPr>
          <w:rFonts w:hint="cs"/>
          <w:rtl/>
        </w:rPr>
        <w:t>'</w:t>
      </w:r>
      <w:r>
        <w:rPr>
          <w:rtl/>
        </w:rPr>
        <w:t xml:space="preserve"> - </w:t>
      </w:r>
      <w:ins w:id="92578" w:author="מנוע מכני" w:date="2026-10-11T12:04:39Z">
        <w:r>
          <w:rPr>
            <w:rtl/>
          </w:rPr>
          <w:t xml:space="preserve">למעט</w:t>
        </w:r>
      </w:ins>
      <w:del w:id="92579" w:author="מנוע מכני" w:date="2026-10-11T12:04:39Z">
        <w:r>
          <w:rPr>
            <w:rtl/>
          </w:rPr>
          <w:delText xml:space="preserve">למעוטי</w:delText>
        </w:r>
      </w:del>
      <w:r>
        <w:rPr>
          <w:rtl/>
        </w:rPr>
        <w:t xml:space="preserve"> </w:t>
      </w:r>
      <w:r>
        <w:rPr>
          <w:rtl/>
        </w:rPr>
        <w:t xml:space="preserve">ב"ה</w:t>
      </w:r>
      <w:r>
        <w:rPr>
          <w:rtl/>
        </w:rPr>
        <w:t xml:space="preserve">.</w:t>
      </w:r>
    </w:p>
    <w:p>
      <w:pPr>
        <w:pStyle w:val="38"/>
        <w:rPr>
          <w:ins w:id="94084" w:author="מנוע מכני" w:date="2026-10-11T12:04:39Z"/>
        </w:rPr>
      </w:pPr>
      <w:r>
        <w:t>והך</w:t>
      </w:r>
    </w:p>
    <w:p w:rsidR="00E403F0" w:rsidRPr="00AD695E" w:rsidRDefault="00E403F0" w:rsidP="00E403F0">
      <w:pPr>
        <w:rPr>
          <w:rtl/>
        </w:rPr>
      </w:pPr>
      <w:del w:id="94085" w:author="מנוע מכני" w:date="2026-10-11T12:04:39Z">
        <w:r>
          <w:rPr>
            <w:rtl/>
          </w:rPr>
          <w:delText xml:space="preserve"> </w:delText>
        </w:r>
      </w:del>
      <w:r>
        <w:rPr>
          <w:rtl/>
        </w:rPr>
        <w:t xml:space="preserve">בין טוב לרע </w:t>
      </w:r>
      <w:ins w:id="92134" w:author="מנוע מכני" w:date="2026-10-11T12:04:39Z">
        <w:r>
          <w:rPr>
            <w:b/>
            <w:bCs/>
            <w:rtl/>
          </w:rPr>
          <w:t xml:space="preserve">קשה</w:t>
        </w:r>
      </w:ins>
      <w:del w:id="92135" w:author="מנוע מכני" w:date="2026-10-11T12:04:39Z">
        <w:r w:rsidRPr="00217260">
          <w:rPr>
            <w:b/>
            <w:bCs/>
            <w:rtl/>
          </w:rPr>
          <w:delText xml:space="preserve">קשיא</w:delText>
        </w:r>
      </w:del>
      <w:r>
        <w:rPr>
          <w:rtl/>
        </w:rPr>
        <w:t>.</w:t>
      </w:r>
    </w:p>
    <w:p w:rsidR="00E403F0" w:rsidRPr="00AD695E" w:rsidRDefault="00E403F0" w:rsidP="00E403F0">
      <w:pPr>
        <w:rPr>
          <w:rtl/>
        </w:rPr>
      </w:pPr>
    </w:p>
    <w:p>
      <w:pPr>
        <w:pStyle w:val="afffff8"/>
        <w:rPr>
          <w:ins w:id="90003" w:author="קלוד" w:date="2026-10-11T12:25:27Z"/>
        </w:rPr>
      </w:pPr>
      <w:ins w:id="90004" w:author="קלוד" w:date="2026-10-11T12:25:27Z">
        <w:r>
          <w:rPr>
            <w:color w:val="7B3F00"/>
          </w:rPr>
          <w:t xml:space="preserve">מתו תמימין יקברו ובעלי מומין יפדו - תיובתא</w:t>
        </w:r>
      </w:ins>
    </w:p>
    <w:p>
      <w:pPr>
        <w:pStyle w:val="38"/>
        <w:rPr>
          <w:ins w:id="94086" w:author="מנוע מכני" w:date="2026-10-11T12:04:39Z"/>
        </w:rPr>
      </w:pPr>
      <w:r>
        <w:t xml:space="preserve">מיתיבי:</w:t>
      </w:r>
    </w:p>
    <w:p w:rsidR="00E403F0" w:rsidRPr="00AD695E" w:rsidRDefault="00E403F0" w:rsidP="00E403F0">
      <w:pPr>
        <w:rPr>
          <w:rtl/>
        </w:rPr>
      </w:pPr>
      <w:del w:id="94087" w:author="מנוע מכני" w:date="2026-10-11T12:04:39Z">
        <w:r>
          <w:rPr>
            <w:rtl/>
          </w:rPr>
          <w:delText xml:space="preserve"> </w:delText>
        </w:r>
      </w:del>
      <w:r>
        <w:rPr>
          <w:rtl/>
        </w:rPr>
        <w:t xml:space="preserve">מתו תמימין יקברו, ובעלי מומין יפדו, </w:t>
      </w:r>
      <w:r>
        <w:rPr>
          <w:rtl/>
        </w:rPr>
        <w:t xml:space="preserve">בד"א</w:t>
      </w:r>
      <w:r>
        <w:rPr>
          <w:rtl/>
        </w:rPr>
        <w:t xml:space="preserve"> בקדשי מזבח, אבל בקדשי ב</w:t>
      </w:r>
      <w:r>
        <w:rPr>
          <w:rFonts w:hint="cs"/>
          <w:rtl/>
        </w:rPr>
        <w:t>דק הבית</w:t>
      </w:r>
      <w:r>
        <w:rPr>
          <w:rtl/>
        </w:rPr>
        <w:t xml:space="preserve"> בין תמימין בין בעלי מומים יקברו.</w:t>
      </w:r>
    </w:p>
    <w:p>
      <w:pPr>
        <w:pStyle w:val="38"/>
        <w:rPr>
          <w:ins w:id="94088" w:author="מנוע מכני" w:date="2026-10-11T12:04:39Z"/>
        </w:rPr>
      </w:pPr>
      <w:r>
        <w:t xml:space="preserve">ר"ש</w:t>
      </w:r>
      <w:del w:id="94227" w:author="מנוע מכני" w:date="2026-10-11T12:04:39Z">
        <w:r>
          <w:delText xml:space="preserve"> אומר</w:delText>
        </w:r>
      </w:del>
      <w:r>
        <w:t xml:space="preserve">:</w:t>
      </w:r>
    </w:p>
    <w:p w:rsidR="00E403F0" w:rsidRPr="00AD695E" w:rsidRDefault="00E403F0" w:rsidP="00E403F0">
      <w:pPr>
        <w:rPr>
          <w:rtl/>
        </w:rPr>
      </w:pPr>
      <w:del w:id="94089" w:author="מנוע מכני" w:date="2026-10-11T12:04:39Z">
        <w:r>
          <w:rPr>
            <w:rtl/>
          </w:rPr>
          <w:delText xml:space="preserve"> </w:delText>
        </w:r>
      </w:del>
      <w:r>
        <w:rPr>
          <w:rtl/>
        </w:rPr>
        <w:t xml:space="preserve">אחד קדשי מזבח ואחד קדשי בדק הבית, תמימים - יקברו, בעלי מומין - יפדו.</w:t>
      </w:r>
    </w:p>
    <w:p w:rsidR="00E403F0" w:rsidRPr="00AD695E" w:rsidRDefault="00E403F0" w:rsidP="00E403F0">
      <w:pPr>
        <w:rPr>
          <w:rtl/>
        </w:rPr>
      </w:pPr>
      <w:r w:rsidRPr="00217260">
        <w:rPr>
          <w:b/>
          <w:bCs/>
          <w:rtl/>
        </w:rPr>
        <w:t xml:space="preserve">תיובתא </w:t>
      </w:r>
      <w:ins w:id="90244" w:author="מנוע מכני" w:date="2026-10-11T12:04:39Z">
        <w:r>
          <w:rPr>
            <w:rStyle w:val="2fb"/>
            <w:b/>
            <w:bCs/>
            <w:rtl/>
          </w:rPr>
          <w:t xml:space="preserve">דרי"ו</w:t>
        </w:r>
      </w:ins>
      <w:del w:id="90245" w:author="מנוע מכני" w:date="2026-10-11T12:04:39Z">
        <w:r w:rsidRPr="00217260">
          <w:rPr>
            <w:b/>
            <w:bCs/>
            <w:rtl/>
          </w:rPr>
          <w:delText xml:space="preserve">דרבי יוחנן</w:delText>
        </w:r>
      </w:del>
      <w:r w:rsidRPr="00217260">
        <w:rPr>
          <w:b/>
          <w:bCs/>
          <w:rtl/>
        </w:rPr>
        <w:t xml:space="preserve"> מרישא! </w:t>
      </w:r>
      <w:r w:rsidRPr="00217260">
        <w:rPr>
          <w:rFonts w:hint="cs"/>
          <w:b/>
          <w:bCs/>
          <w:rtl/>
        </w:rPr>
        <w:t>א</w:t>
      </w:r>
      <w:r w:rsidRPr="00217260">
        <w:rPr>
          <w:b/>
          <w:bCs/>
          <w:rtl/>
        </w:rPr>
        <w:t>"</w:t>
      </w:r>
      <w:r w:rsidRPr="00217260">
        <w:rPr>
          <w:rFonts w:hint="cs"/>
          <w:b/>
          <w:bCs/>
          <w:rtl/>
        </w:rPr>
        <w:t xml:space="preserve">ל</w:t>
      </w:r>
      <w:r w:rsidRPr="00217260">
        <w:rPr>
          <w:rFonts w:hint="cs"/>
          <w:b/>
          <w:bCs/>
          <w:rtl/>
        </w:rPr>
        <w:t xml:space="preserve"> </w:t>
      </w:r>
      <w:r w:rsidRPr="00217260">
        <w:rPr>
          <w:rStyle w:val="2fb"/>
          <w:rFonts w:hint="cs"/>
          <w:b/>
          <w:bCs/>
          <w:rtl/>
        </w:rPr>
        <w:t xml:space="preserve">רי</w:t>
      </w:r>
      <w:r w:rsidRPr="00217260">
        <w:rPr>
          <w:rStyle w:val="2fb"/>
          <w:b/>
          <w:bCs/>
          <w:rtl/>
        </w:rPr>
        <w:t>"</w:t>
      </w:r>
      <w:r w:rsidRPr="00217260">
        <w:rPr>
          <w:rStyle w:val="2fb"/>
          <w:rFonts w:hint="cs"/>
          <w:b/>
          <w:bCs/>
          <w:rtl/>
        </w:rPr>
        <w:t>ו</w:t>
      </w:r>
      <w:r w:rsidRPr="00217260">
        <w:rPr>
          <w:b/>
          <w:bCs/>
          <w:rtl/>
        </w:rPr>
        <w:t xml:space="preserve">: </w:t>
      </w:r>
      <w:r w:rsidRPr="00217260">
        <w:rPr>
          <w:b/>
          <w:bCs/>
          <w:rtl/>
        </w:rPr>
        <w:t xml:space="preserve">ה</w:t>
      </w:r>
      <w:r w:rsidRPr="00217260">
        <w:rPr>
          <w:rFonts w:hint="cs"/>
          <w:b/>
          <w:bCs/>
          <w:rtl/>
        </w:rPr>
        <w:t>ב</w:t>
      </w:r>
      <w:r w:rsidRPr="00217260">
        <w:rPr>
          <w:b/>
          <w:bCs/>
          <w:rtl/>
        </w:rPr>
        <w:t>"</w:t>
      </w:r>
      <w:r w:rsidRPr="00217260">
        <w:rPr>
          <w:rFonts w:hint="cs"/>
          <w:b/>
          <w:bCs/>
          <w:rtl/>
        </w:rPr>
        <w:t xml:space="preserve">ע</w:t>
      </w:r>
      <w:r w:rsidRPr="00217260">
        <w:rPr>
          <w:rFonts w:hint="cs"/>
          <w:b/>
          <w:bCs/>
          <w:rtl/>
        </w:rPr>
        <w:t xml:space="preserve"> </w:t>
      </w:r>
      <w:r w:rsidRPr="00217260">
        <w:rPr>
          <w:b/>
          <w:bCs/>
          <w:rtl/>
        </w:rPr>
        <w:t>- בבעל מום מעיקרו.</w:t>
      </w:r>
    </w:p>
    <w:p w:rsidR="00E403F0" w:rsidRPr="00AD695E" w:rsidRDefault="00E403F0" w:rsidP="00E403F0">
      <w:pPr>
        <w:rPr>
          <w:rtl/>
        </w:rPr>
      </w:pPr>
      <w:r w:rsidRPr="00A757C8">
        <w:rPr>
          <w:rtl/>
        </w:rPr>
        <w:t xml:space="preserve">ה"נ</w:t>
      </w:r>
      <w:r w:rsidRPr="00A757C8">
        <w:rPr>
          <w:rtl/>
        </w:rPr>
        <w:t xml:space="preserve"> </w:t>
      </w:r>
      <w:ins w:id="92842" w:author="מנוע מכני" w:date="2026-10-11T12:04:39Z">
        <w:r>
          <w:rPr>
            <w:rtl/>
          </w:rPr>
          <w:t xml:space="preserve">מסתבר</w:t>
        </w:r>
      </w:ins>
      <w:del w:id="92843" w:author="מנוע מכני" w:date="2026-10-11T12:04:39Z">
        <w:r w:rsidRPr="00A757C8">
          <w:rPr>
            <w:rtl/>
          </w:rPr>
          <w:delText xml:space="preserve">מסתברא</w:delText>
        </w:r>
      </w:del>
      <w:r w:rsidRPr="00A757C8">
        <w:rPr>
          <w:rtl/>
        </w:rPr>
        <w:t xml:space="preserve">, </w:t>
      </w:r>
      <w:ins w:id="92316" w:author="מנוע מכני" w:date="2026-10-11T12:04:39Z">
        <w:r>
          <w:rPr>
            <w:rtl/>
          </w:rPr>
          <w:t xml:space="preserve">דאם </w:t>
        </w:r>
      </w:ins>
      <w:del w:id="92317" w:author="מנוע מכני" w:date="2026-10-11T12:04:39Z">
        <w:r w:rsidRPr="00A757C8">
          <w:rPr>
            <w:rtl/>
          </w:rPr>
          <w:delText xml:space="preserve">דאי </w:delText>
        </w:r>
      </w:del>
      <w:ins w:id="92580" w:author="מנוע מכני" w:date="2026-10-11T12:04:39Z">
        <w:r>
          <w:rPr>
            <w:rtl/>
          </w:rPr>
          <w:t xml:space="preserve">תאמר</w:t>
        </w:r>
      </w:ins>
      <w:del w:id="92581" w:author="מנוע מכני" w:date="2026-10-11T12:04:39Z">
        <w:r w:rsidRPr="00A757C8">
          <w:rPr>
            <w:rtl/>
          </w:rPr>
          <w:delText xml:space="preserve">תימא</w:delText>
        </w:r>
      </w:del>
      <w:r w:rsidRPr="00A757C8">
        <w:rPr>
          <w:rtl/>
        </w:rPr>
        <w:t xml:space="preserve"> שקדם הקדישן את מומן ליפלוג </w:t>
      </w:r>
      <w:r w:rsidRPr="00A757C8">
        <w:rPr>
          <w:rStyle w:val="2fb"/>
          <w:rtl/>
        </w:rPr>
        <w:t xml:space="preserve">ר"ש</w:t>
      </w:r>
      <w:r w:rsidRPr="00A757C8">
        <w:rPr>
          <w:rtl/>
        </w:rPr>
        <w:t xml:space="preserve"> עלה! אלא </w:t>
      </w:r>
      <w:ins w:id="90872" w:author="מנוע מכני" w:date="2026-10-11T12:04:39Z">
        <w:r>
          <w:rPr>
            <w:rtl/>
          </w:rPr>
          <w:t xml:space="preserve">לא</w:t>
        </w:r>
      </w:ins>
      <w:del w:id="90873" w:author="מנוע מכני" w:date="2026-10-11T12:04:39Z">
        <w:r w:rsidRPr="00A757C8">
          <w:rPr>
            <w:rtl/>
          </w:rPr>
          <w:delText xml:space="preserve">לאו</w:delText>
        </w:r>
      </w:del>
      <w:r w:rsidRPr="00A757C8">
        <w:rPr>
          <w:rtl/>
        </w:rPr>
        <w:t xml:space="preserve"> </w:t>
      </w:r>
      <w:r w:rsidRPr="00A757C8">
        <w:rPr>
          <w:rtl/>
        </w:rPr>
        <w:t xml:space="preserve">ש"מ</w:t>
      </w:r>
      <w:r w:rsidRPr="00A757C8">
        <w:rPr>
          <w:rFonts w:hint="cs"/>
          <w:rtl/>
        </w:rPr>
        <w:t xml:space="preserve"> </w:t>
      </w:r>
      <w:r w:rsidRPr="00A757C8">
        <w:rPr>
          <w:rtl/>
        </w:rPr>
        <w:t>בבעל מום מעיקרו.</w:t>
      </w:r>
    </w:p>
    <w:p>
      <w:pPr>
        <w:pStyle w:val="38"/>
        <w:rPr>
          <w:ins w:id="94090" w:author="מנוע מכני" w:date="2026-10-11T12:04:39Z"/>
        </w:rPr>
      </w:pPr>
      <w:r>
        <w:t xml:space="preserve">אלא</w:t>
      </w:r>
    </w:p>
    <w:p w:rsidR="00E403F0" w:rsidRPr="00AD695E" w:rsidRDefault="00E403F0" w:rsidP="00E403F0">
      <w:pPr>
        <w:rPr>
          <w:rtl/>
        </w:rPr>
      </w:pPr>
      <w:del w:id="94091" w:author="מנוע מכני" w:date="2026-10-11T12:04:39Z">
        <w:r>
          <w:rPr>
            <w:rtl/>
          </w:rPr>
          <w:delText xml:space="preserve"> </w:delText>
        </w:r>
      </w:del>
      <w:r>
        <w:rPr>
          <w:rtl/>
        </w:rPr>
        <w:t xml:space="preserve">לימא תיהוי תיובתיה </w:t>
      </w:r>
      <w:r>
        <w:rPr>
          <w:rStyle w:val="2fb"/>
          <w:rtl/>
        </w:rPr>
        <w:t xml:space="preserve">דר"ל</w:t>
      </w:r>
      <w:r>
        <w:rPr>
          <w:rtl/>
        </w:rPr>
        <w:t xml:space="preserve">! </w:t>
      </w:r>
      <w:r>
        <w:rPr>
          <w:rStyle w:val="2fb"/>
          <w:rtl/>
        </w:rPr>
        <w:t xml:space="preserve">ר"ל</w:t>
      </w:r>
      <w:r>
        <w:rPr>
          <w:rtl/>
        </w:rPr>
        <w:t xml:space="preserve"> מוקים לה בשקדם הקדישן את מומן.</w:t>
      </w:r>
    </w:p>
    <w:p>
      <w:pPr>
        <w:pStyle w:val="38"/>
        <w:rPr>
          <w:ins w:id="94172" w:author="מנוע מכני" w:date="2026-10-11T12:04:39Z"/>
        </w:rPr>
      </w:pPr>
      <w:ins w:id="90874" w:author="מנוע מכני" w:date="2026-10-11T12:04:39Z">
        <w:r>
          <w:t xml:space="preserve">א"כ</w:t>
        </w:r>
      </w:ins>
      <w:del w:id="90875" w:author="מנוע מכני" w:date="2026-10-11T12:04:39Z">
        <w:r>
          <w:delText xml:space="preserve">אי הכי</w:delText>
        </w:r>
      </w:del>
      <w:r>
        <w:t xml:space="preserve">,</w:t>
      </w:r>
    </w:p>
    <w:p w:rsidR="00E403F0" w:rsidRPr="00AD695E" w:rsidRDefault="00E403F0" w:rsidP="00E403F0">
      <w:pPr>
        <w:rPr>
          <w:rtl/>
        </w:rPr>
      </w:pPr>
      <w:del w:id="94173" w:author="מנוע מכני" w:date="2026-10-11T12:04:39Z">
        <w:r>
          <w:rPr>
            <w:rtl/>
          </w:rPr>
          <w:delText xml:space="preserve"> </w:delText>
        </w:r>
      </w:del>
      <w:r>
        <w:rPr>
          <w:rtl/>
        </w:rPr>
        <w:t xml:space="preserve">ניפלוג </w:t>
      </w:r>
      <w:r>
        <w:rPr>
          <w:rStyle w:val="2fb"/>
          <w:rtl/>
        </w:rPr>
        <w:t xml:space="preserve">ר"ש</w:t>
      </w:r>
      <w:r>
        <w:rPr>
          <w:rtl/>
        </w:rPr>
        <w:t xml:space="preserve"> עלה! </w:t>
      </w:r>
    </w:p>
    <w:p w:rsidR="00E403F0" w:rsidRPr="00AD695E" w:rsidRDefault="00E403F0" w:rsidP="00E403F0">
      <w:pPr>
        <w:rPr>
          <w:rtl/>
        </w:rPr>
      </w:pPr>
      <w:r>
        <w:rPr>
          <w:rStyle w:val="2fb"/>
          <w:rtl/>
        </w:rPr>
        <w:t xml:space="preserve">ר"ל</w:t>
      </w:r>
      <w:r>
        <w:rPr>
          <w:rtl/>
        </w:rPr>
        <w:t xml:space="preserve"> מיפך אפיך, ו</w:t>
      </w:r>
      <w:r>
        <w:rPr>
          <w:rFonts w:hint="cs"/>
          <w:rtl/>
        </w:rPr>
        <w:t xml:space="preserve">כך הקשה </w:t>
      </w:r>
      <w:r>
        <w:rPr>
          <w:rtl/>
        </w:rPr>
        <w:t xml:space="preserve">ממכילתא אחריתי: מתו, בין תמימין בין בעלי מומין יקברו, </w:t>
      </w:r>
      <w:r>
        <w:rPr>
          <w:rtl/>
        </w:rPr>
        <w:t xml:space="preserve">בד"א</w:t>
      </w:r>
      <w:r>
        <w:rPr>
          <w:rtl/>
        </w:rPr>
        <w:t xml:space="preserve"> בקדשי </w:t>
      </w:r>
      <w:r>
        <w:rPr>
          <w:rtl/>
        </w:rPr>
        <w:t xml:space="preserve">ב"ה</w:t>
      </w:r>
      <w:r>
        <w:rPr>
          <w:rtl/>
        </w:rPr>
        <w:t xml:space="preserve">, אבל בקדשים - יפדו </w:t>
      </w:r>
      <w:r>
        <w:rPr>
          <w:rStyle w:val="2fb"/>
          <w:rtl/>
        </w:rPr>
        <w:t xml:space="preserve">ר"ש</w:t>
      </w:r>
      <w:r>
        <w:rPr>
          <w:rtl/>
        </w:rPr>
        <w:t xml:space="preserve"> אומר: תמימים - יקברו, ובעלי מומין - יפדו.</w:t>
      </w:r>
    </w:p>
    <w:p w:rsidR="00E403F0" w:rsidRPr="00AD695E" w:rsidRDefault="00E403F0" w:rsidP="00E403F0">
      <w:pPr>
        <w:rPr>
          <w:rtl/>
        </w:rPr>
      </w:pPr>
      <w:r w:rsidRPr="00217260">
        <w:rPr>
          <w:b/>
          <w:bCs/>
          <w:rtl/>
        </w:rPr>
        <w:t xml:space="preserve">תיובתא </w:t>
      </w:r>
      <w:ins w:id="90246" w:author="מנוע מכני" w:date="2026-10-11T12:04:39Z">
        <w:r>
          <w:rPr>
            <w:rStyle w:val="2fb"/>
            <w:b/>
            <w:bCs/>
            <w:rtl/>
          </w:rPr>
          <w:t xml:space="preserve">דרי"ו</w:t>
        </w:r>
      </w:ins>
      <w:del w:id="90247" w:author="מנוע מכני" w:date="2026-10-11T12:04:39Z">
        <w:r w:rsidRPr="00217260">
          <w:rPr>
            <w:b/>
            <w:bCs/>
            <w:rtl/>
          </w:rPr>
          <w:delText xml:space="preserve">דרבי יוחנן</w:delText>
        </w:r>
      </w:del>
      <w:r w:rsidRPr="00217260">
        <w:rPr>
          <w:b/>
          <w:bCs/>
          <w:rtl/>
        </w:rPr>
        <w:t xml:space="preserve"> </w:t>
      </w:r>
      <w:r>
        <w:rPr>
          <w:rtl/>
        </w:rPr>
        <w:t xml:space="preserve">מסיפא! </w:t>
      </w:r>
    </w:p>
    <w:p>
      <w:pPr>
        <w:pStyle w:val="38"/>
        <w:rPr>
          <w:ins w:id="94092" w:author="מנוע מכני" w:date="2026-10-11T12:04:39Z"/>
        </w:rPr>
      </w:pPr>
      <w:r w:rsidRPr="00217260">
        <w:lastRenderedPageBreak/>
        <w:t>א</w:t>
      </w:r>
      <w:r w:rsidRPr="00217260">
        <w:t>"</w:t>
      </w:r>
      <w:r w:rsidRPr="00217260">
        <w:t xml:space="preserve">ל</w:t>
      </w:r>
      <w:r w:rsidRPr="00217260">
        <w:t xml:space="preserve"> רי</w:t>
      </w:r>
      <w:r w:rsidRPr="00217260">
        <w:t>"</w:t>
      </w:r>
      <w:r w:rsidRPr="00217260">
        <w:t>ו</w:t>
      </w:r>
      <w:r>
        <w:t xml:space="preserve">:</w:t>
      </w:r>
    </w:p>
    <w:p w:rsidR="00E403F0" w:rsidRPr="00AD695E" w:rsidRDefault="00E403F0" w:rsidP="00E403F0">
      <w:pPr>
        <w:rPr>
          <w:rtl/>
        </w:rPr>
      </w:pPr>
      <w:del w:id="94093" w:author="מנוע מכני" w:date="2026-10-11T12:04:39Z">
        <w:r>
          <w:rPr>
            <w:rtl/>
          </w:rPr>
          <w:delText xml:space="preserve"> </w:delText>
        </w:r>
      </w:del>
      <w:ins w:id="90876" w:author="מנוע מכני" w:date="2026-10-11T12:04:39Z">
        <w:r>
          <w:rPr>
            <w:rtl/>
          </w:rPr>
          <w:t xml:space="preserve">כאן</w:t>
        </w:r>
      </w:ins>
      <w:del w:id="90877" w:author="מנוע מכני" w:date="2026-10-11T12:04:39Z">
        <w:r>
          <w:rPr>
            <w:rtl/>
          </w:rPr>
          <w:delText xml:space="preserve">הכא</w:delText>
        </w:r>
      </w:del>
      <w:r>
        <w:rPr>
          <w:rtl/>
        </w:rPr>
        <w:t xml:space="preserve"> ב</w:t>
      </w:r>
      <w:r>
        <w:rPr>
          <w:rFonts w:hint="cs"/>
          <w:rtl/>
        </w:rPr>
        <w:t xml:space="preserve">מיירי בבעל מום </w:t>
      </w:r>
      <w:ins w:id="92844" w:author="מנוע מכני" w:date="2026-10-11T12:04:39Z">
        <w:r>
          <w:rPr>
            <w:rFonts w:hint="cs"/>
            <w:rtl/>
          </w:rPr>
          <w:t xml:space="preserve">מתחילה</w:t>
        </w:r>
      </w:ins>
      <w:del w:id="92845" w:author="מנוע מכני" w:date="2026-10-11T12:04:39Z">
        <w:r>
          <w:rPr>
            <w:rFonts w:hint="cs"/>
            <w:rtl/>
          </w:rPr>
          <w:delText xml:space="preserve">מעיקרא</w:delText>
        </w:r>
      </w:del>
      <w:r>
        <w:rPr>
          <w:rFonts w:hint="cs"/>
          <w:rtl/>
        </w:rPr>
        <w:t xml:space="preserve"> </w:t>
      </w:r>
      <w:r>
        <w:rPr>
          <w:rFonts w:hint="cs"/>
          <w:rtl/>
        </w:rPr>
        <w:t xml:space="preserve">וה</w:t>
      </w:r>
      <w:r>
        <w:rPr>
          <w:rtl/>
        </w:rPr>
        <w:t>"</w:t>
      </w:r>
      <w:r>
        <w:rPr>
          <w:rFonts w:hint="cs"/>
          <w:rtl/>
        </w:rPr>
        <w:t xml:space="preserve">נ</w:t>
      </w:r>
      <w:r>
        <w:rPr>
          <w:rFonts w:hint="cs"/>
          <w:rtl/>
        </w:rPr>
        <w:t xml:space="preserve"> מסתבר </w:t>
      </w:r>
      <w:ins w:id="92318" w:author="מנוע מכני" w:date="2026-10-11T12:04:39Z">
        <w:r>
          <w:rPr>
            <w:rFonts w:hint="cs"/>
            <w:rtl/>
          </w:rPr>
          <w:t xml:space="preserve">דאם </w:t>
        </w:r>
      </w:ins>
      <w:del w:id="92319" w:author="מנוע מכני" w:date="2026-10-11T12:04:39Z">
        <w:r>
          <w:rPr>
            <w:rFonts w:hint="cs"/>
            <w:rtl/>
          </w:rPr>
          <w:delText xml:space="preserve">דאי </w:delText>
        </w:r>
      </w:del>
      <w:r>
        <w:rPr>
          <w:rtl/>
        </w:rPr>
        <w:t xml:space="preserve">בשקדם הקדישן את מומן ניפלוג </w:t>
      </w:r>
      <w:r>
        <w:rPr>
          <w:rStyle w:val="2fb"/>
          <w:rtl/>
        </w:rPr>
        <w:t xml:space="preserve">ר"ש</w:t>
      </w:r>
      <w:r>
        <w:rPr>
          <w:rtl/>
        </w:rPr>
        <w:t xml:space="preserve"> עלה אלא לימא תיהוי תיובתיה </w:t>
      </w:r>
      <w:r>
        <w:rPr>
          <w:rStyle w:val="2fb"/>
          <w:rtl/>
        </w:rPr>
        <w:t xml:space="preserve">דר"ל</w:t>
      </w:r>
      <w:r>
        <w:rPr>
          <w:rtl/>
        </w:rPr>
        <w:t xml:space="preserve">! </w:t>
      </w:r>
    </w:p>
    <w:p>
      <w:pPr>
        <w:pStyle w:val="38"/>
        <w:rPr>
          <w:ins w:id="94094" w:author="מנוע מכני" w:date="2026-10-11T12:04:39Z"/>
        </w:rPr>
      </w:pPr>
      <w:r>
        <w:t xml:space="preserve">אמר</w:t>
      </w:r>
      <w:r>
        <w:t xml:space="preserve"> לך ר"ל:</w:t>
      </w:r>
    </w:p>
    <w:p w:rsidR="00E403F0" w:rsidRPr="00AD695E" w:rsidRDefault="00E403F0" w:rsidP="00E403F0">
      <w:pPr>
        <w:rPr>
          <w:rtl/>
        </w:rPr>
      </w:pPr>
      <w:del w:id="94095" w:author="מנוע מכני" w:date="2026-10-11T12:04:39Z">
        <w:r>
          <w:rPr>
            <w:rtl/>
          </w:rPr>
          <w:delText xml:space="preserve"> </w:delText>
        </w:r>
      </w:del>
      <w:r>
        <w:rPr>
          <w:rtl/>
        </w:rPr>
        <w:t xml:space="preserve">ה</w:t>
      </w:r>
      <w:r>
        <w:rPr>
          <w:rFonts w:hint="cs"/>
          <w:rtl/>
        </w:rPr>
        <w:t>ב</w:t>
      </w:r>
      <w:r>
        <w:rPr>
          <w:rtl/>
        </w:rPr>
        <w:t>"</w:t>
      </w:r>
      <w:r>
        <w:rPr>
          <w:rFonts w:hint="cs"/>
          <w:rtl/>
        </w:rPr>
        <w:t xml:space="preserve">ע</w:t>
      </w:r>
      <w:r>
        <w:rPr>
          <w:rFonts w:hint="cs"/>
          <w:rtl/>
        </w:rPr>
        <w:t xml:space="preserve"> </w:t>
      </w:r>
      <w:r>
        <w:rPr>
          <w:rtl/>
        </w:rPr>
        <w:t>- בשקדם הקדישן את מומן.</w:t>
      </w:r>
    </w:p>
    <w:p w:rsidR="00E403F0" w:rsidRPr="00AD695E" w:rsidRDefault="00E403F0" w:rsidP="00E403F0">
      <w:pPr>
        <w:rPr>
          <w:rtl/>
        </w:rPr>
      </w:pPr>
      <w:r>
        <w:rPr>
          <w:rtl/>
        </w:rPr>
        <w:t xml:space="preserve">וניפלוג </w:t>
      </w:r>
      <w:r>
        <w:rPr>
          <w:rStyle w:val="2fb"/>
          <w:rtl/>
        </w:rPr>
        <w:t xml:space="preserve">ר"ש</w:t>
      </w:r>
      <w:r>
        <w:rPr>
          <w:rtl/>
        </w:rPr>
        <w:t xml:space="preserve"> עלה! </w:t>
      </w:r>
      <w:r>
        <w:rPr>
          <w:rtl/>
        </w:rPr>
        <w:t xml:space="preserve">אמר</w:t>
      </w:r>
      <w:r>
        <w:rPr>
          <w:rtl/>
        </w:rPr>
        <w:t xml:space="preserve"> לך </w:t>
      </w:r>
      <w:r>
        <w:rPr>
          <w:rStyle w:val="2fb"/>
          <w:rtl/>
        </w:rPr>
        <w:t xml:space="preserve">ר"ל</w:t>
      </w:r>
      <w:r>
        <w:rPr>
          <w:rtl/>
        </w:rPr>
        <w:t xml:space="preserve">: </w:t>
      </w:r>
      <w:r>
        <w:rPr>
          <w:rtl/>
        </w:rPr>
        <w:t xml:space="preserve">ה"נ</w:t>
      </w:r>
      <w:r>
        <w:rPr>
          <w:rtl/>
        </w:rPr>
        <w:t xml:space="preserve"> דפליג </w:t>
      </w:r>
      <w:r>
        <w:rPr>
          <w:rStyle w:val="2fb"/>
          <w:rtl/>
        </w:rPr>
        <w:t xml:space="preserve">ר"ש</w:t>
      </w:r>
      <w:r>
        <w:rPr>
          <w:rtl/>
        </w:rPr>
        <w:t xml:space="preserve">.</w:t>
      </w:r>
    </w:p>
    <w:p w:rsidR="00E403F0" w:rsidRPr="00AD695E" w:rsidRDefault="00E403F0" w:rsidP="00E403F0">
      <w:pPr>
        <w:pStyle w:val="afff3"/>
        <w:framePr w:wrap="around"/>
        <w:spacing w:line="240" w:lineRule="exact"/>
        <w:rPr>
          <w:rtl/>
        </w:rPr>
      </w:pPr>
      <w:r w:rsidRPr="009239E9">
        <w:rPr>
          <w:rFonts w:hint="cs"/>
          <w:szCs w:val="18"/>
          <w:rtl/>
        </w:rPr>
        <w:t>לג:</w:t>
      </w:r>
    </w:p>
    <w:p>
      <w:pPr>
        <w:pStyle w:val="38"/>
        <w:rPr>
          <w:ins w:id="94096" w:author="מנוע מכני" w:date="2026-10-11T12:04:39Z"/>
        </w:rPr>
      </w:pPr>
      <w:r w:rsidRPr="00E87E21">
        <w:t xml:space="preserve">א"ל</w:t>
      </w:r>
      <w:r w:rsidRPr="00E87E21">
        <w:t xml:space="preserve"> ר' ירמיה לר"</w:t>
      </w:r>
      <w:r w:rsidRPr="00E87E21">
        <w:t>ז</w:t>
      </w:r>
      <w:r w:rsidRPr="00E87E21">
        <w:t xml:space="preserve">:</w:t>
      </w:r>
    </w:p>
    <w:p w:rsidR="00E403F0" w:rsidRPr="00E87E21" w:rsidRDefault="00E403F0" w:rsidP="00E403F0">
      <w:pPr>
        <w:rPr>
          <w:spacing w:val="-4"/>
          <w:rtl/>
        </w:rPr>
      </w:pPr>
      <w:del w:id="94097" w:author="מנוע מכני" w:date="2026-10-11T12:04:39Z">
        <w:r w:rsidRPr="00E87E21">
          <w:rPr>
            <w:spacing w:val="-4"/>
            <w:rtl/>
          </w:rPr>
          <w:delText xml:space="preserve"> </w:delText>
        </w:r>
      </w:del>
      <w:r w:rsidRPr="00E87E21">
        <w:rPr>
          <w:rStyle w:val="2fb"/>
          <w:spacing w:val="-4"/>
          <w:rtl/>
        </w:rPr>
        <w:t xml:space="preserve">לר"ל</w:t>
      </w:r>
      <w:r w:rsidRPr="00E87E21">
        <w:rPr>
          <w:spacing w:val="-4"/>
          <w:rtl/>
        </w:rPr>
        <w:t xml:space="preserve">, דלרבנן, קדשי מזבח - </w:t>
      </w:r>
      <w:r w:rsidRPr="00E87E21">
        <w:rPr>
          <w:spacing w:val="-4"/>
          <w:rtl/>
        </w:rPr>
        <w:t xml:space="preserve">לא</w:t>
      </w:r>
      <w:r w:rsidRPr="00E87E21">
        <w:rPr>
          <w:spacing w:val="-4"/>
          <w:rtl/>
        </w:rPr>
        <w:t xml:space="preserve"> היו בכלל העמדה והערכה, וקתני קדשי מזבח </w:t>
      </w:r>
    </w:p>
    <w:p w:rsidR="00E403F0" w:rsidRPr="00E87E21" w:rsidRDefault="00E403F0" w:rsidP="00E403F0">
      <w:pPr>
        <w:rPr>
          <w:spacing w:val="-6"/>
          <w:rtl/>
        </w:rPr>
      </w:pPr>
      <w:r w:rsidRPr="00E87E21">
        <w:rPr>
          <w:spacing w:val="-6"/>
          <w:rtl/>
        </w:rPr>
        <w:t xml:space="preserve">בעלי מומין יפדו </w:t>
      </w:r>
      <w:ins w:id="91606" w:author="מנוע מכני" w:date="2026-10-11T12:04:39Z">
        <w:r>
          <w:rPr>
            <w:spacing w:val="-6"/>
            <w:rtl/>
          </w:rPr>
          <w:t xml:space="preserve">ומעמידים</w:t>
        </w:r>
      </w:ins>
      <w:del w:id="91607" w:author="מנוע מכני" w:date="2026-10-11T12:04:39Z">
        <w:r w:rsidRPr="00E87E21">
          <w:rPr>
            <w:spacing w:val="-6"/>
            <w:rtl/>
          </w:rPr>
          <w:delText xml:space="preserve">ומוקמינן</w:delText>
        </w:r>
      </w:del>
      <w:r w:rsidRPr="00E87E21">
        <w:rPr>
          <w:spacing w:val="-6"/>
          <w:rtl/>
        </w:rPr>
        <w:t xml:space="preserve"> לה, בשקדם הקדישן את מומן </w:t>
      </w:r>
      <w:r w:rsidRPr="00E87E21">
        <w:rPr>
          <w:rFonts w:hint="cs"/>
          <w:spacing w:val="-6"/>
          <w:rtl/>
        </w:rPr>
        <w:t>ש</w:t>
      </w:r>
      <w:r w:rsidRPr="00E87E21">
        <w:rPr>
          <w:spacing w:val="-6"/>
          <w:rtl/>
        </w:rPr>
        <w:t>"</w:t>
      </w:r>
      <w:r w:rsidRPr="00E87E21">
        <w:rPr>
          <w:rFonts w:hint="cs"/>
          <w:spacing w:val="-6"/>
          <w:rtl/>
        </w:rPr>
        <w:t>מ</w:t>
      </w:r>
      <w:r w:rsidRPr="00E87E21">
        <w:rPr>
          <w:spacing w:val="-6"/>
          <w:rtl/>
        </w:rPr>
        <w:t xml:space="preserve">: פודין את הקדשים להאכילן לכלבים! </w:t>
      </w:r>
    </w:p>
    <w:p w:rsidR="00E403F0" w:rsidRPr="00AD695E" w:rsidRDefault="00E403F0" w:rsidP="00E403F0">
      <w:pPr>
        <w:rPr>
          <w:rtl/>
        </w:rPr>
      </w:pPr>
      <w:r>
        <w:rPr>
          <w:rtl/>
        </w:rPr>
        <w:t>ה</w:t>
      </w:r>
      <w:r>
        <w:rPr>
          <w:rFonts w:hint="cs"/>
          <w:rtl/>
        </w:rPr>
        <w:t>ב</w:t>
      </w:r>
      <w:r>
        <w:rPr>
          <w:rtl/>
        </w:rPr>
        <w:t>"</w:t>
      </w:r>
      <w:r>
        <w:rPr>
          <w:rFonts w:hint="cs"/>
          <w:rtl/>
        </w:rPr>
        <w:t xml:space="preserve">ע</w:t>
      </w:r>
      <w:r>
        <w:rPr>
          <w:rFonts w:hint="cs"/>
          <w:rtl/>
        </w:rPr>
        <w:t xml:space="preserve"> </w:t>
      </w:r>
      <w:r>
        <w:rPr>
          <w:rtl/>
        </w:rPr>
        <w:t xml:space="preserve">- בשעבר ושחטן</w:t>
      </w:r>
      <w:ins w:id="92004" w:author="מנוע מכני" w:date="2026-10-11T12:04:39Z">
        <w:r>
          <w:rPr>
            <w:rtl/>
          </w:rPr>
          <w:t xml:space="preserve">,</w:t>
        </w:r>
      </w:ins>
      <w:del w:id="92005" w:author="מנוע מכני" w:date="2026-10-11T12:04:39Z">
        <w:r>
          <w:rPr>
            <w:rtl/>
          </w:rPr>
          <w:delText xml:space="preserve">;</w:delText>
        </w:r>
      </w:del>
    </w:p>
    <w:p w:rsidR="00E403F0" w:rsidRPr="00AD695E" w:rsidRDefault="00E403F0" w:rsidP="00E403F0">
      <w:pPr>
        <w:rPr>
          <w:rtl/>
        </w:rPr>
      </w:pPr>
      <w:r>
        <w:rPr>
          <w:rtl/>
        </w:rPr>
        <w:t xml:space="preserve">כדתניא</w:t>
      </w:r>
      <w:ins w:id="92006" w:author="מנוע מכני" w:date="2026-10-11T12:04:39Z">
        <w:r>
          <w:rPr>
            <w:rtl/>
          </w:rPr>
          <w:t xml:space="preserve">,</w:t>
        </w:r>
      </w:ins>
      <w:del w:id="92007" w:author="מנוע מכני" w:date="2026-10-11T12:04:39Z">
        <w:r>
          <w:rPr>
            <w:rtl/>
          </w:rPr>
          <w:delText xml:space="preserve">;</w:delText>
        </w:r>
      </w:del>
      <w:r>
        <w:rPr>
          <w:rFonts w:hint="cs"/>
          <w:rtl/>
        </w:rPr>
        <w:t xml:space="preserve"> </w:t>
      </w:r>
      <w:r>
        <w:rPr>
          <w:rtl/>
        </w:rPr>
        <w:t xml:space="preserve">כל הקדשים שנפל בהן מום ושחטן, </w:t>
      </w:r>
      <w:r>
        <w:rPr>
          <w:rStyle w:val="2fb"/>
          <w:rtl/>
        </w:rPr>
        <w:t xml:space="preserve">ר"מ</w:t>
      </w:r>
      <w:r>
        <w:rPr>
          <w:rtl/>
        </w:rPr>
        <w:t xml:space="preserve"> אומר: יקברו, וחכמים אומרים: יפדו.</w:t>
      </w:r>
    </w:p>
    <w:p>
      <w:pPr>
        <w:pStyle w:val="38"/>
        <w:rPr>
          <w:ins w:id="94098" w:author="מנוע מכני" w:date="2026-10-11T12:04:39Z"/>
        </w:rPr>
      </w:pPr>
      <w:del w:id="94244" w:author="מנוע מכני" w:date="2026-10-11T12:04:39Z">
        <w:r w:rsidRPr="00A757C8">
          <w:delText xml:space="preserve">א"ל </w:delText>
        </w:r>
      </w:del>
      <w:r w:rsidRPr="00A757C8">
        <w:t xml:space="preserve">ר</w:t>
      </w:r>
      <w:r w:rsidRPr="00A757C8">
        <w:t>י</w:t>
      </w:r>
      <w:r w:rsidRPr="00A757C8">
        <w:t>"</w:t>
      </w:r>
      <w:r w:rsidRPr="00A757C8">
        <w:t>ר לר</w:t>
      </w:r>
      <w:r w:rsidRPr="00A757C8">
        <w:t>"</w:t>
      </w:r>
      <w:r w:rsidRPr="00A757C8">
        <w:t>ז</w:t>
      </w:r>
      <w:r w:rsidRPr="00A757C8">
        <w:t xml:space="preserve">:</w:t>
      </w:r>
    </w:p>
    <w:p w:rsidR="00E403F0" w:rsidRPr="00AD695E" w:rsidRDefault="00E403F0" w:rsidP="00E403F0">
      <w:pPr>
        <w:rPr>
          <w:rtl/>
        </w:rPr>
      </w:pPr>
      <w:del w:id="94099" w:author="מנוע מכני" w:date="2026-10-11T12:04:39Z">
        <w:r w:rsidRPr="00A757C8">
          <w:rPr>
            <w:rtl/>
          </w:rPr>
          <w:delText xml:space="preserve"> </w:delText>
        </w:r>
      </w:del>
      <w:r w:rsidRPr="00A757C8">
        <w:rPr>
          <w:rStyle w:val="2fb"/>
          <w:rtl/>
        </w:rPr>
        <w:t xml:space="preserve">לר"</w:t>
      </w:r>
      <w:r w:rsidRPr="00A757C8">
        <w:rPr>
          <w:rStyle w:val="2fb"/>
          <w:rFonts w:hint="cs"/>
          <w:rtl/>
        </w:rPr>
        <w:t xml:space="preserve">ש</w:t>
      </w:r>
      <w:r w:rsidRPr="00A757C8">
        <w:rPr>
          <w:rFonts w:hint="cs"/>
          <w:rtl/>
        </w:rPr>
        <w:t xml:space="preserve"> ד</w:t>
      </w:r>
      <w:r w:rsidRPr="00A757C8">
        <w:rPr>
          <w:rtl/>
        </w:rPr>
        <w:t xml:space="preserve">קדשי בדק הבית </w:t>
      </w:r>
      <w:r w:rsidRPr="00A757C8">
        <w:rPr>
          <w:rtl/>
        </w:rPr>
        <w:t xml:space="preserve">לא</w:t>
      </w:r>
      <w:r w:rsidRPr="00A757C8">
        <w:rPr>
          <w:rtl/>
        </w:rPr>
        <w:t xml:space="preserve"> </w:t>
      </w:r>
      <w:ins w:id="92452" w:author="מנוע מכני" w:date="2026-10-11T12:04:39Z">
        <w:r>
          <w:rPr>
            <w:rtl/>
          </w:rPr>
          <w:t xml:space="preserve">היו</w:t>
        </w:r>
      </w:ins>
      <w:del w:id="92453" w:author="מנוע מכני" w:date="2026-10-11T12:04:39Z">
        <w:r w:rsidRPr="00A757C8">
          <w:rPr>
            <w:rtl/>
          </w:rPr>
          <w:delText xml:space="preserve">הוו</w:delText>
        </w:r>
      </w:del>
      <w:r w:rsidRPr="00A757C8">
        <w:rPr>
          <w:rtl/>
        </w:rPr>
        <w:t xml:space="preserve"> בכלל העמדה והערכה, תמימים יקברו משום דחזו להקרבה, </w:t>
      </w:r>
    </w:p>
    <w:p>
      <w:pPr>
        <w:pStyle w:val="38"/>
        <w:rPr>
          <w:ins w:id="94100" w:author="מנוע מכני" w:date="2026-10-11T12:04:39Z"/>
        </w:rPr>
      </w:pPr>
      <w:r>
        <w:t xml:space="preserve">כדתניא:</w:t>
      </w:r>
    </w:p>
    <w:p w:rsidR="00E403F0" w:rsidRPr="00AD695E" w:rsidRDefault="00E403F0" w:rsidP="00E403F0">
      <w:pPr>
        <w:rPr>
          <w:rtl/>
        </w:rPr>
      </w:pPr>
      <w:del w:id="94101" w:author="מנוע מכני" w:date="2026-10-11T12:04:39Z">
        <w:r>
          <w:rPr>
            <w:rtl/>
          </w:rPr>
          <w:delText xml:space="preserve"> </w:delText>
        </w:r>
      </w:del>
      <w:r>
        <w:rPr>
          <w:rtl/>
        </w:rPr>
        <w:t xml:space="preserve">המתפיס תמימים לב"ה, כשהן נפדין אינן נפדין אלא למזבח, שכל הראוי למזבח אינו יוצא </w:t>
      </w:r>
      <w:ins w:id="91608" w:author="מנוע מכני" w:date="2026-10-11T12:04:39Z">
        <w:r>
          <w:rPr>
            <w:rtl/>
          </w:rPr>
          <w:t xml:space="preserve">כלום</w:t>
        </w:r>
      </w:ins>
      <w:del w:id="91609" w:author="מנוע מכני" w:date="2026-10-11T12:04:39Z">
        <w:r>
          <w:rPr>
            <w:rtl/>
          </w:rPr>
          <w:delText xml:space="preserve">מידי</w:delText>
        </w:r>
      </w:del>
      <w:r>
        <w:rPr>
          <w:rtl/>
        </w:rPr>
        <w:t xml:space="preserve"> מזבח לעולם.</w:t>
      </w:r>
    </w:p>
    <w:p w:rsidR="00E403F0" w:rsidRPr="00AD695E" w:rsidRDefault="00E403F0" w:rsidP="00E403F0">
      <w:pPr>
        <w:rPr>
          <w:rtl/>
        </w:rPr>
      </w:pPr>
      <w:del w:id="94230" w:author="מנוע מכני" w:date="2026-10-11T12:04:39Z">
        <w:r>
          <w:rPr>
            <w:rtl/>
          </w:rPr>
          <w:delText xml:space="preserve">א"ל </w:delText>
        </w:r>
      </w:del>
      <w:r>
        <w:rPr>
          <w:rStyle w:val="2fb"/>
          <w:rtl/>
        </w:rPr>
        <w:t xml:space="preserve">ר"</w:t>
      </w:r>
      <w:r>
        <w:rPr>
          <w:rStyle w:val="2fb"/>
          <w:rFonts w:hint="cs"/>
          <w:rtl/>
        </w:rPr>
        <w:t xml:space="preserve">פ</w:t>
      </w:r>
      <w:r>
        <w:rPr>
          <w:rFonts w:hint="cs"/>
          <w:rtl/>
        </w:rPr>
        <w:t xml:space="preserve"> </w:t>
      </w:r>
      <w:r>
        <w:rPr>
          <w:rStyle w:val="2fb"/>
          <w:rFonts w:hint="cs"/>
          <w:rtl/>
        </w:rPr>
        <w:t xml:space="preserve">לאביי</w:t>
      </w:r>
      <w:r>
        <w:rPr>
          <w:rFonts w:hint="cs"/>
          <w:rtl/>
        </w:rPr>
        <w:t xml:space="preserve">[</w:t>
      </w:r>
      <w:r>
        <w:rPr>
          <w:rStyle w:val="2fb"/>
          <w:rFonts w:hint="cs"/>
          <w:rtl/>
        </w:rPr>
        <w:t xml:space="preserve">רבא</w:t>
      </w:r>
      <w:r>
        <w:rPr>
          <w:rFonts w:hint="cs"/>
          <w:rtl/>
        </w:rPr>
        <w:t xml:space="preserve">] </w:t>
      </w:r>
      <w:r>
        <w:rPr>
          <w:rStyle w:val="2fb"/>
          <w:rtl/>
        </w:rPr>
        <w:t>לר</w:t>
      </w:r>
      <w:r>
        <w:rPr>
          <w:rStyle w:val="2fb"/>
          <w:rFonts w:hint="cs"/>
          <w:rtl/>
        </w:rPr>
        <w:t>י</w:t>
      </w:r>
      <w:r>
        <w:rPr>
          <w:rStyle w:val="2fb"/>
          <w:rtl/>
        </w:rPr>
        <w:t>"</w:t>
      </w:r>
      <w:r>
        <w:rPr>
          <w:rStyle w:val="2fb"/>
          <w:rFonts w:hint="cs"/>
          <w:rtl/>
        </w:rPr>
        <w:t>ו</w:t>
      </w:r>
      <w:r>
        <w:rPr>
          <w:rtl/>
        </w:rPr>
        <w:t xml:space="preserve"> דמוקים בבעל מום מעיקרו, וכו"</w:t>
      </w:r>
      <w:r>
        <w:rPr>
          <w:rFonts w:hint="cs"/>
          <w:rtl/>
        </w:rPr>
        <w:t>ע</w:t>
      </w:r>
      <w:r>
        <w:rPr>
          <w:rtl/>
        </w:rPr>
        <w:t xml:space="preserve"> </w:t>
      </w:r>
      <w:ins w:id="92382" w:author="מנוע מכני" w:date="2026-10-11T12:04:39Z">
        <w:r>
          <w:rPr>
            <w:rtl/>
          </w:rPr>
          <w:t xml:space="preserve">סבר</w:t>
        </w:r>
      </w:ins>
      <w:del w:id="92383" w:author="מנוע מכני" w:date="2026-10-11T12:04:39Z">
        <w:r>
          <w:rPr>
            <w:rtl/>
          </w:rPr>
          <w:delText xml:space="preserve">ס</w:delText>
        </w:r>
        <w:r>
          <w:rPr>
            <w:rFonts w:hint="cs"/>
            <w:rtl/>
          </w:rPr>
          <w:delText xml:space="preserve">"ל</w:delText>
        </w:r>
      </w:del>
      <w:r>
        <w:rPr>
          <w:rFonts w:hint="cs"/>
          <w:rtl/>
        </w:rPr>
        <w:t xml:space="preserve"> </w:t>
      </w:r>
      <w:r>
        <w:rPr>
          <w:rtl/>
        </w:rPr>
        <w:t xml:space="preserve">דבעל מום מעיקרו </w:t>
      </w:r>
      <w:r>
        <w:rPr>
          <w:rtl/>
        </w:rPr>
        <w:t xml:space="preserve">לא</w:t>
      </w:r>
      <w:r>
        <w:rPr>
          <w:rtl/>
        </w:rPr>
        <w:t xml:space="preserve"> הוי בכלל העמדה והערכה, </w:t>
      </w:r>
    </w:p>
    <w:p>
      <w:pPr>
        <w:pStyle w:val="38"/>
        <w:rPr>
          <w:ins w:id="94102" w:author="מנוע מכני" w:date="2026-10-11T12:04:39Z"/>
        </w:rPr>
      </w:pPr>
      <w:r w:rsidRPr="00A757C8">
        <w:t xml:space="preserve">והתנן:</w:t>
      </w:r>
    </w:p>
    <w:p w:rsidR="00E403F0" w:rsidRPr="00AD695E" w:rsidRDefault="00E403F0" w:rsidP="00E403F0">
      <w:pPr>
        <w:rPr>
          <w:rtl/>
        </w:rPr>
      </w:pPr>
      <w:del w:id="94103" w:author="מנוע מכני" w:date="2026-10-11T12:04:39Z">
        <w:r w:rsidRPr="00A757C8">
          <w:rPr>
            <w:rtl/>
          </w:rPr>
          <w:delText xml:space="preserve"> </w:delText>
        </w:r>
      </w:del>
      <w:r w:rsidRPr="00A757C8">
        <w:rPr>
          <w:rtl/>
        </w:rPr>
        <w:t xml:space="preserve">כל הקדשים שקדם מום קבוע להקדשן ונפדו חייבין בבכורה ובמתנות, ויוצאין לחולין ליגזז וליעבד</w:t>
      </w:r>
      <w:r>
        <w:rPr>
          <w:rtl/>
        </w:rPr>
        <w:t>, ולדן וחלבן מותר לאחר פדיונן, והשוחטן בחוץ פטור, ואין עושין תמורה, ואם מתו</w:t>
      </w:r>
      <w:r>
        <w:rPr>
          <w:rFonts w:hint="cs"/>
          <w:rtl/>
        </w:rPr>
        <w:t xml:space="preserve"> </w:t>
      </w:r>
      <w:r>
        <w:rPr>
          <w:rtl/>
        </w:rPr>
        <w:t>יפדו.</w:t>
      </w:r>
    </w:p>
    <w:p>
      <w:pPr>
        <w:pStyle w:val="38"/>
        <w:rPr>
          <w:ins w:id="94104" w:author="מנוע מכני" w:date="2026-10-11T12:04:39Z"/>
        </w:rPr>
      </w:pPr>
      <w:r>
        <w:t>וא</w:t>
      </w:r>
      <w:r>
        <w:t>ריא</w:t>
      </w:r>
      <w:r>
        <w:t>"</w:t>
      </w:r>
      <w:r>
        <w:t>ר</w:t>
      </w:r>
      <w:r>
        <w:t xml:space="preserve">:</w:t>
      </w:r>
    </w:p>
    <w:p w:rsidR="00E403F0" w:rsidRPr="00AD695E" w:rsidRDefault="00E403F0" w:rsidP="00E403F0">
      <w:pPr>
        <w:rPr>
          <w:rtl/>
        </w:rPr>
      </w:pPr>
      <w:del w:id="94105" w:author="מנוע מכני" w:date="2026-10-11T12:04:39Z">
        <w:r>
          <w:rPr>
            <w:rtl/>
          </w:rPr>
          <w:delText xml:space="preserve"> </w:delText>
        </w:r>
      </w:del>
      <w:r>
        <w:rPr>
          <w:rtl/>
        </w:rPr>
        <w:t xml:space="preserve">זו דברי </w:t>
      </w:r>
      <w:r>
        <w:rPr>
          <w:rStyle w:val="2fb"/>
          <w:rtl/>
        </w:rPr>
        <w:t xml:space="preserve">ר"ש</w:t>
      </w:r>
      <w:r>
        <w:rPr>
          <w:rtl/>
        </w:rPr>
        <w:t xml:space="preserve">, דאמר קדשי מזבח - היו בכלל העמדה והערכה, קדשי </w:t>
      </w:r>
      <w:r>
        <w:rPr>
          <w:rtl/>
        </w:rPr>
        <w:t xml:space="preserve">ב"ה</w:t>
      </w:r>
      <w:r>
        <w:rPr>
          <w:rtl/>
        </w:rPr>
        <w:t xml:space="preserve"> - </w:t>
      </w:r>
      <w:r>
        <w:rPr>
          <w:rtl/>
        </w:rPr>
        <w:t xml:space="preserve">לא</w:t>
      </w:r>
      <w:r>
        <w:rPr>
          <w:rtl/>
        </w:rPr>
        <w:t xml:space="preserve"> היו</w:t>
      </w:r>
      <w:ins w:id="92008" w:author="מנוע מכני" w:date="2026-10-11T12:04:39Z">
        <w:r>
          <w:rPr>
            <w:rtl/>
          </w:rPr>
          <w:t xml:space="preserve">,</w:t>
        </w:r>
      </w:ins>
      <w:del w:id="92009" w:author="מנוע מכני" w:date="2026-10-11T12:04:39Z">
        <w:r>
          <w:rPr>
            <w:rtl/>
          </w:rPr>
          <w:delText xml:space="preserve">;</w:delText>
        </w:r>
      </w:del>
    </w:p>
    <w:p>
      <w:pPr>
        <w:pStyle w:val="38"/>
        <w:rPr>
          <w:ins w:id="94106" w:author="מנוע מכני" w:date="2026-10-11T12:04:39Z"/>
        </w:rPr>
      </w:pPr>
      <w:r>
        <w:t xml:space="preserve">כדתנן, ר"ש</w:t>
      </w:r>
      <w:del w:id="94228" w:author="מנוע מכני" w:date="2026-10-11T12:04:39Z">
        <w:r>
          <w:delText xml:space="preserve"> אומר</w:delText>
        </w:r>
      </w:del>
      <w:r>
        <w:t xml:space="preserve">:</w:t>
      </w:r>
    </w:p>
    <w:p w:rsidR="00E403F0" w:rsidRPr="00AD695E" w:rsidRDefault="00E403F0" w:rsidP="00E403F0">
      <w:pPr>
        <w:rPr>
          <w:rtl/>
        </w:rPr>
      </w:pPr>
      <w:del w:id="94107" w:author="מנוע מכני" w:date="2026-10-11T12:04:39Z">
        <w:r>
          <w:rPr>
            <w:rtl/>
          </w:rPr>
          <w:delText xml:space="preserve"> </w:delText>
        </w:r>
      </w:del>
      <w:r>
        <w:rPr>
          <w:rtl/>
        </w:rPr>
        <w:t xml:space="preserve">קדשי </w:t>
      </w:r>
      <w:r>
        <w:rPr>
          <w:rtl/>
        </w:rPr>
        <w:t xml:space="preserve">ב"ה</w:t>
      </w:r>
      <w:r>
        <w:rPr>
          <w:rtl/>
        </w:rPr>
        <w:t xml:space="preserve">, אם מתו - יפדו, ומודה </w:t>
      </w:r>
      <w:r>
        <w:rPr>
          <w:rStyle w:val="2fb"/>
          <w:rtl/>
        </w:rPr>
        <w:t xml:space="preserve">ר"ש</w:t>
      </w:r>
      <w:r>
        <w:rPr>
          <w:rtl/>
        </w:rPr>
        <w:t xml:space="preserve"> בבעל מום מעיקרו שנפדה, </w:t>
      </w:r>
    </w:p>
    <w:p w:rsidR="00E403F0" w:rsidRPr="00AD695E" w:rsidRDefault="00E403F0" w:rsidP="00E403F0">
      <w:pPr>
        <w:rPr>
          <w:rtl/>
        </w:rPr>
      </w:pPr>
      <w:r>
        <w:rPr>
          <w:rtl/>
        </w:rPr>
        <w:t xml:space="preserve">מ"ט</w:t>
      </w:r>
      <w:r>
        <w:rPr>
          <w:rtl/>
        </w:rPr>
        <w:t xml:space="preserve"> - ד</w:t>
      </w:r>
      <w:r>
        <w:rPr>
          <w:rFonts w:hint="cs"/>
          <w:rtl/>
        </w:rPr>
        <w:t>'</w:t>
      </w:r>
      <w:ins w:id="90559" w:author="Claude - סמנטי" w:date="2026-10-11T12:20:38Z">
        <w:r>
          <w:rPr>
            <w:rStyle w:val="afffff0"/>
            <w:rtl/>
          </w:rPr>
          <w:t xml:space="preserve">אוֹתָהּ אוֹתָהּ</w:t>
        </w:r>
      </w:ins>
      <w:del w:id="90560" w:author="Claude - סמנטי" w:date="2026-10-11T12:20:38Z">
        <w:r>
          <w:rPr>
            <w:rtl/>
          </w:rPr>
          <w:delText xml:space="preserve">אותה אותה</w:delText>
        </w:r>
      </w:del>
      <w:r>
        <w:rPr>
          <w:rFonts w:hint="cs"/>
          <w:rtl/>
        </w:rPr>
        <w:t>'</w:t>
      </w:r>
      <w:r>
        <w:rPr>
          <w:rtl/>
        </w:rPr>
        <w:t xml:space="preserve"> - </w:t>
      </w:r>
      <w:ins w:id="92582" w:author="מנוע מכני" w:date="2026-10-11T12:04:39Z">
        <w:r>
          <w:rPr>
            <w:rtl/>
          </w:rPr>
          <w:t xml:space="preserve">למעט</w:t>
        </w:r>
      </w:ins>
      <w:del w:id="92583" w:author="מנוע מכני" w:date="2026-10-11T12:04:39Z">
        <w:r>
          <w:rPr>
            <w:rtl/>
          </w:rPr>
          <w:delText xml:space="preserve">למעוטי</w:delText>
        </w:r>
      </w:del>
      <w:r>
        <w:rPr>
          <w:rtl/>
        </w:rPr>
        <w:t xml:space="preserve"> בעל מום מעיקרו.</w:t>
      </w:r>
    </w:p>
    <w:p w:rsidR="00E403F0" w:rsidRPr="00E87E21" w:rsidRDefault="00E403F0" w:rsidP="00E403F0">
      <w:pPr>
        <w:rPr>
          <w:spacing w:val="-4"/>
          <w:rtl/>
        </w:rPr>
      </w:pPr>
      <w:r w:rsidRPr="00E87E21">
        <w:rPr>
          <w:spacing w:val="-4"/>
          <w:rtl/>
        </w:rPr>
        <w:t>אבל חכ"</w:t>
      </w:r>
      <w:r w:rsidRPr="00E87E21">
        <w:rPr>
          <w:rFonts w:hint="cs"/>
          <w:spacing w:val="-4"/>
          <w:rtl/>
        </w:rPr>
        <w:t>א</w:t>
      </w:r>
      <w:r w:rsidRPr="00E87E21">
        <w:rPr>
          <w:spacing w:val="-4"/>
          <w:rtl/>
        </w:rPr>
        <w:t xml:space="preserve">: </w:t>
      </w:r>
      <w:ins w:id="90248" w:author="מנוע מכני" w:date="2026-10-11T12:04:39Z">
        <w:r>
          <w:rPr>
            <w:spacing w:val="-4"/>
            <w:rtl/>
          </w:rPr>
          <w:t xml:space="preserve">אפי'</w:t>
        </w:r>
      </w:ins>
      <w:del w:id="90249" w:author="מנוע מכני" w:date="2026-10-11T12:04:39Z">
        <w:r w:rsidRPr="00E87E21">
          <w:rPr>
            <w:spacing w:val="-4"/>
            <w:rtl/>
          </w:rPr>
          <w:delText xml:space="preserve">אפילו</w:delText>
        </w:r>
      </w:del>
      <w:r w:rsidRPr="00E87E21">
        <w:rPr>
          <w:spacing w:val="-4"/>
          <w:rtl/>
        </w:rPr>
        <w:t xml:space="preserve"> בעל מום מעיקרו הי' בכלל העמדה והערכה! </w:t>
      </w:r>
      <w:r w:rsidRPr="00E87E21">
        <w:rPr>
          <w:spacing w:val="-4"/>
          <w:rtl/>
        </w:rPr>
        <w:t xml:space="preserve">א"ל</w:t>
      </w:r>
      <w:r w:rsidRPr="00E87E21">
        <w:rPr>
          <w:spacing w:val="-4"/>
          <w:rtl/>
        </w:rPr>
        <w:t xml:space="preserve">: מאן חכמים - תנא דבי לוי.</w:t>
      </w:r>
    </w:p>
    <w:p>
      <w:pPr>
        <w:pStyle w:val="38"/>
        <w:rPr>
          <w:ins w:id="94174" w:author="מנוע מכני" w:date="2026-10-11T12:04:39Z"/>
        </w:rPr>
      </w:pPr>
      <w:ins w:id="90878" w:author="מנוע מכני" w:date="2026-10-11T12:04:39Z">
        <w:r>
          <w:t xml:space="preserve">א"כ</w:t>
        </w:r>
      </w:ins>
      <w:del w:id="90879" w:author="מנוע מכני" w:date="2026-10-11T12:04:39Z">
        <w:r>
          <w:delText xml:space="preserve">אי הכי</w:delText>
        </w:r>
      </w:del>
      <w:r>
        <w:t xml:space="preserve">,</w:t>
      </w:r>
    </w:p>
    <w:p w:rsidR="00E403F0" w:rsidRPr="00AD695E" w:rsidRDefault="00E403F0" w:rsidP="00E403F0">
      <w:pPr>
        <w:rPr>
          <w:rtl/>
        </w:rPr>
      </w:pPr>
      <w:del w:id="94175" w:author="מנוע מכני" w:date="2026-10-11T12:04:39Z">
        <w:r>
          <w:rPr>
            <w:rtl/>
          </w:rPr>
          <w:delText xml:space="preserve"> </w:delText>
        </w:r>
      </w:del>
      <w:r>
        <w:rPr>
          <w:rtl/>
        </w:rPr>
        <w:t xml:space="preserve">זו דברי </w:t>
      </w:r>
      <w:r>
        <w:rPr>
          <w:rStyle w:val="2fb"/>
          <w:rtl/>
        </w:rPr>
        <w:t xml:space="preserve">ר"ש</w:t>
      </w:r>
      <w:r>
        <w:rPr>
          <w:rtl/>
        </w:rPr>
        <w:t xml:space="preserve"> ותו </w:t>
      </w:r>
      <w:r>
        <w:rPr>
          <w:rtl/>
        </w:rPr>
        <w:t xml:space="preserve">לא</w:t>
      </w:r>
      <w:r>
        <w:rPr>
          <w:rtl/>
        </w:rPr>
        <w:t xml:space="preserve">? זו דברי </w:t>
      </w:r>
      <w:r>
        <w:rPr>
          <w:rStyle w:val="2fb"/>
          <w:rtl/>
        </w:rPr>
        <w:t xml:space="preserve">ר"ש</w:t>
      </w:r>
      <w:r>
        <w:rPr>
          <w:rtl/>
        </w:rPr>
        <w:t xml:space="preserve"> ומחלוקתו </w:t>
      </w:r>
      <w:ins w:id="92846" w:author="מנוע מכני" w:date="2026-10-11T12:04:39Z">
        <w:r>
          <w:rPr>
            <w:rtl/>
          </w:rPr>
          <w:t xml:space="preserve">צריך</w:t>
        </w:r>
      </w:ins>
      <w:del w:id="92847" w:author="מנוע מכני" w:date="2026-10-11T12:04:39Z">
        <w:r>
          <w:rPr>
            <w:rtl/>
          </w:rPr>
          <w:delText xml:space="preserve">מיבעי</w:delText>
        </w:r>
      </w:del>
      <w:r>
        <w:rPr>
          <w:rtl/>
        </w:rPr>
        <w:t xml:space="preserve"> </w:t>
      </w:r>
      <w:ins w:id="91610" w:author="מנוע מכני" w:date="2026-10-11T12:04:39Z">
        <w:r>
          <w:rPr>
            <w:rtl/>
          </w:rPr>
          <w:t xml:space="preserve">לו</w:t>
        </w:r>
      </w:ins>
      <w:del w:id="91611" w:author="מנוע מכני" w:date="2026-10-11T12:04:39Z">
        <w:r>
          <w:rPr>
            <w:rtl/>
          </w:rPr>
          <w:delText xml:space="preserve">ליה</w:delText>
        </w:r>
      </w:del>
      <w:r>
        <w:rPr>
          <w:rtl/>
        </w:rPr>
        <w:t xml:space="preserve">! </w:t>
      </w:r>
    </w:p>
    <w:p>
      <w:pPr>
        <w:pStyle w:val="38"/>
        <w:rPr>
          <w:ins w:id="94108" w:author="מנוע מכני" w:date="2026-10-11T12:04:39Z"/>
        </w:rPr>
      </w:pPr>
      <w:r w:rsidRPr="00A757C8">
        <w:t>א</w:t>
      </w:r>
      <w:r w:rsidRPr="00A757C8">
        <w:t>"</w:t>
      </w:r>
      <w:r w:rsidRPr="00A757C8">
        <w:t>ל</w:t>
      </w:r>
      <w:r w:rsidRPr="00A757C8">
        <w:t xml:space="preserve">:</w:t>
      </w:r>
    </w:p>
    <w:p w:rsidR="00E403F0" w:rsidRPr="00AD695E" w:rsidRDefault="00E403F0" w:rsidP="00E403F0">
      <w:pPr>
        <w:rPr>
          <w:rtl/>
        </w:rPr>
      </w:pPr>
      <w:del w:id="94109" w:author="מנוע מכני" w:date="2026-10-11T12:04:39Z">
        <w:r w:rsidRPr="00A757C8">
          <w:rPr>
            <w:rtl/>
          </w:rPr>
          <w:delText xml:space="preserve"> </w:delText>
        </w:r>
      </w:del>
      <w:ins w:id="91612" w:author="מנוע מכני" w:date="2026-10-11T12:04:39Z">
        <w:r>
          <w:rPr>
            <w:rtl/>
          </w:rPr>
          <w:t xml:space="preserve">זה</w:t>
        </w:r>
      </w:ins>
      <w:del w:id="91613" w:author="מנוע מכני" w:date="2026-10-11T12:04:39Z">
        <w:r w:rsidRPr="00A757C8">
          <w:rPr>
            <w:rtl/>
          </w:rPr>
          <w:delText xml:space="preserve">האי</w:delText>
        </w:r>
      </w:del>
      <w:r w:rsidRPr="00A757C8">
        <w:rPr>
          <w:rtl/>
        </w:rPr>
        <w:t xml:space="preserve"> דלא קתני </w:t>
      </w:r>
      <w:ins w:id="91614" w:author="מנוע מכני" w:date="2026-10-11T12:04:39Z">
        <w:r>
          <w:rPr>
            <w:rtl/>
          </w:rPr>
          <w:t xml:space="preserve">כך</w:t>
        </w:r>
      </w:ins>
      <w:del w:id="91615" w:author="מנוע מכני" w:date="2026-10-11T12:04:39Z">
        <w:r w:rsidRPr="00A757C8">
          <w:rPr>
            <w:rtl/>
          </w:rPr>
          <w:delText xml:space="preserve">הכי</w:delText>
        </w:r>
      </w:del>
      <w:r w:rsidRPr="00A757C8">
        <w:rPr>
          <w:rtl/>
        </w:rPr>
        <w:t xml:space="preserve"> - משום </w:t>
      </w:r>
      <w:r w:rsidRPr="00A757C8">
        <w:rPr>
          <w:rStyle w:val="2fb"/>
          <w:rtl/>
        </w:rPr>
        <w:t xml:space="preserve">דרב</w:t>
      </w:r>
      <w:r w:rsidRPr="00A757C8">
        <w:rPr>
          <w:rtl/>
        </w:rPr>
        <w:t xml:space="preserve"> </w:t>
      </w:r>
      <w:ins w:id="92384" w:author="מנוע מכני" w:date="2026-10-11T12:04:39Z">
        <w:r>
          <w:rPr>
            <w:rtl/>
          </w:rPr>
          <w:t xml:space="preserve">סבר</w:t>
        </w:r>
      </w:ins>
      <w:del w:id="92385" w:author="מנוע מכני" w:date="2026-10-11T12:04:39Z">
        <w:r w:rsidRPr="00A757C8">
          <w:rPr>
            <w:rtl/>
          </w:rPr>
          <w:delText xml:space="preserve">ס"</w:delText>
        </w:r>
        <w:r w:rsidRPr="00A757C8">
          <w:rPr>
            <w:rFonts w:hint="cs"/>
            <w:rtl/>
          </w:rPr>
          <w:delText xml:space="preserve">ל</w:delText>
        </w:r>
      </w:del>
      <w:r w:rsidRPr="00A757C8">
        <w:rPr>
          <w:rFonts w:hint="cs"/>
          <w:rtl/>
        </w:rPr>
        <w:t xml:space="preserve"> </w:t>
      </w:r>
      <w:r w:rsidRPr="00A757C8">
        <w:rPr>
          <w:rStyle w:val="2fb"/>
          <w:rFonts w:hint="cs"/>
          <w:rtl/>
        </w:rPr>
        <w:t xml:space="preserve">כר</w:t>
      </w:r>
      <w:r w:rsidRPr="00A757C8">
        <w:rPr>
          <w:rStyle w:val="2fb"/>
          <w:rtl/>
        </w:rPr>
        <w:t>"</w:t>
      </w:r>
      <w:r w:rsidRPr="00A757C8">
        <w:rPr>
          <w:rStyle w:val="2fb"/>
          <w:rFonts w:hint="cs"/>
          <w:rtl/>
        </w:rPr>
        <w:t xml:space="preserve">ל</w:t>
      </w:r>
      <w:r w:rsidRPr="00A757C8">
        <w:rPr>
          <w:rFonts w:hint="cs"/>
          <w:rtl/>
        </w:rPr>
        <w:t xml:space="preserve"> דאמר ד</w:t>
      </w:r>
      <w:r w:rsidRPr="00A757C8">
        <w:rPr>
          <w:rtl/>
        </w:rPr>
        <w:t xml:space="preserve">לרבנן, קדשי בדק הבית היו בכלל העמדה והערכה, </w:t>
      </w:r>
    </w:p>
    <w:p w:rsidR="00E403F0" w:rsidRPr="00AD695E" w:rsidRDefault="00E403F0" w:rsidP="00E403F0">
      <w:pPr>
        <w:rPr>
          <w:rtl/>
        </w:rPr>
      </w:pPr>
      <w:r w:rsidRPr="00A757C8">
        <w:rPr>
          <w:rtl/>
        </w:rPr>
        <w:tab/>
      </w:r>
      <w:r w:rsidRPr="00A757C8">
        <w:rPr>
          <w:rtl/>
        </w:rPr>
        <w:tab/>
      </w:r>
      <w:r w:rsidRPr="00A757C8">
        <w:rPr>
          <w:rtl/>
        </w:rPr>
        <w:tab/>
      </w:r>
      <w:r w:rsidRPr="00A757C8">
        <w:rPr>
          <w:rtl/>
        </w:rPr>
        <w:tab/>
        <w:t xml:space="preserve">קדשי מזבח - </w:t>
      </w:r>
      <w:r w:rsidRPr="00A757C8">
        <w:rPr>
          <w:rtl/>
        </w:rPr>
        <w:tab/>
        <w:t xml:space="preserve">לא</w:t>
      </w:r>
      <w:r w:rsidRPr="00A757C8">
        <w:rPr>
          <w:rtl/>
        </w:rPr>
        <w:tab/>
        <w:t xml:space="preserve"> היו ורישא קתני: ואם מתו יפדו, וסיפא קתני אם מתו - יקברו.</w:t>
      </w:r>
    </w:p>
    <w:p>
      <w:pPr>
        <w:pStyle w:val="38"/>
        <w:rPr>
          <w:ins w:id="94110" w:author="מנוע מכני" w:date="2026-10-11T12:04:39Z"/>
        </w:rPr>
      </w:pPr>
      <w:r>
        <w:t>ו</w:t>
      </w:r>
      <w:r w:rsidRPr="00217260">
        <w:t>אב</w:t>
      </w:r>
      <w:r w:rsidRPr="00217260">
        <w:t>"</w:t>
      </w:r>
      <w:r w:rsidRPr="00217260">
        <w:t>א</w:t>
      </w:r>
      <w:r>
        <w:t xml:space="preserve">:</w:t>
      </w:r>
    </w:p>
    <w:p w:rsidR="00E403F0" w:rsidRPr="00AD695E" w:rsidRDefault="00E403F0" w:rsidP="00E403F0">
      <w:pPr>
        <w:rPr>
          <w:rtl/>
        </w:rPr>
      </w:pPr>
      <w:del w:id="94111" w:author="מנוע מכני" w:date="2026-10-11T12:04:39Z">
        <w:r>
          <w:rPr>
            <w:rtl/>
          </w:rPr>
          <w:delText xml:space="preserve"> </w:delText>
        </w:r>
      </w:del>
      <w:r>
        <w:rPr>
          <w:rStyle w:val="2fb"/>
          <w:rtl/>
        </w:rPr>
        <w:t xml:space="preserve">רב</w:t>
      </w:r>
      <w:r>
        <w:rPr>
          <w:rtl/>
        </w:rPr>
        <w:t xml:space="preserve"> </w:t>
      </w:r>
      <w:r>
        <w:rPr>
          <w:rStyle w:val="2fb"/>
          <w:rtl/>
        </w:rPr>
        <w:t xml:space="preserve">כר</w:t>
      </w:r>
      <w:r>
        <w:rPr>
          <w:rStyle w:val="2fb"/>
          <w:rFonts w:hint="cs"/>
          <w:rtl/>
        </w:rPr>
        <w:t>י</w:t>
      </w:r>
      <w:r>
        <w:rPr>
          <w:rStyle w:val="2fb"/>
          <w:rtl/>
        </w:rPr>
        <w:t>"</w:t>
      </w:r>
      <w:r>
        <w:rPr>
          <w:rStyle w:val="2fb"/>
          <w:rFonts w:hint="cs"/>
          <w:rtl/>
        </w:rPr>
        <w:t xml:space="preserve">ו</w:t>
      </w:r>
      <w:r>
        <w:rPr>
          <w:rFonts w:hint="cs"/>
          <w:rtl/>
        </w:rPr>
        <w:t xml:space="preserve"> </w:t>
      </w:r>
      <w:ins w:id="92386" w:author="מנוע מכני" w:date="2026-10-11T12:04:39Z">
        <w:r>
          <w:rPr>
            <w:rFonts w:hint="cs"/>
            <w:rtl/>
          </w:rPr>
          <w:t xml:space="preserve">סבר</w:t>
        </w:r>
      </w:ins>
      <w:del w:id="92387" w:author="מנוע מכני" w:date="2026-10-11T12:04:39Z">
        <w:r>
          <w:rPr>
            <w:rFonts w:hint="cs"/>
            <w:rtl/>
          </w:rPr>
          <w:delText xml:space="preserve">ס</w:delText>
        </w:r>
        <w:r>
          <w:rPr>
            <w:rtl/>
          </w:rPr>
          <w:delText xml:space="preserve">"</w:delText>
        </w:r>
        <w:r>
          <w:rPr>
            <w:rFonts w:hint="cs"/>
            <w:rtl/>
          </w:rPr>
          <w:delText xml:space="preserve">ל</w:delText>
        </w:r>
      </w:del>
      <w:r>
        <w:rPr>
          <w:rtl/>
        </w:rPr>
        <w:t xml:space="preserve">, </w:t>
      </w:r>
      <w:ins w:id="92136" w:author="מנוע מכני" w:date="2026-10-11T12:04:39Z">
        <w:r>
          <w:rPr>
            <w:rtl/>
          </w:rPr>
          <w:t xml:space="preserve">ודקשה</w:t>
        </w:r>
      </w:ins>
      <w:del w:id="92137" w:author="מנוע מכני" w:date="2026-10-11T12:04:39Z">
        <w:r>
          <w:rPr>
            <w:rtl/>
          </w:rPr>
          <w:delText xml:space="preserve">ודקשיא</w:delText>
        </w:r>
      </w:del>
      <w:r>
        <w:rPr>
          <w:rtl/>
        </w:rPr>
        <w:t xml:space="preserve"> לך זו דברי </w:t>
      </w:r>
      <w:r>
        <w:rPr>
          <w:rStyle w:val="2fb"/>
          <w:rtl/>
        </w:rPr>
        <w:t xml:space="preserve">ר"</w:t>
      </w:r>
      <w:r>
        <w:rPr>
          <w:rStyle w:val="2fb"/>
          <w:rFonts w:hint="cs"/>
          <w:rtl/>
        </w:rPr>
        <w:t>ש</w:t>
      </w:r>
      <w:r>
        <w:rPr>
          <w:rtl/>
        </w:rPr>
        <w:t xml:space="preserve"> ומחלוקתו </w:t>
      </w:r>
      <w:ins w:id="92848" w:author="מנוע מכני" w:date="2026-10-11T12:04:39Z">
        <w:r>
          <w:rPr>
            <w:rtl/>
          </w:rPr>
          <w:t xml:space="preserve">צריך</w:t>
        </w:r>
      </w:ins>
      <w:del w:id="92849" w:author="מנוע מכני" w:date="2026-10-11T12:04:39Z">
        <w:r>
          <w:rPr>
            <w:rtl/>
          </w:rPr>
          <w:delText xml:space="preserve">מיבעי</w:delText>
        </w:r>
      </w:del>
      <w:r>
        <w:rPr>
          <w:rtl/>
        </w:rPr>
        <w:t xml:space="preserve"> </w:t>
      </w:r>
      <w:ins w:id="91616" w:author="מנוע מכני" w:date="2026-10-11T12:04:39Z">
        <w:r>
          <w:rPr>
            <w:rtl/>
          </w:rPr>
          <w:t xml:space="preserve">לו</w:t>
        </w:r>
      </w:ins>
      <w:del w:id="91617" w:author="מנוע מכני" w:date="2026-10-11T12:04:39Z">
        <w:r>
          <w:rPr>
            <w:rtl/>
          </w:rPr>
          <w:delText xml:space="preserve">ליה</w:delText>
        </w:r>
      </w:del>
      <w:r>
        <w:rPr>
          <w:rtl/>
        </w:rPr>
        <w:t xml:space="preserve">, </w:t>
      </w:r>
      <w:r w:rsidRPr="00217260">
        <w:rPr>
          <w:b/>
          <w:bCs/>
          <w:rtl/>
        </w:rPr>
        <w:t xml:space="preserve">אימא: </w:t>
      </w:r>
      <w:ins w:id="91618" w:author="מנוע מכני" w:date="2026-10-11T12:04:39Z">
        <w:r>
          <w:rPr>
            <w:b/>
            <w:bCs/>
            <w:rtl/>
          </w:rPr>
          <w:t xml:space="preserve">כך</w:t>
        </w:r>
      </w:ins>
      <w:del w:id="91619" w:author="מנוע מכני" w:date="2026-10-11T12:04:39Z">
        <w:r w:rsidRPr="00217260">
          <w:rPr>
            <w:b/>
            <w:bCs/>
            <w:rtl/>
          </w:rPr>
          <w:delText xml:space="preserve">הכי</w:delText>
        </w:r>
      </w:del>
      <w:r w:rsidRPr="00217260">
        <w:rPr>
          <w:b/>
          <w:bCs/>
          <w:rtl/>
        </w:rPr>
        <w:t xml:space="preserve"> </w:t>
      </w:r>
      <w:ins w:id="90880" w:author="מנוע מכני" w:date="2026-10-11T12:04:39Z">
        <w:r>
          <w:rPr>
            <w:b/>
            <w:bCs/>
            <w:rtl/>
          </w:rPr>
          <w:t xml:space="preserve">גם</w:t>
        </w:r>
      </w:ins>
      <w:del w:id="90881" w:author="מנוע מכני" w:date="2026-10-11T12:04:39Z">
        <w:r w:rsidRPr="00217260">
          <w:rPr>
            <w:b/>
            <w:bCs/>
            <w:rtl/>
          </w:rPr>
          <w:delText xml:space="preserve">נמי</w:delText>
        </w:r>
      </w:del>
      <w:r w:rsidRPr="00217260">
        <w:rPr>
          <w:b/>
          <w:bCs/>
          <w:rtl/>
        </w:rPr>
        <w:t xml:space="preserve">.</w:t>
      </w:r>
    </w:p>
    <w:p w:rsidR="00E403F0" w:rsidRPr="00AD695E" w:rsidRDefault="00E403F0" w:rsidP="00E403F0">
      <w:pPr>
        <w:jc w:val="center"/>
        <w:rPr>
          <w:rtl/>
        </w:rPr>
      </w:pPr>
      <w:r w:rsidRPr="00E5675B">
        <w:rPr>
          <w:rFonts w:ascii="BA חניכי הישיבות" w:hAnsi="BA חניכי הישיבות" w:cs="BA חניכי הישיבות"/>
          <w:rtl/>
        </w:rPr>
        <w:t>׻</w:t>
      </w:r>
    </w:p>
    <w:p>
      <w:pPr>
        <w:pStyle w:val="MishnaBatzad"/>
        <w:rPr>
          <w:ins w:id="20181" w:author="קלוד" w:date="2026-10-11T09:07:18Z"/>
        </w:rPr>
      </w:pPr>
      <w:ins w:id="20180" w:author="קלוד" w:date="2026-10-11T09:07:18Z">
        <w:r>
          <w:t xml:space="preserve">משנה ד</w:t>
        </w:r>
      </w:ins>
    </w:p>
    <w:p w:rsidR="00E403F0" w:rsidRPr="00D65BEC" w:rsidRDefault="00E403F0" w:rsidP="00E403F0">
      <w:pPr>
        <w:pStyle w:val="afff9"/>
        <w:rPr>
          <w:del w:id="20117" w:author="קלוד" w:date="2026-10-11T09:07:18Z"/>
          <w:rtl/>
        </w:rPr>
      </w:pPr>
      <w:del w:id="20116" w:author="קלוד" w:date="2026-10-11T09:07:18Z">
        <w:r w:rsidRPr="00D65BEC">
          <w:rPr>
            <w:rtl/>
          </w:rPr>
          <w:delText xml:space="preserve">מתני'.</w:delText>
        </w:r>
      </w:del>
    </w:p>
    <w:p w:rsidR="00E403F0" w:rsidRPr="00D65BEC" w:rsidRDefault="00E403F0" w:rsidP="00E403F0">
      <w:pPr>
        <w:pStyle w:val="afff9"/>
        <w:spacing w:before="120"/>
        <w:rPr>
          <w:rtl/>
        </w:rPr>
        <w:pPrChange w:id="90031" w:author="קלוד" w:date="2026-10-11T12:09:42Z">
          <w:pPr>
            <w:pStyle w:val="afff9"/>
          </w:pPr>
        </w:pPrChange>
      </w:pPr>
      <w:r w:rsidRPr="00D65BEC">
        <w:rPr>
          <w:rtl/>
        </w:rPr>
        <w:t>ואלו הן הנקברין: קדשים שהפילה - יקברו, הפילה שליא - תקבר: ושור הנסקל, ועגלה ערופה, וצפרי מצורע, ושיער נזיר, ופטר חמור, ובשר בחלב, וחולין שנשחטו בעזרה.</w:t>
      </w:r>
    </w:p>
    <w:p w:rsidR="00E403F0" w:rsidRPr="00D65BEC" w:rsidRDefault="00E403F0" w:rsidP="00E403F0">
      <w:pPr>
        <w:pStyle w:val="afff9"/>
        <w:rPr>
          <w:rtl/>
        </w:rPr>
      </w:pPr>
      <w:r>
        <w:rPr>
          <w:rStyle w:val="TanaimMishna"/>
          <w:rtl/>
          <w:rPrChange w:id="20011" w:author="קלוד" w:date="2026-10-11T09:07:18Z">
            <w:rPr>
              <w:rtl/>
            </w:rPr>
          </w:rPrChange>
        </w:rPr>
        <w:t xml:space="preserve">רבי שמעון</w:t>
      </w:r>
      <w:r>
        <w:rPr>
          <w:rtl/>
        </w:rPr>
        <w:t xml:space="preserve"> אומר</w:t>
      </w:r>
      <w:r>
        <w:rPr>
          <w:rStyle w:val="TanaimMishna"/>
          <w:rtl/>
          <w:rPrChange w:id="95301" w:author="Claude" w:date="2026-10-11T09:08:06Z">
            <w:rPr>
              <w:rtl/>
            </w:rPr>
          </w:rPrChange>
        </w:rPr>
        <w:t xml:space="preserve">:</w:t>
      </w:r>
      <w:r>
        <w:rPr>
          <w:rtl/>
        </w:rPr>
        <w:t xml:space="preserve"> חולין שנשחטו בעזרה - ישרפו, וכן חיה שנשחטה בעזרה, </w:t>
      </w:r>
    </w:p>
    <w:p w:rsidR="00E403F0" w:rsidRPr="00D65BEC" w:rsidRDefault="00E403F0" w:rsidP="00E403F0">
      <w:pPr>
        <w:pStyle w:val="afff9"/>
        <w:rPr>
          <w:rtl/>
        </w:rPr>
      </w:pPr>
      <w:r w:rsidRPr="00D65BEC">
        <w:rPr>
          <w:rtl/>
        </w:rPr>
        <w:t>ואלו הן הנשרפין: חמץ בפסח ישרף, ותרומה טמאה, והערלה, וכלאי הכרם.</w:t>
      </w:r>
    </w:p>
    <w:p w:rsidR="00E403F0" w:rsidRPr="00D65BEC" w:rsidRDefault="00E403F0" w:rsidP="00E403F0">
      <w:pPr>
        <w:pStyle w:val="afff9"/>
        <w:rPr>
          <w:rtl/>
        </w:rPr>
      </w:pPr>
      <w:r w:rsidRPr="00D65BEC">
        <w:rPr>
          <w:rtl/>
        </w:rPr>
        <w:t>את שדרכן לשרוף - ישרוף, ואת שדרכן להקבר - יקבר.</w:t>
      </w:r>
    </w:p>
    <w:p w:rsidR="00E403F0" w:rsidRPr="00D65BEC" w:rsidRDefault="00E403F0" w:rsidP="00E403F0">
      <w:pPr>
        <w:pStyle w:val="afff9"/>
        <w:rPr>
          <w:rtl/>
        </w:rPr>
      </w:pPr>
      <w:r w:rsidRPr="00D65BEC">
        <w:rPr>
          <w:rtl/>
        </w:rPr>
        <w:t>ומדליקין בפת ובשמן של תרומה.</w:t>
      </w:r>
    </w:p>
    <w:p w:rsidR="00E403F0" w:rsidRPr="00D65BEC" w:rsidRDefault="00E403F0" w:rsidP="00E403F0">
      <w:pPr>
        <w:pStyle w:val="afff9"/>
        <w:rPr>
          <w:rtl/>
        </w:rPr>
      </w:pPr>
      <w:r w:rsidRPr="00D65BEC">
        <w:rPr>
          <w:rtl/>
        </w:rPr>
        <w:t>כל הקדשים שנשחטו חוץ לזמנן וחוץ למקומן - הרי אלו ישרפו.</w:t>
      </w:r>
    </w:p>
    <w:p w:rsidR="00E403F0" w:rsidRPr="00AD695E" w:rsidRDefault="00E403F0" w:rsidP="00E403F0">
      <w:pPr>
        <w:pStyle w:val="afff3"/>
        <w:framePr w:wrap="around"/>
        <w:spacing w:line="240" w:lineRule="exact"/>
        <w:rPr>
          <w:rtl/>
        </w:rPr>
      </w:pPr>
      <w:r w:rsidRPr="009239E9">
        <w:rPr>
          <w:rFonts w:hint="cs"/>
          <w:szCs w:val="18"/>
          <w:rtl/>
        </w:rPr>
        <w:t>לד.</w:t>
      </w:r>
    </w:p>
    <w:p>
      <w:pPr>
        <w:pStyle w:val="MishnaBatzad"/>
        <w:rPr>
          <w:ins w:id="20183" w:author="קלוד" w:date="2026-10-11T09:07:18Z"/>
        </w:rPr>
      </w:pPr>
      <w:ins w:id="20182" w:author="קלוד" w:date="2026-10-11T09:07:18Z">
        <w:r>
          <w:t xml:space="preserve">משנה ו</w:t>
        </w:r>
      </w:ins>
    </w:p>
    <w:p w:rsidR="00E403F0" w:rsidRPr="00D65BEC" w:rsidRDefault="00E403F0" w:rsidP="00E403F0">
      <w:pPr>
        <w:pStyle w:val="afff9"/>
        <w:rPr>
          <w:rtl/>
        </w:rPr>
      </w:pPr>
      <w:r>
        <w:rPr>
          <w:rtl/>
        </w:rPr>
        <w:t xml:space="preserve"> אשם תלוי - ישרף, </w:t>
      </w:r>
      <w:r>
        <w:rPr>
          <w:rStyle w:val="TanaimMishna"/>
          <w:rtl/>
          <w:rPrChange w:id="20012" w:author="קלוד" w:date="2026-10-11T09:07:18Z">
            <w:rPr>
              <w:rtl/>
            </w:rPr>
          </w:rPrChange>
        </w:rPr>
        <w:t xml:space="preserve">רבי יהודה</w:t>
      </w:r>
      <w:r>
        <w:rPr>
          <w:rtl/>
        </w:rPr>
        <w:t xml:space="preserve"> אומר</w:t>
      </w:r>
      <w:r>
        <w:rPr>
          <w:rStyle w:val="TanaimMishna"/>
          <w:rtl/>
          <w:rPrChange w:id="95302" w:author="Claude" w:date="2026-10-11T09:08:06Z">
            <w:rPr>
              <w:rtl/>
            </w:rPr>
          </w:rPrChange>
        </w:rPr>
        <w:t xml:space="preserve">:</w:t>
      </w:r>
      <w:r>
        <w:rPr>
          <w:rtl/>
        </w:rPr>
        <w:t xml:space="preserve"> יקבר.</w:t>
      </w:r>
    </w:p>
    <w:p w:rsidR="00E403F0" w:rsidRPr="00D65BEC" w:rsidRDefault="00E403F0" w:rsidP="00E403F0">
      <w:pPr>
        <w:pStyle w:val="afff9"/>
        <w:rPr>
          <w:rtl/>
        </w:rPr>
      </w:pPr>
      <w:r>
        <w:rPr>
          <w:rtl/>
        </w:rPr>
        <w:t xml:space="preserve">חטאת העוף הבאה על הספק - תשרף, </w:t>
      </w:r>
      <w:r>
        <w:rPr>
          <w:rStyle w:val="TanaimMishna"/>
          <w:rtl/>
          <w:rPrChange w:id="95303" w:author="Claude" w:date="2026-10-11T09:08:06Z">
            <w:rPr>
              <w:rtl/>
            </w:rPr>
          </w:rPrChange>
        </w:rPr>
        <w:t xml:space="preserve">ר' יהודה</w:t>
      </w:r>
      <w:r>
        <w:rPr>
          <w:rtl/>
        </w:rPr>
        <w:t xml:space="preserve"> אומר</w:t>
      </w:r>
      <w:r>
        <w:rPr>
          <w:rStyle w:val="TanaimMishna"/>
          <w:rtl/>
          <w:rPrChange w:id="95304" w:author="Claude" w:date="2026-10-11T09:08:06Z">
            <w:rPr>
              <w:rtl/>
            </w:rPr>
          </w:rPrChange>
        </w:rPr>
        <w:t xml:space="preserve">:</w:t>
      </w:r>
      <w:r>
        <w:rPr>
          <w:rtl/>
        </w:rPr>
        <w:t xml:space="preserve"> יטילנה לאמה.</w:t>
      </w:r>
    </w:p>
    <w:p w:rsidR="00E403F0" w:rsidRPr="00D65BEC" w:rsidRDefault="00E403F0" w:rsidP="00E403F0">
      <w:pPr>
        <w:pStyle w:val="afff9"/>
        <w:rPr>
          <w:rtl/>
        </w:rPr>
      </w:pPr>
      <w:r w:rsidRPr="00D65BEC">
        <w:rPr>
          <w:rtl/>
        </w:rPr>
        <w:t xml:space="preserve">כל הנקברין לא ישרפו, וכל הנשרפין לא יקברו, </w:t>
      </w:r>
    </w:p>
    <w:p w:rsidR="00E403F0" w:rsidRPr="00D65BEC" w:rsidRDefault="00E403F0" w:rsidP="00E403F0">
      <w:pPr>
        <w:pStyle w:val="afff9"/>
        <w:rPr>
          <w:rtl/>
        </w:rPr>
      </w:pPr>
      <w:r>
        <w:rPr>
          <w:rStyle w:val="TanaimMishna"/>
          <w:rtl/>
          <w:rPrChange w:id="95305" w:author="Claude" w:date="2026-10-11T09:08:06Z">
            <w:rPr>
              <w:rtl/>
            </w:rPr>
          </w:rPrChange>
        </w:rPr>
        <w:t xml:space="preserve">ר' יהודה</w:t>
      </w:r>
      <w:r>
        <w:rPr>
          <w:rtl/>
        </w:rPr>
        <w:t xml:space="preserve"> אומר</w:t>
      </w:r>
      <w:r>
        <w:rPr>
          <w:rStyle w:val="TanaimMishna"/>
          <w:rtl/>
          <w:rPrChange w:id="95306" w:author="Claude" w:date="2026-10-11T09:08:06Z">
            <w:rPr>
              <w:rtl/>
            </w:rPr>
          </w:rPrChange>
        </w:rPr>
        <w:t xml:space="preserve">:</w:t>
      </w:r>
      <w:r>
        <w:rPr>
          <w:rtl/>
        </w:rPr>
        <w:t xml:space="preserve"> אם רצה להחמיר על עצמו לשרוף את הנקברין רשאי, אמרו לו: אינו מותר לשנות.</w:t>
      </w:r>
    </w:p>
    <w:p w:rsidR="00E403F0" w:rsidRPr="00AD695E" w:rsidRDefault="00E403F0" w:rsidP="00E403F0">
      <w:pPr>
        <w:jc w:val="center"/>
        <w:rPr>
          <w:del w:id="90070" w:author="מנוע עיצוב" w:date="2026-10-11T12:09:26Z"/>
          <w:rtl/>
        </w:rPr>
      </w:pPr>
      <w:del w:id="90069" w:author="מנוע עיצוב" w:date="2026-10-11T12:09:26Z">
        <w:r w:rsidRPr="00E5675B">
          <w:rPr>
            <w:rFonts w:ascii="BA חניכי הישיבות" w:hAnsi="BA חניכי הישיבות" w:cs="BA חניכי הישיבות"/>
            <w:rtl/>
          </w:rPr>
          <w:lastRenderedPageBreak/>
          <w:delText xml:space="preserve">׻</w:delText>
        </w:r>
      </w:del>
    </w:p>
    <w:p w:rsidR="00E403F0" w:rsidRPr="00AD695E" w:rsidRDefault="00E403F0" w:rsidP="00E403F0">
      <w:pPr>
        <w:pStyle w:val="affff1"/>
        <w:ind w:end="0"/>
        <w:rPr>
          <w:rtl/>
        </w:rPr>
        <w:pPrChange w:id="20051" w:author="קלוד" w:date="2026-10-11T09:07:18Z">
          <w:pPr>
            <w:pStyle w:val="affff1"/>
            <w:rPr>
              <w:rtl/>
            </w:rPr>
          </w:pPr>
        </w:pPrChange>
      </w:pPr>
      <w:r>
        <w:rPr>
          <w:rtl/>
        </w:rPr>
        <w:t>שער הנזיר יקבר.</w:t>
      </w:r>
    </w:p>
    <w:p>
      <w:pPr>
        <w:pStyle w:val="38"/>
        <w:rPr>
          <w:ins w:id="94112" w:author="מנוע מכני" w:date="2026-10-11T12:04:39Z"/>
        </w:rPr>
      </w:pPr>
      <w:r>
        <w:t xml:space="preserve">רמי </w:t>
      </w:r>
      <w:ins w:id="91620" w:author="מנוע מכני" w:date="2026-10-11T12:04:39Z">
        <w:r>
          <w:t xml:space="preserve">לו</w:t>
        </w:r>
      </w:ins>
      <w:del w:id="91621" w:author="מנוע מכני" w:date="2026-10-11T12:04:39Z">
        <w:r>
          <w:delText xml:space="preserve">ליה</w:delText>
        </w:r>
      </w:del>
      <w:r>
        <w:t xml:space="preserve"> טבי לר"</w:t>
      </w:r>
      <w:r>
        <w:t>נ</w:t>
      </w:r>
      <w:r>
        <w:t xml:space="preserve">:</w:t>
      </w:r>
    </w:p>
    <w:p w:rsidR="00E403F0" w:rsidRPr="00AD695E" w:rsidRDefault="00E403F0" w:rsidP="00E403F0">
      <w:pPr>
        <w:rPr>
          <w:rtl/>
        </w:rPr>
      </w:pPr>
      <w:del w:id="94113" w:author="מנוע מכני" w:date="2026-10-11T12:04:39Z">
        <w:r>
          <w:rPr>
            <w:rtl/>
          </w:rPr>
          <w:delText xml:space="preserve"> </w:delText>
        </w:r>
      </w:del>
      <w:r>
        <w:rPr>
          <w:rtl/>
        </w:rPr>
        <w:t xml:space="preserve">תנן</w:t>
      </w:r>
      <w:r>
        <w:rPr>
          <w:rtl/>
        </w:rPr>
        <w:t xml:space="preserve"> שער הנזיר יקבר, ורמינהו: האורג מלא הסיט מצמר בכור בבגד ידלק הבגד, משער הנזיר ופטר חמור בשק - ידלק השק! </w:t>
      </w:r>
    </w:p>
    <w:p>
      <w:pPr>
        <w:pStyle w:val="38"/>
        <w:rPr>
          <w:ins w:id="94114" w:author="מנוע מכני" w:date="2026-10-11T12:04:39Z"/>
        </w:rPr>
      </w:pPr>
      <w:r>
        <w:t xml:space="preserve">א"ל</w:t>
      </w:r>
      <w:r>
        <w:t xml:space="preserve">:</w:t>
      </w:r>
    </w:p>
    <w:p w:rsidR="00E403F0" w:rsidRPr="00AD695E" w:rsidRDefault="00E403F0" w:rsidP="00E403F0">
      <w:pPr>
        <w:rPr>
          <w:rtl/>
        </w:rPr>
      </w:pPr>
      <w:del w:id="94115" w:author="מנוע מכני" w:date="2026-10-11T12:04:39Z">
        <w:r>
          <w:rPr>
            <w:rtl/>
          </w:rPr>
          <w:delText xml:space="preserve"> </w:delText>
        </w:r>
      </w:del>
      <w:r>
        <w:rPr>
          <w:rtl/>
        </w:rPr>
        <w:t xml:space="preserve">כאן - בנזיר טמא, כאן - בנזיר טהור.</w:t>
      </w:r>
    </w:p>
    <w:p>
      <w:pPr>
        <w:pStyle w:val="38"/>
        <w:rPr>
          <w:ins w:id="94116" w:author="מנוע מכני" w:date="2026-10-11T12:04:39Z"/>
        </w:rPr>
      </w:pPr>
      <w:r>
        <w:t xml:space="preserve">אמר</w:t>
      </w:r>
      <w:r>
        <w:t xml:space="preserve"> </w:t>
      </w:r>
      <w:ins w:id="91624" w:author="מנוע מכני" w:date="2026-10-11T12:04:39Z">
        <w:r>
          <w:t xml:space="preserve">לו</w:t>
        </w:r>
      </w:ins>
      <w:del w:id="91625" w:author="מנוע מכני" w:date="2026-10-11T12:04:39Z">
        <w:r>
          <w:delText xml:space="preserve">ליה</w:delText>
        </w:r>
      </w:del>
      <w:r>
        <w:t xml:space="preserve">:</w:t>
      </w:r>
    </w:p>
    <w:p w:rsidR="00E403F0" w:rsidRPr="00AD695E" w:rsidRDefault="00E403F0" w:rsidP="00E403F0">
      <w:pPr>
        <w:rPr>
          <w:rtl/>
        </w:rPr>
      </w:pPr>
      <w:del w:id="94117" w:author="מנוע מכני" w:date="2026-10-11T12:04:39Z">
        <w:r>
          <w:rPr>
            <w:rtl/>
          </w:rPr>
          <w:delText xml:space="preserve"> </w:delText>
        </w:r>
      </w:del>
      <w:r>
        <w:rPr>
          <w:rtl/>
        </w:rPr>
        <w:t xml:space="preserve">שנית נזיר אנזיר, פטר חמור אפטר חמור </w:t>
      </w:r>
      <w:ins w:id="92138" w:author="מנוע מכני" w:date="2026-10-11T12:04:39Z">
        <w:r>
          <w:rPr>
            <w:rtl/>
          </w:rPr>
          <w:t xml:space="preserve">קשה</w:t>
        </w:r>
      </w:ins>
      <w:del w:id="92139" w:author="מנוע מכני" w:date="2026-10-11T12:04:39Z">
        <w:r>
          <w:rPr>
            <w:rtl/>
          </w:rPr>
          <w:delText xml:space="preserve">קשיא</w:delText>
        </w:r>
      </w:del>
      <w:r>
        <w:rPr>
          <w:rtl/>
        </w:rPr>
        <w:t xml:space="preserve">! </w:t>
      </w:r>
      <w:r w:rsidRPr="00217260">
        <w:rPr>
          <w:b/>
          <w:bCs/>
          <w:rtl/>
        </w:rPr>
        <w:t>אישתיק</w:t>
      </w:r>
      <w:r>
        <w:rPr>
          <w:rtl/>
        </w:rPr>
        <w:t xml:space="preserve">, ולא </w:t>
      </w:r>
      <w:r>
        <w:rPr>
          <w:rtl/>
        </w:rPr>
        <w:t xml:space="preserve">אמר</w:t>
      </w:r>
      <w:r>
        <w:rPr>
          <w:rtl/>
        </w:rPr>
        <w:t xml:space="preserve"> </w:t>
      </w:r>
      <w:ins w:id="91626" w:author="מנוע מכני" w:date="2026-10-11T12:04:39Z">
        <w:r>
          <w:rPr>
            <w:rtl/>
          </w:rPr>
          <w:t xml:space="preserve">לו</w:t>
        </w:r>
      </w:ins>
      <w:del w:id="91627" w:author="מנוע מכני" w:date="2026-10-11T12:04:39Z">
        <w:r>
          <w:rPr>
            <w:rtl/>
          </w:rPr>
          <w:delText xml:space="preserve">ליה</w:delText>
        </w:r>
      </w:del>
      <w:r>
        <w:rPr>
          <w:rtl/>
        </w:rPr>
        <w:t xml:space="preserve"> ולא </w:t>
      </w:r>
      <w:ins w:id="91622" w:author="מנוע מכני" w:date="2026-10-11T12:04:39Z">
        <w:r>
          <w:rPr>
            <w:rtl/>
          </w:rPr>
          <w:t xml:space="preserve">כלום</w:t>
        </w:r>
      </w:ins>
      <w:del w:id="91623" w:author="מנוע מכני" w:date="2026-10-11T12:04:39Z">
        <w:r>
          <w:rPr>
            <w:rtl/>
          </w:rPr>
          <w:delText xml:space="preserve">מידי</w:delText>
        </w:r>
      </w:del>
      <w:r>
        <w:rPr>
          <w:rtl/>
        </w:rPr>
        <w:t xml:space="preserve">.</w:t>
      </w:r>
    </w:p>
    <w:p>
      <w:pPr>
        <w:pStyle w:val="38"/>
        <w:rPr>
          <w:ins w:id="94118" w:author="מנוע מכני" w:date="2026-10-11T12:04:39Z"/>
        </w:rPr>
      </w:pPr>
      <w:r>
        <w:t>א</w:t>
      </w:r>
      <w:r>
        <w:t>"</w:t>
      </w:r>
      <w:r>
        <w:t>ל</w:t>
      </w:r>
      <w:r>
        <w:t xml:space="preserve">:</w:t>
      </w:r>
    </w:p>
    <w:p w:rsidR="00E403F0" w:rsidRPr="00AD695E" w:rsidRDefault="00E403F0" w:rsidP="00E403F0">
      <w:pPr>
        <w:rPr>
          <w:rtl/>
        </w:rPr>
      </w:pPr>
      <w:del w:id="94119" w:author="מנוע מכני" w:date="2026-10-11T12:04:39Z">
        <w:r>
          <w:rPr>
            <w:rtl/>
          </w:rPr>
          <w:delText xml:space="preserve"> </w:delText>
        </w:r>
      </w:del>
      <w:ins w:id="91628" w:author="מנוע מכני" w:date="2026-10-11T12:04:39Z">
        <w:r>
          <w:rPr>
            <w:rtl/>
          </w:rPr>
          <w:t xml:space="preserve">כלום</w:t>
        </w:r>
      </w:ins>
      <w:del w:id="91629" w:author="מנוע מכני" w:date="2026-10-11T12:04:39Z">
        <w:r>
          <w:rPr>
            <w:rtl/>
          </w:rPr>
          <w:delText xml:space="preserve">מידי</w:delText>
        </w:r>
      </w:del>
      <w:r>
        <w:rPr>
          <w:rtl/>
        </w:rPr>
        <w:t xml:space="preserve"> שמיע לך </w:t>
      </w:r>
      <w:ins w:id="92454" w:author="מנוע מכני" w:date="2026-10-11T12:04:39Z">
        <w:r>
          <w:rPr>
            <w:rtl/>
          </w:rPr>
          <w:t xml:space="preserve">בזה</w:t>
        </w:r>
      </w:ins>
      <w:del w:id="92455" w:author="מנוע מכני" w:date="2026-10-11T12:04:39Z">
        <w:r>
          <w:rPr>
            <w:rtl/>
          </w:rPr>
          <w:delText xml:space="preserve">בהא</w:delText>
        </w:r>
      </w:del>
      <w:r>
        <w:rPr>
          <w:rtl/>
        </w:rPr>
        <w:t xml:space="preserve">? </w:t>
      </w:r>
      <w:r>
        <w:rPr>
          <w:rtl/>
        </w:rPr>
        <w:t xml:space="preserve">א"</w:t>
      </w:r>
      <w:r>
        <w:rPr>
          <w:rFonts w:hint="cs"/>
          <w:rtl/>
        </w:rPr>
        <w:t>ל</w:t>
      </w:r>
      <w:r>
        <w:rPr>
          <w:rtl/>
        </w:rPr>
        <w:t xml:space="preserve">, </w:t>
      </w:r>
      <w:ins w:id="91630" w:author="מנוע מכני" w:date="2026-10-11T12:04:39Z">
        <w:r>
          <w:rPr>
            <w:rtl/>
          </w:rPr>
          <w:t xml:space="preserve">כך</w:t>
        </w:r>
      </w:ins>
      <w:del w:id="91631" w:author="מנוע מכני" w:date="2026-10-11T12:04:39Z">
        <w:r>
          <w:rPr>
            <w:rtl/>
          </w:rPr>
          <w:delText xml:space="preserve">הכי</w:delText>
        </w:r>
      </w:del>
      <w:r>
        <w:rPr>
          <w:rtl/>
        </w:rPr>
        <w:t xml:space="preserve"> </w:t>
      </w:r>
      <w:r>
        <w:rPr>
          <w:rtl/>
        </w:rPr>
        <w:t xml:space="preserve">אמר</w:t>
      </w:r>
      <w:r>
        <w:rPr>
          <w:rtl/>
        </w:rPr>
        <w:t xml:space="preserve"> </w:t>
      </w:r>
      <w:r>
        <w:rPr>
          <w:rStyle w:val="2fb"/>
          <w:rtl/>
        </w:rPr>
        <w:t xml:space="preserve">רב ששת</w:t>
      </w:r>
      <w:r>
        <w:rPr>
          <w:rFonts w:hint="cs"/>
          <w:rtl/>
        </w:rPr>
        <w:t xml:space="preserve">[וכן </w:t>
      </w:r>
      <w:r>
        <w:rPr>
          <w:rStyle w:val="2fb"/>
          <w:rFonts w:hint="cs"/>
          <w:rtl/>
        </w:rPr>
        <w:t xml:space="preserve">ריב</w:t>
      </w:r>
      <w:r>
        <w:rPr>
          <w:rStyle w:val="2fb"/>
          <w:rtl/>
        </w:rPr>
        <w:t>"</w:t>
      </w:r>
      <w:r>
        <w:rPr>
          <w:rStyle w:val="2fb"/>
          <w:rFonts w:hint="cs"/>
          <w:rtl/>
        </w:rPr>
        <w:t xml:space="preserve">ח</w:t>
      </w:r>
      <w:r>
        <w:rPr>
          <w:rFonts w:hint="cs"/>
          <w:rtl/>
        </w:rPr>
        <w:t xml:space="preserve">]</w:t>
      </w:r>
      <w:r>
        <w:rPr>
          <w:rtl/>
        </w:rPr>
        <w:t>: כאן - בשק, כאן - בשער.</w:t>
      </w:r>
    </w:p>
    <w:p>
      <w:pPr>
        <w:pStyle w:val="38"/>
        <w:rPr>
          <w:ins w:id="94120" w:author="מנוע מכני" w:date="2026-10-11T12:04:39Z"/>
        </w:rPr>
      </w:pPr>
      <w:r>
        <w:t>ר"</w:t>
      </w:r>
      <w:r>
        <w:t>א</w:t>
      </w:r>
      <w:del w:id="94229" w:author="מנוע מכני" w:date="2026-10-11T12:04:39Z">
        <w:r>
          <w:delText xml:space="preserve"> אמר</w:delText>
        </w:r>
      </w:del>
      <w:r>
        <w:t xml:space="preserve">:</w:t>
      </w:r>
    </w:p>
    <w:p w:rsidR="00E403F0" w:rsidRPr="00AD695E" w:rsidRDefault="00E403F0" w:rsidP="00E403F0">
      <w:pPr>
        <w:rPr>
          <w:rtl/>
        </w:rPr>
      </w:pPr>
      <w:del w:id="94121" w:author="מנוע מכני" w:date="2026-10-11T12:04:39Z">
        <w:r>
          <w:rPr>
            <w:rtl/>
          </w:rPr>
          <w:delText xml:space="preserve"> </w:delText>
        </w:r>
      </w:del>
      <w:r>
        <w:rPr>
          <w:rtl/>
        </w:rPr>
        <w:t xml:space="preserve">כאן - בנזיר טהור, כאן - בנזיר טמא.</w:t>
      </w:r>
    </w:p>
    <w:p>
      <w:pPr>
        <w:pStyle w:val="38"/>
        <w:rPr>
          <w:ins w:id="94122" w:author="מנוע מכני" w:date="2026-10-11T12:04:39Z"/>
        </w:rPr>
      </w:pPr>
      <w:r>
        <w:t xml:space="preserve">א"ל</w:t>
      </w:r>
      <w:r>
        <w:t xml:space="preserve">:</w:t>
      </w:r>
    </w:p>
    <w:p w:rsidR="00E403F0" w:rsidRPr="00AD695E" w:rsidRDefault="00E403F0" w:rsidP="00E403F0">
      <w:pPr>
        <w:rPr>
          <w:rtl/>
        </w:rPr>
      </w:pPr>
      <w:del w:id="94123" w:author="מנוע מכני" w:date="2026-10-11T12:04:39Z">
        <w:r>
          <w:rPr>
            <w:rtl/>
          </w:rPr>
          <w:delText xml:space="preserve"> </w:delText>
        </w:r>
      </w:del>
      <w:ins w:id="90171" w:author="Claude - סמנטי" w:date="2026-10-11T12:20:38Z">
        <w:r>
          <w:rPr>
            <w:rtl/>
          </w:rPr>
          <w:t xml:space="preserve">יתבטל</w:t>
        </w:r>
      </w:ins>
      <w:del w:id="90172" w:author="Claude - סמנטי" w:date="2026-10-11T12:20:38Z">
        <w:r>
          <w:rPr>
            <w:rtl/>
          </w:rPr>
          <w:delText xml:space="preserve">ליבטל</w:delText>
        </w:r>
      </w:del>
      <w:r>
        <w:rPr>
          <w:rtl/>
        </w:rPr>
        <w:t xml:space="preserve"> שק ברובא! </w:t>
      </w:r>
      <w:r>
        <w:rPr>
          <w:rStyle w:val="2fb"/>
          <w:rtl/>
        </w:rPr>
        <w:t xml:space="preserve">א</w:t>
      </w:r>
      <w:r>
        <w:rPr>
          <w:rStyle w:val="2fb"/>
          <w:rFonts w:hint="cs"/>
          <w:rtl/>
        </w:rPr>
        <w:t>ר</w:t>
      </w:r>
      <w:r>
        <w:rPr>
          <w:rStyle w:val="2fb"/>
          <w:rtl/>
        </w:rPr>
        <w:t>"</w:t>
      </w:r>
      <w:r>
        <w:rPr>
          <w:rStyle w:val="2fb"/>
          <w:rFonts w:hint="cs"/>
          <w:rtl/>
        </w:rPr>
        <w:t>פ</w:t>
      </w:r>
      <w:r>
        <w:rPr>
          <w:rtl/>
        </w:rPr>
        <w:t xml:space="preserve">: </w:t>
      </w:r>
      <w:ins w:id="90169" w:author="Claude - סמנטי" w:date="2026-10-11T12:20:38Z">
        <w:r>
          <w:rPr>
            <w:rtl/>
          </w:rPr>
          <w:t xml:space="preserve">בצפור</w:t>
        </w:r>
      </w:ins>
      <w:del w:id="90170" w:author="Claude - סמנטי" w:date="2026-10-11T12:20:38Z">
        <w:r>
          <w:rPr>
            <w:rtl/>
          </w:rPr>
          <w:delText xml:space="preserve">בציפורתא</w:delText>
        </w:r>
      </w:del>
      <w:r>
        <w:rPr>
          <w:rtl/>
        </w:rPr>
        <w:t xml:space="preserve">.</w:t>
      </w:r>
      <w:r>
        <w:rPr>
          <w:rFonts w:hint="cs"/>
          <w:rtl/>
        </w:rPr>
        <w:t xml:space="preserve"> </w:t>
      </w:r>
    </w:p>
    <w:p>
      <w:pPr>
        <w:pStyle w:val="38"/>
        <w:rPr>
          <w:ins w:id="94124" w:author="מנוע מכני" w:date="2026-10-11T12:04:39Z"/>
        </w:rPr>
      </w:pPr>
      <w:r>
        <w:t>וה</w:t>
      </w:r>
      <w:r>
        <w:t>"</w:t>
      </w:r>
      <w:r>
        <w:t>ק</w:t>
      </w:r>
      <w:r>
        <w:t xml:space="preserve">:</w:t>
      </w:r>
    </w:p>
    <w:p w:rsidR="00E403F0" w:rsidRPr="00AD695E" w:rsidRDefault="00E403F0" w:rsidP="00E403F0">
      <w:pPr>
        <w:rPr>
          <w:rtl/>
        </w:rPr>
      </w:pPr>
      <w:del w:id="94125" w:author="מנוע מכני" w:date="2026-10-11T12:04:39Z">
        <w:r>
          <w:rPr>
            <w:rtl/>
          </w:rPr>
          <w:delText xml:space="preserve"> </w:delText>
        </w:r>
      </w:del>
      <w:r>
        <w:rPr>
          <w:rFonts w:hint="cs"/>
          <w:rtl/>
        </w:rPr>
        <w:t>ד</w:t>
      </w:r>
      <w:r>
        <w:rPr>
          <w:rtl/>
        </w:rPr>
        <w:t xml:space="preserve">אם אפשר לשלופינהו - מוטב, ואם </w:t>
      </w:r>
      <w:ins w:id="90882" w:author="מנוע מכני" w:date="2026-10-11T12:04:39Z">
        <w:r>
          <w:rPr>
            <w:rtl/>
          </w:rPr>
          <w:t xml:space="preserve">לא</w:t>
        </w:r>
      </w:ins>
      <w:del w:id="90883" w:author="מנוע מכני" w:date="2026-10-11T12:04:39Z">
        <w:r>
          <w:rPr>
            <w:rtl/>
          </w:rPr>
          <w:delText xml:space="preserve">לאו</w:delText>
        </w:r>
      </w:del>
      <w:r>
        <w:rPr>
          <w:rtl/>
        </w:rPr>
        <w:t xml:space="preserve"> אוקמה </w:t>
      </w:r>
      <w:r>
        <w:rPr>
          <w:rStyle w:val="2fb"/>
          <w:rtl/>
        </w:rPr>
        <w:t xml:space="preserve">כר"</w:t>
      </w:r>
      <w:r>
        <w:rPr>
          <w:rStyle w:val="2fb"/>
          <w:rFonts w:hint="cs"/>
          <w:rtl/>
        </w:rPr>
        <w:t>י</w:t>
      </w:r>
      <w:r>
        <w:rPr>
          <w:rtl/>
        </w:rPr>
        <w:t>, דאם רצה להחמיר על עצמו לשרוף את הנקברין - רשאי.</w:t>
      </w:r>
    </w:p>
    <w:p w:rsidR="00E403F0" w:rsidRPr="00AD695E" w:rsidRDefault="00E403F0" w:rsidP="00E403F0">
      <w:pPr>
        <w:jc w:val="center"/>
        <w:rPr>
          <w:del w:id="90072" w:author="מנוע עיצוב" w:date="2026-10-11T12:09:26Z"/>
          <w:rtl/>
        </w:rPr>
      </w:pPr>
      <w:del w:id="90071" w:author="מנוע עיצוב" w:date="2026-10-11T12:09:26Z">
        <w:r w:rsidRPr="00E5675B">
          <w:rPr>
            <w:rFonts w:ascii="BA חניכי הישיבות" w:hAnsi="BA חניכי הישיבות" w:cs="BA חניכי הישיבות"/>
            <w:rtl/>
          </w:rPr>
          <w:delText xml:space="preserve">׻</w:delText>
        </w:r>
      </w:del>
    </w:p>
    <w:p w:rsidR="00E403F0" w:rsidRPr="00AD695E" w:rsidRDefault="00E403F0" w:rsidP="00E403F0">
      <w:pPr>
        <w:pStyle w:val="affff1"/>
        <w:ind w:end="0"/>
        <w:rPr>
          <w:rtl/>
        </w:rPr>
        <w:pPrChange w:id="20052" w:author="קלוד" w:date="2026-10-11T09:07:18Z">
          <w:pPr>
            <w:pStyle w:val="affff1"/>
            <w:rPr>
              <w:rtl/>
            </w:rPr>
          </w:pPr>
        </w:pPrChange>
      </w:pPr>
      <w:ins w:id="9836" w:author="מספור קטעי משנה" w:date="2026-10-11T09:35:05Z">
        <w:r>
          <w:rPr>
            <w:rStyle w:val="MisparKeta"/>
          </w:rPr>
          <w:t xml:space="preserve">ג. </w:t>
        </w:r>
      </w:ins>
      <w:r>
        <w:rPr>
          <w:rtl/>
        </w:rPr>
        <w:t>ואלו הן הנשרפין.</w:t>
      </w:r>
      <w:r>
        <w:rPr>
          <w:rFonts w:hint="cs"/>
          <w:rtl/>
        </w:rPr>
        <w:t xml:space="preserve"> </w:t>
      </w:r>
      <w:r w:rsidRPr="000F2230">
        <w:rPr>
          <w:rFonts w:cs="BA Fontov Regular"/>
          <w:bCs w:val="0"/>
          <w:rtl/>
          <w:rPrChange w:id="40001" w:author="Claude" w:date="2026-10-11T09:07:41Z">
            <w:rPr>
              <w:rFonts w:cs="BA Fontov Regular"/>
              <w:bCs w:val="0"/>
              <w:sz w:val="18"/>
              <w:rtl/>
            </w:rPr>
          </w:rPrChange>
        </w:rPr>
        <w:t>חמץ בפסח - ישרף.</w:t>
      </w:r>
      <w:r w:rsidRPr="000F2230">
        <w:rPr>
          <w:rFonts w:cs="BA Fontov Regular" w:hint="cs"/>
          <w:bCs w:val="0"/>
          <w:rtl/>
          <w:rPrChange w:id="40002" w:author="Claude" w:date="2026-10-11T09:07:41Z">
            <w:rPr>
              <w:rFonts w:cs="BA Fontov Regular" w:hint="cs"/>
              <w:bCs w:val="0"/>
              <w:sz w:val="18"/>
              <w:rtl/>
            </w:rPr>
          </w:rPrChange>
        </w:rPr>
        <w:t xml:space="preserve">    </w:t>
      </w:r>
      <w:r w:rsidRPr="000F2230">
        <w:rPr>
          <w:rFonts w:cs="BA Fontov Regular"/>
          <w:bCs w:val="0"/>
          <w:rtl/>
          <w:rPrChange w:id="40003" w:author="Claude" w:date="2026-10-11T09:07:41Z">
            <w:rPr>
              <w:rFonts w:cs="BA Fontov Regular"/>
              <w:bCs w:val="0"/>
              <w:sz w:val="18"/>
              <w:rtl/>
            </w:rPr>
          </w:rPrChange>
        </w:rPr>
        <w:t>סתם תנא כר</w:t>
      </w:r>
      <w:r>
        <w:rPr>
          <w:rFonts w:cs="BA Fontov Regular"/>
          <w:bCs w:val="0"/>
          <w:rtl/>
          <w:rPrChange w:id="40004" w:author="Claude" w:date="2026-10-11T09:07:41Z">
            <w:rPr>
              <w:rFonts w:cs="BA Fontov Regular"/>
              <w:bCs w:val="0"/>
              <w:sz w:val="18"/>
              <w:rtl/>
            </w:rPr>
          </w:rPrChange>
        </w:rPr>
        <w:t>"</w:t>
      </w:r>
      <w:r w:rsidRPr="000F2230">
        <w:rPr>
          <w:rFonts w:cs="BA Fontov Regular" w:hint="cs"/>
          <w:bCs w:val="0"/>
          <w:rtl/>
          <w:rPrChange w:id="40005" w:author="Claude" w:date="2026-10-11T09:07:41Z">
            <w:rPr>
              <w:rFonts w:cs="BA Fontov Regular" w:hint="cs"/>
              <w:bCs w:val="0"/>
              <w:sz w:val="18"/>
              <w:rtl/>
            </w:rPr>
          </w:rPrChange>
        </w:rPr>
        <w:t>י</w:t>
      </w:r>
      <w:r w:rsidRPr="000F2230">
        <w:rPr>
          <w:rFonts w:cs="BA Fontov Regular"/>
          <w:bCs w:val="0"/>
          <w:rtl/>
          <w:rPrChange w:id="40006" w:author="Claude" w:date="2026-10-11T09:07:41Z">
            <w:rPr>
              <w:rFonts w:cs="BA Fontov Regular"/>
              <w:bCs w:val="0"/>
              <w:sz w:val="18"/>
              <w:rtl/>
            </w:rPr>
          </w:rPrChange>
        </w:rPr>
        <w:t>, דאמר: אין ביעור חמץ אלא שרפה.</w:t>
      </w:r>
    </w:p>
    <w:p w:rsidR="00E403F0" w:rsidRPr="00AD695E" w:rsidRDefault="00E403F0" w:rsidP="00E403F0">
      <w:pPr>
        <w:jc w:val="center"/>
        <w:rPr>
          <w:del w:id="90074" w:author="מנוע עיצוב" w:date="2026-10-11T12:09:26Z"/>
          <w:rtl/>
        </w:rPr>
      </w:pPr>
      <w:del w:id="90073" w:author="מנוע עיצוב" w:date="2026-10-11T12:09:26Z">
        <w:r w:rsidRPr="00E5675B">
          <w:rPr>
            <w:rFonts w:ascii="BA חניכי הישיבות" w:hAnsi="BA חניכי הישיבות" w:cs="BA חניכי הישיבות"/>
            <w:rtl/>
          </w:rPr>
          <w:delText xml:space="preserve">׻</w:delText>
        </w:r>
      </w:del>
    </w:p>
    <w:p w:rsidR="00E403F0" w:rsidRPr="00AD695E" w:rsidRDefault="00E403F0" w:rsidP="00E403F0">
      <w:pPr>
        <w:pStyle w:val="affff1"/>
        <w:ind w:end="0"/>
        <w:rPr>
          <w:rtl/>
        </w:rPr>
        <w:pPrChange w:id="20053" w:author="קלוד" w:date="2026-10-11T09:07:18Z">
          <w:pPr>
            <w:pStyle w:val="affff1"/>
            <w:rPr>
              <w:rtl/>
            </w:rPr>
          </w:pPr>
        </w:pPrChange>
      </w:pPr>
      <w:r>
        <w:rPr>
          <w:rtl/>
        </w:rPr>
        <w:t>תרומה טמאה והערלה כו'.</w:t>
      </w:r>
      <w:r>
        <w:rPr>
          <w:rFonts w:hint="cs"/>
          <w:rtl/>
        </w:rPr>
        <w:t xml:space="preserve"> </w:t>
      </w:r>
      <w:r w:rsidRPr="000F2230">
        <w:rPr>
          <w:rFonts w:cs="BA Fontov Regular"/>
          <w:bCs w:val="0"/>
          <w:rtl/>
          <w:rPrChange w:id="40007" w:author="Claude" w:date="2026-10-11T09:07:41Z">
            <w:rPr>
              <w:rFonts w:cs="BA Fontov Regular"/>
              <w:bCs w:val="0"/>
              <w:sz w:val="18"/>
              <w:rtl/>
            </w:rPr>
          </w:rPrChange>
        </w:rPr>
        <w:t>הא כיצד: אוכלין - בשרפה, משקין - בקבורה</w:t>
      </w:r>
      <w:r>
        <w:rPr>
          <w:rtl/>
        </w:rPr>
        <w:t>.</w:t>
      </w:r>
    </w:p>
    <w:p w:rsidR="00E403F0" w:rsidRPr="00AD695E" w:rsidRDefault="00E403F0" w:rsidP="00E403F0">
      <w:pPr>
        <w:jc w:val="center"/>
        <w:rPr>
          <w:del w:id="90076" w:author="מנוע עיצוב" w:date="2026-10-11T12:09:26Z"/>
          <w:rtl/>
        </w:rPr>
      </w:pPr>
      <w:del w:id="90075" w:author="מנוע עיצוב" w:date="2026-10-11T12:09:26Z">
        <w:r w:rsidRPr="00E5675B">
          <w:rPr>
            <w:rFonts w:ascii="BA חניכי הישיבות" w:hAnsi="BA חניכי הישיבות" w:cs="BA חניכי הישיבות"/>
            <w:rtl/>
          </w:rPr>
          <w:delText xml:space="preserve">׻</w:delText>
        </w:r>
      </w:del>
    </w:p>
    <w:p w:rsidR="00E403F0" w:rsidRPr="00AD695E" w:rsidRDefault="00E403F0" w:rsidP="00E403F0">
      <w:pPr>
        <w:pStyle w:val="affff1"/>
        <w:ind w:end="0"/>
        <w:rPr>
          <w:rtl/>
        </w:rPr>
        <w:pPrChange w:id="20054" w:author="קלוד" w:date="2026-10-11T09:07:18Z">
          <w:pPr>
            <w:pStyle w:val="affff1"/>
            <w:rPr>
              <w:rtl/>
            </w:rPr>
          </w:pPr>
        </w:pPrChange>
      </w:pPr>
      <w:r>
        <w:rPr>
          <w:rtl/>
        </w:rPr>
        <w:t>חטאת העוף כו'.</w:t>
      </w:r>
    </w:p>
    <w:p>
      <w:pPr>
        <w:pStyle w:val="38"/>
        <w:rPr>
          <w:ins w:id="94126" w:author="מנוע מכני" w:date="2026-10-11T12:04:39Z"/>
        </w:rPr>
      </w:pPr>
      <w:r>
        <w:t xml:space="preserve">תניא</w:t>
      </w:r>
      <w:r>
        <w:t xml:space="preserve">, </w:t>
      </w:r>
      <w:r>
        <w:t>אר</w:t>
      </w:r>
      <w:r>
        <w:t>"</w:t>
      </w:r>
      <w:r>
        <w:t>י</w:t>
      </w:r>
      <w:r>
        <w:t xml:space="preserve">:</w:t>
      </w:r>
    </w:p>
    <w:p w:rsidR="00E403F0" w:rsidRPr="00AD695E" w:rsidRDefault="00E403F0" w:rsidP="00E403F0">
      <w:pPr>
        <w:rPr>
          <w:rtl/>
        </w:rPr>
      </w:pPr>
      <w:del w:id="94127" w:author="מנוע מכני" w:date="2026-10-11T12:04:39Z">
        <w:r>
          <w:rPr>
            <w:rtl/>
          </w:rPr>
          <w:delText xml:space="preserve"> </w:delText>
        </w:r>
      </w:del>
      <w:r>
        <w:rPr>
          <w:rtl/>
        </w:rPr>
        <w:t xml:space="preserve">חטאת העוף הבאה על הספק יטילנה לאמה, ומנתחה אבר אבר וזורקן לאמה, ומתגלגלת והולכת לנחל קדרון.</w:t>
      </w:r>
    </w:p>
    <w:p w:rsidR="00E403F0" w:rsidRPr="00AD695E" w:rsidRDefault="00E403F0" w:rsidP="00E403F0">
      <w:pPr>
        <w:jc w:val="center"/>
        <w:rPr>
          <w:del w:id="90078" w:author="מנוע עיצוב" w:date="2026-10-11T12:09:26Z"/>
          <w:rtl/>
        </w:rPr>
      </w:pPr>
      <w:del w:id="90077" w:author="מנוע עיצוב" w:date="2026-10-11T12:09:26Z">
        <w:r w:rsidRPr="00E5675B">
          <w:rPr>
            <w:rFonts w:ascii="BA חניכי הישיבות" w:hAnsi="BA חניכי הישיבות" w:cs="BA חניכי הישיבות"/>
            <w:rtl/>
          </w:rPr>
          <w:delText xml:space="preserve">׻</w:delText>
        </w:r>
      </w:del>
    </w:p>
    <w:p w:rsidR="00E403F0" w:rsidRPr="00AD695E" w:rsidRDefault="00E403F0" w:rsidP="00E403F0">
      <w:pPr>
        <w:pStyle w:val="affff1"/>
        <w:ind w:end="0"/>
        <w:rPr>
          <w:rtl/>
        </w:rPr>
        <w:pPrChange w:id="20055" w:author="קלוד" w:date="2026-10-11T09:07:18Z">
          <w:pPr>
            <w:pStyle w:val="affff1"/>
            <w:rPr>
              <w:rtl/>
            </w:rPr>
          </w:pPr>
        </w:pPrChange>
      </w:pPr>
      <w:r>
        <w:rPr>
          <w:rtl/>
        </w:rPr>
        <w:t>כל הנקברין לא ישרפו כו'.</w:t>
      </w:r>
    </w:p>
    <w:p w:rsidR="00E403F0" w:rsidRPr="00AD695E" w:rsidRDefault="00E403F0" w:rsidP="00E403F0">
      <w:pPr>
        <w:rPr>
          <w:rtl/>
        </w:rPr>
      </w:pPr>
      <w:r>
        <w:rPr>
          <w:rtl/>
        </w:rPr>
        <w:t>משום דנקברין - אפרן אסור, ונשרפין - אפרן מותר.</w:t>
      </w:r>
    </w:p>
    <w:p>
      <w:pPr>
        <w:pStyle w:val="38"/>
        <w:rPr>
          <w:ins w:id="94128" w:author="מנוע מכני" w:date="2026-10-11T12:04:39Z"/>
        </w:rPr>
      </w:pPr>
      <w:r>
        <w:t xml:space="preserve">והך</w:t>
      </w:r>
    </w:p>
    <w:p w:rsidR="00E403F0" w:rsidRPr="00AD695E" w:rsidRDefault="00E403F0" w:rsidP="00E403F0">
      <w:pPr>
        <w:rPr>
          <w:rtl/>
        </w:rPr>
      </w:pPr>
      <w:del w:id="94129" w:author="מנוע מכני" w:date="2026-10-11T12:04:39Z">
        <w:r>
          <w:rPr>
            <w:rFonts w:hint="cs"/>
            <w:rtl/>
          </w:rPr>
          <w:delText xml:space="preserve"> </w:delText>
        </w:r>
      </w:del>
      <w:r>
        <w:rPr>
          <w:rFonts w:hint="cs"/>
          <w:rtl/>
        </w:rPr>
        <w:t xml:space="preserve">ד</w:t>
      </w:r>
      <w:r>
        <w:rPr>
          <w:rtl/>
        </w:rPr>
        <w:t>דם הנדה ובשר המת שנפרכו טהורין,</w:t>
      </w:r>
      <w:r>
        <w:rPr>
          <w:rFonts w:hint="cs"/>
          <w:rtl/>
        </w:rPr>
        <w:t xml:space="preserve"> </w:t>
      </w:r>
      <w:ins w:id="90884" w:author="מנוע מכני" w:date="2026-10-11T12:04:39Z">
        <w:r>
          <w:rPr>
            <w:rtl/>
          </w:rPr>
          <w:t xml:space="preserve">לא</w:t>
        </w:r>
      </w:ins>
      <w:del w:id="90885" w:author="מנוע מכני" w:date="2026-10-11T12:04:39Z">
        <w:r>
          <w:rPr>
            <w:rtl/>
          </w:rPr>
          <w:delText xml:space="preserve">לאו</w:delText>
        </w:r>
      </w:del>
      <w:r>
        <w:rPr>
          <w:rtl/>
        </w:rPr>
        <w:t xml:space="preserve"> טהורין ומותרין!</w:t>
      </w:r>
      <w:r>
        <w:rPr>
          <w:rFonts w:hint="cs"/>
          <w:rtl/>
        </w:rPr>
        <w:t xml:space="preserve"> א</w:t>
      </w:r>
      <w:r>
        <w:rPr>
          <w:rtl/>
        </w:rPr>
        <w:t>לא</w:t>
      </w:r>
      <w:r>
        <w:rPr>
          <w:rFonts w:hint="cs"/>
          <w:rtl/>
        </w:rPr>
        <w:t xml:space="preserve"> </w:t>
      </w:r>
      <w:r>
        <w:rPr>
          <w:rtl/>
        </w:rPr>
        <w:t>טהורין ואסורין.</w:t>
      </w:r>
    </w:p>
    <w:p w:rsidR="00E403F0" w:rsidRPr="00AD695E" w:rsidRDefault="00E403F0" w:rsidP="00E403F0">
      <w:pPr>
        <w:rPr>
          <w:rtl/>
        </w:rPr>
      </w:pPr>
    </w:p>
    <w:p>
      <w:pPr>
        <w:pStyle w:val="afffff8"/>
        <w:rPr>
          <w:ins w:id="90001" w:author="קלוד" w:date="2026-10-11T12:25:27Z"/>
        </w:rPr>
      </w:pPr>
      <w:ins w:id="90002" w:author="קלוד" w:date="2026-10-11T12:25:27Z">
        <w:r>
          <w:rPr>
            <w:color w:val="7B3F00"/>
          </w:rPr>
          <w:t xml:space="preserve">אפר הקדש - לעולם אסור</w:t>
        </w:r>
      </w:ins>
    </w:p>
    <w:p>
      <w:pPr>
        <w:pStyle w:val="38"/>
        <w:rPr>
          <w:ins w:id="94130" w:author="מנוע מכני" w:date="2026-10-11T12:04:39Z"/>
        </w:rPr>
      </w:pPr>
      <w:r>
        <w:t xml:space="preserve">מתיב רב פנחס:</w:t>
      </w:r>
    </w:p>
    <w:p w:rsidR="00E403F0" w:rsidRPr="00AD695E" w:rsidRDefault="00E403F0" w:rsidP="00E403F0">
      <w:pPr>
        <w:rPr>
          <w:rtl/>
        </w:rPr>
      </w:pPr>
      <w:del w:id="94131" w:author="מנוע מכני" w:date="2026-10-11T12:04:39Z">
        <w:r>
          <w:rPr>
            <w:rtl/>
          </w:rPr>
          <w:delText xml:space="preserve"> </w:delText>
        </w:r>
      </w:del>
      <w:r>
        <w:rPr>
          <w:rtl/>
        </w:rPr>
        <w:t xml:space="preserve">עולת העוף שנתמצה דמה מוראתה ונוצה שלה יצאו </w:t>
      </w:r>
      <w:ins w:id="91632" w:author="מנוע מכני" w:date="2026-10-11T12:04:39Z">
        <w:r>
          <w:rPr>
            <w:rtl/>
          </w:rPr>
          <w:t xml:space="preserve">כלום</w:t>
        </w:r>
      </w:ins>
      <w:del w:id="91633" w:author="מנוע מכני" w:date="2026-10-11T12:04:39Z">
        <w:r>
          <w:rPr>
            <w:rtl/>
          </w:rPr>
          <w:delText xml:space="preserve">מידי</w:delText>
        </w:r>
      </w:del>
      <w:r>
        <w:rPr>
          <w:rtl/>
        </w:rPr>
        <w:t xml:space="preserve"> מעילה.</w:t>
      </w:r>
    </w:p>
    <w:p w:rsidR="00E403F0" w:rsidRPr="00AD695E" w:rsidRDefault="00E403F0" w:rsidP="00E403F0">
      <w:pPr>
        <w:rPr>
          <w:rtl/>
        </w:rPr>
      </w:pPr>
      <w:ins w:id="90886" w:author="מנוע מכני" w:date="2026-10-11T12:04:39Z">
        <w:r>
          <w:rPr>
            <w:rFonts w:hint="cs"/>
            <w:rtl/>
          </w:rPr>
          <w:t xml:space="preserve">לא</w:t>
        </w:r>
      </w:ins>
      <w:del w:id="90887" w:author="מנוע מכני" w:date="2026-10-11T12:04:39Z">
        <w:r>
          <w:rPr>
            <w:rFonts w:hint="cs"/>
            <w:rtl/>
          </w:rPr>
          <w:delText xml:space="preserve">לאו</w:delText>
        </w:r>
      </w:del>
      <w:r>
        <w:rPr>
          <w:rFonts w:hint="cs"/>
          <w:rtl/>
        </w:rPr>
        <w:t xml:space="preserve"> ד</w:t>
      </w:r>
      <w:r>
        <w:rPr>
          <w:rtl/>
        </w:rPr>
        <w:t xml:space="preserve">יצאו </w:t>
      </w:r>
      <w:ins w:id="91634" w:author="מנוע מכני" w:date="2026-10-11T12:04:39Z">
        <w:r>
          <w:rPr>
            <w:rtl/>
          </w:rPr>
          <w:t xml:space="preserve">כלום</w:t>
        </w:r>
      </w:ins>
      <w:del w:id="91635" w:author="מנוע מכני" w:date="2026-10-11T12:04:39Z">
        <w:r>
          <w:rPr>
            <w:rtl/>
          </w:rPr>
          <w:delText xml:space="preserve">מידי</w:delText>
        </w:r>
      </w:del>
      <w:r>
        <w:rPr>
          <w:rtl/>
        </w:rPr>
        <w:t xml:space="preserve"> מעילה - ומותרין! </w:t>
      </w:r>
      <w:r>
        <w:rPr>
          <w:rFonts w:hint="cs"/>
          <w:rtl/>
        </w:rPr>
        <w:t>אלא ד</w:t>
      </w:r>
      <w:r>
        <w:rPr>
          <w:rtl/>
        </w:rPr>
        <w:t xml:space="preserve">יצאו </w:t>
      </w:r>
      <w:ins w:id="91636" w:author="מנוע מכני" w:date="2026-10-11T12:04:39Z">
        <w:r>
          <w:rPr>
            <w:rtl/>
          </w:rPr>
          <w:t xml:space="preserve">כלום</w:t>
        </w:r>
      </w:ins>
      <w:del w:id="91637" w:author="מנוע מכני" w:date="2026-10-11T12:04:39Z">
        <w:r>
          <w:rPr>
            <w:rtl/>
          </w:rPr>
          <w:delText xml:space="preserve">מידי</w:delText>
        </w:r>
      </w:del>
      <w:r>
        <w:rPr>
          <w:rtl/>
        </w:rPr>
        <w:t xml:space="preserve"> מעילה - ואסורין.</w:t>
      </w:r>
    </w:p>
    <w:p w:rsidR="00E403F0" w:rsidRPr="00AD695E" w:rsidRDefault="00E403F0" w:rsidP="00E403F0">
      <w:pPr>
        <w:rPr>
          <w:rtl/>
        </w:rPr>
      </w:pPr>
      <w:r>
        <w:rPr>
          <w:rFonts w:hint="cs"/>
          <w:rtl/>
        </w:rPr>
        <w:t>ואפר אשירה ואפר הקדש לעולם אסור ו</w:t>
      </w:r>
      <w:r>
        <w:rPr>
          <w:rtl/>
        </w:rPr>
        <w:t xml:space="preserve">מיערב הוא דלא עריב </w:t>
      </w:r>
      <w:ins w:id="92054" w:author="מנוע מכני" w:date="2026-10-11T12:04:39Z">
        <w:r>
          <w:rPr>
            <w:rtl/>
          </w:rPr>
          <w:t xml:space="preserve">להם</w:t>
        </w:r>
      </w:ins>
      <w:del w:id="92055" w:author="מנוע מכני" w:date="2026-10-11T12:04:39Z">
        <w:r>
          <w:rPr>
            <w:rtl/>
          </w:rPr>
          <w:delText xml:space="preserve">להו</w:delText>
        </w:r>
      </w:del>
      <w:r>
        <w:rPr>
          <w:rtl/>
        </w:rPr>
        <w:t xml:space="preserve"> ותני</w:t>
      </w:r>
      <w:r>
        <w:rPr>
          <w:rFonts w:hint="cs"/>
          <w:rtl/>
        </w:rPr>
        <w:t xml:space="preserve"> </w:t>
      </w:r>
      <w:r>
        <w:rPr>
          <w:rtl/>
        </w:rPr>
        <w:t>משום דאשירה יש לה בטילה בע</w:t>
      </w:r>
      <w:r>
        <w:rPr>
          <w:rFonts w:hint="cs"/>
          <w:rtl/>
        </w:rPr>
        <w:t>כו</w:t>
      </w:r>
      <w:r>
        <w:rPr>
          <w:rtl/>
        </w:rPr>
        <w:t>"</w:t>
      </w:r>
      <w:r>
        <w:rPr>
          <w:rFonts w:hint="cs"/>
          <w:rtl/>
        </w:rPr>
        <w:t>ם</w:t>
      </w:r>
      <w:r>
        <w:rPr>
          <w:rtl/>
        </w:rPr>
        <w:t>, הקדש אין לו בטילה עולמית.</w:t>
      </w:r>
    </w:p>
    <w:p w:rsidR="00E403F0" w:rsidRPr="00AD695E" w:rsidRDefault="00E403F0" w:rsidP="00E403F0">
      <w:pPr>
        <w:rPr>
          <w:rtl/>
        </w:rPr>
      </w:pPr>
      <w:r w:rsidRPr="00217260">
        <w:rPr>
          <w:b/>
          <w:bCs/>
          <w:rtl/>
        </w:rPr>
        <w:t xml:space="preserve">קתני מיהא: אפר הקדש לעולם אסור! </w:t>
      </w:r>
    </w:p>
    <w:p>
      <w:pPr>
        <w:pStyle w:val="38"/>
        <w:rPr>
          <w:ins w:id="94132" w:author="מנוע מכני" w:date="2026-10-11T12:04:39Z"/>
        </w:rPr>
      </w:pPr>
      <w:r w:rsidRPr="00217260">
        <w:t>ב.</w:t>
      </w:r>
      <w:r>
        <w:t xml:space="preserve"> ארב</w:t>
      </w:r>
      <w:r>
        <w:t>"</w:t>
      </w:r>
      <w:r>
        <w:t>ח</w:t>
      </w:r>
      <w:r>
        <w:t xml:space="preserve">:</w:t>
      </w:r>
    </w:p>
    <w:p w:rsidR="00E403F0" w:rsidRPr="00AD695E" w:rsidRDefault="00E403F0" w:rsidP="00E403F0">
      <w:pPr>
        <w:rPr>
          <w:rtl/>
        </w:rPr>
      </w:pPr>
      <w:del w:id="94133" w:author="מנוע מכני" w:date="2026-10-11T12:04:39Z">
        <w:r>
          <w:rPr>
            <w:rtl/>
          </w:rPr>
          <w:delText xml:space="preserve"> </w:delText>
        </w:r>
      </w:del>
      <w:r>
        <w:rPr>
          <w:rtl/>
        </w:rPr>
        <w:t xml:space="preserve">כגון דנפלה דליקה בעצי הקדש מאליה, כיון דלא ידיע מאן דלא הוי </w:t>
      </w:r>
      <w:ins w:id="92850" w:author="מנוע מכני" w:date="2026-10-11T12:04:39Z">
        <w:r>
          <w:rPr>
            <w:rtl/>
          </w:rPr>
          <w:t xml:space="preserve">אדם</w:t>
        </w:r>
      </w:ins>
      <w:del w:id="92851" w:author="מנוע מכני" w:date="2026-10-11T12:04:39Z">
        <w:r>
          <w:rPr>
            <w:rtl/>
          </w:rPr>
          <w:delText xml:space="preserve">איניש</w:delText>
        </w:r>
      </w:del>
      <w:r>
        <w:rPr>
          <w:rtl/>
        </w:rPr>
        <w:t xml:space="preserve"> דלמעול </w:t>
      </w:r>
      <w:ins w:id="90173" w:author="Claude - סמנטי" w:date="2026-10-11T12:20:38Z">
        <w:r>
          <w:rPr>
            <w:rtl/>
          </w:rPr>
          <w:t xml:space="preserve">שיצא</w:t>
        </w:r>
      </w:ins>
      <w:del w:id="90174" w:author="Claude - סמנטי" w:date="2026-10-11T12:20:38Z">
        <w:r>
          <w:rPr>
            <w:rtl/>
          </w:rPr>
          <w:delText xml:space="preserve">דליפוק</w:delText>
        </w:r>
      </w:del>
      <w:r>
        <w:rPr>
          <w:rtl/>
        </w:rPr>
        <w:t xml:space="preserve"> אפרן לחולין.</w:t>
      </w:r>
    </w:p>
    <w:p>
      <w:pPr>
        <w:pStyle w:val="38"/>
        <w:rPr>
          <w:ins w:id="94134" w:author="מנוע מכני" w:date="2026-10-11T12:04:39Z"/>
        </w:rPr>
      </w:pPr>
      <w:r w:rsidRPr="00205118">
        <w:t>ג.</w:t>
      </w:r>
      <w:r w:rsidRPr="00205118">
        <w:t xml:space="preserve"> </w:t>
      </w:r>
      <w:r w:rsidRPr="00205118">
        <w:t xml:space="preserve">רב שמעיה:</w:t>
      </w:r>
    </w:p>
    <w:p w:rsidR="00E403F0" w:rsidRPr="00205118" w:rsidRDefault="00E403F0" w:rsidP="00E403F0">
      <w:pPr>
        <w:rPr>
          <w:spacing w:val="-2"/>
          <w:rtl/>
        </w:rPr>
      </w:pPr>
      <w:del w:id="94135" w:author="מנוע מכני" w:date="2026-10-11T12:04:39Z">
        <w:r w:rsidRPr="00205118">
          <w:rPr>
            <w:spacing w:val="-2"/>
            <w:rtl/>
          </w:rPr>
          <w:delText xml:space="preserve"> </w:delText>
        </w:r>
      </w:del>
      <w:r w:rsidRPr="00205118">
        <w:rPr>
          <w:rFonts w:hint="cs"/>
          <w:spacing w:val="-2"/>
          <w:rtl/>
        </w:rPr>
        <w:t xml:space="preserve">הך מתני'</w:t>
      </w:r>
      <w:ins w:id="92012" w:author="מנוע מכני" w:date="2026-10-11T12:04:39Z">
        <w:r>
          <w:rPr>
            <w:rFonts w:hint="cs"/>
            <w:spacing w:val="-2"/>
            <w:rtl/>
          </w:rPr>
          <w:t xml:space="preserve"> </w:t>
        </w:r>
      </w:ins>
      <w:del w:id="92013" w:author="מנוע מכני" w:date="2026-10-11T12:04:39Z">
        <w:r w:rsidRPr="00205118">
          <w:rPr>
            <w:rFonts w:hint="cs"/>
            <w:spacing w:val="-2"/>
            <w:rtl/>
          </w:rPr>
          <w:delText xml:space="preserve">  </w:delText>
        </w:r>
      </w:del>
      <w:r w:rsidRPr="00205118">
        <w:rPr>
          <w:spacing w:val="-2"/>
          <w:rtl/>
        </w:rPr>
        <w:t xml:space="preserve">בתרומת הדשן דלעולם אסור</w:t>
      </w:r>
      <w:ins w:id="92010" w:author="מנוע מכני" w:date="2026-10-11T12:04:39Z">
        <w:r>
          <w:rPr>
            <w:spacing w:val="-2"/>
            <w:rtl/>
          </w:rPr>
          <w:t xml:space="preserve">,</w:t>
        </w:r>
      </w:ins>
      <w:del w:id="92011" w:author="מנוע מכני" w:date="2026-10-11T12:04:39Z">
        <w:r w:rsidRPr="00205118">
          <w:rPr>
            <w:spacing w:val="-2"/>
            <w:rtl/>
          </w:rPr>
          <w:delText xml:space="preserve">;</w:delText>
        </w:r>
      </w:del>
      <w:r w:rsidRPr="00205118">
        <w:rPr>
          <w:rFonts w:hint="cs"/>
          <w:spacing w:val="-2"/>
          <w:rtl/>
        </w:rPr>
        <w:t xml:space="preserve"> </w:t>
      </w:r>
      <w:r w:rsidRPr="00205118">
        <w:rPr>
          <w:spacing w:val="-2"/>
          <w:rtl/>
        </w:rPr>
        <w:t xml:space="preserve">דתניא</w:t>
      </w:r>
      <w:r w:rsidRPr="00205118">
        <w:rPr>
          <w:spacing w:val="-2"/>
          <w:rtl/>
        </w:rPr>
        <w:t xml:space="preserve">: </w:t>
      </w:r>
      <w:r w:rsidRPr="00205118">
        <w:rPr>
          <w:rFonts w:hint="cs"/>
          <w:spacing w:val="-2"/>
          <w:rtl/>
        </w:rPr>
        <w:t>'</w:t>
      </w:r>
      <w:r w:rsidRPr="00205118">
        <w:rPr>
          <w:spacing w:val="-2"/>
          <w:rtl/>
        </w:rPr>
        <w:t>ושמו</w:t>
      </w:r>
      <w:r w:rsidRPr="00205118">
        <w:rPr>
          <w:rFonts w:hint="cs"/>
          <w:spacing w:val="-2"/>
          <w:rtl/>
        </w:rPr>
        <w:t>'</w:t>
      </w:r>
      <w:r w:rsidRPr="00205118">
        <w:rPr>
          <w:spacing w:val="-2"/>
          <w:rtl/>
        </w:rPr>
        <w:t xml:space="preserve"> - בנחת, כולו, שלא יפזר</w:t>
      </w:r>
      <w:r w:rsidRPr="00205118">
        <w:rPr>
          <w:rFonts w:hint="cs"/>
          <w:spacing w:val="-2"/>
          <w:rtl/>
        </w:rPr>
        <w:t>.</w:t>
      </w:r>
    </w:p>
    <w:p w:rsidR="00E403F0" w:rsidRPr="00AD695E" w:rsidRDefault="00E403F0" w:rsidP="00D07C84">
      <w:pPr>
        <w:pStyle w:val="Hadran"/>
        <w:rPr>
          <w:rtl/>
        </w:rPr>
        <w:pPrChange w:id="96354" w:author="Claude" w:date="2026-10-11T09:08:24Z">
          <w:pPr>
            <w:pStyle w:val="affff"/>
            <w:rPr>
              <w:rtl/>
            </w:rPr>
          </w:pPr>
        </w:pPrChange>
      </w:pPr>
      <w:r>
        <w:rPr>
          <w:rtl/>
        </w:rPr>
        <w:t xml:space="preserve">הדרן עלך יש בקדשי מזבח </w:t>
      </w:r>
    </w:p>
    <w:p w:rsidR="00D07C84" w:rsidRDefault="00E403F0" w:rsidP="00D07C84">
      <w:pPr>
        <w:pStyle w:val="affff"/>
      </w:pPr>
      <w:r>
        <w:rPr>
          <w:rtl/>
        </w:rPr>
        <w:t>וסליקא לה מסכת תמורה.</w:t>
      </w:r>
    </w:p>
    <w:p w:rsidR="00D07C84" w:rsidRPr="00C20F97" w:rsidRDefault="00D07C84">
      <w:pPr>
        <w:bidi w:val="0"/>
        <w:spacing w:after="160" w:line="259" w:lineRule="auto"/>
        <w:ind w:left="0" w:firstLine="0"/>
        <w:jc w:val="left"/>
        <w:rPr>
          <w:rFonts w:asciiTheme="minorHAnsi" w:hAnsiTheme="minorHAnsi" w:cs="Guttman Vilna"/>
          <w:b/>
          <w:bCs/>
          <w:color w:val="808080" w:themeColor="background1" w:themeShade="80"/>
          <w:sz w:val="28"/>
          <w:szCs w:val="28"/>
        </w:rPr>
      </w:pPr>
      <w:r>
        <w:br w:type="page"/>
      </w:r>
    </w:p>
    <w:p w:rsidR="00E403F0" w:rsidRPr="00AD695E" w:rsidRDefault="00E403F0" w:rsidP="00D07C84">
      <w:pPr>
        <w:pStyle w:val="affff"/>
      </w:pPr>
    </w:p>
    <w:sectPr w:rsidR="00413009" w:rsidRPr="00E403F0" w:rsidSect="00E403F0">
      <w:headerReference w:type="even" r:id="rId17"/>
      <w:headerReference w:type="default" r:id="rId18"/>
      <w:footerReference w:type="even" r:id="rId19"/>
      <w:footerReference w:type="default" r:id="rId20"/>
      <w:headerReference w:type="first" r:id="rId21"/>
      <w:footerReference w:type="first" r:id="rId22"/>
      <w:pgSz w:w="6804" w:h="11907" w:code="8"/>
      <w:pgMar w:top="284" w:right="567" w:bottom="284" w:left="567" w:header="284" w:footer="284" w:gutter="0"/>
      <w:pgNumType w:start="1"/>
      <w:cols w:space="284"/>
      <w:bidi/>
      <w:rtlGutter/>
      <w:docGrid w:linePitch="360"/>
      <w15:footnoteColumns w:val="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856AC" w:rsidRDefault="00E856AC" w:rsidP="00E403F0">
      <w:pPr>
        <w:spacing w:line="240" w:lineRule="auto"/>
      </w:pPr>
      <w:r>
        <w:separator/>
      </w:r>
    </w:p>
  </w:endnote>
  <w:endnote w:type="continuationSeparator" w:id="0">
    <w:p w:rsidR="00E856AC" w:rsidRDefault="00E856AC" w:rsidP="00E403F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FrankRuehl">
    <w:panose1 w:val="020E0503060101010101"/>
    <w:charset w:val="00"/>
    <w:family w:val="swiss"/>
    <w:pitch w:val="variable"/>
    <w:sig w:usb0="00000803" w:usb1="00000000" w:usb2="00000000" w:usb3="00000000" w:csb0="00000021"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FontbitDavid">
    <w:panose1 w:val="02020603050405020304"/>
    <w:charset w:val="00"/>
    <w:family w:val="roman"/>
    <w:pitch w:val="variable"/>
    <w:sig w:usb0="80000827" w:usb1="5000004A" w:usb2="00000020" w:usb3="00000000" w:csb0="00000021" w:csb1="00000000"/>
  </w:font>
  <w:font w:name="BA Fontov Regular">
    <w:panose1 w:val="02020803050405020304"/>
    <w:charset w:val="00"/>
    <w:family w:val="roman"/>
    <w:pitch w:val="variable"/>
    <w:sig w:usb0="00000803" w:usb1="50000000" w:usb2="00000000" w:usb3="00000000" w:csb0="00000021" w:csb1="00000000"/>
  </w:font>
  <w:font w:name="David">
    <w:panose1 w:val="020E0502060401010101"/>
    <w:charset w:val="00"/>
    <w:family w:val="swiss"/>
    <w:pitch w:val="variable"/>
    <w:sig w:usb0="00000803" w:usb1="00000000" w:usb2="00000000" w:usb3="00000000" w:csb0="0000002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uttman Vilna">
    <w:panose1 w:val="02010401010101010101"/>
    <w:charset w:val="B1"/>
    <w:family w:val="auto"/>
    <w:pitch w:val="variable"/>
    <w:sig w:usb0="00000801" w:usb1="40000000" w:usb2="00000000" w:usb3="00000000" w:csb0="00000020" w:csb1="00000000"/>
  </w:font>
  <w:font w:name="BA Vilna Bold">
    <w:panose1 w:val="02020803050405020304"/>
    <w:charset w:val="00"/>
    <w:family w:val="roman"/>
    <w:pitch w:val="variable"/>
    <w:sig w:usb0="00000803" w:usb1="5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Fb Fontext">
    <w:altName w:val="Times New Roman"/>
    <w:charset w:val="00"/>
    <w:family w:val="roman"/>
    <w:pitch w:val="variable"/>
    <w:sig w:usb0="80000827" w:usb1="5000004A" w:usb2="00000000" w:usb3="00000000" w:csb0="00000021" w:csb1="00000000"/>
  </w:font>
  <w:font w:name="BA Franknatan Decor">
    <w:panose1 w:val="02020803050405020304"/>
    <w:charset w:val="00"/>
    <w:family w:val="roman"/>
    <w:pitch w:val="variable"/>
    <w:sig w:usb0="00000803" w:usb1="50000000" w:usb2="00000000" w:usb3="00000000" w:csb0="00000021" w:csb1="00000000"/>
  </w:font>
  <w:font w:name="BA חניכי הישיבות">
    <w:panose1 w:val="02020803050405020304"/>
    <w:charset w:val="00"/>
    <w:family w:val="roman"/>
    <w:pitch w:val="variable"/>
    <w:sig w:usb0="80000823" w:usb1="50002042" w:usb2="00000000" w:usb3="00000000" w:csb0="00000021" w:csb1="00000000"/>
  </w:font>
  <w:font w:name="BA Franknatan Regular">
    <w:panose1 w:val="02020803050405020304"/>
    <w:charset w:val="00"/>
    <w:family w:val="roman"/>
    <w:pitch w:val="variable"/>
    <w:sig w:usb0="00000803" w:usb1="50000000" w:usb2="00000000" w:usb3="00000000" w:csb0="00000021" w:csb1="00000000"/>
  </w:font>
  <w:font w:name="BA  Leukmey Girsa Regular">
    <w:panose1 w:val="02020803050405020304"/>
    <w:charset w:val="00"/>
    <w:family w:val="roman"/>
    <w:pitch w:val="variable"/>
    <w:sig w:usb0="00000803" w:usb1="50000000" w:usb2="00000000" w:usb3="00000000" w:csb0="00000021" w:csb1="00000000"/>
  </w:font>
  <w:font w:name="BA Tefilot Regular">
    <w:panose1 w:val="02020803050405020304"/>
    <w:charset w:val="00"/>
    <w:family w:val="roman"/>
    <w:pitch w:val="variable"/>
    <w:sig w:usb0="00000803" w:usb1="50000000" w:usb2="00000000" w:usb3="00000000" w:csb0="0000002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tl/>
      </w:rPr>
      <w:id w:val="342911184"/>
      <w:docPartObj>
        <w:docPartGallery w:val="Page Numbers (Bottom of Page)"/>
        <w:docPartUnique/>
      </w:docPartObj>
    </w:sdtPr>
    <w:sdtEndPr>
      <w:rPr>
        <w:cs/>
      </w:rPr>
    </w:sdtEndPr>
    <w:sdtContent>
      <w:p w:rsidR="0026589F" w:rsidRPr="00AD695E" w:rsidRDefault="0026589F" w:rsidP="00E403F0">
        <w:pPr>
          <w:pStyle w:val="a9"/>
          <w:jc w:val="right"/>
        </w:pPr>
        <w:r>
          <w:fldChar w:fldCharType="begin"/>
        </w:r>
        <w:r>
          <w:rPr>
            <w:rtl/>
            <w:cs/>
          </w:rPr>
          <w:instrText>PAGE   \* MERGEFORMAT</w:instrText>
        </w:r>
        <w:r>
          <w:fldChar w:fldCharType="separate"/>
        </w:r>
        <w:r w:rsidRPr="00C55B9C">
          <w:rPr>
            <w:noProof/>
            <w:rtl/>
            <w:lang w:val="he-IL"/>
          </w:rPr>
          <w:t>10</w:t>
        </w:r>
        <w:r>
          <w:fldChar w:fldCharType="end"/>
        </w:r>
      </w:p>
    </w:sdtContent>
  </w:sdt>
  <w:p w:rsidR="0026589F" w:rsidRDefault="0026589F" w:rsidP="00E403F0">
    <w:pPr>
      <w:pStyle w:val="a9"/>
      <w:jc w:val="right"/>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tl/>
      </w:rPr>
      <w:id w:val="1481571772"/>
      <w:docPartObj>
        <w:docPartGallery w:val="Page Numbers (Bottom of Page)"/>
        <w:docPartUnique/>
      </w:docPartObj>
    </w:sdtPr>
    <w:sdtEndPr>
      <w:rPr>
        <w:cs/>
      </w:rPr>
    </w:sdtEndPr>
    <w:sdtContent>
      <w:p w:rsidR="0026589F" w:rsidRPr="00AD695E" w:rsidRDefault="0026589F" w:rsidP="00E403F0">
        <w:pPr>
          <w:pStyle w:val="a9"/>
          <w:jc w:val="right"/>
        </w:pPr>
        <w:r>
          <w:fldChar w:fldCharType="begin"/>
        </w:r>
        <w:r>
          <w:rPr>
            <w:rtl/>
            <w:cs/>
          </w:rPr>
          <w:instrText>PAGE   \* MERGEFORMAT</w:instrText>
        </w:r>
        <w:r>
          <w:fldChar w:fldCharType="separate"/>
        </w:r>
        <w:r w:rsidRPr="00C55B9C">
          <w:rPr>
            <w:noProof/>
            <w:rtl/>
            <w:lang w:val="he-IL"/>
          </w:rPr>
          <w:t>190</w:t>
        </w:r>
        <w:r>
          <w:fldChar w:fldCharType="end"/>
        </w:r>
      </w:p>
    </w:sdtContent>
  </w:sdt>
  <w:p w:rsidR="0026589F" w:rsidRDefault="0026589F" w:rsidP="00E403F0">
    <w:pPr>
      <w:pStyle w:val="a9"/>
      <w:jc w:val="right"/>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6589F" w:rsidRPr="00AD695E" w:rsidRDefault="0026589F" w:rsidP="00D65BEC">
    <w:pPr>
      <w:pStyle w:val="a9"/>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tl/>
      </w:rPr>
      <w:id w:val="-1076902614"/>
      <w:docPartObj>
        <w:docPartGallery w:val="Page Numbers (Bottom of Page)"/>
        <w:docPartUnique/>
      </w:docPartObj>
    </w:sdtPr>
    <w:sdtEndPr>
      <w:rPr>
        <w:cs/>
      </w:rPr>
    </w:sdtEndPr>
    <w:sdtContent>
      <w:p w:rsidR="0026589F" w:rsidRPr="00AD695E" w:rsidRDefault="0026589F" w:rsidP="00E403F0">
        <w:pPr>
          <w:pStyle w:val="a9"/>
          <w:jc w:val="right"/>
        </w:pPr>
        <w:r>
          <w:fldChar w:fldCharType="begin"/>
        </w:r>
        <w:r>
          <w:rPr>
            <w:rtl/>
            <w:cs/>
          </w:rPr>
          <w:instrText>PAGE   \* MERGEFORMAT</w:instrText>
        </w:r>
        <w:r>
          <w:fldChar w:fldCharType="separate"/>
        </w:r>
        <w:r w:rsidRPr="00C55B9C">
          <w:rPr>
            <w:noProof/>
            <w:rtl/>
            <w:lang w:val="he-IL"/>
          </w:rPr>
          <w:t>2</w:t>
        </w:r>
        <w:r>
          <w:fldChar w:fldCharType="end"/>
        </w:r>
      </w:p>
    </w:sdtContent>
  </w:sdt>
  <w:p w:rsidR="0026589F" w:rsidRDefault="0026589F" w:rsidP="00E403F0">
    <w:pPr>
      <w:pStyle w:val="a9"/>
      <w:jc w:val="right"/>
    </w:pP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6589F" w:rsidRDefault="0026589F" w:rsidP="00E403F0">
    <w:pPr>
      <w:pStyle w:val="a9"/>
    </w:pPr>
  </w:p>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tl/>
      </w:rPr>
      <w:id w:val="-2050757165"/>
      <w:docPartObj>
        <w:docPartGallery w:val="Page Numbers (Bottom of Page)"/>
        <w:docPartUnique/>
      </w:docPartObj>
    </w:sdtPr>
    <w:sdtEndPr>
      <w:rPr>
        <w:cs/>
      </w:rPr>
    </w:sdtEndPr>
    <w:sdtContent>
      <w:p w:rsidR="0026589F" w:rsidRDefault="0026589F" w:rsidP="00E403F0">
        <w:pPr>
          <w:pStyle w:val="a9"/>
          <w:jc w:val="right"/>
        </w:pPr>
        <w:r>
          <w:fldChar w:fldCharType="begin"/>
        </w:r>
        <w:r>
          <w:rPr>
            <w:rtl/>
            <w:cs/>
          </w:rPr>
          <w:instrText>PAGE   \* MERGEFORMAT</w:instrText>
        </w:r>
        <w:r>
          <w:fldChar w:fldCharType="separate"/>
        </w:r>
        <w:r w:rsidRPr="00F536B4">
          <w:rPr>
            <w:noProof/>
            <w:rtl/>
            <w:lang w:val="he-IL"/>
          </w:rPr>
          <w:t>1</w:t>
        </w:r>
        <w:r>
          <w:fldChar w:fldCharType="end"/>
        </w:r>
      </w:p>
    </w:sdtContent>
  </w:sdt>
</w:ftr>
</file>

<file path=word/footer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6589F" w:rsidRDefault="0026589F">
    <w:pPr>
      <w:pStyle w:val="a9"/>
    </w:pPr>
  </w:p>
</w:ftr>
</file>

<file path=word/footer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6589F" w:rsidRDefault="0026589F">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856AC" w:rsidRDefault="00E856AC" w:rsidP="00E403F0">
      <w:pPr>
        <w:spacing w:line="240" w:lineRule="auto"/>
      </w:pPr>
      <w:r>
        <w:separator/>
      </w:r>
    </w:p>
  </w:footnote>
  <w:footnote w:type="continuationSeparator" w:id="0">
    <w:p w:rsidR="00E856AC" w:rsidRDefault="00E856AC" w:rsidP="00E403F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6589F" w:rsidRPr="00AD695E" w:rsidRDefault="0026589F" w:rsidP="00E403F0">
    <w:pPr>
      <w:pStyle w:val="a7"/>
      <w:pBdr>
        <w:bottom w:val="double" w:sz="4" w:space="1" w:color="A6A6A6" w:themeColor="background1" w:themeShade="A6"/>
      </w:pBdr>
      <w:tabs>
        <w:tab w:val="clear" w:pos="4153"/>
        <w:tab w:val="clear" w:pos="8306"/>
        <w:tab w:val="center" w:pos="5387"/>
        <w:tab w:val="right" w:pos="10773"/>
      </w:tabs>
      <w:spacing w:after="0" w:line="240" w:lineRule="auto"/>
      <w:ind w:left="0" w:firstLine="0"/>
      <w:jc w:val="center"/>
      <w:rPr>
        <w:rtl/>
      </w:rPr>
    </w:pPr>
    <w:r w:rsidRPr="00CA72E6">
      <w:rPr>
        <w:rFonts w:ascii="BA  Leukmey Girsa Regular" w:hAnsi="BA  Leukmey Girsa Regular" w:cs="BA  Leukmey Girsa Regular"/>
        <w:color w:val="808080" w:themeColor="background1" w:themeShade="80"/>
        <w:sz w:val="30"/>
        <w:szCs w:val="30"/>
        <w:rtl/>
      </w:rPr>
      <w:t>׹</w:t>
    </w:r>
    <w:r w:rsidRPr="00CA72E6">
      <w:rPr>
        <w:rFonts w:ascii="BA Tefilot Regular" w:hAnsi="BA Tefilot Regular" w:cs="BA Tefilot Regular" w:hint="cs"/>
        <w:b/>
        <w:bCs/>
        <w:color w:val="808080" w:themeColor="background1" w:themeShade="80"/>
        <w:spacing w:val="10"/>
        <w:sz w:val="32"/>
        <w:szCs w:val="32"/>
        <w:rtl/>
      </w:rPr>
      <w:t xml:space="preserve"> </w:t>
    </w:r>
    <w:r w:rsidRPr="00FB2436">
      <w:rPr>
        <w:rFonts w:ascii="BA Tefilot Regular" w:hAnsi="BA Tefilot Regular" w:cs="BA Tefilot Regular"/>
        <w:b/>
        <w:bCs/>
        <w:color w:val="808080" w:themeColor="background1" w:themeShade="80"/>
        <w:spacing w:val="10"/>
        <w:sz w:val="32"/>
        <w:szCs w:val="32"/>
        <w:rtl/>
      </w:rPr>
      <w:t>ל</w:t>
    </w:r>
    <w:r>
      <w:rPr>
        <w:rFonts w:ascii="BA Tefilot Regular" w:hAnsi="BA Tefilot Regular" w:cs="BA Tefilot Regular" w:hint="cs"/>
        <w:b/>
        <w:bCs/>
        <w:color w:val="808080" w:themeColor="background1" w:themeShade="80"/>
        <w:spacing w:val="10"/>
        <w:sz w:val="32"/>
        <w:szCs w:val="32"/>
        <w:rtl/>
      </w:rPr>
      <w:t>+</w:t>
    </w:r>
    <w:r w:rsidRPr="00FB2436">
      <w:rPr>
        <w:rFonts w:ascii="BA Tefilot Regular" w:hAnsi="BA Tefilot Regular" w:cs="BA Tefilot Regular"/>
        <w:b/>
        <w:bCs/>
        <w:color w:val="808080" w:themeColor="background1" w:themeShade="80"/>
        <w:spacing w:val="10"/>
        <w:sz w:val="32"/>
        <w:szCs w:val="32"/>
        <w:rtl/>
      </w:rPr>
      <w:t>אוקמי גיר</w:t>
    </w:r>
    <w:r>
      <w:rPr>
        <w:rFonts w:ascii="BA Tefilot Regular" w:hAnsi="BA Tefilot Regular" w:cs="BA Tefilot Regular" w:hint="cs"/>
        <w:b/>
        <w:bCs/>
        <w:color w:val="808080" w:themeColor="background1" w:themeShade="80"/>
        <w:spacing w:val="10"/>
        <w:sz w:val="32"/>
        <w:szCs w:val="32"/>
        <w:rtl/>
      </w:rPr>
      <w:t>+</w:t>
    </w:r>
    <w:r w:rsidRPr="00FB2436">
      <w:rPr>
        <w:rFonts w:ascii="BA Tefilot Regular" w:hAnsi="BA Tefilot Regular" w:cs="BA Tefilot Regular"/>
        <w:b/>
        <w:bCs/>
        <w:color w:val="808080" w:themeColor="background1" w:themeShade="80"/>
        <w:spacing w:val="10"/>
        <w:sz w:val="32"/>
        <w:szCs w:val="32"/>
        <w:rtl/>
      </w:rPr>
      <w:t>סא</w:t>
    </w:r>
    <w:r>
      <w:rPr>
        <w:rFonts w:ascii="BA Tefilot Regular" w:hAnsi="BA Tefilot Regular" w:cs="BA Tefilot Regular" w:hint="cs"/>
        <w:b/>
        <w:bCs/>
        <w:color w:val="808080" w:themeColor="background1" w:themeShade="80"/>
        <w:spacing w:val="10"/>
        <w:sz w:val="32"/>
        <w:szCs w:val="32"/>
        <w:rtl/>
      </w:rPr>
      <w:t xml:space="preserve"> </w:t>
    </w:r>
    <w:r w:rsidRPr="00CA72E6">
      <w:rPr>
        <w:rFonts w:ascii="BA  Leukmey Girsa Regular" w:hAnsi="BA  Leukmey Girsa Regular" w:cs="BA  Leukmey Girsa Regular"/>
        <w:color w:val="808080" w:themeColor="background1" w:themeShade="80"/>
        <w:sz w:val="30"/>
        <w:szCs w:val="30"/>
        <w:rtl/>
      </w:rPr>
      <w:t>׶</w:t>
    </w:r>
    <w:r w:rsidRPr="00FB2436">
      <w:rPr>
        <w:rFonts w:ascii="BA Tefilot Regular" w:hAnsi="BA Tefilot Regular" w:cs="BA Tefilot Regular"/>
        <w:b/>
        <w:bCs/>
        <w:color w:val="808080" w:themeColor="background1" w:themeShade="80"/>
        <w:spacing w:val="10"/>
        <w:sz w:val="32"/>
        <w:szCs w:val="32"/>
        <w:rtl/>
      </w:rPr>
      <w:t xml:space="preserve"> </w:t>
    </w:r>
  </w:p>
  <w:p w:rsidR="0026589F" w:rsidRPr="00710059" w:rsidRDefault="0026589F" w:rsidP="00E403F0">
    <w:pPr>
      <w:pStyle w:val="a7"/>
      <w:pBdr>
        <w:bottom w:val="double" w:sz="4" w:space="1" w:color="A6A6A6" w:themeColor="background1" w:themeShade="A6"/>
      </w:pBdr>
      <w:tabs>
        <w:tab w:val="clear" w:pos="4153"/>
        <w:tab w:val="clear" w:pos="8306"/>
        <w:tab w:val="decimal" w:pos="2976"/>
        <w:tab w:val="right" w:pos="11057"/>
      </w:tabs>
      <w:spacing w:after="240" w:line="240" w:lineRule="exact"/>
      <w:ind w:left="0" w:firstLine="0"/>
      <w:rPr>
        <w:rtl/>
      </w:rPr>
    </w:pPr>
    <w:r w:rsidRPr="00453C31">
      <w:rPr>
        <w:b/>
        <w:bCs/>
        <w:rtl/>
      </w:rPr>
      <w:fldChar w:fldCharType="begin"/>
    </w:r>
    <w:r w:rsidRPr="00453C31">
      <w:rPr>
        <w:b/>
        <w:bCs/>
        <w:rtl/>
      </w:rPr>
      <w:instrText xml:space="preserve"> </w:instrText>
    </w:r>
    <w:r w:rsidRPr="00453C31">
      <w:rPr>
        <w:b/>
        <w:bCs/>
      </w:rPr>
      <w:instrText>STYLEREF</w:instrText>
    </w:r>
    <w:r w:rsidRPr="00453C31">
      <w:rPr>
        <w:b/>
        <w:bCs/>
        <w:rtl/>
      </w:rPr>
      <w:instrText xml:space="preserve">  פרק  \* </w:instrText>
    </w:r>
    <w:r w:rsidRPr="00453C31">
      <w:rPr>
        <w:b/>
        <w:bCs/>
      </w:rPr>
      <w:instrText xml:space="preserve">MERGEFORMAT </w:instrText>
    </w:r>
    <w:r w:rsidRPr="00453C31">
      <w:rPr>
        <w:b/>
        <w:bCs/>
        <w:rtl/>
      </w:rPr>
      <w:fldChar w:fldCharType="separate"/>
    </w:r>
    <w:r w:rsidRPr="00F536B4">
      <w:rPr>
        <w:noProof/>
        <w:rtl/>
      </w:rPr>
      <w:t>פרק ראשון</w:t>
    </w:r>
    <w:r w:rsidRPr="00453C31">
      <w:rPr>
        <w:b/>
        <w:bCs/>
        <w:rtl/>
      </w:rPr>
      <w:fldChar w:fldCharType="end"/>
    </w:r>
    <w:r>
      <w:rPr>
        <w:rFonts w:hint="cs"/>
        <w:b/>
        <w:bCs/>
        <w:rtl/>
      </w:rPr>
      <w:t xml:space="preserve"> </w:t>
    </w:r>
    <w:r>
      <w:rPr>
        <w:b/>
        <w:bCs/>
        <w:rtl/>
      </w:rPr>
      <w:fldChar w:fldCharType="begin"/>
    </w:r>
    <w:r>
      <w:rPr>
        <w:b/>
        <w:bCs/>
        <w:rtl/>
      </w:rPr>
      <w:instrText xml:space="preserve"> </w:instrText>
    </w:r>
    <w:r>
      <w:rPr>
        <w:rFonts w:hint="cs"/>
        <w:b/>
        <w:bCs/>
      </w:rPr>
      <w:instrText>STYLEREF</w:instrText>
    </w:r>
    <w:r>
      <w:rPr>
        <w:rFonts w:hint="cs"/>
        <w:b/>
        <w:bCs/>
        <w:rtl/>
      </w:rPr>
      <w:instrText xml:space="preserve">  "דפים בפרק ב"  \* </w:instrText>
    </w:r>
    <w:r>
      <w:rPr>
        <w:rFonts w:hint="cs"/>
        <w:b/>
        <w:bCs/>
      </w:rPr>
      <w:instrText>MERGEFORMAT</w:instrText>
    </w:r>
    <w:r>
      <w:rPr>
        <w:b/>
        <w:bCs/>
        <w:rtl/>
      </w:rPr>
      <w:instrText xml:space="preserve"> </w:instrText>
    </w:r>
    <w:r>
      <w:rPr>
        <w:b/>
        <w:bCs/>
        <w:rtl/>
      </w:rPr>
      <w:fldChar w:fldCharType="separate"/>
    </w:r>
    <w:r>
      <w:rPr>
        <w:b/>
        <w:bCs/>
        <w:noProof/>
        <w:rtl/>
      </w:rPr>
      <w:t>(ב.- יג.)</w:t>
    </w:r>
    <w:r>
      <w:rPr>
        <w:b/>
        <w:bCs/>
        <w:rtl/>
      </w:rPr>
      <w:fldChar w:fldCharType="end"/>
    </w:r>
    <w:r>
      <w:rPr>
        <w:b/>
        <w:bCs/>
        <w:rtl/>
      </w:rPr>
      <w:tab/>
    </w:r>
    <w:r w:rsidRPr="002A37F6">
      <w:rPr>
        <w:rtl/>
      </w:rPr>
      <w:fldChar w:fldCharType="begin"/>
    </w:r>
    <w:r w:rsidRPr="002A37F6">
      <w:rPr>
        <w:rtl/>
      </w:rPr>
      <w:instrText xml:space="preserve"> </w:instrText>
    </w:r>
    <w:r w:rsidRPr="002A37F6">
      <w:rPr>
        <w:rFonts w:hint="cs"/>
      </w:rPr>
      <w:instrText>STYLEREF</w:instrText>
    </w:r>
    <w:r w:rsidRPr="002A37F6">
      <w:rPr>
        <w:rFonts w:hint="cs"/>
        <w:rtl/>
      </w:rPr>
      <w:instrText xml:space="preserve">  מסכת  \* </w:instrText>
    </w:r>
    <w:r w:rsidRPr="002A37F6">
      <w:rPr>
        <w:rFonts w:hint="cs"/>
      </w:rPr>
      <w:instrText>MERGEFORMAT</w:instrText>
    </w:r>
    <w:r w:rsidRPr="002A37F6">
      <w:instrText xml:space="preserve"> </w:instrText>
    </w:r>
    <w:r w:rsidRPr="002A37F6">
      <w:rPr>
        <w:rtl/>
      </w:rPr>
      <w:fldChar w:fldCharType="separate"/>
    </w:r>
    <w:r>
      <w:rPr>
        <w:noProof/>
        <w:rtl/>
      </w:rPr>
      <w:t>בכורות</w:t>
    </w:r>
    <w:r w:rsidRPr="002A37F6">
      <w:rPr>
        <w:rtl/>
      </w:rPr>
      <w:fldChar w:fldCharType="end"/>
    </w:r>
    <w:r w:rsidRPr="00453C31">
      <w:rPr>
        <w:rFonts w:ascii="Cambria" w:hAnsi="Cambria" w:hint="cs"/>
        <w:b/>
        <w:bCs/>
        <w:color w:val="A6A6A6" w:themeColor="background1" w:themeShade="A6"/>
        <w:rtl/>
      </w:rPr>
      <w:t xml:space="preserve"> </w:t>
    </w:r>
    <w:r>
      <w:rPr>
        <w:b/>
        <w:bCs/>
        <w:rtl/>
      </w:rPr>
      <w:tab/>
    </w:r>
    <w:r>
      <w:rPr>
        <w:b/>
        <w:bCs/>
        <w:rtl/>
      </w:rPr>
      <w:fldChar w:fldCharType="begin"/>
    </w:r>
    <w:r>
      <w:rPr>
        <w:b/>
        <w:bCs/>
        <w:rtl/>
      </w:rPr>
      <w:instrText xml:space="preserve"> </w:instrText>
    </w:r>
    <w:r>
      <w:rPr>
        <w:b/>
        <w:bCs/>
      </w:rPr>
      <w:instrText>STYLEREF  "</w:instrText>
    </w:r>
    <w:r>
      <w:rPr>
        <w:b/>
        <w:bCs/>
        <w:rtl/>
      </w:rPr>
      <w:instrText xml:space="preserve">פרק שם"  \* </w:instrText>
    </w:r>
    <w:r>
      <w:rPr>
        <w:b/>
        <w:bCs/>
      </w:rPr>
      <w:instrText>MERGEFORMAT</w:instrText>
    </w:r>
    <w:r>
      <w:rPr>
        <w:b/>
        <w:bCs/>
        <w:rtl/>
      </w:rPr>
      <w:instrText xml:space="preserve"> </w:instrText>
    </w:r>
    <w:r>
      <w:rPr>
        <w:b/>
        <w:bCs/>
        <w:rtl/>
      </w:rPr>
      <w:fldChar w:fldCharType="separate"/>
    </w:r>
    <w:r>
      <w:rPr>
        <w:b/>
        <w:bCs/>
        <w:noProof/>
        <w:rtl/>
      </w:rPr>
      <w:t>הלוקח עובר חמורו</w:t>
    </w:r>
    <w:r>
      <w:rPr>
        <w:b/>
        <w:bCs/>
        <w:rtl/>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6589F" w:rsidRPr="00AD695E" w:rsidRDefault="0026589F" w:rsidP="00E403F0">
    <w:pPr>
      <w:spacing w:line="240" w:lineRule="auto"/>
      <w:jc w:val="center"/>
      <w:rPr>
        <w:rtl/>
      </w:rPr>
    </w:pPr>
    <w:r w:rsidRPr="00CA72E6">
      <w:rPr>
        <w:rFonts w:ascii="BA  Leukmey Girsa Regular" w:hAnsi="BA  Leukmey Girsa Regular" w:cs="BA  Leukmey Girsa Regular"/>
        <w:color w:val="808080" w:themeColor="background1" w:themeShade="80"/>
        <w:sz w:val="30"/>
        <w:szCs w:val="30"/>
        <w:rtl/>
      </w:rPr>
      <w:t>׹</w:t>
    </w:r>
    <w:r w:rsidRPr="00CA72E6">
      <w:rPr>
        <w:rFonts w:ascii="BA Tefilot Regular" w:hAnsi="BA Tefilot Regular" w:cs="BA Tefilot Regular" w:hint="cs"/>
        <w:b/>
        <w:bCs/>
        <w:color w:val="808080" w:themeColor="background1" w:themeShade="80"/>
        <w:spacing w:val="10"/>
        <w:sz w:val="32"/>
        <w:szCs w:val="32"/>
        <w:rtl/>
      </w:rPr>
      <w:t xml:space="preserve"> </w:t>
    </w:r>
    <w:r w:rsidRPr="00FB2436">
      <w:rPr>
        <w:rFonts w:ascii="BA Tefilot Regular" w:hAnsi="BA Tefilot Regular" w:cs="BA Tefilot Regular"/>
        <w:b/>
        <w:bCs/>
        <w:color w:val="808080" w:themeColor="background1" w:themeShade="80"/>
        <w:spacing w:val="10"/>
        <w:sz w:val="32"/>
        <w:szCs w:val="32"/>
        <w:rtl/>
      </w:rPr>
      <w:t>ל</w:t>
    </w:r>
    <w:r>
      <w:rPr>
        <w:rFonts w:ascii="BA Tefilot Regular" w:hAnsi="BA Tefilot Regular" w:cs="BA Tefilot Regular" w:hint="cs"/>
        <w:b/>
        <w:bCs/>
        <w:color w:val="808080" w:themeColor="background1" w:themeShade="80"/>
        <w:spacing w:val="10"/>
        <w:sz w:val="32"/>
        <w:szCs w:val="32"/>
        <w:rtl/>
      </w:rPr>
      <w:t>+</w:t>
    </w:r>
    <w:r w:rsidRPr="00FB2436">
      <w:rPr>
        <w:rFonts w:ascii="BA Tefilot Regular" w:hAnsi="BA Tefilot Regular" w:cs="BA Tefilot Regular"/>
        <w:b/>
        <w:bCs/>
        <w:color w:val="808080" w:themeColor="background1" w:themeShade="80"/>
        <w:spacing w:val="10"/>
        <w:sz w:val="32"/>
        <w:szCs w:val="32"/>
        <w:rtl/>
      </w:rPr>
      <w:t>אוקמי גיר</w:t>
    </w:r>
    <w:r>
      <w:rPr>
        <w:rFonts w:ascii="BA Tefilot Regular" w:hAnsi="BA Tefilot Regular" w:cs="BA Tefilot Regular" w:hint="cs"/>
        <w:b/>
        <w:bCs/>
        <w:color w:val="808080" w:themeColor="background1" w:themeShade="80"/>
        <w:spacing w:val="10"/>
        <w:sz w:val="32"/>
        <w:szCs w:val="32"/>
        <w:rtl/>
      </w:rPr>
      <w:t>+</w:t>
    </w:r>
    <w:r w:rsidRPr="00FB2436">
      <w:rPr>
        <w:rFonts w:ascii="BA Tefilot Regular" w:hAnsi="BA Tefilot Regular" w:cs="BA Tefilot Regular"/>
        <w:b/>
        <w:bCs/>
        <w:color w:val="808080" w:themeColor="background1" w:themeShade="80"/>
        <w:spacing w:val="10"/>
        <w:sz w:val="32"/>
        <w:szCs w:val="32"/>
        <w:rtl/>
      </w:rPr>
      <w:t>סא</w:t>
    </w:r>
    <w:r>
      <w:rPr>
        <w:rFonts w:ascii="BA Tefilot Regular" w:hAnsi="BA Tefilot Regular" w:cs="BA Tefilot Regular" w:hint="cs"/>
        <w:b/>
        <w:bCs/>
        <w:color w:val="808080" w:themeColor="background1" w:themeShade="80"/>
        <w:spacing w:val="10"/>
        <w:sz w:val="32"/>
        <w:szCs w:val="32"/>
        <w:rtl/>
      </w:rPr>
      <w:t xml:space="preserve"> </w:t>
    </w:r>
    <w:r w:rsidRPr="00CA72E6">
      <w:rPr>
        <w:rFonts w:ascii="BA  Leukmey Girsa Regular" w:hAnsi="BA  Leukmey Girsa Regular" w:cs="BA  Leukmey Girsa Regular"/>
        <w:color w:val="808080" w:themeColor="background1" w:themeShade="80"/>
        <w:sz w:val="30"/>
        <w:szCs w:val="30"/>
        <w:rtl/>
      </w:rPr>
      <w:t>׶</w:t>
    </w:r>
    <w:r w:rsidRPr="00FB2436">
      <w:rPr>
        <w:rFonts w:ascii="BA Tefilot Regular" w:hAnsi="BA Tefilot Regular" w:cs="BA Tefilot Regular"/>
        <w:b/>
        <w:bCs/>
        <w:color w:val="808080" w:themeColor="background1" w:themeShade="80"/>
        <w:spacing w:val="10"/>
        <w:sz w:val="32"/>
        <w:szCs w:val="32"/>
        <w:rtl/>
      </w:rPr>
      <w:t xml:space="preserve"> </w:t>
    </w:r>
  </w:p>
  <w:p w:rsidR="0026589F" w:rsidRPr="00E403F0" w:rsidRDefault="0026589F" w:rsidP="00C20F97">
    <w:pPr>
      <w:pStyle w:val="a7"/>
      <w:pBdr>
        <w:bottom w:val="double" w:sz="4" w:space="1" w:color="A6A6A6" w:themeColor="background1" w:themeShade="A6"/>
      </w:pBdr>
      <w:tabs>
        <w:tab w:val="clear" w:pos="4153"/>
        <w:tab w:val="clear" w:pos="8306"/>
        <w:tab w:val="right" w:pos="10603"/>
      </w:tabs>
      <w:spacing w:after="240" w:line="240" w:lineRule="exact"/>
      <w:ind w:left="0" w:firstLine="0"/>
      <w:rPr>
        <w:b/>
        <w:bCs/>
        <w:sz w:val="16"/>
        <w:szCs w:val="18"/>
        <w:rtl/>
      </w:rPr>
    </w:pPr>
    <w:r w:rsidRPr="00E403F0">
      <w:rPr>
        <w:b/>
        <w:bCs/>
        <w:sz w:val="16"/>
        <w:szCs w:val="18"/>
        <w:rtl/>
      </w:rPr>
      <w:fldChar w:fldCharType="begin"/>
    </w:r>
    <w:r w:rsidRPr="00E403F0">
      <w:rPr>
        <w:b/>
        <w:bCs/>
        <w:sz w:val="16"/>
        <w:szCs w:val="18"/>
        <w:rtl/>
      </w:rPr>
      <w:instrText xml:space="preserve"> </w:instrText>
    </w:r>
    <w:r w:rsidRPr="00E403F0">
      <w:rPr>
        <w:b/>
        <w:bCs/>
        <w:sz w:val="16"/>
        <w:szCs w:val="18"/>
      </w:rPr>
      <w:instrText>STYLEREF</w:instrText>
    </w:r>
    <w:r w:rsidRPr="00E403F0">
      <w:rPr>
        <w:b/>
        <w:bCs/>
        <w:sz w:val="16"/>
        <w:szCs w:val="18"/>
        <w:rtl/>
      </w:rPr>
      <w:instrText xml:space="preserve">  פרק  \* </w:instrText>
    </w:r>
    <w:r w:rsidRPr="00E403F0">
      <w:rPr>
        <w:b/>
        <w:bCs/>
        <w:sz w:val="16"/>
        <w:szCs w:val="18"/>
      </w:rPr>
      <w:instrText xml:space="preserve">MERGEFORMAT </w:instrText>
    </w:r>
    <w:r w:rsidRPr="00E403F0">
      <w:rPr>
        <w:b/>
        <w:bCs/>
        <w:sz w:val="16"/>
        <w:szCs w:val="18"/>
        <w:rtl/>
      </w:rPr>
      <w:fldChar w:fldCharType="separate"/>
    </w:r>
    <w:r w:rsidR="00991D55">
      <w:rPr>
        <w:b/>
        <w:bCs/>
        <w:noProof/>
        <w:sz w:val="16"/>
        <w:szCs w:val="18"/>
        <w:rtl/>
      </w:rPr>
      <w:t>פרק שישי</w:t>
    </w:r>
    <w:r w:rsidRPr="00E403F0">
      <w:rPr>
        <w:b/>
        <w:bCs/>
        <w:sz w:val="16"/>
        <w:szCs w:val="18"/>
        <w:rtl/>
      </w:rPr>
      <w:fldChar w:fldCharType="end"/>
    </w:r>
    <w:r w:rsidRPr="00E403F0">
      <w:rPr>
        <w:rFonts w:hint="cs"/>
        <w:b/>
        <w:bCs/>
        <w:sz w:val="16"/>
        <w:szCs w:val="18"/>
        <w:rtl/>
      </w:rPr>
      <w:t xml:space="preserve">: </w:t>
    </w:r>
    <w:r w:rsidRPr="00E403F0">
      <w:rPr>
        <w:b/>
        <w:bCs/>
        <w:sz w:val="16"/>
        <w:szCs w:val="18"/>
        <w:rtl/>
      </w:rPr>
      <w:fldChar w:fldCharType="begin"/>
    </w:r>
    <w:r w:rsidRPr="00E403F0">
      <w:rPr>
        <w:b/>
        <w:bCs/>
        <w:sz w:val="16"/>
        <w:szCs w:val="18"/>
        <w:rtl/>
      </w:rPr>
      <w:instrText xml:space="preserve"> </w:instrText>
    </w:r>
    <w:r w:rsidRPr="00E403F0">
      <w:rPr>
        <w:rFonts w:hint="cs"/>
        <w:b/>
        <w:bCs/>
        <w:sz w:val="16"/>
        <w:szCs w:val="18"/>
      </w:rPr>
      <w:instrText>STYLEREF</w:instrText>
    </w:r>
    <w:r w:rsidRPr="00E403F0">
      <w:rPr>
        <w:rFonts w:hint="cs"/>
        <w:b/>
        <w:bCs/>
        <w:sz w:val="16"/>
        <w:szCs w:val="18"/>
        <w:rtl/>
      </w:rPr>
      <w:instrText xml:space="preserve">  "דפים בפרק ב"  \* </w:instrText>
    </w:r>
    <w:r w:rsidRPr="00E403F0">
      <w:rPr>
        <w:rFonts w:hint="cs"/>
        <w:b/>
        <w:bCs/>
        <w:sz w:val="16"/>
        <w:szCs w:val="18"/>
      </w:rPr>
      <w:instrText>MERGEFORMAT</w:instrText>
    </w:r>
    <w:r w:rsidRPr="00E403F0">
      <w:rPr>
        <w:b/>
        <w:bCs/>
        <w:sz w:val="16"/>
        <w:szCs w:val="18"/>
        <w:rtl/>
      </w:rPr>
      <w:instrText xml:space="preserve"> </w:instrText>
    </w:r>
    <w:r w:rsidRPr="00E403F0">
      <w:rPr>
        <w:b/>
        <w:bCs/>
        <w:sz w:val="16"/>
        <w:szCs w:val="18"/>
        <w:rtl/>
      </w:rPr>
      <w:fldChar w:fldCharType="separate"/>
    </w:r>
    <w:r w:rsidR="00991D55">
      <w:rPr>
        <w:b/>
        <w:bCs/>
        <w:noProof/>
        <w:sz w:val="16"/>
        <w:szCs w:val="18"/>
        <w:rtl/>
      </w:rPr>
      <w:t>כג:- כח:</w:t>
    </w:r>
    <w:r w:rsidRPr="00E403F0">
      <w:rPr>
        <w:b/>
        <w:bCs/>
        <w:sz w:val="16"/>
        <w:szCs w:val="18"/>
        <w:rtl/>
      </w:rPr>
      <w:fldChar w:fldCharType="end"/>
    </w:r>
    <w:r w:rsidRPr="00E403F0">
      <w:rPr>
        <w:rFonts w:hint="cs"/>
        <w:b/>
        <w:bCs/>
        <w:sz w:val="16"/>
        <w:szCs w:val="18"/>
        <w:rtl/>
      </w:rPr>
      <w:t xml:space="preserve"> </w:t>
    </w:r>
    <w:r>
      <w:rPr>
        <w:rFonts w:hint="cs"/>
        <w:b/>
        <w:bCs/>
        <w:sz w:val="16"/>
        <w:szCs w:val="18"/>
        <w:rtl/>
      </w:rPr>
      <w:t xml:space="preserve">                   </w:t>
    </w:r>
    <w:r w:rsidRPr="00E403F0">
      <w:rPr>
        <w:b/>
        <w:bCs/>
        <w:sz w:val="16"/>
        <w:szCs w:val="18"/>
        <w:rtl/>
      </w:rPr>
      <w:fldChar w:fldCharType="begin"/>
    </w:r>
    <w:r w:rsidRPr="00E403F0">
      <w:rPr>
        <w:b/>
        <w:bCs/>
        <w:sz w:val="16"/>
        <w:szCs w:val="18"/>
        <w:rtl/>
      </w:rPr>
      <w:instrText xml:space="preserve"> </w:instrText>
    </w:r>
    <w:r w:rsidRPr="00E403F0">
      <w:rPr>
        <w:b/>
        <w:bCs/>
        <w:sz w:val="16"/>
        <w:szCs w:val="18"/>
      </w:rPr>
      <w:instrText>STYLEREF</w:instrText>
    </w:r>
    <w:r w:rsidRPr="00E403F0">
      <w:rPr>
        <w:b/>
        <w:bCs/>
        <w:sz w:val="16"/>
        <w:szCs w:val="18"/>
        <w:rtl/>
      </w:rPr>
      <w:instrText xml:space="preserve">  מסכת  \* </w:instrText>
    </w:r>
    <w:r w:rsidRPr="00E403F0">
      <w:rPr>
        <w:b/>
        <w:bCs/>
        <w:sz w:val="16"/>
        <w:szCs w:val="18"/>
      </w:rPr>
      <w:instrText>MERGEFORMAT</w:instrText>
    </w:r>
    <w:r w:rsidRPr="00E403F0">
      <w:rPr>
        <w:b/>
        <w:bCs/>
        <w:sz w:val="16"/>
        <w:szCs w:val="18"/>
        <w:rtl/>
      </w:rPr>
      <w:instrText xml:space="preserve"> </w:instrText>
    </w:r>
    <w:r w:rsidRPr="00E403F0">
      <w:rPr>
        <w:b/>
        <w:bCs/>
        <w:sz w:val="16"/>
        <w:szCs w:val="18"/>
        <w:rtl/>
      </w:rPr>
      <w:fldChar w:fldCharType="separate"/>
    </w:r>
    <w:r w:rsidR="00991D55">
      <w:rPr>
        <w:b/>
        <w:bCs/>
        <w:noProof/>
        <w:sz w:val="16"/>
        <w:szCs w:val="18"/>
        <w:rtl/>
      </w:rPr>
      <w:t>כריתות</w:t>
    </w:r>
    <w:r w:rsidRPr="00E403F0">
      <w:rPr>
        <w:b/>
        <w:bCs/>
        <w:sz w:val="16"/>
        <w:szCs w:val="18"/>
        <w:rtl/>
      </w:rPr>
      <w:fldChar w:fldCharType="end"/>
    </w:r>
    <w:r>
      <w:rPr>
        <w:b/>
        <w:bCs/>
        <w:sz w:val="16"/>
        <w:szCs w:val="18"/>
        <w:rtl/>
      </w:rPr>
      <w:tab/>
    </w:r>
    <w:r>
      <w:rPr>
        <w:b/>
        <w:bCs/>
        <w:sz w:val="16"/>
        <w:szCs w:val="18"/>
        <w:rtl/>
      </w:rPr>
      <w:fldChar w:fldCharType="begin"/>
    </w:r>
    <w:r>
      <w:rPr>
        <w:b/>
        <w:bCs/>
        <w:sz w:val="16"/>
        <w:szCs w:val="18"/>
        <w:rtl/>
      </w:rPr>
      <w:instrText xml:space="preserve"> </w:instrText>
    </w:r>
    <w:r>
      <w:rPr>
        <w:b/>
        <w:bCs/>
        <w:sz w:val="16"/>
        <w:szCs w:val="18"/>
      </w:rPr>
      <w:instrText>STYLEREF</w:instrText>
    </w:r>
    <w:r>
      <w:rPr>
        <w:b/>
        <w:bCs/>
        <w:sz w:val="16"/>
        <w:szCs w:val="18"/>
        <w:rtl/>
      </w:rPr>
      <w:instrText xml:space="preserve">  "פרק שם"  \* </w:instrText>
    </w:r>
    <w:r>
      <w:rPr>
        <w:b/>
        <w:bCs/>
        <w:sz w:val="16"/>
        <w:szCs w:val="18"/>
      </w:rPr>
      <w:instrText>MERGEFORMAT</w:instrText>
    </w:r>
    <w:r>
      <w:rPr>
        <w:b/>
        <w:bCs/>
        <w:sz w:val="16"/>
        <w:szCs w:val="18"/>
        <w:rtl/>
      </w:rPr>
      <w:instrText xml:space="preserve"> </w:instrText>
    </w:r>
    <w:r>
      <w:rPr>
        <w:b/>
        <w:bCs/>
        <w:sz w:val="16"/>
        <w:szCs w:val="18"/>
        <w:rtl/>
      </w:rPr>
      <w:fldChar w:fldCharType="separate"/>
    </w:r>
    <w:r w:rsidR="00991D55">
      <w:rPr>
        <w:b/>
        <w:bCs/>
        <w:noProof/>
        <w:sz w:val="16"/>
        <w:szCs w:val="18"/>
        <w:rtl/>
      </w:rPr>
      <w:t>המביא אשם</w:t>
    </w:r>
    <w:r>
      <w:rPr>
        <w:b/>
        <w:bCs/>
        <w:sz w:val="16"/>
        <w:szCs w:val="18"/>
        <w:rtl/>
      </w:rPr>
      <w:fldChar w:fldCharType="end"/>
    </w:r>
    <w:r>
      <w:rPr>
        <w:rFonts w:hint="cs"/>
        <w:b/>
        <w:bCs/>
        <w:sz w:val="16"/>
        <w:szCs w:val="18"/>
        <w:rtl/>
      </w:rPr>
      <w:t xml:space="preserve"> </w:t>
    </w:r>
    <w:r w:rsidRPr="00E403F0">
      <w:rPr>
        <w:b/>
        <w:bCs/>
        <w:sz w:val="16"/>
        <w:szCs w:val="18"/>
        <w:rtl/>
      </w:rPr>
      <w:fldChar w:fldCharType="begin"/>
    </w:r>
    <w:r w:rsidRPr="00E403F0">
      <w:rPr>
        <w:b/>
        <w:bCs/>
        <w:sz w:val="16"/>
        <w:szCs w:val="18"/>
        <w:rtl/>
      </w:rPr>
      <w:instrText xml:space="preserve"> </w:instrText>
    </w:r>
    <w:r w:rsidRPr="00E403F0">
      <w:rPr>
        <w:rFonts w:hint="cs"/>
        <w:b/>
        <w:bCs/>
        <w:sz w:val="16"/>
        <w:szCs w:val="18"/>
      </w:rPr>
      <w:instrText>STYLEREF  "</w:instrText>
    </w:r>
    <w:r w:rsidRPr="00E403F0">
      <w:rPr>
        <w:rFonts w:hint="cs"/>
        <w:b/>
        <w:bCs/>
        <w:sz w:val="16"/>
        <w:szCs w:val="18"/>
        <w:rtl/>
      </w:rPr>
      <w:instrText xml:space="preserve">דף בצד"  \* </w:instrText>
    </w:r>
    <w:r w:rsidRPr="00E403F0">
      <w:rPr>
        <w:rFonts w:hint="cs"/>
        <w:b/>
        <w:bCs/>
        <w:sz w:val="16"/>
        <w:szCs w:val="18"/>
      </w:rPr>
      <w:instrText>MERGEFORMAT</w:instrText>
    </w:r>
    <w:r w:rsidRPr="00E403F0">
      <w:rPr>
        <w:b/>
        <w:bCs/>
        <w:sz w:val="16"/>
        <w:szCs w:val="18"/>
      </w:rPr>
      <w:instrText xml:space="preserve"> </w:instrText>
    </w:r>
    <w:r w:rsidRPr="00E403F0">
      <w:rPr>
        <w:b/>
        <w:bCs/>
        <w:sz w:val="16"/>
        <w:szCs w:val="18"/>
        <w:rtl/>
      </w:rPr>
      <w:fldChar w:fldCharType="separate"/>
    </w:r>
    <w:r w:rsidR="00991D55" w:rsidRPr="00991D55">
      <w:rPr>
        <w:noProof/>
        <w:sz w:val="16"/>
        <w:szCs w:val="18"/>
        <w:rtl/>
      </w:rPr>
      <w:t>כח</w:t>
    </w:r>
    <w:r w:rsidR="00991D55">
      <w:rPr>
        <w:b/>
        <w:bCs/>
        <w:noProof/>
        <w:sz w:val="16"/>
        <w:szCs w:val="18"/>
        <w:rtl/>
      </w:rPr>
      <w:t>:</w:t>
    </w:r>
    <w:r w:rsidRPr="00E403F0">
      <w:rPr>
        <w:b/>
        <w:bCs/>
        <w:sz w:val="16"/>
        <w:szCs w:val="18"/>
        <w:rtl/>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6589F" w:rsidRPr="00AD695E" w:rsidRDefault="0026589F" w:rsidP="00E403F0">
    <w:pPr>
      <w:pStyle w:val="a7"/>
      <w:pBdr>
        <w:bottom w:val="double" w:sz="4" w:space="1" w:color="A6A6A6" w:themeColor="background1" w:themeShade="A6"/>
      </w:pBdr>
      <w:tabs>
        <w:tab w:val="clear" w:pos="4153"/>
        <w:tab w:val="clear" w:pos="8306"/>
        <w:tab w:val="center" w:pos="5387"/>
        <w:tab w:val="right" w:pos="10773"/>
      </w:tabs>
      <w:spacing w:after="0" w:line="240" w:lineRule="auto"/>
      <w:ind w:left="0" w:firstLine="0"/>
      <w:jc w:val="center"/>
      <w:rPr>
        <w:rtl/>
      </w:rPr>
    </w:pPr>
    <w:r w:rsidRPr="00CA72E6">
      <w:rPr>
        <w:rFonts w:ascii="BA  Leukmey Girsa Regular" w:hAnsi="BA  Leukmey Girsa Regular" w:cs="BA  Leukmey Girsa Regular"/>
        <w:color w:val="808080" w:themeColor="background1" w:themeShade="80"/>
        <w:sz w:val="30"/>
        <w:szCs w:val="30"/>
        <w:rtl/>
      </w:rPr>
      <w:t>׹</w:t>
    </w:r>
    <w:r w:rsidRPr="00CA72E6">
      <w:rPr>
        <w:rFonts w:ascii="BA Tefilot Regular" w:hAnsi="BA Tefilot Regular" w:cs="BA Tefilot Regular" w:hint="cs"/>
        <w:b/>
        <w:bCs/>
        <w:color w:val="808080" w:themeColor="background1" w:themeShade="80"/>
        <w:spacing w:val="10"/>
        <w:sz w:val="32"/>
        <w:szCs w:val="32"/>
        <w:rtl/>
      </w:rPr>
      <w:t xml:space="preserve"> </w:t>
    </w:r>
    <w:r w:rsidRPr="00FB2436">
      <w:rPr>
        <w:rFonts w:ascii="BA Tefilot Regular" w:hAnsi="BA Tefilot Regular" w:cs="BA Tefilot Regular"/>
        <w:b/>
        <w:bCs/>
        <w:color w:val="808080" w:themeColor="background1" w:themeShade="80"/>
        <w:spacing w:val="10"/>
        <w:sz w:val="32"/>
        <w:szCs w:val="32"/>
        <w:rtl/>
      </w:rPr>
      <w:t>ל</w:t>
    </w:r>
    <w:r>
      <w:rPr>
        <w:rFonts w:ascii="BA Tefilot Regular" w:hAnsi="BA Tefilot Regular" w:cs="BA Tefilot Regular" w:hint="cs"/>
        <w:b/>
        <w:bCs/>
        <w:color w:val="808080" w:themeColor="background1" w:themeShade="80"/>
        <w:spacing w:val="10"/>
        <w:sz w:val="32"/>
        <w:szCs w:val="32"/>
        <w:rtl/>
      </w:rPr>
      <w:t>+</w:t>
    </w:r>
    <w:r w:rsidRPr="00FB2436">
      <w:rPr>
        <w:rFonts w:ascii="BA Tefilot Regular" w:hAnsi="BA Tefilot Regular" w:cs="BA Tefilot Regular"/>
        <w:b/>
        <w:bCs/>
        <w:color w:val="808080" w:themeColor="background1" w:themeShade="80"/>
        <w:spacing w:val="10"/>
        <w:sz w:val="32"/>
        <w:szCs w:val="32"/>
        <w:rtl/>
      </w:rPr>
      <w:t>אוקמי גיר</w:t>
    </w:r>
    <w:r>
      <w:rPr>
        <w:rFonts w:ascii="BA Tefilot Regular" w:hAnsi="BA Tefilot Regular" w:cs="BA Tefilot Regular" w:hint="cs"/>
        <w:b/>
        <w:bCs/>
        <w:color w:val="808080" w:themeColor="background1" w:themeShade="80"/>
        <w:spacing w:val="10"/>
        <w:sz w:val="32"/>
        <w:szCs w:val="32"/>
        <w:rtl/>
      </w:rPr>
      <w:t>+</w:t>
    </w:r>
    <w:r w:rsidRPr="00FB2436">
      <w:rPr>
        <w:rFonts w:ascii="BA Tefilot Regular" w:hAnsi="BA Tefilot Regular" w:cs="BA Tefilot Regular"/>
        <w:b/>
        <w:bCs/>
        <w:color w:val="808080" w:themeColor="background1" w:themeShade="80"/>
        <w:spacing w:val="10"/>
        <w:sz w:val="32"/>
        <w:szCs w:val="32"/>
        <w:rtl/>
      </w:rPr>
      <w:t>סא</w:t>
    </w:r>
    <w:r>
      <w:rPr>
        <w:rFonts w:ascii="BA Tefilot Regular" w:hAnsi="BA Tefilot Regular" w:cs="BA Tefilot Regular" w:hint="cs"/>
        <w:b/>
        <w:bCs/>
        <w:color w:val="808080" w:themeColor="background1" w:themeShade="80"/>
        <w:spacing w:val="10"/>
        <w:sz w:val="32"/>
        <w:szCs w:val="32"/>
        <w:rtl/>
      </w:rPr>
      <w:t xml:space="preserve"> </w:t>
    </w:r>
    <w:r w:rsidRPr="00CA72E6">
      <w:rPr>
        <w:rFonts w:ascii="BA  Leukmey Girsa Regular" w:hAnsi="BA  Leukmey Girsa Regular" w:cs="BA  Leukmey Girsa Regular"/>
        <w:color w:val="808080" w:themeColor="background1" w:themeShade="80"/>
        <w:sz w:val="30"/>
        <w:szCs w:val="30"/>
        <w:rtl/>
      </w:rPr>
      <w:t>׶</w:t>
    </w:r>
    <w:r w:rsidRPr="00FB2436">
      <w:rPr>
        <w:rFonts w:ascii="BA Tefilot Regular" w:hAnsi="BA Tefilot Regular" w:cs="BA Tefilot Regular"/>
        <w:b/>
        <w:bCs/>
        <w:color w:val="808080" w:themeColor="background1" w:themeShade="80"/>
        <w:spacing w:val="10"/>
        <w:sz w:val="32"/>
        <w:szCs w:val="32"/>
        <w:rtl/>
      </w:rPr>
      <w:t xml:space="preserve">  </w:t>
    </w:r>
  </w:p>
  <w:p w:rsidR="0026589F" w:rsidRPr="00AD695E" w:rsidRDefault="0026589F" w:rsidP="00E403F0">
    <w:pPr>
      <w:pStyle w:val="a7"/>
      <w:pBdr>
        <w:bottom w:val="double" w:sz="4" w:space="1" w:color="A6A6A6" w:themeColor="background1" w:themeShade="A6"/>
      </w:pBdr>
      <w:tabs>
        <w:tab w:val="clear" w:pos="4153"/>
        <w:tab w:val="clear" w:pos="8306"/>
        <w:tab w:val="decimal" w:pos="2976"/>
        <w:tab w:val="right" w:pos="11057"/>
      </w:tabs>
      <w:spacing w:after="240" w:line="240" w:lineRule="exact"/>
      <w:ind w:left="0" w:firstLine="0"/>
      <w:rPr>
        <w:rtl/>
      </w:rPr>
    </w:pPr>
    <w:r w:rsidRPr="00453C31">
      <w:rPr>
        <w:b/>
        <w:bCs/>
        <w:rtl/>
      </w:rPr>
      <w:fldChar w:fldCharType="begin"/>
    </w:r>
    <w:r w:rsidRPr="00453C31">
      <w:rPr>
        <w:b/>
        <w:bCs/>
        <w:rtl/>
      </w:rPr>
      <w:instrText xml:space="preserve"> </w:instrText>
    </w:r>
    <w:r w:rsidRPr="00453C31">
      <w:rPr>
        <w:b/>
        <w:bCs/>
      </w:rPr>
      <w:instrText>STYLEREF</w:instrText>
    </w:r>
    <w:r w:rsidRPr="00453C31">
      <w:rPr>
        <w:b/>
        <w:bCs/>
        <w:rtl/>
      </w:rPr>
      <w:instrText xml:space="preserve">  פרק  \* </w:instrText>
    </w:r>
    <w:r w:rsidRPr="00453C31">
      <w:rPr>
        <w:b/>
        <w:bCs/>
      </w:rPr>
      <w:instrText xml:space="preserve">MERGEFORMAT </w:instrText>
    </w:r>
    <w:r w:rsidRPr="00453C31">
      <w:rPr>
        <w:b/>
        <w:bCs/>
        <w:rtl/>
      </w:rPr>
      <w:fldChar w:fldCharType="separate"/>
    </w:r>
    <w:r w:rsidRPr="00F536B4">
      <w:rPr>
        <w:noProof/>
        <w:rtl/>
      </w:rPr>
      <w:t>פרק שמיני</w:t>
    </w:r>
    <w:r w:rsidRPr="00453C31">
      <w:rPr>
        <w:b/>
        <w:bCs/>
        <w:rtl/>
      </w:rPr>
      <w:fldChar w:fldCharType="end"/>
    </w:r>
    <w:r>
      <w:rPr>
        <w:rFonts w:hint="cs"/>
        <w:b/>
        <w:bCs/>
        <w:rtl/>
      </w:rPr>
      <w:t xml:space="preserve"> </w:t>
    </w:r>
    <w:r>
      <w:rPr>
        <w:b/>
        <w:bCs/>
        <w:rtl/>
      </w:rPr>
      <w:fldChar w:fldCharType="begin"/>
    </w:r>
    <w:r>
      <w:rPr>
        <w:b/>
        <w:bCs/>
        <w:rtl/>
      </w:rPr>
      <w:instrText xml:space="preserve"> </w:instrText>
    </w:r>
    <w:r>
      <w:rPr>
        <w:rFonts w:hint="cs"/>
        <w:b/>
        <w:bCs/>
      </w:rPr>
      <w:instrText>STYLEREF</w:instrText>
    </w:r>
    <w:r>
      <w:rPr>
        <w:rFonts w:hint="cs"/>
        <w:b/>
        <w:bCs/>
        <w:rtl/>
      </w:rPr>
      <w:instrText xml:space="preserve">  "דפים בפרק ב"  \* </w:instrText>
    </w:r>
    <w:r>
      <w:rPr>
        <w:rFonts w:hint="cs"/>
        <w:b/>
        <w:bCs/>
      </w:rPr>
      <w:instrText>MERGEFORMAT</w:instrText>
    </w:r>
    <w:r>
      <w:rPr>
        <w:b/>
        <w:bCs/>
        <w:rtl/>
      </w:rPr>
      <w:instrText xml:space="preserve"> </w:instrText>
    </w:r>
    <w:r>
      <w:rPr>
        <w:b/>
        <w:bCs/>
        <w:rtl/>
      </w:rPr>
      <w:fldChar w:fldCharType="separate"/>
    </w:r>
    <w:r>
      <w:rPr>
        <w:b/>
        <w:bCs/>
        <w:noProof/>
        <w:rtl/>
      </w:rPr>
      <w:t>מו.-נג.</w:t>
    </w:r>
    <w:r>
      <w:rPr>
        <w:b/>
        <w:bCs/>
        <w:rtl/>
      </w:rPr>
      <w:fldChar w:fldCharType="end"/>
    </w:r>
    <w:r>
      <w:rPr>
        <w:b/>
        <w:bCs/>
        <w:rtl/>
      </w:rPr>
      <w:tab/>
    </w:r>
    <w:r w:rsidRPr="002A37F6">
      <w:rPr>
        <w:rtl/>
      </w:rPr>
      <w:fldChar w:fldCharType="begin"/>
    </w:r>
    <w:r w:rsidRPr="002A37F6">
      <w:rPr>
        <w:rtl/>
      </w:rPr>
      <w:instrText xml:space="preserve"> </w:instrText>
    </w:r>
    <w:r w:rsidRPr="002A37F6">
      <w:rPr>
        <w:rFonts w:hint="cs"/>
      </w:rPr>
      <w:instrText>STYLEREF</w:instrText>
    </w:r>
    <w:r w:rsidRPr="002A37F6">
      <w:rPr>
        <w:rFonts w:hint="cs"/>
        <w:rtl/>
      </w:rPr>
      <w:instrText xml:space="preserve">  מסכת  \* </w:instrText>
    </w:r>
    <w:r w:rsidRPr="002A37F6">
      <w:rPr>
        <w:rFonts w:hint="cs"/>
      </w:rPr>
      <w:instrText>MERGEFORMAT</w:instrText>
    </w:r>
    <w:r w:rsidRPr="002A37F6">
      <w:instrText xml:space="preserve"> </w:instrText>
    </w:r>
    <w:r w:rsidRPr="002A37F6">
      <w:rPr>
        <w:rtl/>
      </w:rPr>
      <w:fldChar w:fldCharType="separate"/>
    </w:r>
    <w:r w:rsidRPr="00F536B4">
      <w:rPr>
        <w:b/>
        <w:bCs/>
        <w:noProof/>
        <w:rtl/>
      </w:rPr>
      <w:t>בכורות</w:t>
    </w:r>
    <w:r w:rsidRPr="002A37F6">
      <w:rPr>
        <w:rtl/>
      </w:rPr>
      <w:fldChar w:fldCharType="end"/>
    </w:r>
    <w:r w:rsidRPr="00453C31">
      <w:rPr>
        <w:rFonts w:ascii="Cambria" w:hAnsi="Cambria" w:hint="cs"/>
        <w:b/>
        <w:bCs/>
        <w:color w:val="A6A6A6" w:themeColor="background1" w:themeShade="A6"/>
        <w:rtl/>
      </w:rPr>
      <w:t xml:space="preserve"> </w:t>
    </w:r>
    <w:r>
      <w:rPr>
        <w:b/>
        <w:bCs/>
        <w:rtl/>
      </w:rPr>
      <w:tab/>
    </w:r>
    <w:r>
      <w:rPr>
        <w:b/>
        <w:bCs/>
        <w:rtl/>
      </w:rPr>
      <w:fldChar w:fldCharType="begin"/>
    </w:r>
    <w:r>
      <w:rPr>
        <w:b/>
        <w:bCs/>
        <w:rtl/>
      </w:rPr>
      <w:instrText xml:space="preserve"> </w:instrText>
    </w:r>
    <w:r>
      <w:rPr>
        <w:b/>
        <w:bCs/>
      </w:rPr>
      <w:instrText>STYLEREF  "</w:instrText>
    </w:r>
    <w:r>
      <w:rPr>
        <w:b/>
        <w:bCs/>
        <w:rtl/>
      </w:rPr>
      <w:instrText xml:space="preserve">פרק שם"  \* </w:instrText>
    </w:r>
    <w:r>
      <w:rPr>
        <w:b/>
        <w:bCs/>
      </w:rPr>
      <w:instrText>MERGEFORMAT</w:instrText>
    </w:r>
    <w:r>
      <w:rPr>
        <w:b/>
        <w:bCs/>
        <w:rtl/>
      </w:rPr>
      <w:instrText xml:space="preserve"> </w:instrText>
    </w:r>
    <w:r>
      <w:rPr>
        <w:b/>
        <w:bCs/>
        <w:rtl/>
      </w:rPr>
      <w:fldChar w:fldCharType="separate"/>
    </w:r>
    <w:r w:rsidRPr="00F536B4">
      <w:rPr>
        <w:noProof/>
        <w:rtl/>
      </w:rPr>
      <w:t>יש בכור</w:t>
    </w:r>
    <w:r>
      <w:rPr>
        <w:b/>
        <w:bCs/>
        <w:rtl/>
      </w:rPr>
      <w:fldChar w:fldCharType="end"/>
    </w:r>
    <w:r>
      <w:rPr>
        <w:rFonts w:hint="cs"/>
        <w:b/>
        <w:bCs/>
        <w:rtl/>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6589F" w:rsidRPr="00AD695E" w:rsidRDefault="0026589F" w:rsidP="00E403F0">
    <w:pPr>
      <w:pStyle w:val="a7"/>
      <w:pBdr>
        <w:bottom w:val="double" w:sz="4" w:space="1" w:color="A6A6A6" w:themeColor="background1" w:themeShade="A6"/>
      </w:pBdr>
      <w:tabs>
        <w:tab w:val="clear" w:pos="4153"/>
        <w:tab w:val="clear" w:pos="8306"/>
        <w:tab w:val="right" w:pos="10773"/>
      </w:tabs>
      <w:spacing w:after="0" w:line="240" w:lineRule="auto"/>
      <w:ind w:left="0" w:firstLine="0"/>
      <w:jc w:val="center"/>
      <w:rPr>
        <w:rtl/>
      </w:rPr>
    </w:pPr>
    <w:r w:rsidRPr="00CA72E6">
      <w:rPr>
        <w:rFonts w:ascii="BA  Leukmey Girsa Regular" w:hAnsi="BA  Leukmey Girsa Regular" w:cs="BA  Leukmey Girsa Regular"/>
        <w:color w:val="808080" w:themeColor="background1" w:themeShade="80"/>
        <w:sz w:val="30"/>
        <w:szCs w:val="30"/>
        <w:rtl/>
      </w:rPr>
      <w:t>׹</w:t>
    </w:r>
    <w:r w:rsidRPr="00CA72E6">
      <w:rPr>
        <w:rFonts w:ascii="BA Tefilot Regular" w:hAnsi="BA Tefilot Regular" w:cs="BA Tefilot Regular" w:hint="cs"/>
        <w:b/>
        <w:bCs/>
        <w:color w:val="808080" w:themeColor="background1" w:themeShade="80"/>
        <w:spacing w:val="10"/>
        <w:sz w:val="32"/>
        <w:szCs w:val="32"/>
        <w:rtl/>
      </w:rPr>
      <w:t xml:space="preserve"> </w:t>
    </w:r>
    <w:r w:rsidRPr="00FB2436">
      <w:rPr>
        <w:rFonts w:ascii="BA Tefilot Regular" w:hAnsi="BA Tefilot Regular" w:cs="BA Tefilot Regular"/>
        <w:b/>
        <w:bCs/>
        <w:color w:val="808080" w:themeColor="background1" w:themeShade="80"/>
        <w:spacing w:val="10"/>
        <w:sz w:val="32"/>
        <w:szCs w:val="32"/>
        <w:rtl/>
      </w:rPr>
      <w:t>ל</w:t>
    </w:r>
    <w:r>
      <w:rPr>
        <w:rFonts w:ascii="BA Tefilot Regular" w:hAnsi="BA Tefilot Regular" w:cs="BA Tefilot Regular" w:hint="cs"/>
        <w:b/>
        <w:bCs/>
        <w:color w:val="808080" w:themeColor="background1" w:themeShade="80"/>
        <w:spacing w:val="10"/>
        <w:sz w:val="32"/>
        <w:szCs w:val="32"/>
        <w:rtl/>
      </w:rPr>
      <w:t>+</w:t>
    </w:r>
    <w:r w:rsidRPr="00FB2436">
      <w:rPr>
        <w:rFonts w:ascii="BA Tefilot Regular" w:hAnsi="BA Tefilot Regular" w:cs="BA Tefilot Regular"/>
        <w:b/>
        <w:bCs/>
        <w:color w:val="808080" w:themeColor="background1" w:themeShade="80"/>
        <w:spacing w:val="10"/>
        <w:sz w:val="32"/>
        <w:szCs w:val="32"/>
        <w:rtl/>
      </w:rPr>
      <w:t>אוקמי גיר</w:t>
    </w:r>
    <w:r>
      <w:rPr>
        <w:rFonts w:ascii="BA Tefilot Regular" w:hAnsi="BA Tefilot Regular" w:cs="BA Tefilot Regular" w:hint="cs"/>
        <w:b/>
        <w:bCs/>
        <w:color w:val="808080" w:themeColor="background1" w:themeShade="80"/>
        <w:spacing w:val="10"/>
        <w:sz w:val="32"/>
        <w:szCs w:val="32"/>
        <w:rtl/>
      </w:rPr>
      <w:t>+</w:t>
    </w:r>
    <w:r w:rsidRPr="00FB2436">
      <w:rPr>
        <w:rFonts w:ascii="BA Tefilot Regular" w:hAnsi="BA Tefilot Regular" w:cs="BA Tefilot Regular"/>
        <w:b/>
        <w:bCs/>
        <w:color w:val="808080" w:themeColor="background1" w:themeShade="80"/>
        <w:spacing w:val="10"/>
        <w:sz w:val="32"/>
        <w:szCs w:val="32"/>
        <w:rtl/>
      </w:rPr>
      <w:t>סא</w:t>
    </w:r>
    <w:r>
      <w:rPr>
        <w:rFonts w:ascii="BA Tefilot Regular" w:hAnsi="BA Tefilot Regular" w:cs="BA Tefilot Regular" w:hint="cs"/>
        <w:b/>
        <w:bCs/>
        <w:color w:val="808080" w:themeColor="background1" w:themeShade="80"/>
        <w:spacing w:val="10"/>
        <w:sz w:val="32"/>
        <w:szCs w:val="32"/>
        <w:rtl/>
      </w:rPr>
      <w:t xml:space="preserve"> </w:t>
    </w:r>
    <w:r w:rsidRPr="00CA72E6">
      <w:rPr>
        <w:rFonts w:ascii="BA  Leukmey Girsa Regular" w:hAnsi="BA  Leukmey Girsa Regular" w:cs="BA  Leukmey Girsa Regular"/>
        <w:color w:val="808080" w:themeColor="background1" w:themeShade="80"/>
        <w:sz w:val="30"/>
        <w:szCs w:val="30"/>
        <w:rtl/>
      </w:rPr>
      <w:t>׶</w:t>
    </w:r>
    <w:r w:rsidRPr="00FB2436">
      <w:rPr>
        <w:rFonts w:ascii="BA Tefilot Regular" w:hAnsi="BA Tefilot Regular" w:cs="BA Tefilot Regular"/>
        <w:b/>
        <w:bCs/>
        <w:color w:val="808080" w:themeColor="background1" w:themeShade="80"/>
        <w:spacing w:val="10"/>
        <w:sz w:val="32"/>
        <w:szCs w:val="32"/>
        <w:rtl/>
      </w:rPr>
      <w:t xml:space="preserve"> </w:t>
    </w:r>
  </w:p>
  <w:p w:rsidR="0026589F" w:rsidRPr="00710059" w:rsidRDefault="0026589F" w:rsidP="00E403F0">
    <w:pPr>
      <w:pStyle w:val="a7"/>
      <w:pBdr>
        <w:bottom w:val="double" w:sz="4" w:space="1" w:color="A6A6A6" w:themeColor="background1" w:themeShade="A6"/>
      </w:pBdr>
      <w:tabs>
        <w:tab w:val="clear" w:pos="4153"/>
        <w:tab w:val="clear" w:pos="8306"/>
        <w:tab w:val="decimal" w:pos="2976"/>
        <w:tab w:val="right" w:pos="11057"/>
      </w:tabs>
      <w:spacing w:after="240" w:line="240" w:lineRule="exact"/>
      <w:ind w:left="0" w:firstLine="0"/>
      <w:jc w:val="right"/>
      <w:rPr>
        <w:rtl/>
      </w:rPr>
    </w:pPr>
    <w:r w:rsidRPr="00453C31">
      <w:rPr>
        <w:b/>
        <w:bCs/>
        <w:rtl/>
      </w:rPr>
      <w:fldChar w:fldCharType="begin"/>
    </w:r>
    <w:r w:rsidRPr="00453C31">
      <w:rPr>
        <w:b/>
        <w:bCs/>
        <w:rtl/>
      </w:rPr>
      <w:instrText xml:space="preserve"> </w:instrText>
    </w:r>
    <w:r w:rsidRPr="00453C31">
      <w:rPr>
        <w:b/>
        <w:bCs/>
      </w:rPr>
      <w:instrText>STYLEREF</w:instrText>
    </w:r>
    <w:r w:rsidRPr="00453C31">
      <w:rPr>
        <w:b/>
        <w:bCs/>
        <w:rtl/>
      </w:rPr>
      <w:instrText xml:space="preserve">  פרק  \* </w:instrText>
    </w:r>
    <w:r w:rsidRPr="00453C31">
      <w:rPr>
        <w:b/>
        <w:bCs/>
      </w:rPr>
      <w:instrText xml:space="preserve">MERGEFORMAT </w:instrText>
    </w:r>
    <w:r w:rsidRPr="00453C31">
      <w:rPr>
        <w:b/>
        <w:bCs/>
        <w:rtl/>
      </w:rPr>
      <w:fldChar w:fldCharType="separate"/>
    </w:r>
    <w:r>
      <w:rPr>
        <w:b/>
        <w:bCs/>
        <w:noProof/>
        <w:rtl/>
      </w:rPr>
      <w:t>פרק שישי</w:t>
    </w:r>
    <w:r w:rsidRPr="00453C31">
      <w:rPr>
        <w:b/>
        <w:bCs/>
        <w:rtl/>
      </w:rPr>
      <w:fldChar w:fldCharType="end"/>
    </w:r>
    <w:r>
      <w:rPr>
        <w:rFonts w:hint="cs"/>
        <w:b/>
        <w:bCs/>
        <w:rtl/>
      </w:rPr>
      <w:t xml:space="preserve"> </w:t>
    </w:r>
    <w:r>
      <w:rPr>
        <w:b/>
        <w:bCs/>
        <w:rtl/>
      </w:rPr>
      <w:fldChar w:fldCharType="begin"/>
    </w:r>
    <w:r>
      <w:rPr>
        <w:b/>
        <w:bCs/>
        <w:rtl/>
      </w:rPr>
      <w:instrText xml:space="preserve"> </w:instrText>
    </w:r>
    <w:r>
      <w:rPr>
        <w:rFonts w:hint="cs"/>
        <w:b/>
        <w:bCs/>
      </w:rPr>
      <w:instrText>STYLEREF</w:instrText>
    </w:r>
    <w:r>
      <w:rPr>
        <w:rFonts w:hint="cs"/>
        <w:b/>
        <w:bCs/>
        <w:rtl/>
      </w:rPr>
      <w:instrText xml:space="preserve">  "דפים בפרק ב"  \* </w:instrText>
    </w:r>
    <w:r>
      <w:rPr>
        <w:rFonts w:hint="cs"/>
        <w:b/>
        <w:bCs/>
      </w:rPr>
      <w:instrText>MERGEFORMAT</w:instrText>
    </w:r>
    <w:r>
      <w:rPr>
        <w:b/>
        <w:bCs/>
        <w:rtl/>
      </w:rPr>
      <w:instrText xml:space="preserve"> </w:instrText>
    </w:r>
    <w:r>
      <w:rPr>
        <w:b/>
        <w:bCs/>
        <w:rtl/>
      </w:rPr>
      <w:fldChar w:fldCharType="separate"/>
    </w:r>
    <w:r>
      <w:rPr>
        <w:b/>
        <w:bCs/>
        <w:noProof/>
        <w:rtl/>
      </w:rPr>
      <w:t>כג:- כח:</w:t>
    </w:r>
    <w:r>
      <w:rPr>
        <w:b/>
        <w:bCs/>
        <w:rtl/>
      </w:rPr>
      <w:fldChar w:fldCharType="end"/>
    </w:r>
    <w:r>
      <w:rPr>
        <w:b/>
        <w:bCs/>
        <w:rtl/>
      </w:rPr>
      <w:tab/>
    </w:r>
    <w:r w:rsidRPr="00453C31">
      <w:rPr>
        <w:rFonts w:ascii="Cambria" w:hAnsi="Cambria" w:hint="cs"/>
        <w:b/>
        <w:bCs/>
        <w:color w:val="A6A6A6" w:themeColor="background1" w:themeShade="A6"/>
        <w:rtl/>
      </w:rPr>
      <w:t xml:space="preserve"> </w:t>
    </w:r>
    <w:r>
      <w:rPr>
        <w:b/>
        <w:bCs/>
        <w:rtl/>
      </w:rPr>
      <w:fldChar w:fldCharType="begin"/>
    </w:r>
    <w:r>
      <w:rPr>
        <w:b/>
        <w:bCs/>
        <w:rtl/>
      </w:rPr>
      <w:instrText xml:space="preserve"> </w:instrText>
    </w:r>
    <w:r>
      <w:rPr>
        <w:b/>
        <w:bCs/>
      </w:rPr>
      <w:instrText>STYLEREF</w:instrText>
    </w:r>
    <w:r>
      <w:rPr>
        <w:b/>
        <w:bCs/>
        <w:rtl/>
      </w:rPr>
      <w:instrText xml:space="preserve">  מסכת  \* </w:instrText>
    </w:r>
    <w:r>
      <w:rPr>
        <w:b/>
        <w:bCs/>
      </w:rPr>
      <w:instrText>MERGEFORMAT</w:instrText>
    </w:r>
    <w:r>
      <w:rPr>
        <w:b/>
        <w:bCs/>
        <w:rtl/>
      </w:rPr>
      <w:instrText xml:space="preserve"> </w:instrText>
    </w:r>
    <w:r>
      <w:rPr>
        <w:b/>
        <w:bCs/>
        <w:rtl/>
      </w:rPr>
      <w:fldChar w:fldCharType="separate"/>
    </w:r>
    <w:r>
      <w:rPr>
        <w:b/>
        <w:bCs/>
        <w:noProof/>
        <w:rtl/>
      </w:rPr>
      <w:t>כריתות</w:t>
    </w:r>
    <w:r>
      <w:rPr>
        <w:b/>
        <w:bCs/>
        <w:rtl/>
      </w:rPr>
      <w:fldChar w:fldCharType="end"/>
    </w:r>
    <w:r>
      <w:rPr>
        <w:b/>
        <w:bCs/>
        <w:rtl/>
      </w:rPr>
      <w:tab/>
    </w:r>
    <w:r>
      <w:rPr>
        <w:b/>
        <w:bCs/>
        <w:rtl/>
      </w:rPr>
      <w:fldChar w:fldCharType="begin"/>
    </w:r>
    <w:r>
      <w:rPr>
        <w:b/>
        <w:bCs/>
        <w:rtl/>
      </w:rPr>
      <w:instrText xml:space="preserve"> </w:instrText>
    </w:r>
    <w:r>
      <w:rPr>
        <w:b/>
        <w:bCs/>
      </w:rPr>
      <w:instrText>STYLEREF  "</w:instrText>
    </w:r>
    <w:r>
      <w:rPr>
        <w:b/>
        <w:bCs/>
        <w:rtl/>
      </w:rPr>
      <w:instrText xml:space="preserve">פרק שם"  \* </w:instrText>
    </w:r>
    <w:r>
      <w:rPr>
        <w:b/>
        <w:bCs/>
      </w:rPr>
      <w:instrText>MERGEFORMAT</w:instrText>
    </w:r>
    <w:r>
      <w:rPr>
        <w:b/>
        <w:bCs/>
        <w:rtl/>
      </w:rPr>
      <w:instrText xml:space="preserve"> </w:instrText>
    </w:r>
    <w:r>
      <w:rPr>
        <w:b/>
        <w:bCs/>
        <w:rtl/>
      </w:rPr>
      <w:fldChar w:fldCharType="separate"/>
    </w:r>
    <w:r>
      <w:rPr>
        <w:b/>
        <w:bCs/>
        <w:noProof/>
        <w:rtl/>
      </w:rPr>
      <w:t>המביא אשם</w:t>
    </w:r>
    <w:r>
      <w:rPr>
        <w:b/>
        <w:bCs/>
        <w:rtl/>
      </w:rP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6589F" w:rsidRPr="00AD695E" w:rsidRDefault="0026589F" w:rsidP="00E403F0">
    <w:pPr>
      <w:pStyle w:val="a7"/>
      <w:pBdr>
        <w:bottom w:val="double" w:sz="4" w:space="1" w:color="A6A6A6" w:themeColor="background1" w:themeShade="A6"/>
      </w:pBdr>
      <w:tabs>
        <w:tab w:val="clear" w:pos="4153"/>
        <w:tab w:val="clear" w:pos="8306"/>
        <w:tab w:val="center" w:pos="5387"/>
        <w:tab w:val="right" w:pos="10773"/>
      </w:tabs>
      <w:spacing w:after="0" w:line="240" w:lineRule="auto"/>
      <w:ind w:left="0" w:firstLine="0"/>
      <w:jc w:val="center"/>
      <w:rPr>
        <w:rtl/>
      </w:rPr>
    </w:pPr>
    <w:r w:rsidRPr="00CA72E6">
      <w:rPr>
        <w:rFonts w:ascii="BA  Leukmey Girsa Regular" w:hAnsi="BA  Leukmey Girsa Regular" w:cs="BA  Leukmey Girsa Regular"/>
        <w:color w:val="808080" w:themeColor="background1" w:themeShade="80"/>
        <w:sz w:val="30"/>
        <w:szCs w:val="30"/>
        <w:rtl/>
      </w:rPr>
      <w:t>׹</w:t>
    </w:r>
    <w:r w:rsidRPr="00CA72E6">
      <w:rPr>
        <w:rFonts w:ascii="BA Tefilot Regular" w:hAnsi="BA Tefilot Regular" w:cs="BA Tefilot Regular" w:hint="cs"/>
        <w:b/>
        <w:bCs/>
        <w:color w:val="808080" w:themeColor="background1" w:themeShade="80"/>
        <w:spacing w:val="10"/>
        <w:sz w:val="32"/>
        <w:szCs w:val="32"/>
        <w:rtl/>
      </w:rPr>
      <w:t xml:space="preserve"> </w:t>
    </w:r>
    <w:r w:rsidRPr="00FB2436">
      <w:rPr>
        <w:rFonts w:ascii="BA Tefilot Regular" w:hAnsi="BA Tefilot Regular" w:cs="BA Tefilot Regular"/>
        <w:b/>
        <w:bCs/>
        <w:color w:val="808080" w:themeColor="background1" w:themeShade="80"/>
        <w:spacing w:val="10"/>
        <w:sz w:val="32"/>
        <w:szCs w:val="32"/>
        <w:rtl/>
      </w:rPr>
      <w:t>ל</w:t>
    </w:r>
    <w:r>
      <w:rPr>
        <w:rFonts w:ascii="BA Tefilot Regular" w:hAnsi="BA Tefilot Regular" w:cs="BA Tefilot Regular" w:hint="cs"/>
        <w:b/>
        <w:bCs/>
        <w:color w:val="808080" w:themeColor="background1" w:themeShade="80"/>
        <w:spacing w:val="10"/>
        <w:sz w:val="32"/>
        <w:szCs w:val="32"/>
        <w:rtl/>
      </w:rPr>
      <w:t>+</w:t>
    </w:r>
    <w:r w:rsidRPr="00FB2436">
      <w:rPr>
        <w:rFonts w:ascii="BA Tefilot Regular" w:hAnsi="BA Tefilot Regular" w:cs="BA Tefilot Regular"/>
        <w:b/>
        <w:bCs/>
        <w:color w:val="808080" w:themeColor="background1" w:themeShade="80"/>
        <w:spacing w:val="10"/>
        <w:sz w:val="32"/>
        <w:szCs w:val="32"/>
        <w:rtl/>
      </w:rPr>
      <w:t>אוקמי גיר</w:t>
    </w:r>
    <w:r>
      <w:rPr>
        <w:rFonts w:ascii="BA Tefilot Regular" w:hAnsi="BA Tefilot Regular" w:cs="BA Tefilot Regular" w:hint="cs"/>
        <w:b/>
        <w:bCs/>
        <w:color w:val="808080" w:themeColor="background1" w:themeShade="80"/>
        <w:spacing w:val="10"/>
        <w:sz w:val="32"/>
        <w:szCs w:val="32"/>
        <w:rtl/>
      </w:rPr>
      <w:t>+</w:t>
    </w:r>
    <w:r w:rsidRPr="00FB2436">
      <w:rPr>
        <w:rFonts w:ascii="BA Tefilot Regular" w:hAnsi="BA Tefilot Regular" w:cs="BA Tefilot Regular"/>
        <w:b/>
        <w:bCs/>
        <w:color w:val="808080" w:themeColor="background1" w:themeShade="80"/>
        <w:spacing w:val="10"/>
        <w:sz w:val="32"/>
        <w:szCs w:val="32"/>
        <w:rtl/>
      </w:rPr>
      <w:t>סא</w:t>
    </w:r>
    <w:r>
      <w:rPr>
        <w:rFonts w:ascii="BA Tefilot Regular" w:hAnsi="BA Tefilot Regular" w:cs="BA Tefilot Regular" w:hint="cs"/>
        <w:b/>
        <w:bCs/>
        <w:color w:val="808080" w:themeColor="background1" w:themeShade="80"/>
        <w:spacing w:val="10"/>
        <w:sz w:val="32"/>
        <w:szCs w:val="32"/>
        <w:rtl/>
      </w:rPr>
      <w:t xml:space="preserve"> </w:t>
    </w:r>
    <w:r w:rsidRPr="00CA72E6">
      <w:rPr>
        <w:rFonts w:ascii="BA  Leukmey Girsa Regular" w:hAnsi="BA  Leukmey Girsa Regular" w:cs="BA  Leukmey Girsa Regular"/>
        <w:color w:val="808080" w:themeColor="background1" w:themeShade="80"/>
        <w:sz w:val="30"/>
        <w:szCs w:val="30"/>
        <w:rtl/>
      </w:rPr>
      <w:t>׶</w:t>
    </w:r>
  </w:p>
  <w:p w:rsidR="0026589F" w:rsidRPr="00710059" w:rsidRDefault="0026589F" w:rsidP="00E403F0">
    <w:pPr>
      <w:pStyle w:val="a7"/>
      <w:pBdr>
        <w:bottom w:val="double" w:sz="4" w:space="1" w:color="A6A6A6" w:themeColor="background1" w:themeShade="A6"/>
      </w:pBdr>
      <w:tabs>
        <w:tab w:val="clear" w:pos="4153"/>
        <w:tab w:val="clear" w:pos="8306"/>
        <w:tab w:val="decimal" w:pos="2976"/>
        <w:tab w:val="right" w:pos="10603"/>
      </w:tabs>
      <w:spacing w:line="240" w:lineRule="exact"/>
      <w:ind w:left="0" w:firstLine="0"/>
    </w:pPr>
    <w:r>
      <w:rPr>
        <w:b/>
        <w:bCs/>
        <w:rtl/>
      </w:rPr>
      <w:fldChar w:fldCharType="begin"/>
    </w:r>
    <w:r>
      <w:rPr>
        <w:b/>
        <w:bCs/>
        <w:rtl/>
      </w:rPr>
      <w:instrText xml:space="preserve"> </w:instrText>
    </w:r>
    <w:r>
      <w:rPr>
        <w:b/>
        <w:bCs/>
      </w:rPr>
      <w:instrText>STYLEREF</w:instrText>
    </w:r>
    <w:r>
      <w:rPr>
        <w:b/>
        <w:bCs/>
        <w:rtl/>
      </w:rPr>
      <w:instrText xml:space="preserve">  פרק  \* </w:instrText>
    </w:r>
    <w:r>
      <w:rPr>
        <w:b/>
        <w:bCs/>
      </w:rPr>
      <w:instrText>MERGEFORMAT</w:instrText>
    </w:r>
    <w:r>
      <w:rPr>
        <w:b/>
        <w:bCs/>
        <w:rtl/>
      </w:rPr>
      <w:instrText xml:space="preserve"> </w:instrText>
    </w:r>
    <w:r>
      <w:rPr>
        <w:b/>
        <w:bCs/>
        <w:rtl/>
      </w:rPr>
      <w:fldChar w:fldCharType="separate"/>
    </w:r>
    <w:r w:rsidR="00991D55">
      <w:rPr>
        <w:b/>
        <w:bCs/>
        <w:noProof/>
        <w:rtl/>
      </w:rPr>
      <w:t>פרק חמישי</w:t>
    </w:r>
    <w:r>
      <w:rPr>
        <w:b/>
        <w:bCs/>
        <w:rtl/>
      </w:rPr>
      <w:fldChar w:fldCharType="end"/>
    </w:r>
    <w:r>
      <w:rPr>
        <w:b/>
        <w:bCs/>
        <w:rtl/>
      </w:rPr>
      <w:tab/>
    </w:r>
    <w:r>
      <w:rPr>
        <w:rFonts w:hint="cs"/>
        <w:b/>
        <w:bCs/>
        <w:rtl/>
      </w:rPr>
      <w:t>מעילה</w:t>
    </w:r>
    <w:r>
      <w:rPr>
        <w:b/>
        <w:bCs/>
        <w:rtl/>
      </w:rPr>
      <w:tab/>
    </w:r>
    <w:r w:rsidRPr="00453C31">
      <w:rPr>
        <w:rFonts w:hint="cs"/>
        <w:b/>
        <w:bCs/>
        <w:rtl/>
      </w:rPr>
      <w:t xml:space="preserve"> </w:t>
    </w:r>
    <w:r w:rsidRPr="00453C31">
      <w:rPr>
        <w:b/>
        <w:bCs/>
        <w:rtl/>
      </w:rPr>
      <w:fldChar w:fldCharType="begin"/>
    </w:r>
    <w:r w:rsidRPr="00453C31">
      <w:rPr>
        <w:b/>
        <w:bCs/>
        <w:rtl/>
      </w:rPr>
      <w:instrText xml:space="preserve"> </w:instrText>
    </w:r>
    <w:r w:rsidRPr="00453C31">
      <w:rPr>
        <w:b/>
        <w:bCs/>
      </w:rPr>
      <w:instrText>STYLEREF  "</w:instrText>
    </w:r>
    <w:r w:rsidRPr="00453C31">
      <w:rPr>
        <w:b/>
        <w:bCs/>
        <w:rtl/>
      </w:rPr>
      <w:instrText xml:space="preserve">פרק שם"  \* </w:instrText>
    </w:r>
    <w:r w:rsidRPr="00453C31">
      <w:rPr>
        <w:b/>
        <w:bCs/>
      </w:rPr>
      <w:instrText xml:space="preserve">MERGEFORMAT </w:instrText>
    </w:r>
    <w:r w:rsidRPr="00453C31">
      <w:rPr>
        <w:b/>
        <w:bCs/>
        <w:rtl/>
      </w:rPr>
      <w:fldChar w:fldCharType="separate"/>
    </w:r>
    <w:r w:rsidR="00991D55">
      <w:rPr>
        <w:b/>
        <w:bCs/>
        <w:noProof/>
        <w:rtl/>
      </w:rPr>
      <w:t>הנהנה מן ההקדש</w:t>
    </w:r>
    <w:r w:rsidRPr="00453C31">
      <w:rPr>
        <w:b/>
        <w:bCs/>
        <w:rtl/>
      </w:rPr>
      <w:fldChar w:fldCharType="end"/>
    </w:r>
    <w:r w:rsidRPr="00453C31">
      <w:rPr>
        <w:rFonts w:hint="cs"/>
        <w:b/>
        <w:bCs/>
        <w:rtl/>
      </w:rPr>
      <w:t xml:space="preserve">   </w:t>
    </w:r>
    <w:r w:rsidRPr="00453C31">
      <w:rPr>
        <w:b/>
        <w:bCs/>
        <w:rtl/>
      </w:rPr>
      <w:fldChar w:fldCharType="begin"/>
    </w:r>
    <w:r w:rsidRPr="00453C31">
      <w:rPr>
        <w:b/>
        <w:bCs/>
        <w:rtl/>
      </w:rPr>
      <w:instrText xml:space="preserve"> </w:instrText>
    </w:r>
    <w:r w:rsidRPr="00453C31">
      <w:rPr>
        <w:rFonts w:hint="cs"/>
        <w:b/>
        <w:bCs/>
      </w:rPr>
      <w:instrText>STYLEREF  "</w:instrText>
    </w:r>
    <w:r w:rsidRPr="00453C31">
      <w:rPr>
        <w:rFonts w:hint="cs"/>
        <w:b/>
        <w:bCs/>
        <w:rtl/>
      </w:rPr>
      <w:instrText xml:space="preserve">דף בצד"  \* </w:instrText>
    </w:r>
    <w:r w:rsidRPr="00453C31">
      <w:rPr>
        <w:rFonts w:hint="cs"/>
        <w:b/>
        <w:bCs/>
      </w:rPr>
      <w:instrText>MERGEFORMAT</w:instrText>
    </w:r>
    <w:r w:rsidRPr="00453C31">
      <w:rPr>
        <w:b/>
        <w:bCs/>
      </w:rPr>
      <w:instrText xml:space="preserve"> </w:instrText>
    </w:r>
    <w:r w:rsidRPr="00453C31">
      <w:rPr>
        <w:b/>
        <w:bCs/>
        <w:rtl/>
      </w:rPr>
      <w:fldChar w:fldCharType="separate"/>
    </w:r>
    <w:r w:rsidR="00991D55">
      <w:rPr>
        <w:b/>
        <w:bCs/>
        <w:noProof/>
        <w:rtl/>
      </w:rPr>
      <w:t>כ.</w:t>
    </w:r>
    <w:r w:rsidRPr="00453C31">
      <w:rPr>
        <w:b/>
        <w:bCs/>
        <w:rtl/>
      </w:rP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6589F" w:rsidRPr="00453C31" w:rsidRDefault="0026589F" w:rsidP="00E403F0">
    <w:pPr>
      <w:pStyle w:val="a7"/>
      <w:pBdr>
        <w:bottom w:val="double" w:sz="4" w:space="1" w:color="A6A6A6" w:themeColor="background1" w:themeShade="A6"/>
      </w:pBdr>
      <w:tabs>
        <w:tab w:val="clear" w:pos="4153"/>
        <w:tab w:val="clear" w:pos="8306"/>
        <w:tab w:val="right" w:pos="10773"/>
      </w:tabs>
      <w:spacing w:after="0" w:line="240" w:lineRule="auto"/>
      <w:ind w:left="0" w:firstLine="0"/>
      <w:jc w:val="center"/>
      <w:rPr>
        <w:b/>
        <w:bCs/>
        <w:rtl/>
      </w:rPr>
    </w:pPr>
    <w:r w:rsidRPr="00CA72E6">
      <w:rPr>
        <w:rFonts w:ascii="BA  Leukmey Girsa Regular" w:hAnsi="BA  Leukmey Girsa Regular" w:cs="BA  Leukmey Girsa Regular"/>
        <w:color w:val="808080" w:themeColor="background1" w:themeShade="80"/>
        <w:sz w:val="30"/>
        <w:szCs w:val="30"/>
        <w:rtl/>
      </w:rPr>
      <w:t>׹</w:t>
    </w:r>
    <w:r w:rsidRPr="00CA72E6">
      <w:rPr>
        <w:rFonts w:ascii="BA Tefilot Regular" w:hAnsi="BA Tefilot Regular" w:cs="BA Tefilot Regular" w:hint="cs"/>
        <w:b/>
        <w:bCs/>
        <w:color w:val="808080" w:themeColor="background1" w:themeShade="80"/>
        <w:spacing w:val="10"/>
        <w:sz w:val="32"/>
        <w:szCs w:val="32"/>
        <w:rtl/>
      </w:rPr>
      <w:t xml:space="preserve"> </w:t>
    </w:r>
    <w:r w:rsidRPr="00FB2436">
      <w:rPr>
        <w:rFonts w:ascii="BA Tefilot Regular" w:hAnsi="BA Tefilot Regular" w:cs="BA Tefilot Regular"/>
        <w:b/>
        <w:bCs/>
        <w:color w:val="808080" w:themeColor="background1" w:themeShade="80"/>
        <w:spacing w:val="10"/>
        <w:sz w:val="32"/>
        <w:szCs w:val="32"/>
        <w:rtl/>
      </w:rPr>
      <w:t>ל</w:t>
    </w:r>
    <w:r>
      <w:rPr>
        <w:rFonts w:ascii="BA Tefilot Regular" w:hAnsi="BA Tefilot Regular" w:cs="BA Tefilot Regular" w:hint="cs"/>
        <w:b/>
        <w:bCs/>
        <w:color w:val="808080" w:themeColor="background1" w:themeShade="80"/>
        <w:spacing w:val="10"/>
        <w:sz w:val="32"/>
        <w:szCs w:val="32"/>
        <w:rtl/>
      </w:rPr>
      <w:t>+</w:t>
    </w:r>
    <w:r w:rsidRPr="00FB2436">
      <w:rPr>
        <w:rFonts w:ascii="BA Tefilot Regular" w:hAnsi="BA Tefilot Regular" w:cs="BA Tefilot Regular"/>
        <w:b/>
        <w:bCs/>
        <w:color w:val="808080" w:themeColor="background1" w:themeShade="80"/>
        <w:spacing w:val="10"/>
        <w:sz w:val="32"/>
        <w:szCs w:val="32"/>
        <w:rtl/>
      </w:rPr>
      <w:t>אוקמי גיר</w:t>
    </w:r>
    <w:r>
      <w:rPr>
        <w:rFonts w:ascii="BA Tefilot Regular" w:hAnsi="BA Tefilot Regular" w:cs="BA Tefilot Regular" w:hint="cs"/>
        <w:b/>
        <w:bCs/>
        <w:color w:val="808080" w:themeColor="background1" w:themeShade="80"/>
        <w:spacing w:val="10"/>
        <w:sz w:val="32"/>
        <w:szCs w:val="32"/>
        <w:rtl/>
      </w:rPr>
      <w:t>+</w:t>
    </w:r>
    <w:r w:rsidRPr="00FB2436">
      <w:rPr>
        <w:rFonts w:ascii="BA Tefilot Regular" w:hAnsi="BA Tefilot Regular" w:cs="BA Tefilot Regular"/>
        <w:b/>
        <w:bCs/>
        <w:color w:val="808080" w:themeColor="background1" w:themeShade="80"/>
        <w:spacing w:val="10"/>
        <w:sz w:val="32"/>
        <w:szCs w:val="32"/>
        <w:rtl/>
      </w:rPr>
      <w:t>סא</w:t>
    </w:r>
    <w:r>
      <w:rPr>
        <w:rFonts w:ascii="BA Tefilot Regular" w:hAnsi="BA Tefilot Regular" w:cs="BA Tefilot Regular" w:hint="cs"/>
        <w:b/>
        <w:bCs/>
        <w:color w:val="808080" w:themeColor="background1" w:themeShade="80"/>
        <w:spacing w:val="10"/>
        <w:sz w:val="32"/>
        <w:szCs w:val="32"/>
        <w:rtl/>
      </w:rPr>
      <w:t xml:space="preserve"> </w:t>
    </w:r>
    <w:r w:rsidRPr="00CA72E6">
      <w:rPr>
        <w:rFonts w:ascii="BA  Leukmey Girsa Regular" w:hAnsi="BA  Leukmey Girsa Regular" w:cs="BA  Leukmey Girsa Regular"/>
        <w:color w:val="808080" w:themeColor="background1" w:themeShade="80"/>
        <w:sz w:val="30"/>
        <w:szCs w:val="30"/>
        <w:rtl/>
      </w:rPr>
      <w:t>׶</w:t>
    </w:r>
    <w:r w:rsidRPr="00FB2436">
      <w:rPr>
        <w:rFonts w:ascii="BA Tefilot Regular" w:hAnsi="BA Tefilot Regular" w:cs="BA Tefilot Regular"/>
        <w:b/>
        <w:bCs/>
        <w:color w:val="808080" w:themeColor="background1" w:themeShade="80"/>
        <w:spacing w:val="10"/>
        <w:sz w:val="32"/>
        <w:szCs w:val="32"/>
        <w:rtl/>
      </w:rPr>
      <w:t xml:space="preserve"> </w:t>
    </w:r>
  </w:p>
  <w:p w:rsidR="0026589F" w:rsidRPr="00453C31" w:rsidRDefault="0026589F" w:rsidP="00E403F0">
    <w:pPr>
      <w:pStyle w:val="a7"/>
      <w:pBdr>
        <w:bottom w:val="double" w:sz="4" w:space="1" w:color="A6A6A6" w:themeColor="background1" w:themeShade="A6"/>
      </w:pBdr>
      <w:tabs>
        <w:tab w:val="clear" w:pos="4153"/>
        <w:tab w:val="clear" w:pos="8306"/>
        <w:tab w:val="decimal" w:pos="2976"/>
        <w:tab w:val="right" w:pos="11057"/>
      </w:tabs>
      <w:spacing w:after="240" w:line="240" w:lineRule="exact"/>
      <w:ind w:left="0" w:firstLine="0"/>
      <w:jc w:val="right"/>
      <w:rPr>
        <w:b/>
        <w:bCs/>
        <w:rtl/>
      </w:rPr>
    </w:pPr>
    <w:r w:rsidRPr="00453C31">
      <w:rPr>
        <w:b/>
        <w:bCs/>
        <w:rtl/>
      </w:rPr>
      <w:fldChar w:fldCharType="begin"/>
    </w:r>
    <w:r w:rsidRPr="00453C31">
      <w:rPr>
        <w:b/>
        <w:bCs/>
        <w:rtl/>
      </w:rPr>
      <w:instrText xml:space="preserve"> </w:instrText>
    </w:r>
    <w:r w:rsidRPr="00453C31">
      <w:rPr>
        <w:b/>
        <w:bCs/>
      </w:rPr>
      <w:instrText>STYLEREF</w:instrText>
    </w:r>
    <w:r w:rsidRPr="00453C31">
      <w:rPr>
        <w:b/>
        <w:bCs/>
        <w:rtl/>
      </w:rPr>
      <w:instrText xml:space="preserve">  פרק  \* </w:instrText>
    </w:r>
    <w:r w:rsidRPr="00453C31">
      <w:rPr>
        <w:b/>
        <w:bCs/>
      </w:rPr>
      <w:instrText xml:space="preserve">MERGEFORMAT </w:instrText>
    </w:r>
    <w:r w:rsidRPr="00453C31">
      <w:rPr>
        <w:b/>
        <w:bCs/>
        <w:rtl/>
      </w:rPr>
      <w:fldChar w:fldCharType="separate"/>
    </w:r>
    <w:r>
      <w:rPr>
        <w:b/>
        <w:bCs/>
        <w:noProof/>
        <w:rtl/>
      </w:rPr>
      <w:t>פרק חמישי</w:t>
    </w:r>
    <w:r w:rsidRPr="00453C31">
      <w:rPr>
        <w:b/>
        <w:bCs/>
        <w:rtl/>
      </w:rPr>
      <w:fldChar w:fldCharType="end"/>
    </w:r>
    <w:r w:rsidRPr="00453C31">
      <w:rPr>
        <w:rFonts w:hint="cs"/>
        <w:b/>
        <w:bCs/>
        <w:rtl/>
      </w:rPr>
      <w:t>:</w:t>
    </w:r>
    <w:r>
      <w:rPr>
        <w:rFonts w:hint="cs"/>
        <w:b/>
        <w:bCs/>
        <w:rtl/>
      </w:rPr>
      <w:t xml:space="preserve"> </w:t>
    </w:r>
    <w:r>
      <w:rPr>
        <w:b/>
        <w:bCs/>
        <w:rtl/>
      </w:rPr>
      <w:fldChar w:fldCharType="begin"/>
    </w:r>
    <w:r>
      <w:rPr>
        <w:b/>
        <w:bCs/>
        <w:rtl/>
      </w:rPr>
      <w:instrText xml:space="preserve"> </w:instrText>
    </w:r>
    <w:r>
      <w:rPr>
        <w:rFonts w:hint="cs"/>
        <w:b/>
        <w:bCs/>
      </w:rPr>
      <w:instrText>STYLEREF</w:instrText>
    </w:r>
    <w:r>
      <w:rPr>
        <w:rFonts w:hint="cs"/>
        <w:b/>
        <w:bCs/>
        <w:rtl/>
      </w:rPr>
      <w:instrText xml:space="preserve">  "דפים בפרק ב"  \* </w:instrText>
    </w:r>
    <w:r>
      <w:rPr>
        <w:rFonts w:hint="cs"/>
        <w:b/>
        <w:bCs/>
      </w:rPr>
      <w:instrText>MERGEFORMAT</w:instrText>
    </w:r>
    <w:r>
      <w:rPr>
        <w:b/>
        <w:bCs/>
        <w:rtl/>
      </w:rPr>
      <w:instrText xml:space="preserve"> </w:instrText>
    </w:r>
    <w:r>
      <w:rPr>
        <w:b/>
        <w:bCs/>
        <w:rtl/>
      </w:rPr>
      <w:fldChar w:fldCharType="separate"/>
    </w:r>
    <w:r>
      <w:rPr>
        <w:b/>
        <w:bCs/>
        <w:noProof/>
        <w:rtl/>
      </w:rPr>
      <w:t>(ב.-ח.)</w:t>
    </w:r>
    <w:r>
      <w:rPr>
        <w:b/>
        <w:bCs/>
        <w:rtl/>
      </w:rPr>
      <w:fldChar w:fldCharType="end"/>
    </w:r>
    <w:r>
      <w:rPr>
        <w:b/>
        <w:bCs/>
        <w:rtl/>
      </w:rPr>
      <w:tab/>
    </w:r>
    <w:r w:rsidRPr="00453C31">
      <w:rPr>
        <w:rFonts w:ascii="Cambria" w:hAnsi="Cambria" w:hint="cs"/>
        <w:b/>
        <w:bCs/>
        <w:color w:val="A6A6A6" w:themeColor="background1" w:themeShade="A6"/>
        <w:rtl/>
      </w:rPr>
      <w:t xml:space="preserve"> </w:t>
    </w:r>
    <w:r>
      <w:rPr>
        <w:b/>
        <w:bCs/>
        <w:rtl/>
      </w:rPr>
      <w:fldChar w:fldCharType="begin"/>
    </w:r>
    <w:r>
      <w:rPr>
        <w:b/>
        <w:bCs/>
        <w:rtl/>
      </w:rPr>
      <w:instrText xml:space="preserve"> </w:instrText>
    </w:r>
    <w:r>
      <w:rPr>
        <w:b/>
        <w:bCs/>
      </w:rPr>
      <w:instrText>STYLEREF</w:instrText>
    </w:r>
    <w:r>
      <w:rPr>
        <w:b/>
        <w:bCs/>
        <w:rtl/>
      </w:rPr>
      <w:instrText xml:space="preserve">  מסכת  \* </w:instrText>
    </w:r>
    <w:r>
      <w:rPr>
        <w:b/>
        <w:bCs/>
      </w:rPr>
      <w:instrText>MERGEFORMAT</w:instrText>
    </w:r>
    <w:r>
      <w:rPr>
        <w:b/>
        <w:bCs/>
        <w:rtl/>
      </w:rPr>
      <w:instrText xml:space="preserve"> </w:instrText>
    </w:r>
    <w:r>
      <w:rPr>
        <w:b/>
        <w:bCs/>
        <w:rtl/>
      </w:rPr>
      <w:fldChar w:fldCharType="separate"/>
    </w:r>
    <w:r>
      <w:rPr>
        <w:b/>
        <w:bCs/>
        <w:noProof/>
        <w:rtl/>
      </w:rPr>
      <w:t>מעילה</w:t>
    </w:r>
    <w:r>
      <w:rPr>
        <w:b/>
        <w:bCs/>
        <w:rtl/>
      </w:rPr>
      <w:fldChar w:fldCharType="end"/>
    </w:r>
    <w:r>
      <w:rPr>
        <w:b/>
        <w:bCs/>
        <w:rtl/>
      </w:rPr>
      <w:tab/>
    </w:r>
    <w:r>
      <w:rPr>
        <w:b/>
        <w:bCs/>
        <w:rtl/>
      </w:rPr>
      <w:fldChar w:fldCharType="begin"/>
    </w:r>
    <w:r>
      <w:rPr>
        <w:b/>
        <w:bCs/>
        <w:rtl/>
      </w:rPr>
      <w:instrText xml:space="preserve"> </w:instrText>
    </w:r>
    <w:r>
      <w:rPr>
        <w:b/>
        <w:bCs/>
      </w:rPr>
      <w:instrText>STYLEREF  "</w:instrText>
    </w:r>
    <w:r>
      <w:rPr>
        <w:b/>
        <w:bCs/>
        <w:rtl/>
      </w:rPr>
      <w:instrText xml:space="preserve">פרק שם"  \* </w:instrText>
    </w:r>
    <w:r>
      <w:rPr>
        <w:b/>
        <w:bCs/>
      </w:rPr>
      <w:instrText>MERGEFORMAT</w:instrText>
    </w:r>
    <w:r>
      <w:rPr>
        <w:b/>
        <w:bCs/>
        <w:rtl/>
      </w:rPr>
      <w:instrText xml:space="preserve"> </w:instrText>
    </w:r>
    <w:r>
      <w:rPr>
        <w:b/>
        <w:bCs/>
        <w:rtl/>
      </w:rPr>
      <w:fldChar w:fldCharType="separate"/>
    </w:r>
    <w:r>
      <w:rPr>
        <w:b/>
        <w:bCs/>
        <w:noProof/>
        <w:rtl/>
      </w:rPr>
      <w:t>הנהנה מן ההקדש</w:t>
    </w:r>
    <w:r>
      <w:rPr>
        <w:b/>
        <w:bCs/>
        <w:rtl/>
      </w:rPr>
      <w:fldChar w:fldCharType="end"/>
    </w:r>
  </w:p>
</w:hdr>
</file>

<file path=word/header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6589F" w:rsidRPr="00453C31" w:rsidRDefault="0026589F" w:rsidP="00E403F0">
    <w:pPr>
      <w:pStyle w:val="a7"/>
      <w:pBdr>
        <w:bottom w:val="double" w:sz="4" w:space="1" w:color="A6A6A6" w:themeColor="background1" w:themeShade="A6"/>
      </w:pBdr>
      <w:tabs>
        <w:tab w:val="clear" w:pos="4153"/>
        <w:tab w:val="clear" w:pos="8306"/>
        <w:tab w:val="center" w:pos="5387"/>
        <w:tab w:val="right" w:pos="10773"/>
      </w:tabs>
      <w:spacing w:after="0" w:line="240" w:lineRule="auto"/>
      <w:ind w:left="0" w:firstLine="0"/>
      <w:jc w:val="center"/>
      <w:rPr>
        <w:b/>
        <w:bCs/>
        <w:rtl/>
      </w:rPr>
    </w:pPr>
    <w:r w:rsidRPr="00CA72E6">
      <w:rPr>
        <w:rFonts w:ascii="BA  Leukmey Girsa Regular" w:hAnsi="BA  Leukmey Girsa Regular" w:cs="BA  Leukmey Girsa Regular"/>
        <w:color w:val="808080" w:themeColor="background1" w:themeShade="80"/>
        <w:sz w:val="30"/>
        <w:szCs w:val="30"/>
        <w:rtl/>
      </w:rPr>
      <w:t>׹</w:t>
    </w:r>
    <w:r w:rsidRPr="00CA72E6">
      <w:rPr>
        <w:rFonts w:ascii="BA Tefilot Regular" w:hAnsi="BA Tefilot Regular" w:cs="BA Tefilot Regular" w:hint="cs"/>
        <w:b/>
        <w:bCs/>
        <w:color w:val="808080" w:themeColor="background1" w:themeShade="80"/>
        <w:spacing w:val="10"/>
        <w:sz w:val="32"/>
        <w:szCs w:val="32"/>
        <w:rtl/>
      </w:rPr>
      <w:t xml:space="preserve"> </w:t>
    </w:r>
    <w:r w:rsidRPr="00FB2436">
      <w:rPr>
        <w:rFonts w:ascii="BA Tefilot Regular" w:hAnsi="BA Tefilot Regular" w:cs="BA Tefilot Regular"/>
        <w:b/>
        <w:bCs/>
        <w:color w:val="808080" w:themeColor="background1" w:themeShade="80"/>
        <w:spacing w:val="10"/>
        <w:sz w:val="32"/>
        <w:szCs w:val="32"/>
        <w:rtl/>
      </w:rPr>
      <w:t>ל</w:t>
    </w:r>
    <w:r>
      <w:rPr>
        <w:rFonts w:ascii="BA Tefilot Regular" w:hAnsi="BA Tefilot Regular" w:cs="BA Tefilot Regular" w:hint="cs"/>
        <w:b/>
        <w:bCs/>
        <w:color w:val="808080" w:themeColor="background1" w:themeShade="80"/>
        <w:spacing w:val="10"/>
        <w:sz w:val="32"/>
        <w:szCs w:val="32"/>
        <w:rtl/>
      </w:rPr>
      <w:t>+</w:t>
    </w:r>
    <w:r w:rsidRPr="00FB2436">
      <w:rPr>
        <w:rFonts w:ascii="BA Tefilot Regular" w:hAnsi="BA Tefilot Regular" w:cs="BA Tefilot Regular"/>
        <w:b/>
        <w:bCs/>
        <w:color w:val="808080" w:themeColor="background1" w:themeShade="80"/>
        <w:spacing w:val="10"/>
        <w:sz w:val="32"/>
        <w:szCs w:val="32"/>
        <w:rtl/>
      </w:rPr>
      <w:t>אוקמי גיר</w:t>
    </w:r>
    <w:r>
      <w:rPr>
        <w:rFonts w:ascii="BA Tefilot Regular" w:hAnsi="BA Tefilot Regular" w:cs="BA Tefilot Regular" w:hint="cs"/>
        <w:b/>
        <w:bCs/>
        <w:color w:val="808080" w:themeColor="background1" w:themeShade="80"/>
        <w:spacing w:val="10"/>
        <w:sz w:val="32"/>
        <w:szCs w:val="32"/>
        <w:rtl/>
      </w:rPr>
      <w:t>+</w:t>
    </w:r>
    <w:r w:rsidRPr="00FB2436">
      <w:rPr>
        <w:rFonts w:ascii="BA Tefilot Regular" w:hAnsi="BA Tefilot Regular" w:cs="BA Tefilot Regular"/>
        <w:b/>
        <w:bCs/>
        <w:color w:val="808080" w:themeColor="background1" w:themeShade="80"/>
        <w:spacing w:val="10"/>
        <w:sz w:val="32"/>
        <w:szCs w:val="32"/>
        <w:rtl/>
      </w:rPr>
      <w:t>סא</w:t>
    </w:r>
    <w:r>
      <w:rPr>
        <w:rFonts w:ascii="BA Tefilot Regular" w:hAnsi="BA Tefilot Regular" w:cs="BA Tefilot Regular" w:hint="cs"/>
        <w:b/>
        <w:bCs/>
        <w:color w:val="808080" w:themeColor="background1" w:themeShade="80"/>
        <w:spacing w:val="10"/>
        <w:sz w:val="32"/>
        <w:szCs w:val="32"/>
        <w:rtl/>
      </w:rPr>
      <w:t xml:space="preserve"> </w:t>
    </w:r>
    <w:r w:rsidRPr="00CA72E6">
      <w:rPr>
        <w:rFonts w:ascii="BA  Leukmey Girsa Regular" w:hAnsi="BA  Leukmey Girsa Regular" w:cs="BA  Leukmey Girsa Regular"/>
        <w:color w:val="808080" w:themeColor="background1" w:themeShade="80"/>
        <w:sz w:val="30"/>
        <w:szCs w:val="30"/>
        <w:rtl/>
      </w:rPr>
      <w:t>׶</w:t>
    </w:r>
  </w:p>
  <w:p w:rsidR="0026589F" w:rsidRPr="00453C31" w:rsidRDefault="0026589F" w:rsidP="00E403F0">
    <w:pPr>
      <w:pStyle w:val="a7"/>
      <w:pBdr>
        <w:bottom w:val="double" w:sz="4" w:space="1" w:color="A6A6A6" w:themeColor="background1" w:themeShade="A6"/>
      </w:pBdr>
      <w:tabs>
        <w:tab w:val="clear" w:pos="4153"/>
        <w:tab w:val="clear" w:pos="8306"/>
        <w:tab w:val="left" w:pos="2835"/>
        <w:tab w:val="right" w:pos="10603"/>
      </w:tabs>
      <w:spacing w:after="240" w:line="240" w:lineRule="exact"/>
      <w:ind w:left="0" w:firstLine="0"/>
      <w:rPr>
        <w:b/>
        <w:bCs/>
      </w:rPr>
    </w:pPr>
    <w:r>
      <w:rPr>
        <w:b/>
        <w:bCs/>
        <w:rtl/>
      </w:rPr>
      <w:fldChar w:fldCharType="begin"/>
    </w:r>
    <w:r>
      <w:rPr>
        <w:b/>
        <w:bCs/>
        <w:rtl/>
      </w:rPr>
      <w:instrText xml:space="preserve"> </w:instrText>
    </w:r>
    <w:r>
      <w:rPr>
        <w:b/>
        <w:bCs/>
      </w:rPr>
      <w:instrText>STYLEREF</w:instrText>
    </w:r>
    <w:r>
      <w:rPr>
        <w:b/>
        <w:bCs/>
        <w:rtl/>
      </w:rPr>
      <w:instrText xml:space="preserve">  פרק  \* </w:instrText>
    </w:r>
    <w:r>
      <w:rPr>
        <w:b/>
        <w:bCs/>
      </w:rPr>
      <w:instrText>MERGEFORMAT</w:instrText>
    </w:r>
    <w:r>
      <w:rPr>
        <w:b/>
        <w:bCs/>
        <w:rtl/>
      </w:rPr>
      <w:instrText xml:space="preserve"> </w:instrText>
    </w:r>
    <w:r>
      <w:rPr>
        <w:b/>
        <w:bCs/>
        <w:rtl/>
      </w:rPr>
      <w:fldChar w:fldCharType="separate"/>
    </w:r>
    <w:r w:rsidR="00991D55">
      <w:rPr>
        <w:b/>
        <w:bCs/>
        <w:noProof/>
        <w:rtl/>
      </w:rPr>
      <w:t>פרק עשירי</w:t>
    </w:r>
    <w:r>
      <w:rPr>
        <w:b/>
        <w:bCs/>
        <w:rtl/>
      </w:rPr>
      <w:fldChar w:fldCharType="end"/>
    </w:r>
    <w:r>
      <w:rPr>
        <w:b/>
        <w:bCs/>
        <w:rtl/>
      </w:rPr>
      <w:tab/>
    </w:r>
    <w:r>
      <w:rPr>
        <w:rFonts w:hint="cs"/>
        <w:b/>
        <w:bCs/>
        <w:rtl/>
      </w:rPr>
      <w:t>נדה</w:t>
    </w:r>
    <w:r w:rsidRPr="00453C31">
      <w:rPr>
        <w:b/>
        <w:bCs/>
        <w:rtl/>
      </w:rPr>
      <w:tab/>
    </w:r>
    <w:r w:rsidRPr="00453C31">
      <w:rPr>
        <w:b/>
        <w:bCs/>
        <w:rtl/>
      </w:rPr>
      <w:fldChar w:fldCharType="begin"/>
    </w:r>
    <w:r w:rsidRPr="00453C31">
      <w:rPr>
        <w:b/>
        <w:bCs/>
        <w:rtl/>
      </w:rPr>
      <w:instrText xml:space="preserve"> </w:instrText>
    </w:r>
    <w:r w:rsidRPr="00453C31">
      <w:rPr>
        <w:b/>
        <w:bCs/>
      </w:rPr>
      <w:instrText>STYLEREF  "</w:instrText>
    </w:r>
    <w:r w:rsidRPr="00453C31">
      <w:rPr>
        <w:b/>
        <w:bCs/>
        <w:rtl/>
      </w:rPr>
      <w:instrText xml:space="preserve">פרק שם"  \* </w:instrText>
    </w:r>
    <w:r w:rsidRPr="00453C31">
      <w:rPr>
        <w:b/>
        <w:bCs/>
      </w:rPr>
      <w:instrText xml:space="preserve">MERGEFORMAT </w:instrText>
    </w:r>
    <w:r w:rsidRPr="00453C31">
      <w:rPr>
        <w:b/>
        <w:bCs/>
        <w:rtl/>
      </w:rPr>
      <w:fldChar w:fldCharType="separate"/>
    </w:r>
    <w:r w:rsidR="00991D55">
      <w:rPr>
        <w:b/>
        <w:bCs/>
        <w:noProof/>
        <w:rtl/>
      </w:rPr>
      <w:t>תינוקת</w:t>
    </w:r>
    <w:r w:rsidRPr="00453C31">
      <w:rPr>
        <w:b/>
        <w:bCs/>
        <w:rtl/>
      </w:rPr>
      <w:fldChar w:fldCharType="end"/>
    </w:r>
    <w:r w:rsidRPr="00453C31">
      <w:rPr>
        <w:rFonts w:hint="cs"/>
        <w:b/>
        <w:bCs/>
        <w:rtl/>
      </w:rPr>
      <w:t xml:space="preserve">   </w:t>
    </w:r>
    <w:r w:rsidRPr="00453C31">
      <w:rPr>
        <w:b/>
        <w:bCs/>
        <w:rtl/>
      </w:rPr>
      <w:fldChar w:fldCharType="begin"/>
    </w:r>
    <w:r w:rsidRPr="00453C31">
      <w:rPr>
        <w:b/>
        <w:bCs/>
        <w:rtl/>
      </w:rPr>
      <w:instrText xml:space="preserve"> </w:instrText>
    </w:r>
    <w:r w:rsidRPr="00453C31">
      <w:rPr>
        <w:rFonts w:hint="cs"/>
        <w:b/>
        <w:bCs/>
      </w:rPr>
      <w:instrText>STYLEREF  "</w:instrText>
    </w:r>
    <w:r w:rsidRPr="00453C31">
      <w:rPr>
        <w:rFonts w:hint="cs"/>
        <w:b/>
        <w:bCs/>
        <w:rtl/>
      </w:rPr>
      <w:instrText xml:space="preserve">דף בצד"  \* </w:instrText>
    </w:r>
    <w:r w:rsidRPr="00453C31">
      <w:rPr>
        <w:rFonts w:hint="cs"/>
        <w:b/>
        <w:bCs/>
      </w:rPr>
      <w:instrText>MERGEFORMAT</w:instrText>
    </w:r>
    <w:r w:rsidRPr="00453C31">
      <w:rPr>
        <w:b/>
        <w:bCs/>
      </w:rPr>
      <w:instrText xml:space="preserve"> </w:instrText>
    </w:r>
    <w:r w:rsidRPr="00453C31">
      <w:rPr>
        <w:b/>
        <w:bCs/>
        <w:rtl/>
      </w:rPr>
      <w:fldChar w:fldCharType="separate"/>
    </w:r>
    <w:r w:rsidR="00991D55">
      <w:rPr>
        <w:b/>
        <w:bCs/>
        <w:noProof/>
        <w:rtl/>
      </w:rPr>
      <w:t>סט</w:t>
    </w:r>
    <w:r w:rsidRPr="00453C31">
      <w:rPr>
        <w:b/>
        <w:bCs/>
        <w:rtl/>
      </w:rPr>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6589F" w:rsidRDefault="0026589F">
    <w:pPr>
      <w:pStyle w:val="a7"/>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4D23EA"/>
    <w:multiLevelType w:val="hybridMultilevel"/>
    <w:tmpl w:val="A6C8F61A"/>
    <w:lvl w:ilvl="0" w:tplc="DDCEE9CC">
      <w:start w:val="50"/>
      <w:numFmt w:val="bullet"/>
      <w:lvlText w:val="-"/>
      <w:lvlJc w:val="left"/>
      <w:pPr>
        <w:ind w:left="720" w:hanging="360"/>
      </w:pPr>
      <w:rPr>
        <w:rFonts w:ascii="FrankRuehl" w:eastAsiaTheme="minorHAnsi" w:hAnsi="FrankRuehl" w:cs="FrankRueh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203EB2"/>
    <w:multiLevelType w:val="hybridMultilevel"/>
    <w:tmpl w:val="AC5CDB82"/>
    <w:lvl w:ilvl="0" w:tplc="99280F88">
      <w:start w:val="2"/>
      <w:numFmt w:val="bullet"/>
      <w:lvlText w:val="-"/>
      <w:lvlJc w:val="left"/>
      <w:pPr>
        <w:ind w:left="720" w:hanging="360"/>
      </w:pPr>
      <w:rPr>
        <w:rFonts w:ascii="FontbitDavid" w:eastAsiaTheme="minorHAnsi" w:hAnsi="FontbitDavid" w:cs="FontbitDavid" w:hint="default"/>
        <w:lang w:bidi="he-IL"/>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6445FD"/>
    <w:multiLevelType w:val="hybridMultilevel"/>
    <w:tmpl w:val="CD3AAD4A"/>
    <w:lvl w:ilvl="0" w:tplc="5EE60FB4">
      <w:start w:val="2"/>
      <w:numFmt w:val="bullet"/>
      <w:lvlText w:val="-"/>
      <w:lvlJc w:val="left"/>
      <w:pPr>
        <w:ind w:left="720" w:hanging="360"/>
      </w:pPr>
      <w:rPr>
        <w:rFonts w:ascii="BA Fontov Regular" w:eastAsiaTheme="minorHAnsi" w:hAnsi="BA Fontov Regular" w:cs="BA Fontov Regular" w:hint="default"/>
        <w:lang w:bidi="he-IL"/>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A33B2A"/>
    <w:multiLevelType w:val="hybridMultilevel"/>
    <w:tmpl w:val="C352A0F4"/>
    <w:lvl w:ilvl="0" w:tplc="BA96B59C">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1765D47"/>
    <w:multiLevelType w:val="hybridMultilevel"/>
    <w:tmpl w:val="586A6806"/>
    <w:lvl w:ilvl="0" w:tplc="0E36A70E">
      <w:start w:val="4"/>
      <w:numFmt w:val="bullet"/>
      <w:lvlText w:val="-"/>
      <w:lvlJc w:val="left"/>
      <w:pPr>
        <w:ind w:left="720" w:hanging="360"/>
      </w:pPr>
      <w:rPr>
        <w:rFonts w:ascii="BA Fontov Regular" w:eastAsiaTheme="minorHAnsi" w:hAnsi="BA Fontov Regular" w:cs="BA Fontov Regular"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5920025"/>
    <w:multiLevelType w:val="hybridMultilevel"/>
    <w:tmpl w:val="238E84D4"/>
    <w:lvl w:ilvl="0" w:tplc="9D926988">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F493765"/>
    <w:multiLevelType w:val="hybridMultilevel"/>
    <w:tmpl w:val="C5FCDBA4"/>
    <w:lvl w:ilvl="0" w:tplc="C6C62F5E">
      <w:numFmt w:val="bullet"/>
      <w:pStyle w:val="-04"/>
      <w:lvlText w:val="-"/>
      <w:lvlJc w:val="left"/>
      <w:pPr>
        <w:ind w:left="720" w:hanging="360"/>
      </w:pPr>
      <w:rPr>
        <w:rFonts w:ascii="David" w:eastAsiaTheme="minorHAnsi" w:hAnsi="David" w:cs="David" w:hint="default"/>
        <w:lang w:bidi="he-IL"/>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390C4FA3"/>
    <w:multiLevelType w:val="hybridMultilevel"/>
    <w:tmpl w:val="9CDE618A"/>
    <w:lvl w:ilvl="0" w:tplc="843EAFC2">
      <w:start w:val="6"/>
      <w:numFmt w:val="bullet"/>
      <w:lvlText w:val="-"/>
      <w:lvlJc w:val="left"/>
      <w:pPr>
        <w:ind w:left="720" w:hanging="360"/>
      </w:pPr>
      <w:rPr>
        <w:rFonts w:ascii="BA Fontov Regular" w:eastAsiaTheme="minorHAnsi" w:hAnsi="BA Fontov Regular" w:cs="BA Fontov Regular" w:hint="default"/>
        <w:lang w:bidi="he-IL"/>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D5C3AEE"/>
    <w:multiLevelType w:val="hybridMultilevel"/>
    <w:tmpl w:val="53600844"/>
    <w:lvl w:ilvl="0" w:tplc="AB38F862">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E2D1188"/>
    <w:multiLevelType w:val="hybridMultilevel"/>
    <w:tmpl w:val="EDC40418"/>
    <w:lvl w:ilvl="0" w:tplc="6DB084EC">
      <w:start w:val="20"/>
      <w:numFmt w:val="bullet"/>
      <w:lvlText w:val="-"/>
      <w:lvlJc w:val="left"/>
      <w:pPr>
        <w:ind w:left="720" w:hanging="360"/>
      </w:pPr>
      <w:rPr>
        <w:rFonts w:ascii="BA Fontov Regular" w:eastAsiaTheme="minorHAnsi" w:hAnsi="BA Fontov Regular" w:cs="BA Fontov Regular"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8D12F97"/>
    <w:multiLevelType w:val="hybridMultilevel"/>
    <w:tmpl w:val="ED126E88"/>
    <w:lvl w:ilvl="0" w:tplc="D848E586">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8016A35"/>
    <w:multiLevelType w:val="hybridMultilevel"/>
    <w:tmpl w:val="CD329E8E"/>
    <w:lvl w:ilvl="0" w:tplc="626C1F1C">
      <w:start w:val="4"/>
      <w:numFmt w:val="bullet"/>
      <w:lvlText w:val="-"/>
      <w:lvlJc w:val="left"/>
      <w:pPr>
        <w:ind w:left="720" w:hanging="360"/>
      </w:pPr>
      <w:rPr>
        <w:rFonts w:ascii="FrankRuehl" w:eastAsiaTheme="minorHAnsi" w:hAnsi="FrankRuehl" w:cs="FrankRueh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909779D"/>
    <w:multiLevelType w:val="hybridMultilevel"/>
    <w:tmpl w:val="1B7021A2"/>
    <w:lvl w:ilvl="0" w:tplc="1B76C59A">
      <w:numFmt w:val="bullet"/>
      <w:lvlText w:val="-"/>
      <w:lvlJc w:val="left"/>
      <w:pPr>
        <w:ind w:left="720" w:hanging="360"/>
      </w:pPr>
      <w:rPr>
        <w:rFonts w:asciiTheme="minorHAnsi" w:eastAsiaTheme="minorHAnsi" w:hAnsiTheme="minorHAnsi" w:cs="Dav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2FD5B32"/>
    <w:multiLevelType w:val="hybridMultilevel"/>
    <w:tmpl w:val="61D80E86"/>
    <w:lvl w:ilvl="0" w:tplc="5D5AB4CA">
      <w:start w:val="2"/>
      <w:numFmt w:val="bullet"/>
      <w:lvlText w:val="-"/>
      <w:lvlJc w:val="left"/>
      <w:pPr>
        <w:ind w:left="720" w:hanging="360"/>
      </w:pPr>
      <w:rPr>
        <w:rFonts w:ascii="BA Fontov Regular" w:eastAsiaTheme="minorHAnsi" w:hAnsi="BA Fontov Regular" w:cs="BA Fontov Regular"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4031F68"/>
    <w:multiLevelType w:val="hybridMultilevel"/>
    <w:tmpl w:val="D1F2D7E8"/>
    <w:lvl w:ilvl="0" w:tplc="5B4624FA">
      <w:start w:val="7"/>
      <w:numFmt w:val="bullet"/>
      <w:lvlText w:val="-"/>
      <w:lvlJc w:val="left"/>
      <w:pPr>
        <w:ind w:left="720" w:hanging="360"/>
      </w:pPr>
      <w:rPr>
        <w:rFonts w:ascii="BA Fontov Regular" w:eastAsiaTheme="minorHAnsi" w:hAnsi="BA Fontov Regular" w:cs="BA Fontov Regular"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B70080C"/>
    <w:multiLevelType w:val="hybridMultilevel"/>
    <w:tmpl w:val="BD8E67BC"/>
    <w:lvl w:ilvl="0" w:tplc="1AD00972">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BA273FC"/>
    <w:multiLevelType w:val="hybridMultilevel"/>
    <w:tmpl w:val="DB4A1EDA"/>
    <w:lvl w:ilvl="0" w:tplc="FA621B12">
      <w:start w:val="5"/>
      <w:numFmt w:val="bullet"/>
      <w:lvlText w:val="-"/>
      <w:lvlJc w:val="left"/>
      <w:pPr>
        <w:ind w:left="720" w:hanging="360"/>
      </w:pPr>
      <w:rPr>
        <w:rFonts w:ascii="BA Fontov Regular" w:eastAsiaTheme="minorHAnsi" w:hAnsi="BA Fontov Regular" w:cs="BA Fontov Regular"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1B75BCA"/>
    <w:multiLevelType w:val="hybridMultilevel"/>
    <w:tmpl w:val="324ACEF0"/>
    <w:lvl w:ilvl="0" w:tplc="6C72DD34">
      <w:start w:val="4"/>
      <w:numFmt w:val="bullet"/>
      <w:lvlText w:val="-"/>
      <w:lvlJc w:val="left"/>
      <w:pPr>
        <w:ind w:left="720" w:hanging="360"/>
      </w:pPr>
      <w:rPr>
        <w:rFonts w:ascii="BA Fontov Regular" w:eastAsiaTheme="minorHAnsi" w:hAnsi="BA Fontov Regular" w:cs="BA Fontov Regular" w:hint="default"/>
        <w:lang w:bidi="he-IL"/>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65A214A"/>
    <w:multiLevelType w:val="hybridMultilevel"/>
    <w:tmpl w:val="F300D142"/>
    <w:lvl w:ilvl="0" w:tplc="9F0ACA7E">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E277D59"/>
    <w:multiLevelType w:val="hybridMultilevel"/>
    <w:tmpl w:val="A7E21354"/>
    <w:lvl w:ilvl="0" w:tplc="78E68340">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F553D53"/>
    <w:multiLevelType w:val="hybridMultilevel"/>
    <w:tmpl w:val="565C7964"/>
    <w:lvl w:ilvl="0" w:tplc="B33A2E8E">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12"/>
  </w:num>
  <w:num w:numId="3">
    <w:abstractNumId w:val="1"/>
  </w:num>
  <w:num w:numId="4">
    <w:abstractNumId w:val="3"/>
  </w:num>
  <w:num w:numId="5">
    <w:abstractNumId w:val="15"/>
  </w:num>
  <w:num w:numId="6">
    <w:abstractNumId w:val="5"/>
  </w:num>
  <w:num w:numId="7">
    <w:abstractNumId w:val="8"/>
  </w:num>
  <w:num w:numId="8">
    <w:abstractNumId w:val="10"/>
  </w:num>
  <w:num w:numId="9">
    <w:abstractNumId w:val="2"/>
  </w:num>
  <w:num w:numId="10">
    <w:abstractNumId w:val="18"/>
  </w:num>
  <w:num w:numId="11">
    <w:abstractNumId w:val="20"/>
  </w:num>
  <w:num w:numId="12">
    <w:abstractNumId w:val="13"/>
  </w:num>
  <w:num w:numId="13">
    <w:abstractNumId w:val="4"/>
  </w:num>
  <w:num w:numId="14">
    <w:abstractNumId w:val="17"/>
  </w:num>
  <w:num w:numId="15">
    <w:abstractNumId w:val="9"/>
  </w:num>
  <w:num w:numId="16">
    <w:abstractNumId w:val="7"/>
  </w:num>
  <w:num w:numId="17">
    <w:abstractNumId w:val="14"/>
  </w:num>
  <w:num w:numId="18">
    <w:abstractNumId w:val="16"/>
  </w:num>
  <w:num w:numId="19">
    <w:abstractNumId w:val="19"/>
  </w:num>
  <w:num w:numId="20">
    <w:abstractNumId w:val="11"/>
  </w:num>
  <w:num w:numId="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trackChanges/>
  <w:zoom w:percent="147"/>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trackRevision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03F0"/>
    <w:rsid w:val="00017C1D"/>
    <w:rsid w:val="00022782"/>
    <w:rsid w:val="00027215"/>
    <w:rsid w:val="000A3C6A"/>
    <w:rsid w:val="000D3546"/>
    <w:rsid w:val="00145732"/>
    <w:rsid w:val="001575E9"/>
    <w:rsid w:val="0018406A"/>
    <w:rsid w:val="00205118"/>
    <w:rsid w:val="00226970"/>
    <w:rsid w:val="0026589F"/>
    <w:rsid w:val="002904EE"/>
    <w:rsid w:val="002B4E05"/>
    <w:rsid w:val="00335FF8"/>
    <w:rsid w:val="00347852"/>
    <w:rsid w:val="003F0FB3"/>
    <w:rsid w:val="00413009"/>
    <w:rsid w:val="00494739"/>
    <w:rsid w:val="004B393C"/>
    <w:rsid w:val="004C3008"/>
    <w:rsid w:val="0050507C"/>
    <w:rsid w:val="00563AC1"/>
    <w:rsid w:val="0058426F"/>
    <w:rsid w:val="005B134F"/>
    <w:rsid w:val="00604A18"/>
    <w:rsid w:val="00625445"/>
    <w:rsid w:val="006B0F15"/>
    <w:rsid w:val="006C6D51"/>
    <w:rsid w:val="006F08E9"/>
    <w:rsid w:val="00722D2D"/>
    <w:rsid w:val="007713D7"/>
    <w:rsid w:val="008E0E1D"/>
    <w:rsid w:val="009201BB"/>
    <w:rsid w:val="00991D55"/>
    <w:rsid w:val="00A67950"/>
    <w:rsid w:val="00B30C78"/>
    <w:rsid w:val="00B50033"/>
    <w:rsid w:val="00B755DE"/>
    <w:rsid w:val="00B90661"/>
    <w:rsid w:val="00BC06D4"/>
    <w:rsid w:val="00C20F97"/>
    <w:rsid w:val="00C20FF0"/>
    <w:rsid w:val="00C66617"/>
    <w:rsid w:val="00C94CEB"/>
    <w:rsid w:val="00D03AAC"/>
    <w:rsid w:val="00D07C84"/>
    <w:rsid w:val="00D64BA8"/>
    <w:rsid w:val="00D65BEC"/>
    <w:rsid w:val="00DC5F70"/>
    <w:rsid w:val="00E20134"/>
    <w:rsid w:val="00E403F0"/>
    <w:rsid w:val="00E573C1"/>
    <w:rsid w:val="00E856AC"/>
    <w:rsid w:val="00E87E21"/>
    <w:rsid w:val="00F31B8B"/>
    <w:rsid w:val="00F536B4"/>
    <w:rsid w:val="00FB37ED"/>
    <w:rsid w:val="00FE3404"/>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6984BA0"/>
  <w15:chartTrackingRefBased/>
  <w15:docId w15:val="{7ACFE8FF-B493-4637-8FBD-2FBDC5EED3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3">
    <w:name w:val="Normal"/>
    <w:qFormat/>
    <w:rsid w:val="00550CEB"/>
    <w:pPr>
      <w:bidi/>
      <w:spacing w:after="0" w:line="220" w:lineRule="exact"/>
      <w:jc w:val="both"/>
    </w:pPr>
    <w:rPr>
      <w:rFonts w:ascii="BA Fontov Regular" w:hAnsi="BA Fontov Regular" w:cs="FrankRuehl"/>
      <w:sz w:val="18"/>
      <w:szCs w:val="18"/>
    </w:rPr>
  </w:style>
  <w:style w:type="paragraph" w:styleId="1">
    <w:name w:val="heading 1"/>
    <w:aliases w:val="100,0.7 דחוס"/>
    <w:basedOn w:val="a3"/>
    <w:next w:val="a3"/>
    <w:link w:val="10"/>
    <w:uiPriority w:val="9"/>
    <w:pPr>
      <w:keepNext/>
      <w:keepLines/>
      <w:pageBreakBefore/>
      <w:spacing w:before="240"/>
      <w:outlineLvl w:val="0"/>
    </w:pPr>
    <w:rPr>
      <w:rFonts w:asciiTheme="majorHAnsi" w:eastAsiaTheme="majorEastAsia" w:hAnsiTheme="majorHAnsi" w:cstheme="majorBidi"/>
      <w:color w:val="2E74B5" w:themeColor="accent1" w:themeShade="BF"/>
      <w:sz w:val="32"/>
    </w:rPr>
  </w:style>
  <w:style w:type="paragraph" w:styleId="21">
    <w:name w:val="heading 2"/>
    <w:aliases w:val="וילנא 0.5,2,98"/>
    <w:basedOn w:val="a3"/>
    <w:next w:val="a3"/>
    <w:link w:val="22"/>
    <w:uiPriority w:val="9"/>
    <w:unhideWhenUsed/>
    <w:pPr>
      <w:keepNext/>
      <w:outlineLvl w:val="1"/>
    </w:pPr>
    <w:rPr>
      <w:rFonts w:ascii="David" w:hAnsi="David"/>
      <w:b/>
      <w:bCs/>
      <w:w w:val="92"/>
    </w:rPr>
  </w:style>
  <w:style w:type="paragraph" w:styleId="31">
    <w:name w:val="heading 3"/>
    <w:basedOn w:val="a3"/>
    <w:next w:val="a3"/>
    <w:link w:val="32"/>
    <w:unhideWhenUsed/>
    <w:qFormat/>
    <w:pPr>
      <w:keepNext/>
      <w:outlineLvl w:val="2"/>
    </w:pPr>
    <w:rPr>
      <w:rFonts w:ascii="David" w:hAnsi="David"/>
      <w:w w:val="92"/>
    </w:rPr>
  </w:style>
  <w:style w:type="paragraph" w:styleId="41">
    <w:name w:val="heading 4"/>
    <w:basedOn w:val="a3"/>
    <w:next w:val="a3"/>
    <w:link w:val="42"/>
    <w:uiPriority w:val="9"/>
    <w:unhideWhenUsed/>
    <w:qFormat/>
    <w:pPr>
      <w:keepNext/>
      <w:outlineLvl w:val="3"/>
    </w:pPr>
    <w:rPr>
      <w:rFonts w:ascii="David" w:hAnsi="David"/>
      <w:b/>
      <w:bCs/>
      <w:w w:val="92"/>
    </w:rPr>
  </w:style>
  <w:style w:type="paragraph" w:styleId="51">
    <w:name w:val="heading 5"/>
    <w:basedOn w:val="a3"/>
    <w:next w:val="a3"/>
    <w:link w:val="52"/>
    <w:uiPriority w:val="9"/>
    <w:unhideWhenUsed/>
    <w:qFormat/>
    <w:pPr>
      <w:keepNext/>
      <w:outlineLvl w:val="4"/>
    </w:pPr>
    <w:rPr>
      <w:rFonts w:ascii="David" w:hAnsi="David"/>
      <w:w w:val="92"/>
      <w:sz w:val="32"/>
    </w:rPr>
  </w:style>
  <w:style w:type="paragraph" w:styleId="6">
    <w:name w:val="heading 6"/>
    <w:basedOn w:val="a3"/>
    <w:next w:val="a3"/>
    <w:link w:val="60"/>
    <w:uiPriority w:val="9"/>
    <w:unhideWhenUsed/>
    <w:qFormat/>
    <w:pPr>
      <w:keepNext/>
      <w:outlineLvl w:val="5"/>
    </w:pPr>
    <w:rPr>
      <w:rFonts w:ascii="David" w:hAnsi="David"/>
      <w:b/>
      <w:bCs/>
      <w:w w:val="92"/>
      <w:sz w:val="32"/>
    </w:rPr>
  </w:style>
  <w:style w:type="paragraph" w:styleId="7">
    <w:name w:val="heading 7"/>
    <w:basedOn w:val="a3"/>
    <w:next w:val="a3"/>
    <w:link w:val="70"/>
    <w:uiPriority w:val="9"/>
    <w:unhideWhenUsed/>
    <w:qFormat/>
    <w:pPr>
      <w:keepNext/>
      <w:jc w:val="center"/>
      <w:outlineLvl w:val="6"/>
    </w:pPr>
    <w:rPr>
      <w:rFonts w:cs="Guttman Vilna"/>
      <w:bCs/>
      <w:w w:val="92"/>
      <w:szCs w:val="30"/>
    </w:rPr>
  </w:style>
  <w:style w:type="paragraph" w:styleId="8">
    <w:name w:val="heading 8"/>
    <w:basedOn w:val="a3"/>
    <w:next w:val="a3"/>
    <w:link w:val="80"/>
    <w:uiPriority w:val="9"/>
    <w:unhideWhenUsed/>
    <w:qFormat/>
    <w:pPr>
      <w:keepNext/>
      <w:ind w:left="720"/>
      <w:outlineLvl w:val="7"/>
    </w:pPr>
    <w:rPr>
      <w:rFonts w:ascii="David" w:hAnsi="David"/>
      <w:w w:val="92"/>
    </w:rPr>
  </w:style>
  <w:style w:type="paragraph" w:styleId="9">
    <w:name w:val="heading 9"/>
    <w:basedOn w:val="a3"/>
    <w:next w:val="a3"/>
    <w:link w:val="90"/>
    <w:uiPriority w:val="9"/>
    <w:unhideWhenUsed/>
    <w:qFormat/>
    <w:pPr>
      <w:keepNext/>
      <w:jc w:val="center"/>
      <w:outlineLvl w:val="8"/>
    </w:pPr>
    <w:rPr>
      <w:rFonts w:ascii="David" w:hAnsi="David"/>
      <w:b/>
      <w:bCs/>
      <w:sz w:val="30"/>
      <w:szCs w:val="30"/>
    </w:rPr>
  </w:style>
  <w:style w:type="character" w:default="1" w:styleId="a4">
    <w:name w:val="Default Paragraph Font"/>
    <w:uiPriority w:val="1"/>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character" w:customStyle="1" w:styleId="10">
    <w:name w:val="כותרת 1 תו"/>
    <w:aliases w:val="100 תו,0.7 דחוס תו"/>
    <w:basedOn w:val="a4"/>
    <w:link w:val="1"/>
    <w:uiPriority w:val="9"/>
    <w:rPr>
      <w:rFonts w:asciiTheme="majorHAnsi" w:eastAsiaTheme="majorEastAsia" w:hAnsiTheme="majorHAnsi" w:cstheme="majorBidi"/>
      <w:color w:val="2E74B5" w:themeColor="accent1" w:themeShade="BF"/>
      <w:sz w:val="32"/>
      <w:szCs w:val="32"/>
    </w:rPr>
  </w:style>
  <w:style w:type="character" w:customStyle="1" w:styleId="22">
    <w:name w:val="כותרת 2 תו"/>
    <w:aliases w:val="וילנא 0.5 תו,2 תו,98 תו"/>
    <w:basedOn w:val="a4"/>
    <w:link w:val="21"/>
    <w:uiPriority w:val="9"/>
    <w:rPr>
      <w:rFonts w:ascii="David" w:hAnsi="David" w:cs="David"/>
      <w:b/>
      <w:bCs/>
      <w:w w:val="92"/>
      <w:sz w:val="18"/>
      <w:szCs w:val="32"/>
    </w:rPr>
  </w:style>
  <w:style w:type="character" w:customStyle="1" w:styleId="32">
    <w:name w:val="כותרת 3 תו"/>
    <w:basedOn w:val="a4"/>
    <w:link w:val="31"/>
    <w:rPr>
      <w:rFonts w:ascii="David" w:hAnsi="David" w:cs="David"/>
      <w:w w:val="92"/>
      <w:sz w:val="18"/>
      <w:szCs w:val="32"/>
    </w:rPr>
  </w:style>
  <w:style w:type="character" w:customStyle="1" w:styleId="42">
    <w:name w:val="כותרת 4 תו"/>
    <w:basedOn w:val="a4"/>
    <w:link w:val="41"/>
    <w:uiPriority w:val="9"/>
    <w:rPr>
      <w:rFonts w:ascii="David" w:hAnsi="David" w:cs="David"/>
      <w:b/>
      <w:bCs/>
      <w:w w:val="92"/>
      <w:sz w:val="18"/>
      <w:szCs w:val="32"/>
    </w:rPr>
  </w:style>
  <w:style w:type="character" w:customStyle="1" w:styleId="52">
    <w:name w:val="כותרת 5 תו"/>
    <w:basedOn w:val="a4"/>
    <w:link w:val="51"/>
    <w:uiPriority w:val="9"/>
    <w:rPr>
      <w:rFonts w:ascii="David" w:hAnsi="David" w:cs="David"/>
      <w:w w:val="92"/>
      <w:sz w:val="32"/>
      <w:szCs w:val="32"/>
    </w:rPr>
  </w:style>
  <w:style w:type="character" w:customStyle="1" w:styleId="60">
    <w:name w:val="כותרת 6 תו"/>
    <w:basedOn w:val="a4"/>
    <w:link w:val="6"/>
    <w:uiPriority w:val="9"/>
    <w:rPr>
      <w:rFonts w:ascii="David" w:hAnsi="David" w:cs="David"/>
      <w:b/>
      <w:bCs/>
      <w:w w:val="92"/>
      <w:sz w:val="32"/>
      <w:szCs w:val="32"/>
    </w:rPr>
  </w:style>
  <w:style w:type="character" w:customStyle="1" w:styleId="70">
    <w:name w:val="כותרת 7 תו"/>
    <w:basedOn w:val="a4"/>
    <w:link w:val="7"/>
    <w:uiPriority w:val="9"/>
    <w:rPr>
      <w:rFonts w:cs="Guttman Vilna"/>
      <w:bCs/>
      <w:w w:val="92"/>
      <w:sz w:val="18"/>
      <w:szCs w:val="30"/>
    </w:rPr>
  </w:style>
  <w:style w:type="character" w:customStyle="1" w:styleId="80">
    <w:name w:val="כותרת 8 תו"/>
    <w:basedOn w:val="a4"/>
    <w:link w:val="8"/>
    <w:uiPriority w:val="9"/>
    <w:rPr>
      <w:rFonts w:ascii="David" w:hAnsi="David" w:cs="David"/>
      <w:w w:val="92"/>
      <w:sz w:val="18"/>
      <w:szCs w:val="32"/>
    </w:rPr>
  </w:style>
  <w:style w:type="character" w:customStyle="1" w:styleId="90">
    <w:name w:val="כותרת 9 תו"/>
    <w:basedOn w:val="a4"/>
    <w:link w:val="9"/>
    <w:uiPriority w:val="9"/>
    <w:rPr>
      <w:rFonts w:ascii="David" w:hAnsi="David" w:cs="David"/>
      <w:b/>
      <w:bCs/>
      <w:sz w:val="30"/>
      <w:szCs w:val="30"/>
    </w:rPr>
  </w:style>
  <w:style w:type="paragraph" w:styleId="a7">
    <w:name w:val="header"/>
    <w:basedOn w:val="a3"/>
    <w:link w:val="a8"/>
    <w:uiPriority w:val="99"/>
    <w:unhideWhenUsed/>
    <w:rsid w:val="009962C1"/>
    <w:pPr>
      <w:tabs>
        <w:tab w:val="center" w:pos="4153"/>
        <w:tab w:val="right" w:pos="8306"/>
      </w:tabs>
      <w:spacing w:after="120" w:line="320" w:lineRule="exact"/>
    </w:pPr>
    <w:rPr>
      <w:rFonts w:cs="Guttman Vilna"/>
    </w:rPr>
  </w:style>
  <w:style w:type="character" w:customStyle="1" w:styleId="a8">
    <w:name w:val="כותרת עליונה תו"/>
    <w:basedOn w:val="a4"/>
    <w:link w:val="a7"/>
    <w:uiPriority w:val="99"/>
    <w:rsid w:val="009962C1"/>
    <w:rPr>
      <w:rFonts w:cs="Guttman Vilna"/>
      <w:sz w:val="20"/>
      <w:szCs w:val="20"/>
    </w:rPr>
  </w:style>
  <w:style w:type="paragraph" w:styleId="a9">
    <w:name w:val="footer"/>
    <w:basedOn w:val="a3"/>
    <w:link w:val="aa"/>
    <w:uiPriority w:val="99"/>
    <w:unhideWhenUsed/>
    <w:pPr>
      <w:tabs>
        <w:tab w:val="center" w:pos="4153"/>
        <w:tab w:val="right" w:pos="8306"/>
      </w:tabs>
      <w:spacing w:line="240" w:lineRule="auto"/>
    </w:pPr>
  </w:style>
  <w:style w:type="character" w:customStyle="1" w:styleId="aa">
    <w:name w:val="כותרת תחתונה תו"/>
    <w:basedOn w:val="a4"/>
    <w:link w:val="a9"/>
    <w:uiPriority w:val="99"/>
  </w:style>
  <w:style w:type="paragraph" w:styleId="a2">
    <w:name w:val="List Paragraph"/>
    <w:basedOn w:val="a3"/>
    <w:link w:val="ab"/>
    <w:autoRedefine/>
    <w:uiPriority w:val="34"/>
    <w:qFormat/>
    <w:rsid w:val="00641113"/>
    <w:pPr>
      <w:numPr>
        <w:numId w:val="29"/>
      </w:numPr>
      <w:tabs>
        <w:tab w:val="left" w:pos="0"/>
        <w:tab w:val="left" w:pos="283"/>
        <w:tab w:val="center" w:pos="2835"/>
      </w:tabs>
      <w:contextualSpacing/>
    </w:pPr>
    <w:rPr>
      <w:rFonts w:ascii="BA Franknatan Regular" w:hAnsi="BA Franknatan Regular"/>
    </w:rPr>
  </w:style>
  <w:style w:type="character" w:customStyle="1" w:styleId="ab">
    <w:name w:val="פיסקת רשימה תו"/>
    <w:basedOn w:val="a4"/>
    <w:link w:val="a2"/>
    <w:uiPriority w:val="34"/>
    <w:rsid w:val="00641113"/>
    <w:rPr>
      <w:rFonts w:ascii="BA Franknatan Regular" w:hAnsi="BA Franknatan Regular" w:cs="BA Franknatan Regular"/>
      <w:spacing w:val="4"/>
      <w:sz w:val="18"/>
      <w:szCs w:val="18"/>
    </w:rPr>
  </w:style>
  <w:style w:type="paragraph" w:styleId="ac">
    <w:name w:val="Balloon Text"/>
    <w:basedOn w:val="a3"/>
    <w:link w:val="ad"/>
    <w:uiPriority w:val="99"/>
    <w:unhideWhenUsed/>
    <w:pPr>
      <w:spacing w:line="240" w:lineRule="auto"/>
    </w:pPr>
    <w:rPr>
      <w:rFonts w:ascii="Tahoma" w:hAnsi="Tahoma" w:cs="Tahoma"/>
    </w:rPr>
  </w:style>
  <w:style w:type="character" w:customStyle="1" w:styleId="ad">
    <w:name w:val="טקסט בלונים תו"/>
    <w:basedOn w:val="a4"/>
    <w:link w:val="ac"/>
    <w:uiPriority w:val="99"/>
    <w:rPr>
      <w:rFonts w:ascii="Tahoma" w:hAnsi="Tahoma" w:cs="Tahoma"/>
      <w:sz w:val="18"/>
      <w:szCs w:val="18"/>
    </w:rPr>
  </w:style>
  <w:style w:type="table" w:styleId="ae">
    <w:name w:val="Table Grid"/>
    <w:basedOn w:val="a5"/>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ubtle Emphasis"/>
    <w:basedOn w:val="a4"/>
    <w:uiPriority w:val="19"/>
    <w:qFormat/>
    <w:rPr>
      <w:i/>
      <w:iCs/>
      <w:color w:val="808080" w:themeColor="text1" w:themeTint="7F"/>
    </w:rPr>
  </w:style>
  <w:style w:type="table" w:styleId="af0">
    <w:name w:val="Light Grid"/>
    <w:basedOn w:val="a5"/>
    <w:uiPriority w:val="62"/>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paragraph" w:styleId="af1">
    <w:name w:val="Subtitle"/>
    <w:basedOn w:val="a3"/>
    <w:next w:val="a3"/>
    <w:link w:val="af2"/>
    <w:uiPriority w:val="11"/>
    <w:qFormat/>
    <w:pPr>
      <w:numPr>
        <w:ilvl w:val="1"/>
      </w:numPr>
      <w:ind w:left="454" w:hanging="454"/>
    </w:pPr>
    <w:rPr>
      <w:rFonts w:asciiTheme="majorHAnsi" w:eastAsiaTheme="majorEastAsia" w:hAnsiTheme="majorHAnsi" w:cstheme="majorBidi"/>
      <w:i/>
      <w:iCs/>
      <w:color w:val="5B9BD5" w:themeColor="accent1"/>
      <w:spacing w:val="15"/>
      <w:w w:val="92"/>
      <w:sz w:val="24"/>
      <w:szCs w:val="24"/>
    </w:rPr>
  </w:style>
  <w:style w:type="character" w:customStyle="1" w:styleId="af2">
    <w:name w:val="כותרת משנה תו"/>
    <w:basedOn w:val="a4"/>
    <w:link w:val="af1"/>
    <w:uiPriority w:val="11"/>
    <w:rPr>
      <w:rFonts w:asciiTheme="majorHAnsi" w:eastAsiaTheme="majorEastAsia" w:hAnsiTheme="majorHAnsi" w:cstheme="majorBidi"/>
      <w:i/>
      <w:iCs/>
      <w:color w:val="5B9BD5" w:themeColor="accent1"/>
      <w:spacing w:val="15"/>
      <w:w w:val="92"/>
      <w:sz w:val="24"/>
      <w:szCs w:val="24"/>
    </w:rPr>
  </w:style>
  <w:style w:type="table" w:styleId="af3">
    <w:name w:val="Light Shading"/>
    <w:basedOn w:val="a5"/>
    <w:uiPriority w:val="60"/>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af4">
    <w:name w:val="Body Text"/>
    <w:basedOn w:val="a3"/>
    <w:link w:val="af5"/>
    <w:uiPriority w:val="99"/>
    <w:unhideWhenUsed/>
    <w:rPr>
      <w:rFonts w:ascii="David" w:hAnsi="David"/>
      <w:w w:val="92"/>
    </w:rPr>
  </w:style>
  <w:style w:type="character" w:customStyle="1" w:styleId="af5">
    <w:name w:val="גוף טקסט תו"/>
    <w:basedOn w:val="a4"/>
    <w:link w:val="af4"/>
    <w:uiPriority w:val="99"/>
    <w:rPr>
      <w:rFonts w:ascii="David" w:hAnsi="David" w:cs="David"/>
      <w:w w:val="92"/>
      <w:sz w:val="18"/>
      <w:szCs w:val="32"/>
    </w:rPr>
  </w:style>
  <w:style w:type="paragraph" w:styleId="23">
    <w:name w:val="Body Text 2"/>
    <w:basedOn w:val="a3"/>
    <w:link w:val="24"/>
    <w:uiPriority w:val="99"/>
    <w:unhideWhenUsed/>
    <w:rPr>
      <w:rFonts w:ascii="David" w:hAnsi="David"/>
      <w:w w:val="92"/>
    </w:rPr>
  </w:style>
  <w:style w:type="character" w:customStyle="1" w:styleId="24">
    <w:name w:val="גוף טקסט 2 תו"/>
    <w:basedOn w:val="a4"/>
    <w:link w:val="23"/>
    <w:uiPriority w:val="99"/>
    <w:rPr>
      <w:rFonts w:ascii="David" w:hAnsi="David" w:cs="David"/>
      <w:w w:val="92"/>
      <w:sz w:val="18"/>
      <w:szCs w:val="32"/>
    </w:rPr>
  </w:style>
  <w:style w:type="paragraph" w:styleId="af6">
    <w:name w:val="Body Text Indent"/>
    <w:basedOn w:val="a3"/>
    <w:link w:val="af7"/>
    <w:uiPriority w:val="99"/>
    <w:unhideWhenUsed/>
    <w:pPr>
      <w:ind w:left="2160" w:firstLine="720"/>
    </w:pPr>
    <w:rPr>
      <w:rFonts w:ascii="David" w:hAnsi="David"/>
      <w:w w:val="92"/>
    </w:rPr>
  </w:style>
  <w:style w:type="character" w:customStyle="1" w:styleId="af7">
    <w:name w:val="כניסה בגוף טקסט תו"/>
    <w:basedOn w:val="a4"/>
    <w:link w:val="af6"/>
    <w:uiPriority w:val="99"/>
    <w:rPr>
      <w:rFonts w:ascii="David" w:hAnsi="David" w:cs="David"/>
      <w:w w:val="92"/>
      <w:sz w:val="18"/>
      <w:szCs w:val="32"/>
    </w:rPr>
  </w:style>
  <w:style w:type="paragraph" w:styleId="33">
    <w:name w:val="Body Text 3"/>
    <w:basedOn w:val="a3"/>
    <w:link w:val="34"/>
    <w:uiPriority w:val="99"/>
    <w:unhideWhenUsed/>
    <w:rPr>
      <w:rFonts w:ascii="David" w:hAnsi="David"/>
      <w:w w:val="92"/>
    </w:rPr>
  </w:style>
  <w:style w:type="character" w:customStyle="1" w:styleId="34">
    <w:name w:val="גוף טקסט 3 תו"/>
    <w:basedOn w:val="a4"/>
    <w:link w:val="33"/>
    <w:uiPriority w:val="99"/>
    <w:rPr>
      <w:rFonts w:ascii="David" w:hAnsi="David" w:cs="David"/>
      <w:w w:val="92"/>
      <w:sz w:val="18"/>
      <w:szCs w:val="32"/>
    </w:rPr>
  </w:style>
  <w:style w:type="paragraph" w:styleId="25">
    <w:name w:val="Body Text Indent 2"/>
    <w:basedOn w:val="a3"/>
    <w:link w:val="26"/>
    <w:uiPriority w:val="99"/>
    <w:unhideWhenUsed/>
    <w:pPr>
      <w:ind w:left="720"/>
    </w:pPr>
    <w:rPr>
      <w:rFonts w:ascii="David" w:hAnsi="David"/>
      <w:w w:val="92"/>
    </w:rPr>
  </w:style>
  <w:style w:type="character" w:customStyle="1" w:styleId="26">
    <w:name w:val="כניסה בגוף טקסט 2 תו"/>
    <w:basedOn w:val="a4"/>
    <w:link w:val="25"/>
    <w:uiPriority w:val="99"/>
    <w:rPr>
      <w:rFonts w:ascii="David" w:hAnsi="David" w:cs="David"/>
      <w:w w:val="92"/>
      <w:sz w:val="18"/>
      <w:szCs w:val="32"/>
    </w:rPr>
  </w:style>
  <w:style w:type="paragraph" w:styleId="35">
    <w:name w:val="Body Text Indent 3"/>
    <w:basedOn w:val="a3"/>
    <w:link w:val="36"/>
    <w:uiPriority w:val="99"/>
    <w:unhideWhenUsed/>
    <w:pPr>
      <w:ind w:firstLine="720"/>
    </w:pPr>
    <w:rPr>
      <w:rFonts w:ascii="David" w:hAnsi="David"/>
      <w:w w:val="92"/>
    </w:rPr>
  </w:style>
  <w:style w:type="character" w:customStyle="1" w:styleId="36">
    <w:name w:val="כניסה בגוף טקסט 3 תו"/>
    <w:basedOn w:val="a4"/>
    <w:link w:val="35"/>
    <w:uiPriority w:val="99"/>
    <w:rPr>
      <w:rFonts w:ascii="David" w:hAnsi="David" w:cs="David"/>
      <w:w w:val="92"/>
      <w:sz w:val="18"/>
      <w:szCs w:val="32"/>
    </w:rPr>
  </w:style>
  <w:style w:type="character" w:styleId="af8">
    <w:name w:val="Placeholder Text"/>
    <w:basedOn w:val="a4"/>
    <w:uiPriority w:val="99"/>
    <w:semiHidden/>
    <w:rPr>
      <w:color w:val="808080"/>
    </w:rPr>
  </w:style>
  <w:style w:type="character" w:styleId="af9">
    <w:name w:val="line number"/>
    <w:basedOn w:val="a4"/>
    <w:uiPriority w:val="99"/>
    <w:semiHidden/>
    <w:unhideWhenUsed/>
  </w:style>
  <w:style w:type="paragraph" w:styleId="afa">
    <w:name w:val="TOC Heading"/>
    <w:basedOn w:val="1"/>
    <w:next w:val="a3"/>
    <w:uiPriority w:val="39"/>
    <w:unhideWhenUsed/>
    <w:qFormat/>
    <w:pPr>
      <w:pageBreakBefore w:val="0"/>
      <w:outlineLvl w:val="9"/>
    </w:pPr>
    <w:rPr>
      <w:rtl/>
      <w:cs/>
    </w:rPr>
  </w:style>
  <w:style w:type="paragraph" w:styleId="TOC1">
    <w:name w:val="toc 1"/>
    <w:basedOn w:val="a3"/>
    <w:next w:val="a3"/>
    <w:autoRedefine/>
    <w:uiPriority w:val="39"/>
    <w:unhideWhenUsed/>
    <w:pPr>
      <w:spacing w:after="100"/>
    </w:pPr>
  </w:style>
  <w:style w:type="paragraph" w:styleId="TOC2">
    <w:name w:val="toc 2"/>
    <w:basedOn w:val="a3"/>
    <w:next w:val="a3"/>
    <w:autoRedefine/>
    <w:uiPriority w:val="39"/>
    <w:unhideWhenUsed/>
    <w:pPr>
      <w:spacing w:after="100"/>
      <w:ind w:left="220"/>
    </w:pPr>
  </w:style>
  <w:style w:type="character" w:styleId="Hyperlink">
    <w:name w:val="Hyperlink"/>
    <w:basedOn w:val="a4"/>
    <w:uiPriority w:val="99"/>
    <w:unhideWhenUsed/>
    <w:rPr>
      <w:color w:val="0563C1" w:themeColor="hyperlink"/>
      <w:u w:val="single"/>
    </w:rPr>
  </w:style>
  <w:style w:type="character" w:styleId="afb">
    <w:name w:val="annotation reference"/>
    <w:uiPriority w:val="99"/>
    <w:rPr>
      <w:sz w:val="16"/>
      <w:szCs w:val="16"/>
    </w:rPr>
  </w:style>
  <w:style w:type="paragraph" w:styleId="afc">
    <w:name w:val="annotation text"/>
    <w:basedOn w:val="a3"/>
    <w:link w:val="afd"/>
    <w:uiPriority w:val="99"/>
    <w:pPr>
      <w:spacing w:line="240" w:lineRule="auto"/>
    </w:pPr>
    <w:rPr>
      <w:rFonts w:ascii="Times New Roman" w:eastAsia="Times New Roman" w:hAnsi="Times New Roman" w:cs="Times New Roman"/>
    </w:rPr>
  </w:style>
  <w:style w:type="character" w:customStyle="1" w:styleId="afd">
    <w:name w:val="טקסט הערה תו"/>
    <w:basedOn w:val="a4"/>
    <w:link w:val="afc"/>
    <w:uiPriority w:val="99"/>
    <w:rPr>
      <w:rFonts w:ascii="Times New Roman" w:eastAsia="Times New Roman" w:hAnsi="Times New Roman" w:cs="Times New Roman"/>
      <w:sz w:val="20"/>
      <w:szCs w:val="20"/>
    </w:rPr>
  </w:style>
  <w:style w:type="paragraph" w:styleId="afe">
    <w:name w:val="annotation subject"/>
    <w:basedOn w:val="afc"/>
    <w:next w:val="afc"/>
    <w:link w:val="aff"/>
    <w:uiPriority w:val="99"/>
    <w:rPr>
      <w:b/>
      <w:bCs/>
    </w:rPr>
  </w:style>
  <w:style w:type="character" w:customStyle="1" w:styleId="aff">
    <w:name w:val="נושא הערה תו"/>
    <w:basedOn w:val="afd"/>
    <w:link w:val="afe"/>
    <w:uiPriority w:val="99"/>
    <w:rPr>
      <w:rFonts w:ascii="Times New Roman" w:eastAsia="Times New Roman" w:hAnsi="Times New Roman" w:cs="Times New Roman"/>
      <w:b/>
      <w:bCs/>
      <w:sz w:val="20"/>
      <w:szCs w:val="20"/>
    </w:rPr>
  </w:style>
  <w:style w:type="character" w:styleId="aff0">
    <w:name w:val="Emphasis"/>
    <w:qFormat/>
    <w:rPr>
      <w:rFonts w:cs="David"/>
      <w:i/>
      <w:iCs w:val="0"/>
      <w:w w:val="96"/>
      <w:szCs w:val="32"/>
    </w:rPr>
  </w:style>
  <w:style w:type="paragraph" w:styleId="aff1">
    <w:name w:val="caption"/>
    <w:basedOn w:val="a3"/>
    <w:next w:val="a3"/>
    <w:uiPriority w:val="35"/>
    <w:unhideWhenUsed/>
    <w:qFormat/>
    <w:pPr>
      <w:spacing w:after="200" w:line="240" w:lineRule="auto"/>
    </w:pPr>
    <w:rPr>
      <w:i/>
      <w:iCs/>
      <w:color w:val="44546A" w:themeColor="text2"/>
    </w:rPr>
  </w:style>
  <w:style w:type="paragraph" w:styleId="aff2">
    <w:name w:val="table of figures"/>
    <w:basedOn w:val="a3"/>
    <w:next w:val="a3"/>
    <w:uiPriority w:val="99"/>
    <w:semiHidden/>
    <w:unhideWhenUsed/>
  </w:style>
  <w:style w:type="character" w:styleId="aff3">
    <w:name w:val="page number"/>
    <w:basedOn w:val="a4"/>
  </w:style>
  <w:style w:type="paragraph" w:styleId="aff4">
    <w:name w:val="footnote text"/>
    <w:basedOn w:val="a3"/>
    <w:link w:val="aff5"/>
    <w:uiPriority w:val="99"/>
    <w:unhideWhenUsed/>
    <w:pPr>
      <w:spacing w:line="240" w:lineRule="auto"/>
    </w:pPr>
  </w:style>
  <w:style w:type="character" w:customStyle="1" w:styleId="aff5">
    <w:name w:val="טקסט הערת שוליים תו"/>
    <w:basedOn w:val="a4"/>
    <w:link w:val="aff4"/>
    <w:uiPriority w:val="99"/>
    <w:rPr>
      <w:rFonts w:cs="David"/>
      <w:sz w:val="20"/>
      <w:szCs w:val="20"/>
    </w:rPr>
  </w:style>
  <w:style w:type="character" w:styleId="aff6">
    <w:name w:val="footnote reference"/>
    <w:basedOn w:val="a4"/>
    <w:uiPriority w:val="99"/>
    <w:semiHidden/>
    <w:unhideWhenUsed/>
    <w:rPr>
      <w:vertAlign w:val="superscript"/>
    </w:rPr>
  </w:style>
  <w:style w:type="character" w:customStyle="1" w:styleId="37">
    <w:name w:val="סגנון 3"/>
    <w:basedOn w:val="a4"/>
    <w:uiPriority w:val="1"/>
    <w:qFormat/>
  </w:style>
  <w:style w:type="paragraph" w:customStyle="1" w:styleId="04">
    <w:name w:val="0.4."/>
    <w:basedOn w:val="21"/>
    <w:link w:val="040"/>
    <w:rsid w:val="00EE7482"/>
    <w:rPr>
      <w:bCs w:val="0"/>
      <w:spacing w:val="-8"/>
      <w:sz w:val="32"/>
    </w:rPr>
  </w:style>
  <w:style w:type="character" w:customStyle="1" w:styleId="040">
    <w:name w:val="0.4. תו"/>
    <w:basedOn w:val="a4"/>
    <w:link w:val="04"/>
    <w:rsid w:val="00BE1DB3"/>
    <w:rPr>
      <w:rFonts w:ascii="David" w:hAnsi="David" w:cs="FontbitDavid"/>
      <w:b/>
      <w:spacing w:val="-8"/>
      <w:w w:val="92"/>
      <w:sz w:val="32"/>
    </w:rPr>
  </w:style>
  <w:style w:type="paragraph" w:customStyle="1" w:styleId="-04">
    <w:name w:val="טאב-  0.4"/>
    <w:basedOn w:val="a2"/>
    <w:link w:val="-040"/>
    <w:qFormat/>
    <w:pPr>
      <w:numPr>
        <w:numId w:val="1"/>
      </w:numPr>
    </w:pPr>
    <w:rPr>
      <w:spacing w:val="-8"/>
      <w:sz w:val="32"/>
    </w:rPr>
  </w:style>
  <w:style w:type="character" w:customStyle="1" w:styleId="-040">
    <w:name w:val="טאב-  0.4 תו"/>
    <w:basedOn w:val="ab"/>
    <w:link w:val="-04"/>
    <w:rPr>
      <w:rFonts w:ascii="BA Fontov Regular" w:hAnsi="BA Fontov Regular" w:cs="BA Fontov Regular"/>
      <w:b w:val="0"/>
      <w:bCs w:val="0"/>
      <w:spacing w:val="-8"/>
      <w:sz w:val="32"/>
      <w:szCs w:val="18"/>
    </w:rPr>
  </w:style>
  <w:style w:type="paragraph" w:customStyle="1" w:styleId="02">
    <w:name w:val="0.2 וילנא"/>
    <w:basedOn w:val="a3"/>
    <w:link w:val="020"/>
    <w:rPr>
      <w:rFonts w:ascii="David" w:hAnsi="David" w:cs="Guttman Vilna"/>
      <w:b/>
      <w:bCs/>
      <w:spacing w:val="-4"/>
      <w:sz w:val="30"/>
      <w:szCs w:val="30"/>
    </w:rPr>
  </w:style>
  <w:style w:type="character" w:customStyle="1" w:styleId="020">
    <w:name w:val="0.2 וילנא תו"/>
    <w:basedOn w:val="a4"/>
    <w:link w:val="02"/>
    <w:rPr>
      <w:rFonts w:ascii="David" w:hAnsi="David" w:cs="Guttman Vilna"/>
      <w:b/>
      <w:bCs/>
      <w:spacing w:val="-4"/>
      <w:sz w:val="30"/>
      <w:szCs w:val="30"/>
    </w:rPr>
  </w:style>
  <w:style w:type="paragraph" w:styleId="aff7">
    <w:name w:val="Document Map"/>
    <w:basedOn w:val="a3"/>
    <w:link w:val="aff8"/>
    <w:uiPriority w:val="99"/>
    <w:semiHidden/>
    <w:unhideWhenUsed/>
    <w:pPr>
      <w:spacing w:line="240" w:lineRule="auto"/>
    </w:pPr>
    <w:rPr>
      <w:rFonts w:ascii="Tahoma" w:eastAsia="Times New Roman" w:hAnsi="Tahoma" w:cs="Tahoma"/>
      <w:spacing w:val="-10"/>
      <w:sz w:val="16"/>
      <w:szCs w:val="16"/>
    </w:rPr>
  </w:style>
  <w:style w:type="character" w:customStyle="1" w:styleId="aff8">
    <w:name w:val="מפת מסמך תו"/>
    <w:basedOn w:val="a4"/>
    <w:link w:val="aff7"/>
    <w:uiPriority w:val="99"/>
    <w:semiHidden/>
    <w:rPr>
      <w:rFonts w:ascii="Tahoma" w:eastAsia="Times New Roman" w:hAnsi="Tahoma" w:cs="Tahoma"/>
      <w:spacing w:val="-10"/>
      <w:sz w:val="16"/>
      <w:szCs w:val="16"/>
    </w:rPr>
  </w:style>
  <w:style w:type="paragraph" w:customStyle="1" w:styleId="aff9">
    <w:name w:val="הערת שוליים מ''מ"/>
    <w:basedOn w:val="aff4"/>
    <w:link w:val="affa"/>
    <w:autoRedefine/>
    <w:qFormat/>
    <w:pPr>
      <w:spacing w:line="360" w:lineRule="auto"/>
    </w:pPr>
    <w:rPr>
      <w:rFonts w:ascii="David" w:hAnsi="David" w:cs="Guttman Vilna"/>
      <w:bCs/>
      <w:spacing w:val="-10"/>
      <w:position w:val="8"/>
      <w:szCs w:val="26"/>
    </w:rPr>
  </w:style>
  <w:style w:type="character" w:customStyle="1" w:styleId="affa">
    <w:name w:val="הערת שוליים מ''מ תו"/>
    <w:basedOn w:val="aff5"/>
    <w:link w:val="aff9"/>
    <w:rPr>
      <w:rFonts w:ascii="David" w:hAnsi="David" w:cs="Guttman Vilna"/>
      <w:bCs/>
      <w:spacing w:val="-10"/>
      <w:position w:val="8"/>
      <w:sz w:val="20"/>
      <w:szCs w:val="26"/>
    </w:rPr>
  </w:style>
  <w:style w:type="paragraph" w:customStyle="1" w:styleId="affb">
    <w:name w:val="הערת שוליים"/>
    <w:basedOn w:val="aff4"/>
    <w:autoRedefine/>
    <w:qFormat/>
    <w:pPr>
      <w:spacing w:line="360" w:lineRule="auto"/>
    </w:pPr>
    <w:rPr>
      <w:rFonts w:ascii="David" w:hAnsi="David" w:cs="Guttman Vilna"/>
      <w:bCs/>
      <w:position w:val="8"/>
      <w:sz w:val="22"/>
      <w:szCs w:val="26"/>
    </w:rPr>
  </w:style>
  <w:style w:type="paragraph" w:customStyle="1" w:styleId="affc">
    <w:name w:val="הערת שולייים"/>
    <w:basedOn w:val="aff4"/>
    <w:link w:val="affd"/>
    <w:autoRedefine/>
    <w:qFormat/>
    <w:pPr>
      <w:spacing w:line="360" w:lineRule="auto"/>
      <w:jc w:val="left"/>
    </w:pPr>
    <w:rPr>
      <w:rFonts w:ascii="David" w:hAnsi="David" w:cs="Guttman Vilna"/>
      <w:bCs/>
      <w:position w:val="8"/>
      <w:sz w:val="32"/>
      <w:szCs w:val="26"/>
    </w:rPr>
  </w:style>
  <w:style w:type="character" w:customStyle="1" w:styleId="affd">
    <w:name w:val="הערת שולייים תו"/>
    <w:basedOn w:val="a4"/>
    <w:link w:val="affc"/>
    <w:rPr>
      <w:rFonts w:ascii="David" w:hAnsi="David" w:cs="Guttman Vilna"/>
      <w:bCs/>
      <w:position w:val="8"/>
      <w:sz w:val="32"/>
      <w:szCs w:val="26"/>
    </w:rPr>
  </w:style>
  <w:style w:type="paragraph" w:customStyle="1" w:styleId="affe">
    <w:name w:val="רגיל ורווח"/>
    <w:basedOn w:val="a3"/>
    <w:link w:val="afff"/>
    <w:rsid w:val="0065593E"/>
    <w:pPr>
      <w:spacing w:after="200" w:line="300" w:lineRule="exact"/>
    </w:pPr>
  </w:style>
  <w:style w:type="character" w:customStyle="1" w:styleId="afff">
    <w:name w:val="רגיל ורווח תו"/>
    <w:basedOn w:val="a4"/>
    <w:link w:val="affe"/>
    <w:rsid w:val="0065593E"/>
    <w:rPr>
      <w:rFonts w:ascii="BA Fontov Regular" w:hAnsi="BA Fontov Regular" w:cs="BA Fontov Regular"/>
      <w:sz w:val="18"/>
      <w:szCs w:val="18"/>
    </w:rPr>
  </w:style>
  <w:style w:type="paragraph" w:customStyle="1" w:styleId="afff0">
    <w:name w:val="רגיל אדום"/>
    <w:basedOn w:val="a3"/>
    <w:rPr>
      <w:color w:val="FF0000"/>
    </w:rPr>
  </w:style>
  <w:style w:type="paragraph" w:customStyle="1" w:styleId="afff1">
    <w:name w:val="דף"/>
    <w:basedOn w:val="a3"/>
    <w:qFormat/>
    <w:rPr>
      <w:rFonts w:ascii="David" w:hAnsi="David" w:cs="Guttman Vilna"/>
      <w:b/>
      <w:bCs/>
      <w:color w:val="0070C0"/>
      <w:sz w:val="32"/>
      <w:szCs w:val="30"/>
    </w:rPr>
  </w:style>
  <w:style w:type="paragraph" w:customStyle="1" w:styleId="afff2">
    <w:name w:val="כוכבים"/>
    <w:basedOn w:val="a3"/>
    <w:rsid w:val="00BE4B9A"/>
    <w:pPr>
      <w:spacing w:before="40" w:after="40"/>
      <w:jc w:val="center"/>
    </w:pPr>
    <w:rPr>
      <w:rFonts w:ascii="Guttman Vilna" w:hAnsi="Guttman Vilna" w:cs="Arial"/>
      <w:bCs/>
      <w:color w:val="A6A6A6" w:themeColor="background1" w:themeShade="A6"/>
      <w:sz w:val="24"/>
      <w:szCs w:val="30"/>
    </w:rPr>
  </w:style>
  <w:style w:type="paragraph" w:customStyle="1" w:styleId="afff3">
    <w:name w:val="דף בצד"/>
    <w:basedOn w:val="afff1"/>
    <w:link w:val="afff4"/>
    <w:qFormat/>
    <w:rsid w:val="00F07436"/>
    <w:pPr>
      <w:framePr w:h="510" w:hRule="exact" w:hSpace="113" w:wrap="around" w:vAnchor="text" w:hAnchor="page" w:xAlign="outside" w:y="1"/>
      <w:spacing w:line="300" w:lineRule="exact"/>
    </w:pPr>
    <w:rPr>
      <w:rFonts w:ascii="BA Vilna Bold" w:hAnsi="BA Vilna Bold" w:cs="BA Vilna Bold"/>
      <w:b w:val="0"/>
      <w:bCs w:val="0"/>
      <w:color w:val="auto"/>
      <w:szCs w:val="18"/>
    </w:rPr>
  </w:style>
  <w:style w:type="paragraph" w:customStyle="1" w:styleId="afff5">
    <w:name w:val="מסכת"/>
    <w:basedOn w:val="a3"/>
    <w:rsid w:val="00C75C85"/>
    <w:pPr>
      <w:framePr w:h="340" w:hRule="exact" w:hSpace="181" w:wrap="around" w:vAnchor="page" w:hAnchor="text" w:xAlign="right" w:yAlign="bottom"/>
      <w:jc w:val="center"/>
    </w:pPr>
    <w:rPr>
      <w:color w:val="FF0000"/>
    </w:rPr>
  </w:style>
  <w:style w:type="paragraph" w:customStyle="1" w:styleId="afff6">
    <w:name w:val="פרק"/>
    <w:basedOn w:val="a3"/>
    <w:rsid w:val="00E0640E"/>
    <w:pPr>
      <w:framePr w:h="284" w:hRule="exact" w:hSpace="181" w:wrap="around" w:vAnchor="page" w:hAnchor="text" w:xAlign="center" w:yAlign="bottom"/>
      <w:spacing w:line="240" w:lineRule="auto"/>
    </w:pPr>
    <w:rPr>
      <w:color w:val="FF0000"/>
      <w:szCs w:val="12"/>
    </w:rPr>
  </w:style>
  <w:style w:type="paragraph" w:customStyle="1" w:styleId="afff7">
    <w:name w:val="פרק שם"/>
    <w:basedOn w:val="a3"/>
    <w:rsid w:val="002A37F6"/>
    <w:pPr>
      <w:framePr w:h="227" w:hRule="exact" w:hSpace="181" w:wrap="around" w:vAnchor="page" w:hAnchor="text" w:yAlign="bottom"/>
      <w:spacing w:line="240" w:lineRule="auto"/>
    </w:pPr>
    <w:rPr>
      <w:color w:val="FF0000"/>
      <w:sz w:val="24"/>
      <w:szCs w:val="12"/>
    </w:rPr>
  </w:style>
  <w:style w:type="paragraph" w:customStyle="1" w:styleId="afff8">
    <w:name w:val="דפים בפרק ב"/>
    <w:basedOn w:val="a3"/>
    <w:rsid w:val="00081C57"/>
    <w:pPr>
      <w:framePr w:h="284" w:hRule="exact" w:hSpace="181" w:wrap="around" w:vAnchor="page" w:hAnchor="page" w:x="2836" w:yAlign="bottom"/>
      <w:spacing w:after="60" w:line="300" w:lineRule="exact"/>
    </w:pPr>
    <w:rPr>
      <w:color w:val="FF0000"/>
      <w:szCs w:val="24"/>
    </w:rPr>
  </w:style>
  <w:style w:type="paragraph" w:customStyle="1" w:styleId="afff9">
    <w:name w:val="משניות"/>
    <w:basedOn w:val="a3"/>
    <w:link w:val="afffa"/>
    <w:qFormat/>
    <w:rsid w:val="00550CEB"/>
    <w:pPr>
      <w:shd w:val="clear" w:color="auto" w:fill="F2F2F2" w:themeFill="background1" w:themeFillShade="F2"/>
    </w:pPr>
    <w:rPr>
      <w:rFonts w:cs="BA Vilna Bold"/>
      <w:spacing w:val="4"/>
      <w:sz w:val="22"/>
      <w:szCs w:val="22"/>
    </w:rPr>
  </w:style>
  <w:style w:type="character" w:customStyle="1" w:styleId="afffa">
    <w:name w:val="משניות תו"/>
    <w:basedOn w:val="a4"/>
    <w:link w:val="afff9"/>
    <w:rsid w:val="00550CEB"/>
    <w:rPr>
      <w:rFonts w:ascii="BA Fontov Regular" w:hAnsi="BA Fontov Regular" w:cs="BA Vilna Bold"/>
      <w:spacing w:val="4"/>
      <w:sz w:val="22"/>
      <w:szCs w:val="22"/>
      <w:shd w:val="clear" w:color="auto" w:fill="F2F2F2" w:themeFill="background1" w:themeFillShade="F2"/>
    </w:rPr>
  </w:style>
  <w:style w:type="paragraph" w:customStyle="1" w:styleId="afffb">
    <w:name w:val="דעות"/>
    <w:basedOn w:val="a3"/>
    <w:rsid w:val="00225E70"/>
    <w:pPr>
      <w:tabs>
        <w:tab w:val="right" w:pos="4677"/>
        <w:tab w:val="left" w:pos="4961"/>
      </w:tabs>
      <w:spacing w:after="50"/>
      <w:ind w:firstLine="720"/>
      <w:contextualSpacing/>
    </w:pPr>
  </w:style>
  <w:style w:type="paragraph" w:styleId="afffc">
    <w:name w:val="Intense Quote"/>
    <w:basedOn w:val="a3"/>
    <w:next w:val="a3"/>
    <w:link w:val="afffd"/>
    <w:uiPriority w:val="30"/>
    <w:qFormat/>
    <w:rsid w:val="00304181"/>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afffd">
    <w:name w:val="ציטוט חזק תו"/>
    <w:basedOn w:val="a4"/>
    <w:link w:val="afffc"/>
    <w:uiPriority w:val="30"/>
    <w:rsid w:val="00304181"/>
    <w:rPr>
      <w:rFonts w:cs="David"/>
      <w:i/>
      <w:iCs/>
      <w:color w:val="5B9BD5" w:themeColor="accent1"/>
      <w:szCs w:val="32"/>
    </w:rPr>
  </w:style>
  <w:style w:type="character" w:customStyle="1" w:styleId="afffe">
    <w:name w:val="מודגש"/>
    <w:basedOn w:val="a4"/>
    <w:uiPriority w:val="1"/>
    <w:rsid w:val="0053560A"/>
    <w:rPr>
      <w:bCs/>
    </w:rPr>
  </w:style>
  <w:style w:type="paragraph" w:customStyle="1" w:styleId="affff">
    <w:name w:val="הדרן עלך"/>
    <w:basedOn w:val="a3"/>
    <w:link w:val="affff0"/>
    <w:qFormat/>
    <w:rsid w:val="00A7522A"/>
    <w:pPr>
      <w:jc w:val="center"/>
    </w:pPr>
    <w:rPr>
      <w:rFonts w:ascii="Guttman Vilna" w:hAnsi="Guttman Vilna" w:cs="Guttman Vilna"/>
      <w:b/>
      <w:bCs/>
      <w:color w:val="808080" w:themeColor="background1" w:themeShade="80"/>
      <w:sz w:val="30"/>
      <w:szCs w:val="30"/>
    </w:rPr>
  </w:style>
  <w:style w:type="character" w:customStyle="1" w:styleId="affff0">
    <w:name w:val="הדרן עלך תו"/>
    <w:basedOn w:val="a4"/>
    <w:link w:val="affff"/>
    <w:rsid w:val="00A7522A"/>
    <w:rPr>
      <w:rFonts w:ascii="Guttman Vilna" w:hAnsi="Guttman Vilna" w:cs="Guttman Vilna"/>
      <w:b/>
      <w:bCs/>
      <w:color w:val="808080" w:themeColor="background1" w:themeShade="80"/>
      <w:sz w:val="30"/>
      <w:szCs w:val="30"/>
    </w:rPr>
  </w:style>
  <w:style w:type="paragraph" w:customStyle="1" w:styleId="27">
    <w:name w:val="כולל 2"/>
    <w:basedOn w:val="affe"/>
    <w:link w:val="28"/>
    <w:qFormat/>
    <w:rsid w:val="009B1D73"/>
    <w:pPr>
      <w:spacing w:line="360" w:lineRule="exact"/>
    </w:pPr>
    <w:rPr>
      <w:rFonts w:ascii="Fb Fontext" w:hAnsi="Fb Fontext"/>
      <w:spacing w:val="-4"/>
    </w:rPr>
  </w:style>
  <w:style w:type="character" w:customStyle="1" w:styleId="28">
    <w:name w:val="כולל 2 תו"/>
    <w:basedOn w:val="afff"/>
    <w:link w:val="27"/>
    <w:rsid w:val="009B1D73"/>
    <w:rPr>
      <w:rFonts w:ascii="Fb Fontext" w:hAnsi="Fb Fontext" w:cs="FontbitDavid"/>
      <w:spacing w:val="-4"/>
      <w:sz w:val="32"/>
      <w:szCs w:val="32"/>
    </w:rPr>
  </w:style>
  <w:style w:type="paragraph" w:customStyle="1" w:styleId="affff1">
    <w:name w:val="ד''ה משנה"/>
    <w:basedOn w:val="a3"/>
    <w:link w:val="affff2"/>
    <w:qFormat/>
    <w:rsid w:val="00F52F0B"/>
    <w:pPr>
      <w:spacing w:before="120"/>
      <w:ind w:end="320"/>
      <w:contextualSpacing/>
      <w:jc w:val="center"/>
    </w:pPr>
    <w:rPr>
      <w:rFonts w:cs="BA Vilna Bold"/>
      <w:sz w:val="22"/>
      <w:szCs w:val="22"/>
    </w:rPr>
  </w:style>
  <w:style w:type="character" w:customStyle="1" w:styleId="affff2">
    <w:name w:val="ד''ה משנה תו"/>
    <w:basedOn w:val="a4"/>
    <w:link w:val="affff1"/>
    <w:rsid w:val="00F52F0B"/>
    <w:rPr>
      <w:rFonts w:ascii="BA Fontov Regular" w:hAnsi="BA Fontov Regular" w:cs="BA Vilna Bold"/>
      <w:sz w:val="22"/>
      <w:szCs w:val="22"/>
    </w:rPr>
  </w:style>
  <w:style w:type="paragraph" w:customStyle="1" w:styleId="affff3">
    <w:name w:val="מבואה"/>
    <w:basedOn w:val="a3"/>
    <w:link w:val="affff4"/>
    <w:qFormat/>
    <w:rsid w:val="00903DDC"/>
    <w:pPr>
      <w:framePr w:hSpace="567" w:wrap="notBeside" w:vAnchor="text" w:hAnchor="page" w:xAlign="right" w:y="1"/>
      <w:pBdr>
        <w:top w:val="single" w:sz="4" w:space="2" w:color="auto"/>
        <w:bottom w:val="single" w:sz="4" w:space="2" w:color="auto"/>
      </w:pBdr>
      <w:spacing w:before="240" w:after="240"/>
      <w:ind w:left="2835"/>
      <w:jc w:val="center"/>
    </w:pPr>
    <w:rPr>
      <w:rFonts w:ascii="David" w:eastAsia="Times New Roman" w:hAnsi="David" w:cs="David"/>
      <w:b/>
      <w:bCs/>
      <w:color w:val="A6A6A6" w:themeColor="background1" w:themeShade="A6"/>
    </w:rPr>
  </w:style>
  <w:style w:type="character" w:customStyle="1" w:styleId="affff4">
    <w:name w:val="מבואה תו"/>
    <w:basedOn w:val="a4"/>
    <w:link w:val="affff3"/>
    <w:rsid w:val="00903DDC"/>
    <w:rPr>
      <w:rFonts w:ascii="David" w:eastAsia="Times New Roman" w:hAnsi="David" w:cs="David"/>
      <w:b/>
      <w:bCs/>
      <w:color w:val="A6A6A6" w:themeColor="background1" w:themeShade="A6"/>
      <w:sz w:val="20"/>
      <w:szCs w:val="20"/>
    </w:rPr>
  </w:style>
  <w:style w:type="paragraph" w:customStyle="1" w:styleId="affff5">
    <w:name w:val="טור הערות לאוקמי"/>
    <w:basedOn w:val="aff4"/>
    <w:link w:val="affff6"/>
    <w:qFormat/>
    <w:rsid w:val="00C57C22"/>
    <w:pPr>
      <w:ind w:left="113" w:hanging="113"/>
    </w:pPr>
    <w:rPr>
      <w:szCs w:val="24"/>
    </w:rPr>
  </w:style>
  <w:style w:type="character" w:customStyle="1" w:styleId="affff6">
    <w:name w:val="טור הערות לאוקמי תו"/>
    <w:basedOn w:val="aff5"/>
    <w:link w:val="affff5"/>
    <w:rsid w:val="00C57C22"/>
    <w:rPr>
      <w:rFonts w:cs="FontbitDavid"/>
      <w:sz w:val="20"/>
      <w:szCs w:val="24"/>
    </w:rPr>
  </w:style>
  <w:style w:type="paragraph" w:styleId="affff7">
    <w:name w:val="Body Text First Indent"/>
    <w:basedOn w:val="af4"/>
    <w:link w:val="affff8"/>
    <w:uiPriority w:val="99"/>
    <w:semiHidden/>
    <w:unhideWhenUsed/>
    <w:rsid w:val="00527CDE"/>
    <w:pPr>
      <w:spacing w:line="360" w:lineRule="exact"/>
      <w:ind w:firstLine="360"/>
    </w:pPr>
    <w:rPr>
      <w:rFonts w:asciiTheme="minorHAnsi" w:hAnsiTheme="minorHAnsi"/>
      <w:w w:val="100"/>
      <w:sz w:val="22"/>
    </w:rPr>
  </w:style>
  <w:style w:type="character" w:customStyle="1" w:styleId="affff8">
    <w:name w:val="כניסת שורה ראשונה בגוף טקסט תו"/>
    <w:basedOn w:val="af5"/>
    <w:link w:val="affff7"/>
    <w:uiPriority w:val="99"/>
    <w:semiHidden/>
    <w:rsid w:val="00527CDE"/>
    <w:rPr>
      <w:rFonts w:ascii="David" w:hAnsi="David" w:cs="FontbitDavid"/>
      <w:w w:val="92"/>
      <w:sz w:val="18"/>
      <w:szCs w:val="32"/>
    </w:rPr>
  </w:style>
  <w:style w:type="paragraph" w:customStyle="1" w:styleId="021">
    <w:name w:val="0.2 משנה"/>
    <w:basedOn w:val="afff9"/>
    <w:link w:val="022"/>
    <w:qFormat/>
    <w:rsid w:val="00604C64"/>
    <w:rPr>
      <w:b/>
      <w:spacing w:val="-4"/>
      <w:sz w:val="22"/>
      <w:szCs w:val="22"/>
    </w:rPr>
  </w:style>
  <w:style w:type="paragraph" w:customStyle="1" w:styleId="041">
    <w:name w:val="0.4משנה"/>
    <w:basedOn w:val="021"/>
    <w:link w:val="042"/>
    <w:qFormat/>
    <w:rsid w:val="003E2C5D"/>
    <w:rPr>
      <w:spacing w:val="-8"/>
    </w:rPr>
  </w:style>
  <w:style w:type="character" w:customStyle="1" w:styleId="022">
    <w:name w:val="0.2 משנה תו"/>
    <w:basedOn w:val="afffa"/>
    <w:link w:val="021"/>
    <w:rsid w:val="00604C64"/>
    <w:rPr>
      <w:rFonts w:ascii="BA Fontov Regular" w:hAnsi="BA Fontov Regular" w:cs="Guttman Vilna"/>
      <w:b/>
      <w:bCs w:val="0"/>
      <w:spacing w:val="-4"/>
      <w:sz w:val="18"/>
      <w:szCs w:val="20"/>
      <w:shd w:val="clear" w:color="auto" w:fill="F2F2F2" w:themeFill="background1" w:themeFillShade="F2"/>
    </w:rPr>
  </w:style>
  <w:style w:type="character" w:customStyle="1" w:styleId="042">
    <w:name w:val="0.4משנה תו"/>
    <w:basedOn w:val="022"/>
    <w:link w:val="041"/>
    <w:rsid w:val="003E2C5D"/>
    <w:rPr>
      <w:rFonts w:ascii="BA Fontov Regular" w:hAnsi="BA Fontov Regular" w:cs="Guttman Vilna"/>
      <w:b/>
      <w:bCs w:val="0"/>
      <w:spacing w:val="-8"/>
      <w:sz w:val="18"/>
      <w:szCs w:val="20"/>
      <w:shd w:val="clear" w:color="auto" w:fill="F2F2F2" w:themeFill="background1" w:themeFillShade="F2"/>
    </w:rPr>
  </w:style>
  <w:style w:type="paragraph" w:customStyle="1" w:styleId="01">
    <w:name w:val="0.1 משנה"/>
    <w:basedOn w:val="afff9"/>
    <w:link w:val="010"/>
    <w:qFormat/>
    <w:rsid w:val="00136ECB"/>
    <w:rPr>
      <w:rFonts w:asciiTheme="minorHAnsi" w:hAnsiTheme="minorHAnsi"/>
      <w:b/>
      <w:sz w:val="22"/>
      <w:szCs w:val="22"/>
    </w:rPr>
  </w:style>
  <w:style w:type="paragraph" w:customStyle="1" w:styleId="03">
    <w:name w:val="0.3 משנה"/>
    <w:basedOn w:val="01"/>
    <w:link w:val="030"/>
    <w:qFormat/>
    <w:rsid w:val="009F7E1C"/>
    <w:rPr>
      <w:rFonts w:ascii="Fb Fontext" w:hAnsi="Fb Fontext"/>
      <w:b w:val="0"/>
      <w:spacing w:val="-8"/>
      <w:sz w:val="22"/>
      <w:szCs w:val="22"/>
    </w:rPr>
  </w:style>
  <w:style w:type="character" w:customStyle="1" w:styleId="010">
    <w:name w:val="0.1 משנה תו"/>
    <w:basedOn w:val="afffa"/>
    <w:link w:val="01"/>
    <w:rsid w:val="00136ECB"/>
    <w:rPr>
      <w:rFonts w:ascii="BA Fontov Regular" w:hAnsi="BA Fontov Regular" w:cs="Guttman Vilna"/>
      <w:b/>
      <w:bCs w:val="0"/>
      <w:spacing w:val="4"/>
      <w:sz w:val="20"/>
      <w:szCs w:val="18"/>
      <w:shd w:val="clear" w:color="auto" w:fill="F2F2F2" w:themeFill="background1" w:themeFillShade="F2"/>
    </w:rPr>
  </w:style>
  <w:style w:type="character" w:customStyle="1" w:styleId="030">
    <w:name w:val="0.3 משנה תו"/>
    <w:basedOn w:val="010"/>
    <w:link w:val="03"/>
    <w:rsid w:val="009F7E1C"/>
    <w:rPr>
      <w:rFonts w:ascii="Fb Fontext" w:hAnsi="Fb Fontext" w:cs="Guttman Vilna"/>
      <w:b w:val="0"/>
      <w:bCs w:val="0"/>
      <w:spacing w:val="-8"/>
      <w:sz w:val="20"/>
      <w:szCs w:val="18"/>
      <w:shd w:val="clear" w:color="auto" w:fill="F2F2F2" w:themeFill="background1" w:themeFillShade="F2"/>
    </w:rPr>
  </w:style>
  <w:style w:type="paragraph" w:customStyle="1" w:styleId="11">
    <w:name w:val="סגנון1"/>
    <w:basedOn w:val="03"/>
    <w:link w:val="12"/>
    <w:qFormat/>
    <w:rsid w:val="009F7E1C"/>
  </w:style>
  <w:style w:type="character" w:customStyle="1" w:styleId="12">
    <w:name w:val="סגנון1 תו"/>
    <w:basedOn w:val="030"/>
    <w:link w:val="11"/>
    <w:rsid w:val="009F7E1C"/>
    <w:rPr>
      <w:rFonts w:ascii="Fb Fontext" w:hAnsi="Fb Fontext" w:cs="Guttman Vilna"/>
      <w:b w:val="0"/>
      <w:bCs w:val="0"/>
      <w:spacing w:val="-8"/>
      <w:sz w:val="20"/>
      <w:szCs w:val="18"/>
      <w:shd w:val="clear" w:color="auto" w:fill="F2F2F2" w:themeFill="background1" w:themeFillShade="F2"/>
    </w:rPr>
  </w:style>
  <w:style w:type="paragraph" w:customStyle="1" w:styleId="affff9">
    <w:name w:val="משנה"/>
    <w:basedOn w:val="a3"/>
    <w:link w:val="affffa"/>
    <w:qFormat/>
    <w:rsid w:val="009F7E1C"/>
    <w:pPr>
      <w:contextualSpacing/>
    </w:pPr>
    <w:rPr>
      <w:rFonts w:asciiTheme="minorHAnsi" w:hAnsiTheme="minorHAnsi" w:cs="Guttman Vilna"/>
      <w:b/>
      <w:bCs/>
      <w:sz w:val="30"/>
      <w:szCs w:val="30"/>
    </w:rPr>
  </w:style>
  <w:style w:type="character" w:customStyle="1" w:styleId="affffa">
    <w:name w:val="משנה תו"/>
    <w:basedOn w:val="a4"/>
    <w:link w:val="affff9"/>
    <w:rsid w:val="009F7E1C"/>
    <w:rPr>
      <w:rFonts w:cs="Guttman Vilna"/>
      <w:b/>
      <w:bCs/>
      <w:sz w:val="30"/>
      <w:szCs w:val="30"/>
    </w:rPr>
  </w:style>
  <w:style w:type="paragraph" w:customStyle="1" w:styleId="--01">
    <w:name w:val="כ--01"/>
    <w:basedOn w:val="a3"/>
    <w:link w:val="--010"/>
    <w:qFormat/>
    <w:rsid w:val="00684B9C"/>
    <w:pPr>
      <w:tabs>
        <w:tab w:val="center" w:pos="2835"/>
      </w:tabs>
    </w:pPr>
    <w:rPr>
      <w:rFonts w:cs="BA Franknatan Regular"/>
      <w:spacing w:val="2"/>
    </w:rPr>
  </w:style>
  <w:style w:type="paragraph" w:customStyle="1" w:styleId="-01">
    <w:name w:val="כ-0.1"/>
    <w:basedOn w:val="--01"/>
    <w:link w:val="-010"/>
    <w:qFormat/>
    <w:rsid w:val="00684B9C"/>
    <w:rPr>
      <w:spacing w:val="-2"/>
    </w:rPr>
  </w:style>
  <w:style w:type="character" w:customStyle="1" w:styleId="--010">
    <w:name w:val="כ--01 תו"/>
    <w:basedOn w:val="a4"/>
    <w:link w:val="--01"/>
    <w:rsid w:val="00684B9C"/>
    <w:rPr>
      <w:rFonts w:ascii="BA Fontov Regular" w:hAnsi="BA Fontov Regular" w:cs="BA Franknatan Regular"/>
      <w:spacing w:val="2"/>
      <w:sz w:val="18"/>
      <w:szCs w:val="18"/>
    </w:rPr>
  </w:style>
  <w:style w:type="paragraph" w:customStyle="1" w:styleId="0">
    <w:name w:val="כ. 0"/>
    <w:basedOn w:val="--01"/>
    <w:link w:val="00"/>
    <w:qFormat/>
    <w:rsid w:val="00684B9C"/>
  </w:style>
  <w:style w:type="character" w:customStyle="1" w:styleId="-010">
    <w:name w:val="כ-0.1 תו"/>
    <w:basedOn w:val="--010"/>
    <w:link w:val="-01"/>
    <w:rsid w:val="00684B9C"/>
    <w:rPr>
      <w:rFonts w:ascii="BA Fontov Regular" w:hAnsi="BA Fontov Regular" w:cs="BA Franknatan Regular"/>
      <w:spacing w:val="-2"/>
      <w:sz w:val="18"/>
      <w:szCs w:val="18"/>
    </w:rPr>
  </w:style>
  <w:style w:type="character" w:customStyle="1" w:styleId="00">
    <w:name w:val="כ. 0 תו"/>
    <w:basedOn w:val="--010"/>
    <w:link w:val="0"/>
    <w:rsid w:val="00684B9C"/>
    <w:rPr>
      <w:rFonts w:ascii="BA Fontov Regular" w:hAnsi="BA Fontov Regular" w:cs="BA Franknatan Regular"/>
      <w:spacing w:val="2"/>
      <w:sz w:val="18"/>
      <w:szCs w:val="18"/>
    </w:rPr>
  </w:style>
  <w:style w:type="paragraph" w:customStyle="1" w:styleId="affffb">
    <w:name w:val="פיסקת תשובה"/>
    <w:basedOn w:val="a3"/>
    <w:link w:val="affffc"/>
    <w:qFormat/>
    <w:rsid w:val="000828F8"/>
    <w:pPr>
      <w:tabs>
        <w:tab w:val="left" w:pos="0"/>
        <w:tab w:val="center" w:pos="2835"/>
      </w:tabs>
      <w:ind w:left="397" w:hanging="113"/>
    </w:pPr>
    <w:rPr>
      <w:rFonts w:ascii="FrankRuehl" w:hAnsi="FrankRuehl"/>
      <w:sz w:val="20"/>
    </w:rPr>
  </w:style>
  <w:style w:type="character" w:customStyle="1" w:styleId="affffc">
    <w:name w:val="פיסקת תשובה תו"/>
    <w:basedOn w:val="a4"/>
    <w:link w:val="affffb"/>
    <w:rsid w:val="000828F8"/>
    <w:rPr>
      <w:rFonts w:ascii="FrankRuehl" w:hAnsi="FrankRuehl" w:cs="FrankRuehl"/>
      <w:sz w:val="20"/>
      <w:szCs w:val="20"/>
    </w:rPr>
  </w:style>
  <w:style w:type="paragraph" w:customStyle="1" w:styleId="affffd">
    <w:name w:val="חציצה"/>
    <w:basedOn w:val="a3"/>
    <w:link w:val="affffe"/>
    <w:qFormat/>
    <w:rsid w:val="0032286F"/>
    <w:pPr>
      <w:spacing w:before="40"/>
      <w:jc w:val="center"/>
    </w:pPr>
    <w:rPr>
      <w:rFonts w:ascii="BA חניכי הישיבות" w:hAnsi="BA חניכי הישיבות" w:cs="BA חניכי הישיבות"/>
      <w:bCs/>
      <w:color w:val="A6A6A6" w:themeColor="background1" w:themeShade="A6"/>
      <w:sz w:val="24"/>
    </w:rPr>
  </w:style>
  <w:style w:type="character" w:customStyle="1" w:styleId="affffe">
    <w:name w:val="חציצה תו"/>
    <w:basedOn w:val="a4"/>
    <w:link w:val="affffd"/>
    <w:rsid w:val="0032286F"/>
    <w:rPr>
      <w:rFonts w:ascii="BA חניכי הישיבות" w:hAnsi="BA חניכי הישיבות" w:cs="BA חניכי הישיבות"/>
      <w:bCs/>
      <w:color w:val="A6A6A6" w:themeColor="background1" w:themeShade="A6"/>
      <w:sz w:val="24"/>
      <w:szCs w:val="20"/>
    </w:rPr>
  </w:style>
  <w:style w:type="paragraph" w:customStyle="1" w:styleId="afffff">
    <w:name w:val="פסוק"/>
    <w:basedOn w:val="a3"/>
    <w:link w:val="afffff0"/>
    <w:qFormat/>
    <w:rsid w:val="00550CEB"/>
    <w:pPr>
      <w:tabs>
        <w:tab w:val="center" w:pos="2835"/>
      </w:tabs>
    </w:pPr>
    <w:rPr>
      <w:rFonts w:ascii="BA Franknatan Decor" w:hAnsi="BA Franknatan Decor" w:cs="BA TM • Tzlotana"/>
      <w:szCs w:val="16"/>
    </w:rPr>
  </w:style>
  <w:style w:type="character" w:customStyle="1" w:styleId="afffff0">
    <w:name w:val="פסוק תו"/>
    <w:basedOn w:val="a4"/>
    <w:link w:val="afffff"/>
    <w:rsid w:val="00550CEB"/>
    <w:rPr>
      <w:rFonts w:ascii="BA Franknatan Decor" w:hAnsi="BA Franknatan Decor" w:cs="BA TM • Tzlotana"/>
      <w:sz w:val="18"/>
      <w:szCs w:val="16"/>
    </w:rPr>
  </w:style>
  <w:style w:type="paragraph" w:customStyle="1" w:styleId="afffff1">
    <w:name w:val="רווח לפני"/>
    <w:basedOn w:val="a3"/>
    <w:next w:val="afffff2"/>
    <w:link w:val="afffff3"/>
    <w:qFormat/>
    <w:rsid w:val="00791111"/>
    <w:pPr>
      <w:spacing w:before="60"/>
    </w:pPr>
    <w:rPr>
      <w:rFonts w:ascii="FrankRuehl" w:hAnsi="FrankRuehl"/>
      <w:sz w:val="16"/>
    </w:rPr>
  </w:style>
  <w:style w:type="character" w:customStyle="1" w:styleId="afffff3">
    <w:name w:val="רווח לפני תו"/>
    <w:basedOn w:val="a4"/>
    <w:link w:val="afffff1"/>
    <w:rsid w:val="00791111"/>
    <w:rPr>
      <w:rFonts w:ascii="FrankRuehl" w:hAnsi="FrankRuehl" w:cs="FrankRuehl"/>
      <w:sz w:val="16"/>
      <w:szCs w:val="18"/>
    </w:rPr>
  </w:style>
  <w:style w:type="paragraph" w:customStyle="1" w:styleId="afffff4">
    <w:name w:val="אמוראים"/>
    <w:basedOn w:val="a3"/>
    <w:link w:val="afffff5"/>
    <w:qFormat/>
    <w:rsid w:val="00791111"/>
    <w:rPr>
      <w:rFonts w:ascii="FrankRuehl" w:hAnsi="FrankRuehl" w:cs="BA Vilna Regular"/>
      <w:spacing w:val="4"/>
      <w:sz w:val="16"/>
      <w:szCs w:val="12"/>
    </w:rPr>
  </w:style>
  <w:style w:type="paragraph" w:customStyle="1" w:styleId="afffff6">
    <w:name w:val="אות בודדת"/>
    <w:basedOn w:val="a3"/>
    <w:link w:val="afffff7"/>
    <w:qFormat/>
    <w:rsid w:val="00791111"/>
    <w:rPr>
      <w:rFonts w:ascii="FrankRuehl" w:hAnsi="FrankRuehl" w:cs="PFT_Frank"/>
      <w:b/>
      <w:bCs/>
      <w:sz w:val="13"/>
      <w:szCs w:val="13"/>
    </w:rPr>
  </w:style>
  <w:style w:type="character" w:customStyle="1" w:styleId="afffff5">
    <w:name w:val="אמוראים תו"/>
    <w:basedOn w:val="a4"/>
    <w:link w:val="afffff4"/>
    <w:rsid w:val="00791111"/>
    <w:rPr>
      <w:rFonts w:ascii="FrankRuehl" w:hAnsi="FrankRuehl" w:cs="BA Vilna Regular"/>
      <w:spacing w:val="4"/>
      <w:sz w:val="16"/>
      <w:szCs w:val="12"/>
    </w:rPr>
  </w:style>
  <w:style w:type="paragraph" w:customStyle="1" w:styleId="afffff8">
    <w:name w:val="נושא"/>
    <w:basedOn w:val="a3"/>
    <w:link w:val="afffff9"/>
    <w:qFormat/>
    <w:rsid w:val="00791111"/>
    <w:pPr>
      <w:spacing w:before="120"/>
      <w:jc w:val="center"/>
      <w:outlineLvl w:val="1"/>
    </w:pPr>
    <w:rPr>
      <w:rFonts w:ascii="David" w:hAnsi="David" w:cs="BA TM • Vilna Extra-Bold"/>
      <w:b/>
      <w:color w:val="000000" w:themeColor="text1"/>
      <w:spacing w:val="4"/>
      <w:sz w:val="16"/>
      <w:shd w:val="clear" w:color="auto" w:fill="FFFFFF" w:themeFill="background1"/>
    </w:rPr>
  </w:style>
  <w:style w:type="character" w:customStyle="1" w:styleId="afffff7">
    <w:name w:val="אות בודדת תו"/>
    <w:basedOn w:val="a4"/>
    <w:link w:val="afffff6"/>
    <w:rsid w:val="00791111"/>
    <w:rPr>
      <w:rFonts w:ascii="FrankRuehl" w:hAnsi="FrankRuehl" w:cs="PFT_Frank"/>
      <w:b/>
      <w:bCs/>
      <w:sz w:val="13"/>
      <w:szCs w:val="13"/>
    </w:rPr>
  </w:style>
  <w:style w:type="character" w:customStyle="1" w:styleId="afffff9">
    <w:name w:val="נושא תו"/>
    <w:basedOn w:val="a4"/>
    <w:link w:val="afffff8"/>
    <w:rsid w:val="00791111"/>
    <w:rPr>
      <w:rFonts w:ascii="David" w:hAnsi="David" w:cs="BA TM • Vilna Extra-Bold"/>
      <w:b/>
      <w:color w:val="000000" w:themeColor="text1"/>
      <w:spacing w:val="4"/>
      <w:sz w:val="16"/>
      <w:szCs w:val="18"/>
    </w:rPr>
  </w:style>
  <w:style w:type="paragraph" w:customStyle="1" w:styleId="afffffa">
    <w:name w:val="תנאי משנה"/>
    <w:basedOn w:val="afff9"/>
    <w:link w:val="afffffb"/>
    <w:qFormat/>
    <w:rsid w:val="00791111"/>
    <w:rPr>
      <w:rFonts w:ascii="Fb Fontext" w:hAnsi="Fb Fontext"/>
      <w:sz w:val="18"/>
      <w:szCs w:val="18"/>
      <w:shd w:val="clear" w:color="auto" w:fill="F2F2F2" w:themeFill="background1" w:themeFillShade="F2"/>
    </w:rPr>
  </w:style>
  <w:style w:type="character" w:customStyle="1" w:styleId="afffffb">
    <w:name w:val="תנאי משנה תו"/>
    <w:basedOn w:val="afffa"/>
    <w:link w:val="afffffa"/>
    <w:rsid w:val="00791111"/>
    <w:rPr>
      <w:rFonts w:ascii="Fb Fontext" w:hAnsi="Fb Fontext" w:cs="BA Vilna Bold"/>
      <w:spacing w:val="4"/>
      <w:sz w:val="18"/>
      <w:szCs w:val="18"/>
      <w:shd w:val="clear" w:color="auto" w:fill="F2F2F2" w:themeFill="background1" w:themeFillShade="F2"/>
    </w:rPr>
  </w:style>
  <w:style w:type="character" w:customStyle="1" w:styleId="afff4">
    <w:name w:val="דף בצד תו"/>
    <w:basedOn w:val="a4"/>
    <w:link w:val="afff3"/>
    <w:rsid w:val="00F07436"/>
    <w:rPr>
      <w:rFonts w:ascii="BA Vilna Bold" w:hAnsi="BA Vilna Bold" w:cs="BA Vilna Bold"/>
      <w:sz w:val="32"/>
      <w:szCs w:val="18"/>
    </w:rPr>
  </w:style>
  <w:style w:type="paragraph" w:customStyle="1" w:styleId="afffffc">
    <w:name w:val="הסבר ורקע"/>
    <w:basedOn w:val="afffff1"/>
    <w:link w:val="afffffd"/>
    <w:qFormat/>
    <w:rsid w:val="00791111"/>
    <w:pPr>
      <w:spacing w:before="0"/>
    </w:pPr>
    <w:rPr>
      <w:sz w:val="12"/>
      <w:szCs w:val="14"/>
    </w:rPr>
  </w:style>
  <w:style w:type="character" w:customStyle="1" w:styleId="afffffd">
    <w:name w:val="הסבר ורקע תו"/>
    <w:basedOn w:val="afffff3"/>
    <w:link w:val="afffffc"/>
    <w:rsid w:val="00791111"/>
    <w:rPr>
      <w:rFonts w:ascii="FrankRuehl" w:hAnsi="FrankRuehl" w:cs="FrankRuehl"/>
      <w:sz w:val="12"/>
      <w:szCs w:val="14"/>
    </w:rPr>
  </w:style>
  <w:style w:type="paragraph" w:customStyle="1" w:styleId="38">
    <w:name w:val="חלון 3"/>
    <w:basedOn w:val="a3"/>
    <w:link w:val="39"/>
    <w:autoRedefine/>
    <w:qFormat/>
    <w:rsid w:val="00910E40"/>
    <w:pPr>
      <w:framePr w:wrap="notBeside" w:vAnchor="text" w:hAnchor="text" w:x="3460" w:y="1"/>
    </w:pPr>
    <w:rPr>
      <w:rFonts w:ascii="BA TM • Vilna Extra-Bold" w:hAnsi="BA TM • Vilna Extra-Bold" w:cs="BA TM • Vilna Extra-Bold"/>
      <w:color w:val="767171" w:themeColor="background2" w:themeShade="80"/>
      <w:sz w:val="14"/>
      <w:szCs w:val="14"/>
    </w:rPr>
  </w:style>
  <w:style w:type="character" w:customStyle="1" w:styleId="39">
    <w:name w:val="חלון 3 תו"/>
    <w:basedOn w:val="a4"/>
    <w:link w:val="38"/>
    <w:rsid w:val="00910E40"/>
    <w:rPr>
      <w:rFonts w:ascii="BA TM • Vilna Extra-Bold" w:hAnsi="BA TM • Vilna Extra-Bold" w:cs="BA TM • Vilna Extra-Bold"/>
      <w:color w:val="767171" w:themeColor="background2" w:themeShade="80"/>
      <w:sz w:val="14"/>
      <w:szCs w:val="14"/>
    </w:rPr>
  </w:style>
  <w:style w:type="character" w:customStyle="1" w:styleId="afffffe">
    <w:name w:val="הסבר"/>
    <w:basedOn w:val="a4"/>
    <w:uiPriority w:val="1"/>
    <w:qFormat/>
    <w:rsid w:val="00F07436"/>
    <w:rPr>
      <w:sz w:val="13"/>
      <w:szCs w:val="13"/>
    </w:rPr>
  </w:style>
  <w:style w:type="paragraph" w:styleId="afffff2">
    <w:name w:val="List"/>
    <w:basedOn w:val="a3"/>
    <w:uiPriority w:val="99"/>
    <w:semiHidden/>
    <w:unhideWhenUsed/>
    <w:rsid w:val="00791111"/>
    <w:pPr>
      <w:ind w:left="283" w:hanging="283"/>
      <w:contextualSpacing/>
    </w:pPr>
  </w:style>
  <w:style w:type="paragraph" w:styleId="affffff">
    <w:name w:val="Revision"/>
    <w:hidden/>
    <w:uiPriority w:val="99"/>
    <w:semiHidden/>
    <w:rsid w:val="00A20FCF"/>
    <w:pPr>
      <w:spacing w:after="0" w:line="240" w:lineRule="auto"/>
    </w:pPr>
    <w:rPr>
      <w:rFonts w:ascii="BA Fontov Regular" w:hAnsi="BA Fontov Regular" w:cs="FrankRuehl"/>
      <w:sz w:val="18"/>
      <w:szCs w:val="18"/>
    </w:rPr>
  </w:style>
  <w:style w:type="numbering" w:styleId="111111">
    <w:name w:val="Outline List 2"/>
    <w:basedOn w:val="a6"/>
    <w:uiPriority w:val="99"/>
    <w:semiHidden/>
    <w:unhideWhenUsed/>
    <w:rsid w:val="009A7B4D"/>
    <w:pPr>
      <w:numPr>
        <w:numId w:val="30"/>
      </w:numPr>
    </w:pPr>
  </w:style>
  <w:style w:type="numbering" w:styleId="1ai">
    <w:name w:val="Outline List 1"/>
    <w:basedOn w:val="a6"/>
    <w:uiPriority w:val="99"/>
    <w:semiHidden/>
    <w:unhideWhenUsed/>
    <w:rsid w:val="009A7B4D"/>
    <w:pPr>
      <w:numPr>
        <w:numId w:val="31"/>
      </w:numPr>
    </w:pPr>
  </w:style>
  <w:style w:type="character" w:styleId="FollowedHyperlink">
    <w:name w:val="FollowedHyperlink"/>
    <w:basedOn w:val="a4"/>
    <w:uiPriority w:val="99"/>
    <w:semiHidden/>
    <w:unhideWhenUsed/>
    <w:rsid w:val="009A7B4D"/>
    <w:rPr>
      <w:color w:val="954F72" w:themeColor="followedHyperlink"/>
      <w:u w:val="single"/>
    </w:rPr>
  </w:style>
  <w:style w:type="character" w:styleId="HTMLCite">
    <w:name w:val="HTML Cite"/>
    <w:basedOn w:val="a4"/>
    <w:uiPriority w:val="99"/>
    <w:semiHidden/>
    <w:unhideWhenUsed/>
    <w:rsid w:val="009A7B4D"/>
    <w:rPr>
      <w:i/>
      <w:iCs/>
    </w:rPr>
  </w:style>
  <w:style w:type="character" w:styleId="HTMLCode">
    <w:name w:val="HTML Code"/>
    <w:basedOn w:val="a4"/>
    <w:uiPriority w:val="99"/>
    <w:semiHidden/>
    <w:unhideWhenUsed/>
    <w:rsid w:val="009A7B4D"/>
    <w:rPr>
      <w:rFonts w:ascii="Consolas" w:hAnsi="Consolas"/>
      <w:sz w:val="20"/>
      <w:szCs w:val="20"/>
    </w:rPr>
  </w:style>
  <w:style w:type="character" w:styleId="HTMLDefinition">
    <w:name w:val="HTML Definition"/>
    <w:basedOn w:val="a4"/>
    <w:uiPriority w:val="99"/>
    <w:semiHidden/>
    <w:unhideWhenUsed/>
    <w:rsid w:val="009A7B4D"/>
    <w:rPr>
      <w:i/>
      <w:iCs/>
    </w:rPr>
  </w:style>
  <w:style w:type="character" w:styleId="HTMLVariable">
    <w:name w:val="HTML Variable"/>
    <w:basedOn w:val="a4"/>
    <w:uiPriority w:val="99"/>
    <w:semiHidden/>
    <w:unhideWhenUsed/>
    <w:rsid w:val="009A7B4D"/>
    <w:rPr>
      <w:i/>
      <w:iCs/>
    </w:rPr>
  </w:style>
  <w:style w:type="paragraph" w:styleId="HTML">
    <w:name w:val="HTML Preformatted"/>
    <w:basedOn w:val="a3"/>
    <w:link w:val="HTML0"/>
    <w:uiPriority w:val="99"/>
    <w:semiHidden/>
    <w:unhideWhenUsed/>
    <w:rsid w:val="009A7B4D"/>
    <w:pPr>
      <w:spacing w:line="240" w:lineRule="auto"/>
    </w:pPr>
    <w:rPr>
      <w:rFonts w:ascii="Consolas" w:hAnsi="Consolas"/>
      <w:sz w:val="20"/>
      <w:szCs w:val="20"/>
    </w:rPr>
  </w:style>
  <w:style w:type="character" w:customStyle="1" w:styleId="HTML0">
    <w:name w:val="HTML מעוצב מראש תו"/>
    <w:basedOn w:val="a4"/>
    <w:link w:val="HTML"/>
    <w:uiPriority w:val="99"/>
    <w:semiHidden/>
    <w:rsid w:val="009A7B4D"/>
    <w:rPr>
      <w:rFonts w:ascii="Consolas" w:hAnsi="Consolas" w:cs="FrankRuehl"/>
      <w:sz w:val="20"/>
      <w:szCs w:val="20"/>
    </w:rPr>
  </w:style>
  <w:style w:type="paragraph" w:styleId="Index1">
    <w:name w:val="index 1"/>
    <w:basedOn w:val="a3"/>
    <w:next w:val="a3"/>
    <w:autoRedefine/>
    <w:uiPriority w:val="99"/>
    <w:semiHidden/>
    <w:unhideWhenUsed/>
    <w:rsid w:val="009A7B4D"/>
    <w:pPr>
      <w:spacing w:line="240" w:lineRule="auto"/>
      <w:ind w:left="180" w:hanging="180"/>
    </w:pPr>
  </w:style>
  <w:style w:type="paragraph" w:styleId="Index2">
    <w:name w:val="index 2"/>
    <w:basedOn w:val="a3"/>
    <w:next w:val="a3"/>
    <w:autoRedefine/>
    <w:uiPriority w:val="99"/>
    <w:semiHidden/>
    <w:unhideWhenUsed/>
    <w:rsid w:val="009A7B4D"/>
    <w:pPr>
      <w:spacing w:line="240" w:lineRule="auto"/>
      <w:ind w:left="360" w:hanging="180"/>
    </w:pPr>
  </w:style>
  <w:style w:type="paragraph" w:styleId="Index3">
    <w:name w:val="index 3"/>
    <w:basedOn w:val="a3"/>
    <w:next w:val="a3"/>
    <w:autoRedefine/>
    <w:uiPriority w:val="99"/>
    <w:semiHidden/>
    <w:unhideWhenUsed/>
    <w:rsid w:val="009A7B4D"/>
    <w:pPr>
      <w:spacing w:line="240" w:lineRule="auto"/>
      <w:ind w:left="540" w:hanging="180"/>
    </w:pPr>
  </w:style>
  <w:style w:type="paragraph" w:styleId="Index4">
    <w:name w:val="index 4"/>
    <w:basedOn w:val="a3"/>
    <w:next w:val="a3"/>
    <w:autoRedefine/>
    <w:uiPriority w:val="99"/>
    <w:semiHidden/>
    <w:unhideWhenUsed/>
    <w:rsid w:val="009A7B4D"/>
    <w:pPr>
      <w:spacing w:line="240" w:lineRule="auto"/>
      <w:ind w:left="720" w:hanging="180"/>
    </w:pPr>
  </w:style>
  <w:style w:type="paragraph" w:styleId="Index5">
    <w:name w:val="index 5"/>
    <w:basedOn w:val="a3"/>
    <w:next w:val="a3"/>
    <w:autoRedefine/>
    <w:uiPriority w:val="99"/>
    <w:semiHidden/>
    <w:unhideWhenUsed/>
    <w:rsid w:val="009A7B4D"/>
    <w:pPr>
      <w:spacing w:line="240" w:lineRule="auto"/>
      <w:ind w:left="900" w:hanging="180"/>
    </w:pPr>
  </w:style>
  <w:style w:type="paragraph" w:styleId="Index6">
    <w:name w:val="index 6"/>
    <w:basedOn w:val="a3"/>
    <w:next w:val="a3"/>
    <w:autoRedefine/>
    <w:uiPriority w:val="99"/>
    <w:semiHidden/>
    <w:unhideWhenUsed/>
    <w:rsid w:val="009A7B4D"/>
    <w:pPr>
      <w:spacing w:line="240" w:lineRule="auto"/>
      <w:ind w:left="1080" w:hanging="180"/>
    </w:pPr>
  </w:style>
  <w:style w:type="paragraph" w:styleId="Index7">
    <w:name w:val="index 7"/>
    <w:basedOn w:val="a3"/>
    <w:next w:val="a3"/>
    <w:autoRedefine/>
    <w:uiPriority w:val="99"/>
    <w:semiHidden/>
    <w:unhideWhenUsed/>
    <w:rsid w:val="009A7B4D"/>
    <w:pPr>
      <w:spacing w:line="240" w:lineRule="auto"/>
      <w:ind w:left="1260" w:hanging="180"/>
    </w:pPr>
  </w:style>
  <w:style w:type="paragraph" w:styleId="Index8">
    <w:name w:val="index 8"/>
    <w:basedOn w:val="a3"/>
    <w:next w:val="a3"/>
    <w:autoRedefine/>
    <w:uiPriority w:val="99"/>
    <w:semiHidden/>
    <w:unhideWhenUsed/>
    <w:rsid w:val="009A7B4D"/>
    <w:pPr>
      <w:spacing w:line="240" w:lineRule="auto"/>
      <w:ind w:left="1440" w:hanging="180"/>
    </w:pPr>
  </w:style>
  <w:style w:type="paragraph" w:styleId="Index9">
    <w:name w:val="index 9"/>
    <w:basedOn w:val="a3"/>
    <w:next w:val="a3"/>
    <w:autoRedefine/>
    <w:uiPriority w:val="99"/>
    <w:semiHidden/>
    <w:unhideWhenUsed/>
    <w:rsid w:val="009A7B4D"/>
    <w:pPr>
      <w:spacing w:line="240" w:lineRule="auto"/>
      <w:ind w:left="1620" w:hanging="180"/>
    </w:pPr>
  </w:style>
  <w:style w:type="paragraph" w:styleId="NormalWeb">
    <w:name w:val="Normal (Web)"/>
    <w:basedOn w:val="a3"/>
    <w:uiPriority w:val="99"/>
    <w:semiHidden/>
    <w:unhideWhenUsed/>
    <w:rsid w:val="009A7B4D"/>
    <w:rPr>
      <w:rFonts w:ascii="Times New Roman" w:hAnsi="Times New Roman" w:cs="Times New Roman"/>
      <w:sz w:val="24"/>
      <w:szCs w:val="24"/>
    </w:rPr>
  </w:style>
  <w:style w:type="paragraph" w:styleId="TOC3">
    <w:name w:val="toc 3"/>
    <w:basedOn w:val="a3"/>
    <w:next w:val="a3"/>
    <w:autoRedefine/>
    <w:uiPriority w:val="39"/>
    <w:semiHidden/>
    <w:unhideWhenUsed/>
    <w:rsid w:val="009A7B4D"/>
    <w:pPr>
      <w:spacing w:after="100"/>
      <w:ind w:left="360"/>
    </w:pPr>
  </w:style>
  <w:style w:type="paragraph" w:styleId="TOC4">
    <w:name w:val="toc 4"/>
    <w:basedOn w:val="a3"/>
    <w:next w:val="a3"/>
    <w:autoRedefine/>
    <w:uiPriority w:val="39"/>
    <w:semiHidden/>
    <w:unhideWhenUsed/>
    <w:rsid w:val="009A7B4D"/>
    <w:pPr>
      <w:spacing w:after="100"/>
      <w:ind w:left="540"/>
    </w:pPr>
  </w:style>
  <w:style w:type="paragraph" w:styleId="TOC5">
    <w:name w:val="toc 5"/>
    <w:basedOn w:val="a3"/>
    <w:next w:val="a3"/>
    <w:autoRedefine/>
    <w:uiPriority w:val="39"/>
    <w:semiHidden/>
    <w:unhideWhenUsed/>
    <w:rsid w:val="009A7B4D"/>
    <w:pPr>
      <w:spacing w:after="100"/>
      <w:ind w:left="720"/>
    </w:pPr>
  </w:style>
  <w:style w:type="paragraph" w:styleId="TOC6">
    <w:name w:val="toc 6"/>
    <w:basedOn w:val="a3"/>
    <w:next w:val="a3"/>
    <w:autoRedefine/>
    <w:uiPriority w:val="39"/>
    <w:semiHidden/>
    <w:unhideWhenUsed/>
    <w:rsid w:val="009A7B4D"/>
    <w:pPr>
      <w:spacing w:after="100"/>
      <w:ind w:left="900"/>
    </w:pPr>
  </w:style>
  <w:style w:type="paragraph" w:styleId="TOC7">
    <w:name w:val="toc 7"/>
    <w:basedOn w:val="a3"/>
    <w:next w:val="a3"/>
    <w:autoRedefine/>
    <w:uiPriority w:val="39"/>
    <w:semiHidden/>
    <w:unhideWhenUsed/>
    <w:rsid w:val="009A7B4D"/>
    <w:pPr>
      <w:spacing w:after="100"/>
      <w:ind w:left="1080"/>
    </w:pPr>
  </w:style>
  <w:style w:type="paragraph" w:styleId="TOC8">
    <w:name w:val="toc 8"/>
    <w:basedOn w:val="a3"/>
    <w:next w:val="a3"/>
    <w:autoRedefine/>
    <w:uiPriority w:val="39"/>
    <w:semiHidden/>
    <w:unhideWhenUsed/>
    <w:rsid w:val="009A7B4D"/>
    <w:pPr>
      <w:spacing w:after="100"/>
      <w:ind w:left="1260"/>
    </w:pPr>
  </w:style>
  <w:style w:type="paragraph" w:styleId="TOC9">
    <w:name w:val="toc 9"/>
    <w:basedOn w:val="a3"/>
    <w:next w:val="a3"/>
    <w:autoRedefine/>
    <w:uiPriority w:val="39"/>
    <w:semiHidden/>
    <w:unhideWhenUsed/>
    <w:rsid w:val="009A7B4D"/>
    <w:pPr>
      <w:spacing w:after="100"/>
      <w:ind w:left="1440"/>
    </w:pPr>
  </w:style>
  <w:style w:type="character" w:styleId="affffff0">
    <w:name w:val="Unresolved Mention"/>
    <w:basedOn w:val="a4"/>
    <w:uiPriority w:val="99"/>
    <w:semiHidden/>
    <w:unhideWhenUsed/>
    <w:rsid w:val="009A7B4D"/>
    <w:rPr>
      <w:color w:val="605E5C"/>
      <w:shd w:val="clear" w:color="auto" w:fill="E1DFDD"/>
    </w:rPr>
  </w:style>
  <w:style w:type="table" w:styleId="-1">
    <w:name w:val="Table 3D effects 1"/>
    <w:basedOn w:val="a5"/>
    <w:uiPriority w:val="99"/>
    <w:semiHidden/>
    <w:unhideWhenUsed/>
    <w:rsid w:val="009A7B4D"/>
    <w:pPr>
      <w:bidi/>
      <w:spacing w:after="0" w:line="220" w:lineRule="exact"/>
      <w:jc w:val="both"/>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2">
    <w:name w:val="Table 3D effects 2"/>
    <w:basedOn w:val="a5"/>
    <w:uiPriority w:val="99"/>
    <w:semiHidden/>
    <w:unhideWhenUsed/>
    <w:rsid w:val="009A7B4D"/>
    <w:pPr>
      <w:bidi/>
      <w:spacing w:after="0" w:line="220" w:lineRule="exact"/>
      <w:jc w:val="both"/>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
    <w:name w:val="Table 3D effects 3"/>
    <w:basedOn w:val="a5"/>
    <w:uiPriority w:val="99"/>
    <w:semiHidden/>
    <w:unhideWhenUsed/>
    <w:rsid w:val="009A7B4D"/>
    <w:pPr>
      <w:bidi/>
      <w:spacing w:after="0" w:line="220" w:lineRule="exact"/>
      <w:jc w:val="both"/>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affffff1">
    <w:name w:val="Bibliography"/>
    <w:basedOn w:val="a3"/>
    <w:next w:val="a3"/>
    <w:uiPriority w:val="37"/>
    <w:semiHidden/>
    <w:unhideWhenUsed/>
    <w:rsid w:val="009A7B4D"/>
  </w:style>
  <w:style w:type="paragraph" w:styleId="affffff2">
    <w:name w:val="Salutation"/>
    <w:basedOn w:val="a3"/>
    <w:next w:val="a3"/>
    <w:link w:val="affffff3"/>
    <w:uiPriority w:val="99"/>
    <w:semiHidden/>
    <w:unhideWhenUsed/>
    <w:rsid w:val="009A7B4D"/>
  </w:style>
  <w:style w:type="character" w:customStyle="1" w:styleId="affffff3">
    <w:name w:val="ברכה תו"/>
    <w:basedOn w:val="a4"/>
    <w:link w:val="affffff2"/>
    <w:uiPriority w:val="99"/>
    <w:semiHidden/>
    <w:rsid w:val="009A7B4D"/>
    <w:rPr>
      <w:rFonts w:ascii="BA Fontov Regular" w:hAnsi="BA Fontov Regular" w:cs="FrankRuehl"/>
      <w:sz w:val="18"/>
      <w:szCs w:val="18"/>
    </w:rPr>
  </w:style>
  <w:style w:type="character" w:styleId="HTML1">
    <w:name w:val="HTML Sample"/>
    <w:basedOn w:val="a4"/>
    <w:uiPriority w:val="99"/>
    <w:semiHidden/>
    <w:unhideWhenUsed/>
    <w:rsid w:val="009A7B4D"/>
    <w:rPr>
      <w:rFonts w:ascii="Consolas" w:hAnsi="Consolas"/>
      <w:sz w:val="24"/>
      <w:szCs w:val="24"/>
    </w:rPr>
  </w:style>
  <w:style w:type="character" w:styleId="affffff4">
    <w:name w:val="Intense Emphasis"/>
    <w:basedOn w:val="a4"/>
    <w:uiPriority w:val="21"/>
    <w:qFormat/>
    <w:rsid w:val="009A7B4D"/>
    <w:rPr>
      <w:i/>
      <w:iCs/>
      <w:color w:val="5B9BD5" w:themeColor="accent1"/>
    </w:rPr>
  </w:style>
  <w:style w:type="character" w:styleId="affffff5">
    <w:name w:val="Mention"/>
    <w:basedOn w:val="a4"/>
    <w:uiPriority w:val="99"/>
    <w:semiHidden/>
    <w:unhideWhenUsed/>
    <w:rsid w:val="009A7B4D"/>
    <w:rPr>
      <w:color w:val="2B579A"/>
      <w:shd w:val="clear" w:color="auto" w:fill="E1DFDD"/>
    </w:rPr>
  </w:style>
  <w:style w:type="character" w:styleId="-">
    <w:name w:val="Smart Hyperlink"/>
    <w:basedOn w:val="a4"/>
    <w:uiPriority w:val="99"/>
    <w:semiHidden/>
    <w:unhideWhenUsed/>
    <w:rsid w:val="009A7B4D"/>
    <w:rPr>
      <w:u w:val="dotted"/>
    </w:rPr>
  </w:style>
  <w:style w:type="paragraph" w:styleId="affffff6">
    <w:name w:val="List Continue"/>
    <w:basedOn w:val="a3"/>
    <w:uiPriority w:val="99"/>
    <w:semiHidden/>
    <w:unhideWhenUsed/>
    <w:rsid w:val="009A7B4D"/>
    <w:pPr>
      <w:spacing w:after="120"/>
      <w:ind w:left="283"/>
      <w:contextualSpacing/>
    </w:pPr>
  </w:style>
  <w:style w:type="paragraph" w:styleId="29">
    <w:name w:val="List Continue 2"/>
    <w:basedOn w:val="a3"/>
    <w:uiPriority w:val="99"/>
    <w:semiHidden/>
    <w:unhideWhenUsed/>
    <w:rsid w:val="009A7B4D"/>
    <w:pPr>
      <w:spacing w:after="120"/>
      <w:ind w:left="566"/>
      <w:contextualSpacing/>
    </w:pPr>
  </w:style>
  <w:style w:type="paragraph" w:styleId="3a">
    <w:name w:val="List Continue 3"/>
    <w:basedOn w:val="a3"/>
    <w:uiPriority w:val="99"/>
    <w:semiHidden/>
    <w:unhideWhenUsed/>
    <w:rsid w:val="009A7B4D"/>
    <w:pPr>
      <w:spacing w:after="120"/>
      <w:ind w:left="849"/>
      <w:contextualSpacing/>
    </w:pPr>
  </w:style>
  <w:style w:type="paragraph" w:styleId="43">
    <w:name w:val="List Continue 4"/>
    <w:basedOn w:val="a3"/>
    <w:uiPriority w:val="99"/>
    <w:semiHidden/>
    <w:unhideWhenUsed/>
    <w:rsid w:val="009A7B4D"/>
    <w:pPr>
      <w:spacing w:after="120"/>
      <w:ind w:left="1132"/>
      <w:contextualSpacing/>
    </w:pPr>
  </w:style>
  <w:style w:type="paragraph" w:styleId="53">
    <w:name w:val="List Continue 5"/>
    <w:basedOn w:val="a3"/>
    <w:uiPriority w:val="99"/>
    <w:semiHidden/>
    <w:unhideWhenUsed/>
    <w:rsid w:val="009A7B4D"/>
    <w:pPr>
      <w:spacing w:after="120"/>
      <w:ind w:left="1415"/>
      <w:contextualSpacing/>
    </w:pPr>
  </w:style>
  <w:style w:type="character" w:styleId="affffff7">
    <w:name w:val="Intense Reference"/>
    <w:basedOn w:val="a4"/>
    <w:uiPriority w:val="32"/>
    <w:qFormat/>
    <w:rsid w:val="009A7B4D"/>
    <w:rPr>
      <w:b/>
      <w:bCs/>
      <w:smallCaps/>
      <w:color w:val="5B9BD5" w:themeColor="accent1"/>
      <w:spacing w:val="5"/>
    </w:rPr>
  </w:style>
  <w:style w:type="character" w:styleId="affffff8">
    <w:name w:val="endnote reference"/>
    <w:basedOn w:val="a4"/>
    <w:uiPriority w:val="99"/>
    <w:semiHidden/>
    <w:unhideWhenUsed/>
    <w:rsid w:val="009A7B4D"/>
    <w:rPr>
      <w:vertAlign w:val="superscript"/>
    </w:rPr>
  </w:style>
  <w:style w:type="character" w:styleId="affffff9">
    <w:name w:val="Subtle Reference"/>
    <w:basedOn w:val="a4"/>
    <w:uiPriority w:val="31"/>
    <w:qFormat/>
    <w:rsid w:val="009A7B4D"/>
    <w:rPr>
      <w:smallCaps/>
      <w:color w:val="5A5A5A" w:themeColor="text1" w:themeTint="A5"/>
    </w:rPr>
  </w:style>
  <w:style w:type="table" w:styleId="-10">
    <w:name w:val="Light Shading Accent 1"/>
    <w:basedOn w:val="a5"/>
    <w:uiPriority w:val="60"/>
    <w:semiHidden/>
    <w:unhideWhenUsed/>
    <w:rsid w:val="009A7B4D"/>
    <w:pPr>
      <w:spacing w:after="0" w:line="240" w:lineRule="auto"/>
    </w:pPr>
    <w:rPr>
      <w:color w:val="2E74B5" w:themeColor="accent1" w:themeShade="BF"/>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20">
    <w:name w:val="Light Shading Accent 2"/>
    <w:basedOn w:val="a5"/>
    <w:uiPriority w:val="60"/>
    <w:semiHidden/>
    <w:unhideWhenUsed/>
    <w:rsid w:val="009A7B4D"/>
    <w:pPr>
      <w:spacing w:after="0" w:line="240" w:lineRule="auto"/>
    </w:pPr>
    <w:rPr>
      <w:color w:val="C45911" w:themeColor="accent2" w:themeShade="BF"/>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30">
    <w:name w:val="Light Shading Accent 3"/>
    <w:basedOn w:val="a5"/>
    <w:uiPriority w:val="60"/>
    <w:semiHidden/>
    <w:unhideWhenUsed/>
    <w:rsid w:val="009A7B4D"/>
    <w:pPr>
      <w:spacing w:after="0" w:line="240" w:lineRule="auto"/>
    </w:pPr>
    <w:rPr>
      <w:color w:val="7B7B7B" w:themeColor="accent3" w:themeShade="BF"/>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4">
    <w:name w:val="Light Shading Accent 4"/>
    <w:basedOn w:val="a5"/>
    <w:uiPriority w:val="60"/>
    <w:semiHidden/>
    <w:unhideWhenUsed/>
    <w:rsid w:val="009A7B4D"/>
    <w:pPr>
      <w:spacing w:after="0" w:line="240" w:lineRule="auto"/>
    </w:pPr>
    <w:rPr>
      <w:color w:val="BF8F00" w:themeColor="accent4" w:themeShade="BF"/>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5">
    <w:name w:val="Light Shading Accent 5"/>
    <w:basedOn w:val="a5"/>
    <w:uiPriority w:val="60"/>
    <w:semiHidden/>
    <w:unhideWhenUsed/>
    <w:rsid w:val="009A7B4D"/>
    <w:pPr>
      <w:spacing w:after="0" w:line="240" w:lineRule="auto"/>
    </w:pPr>
    <w:rPr>
      <w:color w:val="2F5496" w:themeColor="accent5" w:themeShade="BF"/>
    </w:rPr>
    <w:tblPr>
      <w:tblStyleRowBandSize w:val="1"/>
      <w:tblStyleColBandSize w:val="1"/>
      <w:tblBorders>
        <w:top w:val="single" w:sz="8" w:space="0" w:color="4472C4" w:themeColor="accent5"/>
        <w:bottom w:val="single" w:sz="8" w:space="0" w:color="4472C4" w:themeColor="accent5"/>
      </w:tblBorders>
    </w:tblPr>
    <w:tblStylePr w:type="fir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la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left w:val="nil"/>
          <w:right w:val="nil"/>
          <w:insideH w:val="nil"/>
          <w:insideV w:val="nil"/>
        </w:tcBorders>
        <w:shd w:val="clear" w:color="auto" w:fill="D0DBF0" w:themeFill="accent5" w:themeFillTint="3F"/>
      </w:tcPr>
    </w:tblStylePr>
  </w:style>
  <w:style w:type="table" w:styleId="-6">
    <w:name w:val="Light Shading Accent 6"/>
    <w:basedOn w:val="a5"/>
    <w:uiPriority w:val="60"/>
    <w:semiHidden/>
    <w:unhideWhenUsed/>
    <w:rsid w:val="009A7B4D"/>
    <w:pPr>
      <w:spacing w:after="0" w:line="240" w:lineRule="auto"/>
    </w:pPr>
    <w:rPr>
      <w:color w:val="538135" w:themeColor="accent6" w:themeShade="BF"/>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40">
    <w:name w:val="Medium Shading 2 Accent 4"/>
    <w:basedOn w:val="a5"/>
    <w:uiPriority w:val="64"/>
    <w:semiHidden/>
    <w:unhideWhenUsed/>
    <w:rsid w:val="009A7B4D"/>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3">
    <w:name w:val="Medium Shading 1"/>
    <w:basedOn w:val="a5"/>
    <w:uiPriority w:val="63"/>
    <w:semiHidden/>
    <w:unhideWhenUsed/>
    <w:rsid w:val="009A7B4D"/>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5"/>
    <w:uiPriority w:val="63"/>
    <w:semiHidden/>
    <w:unhideWhenUsed/>
    <w:rsid w:val="009A7B4D"/>
    <w:pPr>
      <w:spacing w:after="0" w:line="240" w:lineRule="auto"/>
    </w:p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tblBorders>
    </w:tblPr>
    <w:tblStylePr w:type="firstRow">
      <w:pPr>
        <w:spacing w:before="0" w:after="0" w:line="240" w:lineRule="auto"/>
      </w:pPr>
      <w:rPr>
        <w:b/>
        <w:bCs/>
        <w:color w:val="FFFFFF" w:themeColor="background1"/>
      </w:rPr>
      <w:tblPr/>
      <w:tcPr>
        <w:tc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shd w:val="clear" w:color="auto" w:fill="5B9BD5" w:themeFill="accent1"/>
      </w:tcPr>
    </w:tblStylePr>
    <w:tblStylePr w:type="lastRow">
      <w:pPr>
        <w:spacing w:before="0" w:after="0" w:line="240" w:lineRule="auto"/>
      </w:pPr>
      <w:rPr>
        <w:b/>
        <w:bCs/>
      </w:rPr>
      <w:tblPr/>
      <w:tcPr>
        <w:tcBorders>
          <w:top w:val="double" w:sz="6"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1" w:themeFillTint="3F"/>
      </w:tcPr>
    </w:tblStylePr>
    <w:tblStylePr w:type="band1Horz">
      <w:tblPr/>
      <w:tcPr>
        <w:tcBorders>
          <w:insideH w:val="nil"/>
          <w:insideV w:val="nil"/>
        </w:tcBorders>
        <w:shd w:val="clear" w:color="auto" w:fill="D6E6F4" w:themeFill="accent1" w:themeFillTint="3F"/>
      </w:tcPr>
    </w:tblStylePr>
    <w:tblStylePr w:type="band2Horz">
      <w:tblPr/>
      <w:tcPr>
        <w:tcBorders>
          <w:insideH w:val="nil"/>
          <w:insideV w:val="nil"/>
        </w:tcBorders>
      </w:tcPr>
    </w:tblStylePr>
  </w:style>
  <w:style w:type="table" w:styleId="1-2">
    <w:name w:val="Medium Shading 1 Accent 2"/>
    <w:basedOn w:val="a5"/>
    <w:uiPriority w:val="63"/>
    <w:semiHidden/>
    <w:unhideWhenUsed/>
    <w:rsid w:val="009A7B4D"/>
    <w:pPr>
      <w:spacing w:after="0" w:line="240" w:lineRule="auto"/>
    </w:p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1-3">
    <w:name w:val="Medium Shading 1 Accent 3"/>
    <w:basedOn w:val="a5"/>
    <w:uiPriority w:val="63"/>
    <w:semiHidden/>
    <w:unhideWhenUsed/>
    <w:rsid w:val="009A7B4D"/>
    <w:pPr>
      <w:spacing w:after="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1-4">
    <w:name w:val="Medium Shading 1 Accent 4"/>
    <w:basedOn w:val="a5"/>
    <w:uiPriority w:val="63"/>
    <w:semiHidden/>
    <w:unhideWhenUsed/>
    <w:rsid w:val="009A7B4D"/>
    <w:pPr>
      <w:spacing w:after="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1-5">
    <w:name w:val="Medium Shading 1 Accent 5"/>
    <w:basedOn w:val="a5"/>
    <w:uiPriority w:val="63"/>
    <w:semiHidden/>
    <w:unhideWhenUsed/>
    <w:rsid w:val="009A7B4D"/>
    <w:pPr>
      <w:spacing w:after="0"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table" w:styleId="1-6">
    <w:name w:val="Medium Shading 1 Accent 6"/>
    <w:basedOn w:val="a5"/>
    <w:uiPriority w:val="63"/>
    <w:semiHidden/>
    <w:unhideWhenUsed/>
    <w:rsid w:val="009A7B4D"/>
    <w:pPr>
      <w:spacing w:after="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2a">
    <w:name w:val="Medium Shading 2"/>
    <w:basedOn w:val="a5"/>
    <w:uiPriority w:val="64"/>
    <w:semiHidden/>
    <w:unhideWhenUsed/>
    <w:rsid w:val="009A7B4D"/>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5"/>
    <w:uiPriority w:val="64"/>
    <w:semiHidden/>
    <w:unhideWhenUsed/>
    <w:rsid w:val="009A7B4D"/>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1"/>
      </w:tcPr>
    </w:tblStylePr>
    <w:tblStylePr w:type="lastCol">
      <w:rPr>
        <w:b/>
        <w:bCs/>
        <w:color w:val="FFFFFF" w:themeColor="background1"/>
      </w:rPr>
      <w:tblPr/>
      <w:tcPr>
        <w:tcBorders>
          <w:left w:val="nil"/>
          <w:right w:val="nil"/>
          <w:insideH w:val="nil"/>
          <w:insideV w:val="nil"/>
        </w:tcBorders>
        <w:shd w:val="clear" w:color="auto" w:fill="5B9BD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5"/>
    <w:uiPriority w:val="64"/>
    <w:semiHidden/>
    <w:unhideWhenUsed/>
    <w:rsid w:val="009A7B4D"/>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5"/>
    <w:uiPriority w:val="64"/>
    <w:semiHidden/>
    <w:unhideWhenUsed/>
    <w:rsid w:val="009A7B4D"/>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5"/>
    <w:uiPriority w:val="64"/>
    <w:semiHidden/>
    <w:unhideWhenUsed/>
    <w:rsid w:val="009A7B4D"/>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5"/>
      </w:tcPr>
    </w:tblStylePr>
    <w:tblStylePr w:type="lastCol">
      <w:rPr>
        <w:b/>
        <w:bCs/>
        <w:color w:val="FFFFFF" w:themeColor="background1"/>
      </w:rPr>
      <w:tblPr/>
      <w:tcPr>
        <w:tcBorders>
          <w:left w:val="nil"/>
          <w:right w:val="nil"/>
          <w:insideH w:val="nil"/>
          <w:insideV w:val="nil"/>
        </w:tcBorders>
        <w:shd w:val="clear" w:color="auto" w:fill="4472C4"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5"/>
    <w:uiPriority w:val="64"/>
    <w:semiHidden/>
    <w:unhideWhenUsed/>
    <w:rsid w:val="009A7B4D"/>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affffffa">
    <w:name w:val="Colorful Shading"/>
    <w:basedOn w:val="a5"/>
    <w:uiPriority w:val="71"/>
    <w:semiHidden/>
    <w:unhideWhenUsed/>
    <w:rsid w:val="009A7B4D"/>
    <w:pPr>
      <w:spacing w:after="0" w:line="240" w:lineRule="auto"/>
    </w:pPr>
    <w:rPr>
      <w:color w:val="000000" w:themeColor="text1"/>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1">
    <w:name w:val="Colorful Shading Accent 1"/>
    <w:basedOn w:val="a5"/>
    <w:uiPriority w:val="71"/>
    <w:semiHidden/>
    <w:unhideWhenUsed/>
    <w:rsid w:val="009A7B4D"/>
    <w:pPr>
      <w:spacing w:after="0" w:line="240" w:lineRule="auto"/>
    </w:pPr>
    <w:rPr>
      <w:color w:val="000000" w:themeColor="text1"/>
    </w:rPr>
    <w:tblPr>
      <w:tblStyleRowBandSize w:val="1"/>
      <w:tblStyleColBandSize w:val="1"/>
      <w:tblBorders>
        <w:top w:val="single" w:sz="24" w:space="0" w:color="ED7D31" w:themeColor="accent2"/>
        <w:left w:val="single" w:sz="4" w:space="0" w:color="5B9BD5" w:themeColor="accent1"/>
        <w:bottom w:val="single" w:sz="4" w:space="0" w:color="5B9BD5" w:themeColor="accent1"/>
        <w:right w:val="single" w:sz="4" w:space="0" w:color="5B9BD5" w:themeColor="accent1"/>
        <w:insideH w:val="single" w:sz="4" w:space="0" w:color="FFFFFF" w:themeColor="background1"/>
        <w:insideV w:val="single" w:sz="4" w:space="0" w:color="FFFFFF" w:themeColor="background1"/>
      </w:tblBorders>
    </w:tblPr>
    <w:tcPr>
      <w:shd w:val="clear" w:color="auto" w:fill="EEF5FB"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1" w:themeFillShade="99"/>
      </w:tcPr>
    </w:tblStylePr>
    <w:tblStylePr w:type="firstCol">
      <w:rPr>
        <w:color w:val="FFFFFF" w:themeColor="background1"/>
      </w:rPr>
      <w:tblPr/>
      <w:tcPr>
        <w:tcBorders>
          <w:top w:val="nil"/>
          <w:left w:val="nil"/>
          <w:bottom w:val="nil"/>
          <w:right w:val="nil"/>
          <w:insideH w:val="single" w:sz="4" w:space="0" w:color="255D91" w:themeColor="accent1" w:themeShade="99"/>
          <w:insideV w:val="nil"/>
        </w:tcBorders>
        <w:shd w:val="clear" w:color="auto" w:fill="255D91"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1" w:themeFillShade="99"/>
      </w:tcPr>
    </w:tblStylePr>
    <w:tblStylePr w:type="band1Vert">
      <w:tblPr/>
      <w:tcPr>
        <w:shd w:val="clear" w:color="auto" w:fill="BDD6EE" w:themeFill="accent1" w:themeFillTint="66"/>
      </w:tcPr>
    </w:tblStylePr>
    <w:tblStylePr w:type="band1Horz">
      <w:tblPr/>
      <w:tcPr>
        <w:shd w:val="clear" w:color="auto" w:fill="ADCCEA" w:themeFill="accent1" w:themeFillTint="7F"/>
      </w:tcPr>
    </w:tblStylePr>
    <w:tblStylePr w:type="neCell">
      <w:rPr>
        <w:color w:val="000000" w:themeColor="text1"/>
      </w:rPr>
    </w:tblStylePr>
    <w:tblStylePr w:type="nwCell">
      <w:rPr>
        <w:color w:val="000000" w:themeColor="text1"/>
      </w:rPr>
    </w:tblStylePr>
  </w:style>
  <w:style w:type="table" w:styleId="-21">
    <w:name w:val="Colorful Shading Accent 2"/>
    <w:basedOn w:val="a5"/>
    <w:uiPriority w:val="71"/>
    <w:semiHidden/>
    <w:unhideWhenUsed/>
    <w:rsid w:val="009A7B4D"/>
    <w:pPr>
      <w:spacing w:after="0" w:line="240" w:lineRule="auto"/>
    </w:pPr>
    <w:rPr>
      <w:color w:val="000000" w:themeColor="text1"/>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31">
    <w:name w:val="Colorful Shading Accent 3"/>
    <w:basedOn w:val="a5"/>
    <w:uiPriority w:val="71"/>
    <w:semiHidden/>
    <w:unhideWhenUsed/>
    <w:rsid w:val="009A7B4D"/>
    <w:pPr>
      <w:spacing w:after="0" w:line="240" w:lineRule="auto"/>
    </w:pPr>
    <w:rPr>
      <w:color w:val="000000" w:themeColor="text1"/>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41">
    <w:name w:val="Colorful Shading Accent 4"/>
    <w:basedOn w:val="a5"/>
    <w:uiPriority w:val="71"/>
    <w:semiHidden/>
    <w:unhideWhenUsed/>
    <w:rsid w:val="009A7B4D"/>
    <w:pPr>
      <w:spacing w:after="0" w:line="240" w:lineRule="auto"/>
    </w:pPr>
    <w:rPr>
      <w:color w:val="000000" w:themeColor="text1"/>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50">
    <w:name w:val="Colorful Shading Accent 5"/>
    <w:basedOn w:val="a5"/>
    <w:uiPriority w:val="71"/>
    <w:semiHidden/>
    <w:unhideWhenUsed/>
    <w:rsid w:val="009A7B4D"/>
    <w:pPr>
      <w:spacing w:after="0" w:line="240" w:lineRule="auto"/>
    </w:pPr>
    <w:rPr>
      <w:color w:val="000000" w:themeColor="text1"/>
    </w:rPr>
    <w:tblPr>
      <w:tblStyleRowBandSize w:val="1"/>
      <w:tblStyleColBandSize w:val="1"/>
      <w:tblBorders>
        <w:top w:val="single" w:sz="24" w:space="0" w:color="70AD47" w:themeColor="accent6"/>
        <w:left w:val="single" w:sz="4" w:space="0" w:color="4472C4" w:themeColor="accent5"/>
        <w:bottom w:val="single" w:sz="4" w:space="0" w:color="4472C4" w:themeColor="accent5"/>
        <w:right w:val="single" w:sz="4" w:space="0" w:color="4472C4" w:themeColor="accent5"/>
        <w:insideH w:val="single" w:sz="4" w:space="0" w:color="FFFFFF" w:themeColor="background1"/>
        <w:insideV w:val="single" w:sz="4" w:space="0" w:color="FFFFFF" w:themeColor="background1"/>
      </w:tblBorders>
    </w:tblPr>
    <w:tcPr>
      <w:shd w:val="clear" w:color="auto" w:fill="ECF1F9"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5" w:themeFillShade="99"/>
      </w:tcPr>
    </w:tblStylePr>
    <w:tblStylePr w:type="firstCol">
      <w:rPr>
        <w:color w:val="FFFFFF" w:themeColor="background1"/>
      </w:rPr>
      <w:tblPr/>
      <w:tcPr>
        <w:tcBorders>
          <w:top w:val="nil"/>
          <w:left w:val="nil"/>
          <w:bottom w:val="nil"/>
          <w:right w:val="nil"/>
          <w:insideH w:val="single" w:sz="4" w:space="0" w:color="264378" w:themeColor="accent5" w:themeShade="99"/>
          <w:insideV w:val="nil"/>
        </w:tcBorders>
        <w:shd w:val="clear" w:color="auto" w:fill="264378"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5" w:themeFillShade="99"/>
      </w:tcPr>
    </w:tblStylePr>
    <w:tblStylePr w:type="band1Vert">
      <w:tblPr/>
      <w:tcPr>
        <w:shd w:val="clear" w:color="auto" w:fill="B4C6E7" w:themeFill="accent5" w:themeFillTint="66"/>
      </w:tcPr>
    </w:tblStylePr>
    <w:tblStylePr w:type="band1Horz">
      <w:tblPr/>
      <w:tcPr>
        <w:shd w:val="clear" w:color="auto" w:fill="A1B8E1" w:themeFill="accent5" w:themeFillTint="7F"/>
      </w:tcPr>
    </w:tblStylePr>
    <w:tblStylePr w:type="neCell">
      <w:rPr>
        <w:color w:val="000000" w:themeColor="text1"/>
      </w:rPr>
    </w:tblStylePr>
    <w:tblStylePr w:type="nwCell">
      <w:rPr>
        <w:color w:val="000000" w:themeColor="text1"/>
      </w:rPr>
    </w:tblStylePr>
  </w:style>
  <w:style w:type="table" w:styleId="-60">
    <w:name w:val="Colorful Shading Accent 6"/>
    <w:basedOn w:val="a5"/>
    <w:uiPriority w:val="71"/>
    <w:semiHidden/>
    <w:unhideWhenUsed/>
    <w:rsid w:val="009A7B4D"/>
    <w:pPr>
      <w:spacing w:after="0" w:line="240" w:lineRule="auto"/>
    </w:pPr>
    <w:rPr>
      <w:color w:val="000000" w:themeColor="text1"/>
    </w:rPr>
    <w:tblPr>
      <w:tblStyleRowBandSize w:val="1"/>
      <w:tblStyleColBandSize w:val="1"/>
      <w:tblBorders>
        <w:top w:val="single" w:sz="24" w:space="0" w:color="4472C4"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character" w:styleId="affffffb">
    <w:name w:val="Strong"/>
    <w:basedOn w:val="a4"/>
    <w:qFormat/>
    <w:rsid w:val="009A7B4D"/>
    <w:rPr>
      <w:b/>
      <w:bCs/>
    </w:rPr>
  </w:style>
  <w:style w:type="paragraph" w:styleId="affffffc">
    <w:name w:val="Signature"/>
    <w:basedOn w:val="a3"/>
    <w:link w:val="affffffd"/>
    <w:uiPriority w:val="99"/>
    <w:semiHidden/>
    <w:unhideWhenUsed/>
    <w:rsid w:val="009A7B4D"/>
    <w:pPr>
      <w:spacing w:line="240" w:lineRule="auto"/>
      <w:ind w:left="4252"/>
    </w:pPr>
  </w:style>
  <w:style w:type="character" w:customStyle="1" w:styleId="affffffd">
    <w:name w:val="חתימה תו"/>
    <w:basedOn w:val="a4"/>
    <w:link w:val="affffffc"/>
    <w:uiPriority w:val="99"/>
    <w:semiHidden/>
    <w:rsid w:val="009A7B4D"/>
    <w:rPr>
      <w:rFonts w:ascii="BA Fontov Regular" w:hAnsi="BA Fontov Regular" w:cs="FrankRuehl"/>
      <w:sz w:val="18"/>
      <w:szCs w:val="18"/>
    </w:rPr>
  </w:style>
  <w:style w:type="paragraph" w:styleId="affffffe">
    <w:name w:val="E-mail Signature"/>
    <w:basedOn w:val="a3"/>
    <w:link w:val="afffffff"/>
    <w:uiPriority w:val="99"/>
    <w:semiHidden/>
    <w:unhideWhenUsed/>
    <w:rsid w:val="009A7B4D"/>
    <w:pPr>
      <w:spacing w:line="240" w:lineRule="auto"/>
    </w:pPr>
  </w:style>
  <w:style w:type="character" w:customStyle="1" w:styleId="afffffff">
    <w:name w:val="חתימת דואר אלקטרוני תו"/>
    <w:basedOn w:val="a4"/>
    <w:link w:val="affffffe"/>
    <w:uiPriority w:val="99"/>
    <w:semiHidden/>
    <w:rsid w:val="009A7B4D"/>
    <w:rPr>
      <w:rFonts w:ascii="BA Fontov Regular" w:hAnsi="BA Fontov Regular" w:cs="FrankRuehl"/>
      <w:sz w:val="18"/>
      <w:szCs w:val="18"/>
    </w:rPr>
  </w:style>
  <w:style w:type="table" w:styleId="afffffff0">
    <w:name w:val="Table Elegant"/>
    <w:basedOn w:val="a5"/>
    <w:uiPriority w:val="99"/>
    <w:semiHidden/>
    <w:unhideWhenUsed/>
    <w:rsid w:val="009A7B4D"/>
    <w:pPr>
      <w:bidi/>
      <w:spacing w:after="0" w:line="220" w:lineRule="exact"/>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afffffff1">
    <w:name w:val="Table Professional"/>
    <w:basedOn w:val="a5"/>
    <w:uiPriority w:val="99"/>
    <w:semiHidden/>
    <w:unhideWhenUsed/>
    <w:rsid w:val="009A7B4D"/>
    <w:pPr>
      <w:bidi/>
      <w:spacing w:after="0" w:line="220" w:lineRule="exact"/>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14">
    <w:name w:val="Table Subtle 1"/>
    <w:basedOn w:val="a5"/>
    <w:uiPriority w:val="99"/>
    <w:semiHidden/>
    <w:unhideWhenUsed/>
    <w:rsid w:val="009A7B4D"/>
    <w:pPr>
      <w:bidi/>
      <w:spacing w:after="0" w:line="220" w:lineRule="exact"/>
      <w:jc w:val="both"/>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b">
    <w:name w:val="Table Subtle 2"/>
    <w:basedOn w:val="a5"/>
    <w:uiPriority w:val="99"/>
    <w:semiHidden/>
    <w:unhideWhenUsed/>
    <w:rsid w:val="009A7B4D"/>
    <w:pPr>
      <w:bidi/>
      <w:spacing w:after="0" w:line="220" w:lineRule="exact"/>
      <w:jc w:val="both"/>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afffffff2">
    <w:name w:val="Table Contemporary"/>
    <w:basedOn w:val="a5"/>
    <w:uiPriority w:val="99"/>
    <w:semiHidden/>
    <w:unhideWhenUsed/>
    <w:rsid w:val="009A7B4D"/>
    <w:pPr>
      <w:bidi/>
      <w:spacing w:after="0" w:line="220" w:lineRule="exact"/>
      <w:jc w:val="both"/>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15">
    <w:name w:val="Table Simple 1"/>
    <w:basedOn w:val="a5"/>
    <w:uiPriority w:val="99"/>
    <w:semiHidden/>
    <w:unhideWhenUsed/>
    <w:rsid w:val="009A7B4D"/>
    <w:pPr>
      <w:bidi/>
      <w:spacing w:after="0" w:line="220" w:lineRule="exact"/>
      <w:jc w:val="both"/>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2c">
    <w:name w:val="Table Simple 2"/>
    <w:basedOn w:val="a5"/>
    <w:uiPriority w:val="99"/>
    <w:semiHidden/>
    <w:unhideWhenUsed/>
    <w:rsid w:val="009A7B4D"/>
    <w:pPr>
      <w:bidi/>
      <w:spacing w:after="0" w:line="220" w:lineRule="exact"/>
      <w:jc w:val="both"/>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3b">
    <w:name w:val="Table Simple 3"/>
    <w:basedOn w:val="a5"/>
    <w:uiPriority w:val="99"/>
    <w:semiHidden/>
    <w:unhideWhenUsed/>
    <w:rsid w:val="009A7B4D"/>
    <w:pPr>
      <w:bidi/>
      <w:spacing w:after="0" w:line="220" w:lineRule="exact"/>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16">
    <w:name w:val="Table Colorful 1"/>
    <w:basedOn w:val="a5"/>
    <w:uiPriority w:val="99"/>
    <w:semiHidden/>
    <w:unhideWhenUsed/>
    <w:rsid w:val="009A7B4D"/>
    <w:pPr>
      <w:bidi/>
      <w:spacing w:after="0" w:line="220" w:lineRule="exact"/>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2d">
    <w:name w:val="Table Colorful 2"/>
    <w:basedOn w:val="a5"/>
    <w:uiPriority w:val="99"/>
    <w:semiHidden/>
    <w:unhideWhenUsed/>
    <w:rsid w:val="009A7B4D"/>
    <w:pPr>
      <w:bidi/>
      <w:spacing w:after="0" w:line="220" w:lineRule="exact"/>
      <w:jc w:val="both"/>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3c">
    <w:name w:val="Table Colorful 3"/>
    <w:basedOn w:val="a5"/>
    <w:uiPriority w:val="99"/>
    <w:semiHidden/>
    <w:unhideWhenUsed/>
    <w:rsid w:val="009A7B4D"/>
    <w:pPr>
      <w:bidi/>
      <w:spacing w:after="0" w:line="220" w:lineRule="exact"/>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17">
    <w:name w:val="Table Classic 1"/>
    <w:basedOn w:val="a5"/>
    <w:uiPriority w:val="99"/>
    <w:semiHidden/>
    <w:unhideWhenUsed/>
    <w:rsid w:val="009A7B4D"/>
    <w:pPr>
      <w:bidi/>
      <w:spacing w:after="0" w:line="220" w:lineRule="exact"/>
      <w:jc w:val="both"/>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e">
    <w:name w:val="Table Classic 2"/>
    <w:basedOn w:val="a5"/>
    <w:uiPriority w:val="99"/>
    <w:semiHidden/>
    <w:unhideWhenUsed/>
    <w:rsid w:val="009A7B4D"/>
    <w:pPr>
      <w:bidi/>
      <w:spacing w:after="0" w:line="220" w:lineRule="exact"/>
      <w:jc w:val="both"/>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3d">
    <w:name w:val="Table Classic 3"/>
    <w:basedOn w:val="a5"/>
    <w:uiPriority w:val="99"/>
    <w:semiHidden/>
    <w:unhideWhenUsed/>
    <w:rsid w:val="009A7B4D"/>
    <w:pPr>
      <w:bidi/>
      <w:spacing w:after="0" w:line="220" w:lineRule="exact"/>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44">
    <w:name w:val="Table Classic 4"/>
    <w:basedOn w:val="a5"/>
    <w:uiPriority w:val="99"/>
    <w:semiHidden/>
    <w:unhideWhenUsed/>
    <w:rsid w:val="009A7B4D"/>
    <w:pPr>
      <w:bidi/>
      <w:spacing w:after="0" w:line="220" w:lineRule="exact"/>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18">
    <w:name w:val="Plain Table 1"/>
    <w:basedOn w:val="a5"/>
    <w:uiPriority w:val="41"/>
    <w:rsid w:val="009A7B4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2f">
    <w:name w:val="Plain Table 2"/>
    <w:basedOn w:val="a5"/>
    <w:uiPriority w:val="42"/>
    <w:rsid w:val="009A7B4D"/>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3e">
    <w:name w:val="Plain Table 3"/>
    <w:basedOn w:val="a5"/>
    <w:uiPriority w:val="43"/>
    <w:rsid w:val="009A7B4D"/>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45">
    <w:name w:val="Plain Table 4"/>
    <w:basedOn w:val="a5"/>
    <w:uiPriority w:val="44"/>
    <w:rsid w:val="009A7B4D"/>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4">
    <w:name w:val="Plain Table 5"/>
    <w:basedOn w:val="a5"/>
    <w:uiPriority w:val="45"/>
    <w:rsid w:val="009A7B4D"/>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19">
    <w:name w:val="Table Web 1"/>
    <w:basedOn w:val="a5"/>
    <w:uiPriority w:val="99"/>
    <w:semiHidden/>
    <w:unhideWhenUsed/>
    <w:rsid w:val="009A7B4D"/>
    <w:pPr>
      <w:bidi/>
      <w:spacing w:after="0" w:line="220" w:lineRule="exact"/>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2f0">
    <w:name w:val="Table Web 2"/>
    <w:basedOn w:val="a5"/>
    <w:uiPriority w:val="99"/>
    <w:semiHidden/>
    <w:unhideWhenUsed/>
    <w:rsid w:val="009A7B4D"/>
    <w:pPr>
      <w:bidi/>
      <w:spacing w:after="0" w:line="220" w:lineRule="exact"/>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3f">
    <w:name w:val="Table Web 3"/>
    <w:basedOn w:val="a5"/>
    <w:uiPriority w:val="99"/>
    <w:semiHidden/>
    <w:unhideWhenUsed/>
    <w:rsid w:val="009A7B4D"/>
    <w:pPr>
      <w:bidi/>
      <w:spacing w:after="0" w:line="220" w:lineRule="exact"/>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1a">
    <w:name w:val="List Table 1 Light"/>
    <w:basedOn w:val="a5"/>
    <w:uiPriority w:val="46"/>
    <w:rsid w:val="009A7B4D"/>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1-10">
    <w:name w:val="List Table 1 Light Accent 1"/>
    <w:basedOn w:val="a5"/>
    <w:uiPriority w:val="46"/>
    <w:rsid w:val="009A7B4D"/>
    <w:pPr>
      <w:spacing w:after="0" w:line="240" w:lineRule="auto"/>
    </w:pPr>
    <w:tblPr>
      <w:tblStyleRowBandSize w:val="1"/>
      <w:tblStyleColBandSize w:val="1"/>
    </w:tblPr>
    <w:tblStylePr w:type="firstRow">
      <w:rPr>
        <w:b/>
        <w:bCs/>
      </w:rPr>
      <w:tblPr/>
      <w:tcPr>
        <w:tcBorders>
          <w:bottom w:val="single" w:sz="4" w:space="0" w:color="9CC2E5" w:themeColor="accent1" w:themeTint="99"/>
        </w:tcBorders>
      </w:tcPr>
    </w:tblStylePr>
    <w:tblStylePr w:type="lastRow">
      <w:rPr>
        <w:b/>
        <w:bCs/>
      </w:rPr>
      <w:tblPr/>
      <w:tcPr>
        <w:tcBorders>
          <w:top w:val="sing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1-20">
    <w:name w:val="List Table 1 Light Accent 2"/>
    <w:basedOn w:val="a5"/>
    <w:uiPriority w:val="46"/>
    <w:rsid w:val="009A7B4D"/>
    <w:pPr>
      <w:spacing w:after="0" w:line="240" w:lineRule="auto"/>
    </w:pPr>
    <w:tblPr>
      <w:tblStyleRowBandSize w:val="1"/>
      <w:tblStyleColBandSize w:val="1"/>
    </w:tblPr>
    <w:tblStylePr w:type="firstRow">
      <w:rPr>
        <w:b/>
        <w:bCs/>
      </w:rPr>
      <w:tblPr/>
      <w:tcPr>
        <w:tcBorders>
          <w:bottom w:val="single" w:sz="4" w:space="0" w:color="F4B083" w:themeColor="accent2" w:themeTint="99"/>
        </w:tcBorders>
      </w:tcPr>
    </w:tblStylePr>
    <w:tblStylePr w:type="lastRow">
      <w:rPr>
        <w:b/>
        <w:bCs/>
      </w:rPr>
      <w:tblPr/>
      <w:tcPr>
        <w:tcBorders>
          <w:top w:val="sing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1-30">
    <w:name w:val="List Table 1 Light Accent 3"/>
    <w:basedOn w:val="a5"/>
    <w:uiPriority w:val="46"/>
    <w:rsid w:val="009A7B4D"/>
    <w:pPr>
      <w:spacing w:after="0" w:line="240" w:lineRule="auto"/>
    </w:p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1-40">
    <w:name w:val="List Table 1 Light Accent 4"/>
    <w:basedOn w:val="a5"/>
    <w:uiPriority w:val="46"/>
    <w:rsid w:val="009A7B4D"/>
    <w:pPr>
      <w:spacing w:after="0" w:line="240" w:lineRule="auto"/>
    </w:pPr>
    <w:tblPr>
      <w:tblStyleRowBandSize w:val="1"/>
      <w:tblStyleColBandSize w:val="1"/>
    </w:tblPr>
    <w:tblStylePr w:type="firstRow">
      <w:rPr>
        <w:b/>
        <w:bCs/>
      </w:rPr>
      <w:tblPr/>
      <w:tcPr>
        <w:tcBorders>
          <w:bottom w:val="single" w:sz="4" w:space="0" w:color="FFD966" w:themeColor="accent4" w:themeTint="99"/>
        </w:tcBorders>
      </w:tcPr>
    </w:tblStylePr>
    <w:tblStylePr w:type="lastRow">
      <w:rPr>
        <w:b/>
        <w:bCs/>
      </w:rPr>
      <w:tblPr/>
      <w:tcPr>
        <w:tcBorders>
          <w:top w:val="sing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1-50">
    <w:name w:val="List Table 1 Light Accent 5"/>
    <w:basedOn w:val="a5"/>
    <w:uiPriority w:val="46"/>
    <w:rsid w:val="009A7B4D"/>
    <w:pPr>
      <w:spacing w:after="0" w:line="240" w:lineRule="auto"/>
    </w:pPr>
    <w:tblPr>
      <w:tblStyleRowBandSize w:val="1"/>
      <w:tblStyleColBandSize w:val="1"/>
    </w:tblPr>
    <w:tblStylePr w:type="firstRow">
      <w:rPr>
        <w:b/>
        <w:bCs/>
      </w:rPr>
      <w:tblPr/>
      <w:tcPr>
        <w:tcBorders>
          <w:bottom w:val="single" w:sz="4" w:space="0" w:color="8EAADB" w:themeColor="accent5" w:themeTint="99"/>
        </w:tcBorders>
      </w:tcPr>
    </w:tblStylePr>
    <w:tblStylePr w:type="lastRow">
      <w:rPr>
        <w:b/>
        <w:bCs/>
      </w:rPr>
      <w:tblPr/>
      <w:tcPr>
        <w:tcBorders>
          <w:top w:val="sing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1-60">
    <w:name w:val="List Table 1 Light Accent 6"/>
    <w:basedOn w:val="a5"/>
    <w:uiPriority w:val="46"/>
    <w:rsid w:val="009A7B4D"/>
    <w:pPr>
      <w:spacing w:after="0" w:line="240" w:lineRule="auto"/>
    </w:pPr>
    <w:tblPr>
      <w:tblStyleRowBandSize w:val="1"/>
      <w:tblStyleColBandSize w:val="1"/>
    </w:tblPr>
    <w:tblStylePr w:type="firstRow">
      <w:rPr>
        <w:b/>
        <w:bCs/>
      </w:rPr>
      <w:tblPr/>
      <w:tcPr>
        <w:tcBorders>
          <w:bottom w:val="single" w:sz="4" w:space="0" w:color="A8D08D" w:themeColor="accent6" w:themeTint="99"/>
        </w:tcBorders>
      </w:tcPr>
    </w:tblStylePr>
    <w:tblStylePr w:type="lastRow">
      <w:rPr>
        <w:b/>
        <w:bCs/>
      </w:rPr>
      <w:tblPr/>
      <w:tcPr>
        <w:tcBorders>
          <w:top w:val="sing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2f1">
    <w:name w:val="List Table 2"/>
    <w:basedOn w:val="a5"/>
    <w:uiPriority w:val="47"/>
    <w:rsid w:val="009A7B4D"/>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2-10">
    <w:name w:val="List Table 2 Accent 1"/>
    <w:basedOn w:val="a5"/>
    <w:uiPriority w:val="47"/>
    <w:rsid w:val="009A7B4D"/>
    <w:pPr>
      <w:spacing w:after="0" w:line="240" w:lineRule="auto"/>
    </w:pPr>
    <w:tblPr>
      <w:tblStyleRowBandSize w:val="1"/>
      <w:tblStyleColBandSize w:val="1"/>
      <w:tblBorders>
        <w:top w:val="single" w:sz="4" w:space="0" w:color="9CC2E5" w:themeColor="accent1" w:themeTint="99"/>
        <w:bottom w:val="single" w:sz="4" w:space="0" w:color="9CC2E5" w:themeColor="accent1" w:themeTint="99"/>
        <w:insideH w:val="single" w:sz="4" w:space="0" w:color="9CC2E5"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2-20">
    <w:name w:val="List Table 2 Accent 2"/>
    <w:basedOn w:val="a5"/>
    <w:uiPriority w:val="47"/>
    <w:rsid w:val="009A7B4D"/>
    <w:pPr>
      <w:spacing w:after="0" w:line="240" w:lineRule="auto"/>
    </w:pPr>
    <w:tblPr>
      <w:tblStyleRowBandSize w:val="1"/>
      <w:tblStyleColBandSize w:val="1"/>
      <w:tblBorders>
        <w:top w:val="single" w:sz="4" w:space="0" w:color="F4B083" w:themeColor="accent2" w:themeTint="99"/>
        <w:bottom w:val="single" w:sz="4" w:space="0" w:color="F4B083" w:themeColor="accent2" w:themeTint="99"/>
        <w:insideH w:val="single" w:sz="4" w:space="0" w:color="F4B0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2-30">
    <w:name w:val="List Table 2 Accent 3"/>
    <w:basedOn w:val="a5"/>
    <w:uiPriority w:val="47"/>
    <w:rsid w:val="009A7B4D"/>
    <w:pPr>
      <w:spacing w:after="0" w:line="240" w:lineRule="auto"/>
    </w:pPr>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2-4">
    <w:name w:val="List Table 2 Accent 4"/>
    <w:basedOn w:val="a5"/>
    <w:uiPriority w:val="47"/>
    <w:rsid w:val="009A7B4D"/>
    <w:pPr>
      <w:spacing w:after="0" w:line="240" w:lineRule="auto"/>
    </w:pPr>
    <w:tblPr>
      <w:tblStyleRowBandSize w:val="1"/>
      <w:tblStyleColBandSize w:val="1"/>
      <w:tblBorders>
        <w:top w:val="single" w:sz="4" w:space="0" w:color="FFD966" w:themeColor="accent4" w:themeTint="99"/>
        <w:bottom w:val="single" w:sz="4" w:space="0" w:color="FFD966" w:themeColor="accent4" w:themeTint="99"/>
        <w:insideH w:val="single" w:sz="4" w:space="0" w:color="FFD966"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2-50">
    <w:name w:val="List Table 2 Accent 5"/>
    <w:basedOn w:val="a5"/>
    <w:uiPriority w:val="47"/>
    <w:rsid w:val="009A7B4D"/>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2-60">
    <w:name w:val="List Table 2 Accent 6"/>
    <w:basedOn w:val="a5"/>
    <w:uiPriority w:val="47"/>
    <w:rsid w:val="009A7B4D"/>
    <w:pPr>
      <w:spacing w:after="0" w:line="240" w:lineRule="auto"/>
    </w:pPr>
    <w:tblPr>
      <w:tblStyleRowBandSize w:val="1"/>
      <w:tblStyleColBandSize w:val="1"/>
      <w:tblBorders>
        <w:top w:val="single" w:sz="4" w:space="0" w:color="A8D08D" w:themeColor="accent6" w:themeTint="99"/>
        <w:bottom w:val="single" w:sz="4" w:space="0" w:color="A8D08D" w:themeColor="accent6" w:themeTint="99"/>
        <w:insideH w:val="single" w:sz="4" w:space="0" w:color="A8D08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3f0">
    <w:name w:val="List Table 3"/>
    <w:basedOn w:val="a5"/>
    <w:uiPriority w:val="48"/>
    <w:rsid w:val="009A7B4D"/>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3-1">
    <w:name w:val="List Table 3 Accent 1"/>
    <w:basedOn w:val="a5"/>
    <w:uiPriority w:val="48"/>
    <w:rsid w:val="009A7B4D"/>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bCs/>
        <w:color w:val="FFFFFF" w:themeColor="background1"/>
      </w:rPr>
      <w:tblPr/>
      <w:tcPr>
        <w:shd w:val="clear" w:color="auto" w:fill="5B9BD5" w:themeFill="accent1"/>
      </w:tcPr>
    </w:tblStylePr>
    <w:tblStylePr w:type="lastRow">
      <w:rPr>
        <w:b/>
        <w:bCs/>
      </w:rPr>
      <w:tblPr/>
      <w:tcPr>
        <w:tcBorders>
          <w:top w:val="double" w:sz="4" w:space="0" w:color="5B9B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 w:type="table" w:styleId="3-2">
    <w:name w:val="List Table 3 Accent 2"/>
    <w:basedOn w:val="a5"/>
    <w:uiPriority w:val="48"/>
    <w:rsid w:val="009A7B4D"/>
    <w:pPr>
      <w:spacing w:after="0" w:line="240" w:lineRule="auto"/>
    </w:pPr>
    <w:tblPr>
      <w:tblStyleRowBandSize w:val="1"/>
      <w:tblStyleColBandSize w:val="1"/>
      <w:tblBorders>
        <w:top w:val="single" w:sz="4" w:space="0" w:color="ED7D31" w:themeColor="accent2"/>
        <w:left w:val="single" w:sz="4" w:space="0" w:color="ED7D31" w:themeColor="accent2"/>
        <w:bottom w:val="single" w:sz="4" w:space="0" w:color="ED7D31" w:themeColor="accent2"/>
        <w:right w:val="single" w:sz="4" w:space="0" w:color="ED7D31" w:themeColor="accent2"/>
      </w:tblBorders>
    </w:tblPr>
    <w:tblStylePr w:type="firstRow">
      <w:rPr>
        <w:b/>
        <w:bCs/>
        <w:color w:val="FFFFFF" w:themeColor="background1"/>
      </w:rPr>
      <w:tblPr/>
      <w:tcPr>
        <w:shd w:val="clear" w:color="auto" w:fill="ED7D31" w:themeFill="accent2"/>
      </w:tcPr>
    </w:tblStylePr>
    <w:tblStylePr w:type="lastRow">
      <w:rPr>
        <w:b/>
        <w:bCs/>
      </w:rPr>
      <w:tblPr/>
      <w:tcPr>
        <w:tcBorders>
          <w:top w:val="double" w:sz="4" w:space="0" w:color="ED7D3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7D31" w:themeColor="accent2"/>
          <w:right w:val="single" w:sz="4" w:space="0" w:color="ED7D31" w:themeColor="accent2"/>
        </w:tcBorders>
      </w:tcPr>
    </w:tblStylePr>
    <w:tblStylePr w:type="band1Horz">
      <w:tblPr/>
      <w:tcPr>
        <w:tcBorders>
          <w:top w:val="single" w:sz="4" w:space="0" w:color="ED7D31" w:themeColor="accent2"/>
          <w:bottom w:val="single" w:sz="4" w:space="0" w:color="ED7D3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themeColor="accent2"/>
          <w:left w:val="nil"/>
        </w:tcBorders>
      </w:tcPr>
    </w:tblStylePr>
    <w:tblStylePr w:type="swCell">
      <w:tblPr/>
      <w:tcPr>
        <w:tcBorders>
          <w:top w:val="double" w:sz="4" w:space="0" w:color="ED7D31" w:themeColor="accent2"/>
          <w:right w:val="nil"/>
        </w:tcBorders>
      </w:tcPr>
    </w:tblStylePr>
  </w:style>
  <w:style w:type="table" w:styleId="3-3">
    <w:name w:val="List Table 3 Accent 3"/>
    <w:basedOn w:val="a5"/>
    <w:uiPriority w:val="48"/>
    <w:rsid w:val="009A7B4D"/>
    <w:pPr>
      <w:spacing w:after="0" w:line="240" w:lineRule="auto"/>
    </w:p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3-4">
    <w:name w:val="List Table 3 Accent 4"/>
    <w:basedOn w:val="a5"/>
    <w:uiPriority w:val="48"/>
    <w:rsid w:val="009A7B4D"/>
    <w:pPr>
      <w:spacing w:after="0" w:line="240" w:lineRule="auto"/>
    </w:p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table" w:styleId="3-5">
    <w:name w:val="List Table 3 Accent 5"/>
    <w:basedOn w:val="a5"/>
    <w:uiPriority w:val="48"/>
    <w:rsid w:val="009A7B4D"/>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tblBorders>
    </w:tblPr>
    <w:tblStylePr w:type="firstRow">
      <w:rPr>
        <w:b/>
        <w:bCs/>
        <w:color w:val="FFFFFF" w:themeColor="background1"/>
      </w:rPr>
      <w:tblPr/>
      <w:tcPr>
        <w:shd w:val="clear" w:color="auto" w:fill="4472C4" w:themeFill="accent5"/>
      </w:tcPr>
    </w:tblStylePr>
    <w:tblStylePr w:type="lastRow">
      <w:rPr>
        <w:b/>
        <w:bCs/>
      </w:rPr>
      <w:tblPr/>
      <w:tcPr>
        <w:tcBorders>
          <w:top w:val="double" w:sz="4" w:space="0" w:color="4472C4"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5"/>
          <w:right w:val="single" w:sz="4" w:space="0" w:color="4472C4" w:themeColor="accent5"/>
        </w:tcBorders>
      </w:tcPr>
    </w:tblStylePr>
    <w:tblStylePr w:type="band1Horz">
      <w:tblPr/>
      <w:tcPr>
        <w:tcBorders>
          <w:top w:val="single" w:sz="4" w:space="0" w:color="4472C4" w:themeColor="accent5"/>
          <w:bottom w:val="single" w:sz="4" w:space="0" w:color="4472C4"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5"/>
          <w:left w:val="nil"/>
        </w:tcBorders>
      </w:tcPr>
    </w:tblStylePr>
    <w:tblStylePr w:type="swCell">
      <w:tblPr/>
      <w:tcPr>
        <w:tcBorders>
          <w:top w:val="double" w:sz="4" w:space="0" w:color="4472C4" w:themeColor="accent5"/>
          <w:right w:val="nil"/>
        </w:tcBorders>
      </w:tcPr>
    </w:tblStylePr>
  </w:style>
  <w:style w:type="table" w:styleId="3-6">
    <w:name w:val="List Table 3 Accent 6"/>
    <w:basedOn w:val="a5"/>
    <w:uiPriority w:val="48"/>
    <w:rsid w:val="009A7B4D"/>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styleId="46">
    <w:name w:val="List Table 4"/>
    <w:basedOn w:val="a5"/>
    <w:uiPriority w:val="49"/>
    <w:rsid w:val="009A7B4D"/>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4-1">
    <w:name w:val="List Table 4 Accent 1"/>
    <w:basedOn w:val="a5"/>
    <w:uiPriority w:val="49"/>
    <w:rsid w:val="009A7B4D"/>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tcBorders>
        <w:shd w:val="clear" w:color="auto" w:fill="5B9BD5" w:themeFill="accent1"/>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4-2">
    <w:name w:val="List Table 4 Accent 2"/>
    <w:basedOn w:val="a5"/>
    <w:uiPriority w:val="49"/>
    <w:rsid w:val="009A7B4D"/>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tcBorders>
        <w:shd w:val="clear" w:color="auto" w:fill="ED7D31" w:themeFill="accent2"/>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4-3">
    <w:name w:val="List Table 4 Accent 3"/>
    <w:basedOn w:val="a5"/>
    <w:uiPriority w:val="49"/>
    <w:rsid w:val="009A7B4D"/>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4-4">
    <w:name w:val="List Table 4 Accent 4"/>
    <w:basedOn w:val="a5"/>
    <w:uiPriority w:val="49"/>
    <w:rsid w:val="009A7B4D"/>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tcBorders>
        <w:shd w:val="clear" w:color="auto" w:fill="FFC000" w:themeFill="accent4"/>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4-5">
    <w:name w:val="List Table 4 Accent 5"/>
    <w:basedOn w:val="a5"/>
    <w:uiPriority w:val="49"/>
    <w:rsid w:val="009A7B4D"/>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tcBorders>
        <w:shd w:val="clear" w:color="auto" w:fill="4472C4" w:themeFill="accent5"/>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4-6">
    <w:name w:val="List Table 4 Accent 6"/>
    <w:basedOn w:val="a5"/>
    <w:uiPriority w:val="49"/>
    <w:rsid w:val="009A7B4D"/>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55">
    <w:name w:val="List Table 5 Dark"/>
    <w:basedOn w:val="a5"/>
    <w:uiPriority w:val="50"/>
    <w:rsid w:val="009A7B4D"/>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1">
    <w:name w:val="List Table 5 Dark Accent 1"/>
    <w:basedOn w:val="a5"/>
    <w:uiPriority w:val="50"/>
    <w:rsid w:val="009A7B4D"/>
    <w:pPr>
      <w:spacing w:after="0" w:line="240" w:lineRule="auto"/>
    </w:pPr>
    <w:rPr>
      <w:color w:val="FFFFFF" w:themeColor="background1"/>
    </w:rPr>
    <w:tblPr>
      <w:tblStyleRowBandSize w:val="1"/>
      <w:tblStyleColBandSize w:val="1"/>
      <w:tblBorders>
        <w:top w:val="single" w:sz="24" w:space="0" w:color="5B9BD5" w:themeColor="accent1"/>
        <w:left w:val="single" w:sz="24" w:space="0" w:color="5B9BD5" w:themeColor="accent1"/>
        <w:bottom w:val="single" w:sz="24" w:space="0" w:color="5B9BD5" w:themeColor="accent1"/>
        <w:right w:val="single" w:sz="24" w:space="0" w:color="5B9BD5" w:themeColor="accent1"/>
      </w:tblBorders>
    </w:tblPr>
    <w:tcPr>
      <w:shd w:val="clear" w:color="auto" w:fill="5B9BD5"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2">
    <w:name w:val="List Table 5 Dark Accent 2"/>
    <w:basedOn w:val="a5"/>
    <w:uiPriority w:val="50"/>
    <w:rsid w:val="009A7B4D"/>
    <w:pPr>
      <w:spacing w:after="0" w:line="240" w:lineRule="auto"/>
    </w:pPr>
    <w:rPr>
      <w:color w:val="FFFFFF" w:themeColor="background1"/>
    </w:rPr>
    <w:tblPr>
      <w:tblStyleRowBandSize w:val="1"/>
      <w:tblStyleColBandSize w:val="1"/>
      <w:tblBorders>
        <w:top w:val="single" w:sz="24" w:space="0" w:color="ED7D31" w:themeColor="accent2"/>
        <w:left w:val="single" w:sz="24" w:space="0" w:color="ED7D31" w:themeColor="accent2"/>
        <w:bottom w:val="single" w:sz="24" w:space="0" w:color="ED7D31" w:themeColor="accent2"/>
        <w:right w:val="single" w:sz="24" w:space="0" w:color="ED7D31" w:themeColor="accent2"/>
      </w:tblBorders>
    </w:tblPr>
    <w:tcPr>
      <w:shd w:val="clear" w:color="auto" w:fill="ED7D31"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3">
    <w:name w:val="List Table 5 Dark Accent 3"/>
    <w:basedOn w:val="a5"/>
    <w:uiPriority w:val="50"/>
    <w:rsid w:val="009A7B4D"/>
    <w:pPr>
      <w:spacing w:after="0" w:line="240" w:lineRule="auto"/>
    </w:pPr>
    <w:rPr>
      <w:color w:val="FFFFFF" w:themeColor="background1"/>
    </w:rPr>
    <w:tblPr>
      <w:tblStyleRowBandSize w:val="1"/>
      <w:tblStyleColBandSize w:val="1"/>
      <w:tblBorders>
        <w:top w:val="single" w:sz="24" w:space="0" w:color="A5A5A5" w:themeColor="accent3"/>
        <w:left w:val="single" w:sz="24" w:space="0" w:color="A5A5A5" w:themeColor="accent3"/>
        <w:bottom w:val="single" w:sz="24" w:space="0" w:color="A5A5A5" w:themeColor="accent3"/>
        <w:right w:val="single" w:sz="24" w:space="0" w:color="A5A5A5" w:themeColor="accent3"/>
      </w:tblBorders>
    </w:tblPr>
    <w:tcPr>
      <w:shd w:val="clear" w:color="auto" w:fill="A5A5A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4">
    <w:name w:val="List Table 5 Dark Accent 4"/>
    <w:basedOn w:val="a5"/>
    <w:uiPriority w:val="50"/>
    <w:rsid w:val="009A7B4D"/>
    <w:pPr>
      <w:spacing w:after="0" w:line="240" w:lineRule="auto"/>
    </w:pPr>
    <w:rPr>
      <w:color w:val="FFFFFF" w:themeColor="background1"/>
    </w:rPr>
    <w:tblPr>
      <w:tblStyleRowBandSize w:val="1"/>
      <w:tblStyleColBandSize w:val="1"/>
      <w:tblBorders>
        <w:top w:val="single" w:sz="24" w:space="0" w:color="FFC000" w:themeColor="accent4"/>
        <w:left w:val="single" w:sz="24" w:space="0" w:color="FFC000" w:themeColor="accent4"/>
        <w:bottom w:val="single" w:sz="24" w:space="0" w:color="FFC000" w:themeColor="accent4"/>
        <w:right w:val="single" w:sz="24" w:space="0" w:color="FFC000" w:themeColor="accent4"/>
      </w:tblBorders>
    </w:tblPr>
    <w:tcPr>
      <w:shd w:val="clear" w:color="auto" w:fill="FFC0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5">
    <w:name w:val="List Table 5 Dark Accent 5"/>
    <w:basedOn w:val="a5"/>
    <w:uiPriority w:val="50"/>
    <w:rsid w:val="009A7B4D"/>
    <w:pPr>
      <w:spacing w:after="0" w:line="240" w:lineRule="auto"/>
    </w:pPr>
    <w:rPr>
      <w:color w:val="FFFFFF" w:themeColor="background1"/>
    </w:rPr>
    <w:tblPr>
      <w:tblStyleRowBandSize w:val="1"/>
      <w:tblStyleColBandSize w:val="1"/>
      <w:tblBorders>
        <w:top w:val="single" w:sz="24" w:space="0" w:color="4472C4" w:themeColor="accent5"/>
        <w:left w:val="single" w:sz="24" w:space="0" w:color="4472C4" w:themeColor="accent5"/>
        <w:bottom w:val="single" w:sz="24" w:space="0" w:color="4472C4" w:themeColor="accent5"/>
        <w:right w:val="single" w:sz="24" w:space="0" w:color="4472C4" w:themeColor="accent5"/>
      </w:tblBorders>
    </w:tblPr>
    <w:tcPr>
      <w:shd w:val="clear" w:color="auto" w:fill="4472C4"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6">
    <w:name w:val="List Table 5 Dark Accent 6"/>
    <w:basedOn w:val="a5"/>
    <w:uiPriority w:val="50"/>
    <w:rsid w:val="009A7B4D"/>
    <w:pPr>
      <w:spacing w:after="0" w:line="240" w:lineRule="auto"/>
    </w:pPr>
    <w:rPr>
      <w:color w:val="FFFFFF" w:themeColor="background1"/>
    </w:rPr>
    <w:tblPr>
      <w:tblStyleRowBandSize w:val="1"/>
      <w:tblStyleColBandSize w:val="1"/>
      <w:tblBorders>
        <w:top w:val="single" w:sz="24" w:space="0" w:color="70AD47" w:themeColor="accent6"/>
        <w:left w:val="single" w:sz="24" w:space="0" w:color="70AD47" w:themeColor="accent6"/>
        <w:bottom w:val="single" w:sz="24" w:space="0" w:color="70AD47" w:themeColor="accent6"/>
        <w:right w:val="single" w:sz="24" w:space="0" w:color="70AD47" w:themeColor="accent6"/>
      </w:tblBorders>
    </w:tblPr>
    <w:tcPr>
      <w:shd w:val="clear" w:color="auto" w:fill="70AD47"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61">
    <w:name w:val="List Table 6 Colorful"/>
    <w:basedOn w:val="a5"/>
    <w:uiPriority w:val="51"/>
    <w:rsid w:val="009A7B4D"/>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6-1">
    <w:name w:val="List Table 6 Colorful Accent 1"/>
    <w:basedOn w:val="a5"/>
    <w:uiPriority w:val="51"/>
    <w:rsid w:val="009A7B4D"/>
    <w:pPr>
      <w:spacing w:after="0" w:line="240" w:lineRule="auto"/>
    </w:pPr>
    <w:rPr>
      <w:color w:val="2E74B5" w:themeColor="accent1" w:themeShade="BF"/>
    </w:rPr>
    <w:tblPr>
      <w:tblStyleRowBandSize w:val="1"/>
      <w:tblStyleColBandSize w:val="1"/>
      <w:tblBorders>
        <w:top w:val="single" w:sz="4" w:space="0" w:color="5B9BD5" w:themeColor="accent1"/>
        <w:bottom w:val="single" w:sz="4" w:space="0" w:color="5B9BD5" w:themeColor="accent1"/>
      </w:tblBorders>
    </w:tblPr>
    <w:tblStylePr w:type="firstRow">
      <w:rPr>
        <w:b/>
        <w:bCs/>
      </w:rPr>
      <w:tblPr/>
      <w:tcPr>
        <w:tcBorders>
          <w:bottom w:val="single" w:sz="4" w:space="0" w:color="5B9BD5" w:themeColor="accent1"/>
        </w:tcBorders>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6-2">
    <w:name w:val="List Table 6 Colorful Accent 2"/>
    <w:basedOn w:val="a5"/>
    <w:uiPriority w:val="51"/>
    <w:rsid w:val="009A7B4D"/>
    <w:pPr>
      <w:spacing w:after="0" w:line="240" w:lineRule="auto"/>
    </w:pPr>
    <w:rPr>
      <w:color w:val="C45911" w:themeColor="accent2" w:themeShade="BF"/>
    </w:rPr>
    <w:tblPr>
      <w:tblStyleRowBandSize w:val="1"/>
      <w:tblStyleColBandSize w:val="1"/>
      <w:tblBorders>
        <w:top w:val="single" w:sz="4" w:space="0" w:color="ED7D31" w:themeColor="accent2"/>
        <w:bottom w:val="single" w:sz="4" w:space="0" w:color="ED7D31" w:themeColor="accent2"/>
      </w:tblBorders>
    </w:tblPr>
    <w:tblStylePr w:type="firstRow">
      <w:rPr>
        <w:b/>
        <w:bCs/>
      </w:rPr>
      <w:tblPr/>
      <w:tcPr>
        <w:tcBorders>
          <w:bottom w:val="single" w:sz="4" w:space="0" w:color="ED7D31" w:themeColor="accent2"/>
        </w:tcBorders>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6-3">
    <w:name w:val="List Table 6 Colorful Accent 3"/>
    <w:basedOn w:val="a5"/>
    <w:uiPriority w:val="51"/>
    <w:rsid w:val="009A7B4D"/>
    <w:pPr>
      <w:spacing w:after="0" w:line="240" w:lineRule="auto"/>
    </w:pPr>
    <w:rPr>
      <w:color w:val="7B7B7B" w:themeColor="accent3" w:themeShade="BF"/>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6-4">
    <w:name w:val="List Table 6 Colorful Accent 4"/>
    <w:basedOn w:val="a5"/>
    <w:uiPriority w:val="51"/>
    <w:rsid w:val="009A7B4D"/>
    <w:pPr>
      <w:spacing w:after="0" w:line="240" w:lineRule="auto"/>
    </w:pPr>
    <w:rPr>
      <w:color w:val="BF8F00" w:themeColor="accent4" w:themeShade="BF"/>
    </w:rPr>
    <w:tblPr>
      <w:tblStyleRowBandSize w:val="1"/>
      <w:tblStyleColBandSize w:val="1"/>
      <w:tblBorders>
        <w:top w:val="single" w:sz="4" w:space="0" w:color="FFC000" w:themeColor="accent4"/>
        <w:bottom w:val="single" w:sz="4" w:space="0" w:color="FFC000" w:themeColor="accent4"/>
      </w:tblBorders>
    </w:tblPr>
    <w:tblStylePr w:type="firstRow">
      <w:rPr>
        <w:b/>
        <w:bCs/>
      </w:rPr>
      <w:tblPr/>
      <w:tcPr>
        <w:tcBorders>
          <w:bottom w:val="single" w:sz="4" w:space="0" w:color="FFC000" w:themeColor="accent4"/>
        </w:tcBorders>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6-5">
    <w:name w:val="List Table 6 Colorful Accent 5"/>
    <w:basedOn w:val="a5"/>
    <w:uiPriority w:val="51"/>
    <w:rsid w:val="009A7B4D"/>
    <w:pPr>
      <w:spacing w:after="0" w:line="240" w:lineRule="auto"/>
    </w:pPr>
    <w:rPr>
      <w:color w:val="2F5496" w:themeColor="accent5" w:themeShade="BF"/>
    </w:rPr>
    <w:tblPr>
      <w:tblStyleRowBandSize w:val="1"/>
      <w:tblStyleColBandSize w:val="1"/>
      <w:tblBorders>
        <w:top w:val="single" w:sz="4" w:space="0" w:color="4472C4" w:themeColor="accent5"/>
        <w:bottom w:val="single" w:sz="4" w:space="0" w:color="4472C4" w:themeColor="accent5"/>
      </w:tblBorders>
    </w:tblPr>
    <w:tblStylePr w:type="firstRow">
      <w:rPr>
        <w:b/>
        <w:bCs/>
      </w:rPr>
      <w:tblPr/>
      <w:tcPr>
        <w:tcBorders>
          <w:bottom w:val="single" w:sz="4" w:space="0" w:color="4472C4" w:themeColor="accent5"/>
        </w:tcBorders>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6-6">
    <w:name w:val="List Table 6 Colorful Accent 6"/>
    <w:basedOn w:val="a5"/>
    <w:uiPriority w:val="51"/>
    <w:rsid w:val="009A7B4D"/>
    <w:pPr>
      <w:spacing w:after="0" w:line="240" w:lineRule="auto"/>
    </w:pPr>
    <w:rPr>
      <w:color w:val="538135" w:themeColor="accent6" w:themeShade="BF"/>
    </w:rPr>
    <w:tblPr>
      <w:tblStyleRowBandSize w:val="1"/>
      <w:tblStyleColBandSize w:val="1"/>
      <w:tblBorders>
        <w:top w:val="single" w:sz="4" w:space="0" w:color="70AD47" w:themeColor="accent6"/>
        <w:bottom w:val="single" w:sz="4" w:space="0" w:color="70AD47" w:themeColor="accent6"/>
      </w:tblBorders>
    </w:tblPr>
    <w:tblStylePr w:type="firstRow">
      <w:rPr>
        <w:b/>
        <w:bCs/>
      </w:rPr>
      <w:tblPr/>
      <w:tcPr>
        <w:tcBorders>
          <w:bottom w:val="single" w:sz="4" w:space="0" w:color="70AD47" w:themeColor="accent6"/>
        </w:tcBorders>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71">
    <w:name w:val="List Table 7 Colorful"/>
    <w:basedOn w:val="a5"/>
    <w:uiPriority w:val="52"/>
    <w:rsid w:val="009A7B4D"/>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1">
    <w:name w:val="List Table 7 Colorful Accent 1"/>
    <w:basedOn w:val="a5"/>
    <w:uiPriority w:val="52"/>
    <w:rsid w:val="009A7B4D"/>
    <w:pPr>
      <w:spacing w:after="0" w:line="240" w:lineRule="auto"/>
    </w:pPr>
    <w:rPr>
      <w:color w:val="2E74B5"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B9BD5"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B9BD5"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B9BD5"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B9BD5" w:themeColor="accent1"/>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2">
    <w:name w:val="List Table 7 Colorful Accent 2"/>
    <w:basedOn w:val="a5"/>
    <w:uiPriority w:val="52"/>
    <w:rsid w:val="009A7B4D"/>
    <w:pPr>
      <w:spacing w:after="0" w:line="240" w:lineRule="auto"/>
    </w:pPr>
    <w:rPr>
      <w:color w:val="C45911"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D7D31"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D7D31"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D7D31"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D7D31" w:themeColor="accent2"/>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3">
    <w:name w:val="List Table 7 Colorful Accent 3"/>
    <w:basedOn w:val="a5"/>
    <w:uiPriority w:val="52"/>
    <w:rsid w:val="009A7B4D"/>
    <w:pPr>
      <w:spacing w:after="0" w:line="240" w:lineRule="auto"/>
    </w:pPr>
    <w:rPr>
      <w:color w:val="7B7B7B"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4">
    <w:name w:val="List Table 7 Colorful Accent 4"/>
    <w:basedOn w:val="a5"/>
    <w:uiPriority w:val="52"/>
    <w:rsid w:val="009A7B4D"/>
    <w:pPr>
      <w:spacing w:after="0" w:line="240" w:lineRule="auto"/>
    </w:pPr>
    <w:rPr>
      <w:color w:val="BF8F00"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C00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C00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C00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C000" w:themeColor="accent4"/>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5">
    <w:name w:val="List Table 7 Colorful Accent 5"/>
    <w:basedOn w:val="a5"/>
    <w:uiPriority w:val="52"/>
    <w:rsid w:val="009A7B4D"/>
    <w:pPr>
      <w:spacing w:after="0" w:line="240" w:lineRule="auto"/>
    </w:pPr>
    <w:rPr>
      <w:color w:val="2F5496"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472C4"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472C4"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472C4"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472C4" w:themeColor="accent5"/>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6">
    <w:name w:val="List Table 7 Colorful Accent 6"/>
    <w:basedOn w:val="a5"/>
    <w:uiPriority w:val="52"/>
    <w:rsid w:val="009A7B4D"/>
    <w:pPr>
      <w:spacing w:after="0" w:line="240" w:lineRule="auto"/>
    </w:pPr>
    <w:rPr>
      <w:color w:val="538135"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0AD4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0AD4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0AD4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0AD47" w:themeColor="accent6"/>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1b">
    <w:name w:val="Grid Table 1 Light"/>
    <w:basedOn w:val="a5"/>
    <w:uiPriority w:val="46"/>
    <w:rsid w:val="009A7B4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1-11">
    <w:name w:val="Grid Table 1 Light Accent 1"/>
    <w:basedOn w:val="a5"/>
    <w:uiPriority w:val="46"/>
    <w:rsid w:val="009A7B4D"/>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table" w:styleId="1-21">
    <w:name w:val="Grid Table 1 Light Accent 2"/>
    <w:basedOn w:val="a5"/>
    <w:uiPriority w:val="46"/>
    <w:rsid w:val="009A7B4D"/>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1-31">
    <w:name w:val="Grid Table 1 Light Accent 3"/>
    <w:basedOn w:val="a5"/>
    <w:uiPriority w:val="46"/>
    <w:rsid w:val="009A7B4D"/>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1-41">
    <w:name w:val="Grid Table 1 Light Accent 4"/>
    <w:basedOn w:val="a5"/>
    <w:uiPriority w:val="46"/>
    <w:rsid w:val="009A7B4D"/>
    <w:pPr>
      <w:spacing w:after="0"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1-51">
    <w:name w:val="Grid Table 1 Light Accent 5"/>
    <w:basedOn w:val="a5"/>
    <w:uiPriority w:val="46"/>
    <w:rsid w:val="009A7B4D"/>
    <w:pPr>
      <w:spacing w:after="0" w:line="240" w:lineRule="auto"/>
    </w:pPr>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table" w:styleId="1-61">
    <w:name w:val="Grid Table 1 Light Accent 6"/>
    <w:basedOn w:val="a5"/>
    <w:uiPriority w:val="46"/>
    <w:rsid w:val="009A7B4D"/>
    <w:pPr>
      <w:spacing w:after="0"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2f2">
    <w:name w:val="Grid Table 2"/>
    <w:basedOn w:val="a5"/>
    <w:uiPriority w:val="47"/>
    <w:rsid w:val="009A7B4D"/>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2-11">
    <w:name w:val="Grid Table 2 Accent 1"/>
    <w:basedOn w:val="a5"/>
    <w:uiPriority w:val="47"/>
    <w:rsid w:val="009A7B4D"/>
    <w:pPr>
      <w:spacing w:after="0" w:line="240" w:lineRule="auto"/>
    </w:pPr>
    <w:tblPr>
      <w:tblStyleRowBandSize w:val="1"/>
      <w:tblStyleColBandSize w:val="1"/>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Pr>
    <w:tblStylePr w:type="firstRow">
      <w:rPr>
        <w:b/>
        <w:bCs/>
      </w:rPr>
      <w:tblPr/>
      <w:tcPr>
        <w:tcBorders>
          <w:top w:val="nil"/>
          <w:bottom w:val="single" w:sz="12" w:space="0" w:color="9CC2E5" w:themeColor="accent1" w:themeTint="99"/>
          <w:insideH w:val="nil"/>
          <w:insideV w:val="nil"/>
        </w:tcBorders>
        <w:shd w:val="clear" w:color="auto" w:fill="FFFFFF" w:themeFill="background1"/>
      </w:tcPr>
    </w:tblStylePr>
    <w:tblStylePr w:type="lastRow">
      <w:rPr>
        <w:b/>
        <w:bCs/>
      </w:rPr>
      <w:tblPr/>
      <w:tcPr>
        <w:tcBorders>
          <w:top w:val="double" w:sz="2" w:space="0" w:color="9CC2E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2-21">
    <w:name w:val="Grid Table 2 Accent 2"/>
    <w:basedOn w:val="a5"/>
    <w:uiPriority w:val="47"/>
    <w:rsid w:val="009A7B4D"/>
    <w:pPr>
      <w:spacing w:after="0" w:line="240" w:lineRule="auto"/>
    </w:pPr>
    <w:tblPr>
      <w:tblStyleRowBandSize w:val="1"/>
      <w:tblStyleColBandSize w:val="1"/>
      <w:tblBorders>
        <w:top w:val="single" w:sz="2" w:space="0" w:color="F4B083" w:themeColor="accent2" w:themeTint="99"/>
        <w:bottom w:val="single" w:sz="2" w:space="0" w:color="F4B083" w:themeColor="accent2" w:themeTint="99"/>
        <w:insideH w:val="single" w:sz="2" w:space="0" w:color="F4B083" w:themeColor="accent2" w:themeTint="99"/>
        <w:insideV w:val="single" w:sz="2" w:space="0" w:color="F4B083" w:themeColor="accent2" w:themeTint="99"/>
      </w:tblBorders>
    </w:tblPr>
    <w:tblStylePr w:type="firstRow">
      <w:rPr>
        <w:b/>
        <w:bCs/>
      </w:rPr>
      <w:tblPr/>
      <w:tcPr>
        <w:tcBorders>
          <w:top w:val="nil"/>
          <w:bottom w:val="single" w:sz="12" w:space="0" w:color="F4B083" w:themeColor="accent2" w:themeTint="99"/>
          <w:insideH w:val="nil"/>
          <w:insideV w:val="nil"/>
        </w:tcBorders>
        <w:shd w:val="clear" w:color="auto" w:fill="FFFFFF" w:themeFill="background1"/>
      </w:tcPr>
    </w:tblStylePr>
    <w:tblStylePr w:type="lastRow">
      <w:rPr>
        <w:b/>
        <w:bCs/>
      </w:rPr>
      <w:tblPr/>
      <w:tcPr>
        <w:tcBorders>
          <w:top w:val="double" w:sz="2" w:space="0" w:color="F4B0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2-31">
    <w:name w:val="Grid Table 2 Accent 3"/>
    <w:basedOn w:val="a5"/>
    <w:uiPriority w:val="47"/>
    <w:rsid w:val="009A7B4D"/>
    <w:pPr>
      <w:spacing w:after="0" w:line="240" w:lineRule="auto"/>
    </w:p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2-40">
    <w:name w:val="Grid Table 2 Accent 4"/>
    <w:basedOn w:val="a5"/>
    <w:uiPriority w:val="47"/>
    <w:rsid w:val="009A7B4D"/>
    <w:pPr>
      <w:spacing w:after="0" w:line="240" w:lineRule="auto"/>
    </w:pPr>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2-51">
    <w:name w:val="Grid Table 2 Accent 5"/>
    <w:basedOn w:val="a5"/>
    <w:uiPriority w:val="47"/>
    <w:rsid w:val="009A7B4D"/>
    <w:pPr>
      <w:spacing w:after="0" w:line="240" w:lineRule="auto"/>
    </w:pPr>
    <w:tblPr>
      <w:tblStyleRowBandSize w:val="1"/>
      <w:tblStyleColBandSize w:val="1"/>
      <w:tblBorders>
        <w:top w:val="single" w:sz="2" w:space="0" w:color="8EAADB" w:themeColor="accent5" w:themeTint="99"/>
        <w:bottom w:val="single" w:sz="2" w:space="0" w:color="8EAADB" w:themeColor="accent5" w:themeTint="99"/>
        <w:insideH w:val="single" w:sz="2" w:space="0" w:color="8EAADB" w:themeColor="accent5" w:themeTint="99"/>
        <w:insideV w:val="single" w:sz="2" w:space="0" w:color="8EAADB" w:themeColor="accent5" w:themeTint="99"/>
      </w:tblBorders>
    </w:tblPr>
    <w:tblStylePr w:type="firstRow">
      <w:rPr>
        <w:b/>
        <w:bCs/>
      </w:rPr>
      <w:tblPr/>
      <w:tcPr>
        <w:tcBorders>
          <w:top w:val="nil"/>
          <w:bottom w:val="single" w:sz="12" w:space="0" w:color="8EAADB" w:themeColor="accent5" w:themeTint="99"/>
          <w:insideH w:val="nil"/>
          <w:insideV w:val="nil"/>
        </w:tcBorders>
        <w:shd w:val="clear" w:color="auto" w:fill="FFFFFF" w:themeFill="background1"/>
      </w:tcPr>
    </w:tblStylePr>
    <w:tblStylePr w:type="lastRow">
      <w:rPr>
        <w:b/>
        <w:bCs/>
      </w:rPr>
      <w:tblPr/>
      <w:tcPr>
        <w:tcBorders>
          <w:top w:val="double" w:sz="2" w:space="0" w:color="8EAAD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2-61">
    <w:name w:val="Grid Table 2 Accent 6"/>
    <w:basedOn w:val="a5"/>
    <w:uiPriority w:val="47"/>
    <w:rsid w:val="009A7B4D"/>
    <w:pPr>
      <w:spacing w:after="0" w:line="240" w:lineRule="auto"/>
    </w:p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3f1">
    <w:name w:val="Grid Table 3"/>
    <w:basedOn w:val="a5"/>
    <w:uiPriority w:val="48"/>
    <w:rsid w:val="009A7B4D"/>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3-10">
    <w:name w:val="Grid Table 3 Accent 1"/>
    <w:basedOn w:val="a5"/>
    <w:uiPriority w:val="48"/>
    <w:rsid w:val="009A7B4D"/>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styleId="3-20">
    <w:name w:val="Grid Table 3 Accent 2"/>
    <w:basedOn w:val="a5"/>
    <w:uiPriority w:val="48"/>
    <w:rsid w:val="009A7B4D"/>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3-30">
    <w:name w:val="Grid Table 3 Accent 3"/>
    <w:basedOn w:val="a5"/>
    <w:uiPriority w:val="48"/>
    <w:rsid w:val="009A7B4D"/>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3-40">
    <w:name w:val="Grid Table 3 Accent 4"/>
    <w:basedOn w:val="a5"/>
    <w:uiPriority w:val="48"/>
    <w:rsid w:val="009A7B4D"/>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3-50">
    <w:name w:val="Grid Table 3 Accent 5"/>
    <w:basedOn w:val="a5"/>
    <w:uiPriority w:val="48"/>
    <w:rsid w:val="009A7B4D"/>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bottom w:val="single" w:sz="4" w:space="0" w:color="8EAADB" w:themeColor="accent5" w:themeTint="99"/>
        </w:tcBorders>
      </w:tcPr>
    </w:tblStylePr>
    <w:tblStylePr w:type="nwCell">
      <w:tblPr/>
      <w:tcPr>
        <w:tcBorders>
          <w:bottom w:val="single" w:sz="4" w:space="0" w:color="8EAADB" w:themeColor="accent5" w:themeTint="99"/>
        </w:tcBorders>
      </w:tcPr>
    </w:tblStylePr>
    <w:tblStylePr w:type="seCell">
      <w:tblPr/>
      <w:tcPr>
        <w:tcBorders>
          <w:top w:val="single" w:sz="4" w:space="0" w:color="8EAADB" w:themeColor="accent5" w:themeTint="99"/>
        </w:tcBorders>
      </w:tcPr>
    </w:tblStylePr>
    <w:tblStylePr w:type="swCell">
      <w:tblPr/>
      <w:tcPr>
        <w:tcBorders>
          <w:top w:val="single" w:sz="4" w:space="0" w:color="8EAADB" w:themeColor="accent5" w:themeTint="99"/>
        </w:tcBorders>
      </w:tcPr>
    </w:tblStylePr>
  </w:style>
  <w:style w:type="table" w:styleId="3-60">
    <w:name w:val="Grid Table 3 Accent 6"/>
    <w:basedOn w:val="a5"/>
    <w:uiPriority w:val="48"/>
    <w:rsid w:val="009A7B4D"/>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47">
    <w:name w:val="Grid Table 4"/>
    <w:basedOn w:val="a5"/>
    <w:uiPriority w:val="49"/>
    <w:rsid w:val="009A7B4D"/>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4-10">
    <w:name w:val="Grid Table 4 Accent 1"/>
    <w:basedOn w:val="a5"/>
    <w:uiPriority w:val="49"/>
    <w:rsid w:val="009A7B4D"/>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4-20">
    <w:name w:val="Grid Table 4 Accent 2"/>
    <w:basedOn w:val="a5"/>
    <w:uiPriority w:val="49"/>
    <w:rsid w:val="009A7B4D"/>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4-30">
    <w:name w:val="Grid Table 4 Accent 3"/>
    <w:basedOn w:val="a5"/>
    <w:uiPriority w:val="49"/>
    <w:rsid w:val="009A7B4D"/>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4-40">
    <w:name w:val="Grid Table 4 Accent 4"/>
    <w:basedOn w:val="a5"/>
    <w:uiPriority w:val="49"/>
    <w:rsid w:val="009A7B4D"/>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4-50">
    <w:name w:val="Grid Table 4 Accent 5"/>
    <w:basedOn w:val="a5"/>
    <w:uiPriority w:val="49"/>
    <w:rsid w:val="009A7B4D"/>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4-60">
    <w:name w:val="Grid Table 4 Accent 6"/>
    <w:basedOn w:val="a5"/>
    <w:uiPriority w:val="49"/>
    <w:rsid w:val="009A7B4D"/>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56">
    <w:name w:val="Grid Table 5 Dark"/>
    <w:basedOn w:val="a5"/>
    <w:uiPriority w:val="50"/>
    <w:rsid w:val="009A7B4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5-10">
    <w:name w:val="Grid Table 5 Dark Accent 1"/>
    <w:basedOn w:val="a5"/>
    <w:uiPriority w:val="50"/>
    <w:rsid w:val="009A7B4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5-20">
    <w:name w:val="Grid Table 5 Dark Accent 2"/>
    <w:basedOn w:val="a5"/>
    <w:uiPriority w:val="50"/>
    <w:rsid w:val="009A7B4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5-30">
    <w:name w:val="Grid Table 5 Dark Accent 3"/>
    <w:basedOn w:val="a5"/>
    <w:uiPriority w:val="50"/>
    <w:rsid w:val="009A7B4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5-40">
    <w:name w:val="Grid Table 5 Dark Accent 4"/>
    <w:basedOn w:val="a5"/>
    <w:uiPriority w:val="50"/>
    <w:rsid w:val="009A7B4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5-50">
    <w:name w:val="Grid Table 5 Dark Accent 5"/>
    <w:basedOn w:val="a5"/>
    <w:uiPriority w:val="50"/>
    <w:rsid w:val="009A7B4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table" w:styleId="5-60">
    <w:name w:val="Grid Table 5 Dark Accent 6"/>
    <w:basedOn w:val="a5"/>
    <w:uiPriority w:val="50"/>
    <w:rsid w:val="009A7B4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62">
    <w:name w:val="Grid Table 6 Colorful"/>
    <w:basedOn w:val="a5"/>
    <w:uiPriority w:val="51"/>
    <w:rsid w:val="009A7B4D"/>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6-10">
    <w:name w:val="Grid Table 6 Colorful Accent 1"/>
    <w:basedOn w:val="a5"/>
    <w:uiPriority w:val="51"/>
    <w:rsid w:val="009A7B4D"/>
    <w:pPr>
      <w:spacing w:after="0"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6-20">
    <w:name w:val="Grid Table 6 Colorful Accent 2"/>
    <w:basedOn w:val="a5"/>
    <w:uiPriority w:val="51"/>
    <w:rsid w:val="009A7B4D"/>
    <w:pPr>
      <w:spacing w:after="0" w:line="240" w:lineRule="auto"/>
    </w:pPr>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6-30">
    <w:name w:val="Grid Table 6 Colorful Accent 3"/>
    <w:basedOn w:val="a5"/>
    <w:uiPriority w:val="51"/>
    <w:rsid w:val="009A7B4D"/>
    <w:pPr>
      <w:spacing w:after="0"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6-40">
    <w:name w:val="Grid Table 6 Colorful Accent 4"/>
    <w:basedOn w:val="a5"/>
    <w:uiPriority w:val="51"/>
    <w:rsid w:val="009A7B4D"/>
    <w:pPr>
      <w:spacing w:after="0"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6-50">
    <w:name w:val="Grid Table 6 Colorful Accent 5"/>
    <w:basedOn w:val="a5"/>
    <w:uiPriority w:val="51"/>
    <w:rsid w:val="009A7B4D"/>
    <w:pPr>
      <w:spacing w:after="0" w:line="240" w:lineRule="auto"/>
    </w:pPr>
    <w:rPr>
      <w:color w:val="2F5496" w:themeColor="accent5" w:themeShade="BF"/>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6-60">
    <w:name w:val="Grid Table 6 Colorful Accent 6"/>
    <w:basedOn w:val="a5"/>
    <w:uiPriority w:val="51"/>
    <w:rsid w:val="009A7B4D"/>
    <w:pPr>
      <w:spacing w:after="0"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72">
    <w:name w:val="Grid Table 7 Colorful"/>
    <w:basedOn w:val="a5"/>
    <w:uiPriority w:val="52"/>
    <w:rsid w:val="009A7B4D"/>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7-10">
    <w:name w:val="Grid Table 7 Colorful Accent 1"/>
    <w:basedOn w:val="a5"/>
    <w:uiPriority w:val="52"/>
    <w:rsid w:val="009A7B4D"/>
    <w:pPr>
      <w:spacing w:after="0"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styleId="7-20">
    <w:name w:val="Grid Table 7 Colorful Accent 2"/>
    <w:basedOn w:val="a5"/>
    <w:uiPriority w:val="52"/>
    <w:rsid w:val="009A7B4D"/>
    <w:pPr>
      <w:spacing w:after="0" w:line="240" w:lineRule="auto"/>
    </w:pPr>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7-30">
    <w:name w:val="Grid Table 7 Colorful Accent 3"/>
    <w:basedOn w:val="a5"/>
    <w:uiPriority w:val="52"/>
    <w:rsid w:val="009A7B4D"/>
    <w:pPr>
      <w:spacing w:after="0"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7-40">
    <w:name w:val="Grid Table 7 Colorful Accent 4"/>
    <w:basedOn w:val="a5"/>
    <w:uiPriority w:val="52"/>
    <w:rsid w:val="009A7B4D"/>
    <w:pPr>
      <w:spacing w:after="0"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7-50">
    <w:name w:val="Grid Table 7 Colorful Accent 5"/>
    <w:basedOn w:val="a5"/>
    <w:uiPriority w:val="52"/>
    <w:rsid w:val="009A7B4D"/>
    <w:pPr>
      <w:spacing w:after="0" w:line="240" w:lineRule="auto"/>
    </w:pPr>
    <w:rPr>
      <w:color w:val="2F5496" w:themeColor="accent5" w:themeShade="BF"/>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bottom w:val="single" w:sz="4" w:space="0" w:color="8EAADB" w:themeColor="accent5" w:themeTint="99"/>
        </w:tcBorders>
      </w:tcPr>
    </w:tblStylePr>
    <w:tblStylePr w:type="nwCell">
      <w:tblPr/>
      <w:tcPr>
        <w:tcBorders>
          <w:bottom w:val="single" w:sz="4" w:space="0" w:color="8EAADB" w:themeColor="accent5" w:themeTint="99"/>
        </w:tcBorders>
      </w:tcPr>
    </w:tblStylePr>
    <w:tblStylePr w:type="seCell">
      <w:tblPr/>
      <w:tcPr>
        <w:tcBorders>
          <w:top w:val="single" w:sz="4" w:space="0" w:color="8EAADB" w:themeColor="accent5" w:themeTint="99"/>
        </w:tcBorders>
      </w:tcPr>
    </w:tblStylePr>
    <w:tblStylePr w:type="swCell">
      <w:tblPr/>
      <w:tcPr>
        <w:tcBorders>
          <w:top w:val="single" w:sz="4" w:space="0" w:color="8EAADB" w:themeColor="accent5" w:themeTint="99"/>
        </w:tcBorders>
      </w:tcPr>
    </w:tblStylePr>
  </w:style>
  <w:style w:type="table" w:styleId="7-60">
    <w:name w:val="Grid Table 7 Colorful Accent 6"/>
    <w:basedOn w:val="a5"/>
    <w:uiPriority w:val="52"/>
    <w:rsid w:val="009A7B4D"/>
    <w:pPr>
      <w:spacing w:after="0"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paragraph" w:styleId="afffffff3">
    <w:name w:val="Block Text"/>
    <w:basedOn w:val="a3"/>
    <w:uiPriority w:val="99"/>
    <w:semiHidden/>
    <w:unhideWhenUsed/>
    <w:rsid w:val="009A7B4D"/>
    <w:pPr>
      <w:pBdr>
        <w:top w:val="single" w:sz="2" w:space="10" w:color="5B9BD5" w:themeColor="accent1"/>
        <w:left w:val="single" w:sz="2" w:space="10" w:color="5B9BD5" w:themeColor="accent1"/>
        <w:bottom w:val="single" w:sz="2" w:space="10" w:color="5B9BD5" w:themeColor="accent1"/>
        <w:right w:val="single" w:sz="2" w:space="10" w:color="5B9BD5" w:themeColor="accent1"/>
      </w:pBdr>
      <w:ind w:left="1152" w:right="1152"/>
    </w:pPr>
    <w:rPr>
      <w:rFonts w:asciiTheme="minorHAnsi" w:eastAsiaTheme="minorEastAsia" w:hAnsiTheme="minorHAnsi" w:cstheme="minorBidi"/>
      <w:i/>
      <w:iCs/>
      <w:color w:val="5B9BD5" w:themeColor="accent1"/>
    </w:rPr>
  </w:style>
  <w:style w:type="paragraph" w:styleId="afffffff4">
    <w:name w:val="endnote text"/>
    <w:basedOn w:val="a3"/>
    <w:link w:val="afffffff5"/>
    <w:uiPriority w:val="99"/>
    <w:semiHidden/>
    <w:unhideWhenUsed/>
    <w:rsid w:val="009A7B4D"/>
    <w:pPr>
      <w:spacing w:line="240" w:lineRule="auto"/>
    </w:pPr>
    <w:rPr>
      <w:sz w:val="20"/>
      <w:szCs w:val="20"/>
    </w:rPr>
  </w:style>
  <w:style w:type="character" w:customStyle="1" w:styleId="afffffff5">
    <w:name w:val="טקסט הערת סיום תו"/>
    <w:basedOn w:val="a4"/>
    <w:link w:val="afffffff4"/>
    <w:uiPriority w:val="99"/>
    <w:semiHidden/>
    <w:rsid w:val="009A7B4D"/>
    <w:rPr>
      <w:rFonts w:ascii="BA Fontov Regular" w:hAnsi="BA Fontov Regular" w:cs="FrankRuehl"/>
      <w:sz w:val="20"/>
      <w:szCs w:val="20"/>
    </w:rPr>
  </w:style>
  <w:style w:type="paragraph" w:styleId="afffffff6">
    <w:name w:val="macro"/>
    <w:link w:val="afffffff7"/>
    <w:uiPriority w:val="99"/>
    <w:semiHidden/>
    <w:unhideWhenUsed/>
    <w:rsid w:val="009A7B4D"/>
    <w:pPr>
      <w:tabs>
        <w:tab w:val="left" w:pos="480"/>
        <w:tab w:val="left" w:pos="960"/>
        <w:tab w:val="left" w:pos="1440"/>
        <w:tab w:val="left" w:pos="1920"/>
        <w:tab w:val="left" w:pos="2400"/>
        <w:tab w:val="left" w:pos="2880"/>
        <w:tab w:val="left" w:pos="3360"/>
        <w:tab w:val="left" w:pos="3840"/>
        <w:tab w:val="left" w:pos="4320"/>
      </w:tabs>
      <w:bidi/>
      <w:spacing w:after="0" w:line="220" w:lineRule="exact"/>
      <w:jc w:val="both"/>
    </w:pPr>
    <w:rPr>
      <w:rFonts w:ascii="Consolas" w:hAnsi="Consolas" w:cs="FrankRuehl"/>
      <w:sz w:val="20"/>
      <w:szCs w:val="20"/>
    </w:rPr>
  </w:style>
  <w:style w:type="character" w:customStyle="1" w:styleId="afffffff7">
    <w:name w:val="טקסט מאקרו תו"/>
    <w:basedOn w:val="a4"/>
    <w:link w:val="afffffff6"/>
    <w:uiPriority w:val="99"/>
    <w:semiHidden/>
    <w:rsid w:val="009A7B4D"/>
    <w:rPr>
      <w:rFonts w:ascii="Consolas" w:hAnsi="Consolas" w:cs="FrankRuehl"/>
      <w:sz w:val="20"/>
      <w:szCs w:val="20"/>
    </w:rPr>
  </w:style>
  <w:style w:type="paragraph" w:styleId="afffffff8">
    <w:name w:val="Plain Text"/>
    <w:basedOn w:val="a3"/>
    <w:link w:val="afffffff9"/>
    <w:uiPriority w:val="99"/>
    <w:semiHidden/>
    <w:unhideWhenUsed/>
    <w:rsid w:val="009A7B4D"/>
    <w:pPr>
      <w:spacing w:line="240" w:lineRule="auto"/>
    </w:pPr>
    <w:rPr>
      <w:rFonts w:ascii="Consolas" w:hAnsi="Consolas"/>
      <w:sz w:val="21"/>
      <w:szCs w:val="21"/>
    </w:rPr>
  </w:style>
  <w:style w:type="character" w:customStyle="1" w:styleId="afffffff9">
    <w:name w:val="טקסט רגיל תו"/>
    <w:basedOn w:val="a4"/>
    <w:link w:val="afffffff8"/>
    <w:uiPriority w:val="99"/>
    <w:semiHidden/>
    <w:rsid w:val="009A7B4D"/>
    <w:rPr>
      <w:rFonts w:ascii="Consolas" w:hAnsi="Consolas" w:cs="FrankRuehl"/>
      <w:sz w:val="21"/>
      <w:szCs w:val="21"/>
    </w:rPr>
  </w:style>
  <w:style w:type="character" w:styleId="afffffffa">
    <w:name w:val="Book Title"/>
    <w:basedOn w:val="a4"/>
    <w:uiPriority w:val="33"/>
    <w:qFormat/>
    <w:rsid w:val="009A7B4D"/>
    <w:rPr>
      <w:b/>
      <w:bCs/>
      <w:i/>
      <w:iCs/>
      <w:spacing w:val="5"/>
    </w:rPr>
  </w:style>
  <w:style w:type="paragraph" w:styleId="afffffffb">
    <w:name w:val="index heading"/>
    <w:basedOn w:val="a3"/>
    <w:next w:val="Index1"/>
    <w:uiPriority w:val="99"/>
    <w:semiHidden/>
    <w:unhideWhenUsed/>
    <w:rsid w:val="009A7B4D"/>
    <w:rPr>
      <w:rFonts w:asciiTheme="majorHAnsi" w:eastAsiaTheme="majorEastAsia" w:hAnsiTheme="majorHAnsi" w:cstheme="majorBidi"/>
      <w:b/>
      <w:bCs/>
    </w:rPr>
  </w:style>
  <w:style w:type="paragraph" w:styleId="afffffffc">
    <w:name w:val="Note Heading"/>
    <w:basedOn w:val="a3"/>
    <w:next w:val="a3"/>
    <w:link w:val="afffffffd"/>
    <w:uiPriority w:val="99"/>
    <w:semiHidden/>
    <w:unhideWhenUsed/>
    <w:rsid w:val="009A7B4D"/>
    <w:pPr>
      <w:spacing w:line="240" w:lineRule="auto"/>
    </w:pPr>
  </w:style>
  <w:style w:type="character" w:customStyle="1" w:styleId="afffffffd">
    <w:name w:val="כותרת הערות תו"/>
    <w:basedOn w:val="a4"/>
    <w:link w:val="afffffffc"/>
    <w:uiPriority w:val="99"/>
    <w:semiHidden/>
    <w:rsid w:val="009A7B4D"/>
    <w:rPr>
      <w:rFonts w:ascii="BA Fontov Regular" w:hAnsi="BA Fontov Regular" w:cs="FrankRuehl"/>
      <w:sz w:val="18"/>
      <w:szCs w:val="18"/>
    </w:rPr>
  </w:style>
  <w:style w:type="paragraph" w:styleId="afffffffe">
    <w:name w:val="Title"/>
    <w:basedOn w:val="a3"/>
    <w:next w:val="a3"/>
    <w:link w:val="affffffff"/>
    <w:qFormat/>
    <w:rsid w:val="009A7B4D"/>
    <w:pPr>
      <w:spacing w:line="240" w:lineRule="auto"/>
      <w:contextualSpacing/>
    </w:pPr>
    <w:rPr>
      <w:rFonts w:asciiTheme="majorHAnsi" w:eastAsiaTheme="majorEastAsia" w:hAnsiTheme="majorHAnsi" w:cstheme="majorBidi"/>
      <w:spacing w:val="-10"/>
      <w:kern w:val="28"/>
      <w:sz w:val="56"/>
      <w:szCs w:val="56"/>
    </w:rPr>
  </w:style>
  <w:style w:type="character" w:customStyle="1" w:styleId="affffffff">
    <w:name w:val="כותרת טקסט תו"/>
    <w:basedOn w:val="a4"/>
    <w:link w:val="afffffffe"/>
    <w:rsid w:val="009A7B4D"/>
    <w:rPr>
      <w:rFonts w:asciiTheme="majorHAnsi" w:eastAsiaTheme="majorEastAsia" w:hAnsiTheme="majorHAnsi" w:cstheme="majorBidi"/>
      <w:spacing w:val="-10"/>
      <w:kern w:val="28"/>
      <w:sz w:val="56"/>
      <w:szCs w:val="56"/>
    </w:rPr>
  </w:style>
  <w:style w:type="paragraph" w:styleId="affffffff0">
    <w:name w:val="Message Header"/>
    <w:basedOn w:val="a3"/>
    <w:link w:val="affffffff1"/>
    <w:uiPriority w:val="99"/>
    <w:semiHidden/>
    <w:unhideWhenUsed/>
    <w:rsid w:val="009A7B4D"/>
    <w:pPr>
      <w:pBdr>
        <w:top w:val="single" w:sz="6" w:space="1" w:color="auto"/>
        <w:left w:val="single" w:sz="6" w:space="1" w:color="auto"/>
        <w:bottom w:val="single" w:sz="6" w:space="1" w:color="auto"/>
        <w:right w:val="single" w:sz="6" w:space="1" w:color="auto"/>
      </w:pBdr>
      <w:shd w:val="pct20" w:color="auto" w:fill="auto"/>
      <w:spacing w:line="240" w:lineRule="auto"/>
      <w:ind w:left="1134" w:hanging="1134"/>
    </w:pPr>
    <w:rPr>
      <w:rFonts w:asciiTheme="majorHAnsi" w:eastAsiaTheme="majorEastAsia" w:hAnsiTheme="majorHAnsi" w:cstheme="majorBidi"/>
      <w:sz w:val="24"/>
      <w:szCs w:val="24"/>
    </w:rPr>
  </w:style>
  <w:style w:type="character" w:customStyle="1" w:styleId="affffffff1">
    <w:name w:val="כותרת עליונה של הודעה תו"/>
    <w:basedOn w:val="a4"/>
    <w:link w:val="affffffff0"/>
    <w:uiPriority w:val="99"/>
    <w:semiHidden/>
    <w:rsid w:val="009A7B4D"/>
    <w:rPr>
      <w:rFonts w:asciiTheme="majorHAnsi" w:eastAsiaTheme="majorEastAsia" w:hAnsiTheme="majorHAnsi" w:cstheme="majorBidi"/>
      <w:sz w:val="24"/>
      <w:szCs w:val="24"/>
      <w:shd w:val="pct20" w:color="auto" w:fill="auto"/>
    </w:rPr>
  </w:style>
  <w:style w:type="paragraph" w:styleId="affffffff2">
    <w:name w:val="toa heading"/>
    <w:basedOn w:val="a3"/>
    <w:next w:val="a3"/>
    <w:uiPriority w:val="99"/>
    <w:semiHidden/>
    <w:unhideWhenUsed/>
    <w:rsid w:val="009A7B4D"/>
    <w:pPr>
      <w:spacing w:before="120"/>
    </w:pPr>
    <w:rPr>
      <w:rFonts w:asciiTheme="majorHAnsi" w:eastAsiaTheme="majorEastAsia" w:hAnsiTheme="majorHAnsi" w:cstheme="majorBidi"/>
      <w:b/>
      <w:bCs/>
      <w:sz w:val="24"/>
      <w:szCs w:val="24"/>
    </w:rPr>
  </w:style>
  <w:style w:type="paragraph" w:styleId="affffffff3">
    <w:name w:val="Normal Indent"/>
    <w:basedOn w:val="a3"/>
    <w:uiPriority w:val="99"/>
    <w:semiHidden/>
    <w:unhideWhenUsed/>
    <w:rsid w:val="009A7B4D"/>
    <w:pPr>
      <w:ind w:left="720"/>
    </w:pPr>
  </w:style>
  <w:style w:type="paragraph" w:styleId="2f3">
    <w:name w:val="Body Text First Indent 2"/>
    <w:basedOn w:val="af6"/>
    <w:link w:val="2f4"/>
    <w:uiPriority w:val="99"/>
    <w:semiHidden/>
    <w:unhideWhenUsed/>
    <w:rsid w:val="009A7B4D"/>
    <w:pPr>
      <w:ind w:left="360" w:firstLine="360"/>
    </w:pPr>
    <w:rPr>
      <w:rFonts w:ascii="BA Fontov Regular" w:hAnsi="BA Fontov Regular"/>
      <w:w w:val="100"/>
    </w:rPr>
  </w:style>
  <w:style w:type="character" w:customStyle="1" w:styleId="2f4">
    <w:name w:val="כניסת שורה ראשונה בגוף טקסט 2 תו"/>
    <w:basedOn w:val="af7"/>
    <w:link w:val="2f3"/>
    <w:uiPriority w:val="99"/>
    <w:semiHidden/>
    <w:rsid w:val="009A7B4D"/>
    <w:rPr>
      <w:rFonts w:ascii="BA Fontov Regular" w:hAnsi="BA Fontov Regular" w:cs="FrankRuehl"/>
      <w:w w:val="92"/>
      <w:sz w:val="18"/>
      <w:szCs w:val="18"/>
    </w:rPr>
  </w:style>
  <w:style w:type="paragraph" w:styleId="HTML2">
    <w:name w:val="HTML Address"/>
    <w:basedOn w:val="a3"/>
    <w:link w:val="HTML3"/>
    <w:uiPriority w:val="99"/>
    <w:semiHidden/>
    <w:unhideWhenUsed/>
    <w:rsid w:val="009A7B4D"/>
    <w:pPr>
      <w:spacing w:line="240" w:lineRule="auto"/>
    </w:pPr>
    <w:rPr>
      <w:i/>
      <w:iCs/>
    </w:rPr>
  </w:style>
  <w:style w:type="character" w:customStyle="1" w:styleId="HTML3">
    <w:name w:val="כתובת HTML תו"/>
    <w:basedOn w:val="a4"/>
    <w:link w:val="HTML2"/>
    <w:uiPriority w:val="99"/>
    <w:semiHidden/>
    <w:rsid w:val="009A7B4D"/>
    <w:rPr>
      <w:rFonts w:ascii="BA Fontov Regular" w:hAnsi="BA Fontov Regular" w:cs="FrankRuehl"/>
      <w:i/>
      <w:iCs/>
      <w:sz w:val="18"/>
      <w:szCs w:val="18"/>
    </w:rPr>
  </w:style>
  <w:style w:type="paragraph" w:styleId="affffffff4">
    <w:name w:val="envelope address"/>
    <w:basedOn w:val="a3"/>
    <w:uiPriority w:val="99"/>
    <w:semiHidden/>
    <w:unhideWhenUsed/>
    <w:rsid w:val="009A7B4D"/>
    <w:pPr>
      <w:framePr w:w="7920" w:h="1980" w:hRule="exact" w:hSpace="180" w:wrap="auto" w:hAnchor="page" w:xAlign="center" w:yAlign="bottom"/>
      <w:spacing w:line="240" w:lineRule="auto"/>
      <w:ind w:left="2880"/>
    </w:pPr>
    <w:rPr>
      <w:rFonts w:asciiTheme="majorHAnsi" w:eastAsiaTheme="majorEastAsia" w:hAnsiTheme="majorHAnsi" w:cstheme="majorBidi"/>
      <w:sz w:val="24"/>
      <w:szCs w:val="24"/>
    </w:rPr>
  </w:style>
  <w:style w:type="paragraph" w:styleId="affffffff5">
    <w:name w:val="envelope return"/>
    <w:basedOn w:val="a3"/>
    <w:uiPriority w:val="99"/>
    <w:semiHidden/>
    <w:unhideWhenUsed/>
    <w:rsid w:val="009A7B4D"/>
    <w:pPr>
      <w:spacing w:line="240" w:lineRule="auto"/>
    </w:pPr>
    <w:rPr>
      <w:rFonts w:asciiTheme="majorHAnsi" w:eastAsiaTheme="majorEastAsia" w:hAnsiTheme="majorHAnsi" w:cstheme="majorBidi"/>
      <w:sz w:val="20"/>
      <w:szCs w:val="20"/>
    </w:rPr>
  </w:style>
  <w:style w:type="paragraph" w:styleId="affffffff6">
    <w:name w:val="No Spacing"/>
    <w:uiPriority w:val="1"/>
    <w:qFormat/>
    <w:rsid w:val="009A7B4D"/>
    <w:pPr>
      <w:bidi/>
      <w:spacing w:after="0" w:line="240" w:lineRule="auto"/>
      <w:jc w:val="both"/>
    </w:pPr>
    <w:rPr>
      <w:rFonts w:ascii="BA Fontov Regular" w:hAnsi="BA Fontov Regular" w:cs="FrankRuehl"/>
      <w:sz w:val="18"/>
      <w:szCs w:val="18"/>
    </w:rPr>
  </w:style>
  <w:style w:type="numbering" w:styleId="a1">
    <w:name w:val="Outline List 3"/>
    <w:basedOn w:val="a6"/>
    <w:uiPriority w:val="99"/>
    <w:semiHidden/>
    <w:unhideWhenUsed/>
    <w:rsid w:val="009A7B4D"/>
    <w:pPr>
      <w:numPr>
        <w:numId w:val="32"/>
      </w:numPr>
    </w:pPr>
  </w:style>
  <w:style w:type="character" w:styleId="HTML4">
    <w:name w:val="HTML Typewriter"/>
    <w:basedOn w:val="a4"/>
    <w:uiPriority w:val="99"/>
    <w:semiHidden/>
    <w:unhideWhenUsed/>
    <w:rsid w:val="009A7B4D"/>
    <w:rPr>
      <w:rFonts w:ascii="Consolas" w:hAnsi="Consolas"/>
      <w:sz w:val="20"/>
      <w:szCs w:val="20"/>
    </w:rPr>
  </w:style>
  <w:style w:type="character" w:styleId="HTML5">
    <w:name w:val="HTML Keyboard"/>
    <w:basedOn w:val="a4"/>
    <w:uiPriority w:val="99"/>
    <w:semiHidden/>
    <w:unhideWhenUsed/>
    <w:rsid w:val="009A7B4D"/>
    <w:rPr>
      <w:rFonts w:ascii="Consolas" w:hAnsi="Consolas"/>
      <w:sz w:val="20"/>
      <w:szCs w:val="20"/>
    </w:rPr>
  </w:style>
  <w:style w:type="table" w:styleId="affffffff7">
    <w:name w:val="Table Theme"/>
    <w:basedOn w:val="a5"/>
    <w:uiPriority w:val="99"/>
    <w:semiHidden/>
    <w:unhideWhenUsed/>
    <w:rsid w:val="009A7B4D"/>
    <w:pPr>
      <w:bidi/>
      <w:spacing w:after="0" w:line="220" w:lineRule="exact"/>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ffffff8">
    <w:name w:val="Closing"/>
    <w:basedOn w:val="a3"/>
    <w:link w:val="affffffff9"/>
    <w:uiPriority w:val="99"/>
    <w:semiHidden/>
    <w:unhideWhenUsed/>
    <w:rsid w:val="009A7B4D"/>
    <w:pPr>
      <w:spacing w:line="240" w:lineRule="auto"/>
      <w:ind w:left="4252"/>
    </w:pPr>
  </w:style>
  <w:style w:type="character" w:customStyle="1" w:styleId="affffffff9">
    <w:name w:val="סיום תו"/>
    <w:basedOn w:val="a4"/>
    <w:link w:val="affffffff8"/>
    <w:uiPriority w:val="99"/>
    <w:semiHidden/>
    <w:rsid w:val="009A7B4D"/>
    <w:rPr>
      <w:rFonts w:ascii="BA Fontov Regular" w:hAnsi="BA Fontov Regular" w:cs="FrankRuehl"/>
      <w:sz w:val="18"/>
      <w:szCs w:val="18"/>
    </w:rPr>
  </w:style>
  <w:style w:type="table" w:styleId="1c">
    <w:name w:val="Table Columns 1"/>
    <w:basedOn w:val="a5"/>
    <w:uiPriority w:val="99"/>
    <w:semiHidden/>
    <w:unhideWhenUsed/>
    <w:rsid w:val="009A7B4D"/>
    <w:pPr>
      <w:bidi/>
      <w:spacing w:after="0" w:line="220" w:lineRule="exact"/>
      <w:jc w:val="both"/>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5">
    <w:name w:val="Table Columns 2"/>
    <w:basedOn w:val="a5"/>
    <w:uiPriority w:val="99"/>
    <w:semiHidden/>
    <w:unhideWhenUsed/>
    <w:rsid w:val="009A7B4D"/>
    <w:pPr>
      <w:bidi/>
      <w:spacing w:after="0" w:line="220" w:lineRule="exact"/>
      <w:jc w:val="both"/>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f2">
    <w:name w:val="Table Columns 3"/>
    <w:basedOn w:val="a5"/>
    <w:uiPriority w:val="99"/>
    <w:semiHidden/>
    <w:unhideWhenUsed/>
    <w:rsid w:val="009A7B4D"/>
    <w:pPr>
      <w:bidi/>
      <w:spacing w:after="0" w:line="220" w:lineRule="exact"/>
      <w:jc w:val="both"/>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48">
    <w:name w:val="Table Columns 4"/>
    <w:basedOn w:val="a5"/>
    <w:uiPriority w:val="99"/>
    <w:semiHidden/>
    <w:unhideWhenUsed/>
    <w:rsid w:val="009A7B4D"/>
    <w:pPr>
      <w:bidi/>
      <w:spacing w:after="0" w:line="220" w:lineRule="exact"/>
      <w:jc w:val="both"/>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5"/>
    <w:uiPriority w:val="99"/>
    <w:semiHidden/>
    <w:unhideWhenUsed/>
    <w:rsid w:val="009A7B4D"/>
    <w:pPr>
      <w:bidi/>
      <w:spacing w:after="0" w:line="220" w:lineRule="exact"/>
      <w:jc w:val="both"/>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paragraph" w:styleId="affffffffa">
    <w:name w:val="Quote"/>
    <w:basedOn w:val="a3"/>
    <w:next w:val="a3"/>
    <w:link w:val="affffffffb"/>
    <w:uiPriority w:val="29"/>
    <w:qFormat/>
    <w:rsid w:val="009A7B4D"/>
    <w:pPr>
      <w:spacing w:before="200" w:after="160"/>
      <w:ind w:left="864" w:right="864"/>
      <w:jc w:val="center"/>
    </w:pPr>
    <w:rPr>
      <w:i/>
      <w:iCs/>
      <w:color w:val="404040" w:themeColor="text1" w:themeTint="BF"/>
    </w:rPr>
  </w:style>
  <w:style w:type="character" w:customStyle="1" w:styleId="affffffffb">
    <w:name w:val="ציטוט תו"/>
    <w:basedOn w:val="a4"/>
    <w:link w:val="affffffffa"/>
    <w:uiPriority w:val="29"/>
    <w:rsid w:val="009A7B4D"/>
    <w:rPr>
      <w:rFonts w:ascii="BA Fontov Regular" w:hAnsi="BA Fontov Regular" w:cs="FrankRuehl"/>
      <w:i/>
      <w:iCs/>
      <w:color w:val="404040" w:themeColor="text1" w:themeTint="BF"/>
      <w:sz w:val="18"/>
      <w:szCs w:val="18"/>
    </w:rPr>
  </w:style>
  <w:style w:type="character" w:styleId="affffffffc">
    <w:name w:val="Smart Link"/>
    <w:basedOn w:val="a4"/>
    <w:uiPriority w:val="99"/>
    <w:semiHidden/>
    <w:unhideWhenUsed/>
    <w:rsid w:val="009A7B4D"/>
    <w:rPr>
      <w:color w:val="0000FF"/>
      <w:u w:val="single"/>
      <w:shd w:val="clear" w:color="auto" w:fill="F3F2F1"/>
    </w:rPr>
  </w:style>
  <w:style w:type="character" w:styleId="HTML6">
    <w:name w:val="HTML Acronym"/>
    <w:basedOn w:val="a4"/>
    <w:uiPriority w:val="99"/>
    <w:semiHidden/>
    <w:unhideWhenUsed/>
    <w:rsid w:val="009A7B4D"/>
  </w:style>
  <w:style w:type="paragraph" w:styleId="2f6">
    <w:name w:val="List 2"/>
    <w:basedOn w:val="a3"/>
    <w:uiPriority w:val="99"/>
    <w:semiHidden/>
    <w:unhideWhenUsed/>
    <w:rsid w:val="009A7B4D"/>
    <w:pPr>
      <w:ind w:left="566" w:hanging="283"/>
      <w:contextualSpacing/>
    </w:pPr>
  </w:style>
  <w:style w:type="paragraph" w:styleId="3f3">
    <w:name w:val="List 3"/>
    <w:basedOn w:val="a3"/>
    <w:uiPriority w:val="99"/>
    <w:semiHidden/>
    <w:unhideWhenUsed/>
    <w:rsid w:val="009A7B4D"/>
    <w:pPr>
      <w:ind w:left="849" w:hanging="283"/>
      <w:contextualSpacing/>
    </w:pPr>
  </w:style>
  <w:style w:type="paragraph" w:styleId="49">
    <w:name w:val="List 4"/>
    <w:basedOn w:val="a3"/>
    <w:uiPriority w:val="99"/>
    <w:semiHidden/>
    <w:unhideWhenUsed/>
    <w:rsid w:val="009A7B4D"/>
    <w:pPr>
      <w:ind w:left="1132" w:hanging="283"/>
      <w:contextualSpacing/>
    </w:pPr>
  </w:style>
  <w:style w:type="paragraph" w:styleId="58">
    <w:name w:val="List 5"/>
    <w:basedOn w:val="a3"/>
    <w:uiPriority w:val="99"/>
    <w:semiHidden/>
    <w:unhideWhenUsed/>
    <w:rsid w:val="009A7B4D"/>
    <w:pPr>
      <w:ind w:left="1415" w:hanging="283"/>
      <w:contextualSpacing/>
    </w:pPr>
  </w:style>
  <w:style w:type="table" w:styleId="affffffffd">
    <w:name w:val="Light List"/>
    <w:basedOn w:val="a5"/>
    <w:uiPriority w:val="61"/>
    <w:semiHidden/>
    <w:unhideWhenUsed/>
    <w:rsid w:val="009A7B4D"/>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2">
    <w:name w:val="Light List Accent 1"/>
    <w:basedOn w:val="a5"/>
    <w:uiPriority w:val="61"/>
    <w:semiHidden/>
    <w:unhideWhenUsed/>
    <w:rsid w:val="009A7B4D"/>
    <w:pPr>
      <w:spacing w:after="0" w:line="240" w:lineRule="auto"/>
    </w:p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styleId="-22">
    <w:name w:val="Light List Accent 2"/>
    <w:basedOn w:val="a5"/>
    <w:uiPriority w:val="61"/>
    <w:semiHidden/>
    <w:unhideWhenUsed/>
    <w:rsid w:val="009A7B4D"/>
    <w:pPr>
      <w:spacing w:after="0" w:line="240" w:lineRule="auto"/>
    </w:p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32">
    <w:name w:val="Light List Accent 3"/>
    <w:basedOn w:val="a5"/>
    <w:uiPriority w:val="61"/>
    <w:semiHidden/>
    <w:unhideWhenUsed/>
    <w:rsid w:val="009A7B4D"/>
    <w:pPr>
      <w:spacing w:after="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42">
    <w:name w:val="Light List Accent 4"/>
    <w:basedOn w:val="a5"/>
    <w:uiPriority w:val="61"/>
    <w:semiHidden/>
    <w:unhideWhenUsed/>
    <w:rsid w:val="009A7B4D"/>
    <w:pPr>
      <w:spacing w:after="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51">
    <w:name w:val="Light List Accent 5"/>
    <w:basedOn w:val="a5"/>
    <w:uiPriority w:val="61"/>
    <w:semiHidden/>
    <w:unhideWhenUsed/>
    <w:rsid w:val="009A7B4D"/>
    <w:pPr>
      <w:spacing w:after="0" w:line="240" w:lineRule="auto"/>
    </w:p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styleId="-61">
    <w:name w:val="Light List Accent 6"/>
    <w:basedOn w:val="a5"/>
    <w:uiPriority w:val="61"/>
    <w:semiHidden/>
    <w:unhideWhenUsed/>
    <w:rsid w:val="009A7B4D"/>
    <w:pPr>
      <w:spacing w:after="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1d">
    <w:name w:val="Table List 1"/>
    <w:basedOn w:val="a5"/>
    <w:uiPriority w:val="99"/>
    <w:semiHidden/>
    <w:unhideWhenUsed/>
    <w:rsid w:val="009A7B4D"/>
    <w:pPr>
      <w:bidi/>
      <w:spacing w:after="0" w:line="220" w:lineRule="exact"/>
      <w:jc w:val="both"/>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7">
    <w:name w:val="Table List 2"/>
    <w:basedOn w:val="a5"/>
    <w:uiPriority w:val="99"/>
    <w:semiHidden/>
    <w:unhideWhenUsed/>
    <w:rsid w:val="009A7B4D"/>
    <w:pPr>
      <w:bidi/>
      <w:spacing w:after="0" w:line="220" w:lineRule="exact"/>
      <w:jc w:val="both"/>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f4">
    <w:name w:val="Table List 3"/>
    <w:basedOn w:val="a5"/>
    <w:uiPriority w:val="99"/>
    <w:semiHidden/>
    <w:unhideWhenUsed/>
    <w:rsid w:val="009A7B4D"/>
    <w:pPr>
      <w:bidi/>
      <w:spacing w:after="0" w:line="220" w:lineRule="exact"/>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4a">
    <w:name w:val="Table List 4"/>
    <w:basedOn w:val="a5"/>
    <w:uiPriority w:val="99"/>
    <w:semiHidden/>
    <w:unhideWhenUsed/>
    <w:rsid w:val="009A7B4D"/>
    <w:pPr>
      <w:bidi/>
      <w:spacing w:after="0" w:line="220" w:lineRule="exact"/>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59">
    <w:name w:val="Table List 5"/>
    <w:basedOn w:val="a5"/>
    <w:uiPriority w:val="99"/>
    <w:semiHidden/>
    <w:unhideWhenUsed/>
    <w:rsid w:val="009A7B4D"/>
    <w:pPr>
      <w:bidi/>
      <w:spacing w:after="0" w:line="220" w:lineRule="exact"/>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63">
    <w:name w:val="Table List 6"/>
    <w:basedOn w:val="a5"/>
    <w:uiPriority w:val="99"/>
    <w:semiHidden/>
    <w:unhideWhenUsed/>
    <w:rsid w:val="009A7B4D"/>
    <w:pPr>
      <w:bidi/>
      <w:spacing w:after="0" w:line="220" w:lineRule="exact"/>
      <w:jc w:val="both"/>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73">
    <w:name w:val="Table List 7"/>
    <w:basedOn w:val="a5"/>
    <w:uiPriority w:val="99"/>
    <w:semiHidden/>
    <w:unhideWhenUsed/>
    <w:rsid w:val="009A7B4D"/>
    <w:pPr>
      <w:bidi/>
      <w:spacing w:after="0" w:line="220" w:lineRule="exact"/>
      <w:jc w:val="both"/>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81">
    <w:name w:val="Table List 8"/>
    <w:basedOn w:val="a5"/>
    <w:uiPriority w:val="99"/>
    <w:semiHidden/>
    <w:unhideWhenUsed/>
    <w:rsid w:val="009A7B4D"/>
    <w:pPr>
      <w:bidi/>
      <w:spacing w:after="0" w:line="220" w:lineRule="exact"/>
      <w:jc w:val="both"/>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1e">
    <w:name w:val="Medium List 1"/>
    <w:basedOn w:val="a5"/>
    <w:uiPriority w:val="65"/>
    <w:semiHidden/>
    <w:unhideWhenUsed/>
    <w:rsid w:val="009A7B4D"/>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2">
    <w:name w:val="Medium List 1 Accent 1"/>
    <w:basedOn w:val="a5"/>
    <w:uiPriority w:val="65"/>
    <w:semiHidden/>
    <w:unhideWhenUsed/>
    <w:rsid w:val="009A7B4D"/>
    <w:pPr>
      <w:spacing w:after="0" w:line="240" w:lineRule="auto"/>
    </w:pPr>
    <w:rPr>
      <w:color w:val="000000" w:themeColor="text1"/>
    </w:rPr>
    <w:tblPr>
      <w:tblStyleRowBandSize w:val="1"/>
      <w:tblStyleColBandSize w:val="1"/>
      <w:tblBorders>
        <w:top w:val="single" w:sz="8" w:space="0" w:color="5B9BD5" w:themeColor="accent1"/>
        <w:bottom w:val="single" w:sz="8" w:space="0" w:color="5B9BD5" w:themeColor="accent1"/>
      </w:tblBorders>
    </w:tblPr>
    <w:tblStylePr w:type="firstRow">
      <w:rPr>
        <w:rFonts w:asciiTheme="majorHAnsi" w:eastAsiaTheme="majorEastAsia" w:hAnsiTheme="majorHAnsi" w:cstheme="majorBidi"/>
      </w:rPr>
      <w:tblPr/>
      <w:tcPr>
        <w:tcBorders>
          <w:top w:val="nil"/>
          <w:bottom w:val="single" w:sz="8" w:space="0" w:color="5B9BD5" w:themeColor="accent1"/>
        </w:tcBorders>
      </w:tcPr>
    </w:tblStylePr>
    <w:tblStylePr w:type="lastRow">
      <w:rPr>
        <w:b/>
        <w:bCs/>
        <w:color w:val="44546A" w:themeColor="text2"/>
      </w:rPr>
      <w:tblPr/>
      <w:tcPr>
        <w:tcBorders>
          <w:top w:val="single" w:sz="8" w:space="0" w:color="5B9BD5" w:themeColor="accent1"/>
          <w:bottom w:val="single" w:sz="8" w:space="0" w:color="5B9BD5" w:themeColor="accent1"/>
        </w:tcBorders>
      </w:tcPr>
    </w:tblStylePr>
    <w:tblStylePr w:type="firstCol">
      <w:rPr>
        <w:b/>
        <w:bCs/>
      </w:rPr>
    </w:tblStylePr>
    <w:tblStylePr w:type="lastCol">
      <w:rPr>
        <w:b/>
        <w:bCs/>
      </w:rPr>
      <w:tblPr/>
      <w:tcPr>
        <w:tcBorders>
          <w:top w:val="single" w:sz="8" w:space="0" w:color="5B9BD5" w:themeColor="accent1"/>
          <w:bottom w:val="single" w:sz="8" w:space="0" w:color="5B9BD5" w:themeColor="accent1"/>
        </w:tcBorders>
      </w:tcPr>
    </w:tblStylePr>
    <w:tblStylePr w:type="band1Vert">
      <w:tblPr/>
      <w:tcPr>
        <w:shd w:val="clear" w:color="auto" w:fill="D6E6F4" w:themeFill="accent1" w:themeFillTint="3F"/>
      </w:tcPr>
    </w:tblStylePr>
    <w:tblStylePr w:type="band1Horz">
      <w:tblPr/>
      <w:tcPr>
        <w:shd w:val="clear" w:color="auto" w:fill="D6E6F4" w:themeFill="accent1" w:themeFillTint="3F"/>
      </w:tcPr>
    </w:tblStylePr>
  </w:style>
  <w:style w:type="table" w:styleId="1-22">
    <w:name w:val="Medium List 1 Accent 2"/>
    <w:basedOn w:val="a5"/>
    <w:uiPriority w:val="65"/>
    <w:semiHidden/>
    <w:unhideWhenUsed/>
    <w:rsid w:val="009A7B4D"/>
    <w:pPr>
      <w:spacing w:after="0" w:line="240" w:lineRule="auto"/>
    </w:pPr>
    <w:rPr>
      <w:color w:val="000000" w:themeColor="text1"/>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1-32">
    <w:name w:val="Medium List 1 Accent 3"/>
    <w:basedOn w:val="a5"/>
    <w:uiPriority w:val="65"/>
    <w:semiHidden/>
    <w:unhideWhenUsed/>
    <w:rsid w:val="009A7B4D"/>
    <w:pPr>
      <w:spacing w:after="0" w:line="240" w:lineRule="auto"/>
    </w:pPr>
    <w:rPr>
      <w:color w:val="000000" w:themeColor="text1"/>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1-42">
    <w:name w:val="Medium List 1 Accent 4"/>
    <w:basedOn w:val="a5"/>
    <w:uiPriority w:val="65"/>
    <w:semiHidden/>
    <w:unhideWhenUsed/>
    <w:rsid w:val="009A7B4D"/>
    <w:pPr>
      <w:spacing w:after="0" w:line="240" w:lineRule="auto"/>
    </w:pPr>
    <w:rPr>
      <w:color w:val="000000" w:themeColor="text1"/>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1-52">
    <w:name w:val="Medium List 1 Accent 5"/>
    <w:basedOn w:val="a5"/>
    <w:uiPriority w:val="65"/>
    <w:semiHidden/>
    <w:unhideWhenUsed/>
    <w:rsid w:val="009A7B4D"/>
    <w:pPr>
      <w:spacing w:after="0" w:line="240" w:lineRule="auto"/>
    </w:pPr>
    <w:rPr>
      <w:color w:val="000000" w:themeColor="text1"/>
    </w:rPr>
    <w:tblPr>
      <w:tblStyleRowBandSize w:val="1"/>
      <w:tblStyleColBandSize w:val="1"/>
      <w:tblBorders>
        <w:top w:val="single" w:sz="8" w:space="0" w:color="4472C4" w:themeColor="accent5"/>
        <w:bottom w:val="single" w:sz="8" w:space="0" w:color="4472C4" w:themeColor="accent5"/>
      </w:tblBorders>
    </w:tblPr>
    <w:tblStylePr w:type="firstRow">
      <w:rPr>
        <w:rFonts w:asciiTheme="majorHAnsi" w:eastAsiaTheme="majorEastAsia" w:hAnsiTheme="majorHAnsi" w:cstheme="majorBidi"/>
      </w:rPr>
      <w:tblPr/>
      <w:tcPr>
        <w:tcBorders>
          <w:top w:val="nil"/>
          <w:bottom w:val="single" w:sz="8" w:space="0" w:color="4472C4" w:themeColor="accent5"/>
        </w:tcBorders>
      </w:tcPr>
    </w:tblStylePr>
    <w:tblStylePr w:type="lastRow">
      <w:rPr>
        <w:b/>
        <w:bCs/>
        <w:color w:val="44546A" w:themeColor="text2"/>
      </w:rPr>
      <w:tblPr/>
      <w:tcPr>
        <w:tcBorders>
          <w:top w:val="single" w:sz="8" w:space="0" w:color="4472C4" w:themeColor="accent5"/>
          <w:bottom w:val="single" w:sz="8" w:space="0" w:color="4472C4" w:themeColor="accent5"/>
        </w:tcBorders>
      </w:tcPr>
    </w:tblStylePr>
    <w:tblStylePr w:type="firstCol">
      <w:rPr>
        <w:b/>
        <w:bCs/>
      </w:rPr>
    </w:tblStylePr>
    <w:tblStylePr w:type="lastCol">
      <w:rPr>
        <w:b/>
        <w:bCs/>
      </w:rPr>
      <w:tblPr/>
      <w:tcPr>
        <w:tcBorders>
          <w:top w:val="single" w:sz="8" w:space="0" w:color="4472C4" w:themeColor="accent5"/>
          <w:bottom w:val="single" w:sz="8" w:space="0" w:color="4472C4" w:themeColor="accent5"/>
        </w:tcBorders>
      </w:tcPr>
    </w:tblStylePr>
    <w:tblStylePr w:type="band1Vert">
      <w:tblPr/>
      <w:tcPr>
        <w:shd w:val="clear" w:color="auto" w:fill="D0DBF0" w:themeFill="accent5" w:themeFillTint="3F"/>
      </w:tcPr>
    </w:tblStylePr>
    <w:tblStylePr w:type="band1Horz">
      <w:tblPr/>
      <w:tcPr>
        <w:shd w:val="clear" w:color="auto" w:fill="D0DBF0" w:themeFill="accent5" w:themeFillTint="3F"/>
      </w:tcPr>
    </w:tblStylePr>
  </w:style>
  <w:style w:type="table" w:styleId="1-62">
    <w:name w:val="Medium List 1 Accent 6"/>
    <w:basedOn w:val="a5"/>
    <w:uiPriority w:val="65"/>
    <w:semiHidden/>
    <w:unhideWhenUsed/>
    <w:rsid w:val="009A7B4D"/>
    <w:pPr>
      <w:spacing w:after="0" w:line="240" w:lineRule="auto"/>
    </w:pPr>
    <w:rPr>
      <w:color w:val="000000" w:themeColor="text1"/>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2f8">
    <w:name w:val="Medium List 2"/>
    <w:basedOn w:val="a5"/>
    <w:uiPriority w:val="66"/>
    <w:semiHidden/>
    <w:unhideWhenUsed/>
    <w:rsid w:val="009A7B4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2">
    <w:name w:val="Medium List 2 Accent 1"/>
    <w:basedOn w:val="a5"/>
    <w:uiPriority w:val="66"/>
    <w:semiHidden/>
    <w:unhideWhenUsed/>
    <w:rsid w:val="009A7B4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rPr>
        <w:sz w:val="24"/>
        <w:szCs w:val="24"/>
      </w:rPr>
      <w:tblPr/>
      <w:tcPr>
        <w:tcBorders>
          <w:top w:val="nil"/>
          <w:left w:val="nil"/>
          <w:bottom w:val="single" w:sz="24" w:space="0" w:color="5B9BD5" w:themeColor="accent1"/>
          <w:right w:val="nil"/>
          <w:insideH w:val="nil"/>
          <w:insideV w:val="nil"/>
        </w:tcBorders>
        <w:shd w:val="clear" w:color="auto" w:fill="FFFFFF" w:themeFill="background1"/>
      </w:tcPr>
    </w:tblStylePr>
    <w:tblStylePr w:type="lastRow">
      <w:tblPr/>
      <w:tcPr>
        <w:tcBorders>
          <w:top w:val="single" w:sz="8" w:space="0" w:color="5B9BD5"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1"/>
          <w:insideH w:val="nil"/>
          <w:insideV w:val="nil"/>
        </w:tcBorders>
        <w:shd w:val="clear" w:color="auto" w:fill="FFFFFF" w:themeFill="background1"/>
      </w:tcPr>
    </w:tblStylePr>
    <w:tblStylePr w:type="lastCol">
      <w:tblPr/>
      <w:tcPr>
        <w:tcBorders>
          <w:top w:val="nil"/>
          <w:left w:val="single" w:sz="8" w:space="0" w:color="5B9BD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2">
    <w:name w:val="Medium List 2 Accent 2"/>
    <w:basedOn w:val="a5"/>
    <w:uiPriority w:val="66"/>
    <w:semiHidden/>
    <w:unhideWhenUsed/>
    <w:rsid w:val="009A7B4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2">
    <w:name w:val="Medium List 2 Accent 3"/>
    <w:basedOn w:val="a5"/>
    <w:uiPriority w:val="66"/>
    <w:semiHidden/>
    <w:unhideWhenUsed/>
    <w:rsid w:val="009A7B4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1">
    <w:name w:val="Medium List 2 Accent 4"/>
    <w:basedOn w:val="a5"/>
    <w:uiPriority w:val="66"/>
    <w:semiHidden/>
    <w:unhideWhenUsed/>
    <w:rsid w:val="009A7B4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2">
    <w:name w:val="Medium List 2 Accent 5"/>
    <w:basedOn w:val="a5"/>
    <w:uiPriority w:val="66"/>
    <w:semiHidden/>
    <w:unhideWhenUsed/>
    <w:rsid w:val="009A7B4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rPr>
        <w:sz w:val="24"/>
        <w:szCs w:val="24"/>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tblPr/>
      <w:tcPr>
        <w:tcBorders>
          <w:top w:val="single" w:sz="8" w:space="0" w:color="4472C4"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5"/>
          <w:insideH w:val="nil"/>
          <w:insideV w:val="nil"/>
        </w:tcBorders>
        <w:shd w:val="clear" w:color="auto" w:fill="FFFFFF" w:themeFill="background1"/>
      </w:tcPr>
    </w:tblStylePr>
    <w:tblStylePr w:type="lastCol">
      <w:tblPr/>
      <w:tcPr>
        <w:tcBorders>
          <w:top w:val="nil"/>
          <w:left w:val="single" w:sz="8" w:space="0" w:color="4472C4"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top w:val="nil"/>
          <w:bottom w:val="nil"/>
          <w:insideH w:val="nil"/>
          <w:insideV w:val="nil"/>
        </w:tcBorders>
        <w:shd w:val="clear" w:color="auto" w:fill="D0DB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2">
    <w:name w:val="Medium List 2 Accent 6"/>
    <w:basedOn w:val="a5"/>
    <w:uiPriority w:val="66"/>
    <w:semiHidden/>
    <w:unhideWhenUsed/>
    <w:rsid w:val="009A7B4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affffffffe">
    <w:name w:val="Dark List"/>
    <w:basedOn w:val="a5"/>
    <w:uiPriority w:val="70"/>
    <w:semiHidden/>
    <w:unhideWhenUsed/>
    <w:rsid w:val="009A7B4D"/>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3">
    <w:name w:val="Dark List Accent 1"/>
    <w:basedOn w:val="a5"/>
    <w:uiPriority w:val="70"/>
    <w:semiHidden/>
    <w:unhideWhenUsed/>
    <w:rsid w:val="009A7B4D"/>
    <w:pPr>
      <w:spacing w:after="0" w:line="240" w:lineRule="auto"/>
    </w:pPr>
    <w:rPr>
      <w:color w:val="FFFFFF" w:themeColor="background1"/>
    </w:rPr>
    <w:tblPr>
      <w:tblStyleRowBandSize w:val="1"/>
      <w:tblStyleColBandSize w:val="1"/>
    </w:tblPr>
    <w:tcPr>
      <w:shd w:val="clear" w:color="auto" w:fill="5B9BD5"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1" w:themeFillShade="BF"/>
      </w:tcPr>
    </w:tblStylePr>
    <w:tblStylePr w:type="band1Vert">
      <w:tblPr/>
      <w:tcPr>
        <w:tcBorders>
          <w:top w:val="nil"/>
          <w:left w:val="nil"/>
          <w:bottom w:val="nil"/>
          <w:right w:val="nil"/>
          <w:insideH w:val="nil"/>
          <w:insideV w:val="nil"/>
        </w:tcBorders>
        <w:shd w:val="clear" w:color="auto" w:fill="2E74B5" w:themeFill="accent1" w:themeFillShade="BF"/>
      </w:tcPr>
    </w:tblStylePr>
    <w:tblStylePr w:type="band1Horz">
      <w:tblPr/>
      <w:tcPr>
        <w:tcBorders>
          <w:top w:val="nil"/>
          <w:left w:val="nil"/>
          <w:bottom w:val="nil"/>
          <w:right w:val="nil"/>
          <w:insideH w:val="nil"/>
          <w:insideV w:val="nil"/>
        </w:tcBorders>
        <w:shd w:val="clear" w:color="auto" w:fill="2E74B5" w:themeFill="accent1" w:themeFillShade="BF"/>
      </w:tcPr>
    </w:tblStylePr>
  </w:style>
  <w:style w:type="table" w:styleId="-23">
    <w:name w:val="Dark List Accent 2"/>
    <w:basedOn w:val="a5"/>
    <w:uiPriority w:val="70"/>
    <w:semiHidden/>
    <w:unhideWhenUsed/>
    <w:rsid w:val="009A7B4D"/>
    <w:pPr>
      <w:spacing w:after="0" w:line="240" w:lineRule="auto"/>
    </w:pPr>
    <w:rPr>
      <w:color w:val="FFFFFF" w:themeColor="background1"/>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33">
    <w:name w:val="Dark List Accent 3"/>
    <w:basedOn w:val="a5"/>
    <w:uiPriority w:val="70"/>
    <w:semiHidden/>
    <w:unhideWhenUsed/>
    <w:rsid w:val="009A7B4D"/>
    <w:pPr>
      <w:spacing w:after="0" w:line="240" w:lineRule="auto"/>
    </w:pPr>
    <w:rPr>
      <w:color w:val="FFFFFF" w:themeColor="background1"/>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43">
    <w:name w:val="Dark List Accent 4"/>
    <w:basedOn w:val="a5"/>
    <w:uiPriority w:val="70"/>
    <w:semiHidden/>
    <w:unhideWhenUsed/>
    <w:rsid w:val="009A7B4D"/>
    <w:pPr>
      <w:spacing w:after="0" w:line="240" w:lineRule="auto"/>
    </w:pPr>
    <w:rPr>
      <w:color w:val="FFFFFF" w:themeColor="background1"/>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52">
    <w:name w:val="Dark List Accent 5"/>
    <w:basedOn w:val="a5"/>
    <w:uiPriority w:val="70"/>
    <w:semiHidden/>
    <w:unhideWhenUsed/>
    <w:rsid w:val="009A7B4D"/>
    <w:pPr>
      <w:spacing w:after="0" w:line="240" w:lineRule="auto"/>
    </w:pPr>
    <w:rPr>
      <w:color w:val="FFFFFF" w:themeColor="background1"/>
    </w:rPr>
    <w:tblPr>
      <w:tblStyleRowBandSize w:val="1"/>
      <w:tblStyleColBandSize w:val="1"/>
    </w:tblPr>
    <w:tcPr>
      <w:shd w:val="clear" w:color="auto" w:fill="4472C4"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5" w:themeFillShade="BF"/>
      </w:tcPr>
    </w:tblStylePr>
    <w:tblStylePr w:type="band1Vert">
      <w:tblPr/>
      <w:tcPr>
        <w:tcBorders>
          <w:top w:val="nil"/>
          <w:left w:val="nil"/>
          <w:bottom w:val="nil"/>
          <w:right w:val="nil"/>
          <w:insideH w:val="nil"/>
          <w:insideV w:val="nil"/>
        </w:tcBorders>
        <w:shd w:val="clear" w:color="auto" w:fill="2F5496" w:themeFill="accent5" w:themeFillShade="BF"/>
      </w:tcPr>
    </w:tblStylePr>
    <w:tblStylePr w:type="band1Horz">
      <w:tblPr/>
      <w:tcPr>
        <w:tcBorders>
          <w:top w:val="nil"/>
          <w:left w:val="nil"/>
          <w:bottom w:val="nil"/>
          <w:right w:val="nil"/>
          <w:insideH w:val="nil"/>
          <w:insideV w:val="nil"/>
        </w:tcBorders>
        <w:shd w:val="clear" w:color="auto" w:fill="2F5496" w:themeFill="accent5" w:themeFillShade="BF"/>
      </w:tcPr>
    </w:tblStylePr>
  </w:style>
  <w:style w:type="table" w:styleId="-62">
    <w:name w:val="Dark List Accent 6"/>
    <w:basedOn w:val="a5"/>
    <w:uiPriority w:val="70"/>
    <w:semiHidden/>
    <w:unhideWhenUsed/>
    <w:rsid w:val="009A7B4D"/>
    <w:pPr>
      <w:spacing w:after="0" w:line="240" w:lineRule="auto"/>
    </w:pPr>
    <w:rPr>
      <w:color w:val="FFFFFF" w:themeColor="background1"/>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paragraph" w:styleId="a">
    <w:name w:val="List Number"/>
    <w:basedOn w:val="a3"/>
    <w:uiPriority w:val="99"/>
    <w:semiHidden/>
    <w:unhideWhenUsed/>
    <w:rsid w:val="009A7B4D"/>
    <w:pPr>
      <w:numPr>
        <w:numId w:val="33"/>
      </w:numPr>
      <w:contextualSpacing/>
    </w:pPr>
  </w:style>
  <w:style w:type="paragraph" w:styleId="2">
    <w:name w:val="List Number 2"/>
    <w:basedOn w:val="a3"/>
    <w:uiPriority w:val="99"/>
    <w:semiHidden/>
    <w:unhideWhenUsed/>
    <w:rsid w:val="009A7B4D"/>
    <w:pPr>
      <w:numPr>
        <w:numId w:val="34"/>
      </w:numPr>
      <w:contextualSpacing/>
    </w:pPr>
  </w:style>
  <w:style w:type="paragraph" w:styleId="3">
    <w:name w:val="List Number 3"/>
    <w:basedOn w:val="a3"/>
    <w:uiPriority w:val="99"/>
    <w:semiHidden/>
    <w:unhideWhenUsed/>
    <w:rsid w:val="009A7B4D"/>
    <w:pPr>
      <w:numPr>
        <w:numId w:val="35"/>
      </w:numPr>
      <w:contextualSpacing/>
    </w:pPr>
  </w:style>
  <w:style w:type="paragraph" w:styleId="4">
    <w:name w:val="List Number 4"/>
    <w:basedOn w:val="a3"/>
    <w:uiPriority w:val="99"/>
    <w:semiHidden/>
    <w:unhideWhenUsed/>
    <w:rsid w:val="009A7B4D"/>
    <w:pPr>
      <w:numPr>
        <w:numId w:val="36"/>
      </w:numPr>
      <w:contextualSpacing/>
    </w:pPr>
  </w:style>
  <w:style w:type="paragraph" w:styleId="5">
    <w:name w:val="List Number 5"/>
    <w:basedOn w:val="a3"/>
    <w:uiPriority w:val="99"/>
    <w:semiHidden/>
    <w:unhideWhenUsed/>
    <w:rsid w:val="009A7B4D"/>
    <w:pPr>
      <w:numPr>
        <w:numId w:val="37"/>
      </w:numPr>
      <w:contextualSpacing/>
    </w:pPr>
  </w:style>
  <w:style w:type="paragraph" w:styleId="a0">
    <w:name w:val="List Bullet"/>
    <w:basedOn w:val="a3"/>
    <w:uiPriority w:val="99"/>
    <w:semiHidden/>
    <w:unhideWhenUsed/>
    <w:rsid w:val="009A7B4D"/>
    <w:pPr>
      <w:numPr>
        <w:numId w:val="38"/>
      </w:numPr>
      <w:contextualSpacing/>
    </w:pPr>
  </w:style>
  <w:style w:type="paragraph" w:styleId="20">
    <w:name w:val="List Bullet 2"/>
    <w:basedOn w:val="a3"/>
    <w:uiPriority w:val="99"/>
    <w:semiHidden/>
    <w:unhideWhenUsed/>
    <w:rsid w:val="009A7B4D"/>
    <w:pPr>
      <w:numPr>
        <w:numId w:val="39"/>
      </w:numPr>
      <w:contextualSpacing/>
    </w:pPr>
  </w:style>
  <w:style w:type="paragraph" w:styleId="30">
    <w:name w:val="List Bullet 3"/>
    <w:basedOn w:val="a3"/>
    <w:uiPriority w:val="99"/>
    <w:semiHidden/>
    <w:unhideWhenUsed/>
    <w:rsid w:val="009A7B4D"/>
    <w:pPr>
      <w:numPr>
        <w:numId w:val="40"/>
      </w:numPr>
      <w:contextualSpacing/>
    </w:pPr>
  </w:style>
  <w:style w:type="paragraph" w:styleId="40">
    <w:name w:val="List Bullet 4"/>
    <w:basedOn w:val="a3"/>
    <w:uiPriority w:val="99"/>
    <w:semiHidden/>
    <w:unhideWhenUsed/>
    <w:rsid w:val="009A7B4D"/>
    <w:pPr>
      <w:numPr>
        <w:numId w:val="41"/>
      </w:numPr>
      <w:contextualSpacing/>
    </w:pPr>
  </w:style>
  <w:style w:type="paragraph" w:styleId="50">
    <w:name w:val="List Bullet 5"/>
    <w:basedOn w:val="a3"/>
    <w:uiPriority w:val="99"/>
    <w:semiHidden/>
    <w:unhideWhenUsed/>
    <w:rsid w:val="009A7B4D"/>
    <w:pPr>
      <w:numPr>
        <w:numId w:val="42"/>
      </w:numPr>
      <w:contextualSpacing/>
    </w:pPr>
  </w:style>
  <w:style w:type="table" w:styleId="afffffffff">
    <w:name w:val="Colorful List"/>
    <w:basedOn w:val="a5"/>
    <w:uiPriority w:val="72"/>
    <w:semiHidden/>
    <w:unhideWhenUsed/>
    <w:rsid w:val="009A7B4D"/>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5"/>
    <w:uiPriority w:val="72"/>
    <w:semiHidden/>
    <w:unhideWhenUsed/>
    <w:rsid w:val="009A7B4D"/>
    <w:pPr>
      <w:spacing w:after="0" w:line="240" w:lineRule="auto"/>
    </w:pPr>
    <w:rPr>
      <w:color w:val="000000" w:themeColor="text1"/>
    </w:rPr>
    <w:tblPr>
      <w:tblStyleRowBandSize w:val="1"/>
      <w:tblStyleColBandSize w:val="1"/>
    </w:tblPr>
    <w:tcPr>
      <w:shd w:val="clear" w:color="auto" w:fill="EEF5FB"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1" w:themeFillTint="3F"/>
      </w:tcPr>
    </w:tblStylePr>
    <w:tblStylePr w:type="band1Horz">
      <w:tblPr/>
      <w:tcPr>
        <w:shd w:val="clear" w:color="auto" w:fill="DEEAF6" w:themeFill="accent1" w:themeFillTint="33"/>
      </w:tcPr>
    </w:tblStylePr>
  </w:style>
  <w:style w:type="table" w:styleId="-24">
    <w:name w:val="Colorful List Accent 2"/>
    <w:basedOn w:val="a5"/>
    <w:uiPriority w:val="72"/>
    <w:semiHidden/>
    <w:unhideWhenUsed/>
    <w:rsid w:val="009A7B4D"/>
    <w:pPr>
      <w:spacing w:after="0" w:line="240" w:lineRule="auto"/>
    </w:pPr>
    <w:rPr>
      <w:color w:val="000000" w:themeColor="text1"/>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34">
    <w:name w:val="Colorful List Accent 3"/>
    <w:basedOn w:val="a5"/>
    <w:uiPriority w:val="72"/>
    <w:semiHidden/>
    <w:unhideWhenUsed/>
    <w:rsid w:val="009A7B4D"/>
    <w:pPr>
      <w:spacing w:after="0" w:line="240" w:lineRule="auto"/>
    </w:pPr>
    <w:rPr>
      <w:color w:val="000000" w:themeColor="text1"/>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44">
    <w:name w:val="Colorful List Accent 4"/>
    <w:basedOn w:val="a5"/>
    <w:uiPriority w:val="72"/>
    <w:semiHidden/>
    <w:unhideWhenUsed/>
    <w:rsid w:val="009A7B4D"/>
    <w:pPr>
      <w:spacing w:after="0" w:line="240" w:lineRule="auto"/>
    </w:pPr>
    <w:rPr>
      <w:color w:val="000000" w:themeColor="text1"/>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53">
    <w:name w:val="Colorful List Accent 5"/>
    <w:basedOn w:val="a5"/>
    <w:uiPriority w:val="72"/>
    <w:semiHidden/>
    <w:unhideWhenUsed/>
    <w:rsid w:val="009A7B4D"/>
    <w:pPr>
      <w:spacing w:after="0" w:line="240" w:lineRule="auto"/>
    </w:pPr>
    <w:rPr>
      <w:color w:val="000000" w:themeColor="text1"/>
    </w:rPr>
    <w:tblPr>
      <w:tblStyleRowBandSize w:val="1"/>
      <w:tblStyleColBandSize w:val="1"/>
    </w:tblPr>
    <w:tcPr>
      <w:shd w:val="clear" w:color="auto" w:fill="ECF1F9"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5" w:themeFillTint="3F"/>
      </w:tcPr>
    </w:tblStylePr>
    <w:tblStylePr w:type="band1Horz">
      <w:tblPr/>
      <w:tcPr>
        <w:shd w:val="clear" w:color="auto" w:fill="D9E2F3" w:themeFill="accent5" w:themeFillTint="33"/>
      </w:tcPr>
    </w:tblStylePr>
  </w:style>
  <w:style w:type="table" w:styleId="-63">
    <w:name w:val="Colorful List Accent 6"/>
    <w:basedOn w:val="a5"/>
    <w:uiPriority w:val="72"/>
    <w:semiHidden/>
    <w:unhideWhenUsed/>
    <w:rsid w:val="009A7B4D"/>
    <w:pPr>
      <w:spacing w:after="0" w:line="240" w:lineRule="auto"/>
    </w:pPr>
    <w:rPr>
      <w:color w:val="000000" w:themeColor="text1"/>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259A0" w:themeFill="accent5" w:themeFillShade="CC"/>
      </w:tcPr>
    </w:tblStylePr>
    <w:tblStylePr w:type="lastRow">
      <w:rPr>
        <w:b/>
        <w:bCs/>
        <w:color w:val="3259A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paragraph" w:styleId="afffffffff0">
    <w:name w:val="table of authorities"/>
    <w:basedOn w:val="a3"/>
    <w:next w:val="a3"/>
    <w:uiPriority w:val="99"/>
    <w:semiHidden/>
    <w:unhideWhenUsed/>
    <w:rsid w:val="009A7B4D"/>
    <w:pPr>
      <w:ind w:left="180" w:hanging="180"/>
    </w:pPr>
  </w:style>
  <w:style w:type="table" w:styleId="-15">
    <w:name w:val="Light Grid Accent 1"/>
    <w:basedOn w:val="a5"/>
    <w:uiPriority w:val="62"/>
    <w:semiHidden/>
    <w:unhideWhenUsed/>
    <w:rsid w:val="009A7B4D"/>
    <w:pPr>
      <w:spacing w:after="0" w:line="240" w:lineRule="auto"/>
    </w:p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styleId="-25">
    <w:name w:val="Light Grid Accent 2"/>
    <w:basedOn w:val="a5"/>
    <w:uiPriority w:val="62"/>
    <w:semiHidden/>
    <w:unhideWhenUsed/>
    <w:rsid w:val="009A7B4D"/>
    <w:pPr>
      <w:spacing w:after="0" w:line="240" w:lineRule="auto"/>
    </w:p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35">
    <w:name w:val="Light Grid Accent 3"/>
    <w:basedOn w:val="a5"/>
    <w:uiPriority w:val="62"/>
    <w:semiHidden/>
    <w:unhideWhenUsed/>
    <w:rsid w:val="009A7B4D"/>
    <w:pPr>
      <w:spacing w:after="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45">
    <w:name w:val="Light Grid Accent 4"/>
    <w:basedOn w:val="a5"/>
    <w:uiPriority w:val="62"/>
    <w:semiHidden/>
    <w:unhideWhenUsed/>
    <w:rsid w:val="009A7B4D"/>
    <w:pPr>
      <w:spacing w:after="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54">
    <w:name w:val="Light Grid Accent 5"/>
    <w:basedOn w:val="a5"/>
    <w:uiPriority w:val="62"/>
    <w:semiHidden/>
    <w:unhideWhenUsed/>
    <w:rsid w:val="009A7B4D"/>
    <w:pPr>
      <w:spacing w:after="0" w:line="240" w:lineRule="auto"/>
    </w:p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styleId="-64">
    <w:name w:val="Light Grid Accent 6"/>
    <w:basedOn w:val="a5"/>
    <w:uiPriority w:val="62"/>
    <w:semiHidden/>
    <w:unhideWhenUsed/>
    <w:rsid w:val="009A7B4D"/>
    <w:pPr>
      <w:spacing w:after="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16">
    <w:name w:val="Medium Grid 1 Accent 1"/>
    <w:basedOn w:val="a5"/>
    <w:uiPriority w:val="67"/>
    <w:semiHidden/>
    <w:unhideWhenUsed/>
    <w:rsid w:val="009A7B4D"/>
    <w:pPr>
      <w:spacing w:after="0" w:line="240" w:lineRule="auto"/>
    </w:p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1f">
    <w:name w:val="Medium Grid 1"/>
    <w:basedOn w:val="a5"/>
    <w:uiPriority w:val="67"/>
    <w:semiHidden/>
    <w:unhideWhenUsed/>
    <w:rsid w:val="009A7B4D"/>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23">
    <w:name w:val="Medium Grid 1 Accent 2"/>
    <w:basedOn w:val="a5"/>
    <w:uiPriority w:val="67"/>
    <w:semiHidden/>
    <w:unhideWhenUsed/>
    <w:rsid w:val="009A7B4D"/>
    <w:pPr>
      <w:spacing w:after="0" w:line="240" w:lineRule="auto"/>
    </w:p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1-33">
    <w:name w:val="Medium Grid 1 Accent 3"/>
    <w:basedOn w:val="a5"/>
    <w:uiPriority w:val="67"/>
    <w:semiHidden/>
    <w:unhideWhenUsed/>
    <w:rsid w:val="009A7B4D"/>
    <w:pPr>
      <w:spacing w:after="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1-43">
    <w:name w:val="Medium Grid 1 Accent 4"/>
    <w:basedOn w:val="a5"/>
    <w:uiPriority w:val="67"/>
    <w:semiHidden/>
    <w:unhideWhenUsed/>
    <w:rsid w:val="009A7B4D"/>
    <w:pPr>
      <w:spacing w:after="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1-53">
    <w:name w:val="Medium Grid 1 Accent 5"/>
    <w:basedOn w:val="a5"/>
    <w:uiPriority w:val="67"/>
    <w:semiHidden/>
    <w:unhideWhenUsed/>
    <w:rsid w:val="009A7B4D"/>
    <w:pPr>
      <w:spacing w:after="0"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insideV w:val="single" w:sz="8" w:space="0" w:color="7295D2" w:themeColor="accent5" w:themeTint="BF"/>
      </w:tblBorders>
    </w:tblPr>
    <w:tcPr>
      <w:shd w:val="clear" w:color="auto" w:fill="D0DBF0" w:themeFill="accent5" w:themeFillTint="3F"/>
    </w:tcPr>
    <w:tblStylePr w:type="firstRow">
      <w:rPr>
        <w:b/>
        <w:bCs/>
      </w:rPr>
    </w:tblStylePr>
    <w:tblStylePr w:type="lastRow">
      <w:rPr>
        <w:b/>
        <w:bCs/>
      </w:rPr>
      <w:tblPr/>
      <w:tcPr>
        <w:tcBorders>
          <w:top w:val="single" w:sz="18" w:space="0" w:color="7295D2" w:themeColor="accent5" w:themeTint="BF"/>
        </w:tcBorders>
      </w:tcPr>
    </w:tblStylePr>
    <w:tblStylePr w:type="firstCol">
      <w:rPr>
        <w:b/>
        <w:bCs/>
      </w:rPr>
    </w:tblStylePr>
    <w:tblStylePr w:type="lastCol">
      <w:rPr>
        <w:b/>
        <w:bCs/>
      </w:r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1-63">
    <w:name w:val="Medium Grid 1 Accent 6"/>
    <w:basedOn w:val="a5"/>
    <w:uiPriority w:val="67"/>
    <w:semiHidden/>
    <w:unhideWhenUsed/>
    <w:rsid w:val="009A7B4D"/>
    <w:pPr>
      <w:spacing w:after="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2f9">
    <w:name w:val="Medium Grid 2"/>
    <w:basedOn w:val="a5"/>
    <w:uiPriority w:val="68"/>
    <w:semiHidden/>
    <w:unhideWhenUsed/>
    <w:rsid w:val="009A7B4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3">
    <w:name w:val="Medium Grid 2 Accent 1"/>
    <w:basedOn w:val="a5"/>
    <w:uiPriority w:val="68"/>
    <w:semiHidden/>
    <w:unhideWhenUsed/>
    <w:rsid w:val="009A7B4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cPr>
      <w:shd w:val="clear" w:color="auto" w:fill="D6E6F4" w:themeFill="accent1" w:themeFillTint="3F"/>
    </w:tcPr>
    <w:tblStylePr w:type="firstRow">
      <w:rPr>
        <w:b/>
        <w:bCs/>
        <w:color w:val="000000" w:themeColor="text1"/>
      </w:rPr>
      <w:tblPr/>
      <w:tcPr>
        <w:shd w:val="clear" w:color="auto" w:fill="EEF5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1" w:themeFillTint="33"/>
      </w:tcPr>
    </w:tblStylePr>
    <w:tblStylePr w:type="band1Vert">
      <w:tblPr/>
      <w:tcPr>
        <w:shd w:val="clear" w:color="auto" w:fill="ADCCEA" w:themeFill="accent1" w:themeFillTint="7F"/>
      </w:tcPr>
    </w:tblStylePr>
    <w:tblStylePr w:type="band1Horz">
      <w:tblPr/>
      <w:tcPr>
        <w:tcBorders>
          <w:insideH w:val="single" w:sz="6" w:space="0" w:color="5B9BD5" w:themeColor="accent1"/>
          <w:insideV w:val="single" w:sz="6" w:space="0" w:color="5B9BD5" w:themeColor="accent1"/>
        </w:tcBorders>
        <w:shd w:val="clear" w:color="auto" w:fill="ADCCEA" w:themeFill="accent1" w:themeFillTint="7F"/>
      </w:tcPr>
    </w:tblStylePr>
    <w:tblStylePr w:type="nwCell">
      <w:tblPr/>
      <w:tcPr>
        <w:shd w:val="clear" w:color="auto" w:fill="FFFFFF" w:themeFill="background1"/>
      </w:tcPr>
    </w:tblStylePr>
  </w:style>
  <w:style w:type="table" w:styleId="2-23">
    <w:name w:val="Medium Grid 2 Accent 2"/>
    <w:basedOn w:val="a5"/>
    <w:uiPriority w:val="68"/>
    <w:semiHidden/>
    <w:unhideWhenUsed/>
    <w:rsid w:val="009A7B4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2-33">
    <w:name w:val="Medium Grid 2 Accent 3"/>
    <w:basedOn w:val="a5"/>
    <w:uiPriority w:val="68"/>
    <w:semiHidden/>
    <w:unhideWhenUsed/>
    <w:rsid w:val="009A7B4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2-42">
    <w:name w:val="Medium Grid 2 Accent 4"/>
    <w:basedOn w:val="a5"/>
    <w:uiPriority w:val="68"/>
    <w:semiHidden/>
    <w:unhideWhenUsed/>
    <w:rsid w:val="009A7B4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2-53">
    <w:name w:val="Medium Grid 2 Accent 5"/>
    <w:basedOn w:val="a5"/>
    <w:uiPriority w:val="68"/>
    <w:semiHidden/>
    <w:unhideWhenUsed/>
    <w:rsid w:val="009A7B4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cPr>
      <w:shd w:val="clear" w:color="auto" w:fill="D0DBF0" w:themeFill="accent5" w:themeFillTint="3F"/>
    </w:tcPr>
    <w:tblStylePr w:type="firstRow">
      <w:rPr>
        <w:b/>
        <w:bCs/>
        <w:color w:val="000000" w:themeColor="text1"/>
      </w:rPr>
      <w:tblPr/>
      <w:tcPr>
        <w:shd w:val="clear" w:color="auto" w:fill="ECF1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5" w:themeFillTint="33"/>
      </w:tcPr>
    </w:tblStylePr>
    <w:tblStylePr w:type="band1Vert">
      <w:tblPr/>
      <w:tcPr>
        <w:shd w:val="clear" w:color="auto" w:fill="A1B8E1" w:themeFill="accent5" w:themeFillTint="7F"/>
      </w:tcPr>
    </w:tblStylePr>
    <w:tblStylePr w:type="band1Horz">
      <w:tblPr/>
      <w:tcPr>
        <w:tcBorders>
          <w:insideH w:val="single" w:sz="6" w:space="0" w:color="4472C4" w:themeColor="accent5"/>
          <w:insideV w:val="single" w:sz="6" w:space="0" w:color="4472C4" w:themeColor="accent5"/>
        </w:tcBorders>
        <w:shd w:val="clear" w:color="auto" w:fill="A1B8E1" w:themeFill="accent5" w:themeFillTint="7F"/>
      </w:tcPr>
    </w:tblStylePr>
    <w:tblStylePr w:type="nwCell">
      <w:tblPr/>
      <w:tcPr>
        <w:shd w:val="clear" w:color="auto" w:fill="FFFFFF" w:themeFill="background1"/>
      </w:tcPr>
    </w:tblStylePr>
  </w:style>
  <w:style w:type="table" w:styleId="2-63">
    <w:name w:val="Medium Grid 2 Accent 6"/>
    <w:basedOn w:val="a5"/>
    <w:uiPriority w:val="68"/>
    <w:semiHidden/>
    <w:unhideWhenUsed/>
    <w:rsid w:val="009A7B4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3f5">
    <w:name w:val="Medium Grid 3"/>
    <w:basedOn w:val="a5"/>
    <w:uiPriority w:val="69"/>
    <w:semiHidden/>
    <w:unhideWhenUsed/>
    <w:rsid w:val="009A7B4D"/>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1">
    <w:name w:val="Medium Grid 3 Accent 1"/>
    <w:basedOn w:val="a5"/>
    <w:uiPriority w:val="69"/>
    <w:semiHidden/>
    <w:unhideWhenUsed/>
    <w:rsid w:val="009A7B4D"/>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1" w:themeFillTint="7F"/>
      </w:tcPr>
    </w:tblStylePr>
  </w:style>
  <w:style w:type="table" w:styleId="3-21">
    <w:name w:val="Medium Grid 3 Accent 2"/>
    <w:basedOn w:val="a5"/>
    <w:uiPriority w:val="69"/>
    <w:semiHidden/>
    <w:unhideWhenUsed/>
    <w:rsid w:val="009A7B4D"/>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3-31">
    <w:name w:val="Medium Grid 3 Accent 3"/>
    <w:basedOn w:val="a5"/>
    <w:uiPriority w:val="69"/>
    <w:semiHidden/>
    <w:unhideWhenUsed/>
    <w:rsid w:val="009A7B4D"/>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3-41">
    <w:name w:val="Medium Grid 3 Accent 4"/>
    <w:basedOn w:val="a5"/>
    <w:uiPriority w:val="69"/>
    <w:semiHidden/>
    <w:unhideWhenUsed/>
    <w:rsid w:val="009A7B4D"/>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3-51">
    <w:name w:val="Medium Grid 3 Accent 5"/>
    <w:basedOn w:val="a5"/>
    <w:uiPriority w:val="69"/>
    <w:semiHidden/>
    <w:unhideWhenUsed/>
    <w:rsid w:val="009A7B4D"/>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5" w:themeFillTint="7F"/>
      </w:tcPr>
    </w:tblStylePr>
  </w:style>
  <w:style w:type="table" w:styleId="3-61">
    <w:name w:val="Medium Grid 3 Accent 6"/>
    <w:basedOn w:val="a5"/>
    <w:uiPriority w:val="69"/>
    <w:semiHidden/>
    <w:unhideWhenUsed/>
    <w:rsid w:val="009A7B4D"/>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1f0">
    <w:name w:val="Table Grid 1"/>
    <w:basedOn w:val="a5"/>
    <w:uiPriority w:val="99"/>
    <w:semiHidden/>
    <w:unhideWhenUsed/>
    <w:rsid w:val="009A7B4D"/>
    <w:pPr>
      <w:bidi/>
      <w:spacing w:after="0" w:line="220" w:lineRule="exact"/>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2fa">
    <w:name w:val="Table Grid 2"/>
    <w:basedOn w:val="a5"/>
    <w:uiPriority w:val="99"/>
    <w:semiHidden/>
    <w:unhideWhenUsed/>
    <w:rsid w:val="009A7B4D"/>
    <w:pPr>
      <w:bidi/>
      <w:spacing w:after="0" w:line="220" w:lineRule="exact"/>
      <w:jc w:val="both"/>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3f6">
    <w:name w:val="Table Grid 3"/>
    <w:basedOn w:val="a5"/>
    <w:uiPriority w:val="99"/>
    <w:semiHidden/>
    <w:unhideWhenUsed/>
    <w:rsid w:val="009A7B4D"/>
    <w:pPr>
      <w:bidi/>
      <w:spacing w:after="0" w:line="220" w:lineRule="exact"/>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4b">
    <w:name w:val="Table Grid 4"/>
    <w:basedOn w:val="a5"/>
    <w:uiPriority w:val="99"/>
    <w:semiHidden/>
    <w:unhideWhenUsed/>
    <w:rsid w:val="009A7B4D"/>
    <w:pPr>
      <w:bidi/>
      <w:spacing w:after="0" w:line="220" w:lineRule="exact"/>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5a">
    <w:name w:val="Table Grid 5"/>
    <w:basedOn w:val="a5"/>
    <w:uiPriority w:val="99"/>
    <w:semiHidden/>
    <w:unhideWhenUsed/>
    <w:rsid w:val="009A7B4D"/>
    <w:pPr>
      <w:bidi/>
      <w:spacing w:after="0" w:line="220" w:lineRule="exact"/>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64">
    <w:name w:val="Table Grid 6"/>
    <w:basedOn w:val="a5"/>
    <w:uiPriority w:val="99"/>
    <w:semiHidden/>
    <w:unhideWhenUsed/>
    <w:rsid w:val="009A7B4D"/>
    <w:pPr>
      <w:bidi/>
      <w:spacing w:after="0" w:line="220" w:lineRule="exact"/>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74">
    <w:name w:val="Table Grid 7"/>
    <w:basedOn w:val="a5"/>
    <w:uiPriority w:val="99"/>
    <w:semiHidden/>
    <w:unhideWhenUsed/>
    <w:rsid w:val="009A7B4D"/>
    <w:pPr>
      <w:bidi/>
      <w:spacing w:after="0" w:line="220" w:lineRule="exact"/>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82">
    <w:name w:val="Table Grid 8"/>
    <w:basedOn w:val="a5"/>
    <w:uiPriority w:val="99"/>
    <w:semiHidden/>
    <w:unhideWhenUsed/>
    <w:rsid w:val="009A7B4D"/>
    <w:pPr>
      <w:bidi/>
      <w:spacing w:after="0" w:line="220" w:lineRule="exact"/>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afffffffff1">
    <w:name w:val="Grid Table Light"/>
    <w:basedOn w:val="a5"/>
    <w:uiPriority w:val="40"/>
    <w:rsid w:val="009A7B4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afffffffff2">
    <w:name w:val="Colorful Grid"/>
    <w:basedOn w:val="a5"/>
    <w:uiPriority w:val="73"/>
    <w:semiHidden/>
    <w:unhideWhenUsed/>
    <w:rsid w:val="009A7B4D"/>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7">
    <w:name w:val="Colorful Grid Accent 1"/>
    <w:basedOn w:val="a5"/>
    <w:uiPriority w:val="73"/>
    <w:semiHidden/>
    <w:unhideWhenUsed/>
    <w:rsid w:val="009A7B4D"/>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EEAF6" w:themeFill="accent1" w:themeFillTint="33"/>
    </w:tcPr>
    <w:tblStylePr w:type="firstRow">
      <w:rPr>
        <w:b/>
        <w:bCs/>
      </w:rPr>
      <w:tblPr/>
      <w:tcPr>
        <w:shd w:val="clear" w:color="auto" w:fill="BDD6EE" w:themeFill="accent1" w:themeFillTint="66"/>
      </w:tcPr>
    </w:tblStylePr>
    <w:tblStylePr w:type="lastRow">
      <w:rPr>
        <w:b/>
        <w:bCs/>
        <w:color w:val="000000" w:themeColor="text1"/>
      </w:rPr>
      <w:tblPr/>
      <w:tcPr>
        <w:shd w:val="clear" w:color="auto" w:fill="BDD6EE" w:themeFill="accent1" w:themeFillTint="66"/>
      </w:tcPr>
    </w:tblStylePr>
    <w:tblStylePr w:type="firstCol">
      <w:rPr>
        <w:color w:val="FFFFFF" w:themeColor="background1"/>
      </w:rPr>
      <w:tblPr/>
      <w:tcPr>
        <w:shd w:val="clear" w:color="auto" w:fill="2E74B5" w:themeFill="accent1" w:themeFillShade="BF"/>
      </w:tcPr>
    </w:tblStylePr>
    <w:tblStylePr w:type="lastCol">
      <w:rPr>
        <w:color w:val="FFFFFF" w:themeColor="background1"/>
      </w:rPr>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26">
    <w:name w:val="Colorful Grid Accent 2"/>
    <w:basedOn w:val="a5"/>
    <w:uiPriority w:val="73"/>
    <w:semiHidden/>
    <w:unhideWhenUsed/>
    <w:rsid w:val="009A7B4D"/>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36">
    <w:name w:val="Colorful Grid Accent 3"/>
    <w:basedOn w:val="a5"/>
    <w:uiPriority w:val="73"/>
    <w:semiHidden/>
    <w:unhideWhenUsed/>
    <w:rsid w:val="009A7B4D"/>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46">
    <w:name w:val="Colorful Grid Accent 4"/>
    <w:basedOn w:val="a5"/>
    <w:uiPriority w:val="73"/>
    <w:semiHidden/>
    <w:unhideWhenUsed/>
    <w:rsid w:val="009A7B4D"/>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55">
    <w:name w:val="Colorful Grid Accent 5"/>
    <w:basedOn w:val="a5"/>
    <w:uiPriority w:val="73"/>
    <w:semiHidden/>
    <w:unhideWhenUsed/>
    <w:rsid w:val="009A7B4D"/>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E2F3" w:themeFill="accent5" w:themeFillTint="33"/>
    </w:tcPr>
    <w:tblStylePr w:type="firstRow">
      <w:rPr>
        <w:b/>
        <w:bCs/>
      </w:rPr>
      <w:tblPr/>
      <w:tcPr>
        <w:shd w:val="clear" w:color="auto" w:fill="B4C6E7" w:themeFill="accent5" w:themeFillTint="66"/>
      </w:tcPr>
    </w:tblStylePr>
    <w:tblStylePr w:type="lastRow">
      <w:rPr>
        <w:b/>
        <w:bCs/>
        <w:color w:val="000000" w:themeColor="text1"/>
      </w:rPr>
      <w:tblPr/>
      <w:tcPr>
        <w:shd w:val="clear" w:color="auto" w:fill="B4C6E7" w:themeFill="accent5" w:themeFillTint="66"/>
      </w:tcPr>
    </w:tblStylePr>
    <w:tblStylePr w:type="firstCol">
      <w:rPr>
        <w:color w:val="FFFFFF" w:themeColor="background1"/>
      </w:rPr>
      <w:tblPr/>
      <w:tcPr>
        <w:shd w:val="clear" w:color="auto" w:fill="2F5496" w:themeFill="accent5" w:themeFillShade="BF"/>
      </w:tcPr>
    </w:tblStylePr>
    <w:tblStylePr w:type="lastCol">
      <w:rPr>
        <w:color w:val="FFFFFF" w:themeColor="background1"/>
      </w:rPr>
      <w:tblPr/>
      <w:tcPr>
        <w:shd w:val="clear" w:color="auto" w:fill="2F5496" w:themeFill="accent5" w:themeFillShade="BF"/>
      </w:tc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65">
    <w:name w:val="Colorful Grid Accent 6"/>
    <w:basedOn w:val="a5"/>
    <w:uiPriority w:val="73"/>
    <w:semiHidden/>
    <w:unhideWhenUsed/>
    <w:rsid w:val="009A7B4D"/>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paragraph" w:styleId="afffffffff3">
    <w:name w:val="Date"/>
    <w:basedOn w:val="a3"/>
    <w:next w:val="a3"/>
    <w:link w:val="afffffffff4"/>
    <w:uiPriority w:val="99"/>
    <w:semiHidden/>
    <w:unhideWhenUsed/>
    <w:rsid w:val="009A7B4D"/>
  </w:style>
  <w:style w:type="character" w:customStyle="1" w:styleId="afffffffff4">
    <w:name w:val="תאריך תו"/>
    <w:basedOn w:val="a4"/>
    <w:link w:val="afffffffff3"/>
    <w:uiPriority w:val="99"/>
    <w:semiHidden/>
    <w:rsid w:val="009A7B4D"/>
    <w:rPr>
      <w:rFonts w:ascii="BA Fontov Regular" w:hAnsi="BA Fontov Regular" w:cs="FrankRuehl"/>
      <w:sz w:val="18"/>
      <w:szCs w:val="18"/>
    </w:rPr>
  </w:style>
  <w:style w:type="character" w:styleId="Hashtag">
    <w:name w:val="Hashtag"/>
    <w:basedOn w:val="a4"/>
    <w:uiPriority w:val="99"/>
    <w:semiHidden/>
    <w:unhideWhenUsed/>
    <w:rsid w:val="009A7B4D"/>
    <w:rPr>
      <w:color w:val="2B579A"/>
      <w:shd w:val="clear" w:color="auto" w:fill="E1DFDD"/>
    </w:rPr>
  </w:style>
  <w:style w:type="character" w:customStyle="1" w:styleId="2fb">
    <w:name w:val="אמוראים תו 2"/>
    <w:basedOn w:val="afffff5"/>
    <w:uiPriority w:val="1"/>
    <w:qFormat/>
    <w:rsid w:val="0055675F"/>
    <w:rPr>
      <w:rFonts w:ascii="FrankRuehl" w:hAnsi="FrankRuehl" w:cs="BA Vilna Regular"/>
      <w:spacing w:val="4"/>
      <w:sz w:val="16"/>
      <w:szCs w:val="12"/>
    </w:rPr>
  </w:style>
  <w:style w:type="character" w:customStyle="1" w:styleId="MisparKeta">
    <w:name w:val="מספר קטע"/>
    <w:basedOn w:val="a4"/>
    <w:uiPriority w:val="1"/>
    <w:qFormat/>
    <w:rPr>
      <w:rFonts w:cs="BA Vilna Bold"/>
      <w:bCs/>
      <w:color w:val="7A5A14"/>
      <w:szCs w:val="14"/>
    </w:rPr>
  </w:style>
  <w:style w:type="character" w:customStyle="1" w:styleId="NoseMishna">
    <w:name w:val="נושא משנה"/>
    <w:basedOn w:val="a4"/>
    <w:uiPriority w:val="1"/>
    <w:qFormat/>
    <w:rPr>
      <w:rFonts w:cs="BA TM • Vilna Extra-Bold"/>
      <w:spacing w:val="4"/>
      <w:sz w:val="22"/>
      <w:szCs w:val="22"/>
    </w:rPr>
  </w:style>
  <w:style w:type="character" w:customStyle="1" w:styleId="TanaimMishna">
    <w:name w:val="תנאי המשנה"/>
    <w:basedOn w:val="a4"/>
    <w:uiPriority w:val="1"/>
    <w:qFormat/>
    <w:rPr>
      <w:rFonts w:ascii="BA Vilna Bold" w:hAnsi="BA Vilna Bold" w:cs="BA Vilna Bold"/>
      <w:b/>
      <w:bCs/>
      <w:spacing w:val="4"/>
      <w:sz w:val="18"/>
      <w:szCs w:val="18"/>
    </w:rPr>
  </w:style>
  <w:style w:type="character" w:customStyle="1" w:styleId="HesberMishna">
    <w:name w:val="הסבר במשנה"/>
    <w:basedOn w:val="a4"/>
    <w:uiPriority w:val="1"/>
    <w:qFormat/>
    <w:rPr>
      <w:rFonts w:ascii="Fb Fontext" w:hAnsi="Fb Fontext" w:cs="FrankRuehl"/>
      <w:sz w:val="16"/>
      <w:szCs w:val="16"/>
    </w:rPr>
  </w:style>
  <w:style w:type="paragraph" w:customStyle="1" w:styleId="MishnaBatzad">
    <w:name w:val="משנה בצד"/>
    <w:basedOn w:val="a3"/>
    <w:qFormat/>
    <w:pPr>
      <w:framePr w:w="700" w:hSpace="57" w:wrap="around" w:vAnchor="text" w:hAnchor="text" w:x="3516" w:y="1"/>
      <w:pBdr>
        <w:top w:val="single" w:sz="4" w:space="1" w:color="8A7D66"/>
        <w:left w:val="single" w:sz="4" w:space="1" w:color="8A7D66"/>
        <w:bottom w:val="single" w:sz="4" w:space="1" w:color="8A7D66"/>
        <w:right w:val="single" w:sz="4" w:space="1" w:color="8A7D66"/>
      </w:pBdr>
      <w:spacing w:line="200" w:lineRule="exact"/>
      <w:jc w:val="center"/>
    </w:pPr>
    <w:rPr>
      <w:rFonts w:ascii="BA Vilna Bold" w:hAnsi="BA Vilna Bold" w:cs="BA Vilna Bold"/>
      <w:bCs/>
      <w:color w:val="7A6A45"/>
      <w:sz w:val="14"/>
      <w:szCs w:val="14"/>
    </w:rPr>
  </w:style>
  <w:style w:type="paragraph" w:customStyle="1" w:styleId="PetichatPerek">
    <w:name w:val="פתיחת פרק"/>
    <w:basedOn w:val="a3"/>
    <w:next w:val="a3"/>
    <w:qFormat/>
    <w:pPr>
      <w:keepNext/>
      <w:keepLines/>
      <w:jc w:val="center"/>
    </w:pPr>
    <w:rPr>
      <w:rFonts w:ascii="BA Fontov Regular" w:hAnsi="BA Fontov Regular" w:cs="BA TM • Vilna Extra-Bold"/>
      <w:color w:val="000000"/>
      <w:spacing w:val="4"/>
      <w:sz w:val="22"/>
      <w:szCs w:val="22"/>
    </w:rPr>
  </w:style>
  <w:style w:type="paragraph" w:customStyle="1" w:styleId="Hadran">
    <w:name w:val="הדרן"/>
    <w:basedOn w:val="a3"/>
    <w:next w:val="a3"/>
    <w:qFormat/>
    <w:pPr>
      <w:keepLines/>
      <w:spacing w:before="120" w:after="120"/>
      <w:ind w:left="0" w:hanging="0"/>
      <w:jc w:val="center"/>
    </w:pPr>
    <w:rPr>
      <w:rFonts w:ascii="BA Fontov Regular" w:hAnsi="BA Fontov Regular" w:cs="BA TM • Vilna Extra-Bold"/>
      <w:color w:val="000000"/>
      <w:spacing w:val="4"/>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header" Target="header7.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fontTable" Target="fontTable.xml"/><Relationship Id="rId10" Type="http://schemas.openxmlformats.org/officeDocument/2006/relationships/header" Target="header3.xml"/><Relationship Id="rId19" Type="http://schemas.openxmlformats.org/officeDocument/2006/relationships/footer" Target="footer6.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TotalTime>
  <Pages>1</Pages>
  <Words>132634</Words>
  <Characters>663170</Characters>
  <Application>Microsoft Office Word</Application>
  <DocSecurity>0</DocSecurity>
  <Lines>5526</Lines>
  <Paragraphs>1588</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794216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m7654301@gmail.com</dc:creator>
  <cp:keywords/>
  <dc:description/>
  <cp:lastModifiedBy>m7654301@gmail.com</cp:lastModifiedBy>
  <cp:revision>6</cp:revision>
  <cp:lastPrinted>2021-04-05T21:02:00Z</cp:lastPrinted>
  <dcterms:created xsi:type="dcterms:W3CDTF">2021-04-05T20:45:00Z</dcterms:created>
  <dcterms:modified xsi:type="dcterms:W3CDTF">2021-07-06T09:22:00Z</dcterms:modified>
</cp:coreProperties>
</file>